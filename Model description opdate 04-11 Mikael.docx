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r w:rsidRPr="0075752D">
        <w:t>Introdu</w:t>
      </w:r>
      <w:r w:rsidR="007C7EE5">
        <w:t>c</w:t>
      </w:r>
      <w:r w:rsidRPr="0075752D">
        <w:t>tion</w:t>
      </w:r>
    </w:p>
    <w:p w14:paraId="74714E2F" w14:textId="77777777" w:rsidR="00D77EFC" w:rsidRPr="0075752D" w:rsidRDefault="00D77EFC" w:rsidP="003C249F"/>
    <w:p w14:paraId="2302B3C4" w14:textId="65EE28C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 </w:t>
      </w:r>
      <w:commentRangeStart w:id="0"/>
      <w:r w:rsidR="00310D7D" w:rsidRPr="00AB3D2F">
        <w:rPr>
          <w:sz w:val="24"/>
          <w:szCs w:val="24"/>
        </w:rPr>
        <w:t xml:space="preserve">Denmark </w:t>
      </w:r>
      <w:commentRangeEnd w:id="0"/>
      <w:r w:rsidR="00416502" w:rsidRPr="00AB3D2F">
        <w:rPr>
          <w:rStyle w:val="Kommentarhenvisning"/>
          <w:sz w:val="24"/>
          <w:szCs w:val="24"/>
        </w:rPr>
        <w:commentReference w:id="0"/>
      </w:r>
      <w:r w:rsidR="00310D7D" w:rsidRPr="00AB3D2F">
        <w:rPr>
          <w:sz w:val="24"/>
          <w:szCs w:val="24"/>
        </w:rPr>
        <w:t>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commentRangeStart w:id="1"/>
      <w:r w:rsidR="00E7001C" w:rsidRPr="00AB3D2F">
        <w:rPr>
          <w:sz w:val="24"/>
          <w:szCs w:val="24"/>
        </w:rPr>
        <w:t xml:space="preserve"> flexicurity </w:t>
      </w:r>
      <w:commentRangeEnd w:id="1"/>
      <w:r w:rsidR="00416502" w:rsidRPr="00AB3D2F">
        <w:rPr>
          <w:rStyle w:val="Kommentarhenvisning"/>
          <w:sz w:val="24"/>
          <w:szCs w:val="24"/>
        </w:rPr>
        <w:commentReference w:id="1"/>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security net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take</w:t>
      </w:r>
      <w:r w:rsidR="003E1EBB">
        <w:rPr>
          <w:sz w:val="24"/>
          <w:szCs w:val="24"/>
        </w:rPr>
        <w:t>s</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p>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p>
    <w:p w14:paraId="60B9F10A" w14:textId="68732158"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FC2EF0" w:rsidRPr="00AB3D2F">
        <w:rPr>
          <w:sz w:val="24"/>
          <w:szCs w:val="24"/>
        </w:rPr>
        <w:t>:</w:t>
      </w:r>
    </w:p>
    <w:p w14:paraId="751F04DE" w14:textId="57D909AD" w:rsidR="00794ED8" w:rsidRPr="00AB3D2F" w:rsidRDefault="00F548BE" w:rsidP="00EA455C">
      <w:pPr>
        <w:rPr>
          <w:sz w:val="24"/>
          <w:szCs w:val="24"/>
        </w:rPr>
      </w:pPr>
      <w:r w:rsidRPr="00AB3D2F">
        <w:rPr>
          <w:noProof/>
          <w:sz w:val="24"/>
          <w:szCs w:val="24"/>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0340C6C9" w:rsidR="001C1D6F" w:rsidRPr="00AB3D2F" w:rsidRDefault="00843391" w:rsidP="00A85823">
      <w:pPr>
        <w:spacing w:line="360" w:lineRule="auto"/>
        <w:rPr>
          <w:sz w:val="24"/>
          <w:szCs w:val="24"/>
        </w:rPr>
      </w:pPr>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plot below gives an idea of how often the wage has increased by more than </w:t>
      </w:r>
      <w:commentRangeStart w:id="2"/>
      <w:r w:rsidR="003107E3" w:rsidRPr="00AB3D2F">
        <w:rPr>
          <w:sz w:val="24"/>
          <w:szCs w:val="24"/>
        </w:rPr>
        <w:t>two percent</w:t>
      </w:r>
      <w:commentRangeEnd w:id="2"/>
      <w:r w:rsidR="00416502" w:rsidRPr="00AB3D2F">
        <w:rPr>
          <w:rStyle w:val="Kommentarhenvisning"/>
          <w:sz w:val="24"/>
          <w:szCs w:val="24"/>
        </w:rPr>
        <w:commentReference w:id="2"/>
      </w:r>
      <w:r w:rsidR="003107E3" w:rsidRPr="00AB3D2F">
        <w:rPr>
          <w:sz w:val="24"/>
          <w:szCs w:val="24"/>
        </w:rPr>
        <w:t xml:space="preserve">. </w:t>
      </w:r>
    </w:p>
    <w:p w14:paraId="72CEA693" w14:textId="735020DC" w:rsidR="003107E3" w:rsidRPr="00AB3D2F" w:rsidRDefault="008D60D9" w:rsidP="00A85823">
      <w:pPr>
        <w:spacing w:line="360" w:lineRule="auto"/>
        <w:rPr>
          <w:sz w:val="24"/>
          <w:szCs w:val="24"/>
        </w:rPr>
      </w:pPr>
      <w:r w:rsidRPr="00AB3D2F">
        <w:rPr>
          <w:noProof/>
          <w:sz w:val="24"/>
          <w:szCs w:val="24"/>
        </w:rPr>
        <w:lastRenderedPageBreak/>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and thereby make the fall in the compensation rate even 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w:t>
      </w:r>
      <w:r w:rsidR="004C59CA" w:rsidRPr="00AB3D2F">
        <w:rPr>
          <w:sz w:val="24"/>
          <w:szCs w:val="24"/>
        </w:rPr>
        <w:lastRenderedPageBreak/>
        <w:t xml:space="preserve">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commentRangeStart w:id="3"/>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commentRangeEnd w:id="3"/>
      <w:r w:rsidR="002F2BA9" w:rsidRPr="00AB3D2F">
        <w:rPr>
          <w:rStyle w:val="Kommentarhenvisning"/>
          <w:sz w:val="24"/>
          <w:szCs w:val="24"/>
        </w:rPr>
        <w:commentReference w:id="3"/>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63B22D60"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Duo to data availability and that the initiative is active from 2016, we </w:t>
      </w:r>
      <w:commentRangeStart w:id="4"/>
      <w:commentRangeStart w:id="5"/>
      <w:r w:rsidR="004E2A76" w:rsidRPr="00AB3D2F">
        <w:rPr>
          <w:sz w:val="24"/>
          <w:szCs w:val="24"/>
        </w:rPr>
        <w:t xml:space="preserve">will focus on </w:t>
      </w:r>
      <w:commentRangeEnd w:id="4"/>
      <w:r w:rsidR="004E2A76" w:rsidRPr="00AB3D2F">
        <w:rPr>
          <w:rStyle w:val="Kommentarhenvisning"/>
          <w:sz w:val="24"/>
          <w:szCs w:val="24"/>
        </w:rPr>
        <w:commentReference w:id="4"/>
      </w:r>
      <w:commentRangeEnd w:id="5"/>
      <w:r w:rsidR="008D4A0E" w:rsidRPr="00AB3D2F">
        <w:rPr>
          <w:rStyle w:val="Kommentarhenvisning"/>
          <w:sz w:val="24"/>
          <w:szCs w:val="24"/>
        </w:rPr>
        <w:commentReference w:id="5"/>
      </w:r>
      <w:r w:rsidR="004E2A76" w:rsidRPr="00AB3D2F">
        <w:rPr>
          <w:sz w:val="24"/>
          <w:szCs w:val="24"/>
        </w:rPr>
        <w:t xml:space="preserve">the period of 2005-2020.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r>
        <w:t>Section 2: Lit review</w:t>
      </w:r>
    </w:p>
    <w:p w14:paraId="3D6E0714" w14:textId="41125D49" w:rsidR="00C30065" w:rsidRDefault="00C30065" w:rsidP="00C30065"/>
    <w:p w14:paraId="78919D3F" w14:textId="335E3E57"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w:t>
      </w:r>
      <w:commentRangeStart w:id="6"/>
      <w:r w:rsidR="00917541" w:rsidRPr="00AB3D2F">
        <w:rPr>
          <w:sz w:val="24"/>
          <w:szCs w:val="24"/>
        </w:rPr>
        <w:t xml:space="preserve">In contrast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micro founded</w:t>
      </w:r>
      <w:r w:rsidR="008C679E" w:rsidRPr="00AB3D2F">
        <w:rPr>
          <w:sz w:val="24"/>
          <w:szCs w:val="24"/>
        </w:rPr>
        <w:t xml:space="preserve"> link between unemployment benefits and work incentives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commentRangeEnd w:id="6"/>
      <w:r w:rsidR="00051EFD" w:rsidRPr="00AB3D2F">
        <w:rPr>
          <w:rStyle w:val="Kommentarhenvisning"/>
          <w:sz w:val="24"/>
          <w:szCs w:val="24"/>
        </w:rPr>
        <w:commentReference w:id="6"/>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commentRangeStart w:id="7"/>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commentRangeEnd w:id="7"/>
      <w:r w:rsidRPr="00AB3D2F">
        <w:rPr>
          <w:rStyle w:val="Kommentarhenvisning"/>
          <w:sz w:val="24"/>
          <w:szCs w:val="24"/>
        </w:rPr>
        <w:commentReference w:id="7"/>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490AD0D5"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a lot </w:t>
      </w:r>
      <w:r w:rsidR="003D1361" w:rsidRPr="00AB3D2F">
        <w:rPr>
          <w:sz w:val="24"/>
          <w:szCs w:val="24"/>
        </w:rPr>
        <w:t>lower</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D058B9">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81C70D"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commentRangeStart w:id="8"/>
      <w:commentRangeStart w:id="9"/>
      <w:commentRangeStart w:id="10"/>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commentRangeEnd w:id="8"/>
      <w:r w:rsidR="003C4F0D" w:rsidRPr="00AB3D2F">
        <w:rPr>
          <w:rStyle w:val="Kommentarhenvisning"/>
          <w:sz w:val="24"/>
          <w:szCs w:val="24"/>
        </w:rPr>
        <w:commentReference w:id="8"/>
      </w:r>
      <w:commentRangeEnd w:id="9"/>
      <w:r w:rsidR="00416502" w:rsidRPr="00AB3D2F">
        <w:rPr>
          <w:rStyle w:val="Kommentarhenvisning"/>
          <w:sz w:val="24"/>
          <w:szCs w:val="24"/>
        </w:rPr>
        <w:commentReference w:id="9"/>
      </w:r>
      <w:commentRangeEnd w:id="10"/>
      <w:r w:rsidR="00B30949" w:rsidRPr="00AB3D2F">
        <w:rPr>
          <w:rStyle w:val="Kommentarhenvisning"/>
          <w:sz w:val="24"/>
          <w:szCs w:val="24"/>
        </w:rPr>
        <w:commentReference w:id="10"/>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commentRangeStart w:id="11"/>
      <w:r w:rsidR="009462C2" w:rsidRPr="00AB3D2F">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commentRangeEnd w:id="11"/>
      <w:r w:rsidR="007A6CD9" w:rsidRPr="00AB3D2F">
        <w:rPr>
          <w:rStyle w:val="Kommentarhenvisning"/>
          <w:sz w:val="24"/>
          <w:szCs w:val="24"/>
        </w:rPr>
        <w:commentReference w:id="11"/>
      </w:r>
      <w:r w:rsidR="007A6CD9" w:rsidRPr="00AB3D2F">
        <w:rPr>
          <w:sz w:val="24"/>
          <w:szCs w:val="24"/>
        </w:rPr>
        <w:t xml:space="preserve"> </w:t>
      </w:r>
      <w:r w:rsidR="009462C2" w:rsidRPr="00AB3D2F">
        <w:rPr>
          <w:sz w:val="24"/>
          <w:szCs w:val="24"/>
        </w:rPr>
        <w:t xml:space="preserve">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r w:rsidR="00642B69">
        <w:rPr>
          <w:sz w:val="24"/>
          <w:szCs w:val="24"/>
        </w:rPr>
        <w:t>P</w:t>
      </w:r>
      <w:r w:rsidR="00CA2502" w:rsidRPr="00AB3D2F">
        <w:rPr>
          <w:sz w:val="24"/>
          <w:szCs w:val="24"/>
        </w:rPr>
        <w:t xml:space="preserve">ost-Keynesian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r w:rsidRPr="00AB3D2F">
        <w:rPr>
          <w:sz w:val="24"/>
          <w:szCs w:val="24"/>
        </w:rPr>
        <w:lastRenderedPageBreak/>
        <w:t>Now 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239E50C2"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concludes that based on new literature the estimate of the approach effect</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effect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effect</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A769936"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630D7D51"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individuals expected reaction to </w:t>
      </w:r>
      <w:r w:rsidR="005423B4" w:rsidRPr="00AB3D2F">
        <w:rPr>
          <w:sz w:val="24"/>
          <w:szCs w:val="24"/>
        </w:rPr>
        <w:t>changes</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37DC9E13" w:rsidR="00262F3F" w:rsidRDefault="00CF51F3" w:rsidP="00CF51F3">
      <w:pPr>
        <w:pStyle w:val="Overskrift1"/>
      </w:pPr>
      <w:r>
        <w:t>Section 3</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2"/>
      <w:r w:rsidR="00E83A4D" w:rsidRPr="00AB3D2F">
        <w:rPr>
          <w:sz w:val="24"/>
          <w:szCs w:val="24"/>
        </w:rPr>
        <w:t>Cash-benefits</w:t>
      </w:r>
      <w:commentRangeEnd w:id="12"/>
      <w:r w:rsidR="00E83A4D" w:rsidRPr="00AB3D2F">
        <w:rPr>
          <w:rStyle w:val="Kommentarhenvisning"/>
          <w:sz w:val="24"/>
          <w:szCs w:val="24"/>
        </w:rPr>
        <w:commentReference w:id="12"/>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68CCE818" w14:textId="3AC1DE6C" w:rsidR="00557A09"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until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3"/>
      <w:r w:rsidR="00384121" w:rsidRPr="00AB3D2F">
        <w:rPr>
          <w:sz w:val="24"/>
          <w:szCs w:val="24"/>
        </w:rPr>
        <w:t xml:space="preserve"> </w:t>
      </w:r>
      <w:r w:rsidR="00360517" w:rsidRPr="00AB3D2F">
        <w:rPr>
          <w:sz w:val="24"/>
          <w:szCs w:val="24"/>
        </w:rPr>
        <w:fldChar w:fldCharType="begin" w:fldLock="1"/>
      </w:r>
      <w:r w:rsidR="00360517"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13"/>
      <w:r w:rsidR="00360517" w:rsidRPr="00AB3D2F">
        <w:rPr>
          <w:rStyle w:val="Kommentarhenvisning"/>
          <w:sz w:val="24"/>
          <w:szCs w:val="24"/>
        </w:rPr>
        <w:commentReference w:id="13"/>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commentRangeStart w:id="14"/>
      <w:commentRangeStart w:id="15"/>
      <w:commentRangeStart w:id="16"/>
      <w:commentRangeStart w:id="17"/>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w:t>
      </w:r>
      <w:commentRangeEnd w:id="14"/>
      <w:r w:rsidR="009F5BDB" w:rsidRPr="00AB3D2F">
        <w:rPr>
          <w:rStyle w:val="Kommentarhenvisning"/>
          <w:sz w:val="24"/>
          <w:szCs w:val="24"/>
        </w:rPr>
        <w:commentReference w:id="14"/>
      </w:r>
      <w:commentRangeEnd w:id="15"/>
      <w:r w:rsidR="00416502" w:rsidRPr="00AB3D2F">
        <w:rPr>
          <w:rStyle w:val="Kommentarhenvisning"/>
          <w:sz w:val="24"/>
          <w:szCs w:val="24"/>
        </w:rPr>
        <w:commentReference w:id="15"/>
      </w:r>
      <w:commentRangeEnd w:id="16"/>
      <w:r w:rsidR="00416502" w:rsidRPr="00AB3D2F">
        <w:rPr>
          <w:rStyle w:val="Kommentarhenvisning"/>
          <w:sz w:val="24"/>
          <w:szCs w:val="24"/>
        </w:rPr>
        <w:commentReference w:id="16"/>
      </w:r>
      <w:commentRangeEnd w:id="17"/>
      <w:r w:rsidR="00C632AF" w:rsidRPr="00AB3D2F">
        <w:rPr>
          <w:rStyle w:val="Kommentarhenvisning"/>
          <w:sz w:val="24"/>
          <w:szCs w:val="24"/>
        </w:rPr>
        <w:commentReference w:id="17"/>
      </w:r>
      <w:r w:rsidR="005607CC" w:rsidRPr="00AB3D2F">
        <w:rPr>
          <w:sz w:val="24"/>
          <w:szCs w:val="24"/>
        </w:rPr>
        <w:t xml:space="preserve">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2E211724"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 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w:t>
      </w:r>
      <w:r w:rsidRPr="00AB3D2F">
        <w:rPr>
          <w:sz w:val="24"/>
          <w:szCs w:val="24"/>
        </w:rPr>
        <w:lastRenderedPageBreak/>
        <w:t xml:space="preserve">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8"/>
      <w:r w:rsidRPr="00AB3D2F">
        <w:rPr>
          <w:sz w:val="24"/>
          <w:szCs w:val="24"/>
        </w:rPr>
        <w:t xml:space="preserve">years.  </w:t>
      </w:r>
      <w:commentRangeEnd w:id="18"/>
      <w:r w:rsidR="00C632AF" w:rsidRPr="00AB3D2F">
        <w:rPr>
          <w:rStyle w:val="Kommentarhenvisning"/>
          <w:sz w:val="24"/>
          <w:szCs w:val="24"/>
        </w:rPr>
        <w:commentReference w:id="18"/>
      </w:r>
    </w:p>
    <w:p w14:paraId="79773465" w14:textId="20249FB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visualized by </w:t>
      </w:r>
      <w:commentRangeStart w:id="19"/>
      <w:r w:rsidR="00C632AF" w:rsidRPr="00AB3D2F">
        <w:rPr>
          <w:sz w:val="24"/>
          <w:szCs w:val="24"/>
        </w:rPr>
        <w:t>(DØRS, 2022</w:t>
      </w:r>
      <w:r w:rsidR="009F733A" w:rsidRPr="00AB3D2F">
        <w:rPr>
          <w:sz w:val="24"/>
          <w:szCs w:val="24"/>
        </w:rPr>
        <w:t xml:space="preserve">, </w:t>
      </w:r>
      <w:r w:rsidR="00C632AF" w:rsidRPr="00AB3D2F">
        <w:rPr>
          <w:sz w:val="24"/>
          <w:szCs w:val="24"/>
        </w:rPr>
        <w:t xml:space="preserve"> p </w:t>
      </w:r>
      <w:r w:rsidR="009F733A" w:rsidRPr="00AB3D2F">
        <w:rPr>
          <w:sz w:val="24"/>
          <w:szCs w:val="24"/>
        </w:rPr>
        <w:t>257</w:t>
      </w:r>
      <w:r w:rsidR="00C632AF" w:rsidRPr="00AB3D2F">
        <w:rPr>
          <w:sz w:val="24"/>
          <w:szCs w:val="24"/>
        </w:rPr>
        <w:t>)</w:t>
      </w:r>
      <w:r w:rsidR="000930C2" w:rsidRPr="00AB3D2F">
        <w:rPr>
          <w:sz w:val="24"/>
          <w:szCs w:val="24"/>
        </w:rPr>
        <w:t xml:space="preserve"> </w:t>
      </w:r>
      <w:commentRangeEnd w:id="19"/>
      <w:r w:rsidR="00C632AF" w:rsidRPr="00AB3D2F">
        <w:rPr>
          <w:rStyle w:val="Kommentarhenvisning"/>
          <w:sz w:val="24"/>
          <w:szCs w:val="24"/>
        </w:rPr>
        <w:commentReference w:id="19"/>
      </w:r>
      <w:r w:rsidR="000930C2" w:rsidRPr="00AB3D2F">
        <w:rPr>
          <w:sz w:val="24"/>
          <w:szCs w:val="24"/>
        </w:rPr>
        <w:t xml:space="preserve">are made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17B38ED9" w:rsidR="003D4B98" w:rsidRPr="00AB3D2F" w:rsidRDefault="003D4B98" w:rsidP="003C249F">
      <w:pPr>
        <w:pStyle w:val="Listeafsnit"/>
        <w:numPr>
          <w:ilvl w:val="0"/>
          <w:numId w:val="3"/>
        </w:numPr>
        <w:spacing w:line="360" w:lineRule="auto"/>
        <w:rPr>
          <w:sz w:val="24"/>
          <w:szCs w:val="24"/>
        </w:rPr>
      </w:pPr>
      <w:r w:rsidRPr="00AB3D2F">
        <w:rPr>
          <w:sz w:val="24"/>
          <w:szCs w:val="24"/>
        </w:rPr>
        <w:t xml:space="preserve">The exit rate is the same just before joining the insurance program as right after. Meaning the green and red line should meet at week 0 </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7FFF214B" w14:textId="4AEAA2EE" w:rsidR="00047A84" w:rsidRPr="00AB3D2F" w:rsidRDefault="00EF4E01" w:rsidP="004D12B6">
      <w:pPr>
        <w:spacing w:line="360" w:lineRule="auto"/>
        <w:rPr>
          <w:sz w:val="24"/>
          <w:szCs w:val="24"/>
        </w:rPr>
      </w:pPr>
      <w:r w:rsidRPr="00AB3D2F">
        <w:rPr>
          <w:sz w:val="24"/>
          <w:szCs w:val="24"/>
        </w:rPr>
        <w:t xml:space="preserve">As seen </w:t>
      </w:r>
      <w:r w:rsidR="00C632AF" w:rsidRPr="00AB3D2F">
        <w:rPr>
          <w:sz w:val="24"/>
          <w:szCs w:val="24"/>
        </w:rPr>
        <w:t xml:space="preserve">in (DØRS, 2022 p </w:t>
      </w:r>
      <w:r w:rsidR="009F733A" w:rsidRPr="00AB3D2F">
        <w:rPr>
          <w:sz w:val="24"/>
          <w:szCs w:val="24"/>
        </w:rPr>
        <w:t>257</w:t>
      </w:r>
      <w:r w:rsidR="00C632AF" w:rsidRPr="00AB3D2F">
        <w:rPr>
          <w:sz w:val="24"/>
          <w:szCs w:val="24"/>
        </w:rPr>
        <w:t>)</w:t>
      </w:r>
      <w:r w:rsidRPr="00AB3D2F">
        <w:rPr>
          <w:sz w:val="24"/>
          <w:szCs w:val="24"/>
        </w:rPr>
        <w:t xml:space="preserve"> the estimated behavioral effects from a 10% decrease in the level of income insurance indicates a 26% increase in the exit rate in the start of the unemployment period</w:t>
      </w:r>
      <w:r w:rsidR="008A592C" w:rsidRPr="00AB3D2F">
        <w:rPr>
          <w:sz w:val="24"/>
          <w:szCs w:val="24"/>
        </w:rPr>
        <w:t>.</w:t>
      </w:r>
      <w:r w:rsidRPr="00AB3D2F">
        <w:rPr>
          <w:sz w:val="24"/>
          <w:szCs w:val="24"/>
        </w:rPr>
        <w:t xml:space="preserve"> This effect is included in figure B by increasing the exit rate by the values estimated from the effect staircase. Meaning a 26% increase in the exit rate in week 0. </w:t>
      </w:r>
    </w:p>
    <w:p w14:paraId="04AE0AB4" w14:textId="1A12F96A" w:rsidR="00047A84" w:rsidRPr="00AB3D2F" w:rsidRDefault="00EF4E01" w:rsidP="004D12B6">
      <w:pPr>
        <w:spacing w:line="360" w:lineRule="auto"/>
        <w:rPr>
          <w:sz w:val="24"/>
          <w:szCs w:val="24"/>
        </w:rPr>
      </w:pPr>
      <w:r w:rsidRPr="00AB3D2F">
        <w:rPr>
          <w:sz w:val="24"/>
          <w:szCs w:val="24"/>
        </w:rPr>
        <w:t xml:space="preserve">From </w:t>
      </w:r>
      <w:commentRangeStart w:id="20"/>
      <w:r w:rsidRPr="00AB3D2F">
        <w:rPr>
          <w:sz w:val="24"/>
          <w:szCs w:val="24"/>
        </w:rPr>
        <w:t xml:space="preserve">figure B </w:t>
      </w:r>
      <w:commentRangeEnd w:id="20"/>
      <w:r w:rsidR="003A6CDA">
        <w:rPr>
          <w:rStyle w:val="Kommentarhenvisning"/>
        </w:rPr>
        <w:commentReference w:id="20"/>
      </w:r>
      <w:r w:rsidRPr="00AB3D2F">
        <w:rPr>
          <w:sz w:val="24"/>
          <w:szCs w:val="24"/>
        </w:rPr>
        <w:t>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rsidRPr="00AB3D2F">
        <w:rPr>
          <w:sz w:val="24"/>
          <w:szCs w:val="24"/>
        </w:rPr>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F6C5C04" w:rsidR="00D373B9" w:rsidRPr="00AB3D2F" w:rsidRDefault="00D373B9" w:rsidP="00D373B9">
      <w:pPr>
        <w:spacing w:line="360" w:lineRule="auto"/>
        <w:rPr>
          <w:sz w:val="24"/>
          <w:szCs w:val="24"/>
        </w:rPr>
      </w:pPr>
      <w:r w:rsidRPr="00AB3D2F">
        <w:rPr>
          <w:sz w:val="24"/>
          <w:szCs w:val="24"/>
        </w:rPr>
        <w:lastRenderedPageBreak/>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w:t>
      </w:r>
      <w:commentRangeStart w:id="21"/>
      <w:commentRangeStart w:id="22"/>
      <w:r w:rsidRPr="00AB3D2F">
        <w:rPr>
          <w:sz w:val="24"/>
          <w:szCs w:val="24"/>
        </w:rPr>
        <w:t xml:space="preserve">different older and newer studies  </w:t>
      </w:r>
      <w:commentRangeEnd w:id="21"/>
      <w:r w:rsidRPr="00AB3D2F">
        <w:rPr>
          <w:rStyle w:val="Kommentarhenvisning"/>
          <w:sz w:val="24"/>
          <w:szCs w:val="24"/>
        </w:rPr>
        <w:commentReference w:id="21"/>
      </w:r>
      <w:commentRangeEnd w:id="22"/>
      <w:r w:rsidRPr="00AB3D2F">
        <w:rPr>
          <w:rStyle w:val="Kommentarhenvisning"/>
          <w:sz w:val="24"/>
          <w:szCs w:val="24"/>
        </w:rPr>
        <w:commentReference w:id="22"/>
      </w:r>
      <w:r w:rsidRPr="00AB3D2F">
        <w:rPr>
          <w:sz w:val="24"/>
          <w:szCs w:val="24"/>
        </w:rPr>
        <w:t xml:space="preserve">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overall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2D0C6AFF" w:rsidR="004D12B6" w:rsidRPr="00AB3D2F" w:rsidRDefault="00B40CDF" w:rsidP="004D12B6">
      <w:pPr>
        <w:spacing w:line="360" w:lineRule="auto"/>
        <w:rPr>
          <w:sz w:val="24"/>
          <w:szCs w:val="24"/>
        </w:rPr>
      </w:pPr>
      <w:r w:rsidRPr="00AB3D2F">
        <w:rPr>
          <w:sz w:val="24"/>
          <w:szCs w:val="24"/>
        </w:rPr>
        <w:t>In section 2 it was made clear that the approach effect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effect when changing the level of income insurance, the two newest studies </w:t>
      </w:r>
      <w:commentRangeStart w:id="2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3"/>
      <w:r w:rsidR="00360517" w:rsidRPr="00AB3D2F">
        <w:rPr>
          <w:rStyle w:val="Kommentarhenvisning"/>
          <w:sz w:val="24"/>
          <w:szCs w:val="24"/>
        </w:rPr>
        <w:commentReference w:id="2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9F5BDB" w:rsidRPr="00AB3D2F">
        <w:rPr>
          <w:sz w:val="24"/>
          <w:szCs w:val="24"/>
        </w:rPr>
        <w:t>They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01CD2304" w:rsidR="00C92956" w:rsidRPr="00AB3D2F"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r>
        <w:t>Macroeconomic effects</w:t>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w:t>
      </w:r>
      <w:r w:rsidR="00955FB7" w:rsidRPr="00AB3D2F">
        <w:rPr>
          <w:sz w:val="24"/>
          <w:szCs w:val="24"/>
        </w:rPr>
        <w:lastRenderedPageBreak/>
        <w:t xml:space="preserve">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lastRenderedPageBreak/>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lastRenderedPageBreak/>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commentRangeStart w:id="26"/>
      <w:commentRangeStart w:id="27"/>
      <w:r w:rsidR="00F30E7B" w:rsidRPr="00AB3D2F">
        <w:rPr>
          <w:sz w:val="24"/>
          <w:szCs w:val="24"/>
        </w:rPr>
        <w:t xml:space="preserve">include this channel when analyzing the macroeconomic effects of income insurance. </w:t>
      </w:r>
      <w:commentRangeEnd w:id="26"/>
      <w:r w:rsidR="00F30E7B" w:rsidRPr="00AB3D2F">
        <w:rPr>
          <w:rStyle w:val="Kommentarhenvisning"/>
          <w:sz w:val="24"/>
          <w:szCs w:val="24"/>
        </w:rPr>
        <w:commentReference w:id="26"/>
      </w:r>
      <w:commentRangeEnd w:id="27"/>
      <w:r w:rsidR="00C2684E">
        <w:rPr>
          <w:rStyle w:val="Kommentarhenvisning"/>
        </w:rPr>
        <w:commentReference w:id="27"/>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commentRangeStart w:id="28"/>
      <w:r w:rsidR="00266716" w:rsidRPr="00AB3D2F">
        <w:rPr>
          <w:sz w:val="24"/>
          <w:szCs w:val="24"/>
        </w:rPr>
        <w:t xml:space="preserve">Assuming it will be the people with the lowest chance of losing their job </w:t>
      </w:r>
      <w:r w:rsidR="00266716" w:rsidRPr="00AB3D2F">
        <w:rPr>
          <w:sz w:val="24"/>
          <w:szCs w:val="24"/>
        </w:rPr>
        <w:lastRenderedPageBreak/>
        <w:t xml:space="preserve">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commentRangeEnd w:id="28"/>
      <w:r w:rsidR="00F30E7B" w:rsidRPr="00AB3D2F">
        <w:rPr>
          <w:rStyle w:val="Kommentarhenvisning"/>
          <w:sz w:val="24"/>
          <w:szCs w:val="24"/>
        </w:rPr>
        <w:commentReference w:id="28"/>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19E274C6"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3C0A06" w:rsidRPr="00AB3D2F">
        <w:rPr>
          <w:sz w:val="24"/>
          <w:szCs w:val="24"/>
        </w:rPr>
        <w:t>productivity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4F7E8361" w:rsidR="003205F7" w:rsidRPr="00AB3D2F" w:rsidRDefault="003205F7" w:rsidP="006342B2">
      <w:pPr>
        <w:spacing w:line="360" w:lineRule="auto"/>
        <w:rPr>
          <w:rFonts w:cstheme="minorHAnsi"/>
          <w:sz w:val="24"/>
          <w:szCs w:val="24"/>
        </w:rPr>
      </w:pPr>
      <w:commentRangeStart w:id="29"/>
      <w:commentRangeStart w:id="30"/>
      <w:commentRangeStart w:id="31"/>
      <w:r w:rsidRPr="00AB3D2F">
        <w:rPr>
          <w:rFonts w:cstheme="minorHAnsi"/>
          <w:sz w:val="24"/>
          <w:szCs w:val="24"/>
        </w:rPr>
        <w:t xml:space="preserve">One of the central aspects of this paper is to find the effect of income insurance on unemployment, </w:t>
      </w:r>
      <w:r w:rsidR="00933BEF">
        <w:rPr>
          <w:rFonts w:cstheme="minorHAnsi"/>
          <w:sz w:val="24"/>
          <w:szCs w:val="24"/>
        </w:rPr>
        <w:t>in the model</w:t>
      </w:r>
      <w:r w:rsidRPr="00AB3D2F">
        <w:rPr>
          <w:rFonts w:cstheme="minorHAnsi"/>
          <w:sz w:val="24"/>
          <w:szCs w:val="24"/>
        </w:rPr>
        <w:t xml:space="preserve"> unemployment </w:t>
      </w:r>
      <w:r w:rsidR="00933BEF">
        <w:rPr>
          <w:rFonts w:cstheme="minorHAnsi"/>
          <w:sz w:val="24"/>
          <w:szCs w:val="24"/>
        </w:rPr>
        <w:t>is defined as</w:t>
      </w:r>
      <w:r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79BE8D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the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6A972426"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this is split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03CF6EE2" w14:textId="1A8F9924" w:rsidR="00173422" w:rsidRPr="00AB3D2F" w:rsidRDefault="00173422" w:rsidP="005B6B82">
      <w:pPr>
        <w:rPr>
          <w:rFonts w:cstheme="minorHAnsi"/>
          <w:sz w:val="24"/>
          <w:szCs w:val="24"/>
        </w:rPr>
      </w:pPr>
    </w:p>
    <w:p w14:paraId="58F4ACAA" w14:textId="2ECE2BA6" w:rsidR="00AE3754" w:rsidRPr="00AB3D2F" w:rsidRDefault="00094148" w:rsidP="006342B2">
      <w:pPr>
        <w:rPr>
          <w:rFonts w:cstheme="minorHAnsi"/>
          <w:sz w:val="24"/>
          <w:szCs w:val="24"/>
        </w:rPr>
      </w:pPr>
      <w:r w:rsidRPr="00AB3D2F">
        <w:rPr>
          <w:rFonts w:cstheme="minorHAnsi"/>
          <w:sz w:val="24"/>
          <w:szCs w:val="24"/>
        </w:rPr>
        <w:t>In appendix we have included a DAG 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commentRangeEnd w:id="29"/>
      <w:r w:rsidR="00044DFB" w:rsidRPr="00AB3D2F">
        <w:rPr>
          <w:rStyle w:val="Kommentarhenvisning"/>
          <w:rFonts w:cstheme="minorHAnsi"/>
          <w:sz w:val="24"/>
          <w:szCs w:val="24"/>
        </w:rPr>
        <w:commentReference w:id="29"/>
      </w:r>
      <w:commentRangeEnd w:id="30"/>
      <w:r w:rsidR="00251655">
        <w:rPr>
          <w:rStyle w:val="Kommentarhenvisning"/>
        </w:rPr>
        <w:commentReference w:id="30"/>
      </w:r>
      <w:commentRangeEnd w:id="31"/>
      <w:r w:rsidR="00933BEF">
        <w:rPr>
          <w:rStyle w:val="Kommentarhenvisning"/>
        </w:rPr>
        <w:commentReference w:id="31"/>
      </w:r>
    </w:p>
    <w:p w14:paraId="22E09C9C" w14:textId="5761AB47" w:rsidR="005B6B82" w:rsidRPr="00AB3D2F" w:rsidRDefault="005B6B82" w:rsidP="006342B2">
      <w:pPr>
        <w:rPr>
          <w:rFonts w:cstheme="minorHAnsi"/>
          <w:sz w:val="24"/>
          <w:szCs w:val="24"/>
        </w:rPr>
      </w:pPr>
      <w:r w:rsidRPr="00AB3D2F">
        <w:rPr>
          <w:rFonts w:cstheme="minorHAnsi"/>
          <w:sz w:val="24"/>
          <w:szCs w:val="24"/>
        </w:rPr>
        <w:lastRenderedPageBreak/>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6FE3F187" w14:textId="4E009304" w:rsidR="005B6B82" w:rsidRPr="00AB3D2F" w:rsidRDefault="00117995"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statreg+stattilpas</m:t>
              </m:r>
            </m:e>
          </m:d>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2"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2"/>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3"/>
      <w:r w:rsidRPr="00AB3D2F">
        <w:rPr>
          <w:rFonts w:cstheme="minorHAnsi"/>
          <w:sz w:val="24"/>
          <w:szCs w:val="24"/>
        </w:rPr>
        <w:t>less</w:t>
      </w:r>
      <w:commentRangeEnd w:id="33"/>
      <w:r w:rsidRPr="00AB3D2F">
        <w:rPr>
          <w:rStyle w:val="Kommentarhenvisning"/>
          <w:rFonts w:cstheme="minorHAnsi"/>
          <w:sz w:val="24"/>
          <w:szCs w:val="24"/>
        </w:rPr>
        <w:commentReference w:id="33"/>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4"/>
      <w:r w:rsidRPr="00AB3D2F">
        <w:rPr>
          <w:rFonts w:cstheme="minorHAnsi"/>
          <w:sz w:val="24"/>
          <w:szCs w:val="24"/>
        </w:rPr>
        <w:t>insurance rate</w:t>
      </w:r>
      <w:r w:rsidR="007A68BD" w:rsidRPr="00AB3D2F">
        <w:rPr>
          <w:rFonts w:cstheme="minorHAnsi"/>
          <w:sz w:val="24"/>
          <w:szCs w:val="24"/>
        </w:rPr>
        <w:t xml:space="preserve"> </w:t>
      </w:r>
      <w:commentRangeEnd w:id="34"/>
      <w:r w:rsidR="007A68BD" w:rsidRPr="00AB3D2F">
        <w:rPr>
          <w:rStyle w:val="Kommentarhenvisning"/>
          <w:rFonts w:cstheme="minorHAnsi"/>
          <w:sz w:val="24"/>
          <w:szCs w:val="24"/>
        </w:rPr>
        <w:commentReference w:id="34"/>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5"/>
      <w:r w:rsidRPr="00AB3D2F">
        <w:rPr>
          <w:rFonts w:cstheme="minorHAnsi"/>
          <w:sz w:val="24"/>
          <w:szCs w:val="24"/>
        </w:rPr>
        <w:t xml:space="preserve">government net lending. </w:t>
      </w:r>
      <w:commentRangeEnd w:id="35"/>
      <w:r w:rsidR="00C57F78" w:rsidRPr="00AB3D2F">
        <w:rPr>
          <w:rStyle w:val="Kommentarhenvisning"/>
          <w:rFonts w:cstheme="minorHAnsi"/>
          <w:sz w:val="24"/>
          <w:szCs w:val="24"/>
        </w:rPr>
        <w:commentReference w:id="35"/>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w:t>
      </w:r>
      <w:r w:rsidR="00712B3E" w:rsidRPr="00AB3D2F">
        <w:rPr>
          <w:rFonts w:cstheme="minorHAnsi"/>
          <w:sz w:val="24"/>
          <w:szCs w:val="24"/>
        </w:rPr>
        <w:lastRenderedPageBreak/>
        <w:t xml:space="preserve">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7A901CD"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 xml:space="preserve">figure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lastRenderedPageBreak/>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69970"/>
                    </a:xfrm>
                    <a:prstGeom prst="rect">
                      <a:avLst/>
                    </a:prstGeom>
                  </pic:spPr>
                </pic:pic>
              </a:graphicData>
            </a:graphic>
          </wp:inline>
        </w:drawing>
      </w:r>
    </w:p>
    <w:p w14:paraId="4F6DADB0" w14:textId="0ABA0BCE" w:rsidR="0078484D" w:rsidRPr="00AC0541" w:rsidRDefault="00B91883" w:rsidP="0078484D">
      <w:pPr>
        <w:spacing w:line="360" w:lineRule="auto"/>
        <w:rPr>
          <w:sz w:val="24"/>
          <w:szCs w:val="24"/>
        </w:rPr>
      </w:pPr>
      <w:r w:rsidRPr="00AC0541">
        <w:rPr>
          <w:sz w:val="24"/>
          <w:szCs w:val="24"/>
        </w:rPr>
        <w:t xml:space="preserve">We can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lastRenderedPageBreak/>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commentRangeStart w:id="36"/>
      <w:r w:rsidR="003D40B6" w:rsidRPr="00AC0541">
        <w:rPr>
          <w:sz w:val="24"/>
          <w:szCs w:val="24"/>
        </w:rPr>
        <w:t>Next</w:t>
      </w:r>
      <w:r w:rsidRPr="00AC0541">
        <w:rPr>
          <w:sz w:val="24"/>
          <w:szCs w:val="24"/>
        </w:rPr>
        <w:t xml:space="preserve">, </w:t>
      </w:r>
      <w:commentRangeEnd w:id="36"/>
      <w:r w:rsidR="00C04157" w:rsidRPr="00AC0541">
        <w:rPr>
          <w:rStyle w:val="Kommentarhenvisning"/>
          <w:sz w:val="24"/>
          <w:szCs w:val="24"/>
        </w:rPr>
        <w:commentReference w:id="36"/>
      </w:r>
      <w:r w:rsidRPr="00AC0541">
        <w:rPr>
          <w:sz w:val="24"/>
          <w:szCs w:val="24"/>
        </w:rPr>
        <w:t>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037FCF48" w:rsidR="006C4623" w:rsidRPr="00AC0541" w:rsidRDefault="000914E4" w:rsidP="0078484D">
      <w:pPr>
        <w:spacing w:line="360" w:lineRule="auto"/>
        <w:rPr>
          <w:sz w:val="24"/>
          <w:szCs w:val="24"/>
        </w:rPr>
      </w:pPr>
      <w:r w:rsidRPr="00AC0541">
        <w:rPr>
          <w:sz w:val="24"/>
          <w:szCs w:val="24"/>
        </w:rPr>
        <w:t>In this first scenario we</w:t>
      </w:r>
      <w:r w:rsidR="00E34F1B" w:rsidRPr="00AC0541">
        <w:rPr>
          <w:sz w:val="24"/>
          <w:szCs w:val="24"/>
        </w:rPr>
        <w:t xml:space="preserve"> test the effects of the demand-channel included in the baseline</w:t>
      </w:r>
      <w:r w:rsidRPr="00AC0541">
        <w:rPr>
          <w:sz w:val="24"/>
          <w:szCs w:val="24"/>
        </w:rPr>
        <w:t xml:space="preserve"> 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r w:rsidR="007D0CB8" w:rsidRPr="00AC0541">
        <w:rPr>
          <w:sz w:val="24"/>
          <w:szCs w:val="24"/>
        </w:rPr>
        <w:t>Instead,</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of income insurance will experience an increase in their income </w:t>
      </w:r>
      <w:commentRangeStart w:id="37"/>
      <w:r w:rsidR="007D0CB8" w:rsidRPr="00AC0541">
        <w:rPr>
          <w:sz w:val="24"/>
          <w:szCs w:val="24"/>
        </w:rPr>
        <w:t>insurance</w:t>
      </w:r>
      <w:commentRangeEnd w:id="37"/>
      <w:r w:rsidR="00172AD0" w:rsidRPr="00AC0541">
        <w:rPr>
          <w:rStyle w:val="Kommentarhenvisning"/>
          <w:sz w:val="24"/>
          <w:szCs w:val="24"/>
        </w:rPr>
        <w:commentReference w:id="37"/>
      </w:r>
      <w:r w:rsidR="007D0CB8" w:rsidRPr="00AC0541">
        <w:rPr>
          <w:sz w:val="24"/>
          <w:szCs w:val="24"/>
        </w:rPr>
        <w:t xml:space="preserve">.  The increase in the average income insurance will go directly into the compensation rate. Both increase by approximately 3.5% in the period of 2016-2023, which can be seen below. </w:t>
      </w:r>
    </w:p>
    <w:p w14:paraId="426BB031" w14:textId="2E6CFC16" w:rsidR="00B373E3" w:rsidRDefault="00A02C56" w:rsidP="0078484D">
      <w:pPr>
        <w:spacing w:line="360" w:lineRule="auto"/>
      </w:pPr>
      <w:r w:rsidRPr="00A02C56">
        <w:rPr>
          <w:noProof/>
        </w:rPr>
        <w:lastRenderedPageBreak/>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4584AC4C" w14:textId="4FC4CF66" w:rsidR="00C04F99" w:rsidRDefault="00A02C56" w:rsidP="0078484D">
      <w:pPr>
        <w:spacing w:line="360" w:lineRule="auto"/>
      </w:pPr>
      <w:r w:rsidRPr="00A02C56">
        <w:rPr>
          <w:noProof/>
        </w:rPr>
        <w:lastRenderedPageBreak/>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86050"/>
                    </a:xfrm>
                    <a:prstGeom prst="rect">
                      <a:avLst/>
                    </a:prstGeom>
                  </pic:spPr>
                </pic:pic>
              </a:graphicData>
            </a:graphic>
          </wp:inline>
        </w:drawing>
      </w:r>
    </w:p>
    <w:p w14:paraId="02DEC824" w14:textId="64C76CDF"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38"/>
      <w:commentRangeStart w:id="39"/>
      <w:r w:rsidR="00410595" w:rsidRPr="00AC0541">
        <w:rPr>
          <w:sz w:val="24"/>
          <w:szCs w:val="24"/>
        </w:rPr>
        <w:t xml:space="preserve">appendix </w:t>
      </w:r>
      <w:commentRangeEnd w:id="38"/>
      <w:r w:rsidR="00410595" w:rsidRPr="00AC0541">
        <w:rPr>
          <w:rStyle w:val="Kommentarhenvisning"/>
          <w:sz w:val="24"/>
          <w:szCs w:val="24"/>
        </w:rPr>
        <w:commentReference w:id="38"/>
      </w:r>
      <w:commentRangeEnd w:id="39"/>
      <w:r w:rsidR="00C04157" w:rsidRPr="00AC0541">
        <w:rPr>
          <w:rStyle w:val="Kommentarhenvisning"/>
          <w:sz w:val="24"/>
          <w:szCs w:val="24"/>
        </w:rPr>
        <w:commentReference w:id="39"/>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lastRenderedPageBreak/>
        <w:t>Scenario 2 Including income insurance in the wage negotiations</w:t>
      </w:r>
    </w:p>
    <w:p w14:paraId="330CF759" w14:textId="77777777" w:rsidR="006078BF" w:rsidRPr="00267CBC" w:rsidRDefault="006078BF" w:rsidP="00DC2929"/>
    <w:p w14:paraId="19D83222" w14:textId="690829B7"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0"/>
      <w:commentRangeStart w:id="41"/>
      <w:r w:rsidR="00DC2929" w:rsidRPr="00AC0541">
        <w:rPr>
          <w:rFonts w:cstheme="minorHAnsi"/>
          <w:sz w:val="24"/>
          <w:szCs w:val="24"/>
        </w:rPr>
        <w:t xml:space="preserve">minimum </w:t>
      </w:r>
      <w:commentRangeEnd w:id="40"/>
      <w:r w:rsidR="00D21107" w:rsidRPr="00AC0541">
        <w:rPr>
          <w:rStyle w:val="Kommentarhenvisning"/>
          <w:rFonts w:cstheme="minorHAnsi"/>
          <w:sz w:val="24"/>
          <w:szCs w:val="24"/>
        </w:rPr>
        <w:commentReference w:id="40"/>
      </w:r>
      <w:commentRangeEnd w:id="41"/>
      <w:r w:rsidR="00D74D8E" w:rsidRPr="00AC0541">
        <w:rPr>
          <w:rStyle w:val="Kommentarhenvisning"/>
          <w:rFonts w:cstheme="minorHAnsi"/>
          <w:sz w:val="24"/>
          <w:szCs w:val="24"/>
        </w:rPr>
        <w:commentReference w:id="41"/>
      </w:r>
      <w:r w:rsidR="00DC2929" w:rsidRPr="00AC0541">
        <w:rPr>
          <w:rFonts w:cstheme="minorHAnsi"/>
          <w:sz w:val="24"/>
          <w:szCs w:val="24"/>
        </w:rPr>
        <w:t xml:space="preserve">wage </w:t>
      </w:r>
      <w:commentRangeStart w:id="42"/>
      <w:r w:rsidR="00DC2929" w:rsidRPr="00AC0541">
        <w:rPr>
          <w:rFonts w:cstheme="minorHAnsi"/>
          <w:sz w:val="24"/>
          <w:szCs w:val="24"/>
        </w:rPr>
        <w:t>gap</w:t>
      </w:r>
      <w:commentRangeEnd w:id="42"/>
      <w:r w:rsidR="00D74D8E" w:rsidRPr="00AC0541">
        <w:rPr>
          <w:rStyle w:val="Kommentarhenvisning"/>
          <w:rFonts w:cstheme="minorHAnsi"/>
          <w:sz w:val="24"/>
          <w:szCs w:val="24"/>
        </w:rPr>
        <w:commentReference w:id="42"/>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Close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proofErr w:type="spellStart"/>
      <w:r w:rsidR="00412BC7" w:rsidRPr="00AC0541">
        <w:rPr>
          <w:rFonts w:cstheme="minorHAnsi"/>
          <w:sz w:val="24"/>
          <w:szCs w:val="24"/>
        </w:rPr>
        <w:t>minimm</w:t>
      </w:r>
      <w:proofErr w:type="spellEnd"/>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3"/>
      <w:r w:rsidR="001A7BAE" w:rsidRPr="00AC0541">
        <w:rPr>
          <w:sz w:val="24"/>
          <w:szCs w:val="24"/>
        </w:rPr>
        <w:t>wages</w:t>
      </w:r>
      <w:commentRangeEnd w:id="43"/>
      <w:r w:rsidR="00BF11E0" w:rsidRPr="00AC0541">
        <w:rPr>
          <w:rStyle w:val="Kommentarhenvisning"/>
          <w:sz w:val="24"/>
          <w:szCs w:val="24"/>
        </w:rPr>
        <w:commentReference w:id="43"/>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35BC29AD" w14:textId="76DE852F" w:rsidR="001A7BAE" w:rsidRDefault="00A02C56" w:rsidP="00DC2929">
      <w:pPr>
        <w:spacing w:line="360" w:lineRule="auto"/>
      </w:pPr>
      <w:r w:rsidRPr="00A02C56">
        <w:rPr>
          <w:noProof/>
        </w:rPr>
        <w:lastRenderedPageBreak/>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00325"/>
                    </a:xfrm>
                    <a:prstGeom prst="rect">
                      <a:avLst/>
                    </a:prstGeom>
                  </pic:spPr>
                </pic:pic>
              </a:graphicData>
            </a:graphic>
          </wp:inline>
        </w:drawing>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19450"/>
                    </a:xfrm>
                    <a:prstGeom prst="rect">
                      <a:avLst/>
                    </a:prstGeom>
                  </pic:spPr>
                </pic:pic>
              </a:graphicData>
            </a:graphic>
          </wp:inline>
        </w:drawing>
      </w:r>
    </w:p>
    <w:p w14:paraId="59446AC1" w14:textId="3B5439FD" w:rsidR="00C858DE" w:rsidRPr="00AC0541" w:rsidRDefault="006078BF" w:rsidP="0078484D">
      <w:pPr>
        <w:spacing w:line="360" w:lineRule="auto"/>
        <w:rPr>
          <w:sz w:val="24"/>
          <w:szCs w:val="24"/>
        </w:rPr>
      </w:pPr>
      <w:commentRangeStart w:id="44"/>
      <w:commentRangeStart w:id="45"/>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447F28" w:rsidRPr="00AC0541">
        <w:rPr>
          <w:sz w:val="24"/>
          <w:szCs w:val="24"/>
        </w:rPr>
        <w:t xml:space="preserve">In the end it comes down to the effect on consumption, investments, and the trade balance of the economy. </w:t>
      </w:r>
      <w:commentRangeEnd w:id="44"/>
      <w:r w:rsidR="00D74D8E" w:rsidRPr="00AC0541">
        <w:rPr>
          <w:rStyle w:val="Kommentarhenvisning"/>
          <w:sz w:val="24"/>
          <w:szCs w:val="24"/>
        </w:rPr>
        <w:commentReference w:id="44"/>
      </w:r>
      <w:commentRangeEnd w:id="45"/>
      <w:r w:rsidR="009705F4" w:rsidRPr="00AC0541">
        <w:rPr>
          <w:rStyle w:val="Kommentarhenvisning"/>
          <w:sz w:val="24"/>
          <w:szCs w:val="24"/>
        </w:rPr>
        <w:commentReference w:id="45"/>
      </w:r>
    </w:p>
    <w:p w14:paraId="3EAC5DCF" w14:textId="585ABE64" w:rsidR="00521ACE" w:rsidRDefault="00B15085" w:rsidP="0078484D">
      <w:pPr>
        <w:spacing w:line="360" w:lineRule="auto"/>
      </w:pPr>
      <w:r w:rsidRPr="00AC0541">
        <w:rPr>
          <w:sz w:val="24"/>
          <w:szCs w:val="24"/>
        </w:rPr>
        <w:t>W</w:t>
      </w:r>
      <w:r w:rsidR="00B866C3" w:rsidRPr="00AC0541">
        <w:rPr>
          <w:sz w:val="24"/>
          <w:szCs w:val="24"/>
        </w:rPr>
        <w:t xml:space="preserve">e start </w:t>
      </w:r>
      <w:r w:rsidR="00521ACE" w:rsidRPr="00AC0541">
        <w:rPr>
          <w:sz w:val="24"/>
          <w:szCs w:val="24"/>
        </w:rPr>
        <w:t>by looking at the consumption and investment</w:t>
      </w:r>
      <w:r w:rsidRPr="00AC0541">
        <w:rPr>
          <w:sz w:val="24"/>
          <w:szCs w:val="24"/>
        </w:rPr>
        <w:t xml:space="preserve">, looking at </w:t>
      </w:r>
      <w:commentRangeStart w:id="46"/>
      <w:commentRangeStart w:id="47"/>
      <w:r w:rsidR="00521ACE" w:rsidRPr="00AC0541">
        <w:rPr>
          <w:sz w:val="24"/>
          <w:szCs w:val="24"/>
        </w:rPr>
        <w:t>the investments</w:t>
      </w:r>
      <w:r w:rsidRPr="00AC0541">
        <w:rPr>
          <w:sz w:val="24"/>
          <w:szCs w:val="24"/>
        </w:rPr>
        <w:t xml:space="preserve"> first we see that increasing the wages</w:t>
      </w:r>
      <w:r w:rsidR="00521ACE" w:rsidRPr="00AC0541">
        <w:rPr>
          <w:sz w:val="24"/>
          <w:szCs w:val="24"/>
        </w:rPr>
        <w:t xml:space="preserve">, </w:t>
      </w:r>
      <w:r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8"/>
      <w:commentRangeStart w:id="4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w:t>
      </w:r>
      <w:r w:rsidR="005754A1" w:rsidRPr="00AC0541">
        <w:rPr>
          <w:sz w:val="24"/>
          <w:szCs w:val="24"/>
        </w:rPr>
        <w:lastRenderedPageBreak/>
        <w:t xml:space="preserve">economic activity which </w:t>
      </w:r>
      <w:r w:rsidR="0075087B" w:rsidRPr="00AC0541">
        <w:rPr>
          <w:sz w:val="24"/>
          <w:szCs w:val="24"/>
        </w:rPr>
        <w:t>decreasing</w:t>
      </w:r>
      <w:r w:rsidR="005754A1" w:rsidRPr="00AC0541">
        <w:rPr>
          <w:sz w:val="24"/>
          <w:szCs w:val="24"/>
        </w:rPr>
        <w:t xml:space="preserve"> the capacity of the economy</w:t>
      </w:r>
      <w:r w:rsidR="00902943" w:rsidRPr="00AC0541">
        <w:rPr>
          <w:sz w:val="24"/>
          <w:szCs w:val="24"/>
        </w:rPr>
        <w:t xml:space="preserve">.  </w:t>
      </w:r>
      <w:commentRangeEnd w:id="46"/>
      <w:r w:rsidR="00902943" w:rsidRPr="00AC0541">
        <w:rPr>
          <w:rStyle w:val="Kommentarhenvisning"/>
          <w:sz w:val="24"/>
          <w:szCs w:val="24"/>
        </w:rPr>
        <w:commentReference w:id="46"/>
      </w:r>
      <w:commentRangeEnd w:id="47"/>
      <w:commentRangeEnd w:id="48"/>
      <w:commentRangeEnd w:id="49"/>
      <w:r w:rsidR="00D74D8E" w:rsidRPr="00AC0541">
        <w:rPr>
          <w:rStyle w:val="Kommentarhenvisning"/>
          <w:sz w:val="24"/>
          <w:szCs w:val="24"/>
        </w:rPr>
        <w:commentReference w:id="47"/>
      </w:r>
      <w:r w:rsidR="00D74D8E" w:rsidRPr="00AC0541">
        <w:rPr>
          <w:rStyle w:val="Kommentarhenvisning"/>
          <w:sz w:val="24"/>
          <w:szCs w:val="24"/>
        </w:rPr>
        <w:commentReference w:id="48"/>
      </w:r>
      <w:r w:rsidR="0075087B" w:rsidRPr="00AC0541">
        <w:rPr>
          <w:rStyle w:val="Kommentarhenvisning"/>
          <w:sz w:val="24"/>
          <w:szCs w:val="24"/>
        </w:rPr>
        <w:commentReference w:id="49"/>
      </w:r>
      <w:r w:rsidR="005754A1" w:rsidRPr="00AC0541">
        <w:rPr>
          <w:sz w:val="24"/>
          <w:szCs w:val="24"/>
        </w:rPr>
        <w:t>These two adverse effects are captured by the capacity utilization rate, where it seems</w:t>
      </w:r>
      <w:r w:rsidR="005754A1">
        <w:t xml:space="preserve"> like the first effect is dominant leading to a small increase in capacity utilization</w:t>
      </w:r>
      <w:r w:rsidR="0075087B">
        <w:t xml:space="preserve"> which</w:t>
      </w:r>
      <w:r w:rsidR="005754A1">
        <w:t xml:space="preserve"> will increase the </w:t>
      </w:r>
      <w:r w:rsidR="0075087B">
        <w:t>firms’</w:t>
      </w:r>
      <w:r w:rsidR="005754A1">
        <w:t xml:space="preserve"> incentives to invest, but </w:t>
      </w:r>
      <w:r w:rsidR="0075087B">
        <w:t xml:space="preserve">as this effect is quite small the overall effect will be a fall in investments. </w:t>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7CAB7C5C"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34223C97" w14:textId="280303C4" w:rsidR="00F26C7A" w:rsidRDefault="00A02C56" w:rsidP="003856B0">
      <w:pPr>
        <w:spacing w:line="360" w:lineRule="auto"/>
      </w:pPr>
      <w:r w:rsidRPr="00A02C56">
        <w:rPr>
          <w:noProof/>
        </w:rPr>
        <w:lastRenderedPageBreak/>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95550"/>
                    </a:xfrm>
                    <a:prstGeom prst="rect">
                      <a:avLst/>
                    </a:prstGeom>
                  </pic:spPr>
                </pic:pic>
              </a:graphicData>
            </a:graphic>
          </wp:inline>
        </w:drawing>
      </w:r>
    </w:p>
    <w:p w14:paraId="13D49906" w14:textId="372B6CE6"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rate regulation rate is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0"/>
      <w:r w:rsidR="003856B0" w:rsidRPr="00AC0541">
        <w:rPr>
          <w:sz w:val="24"/>
          <w:szCs w:val="24"/>
        </w:rPr>
        <w:t>2020</w:t>
      </w:r>
      <w:r w:rsidR="008E3678">
        <w:rPr>
          <w:sz w:val="24"/>
          <w:szCs w:val="24"/>
        </w:rPr>
        <w:t xml:space="preserve">. </w:t>
      </w:r>
      <w:commentRangeEnd w:id="50"/>
      <w:r w:rsidR="008E3678">
        <w:rPr>
          <w:rStyle w:val="Kommentarhenvisning"/>
        </w:rPr>
        <w:commentReference w:id="50"/>
      </w:r>
      <w:r w:rsidR="008E3678">
        <w:rPr>
          <w:sz w:val="24"/>
          <w:szCs w:val="24"/>
        </w:rPr>
        <w:t xml:space="preserve"> </w:t>
      </w:r>
      <w:commentRangeStart w:id="51"/>
      <w:commentRangeStart w:id="5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1"/>
      <w:r w:rsidR="00D74D8E" w:rsidRPr="00AC0541">
        <w:rPr>
          <w:rStyle w:val="Kommentarhenvisning"/>
          <w:sz w:val="24"/>
          <w:szCs w:val="24"/>
        </w:rPr>
        <w:commentReference w:id="51"/>
      </w:r>
      <w:commentRangeEnd w:id="52"/>
      <w:r w:rsidR="008E3678">
        <w:rPr>
          <w:rStyle w:val="Kommentarhenvisning"/>
        </w:rPr>
        <w:commentReference w:id="5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3"/>
      <w:r w:rsidRPr="00AC0541">
        <w:rPr>
          <w:sz w:val="24"/>
          <w:szCs w:val="24"/>
        </w:rPr>
        <w:t>program</w:t>
      </w:r>
      <w:commentRangeEnd w:id="53"/>
      <w:r w:rsidR="00A63068" w:rsidRPr="00AC0541">
        <w:rPr>
          <w:rStyle w:val="Kommentarhenvisning"/>
          <w:sz w:val="24"/>
          <w:szCs w:val="24"/>
        </w:rPr>
        <w:commentReference w:id="53"/>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4"/>
      <w:r w:rsidR="00DC2C78" w:rsidRPr="00AC0541">
        <w:rPr>
          <w:sz w:val="24"/>
          <w:szCs w:val="24"/>
        </w:rPr>
        <w:t xml:space="preserve">unemployed. </w:t>
      </w:r>
      <w:commentRangeEnd w:id="54"/>
      <w:r w:rsidR="00F5378C" w:rsidRPr="00AC0541">
        <w:rPr>
          <w:rStyle w:val="Kommentarhenvisning"/>
          <w:sz w:val="24"/>
          <w:szCs w:val="24"/>
        </w:rPr>
        <w:commentReference w:id="54"/>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55"/>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55"/>
      <w:r w:rsidR="00EB209C" w:rsidRPr="00AC0541">
        <w:rPr>
          <w:rStyle w:val="Kommentarhenvisning"/>
          <w:sz w:val="24"/>
          <w:szCs w:val="24"/>
        </w:rPr>
        <w:commentReference w:id="55"/>
      </w:r>
    </w:p>
    <w:p w14:paraId="6BE0A7BC" w14:textId="2BAD21AB" w:rsidR="000A3027" w:rsidRPr="00AC0541" w:rsidRDefault="00207C01" w:rsidP="0078484D">
      <w:pPr>
        <w:spacing w:line="360" w:lineRule="auto"/>
        <w:rPr>
          <w:sz w:val="24"/>
          <w:szCs w:val="24"/>
        </w:rPr>
      </w:pPr>
      <w:r w:rsidRPr="00AC0541">
        <w:rPr>
          <w:sz w:val="24"/>
          <w:szCs w:val="24"/>
        </w:rPr>
        <w:lastRenderedPageBreak/>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 xml:space="preserve">will only increase the effect of the demand channel, we will compare the results of the shock with the results of </w:t>
      </w:r>
      <w:commentRangeStart w:id="56"/>
      <w:r w:rsidRPr="00AC0541">
        <w:rPr>
          <w:sz w:val="24"/>
          <w:szCs w:val="24"/>
        </w:rPr>
        <w:t>scenario 1</w:t>
      </w:r>
      <w:commentRangeEnd w:id="56"/>
      <w:r w:rsidR="00D74D8E" w:rsidRPr="00AC0541">
        <w:rPr>
          <w:rStyle w:val="Kommentarhenvisning"/>
          <w:sz w:val="24"/>
          <w:szCs w:val="24"/>
        </w:rPr>
        <w:commentReference w:id="56"/>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0FAFEB4E" w14:textId="7B53DB02" w:rsidR="00EB209C" w:rsidRPr="00AC0541" w:rsidRDefault="00A70035" w:rsidP="00E43D4F">
      <w:pPr>
        <w:spacing w:line="360" w:lineRule="auto"/>
        <w:rPr>
          <w:sz w:val="24"/>
          <w:szCs w:val="24"/>
        </w:rPr>
      </w:pPr>
      <w:r w:rsidRPr="00AC0541">
        <w:rPr>
          <w:noProof/>
          <w:sz w:val="24"/>
          <w:szCs w:val="24"/>
        </w:rPr>
        <w:lastRenderedPageBreak/>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w:t>
      </w:r>
      <w:commentRangeStart w:id="57"/>
      <w:r w:rsidRPr="00AC0541">
        <w:rPr>
          <w:sz w:val="24"/>
          <w:szCs w:val="24"/>
        </w:rPr>
        <w:t>regressor</w:t>
      </w:r>
      <w:commentRangeEnd w:id="57"/>
      <w:r w:rsidR="00D74D8E" w:rsidRPr="00AC0541">
        <w:rPr>
          <w:rStyle w:val="Kommentarhenvisning"/>
          <w:sz w:val="24"/>
          <w:szCs w:val="24"/>
        </w:rPr>
        <w:commentReference w:id="57"/>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w:t>
      </w:r>
      <w:r w:rsidR="00F41869" w:rsidRPr="00AC0541">
        <w:rPr>
          <w:sz w:val="24"/>
          <w:szCs w:val="24"/>
        </w:rPr>
        <w:lastRenderedPageBreak/>
        <w:t xml:space="preserve">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w:t>
      </w:r>
      <w:commentRangeStart w:id="58"/>
      <w:commentRangeStart w:id="59"/>
      <w:r w:rsidR="0027188B" w:rsidRPr="00AC0541">
        <w:rPr>
          <w:sz w:val="24"/>
          <w:szCs w:val="24"/>
        </w:rPr>
        <w:t>approximately 50 people</w:t>
      </w:r>
      <w:commentRangeEnd w:id="58"/>
      <w:r w:rsidR="00D74D8E" w:rsidRPr="00AC0541">
        <w:rPr>
          <w:rStyle w:val="Kommentarhenvisning"/>
          <w:sz w:val="24"/>
          <w:szCs w:val="24"/>
        </w:rPr>
        <w:commentReference w:id="58"/>
      </w:r>
      <w:commentRangeEnd w:id="59"/>
      <w:r w:rsidR="008E3678">
        <w:rPr>
          <w:rStyle w:val="Kommentarhenvisning"/>
        </w:rPr>
        <w:commentReference w:id="59"/>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0"/>
      <w:commentRangeStart w:id="61"/>
      <w:r w:rsidRPr="00AC0541">
        <w:rPr>
          <w:sz w:val="24"/>
          <w:szCs w:val="24"/>
        </w:rPr>
        <w:t xml:space="preserve">approximately 150 </w:t>
      </w:r>
      <w:commentRangeEnd w:id="60"/>
      <w:r w:rsidR="00A36179" w:rsidRPr="00AC0541">
        <w:rPr>
          <w:rStyle w:val="Kommentarhenvisning"/>
          <w:sz w:val="24"/>
          <w:szCs w:val="24"/>
        </w:rPr>
        <w:commentReference w:id="60"/>
      </w:r>
      <w:commentRangeEnd w:id="61"/>
      <w:r w:rsidR="00617DDD">
        <w:rPr>
          <w:rStyle w:val="Kommentarhenvisning"/>
        </w:rPr>
        <w:commentReference w:id="61"/>
      </w:r>
      <w:r w:rsidRPr="00AC0541">
        <w:rPr>
          <w:sz w:val="24"/>
          <w:szCs w:val="24"/>
        </w:rPr>
        <w:t xml:space="preserve">people in this scenario. In </w:t>
      </w:r>
      <w:r w:rsidRPr="00AC0541">
        <w:rPr>
          <w:sz w:val="24"/>
          <w:szCs w:val="24"/>
        </w:rPr>
        <w:lastRenderedPageBreak/>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commentRangeStart w:id="62"/>
      <w:commentRangeStart w:id="63"/>
      <w:r>
        <w:t>Scenario 5</w:t>
      </w:r>
      <w:commentRangeEnd w:id="62"/>
      <w:r w:rsidR="00D74D8E">
        <w:rPr>
          <w:rStyle w:val="Kommentarhenvisning"/>
          <w:rFonts w:asciiTheme="minorHAnsi" w:eastAsiaTheme="minorHAnsi" w:hAnsiTheme="minorHAnsi" w:cstheme="minorBidi"/>
          <w:color w:val="auto"/>
        </w:rPr>
        <w:commentReference w:id="62"/>
      </w:r>
      <w:commentRangeEnd w:id="63"/>
      <w:r w:rsidR="00617DDD">
        <w:rPr>
          <w:rStyle w:val="Kommentarhenvisning"/>
          <w:rFonts w:asciiTheme="minorHAnsi" w:eastAsiaTheme="minorHAnsi" w:hAnsiTheme="minorHAnsi" w:cstheme="minorBidi"/>
          <w:color w:val="auto"/>
        </w:rPr>
        <w:commentReference w:id="63"/>
      </w:r>
      <w:r>
        <w:t xml:space="preserve"> </w:t>
      </w:r>
      <w:r w:rsidR="00D0261D">
        <w:t>New productivity effect</w:t>
      </w:r>
    </w:p>
    <w:p w14:paraId="2470DE0A" w14:textId="77777777" w:rsidR="00D0261D" w:rsidRDefault="00D0261D" w:rsidP="00D0261D"/>
    <w:p w14:paraId="1902EB65" w14:textId="62B6C357"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The effect is included in the model by endogenizing the productivity function, using the level of income insurance per person as a regressor, as can be observed below. </w:t>
      </w:r>
      <w:commentRangeStart w:id="64"/>
      <w:r w:rsidRPr="00AC0541">
        <w:rPr>
          <w:sz w:val="24"/>
          <w:szCs w:val="24"/>
        </w:rPr>
        <w:t xml:space="preserve">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commentRangeEnd w:id="64"/>
      <w:r w:rsidR="00A7461D" w:rsidRPr="00AC0541">
        <w:rPr>
          <w:rStyle w:val="Kommentarhenvisning"/>
          <w:sz w:val="24"/>
          <w:szCs w:val="24"/>
        </w:rPr>
        <w:commentReference w:id="64"/>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5"/>
      <w:r w:rsidRPr="00AC0541">
        <w:rPr>
          <w:sz w:val="24"/>
          <w:szCs w:val="24"/>
        </w:rPr>
        <w:t xml:space="preserve">s.  </w:t>
      </w:r>
      <w:commentRangeEnd w:id="65"/>
      <w:r w:rsidR="00C63AC0" w:rsidRPr="00AC0541">
        <w:rPr>
          <w:rStyle w:val="Kommentarhenvisning"/>
          <w:sz w:val="24"/>
          <w:szCs w:val="24"/>
        </w:rPr>
        <w:commentReference w:id="65"/>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2EBEB2B8" w14:textId="7366181D" w:rsidR="00D0261D" w:rsidRDefault="00A70035" w:rsidP="00B9103C">
      <w:pPr>
        <w:spacing w:line="360" w:lineRule="auto"/>
      </w:pPr>
      <w:r w:rsidRPr="00A70035">
        <w:rPr>
          <w:noProof/>
        </w:rPr>
        <w:lastRenderedPageBreak/>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4DB03B9" w14:textId="2EB7FF81"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 which is a 15 percent increase in the number of unemployed, at the same time we see an increase in the economic activity both observed in the plot below.</w:t>
      </w:r>
    </w:p>
    <w:p w14:paraId="412AC9F7" w14:textId="4EF89B86" w:rsidR="00D0261D" w:rsidRDefault="00A70035" w:rsidP="00AE68B3">
      <w:pPr>
        <w:spacing w:line="360" w:lineRule="auto"/>
      </w:pPr>
      <w:r w:rsidRPr="00A70035">
        <w:rPr>
          <w:noProof/>
        </w:rPr>
        <w:drawing>
          <wp:inline distT="0" distB="0" distL="0" distR="0" wp14:anchorId="6DBD2790" wp14:editId="023E79EB">
            <wp:extent cx="6120130" cy="2447925"/>
            <wp:effectExtent l="0" t="0" r="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47925"/>
                    </a:xfrm>
                    <a:prstGeom prst="rect">
                      <a:avLst/>
                    </a:prstGeom>
                  </pic:spPr>
                </pic:pic>
              </a:graphicData>
            </a:graphic>
          </wp:inline>
        </w:drawing>
      </w:r>
    </w:p>
    <w:p w14:paraId="2192E8F1" w14:textId="3839FE44" w:rsidR="00D0261D" w:rsidRDefault="00D0261D" w:rsidP="00D0261D">
      <w:r>
        <w:lastRenderedPageBreak/>
        <w:t xml:space="preserve"> </w:t>
      </w:r>
    </w:p>
    <w:p w14:paraId="23DC51BE" w14:textId="43B198CE"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282F8F" w:rsidRPr="00AC0541">
        <w:rPr>
          <w:sz w:val="24"/>
          <w:szCs w:val="24"/>
        </w:rPr>
        <w:t>. In the sensitivity analysis we</w:t>
      </w:r>
      <w:r w:rsidRPr="00AC0541">
        <w:rPr>
          <w:sz w:val="24"/>
          <w:szCs w:val="24"/>
        </w:rPr>
        <w:t xml:space="preserve"> therefor relax the assumption of firms being able to lay of workers when they become more productive. </w:t>
      </w:r>
      <w:r w:rsidR="00282F8F" w:rsidRPr="00AC0541">
        <w:rPr>
          <w:sz w:val="24"/>
          <w:szCs w:val="24"/>
        </w:rPr>
        <w:t xml:space="preserve">We do this by only allowing </w:t>
      </w:r>
      <w:r w:rsidRPr="00AC0541">
        <w:rPr>
          <w:sz w:val="24"/>
          <w:szCs w:val="24"/>
        </w:rPr>
        <w:t xml:space="preserve">firms </w:t>
      </w:r>
      <w:r w:rsidR="00282F8F" w:rsidRPr="00AC0541">
        <w:rPr>
          <w:sz w:val="24"/>
          <w:szCs w:val="24"/>
        </w:rPr>
        <w:t>to</w:t>
      </w:r>
      <w:r w:rsidRPr="00AC0541">
        <w:rPr>
          <w:sz w:val="24"/>
          <w:szCs w:val="24"/>
        </w:rPr>
        <w:t xml:space="preserve"> lay of half of the workers they want to</w:t>
      </w:r>
      <w:r w:rsidR="00F46DD3" w:rsidRPr="00AC0541">
        <w:rPr>
          <w:sz w:val="24"/>
          <w:szCs w:val="24"/>
        </w:rPr>
        <w:t xml:space="preserve"> when</w:t>
      </w:r>
      <w:r w:rsidRPr="00AC0541">
        <w:rPr>
          <w:sz w:val="24"/>
          <w:szCs w:val="24"/>
        </w:rPr>
        <w:t xml:space="preserve"> </w:t>
      </w:r>
      <w:r w:rsidR="00F46DD3" w:rsidRPr="00AC0541">
        <w:rPr>
          <w:sz w:val="24"/>
          <w:szCs w:val="24"/>
        </w:rPr>
        <w:t xml:space="preserve">trying to </w:t>
      </w:r>
      <w:r w:rsidRPr="00AC0541">
        <w:rPr>
          <w:sz w:val="24"/>
          <w:szCs w:val="24"/>
        </w:rPr>
        <w:t>matc</w:t>
      </w:r>
      <w:r w:rsidR="00F46DD3" w:rsidRPr="00AC0541">
        <w:rPr>
          <w:sz w:val="24"/>
          <w:szCs w:val="24"/>
        </w:rPr>
        <w:t>h</w:t>
      </w:r>
      <w:r w:rsidRPr="00AC0541">
        <w:rPr>
          <w:sz w:val="24"/>
          <w:szCs w:val="24"/>
        </w:rPr>
        <w:t xml:space="preserve"> the same </w:t>
      </w:r>
      <w:r w:rsidR="00D650C6" w:rsidRPr="00AC0541">
        <w:rPr>
          <w:sz w:val="24"/>
          <w:szCs w:val="24"/>
        </w:rPr>
        <w:t xml:space="preserve">demand </w:t>
      </w:r>
      <w:r w:rsidR="00282F8F" w:rsidRPr="00AC0541">
        <w:rPr>
          <w:sz w:val="24"/>
          <w:szCs w:val="24"/>
        </w:rPr>
        <w:t>when</w:t>
      </w:r>
      <w:r w:rsidR="00D650C6" w:rsidRPr="00AC0541">
        <w:rPr>
          <w:sz w:val="24"/>
          <w:szCs w:val="24"/>
        </w:rPr>
        <w:t xml:space="preserve"> workers become more productive</w:t>
      </w:r>
      <w:r w:rsidR="00147306" w:rsidRPr="00AC0541">
        <w:rPr>
          <w:sz w:val="24"/>
          <w:szCs w:val="24"/>
        </w:rPr>
        <w:t xml:space="preserve">, the results can be seen from </w:t>
      </w:r>
      <w:commentRangeStart w:id="66"/>
      <w:commentRangeStart w:id="67"/>
      <w:r w:rsidR="00147306" w:rsidRPr="00AC0541">
        <w:rPr>
          <w:sz w:val="24"/>
          <w:szCs w:val="24"/>
        </w:rPr>
        <w:t>appendix</w:t>
      </w:r>
      <w:commentRangeEnd w:id="66"/>
      <w:r w:rsidR="00147306" w:rsidRPr="00AC0541">
        <w:rPr>
          <w:rStyle w:val="Kommentarhenvisning"/>
          <w:sz w:val="24"/>
          <w:szCs w:val="24"/>
        </w:rPr>
        <w:commentReference w:id="66"/>
      </w:r>
      <w:commentRangeEnd w:id="67"/>
      <w:r w:rsidR="00147306" w:rsidRPr="00AC0541">
        <w:rPr>
          <w:rStyle w:val="Kommentarhenvisning"/>
          <w:sz w:val="24"/>
          <w:szCs w:val="24"/>
        </w:rPr>
        <w:commentReference w:id="67"/>
      </w:r>
      <w:r w:rsidR="00147306" w:rsidRPr="00AC0541">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3047956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We do this for two cases, one excluding the productivity channel. The reason for not including the productivity channel 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w:t>
      </w:r>
      <w:commentRangeStart w:id="68"/>
      <w:commentRangeStart w:id="69"/>
      <w:commentRangeStart w:id="70"/>
      <w:r w:rsidR="006B378A" w:rsidRPr="00AC0541">
        <w:rPr>
          <w:sz w:val="24"/>
          <w:szCs w:val="24"/>
        </w:rPr>
        <w:t>employment</w:t>
      </w:r>
      <w:commentRangeEnd w:id="68"/>
      <w:r w:rsidR="00B9751B" w:rsidRPr="00AC0541">
        <w:rPr>
          <w:rStyle w:val="Kommentarhenvisning"/>
          <w:sz w:val="24"/>
          <w:szCs w:val="24"/>
        </w:rPr>
        <w:commentReference w:id="68"/>
      </w:r>
      <w:commentRangeEnd w:id="69"/>
      <w:r w:rsidR="00C3353B" w:rsidRPr="00AC0541">
        <w:rPr>
          <w:rStyle w:val="Kommentarhenvisning"/>
          <w:sz w:val="24"/>
          <w:szCs w:val="24"/>
        </w:rPr>
        <w:commentReference w:id="69"/>
      </w:r>
      <w:commentRangeEnd w:id="70"/>
      <w:r w:rsidR="00AD4320" w:rsidRPr="00AC0541">
        <w:rPr>
          <w:rStyle w:val="Kommentarhenvisning"/>
          <w:sz w:val="24"/>
          <w:szCs w:val="24"/>
        </w:rPr>
        <w:commentReference w:id="70"/>
      </w:r>
      <w:r w:rsidR="006B378A" w:rsidRPr="00AC0541">
        <w:rPr>
          <w:sz w:val="24"/>
          <w:szCs w:val="24"/>
        </w:rPr>
        <w:t xml:space="preserve">.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028528C2" w14:textId="13454F82" w:rsidR="00874529" w:rsidRPr="00AC0541" w:rsidRDefault="00A70035" w:rsidP="00874529">
      <w:pPr>
        <w:rPr>
          <w:sz w:val="24"/>
          <w:szCs w:val="24"/>
        </w:rPr>
      </w:pPr>
      <w:r w:rsidRPr="00AC0541">
        <w:rPr>
          <w:noProof/>
          <w:sz w:val="24"/>
          <w:szCs w:val="24"/>
        </w:rPr>
        <w:lastRenderedPageBreak/>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7BD83327" w14:textId="7DC3B3C6" w:rsidR="00874529" w:rsidRPr="00AC0541" w:rsidRDefault="00A70035" w:rsidP="00874529">
      <w:pPr>
        <w:rPr>
          <w:sz w:val="24"/>
          <w:szCs w:val="24"/>
        </w:rPr>
      </w:pPr>
      <w:r w:rsidRPr="00AC0541">
        <w:rPr>
          <w:noProof/>
          <w:sz w:val="24"/>
          <w:szCs w:val="24"/>
        </w:rPr>
        <w:lastRenderedPageBreak/>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805" cy="3434884"/>
                    </a:xfrm>
                    <a:prstGeom prst="rect">
                      <a:avLst/>
                    </a:prstGeom>
                  </pic:spPr>
                </pic:pic>
              </a:graphicData>
            </a:graphic>
          </wp:inline>
        </w:drawing>
      </w:r>
    </w:p>
    <w:p w14:paraId="2EB72F87" w14:textId="73B57D84" w:rsidR="000D74F8" w:rsidRPr="00D96868" w:rsidRDefault="00D96868" w:rsidP="00D96868">
      <w:pPr>
        <w:spacing w:line="360" w:lineRule="auto"/>
        <w:rPr>
          <w:sz w:val="24"/>
          <w:szCs w:val="24"/>
        </w:rPr>
      </w:pPr>
      <w:r w:rsidRPr="00AC0541">
        <w:rPr>
          <w:sz w:val="24"/>
          <w:szCs w:val="24"/>
        </w:rPr>
        <w:lastRenderedPageBreak/>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use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r>
        <w:t xml:space="preserve">Section 5: </w:t>
      </w:r>
      <w:r w:rsidR="00BF3FA4">
        <w:t>Discussion</w:t>
      </w:r>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22790DBA"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commentRangeStart w:id="71"/>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71"/>
      <w:r w:rsidRPr="00F73F7D">
        <w:rPr>
          <w:rStyle w:val="Kommentarhenvisning"/>
          <w:sz w:val="24"/>
          <w:szCs w:val="24"/>
        </w:rPr>
        <w:commentReference w:id="71"/>
      </w:r>
      <w:r w:rsidR="00E861C4" w:rsidRPr="00F73F7D">
        <w:rPr>
          <w:sz w:val="24"/>
          <w:szCs w:val="24"/>
        </w:rPr>
        <w:t xml:space="preserve">.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1DBCD76"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 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72"/>
      <w:r w:rsidR="006B51E7" w:rsidRPr="00A32739">
        <w:rPr>
          <w:sz w:val="24"/>
          <w:szCs w:val="24"/>
        </w:rPr>
        <w:t>23.000</w:t>
      </w:r>
      <w:commentRangeEnd w:id="72"/>
      <w:r w:rsidR="00A32739" w:rsidRPr="00A32739">
        <w:rPr>
          <w:rStyle w:val="Kommentarhenvisning"/>
          <w:sz w:val="24"/>
          <w:szCs w:val="24"/>
        </w:rPr>
        <w:commentReference w:id="72"/>
      </w:r>
      <w:r w:rsidR="00A32739" w:rsidRPr="00A32739">
        <w:rPr>
          <w:sz w:val="24"/>
          <w:szCs w:val="24"/>
        </w:rPr>
        <w:t xml:space="preserve">, </w:t>
      </w:r>
      <w:commentRangeStart w:id="73"/>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73"/>
      <w:r w:rsidR="00A32739" w:rsidRPr="00A32739">
        <w:rPr>
          <w:rStyle w:val="Kommentarhenvisning"/>
          <w:sz w:val="24"/>
          <w:szCs w:val="24"/>
        </w:rPr>
        <w:commentReference w:id="73"/>
      </w:r>
    </w:p>
    <w:p w14:paraId="2DF39DA3" w14:textId="0FE3D2A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 xml:space="preserve">(Fredriksson &amp; Söderström, </w:t>
      </w:r>
      <w:r w:rsidR="00624555" w:rsidRPr="00624555">
        <w:rPr>
          <w:noProof/>
          <w:sz w:val="24"/>
          <w:szCs w:val="24"/>
        </w:rPr>
        <w:lastRenderedPageBreak/>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74"/>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74"/>
      <w:r w:rsidR="00F73F7D">
        <w:rPr>
          <w:rStyle w:val="Kommentarhenvisning"/>
        </w:rPr>
        <w:commentReference w:id="74"/>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5"/>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5"/>
      <w:r w:rsidR="00812DCC">
        <w:rPr>
          <w:rStyle w:val="Kommentarhenvisning"/>
        </w:rPr>
        <w:commentReference w:id="75"/>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95030C3"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UI generosity. Overall, the elasticity of interest is in the order of 0.2–0.3. </w:t>
      </w:r>
      <w:r w:rsidR="003E1DD6" w:rsidRPr="00082FF3">
        <w:rPr>
          <w:sz w:val="24"/>
          <w:szCs w:val="24"/>
        </w:rPr>
        <w:t>The</w:t>
      </w:r>
      <w:r w:rsidR="00812DCC">
        <w:rPr>
          <w:sz w:val="24"/>
          <w:szCs w:val="24"/>
        </w:rPr>
        <w:t xml:space="preserve">y </w:t>
      </w:r>
      <w:r w:rsidR="00812DCC">
        <w:rPr>
          <w:sz w:val="24"/>
          <w:szCs w:val="24"/>
        </w:rPr>
        <w:lastRenderedPageBreak/>
        <w:t>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r>
        <w:rPr>
          <w:sz w:val="24"/>
          <w:szCs w:val="24"/>
        </w:rPr>
        <w:t>Comparing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6"/>
      <w:r w:rsidR="009705F4">
        <w:rPr>
          <w:sz w:val="24"/>
          <w:szCs w:val="24"/>
        </w:rPr>
        <w:t>0.3</w:t>
      </w:r>
      <w:commentRangeEnd w:id="76"/>
      <w:r w:rsidR="009705F4">
        <w:rPr>
          <w:rStyle w:val="Kommentarhenvisning"/>
        </w:rPr>
        <w:commentReference w:id="76"/>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which is also the case in our model</w:t>
      </w:r>
      <w:r w:rsidR="005A1A86" w:rsidRPr="003642BF">
        <w:rPr>
          <w:sz w:val="24"/>
          <w:szCs w:val="24"/>
        </w:rPr>
        <w:t xml:space="preserve">. </w:t>
      </w:r>
    </w:p>
    <w:p w14:paraId="65DA70AA" w14:textId="235ACDBA"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 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relationship the macro elasticity </w:t>
      </w:r>
      <w:r w:rsidR="00D00185">
        <w:rPr>
          <w:sz w:val="24"/>
          <w:szCs w:val="24"/>
        </w:rPr>
        <w:t>lower than the</w:t>
      </w:r>
      <w:r w:rsidR="001A4157">
        <w:rPr>
          <w:sz w:val="24"/>
          <w:szCs w:val="24"/>
        </w:rPr>
        <w:t xml:space="preserve"> micro elasticity</w:t>
      </w:r>
      <w:r w:rsidR="005A1A86">
        <w:rPr>
          <w:sz w:val="24"/>
          <w:szCs w:val="24"/>
        </w:rPr>
        <w:t xml:space="preserve">. </w:t>
      </w:r>
      <w:commentRangeStart w:id="77"/>
      <w:commentRangeStart w:id="78"/>
      <w:r w:rsidR="00EB0F0A">
        <w:rPr>
          <w:sz w:val="24"/>
          <w:szCs w:val="24"/>
        </w:rPr>
        <w:t xml:space="preserve">In </w:t>
      </w:r>
      <w:r w:rsidR="00082FF3">
        <w:rPr>
          <w:sz w:val="24"/>
          <w:szCs w:val="24"/>
        </w:rPr>
        <w:t xml:space="preserve">the </w:t>
      </w:r>
      <w:r w:rsidR="00EB0F0A">
        <w:rPr>
          <w:sz w:val="24"/>
          <w:szCs w:val="24"/>
        </w:rPr>
        <w:t>appendix we perform a se</w:t>
      </w:r>
      <w:r w:rsidR="00082FF3">
        <w:rPr>
          <w:sz w:val="24"/>
          <w:szCs w:val="24"/>
        </w:rPr>
        <w:t xml:space="preserve">nsitivity analysis finding that we should see very large changes to the important estimates in the consumption, investment, export and import functions to change the conclusion of Denmark being profit-led. </w:t>
      </w:r>
      <w:commentRangeEnd w:id="77"/>
      <w:r w:rsidR="00082FF3">
        <w:rPr>
          <w:rStyle w:val="Kommentarhenvisning"/>
        </w:rPr>
        <w:commentReference w:id="77"/>
      </w:r>
      <w:commentRangeEnd w:id="78"/>
      <w:r w:rsidR="00D00185">
        <w:rPr>
          <w:rStyle w:val="Kommentarhenvisning"/>
        </w:rPr>
        <w:commentReference w:id="78"/>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w:t>
      </w:r>
      <w:r w:rsidR="00BB0FA4" w:rsidRPr="00847BCD">
        <w:rPr>
          <w:sz w:val="24"/>
          <w:szCs w:val="24"/>
        </w:rPr>
        <w:lastRenderedPageBreak/>
        <w:t xml:space="preserve">market externalities. So, if finding significant market externalities as we do in our study, we can use those together with the micro effects of the income insurance model to get an idea of the relationship between then macro and micro elasticity. </w:t>
      </w:r>
    </w:p>
    <w:p w14:paraId="44A30353" w14:textId="7537C183" w:rsidR="00F34ED7" w:rsidRDefault="00F34ED7" w:rsidP="00847BCD">
      <w:pPr>
        <w:spacing w:line="360" w:lineRule="auto"/>
        <w:rPr>
          <w:sz w:val="24"/>
          <w:szCs w:val="24"/>
        </w:rPr>
      </w:pPr>
      <w:r>
        <w:rPr>
          <w:sz w:val="24"/>
          <w:szCs w:val="24"/>
        </w:rPr>
        <w:t xml:space="preserve">One possible critic of this method is that the effects from the income insurance model and the model built in this paper will not interact. For example, when looking at the counterfactual scenario in the macroeconomic model we should add in the increase of unemployment by approximately 3000 people as a result of the effects from the income insurance model. This probably would affect the other channels as well. We </w:t>
      </w:r>
      <w:r w:rsidR="00FE593F">
        <w:rPr>
          <w:sz w:val="24"/>
          <w:szCs w:val="24"/>
        </w:rPr>
        <w:t>believe</w:t>
      </w:r>
      <w:r>
        <w:rPr>
          <w:sz w:val="24"/>
          <w:szCs w:val="24"/>
        </w:rPr>
        <w:t xml:space="preserve"> that this might not change the overall results</w:t>
      </w:r>
      <w:r w:rsidR="00FE593F">
        <w:rPr>
          <w:sz w:val="24"/>
          <w:szCs w:val="24"/>
        </w:rPr>
        <w:t xml:space="preserve">, as it will have no effect on the most dominant channel being the wage </w:t>
      </w:r>
      <w:commentRangeStart w:id="79"/>
      <w:r w:rsidR="00FE593F">
        <w:rPr>
          <w:sz w:val="24"/>
          <w:szCs w:val="24"/>
        </w:rPr>
        <w:t>channel</w:t>
      </w:r>
      <w:r>
        <w:rPr>
          <w:sz w:val="24"/>
          <w:szCs w:val="24"/>
        </w:rPr>
        <w:t xml:space="preserve">.  </w:t>
      </w:r>
      <w:commentRangeEnd w:id="79"/>
      <w:r w:rsidR="00FE593F">
        <w:rPr>
          <w:rStyle w:val="Kommentarhenvisning"/>
        </w:rPr>
        <w:commentReference w:id="79"/>
      </w:r>
    </w:p>
    <w:p w14:paraId="122AAF47" w14:textId="4FDC099C" w:rsidR="002A3975" w:rsidRPr="00C44380" w:rsidRDefault="002A3975" w:rsidP="00847BCD">
      <w:pPr>
        <w:spacing w:line="360" w:lineRule="auto"/>
        <w:rPr>
          <w:sz w:val="24"/>
          <w:szCs w:val="24"/>
        </w:rPr>
      </w:pPr>
      <w:r w:rsidRPr="00C44380">
        <w:rPr>
          <w:sz w:val="24"/>
          <w:szCs w:val="24"/>
        </w:rPr>
        <w:t>The micro elasticity for Denmark is estimated using</w:t>
      </w:r>
      <w:r w:rsidR="00D00185">
        <w:rPr>
          <w:sz w:val="24"/>
          <w:szCs w:val="24"/>
        </w:rPr>
        <w:t xml:space="preserve"> calculations done by the ministry of employment who use</w:t>
      </w:r>
      <w:r w:rsidRPr="00C44380">
        <w:rPr>
          <w:sz w:val="24"/>
          <w:szCs w:val="24"/>
        </w:rPr>
        <w:t xml:space="preserve"> the </w:t>
      </w:r>
      <w:r w:rsidR="00D00185">
        <w:rPr>
          <w:sz w:val="24"/>
          <w:szCs w:val="24"/>
        </w:rPr>
        <w:t>income insurance model</w:t>
      </w:r>
      <w:r w:rsidRPr="00C44380">
        <w:rPr>
          <w:sz w:val="24"/>
          <w:szCs w:val="24"/>
        </w:rPr>
        <w:t>,</w:t>
      </w:r>
      <w:r w:rsidR="00D00185">
        <w:rPr>
          <w:sz w:val="24"/>
          <w:szCs w:val="24"/>
        </w:rPr>
        <w:t xml:space="preserve"> in 2020</w:t>
      </w:r>
      <w:r w:rsidRPr="00C44380">
        <w:rPr>
          <w:sz w:val="24"/>
          <w:szCs w:val="24"/>
        </w:rPr>
        <w:t xml:space="preserve"> the ministry received a question for calculating the effects of removing the suppressing of the rate regulation rate in the period of </w:t>
      </w:r>
      <w:commentRangeStart w:id="80"/>
      <w:r w:rsidRPr="00C44380">
        <w:rPr>
          <w:sz w:val="24"/>
          <w:szCs w:val="24"/>
        </w:rPr>
        <w:t>2021-2023</w:t>
      </w:r>
      <w:commentRangeEnd w:id="80"/>
      <w:r w:rsidR="009111C1">
        <w:rPr>
          <w:rStyle w:val="Kommentarhenvisning"/>
        </w:rPr>
        <w:commentReference w:id="80"/>
      </w:r>
      <w:r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81"/>
      <w:r w:rsidRPr="00C44380">
        <w:rPr>
          <w:sz w:val="24"/>
          <w:szCs w:val="24"/>
        </w:rPr>
        <w:t>people</w:t>
      </w:r>
      <w:commentRangeEnd w:id="81"/>
      <w:r w:rsidR="00FE593F">
        <w:rPr>
          <w:rStyle w:val="Kommentarhenvisning"/>
        </w:rPr>
        <w:commentReference w:id="81"/>
      </w:r>
      <w:r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0188566"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D85753">
        <w:rPr>
          <w:sz w:val="24"/>
          <w:szCs w:val="24"/>
        </w:rPr>
        <w:t xml:space="preserve">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82"/>
      <w:r w:rsidR="00196AC9">
        <w:rPr>
          <w:sz w:val="24"/>
          <w:szCs w:val="24"/>
        </w:rPr>
        <w:t>nsurance</w:t>
      </w:r>
      <w:commentRangeEnd w:id="82"/>
      <w:r w:rsidR="00196AC9">
        <w:rPr>
          <w:rStyle w:val="Kommentarhenvisning"/>
        </w:rPr>
        <w:commentReference w:id="82"/>
      </w:r>
      <w:r w:rsidR="00FE593F">
        <w:rPr>
          <w:sz w:val="24"/>
          <w:szCs w:val="24"/>
        </w:rPr>
        <w:t xml:space="preserve"> mentioned by </w:t>
      </w:r>
      <w:r w:rsidR="00D85753">
        <w:rPr>
          <w:sz w:val="24"/>
          <w:szCs w:val="24"/>
        </w:rPr>
        <w:fldChar w:fldCharType="begin" w:fldLock="1"/>
      </w:r>
      <w:r w:rsidR="00D8575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D85753">
        <w:rPr>
          <w:sz w:val="24"/>
          <w:szCs w:val="24"/>
        </w:rPr>
        <w:fldChar w:fldCharType="separate"/>
      </w:r>
      <w:r w:rsidR="00D85753" w:rsidRPr="00D85753">
        <w:rPr>
          <w:noProof/>
          <w:sz w:val="24"/>
          <w:szCs w:val="24"/>
        </w:rPr>
        <w:t>(Andersen et al., 2015)</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83"/>
      <w:commentRangeStart w:id="84"/>
      <w:r w:rsidR="00305EB0" w:rsidRPr="00C44380">
        <w:rPr>
          <w:sz w:val="24"/>
          <w:szCs w:val="24"/>
        </w:rPr>
        <w:t>0.</w:t>
      </w:r>
      <w:r w:rsidR="00E334EE">
        <w:rPr>
          <w:sz w:val="24"/>
          <w:szCs w:val="24"/>
        </w:rPr>
        <w:t>3</w:t>
      </w:r>
      <w:r w:rsidR="00305EB0" w:rsidRPr="00C44380">
        <w:rPr>
          <w:sz w:val="24"/>
          <w:szCs w:val="24"/>
        </w:rPr>
        <w:t>5-0.</w:t>
      </w:r>
      <w:commentRangeEnd w:id="83"/>
      <w:r w:rsidR="00E334EE">
        <w:rPr>
          <w:sz w:val="24"/>
          <w:szCs w:val="24"/>
        </w:rPr>
        <w:t>4</w:t>
      </w:r>
      <w:r w:rsidR="00BF3FA4" w:rsidRPr="00C44380">
        <w:rPr>
          <w:rStyle w:val="Kommentarhenvisning"/>
        </w:rPr>
        <w:commentReference w:id="83"/>
      </w:r>
      <w:commentRangeEnd w:id="84"/>
      <w:r w:rsidR="00BF3FA4" w:rsidRPr="00C44380">
        <w:rPr>
          <w:rStyle w:val="Kommentarhenvisning"/>
        </w:rPr>
        <w:commentReference w:id="8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78E3B78"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validate the decision to suppress the rate regulation percent starting in 2016, we do so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2C985197"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we find a relationship very close to the one found by (Sweden) 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5"/>
      <w:r w:rsidR="0086586A" w:rsidRPr="009111C1">
        <w:rPr>
          <w:rFonts w:cstheme="minorHAnsi"/>
          <w:sz w:val="24"/>
          <w:szCs w:val="24"/>
        </w:rPr>
        <w:t xml:space="preserve">unemployment </w:t>
      </w:r>
      <w:commentRangeEnd w:id="85"/>
      <w:r w:rsidR="0086586A" w:rsidRPr="009111C1">
        <w:rPr>
          <w:rStyle w:val="Kommentarhenvisning"/>
          <w:rFonts w:cstheme="minorHAnsi"/>
          <w:sz w:val="24"/>
          <w:szCs w:val="24"/>
        </w:rPr>
        <w:commentReference w:id="85"/>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2454B78F"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 outside Denmark</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w:t>
      </w:r>
      <w:r w:rsidR="00B02941">
        <w:rPr>
          <w:rFonts w:eastAsiaTheme="minorEastAsia" w:cstheme="minorHAnsi"/>
          <w:sz w:val="24"/>
          <w:szCs w:val="24"/>
        </w:rPr>
        <w:lastRenderedPageBreak/>
        <w:t xml:space="preserve">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36B6D13"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Instead using the elasticities calculated in the earlier section should give a better picture when evaluating the decision to follow through with the suppressing of the rate regulation rate.</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also argues that the size of the elasticity can depend on the type of shock performed, as we use a counter factual scenario for estimating the macro elasticity, we should get the elasticity associated with precisely this political initiative. Using the Baily-Chetty function</w:t>
      </w:r>
      <w:r w:rsidRPr="009111C1">
        <w:rPr>
          <w:rFonts w:eastAsiaTheme="minorEastAsia" w:cstheme="minorHAnsi"/>
          <w:sz w:val="24"/>
          <w:szCs w:val="24"/>
        </w:rPr>
        <w:t xml:space="preserve"> </w:t>
      </w:r>
      <w:r w:rsidR="00B02941">
        <w:rPr>
          <w:rFonts w:eastAsiaTheme="minorEastAsia" w:cstheme="minorHAnsi"/>
          <w:sz w:val="24"/>
          <w:szCs w:val="24"/>
        </w:rPr>
        <w:t>w</w:t>
      </w:r>
      <w:r w:rsidR="00D67ABC" w:rsidRPr="009111C1">
        <w:rPr>
          <w:rFonts w:eastAsiaTheme="minorEastAsia" w:cstheme="minorHAnsi"/>
          <w:sz w:val="24"/>
          <w:szCs w:val="24"/>
        </w:rPr>
        <w:t xml:space="preserve">e will analyze three </w:t>
      </w:r>
      <w:r w:rsidR="00B02941">
        <w:rPr>
          <w:rFonts w:eastAsiaTheme="minorEastAsia" w:cstheme="minorHAnsi"/>
          <w:sz w:val="24"/>
          <w:szCs w:val="24"/>
        </w:rPr>
        <w:t xml:space="preserve">different </w:t>
      </w:r>
      <w:r w:rsidR="00D67ABC" w:rsidRPr="009111C1">
        <w:rPr>
          <w:rFonts w:eastAsiaTheme="minorEastAsia" w:cstheme="minorHAnsi"/>
          <w:sz w:val="24"/>
          <w:szCs w:val="24"/>
        </w:rPr>
        <w:t xml:space="preserve">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68026079" w14:textId="55D50252" w:rsidR="00B1293A"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8A6EF9">
        <w:rPr>
          <w:rFonts w:eastAsiaTheme="minorEastAsia" w:cstheme="minorHAnsi"/>
          <w:sz w:val="24"/>
          <w:szCs w:val="24"/>
        </w:rPr>
        <w:t>(LO)</w:t>
      </w:r>
      <w:r w:rsidR="004F68F1">
        <w:rPr>
          <w:rFonts w:eastAsiaTheme="minorEastAsia" w:cstheme="minorHAnsi"/>
          <w:sz w:val="24"/>
          <w:szCs w:val="24"/>
        </w:rPr>
        <w:t xml:space="preserve">, 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the elasticity obtained from the calculations done by the ministry of labor using the income </w:t>
      </w:r>
      <w:r w:rsidR="006503D9">
        <w:rPr>
          <w:rFonts w:eastAsiaTheme="minorEastAsia" w:cstheme="minorHAnsi"/>
          <w:sz w:val="24"/>
          <w:szCs w:val="24"/>
        </w:rPr>
        <w:lastRenderedPageBreak/>
        <w:t>insurance model. Lastly.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8A6EF9">
        <w:rPr>
          <w:rFonts w:eastAsiaTheme="minorEastAsia" w:cstheme="minorHAnsi"/>
          <w:sz w:val="24"/>
          <w:szCs w:val="24"/>
        </w:rPr>
        <w:t>,</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in case 2 we use it for 2012 as this is the last year calculated by the 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6"/>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6"/>
      <w:r w:rsidR="005C21DA">
        <w:rPr>
          <w:rStyle w:val="Kommentarhenvisning"/>
        </w:rPr>
        <w:commentReference w:id="86"/>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1AFFAB87"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D640AD2"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 xml:space="preserve">Thereby validating the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1B1EF63B" w:rsidR="00D67ABC" w:rsidRPr="009111C1"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 xml:space="preserve">s the macro elasticity is </w:t>
      </w:r>
      <w:r w:rsidR="00AB751C">
        <w:rPr>
          <w:rFonts w:eastAsiaTheme="minorEastAsia" w:cstheme="minorHAnsi"/>
          <w:sz w:val="24"/>
          <w:szCs w:val="24"/>
        </w:rPr>
        <w:t>positive,</w:t>
      </w:r>
      <w:r w:rsidR="00B1293A">
        <w:rPr>
          <w:rFonts w:eastAsiaTheme="minorEastAsia" w:cstheme="minorHAnsi"/>
          <w:sz w:val="24"/>
          <w:szCs w:val="24"/>
        </w:rPr>
        <w:t xml:space="preserve"> </w:t>
      </w:r>
      <w:r>
        <w:rPr>
          <w:rFonts w:eastAsiaTheme="minorEastAsia" w:cstheme="minorHAnsi"/>
          <w:sz w:val="24"/>
          <w:szCs w:val="24"/>
        </w:rPr>
        <w:t>and as the magnitude of the macro elasticity is larger than the</w:t>
      </w:r>
      <w:r w:rsidR="00B1293A">
        <w:rPr>
          <w:rFonts w:eastAsiaTheme="minorEastAsia" w:cstheme="minorHAnsi"/>
          <w:sz w:val="24"/>
          <w:szCs w:val="24"/>
        </w:rPr>
        <w:t xml:space="preserve"> reduc</w:t>
      </w:r>
      <w:r>
        <w:rPr>
          <w:rFonts w:eastAsiaTheme="minorEastAsia" w:cstheme="minorHAnsi"/>
          <w:sz w:val="24"/>
          <w:szCs w:val="24"/>
        </w:rPr>
        <w:t>tion</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Pr>
          <w:rFonts w:eastAsiaTheme="minorEastAsia" w:cstheme="minorHAnsi"/>
          <w:sz w:val="24"/>
          <w:szCs w:val="24"/>
        </w:rPr>
        <w:t>we observe an overall increase in the marginal costs</w:t>
      </w:r>
      <w:r w:rsidR="00B1293A">
        <w:rPr>
          <w:rFonts w:eastAsiaTheme="minorEastAsia" w:cstheme="minorHAnsi"/>
          <w:sz w:val="24"/>
          <w:szCs w:val="24"/>
        </w:rPr>
        <w:t xml:space="preserve">.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613BFFE8" w:rsidR="004C5315" w:rsidRDefault="004C5315" w:rsidP="004C5315"/>
    <w:p w14:paraId="55D55952" w14:textId="6F32386E" w:rsidR="004C5315" w:rsidRDefault="004C5315" w:rsidP="004C5315">
      <w:pPr>
        <w:rPr>
          <w:ins w:id="87" w:author="Simon Thomsen" w:date="2022-11-09T11:41:00Z"/>
        </w:rPr>
      </w:pPr>
    </w:p>
    <w:p w14:paraId="74ABB717" w14:textId="7589233E" w:rsidR="00CD17D9" w:rsidRDefault="00CD17D9" w:rsidP="00CD17D9">
      <w:pPr>
        <w:pStyle w:val="Overskrift1"/>
        <w:rPr>
          <w:ins w:id="88" w:author="Simon Thomsen" w:date="2022-11-09T11:42:00Z"/>
        </w:rPr>
      </w:pPr>
      <w:ins w:id="89" w:author="Simon Thomsen" w:date="2022-11-09T11:42:00Z">
        <w:r>
          <w:lastRenderedPageBreak/>
          <w:t xml:space="preserve">Reference list </w:t>
        </w:r>
      </w:ins>
    </w:p>
    <w:p w14:paraId="2919FEF5" w14:textId="7D0416A6" w:rsidR="00CD17D9" w:rsidRDefault="00CD17D9" w:rsidP="00CD17D9">
      <w:pPr>
        <w:rPr>
          <w:ins w:id="90" w:author="Simon Thomsen" w:date="2022-11-09T11:42:00Z"/>
        </w:rPr>
      </w:pPr>
    </w:p>
    <w:p w14:paraId="7E1CD4AC" w14:textId="5A80E8D8" w:rsidR="00173422" w:rsidRPr="00251655" w:rsidRDefault="00333B3D" w:rsidP="00173422">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instrText xml:space="preserve">ADDIN Mendeley Bibliography CSL_BIBLIOGRAPHY </w:instrText>
      </w:r>
      <w:r>
        <w:fldChar w:fldCharType="separate"/>
      </w:r>
      <w:r w:rsidR="00173422" w:rsidRPr="00173422">
        <w:rPr>
          <w:rFonts w:ascii="Calibri" w:hAnsi="Calibri" w:cs="Calibri"/>
          <w:noProof/>
          <w:szCs w:val="24"/>
        </w:rPr>
        <w:t xml:space="preserve">Aastrup, M. (2018). </w:t>
      </w:r>
      <w:r w:rsidR="00173422" w:rsidRPr="00251655">
        <w:rPr>
          <w:rFonts w:ascii="Calibri" w:hAnsi="Calibri" w:cs="Calibri"/>
          <w:i/>
          <w:iCs/>
          <w:noProof/>
          <w:szCs w:val="24"/>
          <w:lang w:val="da-DK"/>
        </w:rPr>
        <w:t>30 Års dagpengeforringelser</w:t>
      </w:r>
      <w:r w:rsidR="00173422" w:rsidRPr="00251655">
        <w:rPr>
          <w:rFonts w:ascii="Calibri" w:hAnsi="Calibri" w:cs="Calibri"/>
          <w:noProof/>
          <w:szCs w:val="24"/>
          <w:lang w:val="da-DK"/>
        </w:rPr>
        <w:t xml:space="preserve">. </w:t>
      </w:r>
      <w:r w:rsidR="00173422" w:rsidRPr="00251655">
        <w:rPr>
          <w:rFonts w:ascii="Calibri" w:hAnsi="Calibri" w:cs="Calibri"/>
          <w:i/>
          <w:iCs/>
          <w:noProof/>
          <w:szCs w:val="24"/>
          <w:lang w:val="da-DK"/>
        </w:rPr>
        <w:t>September 2018</w:t>
      </w:r>
      <w:r w:rsidR="00173422" w:rsidRPr="00251655">
        <w:rPr>
          <w:rFonts w:ascii="Calibri" w:hAnsi="Calibri" w:cs="Calibri"/>
          <w:noProof/>
          <w:szCs w:val="24"/>
          <w:lang w:val="da-DK"/>
        </w:rPr>
        <w:t>.</w:t>
      </w:r>
    </w:p>
    <w:p w14:paraId="3317BCA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Andersen, T. M., &amp; Svarer, M. (2006). Flexicurity: The Danish Labour-Market Model. </w:t>
      </w:r>
      <w:r w:rsidRPr="00251655">
        <w:rPr>
          <w:rFonts w:ascii="Calibri" w:hAnsi="Calibri" w:cs="Calibri"/>
          <w:i/>
          <w:iCs/>
          <w:noProof/>
          <w:szCs w:val="24"/>
          <w:lang w:val="da-DK"/>
        </w:rPr>
        <w:t>Ekonomisk Debatt</w:t>
      </w:r>
      <w:r w:rsidRPr="00251655">
        <w:rPr>
          <w:rFonts w:ascii="Calibri" w:hAnsi="Calibri" w:cs="Calibri"/>
          <w:noProof/>
          <w:szCs w:val="24"/>
          <w:lang w:val="da-DK"/>
        </w:rPr>
        <w:t xml:space="preserve">, </w:t>
      </w:r>
      <w:r w:rsidRPr="00251655">
        <w:rPr>
          <w:rFonts w:ascii="Calibri" w:hAnsi="Calibri" w:cs="Calibri"/>
          <w:i/>
          <w:iCs/>
          <w:noProof/>
          <w:szCs w:val="24"/>
          <w:lang w:val="da-DK"/>
        </w:rPr>
        <w:t>1</w:t>
      </w:r>
      <w:r w:rsidRPr="00251655">
        <w:rPr>
          <w:rFonts w:ascii="Calibri" w:hAnsi="Calibri" w:cs="Calibri"/>
          <w:noProof/>
          <w:szCs w:val="24"/>
          <w:lang w:val="da-DK"/>
        </w:rPr>
        <w:t>(April), 17–29.</w:t>
      </w:r>
    </w:p>
    <w:p w14:paraId="30AE0BC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Andersen, T. M., Svarer, M., &amp; Vejlin, R. M. (2015). Litteraturreview af effekter af indretning af arbejdsunderstøttelsen. </w:t>
      </w:r>
      <w:r w:rsidRPr="00173422">
        <w:rPr>
          <w:rFonts w:ascii="Calibri" w:hAnsi="Calibri" w:cs="Calibri"/>
          <w:i/>
          <w:iCs/>
          <w:noProof/>
          <w:szCs w:val="24"/>
        </w:rPr>
        <w:t>Beskæftigelsesministeriet</w:t>
      </w:r>
      <w:r w:rsidRPr="00173422">
        <w:rPr>
          <w:rFonts w:ascii="Calibri" w:hAnsi="Calibri" w:cs="Calibri"/>
          <w:noProof/>
          <w:szCs w:val="24"/>
        </w:rPr>
        <w:t>, 1–99.</w:t>
      </w:r>
    </w:p>
    <w:p w14:paraId="2007478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Boone, C., Dube, A., Goodman, L., &amp; Kaplan, E. (2021). Unemployment Insurance Generosity and Aggregate Employment. </w:t>
      </w:r>
      <w:r w:rsidRPr="00173422">
        <w:rPr>
          <w:rFonts w:ascii="Calibri" w:hAnsi="Calibri" w:cs="Calibri"/>
          <w:i/>
          <w:iCs/>
          <w:noProof/>
          <w:szCs w:val="24"/>
        </w:rPr>
        <w:t>American Economic Journal: Economic Policy</w:t>
      </w:r>
      <w:r w:rsidRPr="00173422">
        <w:rPr>
          <w:rFonts w:ascii="Calibri" w:hAnsi="Calibri" w:cs="Calibri"/>
          <w:noProof/>
          <w:szCs w:val="24"/>
        </w:rPr>
        <w:t xml:space="preserve">, </w:t>
      </w:r>
      <w:r w:rsidRPr="00173422">
        <w:rPr>
          <w:rFonts w:ascii="Calibri" w:hAnsi="Calibri" w:cs="Calibri"/>
          <w:i/>
          <w:iCs/>
          <w:noProof/>
          <w:szCs w:val="24"/>
        </w:rPr>
        <w:t>13</w:t>
      </w:r>
      <w:r w:rsidRPr="00173422">
        <w:rPr>
          <w:rFonts w:ascii="Calibri" w:hAnsi="Calibri" w:cs="Calibri"/>
          <w:noProof/>
          <w:szCs w:val="24"/>
        </w:rPr>
        <w:t>(2), 58–99. https://doi.org/10.1257/pol.20160613</w:t>
      </w:r>
    </w:p>
    <w:p w14:paraId="524F1B1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Byrialsen, M. R., &amp; Raza, H. (2018). Macroeconomic effects of unemployment benefits in small open economies: A stock–flow consistent approach. </w:t>
      </w:r>
      <w:r w:rsidRPr="00173422">
        <w:rPr>
          <w:rFonts w:ascii="Calibri" w:hAnsi="Calibri" w:cs="Calibri"/>
          <w:i/>
          <w:iCs/>
          <w:noProof/>
          <w:szCs w:val="24"/>
        </w:rPr>
        <w:t>European Journal of Economics and Economic Policies: Intervention</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(3), 335–363. https://doi.org/10.4337/ejeep.2018.0032</w:t>
      </w:r>
    </w:p>
    <w:p w14:paraId="3FD046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Byrialsen, M. R., Raza, H., &amp; Valdecantos, S. (2022). </w:t>
      </w:r>
      <w:r w:rsidRPr="00173422">
        <w:rPr>
          <w:rFonts w:ascii="Calibri" w:hAnsi="Calibri" w:cs="Calibri"/>
          <w:i/>
          <w:iCs/>
          <w:noProof/>
          <w:szCs w:val="24"/>
        </w:rPr>
        <w:t>QMDE : A QUARTERLY EMPIRICAL MODEL FOR THE DANISH ECONOMY : A STOCK-FLOW CONSISTENT APPROACH</w:t>
      </w:r>
      <w:r w:rsidRPr="00173422">
        <w:rPr>
          <w:rFonts w:ascii="Calibri" w:hAnsi="Calibri" w:cs="Calibri"/>
          <w:noProof/>
          <w:szCs w:val="24"/>
        </w:rPr>
        <w:t xml:space="preserve">. </w:t>
      </w:r>
      <w:r w:rsidRPr="00173422">
        <w:rPr>
          <w:rFonts w:ascii="Calibri" w:hAnsi="Calibri" w:cs="Calibri"/>
          <w:i/>
          <w:iCs/>
          <w:noProof/>
          <w:szCs w:val="24"/>
        </w:rPr>
        <w:t>79</w:t>
      </w:r>
      <w:r w:rsidRPr="00173422">
        <w:rPr>
          <w:rFonts w:ascii="Calibri" w:hAnsi="Calibri" w:cs="Calibri"/>
          <w:noProof/>
          <w:szCs w:val="24"/>
        </w:rPr>
        <w:t>.</w:t>
      </w:r>
    </w:p>
    <w:p w14:paraId="3428FA7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Chetty, R. (2006). A general formula for the optimal level of social insurance.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90</w:t>
      </w:r>
      <w:r w:rsidRPr="00173422">
        <w:rPr>
          <w:rFonts w:ascii="Calibri" w:hAnsi="Calibri" w:cs="Calibri"/>
          <w:noProof/>
          <w:szCs w:val="24"/>
        </w:rPr>
        <w:t>(10–11), 1879–1901. https://doi.org/10.1016/j.jpubeco.2006.01.004</w:t>
      </w:r>
    </w:p>
    <w:p w14:paraId="231C768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Chetty, R. (2008). Moral hazard versus liquidity and optimal unemployment insurance. </w:t>
      </w:r>
      <w:r w:rsidRPr="00251655">
        <w:rPr>
          <w:rFonts w:ascii="Calibri" w:hAnsi="Calibri" w:cs="Calibri"/>
          <w:i/>
          <w:iCs/>
          <w:noProof/>
          <w:szCs w:val="24"/>
          <w:lang w:val="da-DK"/>
        </w:rPr>
        <w:t>Journal of Political Economy</w:t>
      </w:r>
      <w:r w:rsidRPr="00251655">
        <w:rPr>
          <w:rFonts w:ascii="Calibri" w:hAnsi="Calibri" w:cs="Calibri"/>
          <w:noProof/>
          <w:szCs w:val="24"/>
          <w:lang w:val="da-DK"/>
        </w:rPr>
        <w:t xml:space="preserve">, </w:t>
      </w:r>
      <w:r w:rsidRPr="00251655">
        <w:rPr>
          <w:rFonts w:ascii="Calibri" w:hAnsi="Calibri" w:cs="Calibri"/>
          <w:i/>
          <w:iCs/>
          <w:noProof/>
          <w:szCs w:val="24"/>
          <w:lang w:val="da-DK"/>
        </w:rPr>
        <w:t>116</w:t>
      </w:r>
      <w:r w:rsidRPr="00251655">
        <w:rPr>
          <w:rFonts w:ascii="Calibri" w:hAnsi="Calibri" w:cs="Calibri"/>
          <w:noProof/>
          <w:szCs w:val="24"/>
          <w:lang w:val="da-DK"/>
        </w:rPr>
        <w:t>(2), 173–234. https://doi.org/10.1086/588585</w:t>
      </w:r>
    </w:p>
    <w:p w14:paraId="15FCCD3A"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 (2015). </w:t>
      </w:r>
      <w:r w:rsidRPr="00251655">
        <w:rPr>
          <w:rFonts w:ascii="Calibri" w:hAnsi="Calibri" w:cs="Calibri"/>
          <w:i/>
          <w:iCs/>
          <w:noProof/>
          <w:szCs w:val="24"/>
          <w:lang w:val="da-DK"/>
        </w:rPr>
        <w:t>Kompensationsgraden i dagpengesystemet</w:t>
      </w:r>
      <w:r w:rsidRPr="00251655">
        <w:rPr>
          <w:rFonts w:ascii="Calibri" w:hAnsi="Calibri" w:cs="Calibri"/>
          <w:noProof/>
          <w:szCs w:val="24"/>
          <w:lang w:val="da-DK"/>
        </w:rPr>
        <w:t>. 41.</w:t>
      </w:r>
    </w:p>
    <w:p w14:paraId="1E59E0E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Dagpengekommissionens sekretariat. (2015). Dagpengemodellen teknisk analyserapport. </w:t>
      </w:r>
      <w:r w:rsidRPr="00251655">
        <w:rPr>
          <w:rFonts w:ascii="Calibri" w:hAnsi="Calibri" w:cs="Calibri"/>
          <w:i/>
          <w:iCs/>
          <w:noProof/>
          <w:szCs w:val="24"/>
          <w:lang w:val="da-DK"/>
        </w:rPr>
        <w:t>Beskæftigelsesmi</w:t>
      </w:r>
      <w:r w:rsidRPr="00251655">
        <w:rPr>
          <w:rFonts w:ascii="Calibri" w:hAnsi="Calibri" w:cs="Calibri"/>
          <w:noProof/>
          <w:szCs w:val="24"/>
          <w:lang w:val="da-DK"/>
        </w:rPr>
        <w:t>.</w:t>
      </w:r>
    </w:p>
    <w:p w14:paraId="79166FB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Danmarks Statistik. (2012). ADAM - En Model Af Dansk Økonomi. In </w:t>
      </w:r>
      <w:r w:rsidRPr="00251655">
        <w:rPr>
          <w:rFonts w:ascii="Calibri" w:hAnsi="Calibri" w:cs="Calibri"/>
          <w:i/>
          <w:iCs/>
          <w:noProof/>
          <w:szCs w:val="24"/>
          <w:lang w:val="da-DK"/>
        </w:rPr>
        <w:t>Danmarks Statistik</w:t>
      </w:r>
      <w:r w:rsidRPr="00251655">
        <w:rPr>
          <w:rFonts w:ascii="Calibri" w:hAnsi="Calibri" w:cs="Calibri"/>
          <w:noProof/>
          <w:szCs w:val="24"/>
          <w:lang w:val="da-DK"/>
        </w:rPr>
        <w:t>. Danmarks Statistik. https://www.dst.dk/da/Statistik/Publikationer/VisPub?cid=17987</w:t>
      </w:r>
    </w:p>
    <w:p w14:paraId="6CC878E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De Økonomiske Råd. (2022). </w:t>
      </w:r>
      <w:r w:rsidRPr="00251655">
        <w:rPr>
          <w:rFonts w:ascii="Calibri" w:hAnsi="Calibri" w:cs="Calibri"/>
          <w:i/>
          <w:iCs/>
          <w:noProof/>
          <w:szCs w:val="24"/>
          <w:lang w:val="da-DK"/>
        </w:rPr>
        <w:t>RAPPORT FRA FORMANDSKABET DANSK ØKONOMI FORÅR 2022</w:t>
      </w:r>
      <w:r w:rsidRPr="00251655">
        <w:rPr>
          <w:rFonts w:ascii="Calibri" w:hAnsi="Calibri" w:cs="Calibri"/>
          <w:noProof/>
          <w:szCs w:val="24"/>
          <w:lang w:val="da-DK"/>
        </w:rPr>
        <w:t>. https://dors.dk/raad-vismaend/loven.</w:t>
      </w:r>
    </w:p>
    <w:p w14:paraId="61D2089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Dieterle, S., Bartalotti, O., &amp; Brummet, Q. (2021). </w:t>
      </w:r>
      <w:r w:rsidRPr="00173422">
        <w:rPr>
          <w:rFonts w:ascii="Calibri" w:hAnsi="Calibri" w:cs="Calibri"/>
          <w:noProof/>
          <w:szCs w:val="24"/>
        </w:rPr>
        <w:t xml:space="preserve">Revisiting the Effects of Unemployment Insurance Extensions on Unemployment: A Measurement Error-Corrected Regression Discontinuity Approach. </w:t>
      </w:r>
      <w:r w:rsidRPr="00173422">
        <w:rPr>
          <w:rFonts w:ascii="Calibri" w:hAnsi="Calibri" w:cs="Calibri"/>
          <w:i/>
          <w:iCs/>
          <w:noProof/>
          <w:szCs w:val="24"/>
        </w:rPr>
        <w:t>SSRN Electronic Journal</w:t>
      </w:r>
      <w:r w:rsidRPr="00173422">
        <w:rPr>
          <w:rFonts w:ascii="Calibri" w:hAnsi="Calibri" w:cs="Calibri"/>
          <w:noProof/>
          <w:szCs w:val="24"/>
        </w:rPr>
        <w:t xml:space="preserve">, </w:t>
      </w:r>
      <w:r w:rsidRPr="00173422">
        <w:rPr>
          <w:rFonts w:ascii="Calibri" w:hAnsi="Calibri" w:cs="Calibri"/>
          <w:i/>
          <w:iCs/>
          <w:noProof/>
          <w:szCs w:val="24"/>
        </w:rPr>
        <w:t>11496</w:t>
      </w:r>
      <w:r w:rsidRPr="00173422">
        <w:rPr>
          <w:rFonts w:ascii="Calibri" w:hAnsi="Calibri" w:cs="Calibri"/>
          <w:noProof/>
          <w:szCs w:val="24"/>
        </w:rPr>
        <w:t>. https://doi.org/10.2139/ssrn.3177370</w:t>
      </w:r>
    </w:p>
    <w:p w14:paraId="51A11D6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Dray, M., &amp; Thirlwall, A. P. (2011). The endogeneity of the natural rate of growth for a selection of Asian countries. </w:t>
      </w:r>
      <w:r w:rsidRPr="00173422">
        <w:rPr>
          <w:rFonts w:ascii="Calibri" w:hAnsi="Calibri" w:cs="Calibri"/>
          <w:i/>
          <w:iCs/>
          <w:noProof/>
          <w:szCs w:val="24"/>
        </w:rPr>
        <w:t>Journal of Post Keynesian Economics</w:t>
      </w:r>
      <w:r w:rsidRPr="00173422">
        <w:rPr>
          <w:rFonts w:ascii="Calibri" w:hAnsi="Calibri" w:cs="Calibri"/>
          <w:noProof/>
          <w:szCs w:val="24"/>
        </w:rPr>
        <w:t xml:space="preserve">, </w:t>
      </w:r>
      <w:r w:rsidRPr="00173422">
        <w:rPr>
          <w:rFonts w:ascii="Calibri" w:hAnsi="Calibri" w:cs="Calibri"/>
          <w:i/>
          <w:iCs/>
          <w:noProof/>
          <w:szCs w:val="24"/>
        </w:rPr>
        <w:t>33</w:t>
      </w:r>
      <w:r w:rsidRPr="00173422">
        <w:rPr>
          <w:rFonts w:ascii="Calibri" w:hAnsi="Calibri" w:cs="Calibri"/>
          <w:noProof/>
          <w:szCs w:val="24"/>
        </w:rPr>
        <w:t>(3), 451–468. https://doi.org/10.2753/PKE0160-3477330303</w:t>
      </w:r>
    </w:p>
    <w:p w14:paraId="2CF2560F"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DREAM. </w:t>
      </w:r>
      <w:r w:rsidRPr="00251655">
        <w:rPr>
          <w:rFonts w:ascii="Calibri" w:hAnsi="Calibri" w:cs="Calibri"/>
          <w:noProof/>
          <w:szCs w:val="24"/>
          <w:lang w:val="da-DK"/>
        </w:rPr>
        <w:t xml:space="preserve">(2013). </w:t>
      </w:r>
      <w:r w:rsidRPr="00251655">
        <w:rPr>
          <w:rFonts w:ascii="Calibri" w:hAnsi="Calibri" w:cs="Calibri"/>
          <w:i/>
          <w:iCs/>
          <w:noProof/>
          <w:szCs w:val="24"/>
          <w:lang w:val="da-DK"/>
        </w:rPr>
        <w:t>Langsigtet økonomisk fremskrivning 2013</w:t>
      </w:r>
      <w:r w:rsidRPr="00251655">
        <w:rPr>
          <w:rFonts w:ascii="Calibri" w:hAnsi="Calibri" w:cs="Calibri"/>
          <w:noProof/>
          <w:szCs w:val="24"/>
          <w:lang w:val="da-DK"/>
        </w:rPr>
        <w:t xml:space="preserve">. </w:t>
      </w:r>
      <w:r w:rsidRPr="00251655">
        <w:rPr>
          <w:rFonts w:ascii="Calibri" w:hAnsi="Calibri" w:cs="Calibri"/>
          <w:i/>
          <w:iCs/>
          <w:noProof/>
          <w:szCs w:val="24"/>
          <w:lang w:val="da-DK"/>
        </w:rPr>
        <w:t>August</w:t>
      </w:r>
      <w:r w:rsidRPr="00251655">
        <w:rPr>
          <w:rFonts w:ascii="Calibri" w:hAnsi="Calibri" w:cs="Calibri"/>
          <w:noProof/>
          <w:szCs w:val="24"/>
          <w:lang w:val="da-DK"/>
        </w:rPr>
        <w:t>.</w:t>
      </w:r>
    </w:p>
    <w:p w14:paraId="67DC3C29"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Fagbevægelsens Hovedorganisation. (2021). </w:t>
      </w:r>
      <w:r w:rsidRPr="00251655">
        <w:rPr>
          <w:rFonts w:ascii="Calibri" w:hAnsi="Calibri" w:cs="Calibri"/>
          <w:i/>
          <w:iCs/>
          <w:noProof/>
          <w:szCs w:val="24"/>
          <w:lang w:val="da-DK"/>
        </w:rPr>
        <w:t>Mere tryghed til lønmodtagerne</w:t>
      </w:r>
      <w:r w:rsidRPr="00251655">
        <w:rPr>
          <w:rFonts w:ascii="Calibri" w:hAnsi="Calibri" w:cs="Calibri"/>
          <w:noProof/>
          <w:szCs w:val="24"/>
          <w:lang w:val="da-DK"/>
        </w:rPr>
        <w:t>.</w:t>
      </w:r>
    </w:p>
    <w:p w14:paraId="06FCF26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Falch, N. S. (2015). </w:t>
      </w:r>
      <w:r w:rsidRPr="00173422">
        <w:rPr>
          <w:rFonts w:ascii="Calibri" w:hAnsi="Calibri" w:cs="Calibri"/>
          <w:i/>
          <w:iCs/>
          <w:noProof/>
          <w:szCs w:val="24"/>
        </w:rPr>
        <w:t>Three essays on unemployment insurance</w:t>
      </w:r>
      <w:r w:rsidRPr="00173422">
        <w:rPr>
          <w:rFonts w:ascii="Calibri" w:hAnsi="Calibri" w:cs="Calibri"/>
          <w:noProof/>
          <w:szCs w:val="24"/>
        </w:rPr>
        <w:t xml:space="preserve">. </w:t>
      </w:r>
      <w:r w:rsidRPr="00173422">
        <w:rPr>
          <w:rFonts w:ascii="Calibri" w:hAnsi="Calibri" w:cs="Calibri"/>
          <w:i/>
          <w:iCs/>
          <w:noProof/>
          <w:szCs w:val="24"/>
        </w:rPr>
        <w:t>April</w:t>
      </w:r>
      <w:r w:rsidRPr="00173422">
        <w:rPr>
          <w:rFonts w:ascii="Calibri" w:hAnsi="Calibri" w:cs="Calibri"/>
          <w:noProof/>
          <w:szCs w:val="24"/>
        </w:rPr>
        <w:t>.</w:t>
      </w:r>
    </w:p>
    <w:p w14:paraId="30EAFB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Fazzari, S. M., Ferri, P., &amp; Variato, A. M. (2020). Demand-led growth and accommodating supply. </w:t>
      </w:r>
      <w:r w:rsidRPr="00173422">
        <w:rPr>
          <w:rFonts w:ascii="Calibri" w:hAnsi="Calibri" w:cs="Calibri"/>
          <w:i/>
          <w:iCs/>
          <w:noProof/>
          <w:szCs w:val="24"/>
        </w:rPr>
        <w:t>Cambridge Journal of Economics</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(3), 583–605. https://doi.org/10.1093/cje/bez055</w:t>
      </w:r>
    </w:p>
    <w:p w14:paraId="41C156A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Finansministeriet. </w:t>
      </w:r>
      <w:r w:rsidRPr="00251655">
        <w:rPr>
          <w:rFonts w:ascii="Calibri" w:hAnsi="Calibri" w:cs="Calibri"/>
          <w:noProof/>
          <w:szCs w:val="24"/>
          <w:lang w:val="da-DK"/>
        </w:rPr>
        <w:t xml:space="preserve">(2017). </w:t>
      </w:r>
      <w:r w:rsidRPr="00251655">
        <w:rPr>
          <w:rFonts w:ascii="Calibri" w:hAnsi="Calibri" w:cs="Calibri"/>
          <w:i/>
          <w:iCs/>
          <w:noProof/>
          <w:szCs w:val="24"/>
          <w:lang w:val="da-DK"/>
        </w:rPr>
        <w:t>Det danske pensionssystem nu og i fremtiden</w:t>
      </w:r>
      <w:r w:rsidRPr="00251655">
        <w:rPr>
          <w:rFonts w:ascii="Calibri" w:hAnsi="Calibri" w:cs="Calibri"/>
          <w:noProof/>
          <w:szCs w:val="24"/>
          <w:lang w:val="da-DK"/>
        </w:rPr>
        <w:t>.</w:t>
      </w:r>
    </w:p>
    <w:p w14:paraId="3125CC8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lastRenderedPageBreak/>
        <w:t xml:space="preserve">Finkelstein, A., &amp; Chetty, R. (2012). </w:t>
      </w:r>
      <w:r w:rsidRPr="00173422">
        <w:rPr>
          <w:rFonts w:ascii="Calibri" w:hAnsi="Calibri" w:cs="Calibri"/>
          <w:i/>
          <w:iCs/>
          <w:noProof/>
          <w:szCs w:val="24"/>
        </w:rPr>
        <w:t>SOCIAL INSURANCE: CONNECTING THEORY TO DATA</w:t>
      </w:r>
      <w:r w:rsidRPr="00173422">
        <w:rPr>
          <w:rFonts w:ascii="Calibri" w:hAnsi="Calibri" w:cs="Calibri"/>
          <w:noProof/>
          <w:szCs w:val="24"/>
        </w:rPr>
        <w:t>.</w:t>
      </w:r>
    </w:p>
    <w:p w14:paraId="122480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Fredriksson, P., &amp; Söderström, M. (2020). The equilibrium impact of unemployment insurance on unemployment: Evidence from a non-linear policy rule.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187</w:t>
      </w:r>
      <w:r w:rsidRPr="00173422">
        <w:rPr>
          <w:rFonts w:ascii="Calibri" w:hAnsi="Calibri" w:cs="Calibri"/>
          <w:noProof/>
          <w:szCs w:val="24"/>
        </w:rPr>
        <w:t>, 104199. https://doi.org/10.1016/j.jpubeco.2020.104199</w:t>
      </w:r>
    </w:p>
    <w:p w14:paraId="1D5DF69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Gutierrez, I. A. (2016). Job insecurity, unemployment insurance and on-the-job search. Evidence from older American workers. </w:t>
      </w:r>
      <w:r w:rsidRPr="00173422">
        <w:rPr>
          <w:rFonts w:ascii="Calibri" w:hAnsi="Calibri" w:cs="Calibri"/>
          <w:i/>
          <w:iCs/>
          <w:noProof/>
          <w:szCs w:val="24"/>
        </w:rPr>
        <w:t>Labour Economics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 228–245. https://doi.org/10.1016/j.labeco.2016.05.011</w:t>
      </w:r>
    </w:p>
    <w:p w14:paraId="38C8A65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Hagedorn, M., Karahan, F., Manovskii, I., &amp; Mitman, K. (2013). </w:t>
      </w:r>
      <w:r w:rsidRPr="00173422">
        <w:rPr>
          <w:rFonts w:ascii="Calibri" w:hAnsi="Calibri" w:cs="Calibri"/>
          <w:noProof/>
          <w:szCs w:val="24"/>
        </w:rPr>
        <w:t xml:space="preserve">Unemployment Benefits and Unemployment in the Great Recession: The Role of Macro Effects. </w:t>
      </w:r>
      <w:r w:rsidRPr="00173422">
        <w:rPr>
          <w:rFonts w:ascii="Calibri" w:hAnsi="Calibri" w:cs="Calibri"/>
          <w:i/>
          <w:iCs/>
          <w:noProof/>
          <w:szCs w:val="24"/>
        </w:rPr>
        <w:t>SSRN Electronic Journal</w:t>
      </w:r>
      <w:r w:rsidRPr="00173422">
        <w:rPr>
          <w:rFonts w:ascii="Calibri" w:hAnsi="Calibri" w:cs="Calibri"/>
          <w:noProof/>
          <w:szCs w:val="24"/>
        </w:rPr>
        <w:t>. https://doi.org/10.2139/ssrn.2340678</w:t>
      </w:r>
    </w:p>
    <w:p w14:paraId="04A1272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Hagedorn, M., Manovskii, I., &amp; Mitman, K. (2016). Interpreting Recent Quasi-Experimental Evidence on the Effects of Unemployment Benefit Extensions. </w:t>
      </w:r>
      <w:r w:rsidRPr="00173422">
        <w:rPr>
          <w:rFonts w:ascii="Calibri" w:hAnsi="Calibri" w:cs="Calibri"/>
          <w:i/>
          <w:iCs/>
          <w:noProof/>
          <w:szCs w:val="24"/>
        </w:rPr>
        <w:t>NBER Working Paper Series</w:t>
      </w:r>
      <w:r w:rsidRPr="00173422">
        <w:rPr>
          <w:rFonts w:ascii="Calibri" w:hAnsi="Calibri" w:cs="Calibri"/>
          <w:noProof/>
          <w:szCs w:val="24"/>
        </w:rPr>
        <w:t>, 24. http://www.nber.org/papers/w22280</w:t>
      </w:r>
    </w:p>
    <w:p w14:paraId="3567BFB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Nicolini, J. P. (2009). Optimal unemployment insurance and employment history. </w:t>
      </w:r>
      <w:r w:rsidRPr="00173422">
        <w:rPr>
          <w:rFonts w:ascii="Calibri" w:hAnsi="Calibri" w:cs="Calibri"/>
          <w:i/>
          <w:iCs/>
          <w:noProof/>
          <w:szCs w:val="24"/>
        </w:rPr>
        <w:t>Review of Economic Studies</w:t>
      </w:r>
      <w:r w:rsidRPr="00173422">
        <w:rPr>
          <w:rFonts w:ascii="Calibri" w:hAnsi="Calibri" w:cs="Calibri"/>
          <w:noProof/>
          <w:szCs w:val="24"/>
        </w:rPr>
        <w:t xml:space="preserve">, </w:t>
      </w:r>
      <w:r w:rsidRPr="00173422">
        <w:rPr>
          <w:rFonts w:ascii="Calibri" w:hAnsi="Calibri" w:cs="Calibri"/>
          <w:i/>
          <w:iCs/>
          <w:noProof/>
          <w:szCs w:val="24"/>
        </w:rPr>
        <w:t>76</w:t>
      </w:r>
      <w:r w:rsidRPr="00173422">
        <w:rPr>
          <w:rFonts w:ascii="Calibri" w:hAnsi="Calibri" w:cs="Calibri"/>
          <w:noProof/>
          <w:szCs w:val="24"/>
        </w:rPr>
        <w:t>(3), 1049–1070. https://doi.org/10.1111/j.1467-937X.2009.00555.x</w:t>
      </w:r>
    </w:p>
    <w:p w14:paraId="683279F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Wang, C. (1996). Unemployment insurance with moral hazard in a dynamic economy A comment. </w:t>
      </w:r>
      <w:r w:rsidRPr="00173422">
        <w:rPr>
          <w:rFonts w:ascii="Calibri" w:hAnsi="Calibri" w:cs="Calibri"/>
          <w:i/>
          <w:iCs/>
          <w:noProof/>
          <w:szCs w:val="24"/>
        </w:rPr>
        <w:t>Carnegie-Rochester Conference Series on Public Policy</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 43–46. https://doi.org/10.1016/s0167-2231(96)90003-2</w:t>
      </w:r>
    </w:p>
    <w:p w14:paraId="737DD23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Howell, D., &amp; Azizoglu, B. (2011). Unemployment Benefits and Work Incentives: The U.S. Labor Market in the Great Recession. </w:t>
      </w:r>
      <w:r w:rsidRPr="00173422">
        <w:rPr>
          <w:rFonts w:ascii="Calibri" w:hAnsi="Calibri" w:cs="Calibri"/>
          <w:i/>
          <w:iCs/>
          <w:noProof/>
          <w:szCs w:val="24"/>
        </w:rPr>
        <w:t>Political Economy Research Institute</w:t>
      </w:r>
      <w:r w:rsidRPr="00173422">
        <w:rPr>
          <w:rFonts w:ascii="Calibri" w:hAnsi="Calibri" w:cs="Calibri"/>
          <w:noProof/>
          <w:szCs w:val="24"/>
        </w:rPr>
        <w:t xml:space="preserve">, </w:t>
      </w:r>
      <w:r w:rsidRPr="00173422">
        <w:rPr>
          <w:rFonts w:ascii="Calibri" w:hAnsi="Calibri" w:cs="Calibri"/>
          <w:i/>
          <w:iCs/>
          <w:noProof/>
          <w:szCs w:val="24"/>
        </w:rPr>
        <w:t>257</w:t>
      </w:r>
      <w:r w:rsidRPr="00173422">
        <w:rPr>
          <w:rFonts w:ascii="Calibri" w:hAnsi="Calibri" w:cs="Calibri"/>
          <w:noProof/>
          <w:szCs w:val="24"/>
        </w:rPr>
        <w:t>, 151–162. https://doi.org/10.4324/9781315143842</w:t>
      </w:r>
    </w:p>
    <w:p w14:paraId="3CF59D5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Hummelgaard, P. (2021). </w:t>
      </w:r>
      <w:r w:rsidRPr="00173422">
        <w:rPr>
          <w:rFonts w:ascii="Calibri" w:hAnsi="Calibri" w:cs="Calibri"/>
          <w:i/>
          <w:iCs/>
          <w:noProof/>
          <w:szCs w:val="24"/>
        </w:rPr>
        <w:t>Spørgsmål nr:270</w:t>
      </w:r>
      <w:r w:rsidRPr="00173422">
        <w:rPr>
          <w:rFonts w:ascii="Calibri" w:hAnsi="Calibri" w:cs="Calibri"/>
          <w:noProof/>
          <w:szCs w:val="24"/>
        </w:rPr>
        <w:t xml:space="preserve">. </w:t>
      </w:r>
      <w:r w:rsidRPr="00251655">
        <w:rPr>
          <w:rFonts w:ascii="Calibri" w:hAnsi="Calibri" w:cs="Calibri"/>
          <w:noProof/>
          <w:szCs w:val="24"/>
          <w:lang w:val="da-DK"/>
        </w:rPr>
        <w:t>Beskæftigelses Ministeriet. https://www.ft.dk/samling/20201/almdel/beu/spm/270/svar/1776624/2384360/index.htm</w:t>
      </w:r>
    </w:p>
    <w:p w14:paraId="35A29A2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Jensen, M. T. (2021). </w:t>
      </w:r>
      <w:r w:rsidRPr="00251655">
        <w:rPr>
          <w:rFonts w:ascii="Calibri" w:hAnsi="Calibri" w:cs="Calibri"/>
          <w:i/>
          <w:iCs/>
          <w:noProof/>
          <w:szCs w:val="24"/>
          <w:lang w:val="da-DK"/>
        </w:rPr>
        <w:t>Prisen for at løfte dagpengene overdrives</w:t>
      </w:r>
      <w:r w:rsidRPr="00251655">
        <w:rPr>
          <w:rFonts w:ascii="Calibri" w:hAnsi="Calibri" w:cs="Calibri"/>
          <w:noProof/>
          <w:szCs w:val="24"/>
          <w:lang w:val="da-DK"/>
        </w:rPr>
        <w:t xml:space="preserve">. </w:t>
      </w:r>
      <w:r w:rsidRPr="00173422">
        <w:rPr>
          <w:rFonts w:ascii="Calibri" w:hAnsi="Calibri" w:cs="Calibri"/>
          <w:noProof/>
          <w:szCs w:val="24"/>
        </w:rPr>
        <w:t>1–10.</w:t>
      </w:r>
    </w:p>
    <w:p w14:paraId="39FFB74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Jurajda, Š. (2002). Estimating the effect of unemployment insurance compensation on the labor market histories of displaced workers. </w:t>
      </w:r>
      <w:r w:rsidRPr="00173422">
        <w:rPr>
          <w:rFonts w:ascii="Calibri" w:hAnsi="Calibri" w:cs="Calibri"/>
          <w:i/>
          <w:iCs/>
          <w:noProof/>
          <w:szCs w:val="24"/>
        </w:rPr>
        <w:t>Journal of Econometrics</w:t>
      </w:r>
      <w:r w:rsidRPr="00173422">
        <w:rPr>
          <w:rFonts w:ascii="Calibri" w:hAnsi="Calibri" w:cs="Calibri"/>
          <w:noProof/>
          <w:szCs w:val="24"/>
        </w:rPr>
        <w:t xml:space="preserve">, </w:t>
      </w:r>
      <w:r w:rsidRPr="00173422">
        <w:rPr>
          <w:rFonts w:ascii="Calibri" w:hAnsi="Calibri" w:cs="Calibri"/>
          <w:i/>
          <w:iCs/>
          <w:noProof/>
          <w:szCs w:val="24"/>
        </w:rPr>
        <w:t>108</w:t>
      </w:r>
      <w:r w:rsidRPr="00173422">
        <w:rPr>
          <w:rFonts w:ascii="Calibri" w:hAnsi="Calibri" w:cs="Calibri"/>
          <w:noProof/>
          <w:szCs w:val="24"/>
        </w:rPr>
        <w:t>(2), 227–252. https://doi.org/10.1016/S0304-4076(01)00135-X</w:t>
      </w:r>
    </w:p>
    <w:p w14:paraId="22282AF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Kongshøj, P. (2015). </w:t>
      </w:r>
      <w:r w:rsidRPr="00251655">
        <w:rPr>
          <w:rFonts w:ascii="Calibri" w:hAnsi="Calibri" w:cs="Calibri"/>
          <w:i/>
          <w:iCs/>
          <w:noProof/>
          <w:szCs w:val="24"/>
          <w:lang w:val="da-DK"/>
        </w:rPr>
        <w:t>Dansk fl exicurity under pres – både indefra og udefra</w:t>
      </w:r>
      <w:r w:rsidRPr="00251655">
        <w:rPr>
          <w:rFonts w:ascii="Calibri" w:hAnsi="Calibri" w:cs="Calibri"/>
          <w:noProof/>
          <w:szCs w:val="24"/>
          <w:lang w:val="da-DK"/>
        </w:rPr>
        <w:t xml:space="preserve">. </w:t>
      </w:r>
      <w:r w:rsidRPr="00173422">
        <w:rPr>
          <w:rFonts w:ascii="Calibri" w:hAnsi="Calibri" w:cs="Calibri"/>
          <w:i/>
          <w:iCs/>
          <w:noProof/>
          <w:szCs w:val="24"/>
        </w:rPr>
        <w:t>1</w:t>
      </w:r>
      <w:r w:rsidRPr="00173422">
        <w:rPr>
          <w:rFonts w:ascii="Calibri" w:hAnsi="Calibri" w:cs="Calibri"/>
          <w:noProof/>
          <w:szCs w:val="24"/>
        </w:rPr>
        <w:t>, 5–10.</w:t>
      </w:r>
    </w:p>
    <w:p w14:paraId="7A041FD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Lalive, B. R., Landais, C., &amp; Zweimüller, J. (2015). </w:t>
      </w:r>
      <w:r w:rsidRPr="0017342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73422">
        <w:rPr>
          <w:rFonts w:ascii="Calibri" w:hAnsi="Calibri" w:cs="Calibri"/>
          <w:noProof/>
          <w:szCs w:val="24"/>
        </w:rPr>
        <w:t xml:space="preserve">. </w:t>
      </w:r>
      <w:r w:rsidRPr="00173422">
        <w:rPr>
          <w:rFonts w:ascii="Calibri" w:hAnsi="Calibri" w:cs="Calibri"/>
          <w:i/>
          <w:iCs/>
          <w:noProof/>
          <w:szCs w:val="24"/>
        </w:rPr>
        <w:t>105</w:t>
      </w:r>
      <w:r w:rsidRPr="00173422">
        <w:rPr>
          <w:rFonts w:ascii="Calibri" w:hAnsi="Calibri" w:cs="Calibri"/>
          <w:noProof/>
          <w:szCs w:val="24"/>
        </w:rPr>
        <w:t>(12), 3564–3596.</w:t>
      </w:r>
    </w:p>
    <w:p w14:paraId="0B464F1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Lavoie, M., &amp; Godley, W. (2012). Monetary Economics - An Integrated Approach to Credit, Money, Income, Production and Wealth. In </w:t>
      </w:r>
      <w:r w:rsidRPr="00173422">
        <w:rPr>
          <w:rFonts w:ascii="Calibri" w:hAnsi="Calibri" w:cs="Calibri"/>
          <w:i/>
          <w:iCs/>
          <w:noProof/>
          <w:szCs w:val="24"/>
        </w:rPr>
        <w:t>Https://Medium.Com/</w:t>
      </w:r>
      <w:r w:rsidRPr="00173422">
        <w:rPr>
          <w:rFonts w:ascii="Calibri" w:hAnsi="Calibri" w:cs="Calibri"/>
          <w:noProof/>
          <w:szCs w:val="24"/>
        </w:rPr>
        <w:t>. https://medium.com/@arifwicaksanaa/pengertian-use-case-a7e576e1b6bf</w:t>
      </w:r>
    </w:p>
    <w:p w14:paraId="235563C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Marinescu, I. (2017). The general equilibrium impacts of unemployment insurance: Evidence from a large online job board.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150</w:t>
      </w:r>
      <w:r w:rsidRPr="00173422">
        <w:rPr>
          <w:rFonts w:ascii="Calibri" w:hAnsi="Calibri" w:cs="Calibri"/>
          <w:noProof/>
          <w:szCs w:val="24"/>
        </w:rPr>
        <w:t>, 14–29. https://doi.org/10.1016/j.jpubeco.2017.02.012</w:t>
      </w:r>
    </w:p>
    <w:p w14:paraId="1DE08548"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Mcdonald, I. M., &amp; Solow, R. M. (1981). </w:t>
      </w:r>
      <w:r w:rsidRPr="00173422">
        <w:rPr>
          <w:rFonts w:ascii="Calibri" w:hAnsi="Calibri" w:cs="Calibri"/>
          <w:i/>
          <w:iCs/>
          <w:noProof/>
          <w:szCs w:val="24"/>
        </w:rPr>
        <w:t>Wage Bargaining and Employment</w:t>
      </w:r>
      <w:r w:rsidRPr="00173422">
        <w:rPr>
          <w:rFonts w:ascii="Calibri" w:hAnsi="Calibri" w:cs="Calibri"/>
          <w:noProof/>
          <w:szCs w:val="24"/>
        </w:rPr>
        <w:t xml:space="preserve">. </w:t>
      </w:r>
      <w:r w:rsidRPr="00173422">
        <w:rPr>
          <w:rFonts w:ascii="Calibri" w:hAnsi="Calibri" w:cs="Calibri"/>
          <w:i/>
          <w:iCs/>
          <w:noProof/>
          <w:szCs w:val="24"/>
        </w:rPr>
        <w:t>71</w:t>
      </w:r>
      <w:r w:rsidRPr="00173422">
        <w:rPr>
          <w:rFonts w:ascii="Calibri" w:hAnsi="Calibri" w:cs="Calibri"/>
          <w:noProof/>
          <w:szCs w:val="24"/>
        </w:rPr>
        <w:t>(5), 896–908.</w:t>
      </w:r>
    </w:p>
    <w:p w14:paraId="4965EE6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Millemaci, E., &amp; Ofria, F. (2014). Kaldor-Verdoorn’s law and increasing returns to scale: A comparison across developed countries. </w:t>
      </w:r>
      <w:r w:rsidRPr="00173422">
        <w:rPr>
          <w:rFonts w:ascii="Calibri" w:hAnsi="Calibri" w:cs="Calibri"/>
          <w:i/>
          <w:iCs/>
          <w:noProof/>
          <w:szCs w:val="24"/>
        </w:rPr>
        <w:t>Journal of Economic Studies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(1), 140–162. https://doi.org/10.1108/JES-02-2012-0026</w:t>
      </w:r>
    </w:p>
    <w:p w14:paraId="6677B7B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lastRenderedPageBreak/>
        <w:t xml:space="preserve">Nørgaard, T. (1995). </w:t>
      </w:r>
      <w:r w:rsidRPr="00251655">
        <w:rPr>
          <w:rFonts w:ascii="Calibri" w:hAnsi="Calibri" w:cs="Calibri"/>
          <w:i/>
          <w:iCs/>
          <w:noProof/>
          <w:szCs w:val="24"/>
          <w:lang w:val="da-DK"/>
        </w:rPr>
        <w:t>Bekendtgørelse om fastsættelse og regulering af omregningssats</w:t>
      </w:r>
      <w:r w:rsidRPr="00251655">
        <w:rPr>
          <w:rFonts w:ascii="Calibri" w:hAnsi="Calibri" w:cs="Calibri"/>
          <w:noProof/>
          <w:szCs w:val="24"/>
          <w:lang w:val="da-DK"/>
        </w:rPr>
        <w:t>. https://www.retsinformation.dk/eli/lta/1995/1154</w:t>
      </w:r>
    </w:p>
    <w:p w14:paraId="19CEC5B7"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Økonomiske Råd. Formandskabet. (2014). </w:t>
      </w:r>
      <w:r w:rsidRPr="00251655">
        <w:rPr>
          <w:rFonts w:ascii="Calibri" w:hAnsi="Calibri" w:cs="Calibri"/>
          <w:i/>
          <w:iCs/>
          <w:noProof/>
          <w:szCs w:val="24"/>
          <w:lang w:val="da-DK"/>
        </w:rPr>
        <w:t>Dansk økonomi. Efterår 2014 : Konjunkturvurdering ; Dagpengesystemet</w:t>
      </w:r>
      <w:r w:rsidRPr="00251655">
        <w:rPr>
          <w:rFonts w:ascii="Calibri" w:hAnsi="Calibri" w:cs="Calibri"/>
          <w:noProof/>
          <w:szCs w:val="24"/>
          <w:lang w:val="da-DK"/>
        </w:rPr>
        <w:t>.</w:t>
      </w:r>
    </w:p>
    <w:p w14:paraId="2C83AABD"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Onaran, O., &amp; Galanis, G. (2012). </w:t>
      </w:r>
      <w:r w:rsidRPr="00173422">
        <w:rPr>
          <w:rFonts w:ascii="Calibri" w:hAnsi="Calibri" w:cs="Calibri"/>
          <w:noProof/>
          <w:szCs w:val="24"/>
        </w:rPr>
        <w:t xml:space="preserve">Is aggregate demand wage-led or profit-led? </w:t>
      </w:r>
      <w:r w:rsidRPr="00173422">
        <w:rPr>
          <w:rFonts w:ascii="Calibri" w:hAnsi="Calibri" w:cs="Calibri"/>
          <w:i/>
          <w:iCs/>
          <w:noProof/>
          <w:szCs w:val="24"/>
        </w:rPr>
        <w:t>Conditions of Work and Employment Series</w:t>
      </w:r>
      <w:r w:rsidRPr="00173422">
        <w:rPr>
          <w:rFonts w:ascii="Calibri" w:hAnsi="Calibri" w:cs="Calibri"/>
          <w:noProof/>
          <w:szCs w:val="24"/>
        </w:rPr>
        <w:t xml:space="preserve">, </w:t>
      </w:r>
      <w:r w:rsidRPr="00173422">
        <w:rPr>
          <w:rFonts w:ascii="Calibri" w:hAnsi="Calibri" w:cs="Calibri"/>
          <w:i/>
          <w:iCs/>
          <w:noProof/>
          <w:szCs w:val="24"/>
        </w:rPr>
        <w:t>40</w:t>
      </w:r>
      <w:r w:rsidRPr="00173422">
        <w:rPr>
          <w:rFonts w:ascii="Calibri" w:hAnsi="Calibri" w:cs="Calibri"/>
          <w:noProof/>
          <w:szCs w:val="24"/>
        </w:rPr>
        <w:t>(40).</w:t>
      </w:r>
    </w:p>
    <w:p w14:paraId="5239E36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Onaran, O., &amp; Obst, T. (2015). </w:t>
      </w:r>
      <w:r w:rsidRPr="00173422">
        <w:rPr>
          <w:rFonts w:ascii="Calibri" w:hAnsi="Calibri" w:cs="Calibri"/>
          <w:i/>
          <w:iCs/>
          <w:noProof/>
          <w:szCs w:val="24"/>
        </w:rPr>
        <w:t>Wage-led growth in the EU15 Member States: the effects of income distribution on growth, investment, trade balance, and inflation</w:t>
      </w:r>
      <w:r w:rsidRPr="00173422">
        <w:rPr>
          <w:rFonts w:ascii="Calibri" w:hAnsi="Calibri" w:cs="Calibri"/>
          <w:noProof/>
          <w:szCs w:val="24"/>
        </w:rPr>
        <w:t>. 1–48.</w:t>
      </w:r>
    </w:p>
    <w:p w14:paraId="11D6095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Setterfield, M. (2003). Supply and Demand in the Theory of Long-run Growth: Introduction to a symposium on demand-led growth. </w:t>
      </w:r>
      <w:r w:rsidRPr="00173422">
        <w:rPr>
          <w:rFonts w:ascii="Calibri" w:hAnsi="Calibri" w:cs="Calibri"/>
          <w:i/>
          <w:iCs/>
          <w:noProof/>
          <w:szCs w:val="24"/>
        </w:rPr>
        <w:t>Review of Political Economy</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(1), 23–32. https://doi.org/10.1080/09538250308440</w:t>
      </w:r>
    </w:p>
    <w:p w14:paraId="5B3017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Shapiro, B. C., &amp; Stiglitz, J. E. (1984). American Economic Association Equilibrium Unemployment as a Worker Discipline Device. </w:t>
      </w:r>
      <w:r w:rsidRPr="00173422">
        <w:rPr>
          <w:rFonts w:ascii="Calibri" w:hAnsi="Calibri" w:cs="Calibri"/>
          <w:i/>
          <w:iCs/>
          <w:noProof/>
          <w:szCs w:val="24"/>
        </w:rPr>
        <w:t>The American Economic Review</w:t>
      </w:r>
      <w:r w:rsidRPr="00173422">
        <w:rPr>
          <w:rFonts w:ascii="Calibri" w:hAnsi="Calibri" w:cs="Calibri"/>
          <w:noProof/>
          <w:szCs w:val="24"/>
        </w:rPr>
        <w:t xml:space="preserve">, </w:t>
      </w:r>
      <w:r w:rsidRPr="00173422">
        <w:rPr>
          <w:rFonts w:ascii="Calibri" w:hAnsi="Calibri" w:cs="Calibri"/>
          <w:i/>
          <w:iCs/>
          <w:noProof/>
          <w:szCs w:val="24"/>
        </w:rPr>
        <w:t>74</w:t>
      </w:r>
      <w:r w:rsidRPr="00173422">
        <w:rPr>
          <w:rFonts w:ascii="Calibri" w:hAnsi="Calibri" w:cs="Calibri"/>
          <w:noProof/>
          <w:szCs w:val="24"/>
        </w:rPr>
        <w:t>(3), 433–444.</w:t>
      </w:r>
    </w:p>
    <w:p w14:paraId="5F04861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Stockhammer, E., &amp; Lavoie, M. (2013). Wage-led Growth. In </w:t>
      </w:r>
      <w:r w:rsidRPr="00173422">
        <w:rPr>
          <w:rFonts w:ascii="Calibri" w:hAnsi="Calibri" w:cs="Calibri"/>
          <w:i/>
          <w:iCs/>
          <w:noProof/>
          <w:szCs w:val="24"/>
        </w:rPr>
        <w:t>Wage-led Growth</w:t>
      </w:r>
      <w:r w:rsidRPr="00173422">
        <w:rPr>
          <w:rFonts w:ascii="Calibri" w:hAnsi="Calibri" w:cs="Calibri"/>
          <w:noProof/>
          <w:szCs w:val="24"/>
        </w:rPr>
        <w:t xml:space="preserve"> (Issue February). https://doi.org/10.1057/9781137357939</w:t>
      </w:r>
    </w:p>
    <w:p w14:paraId="4B990296"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Topel, B. R. H. (1983). </w:t>
      </w:r>
      <w:r w:rsidRPr="0017342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73422">
        <w:rPr>
          <w:rFonts w:ascii="Calibri" w:hAnsi="Calibri" w:cs="Calibri"/>
          <w:noProof/>
          <w:szCs w:val="24"/>
        </w:rPr>
        <w:t xml:space="preserve">. </w:t>
      </w:r>
      <w:r w:rsidRPr="00251655">
        <w:rPr>
          <w:rFonts w:ascii="Calibri" w:hAnsi="Calibri" w:cs="Calibri"/>
          <w:i/>
          <w:iCs/>
          <w:noProof/>
          <w:szCs w:val="24"/>
          <w:lang w:val="da-DK"/>
        </w:rPr>
        <w:t>73</w:t>
      </w:r>
      <w:r w:rsidRPr="00251655">
        <w:rPr>
          <w:rFonts w:ascii="Calibri" w:hAnsi="Calibri" w:cs="Calibri"/>
          <w:noProof/>
          <w:szCs w:val="24"/>
          <w:lang w:val="da-DK"/>
        </w:rPr>
        <w:t>(4), 541–559.</w:t>
      </w:r>
    </w:p>
    <w:p w14:paraId="4805135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rPr>
      </w:pPr>
      <w:r w:rsidRPr="00251655">
        <w:rPr>
          <w:rFonts w:ascii="Calibri" w:hAnsi="Calibri" w:cs="Calibri"/>
          <w:noProof/>
          <w:szCs w:val="24"/>
          <w:lang w:val="da-DK"/>
        </w:rPr>
        <w:t xml:space="preserve">Venstre, D. R., Folkeparti, S., Folkeparti, D. K., &amp; Eu-bidrag, D. (2012). </w:t>
      </w:r>
      <w:r w:rsidRPr="00173422">
        <w:rPr>
          <w:rFonts w:ascii="Calibri" w:hAnsi="Calibri" w:cs="Calibri"/>
          <w:i/>
          <w:iCs/>
          <w:noProof/>
          <w:szCs w:val="24"/>
        </w:rPr>
        <w:t>Aftale om skattereform</w:t>
      </w:r>
      <w:r w:rsidRPr="0017342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7E90DBC7" w14:textId="056DA04F" w:rsidR="00251655" w:rsidRDefault="00251655" w:rsidP="00251655">
      <w:pPr>
        <w:pStyle w:val="Overskrift2"/>
      </w:pPr>
      <w:r>
        <w:t>DAG</w:t>
      </w:r>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2"/>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38534E03" w14:textId="30CEB485" w:rsidR="0006174A" w:rsidRDefault="0006174A" w:rsidP="00AB46CB">
      <w:pPr>
        <w:pStyle w:val="Overskrift2"/>
      </w:pPr>
      <w:r>
        <w:lastRenderedPageBreak/>
        <w:t xml:space="preserve">Sensitivity analysis </w:t>
      </w:r>
    </w:p>
    <w:p w14:paraId="04F02C3C" w14:textId="5F8CE877" w:rsidR="0006174A" w:rsidRDefault="0006174A" w:rsidP="0006174A"/>
    <w:p w14:paraId="3BBF0F92" w14:textId="2BC534EC" w:rsidR="0058393C" w:rsidRDefault="0058393C" w:rsidP="0006174A"/>
    <w:p w14:paraId="478C1641" w14:textId="77777777" w:rsidR="0058393C" w:rsidRPr="0006174A" w:rsidRDefault="0058393C" w:rsidP="0006174A"/>
    <w:p w14:paraId="1142BB46" w14:textId="643E9141" w:rsidR="0006174A" w:rsidRDefault="0006174A" w:rsidP="00AB46CB">
      <w:pPr>
        <w:pStyle w:val="Overskrift3"/>
      </w:pPr>
      <w:r>
        <w:t>Demand channel</w:t>
      </w:r>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5AFA6FEA" w14:textId="6E684AC8" w:rsidR="00410595"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88372AA" w14:textId="0756B395" w:rsidR="00410595" w:rsidRDefault="00410595" w:rsidP="0006174A"/>
    <w:p w14:paraId="7FE8B276" w14:textId="77777777" w:rsidR="0006174A" w:rsidRDefault="0006174A" w:rsidP="0006174A"/>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15C597A8" w14:textId="00985AF1" w:rsidR="0006174A" w:rsidRDefault="0006174A" w:rsidP="0005370F">
      <w:pPr>
        <w:pStyle w:val="Overskrift3"/>
      </w:pPr>
      <w:r>
        <w:t>Productivity channel</w:t>
      </w:r>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610212B4" w14:textId="6F443628" w:rsidR="00AB46CB" w:rsidRPr="004A796F"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sectPr w:rsidR="00AB46CB" w:rsidRPr="004A796F" w:rsidSect="003B5240">
      <w:footerReference w:type="default" r:id="rId4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11-08T11:20:00Z" w:initials="MRB">
    <w:p w14:paraId="7693B72C" w14:textId="77777777" w:rsidR="00416502" w:rsidRDefault="00416502" w:rsidP="00E95DC8">
      <w:r>
        <w:rPr>
          <w:rStyle w:val="Kommentarhenvisning"/>
        </w:rPr>
        <w:annotationRef/>
      </w:r>
      <w:r>
        <w:rPr>
          <w:sz w:val="20"/>
          <w:szCs w:val="20"/>
        </w:rPr>
        <w:t>Hvorfor 2008 - lige før krisen eller ? - du bør lige indskyde, hvorfor 2008 og ikke alle andre år…</w:t>
      </w:r>
    </w:p>
  </w:comment>
  <w:comment w:id="1" w:author="Mikael Randrup Byrialsen" w:date="2022-11-08T11:21:00Z" w:initials="MRB">
    <w:p w14:paraId="58FE77FE" w14:textId="77777777" w:rsidR="00416502" w:rsidRDefault="00416502" w:rsidP="00D06C6F">
      <w:r>
        <w:rPr>
          <w:rStyle w:val="Kommentarhenvisning"/>
        </w:rPr>
        <w:annotationRef/>
      </w:r>
      <w:r>
        <w:rPr>
          <w:sz w:val="20"/>
          <w:szCs w:val="20"/>
        </w:rPr>
        <w:t>Det er vel kun security elementet du beskriver her. Du bør også lige nævne fleksibiliteten, da jo skyldes lette ansættelses/fyringsforhold</w:t>
      </w:r>
    </w:p>
  </w:comment>
  <w:comment w:id="2" w:author="Mikael Randrup Byrialsen" w:date="2022-11-08T11:24:00Z" w:initials="MRB">
    <w:p w14:paraId="7AE70802" w14:textId="77777777" w:rsidR="00416502" w:rsidRDefault="00416502" w:rsidP="00F74260">
      <w:r>
        <w:rPr>
          <w:rStyle w:val="Kommentarhenvisning"/>
        </w:rPr>
        <w:annotationRef/>
      </w:r>
      <w:r>
        <w:rPr>
          <w:sz w:val="20"/>
          <w:szCs w:val="20"/>
        </w:rPr>
        <w:t>Kan du ændre skalaen på y-aksen? Vil det ikke være bedre at have procent, når nu du anvender dette i teksten?</w:t>
      </w:r>
    </w:p>
  </w:comment>
  <w:comment w:id="3" w:author="Simon Fløj Thomsen" w:date="2022-11-09T19:07:00Z" w:initials="SFT">
    <w:p w14:paraId="500B76B6" w14:textId="77777777" w:rsidR="00E95DE7" w:rsidRDefault="002F2BA9" w:rsidP="00D56570">
      <w:pPr>
        <w:pStyle w:val="Kommentartekst"/>
      </w:pPr>
      <w:r>
        <w:rPr>
          <w:rStyle w:val="Kommentarhenvisning"/>
        </w:rPr>
        <w:annotationRef/>
      </w:r>
      <w:r w:rsidR="00E95DE7">
        <w:t>(Til Mikael) Skal jeg oversætte disse kilder?</w:t>
      </w:r>
    </w:p>
  </w:comment>
  <w:comment w:id="4" w:author="Mikael Randrup Byrialsen" w:date="2022-11-08T11:27:00Z" w:initials="MRB">
    <w:p w14:paraId="5CB4EA63" w14:textId="77777777" w:rsidR="004E2A76" w:rsidRDefault="004E2A76" w:rsidP="004E2A76">
      <w:r>
        <w:rPr>
          <w:rStyle w:val="Kommentarhenvisning"/>
        </w:rPr>
        <w:annotationRef/>
      </w:r>
      <w:r>
        <w:rPr>
          <w:sz w:val="20"/>
          <w:szCs w:val="20"/>
        </w:rPr>
        <w:t>Spørgsmålet er om du ikke i højere grad bør præcisere forskningsspørgsmålet før du indkredser tidsperspektivet?</w:t>
      </w:r>
    </w:p>
  </w:comment>
  <w:comment w:id="5" w:author="Simon Thomsen" w:date="2022-11-10T09:23:00Z" w:initials="ST">
    <w:p w14:paraId="5118E136" w14:textId="77777777" w:rsidR="008D4A0E" w:rsidRDefault="008D4A0E" w:rsidP="009E4A74">
      <w:pPr>
        <w:pStyle w:val="Kommentartekst"/>
      </w:pPr>
      <w:r>
        <w:rPr>
          <w:rStyle w:val="Kommentarhenvisning"/>
        </w:rPr>
        <w:annotationRef/>
      </w:r>
      <w:r>
        <w:t>Bedre? Overvejer lidt bare at undlade sidste sætning faktisk?</w:t>
      </w:r>
    </w:p>
  </w:comment>
  <w:comment w:id="6" w:author="Simon Thomsen" w:date="2022-11-10T09:32:00Z" w:initials="ST">
    <w:p w14:paraId="418A6699" w14:textId="77777777" w:rsidR="00051EFD" w:rsidRDefault="00051EFD" w:rsidP="00237C82">
      <w:pPr>
        <w:pStyle w:val="Kommentartekst"/>
      </w:pPr>
      <w:r>
        <w:rPr>
          <w:rStyle w:val="Kommentarhenvisning"/>
        </w:rPr>
        <w:annotationRef/>
      </w:r>
      <w:r>
        <w:t>(Til Mikael) Ved ik helt om jeg måske bare sletter?</w:t>
      </w:r>
    </w:p>
  </w:comment>
  <w:comment w:id="7" w:author="Simon Fløj Thomsen" w:date="2022-11-09T19:38:00Z" w:initials="SFT">
    <w:p w14:paraId="1BDE1A0B" w14:textId="1ADA7F03" w:rsidR="00AF0E78" w:rsidRDefault="00AF0E78" w:rsidP="00B97AA9">
      <w:pPr>
        <w:pStyle w:val="Kommentartekst"/>
      </w:pPr>
      <w:r>
        <w:rPr>
          <w:rStyle w:val="Kommentarhenvisning"/>
        </w:rPr>
        <w:annotationRef/>
      </w:r>
      <w:r>
        <w:t>De skriver 2014 i tekst men 2016 i lit list</w:t>
      </w:r>
    </w:p>
  </w:comment>
  <w:comment w:id="8" w:author="Simon Fløj Thomsen" w:date="2022-11-05T20:52:00Z" w:initials="SFT">
    <w:p w14:paraId="6C39B45F" w14:textId="3D9BC330" w:rsidR="00B30949" w:rsidRDefault="003C4F0D" w:rsidP="0089235A">
      <w:pPr>
        <w:pStyle w:val="Kommentartekst"/>
      </w:pPr>
      <w:r>
        <w:rPr>
          <w:rStyle w:val="Kommentarhenvisning"/>
        </w:rPr>
        <w:annotationRef/>
      </w:r>
      <w:r w:rsidR="00B30949">
        <w:t>(Til Mikael) Ved ik om det er fint at lave denne overgang fra at snakke om at litteraturen nu har større fokus på macro effekter til at forklare PK-teori for området?</w:t>
      </w:r>
    </w:p>
  </w:comment>
  <w:comment w:id="9" w:author="Mikael Randrup Byrialsen" w:date="2022-11-08T11:31:00Z" w:initials="MRB">
    <w:p w14:paraId="11331BB7" w14:textId="629D442B" w:rsidR="00416502" w:rsidRDefault="00416502" w:rsidP="00CF2784">
      <w:r>
        <w:rPr>
          <w:rStyle w:val="Kommentarhenvisning"/>
        </w:rPr>
        <w:annotationRef/>
      </w:r>
      <w:r>
        <w:rPr>
          <w:sz w:val="20"/>
          <w:szCs w:val="20"/>
        </w:rPr>
        <w:t>Synes ikke du behøver at referere til dem som mainstream, men mere indikere, at mikroanalyser har svært ved at fange makroeffekter, ligesom fokus på udbudssiden tenderer mod at ignorere/overse efterspørgslens betydning</w:t>
      </w:r>
    </w:p>
  </w:comment>
  <w:comment w:id="10" w:author="Simon Thomsen" w:date="2022-11-10T09:55:00Z" w:initials="ST">
    <w:p w14:paraId="464D1F3B" w14:textId="77777777" w:rsidR="00B30949" w:rsidRDefault="00B30949" w:rsidP="001D7FD0">
      <w:pPr>
        <w:pStyle w:val="Kommentartekst"/>
      </w:pPr>
      <w:r>
        <w:rPr>
          <w:rStyle w:val="Kommentarhenvisning"/>
        </w:rPr>
        <w:annotationRef/>
      </w:r>
      <w:r>
        <w:t>Bedre nu?</w:t>
      </w:r>
    </w:p>
  </w:comment>
  <w:comment w:id="11" w:author="Simon Thomsen" w:date="2022-11-12T20:29:00Z" w:initials="ST">
    <w:p w14:paraId="306C33B7" w14:textId="77777777" w:rsidR="00E95DE7" w:rsidRDefault="007A6CD9" w:rsidP="006A3B3B">
      <w:pPr>
        <w:pStyle w:val="Kommentartekst"/>
      </w:pPr>
      <w:r>
        <w:rPr>
          <w:rStyle w:val="Kommentarhenvisning"/>
        </w:rPr>
        <w:annotationRef/>
      </w:r>
      <w:r w:rsidR="00E95DE7">
        <w:t>(Til Mikael) Når direkte citat skal jeg vel inkludere side tal?</w:t>
      </w:r>
    </w:p>
  </w:comment>
  <w:comment w:id="12" w:author="Simon Thomsen" w:date="2022-11-04T14:11:00Z" w:initials="ST">
    <w:p w14:paraId="3607633C" w14:textId="07A5A8F6" w:rsidR="00E83A4D" w:rsidRDefault="00E83A4D" w:rsidP="00170AAB">
      <w:pPr>
        <w:pStyle w:val="Kommentartekst"/>
      </w:pPr>
      <w:r>
        <w:rPr>
          <w:rStyle w:val="Kommentarhenvisning"/>
        </w:rPr>
        <w:annotationRef/>
      </w:r>
      <w:r>
        <w:t>Fodnote: Benefits you will recive if you dont meet the requirements of income insurance</w:t>
      </w:r>
    </w:p>
  </w:comment>
  <w:comment w:id="13"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4" w:author="Simon Thomsen" w:date="2022-11-07T14:25:00Z" w:initials="ST">
    <w:p w14:paraId="74ADE96A" w14:textId="0B3DBC5A" w:rsidR="009F5BDB" w:rsidRDefault="009F5BDB" w:rsidP="008A0B06">
      <w:pPr>
        <w:pStyle w:val="Kommentartekst"/>
      </w:pPr>
      <w:r>
        <w:rPr>
          <w:rStyle w:val="Kommentarhenvisning"/>
        </w:rPr>
        <w:annotationRef/>
      </w:r>
      <w:r>
        <w:t>(Til Mikael) Hvordan gør jeg med de plots jeg blot har kopieret? Blot henvis?</w:t>
      </w:r>
    </w:p>
  </w:comment>
  <w:comment w:id="15" w:author="Mikael Randrup Byrialsen" w:date="2022-11-08T11:37:00Z" w:initials="MRB">
    <w:p w14:paraId="0101E343" w14:textId="77777777" w:rsidR="00416502" w:rsidRDefault="00416502" w:rsidP="00AE255E">
      <w:r>
        <w:rPr>
          <w:rStyle w:val="Kommentarhenvisning"/>
        </w:rPr>
        <w:annotationRef/>
      </w:r>
      <w:r>
        <w:rPr>
          <w:sz w:val="20"/>
          <w:szCs w:val="20"/>
        </w:rPr>
        <w:t>Ja, du bliver nødt til at henvise til kilden, idet du ikke selv kan skabe figurerne</w:t>
      </w:r>
    </w:p>
  </w:comment>
  <w:comment w:id="16" w:author="Mikael Randrup Byrialsen" w:date="2022-11-08T11:38:00Z" w:initials="MRB">
    <w:p w14:paraId="7C7A7E7E" w14:textId="77777777" w:rsidR="00416502" w:rsidRDefault="00416502" w:rsidP="000A74FC">
      <w:r>
        <w:rPr>
          <w:rStyle w:val="Kommentarhenvisning"/>
        </w:rPr>
        <w:annotationRef/>
      </w:r>
      <w:r>
        <w:rPr>
          <w:sz w:val="20"/>
          <w:szCs w:val="20"/>
        </w:rPr>
        <w:t>Alternativt, skal du nøjes med kun at forklare resultaterne i ord</w:t>
      </w:r>
    </w:p>
  </w:comment>
  <w:comment w:id="17" w:author="Simon Thomsen" w:date="2022-11-10T10:46:00Z" w:initials="ST">
    <w:p w14:paraId="11B16B9A" w14:textId="77777777" w:rsidR="00C632AF" w:rsidRDefault="00C632AF" w:rsidP="00A26CBF">
      <w:pPr>
        <w:pStyle w:val="Kommentartekst"/>
      </w:pPr>
      <w:r>
        <w:rPr>
          <w:rStyle w:val="Kommentarhenvisning"/>
        </w:rPr>
        <w:annotationRef/>
      </w:r>
      <w:r>
        <w:t>Burde bare kunne slette billedet nu tror jeg?</w:t>
      </w:r>
    </w:p>
  </w:comment>
  <w:comment w:id="18" w:author="Simon Thomsen" w:date="2022-11-10T10:47:00Z" w:initials="ST">
    <w:p w14:paraId="094B6A13" w14:textId="77777777" w:rsidR="00C632AF" w:rsidRDefault="00C632AF" w:rsidP="006561AE">
      <w:pPr>
        <w:pStyle w:val="Kommentartekst"/>
      </w:pPr>
      <w:r>
        <w:rPr>
          <w:rStyle w:val="Kommentarhenvisning"/>
        </w:rPr>
        <w:annotationRef/>
      </w:r>
      <w:r>
        <w:t>Footnote: We see this assumption as quite unrealistic.</w:t>
      </w:r>
    </w:p>
  </w:comment>
  <w:comment w:id="19" w:author="Simon Thomsen" w:date="2022-11-10T10:50:00Z" w:initials="ST">
    <w:p w14:paraId="5E7BC95C" w14:textId="77777777" w:rsidR="00A26496" w:rsidRDefault="00C632AF" w:rsidP="00BF40FB">
      <w:pPr>
        <w:pStyle w:val="Kommentartekst"/>
      </w:pPr>
      <w:r>
        <w:rPr>
          <w:rStyle w:val="Kommentarhenvisning"/>
        </w:rPr>
        <w:annotationRef/>
      </w:r>
      <w:r w:rsidR="00A26496">
        <w:t>(Til Mikael) Fint jeg har fjernet graf nu?</w:t>
      </w:r>
    </w:p>
  </w:comment>
  <w:comment w:id="20" w:author="Simon Thomsen" w:date="2022-11-14T09:59:00Z" w:initials="ST">
    <w:p w14:paraId="4361DBA8" w14:textId="77777777" w:rsidR="003A6CDA" w:rsidRDefault="003A6CDA" w:rsidP="00F85C9A">
      <w:pPr>
        <w:pStyle w:val="Kommentartekst"/>
      </w:pPr>
      <w:r>
        <w:rPr>
          <w:rStyle w:val="Kommentarhenvisning"/>
        </w:rPr>
        <w:annotationRef/>
      </w:r>
      <w:r>
        <w:t>(Til Mikael) Ved ikke om det skal gøres mere klart at det er deres graf jeg henviser til?</w:t>
      </w:r>
    </w:p>
  </w:comment>
  <w:comment w:id="21" w:author="Mikael Randrup Byrialsen" w:date="2022-10-14T08:59:00Z" w:initials="MRB">
    <w:p w14:paraId="667DE04B" w14:textId="29A5F89F" w:rsidR="00D373B9" w:rsidRDefault="00D373B9" w:rsidP="00D373B9">
      <w:r>
        <w:rPr>
          <w:rStyle w:val="Kommentarhenvisning"/>
        </w:rPr>
        <w:annotationRef/>
      </w:r>
      <w:r>
        <w:rPr>
          <w:sz w:val="20"/>
          <w:szCs w:val="20"/>
        </w:rPr>
        <w:t>Nye studier eller gamle?</w:t>
      </w:r>
    </w:p>
  </w:comment>
  <w:comment w:id="22"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3" w:author="Simon Thomsen" w:date="2022-11-12T20:51:00Z" w:initials="ST">
    <w:p w14:paraId="75FD6CFC" w14:textId="77777777" w:rsidR="00360517" w:rsidRDefault="00360517" w:rsidP="00E464E2">
      <w:pPr>
        <w:pStyle w:val="Kommentartekst"/>
      </w:pPr>
      <w:r>
        <w:rPr>
          <w:rStyle w:val="Kommentarhenvisning"/>
        </w:rPr>
        <w:annotationRef/>
      </w:r>
      <w:r>
        <w:t>Chapter 3</w:t>
      </w:r>
    </w:p>
  </w:comment>
  <w:comment w:id="24"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0T11:10:00Z" w:initials="ST">
    <w:p w14:paraId="5006D709" w14:textId="742AE8F5" w:rsidR="00F30E7B" w:rsidRDefault="00F30E7B" w:rsidP="00FD2B62">
      <w:pPr>
        <w:pStyle w:val="Kommentartekst"/>
      </w:pPr>
      <w:r>
        <w:rPr>
          <w:rStyle w:val="Kommentarhenvisning"/>
        </w:rPr>
        <w:annotationRef/>
      </w:r>
      <w:r>
        <w:t>Fint?</w:t>
      </w:r>
    </w:p>
  </w:comment>
  <w:comment w:id="27" w:author="Simon Fløj Thomsen" w:date="2022-11-13T20:20:00Z" w:initials="SFT">
    <w:p w14:paraId="3FBD4975" w14:textId="77777777" w:rsidR="00C2684E" w:rsidRDefault="00C2684E" w:rsidP="007300D2">
      <w:pPr>
        <w:pStyle w:val="Kommentartekst"/>
      </w:pPr>
      <w:r>
        <w:rPr>
          <w:rStyle w:val="Kommentarhenvisning"/>
        </w:rPr>
        <w:annotationRef/>
      </w:r>
      <w:r>
        <w:t xml:space="preserve">Fundet nogle flere artikler der kommentere på dette, så jeg opdatere måske dette afsnit. </w:t>
      </w:r>
    </w:p>
  </w:comment>
  <w:comment w:id="28" w:author="Simon Thomsen" w:date="2022-11-10T11:13:00Z" w:initials="ST">
    <w:p w14:paraId="79E15364" w14:textId="278B23D2" w:rsidR="00A26496" w:rsidRDefault="00F30E7B" w:rsidP="00273B7F">
      <w:pPr>
        <w:pStyle w:val="Kommentartekst"/>
      </w:pPr>
      <w:r>
        <w:rPr>
          <w:rStyle w:val="Kommentarhenvisning"/>
        </w:rPr>
        <w:annotationRef/>
      </w:r>
      <w:r w:rsidR="00A26496">
        <w:t>Husk at nævn jeg ikke får de her effekter med</w:t>
      </w:r>
    </w:p>
  </w:comment>
  <w:comment w:id="29" w:author="Simon Thomsen" w:date="2022-11-13T16:52:00Z" w:initials="ST">
    <w:p w14:paraId="44D35354" w14:textId="77777777" w:rsidR="00251655" w:rsidRDefault="00044DFB" w:rsidP="00881191">
      <w:pPr>
        <w:pStyle w:val="Kommentartekst"/>
      </w:pPr>
      <w:r>
        <w:rPr>
          <w:rStyle w:val="Kommentarhenvisning"/>
        </w:rPr>
        <w:annotationRef/>
      </w:r>
      <w:r w:rsidR="00251655">
        <w:t xml:space="preserve">(Til Mikael) Er dette fint? Prøvede at gøre det så kort som muligt </w:t>
      </w:r>
    </w:p>
  </w:comment>
  <w:comment w:id="30" w:author="Simon Fløj Thomsen" w:date="2022-11-13T19:39:00Z" w:initials="SFT">
    <w:p w14:paraId="342450A7" w14:textId="77777777" w:rsidR="00251655" w:rsidRDefault="00251655" w:rsidP="00B37D47">
      <w:pPr>
        <w:pStyle w:val="Kommentartekst"/>
      </w:pPr>
      <w:r>
        <w:rPr>
          <w:rStyle w:val="Kommentarhenvisning"/>
        </w:rPr>
        <w:annotationRef/>
      </w:r>
      <w:r>
        <w:t xml:space="preserve">(Til Mikael) DAG er sat ind i appendix, den bliver ret uoverskuelig, jeg kommer til at forsøge at gøre den flottere </w:t>
      </w:r>
    </w:p>
  </w:comment>
  <w:comment w:id="31" w:author="Simon Fløj Thomsen" w:date="2022-11-13T20:39:00Z" w:initials="SFT">
    <w:p w14:paraId="76D37A23" w14:textId="77777777" w:rsidR="00933BEF" w:rsidRDefault="00933BEF" w:rsidP="00D404FE">
      <w:pPr>
        <w:pStyle w:val="Kommentartekst"/>
      </w:pPr>
      <w:r>
        <w:rPr>
          <w:rStyle w:val="Kommentarhenvisning"/>
        </w:rPr>
        <w:annotationRef/>
      </w:r>
      <w:r>
        <w:t xml:space="preserve">(Tror måske det er en anden variable end STR i min model) </w:t>
      </w:r>
    </w:p>
  </w:comment>
  <w:comment w:id="33" w:author="Simon Thomsen" w:date="2022-09-15T19:28:00Z" w:initials="ST">
    <w:p w14:paraId="4153B151" w14:textId="59E345B5"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4"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5"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Mikael Randrup Byrialsen" w:date="2022-11-08T12:03:00Z" w:initials="MRB">
    <w:p w14:paraId="6D86D4D5" w14:textId="77777777" w:rsidR="00C04157" w:rsidRDefault="00C04157" w:rsidP="00FC3141">
      <w:r>
        <w:rPr>
          <w:rStyle w:val="Kommentarhenvisning"/>
        </w:rPr>
        <w:annotationRef/>
      </w:r>
      <w:r>
        <w:rPr>
          <w:sz w:val="20"/>
          <w:szCs w:val="20"/>
        </w:rPr>
        <w:t>For overskueligheden skyld synes jeg du skal forklare i scenarie x gør jeg xxx</w:t>
      </w:r>
    </w:p>
  </w:comment>
  <w:comment w:id="37" w:author="Simon Thomsen" w:date="2022-11-07T09:26:00Z" w:initials="ST">
    <w:p w14:paraId="18023FAC" w14:textId="4380D2BA"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38"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39"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0" w:author="Simon Thomsen" w:date="2022-11-02T10:11:00Z" w:initials="ST">
    <w:p w14:paraId="4E7D167B" w14:textId="6E00F190" w:rsidR="00D21107" w:rsidRDefault="00D21107" w:rsidP="003B12BF">
      <w:pPr>
        <w:pStyle w:val="Kommentartekst"/>
      </w:pPr>
      <w:r>
        <w:rPr>
          <w:rStyle w:val="Kommentarhenvisning"/>
        </w:rPr>
        <w:annotationRef/>
      </w:r>
      <w:r>
        <w:t>Måske ændre variable navn til min_gap</w:t>
      </w:r>
    </w:p>
  </w:comment>
  <w:comment w:id="41" w:author="Mikael Randrup Byrialsen" w:date="2022-11-08T12:58:00Z" w:initials="MRB">
    <w:p w14:paraId="12DF0F9C" w14:textId="77777777" w:rsidR="00D74D8E" w:rsidRDefault="00D74D8E" w:rsidP="00807B1C">
      <w:r>
        <w:rPr>
          <w:rStyle w:val="Kommentarhenvisning"/>
        </w:rPr>
        <w:annotationRef/>
      </w:r>
      <w:r>
        <w:rPr>
          <w:sz w:val="20"/>
          <w:szCs w:val="20"/>
        </w:rPr>
        <w:t>Vil være konsistent med den generelle navngivning i din model</w:t>
      </w:r>
    </w:p>
  </w:comment>
  <w:comment w:id="42" w:author="Mikael Randrup Byrialsen" w:date="2022-11-08T12:59:00Z" w:initials="MRB">
    <w:p w14:paraId="0C668DDE" w14:textId="77777777" w:rsidR="00D74D8E" w:rsidRDefault="00D74D8E" w:rsidP="007E5BA9">
      <w:r>
        <w:rPr>
          <w:rStyle w:val="Kommentarhenvisning"/>
        </w:rPr>
        <w:annotationRef/>
      </w:r>
      <w:r>
        <w:rPr>
          <w:sz w:val="20"/>
          <w:szCs w:val="20"/>
        </w:rPr>
        <w:t>Du bør lige præcisere i forhold til hvad ? - det nævnes senere, men synes du skal nævne det allerede i denne sætning…</w:t>
      </w:r>
    </w:p>
  </w:comment>
  <w:comment w:id="43"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4"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5"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6" w:author="Simon Fløj Thomsen" w:date="2022-10-29T20:31:00Z" w:initials="SFT">
    <w:p w14:paraId="3C4EE3B6" w14:textId="76CB2761"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7" w:author="Mikael Randrup Byrialsen" w:date="2022-11-08T13:06:00Z" w:initials="MRB">
    <w:p w14:paraId="19C6210C" w14:textId="77777777" w:rsidR="00D74D8E" w:rsidRDefault="00D74D8E" w:rsidP="002753C6">
      <w:r>
        <w:rPr>
          <w:rStyle w:val="Kommentarhenvisning"/>
        </w:rPr>
        <w:annotationRef/>
      </w:r>
      <w:r>
        <w:rPr>
          <w:sz w:val="20"/>
          <w:szCs w:val="20"/>
        </w:rPr>
        <w:t>Synes det passer fint ind her, men er lidt uklart</w:t>
      </w:r>
    </w:p>
  </w:comment>
  <w:comment w:id="4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0"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1"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2"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3" w:author="Simon Fløj Thomsen" w:date="2022-10-30T08:15:00Z" w:initials="SFT">
    <w:p w14:paraId="4435FAC8" w14:textId="780CF8A4"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4"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55"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56" w:author="Mikael Randrup Byrialsen" w:date="2022-11-08T13:11:00Z" w:initials="MRB">
    <w:p w14:paraId="7FC9E83E" w14:textId="77777777" w:rsidR="00D74D8E" w:rsidRDefault="00D74D8E" w:rsidP="00960193">
      <w:r>
        <w:rPr>
          <w:rStyle w:val="Kommentarhenvisning"/>
        </w:rPr>
        <w:annotationRef/>
      </w:r>
      <w:r>
        <w:rPr>
          <w:sz w:val="20"/>
          <w:szCs w:val="20"/>
        </w:rPr>
        <w:t>Er scenarie 2 stadig i systemet?</w:t>
      </w:r>
    </w:p>
  </w:comment>
  <w:comment w:id="57" w:author="Mikael Randrup Byrialsen" w:date="2022-11-08T13:13:00Z" w:initials="MRB">
    <w:p w14:paraId="5812F659" w14:textId="77777777" w:rsidR="00D74D8E" w:rsidRDefault="00D74D8E" w:rsidP="00D63A40">
      <w:r>
        <w:rPr>
          <w:rStyle w:val="Kommentarhenvisning"/>
        </w:rPr>
        <w:annotationRef/>
      </w:r>
      <w:r>
        <w:rPr>
          <w:sz w:val="20"/>
          <w:szCs w:val="20"/>
        </w:rPr>
        <w:t>Uddyb hans motivation for at gøre dette…</w:t>
      </w:r>
    </w:p>
  </w:comment>
  <w:comment w:id="58" w:author="Mikael Randrup Byrialsen" w:date="2022-11-08T13:17:00Z" w:initials="MRB">
    <w:p w14:paraId="17693E6C" w14:textId="77777777" w:rsidR="00D74D8E" w:rsidRDefault="00D74D8E" w:rsidP="00155A1C">
      <w:r>
        <w:rPr>
          <w:rStyle w:val="Kommentarhenvisning"/>
        </w:rPr>
        <w:annotationRef/>
      </w:r>
      <w:r>
        <w:rPr>
          <w:sz w:val="20"/>
          <w:szCs w:val="20"/>
        </w:rPr>
        <w:t>Skyldes dette et fald i ledighedsraten?</w:t>
      </w:r>
    </w:p>
  </w:comment>
  <w:comment w:id="59" w:author="Simon Thomsen" w:date="2022-11-13T17:37:00Z" w:initials="ST">
    <w:p w14:paraId="719647BD" w14:textId="77777777" w:rsidR="008E3678" w:rsidRDefault="008E3678" w:rsidP="005B29A1">
      <w:pPr>
        <w:pStyle w:val="Kommentartekst"/>
      </w:pPr>
      <w:r>
        <w:rPr>
          <w:rStyle w:val="Kommentarhenvisning"/>
        </w:rPr>
        <w:annotationRef/>
      </w:r>
      <w:r>
        <w:t>Yes!</w:t>
      </w:r>
    </w:p>
  </w:comment>
  <w:comment w:id="60"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1"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2" w:author="Mikael Randrup Byrialsen" w:date="2022-11-08T13:22:00Z" w:initials="MRB">
    <w:p w14:paraId="4AA6699F" w14:textId="6CAD0974" w:rsidR="00D74D8E" w:rsidRDefault="00D74D8E" w:rsidP="003069F9">
      <w:r>
        <w:rPr>
          <w:rStyle w:val="Kommentarhenvisning"/>
        </w:rPr>
        <w:annotationRef/>
      </w:r>
      <w:r>
        <w:rPr>
          <w:sz w:val="20"/>
          <w:szCs w:val="20"/>
        </w:rPr>
        <w:t>Overvej, hvorvidt dette scenarie bidrager til at besvare dit forskningsspørgsmål</w:t>
      </w:r>
    </w:p>
  </w:comment>
  <w:comment w:id="63" w:author="Simon Thomsen" w:date="2022-11-13T17:39:00Z" w:initials="ST">
    <w:p w14:paraId="7F218896" w14:textId="77777777" w:rsidR="00617DDD" w:rsidRDefault="00617DDD" w:rsidP="00F94A4E">
      <w:pPr>
        <w:pStyle w:val="Kommentartekst"/>
      </w:pPr>
      <w:r>
        <w:rPr>
          <w:rStyle w:val="Kommentarhenvisning"/>
        </w:rPr>
        <w:annotationRef/>
      </w:r>
      <w:r>
        <w:t xml:space="preserve">Som sagt under mødet kan vi se hvad Finn siger. </w:t>
      </w:r>
    </w:p>
  </w:comment>
  <w:comment w:id="64" w:author="Simon Fløj Thomsen" w:date="2022-11-10T17:10:00Z" w:initials="SFT">
    <w:p w14:paraId="227078EB" w14:textId="77777777" w:rsidR="00A7461D" w:rsidRDefault="00A7461D" w:rsidP="009521ED">
      <w:pPr>
        <w:pStyle w:val="Kommentartekst"/>
      </w:pPr>
      <w:r>
        <w:rPr>
          <w:rStyle w:val="Kommentarhenvisning"/>
        </w:rPr>
        <w:annotationRef/>
      </w:r>
      <w:r>
        <w:t>Fint? Eller henvis til original?</w:t>
      </w:r>
    </w:p>
  </w:comment>
  <w:comment w:id="65" w:author="Simon Thomsen" w:date="2022-11-11T09:56:00Z" w:initials="ST">
    <w:p w14:paraId="7A1F065C" w14:textId="77777777"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6" w:author="Simon Thomsen" w:date="2022-11-11T10:08:00Z" w:initials="ST">
    <w:p w14:paraId="6920E404" w14:textId="77777777" w:rsidR="00147306" w:rsidRDefault="00147306" w:rsidP="001E5E2E">
      <w:pPr>
        <w:pStyle w:val="Kommentartekst"/>
      </w:pPr>
      <w:r>
        <w:rPr>
          <w:rStyle w:val="Kommentarhenvisning"/>
        </w:rPr>
        <w:annotationRef/>
      </w:r>
      <w:r>
        <w:t xml:space="preserve">(Til Mikael) Skriv i appendix at resultattet af dette måske ik er særligt brugbart da det ændre så meget i baseline at det ik længere matcher data. </w:t>
      </w:r>
    </w:p>
  </w:comment>
  <w:comment w:id="67" w:author="Simon Thomsen" w:date="2022-11-11T10:08:00Z" w:initials="ST">
    <w:p w14:paraId="5384DC5F" w14:textId="77777777" w:rsidR="00617DDD" w:rsidRDefault="00147306" w:rsidP="00137363">
      <w:pPr>
        <w:pStyle w:val="Kommentartekst"/>
      </w:pPr>
      <w:r>
        <w:rPr>
          <w:rStyle w:val="Kommentarhenvisning"/>
        </w:rPr>
        <w:annotationRef/>
      </w:r>
      <w:r w:rsidR="00617DDD">
        <w:t>(Til Mikael) Alternativt droppe sensitivitets analysen her. Hvilket måske er bedst tror jeg.</w:t>
      </w:r>
    </w:p>
  </w:comment>
  <w:comment w:id="68" w:author="Simon Fløj Thomsen" w:date="2022-11-02T21:30:00Z" w:initials="SFT">
    <w:p w14:paraId="63EF22FD" w14:textId="75A30F9F" w:rsidR="00F673EB" w:rsidRDefault="00B9751B" w:rsidP="00673658">
      <w:pPr>
        <w:pStyle w:val="Kommentartekst"/>
      </w:pPr>
      <w:r>
        <w:rPr>
          <w:rStyle w:val="Kommentarhenvisning"/>
        </w:rPr>
        <w:annotationRef/>
      </w:r>
      <w:r w:rsidR="00F673EB">
        <w:t>((Til Mikael) Så employment falder mere end labor force, hvilket undrer mig</w:t>
      </w:r>
    </w:p>
  </w:comment>
  <w:comment w:id="69" w:author="Mikael Randrup Byrialsen" w:date="2022-11-08T13:46:00Z" w:initials="MRB">
    <w:p w14:paraId="57E653A4" w14:textId="77777777" w:rsidR="00C3353B" w:rsidRDefault="00C3353B" w:rsidP="00C5657C">
      <w:r>
        <w:rPr>
          <w:rStyle w:val="Kommentarhenvisning"/>
        </w:rPr>
        <w:annotationRef/>
      </w:r>
      <w:r>
        <w:rPr>
          <w:sz w:val="20"/>
          <w:szCs w:val="20"/>
        </w:rPr>
        <w:t>Tror du skal undersøge det præcise årsager til denne effekt</w:t>
      </w:r>
    </w:p>
  </w:comment>
  <w:comment w:id="70" w:author="Simon Fløj Thomsen" w:date="2022-11-10T17:37:00Z" w:initials="SFT">
    <w:p w14:paraId="692C0846" w14:textId="77777777" w:rsidR="00617DDD" w:rsidRDefault="00AD4320" w:rsidP="00491587">
      <w:pPr>
        <w:pStyle w:val="Kommentartekst"/>
      </w:pPr>
      <w:r>
        <w:rPr>
          <w:rStyle w:val="Kommentarhenvisning"/>
        </w:rPr>
        <w:annotationRef/>
      </w:r>
      <w:r w:rsidR="00617DDD">
        <w:t>(Til Mikael) Der er et eller andet der for lønninger til at stige meget derved priser til at stige meget som sænker økonomiske aktivitet. Jeg kigger på det igen inden mødet</w:t>
      </w:r>
    </w:p>
  </w:comment>
  <w:comment w:id="71"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72"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73"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4" w:author="Simon Thomsen" w:date="2022-11-05T14:10:00Z" w:initials="ST">
    <w:p w14:paraId="26E5A343" w14:textId="37177A3E"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75" w:author="Simon Fløj Thomsen" w:date="2022-11-13T20:52:00Z" w:initials="SFT">
    <w:p w14:paraId="3865DC29" w14:textId="77777777" w:rsidR="00812DCC" w:rsidRDefault="00812DCC" w:rsidP="00176111">
      <w:pPr>
        <w:pStyle w:val="Kommentartekst"/>
      </w:pPr>
      <w:r>
        <w:rPr>
          <w:rStyle w:val="Kommentarhenvisning"/>
        </w:rPr>
        <w:annotationRef/>
      </w:r>
      <w:r>
        <w:t>Burde være 2019 tror jeg</w:t>
      </w:r>
    </w:p>
  </w:comment>
  <w:comment w:id="76" w:author="Simon Thomsen" w:date="2022-11-07T10:41:00Z" w:initials="ST">
    <w:p w14:paraId="74B2D764" w14:textId="0FA514C9"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7" w:author="Simon Thomsen" w:date="2022-11-11T11:59:00Z" w:initials="ST">
    <w:p w14:paraId="7A325455" w14:textId="77777777" w:rsidR="00082FF3" w:rsidRDefault="00082FF3" w:rsidP="007E5CB5">
      <w:pPr>
        <w:pStyle w:val="Kommentartekst"/>
      </w:pPr>
      <w:r>
        <w:rPr>
          <w:rStyle w:val="Kommentarhenvisning"/>
        </w:rPr>
        <w:annotationRef/>
      </w:r>
      <w:r>
        <w:t>(Til Mikael) Måske bare fodnote? Eller bare slet?</w:t>
      </w:r>
    </w:p>
  </w:comment>
  <w:comment w:id="78" w:author="Simon Fløj Thomsen" w:date="2022-11-13T21:04:00Z" w:initials="SFT">
    <w:p w14:paraId="6D931D34" w14:textId="77777777" w:rsidR="00D00185" w:rsidRDefault="00D00185" w:rsidP="00E04E44">
      <w:pPr>
        <w:pStyle w:val="Kommentartekst"/>
      </w:pPr>
      <w:r>
        <w:rPr>
          <w:rStyle w:val="Kommentarhenvisning"/>
        </w:rPr>
        <w:annotationRef/>
      </w:r>
      <w:r>
        <w:t>Ved heller ik hvilke der er bedst at ændre i, måske consumption da alle andre lande ser ud til at have større effekt på consumption end investment</w:t>
      </w:r>
    </w:p>
  </w:comment>
  <w:comment w:id="79" w:author="Simon Thomsen" w:date="2022-11-07T10:55:00Z" w:initials="ST">
    <w:p w14:paraId="7707B8CB" w14:textId="1643EC55" w:rsidR="00FE593F" w:rsidRDefault="00FE593F" w:rsidP="009C50DC">
      <w:pPr>
        <w:pStyle w:val="Kommentartekst"/>
      </w:pPr>
      <w:r>
        <w:rPr>
          <w:rStyle w:val="Kommentarhenvisning"/>
        </w:rPr>
        <w:annotationRef/>
      </w:r>
      <w:r>
        <w:t>(Til Mikael) Er det her fint nok argument, ellers tror jeg også man kunne vise det ved at lave eksogent stød til employment på -3000 måske?</w:t>
      </w:r>
    </w:p>
  </w:comment>
  <w:comment w:id="80" w:author="Simon Thomsen" w:date="2022-11-04T11:26:00Z" w:initials="ST">
    <w:p w14:paraId="31547D3F" w14:textId="77777777"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81"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82" w:author="Simon Thomsen" w:date="2022-11-05T14:37:00Z" w:initials="ST">
    <w:p w14:paraId="570BDED8" w14:textId="312F8F26"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83"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5"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6" w:author="Simon Thomsen" w:date="2022-11-04T11:35:00Z" w:initials="ST">
    <w:p w14:paraId="6DF8A367" w14:textId="3B9068FD"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3B72C" w15:done="1"/>
  <w15:commentEx w15:paraId="58FE77FE" w15:done="1"/>
  <w15:commentEx w15:paraId="7AE70802" w15:done="1"/>
  <w15:commentEx w15:paraId="500B76B6" w15:done="0"/>
  <w15:commentEx w15:paraId="5CB4EA63" w15:done="0"/>
  <w15:commentEx w15:paraId="5118E136" w15:paraIdParent="5CB4EA63" w15:done="0"/>
  <w15:commentEx w15:paraId="418A6699" w15:done="0"/>
  <w15:commentEx w15:paraId="1BDE1A0B" w15:done="1"/>
  <w15:commentEx w15:paraId="6C39B45F" w15:done="0"/>
  <w15:commentEx w15:paraId="11331BB7" w15:paraIdParent="6C39B45F" w15:done="0"/>
  <w15:commentEx w15:paraId="464D1F3B" w15:paraIdParent="6C39B45F" w15:done="0"/>
  <w15:commentEx w15:paraId="306C33B7" w15:done="0"/>
  <w15:commentEx w15:paraId="3607633C" w15:done="0"/>
  <w15:commentEx w15:paraId="441F6DC9" w15:done="0"/>
  <w15:commentEx w15:paraId="74ADE96A" w15:done="0"/>
  <w15:commentEx w15:paraId="0101E343" w15:paraIdParent="74ADE96A" w15:done="0"/>
  <w15:commentEx w15:paraId="7C7A7E7E" w15:paraIdParent="74ADE96A" w15:done="0"/>
  <w15:commentEx w15:paraId="11B16B9A" w15:paraIdParent="74ADE96A" w15:done="0"/>
  <w15:commentEx w15:paraId="094B6A13" w15:done="0"/>
  <w15:commentEx w15:paraId="5E7BC95C" w15:done="0"/>
  <w15:commentEx w15:paraId="4361DBA8" w15:done="0"/>
  <w15:commentEx w15:paraId="667DE04B" w15:done="1"/>
  <w15:commentEx w15:paraId="06129BF4" w15:paraIdParent="667DE04B" w15:done="1"/>
  <w15:commentEx w15:paraId="75FD6CFC" w15:done="0"/>
  <w15:commentEx w15:paraId="0582B055" w15:done="0"/>
  <w15:commentEx w15:paraId="24660892" w15:done="0"/>
  <w15:commentEx w15:paraId="5006D709" w15:done="0"/>
  <w15:commentEx w15:paraId="3FBD4975" w15:paraIdParent="5006D709" w15:done="0"/>
  <w15:commentEx w15:paraId="79E15364" w15:done="0"/>
  <w15:commentEx w15:paraId="44D35354" w15:done="0"/>
  <w15:commentEx w15:paraId="342450A7" w15:paraIdParent="44D35354" w15:done="0"/>
  <w15:commentEx w15:paraId="76D37A23" w15:paraIdParent="44D35354" w15:done="0"/>
  <w15:commentEx w15:paraId="27535667" w15:done="0"/>
  <w15:commentEx w15:paraId="69380D44" w15:done="0"/>
  <w15:commentEx w15:paraId="7EBC9DE7" w15:done="0"/>
  <w15:commentEx w15:paraId="6D86D4D5" w15:done="1"/>
  <w15:commentEx w15:paraId="18023FAC" w15:done="0"/>
  <w15:commentEx w15:paraId="6B25B09D" w15:done="0"/>
  <w15:commentEx w15:paraId="1CE3759A" w15:paraIdParent="6B25B09D" w15:done="0"/>
  <w15:commentEx w15:paraId="4E7D167B" w15:done="0"/>
  <w15:commentEx w15:paraId="12DF0F9C" w15:paraIdParent="4E7D167B" w15:done="0"/>
  <w15:commentEx w15:paraId="0C668DDE" w15:done="1"/>
  <w15:commentEx w15:paraId="789BA651" w15:done="0"/>
  <w15:commentEx w15:paraId="3574BCF3" w15:done="0"/>
  <w15:commentEx w15:paraId="5D539C6C" w15:paraIdParent="3574BCF3" w15:done="0"/>
  <w15:commentEx w15:paraId="3C4EE3B6" w15:done="1"/>
  <w15:commentEx w15:paraId="19C6210C" w15:paraIdParent="3C4EE3B6" w15:done="1"/>
  <w15:commentEx w15:paraId="0BCCBC1B" w15:done="0"/>
  <w15:commentEx w15:paraId="0EEF728A" w15:paraIdParent="0BCCBC1B" w15:done="0"/>
  <w15:commentEx w15:paraId="29642ACF" w15:done="0"/>
  <w15:commentEx w15:paraId="3F49C9D8" w15:done="0"/>
  <w15:commentEx w15:paraId="7E73CDAB" w15:paraIdParent="3F49C9D8" w15:done="0"/>
  <w15:commentEx w15:paraId="4435FAC8" w15:done="0"/>
  <w15:commentEx w15:paraId="3FDF059C" w15:done="0"/>
  <w15:commentEx w15:paraId="4BC537DB" w15:done="0"/>
  <w15:commentEx w15:paraId="7FC9E83E" w15:done="1"/>
  <w15:commentEx w15:paraId="5812F659" w15:done="1"/>
  <w15:commentEx w15:paraId="17693E6C" w15:done="0"/>
  <w15:commentEx w15:paraId="719647BD" w15:paraIdParent="17693E6C" w15:done="0"/>
  <w15:commentEx w15:paraId="68016E7D" w15:done="0"/>
  <w15:commentEx w15:paraId="5C8790A3" w15:paraIdParent="68016E7D" w15:done="0"/>
  <w15:commentEx w15:paraId="4AA6699F" w15:done="0"/>
  <w15:commentEx w15:paraId="7F218896" w15:paraIdParent="4AA6699F" w15:done="0"/>
  <w15:commentEx w15:paraId="227078EB" w15:done="0"/>
  <w15:commentEx w15:paraId="7A1F065C" w15:done="0"/>
  <w15:commentEx w15:paraId="6920E404" w15:done="0"/>
  <w15:commentEx w15:paraId="5384DC5F" w15:paraIdParent="6920E404" w15:done="0"/>
  <w15:commentEx w15:paraId="63EF22FD" w15:done="0"/>
  <w15:commentEx w15:paraId="57E653A4" w15:paraIdParent="63EF22FD" w15:done="0"/>
  <w15:commentEx w15:paraId="692C0846" w15:paraIdParent="63EF22FD" w15:done="0"/>
  <w15:commentEx w15:paraId="56B52C33" w15:done="1"/>
  <w15:commentEx w15:paraId="3F1597BB" w15:done="0"/>
  <w15:commentEx w15:paraId="4A80E27C" w15:done="0"/>
  <w15:commentEx w15:paraId="26E5A343" w15:done="0"/>
  <w15:commentEx w15:paraId="3865DC29" w15:done="0"/>
  <w15:commentEx w15:paraId="74B2D764" w15:done="0"/>
  <w15:commentEx w15:paraId="7A325455" w15:done="0"/>
  <w15:commentEx w15:paraId="6D931D34" w15:paraIdParent="7A325455" w15:done="0"/>
  <w15:commentEx w15:paraId="7707B8CB" w15:done="0"/>
  <w15:commentEx w15:paraId="31547D3F" w15:done="0"/>
  <w15:commentEx w15:paraId="1445E1CD" w15:done="0"/>
  <w15:commentEx w15:paraId="570BDED8" w15:done="0"/>
  <w15:commentEx w15:paraId="20D5A1AE" w15:done="1"/>
  <w15:commentEx w15:paraId="4C022DBE" w15:paraIdParent="20D5A1AE" w15:done="1"/>
  <w15:commentEx w15:paraId="47BE8E82"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E3" w16cex:dateUtc="2022-11-08T10:20:00Z"/>
  <w16cex:commentExtensible w16cex:durableId="2714BA3B" w16cex:dateUtc="2022-11-08T10:21:00Z"/>
  <w16cex:commentExtensible w16cex:durableId="2714BADD" w16cex:dateUtc="2022-11-08T10:24:00Z"/>
  <w16cex:commentExtensible w16cex:durableId="271678D4" w16cex:dateUtc="2022-11-09T18:07:00Z"/>
  <w16cex:commentExtensible w16cex:durableId="2714BBB3" w16cex:dateUtc="2022-11-08T10:27:00Z"/>
  <w16cex:commentExtensible w16cex:durableId="27174196" w16cex:dateUtc="2022-11-10T08:23:00Z"/>
  <w16cex:commentExtensible w16cex:durableId="27174393" w16cex:dateUtc="2022-11-10T08:32:00Z"/>
  <w16cex:commentExtensible w16cex:durableId="2716801A" w16cex:dateUtc="2022-11-09T18:38:00Z"/>
  <w16cex:commentExtensible w16cex:durableId="27114B84" w16cex:dateUtc="2022-11-05T19:52:00Z"/>
  <w16cex:commentExtensible w16cex:durableId="2714BC9D" w16cex:dateUtc="2022-11-08T10:31:00Z"/>
  <w16cex:commentExtensible w16cex:durableId="27174903" w16cex:dateUtc="2022-11-10T08:55:00Z"/>
  <w16cex:commentExtensible w16cex:durableId="271A80C7" w16cex:dateUtc="2022-11-12T19:29:00Z"/>
  <w16cex:commentExtensible w16cex:durableId="270F9C2C" w16cex:dateUtc="2022-11-04T13:11:00Z"/>
  <w16cex:commentExtensible w16cex:durableId="271A8500" w16cex:dateUtc="2022-11-12T19:48:00Z"/>
  <w16cex:commentExtensible w16cex:durableId="271393CB" w16cex:dateUtc="2022-11-07T13:25:00Z"/>
  <w16cex:commentExtensible w16cex:durableId="2714BE12" w16cex:dateUtc="2022-11-08T10:37:00Z"/>
  <w16cex:commentExtensible w16cex:durableId="2714BE2A" w16cex:dateUtc="2022-11-08T10:38:00Z"/>
  <w16cex:commentExtensible w16cex:durableId="27175506" w16cex:dateUtc="2022-11-10T09:46:00Z"/>
  <w16cex:commentExtensible w16cex:durableId="27175548" w16cex:dateUtc="2022-11-10T09:47:00Z"/>
  <w16cex:commentExtensible w16cex:durableId="271755EB" w16cex:dateUtc="2022-11-10T09:50:00Z"/>
  <w16cex:commentExtensible w16cex:durableId="271C8FFB" w16cex:dateUtc="2022-11-14T08:59:00Z"/>
  <w16cex:commentExtensible w16cex:durableId="26F3A362" w16cex:dateUtc="2022-10-14T06:59:00Z"/>
  <w16cex:commentExtensible w16cex:durableId="26F3C709" w16cex:dateUtc="2022-10-14T09:31:00Z"/>
  <w16cex:commentExtensible w16cex:durableId="271A85E5" w16cex:dateUtc="2022-11-12T19:51:00Z"/>
  <w16cex:commentExtensible w16cex:durableId="26F3C728" w16cex:dateUtc="2022-10-14T09:31:00Z"/>
  <w16cex:commentExtensible w16cex:durableId="271C9356" w16cex:dateUtc="2022-11-14T09:13:00Z"/>
  <w16cex:commentExtensible w16cex:durableId="27175AA5" w16cex:dateUtc="2022-11-10T10:10:00Z"/>
  <w16cex:commentExtensible w16cex:durableId="271BCFF0" w16cex:dateUtc="2022-11-13T19:20:00Z"/>
  <w16cex:commentExtensible w16cex:durableId="27175B53" w16cex:dateUtc="2022-11-10T10:13:00Z"/>
  <w16cex:commentExtensible w16cex:durableId="271B9F41" w16cex:dateUtc="2022-11-13T15:52:00Z"/>
  <w16cex:commentExtensible w16cex:durableId="271BC668" w16cex:dateUtc="2022-11-13T18:39:00Z"/>
  <w16cex:commentExtensible w16cex:durableId="271BD492" w16cex:dateUtc="2022-11-13T19:39:00Z"/>
  <w16cex:commentExtensible w16cex:durableId="26CDFB55" w16cex:dateUtc="2022-09-15T17:28:00Z"/>
  <w16cex:commentExtensible w16cex:durableId="2717705D" w16cex:dateUtc="2022-11-10T11:43:00Z"/>
  <w16cex:commentExtensible w16cex:durableId="2707F404" w16cex:dateUtc="2022-10-29T16:48:00Z"/>
  <w16cex:commentExtensible w16cex:durableId="2714C3F8" w16cex:dateUtc="2022-11-08T11:03:00Z"/>
  <w16cex:commentExtensible w16cex:durableId="27134DB9" w16cex:dateUtc="2022-11-07T08:26:00Z"/>
  <w16cex:commentExtensible w16cex:durableId="270E1AC9" w16cex:dateUtc="2022-11-03T09:47:00Z"/>
  <w16cex:commentExtensible w16cex:durableId="2714C4C4" w16cex:dateUtc="2022-11-08T11:06:00Z"/>
  <w16cex:commentExtensible w16cex:durableId="270CC0C6" w16cex:dateUtc="2022-11-02T09:11:00Z"/>
  <w16cex:commentExtensible w16cex:durableId="2714D0F2" w16cex:dateUtc="2022-11-08T11:58:00Z"/>
  <w16cex:commentExtensible w16cex:durableId="2714D144" w16cex:dateUtc="2022-11-08T11:59:00Z"/>
  <w16cex:commentExtensible w16cex:durableId="27177EC8" w16cex:dateUtc="2022-11-10T12:44:00Z"/>
  <w16cex:commentExtensible w16cex:durableId="2714D280" w16cex:dateUtc="2022-11-08T12:05:00Z"/>
  <w16cex:commentExtensible w16cex:durableId="2718AC01" w16cex:dateUtc="2022-11-11T10:09:00Z"/>
  <w16cex:commentExtensible w16cex:durableId="27080C0F" w16cex:dateUtc="2022-10-29T18:31:00Z"/>
  <w16cex:commentExtensible w16cex:durableId="2714D2E6" w16cex:dateUtc="2022-11-08T12:06: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08B139" w16cex:dateUtc="2022-10-30T07:15:00Z"/>
  <w16cex:commentExtensible w16cex:durableId="27178ADC" w16cex:dateUtc="2022-11-10T13:36:00Z"/>
  <w16cex:commentExtensible w16cex:durableId="26F5311A" w16cex:dateUtc="2022-10-15T11:16:00Z"/>
  <w16cex:commentExtensible w16cex:durableId="2714D408" w16cex:dateUtc="2022-11-08T12:11:00Z"/>
  <w16cex:commentExtensible w16cex:durableId="2714D489" w16cex:dateUtc="2022-11-08T12:13:00Z"/>
  <w16cex:commentExtensible w16cex:durableId="2714D55D" w16cex:dateUtc="2022-11-08T12:17:00Z"/>
  <w16cex:commentExtensible w16cex:durableId="271BA9E2" w16cex:dateUtc="2022-11-13T16:37:00Z"/>
  <w16cex:commentExtensible w16cex:durableId="270D5EB7" w16cex:dateUtc="2022-11-02T20:25:00Z"/>
  <w16cex:commentExtensible w16cex:durableId="271BAA10" w16cex:dateUtc="2022-11-13T16:38:00Z"/>
  <w16cex:commentExtensible w16cex:durableId="2714D696" w16cex:dateUtc="2022-11-08T12:22:00Z"/>
  <w16cex:commentExtensible w16cex:durableId="271BAA47" w16cex:dateUtc="2022-11-13T16:39:00Z"/>
  <w16cex:commentExtensible w16cex:durableId="2717AF22" w16cex:dateUtc="2022-11-10T16:10:00Z"/>
  <w16cex:commentExtensible w16cex:durableId="27189ACA" w16cex:dateUtc="2022-11-11T08:56:00Z"/>
  <w16cex:commentExtensible w16cex:durableId="27189D81" w16cex:dateUtc="2022-11-11T09:08:00Z"/>
  <w16cex:commentExtensible w16cex:durableId="27189D9A" w16cex:dateUtc="2022-11-11T09:08:00Z"/>
  <w16cex:commentExtensible w16cex:durableId="270D5FF7" w16cex:dateUtc="2022-11-02T20:30:00Z"/>
  <w16cex:commentExtensible w16cex:durableId="2714DC2A" w16cex:dateUtc="2022-11-08T12:46:00Z"/>
  <w16cex:commentExtensible w16cex:durableId="2717B563" w16cex:dateUtc="2022-11-10T16:37:00Z"/>
  <w16cex:commentExtensible w16cex:durableId="2710EAF1" w16cex:dateUtc="2022-11-05T13:00:00Z"/>
  <w16cex:commentExtensible w16cex:durableId="2718A476" w16cex:dateUtc="2022-11-11T09:37:00Z"/>
  <w16cex:commentExtensible w16cex:durableId="2718A48C" w16cex:dateUtc="2022-11-11T09:38:00Z"/>
  <w16cex:commentExtensible w16cex:durableId="2710ED66" w16cex:dateUtc="2022-11-05T13:10:00Z"/>
  <w16cex:commentExtensible w16cex:durableId="271BD779" w16cex:dateUtc="2022-11-13T19:52:00Z"/>
  <w16cex:commentExtensible w16cex:durableId="27135F64" w16cex:dateUtc="2022-11-07T09:41:00Z"/>
  <w16cex:commentExtensible w16cex:durableId="2718B7A8" w16cex:dateUtc="2022-11-11T10:59:00Z"/>
  <w16cex:commentExtensible w16cex:durableId="271BDA6B" w16cex:dateUtc="2022-11-13T20:04:00Z"/>
  <w16cex:commentExtensible w16cex:durableId="27136295" w16cex:dateUtc="2022-11-07T09:55:00Z"/>
  <w16cex:commentExtensible w16cex:durableId="270F7567" w16cex:dateUtc="2022-11-04T10:26:00Z"/>
  <w16cex:commentExtensible w16cex:durableId="27136340" w16cex:dateUtc="2022-11-07T09:58: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3B72C" w16cid:durableId="2714B9E3"/>
  <w16cid:commentId w16cid:paraId="58FE77FE" w16cid:durableId="2714BA3B"/>
  <w16cid:commentId w16cid:paraId="7AE70802" w16cid:durableId="2714BADD"/>
  <w16cid:commentId w16cid:paraId="500B76B6" w16cid:durableId="271678D4"/>
  <w16cid:commentId w16cid:paraId="5CB4EA63" w16cid:durableId="2714BBB3"/>
  <w16cid:commentId w16cid:paraId="5118E136" w16cid:durableId="27174196"/>
  <w16cid:commentId w16cid:paraId="418A6699" w16cid:durableId="27174393"/>
  <w16cid:commentId w16cid:paraId="1BDE1A0B" w16cid:durableId="2716801A"/>
  <w16cid:commentId w16cid:paraId="6C39B45F" w16cid:durableId="27114B84"/>
  <w16cid:commentId w16cid:paraId="11331BB7" w16cid:durableId="2714BC9D"/>
  <w16cid:commentId w16cid:paraId="464D1F3B" w16cid:durableId="27174903"/>
  <w16cid:commentId w16cid:paraId="306C33B7" w16cid:durableId="271A80C7"/>
  <w16cid:commentId w16cid:paraId="3607633C" w16cid:durableId="270F9C2C"/>
  <w16cid:commentId w16cid:paraId="441F6DC9" w16cid:durableId="271A8500"/>
  <w16cid:commentId w16cid:paraId="74ADE96A" w16cid:durableId="271393CB"/>
  <w16cid:commentId w16cid:paraId="0101E343" w16cid:durableId="2714BE12"/>
  <w16cid:commentId w16cid:paraId="7C7A7E7E" w16cid:durableId="2714BE2A"/>
  <w16cid:commentId w16cid:paraId="11B16B9A" w16cid:durableId="27175506"/>
  <w16cid:commentId w16cid:paraId="094B6A13" w16cid:durableId="27175548"/>
  <w16cid:commentId w16cid:paraId="5E7BC95C" w16cid:durableId="271755EB"/>
  <w16cid:commentId w16cid:paraId="4361DBA8" w16cid:durableId="271C8FFB"/>
  <w16cid:commentId w16cid:paraId="667DE04B" w16cid:durableId="26F3A362"/>
  <w16cid:commentId w16cid:paraId="06129BF4" w16cid:durableId="26F3C709"/>
  <w16cid:commentId w16cid:paraId="75FD6CFC" w16cid:durableId="271A85E5"/>
  <w16cid:commentId w16cid:paraId="0582B055" w16cid:durableId="26F3C728"/>
  <w16cid:commentId w16cid:paraId="24660892" w16cid:durableId="271C9356"/>
  <w16cid:commentId w16cid:paraId="5006D709" w16cid:durableId="27175AA5"/>
  <w16cid:commentId w16cid:paraId="3FBD4975" w16cid:durableId="271BCFF0"/>
  <w16cid:commentId w16cid:paraId="79E15364" w16cid:durableId="27175B53"/>
  <w16cid:commentId w16cid:paraId="44D35354" w16cid:durableId="271B9F41"/>
  <w16cid:commentId w16cid:paraId="342450A7" w16cid:durableId="271BC668"/>
  <w16cid:commentId w16cid:paraId="76D37A23" w16cid:durableId="271BD492"/>
  <w16cid:commentId w16cid:paraId="27535667" w16cid:durableId="26CDFB55"/>
  <w16cid:commentId w16cid:paraId="69380D44" w16cid:durableId="2717705D"/>
  <w16cid:commentId w16cid:paraId="7EBC9DE7" w16cid:durableId="2707F404"/>
  <w16cid:commentId w16cid:paraId="6D86D4D5" w16cid:durableId="2714C3F8"/>
  <w16cid:commentId w16cid:paraId="18023FAC" w16cid:durableId="27134DB9"/>
  <w16cid:commentId w16cid:paraId="6B25B09D" w16cid:durableId="270E1AC9"/>
  <w16cid:commentId w16cid:paraId="1CE3759A" w16cid:durableId="2714C4C4"/>
  <w16cid:commentId w16cid:paraId="4E7D167B" w16cid:durableId="270CC0C6"/>
  <w16cid:commentId w16cid:paraId="12DF0F9C" w16cid:durableId="2714D0F2"/>
  <w16cid:commentId w16cid:paraId="0C668DDE" w16cid:durableId="2714D144"/>
  <w16cid:commentId w16cid:paraId="789BA651" w16cid:durableId="27177EC8"/>
  <w16cid:commentId w16cid:paraId="3574BCF3" w16cid:durableId="2714D280"/>
  <w16cid:commentId w16cid:paraId="5D539C6C" w16cid:durableId="2718AC01"/>
  <w16cid:commentId w16cid:paraId="3C4EE3B6" w16cid:durableId="27080C0F"/>
  <w16cid:commentId w16cid:paraId="19C6210C" w16cid:durableId="2714D2E6"/>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4435FAC8" w16cid:durableId="2708B139"/>
  <w16cid:commentId w16cid:paraId="3FDF059C" w16cid:durableId="27178ADC"/>
  <w16cid:commentId w16cid:paraId="4BC537DB" w16cid:durableId="26F5311A"/>
  <w16cid:commentId w16cid:paraId="7FC9E83E" w16cid:durableId="2714D408"/>
  <w16cid:commentId w16cid:paraId="5812F659" w16cid:durableId="2714D489"/>
  <w16cid:commentId w16cid:paraId="17693E6C" w16cid:durableId="2714D55D"/>
  <w16cid:commentId w16cid:paraId="719647BD" w16cid:durableId="271BA9E2"/>
  <w16cid:commentId w16cid:paraId="68016E7D" w16cid:durableId="270D5EB7"/>
  <w16cid:commentId w16cid:paraId="5C8790A3" w16cid:durableId="271BAA10"/>
  <w16cid:commentId w16cid:paraId="4AA6699F" w16cid:durableId="2714D696"/>
  <w16cid:commentId w16cid:paraId="7F218896" w16cid:durableId="271BAA47"/>
  <w16cid:commentId w16cid:paraId="227078EB" w16cid:durableId="2717AF22"/>
  <w16cid:commentId w16cid:paraId="7A1F065C" w16cid:durableId="27189ACA"/>
  <w16cid:commentId w16cid:paraId="6920E404" w16cid:durableId="27189D81"/>
  <w16cid:commentId w16cid:paraId="5384DC5F" w16cid:durableId="27189D9A"/>
  <w16cid:commentId w16cid:paraId="63EF22FD" w16cid:durableId="270D5FF7"/>
  <w16cid:commentId w16cid:paraId="57E653A4" w16cid:durableId="2714DC2A"/>
  <w16cid:commentId w16cid:paraId="692C0846" w16cid:durableId="2717B563"/>
  <w16cid:commentId w16cid:paraId="56B52C33" w16cid:durableId="2710EAF1"/>
  <w16cid:commentId w16cid:paraId="3F1597BB" w16cid:durableId="2718A476"/>
  <w16cid:commentId w16cid:paraId="4A80E27C" w16cid:durableId="2718A48C"/>
  <w16cid:commentId w16cid:paraId="26E5A343" w16cid:durableId="2710ED66"/>
  <w16cid:commentId w16cid:paraId="3865DC29" w16cid:durableId="271BD779"/>
  <w16cid:commentId w16cid:paraId="74B2D764" w16cid:durableId="27135F64"/>
  <w16cid:commentId w16cid:paraId="7A325455" w16cid:durableId="2718B7A8"/>
  <w16cid:commentId w16cid:paraId="6D931D34" w16cid:durableId="271BDA6B"/>
  <w16cid:commentId w16cid:paraId="7707B8CB" w16cid:durableId="27136295"/>
  <w16cid:commentId w16cid:paraId="31547D3F" w16cid:durableId="270F7567"/>
  <w16cid:commentId w16cid:paraId="1445E1CD" w16cid:durableId="27136340"/>
  <w16cid:commentId w16cid:paraId="570BDED8" w16cid:durableId="2710F39C"/>
  <w16cid:commentId w16cid:paraId="20D5A1AE" w16cid:durableId="2703ABC6"/>
  <w16cid:commentId w16cid:paraId="4C022DBE" w16cid:durableId="2703ABD5"/>
  <w16cid:commentId w16cid:paraId="47BE8E82" w16cid:durableId="270F57A9"/>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2F778" w14:textId="77777777" w:rsidR="009F331D" w:rsidRDefault="009F331D" w:rsidP="005F6ED0">
      <w:pPr>
        <w:spacing w:after="0" w:line="240" w:lineRule="auto"/>
      </w:pPr>
      <w:r>
        <w:separator/>
      </w:r>
    </w:p>
  </w:endnote>
  <w:endnote w:type="continuationSeparator" w:id="0">
    <w:p w14:paraId="499B7B76" w14:textId="77777777" w:rsidR="009F331D" w:rsidRDefault="009F331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F358D" w14:textId="77777777" w:rsidR="009F331D" w:rsidRDefault="009F331D" w:rsidP="005F6ED0">
      <w:pPr>
        <w:spacing w:after="0" w:line="240" w:lineRule="auto"/>
      </w:pPr>
      <w:r>
        <w:separator/>
      </w:r>
    </w:p>
  </w:footnote>
  <w:footnote w:type="continuationSeparator" w:id="0">
    <w:p w14:paraId="13D5A0EB" w14:textId="77777777" w:rsidR="009F331D" w:rsidRDefault="009F331D"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3F08"/>
    <w:rsid w:val="0007523E"/>
    <w:rsid w:val="000766E5"/>
    <w:rsid w:val="00077A49"/>
    <w:rsid w:val="000804A7"/>
    <w:rsid w:val="000804DD"/>
    <w:rsid w:val="00082E46"/>
    <w:rsid w:val="00082FF3"/>
    <w:rsid w:val="000914E4"/>
    <w:rsid w:val="000924AE"/>
    <w:rsid w:val="000930C2"/>
    <w:rsid w:val="00093676"/>
    <w:rsid w:val="00094148"/>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D7CF7"/>
    <w:rsid w:val="000E2DF7"/>
    <w:rsid w:val="000E35EA"/>
    <w:rsid w:val="000E5613"/>
    <w:rsid w:val="000F052E"/>
    <w:rsid w:val="000F0B47"/>
    <w:rsid w:val="000F1AED"/>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47306"/>
    <w:rsid w:val="00150126"/>
    <w:rsid w:val="00150DB5"/>
    <w:rsid w:val="00160AA0"/>
    <w:rsid w:val="00162AD8"/>
    <w:rsid w:val="00162CBB"/>
    <w:rsid w:val="00162CD9"/>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7BAE"/>
    <w:rsid w:val="001A7CBA"/>
    <w:rsid w:val="001B3107"/>
    <w:rsid w:val="001B37D9"/>
    <w:rsid w:val="001B6085"/>
    <w:rsid w:val="001B630A"/>
    <w:rsid w:val="001C1D6F"/>
    <w:rsid w:val="001C4C18"/>
    <w:rsid w:val="001D0A2F"/>
    <w:rsid w:val="001D2C97"/>
    <w:rsid w:val="001D5D5B"/>
    <w:rsid w:val="001E2889"/>
    <w:rsid w:val="001E2E55"/>
    <w:rsid w:val="001E3AAB"/>
    <w:rsid w:val="001E5F77"/>
    <w:rsid w:val="001E73A2"/>
    <w:rsid w:val="001F087E"/>
    <w:rsid w:val="001F2583"/>
    <w:rsid w:val="001F320D"/>
    <w:rsid w:val="001F38A6"/>
    <w:rsid w:val="001F4309"/>
    <w:rsid w:val="001F6CAA"/>
    <w:rsid w:val="00201996"/>
    <w:rsid w:val="00205146"/>
    <w:rsid w:val="00207C01"/>
    <w:rsid w:val="002103A8"/>
    <w:rsid w:val="00215694"/>
    <w:rsid w:val="00215E94"/>
    <w:rsid w:val="002244CA"/>
    <w:rsid w:val="002248A4"/>
    <w:rsid w:val="002316D6"/>
    <w:rsid w:val="00232AB4"/>
    <w:rsid w:val="00234480"/>
    <w:rsid w:val="00235B07"/>
    <w:rsid w:val="002449A4"/>
    <w:rsid w:val="002473E6"/>
    <w:rsid w:val="00247E37"/>
    <w:rsid w:val="00251120"/>
    <w:rsid w:val="0025132E"/>
    <w:rsid w:val="00251655"/>
    <w:rsid w:val="00253117"/>
    <w:rsid w:val="002535ED"/>
    <w:rsid w:val="00262E6D"/>
    <w:rsid w:val="00262F3F"/>
    <w:rsid w:val="0026344E"/>
    <w:rsid w:val="00266716"/>
    <w:rsid w:val="00267A10"/>
    <w:rsid w:val="00267CBC"/>
    <w:rsid w:val="0027031B"/>
    <w:rsid w:val="0027188B"/>
    <w:rsid w:val="0027521C"/>
    <w:rsid w:val="00281F51"/>
    <w:rsid w:val="00282F8F"/>
    <w:rsid w:val="00286BB8"/>
    <w:rsid w:val="00287C0E"/>
    <w:rsid w:val="00287E19"/>
    <w:rsid w:val="00292F95"/>
    <w:rsid w:val="00296C78"/>
    <w:rsid w:val="00297E5E"/>
    <w:rsid w:val="002A139F"/>
    <w:rsid w:val="002A1699"/>
    <w:rsid w:val="002A21C9"/>
    <w:rsid w:val="002A3975"/>
    <w:rsid w:val="002A41BF"/>
    <w:rsid w:val="002B4A4C"/>
    <w:rsid w:val="002B6D11"/>
    <w:rsid w:val="002B7326"/>
    <w:rsid w:val="002B7C95"/>
    <w:rsid w:val="002C04F2"/>
    <w:rsid w:val="002C07B4"/>
    <w:rsid w:val="002C669C"/>
    <w:rsid w:val="002D2C25"/>
    <w:rsid w:val="002D4028"/>
    <w:rsid w:val="002D5E55"/>
    <w:rsid w:val="002D77BE"/>
    <w:rsid w:val="002E04A2"/>
    <w:rsid w:val="002E2015"/>
    <w:rsid w:val="002E234F"/>
    <w:rsid w:val="002E270F"/>
    <w:rsid w:val="002E48B7"/>
    <w:rsid w:val="002E50BE"/>
    <w:rsid w:val="002E5465"/>
    <w:rsid w:val="002E7386"/>
    <w:rsid w:val="002E780A"/>
    <w:rsid w:val="002F2BA9"/>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7257E"/>
    <w:rsid w:val="00372F29"/>
    <w:rsid w:val="00372F93"/>
    <w:rsid w:val="003747E8"/>
    <w:rsid w:val="003811BF"/>
    <w:rsid w:val="00384121"/>
    <w:rsid w:val="003856B0"/>
    <w:rsid w:val="003873AB"/>
    <w:rsid w:val="00390BFE"/>
    <w:rsid w:val="003931E7"/>
    <w:rsid w:val="00394C13"/>
    <w:rsid w:val="00395100"/>
    <w:rsid w:val="0039626A"/>
    <w:rsid w:val="003A012E"/>
    <w:rsid w:val="003A113B"/>
    <w:rsid w:val="003A2683"/>
    <w:rsid w:val="003A4B85"/>
    <w:rsid w:val="003A6CDA"/>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5A56"/>
    <w:rsid w:val="0046692F"/>
    <w:rsid w:val="00467047"/>
    <w:rsid w:val="00470F0B"/>
    <w:rsid w:val="00471CBD"/>
    <w:rsid w:val="00473312"/>
    <w:rsid w:val="0047394C"/>
    <w:rsid w:val="004829BD"/>
    <w:rsid w:val="00482E29"/>
    <w:rsid w:val="004878A3"/>
    <w:rsid w:val="00487A7C"/>
    <w:rsid w:val="0049139C"/>
    <w:rsid w:val="0049756A"/>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331C"/>
    <w:rsid w:val="004E4362"/>
    <w:rsid w:val="004E4CC5"/>
    <w:rsid w:val="004E640C"/>
    <w:rsid w:val="004F0914"/>
    <w:rsid w:val="004F609D"/>
    <w:rsid w:val="004F68F1"/>
    <w:rsid w:val="004F76B5"/>
    <w:rsid w:val="0050083C"/>
    <w:rsid w:val="00502AC7"/>
    <w:rsid w:val="00503D9C"/>
    <w:rsid w:val="00504BF2"/>
    <w:rsid w:val="00513D05"/>
    <w:rsid w:val="00515BE6"/>
    <w:rsid w:val="00517164"/>
    <w:rsid w:val="00521ACE"/>
    <w:rsid w:val="00534BD7"/>
    <w:rsid w:val="005420C4"/>
    <w:rsid w:val="005423B4"/>
    <w:rsid w:val="00544105"/>
    <w:rsid w:val="00544881"/>
    <w:rsid w:val="005449E6"/>
    <w:rsid w:val="00546FE1"/>
    <w:rsid w:val="0055114E"/>
    <w:rsid w:val="00551654"/>
    <w:rsid w:val="00552DDD"/>
    <w:rsid w:val="00553833"/>
    <w:rsid w:val="00553B3D"/>
    <w:rsid w:val="00553D39"/>
    <w:rsid w:val="005575E8"/>
    <w:rsid w:val="00557A09"/>
    <w:rsid w:val="005607CC"/>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6282"/>
    <w:rsid w:val="005B6B82"/>
    <w:rsid w:val="005B791E"/>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2323"/>
    <w:rsid w:val="00604AA6"/>
    <w:rsid w:val="006078BF"/>
    <w:rsid w:val="006129D8"/>
    <w:rsid w:val="00616FAC"/>
    <w:rsid w:val="00617AB9"/>
    <w:rsid w:val="00617DDD"/>
    <w:rsid w:val="00620D69"/>
    <w:rsid w:val="006220BD"/>
    <w:rsid w:val="00622BF2"/>
    <w:rsid w:val="00623D36"/>
    <w:rsid w:val="00623E6C"/>
    <w:rsid w:val="00624555"/>
    <w:rsid w:val="00626459"/>
    <w:rsid w:val="00630334"/>
    <w:rsid w:val="00631720"/>
    <w:rsid w:val="006319C6"/>
    <w:rsid w:val="006342B2"/>
    <w:rsid w:val="00634972"/>
    <w:rsid w:val="00635057"/>
    <w:rsid w:val="00636A70"/>
    <w:rsid w:val="00637370"/>
    <w:rsid w:val="00637774"/>
    <w:rsid w:val="006409C0"/>
    <w:rsid w:val="00642B69"/>
    <w:rsid w:val="00642F26"/>
    <w:rsid w:val="006503D9"/>
    <w:rsid w:val="00653E38"/>
    <w:rsid w:val="006545D7"/>
    <w:rsid w:val="00656813"/>
    <w:rsid w:val="00661FFD"/>
    <w:rsid w:val="00662931"/>
    <w:rsid w:val="00662F9B"/>
    <w:rsid w:val="00663217"/>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9D0"/>
    <w:rsid w:val="00691825"/>
    <w:rsid w:val="00694187"/>
    <w:rsid w:val="006949E2"/>
    <w:rsid w:val="00697B08"/>
    <w:rsid w:val="006A0343"/>
    <w:rsid w:val="006A1276"/>
    <w:rsid w:val="006A228A"/>
    <w:rsid w:val="006A3EEA"/>
    <w:rsid w:val="006B0059"/>
    <w:rsid w:val="006B378A"/>
    <w:rsid w:val="006B51E7"/>
    <w:rsid w:val="006B6212"/>
    <w:rsid w:val="006B71D2"/>
    <w:rsid w:val="006C3D5A"/>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50D8"/>
    <w:rsid w:val="00725B6E"/>
    <w:rsid w:val="007261A0"/>
    <w:rsid w:val="007267B7"/>
    <w:rsid w:val="00727684"/>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7AF9"/>
    <w:rsid w:val="00770935"/>
    <w:rsid w:val="00776DA3"/>
    <w:rsid w:val="0078484D"/>
    <w:rsid w:val="007853D4"/>
    <w:rsid w:val="007868D7"/>
    <w:rsid w:val="00786CB2"/>
    <w:rsid w:val="007932B5"/>
    <w:rsid w:val="00794ED8"/>
    <w:rsid w:val="00795942"/>
    <w:rsid w:val="007969EC"/>
    <w:rsid w:val="007974B3"/>
    <w:rsid w:val="007A1018"/>
    <w:rsid w:val="007A28D6"/>
    <w:rsid w:val="007A368B"/>
    <w:rsid w:val="007A3DA7"/>
    <w:rsid w:val="007A59E1"/>
    <w:rsid w:val="007A68BD"/>
    <w:rsid w:val="007A6CD9"/>
    <w:rsid w:val="007B2804"/>
    <w:rsid w:val="007B3DB0"/>
    <w:rsid w:val="007B4A4F"/>
    <w:rsid w:val="007B62CC"/>
    <w:rsid w:val="007C329C"/>
    <w:rsid w:val="007C3869"/>
    <w:rsid w:val="007C4CF5"/>
    <w:rsid w:val="007C7EE5"/>
    <w:rsid w:val="007D0CB8"/>
    <w:rsid w:val="007D17A3"/>
    <w:rsid w:val="007D3C27"/>
    <w:rsid w:val="007D531C"/>
    <w:rsid w:val="007E3D50"/>
    <w:rsid w:val="007E5408"/>
    <w:rsid w:val="007E6698"/>
    <w:rsid w:val="007F1377"/>
    <w:rsid w:val="007F2C8D"/>
    <w:rsid w:val="007F31FE"/>
    <w:rsid w:val="008054B1"/>
    <w:rsid w:val="00805A76"/>
    <w:rsid w:val="00807E9E"/>
    <w:rsid w:val="00810B0B"/>
    <w:rsid w:val="00812DCC"/>
    <w:rsid w:val="00816EA0"/>
    <w:rsid w:val="008202D6"/>
    <w:rsid w:val="00821C96"/>
    <w:rsid w:val="0082326F"/>
    <w:rsid w:val="00823363"/>
    <w:rsid w:val="00823A0C"/>
    <w:rsid w:val="00834D3C"/>
    <w:rsid w:val="008401CE"/>
    <w:rsid w:val="008406D1"/>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AAF"/>
    <w:rsid w:val="008D4A0E"/>
    <w:rsid w:val="008D5AB6"/>
    <w:rsid w:val="008D5FA7"/>
    <w:rsid w:val="008D60D9"/>
    <w:rsid w:val="008D64C5"/>
    <w:rsid w:val="008E1102"/>
    <w:rsid w:val="008E3678"/>
    <w:rsid w:val="008E39CB"/>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BF1"/>
    <w:rsid w:val="009652E4"/>
    <w:rsid w:val="00965ED1"/>
    <w:rsid w:val="009705F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331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D25"/>
    <w:rsid w:val="00A32407"/>
    <w:rsid w:val="00A32739"/>
    <w:rsid w:val="00A33F6E"/>
    <w:rsid w:val="00A347C6"/>
    <w:rsid w:val="00A36179"/>
    <w:rsid w:val="00A426F5"/>
    <w:rsid w:val="00A42D17"/>
    <w:rsid w:val="00A455E4"/>
    <w:rsid w:val="00A51212"/>
    <w:rsid w:val="00A517BE"/>
    <w:rsid w:val="00A54398"/>
    <w:rsid w:val="00A56D55"/>
    <w:rsid w:val="00A61600"/>
    <w:rsid w:val="00A61B04"/>
    <w:rsid w:val="00A62685"/>
    <w:rsid w:val="00A63068"/>
    <w:rsid w:val="00A639B3"/>
    <w:rsid w:val="00A65072"/>
    <w:rsid w:val="00A67746"/>
    <w:rsid w:val="00A70035"/>
    <w:rsid w:val="00A73C06"/>
    <w:rsid w:val="00A7403F"/>
    <w:rsid w:val="00A7461D"/>
    <w:rsid w:val="00A74720"/>
    <w:rsid w:val="00A75B84"/>
    <w:rsid w:val="00A76722"/>
    <w:rsid w:val="00A76DD3"/>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D031C"/>
    <w:rsid w:val="00AD273E"/>
    <w:rsid w:val="00AD3A32"/>
    <w:rsid w:val="00AD4320"/>
    <w:rsid w:val="00AD7565"/>
    <w:rsid w:val="00AE0EB7"/>
    <w:rsid w:val="00AE2326"/>
    <w:rsid w:val="00AE3754"/>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350"/>
    <w:rsid w:val="00B329CB"/>
    <w:rsid w:val="00B373E3"/>
    <w:rsid w:val="00B40B23"/>
    <w:rsid w:val="00B40CDF"/>
    <w:rsid w:val="00B4576D"/>
    <w:rsid w:val="00B503F9"/>
    <w:rsid w:val="00B51E9A"/>
    <w:rsid w:val="00B562FC"/>
    <w:rsid w:val="00B60855"/>
    <w:rsid w:val="00B64ACD"/>
    <w:rsid w:val="00B65BE8"/>
    <w:rsid w:val="00B70CFA"/>
    <w:rsid w:val="00B73DDB"/>
    <w:rsid w:val="00B813C7"/>
    <w:rsid w:val="00B85C3E"/>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FA4"/>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74C2"/>
    <w:rsid w:val="00C11286"/>
    <w:rsid w:val="00C1149C"/>
    <w:rsid w:val="00C12361"/>
    <w:rsid w:val="00C129CD"/>
    <w:rsid w:val="00C12A03"/>
    <w:rsid w:val="00C13BE7"/>
    <w:rsid w:val="00C155F4"/>
    <w:rsid w:val="00C16738"/>
    <w:rsid w:val="00C21116"/>
    <w:rsid w:val="00C21C3D"/>
    <w:rsid w:val="00C23C1C"/>
    <w:rsid w:val="00C24122"/>
    <w:rsid w:val="00C2684E"/>
    <w:rsid w:val="00C30065"/>
    <w:rsid w:val="00C3353B"/>
    <w:rsid w:val="00C34CD1"/>
    <w:rsid w:val="00C359FB"/>
    <w:rsid w:val="00C376AB"/>
    <w:rsid w:val="00C44380"/>
    <w:rsid w:val="00C5121C"/>
    <w:rsid w:val="00C5526D"/>
    <w:rsid w:val="00C55C6D"/>
    <w:rsid w:val="00C56F57"/>
    <w:rsid w:val="00C57F78"/>
    <w:rsid w:val="00C632AF"/>
    <w:rsid w:val="00C63AC0"/>
    <w:rsid w:val="00C63E25"/>
    <w:rsid w:val="00C6598F"/>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23C1"/>
    <w:rsid w:val="00D0261D"/>
    <w:rsid w:val="00D0380D"/>
    <w:rsid w:val="00D0428D"/>
    <w:rsid w:val="00D058B9"/>
    <w:rsid w:val="00D06507"/>
    <w:rsid w:val="00D15118"/>
    <w:rsid w:val="00D15FB3"/>
    <w:rsid w:val="00D1693E"/>
    <w:rsid w:val="00D21107"/>
    <w:rsid w:val="00D22628"/>
    <w:rsid w:val="00D22845"/>
    <w:rsid w:val="00D23556"/>
    <w:rsid w:val="00D2398E"/>
    <w:rsid w:val="00D242A7"/>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6DA"/>
    <w:rsid w:val="00DE460E"/>
    <w:rsid w:val="00DE62EB"/>
    <w:rsid w:val="00DE77BD"/>
    <w:rsid w:val="00DF1CFA"/>
    <w:rsid w:val="00DF3A06"/>
    <w:rsid w:val="00DF450F"/>
    <w:rsid w:val="00DF5EAD"/>
    <w:rsid w:val="00E01740"/>
    <w:rsid w:val="00E01B59"/>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6151"/>
    <w:rsid w:val="00E7001C"/>
    <w:rsid w:val="00E71D8E"/>
    <w:rsid w:val="00E73119"/>
    <w:rsid w:val="00E734B2"/>
    <w:rsid w:val="00E77B5F"/>
    <w:rsid w:val="00E83A4D"/>
    <w:rsid w:val="00E861C4"/>
    <w:rsid w:val="00E87C76"/>
    <w:rsid w:val="00E95DE7"/>
    <w:rsid w:val="00EA455C"/>
    <w:rsid w:val="00EA706C"/>
    <w:rsid w:val="00EB0D5D"/>
    <w:rsid w:val="00EB0F0A"/>
    <w:rsid w:val="00EB209C"/>
    <w:rsid w:val="00EB504E"/>
    <w:rsid w:val="00EB54FF"/>
    <w:rsid w:val="00EB7CB3"/>
    <w:rsid w:val="00EC33AB"/>
    <w:rsid w:val="00ED0C06"/>
    <w:rsid w:val="00ED3896"/>
    <w:rsid w:val="00EE180D"/>
    <w:rsid w:val="00EE6C6F"/>
    <w:rsid w:val="00EE7B67"/>
    <w:rsid w:val="00EF4E01"/>
    <w:rsid w:val="00EF56E5"/>
    <w:rsid w:val="00F010F8"/>
    <w:rsid w:val="00F04E63"/>
    <w:rsid w:val="00F0515C"/>
    <w:rsid w:val="00F064D3"/>
    <w:rsid w:val="00F10544"/>
    <w:rsid w:val="00F13439"/>
    <w:rsid w:val="00F1397C"/>
    <w:rsid w:val="00F1731B"/>
    <w:rsid w:val="00F22808"/>
    <w:rsid w:val="00F228AF"/>
    <w:rsid w:val="00F23405"/>
    <w:rsid w:val="00F25149"/>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52</Pages>
  <Words>34537</Words>
  <Characters>196861</Characters>
  <Application>Microsoft Office Word</Application>
  <DocSecurity>0</DocSecurity>
  <Lines>1640</Lines>
  <Paragraphs>461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59</cp:revision>
  <dcterms:created xsi:type="dcterms:W3CDTF">2022-11-09T06:36:00Z</dcterms:created>
  <dcterms:modified xsi:type="dcterms:W3CDTF">2022-11-14T09:40:00Z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