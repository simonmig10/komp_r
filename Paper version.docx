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4C1C00"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BDB5652"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commentRangeStart w:id="1"/>
      <w:r>
        <w:t>Section 2: Lit</w:t>
      </w:r>
      <w:r w:rsidR="00BF1D8A">
        <w:t>erature</w:t>
      </w:r>
      <w:r>
        <w:t xml:space="preserve"> review</w:t>
      </w:r>
      <w:bookmarkEnd w:id="0"/>
      <w:commentRangeEnd w:id="1"/>
      <w:r w:rsidR="001D572D">
        <w:rPr>
          <w:rStyle w:val="Kommentarhenvisning"/>
          <w:rFonts w:asciiTheme="minorHAnsi" w:eastAsiaTheme="minorHAnsi" w:hAnsiTheme="minorHAnsi" w:cstheme="minorBidi"/>
          <w:color w:val="auto"/>
        </w:rPr>
        <w:commentReference w:id="1"/>
      </w:r>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56E9021F"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508AC260" w14:textId="77777777" w:rsidR="00AC7AC8" w:rsidRDefault="00CB1B8E" w:rsidP="003C4BAC">
      <w:pPr>
        <w:spacing w:line="360" w:lineRule="auto"/>
        <w:rPr>
          <w:ins w:id="2" w:author="Simon Thomsen" w:date="2022-12-15T07:57:00Z"/>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w:t>
      </w:r>
    </w:p>
    <w:p w14:paraId="3D1F5175" w14:textId="2F04F336" w:rsidR="003C4BAC" w:rsidRPr="00AB3D2F" w:rsidRDefault="00AC7AC8" w:rsidP="003C4BAC">
      <w:pPr>
        <w:spacing w:line="360" w:lineRule="auto"/>
        <w:rPr>
          <w:sz w:val="24"/>
          <w:szCs w:val="24"/>
        </w:rPr>
      </w:pPr>
      <w:ins w:id="3" w:author="Simon Thomsen" w:date="2022-12-15T07:57:00Z">
        <w:r w:rsidRPr="00AB3D2F">
          <w:rPr>
            <w:noProof/>
            <w:sz w:val="24"/>
            <w:szCs w:val="24"/>
          </w:rPr>
          <w:t>Byrialsen &amp; Raza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Pr="00884952">
          <w:rPr>
            <w:noProof/>
            <w:sz w:val="24"/>
            <w:szCs w:val="24"/>
          </w:rPr>
          <w:t>(2018)</w:t>
        </w:r>
        <w:r w:rsidRPr="00AB3D2F">
          <w:rPr>
            <w:sz w:val="24"/>
            <w:szCs w:val="24"/>
          </w:rPr>
          <w:fldChar w:fldCharType="end"/>
        </w:r>
        <w:r>
          <w:rPr>
            <w:sz w:val="24"/>
            <w:szCs w:val="24"/>
          </w:rPr>
          <w:t xml:space="preserve"> also include a </w:t>
        </w:r>
      </w:ins>
      <w:ins w:id="4" w:author="Simon Thomsen" w:date="2022-12-15T07:58:00Z">
        <w:r>
          <w:rPr>
            <w:sz w:val="24"/>
            <w:szCs w:val="24"/>
          </w:rPr>
          <w:t xml:space="preserve">positive relationship </w:t>
        </w:r>
      </w:ins>
      <w:ins w:id="5" w:author="Simon Thomsen" w:date="2022-12-15T07:57:00Z">
        <w:r>
          <w:rPr>
            <w:sz w:val="24"/>
            <w:szCs w:val="24"/>
          </w:rPr>
          <w:t>between the level of income insurance and wages, when including</w:t>
        </w:r>
      </w:ins>
      <w:ins w:id="6" w:author="Simon Thomsen" w:date="2022-12-15T07:58:00Z">
        <w:r>
          <w:rPr>
            <w:sz w:val="24"/>
            <w:szCs w:val="24"/>
          </w:rPr>
          <w:t xml:space="preserve"> </w:t>
        </w:r>
        <w:r w:rsidRPr="00AB3D2F">
          <w:rPr>
            <w:sz w:val="24"/>
            <w:szCs w:val="24"/>
          </w:rPr>
          <w:t>the compensation rate in the wage equation</w:t>
        </w:r>
      </w:ins>
      <w:ins w:id="7" w:author="Simon Thomsen" w:date="2022-12-15T08:00:00Z">
        <w:r>
          <w:rPr>
            <w:sz w:val="24"/>
            <w:szCs w:val="24"/>
          </w:rPr>
          <w:t xml:space="preserve">. </w:t>
        </w:r>
        <w:r w:rsidRPr="00AB3D2F">
          <w:rPr>
            <w:sz w:val="24"/>
            <w:szCs w:val="24"/>
          </w:rPr>
          <w:t>argui</w:t>
        </w:r>
        <w:r>
          <w:rPr>
            <w:sz w:val="24"/>
            <w:szCs w:val="24"/>
          </w:rPr>
          <w:t>ng</w:t>
        </w:r>
        <w:r w:rsidRPr="00AB3D2F">
          <w:rPr>
            <w:sz w:val="24"/>
            <w:szCs w:val="24"/>
          </w:rPr>
          <w:t xml:space="preserve"> that </w:t>
        </w:r>
      </w:ins>
      <w:ins w:id="8" w:author="Simon Thomsen" w:date="2022-12-15T08:01:00Z">
        <w:r>
          <w:rPr>
            <w:sz w:val="24"/>
            <w:szCs w:val="24"/>
          </w:rPr>
          <w:t>this</w:t>
        </w:r>
      </w:ins>
      <w:ins w:id="9" w:author="Simon Thomsen" w:date="2022-12-15T08:00:00Z">
        <w:r w:rsidRPr="00AB3D2F">
          <w:rPr>
            <w:sz w:val="24"/>
            <w:szCs w:val="24"/>
          </w:rPr>
          <w:t xml:space="preserve"> is in line with standard models of wage setting, which plays an important role in the determination of the targeted wage </w:t>
        </w:r>
        <w:r w:rsidRPr="00AB3D2F">
          <w:rPr>
            <w:sz w:val="24"/>
            <w:szCs w:val="24"/>
          </w:rPr>
          <w:fldChar w:fldCharType="begin" w:fldLock="1"/>
        </w:r>
        <w:r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Pr="00AB3D2F">
          <w:rPr>
            <w:sz w:val="24"/>
            <w:szCs w:val="24"/>
          </w:rPr>
          <w:fldChar w:fldCharType="separate"/>
        </w:r>
        <w:r w:rsidRPr="00AB3D2F">
          <w:rPr>
            <w:noProof/>
            <w:sz w:val="24"/>
            <w:szCs w:val="24"/>
          </w:rPr>
          <w:t>(Mcdonald &amp; Solow, 1981; Shapiro &amp; Stiglitz, 1984)</w:t>
        </w:r>
        <w:r w:rsidRPr="00AB3D2F">
          <w:rPr>
            <w:sz w:val="24"/>
            <w:szCs w:val="24"/>
          </w:rPr>
          <w:fldChar w:fldCharType="end"/>
        </w:r>
        <w:r w:rsidRPr="00AB3D2F">
          <w:rPr>
            <w:sz w:val="24"/>
            <w:szCs w:val="24"/>
          </w:rPr>
          <w:t>.</w:t>
        </w:r>
      </w:ins>
      <w:ins w:id="10" w:author="Simon Thomsen" w:date="2022-12-15T08:01:00Z">
        <w:r>
          <w:rPr>
            <w:sz w:val="24"/>
            <w:szCs w:val="24"/>
          </w:rPr>
          <w:t xml:space="preserve"> </w:t>
        </w:r>
      </w:ins>
      <w:ins w:id="11" w:author="Simon Thomsen" w:date="2022-12-15T07:58:00Z">
        <w:r>
          <w:rPr>
            <w:sz w:val="24"/>
            <w:szCs w:val="24"/>
          </w:rPr>
          <w:t>But t</w:t>
        </w:r>
      </w:ins>
      <w:del w:id="12" w:author="Simon Thomsen" w:date="2022-12-15T07:58:00Z">
        <w:r w:rsidR="003C4BAC" w:rsidRPr="00AB3D2F" w:rsidDel="00AC7AC8">
          <w:rPr>
            <w:sz w:val="24"/>
            <w:szCs w:val="24"/>
          </w:rPr>
          <w:delText>T</w:delText>
        </w:r>
      </w:del>
      <w:r w:rsidR="003C4BAC" w:rsidRPr="00AB3D2F">
        <w:rPr>
          <w:sz w:val="24"/>
          <w:szCs w:val="24"/>
        </w:rPr>
        <w:t>he channel</w:t>
      </w:r>
      <w:ins w:id="13" w:author="Simon Thomsen" w:date="2022-12-15T08:01:00Z">
        <w:r w:rsidR="00814D8B">
          <w:rPr>
            <w:sz w:val="24"/>
            <w:szCs w:val="24"/>
          </w:rPr>
          <w:t xml:space="preserve"> included by </w:t>
        </w:r>
        <w:r w:rsidR="00814D8B" w:rsidRPr="00AB3D2F">
          <w:rPr>
            <w:noProof/>
            <w:sz w:val="24"/>
            <w:szCs w:val="24"/>
          </w:rPr>
          <w:t>Byrialsen &amp; Raza</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(2018)</w:t>
        </w:r>
        <w:r w:rsidR="00814D8B" w:rsidRPr="00AB3D2F">
          <w:rPr>
            <w:sz w:val="24"/>
            <w:szCs w:val="24"/>
          </w:rPr>
          <w:fldChar w:fldCharType="end"/>
        </w:r>
      </w:ins>
      <w:r w:rsidR="003C4BAC" w:rsidRPr="00AB3D2F">
        <w:rPr>
          <w:sz w:val="24"/>
          <w:szCs w:val="24"/>
        </w:rPr>
        <w:t xml:space="preserve"> in which </w:t>
      </w:r>
      <w:del w:id="14" w:author="Simon Thomsen" w:date="2022-12-15T07:58:00Z">
        <w:r w:rsidR="003C4BAC" w:rsidRPr="00AB3D2F" w:rsidDel="00AC7AC8">
          <w:rPr>
            <w:sz w:val="24"/>
            <w:szCs w:val="24"/>
          </w:rPr>
          <w:delText xml:space="preserve">the </w:delText>
        </w:r>
      </w:del>
      <w:r w:rsidR="003C4BAC" w:rsidRPr="00AB3D2F">
        <w:rPr>
          <w:sz w:val="24"/>
          <w:szCs w:val="24"/>
        </w:rPr>
        <w:t>wage</w:t>
      </w:r>
      <w:ins w:id="15" w:author="Simon Thomsen" w:date="2022-12-15T07:58:00Z">
        <w:r>
          <w:rPr>
            <w:sz w:val="24"/>
            <w:szCs w:val="24"/>
          </w:rPr>
          <w:t>s</w:t>
        </w:r>
      </w:ins>
      <w:r w:rsidR="003C4BAC" w:rsidRPr="00AB3D2F">
        <w:rPr>
          <w:sz w:val="24"/>
          <w:szCs w:val="24"/>
        </w:rPr>
        <w:t xml:space="preserve"> affects</w:t>
      </w:r>
      <w:del w:id="16" w:author="Simon Thomsen" w:date="2022-12-15T07:59:00Z">
        <w:r w:rsidR="003C4BAC" w:rsidRPr="00AB3D2F" w:rsidDel="00AC7AC8">
          <w:rPr>
            <w:sz w:val="24"/>
            <w:szCs w:val="24"/>
          </w:rPr>
          <w:delText xml:space="preserve"> the</w:delText>
        </w:r>
      </w:del>
      <w:r w:rsidR="003C4BAC" w:rsidRPr="00AB3D2F">
        <w:rPr>
          <w:sz w:val="24"/>
          <w:szCs w:val="24"/>
        </w:rPr>
        <w:t xml:space="preserve"> unemployment is different</w:t>
      </w:r>
      <w:ins w:id="17" w:author="Simon Fløj Thomsen" w:date="2022-12-18T10:09:00Z">
        <w:r w:rsidR="008900FF">
          <w:rPr>
            <w:sz w:val="24"/>
            <w:szCs w:val="24"/>
          </w:rPr>
          <w:t xml:space="preserve"> than the one argued by Andersen et al. </w:t>
        </w:r>
      </w:ins>
      <w:ins w:id="18" w:author="Simon Fløj Thomsen" w:date="2022-12-18T10:10:00Z">
        <w:r w:rsidR="008900FF">
          <w:rPr>
            <w:sz w:val="24"/>
            <w:szCs w:val="24"/>
          </w:rPr>
          <w:fldChar w:fldCharType="begin" w:fldLock="1"/>
        </w:r>
      </w:ins>
      <w:r w:rsidR="00B908B6">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900FF">
        <w:rPr>
          <w:sz w:val="24"/>
          <w:szCs w:val="24"/>
        </w:rPr>
        <w:fldChar w:fldCharType="separate"/>
      </w:r>
      <w:r w:rsidR="008900FF" w:rsidRPr="008900FF">
        <w:rPr>
          <w:noProof/>
          <w:sz w:val="24"/>
          <w:szCs w:val="24"/>
        </w:rPr>
        <w:t>(2015)</w:t>
      </w:r>
      <w:ins w:id="19" w:author="Simon Fløj Thomsen" w:date="2022-12-18T10:10:00Z">
        <w:r w:rsidR="008900FF">
          <w:rPr>
            <w:sz w:val="24"/>
            <w:szCs w:val="24"/>
          </w:rPr>
          <w:fldChar w:fldCharType="end"/>
        </w:r>
      </w:ins>
      <w:r w:rsidR="003C4BAC" w:rsidRPr="00AB3D2F">
        <w:rPr>
          <w:sz w:val="24"/>
          <w:szCs w:val="24"/>
        </w:rPr>
        <w:t xml:space="preserve"> </w:t>
      </w:r>
      <w:del w:id="20" w:author="Simon Thomsen" w:date="2022-12-15T08:02:00Z">
        <w:r w:rsidR="003C4BAC" w:rsidRPr="00AB3D2F" w:rsidDel="00814D8B">
          <w:rPr>
            <w:sz w:val="24"/>
            <w:szCs w:val="24"/>
          </w:rPr>
          <w:delText xml:space="preserve">in another study by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w:delText>
        </w:r>
      </w:del>
      <w:r w:rsidR="003C4BAC" w:rsidRPr="00AB3D2F">
        <w:rPr>
          <w:sz w:val="24"/>
          <w:szCs w:val="24"/>
        </w:rPr>
        <w:t xml:space="preserve">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w:t>
      </w:r>
      <w:del w:id="21" w:author="Simon Thomsen" w:date="2022-12-15T07:59:00Z">
        <w:r w:rsidR="003C4BAC" w:rsidRPr="00AB3D2F" w:rsidDel="00AC7AC8">
          <w:rPr>
            <w:sz w:val="24"/>
            <w:szCs w:val="24"/>
          </w:rPr>
          <w:delText xml:space="preserve">They use the framework of a theoretical stock-flow consistent model, including the compensation rate in the wage equation, together with the rate of employment, and productivity. </w:delText>
        </w:r>
      </w:del>
      <w:del w:id="22" w:author="Simon Thomsen" w:date="2022-12-15T08:02:00Z">
        <w:r w:rsidR="003C4BAC" w:rsidRPr="00AB3D2F" w:rsidDel="00814D8B">
          <w:rPr>
            <w:sz w:val="24"/>
            <w:szCs w:val="24"/>
          </w:rPr>
          <w:delText xml:space="preserve">The inclusion of the compensation rate in a stock-flow-consistent framework is an addition to the </w:delText>
        </w:r>
        <w:r w:rsidR="003C4BAC" w:rsidRPr="00AB3D2F" w:rsidDel="00814D8B">
          <w:rPr>
            <w:sz w:val="24"/>
            <w:szCs w:val="24"/>
          </w:rPr>
          <w:lastRenderedPageBreak/>
          <w:delText xml:space="preserve">model used by </w:delText>
        </w:r>
        <w:r w:rsidR="00884952" w:rsidRPr="00AB3D2F" w:rsidDel="00814D8B">
          <w:rPr>
            <w:noProof/>
            <w:sz w:val="24"/>
            <w:szCs w:val="24"/>
          </w:rPr>
          <w:delText>Lavoie &amp; Godley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argues that incorporating the compensation rate is in line with standard models of wage setting, which plays an important role in the determination of the targeted wage </w:delText>
        </w:r>
        <w:r w:rsidR="003C4BAC" w:rsidRPr="00AB3D2F" w:rsidDel="00814D8B">
          <w:rPr>
            <w:sz w:val="24"/>
            <w:szCs w:val="24"/>
          </w:rPr>
          <w:fldChar w:fldCharType="begin" w:fldLock="1"/>
        </w:r>
        <w:r w:rsidR="003C4BAC" w:rsidRPr="00AB3D2F" w:rsidDel="00814D8B">
          <w:rPr>
            <w:sz w:val="24"/>
            <w:szCs w:val="24"/>
          </w:rPr>
          <w:del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delInstrText>
        </w:r>
        <w:r w:rsidR="003C4BAC" w:rsidRPr="00AB3D2F" w:rsidDel="00814D8B">
          <w:rPr>
            <w:sz w:val="24"/>
            <w:szCs w:val="24"/>
          </w:rPr>
          <w:fldChar w:fldCharType="separate"/>
        </w:r>
        <w:r w:rsidR="003C4BAC" w:rsidRPr="00AB3D2F" w:rsidDel="00814D8B">
          <w:rPr>
            <w:noProof/>
            <w:sz w:val="24"/>
            <w:szCs w:val="24"/>
          </w:rPr>
          <w:delText>(Mcdonald &amp; Solow, 1981; Shapiro &amp; Stiglitz, 1984)</w:delText>
        </w:r>
        <w:r w:rsidR="003C4BAC" w:rsidRPr="00AB3D2F" w:rsidDel="00814D8B">
          <w:rPr>
            <w:sz w:val="24"/>
            <w:szCs w:val="24"/>
          </w:rPr>
          <w:fldChar w:fldCharType="end"/>
        </w:r>
        <w:r w:rsidR="003C4BAC" w:rsidRPr="00AB3D2F" w:rsidDel="00814D8B">
          <w:rPr>
            <w:sz w:val="24"/>
            <w:szCs w:val="24"/>
          </w:rPr>
          <w:delText>.</w:delText>
        </w:r>
      </w:del>
    </w:p>
    <w:p w14:paraId="7584D6FC" w14:textId="7A30DFD7" w:rsidR="003C4BAC" w:rsidRPr="00AB3D2F" w:rsidDel="00814D8B" w:rsidRDefault="00884952" w:rsidP="003C4BAC">
      <w:pPr>
        <w:spacing w:line="360" w:lineRule="auto"/>
        <w:rPr>
          <w:del w:id="23" w:author="Simon Thomsen" w:date="2022-12-15T08:02:00Z"/>
          <w:sz w:val="24"/>
          <w:szCs w:val="24"/>
        </w:rPr>
      </w:pPr>
      <w:del w:id="24" w:author="Simon Thomsen" w:date="2022-12-15T08:02:00Z">
        <w:r w:rsidDel="00814D8B">
          <w:rPr>
            <w:sz w:val="24"/>
            <w:szCs w:val="24"/>
          </w:rPr>
          <w:delText xml:space="preserve">Statistics Denmark </w:delText>
        </w:r>
        <w:r w:rsidR="003C4BAC" w:rsidRPr="00AB3D2F" w:rsidDel="00814D8B">
          <w:rPr>
            <w:sz w:val="24"/>
            <w:szCs w:val="24"/>
          </w:rPr>
          <w:fldChar w:fldCharType="begin" w:fldLock="1"/>
        </w:r>
        <w:r w:rsidDel="00814D8B">
          <w:rPr>
            <w:sz w:val="24"/>
            <w:szCs w:val="24"/>
          </w:rPr>
          <w:del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delText>
        </w:r>
        <w:r w:rsidR="00E36D4D" w:rsidDel="00814D8B">
          <w:rPr>
            <w:sz w:val="24"/>
            <w:szCs w:val="24"/>
          </w:rPr>
          <w:delText>makes</w:delText>
        </w:r>
        <w:r w:rsidR="003C4BAC" w:rsidRPr="00AB3D2F" w:rsidDel="00814D8B">
          <w:rPr>
            <w:sz w:val="24"/>
            <w:szCs w:val="24"/>
          </w:rPr>
          <w:delText xml:space="preserve"> the wage negotiations</w:delText>
        </w:r>
        <w:r w:rsidR="00E36D4D" w:rsidDel="00814D8B">
          <w:rPr>
            <w:sz w:val="24"/>
            <w:szCs w:val="24"/>
          </w:rPr>
          <w:delText xml:space="preserve"> harder</w:delText>
        </w:r>
        <w:r w:rsidR="003C4BAC" w:rsidRPr="00AB3D2F" w:rsidDel="00814D8B">
          <w:rPr>
            <w:sz w:val="24"/>
            <w:szCs w:val="24"/>
          </w:rPr>
          <w:delText xml:space="preserve"> for</w:delText>
        </w:r>
        <w:r w:rsidR="00E36D4D" w:rsidDel="00814D8B">
          <w:rPr>
            <w:sz w:val="24"/>
            <w:szCs w:val="24"/>
          </w:rPr>
          <w:delText xml:space="preserve"> the</w:delText>
        </w:r>
        <w:r w:rsidR="003C4BAC" w:rsidRPr="00AB3D2F" w:rsidDel="00814D8B">
          <w:rPr>
            <w:sz w:val="24"/>
            <w:szCs w:val="24"/>
          </w:rPr>
          <w:delText xml:space="preserve"> workers and thereby negatively affects the wages. </w:delText>
        </w:r>
      </w:del>
    </w:p>
    <w:p w14:paraId="74B1CFF7" w14:textId="5FCFCED9"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ins w:id="25" w:author="Simon Thomsen" w:date="2022-12-15T08:07:00Z">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w:t>
        </w:r>
      </w:ins>
      <w:ins w:id="26" w:author="Simon Thomsen" w:date="2022-12-15T08:08:00Z">
        <w:r w:rsidR="00814D8B">
          <w:rPr>
            <w:sz w:val="24"/>
            <w:szCs w:val="24"/>
          </w:rPr>
          <w:t xml:space="preserve">ibuted to the liquidity effect. </w:t>
        </w:r>
      </w:ins>
      <w:ins w:id="27" w:author="Simon Thomsen" w:date="2022-12-15T08:10:00Z">
        <w:r w:rsidR="00814D8B">
          <w:rPr>
            <w:sz w:val="24"/>
            <w:szCs w:val="24"/>
          </w:rPr>
          <w:t>This implies that the</w:t>
        </w:r>
      </w:ins>
      <w:ins w:id="28" w:author="Simon Thomsen" w:date="2022-12-15T08:08:00Z">
        <w:r w:rsidR="00814D8B">
          <w:rPr>
            <w:sz w:val="24"/>
            <w:szCs w:val="24"/>
          </w:rPr>
          <w:t xml:space="preserve"> </w:t>
        </w:r>
      </w:ins>
      <w:moveToRangeStart w:id="29" w:author="Simon Thomsen" w:date="2022-12-15T08:09:00Z" w:name="move121984193"/>
      <w:moveTo w:id="30" w:author="Simon Thomsen" w:date="2022-12-15T08:09:00Z">
        <w:r w:rsidR="00814D8B" w:rsidRPr="00AB3D2F">
          <w:rPr>
            <w:sz w:val="24"/>
            <w:szCs w:val="24"/>
          </w:rPr>
          <w:t xml:space="preserve">unemployed </w:t>
        </w:r>
      </w:moveTo>
      <w:ins w:id="31" w:author="Simon Thomsen" w:date="2022-12-15T08:09:00Z">
        <w:r w:rsidR="00814D8B">
          <w:rPr>
            <w:sz w:val="24"/>
            <w:szCs w:val="24"/>
          </w:rPr>
          <w:t>seems to be</w:t>
        </w:r>
      </w:ins>
      <w:moveTo w:id="32" w:author="Simon Thomsen" w:date="2022-12-15T08:09:00Z">
        <w:del w:id="33" w:author="Simon Thomsen" w:date="2022-12-15T08:09:00Z">
          <w:r w:rsidR="00814D8B" w:rsidRPr="00AB3D2F" w:rsidDel="00814D8B">
            <w:rPr>
              <w:sz w:val="24"/>
              <w:szCs w:val="24"/>
            </w:rPr>
            <w:delText>are</w:delText>
          </w:r>
        </w:del>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moveTo>
      <w:moveToRangeEnd w:id="29"/>
      <w:ins w:id="34" w:author="Simon Thomsen" w:date="2022-12-15T08:07:00Z">
        <w:r w:rsidR="00814D8B">
          <w:rPr>
            <w:sz w:val="24"/>
            <w:szCs w:val="24"/>
          </w:rPr>
          <w:t xml:space="preserve"> </w:t>
        </w:r>
      </w:ins>
      <w:del w:id="35" w:author="Simon Thomsen" w:date="2022-12-15T08:07:00Z">
        <w:r w:rsidR="003C4BAC" w:rsidRPr="00AB3D2F" w:rsidDel="00814D8B">
          <w:rPr>
            <w:sz w:val="24"/>
            <w:szCs w:val="24"/>
          </w:rPr>
          <w:delText>,</w:delText>
        </w:r>
      </w:del>
      <w:r w:rsidR="003C4BAC" w:rsidRPr="00AB3D2F">
        <w:rPr>
          <w:sz w:val="24"/>
          <w:szCs w:val="24"/>
        </w:rPr>
        <w:t xml:space="preserve"> </w:t>
      </w:r>
      <w:del w:id="36" w:author="Simon Thomsen" w:date="2022-12-15T08:07:00Z">
        <w:r w:rsidR="003C4BAC" w:rsidRPr="00AB3D2F" w:rsidDel="00814D8B">
          <w:rPr>
            <w:sz w:val="24"/>
            <w:szCs w:val="24"/>
          </w:rPr>
          <w:delText>where an increase in the level of income insurance will result in lower incentive to search for a new job, and in addition to this also be pickier regarding job offers</w:delText>
        </w:r>
        <w:r w:rsidR="00A65427" w:rsidDel="00814D8B">
          <w:rPr>
            <w:sz w:val="24"/>
            <w:szCs w:val="24"/>
          </w:rPr>
          <w:delText>, thereby</w:delText>
        </w:r>
        <w:r w:rsidR="003C4BAC" w:rsidRPr="00AB3D2F" w:rsidDel="00814D8B">
          <w:rPr>
            <w:sz w:val="24"/>
            <w:szCs w:val="24"/>
          </w:rPr>
          <w:delText xml:space="preserve"> increasing the unemployment period. </w:delText>
        </w:r>
      </w:del>
      <w:r w:rsidR="00706B4F">
        <w:rPr>
          <w:sz w:val="24"/>
          <w:szCs w:val="24"/>
        </w:rPr>
        <w:br/>
      </w:r>
      <w:del w:id="37" w:author="Simon Thomsen" w:date="2022-12-15T08:11:00Z">
        <w:r w:rsidR="00884952" w:rsidRPr="00AB3D2F" w:rsidDel="00814D8B">
          <w:rPr>
            <w:noProof/>
            <w:sz w:val="24"/>
            <w:szCs w:val="24"/>
          </w:rPr>
          <w:delText>Chetty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(2008)</w:delText>
        </w:r>
        <w:r w:rsidR="003C4BAC" w:rsidRPr="00AB3D2F" w:rsidDel="00814D8B">
          <w:rPr>
            <w:sz w:val="24"/>
            <w:szCs w:val="24"/>
          </w:rPr>
          <w:fldChar w:fldCharType="end"/>
        </w:r>
        <w:r w:rsidR="003C4BAC" w:rsidRPr="00AB3D2F" w:rsidDel="00814D8B">
          <w:rPr>
            <w:sz w:val="24"/>
            <w:szCs w:val="24"/>
          </w:rPr>
          <w:delText xml:space="preserve"> </w:delText>
        </w:r>
        <w:r w:rsidR="00F333B9" w:rsidDel="00814D8B">
          <w:rPr>
            <w:sz w:val="24"/>
            <w:szCs w:val="24"/>
          </w:rPr>
          <w:delText xml:space="preserve">instead </w:delText>
        </w:r>
        <w:r w:rsidR="00176D07" w:rsidDel="00814D8B">
          <w:rPr>
            <w:sz w:val="24"/>
            <w:szCs w:val="24"/>
          </w:rPr>
          <w:delText>presents the</w:delText>
        </w:r>
        <w:r w:rsidR="003C4BAC" w:rsidRPr="00AB3D2F" w:rsidDel="00814D8B">
          <w:rPr>
            <w:sz w:val="24"/>
            <w:szCs w:val="24"/>
          </w:rPr>
          <w:delText xml:space="preserve"> explanation o</w:delText>
        </w:r>
        <w:r w:rsidR="00176D07" w:rsidDel="00814D8B">
          <w:rPr>
            <w:sz w:val="24"/>
            <w:szCs w:val="24"/>
          </w:rPr>
          <w:delText>f</w:delText>
        </w:r>
        <w:r w:rsidR="003C4BAC" w:rsidRPr="00AB3D2F" w:rsidDel="00814D8B">
          <w:rPr>
            <w:sz w:val="24"/>
            <w:szCs w:val="24"/>
          </w:rPr>
          <w:delText xml:space="preserve"> why an increase in the level of income insurance</w:delText>
        </w:r>
        <w:r w:rsidR="00176D07" w:rsidDel="00814D8B">
          <w:rPr>
            <w:sz w:val="24"/>
            <w:szCs w:val="24"/>
          </w:rPr>
          <w:delText>,</w:delText>
        </w:r>
        <w:r w:rsidR="003C4BAC" w:rsidRPr="00AB3D2F" w:rsidDel="00814D8B">
          <w:rPr>
            <w:sz w:val="24"/>
            <w:szCs w:val="24"/>
          </w:rPr>
          <w:delText xml:space="preserve"> </w:delText>
        </w:r>
        <w:r w:rsidR="00176D07" w:rsidDel="00814D8B">
          <w:rPr>
            <w:sz w:val="24"/>
            <w:szCs w:val="24"/>
          </w:rPr>
          <w:delText>through the liquidity effect, should affect</w:delText>
        </w:r>
        <w:r w:rsidR="003C4BAC" w:rsidRPr="00AB3D2F" w:rsidDel="00814D8B">
          <w:rPr>
            <w:sz w:val="24"/>
            <w:szCs w:val="24"/>
          </w:rPr>
          <w:delText xml:space="preserve"> the period in which people are unemployed, </w:delText>
        </w:r>
        <w:r w:rsidR="00176D07" w:rsidDel="00814D8B">
          <w:rPr>
            <w:sz w:val="24"/>
            <w:szCs w:val="24"/>
          </w:rPr>
          <w:delText xml:space="preserve">thereby </w:delText>
        </w:r>
        <w:r w:rsidR="003C4BAC" w:rsidRPr="00AB3D2F" w:rsidDel="00814D8B">
          <w:rPr>
            <w:sz w:val="24"/>
            <w:szCs w:val="24"/>
          </w:rPr>
          <w:delText>lowering the exit-rate. He claims that</w:delText>
        </w:r>
      </w:del>
      <w:moveFromRangeStart w:id="38" w:author="Simon Thomsen" w:date="2022-12-15T08:09:00Z" w:name="move121984193"/>
      <w:moveFrom w:id="39" w:author="Simon Thomsen" w:date="2022-12-15T08:09:00Z">
        <w:del w:id="40" w:author="Simon Thomsen" w:date="2022-12-15T08:11:00Z">
          <w:r w:rsidR="003C4BAC" w:rsidRPr="00AB3D2F" w:rsidDel="00814D8B">
            <w:rPr>
              <w:sz w:val="24"/>
              <w:szCs w:val="24"/>
            </w:rPr>
            <w:delText xml:space="preserve"> </w:delText>
          </w:r>
        </w:del>
        <w:r w:rsidR="003C4BAC" w:rsidRPr="00AB3D2F" w:rsidDel="00814D8B">
          <w:rPr>
            <w:sz w:val="24"/>
            <w:szCs w:val="24"/>
          </w:rPr>
          <w:t>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sidDel="00814D8B">
          <w:rPr>
            <w:sz w:val="24"/>
            <w:szCs w:val="24"/>
          </w:rPr>
          <w:t xml:space="preserve">, when </w:t>
        </w:r>
        <w:r w:rsidR="00706B4F" w:rsidDel="00814D8B">
          <w:rPr>
            <w:sz w:val="24"/>
            <w:szCs w:val="24"/>
          </w:rPr>
          <w:lastRenderedPageBreak/>
          <w:t>decreasing the level of income insurance,</w:t>
        </w:r>
        <w:r w:rsidR="003C4BAC" w:rsidRPr="00AB3D2F" w:rsidDel="00814D8B">
          <w:rPr>
            <w:sz w:val="24"/>
            <w:szCs w:val="24"/>
          </w:rPr>
          <w:t xml:space="preserve"> this could lead to a matching effect</w:t>
        </w:r>
        <w:r w:rsidR="00706B4F" w:rsidDel="00814D8B">
          <w:rPr>
            <w:sz w:val="24"/>
            <w:szCs w:val="24"/>
          </w:rPr>
          <w:t xml:space="preserve"> resulting in a</w:t>
        </w:r>
        <w:r w:rsidR="003C4BAC" w:rsidRPr="00AB3D2F" w:rsidDel="00814D8B">
          <w:rPr>
            <w:sz w:val="24"/>
            <w:szCs w:val="24"/>
          </w:rPr>
          <w:t xml:space="preserve"> worse job match between employer and employed, not taking advantage of the higher productivity the employer could have had in another job position with a better match</w:t>
        </w:r>
      </w:moveFrom>
      <w:moveFromRangeEnd w:id="38"/>
      <w:r w:rsidR="003C4BAC" w:rsidRPr="00AB3D2F">
        <w:rPr>
          <w:sz w:val="24"/>
          <w:szCs w:val="24"/>
        </w:rPr>
        <w:t xml:space="preserve">. </w:t>
      </w:r>
      <w:del w:id="41" w:author="Simon Fløj Thomsen" w:date="2022-12-18T10:12:00Z">
        <w:r w:rsidR="00884952" w:rsidRPr="00AB3D2F" w:rsidDel="00C42407">
          <w:rPr>
            <w:noProof/>
            <w:sz w:val="24"/>
            <w:szCs w:val="24"/>
          </w:rPr>
          <w:delText>Chetty</w:delText>
        </w:r>
        <w:r w:rsidR="00884952" w:rsidRPr="00AB3D2F" w:rsidDel="00C42407">
          <w:rPr>
            <w:sz w:val="24"/>
            <w:szCs w:val="24"/>
          </w:rPr>
          <w:delText xml:space="preserve"> </w:delText>
        </w:r>
        <w:r w:rsidR="003C4BAC" w:rsidRPr="00AB3D2F" w:rsidDel="00C42407">
          <w:rPr>
            <w:sz w:val="24"/>
            <w:szCs w:val="24"/>
          </w:rPr>
          <w:fldChar w:fldCharType="begin" w:fldLock="1"/>
        </w:r>
        <w:r w:rsidR="00884952" w:rsidDel="00C42407">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C42407">
          <w:rPr>
            <w:sz w:val="24"/>
            <w:szCs w:val="24"/>
          </w:rPr>
          <w:fldChar w:fldCharType="separate"/>
        </w:r>
        <w:r w:rsidR="00884952" w:rsidRPr="00884952" w:rsidDel="00C42407">
          <w:rPr>
            <w:noProof/>
            <w:sz w:val="24"/>
            <w:szCs w:val="24"/>
          </w:rPr>
          <w:delText>(2008)</w:delText>
        </w:r>
        <w:r w:rsidR="003C4BAC" w:rsidRPr="00AB3D2F" w:rsidDel="00C42407">
          <w:rPr>
            <w:sz w:val="24"/>
            <w:szCs w:val="24"/>
          </w:rPr>
          <w:fldChar w:fldCharType="end"/>
        </w:r>
        <w:r w:rsidR="003C4BAC" w:rsidRPr="00AB3D2F" w:rsidDel="00C42407">
          <w:rPr>
            <w:sz w:val="24"/>
            <w:szCs w:val="24"/>
          </w:rPr>
          <w:delText xml:space="preserve"> finds that the </w:delText>
        </w:r>
      </w:del>
      <w:del w:id="42" w:author="Simon Thomsen" w:date="2022-12-15T08:11:00Z">
        <w:r w:rsidR="003C4BAC" w:rsidRPr="00AB3D2F" w:rsidDel="00814D8B">
          <w:rPr>
            <w:sz w:val="24"/>
            <w:szCs w:val="24"/>
          </w:rPr>
          <w:delText xml:space="preserve">liquidity effect explains 60% of the effect on the unemployment period from an increase in the level of income insurance. Using this argumentation, we should expect a rise in the level of income insurance to have an aggregated effect on productivity. </w:delText>
        </w:r>
      </w:del>
      <w:r w:rsidR="00176D07">
        <w:rPr>
          <w:sz w:val="24"/>
          <w:szCs w:val="24"/>
        </w:rPr>
        <w:br/>
      </w:r>
      <w:del w:id="43" w:author="Simon Thomsen" w:date="2022-12-15T08:12:00Z">
        <w:r w:rsidR="00884952" w:rsidRPr="00AB3D2F" w:rsidDel="00366564">
          <w:rPr>
            <w:noProof/>
            <w:sz w:val="24"/>
            <w:szCs w:val="24"/>
          </w:rPr>
          <w:delText>Andersen et al.</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Del="00366564">
          <w:rPr>
            <w:noProof/>
            <w:sz w:val="24"/>
            <w:szCs w:val="24"/>
          </w:rPr>
          <w:delText xml:space="preserve"> </w:delText>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looks at the empirical evidence found for the effect of liquidity constraints on the quality of a job-match.</w:delText>
        </w:r>
        <w:r w:rsidR="00A65427" w:rsidDel="00366564">
          <w:rPr>
            <w:sz w:val="24"/>
            <w:szCs w:val="24"/>
          </w:rPr>
          <w:delText xml:space="preserve"> They find there to be many dimensions of heterogeneity for both workers and companies affecting the job-match, therefore,</w:delText>
        </w:r>
        <w:r w:rsidR="003C4BAC" w:rsidRPr="00AB3D2F" w:rsidDel="00366564">
          <w:rPr>
            <w:sz w:val="24"/>
            <w:szCs w:val="24"/>
          </w:rPr>
          <w:delText xml:space="preserve"> </w:delText>
        </w:r>
        <w:r w:rsidR="00A65427" w:rsidRPr="00AB3D2F" w:rsidDel="00366564">
          <w:rPr>
            <w:sz w:val="24"/>
            <w:szCs w:val="24"/>
          </w:rPr>
          <w:delText>it</w:delText>
        </w:r>
        <w:r w:rsidR="003C4BAC" w:rsidRPr="00AB3D2F" w:rsidDel="00366564">
          <w:rPr>
            <w:sz w:val="24"/>
            <w:szCs w:val="24"/>
          </w:rPr>
          <w:delTex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delText>
        </w:r>
        <w:r w:rsidR="00A65427" w:rsidDel="00366564">
          <w:rPr>
            <w:sz w:val="24"/>
            <w:szCs w:val="24"/>
          </w:rPr>
          <w:delText>whereas</w:delText>
        </w:r>
        <w:r w:rsidR="003C4BAC" w:rsidRPr="00AB3D2F" w:rsidDel="00366564">
          <w:rPr>
            <w:sz w:val="24"/>
            <w:szCs w:val="24"/>
          </w:rPr>
          <w:delText xml:space="preserve"> reallocation of the working force could therefore lead to a higher output. </w:delText>
        </w:r>
        <w:r w:rsidR="00706B4F" w:rsidDel="00366564">
          <w:rPr>
            <w:sz w:val="24"/>
            <w:szCs w:val="24"/>
          </w:rPr>
          <w:br/>
        </w:r>
        <w:r w:rsidR="003C4BAC" w:rsidRPr="00AB3D2F" w:rsidDel="00366564">
          <w:rPr>
            <w:sz w:val="24"/>
            <w:szCs w:val="24"/>
          </w:rPr>
          <w:delText>Therefor</w:delText>
        </w:r>
        <w:r w:rsidR="003C4BAC" w:rsidDel="00366564">
          <w:rPr>
            <w:sz w:val="24"/>
            <w:szCs w:val="24"/>
          </w:rPr>
          <w:delText>e,</w:delText>
        </w:r>
        <w:r w:rsidR="003C4BAC" w:rsidRPr="00AB3D2F" w:rsidDel="00366564">
          <w:rPr>
            <w:sz w:val="24"/>
            <w:szCs w:val="24"/>
          </w:rPr>
          <w:delText xml:space="preserve"> when increasing the level of income insurance, there will be a decrease in job search lowering the employment quantitively, but the quality might increase </w:delText>
        </w:r>
        <w:r w:rsidR="00D969ED" w:rsidDel="00366564">
          <w:rPr>
            <w:sz w:val="24"/>
            <w:szCs w:val="24"/>
          </w:rPr>
          <w:delText>due</w:delText>
        </w:r>
        <w:r w:rsidR="003C4BAC" w:rsidRPr="00AB3D2F" w:rsidDel="00366564">
          <w:rPr>
            <w:sz w:val="24"/>
            <w:szCs w:val="24"/>
          </w:rPr>
          <w:delText xml:space="preserve"> to the above-mentioned effect. </w:delText>
        </w:r>
        <w:r w:rsidR="00884952" w:rsidRPr="00AB3D2F" w:rsidDel="00366564">
          <w:rPr>
            <w:noProof/>
            <w:sz w:val="24"/>
            <w:szCs w:val="24"/>
          </w:rPr>
          <w:delText>Andersen et al.</w:delText>
        </w:r>
        <w:r w:rsidR="00884952" w:rsidDel="00366564">
          <w:rPr>
            <w:noProof/>
            <w:sz w:val="24"/>
            <w:szCs w:val="24"/>
          </w:rPr>
          <w:delText xml:space="preserve"> </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presents two measures for the quality of the working force, the wage and hiring period</w:delText>
        </w:r>
        <w:r w:rsidR="003C4BAC" w:rsidRPr="005239BF" w:rsidDel="00366564">
          <w:rPr>
            <w:rStyle w:val="Fodnotehenvisning"/>
          </w:rPr>
          <w:footnoteReference w:id="1"/>
        </w:r>
        <w:r w:rsidR="003C4BAC" w:rsidRPr="00AB3D2F" w:rsidDel="00366564">
          <w:rPr>
            <w:sz w:val="24"/>
            <w:szCs w:val="24"/>
          </w:rPr>
          <w:delText xml:space="preserve">. The challenging part being to control for other effects, affecting the wage and hiring period. </w:delText>
        </w:r>
      </w:del>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w:t>
      </w:r>
      <w:r w:rsidR="003C4BAC" w:rsidRPr="00AB3D2F">
        <w:rPr>
          <w:sz w:val="24"/>
          <w:szCs w:val="24"/>
        </w:rPr>
        <w:lastRenderedPageBreak/>
        <w:t>productivity</w:t>
      </w:r>
      <w:r w:rsidR="00176D07" w:rsidRPr="005239BF">
        <w:rPr>
          <w:rStyle w:val="Fodnotehenvisning"/>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Verdoon-effect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3C4BAC">
      <w:pPr>
        <w:spacing w:line="360" w:lineRule="auto"/>
        <w:rPr>
          <w:sz w:val="24"/>
          <w:szCs w:val="24"/>
        </w:rPr>
      </w:pPr>
      <w:commentRangeStart w:id="46"/>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46"/>
      <w:r w:rsidR="00366564">
        <w:rPr>
          <w:rStyle w:val="Kommentarhenvisning"/>
        </w:rPr>
        <w:commentReference w:id="46"/>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w:t>
      </w:r>
      <w:r w:rsidR="00463D22">
        <w:rPr>
          <w:sz w:val="24"/>
          <w:szCs w:val="24"/>
        </w:rPr>
        <w:lastRenderedPageBreak/>
        <w:t xml:space="preserve">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47" w:name="_Ref119913343"/>
      <w:r>
        <w:t>Section 3</w:t>
      </w:r>
      <w:bookmarkEnd w:id="47"/>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commentRangeStart w:id="48"/>
      <w:r>
        <w:lastRenderedPageBreak/>
        <w:t xml:space="preserve">Figure </w:t>
      </w:r>
      <w:commentRangeEnd w:id="48"/>
      <w:r w:rsidR="00EA5901">
        <w:rPr>
          <w:rStyle w:val="Kommentarhenvisning"/>
          <w:i w:val="0"/>
          <w:iCs w:val="0"/>
          <w:color w:val="auto"/>
        </w:rPr>
        <w:commentReference w:id="48"/>
      </w:r>
      <w:fldSimple w:instr=" SEQ Figure \* ARABIC ">
        <w:r w:rsidR="00775321">
          <w:rPr>
            <w:noProof/>
          </w:rPr>
          <w:t>1</w:t>
        </w:r>
      </w:fldSimple>
    </w:p>
    <w:p w14:paraId="4F4A6125" w14:textId="737DB6A8" w:rsidR="00BC3C9E" w:rsidRDefault="00BC3C9E" w:rsidP="00EA5901">
      <w:pPr>
        <w:spacing w:line="360" w:lineRule="auto"/>
        <w:jc w:val="center"/>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C65CE6C"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w:t>
      </w:r>
      <w:r w:rsidR="00125001" w:rsidRPr="00AB3D2F">
        <w:rPr>
          <w:sz w:val="24"/>
          <w:szCs w:val="24"/>
        </w:rPr>
        <w:lastRenderedPageBreak/>
        <w:t>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fldSimple w:instr=" SEQ Figure \* ARABIC ">
        <w:r w:rsidR="00775321">
          <w:rPr>
            <w:noProof/>
          </w:rPr>
          <w:t>2</w:t>
        </w:r>
      </w:fldSimple>
    </w:p>
    <w:p w14:paraId="18EE2E9C" w14:textId="77777777" w:rsidR="008F5FCC" w:rsidRPr="00AB3D2F" w:rsidRDefault="008F5FCC" w:rsidP="00EA5901">
      <w:pPr>
        <w:spacing w:line="360" w:lineRule="auto"/>
        <w:jc w:val="center"/>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4A7D27C5"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w:t>
      </w:r>
      <w:r w:rsidRPr="00AB3D2F">
        <w:rPr>
          <w:sz w:val="24"/>
          <w:szCs w:val="24"/>
        </w:rPr>
        <w:lastRenderedPageBreak/>
        <w:t xml:space="preserve">years till 2 years, as well as increasing the requirements for receiving income insurance </w:t>
      </w:r>
      <w:r w:rsidRPr="00AB3D2F">
        <w:rPr>
          <w:sz w:val="24"/>
          <w:szCs w:val="24"/>
        </w:rPr>
        <w:fldChar w:fldCharType="begin" w:fldLock="1"/>
      </w:r>
      <w:r w:rsidR="008900FF">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00C14BA0" w:rsidRPr="00C14BA0">
        <w:rPr>
          <w:noProof/>
          <w:sz w:val="24"/>
          <w:szCs w:val="24"/>
        </w:rPr>
        <w:t>(IS-Commission,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t>
      </w:r>
      <w:r>
        <w:rPr>
          <w:sz w:val="24"/>
          <w:szCs w:val="24"/>
        </w:rPr>
        <w:lastRenderedPageBreak/>
        <w:t xml:space="preserve">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5239BF">
        <w:rPr>
          <w:rStyle w:val="Fodnotehenvisning"/>
        </w:rPr>
        <w:footnoteReference w:id="4"/>
      </w:r>
      <w:r w:rsidRPr="00AB3D2F">
        <w:rPr>
          <w:sz w:val="24"/>
          <w:szCs w:val="24"/>
        </w:rPr>
        <w:t>, a Markovmodel</w:t>
      </w:r>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18A9A109"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Markovmod</w:t>
      </w:r>
      <w:r w:rsidR="005A47A9">
        <w:rPr>
          <w:sz w:val="24"/>
          <w:szCs w:val="24"/>
        </w:rPr>
        <w:t>el</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he Markovmodel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commentRangeStart w:id="49"/>
      <w:r w:rsidR="00360517" w:rsidRPr="00AB3D2F">
        <w:rPr>
          <w:sz w:val="24"/>
          <w:szCs w:val="24"/>
        </w:rPr>
        <w:fldChar w:fldCharType="begin" w:fldLock="1"/>
      </w:r>
      <w:r w:rsidR="008900FF">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commentRangeEnd w:id="49"/>
      <w:r w:rsidR="00EA5901">
        <w:rPr>
          <w:rStyle w:val="Kommentarhenvisning"/>
        </w:rPr>
        <w:commentReference w:id="49"/>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w:t>
      </w:r>
      <w:r w:rsidR="00A2729E">
        <w:rPr>
          <w:sz w:val="24"/>
          <w:szCs w:val="24"/>
        </w:rPr>
        <w:lastRenderedPageBreak/>
        <w:t xml:space="preserve">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3E3257C0"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w:t>
      </w:r>
      <w:r w:rsidR="00EA5901">
        <w:rPr>
          <w:sz w:val="24"/>
          <w:szCs w:val="24"/>
        </w:rPr>
        <w:t xml:space="preserve"> </w:t>
      </w:r>
      <w:ins w:id="50" w:author="Simon Fløj Thomsen" w:date="2022-12-18T10:28:00Z">
        <w:r w:rsidR="00EA5901">
          <w:rPr>
            <w:sz w:val="24"/>
            <w:szCs w:val="24"/>
          </w:rPr>
          <w:t>almost</w:t>
        </w:r>
      </w:ins>
      <w:r w:rsidRPr="00AB3D2F">
        <w:rPr>
          <w:sz w:val="24"/>
          <w:szCs w:val="24"/>
        </w:rPr>
        <w:t xml:space="preserve"> 2 years</w:t>
      </w:r>
      <w:r w:rsidR="00D1625A" w:rsidRPr="005239BF">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0CB306AA"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lastRenderedPageBreak/>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4EDC4C1E"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commentRangeStart w:id="51"/>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51"/>
      <w:r w:rsidR="00471EEE">
        <w:rPr>
          <w:rStyle w:val="Kommentarhenvisning"/>
        </w:rPr>
        <w:commentReference w:id="51"/>
      </w:r>
    </w:p>
    <w:p w14:paraId="1889AA64" w14:textId="57A7CF7F" w:rsidR="00C3081B" w:rsidRPr="00AB3D2F" w:rsidRDefault="00C3081B" w:rsidP="00C3081B">
      <w:pPr>
        <w:spacing w:line="360" w:lineRule="auto"/>
        <w:rPr>
          <w:sz w:val="24"/>
          <w:szCs w:val="24"/>
        </w:rPr>
      </w:pPr>
      <w:r w:rsidRPr="00AB3D2F">
        <w:rPr>
          <w:sz w:val="24"/>
          <w:szCs w:val="24"/>
        </w:rPr>
        <w:lastRenderedPageBreak/>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31627BB0" w:rsidR="00C3081B" w:rsidRPr="00AB3D2F" w:rsidRDefault="00C3081B" w:rsidP="00C3081B">
      <w:pPr>
        <w:spacing w:line="360" w:lineRule="auto"/>
        <w:rPr>
          <w:sz w:val="24"/>
          <w:szCs w:val="24"/>
        </w:rPr>
      </w:pPr>
      <w:commentRangeStart w:id="52"/>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As the higher level of income insurance will lower the costs for a worker losing his or her job. This could lead to a lower effort put in by the worker, increasing the chan</w:t>
      </w:r>
      <w:r w:rsidR="00471EEE">
        <w:rPr>
          <w:sz w:val="24"/>
          <w:szCs w:val="24"/>
        </w:rPr>
        <w:t>c</w:t>
      </w:r>
      <w:r w:rsidRPr="00AB3D2F">
        <w:rPr>
          <w:sz w:val="24"/>
          <w:szCs w:val="24"/>
        </w:rPr>
        <w:t xml:space="preserve">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commentRangeEnd w:id="52"/>
      <w:r w:rsidR="00471EEE">
        <w:rPr>
          <w:rStyle w:val="Kommentarhenvisning"/>
        </w:rPr>
        <w:commentReference w:id="52"/>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 xml:space="preserve">will be </w:t>
      </w:r>
      <w:r w:rsidR="000F0D4B">
        <w:rPr>
          <w:sz w:val="24"/>
          <w:szCs w:val="24"/>
        </w:rPr>
        <w:lastRenderedPageBreak/>
        <w:t>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10DCA09F" w14:textId="4905380F" w:rsidR="00F25F2F" w:rsidRPr="00A74720"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0BF5059" w14:textId="0FB7060A" w:rsidR="00C074C2"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w:t>
      </w:r>
      <w:r w:rsidR="00285870">
        <w:rPr>
          <w:sz w:val="24"/>
          <w:szCs w:val="24"/>
        </w:rPr>
        <w:t>, as well as including several macroeconomic channels in which the program affects the economy</w:t>
      </w:r>
      <w:r w:rsidR="00C2684E">
        <w:rPr>
          <w:sz w:val="24"/>
          <w:szCs w:val="24"/>
        </w:rPr>
        <w:t>.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1572F0">
        <w:rPr>
          <w:sz w:val="24"/>
          <w:szCs w:val="24"/>
        </w:rPr>
        <w:t xml:space="preserve">Next, we introduce a scenario removing the suppressing of the state regulation percentage starting from 2016Q1. </w:t>
      </w:r>
      <w:commentRangeStart w:id="53"/>
      <w:r w:rsidR="001572F0">
        <w:rPr>
          <w:sz w:val="24"/>
          <w:szCs w:val="24"/>
        </w:rPr>
        <w:t xml:space="preserve">In two additional scenarios we relax the assumptions regarding the labor-force channel and wage-channel.  </w:t>
      </w:r>
      <w:commentRangeEnd w:id="53"/>
      <w:r w:rsidR="001572F0">
        <w:rPr>
          <w:rStyle w:val="Kommentarhenvisning"/>
        </w:rPr>
        <w:commentReference w:id="53"/>
      </w:r>
      <w:r w:rsidR="001572F0">
        <w:rPr>
          <w:sz w:val="24"/>
          <w:szCs w:val="24"/>
        </w:rPr>
        <w:t>These three scenarios</w:t>
      </w:r>
      <w:r w:rsidR="00D2140C">
        <w:rPr>
          <w:sz w:val="24"/>
          <w:szCs w:val="24"/>
        </w:rPr>
        <w:t xml:space="preserve"> will later allow us to calculate the elasticity of the level of income insurance on unemployment associated with these macroeconomic </w:t>
      </w:r>
      <w:commentRangeStart w:id="54"/>
      <w:r w:rsidR="00D2140C">
        <w:rPr>
          <w:sz w:val="24"/>
          <w:szCs w:val="24"/>
        </w:rPr>
        <w:t xml:space="preserve">effects. </w:t>
      </w:r>
      <w:commentRangeEnd w:id="54"/>
      <w:r w:rsidR="001572F0">
        <w:rPr>
          <w:rStyle w:val="Kommentarhenvisning"/>
        </w:rPr>
        <w:commentReference w:id="54"/>
      </w:r>
    </w:p>
    <w:p w14:paraId="23F3A2CD" w14:textId="7B6F6228" w:rsidR="000E2AD0" w:rsidRDefault="000E2AD0" w:rsidP="00D2140C">
      <w:pPr>
        <w:spacing w:line="360" w:lineRule="auto"/>
        <w:rPr>
          <w:sz w:val="24"/>
          <w:szCs w:val="24"/>
        </w:rPr>
      </w:pPr>
    </w:p>
    <w:p w14:paraId="7B159608" w14:textId="77777777" w:rsidR="00285870" w:rsidRPr="00D2140C" w:rsidRDefault="00285870" w:rsidP="00D2140C">
      <w:pPr>
        <w:spacing w:line="360" w:lineRule="auto"/>
        <w:rPr>
          <w:sz w:val="24"/>
          <w:szCs w:val="24"/>
        </w:rPr>
      </w:pPr>
    </w:p>
    <w:p w14:paraId="3CE9717B" w14:textId="2B5600C2" w:rsidR="00174C5E" w:rsidRDefault="00251655" w:rsidP="005B6B82">
      <w:pPr>
        <w:pStyle w:val="Overskrift2"/>
      </w:pPr>
      <w:r>
        <w:lastRenderedPageBreak/>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w:t>
      </w:r>
      <w:r w:rsidR="00327399" w:rsidRPr="00AB3D2F">
        <w:rPr>
          <w:rFonts w:eastAsiaTheme="minorEastAsia" w:cstheme="minorHAnsi"/>
          <w:sz w:val="24"/>
          <w:szCs w:val="24"/>
        </w:rPr>
        <w:lastRenderedPageBreak/>
        <w:t>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 xml:space="preserve">In appendix we have included a </w:t>
      </w:r>
      <w:commentRangeStart w:id="55"/>
      <w:r w:rsidR="00094148" w:rsidRPr="00AB3D2F">
        <w:rPr>
          <w:rFonts w:cstheme="minorHAnsi"/>
          <w:sz w:val="24"/>
          <w:szCs w:val="24"/>
        </w:rPr>
        <w:t>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w:t>
      </w:r>
      <w:commentRangeEnd w:id="55"/>
      <w:r w:rsidR="0002440B">
        <w:rPr>
          <w:rStyle w:val="Kommentarhenvisning"/>
        </w:rPr>
        <w:commentReference w:id="55"/>
      </w:r>
      <w:r w:rsidR="00094148" w:rsidRPr="00AB3D2F">
        <w:rPr>
          <w:rFonts w:cstheme="minorHAnsi"/>
          <w:sz w:val="24"/>
          <w:szCs w:val="24"/>
        </w:rPr>
        <w:t xml:space="preserve">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w:t>
      </w:r>
      <w:r w:rsidRPr="00AB3D2F">
        <w:rPr>
          <w:rFonts w:cstheme="minorHAnsi"/>
          <w:sz w:val="24"/>
          <w:szCs w:val="24"/>
        </w:rPr>
        <w:lastRenderedPageBreak/>
        <w:t>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56"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56"/>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02440B">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6BA465B1" w14:textId="66B2574C"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w:t>
      </w:r>
      <w:del w:id="57" w:author="Simon Fløj Thomsen" w:date="2022-12-18T11:32:00Z">
        <w:r w:rsidRPr="00AB3D2F" w:rsidDel="0002440B">
          <w:rPr>
            <w:rFonts w:cstheme="minorHAnsi"/>
            <w:sz w:val="24"/>
            <w:szCs w:val="24"/>
          </w:rPr>
          <w:delText xml:space="preserve">This is done as an alternative of using aggregated data of benefits received by households, as the gap between observed unemployment and estimated unemployment in the model </w:delText>
        </w:r>
        <w:r w:rsidR="00921D2D" w:rsidRPr="00AB3D2F" w:rsidDel="0002440B">
          <w:rPr>
            <w:rFonts w:cstheme="minorHAnsi"/>
            <w:sz w:val="24"/>
            <w:szCs w:val="24"/>
          </w:rPr>
          <w:delText>at some points are quite</w:delText>
        </w:r>
        <w:r w:rsidRPr="00AB3D2F" w:rsidDel="0002440B">
          <w:rPr>
            <w:rFonts w:cstheme="minorHAnsi"/>
            <w:sz w:val="24"/>
            <w:szCs w:val="24"/>
          </w:rPr>
          <w:delText xml:space="preserve"> large,</w:delText>
        </w:r>
        <w:r w:rsidR="00712B3E" w:rsidRPr="00AB3D2F" w:rsidDel="0002440B">
          <w:rPr>
            <w:rFonts w:cstheme="minorHAnsi"/>
            <w:sz w:val="24"/>
            <w:szCs w:val="24"/>
          </w:rPr>
          <w:delText xml:space="preserve"> thereby</w:delText>
        </w:r>
        <w:r w:rsidRPr="00AB3D2F" w:rsidDel="0002440B">
          <w:rPr>
            <w:rFonts w:cstheme="minorHAnsi"/>
            <w:sz w:val="24"/>
            <w:szCs w:val="24"/>
          </w:rPr>
          <w:delText xml:space="preserve"> creating a lower average of benefits received. </w:delText>
        </w:r>
      </w:del>
      <w:r w:rsidR="00C5526D" w:rsidRPr="00AB3D2F">
        <w:rPr>
          <w:rFonts w:cstheme="minorHAnsi"/>
          <w:sz w:val="24"/>
          <w:szCs w:val="24"/>
        </w:rPr>
        <w:t>Looking at data from 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ins w:id="58" w:author="Simon Fløj Thomsen" w:date="2022-12-18T11:33:00Z">
        <w:r w:rsidR="0002440B">
          <w:rPr>
            <w:rFonts w:cstheme="minorHAnsi"/>
            <w:sz w:val="24"/>
            <w:szCs w:val="24"/>
          </w:rPr>
          <w:t>, when the maximum level of income insurance increases</w:t>
        </w:r>
      </w:ins>
      <w:r w:rsidR="009C1F6B">
        <w:rPr>
          <w:rFonts w:cstheme="minorHAnsi"/>
          <w:sz w:val="24"/>
          <w:szCs w:val="24"/>
        </w:rPr>
        <w:t>.</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 xml:space="preserve">depending on whether the increase in the maximum level of income insurance is because of </w:t>
      </w:r>
      <w:r w:rsidR="00EC5CB9">
        <w:rPr>
          <w:rFonts w:cstheme="minorHAnsi"/>
          <w:sz w:val="24"/>
          <w:szCs w:val="24"/>
        </w:rPr>
        <w:lastRenderedPageBreak/>
        <w:t>higher wages</w:t>
      </w:r>
      <w:r w:rsidR="00EC5CB9" w:rsidRPr="005239BF">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62D6ABA4" w:rsidR="000C24C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 xml:space="preserve">IS-program, </w:t>
      </w:r>
      <w:commentRangeStart w:id="59"/>
      <w:r w:rsidR="00C57F78" w:rsidRPr="00AB3D2F">
        <w:rPr>
          <w:rFonts w:cstheme="minorHAnsi"/>
          <w:sz w:val="24"/>
          <w:szCs w:val="24"/>
        </w:rPr>
        <w:t>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sidRPr="005239BF">
        <w:rPr>
          <w:rStyle w:val="Fodnotehenvisning"/>
        </w:rPr>
        <w:footnoteReference w:id="8"/>
      </w:r>
      <w:r w:rsidRPr="00AB3D2F">
        <w:rPr>
          <w:rFonts w:cstheme="minorHAnsi"/>
          <w:sz w:val="24"/>
          <w:szCs w:val="24"/>
        </w:rPr>
        <w:t xml:space="preserve">. </w:t>
      </w:r>
      <w:commentRangeEnd w:id="59"/>
      <w:r w:rsidR="0002440B">
        <w:rPr>
          <w:rStyle w:val="Kommentarhenvisning"/>
        </w:rPr>
        <w:commentReference w:id="59"/>
      </w:r>
    </w:p>
    <w:p w14:paraId="1EE0ED1D" w14:textId="67FF7139" w:rsidR="00CF0F0D" w:rsidRDefault="00CF0F0D" w:rsidP="00362402">
      <w:pPr>
        <w:spacing w:line="360" w:lineRule="auto"/>
        <w:rPr>
          <w:rFonts w:cstheme="minorHAnsi"/>
          <w:sz w:val="24"/>
          <w:szCs w:val="24"/>
        </w:rPr>
      </w:pPr>
      <w:r>
        <w:rPr>
          <w:rFonts w:cstheme="minorHAnsi"/>
          <w:sz w:val="24"/>
          <w:szCs w:val="24"/>
        </w:rPr>
        <w:t xml:space="preserve">Besides the demand-channel we also include a wage-channel.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bookmarkStart w:id="60" w:name="_Hlk120039186"/>
      <w:r w:rsidR="000E2AD0">
        <w:rPr>
          <w:rFonts w:cstheme="minorHAnsi"/>
          <w:sz w:val="24"/>
          <w:szCs w:val="24"/>
        </w:rPr>
        <w:t>the</w:t>
      </w:r>
      <w:r w:rsidRPr="00DF5ADC">
        <w:rPr>
          <w:rFonts w:cstheme="minorHAnsi"/>
          <w:sz w:val="24"/>
          <w:szCs w:val="24"/>
        </w:rPr>
        <w:t xml:space="preserve"> </w:t>
      </w:r>
      <w:r w:rsidR="000E2AD0">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certain incentive to stay employed. In the model </w:t>
      </w:r>
      <w:r>
        <w:rPr>
          <w:rFonts w:cstheme="minorHAnsi"/>
          <w:sz w:val="24"/>
          <w:szCs w:val="24"/>
        </w:rPr>
        <w:t>we set the</w:t>
      </w:r>
      <w:r w:rsidRPr="00AC0541">
        <w:rPr>
          <w:rFonts w:cstheme="minorHAnsi"/>
          <w:sz w:val="24"/>
          <w:szCs w:val="24"/>
        </w:rPr>
        <w:t xml:space="preserve"> minimum wage gap to 42% of the </w:t>
      </w:r>
      <w:r w:rsidRPr="00AC0541">
        <w:rPr>
          <w:rFonts w:cstheme="minorHAnsi"/>
          <w:sz w:val="24"/>
          <w:szCs w:val="24"/>
        </w:rPr>
        <w:lastRenderedPageBreak/>
        <w:t xml:space="preserve">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w:t>
      </w:r>
      <w:ins w:id="61" w:author="Simon Fløj Thomsen" w:date="2022-12-18T11:37:00Z">
        <w:r w:rsidR="005A041F">
          <w:rPr>
            <w:rFonts w:cstheme="minorHAnsi"/>
            <w:sz w:val="24"/>
            <w:szCs w:val="24"/>
          </w:rPr>
          <w:t xml:space="preserve"> between the replacement rate and wages</w:t>
        </w:r>
      </w:ins>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w:t>
      </w:r>
      <w:bookmarkEnd w:id="60"/>
      <w:r w:rsidRPr="00AC0541">
        <w:rPr>
          <w:rFonts w:cstheme="minorHAnsi"/>
          <w:sz w:val="24"/>
          <w:szCs w:val="24"/>
        </w:rPr>
        <w:t xml:space="preserve"> The equation for the target wage and the wage gap can be seen below:</w:t>
      </w:r>
    </w:p>
    <w:p w14:paraId="0129C591" w14:textId="77777777" w:rsidR="00CF0F0D" w:rsidRDefault="00CF0F0D" w:rsidP="00CF0F0D">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A8D0F56" w14:textId="77777777" w:rsidR="00CF0F0D" w:rsidRPr="00412BC7" w:rsidRDefault="00CF0F0D" w:rsidP="00CF0F0D">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09230E8" w14:textId="77777777" w:rsidR="00CF0F0D" w:rsidRPr="00412BC7" w:rsidRDefault="00CF0F0D" w:rsidP="00CF0F0D">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36B1158" w14:textId="77777777" w:rsidR="00CF0F0D" w:rsidRDefault="00CF0F0D" w:rsidP="00CF0F0D">
      <w:pPr>
        <w:spacing w:line="360" w:lineRule="auto"/>
        <w:rPr>
          <w:rFonts w:eastAsiaTheme="minorEastAsia"/>
        </w:rPr>
      </w:pPr>
    </w:p>
    <w:p w14:paraId="0D852760" w14:textId="77777777" w:rsidR="00CF0F0D" w:rsidRPr="00770935" w:rsidRDefault="00CF0F0D" w:rsidP="00CF0F0D">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25D271BC" w14:textId="021AA45C" w:rsidR="00CF0F0D" w:rsidRPr="00AB3D2F" w:rsidRDefault="00CF0F0D" w:rsidP="00362402">
      <w:pPr>
        <w:spacing w:line="360" w:lineRule="auto"/>
        <w:rPr>
          <w:rFonts w:cstheme="minorHAnsi"/>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run.</w:t>
      </w:r>
    </w:p>
    <w:p w14:paraId="39C81025" w14:textId="41C8E3E0" w:rsidR="00CF0F0D" w:rsidRPr="00AC0541" w:rsidRDefault="00C57F78" w:rsidP="00CF0F0D">
      <w:pPr>
        <w:spacing w:line="360" w:lineRule="auto"/>
        <w:rPr>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w:t>
      </w:r>
      <w:r w:rsidR="00CF0F0D" w:rsidRPr="00AB3D2F">
        <w:rPr>
          <w:rFonts w:cstheme="minorHAnsi"/>
          <w:sz w:val="24"/>
          <w:szCs w:val="24"/>
        </w:rPr>
        <w:t>endogen</w:t>
      </w:r>
      <w:r w:rsidR="00CF0F0D">
        <w:rPr>
          <w:rFonts w:cstheme="minorHAnsi"/>
          <w:sz w:val="24"/>
          <w:szCs w:val="24"/>
        </w:rPr>
        <w:t>ize the labor force, and thereby also the participation rate</w:t>
      </w:r>
      <w:r w:rsidR="00CF0F0D" w:rsidRPr="00AB3D2F">
        <w:rPr>
          <w:rFonts w:cstheme="minorHAnsi"/>
          <w:sz w:val="24"/>
          <w:szCs w:val="24"/>
        </w:rPr>
        <w:t xml:space="preserve"> using the</w:t>
      </w:r>
      <w:r w:rsidR="00CF0F0D">
        <w:rPr>
          <w:rFonts w:cstheme="minorHAnsi"/>
          <w:sz w:val="24"/>
          <w:szCs w:val="24"/>
        </w:rPr>
        <w:t xml:space="preserve"> same</w:t>
      </w:r>
      <w:r w:rsidR="00CF0F0D" w:rsidRPr="00AB3D2F">
        <w:rPr>
          <w:rFonts w:cstheme="minorHAnsi"/>
          <w:sz w:val="24"/>
          <w:szCs w:val="24"/>
        </w:rPr>
        <w:t xml:space="preserve"> method </w:t>
      </w:r>
      <w:r w:rsidR="00CF0F0D">
        <w:rPr>
          <w:rFonts w:cstheme="minorHAnsi"/>
          <w:sz w:val="24"/>
          <w:szCs w:val="24"/>
        </w:rPr>
        <w:t xml:space="preserve">as </w:t>
      </w:r>
      <w:r w:rsidR="00CF0F0D" w:rsidRPr="00AB3D2F">
        <w:rPr>
          <w:rFonts w:cstheme="minorHAnsi"/>
          <w:noProof/>
          <w:sz w:val="24"/>
          <w:szCs w:val="24"/>
        </w:rPr>
        <w:t>Fazzari et al.</w:t>
      </w:r>
      <w:r w:rsidR="00CF0F0D" w:rsidRPr="00AB3D2F">
        <w:rPr>
          <w:rFonts w:cstheme="minorHAnsi"/>
          <w:sz w:val="24"/>
          <w:szCs w:val="24"/>
        </w:rPr>
        <w:t xml:space="preserve"> </w:t>
      </w:r>
      <w:r w:rsidR="00CF0F0D" w:rsidRPr="00AB3D2F">
        <w:rPr>
          <w:rFonts w:cstheme="minorHAnsi"/>
          <w:sz w:val="24"/>
          <w:szCs w:val="24"/>
        </w:rPr>
        <w:fldChar w:fldCharType="begin" w:fldLock="1"/>
      </w:r>
      <w:r w:rsidR="00CF0F0D">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B3D2F">
        <w:rPr>
          <w:rFonts w:cstheme="minorHAnsi"/>
          <w:sz w:val="24"/>
          <w:szCs w:val="24"/>
        </w:rPr>
        <w:fldChar w:fldCharType="separate"/>
      </w:r>
      <w:r w:rsidR="00CF0F0D" w:rsidRPr="005F2952">
        <w:rPr>
          <w:rFonts w:cstheme="minorHAnsi"/>
          <w:noProof/>
          <w:sz w:val="24"/>
          <w:szCs w:val="24"/>
        </w:rPr>
        <w:t>(2020)</w:t>
      </w:r>
      <w:r w:rsidR="00CF0F0D" w:rsidRPr="00AB3D2F">
        <w:rPr>
          <w:rFonts w:cstheme="minorHAnsi"/>
          <w:sz w:val="24"/>
          <w:szCs w:val="24"/>
        </w:rPr>
        <w:fldChar w:fldCharType="end"/>
      </w:r>
      <w:r w:rsidR="00CF0F0D" w:rsidRPr="00AB3D2F">
        <w:rPr>
          <w:rFonts w:cstheme="minorHAnsi"/>
          <w:sz w:val="24"/>
          <w:szCs w:val="24"/>
        </w:rPr>
        <w:t xml:space="preserve"> </w:t>
      </w:r>
      <w:r w:rsidR="00CF0F0D">
        <w:rPr>
          <w:rFonts w:cstheme="minorHAnsi"/>
          <w:sz w:val="24"/>
          <w:szCs w:val="24"/>
        </w:rPr>
        <w:t>who</w:t>
      </w:r>
      <w:r w:rsidR="00CF0F0D" w:rsidRPr="00AB3D2F">
        <w:rPr>
          <w:rFonts w:cstheme="minorHAnsi"/>
          <w:sz w:val="24"/>
          <w:szCs w:val="24"/>
        </w:rPr>
        <w:t xml:space="preserve"> find</w:t>
      </w:r>
      <w:r w:rsidR="00CF0F0D">
        <w:rPr>
          <w:rFonts w:cstheme="minorHAnsi"/>
          <w:sz w:val="24"/>
          <w:szCs w:val="24"/>
        </w:rPr>
        <w:t>s</w:t>
      </w:r>
      <w:r w:rsidR="00CF0F0D" w:rsidRPr="00AB3D2F">
        <w:rPr>
          <w:rFonts w:cstheme="minorHAnsi"/>
          <w:sz w:val="24"/>
          <w:szCs w:val="24"/>
        </w:rPr>
        <w:t xml:space="preserve"> a significant relationship between the unemployment rate and the labor force.</w:t>
      </w:r>
      <w:r w:rsidR="00CF0F0D" w:rsidRPr="00CF0F0D">
        <w:rPr>
          <w:sz w:val="24"/>
          <w:szCs w:val="24"/>
        </w:rPr>
        <w:t xml:space="preserve"> </w:t>
      </w:r>
      <w:r w:rsidR="00CF0F0D" w:rsidRPr="00AC0541">
        <w:rPr>
          <w:sz w:val="24"/>
          <w:szCs w:val="24"/>
        </w:rPr>
        <w:t>The main explanations used by</w:t>
      </w:r>
      <w:r w:rsidR="00CF0F0D">
        <w:rPr>
          <w:sz w:val="24"/>
          <w:szCs w:val="24"/>
        </w:rPr>
        <w:t xml:space="preserve"> </w:t>
      </w:r>
      <w:r w:rsidR="00CF0F0D" w:rsidRPr="00AC0541">
        <w:rPr>
          <w:noProof/>
          <w:sz w:val="24"/>
          <w:szCs w:val="24"/>
        </w:rPr>
        <w:t>Fazzari et al.</w:t>
      </w:r>
      <w:r w:rsidR="00CF0F0D" w:rsidRPr="00AC0541">
        <w:rPr>
          <w:sz w:val="24"/>
          <w:szCs w:val="24"/>
        </w:rPr>
        <w:t xml:space="preserve"> </w:t>
      </w:r>
      <w:r w:rsidR="00CF0F0D" w:rsidRPr="00AC0541">
        <w:rPr>
          <w:sz w:val="24"/>
          <w:szCs w:val="24"/>
        </w:rPr>
        <w:fldChar w:fldCharType="begin" w:fldLock="1"/>
      </w:r>
      <w:r w:rsidR="00CF0F0D">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C0541">
        <w:rPr>
          <w:sz w:val="24"/>
          <w:szCs w:val="24"/>
        </w:rPr>
        <w:fldChar w:fldCharType="separate"/>
      </w:r>
      <w:r w:rsidR="00CF0F0D" w:rsidRPr="005F2952">
        <w:rPr>
          <w:noProof/>
          <w:sz w:val="24"/>
          <w:szCs w:val="24"/>
        </w:rPr>
        <w:t>(2020)</w:t>
      </w:r>
      <w:r w:rsidR="00CF0F0D" w:rsidRPr="00AC0541">
        <w:rPr>
          <w:sz w:val="24"/>
          <w:szCs w:val="24"/>
        </w:rPr>
        <w:fldChar w:fldCharType="end"/>
      </w:r>
      <w:r w:rsidR="00CF0F0D" w:rsidRPr="00AC0541">
        <w:rPr>
          <w:sz w:val="24"/>
          <w:szCs w:val="24"/>
        </w:rPr>
        <w:t xml:space="preserve"> for this negative relationship</w:t>
      </w:r>
      <w:r w:rsidR="00CF0F0D">
        <w:rPr>
          <w:sz w:val="24"/>
          <w:szCs w:val="24"/>
        </w:rPr>
        <w:t>,</w:t>
      </w:r>
      <w:r w:rsidR="00CF0F0D" w:rsidRPr="00AC0541">
        <w:rPr>
          <w:sz w:val="24"/>
          <w:szCs w:val="24"/>
        </w:rPr>
        <w:t xml:space="preserve"> is that </w:t>
      </w:r>
      <w:r w:rsidR="00CF0F0D">
        <w:rPr>
          <w:sz w:val="24"/>
          <w:szCs w:val="24"/>
        </w:rPr>
        <w:t>a</w:t>
      </w:r>
      <w:r w:rsidR="00CF0F0D" w:rsidRPr="00AC0541">
        <w:rPr>
          <w:sz w:val="24"/>
          <w:szCs w:val="24"/>
        </w:rPr>
        <w:t xml:space="preserve"> rising unemployment rate would indicate rising difficulties of finding acceptable job matches, which might create incentives for some people to stay outside the labor force. The </w:t>
      </w:r>
      <w:del w:id="62" w:author="Simon Fløj Thomsen" w:date="2022-12-18T11:38:00Z">
        <w:r w:rsidR="00CF0F0D" w:rsidRPr="00AC0541" w:rsidDel="005A041F">
          <w:rPr>
            <w:sz w:val="24"/>
            <w:szCs w:val="24"/>
          </w:rPr>
          <w:delText>new</w:delText>
        </w:r>
      </w:del>
      <w:r w:rsidR="00CF0F0D" w:rsidRPr="00AC0541">
        <w:rPr>
          <w:sz w:val="24"/>
          <w:szCs w:val="24"/>
        </w:rPr>
        <w:t xml:space="preserve"> equation for the labor force can be seen below</w:t>
      </w:r>
      <w:r w:rsidR="009F442A" w:rsidRPr="005239BF">
        <w:rPr>
          <w:rStyle w:val="Fodnotehenvisning"/>
        </w:rPr>
        <w:footnoteReference w:id="9"/>
      </w:r>
      <w:r w:rsidR="00CF0F0D">
        <w:rPr>
          <w:sz w:val="24"/>
          <w:szCs w:val="24"/>
        </w:rPr>
        <w:t xml:space="preserve">. </w:t>
      </w:r>
      <w:r w:rsidR="00CF0F0D" w:rsidRPr="00AC0541">
        <w:rPr>
          <w:sz w:val="24"/>
          <w:szCs w:val="24"/>
        </w:rPr>
        <w:t xml:space="preserve"> </w:t>
      </w:r>
    </w:p>
    <w:p w14:paraId="4B202D7D" w14:textId="77777777" w:rsidR="00CF0F0D" w:rsidRPr="00AC0541" w:rsidRDefault="00CF0F0D" w:rsidP="00CF0F0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2C7DEA48" w14:textId="77777777" w:rsidR="00CF0F0D" w:rsidRPr="00AC0541" w:rsidRDefault="00CF0F0D" w:rsidP="00CF0F0D">
      <w:pPr>
        <w:spacing w:line="360" w:lineRule="auto"/>
        <w:rPr>
          <w:sz w:val="24"/>
          <w:szCs w:val="24"/>
        </w:rPr>
      </w:pPr>
      <w:r w:rsidRPr="00AC0541">
        <w:rPr>
          <w:sz w:val="24"/>
          <w:szCs w:val="24"/>
        </w:rPr>
        <w:lastRenderedPageBreak/>
        <w:t xml:space="preserve">The labor force can then be used for calculating the participation rate in the Danish economy, using the equation below: </w:t>
      </w:r>
    </w:p>
    <w:p w14:paraId="759185C6" w14:textId="77777777" w:rsidR="00CF0F0D" w:rsidRPr="00AC0541" w:rsidRDefault="00CF0F0D" w:rsidP="00CF0F0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76522938" w14:textId="7E7AD6F2" w:rsidR="00CF0F0D" w:rsidRDefault="00CF0F0D" w:rsidP="00362402">
      <w:pPr>
        <w:spacing w:line="360" w:lineRule="auto"/>
        <w:rPr>
          <w:rFonts w:cstheme="minorHAnsi"/>
          <w:sz w:val="24"/>
          <w:szCs w:val="24"/>
        </w:rPr>
      </w:pPr>
    </w:p>
    <w:p w14:paraId="73E1516F" w14:textId="55A42D8A" w:rsidR="000E2AD0" w:rsidRPr="00AC0541" w:rsidRDefault="000E2AD0" w:rsidP="000E2AD0">
      <w:pPr>
        <w:spacing w:line="360" w:lineRule="auto"/>
        <w:rPr>
          <w:sz w:val="24"/>
          <w:szCs w:val="24"/>
        </w:rPr>
      </w:pPr>
      <w:r>
        <w:rPr>
          <w:rFonts w:cstheme="minorHAnsi"/>
          <w:sz w:val="24"/>
          <w:szCs w:val="24"/>
        </w:rPr>
        <w:t xml:space="preserve">Lastly, we include the insurance rate channel, </w:t>
      </w:r>
      <w:r w:rsidRPr="00AC0541">
        <w:rPr>
          <w:sz w:val="24"/>
          <w:szCs w:val="24"/>
        </w:rPr>
        <w:t>as presented in section 2</w:t>
      </w:r>
      <w:r>
        <w:rPr>
          <w:sz w:val="24"/>
          <w:szCs w:val="24"/>
        </w:rPr>
        <w:t>,</w:t>
      </w:r>
      <w:r w:rsidRPr="00AC0541">
        <w:rPr>
          <w:sz w:val="24"/>
          <w:szCs w:val="24"/>
        </w:rPr>
        <w:t xml:space="preserve"> many organizations criticize the </w:t>
      </w:r>
      <w:r>
        <w:rPr>
          <w:sz w:val="24"/>
          <w:szCs w:val="24"/>
        </w:rPr>
        <w:t>IS-model</w:t>
      </w:r>
      <w:r w:rsidRPr="00AC0541">
        <w:rPr>
          <w:sz w:val="24"/>
          <w:szCs w:val="24"/>
        </w:rPr>
        <w:t xml:space="preserve"> for not including </w:t>
      </w:r>
      <w:r>
        <w:rPr>
          <w:sz w:val="24"/>
          <w:szCs w:val="24"/>
        </w:rPr>
        <w:t xml:space="preserve">a relationship between </w:t>
      </w:r>
      <w:r w:rsidRPr="00AC0541">
        <w:rPr>
          <w:sz w:val="24"/>
          <w:szCs w:val="24"/>
        </w:rPr>
        <w:t>the compensation</w:t>
      </w:r>
      <w:r>
        <w:rPr>
          <w:sz w:val="24"/>
          <w:szCs w:val="24"/>
        </w:rPr>
        <w:t xml:space="preserve"> rate</w:t>
      </w:r>
      <w:r w:rsidRPr="00AC0541">
        <w:rPr>
          <w:sz w:val="24"/>
          <w:szCs w:val="24"/>
        </w:rPr>
        <w:t xml:space="preserve"> </w:t>
      </w:r>
      <w:r>
        <w:rPr>
          <w:sz w:val="24"/>
          <w:szCs w:val="24"/>
        </w:rPr>
        <w:t>and</w:t>
      </w:r>
      <w:r w:rsidRPr="00AC0541">
        <w:rPr>
          <w:sz w:val="24"/>
          <w:szCs w:val="24"/>
        </w:rPr>
        <w:t xml:space="preserve"> people’s choice in joining the insurance program</w:t>
      </w:r>
      <w:r w:rsidRPr="005239BF">
        <w:rPr>
          <w:rStyle w:val="Fodnotehenvisning"/>
        </w:rPr>
        <w:footnoteReference w:id="10"/>
      </w:r>
      <w:r w:rsidRPr="00AC0541">
        <w:rPr>
          <w:sz w:val="24"/>
          <w:szCs w:val="24"/>
        </w:rPr>
        <w:t xml:space="preserve">. </w:t>
      </w:r>
      <w:r>
        <w:rPr>
          <w:sz w:val="24"/>
          <w:szCs w:val="24"/>
        </w:rPr>
        <w:t>Such an relationship should exist as people are comparing</w:t>
      </w:r>
      <w:r w:rsidRPr="00AC0541">
        <w:rPr>
          <w:sz w:val="24"/>
          <w:szCs w:val="24"/>
        </w:rPr>
        <w:t xml:space="preserve"> membership costs to the generosity of the program</w:t>
      </w:r>
      <w:r>
        <w:rPr>
          <w:sz w:val="24"/>
          <w:szCs w:val="24"/>
        </w:rPr>
        <w:t xml:space="preserve">, and as the </w:t>
      </w:r>
      <w:r w:rsidRPr="00AC0541">
        <w:rPr>
          <w:sz w:val="24"/>
          <w:szCs w:val="24"/>
        </w:rPr>
        <w:t xml:space="preserve">compensation rate </w:t>
      </w:r>
      <w:r>
        <w:rPr>
          <w:sz w:val="24"/>
          <w:szCs w:val="24"/>
        </w:rPr>
        <w:t>gets</w:t>
      </w:r>
      <w:r w:rsidRPr="00AC0541">
        <w:rPr>
          <w:sz w:val="24"/>
          <w:szCs w:val="24"/>
        </w:rPr>
        <w:t xml:space="preserve"> lower</w:t>
      </w:r>
      <w:r>
        <w:rPr>
          <w:sz w:val="24"/>
          <w:szCs w:val="24"/>
        </w:rPr>
        <w:t xml:space="preserve">, more people are not willing to pay these costs, thereby these people end up leaving the program </w:t>
      </w:r>
      <w:r>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Pr>
          <w:sz w:val="24"/>
          <w:szCs w:val="24"/>
        </w:rPr>
        <w:fldChar w:fldCharType="separate"/>
      </w:r>
      <w:r w:rsidR="00C14BA0" w:rsidRPr="00C14BA0">
        <w:rPr>
          <w:noProof/>
          <w:sz w:val="24"/>
          <w:szCs w:val="24"/>
        </w:rPr>
        <w:t>(Aastrup, 2018; Jensen &amp; Nørgaard, 2021; Risgaard, 2021)</w:t>
      </w:r>
      <w:r>
        <w:rPr>
          <w:sz w:val="24"/>
          <w:szCs w:val="24"/>
        </w:rPr>
        <w:fldChar w:fldCharType="end"/>
      </w:r>
      <w:r w:rsidRPr="00AC0541">
        <w:rPr>
          <w:sz w:val="24"/>
          <w:szCs w:val="24"/>
        </w:rPr>
        <w:t>. The central mechanism</w:t>
      </w:r>
      <w:r>
        <w:rPr>
          <w:sz w:val="24"/>
          <w:szCs w:val="24"/>
        </w:rPr>
        <w:t xml:space="preserve"> of changes in the insurance rate,</w:t>
      </w:r>
      <w:r w:rsidRPr="00AC0541">
        <w:rPr>
          <w:sz w:val="24"/>
          <w:szCs w:val="24"/>
        </w:rPr>
        <w:t xml:space="preserve"> will </w:t>
      </w:r>
      <w:r>
        <w:rPr>
          <w:sz w:val="24"/>
          <w:szCs w:val="24"/>
        </w:rPr>
        <w:t>go through</w:t>
      </w:r>
      <w:r w:rsidRPr="00AC0541">
        <w:rPr>
          <w:sz w:val="24"/>
          <w:szCs w:val="24"/>
        </w:rPr>
        <w:t xml:space="preserve"> the demand si</w:t>
      </w:r>
      <w:r>
        <w:rPr>
          <w:sz w:val="24"/>
          <w:szCs w:val="24"/>
        </w:rPr>
        <w:t>d</w:t>
      </w:r>
      <w:r w:rsidRPr="00AC0541">
        <w:rPr>
          <w:sz w:val="24"/>
          <w:szCs w:val="24"/>
        </w:rPr>
        <w:t xml:space="preserve">e of the economy </w:t>
      </w:r>
      <w:r>
        <w:rPr>
          <w:sz w:val="24"/>
          <w:szCs w:val="24"/>
        </w:rPr>
        <w:t xml:space="preserve">as we change the </w:t>
      </w:r>
      <w:r w:rsidRPr="00AC0541">
        <w:rPr>
          <w:sz w:val="24"/>
          <w:szCs w:val="24"/>
        </w:rPr>
        <w:t>percentage</w:t>
      </w:r>
      <w:r>
        <w:rPr>
          <w:sz w:val="24"/>
          <w:szCs w:val="24"/>
        </w:rPr>
        <w:t xml:space="preserve"> of people</w:t>
      </w:r>
      <w:r w:rsidRPr="00AC0541">
        <w:rPr>
          <w:sz w:val="24"/>
          <w:szCs w:val="24"/>
        </w:rPr>
        <w:t xml:space="preserve"> recei</w:t>
      </w:r>
      <w:r>
        <w:rPr>
          <w:sz w:val="24"/>
          <w:szCs w:val="24"/>
        </w:rPr>
        <w:t>ving</w:t>
      </w:r>
      <w:r w:rsidRPr="00AC0541">
        <w:rPr>
          <w:sz w:val="24"/>
          <w:szCs w:val="24"/>
        </w:rPr>
        <w:t xml:space="preserve"> income insurance when unemployed</w:t>
      </w:r>
      <w:r w:rsidRPr="005239BF">
        <w:rPr>
          <w:rStyle w:val="Fodnotehenvisning"/>
        </w:rPr>
        <w:footnoteReference w:id="11"/>
      </w:r>
      <w:r w:rsidRPr="00AC0541">
        <w:rPr>
          <w:sz w:val="24"/>
          <w:szCs w:val="24"/>
        </w:rPr>
        <w:t xml:space="preserve">. The equation added to the model can be </w:t>
      </w:r>
      <w:commentRangeStart w:id="63"/>
      <w:r w:rsidRPr="00AC0541">
        <w:rPr>
          <w:sz w:val="24"/>
          <w:szCs w:val="24"/>
        </w:rPr>
        <w:t xml:space="preserve">observed below: </w:t>
      </w:r>
      <w:commentRangeEnd w:id="63"/>
      <w:r>
        <w:rPr>
          <w:rStyle w:val="Kommentarhenvisning"/>
        </w:rPr>
        <w:commentReference w:id="63"/>
      </w:r>
    </w:p>
    <w:p w14:paraId="25FDFD3F" w14:textId="77777777" w:rsidR="000E2AD0" w:rsidRDefault="000E2AD0" w:rsidP="000E2AD0">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99506D6" w14:textId="656AE10D" w:rsidR="000E2AD0" w:rsidRDefault="000E2AD0" w:rsidP="000E2AD0">
      <w:pPr>
        <w:spacing w:line="360" w:lineRule="auto"/>
        <w:rPr>
          <w:sz w:val="24"/>
          <w:szCs w:val="24"/>
        </w:rPr>
      </w:pPr>
      <w:r w:rsidRPr="00AC0541">
        <w:rPr>
          <w:sz w:val="24"/>
          <w:szCs w:val="24"/>
        </w:rPr>
        <w:t xml:space="preserve">As noted previously the data used for the </w:t>
      </w:r>
      <w:r>
        <w:rPr>
          <w:sz w:val="24"/>
          <w:szCs w:val="24"/>
        </w:rPr>
        <w:t>insurance rate</w:t>
      </w:r>
      <w:r w:rsidRPr="00AC0541">
        <w:rPr>
          <w:sz w:val="24"/>
          <w:szCs w:val="24"/>
        </w:rPr>
        <w:t xml:space="preserve"> is obtained from ADAMS databank, </w:t>
      </w:r>
      <w:r>
        <w:rPr>
          <w:sz w:val="24"/>
          <w:szCs w:val="24"/>
        </w:rPr>
        <w:t>and as the data is only available till 2018,</w:t>
      </w:r>
      <w:r w:rsidRPr="00AC0541">
        <w:rPr>
          <w:sz w:val="24"/>
          <w:szCs w:val="24"/>
        </w:rPr>
        <w:t xml:space="preserve"> we</w:t>
      </w:r>
      <w:r>
        <w:rPr>
          <w:sz w:val="24"/>
          <w:szCs w:val="24"/>
        </w:rPr>
        <w:t xml:space="preserve"> are</w:t>
      </w:r>
      <w:r w:rsidRPr="00AC0541">
        <w:rPr>
          <w:sz w:val="24"/>
          <w:szCs w:val="24"/>
        </w:rPr>
        <w:t xml:space="preserve"> only</w:t>
      </w:r>
      <w:r>
        <w:rPr>
          <w:sz w:val="24"/>
          <w:szCs w:val="24"/>
        </w:rPr>
        <w:t xml:space="preserve"> able to</w:t>
      </w:r>
      <w:r w:rsidRPr="00AC0541">
        <w:rPr>
          <w:sz w:val="24"/>
          <w:szCs w:val="24"/>
        </w:rPr>
        <w:t xml:space="preserve"> estimate the equation till 2017 quarter 4. </w:t>
      </w:r>
      <w:r>
        <w:rPr>
          <w:sz w:val="24"/>
          <w:szCs w:val="24"/>
        </w:rPr>
        <w:t>Doing this, w</w:t>
      </w:r>
      <w:r w:rsidRPr="00AC0541">
        <w:rPr>
          <w:sz w:val="24"/>
          <w:szCs w:val="24"/>
        </w:rPr>
        <w:t>e find a positive long-run relationship between the compensation rate and the insurance rate</w:t>
      </w:r>
      <w:r>
        <w:rPr>
          <w:sz w:val="24"/>
          <w:szCs w:val="24"/>
        </w:rPr>
        <w:t xml:space="preserve"> but only </w:t>
      </w:r>
      <w:r w:rsidRPr="00AC0541">
        <w:rPr>
          <w:sz w:val="24"/>
          <w:szCs w:val="24"/>
        </w:rPr>
        <w:t>at a 10% significan</w:t>
      </w:r>
      <w:r>
        <w:rPr>
          <w:sz w:val="24"/>
          <w:szCs w:val="24"/>
        </w:rPr>
        <w:t>ce</w:t>
      </w:r>
      <w:r w:rsidRPr="00AC0541">
        <w:rPr>
          <w:sz w:val="24"/>
          <w:szCs w:val="24"/>
        </w:rPr>
        <w:t>-level.</w:t>
      </w:r>
    </w:p>
    <w:p w14:paraId="291EA054" w14:textId="4D7F12C6" w:rsidR="000E2AD0" w:rsidRDefault="00CF0F0D" w:rsidP="00362402">
      <w:pPr>
        <w:spacing w:line="360" w:lineRule="auto"/>
        <w:rPr>
          <w:rFonts w:cstheme="minorHAnsi"/>
          <w:sz w:val="24"/>
          <w:szCs w:val="24"/>
        </w:rPr>
      </w:pPr>
      <w:r>
        <w:rPr>
          <w:rFonts w:cstheme="minorHAnsi"/>
          <w:sz w:val="24"/>
          <w:szCs w:val="24"/>
        </w:rPr>
        <w:t>We have now presented the</w:t>
      </w:r>
      <w:r w:rsidR="00F60C05">
        <w:rPr>
          <w:rFonts w:cstheme="minorHAnsi"/>
          <w:sz w:val="24"/>
          <w:szCs w:val="24"/>
        </w:rPr>
        <w:t xml:space="preserve"> most</w:t>
      </w:r>
      <w:r>
        <w:rPr>
          <w:rFonts w:cstheme="minorHAnsi"/>
          <w:sz w:val="24"/>
          <w:szCs w:val="24"/>
        </w:rPr>
        <w:t xml:space="preserve"> crucial equations </w:t>
      </w:r>
      <w:r w:rsidR="00F60C05">
        <w:rPr>
          <w:rFonts w:cstheme="minorHAnsi"/>
          <w:sz w:val="24"/>
          <w:szCs w:val="24"/>
        </w:rPr>
        <w:t>within the baseline model</w:t>
      </w:r>
      <w:r w:rsidR="000E2AD0">
        <w:rPr>
          <w:rFonts w:cstheme="minorHAnsi"/>
          <w:sz w:val="24"/>
          <w:szCs w:val="24"/>
        </w:rPr>
        <w:t xml:space="preserve">, the reader might notice that we have now included 4 out of 5 macroeconomic channels presented in section 2, leaving out the </w:t>
      </w:r>
      <w:commentRangeStart w:id="64"/>
      <w:r w:rsidR="000E2AD0">
        <w:rPr>
          <w:rFonts w:cstheme="minorHAnsi"/>
          <w:sz w:val="24"/>
          <w:szCs w:val="24"/>
        </w:rPr>
        <w:t>productivity channel</w:t>
      </w:r>
      <w:r w:rsidR="00F60C05">
        <w:rPr>
          <w:rFonts w:cstheme="minorHAnsi"/>
          <w:sz w:val="24"/>
          <w:szCs w:val="24"/>
        </w:rPr>
        <w:t>.</w:t>
      </w:r>
      <w:r w:rsidR="009F442A">
        <w:rPr>
          <w:rFonts w:cstheme="minorHAnsi"/>
          <w:sz w:val="24"/>
          <w:szCs w:val="24"/>
        </w:rPr>
        <w:t xml:space="preserve"> </w:t>
      </w:r>
      <w:commentRangeEnd w:id="64"/>
      <w:r w:rsidR="006D215B">
        <w:rPr>
          <w:rStyle w:val="Kommentarhenvisning"/>
        </w:rPr>
        <w:commentReference w:id="64"/>
      </w:r>
      <w:r w:rsidR="006D215B">
        <w:rPr>
          <w:rFonts w:cstheme="minorHAnsi"/>
          <w:sz w:val="24"/>
          <w:szCs w:val="24"/>
        </w:rPr>
        <w:t xml:space="preserve">The reason for leaving out a productivity channel is first of all </w:t>
      </w:r>
      <w:ins w:id="65" w:author="Simon Fløj Thomsen" w:date="2022-12-18T11:40:00Z">
        <w:r w:rsidR="005A041F">
          <w:rPr>
            <w:rFonts w:cstheme="minorHAnsi"/>
            <w:sz w:val="24"/>
            <w:szCs w:val="24"/>
          </w:rPr>
          <w:t xml:space="preserve">that </w:t>
        </w:r>
      </w:ins>
      <w:r w:rsidR="00810867">
        <w:rPr>
          <w:rFonts w:cstheme="minorHAnsi"/>
          <w:sz w:val="24"/>
          <w:szCs w:val="24"/>
        </w:rPr>
        <w:t>we</w:t>
      </w:r>
      <w:r w:rsidR="006D215B">
        <w:rPr>
          <w:rFonts w:cstheme="minorHAnsi"/>
          <w:sz w:val="24"/>
          <w:szCs w:val="24"/>
        </w:rPr>
        <w:t xml:space="preserve"> find weak empirical evidence for both savings and the level of income insurance having an effect on the productivity, </w:t>
      </w:r>
      <w:r w:rsidR="00810867">
        <w:rPr>
          <w:rFonts w:cstheme="minorHAnsi"/>
          <w:sz w:val="24"/>
          <w:szCs w:val="24"/>
        </w:rPr>
        <w:t xml:space="preserve">just like the literature we therefor have a hard time finding empirical evidence for the matching effect, when changing the level of income insurance. Lastly, the </w:t>
      </w:r>
      <w:r w:rsidR="00810867">
        <w:rPr>
          <w:rFonts w:cstheme="minorHAnsi"/>
          <w:sz w:val="24"/>
          <w:szCs w:val="24"/>
        </w:rPr>
        <w:lastRenderedPageBreak/>
        <w:t xml:space="preserve">Verdoon effect suggests a relationship between the strength of the economy. We </w:t>
      </w:r>
      <w:ins w:id="66" w:author="Simon Fløj Thomsen" w:date="2022-12-18T11:41:00Z">
        <w:r w:rsidR="005A041F">
          <w:rPr>
            <w:rFonts w:cstheme="minorHAnsi"/>
            <w:sz w:val="24"/>
            <w:szCs w:val="24"/>
          </w:rPr>
          <w:t xml:space="preserve">do not </w:t>
        </w:r>
      </w:ins>
      <w:r w:rsidR="00810867">
        <w:rPr>
          <w:rFonts w:cstheme="minorHAnsi"/>
          <w:sz w:val="24"/>
          <w:szCs w:val="24"/>
        </w:rPr>
        <w:t xml:space="preserve">find </w:t>
      </w:r>
      <w:ins w:id="67" w:author="Simon Fløj Thomsen" w:date="2022-12-18T11:41:00Z">
        <w:r w:rsidR="005A041F">
          <w:rPr>
            <w:rFonts w:cstheme="minorHAnsi"/>
            <w:sz w:val="24"/>
            <w:szCs w:val="24"/>
          </w:rPr>
          <w:t>any</w:t>
        </w:r>
      </w:ins>
      <w:del w:id="68" w:author="Simon Fløj Thomsen" w:date="2022-12-18T11:41:00Z">
        <w:r w:rsidR="00810867" w:rsidDel="005A041F">
          <w:rPr>
            <w:rFonts w:cstheme="minorHAnsi"/>
            <w:sz w:val="24"/>
            <w:szCs w:val="24"/>
          </w:rPr>
          <w:delText>not</w:delText>
        </w:r>
      </w:del>
      <w:r w:rsidR="00810867">
        <w:rPr>
          <w:rFonts w:cstheme="minorHAnsi"/>
          <w:sz w:val="24"/>
          <w:szCs w:val="24"/>
        </w:rPr>
        <w:t xml:space="preserve"> significant long-run effects for either the unemployment rate or the GDP on productivity, when also controlling for supply site factors like wages. For these two reasons, we choose to keep the productivity exogenous within the baseline model. </w:t>
      </w:r>
    </w:p>
    <w:p w14:paraId="180DBDC9" w14:textId="7A638EB6" w:rsidR="00F60C05" w:rsidRDefault="009F442A" w:rsidP="00362402">
      <w:pPr>
        <w:spacing w:line="360" w:lineRule="auto"/>
        <w:rPr>
          <w:rFonts w:cstheme="minorHAnsi"/>
          <w:sz w:val="24"/>
          <w:szCs w:val="24"/>
        </w:rPr>
      </w:pPr>
      <w:r>
        <w:rPr>
          <w:rFonts w:cstheme="minorHAnsi"/>
          <w:sz w:val="24"/>
          <w:szCs w:val="24"/>
        </w:rPr>
        <w:t xml:space="preserve">To quickly summarize this section, we </w:t>
      </w:r>
      <w:r w:rsidR="00C14BA0">
        <w:rPr>
          <w:rFonts w:cstheme="minorHAnsi"/>
          <w:sz w:val="24"/>
          <w:szCs w:val="24"/>
        </w:rPr>
        <w:t xml:space="preserve">first introduced the main dynamics of the labor market within the model as also presented by Byrialsen </w:t>
      </w:r>
      <w:r w:rsidR="00C14BA0">
        <w:rPr>
          <w:rFonts w:cstheme="minorHAnsi"/>
          <w:sz w:val="24"/>
          <w:szCs w:val="24"/>
        </w:rPr>
        <w:fldChar w:fldCharType="begin" w:fldLock="1"/>
      </w:r>
      <w:r w:rsidR="008900FF">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4BA0">
        <w:rPr>
          <w:rFonts w:cstheme="minorHAnsi"/>
          <w:sz w:val="24"/>
          <w:szCs w:val="24"/>
        </w:rPr>
        <w:fldChar w:fldCharType="separate"/>
      </w:r>
      <w:r w:rsidR="00C14BA0" w:rsidRPr="00C14BA0">
        <w:rPr>
          <w:rFonts w:cstheme="minorHAnsi"/>
          <w:noProof/>
          <w:sz w:val="24"/>
          <w:szCs w:val="24"/>
        </w:rPr>
        <w:t>(2022)</w:t>
      </w:r>
      <w:r w:rsidR="00C14BA0">
        <w:rPr>
          <w:rFonts w:cstheme="minorHAnsi"/>
          <w:sz w:val="24"/>
          <w:szCs w:val="24"/>
        </w:rPr>
        <w:fldChar w:fldCharType="end"/>
      </w:r>
      <w:r w:rsidR="00F60C05">
        <w:rPr>
          <w:rFonts w:cstheme="minorHAnsi"/>
          <w:sz w:val="24"/>
          <w:szCs w:val="24"/>
        </w:rPr>
        <w:t>. Second</w:t>
      </w:r>
      <w:r w:rsidR="00C14BA0">
        <w:rPr>
          <w:rFonts w:cstheme="minorHAnsi"/>
          <w:sz w:val="24"/>
          <w:szCs w:val="24"/>
        </w:rPr>
        <w:t>ly</w:t>
      </w:r>
      <w:r w:rsidR="00F60C05">
        <w:rPr>
          <w:rFonts w:cstheme="minorHAnsi"/>
          <w:sz w:val="24"/>
          <w:szCs w:val="24"/>
        </w:rPr>
        <w:t>,</w:t>
      </w:r>
      <w:r w:rsidR="00C14BA0">
        <w:rPr>
          <w:rFonts w:cstheme="minorHAnsi"/>
          <w:sz w:val="24"/>
          <w:szCs w:val="24"/>
        </w:rPr>
        <w:t xml:space="preserve"> we</w:t>
      </w:r>
      <w:r w:rsidR="00F60C05">
        <w:rPr>
          <w:rFonts w:cstheme="minorHAnsi"/>
          <w:sz w:val="24"/>
          <w:szCs w:val="24"/>
        </w:rPr>
        <w:t xml:space="preserve"> </w:t>
      </w:r>
      <w:r>
        <w:rPr>
          <w:rFonts w:cstheme="minorHAnsi"/>
          <w:sz w:val="24"/>
          <w:szCs w:val="24"/>
        </w:rPr>
        <w:t>introduced</w:t>
      </w:r>
      <w:r w:rsidR="00F60C05">
        <w:rPr>
          <w:rFonts w:cstheme="minorHAnsi"/>
          <w:sz w:val="24"/>
          <w:szCs w:val="24"/>
        </w:rPr>
        <w:t xml:space="preserve"> the Danish income insurance program within the </w:t>
      </w:r>
      <w:r w:rsidR="00C14BA0">
        <w:rPr>
          <w:rFonts w:cstheme="minorHAnsi"/>
          <w:sz w:val="24"/>
          <w:szCs w:val="24"/>
        </w:rPr>
        <w:t>model</w:t>
      </w:r>
      <w:r w:rsidR="00F60C05">
        <w:rPr>
          <w:rFonts w:cstheme="minorHAnsi"/>
          <w:sz w:val="24"/>
          <w:szCs w:val="24"/>
        </w:rPr>
        <w:t xml:space="preserve">, thereby allowing us to make adjustments to the key variables within the program. Lastly, we included 4 macroeconomic channels </w:t>
      </w:r>
      <w:r>
        <w:rPr>
          <w:rFonts w:cstheme="minorHAnsi"/>
          <w:sz w:val="24"/>
          <w:szCs w:val="24"/>
        </w:rPr>
        <w:t xml:space="preserve">presented </w:t>
      </w:r>
      <w:r w:rsidR="00F60C05">
        <w:rPr>
          <w:rFonts w:cstheme="minorHAnsi"/>
          <w:sz w:val="24"/>
          <w:szCs w:val="24"/>
        </w:rPr>
        <w:t>in section 2 for the level of income insurance to affect the Danish economy. In</w:t>
      </w:r>
      <w:r w:rsidR="00C14BA0">
        <w:rPr>
          <w:rFonts w:cstheme="minorHAnsi"/>
          <w:sz w:val="24"/>
          <w:szCs w:val="24"/>
        </w:rPr>
        <w:t xml:space="preserve"> the following subsection,</w:t>
      </w:r>
      <w:r w:rsidR="00F60C05">
        <w:rPr>
          <w:rFonts w:cstheme="minorHAnsi"/>
          <w:sz w:val="24"/>
          <w:szCs w:val="24"/>
        </w:rPr>
        <w:t xml:space="preserve"> we</w:t>
      </w:r>
      <w:r w:rsidR="00C14BA0">
        <w:rPr>
          <w:rFonts w:cstheme="minorHAnsi"/>
          <w:sz w:val="24"/>
          <w:szCs w:val="24"/>
        </w:rPr>
        <w:t xml:space="preserve"> </w:t>
      </w:r>
      <w:r w:rsidR="00F60C05">
        <w:rPr>
          <w:rFonts w:cstheme="minorHAnsi"/>
          <w:sz w:val="24"/>
          <w:szCs w:val="24"/>
        </w:rPr>
        <w:t xml:space="preserve">validate the results of the baseline model. </w:t>
      </w:r>
    </w:p>
    <w:p w14:paraId="321FDCF1" w14:textId="1EAACCA0" w:rsidR="002535ED" w:rsidRDefault="002535ED" w:rsidP="00CE448D">
      <w:pPr>
        <w:pStyle w:val="Overskrift2"/>
      </w:pPr>
      <w:commentRangeStart w:id="69"/>
      <w:commentRangeStart w:id="70"/>
      <w:r>
        <w:t xml:space="preserve">Validation of the model </w:t>
      </w:r>
      <w:commentRangeEnd w:id="69"/>
      <w:r w:rsidR="00DE72D0">
        <w:rPr>
          <w:rStyle w:val="Kommentarhenvisning"/>
          <w:rFonts w:asciiTheme="minorHAnsi" w:eastAsiaTheme="minorHAnsi" w:hAnsiTheme="minorHAnsi" w:cstheme="minorBidi"/>
          <w:color w:val="auto"/>
        </w:rPr>
        <w:commentReference w:id="69"/>
      </w:r>
      <w:commentRangeEnd w:id="70"/>
      <w:r w:rsidR="000C6C31">
        <w:rPr>
          <w:rStyle w:val="Kommentarhenvisning"/>
          <w:rFonts w:asciiTheme="minorHAnsi" w:eastAsiaTheme="minorHAnsi" w:hAnsiTheme="minorHAnsi" w:cstheme="minorBidi"/>
          <w:color w:val="auto"/>
        </w:rPr>
        <w:commentReference w:id="70"/>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fldSimple w:instr=" SEQ Figure \* ARABIC ">
        <w:r w:rsidR="00775321">
          <w:rPr>
            <w:noProof/>
          </w:rPr>
          <w:t>3</w:t>
        </w:r>
      </w:fldSimple>
      <w:r w:rsidR="002966DF">
        <w:rPr>
          <w:noProof/>
        </w:rPr>
        <w:t>: Simulation vs. real data.</w:t>
      </w:r>
    </w:p>
    <w:p w14:paraId="13D487CA" w14:textId="6C5F42B9" w:rsidR="00C12A03" w:rsidRDefault="00C17C13" w:rsidP="00F13439">
      <w:pPr>
        <w:spacing w:line="360" w:lineRule="auto"/>
      </w:pPr>
      <w:r w:rsidRPr="00C17C13">
        <w:rPr>
          <w:noProof/>
        </w:rPr>
        <w:drawing>
          <wp:inline distT="0" distB="0" distL="0" distR="0" wp14:anchorId="1D8FAD31" wp14:editId="3358934A">
            <wp:extent cx="6120130" cy="283845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38450"/>
                    </a:xfrm>
                    <a:prstGeom prst="rect">
                      <a:avLst/>
                    </a:prstGeom>
                  </pic:spPr>
                </pic:pic>
              </a:graphicData>
            </a:graphic>
          </wp:inline>
        </w:drawing>
      </w:r>
    </w:p>
    <w:p w14:paraId="5C77B017" w14:textId="0F77AD3A" w:rsidR="002535ED" w:rsidRDefault="002966DF" w:rsidP="00362402">
      <w:pPr>
        <w:spacing w:line="360" w:lineRule="auto"/>
        <w:rPr>
          <w:sz w:val="24"/>
          <w:szCs w:val="24"/>
        </w:rPr>
      </w:pPr>
      <w:r>
        <w:rPr>
          <w:sz w:val="24"/>
          <w:szCs w:val="24"/>
        </w:rPr>
        <w:lastRenderedPageBreak/>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 xml:space="preserve">we again find a good match with </w:t>
      </w:r>
      <w:commentRangeStart w:id="71"/>
      <w:r>
        <w:rPr>
          <w:sz w:val="24"/>
          <w:szCs w:val="24"/>
        </w:rPr>
        <w:t>the</w:t>
      </w:r>
      <w:r w:rsidR="009954FC" w:rsidRPr="00AC0541">
        <w:rPr>
          <w:sz w:val="24"/>
          <w:szCs w:val="24"/>
        </w:rPr>
        <w:t xml:space="preserve"> real data.  </w:t>
      </w:r>
      <w:commentRangeEnd w:id="71"/>
      <w:r w:rsidR="009F442A">
        <w:rPr>
          <w:rStyle w:val="Kommentarhenvisning"/>
        </w:rPr>
        <w:commentReference w:id="71"/>
      </w:r>
    </w:p>
    <w:p w14:paraId="68C32913" w14:textId="53D1D64B" w:rsidR="00C17C13" w:rsidRPr="00AC0541" w:rsidRDefault="00C17C13" w:rsidP="00C17C13">
      <w:pPr>
        <w:spacing w:line="360" w:lineRule="auto"/>
        <w:jc w:val="center"/>
        <w:rPr>
          <w:sz w:val="24"/>
          <w:szCs w:val="24"/>
        </w:rPr>
      </w:pPr>
      <w:r w:rsidRPr="00C17C13">
        <w:rPr>
          <w:noProof/>
        </w:rPr>
        <w:drawing>
          <wp:inline distT="0" distB="0" distL="0" distR="0" wp14:anchorId="6CED590D" wp14:editId="0BA3E319">
            <wp:extent cx="5095875" cy="3144871"/>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0928" cy="3154161"/>
                    </a:xfrm>
                    <a:prstGeom prst="rect">
                      <a:avLst/>
                    </a:prstGeom>
                  </pic:spPr>
                </pic:pic>
              </a:graphicData>
            </a:graphic>
          </wp:inline>
        </w:drawing>
      </w:r>
    </w:p>
    <w:p w14:paraId="7E9CBCAD" w14:textId="735486DD" w:rsidR="003A3E3B" w:rsidRDefault="003A3E3B" w:rsidP="003A3E3B">
      <w:pPr>
        <w:pStyle w:val="Billedtekst"/>
        <w:keepNext/>
      </w:pPr>
      <w:bookmarkStart w:id="72" w:name="_Ref119756235"/>
      <w:r>
        <w:lastRenderedPageBreak/>
        <w:t>Figure</w:t>
      </w:r>
      <w:r w:rsidR="002966DF">
        <w:t xml:space="preserve"> </w:t>
      </w:r>
      <w:fldSimple w:instr=" SEQ Figure \* ARABIC ">
        <w:r w:rsidR="00775321">
          <w:rPr>
            <w:noProof/>
          </w:rPr>
          <w:t>4</w:t>
        </w:r>
      </w:fldSimple>
      <w:bookmarkEnd w:id="72"/>
      <w:r w:rsidR="002966DF">
        <w:rPr>
          <w:noProof/>
        </w:rPr>
        <w:t xml:space="preserve">: Simulation vs. real </w:t>
      </w:r>
      <w:commentRangeStart w:id="73"/>
      <w:r w:rsidR="002966DF">
        <w:rPr>
          <w:noProof/>
        </w:rPr>
        <w:t>data</w:t>
      </w:r>
      <w:commentRangeEnd w:id="73"/>
      <w:r w:rsidR="009F44F0">
        <w:rPr>
          <w:rStyle w:val="Kommentarhenvisning"/>
          <w:i w:val="0"/>
          <w:iCs w:val="0"/>
          <w:color w:val="auto"/>
        </w:rPr>
        <w:commentReference w:id="73"/>
      </w:r>
    </w:p>
    <w:p w14:paraId="553A3962" w14:textId="618A77DF" w:rsidR="00F010F8" w:rsidRDefault="00C17C13" w:rsidP="00CE448D">
      <w:pPr>
        <w:spacing w:line="360" w:lineRule="auto"/>
      </w:pPr>
      <w:r w:rsidRPr="00C17C13">
        <w:rPr>
          <w:noProof/>
        </w:rPr>
        <w:drawing>
          <wp:inline distT="0" distB="0" distL="0" distR="0" wp14:anchorId="18259475" wp14:editId="1FEED63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7BD07723"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w:t>
      </w:r>
      <w:del w:id="74" w:author="Simon Fløj Thomsen" w:date="2022-12-18T11:59:00Z">
        <w:r w:rsidR="0049139C" w:rsidRPr="00AC0541" w:rsidDel="000C6C31">
          <w:rPr>
            <w:sz w:val="24"/>
            <w:szCs w:val="24"/>
          </w:rPr>
          <w:delText xml:space="preserve"> </w:delText>
        </w:r>
        <w:r w:rsidR="009B3878" w:rsidDel="000C6C31">
          <w:rPr>
            <w:sz w:val="24"/>
            <w:szCs w:val="24"/>
          </w:rPr>
          <w:delText>five</w:delText>
        </w:r>
      </w:del>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r w:rsidR="00A749C8">
        <w:rPr>
          <w:sz w:val="24"/>
          <w:szCs w:val="24"/>
        </w:rPr>
        <w:t>To obtain our results we will now present three scenarios in which we analyze the effect on unemployment when removing the suppressing of the state regulation percentage</w:t>
      </w:r>
      <w:r w:rsidR="00A749C8" w:rsidRPr="005239BF">
        <w:rPr>
          <w:rStyle w:val="Fodnotehenvisning"/>
        </w:rPr>
        <w:footnoteReference w:id="12"/>
      </w:r>
      <w:r w:rsidR="00A749C8">
        <w:t>.</w:t>
      </w:r>
      <w:r w:rsidR="00A749C8">
        <w:rPr>
          <w:sz w:val="24"/>
          <w:szCs w:val="24"/>
        </w:rPr>
        <w:t xml:space="preserve"> </w:t>
      </w:r>
    </w:p>
    <w:p w14:paraId="7595FCD0" w14:textId="171E3712" w:rsidR="00C74F09" w:rsidRPr="003119F3" w:rsidDel="00A749C8" w:rsidRDefault="000C6C31" w:rsidP="0078484D">
      <w:pPr>
        <w:spacing w:line="360" w:lineRule="auto"/>
        <w:rPr>
          <w:del w:id="75" w:author="Simon Fløj Thomsen" w:date="2022-12-18T12:23:00Z"/>
          <w:sz w:val="24"/>
          <w:szCs w:val="24"/>
        </w:rPr>
      </w:pPr>
      <w:del w:id="76" w:author="Simon Fløj Thomsen" w:date="2022-12-18T12:23:00Z">
        <w:r w:rsidDel="00A749C8">
          <w:rPr>
            <w:sz w:val="24"/>
            <w:szCs w:val="24"/>
          </w:rPr>
          <w:lastRenderedPageBreak/>
          <w:delText xml:space="preserve">To </w:delText>
        </w:r>
        <w:r w:rsidR="003119F3" w:rsidDel="00A749C8">
          <w:rPr>
            <w:sz w:val="24"/>
            <w:szCs w:val="24"/>
          </w:rPr>
          <w:delText>analyze the macroeconomic effects, we introduce three scenarios.</w:delText>
        </w:r>
        <w:r w:rsidR="009C5A76" w:rsidRPr="00AC0541" w:rsidDel="00A749C8">
          <w:rPr>
            <w:sz w:val="24"/>
            <w:szCs w:val="24"/>
          </w:rPr>
          <w:delText xml:space="preserve"> </w:delText>
        </w:r>
        <w:r w:rsidR="00A91153" w:rsidRPr="00AC0541" w:rsidDel="00A749C8">
          <w:rPr>
            <w:sz w:val="24"/>
            <w:szCs w:val="24"/>
          </w:rPr>
          <w:delText>I</w:delText>
        </w:r>
        <w:r w:rsidR="009C5A76" w:rsidRPr="00AC0541" w:rsidDel="00A749C8">
          <w:rPr>
            <w:sz w:val="24"/>
            <w:szCs w:val="24"/>
          </w:rPr>
          <w:delText>n scenario 1</w:delText>
        </w:r>
        <w:r w:rsidR="009B3878" w:rsidDel="00A749C8">
          <w:rPr>
            <w:sz w:val="24"/>
            <w:szCs w:val="24"/>
          </w:rPr>
          <w:delText>,</w:delText>
        </w:r>
        <w:r w:rsidR="009C5A76" w:rsidRPr="00AC0541" w:rsidDel="00A749C8">
          <w:rPr>
            <w:sz w:val="24"/>
            <w:szCs w:val="24"/>
          </w:rPr>
          <w:delText xml:space="preserve"> we will </w:delText>
        </w:r>
        <w:r w:rsidR="009B3878" w:rsidDel="00A749C8">
          <w:rPr>
            <w:sz w:val="24"/>
            <w:szCs w:val="24"/>
          </w:rPr>
          <w:delText xml:space="preserve">perform a </w:delText>
        </w:r>
        <w:r w:rsidR="009C5A76" w:rsidRPr="00AC0541" w:rsidDel="00A749C8">
          <w:rPr>
            <w:sz w:val="24"/>
            <w:szCs w:val="24"/>
          </w:rPr>
          <w:delText xml:space="preserve">counterfactual </w:delText>
        </w:r>
        <w:r w:rsidR="009B3878" w:rsidDel="00A749C8">
          <w:rPr>
            <w:sz w:val="24"/>
            <w:szCs w:val="24"/>
          </w:rPr>
          <w:delText>analysis by</w:delText>
        </w:r>
        <w:r w:rsidR="009C5A76" w:rsidRPr="00AC0541" w:rsidDel="00A749C8">
          <w:rPr>
            <w:sz w:val="24"/>
            <w:szCs w:val="24"/>
          </w:rPr>
          <w:delText xml:space="preserve"> </w:delText>
        </w:r>
        <w:r w:rsidR="003D40B6" w:rsidRPr="00AC0541" w:rsidDel="00A749C8">
          <w:rPr>
            <w:sz w:val="24"/>
            <w:szCs w:val="24"/>
          </w:rPr>
          <w:delText xml:space="preserve">removing the suppressing of the </w:delText>
        </w:r>
        <w:r w:rsidR="00231ED5" w:rsidDel="00A749C8">
          <w:rPr>
            <w:sz w:val="24"/>
            <w:szCs w:val="24"/>
          </w:rPr>
          <w:delText xml:space="preserve">state regulation percentage within </w:delText>
        </w:r>
        <w:r w:rsidR="009B3878" w:rsidDel="00A749C8">
          <w:rPr>
            <w:sz w:val="24"/>
            <w:szCs w:val="24"/>
          </w:rPr>
          <w:delText>the baseline model. This will allow us</w:delText>
        </w:r>
        <w:r w:rsidR="003D40B6" w:rsidRPr="00AC0541" w:rsidDel="00A749C8">
          <w:rPr>
            <w:sz w:val="24"/>
            <w:szCs w:val="24"/>
          </w:rPr>
          <w:delText xml:space="preserve"> to estimate </w:delText>
        </w:r>
        <w:r w:rsidR="00231ED5" w:rsidDel="00A749C8">
          <w:rPr>
            <w:sz w:val="24"/>
            <w:szCs w:val="24"/>
          </w:rPr>
          <w:delText xml:space="preserve">the </w:delText>
        </w:r>
        <w:r w:rsidR="003D40B6" w:rsidRPr="00AC0541" w:rsidDel="00A749C8">
          <w:rPr>
            <w:sz w:val="24"/>
            <w:szCs w:val="24"/>
          </w:rPr>
          <w:delText>effect</w:delText>
        </w:r>
        <w:r w:rsidR="009B3878" w:rsidDel="00A749C8">
          <w:rPr>
            <w:sz w:val="24"/>
            <w:szCs w:val="24"/>
          </w:rPr>
          <w:delText xml:space="preserve"> on unemployment associated with </w:delText>
        </w:r>
        <w:r w:rsidDel="00A749C8">
          <w:rPr>
            <w:sz w:val="24"/>
            <w:szCs w:val="24"/>
          </w:rPr>
          <w:delText>the four macroeconomic channels included</w:delText>
        </w:r>
        <w:r w:rsidR="009C5A76" w:rsidRPr="00AC0541" w:rsidDel="00A749C8">
          <w:rPr>
            <w:sz w:val="24"/>
            <w:szCs w:val="24"/>
          </w:rPr>
          <w:delText xml:space="preserve">. </w:delText>
        </w:r>
        <w:r w:rsidR="003D40B6" w:rsidRPr="00AC0541" w:rsidDel="00A749C8">
          <w:rPr>
            <w:sz w:val="24"/>
            <w:szCs w:val="24"/>
          </w:rPr>
          <w:delText>Next</w:delText>
        </w:r>
        <w:r w:rsidR="009C5A76" w:rsidRPr="00AC0541" w:rsidDel="00A749C8">
          <w:rPr>
            <w:sz w:val="24"/>
            <w:szCs w:val="24"/>
          </w:rPr>
          <w:delText>, we</w:delText>
        </w:r>
        <w:r w:rsidR="003D40B6" w:rsidRPr="00AC0541" w:rsidDel="00A749C8">
          <w:rPr>
            <w:sz w:val="24"/>
            <w:szCs w:val="24"/>
          </w:rPr>
          <w:delText xml:space="preserve"> start by</w:delText>
        </w:r>
        <w:r w:rsidDel="00A749C8">
          <w:rPr>
            <w:sz w:val="24"/>
            <w:szCs w:val="24"/>
          </w:rPr>
          <w:delText xml:space="preserve"> looking at the assumptions for some of the macroeconomic channels</w:delText>
        </w:r>
        <w:r w:rsidR="003D40B6" w:rsidRPr="00AC0541" w:rsidDel="00A749C8">
          <w:rPr>
            <w:sz w:val="24"/>
            <w:szCs w:val="24"/>
          </w:rPr>
          <w:delText xml:space="preserve">. </w:delText>
        </w:r>
        <w:r w:rsidR="00561448" w:rsidRPr="00AC0541" w:rsidDel="00A749C8">
          <w:rPr>
            <w:sz w:val="24"/>
            <w:szCs w:val="24"/>
          </w:rPr>
          <w:delText>In scenario 2</w:delText>
        </w:r>
        <w:r w:rsidR="009B3878" w:rsidDel="00A749C8">
          <w:rPr>
            <w:sz w:val="24"/>
            <w:szCs w:val="24"/>
          </w:rPr>
          <w:delText>,</w:delText>
        </w:r>
        <w:r w:rsidR="003D40B6" w:rsidRPr="00AC0541" w:rsidDel="00A749C8">
          <w:rPr>
            <w:sz w:val="24"/>
            <w:szCs w:val="24"/>
          </w:rPr>
          <w:delText xml:space="preserve"> we</w:delText>
        </w:r>
        <w:r w:rsidR="003119F3" w:rsidDel="00A749C8">
          <w:rPr>
            <w:sz w:val="24"/>
            <w:szCs w:val="24"/>
          </w:rPr>
          <w:delText xml:space="preserve"> argue that for a mature economy like Denmark one could argue to oxygenize the labor force channel</w:delText>
        </w:r>
        <w:r w:rsidR="003D40B6" w:rsidRPr="00AC0541" w:rsidDel="00A749C8">
          <w:rPr>
            <w:sz w:val="24"/>
            <w:szCs w:val="24"/>
          </w:rPr>
          <w:delText xml:space="preserve">. </w:delText>
        </w:r>
        <w:r w:rsidR="00561448" w:rsidRPr="00AC0541" w:rsidDel="00A749C8">
          <w:rPr>
            <w:sz w:val="24"/>
            <w:szCs w:val="24"/>
          </w:rPr>
          <w:delText>In scenario 3</w:delText>
        </w:r>
        <w:r w:rsidR="009B3878" w:rsidDel="00A749C8">
          <w:rPr>
            <w:sz w:val="24"/>
            <w:szCs w:val="24"/>
          </w:rPr>
          <w:delText>,</w:delText>
        </w:r>
        <w:r w:rsidR="003D40B6" w:rsidRPr="00AC0541" w:rsidDel="00A749C8">
          <w:rPr>
            <w:sz w:val="24"/>
            <w:szCs w:val="24"/>
          </w:rPr>
          <w:delText xml:space="preserve"> we</w:delText>
        </w:r>
        <w:r w:rsidR="003119F3" w:rsidDel="00A749C8">
          <w:rPr>
            <w:sz w:val="24"/>
            <w:szCs w:val="24"/>
          </w:rPr>
          <w:delText xml:space="preserve"> go against both theoretical and empirical evidence, by removing the wage-channel, as we do not find any significant long run relationship between the maximum level of income insurance and wages</w:delText>
        </w:r>
        <w:r w:rsidR="009C5A76" w:rsidRPr="00AC0541" w:rsidDel="00A749C8">
          <w:rPr>
            <w:sz w:val="24"/>
            <w:szCs w:val="24"/>
          </w:rPr>
          <w:delText>.</w:delText>
        </w:r>
        <w:r w:rsidR="003119F3" w:rsidDel="00A749C8">
          <w:rPr>
            <w:sz w:val="24"/>
            <w:szCs w:val="24"/>
          </w:rPr>
          <w:delText xml:space="preserve"> In all three scenarios, w</w:delText>
        </w:r>
        <w:r w:rsidR="00345E16" w:rsidRPr="00AC0541" w:rsidDel="00A749C8">
          <w:rPr>
            <w:sz w:val="24"/>
            <w:szCs w:val="24"/>
          </w:rPr>
          <w:delText>e would like to</w:delText>
        </w:r>
        <w:r w:rsidR="003D40B6" w:rsidRPr="00AC0541" w:rsidDel="00A749C8">
          <w:rPr>
            <w:sz w:val="24"/>
            <w:szCs w:val="24"/>
          </w:rPr>
          <w:delText xml:space="preserve"> obtain </w:delText>
        </w:r>
        <w:r w:rsidR="00345E16" w:rsidRPr="00AC0541" w:rsidDel="00A749C8">
          <w:rPr>
            <w:sz w:val="24"/>
            <w:szCs w:val="24"/>
          </w:rPr>
          <w:delText xml:space="preserve">the </w:delText>
        </w:r>
        <w:r w:rsidR="003D40B6" w:rsidRPr="00AC0541" w:rsidDel="00A749C8">
          <w:rPr>
            <w:sz w:val="24"/>
            <w:szCs w:val="24"/>
          </w:rPr>
          <w:delText xml:space="preserve">results </w:delText>
        </w:r>
        <w:r w:rsidR="003119F3" w:rsidDel="00A749C8">
          <w:rPr>
            <w:sz w:val="24"/>
            <w:szCs w:val="24"/>
          </w:rPr>
          <w:delText>when performing a</w:delText>
        </w:r>
        <w:r w:rsidR="003D40B6" w:rsidRPr="00AC0541" w:rsidDel="00A749C8">
          <w:rPr>
            <w:sz w:val="24"/>
            <w:szCs w:val="24"/>
          </w:rPr>
          <w:delText xml:space="preserve"> counter factual situation in which </w:delText>
        </w:r>
        <w:r w:rsidR="009C5A76" w:rsidRPr="00AC0541" w:rsidDel="00A749C8">
          <w:rPr>
            <w:sz w:val="24"/>
            <w:szCs w:val="24"/>
          </w:rPr>
          <w:delText xml:space="preserve">the suppressing of the </w:delText>
        </w:r>
        <w:r w:rsidR="00B61329" w:rsidDel="00A749C8">
          <w:rPr>
            <w:sz w:val="24"/>
            <w:szCs w:val="24"/>
          </w:rPr>
          <w:delText>state</w:delText>
        </w:r>
        <w:r w:rsidR="009C5A76" w:rsidRPr="00AC0541" w:rsidDel="00A749C8">
          <w:rPr>
            <w:sz w:val="24"/>
            <w:szCs w:val="24"/>
          </w:rPr>
          <w:delText xml:space="preserve"> regulation</w:delText>
        </w:r>
        <w:r w:rsidR="00B61329" w:rsidDel="00A749C8">
          <w:rPr>
            <w:sz w:val="24"/>
            <w:szCs w:val="24"/>
          </w:rPr>
          <w:delText xml:space="preserve"> percentage</w:delText>
        </w:r>
        <w:r w:rsidR="003D40B6" w:rsidRPr="00AC0541" w:rsidDel="00A749C8">
          <w:rPr>
            <w:sz w:val="24"/>
            <w:szCs w:val="24"/>
          </w:rPr>
          <w:delText xml:space="preserve"> is removed</w:delText>
        </w:r>
        <w:r w:rsidR="00F0515C" w:rsidRPr="00AC0541" w:rsidDel="00A749C8">
          <w:rPr>
            <w:sz w:val="24"/>
            <w:szCs w:val="24"/>
          </w:rPr>
          <w:delText>, to be able to discuss th</w:delText>
        </w:r>
        <w:r w:rsidR="001D4F86" w:rsidDel="00A749C8">
          <w:rPr>
            <w:sz w:val="24"/>
            <w:szCs w:val="24"/>
          </w:rPr>
          <w:delText>ese</w:delText>
        </w:r>
        <w:r w:rsidR="00F0515C" w:rsidRPr="00AC0541" w:rsidDel="00A749C8">
          <w:rPr>
            <w:sz w:val="24"/>
            <w:szCs w:val="24"/>
          </w:rPr>
          <w:delText xml:space="preserve"> in the next section</w:delText>
        </w:r>
        <w:r w:rsidR="003D40B6" w:rsidDel="00A749C8">
          <w:delText xml:space="preserve"> </w:delText>
        </w:r>
      </w:del>
    </w:p>
    <w:p w14:paraId="0962B074" w14:textId="1D56909D" w:rsidR="004878A3" w:rsidRDefault="004878A3" w:rsidP="001C5B33">
      <w:pPr>
        <w:pStyle w:val="Overskrift2"/>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7CB4EE71" w:rsidR="00026C14" w:rsidRDefault="00D71028" w:rsidP="0078484D">
      <w:pPr>
        <w:spacing w:line="360" w:lineRule="auto"/>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738416A6" w14:textId="33A51616" w:rsidR="00026C14" w:rsidRPr="00026C14" w:rsidRDefault="00425D00" w:rsidP="00026C14">
      <w:pPr>
        <w:pStyle w:val="Overskrift2"/>
      </w:pPr>
      <w:r>
        <w:t xml:space="preserve">Scenario </w:t>
      </w:r>
      <w:r w:rsidR="007F7F59">
        <w:t>2</w:t>
      </w:r>
      <w:r>
        <w:t xml:space="preserve"> </w:t>
      </w:r>
      <w:r w:rsidR="007F7F59">
        <w:t>Denmark as a mature economy</w:t>
      </w:r>
      <w:r w:rsidR="00026C14">
        <w:br/>
      </w:r>
    </w:p>
    <w:p w14:paraId="7FDA947B" w14:textId="14CB98D5" w:rsidR="009F442A" w:rsidRPr="005310E0" w:rsidRDefault="00A749C8" w:rsidP="005310E0">
      <w:pPr>
        <w:spacing w:line="360" w:lineRule="auto"/>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strength of the economy and the labor-force, arguing that when unemployment is high less people will find it attractive to join the labor-force</w:t>
      </w:r>
      <w:r w:rsidR="009F442A" w:rsidRPr="00AB3D2F">
        <w:rPr>
          <w:rFonts w:cstheme="minorHAnsi"/>
          <w:sz w:val="24"/>
          <w:szCs w:val="24"/>
        </w:rPr>
        <w:t>.</w:t>
      </w:r>
      <w:r w:rsidR="000C6E55">
        <w:rPr>
          <w:rFonts w:cstheme="minorHAnsi"/>
          <w:sz w:val="24"/>
          <w:szCs w:val="24"/>
        </w:rPr>
        <w:t xml:space="preserve"> But as argued by Smith (2021), these types of reforms aimed at changing the incentives for people to participate in the labor force by reducing/increasing the benefits, seems to have almost no effect at these times. Claiming that those who would be affected by these reforms are already part of the labor-force. This is also shown as</w:t>
      </w:r>
      <w:r w:rsidR="009F442A" w:rsidRPr="00AB3D2F">
        <w:rPr>
          <w:rFonts w:cstheme="minorHAnsi"/>
          <w:sz w:val="24"/>
          <w:szCs w:val="24"/>
        </w:rPr>
        <w:t xml:space="preserve"> within the dynamics of the Danish labor market many have failed to determine what brings people into the labor force, in section 2 the literature argued that participation could follow several factors, including norms, wages relative to other workers, </w:t>
      </w:r>
      <w:r w:rsidR="009F442A" w:rsidRPr="00AB3D2F">
        <w:rPr>
          <w:rFonts w:cstheme="minorHAnsi"/>
          <w:sz w:val="24"/>
          <w:szCs w:val="24"/>
        </w:rPr>
        <w:lastRenderedPageBreak/>
        <w:t xml:space="preserve">consumption levels, and the standard of living. </w:t>
      </w:r>
      <w:r w:rsidR="000C6E55">
        <w:rPr>
          <w:rFonts w:cstheme="minorHAnsi"/>
          <w:sz w:val="24"/>
          <w:szCs w:val="24"/>
        </w:rPr>
        <w:t>For this</w:t>
      </w:r>
      <w:r w:rsidR="000C6E55" w:rsidRPr="00AB3D2F">
        <w:rPr>
          <w:rFonts w:cstheme="minorHAnsi"/>
          <w:sz w:val="24"/>
          <w:szCs w:val="24"/>
        </w:rPr>
        <w:t xml:space="preserve"> </w:t>
      </w:r>
      <w:r w:rsidR="00B908B6" w:rsidRPr="00AB3D2F">
        <w:rPr>
          <w:rFonts w:cstheme="minorHAnsi"/>
          <w:sz w:val="24"/>
          <w:szCs w:val="24"/>
        </w:rPr>
        <w:t>reason,</w:t>
      </w:r>
      <w:r w:rsidR="000C6E55" w:rsidRPr="00AB3D2F">
        <w:rPr>
          <w:rFonts w:cstheme="minorHAnsi"/>
          <w:sz w:val="24"/>
          <w:szCs w:val="24"/>
        </w:rPr>
        <w:t xml:space="preserve"> </w:t>
      </w:r>
      <w:r w:rsidR="000C6E55">
        <w:rPr>
          <w:rFonts w:cstheme="minorHAnsi"/>
          <w:sz w:val="24"/>
          <w:szCs w:val="24"/>
        </w:rPr>
        <w:t>one could argue to</w:t>
      </w:r>
      <w:r w:rsidR="000C6E55" w:rsidRPr="00AB3D2F">
        <w:rPr>
          <w:rFonts w:cstheme="minorHAnsi"/>
          <w:sz w:val="24"/>
          <w:szCs w:val="24"/>
        </w:rPr>
        <w:t xml:space="preserve"> </w:t>
      </w:r>
      <w:r w:rsidR="000C6E55">
        <w:rPr>
          <w:rFonts w:cstheme="minorHAnsi"/>
          <w:sz w:val="24"/>
          <w:szCs w:val="24"/>
        </w:rPr>
        <w:t>leave the</w:t>
      </w:r>
      <w:r w:rsidR="000C6E55" w:rsidRPr="00AB3D2F">
        <w:rPr>
          <w:rFonts w:cstheme="minorHAnsi"/>
          <w:sz w:val="24"/>
          <w:szCs w:val="24"/>
        </w:rPr>
        <w:t xml:space="preserve"> participation rate exogenous </w:t>
      </w:r>
      <w:r w:rsidR="00703A1E">
        <w:rPr>
          <w:rFonts w:cstheme="minorHAnsi"/>
          <w:sz w:val="24"/>
          <w:szCs w:val="24"/>
        </w:rPr>
        <w:t xml:space="preserve">within the model, which is done in this scenario. </w:t>
      </w:r>
    </w:p>
    <w:p w14:paraId="0740E073" w14:textId="5BE8493F" w:rsidR="00CF0F0D" w:rsidRDefault="008C02FE" w:rsidP="007F7F59">
      <w:pPr>
        <w:pStyle w:val="Overskrift2"/>
      </w:pPr>
      <w:commentRangeStart w:id="77"/>
      <w:r>
        <w:t xml:space="preserve">Scenario </w:t>
      </w:r>
      <w:r w:rsidR="007F7F59">
        <w:t>3</w:t>
      </w:r>
      <w:r w:rsidR="003F23A4">
        <w:t xml:space="preserve"> </w:t>
      </w:r>
      <w:commentRangeEnd w:id="77"/>
      <w:r w:rsidR="00B908B6">
        <w:rPr>
          <w:rStyle w:val="Kommentarhenvisning"/>
          <w:rFonts w:asciiTheme="minorHAnsi" w:eastAsiaTheme="minorHAnsi" w:hAnsiTheme="minorHAnsi" w:cstheme="minorBidi"/>
          <w:color w:val="auto"/>
        </w:rPr>
        <w:commentReference w:id="77"/>
      </w:r>
      <w:r w:rsidR="007F7F59">
        <w:t>do the level of income insurance affect wage negotiations</w:t>
      </w:r>
    </w:p>
    <w:p w14:paraId="6A090FEA" w14:textId="674C97C3" w:rsidR="007F7F59" w:rsidRDefault="007F7F59" w:rsidP="007F7F59"/>
    <w:p w14:paraId="0089F10C" w14:textId="3CC4B856" w:rsidR="00721337" w:rsidRDefault="001C5B33" w:rsidP="001C5B33">
      <w:pPr>
        <w:spacing w:line="360" w:lineRule="auto"/>
        <w:rPr>
          <w:rFonts w:eastAsiaTheme="minorEastAsia" w:cstheme="minorHAnsi"/>
          <w:sz w:val="24"/>
          <w:szCs w:val="24"/>
        </w:rPr>
      </w:pPr>
      <w:r>
        <w:rPr>
          <w:rFonts w:eastAsiaTheme="minorEastAsia" w:cstheme="minorHAnsi"/>
          <w:sz w:val="24"/>
          <w:szCs w:val="24"/>
        </w:rPr>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r w:rsidR="00721337" w:rsidRPr="00721337">
        <w:rPr>
          <w:sz w:val="24"/>
          <w:szCs w:val="24"/>
        </w:rPr>
        <w:t xml:space="preserve">Both theoretical as well as empirical evidence seems to support this </w:t>
      </w:r>
      <w:r w:rsidR="00721337">
        <w:rPr>
          <w:sz w:val="24"/>
          <w:szCs w:val="24"/>
        </w:rPr>
        <w:t>channel</w:t>
      </w:r>
      <w:r w:rsidR="00721337" w:rsidRPr="00721337">
        <w:rPr>
          <w:sz w:val="24"/>
          <w:szCs w:val="24"/>
        </w:rPr>
        <w:t>, whereas we set the minimum gap that the worker unions will allow according to the elasticity of income insurance on wages found by Fredriksson &amp; Söderström (2020)</w:t>
      </w:r>
      <w:r w:rsidR="00721337">
        <w:rPr>
          <w:sz w:val="24"/>
          <w:szCs w:val="24"/>
        </w:rPr>
        <w:t xml:space="preserve">. This implies some weaknesses, first </w:t>
      </w:r>
      <w:r w:rsidR="00721337">
        <w:rPr>
          <w:rFonts w:eastAsiaTheme="minorEastAsia" w:cstheme="minorHAnsi"/>
          <w:sz w:val="24"/>
          <w:szCs w:val="24"/>
        </w:rPr>
        <w:t>that the elasticity found in Sweden is based on changes in the ceiling for the maximum level of income insurance, making the comparability with our results more complicated. Second,</w:t>
      </w:r>
      <w:r w:rsidR="00B908B6">
        <w:rPr>
          <w:rFonts w:eastAsiaTheme="minorEastAsia" w:cstheme="minorHAnsi"/>
          <w:sz w:val="24"/>
          <w:szCs w:val="24"/>
        </w:rPr>
        <w:t xml:space="preserve"> </w:t>
      </w:r>
      <w:r w:rsidR="00721337">
        <w:rPr>
          <w:rFonts w:eastAsiaTheme="minorEastAsia" w:cstheme="minorHAnsi"/>
          <w:sz w:val="24"/>
          <w:szCs w:val="24"/>
        </w:rPr>
        <w:t xml:space="preserve">we could </w:t>
      </w:r>
      <w:r w:rsidR="00B908B6">
        <w:rPr>
          <w:rFonts w:eastAsiaTheme="minorEastAsia" w:cstheme="minorHAnsi"/>
          <w:sz w:val="24"/>
          <w:szCs w:val="24"/>
        </w:rPr>
        <w:t>argue that</w:t>
      </w:r>
      <w:r w:rsidR="00721337">
        <w:rPr>
          <w:rFonts w:eastAsiaTheme="minorEastAsia" w:cstheme="minorHAnsi"/>
          <w:sz w:val="24"/>
          <w:szCs w:val="24"/>
        </w:rPr>
        <w:t xml:space="preserve"> the relationship between the maximum level of income insurance and wages </w:t>
      </w:r>
      <w:r w:rsidR="00B908B6">
        <w:rPr>
          <w:rFonts w:eastAsiaTheme="minorEastAsia" w:cstheme="minorHAnsi"/>
          <w:sz w:val="24"/>
          <w:szCs w:val="24"/>
        </w:rPr>
        <w:t>could</w:t>
      </w:r>
      <w:r w:rsidR="00721337">
        <w:rPr>
          <w:rFonts w:eastAsiaTheme="minorEastAsia" w:cstheme="minorHAnsi"/>
          <w:sz w:val="24"/>
          <w:szCs w:val="24"/>
        </w:rPr>
        <w:t xml:space="preserve"> be different in </w:t>
      </w:r>
      <w:commentRangeStart w:id="78"/>
      <w:r w:rsidR="00721337">
        <w:rPr>
          <w:rFonts w:eastAsiaTheme="minorEastAsia" w:cstheme="minorHAnsi"/>
          <w:sz w:val="24"/>
          <w:szCs w:val="24"/>
        </w:rPr>
        <w:t>Denmark compared to Sweden</w:t>
      </w:r>
      <w:r w:rsidR="00B908B6">
        <w:rPr>
          <w:rFonts w:eastAsiaTheme="minorEastAsia" w:cstheme="minorHAnsi"/>
          <w:sz w:val="24"/>
          <w:szCs w:val="24"/>
        </w:rPr>
        <w:t>, thereby biasing the results</w:t>
      </w:r>
      <w:r w:rsidR="00721337">
        <w:rPr>
          <w:rFonts w:eastAsiaTheme="minorEastAsia" w:cstheme="minorHAnsi"/>
          <w:sz w:val="24"/>
          <w:szCs w:val="24"/>
        </w:rPr>
        <w:t xml:space="preserve">. </w:t>
      </w:r>
      <w:commentRangeEnd w:id="78"/>
      <w:r w:rsidR="00721337">
        <w:rPr>
          <w:rStyle w:val="Kommentarhenvisning"/>
        </w:rPr>
        <w:commentReference w:id="78"/>
      </w:r>
      <w:r w:rsidR="00721337">
        <w:rPr>
          <w:rFonts w:eastAsiaTheme="minorEastAsia" w:cstheme="minorHAnsi"/>
          <w:sz w:val="24"/>
          <w:szCs w:val="24"/>
        </w:rPr>
        <w:t xml:space="preserve">In an attempt to overcome these </w:t>
      </w:r>
      <w:r w:rsidR="00B72D8F">
        <w:rPr>
          <w:rFonts w:eastAsiaTheme="minorEastAsia" w:cstheme="minorHAnsi"/>
          <w:sz w:val="24"/>
          <w:szCs w:val="24"/>
        </w:rPr>
        <w:t>uncertainties,</w:t>
      </w:r>
      <w:r w:rsidR="00721337">
        <w:rPr>
          <w:rFonts w:eastAsiaTheme="minorEastAsia" w:cstheme="minorHAnsi"/>
          <w:sz w:val="24"/>
          <w:szCs w:val="24"/>
        </w:rPr>
        <w:t xml:space="preserve"> we</w:t>
      </w:r>
      <w:r w:rsidR="00B72D8F">
        <w:rPr>
          <w:rFonts w:eastAsiaTheme="minorEastAsia" w:cstheme="minorHAnsi"/>
          <w:sz w:val="24"/>
          <w:szCs w:val="24"/>
        </w:rPr>
        <w:t xml:space="preserve"> have</w:t>
      </w:r>
      <w:r w:rsidR="00721337">
        <w:rPr>
          <w:rFonts w:eastAsiaTheme="minorEastAsia" w:cstheme="minorHAnsi"/>
          <w:sz w:val="24"/>
          <w:szCs w:val="24"/>
        </w:rPr>
        <w:t xml:space="preserve"> included </w:t>
      </w:r>
      <w:r w:rsidR="00B72D8F">
        <w:rPr>
          <w:rFonts w:eastAsiaTheme="minorEastAsia" w:cstheme="minorHAnsi"/>
          <w:sz w:val="24"/>
          <w:szCs w:val="24"/>
        </w:rPr>
        <w:t xml:space="preserve">several measures of the level of income insurance </w:t>
      </w:r>
      <w:r w:rsidR="00721337">
        <w:rPr>
          <w:rFonts w:eastAsiaTheme="minorEastAsia" w:cstheme="minorHAnsi"/>
          <w:sz w:val="24"/>
          <w:szCs w:val="24"/>
        </w:rPr>
        <w:t xml:space="preserve">directly into the wage equation, doing this we find no significant long-run effects between </w:t>
      </w:r>
      <w:r w:rsidR="00B72D8F">
        <w:rPr>
          <w:rFonts w:eastAsiaTheme="minorEastAsia" w:cstheme="minorHAnsi"/>
          <w:sz w:val="24"/>
          <w:szCs w:val="24"/>
        </w:rPr>
        <w:t>any of these</w:t>
      </w:r>
      <w:r w:rsidR="00721337">
        <w:rPr>
          <w:rFonts w:eastAsiaTheme="minorEastAsia" w:cstheme="minorHAnsi"/>
          <w:sz w:val="24"/>
          <w:szCs w:val="24"/>
        </w:rPr>
        <w:t xml:space="preserve"> and wages.</w:t>
      </w:r>
      <w:r w:rsidR="00B72D8F">
        <w:rPr>
          <w:rFonts w:eastAsiaTheme="minorEastAsia" w:cstheme="minorHAnsi"/>
          <w:sz w:val="24"/>
          <w:szCs w:val="24"/>
        </w:rPr>
        <w:t xml:space="preserve"> </w:t>
      </w:r>
      <w:commentRangeStart w:id="79"/>
      <w:r w:rsidR="00B72D8F">
        <w:rPr>
          <w:rFonts w:eastAsiaTheme="minorEastAsia" w:cstheme="minorHAnsi"/>
          <w:sz w:val="24"/>
          <w:szCs w:val="24"/>
        </w:rPr>
        <w:t>There can be several reasons for this, as the wage is based on quarterly data, while the level of income insurance and the maximum level of income insurance is set once a year</w:t>
      </w:r>
      <w:r w:rsidR="00B908B6">
        <w:rPr>
          <w:rFonts w:eastAsiaTheme="minorEastAsia" w:cstheme="minorHAnsi"/>
          <w:sz w:val="24"/>
          <w:szCs w:val="24"/>
        </w:rPr>
        <w:t xml:space="preserve">, another reason could be the econometric method used, where causal effects methods also used by </w:t>
      </w:r>
      <w:r w:rsidR="00B908B6" w:rsidRPr="00721337">
        <w:rPr>
          <w:sz w:val="24"/>
          <w:szCs w:val="24"/>
        </w:rPr>
        <w:t>Fredriksson &amp; Söderström</w:t>
      </w:r>
      <w:r w:rsidR="00B908B6">
        <w:rPr>
          <w:sz w:val="24"/>
          <w:szCs w:val="24"/>
        </w:rPr>
        <w:t xml:space="preserve"> </w:t>
      </w:r>
      <w:r w:rsidR="00B908B6">
        <w:rPr>
          <w:sz w:val="24"/>
          <w:szCs w:val="24"/>
        </w:rPr>
        <w:fldChar w:fldCharType="begin" w:fldLock="1"/>
      </w:r>
      <w:r w:rsidR="00B908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operties":{"noteIndex":0},"schema":"https://github.com/citation-style-language/schema/raw/master/csl-citation.json"}</w:instrText>
      </w:r>
      <w:r w:rsidR="00B908B6">
        <w:rPr>
          <w:sz w:val="24"/>
          <w:szCs w:val="24"/>
        </w:rPr>
        <w:fldChar w:fldCharType="separate"/>
      </w:r>
      <w:r w:rsidR="00B908B6" w:rsidRPr="00B908B6">
        <w:rPr>
          <w:noProof/>
          <w:sz w:val="24"/>
          <w:szCs w:val="24"/>
        </w:rPr>
        <w:t>(2020)</w:t>
      </w:r>
      <w:r w:rsidR="00B908B6">
        <w:rPr>
          <w:sz w:val="24"/>
          <w:szCs w:val="24"/>
        </w:rPr>
        <w:fldChar w:fldCharType="end"/>
      </w:r>
      <w:r w:rsidR="00B908B6">
        <w:rPr>
          <w:sz w:val="24"/>
          <w:szCs w:val="24"/>
        </w:rPr>
        <w:t xml:space="preserve"> seems to be superior when examining such a relationship</w:t>
      </w:r>
      <w:r w:rsidR="00B72D8F">
        <w:rPr>
          <w:rFonts w:eastAsiaTheme="minorEastAsia" w:cstheme="minorHAnsi"/>
          <w:sz w:val="24"/>
          <w:szCs w:val="24"/>
        </w:rPr>
        <w:t xml:space="preserve">. </w:t>
      </w:r>
      <w:commentRangeEnd w:id="79"/>
      <w:r w:rsidR="00B72D8F">
        <w:rPr>
          <w:rStyle w:val="Kommentarhenvisning"/>
        </w:rPr>
        <w:commentReference w:id="79"/>
      </w:r>
    </w:p>
    <w:p w14:paraId="2A79AFD9" w14:textId="33CA74A0" w:rsidR="00E21539" w:rsidRPr="00AB3C6B" w:rsidRDefault="00B72D8F" w:rsidP="0078484D">
      <w:pPr>
        <w:spacing w:line="360" w:lineRule="auto"/>
        <w:rPr>
          <w:rFonts w:eastAsiaTheme="minorEastAsia" w:cstheme="minorHAnsi"/>
          <w:sz w:val="24"/>
          <w:szCs w:val="24"/>
        </w:rPr>
      </w:pPr>
      <w:r>
        <w:rPr>
          <w:rFonts w:eastAsiaTheme="minorEastAsia" w:cstheme="minorHAnsi"/>
          <w:sz w:val="24"/>
          <w:szCs w:val="24"/>
        </w:rPr>
        <w:t>In scenario 3 we use the above argumentation to assume that changes in the IS-program, does not affect the targeted wage set by worker unions, and will therefor have no effect on the wages. In the following plots we show the effects of removing the suppressing of the state regulation percentage in all three scenarios</w:t>
      </w:r>
      <w:r w:rsidR="001F384B">
        <w:rPr>
          <w:rFonts w:eastAsiaTheme="minorEastAsia" w:cstheme="minorHAnsi"/>
          <w:sz w:val="24"/>
          <w:szCs w:val="24"/>
        </w:rPr>
        <w:t>, most importantly we look at the effect on unemployment, as these results will be used to calculate the macro elasticity in the next section</w:t>
      </w:r>
      <w:r>
        <w:rPr>
          <w:rFonts w:eastAsiaTheme="minorEastAsia" w:cstheme="minorHAnsi"/>
          <w:sz w:val="24"/>
          <w:szCs w:val="24"/>
        </w:rPr>
        <w:t xml:space="preserve">. </w:t>
      </w:r>
    </w:p>
    <w:p w14:paraId="243A4623" w14:textId="22B4E336" w:rsidR="00B86FBD" w:rsidRDefault="00B86FBD" w:rsidP="00B86FBD">
      <w:pPr>
        <w:spacing w:line="360" w:lineRule="auto"/>
        <w:jc w:val="center"/>
        <w:rPr>
          <w:sz w:val="24"/>
          <w:szCs w:val="24"/>
        </w:rPr>
      </w:pPr>
      <w:r w:rsidRPr="00B86FBD">
        <w:rPr>
          <w:noProof/>
        </w:rPr>
        <w:lastRenderedPageBreak/>
        <w:drawing>
          <wp:inline distT="0" distB="0" distL="0" distR="0" wp14:anchorId="107D635D" wp14:editId="16467B9B">
            <wp:extent cx="5372100" cy="331534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5772" cy="3317606"/>
                    </a:xfrm>
                    <a:prstGeom prst="rect">
                      <a:avLst/>
                    </a:prstGeom>
                  </pic:spPr>
                </pic:pic>
              </a:graphicData>
            </a:graphic>
          </wp:inline>
        </w:drawing>
      </w:r>
    </w:p>
    <w:p w14:paraId="69DF002F" w14:textId="3515EDC7" w:rsidR="001F384B" w:rsidRDefault="001F384B" w:rsidP="0078484D">
      <w:pPr>
        <w:spacing w:line="360" w:lineRule="auto"/>
        <w:rPr>
          <w:sz w:val="24"/>
          <w:szCs w:val="24"/>
        </w:rPr>
      </w:pPr>
      <w:r>
        <w:rPr>
          <w:sz w:val="24"/>
          <w:szCs w:val="24"/>
        </w:rPr>
        <w:t xml:space="preserve">In the figure above, we find that in scenario </w:t>
      </w:r>
      <w:r w:rsidR="00692373">
        <w:rPr>
          <w:sz w:val="24"/>
          <w:szCs w:val="24"/>
        </w:rPr>
        <w:t>1</w:t>
      </w:r>
      <w:r>
        <w:rPr>
          <w:sz w:val="24"/>
          <w:szCs w:val="24"/>
        </w:rPr>
        <w:t xml:space="preserve"> </w:t>
      </w:r>
      <w:r w:rsidR="00692373">
        <w:rPr>
          <w:sz w:val="24"/>
          <w:szCs w:val="24"/>
        </w:rPr>
        <w:t>where the four macroeconomic channels included in the baseline will be active,</w:t>
      </w:r>
      <w:r>
        <w:rPr>
          <w:sz w:val="24"/>
          <w:szCs w:val="24"/>
        </w:rPr>
        <w:t xml:space="preserve"> unemployment</w:t>
      </w:r>
      <w:r w:rsidR="00692373">
        <w:rPr>
          <w:sz w:val="24"/>
          <w:szCs w:val="24"/>
        </w:rPr>
        <w:t xml:space="preserve"> increases</w:t>
      </w:r>
      <w:r>
        <w:rPr>
          <w:sz w:val="24"/>
          <w:szCs w:val="24"/>
        </w:rPr>
        <w:t xml:space="preserve"> by </w:t>
      </w:r>
      <w:r w:rsidR="00692373">
        <w:rPr>
          <w:sz w:val="24"/>
          <w:szCs w:val="24"/>
        </w:rPr>
        <w:t xml:space="preserve">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t>
      </w:r>
      <w:r w:rsidR="00AB3C6B">
        <w:rPr>
          <w:sz w:val="24"/>
          <w:szCs w:val="24"/>
        </w:rPr>
        <w:t>As the targeted wage increase, so does the wage and a</w:t>
      </w:r>
      <w:r w:rsidR="00B22835">
        <w:rPr>
          <w:sz w:val="24"/>
          <w:szCs w:val="24"/>
        </w:rPr>
        <w:t xml:space="preserve">s we find the Danish economy to be </w:t>
      </w:r>
      <w:commentRangeStart w:id="80"/>
      <w:r w:rsidR="00B22835">
        <w:rPr>
          <w:sz w:val="24"/>
          <w:szCs w:val="24"/>
        </w:rPr>
        <w:t xml:space="preserve">profit led </w:t>
      </w:r>
      <w:commentRangeEnd w:id="80"/>
      <w:r w:rsidR="00B22835">
        <w:rPr>
          <w:rStyle w:val="Kommentarhenvisning"/>
        </w:rPr>
        <w:commentReference w:id="80"/>
      </w:r>
      <w:r w:rsidR="00B22835">
        <w:rPr>
          <w:sz w:val="24"/>
          <w:szCs w:val="24"/>
        </w:rPr>
        <w:t xml:space="preserve">this lowers the economic activity, and thereby increase the unemployment rate. </w:t>
      </w:r>
      <w:r w:rsidR="00AB3C6B">
        <w:rPr>
          <w:sz w:val="24"/>
          <w:szCs w:val="24"/>
        </w:rPr>
        <w:t>T</w:t>
      </w:r>
      <w:commentRangeStart w:id="81"/>
      <w:commentRangeStart w:id="82"/>
      <w:r w:rsidR="00B22835">
        <w:rPr>
          <w:sz w:val="24"/>
          <w:szCs w:val="24"/>
        </w:rPr>
        <w:t xml:space="preserve">he unemployment rate will lower the labor-force but </w:t>
      </w:r>
      <w:r w:rsidR="00AB3C6B">
        <w:rPr>
          <w:sz w:val="24"/>
          <w:szCs w:val="24"/>
        </w:rPr>
        <w:t xml:space="preserve">at the same time lower employment by even more, leaving the unemployment to increase further. </w:t>
      </w:r>
      <w:r w:rsidR="00B22835">
        <w:rPr>
          <w:sz w:val="24"/>
          <w:szCs w:val="24"/>
        </w:rPr>
        <w:t xml:space="preserve"> </w:t>
      </w:r>
      <w:commentRangeEnd w:id="81"/>
      <w:r w:rsidR="00B22835">
        <w:rPr>
          <w:rStyle w:val="Kommentarhenvisning"/>
        </w:rPr>
        <w:commentReference w:id="81"/>
      </w:r>
      <w:commentRangeEnd w:id="82"/>
      <w:r w:rsidR="000872C7">
        <w:rPr>
          <w:rStyle w:val="Kommentarhenvisning"/>
        </w:rPr>
        <w:commentReference w:id="82"/>
      </w:r>
    </w:p>
    <w:p w14:paraId="10D479F4" w14:textId="51589C72" w:rsidR="001C5B33" w:rsidRDefault="00B22835" w:rsidP="0078484D">
      <w:pPr>
        <w:spacing w:line="360" w:lineRule="auto"/>
        <w:rPr>
          <w:sz w:val="24"/>
          <w:szCs w:val="24"/>
        </w:rPr>
      </w:pPr>
      <w:r>
        <w:rPr>
          <w:sz w:val="24"/>
          <w:szCs w:val="24"/>
        </w:rPr>
        <w:t xml:space="preserve">In </w:t>
      </w:r>
      <w:r w:rsidR="009F3F2D">
        <w:rPr>
          <w:sz w:val="24"/>
          <w:szCs w:val="24"/>
        </w:rPr>
        <w:t xml:space="preserve">scenario 2, </w:t>
      </w:r>
      <w:r w:rsidR="00EE671D">
        <w:rPr>
          <w:sz w:val="24"/>
          <w:szCs w:val="24"/>
        </w:rPr>
        <w:t xml:space="preserve">we removed the labor-force channel arguing that Denmark </w:t>
      </w:r>
      <w:r w:rsidR="00AB3C6B">
        <w:rPr>
          <w:sz w:val="24"/>
          <w:szCs w:val="24"/>
        </w:rPr>
        <w:t>should be seen as a mature economy</w:t>
      </w:r>
      <w:r w:rsidR="00EE671D">
        <w:rPr>
          <w:sz w:val="24"/>
          <w:szCs w:val="24"/>
        </w:rPr>
        <w:t xml:space="preserve">, </w:t>
      </w:r>
      <w:r w:rsidR="00AB3C6B">
        <w:rPr>
          <w:sz w:val="24"/>
          <w:szCs w:val="24"/>
        </w:rPr>
        <w:t xml:space="preserve">thereby approving the argumentation used </w:t>
      </w:r>
      <w:r w:rsidR="00EE671D">
        <w:rPr>
          <w:sz w:val="24"/>
          <w:szCs w:val="24"/>
        </w:rPr>
        <w:t>by Smith (2021)</w:t>
      </w:r>
      <w:r w:rsidR="00AB3C6B">
        <w:rPr>
          <w:sz w:val="24"/>
          <w:szCs w:val="24"/>
        </w:rPr>
        <w:t xml:space="preserve"> that</w:t>
      </w:r>
      <w:r w:rsidR="00EE671D">
        <w:rPr>
          <w:sz w:val="24"/>
          <w:szCs w:val="24"/>
        </w:rPr>
        <w:t xml:space="preserve"> this type of reform with the goal of changing the level of benefits does not seem to be the right solution</w:t>
      </w:r>
      <w:r w:rsidR="00AB3C6B">
        <w:rPr>
          <w:sz w:val="24"/>
          <w:szCs w:val="24"/>
        </w:rPr>
        <w:t xml:space="preserve"> as </w:t>
      </w:r>
      <w:r w:rsidR="00EE671D">
        <w:rPr>
          <w:sz w:val="24"/>
          <w:szCs w:val="24"/>
        </w:rPr>
        <w:t xml:space="preserve">people </w:t>
      </w:r>
      <w:r w:rsidR="003B1BB1">
        <w:rPr>
          <w:sz w:val="24"/>
          <w:szCs w:val="24"/>
        </w:rPr>
        <w:t xml:space="preserve">are choosing to stay outside the </w:t>
      </w:r>
      <w:r w:rsidR="00EE671D">
        <w:rPr>
          <w:sz w:val="24"/>
          <w:szCs w:val="24"/>
        </w:rPr>
        <w:t>labor force</w:t>
      </w:r>
      <w:r w:rsidR="003B1BB1">
        <w:rPr>
          <w:sz w:val="24"/>
          <w:szCs w:val="24"/>
        </w:rPr>
        <w:t xml:space="preserve"> for other reasons than change</w:t>
      </w:r>
      <w:r w:rsidR="00AB3C6B">
        <w:rPr>
          <w:sz w:val="24"/>
          <w:szCs w:val="24"/>
        </w:rPr>
        <w:t>s</w:t>
      </w:r>
      <w:r w:rsidR="003B1BB1">
        <w:rPr>
          <w:sz w:val="24"/>
          <w:szCs w:val="24"/>
        </w:rPr>
        <w:t xml:space="preserve"> </w:t>
      </w:r>
      <w:r w:rsidR="00AB3C6B">
        <w:rPr>
          <w:sz w:val="24"/>
          <w:szCs w:val="24"/>
        </w:rPr>
        <w:t>in benefits</w:t>
      </w:r>
      <w:r w:rsidR="003B1BB1">
        <w:rPr>
          <w:sz w:val="24"/>
          <w:szCs w:val="24"/>
        </w:rPr>
        <w:t xml:space="preserve">. </w:t>
      </w:r>
      <w:r w:rsidR="003B1BB1">
        <w:rPr>
          <w:sz w:val="24"/>
          <w:szCs w:val="24"/>
        </w:rPr>
        <w:br/>
        <w:t xml:space="preserve">The results of scenario 2 increase unemployment by 1450 people, </w:t>
      </w:r>
      <w:r w:rsidR="00AB3C6B">
        <w:rPr>
          <w:sz w:val="24"/>
          <w:szCs w:val="24"/>
        </w:rPr>
        <w:t>compared to the previous scenario, we now only see the negative effect of the wage channel</w:t>
      </w:r>
      <w:r w:rsidR="003B1BB1">
        <w:rPr>
          <w:sz w:val="24"/>
          <w:szCs w:val="24"/>
        </w:rPr>
        <w:t xml:space="preserve">.  </w:t>
      </w:r>
    </w:p>
    <w:p w14:paraId="13864ACA" w14:textId="4335CF12" w:rsidR="003B1BB1" w:rsidRDefault="00377D68" w:rsidP="0078484D">
      <w:pPr>
        <w:spacing w:line="360" w:lineRule="auto"/>
        <w:rPr>
          <w:sz w:val="24"/>
          <w:szCs w:val="24"/>
        </w:rPr>
      </w:pPr>
      <w:commentRangeStart w:id="83"/>
      <w:commentRangeStart w:id="84"/>
      <w:r>
        <w:rPr>
          <w:sz w:val="24"/>
          <w:szCs w:val="24"/>
        </w:rPr>
        <w:t>In scenario 3</w:t>
      </w:r>
      <w:commentRangeEnd w:id="83"/>
      <w:r w:rsidR="004012A7">
        <w:rPr>
          <w:rStyle w:val="Kommentarhenvisning"/>
        </w:rPr>
        <w:commentReference w:id="83"/>
      </w:r>
      <w:commentRangeEnd w:id="84"/>
      <w:r w:rsidR="004012A7">
        <w:rPr>
          <w:rStyle w:val="Kommentarhenvisning"/>
        </w:rPr>
        <w:commentReference w:id="84"/>
      </w:r>
      <w:r>
        <w:rPr>
          <w:sz w:val="24"/>
          <w:szCs w:val="24"/>
        </w:rPr>
        <w:t>,</w:t>
      </w:r>
      <w:r w:rsidR="00AB3C6B">
        <w:rPr>
          <w:sz w:val="24"/>
          <w:szCs w:val="24"/>
        </w:rPr>
        <w:t xml:space="preserve"> we also remove the wage-channel thereby</w:t>
      </w:r>
      <w:r>
        <w:rPr>
          <w:sz w:val="24"/>
          <w:szCs w:val="24"/>
        </w:rPr>
        <w:t xml:space="preserve"> only </w:t>
      </w:r>
      <w:r w:rsidR="00AB3C6B">
        <w:rPr>
          <w:sz w:val="24"/>
          <w:szCs w:val="24"/>
        </w:rPr>
        <w:t>including the</w:t>
      </w:r>
      <w:r>
        <w:rPr>
          <w:sz w:val="24"/>
          <w:szCs w:val="24"/>
        </w:rPr>
        <w:t xml:space="preserve"> demand channel and insurance rate channel. We now observe a decrease in unemployment of 300 people. As the </w:t>
      </w:r>
      <w:r>
        <w:rPr>
          <w:sz w:val="24"/>
          <w:szCs w:val="24"/>
        </w:rPr>
        <w:lastRenderedPageBreak/>
        <w:t>worker unions now only take into account the inflation when setting the targeted wage, there will be almost no effect on the wages when increasing the maximum level of income insurance. The small decrease in unemployment, can now be attributed to the higher aggregate demand, following the higher consumption for people being unemployed, first because of a higher level of income insurance paid to the unemployed associated with the demand channel, but also as the insurance rate increase leaving more people to get access to income insurance.</w:t>
      </w:r>
    </w:p>
    <w:p w14:paraId="1B26532E" w14:textId="3231ED88" w:rsidR="00B86FBD" w:rsidRDefault="00B86FBD" w:rsidP="006D3714">
      <w:pPr>
        <w:spacing w:line="360" w:lineRule="auto"/>
        <w:rPr>
          <w:sz w:val="24"/>
          <w:szCs w:val="24"/>
        </w:rPr>
      </w:pPr>
      <w:r>
        <w:rPr>
          <w:sz w:val="24"/>
          <w:szCs w:val="24"/>
        </w:rPr>
        <w:t xml:space="preserve">In the figure below, we show the results of the three scenarios on GDP and the governments net-lending. </w:t>
      </w:r>
    </w:p>
    <w:p w14:paraId="6608E49D" w14:textId="40724A48" w:rsidR="00B86FBD" w:rsidRDefault="006D3714" w:rsidP="0078484D">
      <w:pPr>
        <w:spacing w:line="360" w:lineRule="auto"/>
        <w:rPr>
          <w:sz w:val="24"/>
          <w:szCs w:val="24"/>
        </w:rPr>
      </w:pPr>
      <w:r w:rsidRPr="006D3714">
        <w:rPr>
          <w:noProof/>
        </w:rPr>
        <w:drawing>
          <wp:inline distT="0" distB="0" distL="0" distR="0" wp14:anchorId="69A70B84" wp14:editId="3EDBB791">
            <wp:extent cx="6120130" cy="3060065"/>
            <wp:effectExtent l="0" t="0" r="0" b="698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60065"/>
                    </a:xfrm>
                    <a:prstGeom prst="rect">
                      <a:avLst/>
                    </a:prstGeom>
                  </pic:spPr>
                </pic:pic>
              </a:graphicData>
            </a:graphic>
          </wp:inline>
        </w:drawing>
      </w:r>
    </w:p>
    <w:p w14:paraId="5DF295EF" w14:textId="76DDF8C9" w:rsidR="00AC039B" w:rsidRDefault="00AC039B" w:rsidP="00AC039B">
      <w:pPr>
        <w:spacing w:line="360" w:lineRule="auto"/>
        <w:rPr>
          <w:sz w:val="24"/>
          <w:szCs w:val="24"/>
        </w:rPr>
      </w:pPr>
      <w:r>
        <w:rPr>
          <w:sz w:val="24"/>
          <w:szCs w:val="24"/>
        </w:rPr>
        <w:t xml:space="preserve">In the next section, </w:t>
      </w:r>
      <w:r w:rsidRPr="00AC0541">
        <w:rPr>
          <w:sz w:val="24"/>
          <w:szCs w:val="24"/>
        </w:rPr>
        <w:t>we will use the results obtained from scenario 1-</w:t>
      </w:r>
      <w:r>
        <w:rPr>
          <w:sz w:val="24"/>
          <w:szCs w:val="24"/>
        </w:rPr>
        <w:t>3</w:t>
      </w:r>
      <w:r w:rsidRPr="00AC0541">
        <w:rPr>
          <w:sz w:val="24"/>
          <w:szCs w:val="24"/>
        </w:rPr>
        <w:t xml:space="preserve"> to get an idea of the relationship between the micro elasticity and macro elasticity of income insurance on unemployment</w:t>
      </w:r>
      <w:r>
        <w:rPr>
          <w:sz w:val="24"/>
          <w:szCs w:val="24"/>
        </w:rPr>
        <w:t>.</w:t>
      </w:r>
      <w:r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 we can use the results to estimate the elasticity of the macroeconomic effects, also associated with the suppressing of the state regulation percentage. The sum of these effects will then leave us with the macro elasticity of income insurance on unemployment, still associated with the suppressing of the state regulation percentage. Furthermore, W</w:t>
      </w:r>
      <w:r w:rsidRPr="00AC0541">
        <w:rPr>
          <w:sz w:val="24"/>
          <w:szCs w:val="24"/>
        </w:rPr>
        <w:t xml:space="preserve">e compare </w:t>
      </w:r>
      <w:r>
        <w:rPr>
          <w:sz w:val="24"/>
          <w:szCs w:val="24"/>
        </w:rPr>
        <w:t>our findings with</w:t>
      </w:r>
      <w:r w:rsidRPr="00AC0541">
        <w:rPr>
          <w:sz w:val="24"/>
          <w:szCs w:val="24"/>
        </w:rPr>
        <w:t xml:space="preserve"> newer literature</w:t>
      </w:r>
      <w:r>
        <w:rPr>
          <w:sz w:val="24"/>
          <w:szCs w:val="24"/>
        </w:rPr>
        <w:t xml:space="preserve"> who also calculates the macro </w:t>
      </w:r>
      <w:r>
        <w:rPr>
          <w:sz w:val="24"/>
          <w:szCs w:val="24"/>
        </w:rPr>
        <w:lastRenderedPageBreak/>
        <w:t>elasticity</w:t>
      </w:r>
      <w:r w:rsidRPr="00AC0541">
        <w:rPr>
          <w:sz w:val="24"/>
          <w:szCs w:val="24"/>
        </w:rPr>
        <w:t xml:space="preserve">, here we will especially </w:t>
      </w:r>
      <w:r>
        <w:rPr>
          <w:sz w:val="24"/>
          <w:szCs w:val="24"/>
        </w:rPr>
        <w:t>pay attention to</w:t>
      </w:r>
      <w:r w:rsidRPr="00AC0541">
        <w:rPr>
          <w:sz w:val="24"/>
          <w:szCs w:val="24"/>
        </w:rPr>
        <w:t xml:space="preserve"> the study by</w:t>
      </w:r>
      <w:r>
        <w:rPr>
          <w:sz w:val="24"/>
          <w:szCs w:val="24"/>
        </w:rPr>
        <w:t xml:space="preserve"> </w:t>
      </w:r>
      <w:r w:rsidRPr="00AC0541">
        <w:rPr>
          <w:noProof/>
          <w:sz w:val="24"/>
          <w:szCs w:val="24"/>
        </w:rPr>
        <w:t>Fredriksson &amp; Söderström</w:t>
      </w:r>
      <w:r w:rsidRPr="00AC0541">
        <w:rPr>
          <w:sz w:val="24"/>
          <w:szCs w:val="24"/>
        </w:rPr>
        <w:t xml:space="preserve"> </w:t>
      </w:r>
      <w:r w:rsidRPr="00AC0541">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sz w:val="24"/>
          <w:szCs w:val="24"/>
        </w:rPr>
        <w:fldChar w:fldCharType="separate"/>
      </w:r>
      <w:r w:rsidRPr="003F32AA">
        <w:rPr>
          <w:noProof/>
          <w:sz w:val="24"/>
          <w:szCs w:val="24"/>
        </w:rPr>
        <w:t>(2020)</w:t>
      </w:r>
      <w:r w:rsidRPr="00AC0541">
        <w:rPr>
          <w:sz w:val="24"/>
          <w:szCs w:val="24"/>
        </w:rPr>
        <w:fldChar w:fldCharType="end"/>
      </w:r>
      <w:r w:rsidRPr="00AC0541">
        <w:rPr>
          <w:sz w:val="24"/>
          <w:szCs w:val="24"/>
        </w:rPr>
        <w:t xml:space="preserve"> who finds the </w:t>
      </w:r>
      <w:r>
        <w:rPr>
          <w:sz w:val="24"/>
          <w:szCs w:val="24"/>
        </w:rPr>
        <w:t>macro elasticity</w:t>
      </w:r>
      <w:r w:rsidRPr="00AC0541">
        <w:rPr>
          <w:sz w:val="24"/>
          <w:szCs w:val="24"/>
        </w:rPr>
        <w:t xml:space="preserve"> for the Swedish economy.</w:t>
      </w:r>
      <w:r w:rsidRPr="00D96868">
        <w:rPr>
          <w:sz w:val="24"/>
          <w:szCs w:val="24"/>
        </w:rPr>
        <w:t xml:space="preserve"> </w:t>
      </w:r>
    </w:p>
    <w:p w14:paraId="7B9877C1" w14:textId="77777777" w:rsidR="006D3714" w:rsidRPr="00AC0541" w:rsidRDefault="006D3714" w:rsidP="0078484D">
      <w:pPr>
        <w:spacing w:line="360" w:lineRule="auto"/>
        <w:rPr>
          <w:sz w:val="24"/>
          <w:szCs w:val="24"/>
        </w:rPr>
      </w:pPr>
    </w:p>
    <w:p w14:paraId="12E9C1E6" w14:textId="643D6DC1" w:rsidR="007F7F59" w:rsidRPr="007F7F59" w:rsidRDefault="006409C0" w:rsidP="007F7F59">
      <w:pPr>
        <w:pStyle w:val="Overskrift1"/>
      </w:pPr>
      <w:bookmarkStart w:id="85" w:name="_Ref119913315"/>
      <w:r>
        <w:t xml:space="preserve">Section 5: </w:t>
      </w:r>
      <w:bookmarkEnd w:id="85"/>
      <w:r w:rsidR="0013694F">
        <w:t xml:space="preserve">Evaluating regulations towards the Danish income insurance program </w:t>
      </w:r>
    </w:p>
    <w:p w14:paraId="279C26BA" w14:textId="0AFDA4ED" w:rsidR="008B3BF1"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8B3BF1">
        <w:rPr>
          <w:rFonts w:asciiTheme="minorHAnsi" w:hAnsiTheme="minorHAnsi" w:cstheme="minorHAnsi"/>
        </w:rPr>
        <w:t>four out of the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w:t>
      </w:r>
      <w:r w:rsidR="004012A7">
        <w:rPr>
          <w:rFonts w:asciiTheme="minorHAnsi" w:hAnsiTheme="minorHAnsi" w:cstheme="minorHAnsi"/>
        </w:rPr>
        <w:t>ing</w:t>
      </w:r>
      <w:r w:rsidR="002E6A65" w:rsidRPr="0027369B">
        <w:rPr>
          <w:rFonts w:asciiTheme="minorHAnsi" w:hAnsiTheme="minorHAnsi" w:cstheme="minorHAnsi"/>
        </w:rPr>
        <w:t xml:space="preserve"> their</w:t>
      </w:r>
      <w:r w:rsidRPr="0027369B">
        <w:rPr>
          <w:rFonts w:asciiTheme="minorHAnsi" w:hAnsiTheme="minorHAnsi" w:cstheme="minorHAnsi"/>
        </w:rPr>
        <w:t xml:space="preserve"> effect on the</w:t>
      </w:r>
      <w:r w:rsidR="004012A7">
        <w:rPr>
          <w:rFonts w:asciiTheme="minorHAnsi" w:hAnsiTheme="minorHAnsi" w:cstheme="minorHAnsi"/>
        </w:rPr>
        <w:t xml:space="preserve"> level of</w:t>
      </w:r>
      <w:r w:rsidRPr="0027369B">
        <w:rPr>
          <w:rFonts w:asciiTheme="minorHAnsi" w:hAnsiTheme="minorHAnsi" w:cstheme="minorHAnsi"/>
        </w:rPr>
        <w:t xml:space="preserve"> </w:t>
      </w:r>
      <w:r w:rsidR="00556129">
        <w:rPr>
          <w:rFonts w:asciiTheme="minorHAnsi" w:hAnsiTheme="minorHAnsi" w:cstheme="minorHAnsi"/>
        </w:rPr>
        <w:t>unemployment</w:t>
      </w:r>
      <w:r w:rsidR="004012A7">
        <w:rPr>
          <w:rFonts w:asciiTheme="minorHAnsi" w:hAnsiTheme="minorHAnsi" w:cstheme="minorHAnsi"/>
        </w:rPr>
        <w: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p>
    <w:p w14:paraId="4B646398" w14:textId="717B21DC" w:rsidR="00D21ACC" w:rsidRDefault="008B3BF1" w:rsidP="008B3BF1">
      <w:pPr>
        <w:pStyle w:val="pf0"/>
        <w:spacing w:line="360" w:lineRule="auto"/>
        <w:rPr>
          <w:rStyle w:val="cf01"/>
          <w:rFonts w:asciiTheme="minorHAnsi" w:hAnsiTheme="minorHAnsi" w:cstheme="minorHAnsi"/>
          <w:sz w:val="24"/>
          <w:szCs w:val="24"/>
        </w:rPr>
      </w:pPr>
      <w:commentRangeStart w:id="86"/>
      <w:r>
        <w:rPr>
          <w:rFonts w:asciiTheme="minorHAnsi" w:hAnsiTheme="minorHAnsi" w:cstheme="minorHAnsi"/>
        </w:rPr>
        <w:t>In Scenario 1, we found that including all 4 channels, increased unemployment by 2600 people, we associate the increasement to the wage-channel and Labor-force channel, as the increasing wage lowers economic activity, thereby increasing the unemployment rate</w:t>
      </w:r>
      <w:r w:rsidR="004012A7">
        <w:rPr>
          <w:rFonts w:asciiTheme="minorHAnsi" w:hAnsiTheme="minorHAnsi" w:cstheme="minorHAnsi"/>
        </w:rPr>
        <w:t xml:space="preserve"> </w:t>
      </w:r>
      <w:r w:rsidR="007F5CB2">
        <w:rPr>
          <w:rFonts w:asciiTheme="minorHAnsi" w:hAnsiTheme="minorHAnsi" w:cstheme="minorHAnsi"/>
        </w:rPr>
        <w:t>the LF-Channel</w:t>
      </w:r>
      <w:r>
        <w:rPr>
          <w:rFonts w:asciiTheme="minorHAnsi" w:hAnsiTheme="minorHAnsi" w:cstheme="minorHAnsi"/>
        </w:rPr>
        <w:t xml:space="preserve"> reduc</w:t>
      </w:r>
      <w:r w:rsidR="007F5CB2">
        <w:rPr>
          <w:rFonts w:asciiTheme="minorHAnsi" w:hAnsiTheme="minorHAnsi" w:cstheme="minorHAnsi"/>
        </w:rPr>
        <w:t>es</w:t>
      </w:r>
      <w:r>
        <w:rPr>
          <w:rFonts w:asciiTheme="minorHAnsi" w:hAnsiTheme="minorHAnsi" w:cstheme="minorHAnsi"/>
        </w:rPr>
        <w:t xml:space="preserve"> the participation rate which further lowers</w:t>
      </w:r>
      <w:r w:rsidR="007F5CB2">
        <w:rPr>
          <w:rFonts w:asciiTheme="minorHAnsi" w:hAnsiTheme="minorHAnsi" w:cstheme="minorHAnsi"/>
        </w:rPr>
        <w:t xml:space="preserve"> the</w:t>
      </w:r>
      <w:r>
        <w:rPr>
          <w:rFonts w:asciiTheme="minorHAnsi" w:hAnsiTheme="minorHAnsi" w:cstheme="minorHAnsi"/>
        </w:rPr>
        <w:t xml:space="preserve"> economic activity</w:t>
      </w:r>
      <w:r w:rsidR="00F165BB" w:rsidRPr="0027369B">
        <w:rPr>
          <w:rStyle w:val="cf01"/>
          <w:rFonts w:asciiTheme="minorHAnsi" w:hAnsiTheme="minorHAnsi" w:cstheme="minorHAnsi"/>
          <w:sz w:val="24"/>
          <w:szCs w:val="24"/>
        </w:rPr>
        <w:t>.</w:t>
      </w:r>
      <w:r>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 </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 xml:space="preserve">we </w:t>
      </w:r>
      <w:r>
        <w:rPr>
          <w:rStyle w:val="cf01"/>
          <w:rFonts w:asciiTheme="minorHAnsi" w:hAnsiTheme="minorHAnsi" w:cstheme="minorHAnsi"/>
          <w:sz w:val="24"/>
          <w:szCs w:val="24"/>
        </w:rPr>
        <w:t>argued that the labor force within the Danish economy, if seen as a mature economy, should be exogenously determined</w:t>
      </w:r>
      <w:r w:rsidR="00D21ACC">
        <w:rPr>
          <w:rStyle w:val="cf01"/>
          <w:rFonts w:asciiTheme="minorHAnsi" w:hAnsiTheme="minorHAnsi" w:cstheme="minorHAnsi"/>
          <w:sz w:val="24"/>
          <w:szCs w:val="24"/>
        </w:rPr>
        <w:t>, therefor removing the labor-force channel</w:t>
      </w:r>
      <w:r>
        <w:rPr>
          <w:rStyle w:val="cf01"/>
          <w:rFonts w:asciiTheme="minorHAnsi" w:hAnsiTheme="minorHAnsi" w:cstheme="minorHAnsi"/>
          <w:sz w:val="24"/>
          <w:szCs w:val="24"/>
        </w:rPr>
        <w:t>.</w:t>
      </w:r>
      <w:r w:rsidR="00D21ACC">
        <w:rPr>
          <w:rStyle w:val="cf01"/>
          <w:rFonts w:asciiTheme="minorHAnsi" w:hAnsiTheme="minorHAnsi" w:cstheme="minorHAnsi"/>
          <w:sz w:val="24"/>
          <w:szCs w:val="24"/>
        </w:rPr>
        <w:t xml:space="preserve"> Doing this we observe an increase in unemployment of 1450 people, when removing the suppressing of the rate regulation percentage. We find this</w:t>
      </w:r>
      <w:r w:rsidR="007F5CB2">
        <w:rPr>
          <w:rStyle w:val="cf01"/>
          <w:rFonts w:asciiTheme="minorHAnsi" w:hAnsiTheme="minorHAnsi" w:cstheme="minorHAnsi"/>
          <w:sz w:val="24"/>
          <w:szCs w:val="24"/>
        </w:rPr>
        <w:t xml:space="preserve"> result</w:t>
      </w:r>
      <w:r w:rsidR="00D21ACC">
        <w:rPr>
          <w:rStyle w:val="cf01"/>
          <w:rFonts w:asciiTheme="minorHAnsi" w:hAnsiTheme="minorHAnsi" w:cstheme="minorHAnsi"/>
          <w:sz w:val="24"/>
          <w:szCs w:val="24"/>
        </w:rPr>
        <w:t xml:space="preserve"> as the wage-channel is still lowering the economic activity. </w:t>
      </w:r>
    </w:p>
    <w:p w14:paraId="18C6AD35" w14:textId="231DFD6C" w:rsidR="007E6AD1" w:rsidRPr="00D21ACC" w:rsidRDefault="00D21ACC" w:rsidP="00D21ACC">
      <w:pPr>
        <w:pStyle w:val="pf0"/>
        <w:spacing w:line="360" w:lineRule="auto"/>
        <w:rPr>
          <w:rFonts w:asciiTheme="minorHAnsi" w:hAnsiTheme="minorHAnsi" w:cstheme="minorHAnsi"/>
        </w:rPr>
      </w:pPr>
      <w:r>
        <w:rPr>
          <w:rStyle w:val="cf01"/>
          <w:rFonts w:asciiTheme="minorHAnsi" w:hAnsiTheme="minorHAnsi" w:cstheme="minorHAnsi"/>
          <w:sz w:val="24"/>
          <w:szCs w:val="24"/>
        </w:rPr>
        <w:t>In scenario 3, we, in contrast to much empirical as well as theoretical evidence, removed the wage-channel</w:t>
      </w:r>
      <w:r w:rsidR="007F5CB2">
        <w:rPr>
          <w:rStyle w:val="cf01"/>
          <w:rFonts w:asciiTheme="minorHAnsi" w:hAnsiTheme="minorHAnsi" w:cstheme="minorHAnsi"/>
          <w:sz w:val="24"/>
          <w:szCs w:val="24"/>
        </w:rPr>
        <w:t>.</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W</w:t>
      </w:r>
      <w:r>
        <w:rPr>
          <w:rStyle w:val="cf01"/>
          <w:rFonts w:asciiTheme="minorHAnsi" w:hAnsiTheme="minorHAnsi" w:cstheme="minorHAnsi"/>
          <w:sz w:val="24"/>
          <w:szCs w:val="24"/>
        </w:rPr>
        <w:t>e</w:t>
      </w:r>
      <w:r w:rsidR="007F5CB2">
        <w:rPr>
          <w:rStyle w:val="cf01"/>
          <w:rFonts w:asciiTheme="minorHAnsi" w:hAnsiTheme="minorHAnsi" w:cstheme="minorHAnsi"/>
          <w:sz w:val="24"/>
          <w:szCs w:val="24"/>
        </w:rPr>
        <w:t xml:space="preserve"> do so, as we</w:t>
      </w:r>
      <w:r>
        <w:rPr>
          <w:rStyle w:val="cf01"/>
          <w:rFonts w:asciiTheme="minorHAnsi" w:hAnsiTheme="minorHAnsi" w:cstheme="minorHAnsi"/>
          <w:sz w:val="24"/>
          <w:szCs w:val="24"/>
        </w:rPr>
        <w:t xml:space="preserve"> are not able to find any long-run relationship between measures of the income insurance and wages</w:t>
      </w:r>
      <w:r w:rsidR="007F5CB2">
        <w:rPr>
          <w:rStyle w:val="cf01"/>
          <w:rFonts w:asciiTheme="minorHAnsi" w:hAnsiTheme="minorHAnsi" w:cstheme="minorHAnsi"/>
          <w:sz w:val="24"/>
          <w:szCs w:val="24"/>
        </w:rPr>
        <w:t xml:space="preserve"> on the data used within the model</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Removing the wage-channel</w:t>
      </w:r>
      <w:r>
        <w:rPr>
          <w:rStyle w:val="cf01"/>
          <w:rFonts w:asciiTheme="minorHAnsi" w:hAnsiTheme="minorHAnsi" w:cstheme="minorHAnsi"/>
          <w:sz w:val="24"/>
          <w:szCs w:val="24"/>
        </w:rPr>
        <w:t xml:space="preserve"> we find unemployment to decrease by 300 people. The decrease is du</w:t>
      </w:r>
      <w:r w:rsidR="007F5CB2">
        <w:rPr>
          <w:rStyle w:val="cf01"/>
          <w:rFonts w:asciiTheme="minorHAnsi" w:hAnsiTheme="minorHAnsi" w:cstheme="minorHAnsi"/>
          <w:sz w:val="24"/>
          <w:szCs w:val="24"/>
        </w:rPr>
        <w:t>e</w:t>
      </w:r>
      <w:r>
        <w:rPr>
          <w:rStyle w:val="cf01"/>
          <w:rFonts w:asciiTheme="minorHAnsi" w:hAnsiTheme="minorHAnsi" w:cstheme="minorHAnsi"/>
          <w:sz w:val="24"/>
          <w:szCs w:val="24"/>
        </w:rPr>
        <w:t xml:space="preserve"> to the higher level of aggregate demand, </w:t>
      </w:r>
      <w:r w:rsidR="007F5CB2">
        <w:rPr>
          <w:rStyle w:val="cf01"/>
          <w:rFonts w:asciiTheme="minorHAnsi" w:hAnsiTheme="minorHAnsi" w:cstheme="minorHAnsi"/>
          <w:sz w:val="24"/>
          <w:szCs w:val="24"/>
        </w:rPr>
        <w:t>as a result of a</w:t>
      </w:r>
      <w:r>
        <w:rPr>
          <w:rStyle w:val="cf01"/>
          <w:rFonts w:asciiTheme="minorHAnsi" w:hAnsiTheme="minorHAnsi" w:cstheme="minorHAnsi"/>
          <w:sz w:val="24"/>
          <w:szCs w:val="24"/>
        </w:rPr>
        <w:t xml:space="preserve"> higher</w:t>
      </w:r>
      <w:r w:rsidR="007F5CB2">
        <w:rPr>
          <w:rStyle w:val="cf01"/>
          <w:rFonts w:asciiTheme="minorHAnsi" w:hAnsiTheme="minorHAnsi" w:cstheme="minorHAnsi"/>
          <w:sz w:val="24"/>
          <w:szCs w:val="24"/>
        </w:rPr>
        <w:t xml:space="preserve"> level of</w:t>
      </w:r>
      <w:r>
        <w:rPr>
          <w:rStyle w:val="cf01"/>
          <w:rFonts w:asciiTheme="minorHAnsi" w:hAnsiTheme="minorHAnsi" w:cstheme="minorHAnsi"/>
          <w:sz w:val="24"/>
          <w:szCs w:val="24"/>
        </w:rPr>
        <w:t xml:space="preserve"> benefit</w:t>
      </w:r>
      <w:r w:rsidR="007F5CB2">
        <w:rPr>
          <w:rStyle w:val="cf01"/>
          <w:rFonts w:asciiTheme="minorHAnsi" w:hAnsiTheme="minorHAnsi" w:cstheme="minorHAnsi"/>
          <w:sz w:val="24"/>
          <w:szCs w:val="24"/>
        </w:rPr>
        <w:t>s</w:t>
      </w:r>
      <w:r>
        <w:rPr>
          <w:rStyle w:val="cf01"/>
          <w:rFonts w:asciiTheme="minorHAnsi" w:hAnsiTheme="minorHAnsi" w:cstheme="minorHAnsi"/>
          <w:sz w:val="24"/>
          <w:szCs w:val="24"/>
        </w:rPr>
        <w:t xml:space="preserve">, as well as the higher insurance rate, when removing the suppressing of the state regulation percentage. </w:t>
      </w:r>
      <w:commentRangeEnd w:id="86"/>
      <w:r w:rsidR="00B85EF7">
        <w:rPr>
          <w:rStyle w:val="Kommentarhenvisning"/>
          <w:rFonts w:asciiTheme="minorHAnsi" w:eastAsiaTheme="minorHAnsi" w:hAnsiTheme="minorHAnsi" w:cstheme="minorBidi"/>
        </w:rPr>
        <w:commentReference w:id="86"/>
      </w:r>
      <w:r>
        <w:rPr>
          <w:rStyle w:val="cf01"/>
          <w:rFonts w:asciiTheme="minorHAnsi" w:hAnsiTheme="minorHAnsi" w:cstheme="minorHAnsi"/>
          <w:sz w:val="24"/>
          <w:szCs w:val="24"/>
        </w:rPr>
        <w:br/>
      </w:r>
      <w:r w:rsidR="00786A9E">
        <w:br/>
      </w:r>
      <w:r w:rsidR="00786A9E" w:rsidRPr="00D21ACC">
        <w:rPr>
          <w:rFonts w:asciiTheme="minorHAnsi" w:hAnsiTheme="minorHAnsi" w:cstheme="minorHAnsi"/>
        </w:rPr>
        <w:t>As presented in section 2</w:t>
      </w:r>
      <w:r w:rsidR="0065225C" w:rsidRPr="00D21ACC">
        <w:rPr>
          <w:rFonts w:asciiTheme="minorHAnsi" w:hAnsiTheme="minorHAnsi" w:cstheme="minorHAnsi"/>
        </w:rPr>
        <w:t>,</w:t>
      </w:r>
      <w:r w:rsidR="00786A9E"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00786A9E"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00786A9E"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00786A9E"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00786A9E" w:rsidRPr="00D21ACC">
        <w:rPr>
          <w:rFonts w:asciiTheme="minorHAnsi" w:hAnsiTheme="minorHAnsi" w:cstheme="minorHAnsi"/>
        </w:rPr>
        <w:t xml:space="preserve"> micro elasticity found by the Danish income insurance model. </w:t>
      </w:r>
      <w:r w:rsidR="00816530" w:rsidRPr="00D21ACC">
        <w:rPr>
          <w:rFonts w:asciiTheme="minorHAnsi" w:hAnsiTheme="minorHAnsi" w:cstheme="minorHAnsi"/>
        </w:rPr>
        <w:t>To see the importance of estimating the macro elasticity</w:t>
      </w:r>
      <w:r w:rsidR="00D969ED" w:rsidRPr="00D21ACC">
        <w:rPr>
          <w:rFonts w:asciiTheme="minorHAnsi" w:hAnsiTheme="minorHAnsi" w:cstheme="minorHAnsi"/>
        </w:rPr>
        <w:t>,</w:t>
      </w:r>
      <w:r w:rsidR="00786A9E" w:rsidRPr="00D21ACC">
        <w:rPr>
          <w:rFonts w:asciiTheme="minorHAnsi" w:hAnsiTheme="minorHAnsi" w:cstheme="minorHAnsi"/>
        </w:rPr>
        <w:t xml:space="preserve"> we start this </w:t>
      </w:r>
      <w:r w:rsidR="00786A9E" w:rsidRPr="00D21ACC">
        <w:rPr>
          <w:rFonts w:asciiTheme="minorHAnsi" w:hAnsiTheme="minorHAnsi" w:cstheme="minorHAnsi"/>
        </w:rPr>
        <w:lastRenderedPageBreak/>
        <w:t xml:space="preserve">discussion by presenting the current empirical results for the relationship between the micro and macro elasticity. We then estimate both the macro and micro elasticity for Denmark using the results of the </w:t>
      </w:r>
      <w:r w:rsidR="002539F9" w:rsidRPr="00D21ACC">
        <w:rPr>
          <w:rFonts w:asciiTheme="minorHAnsi" w:hAnsiTheme="minorHAnsi" w:cstheme="minorHAnsi"/>
        </w:rPr>
        <w:t>IS-model</w:t>
      </w:r>
      <w:r w:rsidR="006434D7" w:rsidRPr="00D21ACC">
        <w:rPr>
          <w:rFonts w:asciiTheme="minorHAnsi" w:hAnsiTheme="minorHAnsi" w:cstheme="minorHAnsi"/>
        </w:rPr>
        <w:t>,</w:t>
      </w:r>
      <w:r w:rsidR="00786A9E" w:rsidRPr="00D21ACC">
        <w:rPr>
          <w:rFonts w:asciiTheme="minorHAnsi" w:hAnsiTheme="minorHAnsi" w:cstheme="minorHAnsi"/>
        </w:rPr>
        <w:t xml:space="preserve"> as well as the results found in </w:t>
      </w:r>
      <w:r w:rsidR="00816530" w:rsidRPr="00D21ACC">
        <w:rPr>
          <w:rFonts w:asciiTheme="minorHAnsi" w:hAnsiTheme="minorHAnsi" w:cstheme="minorHAnsi"/>
        </w:rPr>
        <w:t>the previous section</w:t>
      </w:r>
      <w:r w:rsidR="00786A9E" w:rsidRPr="00D21ACC">
        <w:rPr>
          <w:rFonts w:asciiTheme="minorHAnsi" w:hAnsiTheme="minorHAnsi" w:cstheme="minorHAnsi"/>
        </w:rPr>
        <w:t xml:space="preserve">. Next, we use the elasticities to evaluate the </w:t>
      </w:r>
      <w:r w:rsidR="00816530" w:rsidRPr="00D21ACC">
        <w:rPr>
          <w:rFonts w:asciiTheme="minorHAnsi" w:hAnsiTheme="minorHAnsi" w:cstheme="minorHAnsi"/>
        </w:rPr>
        <w:t>political decision</w:t>
      </w:r>
      <w:r w:rsidR="00786A9E" w:rsidRPr="00D21ACC">
        <w:rPr>
          <w:rFonts w:asciiTheme="minorHAnsi" w:hAnsiTheme="minorHAnsi" w:cstheme="minorHAnsi"/>
        </w:rPr>
        <w:t xml:space="preserve"> to suppress the state regulation </w:t>
      </w:r>
      <w:r w:rsidR="006434D7" w:rsidRPr="00D21ACC">
        <w:rPr>
          <w:rFonts w:asciiTheme="minorHAnsi" w:hAnsiTheme="minorHAnsi" w:cstheme="minorHAnsi"/>
        </w:rPr>
        <w:t>percentage</w:t>
      </w:r>
      <w:r w:rsidR="00816530" w:rsidRPr="00D21ACC">
        <w:rPr>
          <w:rFonts w:asciiTheme="minorHAnsi" w:hAnsiTheme="minorHAnsi" w:cstheme="minorHAnsi"/>
        </w:rPr>
        <w:t xml:space="preserve">, by using </w:t>
      </w:r>
      <w:r w:rsidR="00786A9E" w:rsidRPr="00D21ACC">
        <w:rPr>
          <w:rFonts w:asciiTheme="minorHAnsi" w:hAnsiTheme="minorHAnsi" w:cstheme="minorHAnsi"/>
        </w:rPr>
        <w:t>the framework of the Baily-Chetty function</w:t>
      </w:r>
      <w:r w:rsidR="00816530" w:rsidRPr="00D21ACC">
        <w:rPr>
          <w:rFonts w:asciiTheme="minorHAnsi" w:hAnsiTheme="minorHAnsi" w:cstheme="minorHAnsi"/>
        </w:rPr>
        <w:t>,</w:t>
      </w:r>
      <w:r w:rsidR="00786A9E" w:rsidRPr="00D21ACC">
        <w:rPr>
          <w:rFonts w:asciiTheme="minorHAnsi" w:hAnsiTheme="minorHAnsi" w:cstheme="minorHAnsi"/>
        </w:rPr>
        <w:t xml:space="preserve"> looking at 3 different cases. Lastly, we discuss the two main assumptions made to obtain our findings.  </w:t>
      </w:r>
      <w:r w:rsidR="006B51E7" w:rsidRPr="00D21ACC">
        <w:rPr>
          <w:rFonts w:asciiTheme="minorHAnsi" w:hAnsiTheme="minorHAnsi" w:cstheme="minorHAnsi"/>
        </w:rPr>
        <w:t xml:space="preserve"> </w:t>
      </w:r>
    </w:p>
    <w:p w14:paraId="79CE873A" w14:textId="05B1C484" w:rsidR="00786A9E" w:rsidRDefault="00786A9E" w:rsidP="005310E0">
      <w:pPr>
        <w:pStyle w:val="Overskrift2"/>
      </w:pPr>
      <w:r>
        <w:t>Finding the relation between the micro and macro elasticity for Denmark</w:t>
      </w:r>
    </w:p>
    <w:p w14:paraId="0FCCAA30" w14:textId="77777777" w:rsidR="005310E0" w:rsidRPr="005310E0" w:rsidRDefault="005310E0" w:rsidP="005310E0"/>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sidRPr="005239BF">
        <w:rPr>
          <w:rStyle w:val="Fodnotehenvisning"/>
        </w:rPr>
        <w:footnoteReference w:id="13"/>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w:t>
      </w:r>
      <w:r w:rsidR="00662931" w:rsidRPr="00847BCD">
        <w:rPr>
          <w:sz w:val="24"/>
          <w:szCs w:val="24"/>
        </w:rPr>
        <w:lastRenderedPageBreak/>
        <w:t>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w:t>
      </w:r>
      <w:commentRangeStart w:id="87"/>
      <w:r w:rsidR="001B6085" w:rsidRPr="00847BCD">
        <w:rPr>
          <w:sz w:val="24"/>
          <w:szCs w:val="24"/>
        </w:rPr>
        <w:t xml:space="preserve">of 3 </w:t>
      </w:r>
      <w:commentRangeEnd w:id="87"/>
      <w:r w:rsidR="007F5CB2">
        <w:rPr>
          <w:rStyle w:val="Kommentarhenvisning"/>
        </w:rPr>
        <w:commentReference w:id="87"/>
      </w:r>
      <w:r w:rsidR="001B6085" w:rsidRPr="00847BCD">
        <w:rPr>
          <w:sz w:val="24"/>
          <w:szCs w:val="24"/>
        </w:rPr>
        <w:t>compared to a micro elasticity of 1.4-1.</w:t>
      </w:r>
      <w:r w:rsidR="005E6092" w:rsidRPr="00847BCD">
        <w:rPr>
          <w:sz w:val="24"/>
          <w:szCs w:val="24"/>
        </w:rPr>
        <w:t>5</w:t>
      </w:r>
      <w:r w:rsidR="001B6085" w:rsidRPr="00847BCD">
        <w:rPr>
          <w:sz w:val="24"/>
          <w:szCs w:val="24"/>
        </w:rPr>
        <w:t>.</w:t>
      </w:r>
    </w:p>
    <w:p w14:paraId="65DA70AA" w14:textId="756D6364" w:rsidR="00E5618E" w:rsidRPr="001117B6"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r w:rsidR="001117B6">
        <w:rPr>
          <w:noProof/>
          <w:sz w:val="24"/>
          <w:szCs w:val="24"/>
        </w:rPr>
        <w:t xml:space="preserve">Just like </w:t>
      </w:r>
      <w:r w:rsidR="001117B6" w:rsidRPr="00E60618">
        <w:rPr>
          <w:noProof/>
          <w:sz w:val="24"/>
          <w:szCs w:val="24"/>
        </w:rPr>
        <w:t>Fredriksson &amp; Söderström</w:t>
      </w:r>
      <w:r w:rsidR="001117B6">
        <w:rPr>
          <w:sz w:val="24"/>
          <w:szCs w:val="24"/>
        </w:rPr>
        <w:t xml:space="preserve"> </w:t>
      </w:r>
      <w:r w:rsidR="001117B6">
        <w:rPr>
          <w:sz w:val="24"/>
          <w:szCs w:val="24"/>
        </w:rPr>
        <w:fldChar w:fldCharType="begin" w:fldLock="1"/>
      </w:r>
      <w:r w:rsidR="001117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117B6">
        <w:rPr>
          <w:sz w:val="24"/>
          <w:szCs w:val="24"/>
        </w:rPr>
        <w:fldChar w:fldCharType="separate"/>
      </w:r>
      <w:r w:rsidR="001117B6" w:rsidRPr="00E60618">
        <w:rPr>
          <w:noProof/>
          <w:sz w:val="24"/>
          <w:szCs w:val="24"/>
        </w:rPr>
        <w:t>(2020)</w:t>
      </w:r>
      <w:r w:rsidR="001117B6">
        <w:rPr>
          <w:sz w:val="24"/>
          <w:szCs w:val="24"/>
        </w:rPr>
        <w:fldChar w:fldCharType="end"/>
      </w:r>
      <w:r w:rsidR="001117B6">
        <w:rPr>
          <w:sz w:val="24"/>
          <w:szCs w:val="24"/>
        </w:rPr>
        <w:t xml:space="preserve">, </w:t>
      </w:r>
      <w:r w:rsidR="007F5CB2">
        <w:rPr>
          <w:sz w:val="24"/>
          <w:szCs w:val="24"/>
        </w:rPr>
        <w:t>our results also points towards the wage-channel being important for estimating the relationship</w:t>
      </w:r>
      <w:r w:rsidR="00E60618">
        <w:rPr>
          <w:sz w:val="24"/>
          <w:szCs w:val="24"/>
        </w:rPr>
        <w:t xml:space="preserve"> between the macro and micro </w:t>
      </w:r>
      <w:r w:rsidR="001117B6">
        <w:rPr>
          <w:sz w:val="24"/>
          <w:szCs w:val="24"/>
        </w:rPr>
        <w:t>elasticity for the Danish economy,</w:t>
      </w:r>
      <w:r w:rsidR="007F5CB2">
        <w:rPr>
          <w:sz w:val="24"/>
          <w:szCs w:val="24"/>
        </w:rPr>
        <w:t xml:space="preserve"> which we will comment on later. </w:t>
      </w:r>
    </w:p>
    <w:p w14:paraId="771C16CC" w14:textId="0414D337"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w:t>
      </w:r>
      <w:r w:rsidR="00BB0FA4" w:rsidRPr="00847BCD">
        <w:rPr>
          <w:sz w:val="24"/>
          <w:szCs w:val="24"/>
        </w:rPr>
        <w:lastRenderedPageBreak/>
        <w:t xml:space="preserve">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4"/>
      </w:r>
      <w:r w:rsidR="00BB0FA4" w:rsidRPr="00847BCD">
        <w:rPr>
          <w:sz w:val="24"/>
          <w:szCs w:val="24"/>
        </w:rPr>
        <w:t xml:space="preserve">. </w:t>
      </w:r>
    </w:p>
    <w:p w14:paraId="122AAF47" w14:textId="6B3F121E"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5"/>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6"/>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695EFAA1" w:rsidR="00903676" w:rsidRDefault="00B43E1A" w:rsidP="00BF3FA4">
      <w:pPr>
        <w:spacing w:line="360" w:lineRule="auto"/>
        <w:rPr>
          <w:sz w:val="24"/>
          <w:szCs w:val="24"/>
        </w:rPr>
      </w:pPr>
      <w:r>
        <w:rPr>
          <w:sz w:val="24"/>
          <w:szCs w:val="24"/>
        </w:rPr>
        <w:lastRenderedPageBreak/>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Using all four macroeconomic effects in scenario 1, we obtain an elasticity of 0.35. Using the results from scenario 2, thereby arguing that the participation rate in Denmark is </w:t>
      </w:r>
      <w:r w:rsidR="00502E41">
        <w:rPr>
          <w:sz w:val="24"/>
          <w:szCs w:val="24"/>
        </w:rPr>
        <w:t>exogenous</w:t>
      </w:r>
      <w:r w:rsidR="00903676">
        <w:rPr>
          <w:sz w:val="24"/>
          <w:szCs w:val="24"/>
        </w:rPr>
        <w:t xml:space="preserve">, we find the elasticity to be 0.26. Lastly, </w:t>
      </w:r>
      <w:r w:rsidR="00993390">
        <w:rPr>
          <w:sz w:val="24"/>
          <w:szCs w:val="24"/>
        </w:rPr>
        <w:t>assuming that the workers unions are not considering the gap between wages and the maximum level of income insurance, we obtain an elasticity of -0.05.</w:t>
      </w:r>
    </w:p>
    <w:p w14:paraId="72E925B0" w14:textId="7AD48792" w:rsidR="00700D96" w:rsidRDefault="00993390" w:rsidP="00BF3FA4">
      <w:pPr>
        <w:spacing w:line="360" w:lineRule="auto"/>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Pr>
          <w:sz w:val="24"/>
          <w:szCs w:val="24"/>
        </w:rPr>
        <w:t>85 depending on which one of the three scenarios we use</w:t>
      </w:r>
      <w:r w:rsidR="00800FEE">
        <w:rPr>
          <w:sz w:val="24"/>
          <w:szCs w:val="24"/>
        </w:rPr>
        <w:t xml:space="preserve">. </w:t>
      </w:r>
    </w:p>
    <w:p w14:paraId="195C6544" w14:textId="45C4464F" w:rsidR="00EB3864" w:rsidRPr="009C4073" w:rsidRDefault="00744FD6" w:rsidP="00BF3FA4">
      <w:pPr>
        <w:spacing w:line="360" w:lineRule="auto"/>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FD32C7">
        <w:rPr>
          <w:sz w:val="24"/>
          <w:szCs w:val="24"/>
        </w:rPr>
        <w:t>8</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6FA9D5E1"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w:t>
      </w:r>
      <w:r w:rsidR="005239BF">
        <w:rPr>
          <w:rFonts w:cstheme="minorHAnsi"/>
          <w:sz w:val="24"/>
          <w:szCs w:val="24"/>
        </w:rPr>
        <w:t>several</w:t>
      </w:r>
      <w:r w:rsidR="00CF5F9D" w:rsidRPr="009111C1">
        <w:rPr>
          <w:rFonts w:cstheme="minorHAnsi"/>
          <w:sz w:val="24"/>
          <w:szCs w:val="24"/>
        </w:rPr>
        <w:t xml:space="preserve"> </w:t>
      </w:r>
      <w:r w:rsidR="005239BF" w:rsidRPr="009111C1">
        <w:rPr>
          <w:rFonts w:cstheme="minorHAnsi"/>
          <w:sz w:val="24"/>
          <w:szCs w:val="24"/>
        </w:rPr>
        <w:t>estimat</w:t>
      </w:r>
      <w:r w:rsidR="005239BF">
        <w:rPr>
          <w:rFonts w:cstheme="minorHAnsi"/>
          <w:sz w:val="24"/>
          <w:szCs w:val="24"/>
        </w:rPr>
        <w:t>es</w:t>
      </w:r>
      <w:r w:rsidR="00CF5F9D" w:rsidRPr="009111C1">
        <w:rPr>
          <w:rFonts w:cstheme="minorHAnsi"/>
          <w:sz w:val="24"/>
          <w:szCs w:val="24"/>
        </w:rPr>
        <w:t xml:space="preserv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w:t>
      </w:r>
      <w:r w:rsidR="005239BF" w:rsidRPr="009111C1">
        <w:rPr>
          <w:rFonts w:cstheme="minorHAnsi"/>
          <w:sz w:val="24"/>
          <w:szCs w:val="24"/>
        </w:rPr>
        <w:t>relationshi</w:t>
      </w:r>
      <w:r w:rsidR="005239BF">
        <w:rPr>
          <w:rFonts w:cstheme="minorHAnsi"/>
          <w:sz w:val="24"/>
          <w:szCs w:val="24"/>
        </w:rPr>
        <w:t>ps with the micro elasticity</w:t>
      </w:r>
      <w:r>
        <w:rPr>
          <w:rFonts w:cstheme="minorHAnsi"/>
          <w:sz w:val="24"/>
          <w:szCs w:val="24"/>
        </w:rPr>
        <w:t xml:space="preserve">, we find </w:t>
      </w:r>
      <w:r w:rsidR="005239BF">
        <w:rPr>
          <w:rFonts w:cstheme="minorHAnsi"/>
          <w:sz w:val="24"/>
          <w:szCs w:val="24"/>
        </w:rPr>
        <w:t>the macro elasticity to be significantly higher than the micro elasticity in two of the three scenarios, while in the last scenario we find it to be marginally smaller</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 xml:space="preserve">with respect to benefits </w:t>
      </w:r>
      <w:r w:rsidR="00573A0D" w:rsidRPr="00573A0D">
        <w:rPr>
          <w:rFonts w:cstheme="minorHAnsi"/>
          <w:sz w:val="24"/>
          <w:szCs w:val="24"/>
        </w:rPr>
        <w:lastRenderedPageBreak/>
        <w:t>(</w:t>
      </w:r>
      <m:oMath>
        <m:r>
          <w:rPr>
            <w:rFonts w:ascii="Cambria Math" w:hAnsi="Cambria Math" w:cstheme="minorHAnsi"/>
            <w:sz w:val="24"/>
            <w:szCs w:val="24"/>
          </w:rPr>
          <m:t>ε)</m:t>
        </m:r>
      </m:oMath>
      <w:r w:rsidR="00573A0D" w:rsidRPr="005239BF">
        <w:rPr>
          <w:rStyle w:val="Fodnotehenvisning"/>
        </w:rPr>
        <w:footnoteReference w:id="17"/>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8"/>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xml:space="preserve">. </w:t>
      </w:r>
      <w:r w:rsidR="008668D4" w:rsidRPr="009111C1">
        <w:rPr>
          <w:rFonts w:eastAsiaTheme="minorEastAsia" w:cstheme="minorHAnsi"/>
          <w:sz w:val="24"/>
          <w:szCs w:val="24"/>
        </w:rPr>
        <w:lastRenderedPageBreak/>
        <w:t>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43B41AF"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19"/>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5239BF">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F548A0">
      <w:pPr>
        <w:pStyle w:val="Billedtekst"/>
        <w:keepNext/>
      </w:pPr>
      <w:bookmarkStart w:id="88" w:name="_Ref120617850"/>
      <w:r>
        <w:t xml:space="preserve">Table </w:t>
      </w:r>
      <w:fldSimple w:instr=" SEQ Table \* ARABIC ">
        <w:r w:rsidR="00775321">
          <w:rPr>
            <w:noProof/>
          </w:rPr>
          <w:t>1</w:t>
        </w:r>
      </w:fldSimple>
      <w:r w:rsidR="000856FC">
        <w:rPr>
          <w:noProof/>
        </w:rPr>
        <w:t>: Estimates used in the 3 cases</w:t>
      </w:r>
      <w:bookmarkEnd w:id="88"/>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A4273D">
            <w:pPr>
              <w:pStyle w:val="Compact"/>
              <w:jc w:val="center"/>
              <w:outlineLvl w:val="0"/>
            </w:pPr>
            <w:r>
              <w:t>Case 3</w:t>
            </w:r>
            <w:r w:rsidR="005239BF">
              <w:t>a</w:t>
            </w:r>
          </w:p>
        </w:tc>
        <w:tc>
          <w:tcPr>
            <w:tcW w:w="0" w:type="auto"/>
            <w:hideMark/>
          </w:tcPr>
          <w:p w14:paraId="6678C853" w14:textId="7298AB12"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A4273D">
            <w:pPr>
              <w:pStyle w:val="Compact"/>
              <w:jc w:val="center"/>
              <w:outlineLvl w:val="0"/>
            </w:pPr>
            <w:r>
              <w:t>0.51 + 0.3</w:t>
            </w:r>
            <w:r w:rsidR="00FE1E01">
              <w:t>4</w:t>
            </w:r>
            <w:r w:rsidR="00B0781A">
              <w:t xml:space="preserve"> = 0.8</w:t>
            </w:r>
            <w:r w:rsidR="00FE1E01">
              <w:t>5</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A4273D">
            <w:pPr>
              <w:pStyle w:val="Compact"/>
              <w:jc w:val="center"/>
              <w:outlineLvl w:val="0"/>
            </w:pPr>
            <w:r>
              <w:t>Case 3b</w:t>
            </w:r>
          </w:p>
        </w:tc>
        <w:tc>
          <w:tcPr>
            <w:tcW w:w="0" w:type="auto"/>
          </w:tcPr>
          <w:p w14:paraId="5F871373" w14:textId="049CDA1F" w:rsidR="005239BF" w:rsidRDefault="00020762"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A4273D">
            <w:pPr>
              <w:pStyle w:val="Compact"/>
              <w:jc w:val="center"/>
              <w:outlineLvl w:val="0"/>
            </w:pPr>
            <w:r>
              <w:t>0.51 + 0.26 = 0.77</w:t>
            </w:r>
          </w:p>
        </w:tc>
        <w:tc>
          <w:tcPr>
            <w:tcW w:w="0" w:type="auto"/>
          </w:tcPr>
          <w:p w14:paraId="5305CDEA" w14:textId="24490D0A" w:rsidR="005239BF" w:rsidRDefault="00FE1E01"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A4273D">
            <w:pPr>
              <w:pStyle w:val="Compact"/>
              <w:jc w:val="center"/>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A4273D">
            <w:pPr>
              <w:pStyle w:val="Compact"/>
              <w:jc w:val="center"/>
              <w:outlineLvl w:val="0"/>
            </w:pPr>
            <w:r>
              <w:t>Case 3c</w:t>
            </w:r>
          </w:p>
        </w:tc>
        <w:tc>
          <w:tcPr>
            <w:tcW w:w="0" w:type="auto"/>
          </w:tcPr>
          <w:p w14:paraId="6B7507B7" w14:textId="661B270F" w:rsidR="00FE1E01" w:rsidRDefault="00020762"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A4273D">
            <w:pPr>
              <w:pStyle w:val="Compact"/>
              <w:jc w:val="center"/>
              <w:outlineLvl w:val="0"/>
            </w:pPr>
            <w:r>
              <w:t>0.51 -0.05 = 0.46</w:t>
            </w:r>
          </w:p>
        </w:tc>
        <w:tc>
          <w:tcPr>
            <w:tcW w:w="0" w:type="auto"/>
          </w:tcPr>
          <w:p w14:paraId="71F25F89" w14:textId="028ACC74" w:rsidR="00FE1E01" w:rsidRDefault="00FE1E01"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07D0F388" w14:textId="1EFCA317" w:rsidR="00FE1E01"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w:t>
      </w:r>
      <w:r w:rsidR="00020762">
        <w:rPr>
          <w:rFonts w:eastAsiaTheme="minorEastAsia" w:cstheme="minorHAnsi"/>
          <w:sz w:val="24"/>
          <w:szCs w:val="24"/>
        </w:rPr>
        <w:t>0</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 xml:space="preserve">0.56, with the marginal costs being 0.81. Lastly, we find the marginal gain in case 3c to be 0.56, with the marginal costs being 0.48. </w:t>
      </w:r>
    </w:p>
    <w:p w14:paraId="1D68A419" w14:textId="14A0B3F2" w:rsidR="00A83A56" w:rsidRDefault="00020762" w:rsidP="00D67ABC">
      <w:pPr>
        <w:spacing w:line="360" w:lineRule="auto"/>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D67ABC">
      <w:pPr>
        <w:spacing w:line="360" w:lineRule="auto"/>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89" w:name="_Hlk120453013"/>
      <w:r w:rsidR="0016509E">
        <w:rPr>
          <w:rFonts w:eastAsiaTheme="minorEastAsia" w:cstheme="minorHAnsi"/>
          <w:sz w:val="24"/>
          <w:szCs w:val="24"/>
        </w:rPr>
        <w:t xml:space="preserve">reach the </w:t>
      </w:r>
      <w:r w:rsidR="008311CF">
        <w:rPr>
          <w:rFonts w:eastAsiaTheme="minorEastAsia" w:cstheme="minorHAnsi"/>
          <w:sz w:val="24"/>
          <w:szCs w:val="24"/>
        </w:rPr>
        <w:t xml:space="preserve">opposite conclusion where the marginal gains from increasing the level of income insurance exceeds the marginal costs, favoring the argumentation used by the </w:t>
      </w:r>
      <w:r w:rsidR="008311CF">
        <w:rPr>
          <w:rFonts w:eastAsiaTheme="minorEastAsia" w:cstheme="minorHAnsi"/>
          <w:sz w:val="24"/>
          <w:szCs w:val="24"/>
        </w:rPr>
        <w:lastRenderedPageBreak/>
        <w:t>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89"/>
    </w:p>
    <w:p w14:paraId="59E717EF" w14:textId="0966F3B3" w:rsidR="00E84765" w:rsidRPr="00F00A78" w:rsidRDefault="00020762" w:rsidP="00D67ABC">
      <w:pPr>
        <w:spacing w:line="360" w:lineRule="auto"/>
        <w:rPr>
          <w:rFonts w:eastAsiaTheme="minorEastAsia" w:cstheme="minorHAnsi"/>
          <w:sz w:val="24"/>
          <w:szCs w:val="24"/>
        </w:rPr>
      </w:pPr>
      <w:r>
        <w:rPr>
          <w:rFonts w:eastAsiaTheme="minorEastAsia" w:cstheme="minorHAnsi"/>
          <w:sz w:val="24"/>
          <w:szCs w:val="24"/>
        </w:rPr>
        <w:t>As found using the different scenarios in case 3 the</w:t>
      </w:r>
      <w:r w:rsidR="00EE7EDF">
        <w:rPr>
          <w:rFonts w:eastAsiaTheme="minorEastAsia" w:cstheme="minorHAnsi"/>
          <w:sz w:val="24"/>
          <w:szCs w:val="24"/>
        </w:rPr>
        <w:t xml:space="preserve"> validati</w:t>
      </w:r>
      <w:r>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two critical</w:t>
      </w:r>
      <w:r w:rsidR="00EE7EDF">
        <w:rPr>
          <w:rFonts w:eastAsiaTheme="minorEastAsia" w:cstheme="minorHAnsi"/>
          <w:sz w:val="24"/>
          <w:szCs w:val="24"/>
        </w:rPr>
        <w:t xml:space="preserve"> assumptions</w:t>
      </w:r>
      <w:r w:rsidR="000979F6">
        <w:rPr>
          <w:rFonts w:eastAsiaTheme="minorEastAsia" w:cstheme="minorHAnsi"/>
          <w:sz w:val="24"/>
          <w:szCs w:val="24"/>
        </w:rPr>
        <w:t xml:space="preserve">. </w:t>
      </w:r>
      <w:commentRangeStart w:id="90"/>
      <w:commentRangeStart w:id="91"/>
      <w:r w:rsidR="000979F6">
        <w:rPr>
          <w:rFonts w:eastAsiaTheme="minorEastAsia" w:cstheme="minorHAnsi"/>
          <w:sz w:val="24"/>
          <w:szCs w:val="24"/>
        </w:rPr>
        <w:t>First, that our findings of Denmark being categorized as profit-led</w:t>
      </w:r>
      <w:r w:rsidR="00EE7EDF">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sidR="00EE7EDF">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commentRangeEnd w:id="90"/>
      <w:r>
        <w:rPr>
          <w:rStyle w:val="Kommentarhenvisning"/>
        </w:rPr>
        <w:commentReference w:id="90"/>
      </w:r>
      <w:commentRangeEnd w:id="91"/>
      <w:r w:rsidR="002F7FE7">
        <w:rPr>
          <w:rStyle w:val="Kommentarhenvisning"/>
        </w:rPr>
        <w:commentReference w:id="91"/>
      </w:r>
      <w:r w:rsidR="00EE7EDF">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commentRangeStart w:id="92"/>
      <w:r>
        <w:rPr>
          <w:rFonts w:eastAsiaTheme="minorEastAsia"/>
        </w:rPr>
        <w:t xml:space="preserve">Section 6: </w:t>
      </w:r>
      <w:r w:rsidR="004C5315">
        <w:rPr>
          <w:rFonts w:eastAsiaTheme="minorEastAsia"/>
        </w:rPr>
        <w:t>Conclusion</w:t>
      </w:r>
      <w:commentRangeEnd w:id="92"/>
      <w:r w:rsidR="00AC1E57">
        <w:rPr>
          <w:rStyle w:val="Kommentarhenvisning"/>
          <w:rFonts w:asciiTheme="minorHAnsi" w:eastAsiaTheme="minorHAnsi" w:hAnsiTheme="minorHAnsi" w:cstheme="minorBidi"/>
          <w:color w:val="auto"/>
        </w:rPr>
        <w:commentReference w:id="92"/>
      </w:r>
    </w:p>
    <w:p w14:paraId="2DB3AE8C" w14:textId="552E7A4A" w:rsidR="004C5315" w:rsidRDefault="004C5315" w:rsidP="004C5315"/>
    <w:p w14:paraId="2C87ECDE" w14:textId="1B5781CD" w:rsidR="007B3CF2" w:rsidRPr="008A007F" w:rsidRDefault="0020720A" w:rsidP="00780999">
      <w:pPr>
        <w:spacing w:line="360" w:lineRule="auto"/>
        <w:rPr>
          <w:sz w:val="24"/>
          <w:szCs w:val="24"/>
        </w:rPr>
      </w:pPr>
      <w:bookmarkStart w:id="93"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93"/>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94"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 xml:space="preserve">is only half the </w:t>
      </w:r>
      <w:r w:rsidR="00D5311F">
        <w:rPr>
          <w:sz w:val="24"/>
          <w:szCs w:val="24"/>
        </w:rPr>
        <w:lastRenderedPageBreak/>
        <w:t>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94"/>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95"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95"/>
      <w:r w:rsidR="0062727A">
        <w:rPr>
          <w:sz w:val="24"/>
          <w:szCs w:val="24"/>
        </w:rPr>
        <w:t xml:space="preserve"> </w:t>
      </w:r>
      <w:bookmarkStart w:id="96"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96"/>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lastRenderedPageBreak/>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97" w:name="_Hlk120455450"/>
      <w:r w:rsidR="00830830" w:rsidRPr="00650FEB">
        <w:rPr>
          <w:sz w:val="24"/>
          <w:szCs w:val="24"/>
        </w:rPr>
        <w:t xml:space="preserve">we assume the worker unions in Denmark to be capable of affecting wages when the gap between the level of income insurance and wages </w:t>
      </w:r>
      <w:bookmarkEnd w:id="97"/>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98"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98"/>
    <w:p w14:paraId="25A3A5A4" w14:textId="77777777" w:rsidR="00E04480" w:rsidRPr="00665784" w:rsidRDefault="00E04480" w:rsidP="004C5315"/>
    <w:p w14:paraId="55D55952" w14:textId="6F32386E" w:rsidR="004C5315" w:rsidRPr="00665784" w:rsidRDefault="004C5315" w:rsidP="004C5315"/>
    <w:p w14:paraId="74ABB717" w14:textId="7589233E" w:rsidR="00CD17D9" w:rsidRPr="00B33E3B" w:rsidRDefault="00CD17D9" w:rsidP="00CD17D9">
      <w:pPr>
        <w:pStyle w:val="Overskrift1"/>
        <w:rPr>
          <w:lang w:val="da-DK"/>
        </w:rPr>
      </w:pPr>
      <w:r w:rsidRPr="00B33E3B">
        <w:rPr>
          <w:lang w:val="da-DK"/>
        </w:rPr>
        <w:t xml:space="preserve">Reference list </w:t>
      </w:r>
    </w:p>
    <w:p w14:paraId="2919FEF5" w14:textId="7D0416A6" w:rsidR="00CD17D9" w:rsidRPr="00B33E3B" w:rsidRDefault="00CD17D9" w:rsidP="00CD17D9">
      <w:pPr>
        <w:rPr>
          <w:lang w:val="da-DK"/>
        </w:rPr>
      </w:pPr>
    </w:p>
    <w:p w14:paraId="7A936B36" w14:textId="177AD75B" w:rsidR="00B908B6" w:rsidRPr="00B908B6" w:rsidRDefault="00333B3D" w:rsidP="00B908B6">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B908B6" w:rsidRPr="00B908B6">
        <w:rPr>
          <w:rFonts w:ascii="Calibri" w:hAnsi="Calibri" w:cs="Calibri"/>
          <w:noProof/>
          <w:szCs w:val="24"/>
        </w:rPr>
        <w:t xml:space="preserve">Aastrup, M. (2018). 30 Års dagpengeforringelser. </w:t>
      </w:r>
      <w:r w:rsidR="00B908B6" w:rsidRPr="00B908B6">
        <w:rPr>
          <w:rFonts w:ascii="Calibri" w:hAnsi="Calibri" w:cs="Calibri"/>
          <w:i/>
          <w:iCs/>
          <w:noProof/>
          <w:szCs w:val="24"/>
        </w:rPr>
        <w:t>Landsorganisationen</w:t>
      </w:r>
      <w:r w:rsidR="00B908B6" w:rsidRPr="00B908B6">
        <w:rPr>
          <w:rFonts w:ascii="Calibri" w:hAnsi="Calibri" w:cs="Calibri"/>
          <w:noProof/>
          <w:szCs w:val="24"/>
        </w:rPr>
        <w:t xml:space="preserve">, </w:t>
      </w:r>
      <w:r w:rsidR="00B908B6" w:rsidRPr="00B908B6">
        <w:rPr>
          <w:rFonts w:ascii="Calibri" w:hAnsi="Calibri" w:cs="Calibri"/>
          <w:i/>
          <w:iCs/>
          <w:noProof/>
          <w:szCs w:val="24"/>
        </w:rPr>
        <w:t>September 2018</w:t>
      </w:r>
      <w:r w:rsidR="00B908B6" w:rsidRPr="00B908B6">
        <w:rPr>
          <w:rFonts w:ascii="Calibri" w:hAnsi="Calibri" w:cs="Calibri"/>
          <w:noProof/>
          <w:szCs w:val="24"/>
        </w:rPr>
        <w:t>.</w:t>
      </w:r>
    </w:p>
    <w:p w14:paraId="0484E9C9"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Andersen, T. M., &amp; Svarer, M. (2006). Flexicurity: The Danish Labour-Market Model. </w:t>
      </w:r>
      <w:r w:rsidRPr="00B908B6">
        <w:rPr>
          <w:rFonts w:ascii="Calibri" w:hAnsi="Calibri" w:cs="Calibri"/>
          <w:i/>
          <w:iCs/>
          <w:noProof/>
          <w:szCs w:val="24"/>
        </w:rPr>
        <w:t>Ekonomisk Debatt</w:t>
      </w:r>
      <w:r w:rsidRPr="00B908B6">
        <w:rPr>
          <w:rFonts w:ascii="Calibri" w:hAnsi="Calibri" w:cs="Calibri"/>
          <w:noProof/>
          <w:szCs w:val="24"/>
        </w:rPr>
        <w:t xml:space="preserve">, </w:t>
      </w:r>
      <w:r w:rsidRPr="00B908B6">
        <w:rPr>
          <w:rFonts w:ascii="Calibri" w:hAnsi="Calibri" w:cs="Calibri"/>
          <w:i/>
          <w:iCs/>
          <w:noProof/>
          <w:szCs w:val="24"/>
        </w:rPr>
        <w:t>1</w:t>
      </w:r>
      <w:r w:rsidRPr="00B908B6">
        <w:rPr>
          <w:rFonts w:ascii="Calibri" w:hAnsi="Calibri" w:cs="Calibri"/>
          <w:noProof/>
          <w:szCs w:val="24"/>
        </w:rPr>
        <w:t>(April), 17–29.</w:t>
      </w:r>
    </w:p>
    <w:p w14:paraId="7A097E89"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lastRenderedPageBreak/>
        <w:t xml:space="preserve">Andersen, T. M., Svarer, M., &amp; Vejlin, R. M. (2015). Litteraturreview af effekter af indretning af arbejdsunderstøttelsen. </w:t>
      </w:r>
      <w:r w:rsidRPr="00B908B6">
        <w:rPr>
          <w:rFonts w:ascii="Calibri" w:hAnsi="Calibri" w:cs="Calibri"/>
          <w:i/>
          <w:iCs/>
          <w:noProof/>
          <w:szCs w:val="24"/>
        </w:rPr>
        <w:t>Beskæftigelsesministeriet</w:t>
      </w:r>
      <w:r w:rsidRPr="00B908B6">
        <w:rPr>
          <w:rFonts w:ascii="Calibri" w:hAnsi="Calibri" w:cs="Calibri"/>
          <w:noProof/>
          <w:szCs w:val="24"/>
        </w:rPr>
        <w:t>, 1–99.</w:t>
      </w:r>
    </w:p>
    <w:p w14:paraId="594848A7"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Boone, C., Dube, A., Goodman, L., &amp; Kaplan, E. (2021). Unemployment Insurance Generosity and Aggregate Employment. </w:t>
      </w:r>
      <w:r w:rsidRPr="00B908B6">
        <w:rPr>
          <w:rFonts w:ascii="Calibri" w:hAnsi="Calibri" w:cs="Calibri"/>
          <w:i/>
          <w:iCs/>
          <w:noProof/>
          <w:szCs w:val="24"/>
        </w:rPr>
        <w:t>American Economic Journal: Economic Policy</w:t>
      </w:r>
      <w:r w:rsidRPr="00B908B6">
        <w:rPr>
          <w:rFonts w:ascii="Calibri" w:hAnsi="Calibri" w:cs="Calibri"/>
          <w:noProof/>
          <w:szCs w:val="24"/>
        </w:rPr>
        <w:t xml:space="preserve">, </w:t>
      </w:r>
      <w:r w:rsidRPr="00B908B6">
        <w:rPr>
          <w:rFonts w:ascii="Calibri" w:hAnsi="Calibri" w:cs="Calibri"/>
          <w:i/>
          <w:iCs/>
          <w:noProof/>
          <w:szCs w:val="24"/>
        </w:rPr>
        <w:t>13</w:t>
      </w:r>
      <w:r w:rsidRPr="00B908B6">
        <w:rPr>
          <w:rFonts w:ascii="Calibri" w:hAnsi="Calibri" w:cs="Calibri"/>
          <w:noProof/>
          <w:szCs w:val="24"/>
        </w:rPr>
        <w:t>(2), 58–99. https://doi.org/10.1257/pol.20160613</w:t>
      </w:r>
    </w:p>
    <w:p w14:paraId="45180450"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Byrialsen, M. R., &amp; Raza, H. (2018). Macroeconomic effects of unemployment benefits in small open economies: A stock–flow consistent approach. </w:t>
      </w:r>
      <w:r w:rsidRPr="00B908B6">
        <w:rPr>
          <w:rFonts w:ascii="Calibri" w:hAnsi="Calibri" w:cs="Calibri"/>
          <w:i/>
          <w:iCs/>
          <w:noProof/>
          <w:szCs w:val="24"/>
        </w:rPr>
        <w:t>European Journal of Economics and Economic Policies: Intervention</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(3), 335–363. https://doi.org/10.4337/ejeep.2018.0032</w:t>
      </w:r>
    </w:p>
    <w:p w14:paraId="456A3C24"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Byrialsen, M. R., Raza, H., &amp; Valdecantos, S. (2022). </w:t>
      </w:r>
      <w:r w:rsidRPr="00B908B6">
        <w:rPr>
          <w:rFonts w:ascii="Calibri" w:hAnsi="Calibri" w:cs="Calibri"/>
          <w:i/>
          <w:iCs/>
          <w:noProof/>
          <w:szCs w:val="24"/>
        </w:rPr>
        <w:t>QMDE : A QUARTERLY EMPIRICAL MODEL FOR THE DANISH ECONOMY : A STOCK-FLOW CONSISTENT APPROACH</w:t>
      </w:r>
      <w:r w:rsidRPr="00B908B6">
        <w:rPr>
          <w:rFonts w:ascii="Calibri" w:hAnsi="Calibri" w:cs="Calibri"/>
          <w:noProof/>
          <w:szCs w:val="24"/>
        </w:rPr>
        <w:t xml:space="preserve">. </w:t>
      </w:r>
      <w:r w:rsidRPr="00B908B6">
        <w:rPr>
          <w:rFonts w:ascii="Calibri" w:hAnsi="Calibri" w:cs="Calibri"/>
          <w:i/>
          <w:iCs/>
          <w:noProof/>
          <w:szCs w:val="24"/>
        </w:rPr>
        <w:t>79</w:t>
      </w:r>
      <w:r w:rsidRPr="00B908B6">
        <w:rPr>
          <w:rFonts w:ascii="Calibri" w:hAnsi="Calibri" w:cs="Calibri"/>
          <w:noProof/>
          <w:szCs w:val="24"/>
        </w:rPr>
        <w:t>.</w:t>
      </w:r>
    </w:p>
    <w:p w14:paraId="17920B12"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Chetty, R. (2006). A general formula for the optimal level of social insurance.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90</w:t>
      </w:r>
      <w:r w:rsidRPr="00B908B6">
        <w:rPr>
          <w:rFonts w:ascii="Calibri" w:hAnsi="Calibri" w:cs="Calibri"/>
          <w:noProof/>
          <w:szCs w:val="24"/>
        </w:rPr>
        <w:t>(10–11), 1879–1901. https://doi.org/10.1016/j.jpubeco.2006.01.004</w:t>
      </w:r>
    </w:p>
    <w:p w14:paraId="58BF6AC8"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Chetty, R. (2008). Moral hazard versus liquidity and optimal unemployment insurance. </w:t>
      </w:r>
      <w:r w:rsidRPr="00B908B6">
        <w:rPr>
          <w:rFonts w:ascii="Calibri" w:hAnsi="Calibri" w:cs="Calibri"/>
          <w:i/>
          <w:iCs/>
          <w:noProof/>
          <w:szCs w:val="24"/>
        </w:rPr>
        <w:t>Journal of Political Economy</w:t>
      </w:r>
      <w:r w:rsidRPr="00B908B6">
        <w:rPr>
          <w:rFonts w:ascii="Calibri" w:hAnsi="Calibri" w:cs="Calibri"/>
          <w:noProof/>
          <w:szCs w:val="24"/>
        </w:rPr>
        <w:t xml:space="preserve">, </w:t>
      </w:r>
      <w:r w:rsidRPr="00B908B6">
        <w:rPr>
          <w:rFonts w:ascii="Calibri" w:hAnsi="Calibri" w:cs="Calibri"/>
          <w:i/>
          <w:iCs/>
          <w:noProof/>
          <w:szCs w:val="24"/>
        </w:rPr>
        <w:t>116</w:t>
      </w:r>
      <w:r w:rsidRPr="00B908B6">
        <w:rPr>
          <w:rFonts w:ascii="Calibri" w:hAnsi="Calibri" w:cs="Calibri"/>
          <w:noProof/>
          <w:szCs w:val="24"/>
        </w:rPr>
        <w:t>(2), 173–234. https://doi.org/10.1086/588585</w:t>
      </w:r>
    </w:p>
    <w:p w14:paraId="4270722B"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Danish Ministry of Taxation. (2012). </w:t>
      </w:r>
      <w:r w:rsidRPr="00B908B6">
        <w:rPr>
          <w:rFonts w:ascii="Calibri" w:hAnsi="Calibri" w:cs="Calibri"/>
          <w:i/>
          <w:iCs/>
          <w:noProof/>
          <w:szCs w:val="24"/>
        </w:rPr>
        <w:t>Aftale om skattereform</w:t>
      </w:r>
      <w:r w:rsidRPr="00B908B6">
        <w:rPr>
          <w:rFonts w:ascii="Calibri" w:hAnsi="Calibri" w:cs="Calibri"/>
          <w:noProof/>
          <w:szCs w:val="24"/>
        </w:rPr>
        <w:t>. 1–28.</w:t>
      </w:r>
    </w:p>
    <w:p w14:paraId="6ED8AA98"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B908B6">
        <w:rPr>
          <w:rFonts w:ascii="Calibri" w:hAnsi="Calibri" w:cs="Calibri"/>
          <w:i/>
          <w:iCs/>
          <w:noProof/>
          <w:szCs w:val="24"/>
        </w:rPr>
        <w:t>SSRN Electronic Journal</w:t>
      </w:r>
      <w:r w:rsidRPr="00B908B6">
        <w:rPr>
          <w:rFonts w:ascii="Calibri" w:hAnsi="Calibri" w:cs="Calibri"/>
          <w:noProof/>
          <w:szCs w:val="24"/>
        </w:rPr>
        <w:t xml:space="preserve">, </w:t>
      </w:r>
      <w:r w:rsidRPr="00B908B6">
        <w:rPr>
          <w:rFonts w:ascii="Calibri" w:hAnsi="Calibri" w:cs="Calibri"/>
          <w:i/>
          <w:iCs/>
          <w:noProof/>
          <w:szCs w:val="24"/>
        </w:rPr>
        <w:t>11496</w:t>
      </w:r>
      <w:r w:rsidRPr="00B908B6">
        <w:rPr>
          <w:rFonts w:ascii="Calibri" w:hAnsi="Calibri" w:cs="Calibri"/>
          <w:noProof/>
          <w:szCs w:val="24"/>
        </w:rPr>
        <w:t>. https://doi.org/10.2139/ssrn.3177370</w:t>
      </w:r>
    </w:p>
    <w:p w14:paraId="0915744C"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DØRS. (2014). </w:t>
      </w:r>
      <w:r w:rsidRPr="00B908B6">
        <w:rPr>
          <w:rFonts w:ascii="Calibri" w:hAnsi="Calibri" w:cs="Calibri"/>
          <w:i/>
          <w:iCs/>
          <w:noProof/>
          <w:szCs w:val="24"/>
        </w:rPr>
        <w:t>Dansk økonomi. Efterår 2014 : Konjunkturvurdering ; Dagpengesystemet</w:t>
      </w:r>
      <w:r w:rsidRPr="00B908B6">
        <w:rPr>
          <w:rFonts w:ascii="Calibri" w:hAnsi="Calibri" w:cs="Calibri"/>
          <w:noProof/>
          <w:szCs w:val="24"/>
        </w:rPr>
        <w:t>.</w:t>
      </w:r>
    </w:p>
    <w:p w14:paraId="171B2A74"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DØRS. (2022). </w:t>
      </w:r>
      <w:r w:rsidRPr="00B908B6">
        <w:rPr>
          <w:rFonts w:ascii="Calibri" w:hAnsi="Calibri" w:cs="Calibri"/>
          <w:i/>
          <w:iCs/>
          <w:noProof/>
          <w:szCs w:val="24"/>
        </w:rPr>
        <w:t>RAPPORT FRA FORMANDSKABET DANSK ØKONOMI FORÅR 2022</w:t>
      </w:r>
      <w:r w:rsidRPr="00B908B6">
        <w:rPr>
          <w:rFonts w:ascii="Calibri" w:hAnsi="Calibri" w:cs="Calibri"/>
          <w:noProof/>
          <w:szCs w:val="24"/>
        </w:rPr>
        <w:t>. https://dors.dk/raad-vismaend/loven.</w:t>
      </w:r>
    </w:p>
    <w:p w14:paraId="08386961"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Dray, M., &amp; Thirlwall, A. P. (2011). The endogeneity of the natural rate of growth for a selection of Asian countries. </w:t>
      </w:r>
      <w:r w:rsidRPr="00B908B6">
        <w:rPr>
          <w:rFonts w:ascii="Calibri" w:hAnsi="Calibri" w:cs="Calibri"/>
          <w:i/>
          <w:iCs/>
          <w:noProof/>
          <w:szCs w:val="24"/>
        </w:rPr>
        <w:t>Journal of Post Keynesian Economics</w:t>
      </w:r>
      <w:r w:rsidRPr="00B908B6">
        <w:rPr>
          <w:rFonts w:ascii="Calibri" w:hAnsi="Calibri" w:cs="Calibri"/>
          <w:noProof/>
          <w:szCs w:val="24"/>
        </w:rPr>
        <w:t xml:space="preserve">, </w:t>
      </w:r>
      <w:r w:rsidRPr="00B908B6">
        <w:rPr>
          <w:rFonts w:ascii="Calibri" w:hAnsi="Calibri" w:cs="Calibri"/>
          <w:i/>
          <w:iCs/>
          <w:noProof/>
          <w:szCs w:val="24"/>
        </w:rPr>
        <w:t>33</w:t>
      </w:r>
      <w:r w:rsidRPr="00B908B6">
        <w:rPr>
          <w:rFonts w:ascii="Calibri" w:hAnsi="Calibri" w:cs="Calibri"/>
          <w:noProof/>
          <w:szCs w:val="24"/>
        </w:rPr>
        <w:t>(3), 451–468. https://doi.org/10.2753/PKE0160-3477330303</w:t>
      </w:r>
    </w:p>
    <w:p w14:paraId="772F5B6B"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DREAM. (2013). </w:t>
      </w:r>
      <w:r w:rsidRPr="00B908B6">
        <w:rPr>
          <w:rFonts w:ascii="Calibri" w:hAnsi="Calibri" w:cs="Calibri"/>
          <w:i/>
          <w:iCs/>
          <w:noProof/>
          <w:szCs w:val="24"/>
        </w:rPr>
        <w:t>Langsigtet økonomisk fremskrivning 2013</w:t>
      </w:r>
      <w:r w:rsidRPr="00B908B6">
        <w:rPr>
          <w:rFonts w:ascii="Calibri" w:hAnsi="Calibri" w:cs="Calibri"/>
          <w:noProof/>
          <w:szCs w:val="24"/>
        </w:rPr>
        <w:t xml:space="preserve">. </w:t>
      </w:r>
      <w:r w:rsidRPr="00B908B6">
        <w:rPr>
          <w:rFonts w:ascii="Calibri" w:hAnsi="Calibri" w:cs="Calibri"/>
          <w:i/>
          <w:iCs/>
          <w:noProof/>
          <w:szCs w:val="24"/>
        </w:rPr>
        <w:t>August</w:t>
      </w:r>
      <w:r w:rsidRPr="00B908B6">
        <w:rPr>
          <w:rFonts w:ascii="Calibri" w:hAnsi="Calibri" w:cs="Calibri"/>
          <w:noProof/>
          <w:szCs w:val="24"/>
        </w:rPr>
        <w:t>.</w:t>
      </w:r>
    </w:p>
    <w:p w14:paraId="6ED30603"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Falch, N. S. (2015). </w:t>
      </w:r>
      <w:r w:rsidRPr="00B908B6">
        <w:rPr>
          <w:rFonts w:ascii="Calibri" w:hAnsi="Calibri" w:cs="Calibri"/>
          <w:i/>
          <w:iCs/>
          <w:noProof/>
          <w:szCs w:val="24"/>
        </w:rPr>
        <w:t>Three essays on unemployment insurance</w:t>
      </w:r>
      <w:r w:rsidRPr="00B908B6">
        <w:rPr>
          <w:rFonts w:ascii="Calibri" w:hAnsi="Calibri" w:cs="Calibri"/>
          <w:noProof/>
          <w:szCs w:val="24"/>
        </w:rPr>
        <w:t xml:space="preserve">. </w:t>
      </w:r>
      <w:r w:rsidRPr="00B908B6">
        <w:rPr>
          <w:rFonts w:ascii="Calibri" w:hAnsi="Calibri" w:cs="Calibri"/>
          <w:i/>
          <w:iCs/>
          <w:noProof/>
          <w:szCs w:val="24"/>
        </w:rPr>
        <w:t>April</w:t>
      </w:r>
      <w:r w:rsidRPr="00B908B6">
        <w:rPr>
          <w:rFonts w:ascii="Calibri" w:hAnsi="Calibri" w:cs="Calibri"/>
          <w:noProof/>
          <w:szCs w:val="24"/>
        </w:rPr>
        <w:t>.</w:t>
      </w:r>
    </w:p>
    <w:p w14:paraId="309AA1E5"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Fazzari, S. M., Ferri, P., &amp; Variato, A. M. (2020). Demand-led growth and accommodating supply. </w:t>
      </w:r>
      <w:r w:rsidRPr="00B908B6">
        <w:rPr>
          <w:rFonts w:ascii="Calibri" w:hAnsi="Calibri" w:cs="Calibri"/>
          <w:i/>
          <w:iCs/>
          <w:noProof/>
          <w:szCs w:val="24"/>
        </w:rPr>
        <w:t>Cambridge Journal of Economics</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(3), 583–605. https://doi.org/10.1093/cje/bez055</w:t>
      </w:r>
    </w:p>
    <w:p w14:paraId="37418AF6"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Finkelstein, A., &amp; Chetty, R. (2012). </w:t>
      </w:r>
      <w:r w:rsidRPr="00B908B6">
        <w:rPr>
          <w:rFonts w:ascii="Calibri" w:hAnsi="Calibri" w:cs="Calibri"/>
          <w:i/>
          <w:iCs/>
          <w:noProof/>
          <w:szCs w:val="24"/>
        </w:rPr>
        <w:t>SOCIAL INSURANCE: CONNECTING THEORY TO DATA</w:t>
      </w:r>
      <w:r w:rsidRPr="00B908B6">
        <w:rPr>
          <w:rFonts w:ascii="Calibri" w:hAnsi="Calibri" w:cs="Calibri"/>
          <w:noProof/>
          <w:szCs w:val="24"/>
        </w:rPr>
        <w:t>.</w:t>
      </w:r>
    </w:p>
    <w:p w14:paraId="687CBEC1"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Fredriksson, P., &amp; Söderström, M. (2020). The equilibrium impact of unemployment insurance on unemployment: Evidence from a non-linear policy rule.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187</w:t>
      </w:r>
      <w:r w:rsidRPr="00B908B6">
        <w:rPr>
          <w:rFonts w:ascii="Calibri" w:hAnsi="Calibri" w:cs="Calibri"/>
          <w:noProof/>
          <w:szCs w:val="24"/>
        </w:rPr>
        <w:t>, 104199. https://doi.org/10.1016/j.jpubeco.2020.104199</w:t>
      </w:r>
    </w:p>
    <w:p w14:paraId="14AEE595"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Gutierrez, I. A. (2016). Job insecurity, unemployment insurance and on-the-job search. Evidence from older American workers. </w:t>
      </w:r>
      <w:r w:rsidRPr="00B908B6">
        <w:rPr>
          <w:rFonts w:ascii="Calibri" w:hAnsi="Calibri" w:cs="Calibri"/>
          <w:i/>
          <w:iCs/>
          <w:noProof/>
          <w:szCs w:val="24"/>
        </w:rPr>
        <w:t>Labour Economics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 228–245. https://doi.org/10.1016/j.labeco.2016.05.011</w:t>
      </w:r>
    </w:p>
    <w:p w14:paraId="14AA3516"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Hagedorn, M., Karahan, F., Manovskii, I., &amp; Mitman, K. (2013). Unemployment Benefits and Unemployment in the Great Recession: The Role of Macro Effects. </w:t>
      </w:r>
      <w:r w:rsidRPr="00B908B6">
        <w:rPr>
          <w:rFonts w:ascii="Calibri" w:hAnsi="Calibri" w:cs="Calibri"/>
          <w:i/>
          <w:iCs/>
          <w:noProof/>
          <w:szCs w:val="24"/>
        </w:rPr>
        <w:t>SSRN Electronic Journal</w:t>
      </w:r>
      <w:r w:rsidRPr="00B908B6">
        <w:rPr>
          <w:rFonts w:ascii="Calibri" w:hAnsi="Calibri" w:cs="Calibri"/>
          <w:noProof/>
          <w:szCs w:val="24"/>
        </w:rPr>
        <w:t>. https://doi.org/10.2139/ssrn.2340678</w:t>
      </w:r>
    </w:p>
    <w:p w14:paraId="60C34A0F"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Hagedorn, M., Manovskii, I., &amp; Mitman, K. (2016). Interpreting Recent Quasi-Experimental Evidence on the Effects of Unemployment Benefit Extensions. </w:t>
      </w:r>
      <w:r w:rsidRPr="00B908B6">
        <w:rPr>
          <w:rFonts w:ascii="Calibri" w:hAnsi="Calibri" w:cs="Calibri"/>
          <w:i/>
          <w:iCs/>
          <w:noProof/>
          <w:szCs w:val="24"/>
        </w:rPr>
        <w:t>NBER Working Paper Series</w:t>
      </w:r>
      <w:r w:rsidRPr="00B908B6">
        <w:rPr>
          <w:rFonts w:ascii="Calibri" w:hAnsi="Calibri" w:cs="Calibri"/>
          <w:noProof/>
          <w:szCs w:val="24"/>
        </w:rPr>
        <w:t xml:space="preserve">, 24. </w:t>
      </w:r>
      <w:r w:rsidRPr="00B908B6">
        <w:rPr>
          <w:rFonts w:ascii="Calibri" w:hAnsi="Calibri" w:cs="Calibri"/>
          <w:noProof/>
          <w:szCs w:val="24"/>
        </w:rPr>
        <w:lastRenderedPageBreak/>
        <w:t>http://www.nber.org/papers/w22280</w:t>
      </w:r>
    </w:p>
    <w:p w14:paraId="3EFCFCB6"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Hopenhayn, H. A., &amp; Nicolini, J. P. (2009). Optimal unemployment insurance and employment history. </w:t>
      </w:r>
      <w:r w:rsidRPr="00B908B6">
        <w:rPr>
          <w:rFonts w:ascii="Calibri" w:hAnsi="Calibri" w:cs="Calibri"/>
          <w:i/>
          <w:iCs/>
          <w:noProof/>
          <w:szCs w:val="24"/>
        </w:rPr>
        <w:t>Review of Economic Studies</w:t>
      </w:r>
      <w:r w:rsidRPr="00B908B6">
        <w:rPr>
          <w:rFonts w:ascii="Calibri" w:hAnsi="Calibri" w:cs="Calibri"/>
          <w:noProof/>
          <w:szCs w:val="24"/>
        </w:rPr>
        <w:t xml:space="preserve">, </w:t>
      </w:r>
      <w:r w:rsidRPr="00B908B6">
        <w:rPr>
          <w:rFonts w:ascii="Calibri" w:hAnsi="Calibri" w:cs="Calibri"/>
          <w:i/>
          <w:iCs/>
          <w:noProof/>
          <w:szCs w:val="24"/>
        </w:rPr>
        <w:t>76</w:t>
      </w:r>
      <w:r w:rsidRPr="00B908B6">
        <w:rPr>
          <w:rFonts w:ascii="Calibri" w:hAnsi="Calibri" w:cs="Calibri"/>
          <w:noProof/>
          <w:szCs w:val="24"/>
        </w:rPr>
        <w:t>(3), 1049–1070. https://doi.org/10.1111/j.1467-937X.2009.00555.x</w:t>
      </w:r>
    </w:p>
    <w:p w14:paraId="0A77B51A"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Hopenhayn, H. A., &amp; Wang, C. (1996). Unemployment insurance with moral hazard in a dynamic economy A comment. </w:t>
      </w:r>
      <w:r w:rsidRPr="00B908B6">
        <w:rPr>
          <w:rFonts w:ascii="Calibri" w:hAnsi="Calibri" w:cs="Calibri"/>
          <w:i/>
          <w:iCs/>
          <w:noProof/>
          <w:szCs w:val="24"/>
        </w:rPr>
        <w:t>Carnegie-Rochester Conference Series on Public Policy</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 43–46. https://doi.org/10.1016/s0167-2231(96)90003-2</w:t>
      </w:r>
    </w:p>
    <w:p w14:paraId="2D6B57E6"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Howell, D., &amp; Azizoglu, B. (2011). Unemployment Benefits and Work Incentives: The U.S. Labor Market in the Great Recession. </w:t>
      </w:r>
      <w:r w:rsidRPr="00B908B6">
        <w:rPr>
          <w:rFonts w:ascii="Calibri" w:hAnsi="Calibri" w:cs="Calibri"/>
          <w:i/>
          <w:iCs/>
          <w:noProof/>
          <w:szCs w:val="24"/>
        </w:rPr>
        <w:t>Political Economy Research Institute</w:t>
      </w:r>
      <w:r w:rsidRPr="00B908B6">
        <w:rPr>
          <w:rFonts w:ascii="Calibri" w:hAnsi="Calibri" w:cs="Calibri"/>
          <w:noProof/>
          <w:szCs w:val="24"/>
        </w:rPr>
        <w:t xml:space="preserve">, </w:t>
      </w:r>
      <w:r w:rsidRPr="00B908B6">
        <w:rPr>
          <w:rFonts w:ascii="Calibri" w:hAnsi="Calibri" w:cs="Calibri"/>
          <w:i/>
          <w:iCs/>
          <w:noProof/>
          <w:szCs w:val="24"/>
        </w:rPr>
        <w:t>257</w:t>
      </w:r>
      <w:r w:rsidRPr="00B908B6">
        <w:rPr>
          <w:rFonts w:ascii="Calibri" w:hAnsi="Calibri" w:cs="Calibri"/>
          <w:noProof/>
          <w:szCs w:val="24"/>
        </w:rPr>
        <w:t>, 151–162. https://doi.org/10.4324/9781315143842</w:t>
      </w:r>
    </w:p>
    <w:p w14:paraId="0A17E7E7"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Hummelgaard, P. (2021). </w:t>
      </w:r>
      <w:r w:rsidRPr="00B908B6">
        <w:rPr>
          <w:rFonts w:ascii="Calibri" w:hAnsi="Calibri" w:cs="Calibri"/>
          <w:i/>
          <w:iCs/>
          <w:noProof/>
          <w:szCs w:val="24"/>
        </w:rPr>
        <w:t>Spørgsmål nr:270</w:t>
      </w:r>
      <w:r w:rsidRPr="00B908B6">
        <w:rPr>
          <w:rFonts w:ascii="Calibri" w:hAnsi="Calibri" w:cs="Calibri"/>
          <w:noProof/>
          <w:szCs w:val="24"/>
        </w:rPr>
        <w:t>. Beskæftigelses Ministeriet. https://www.ft.dk/samling/20201/almdel/beu/spm/270/svar/1776624/2384360/index.htm</w:t>
      </w:r>
    </w:p>
    <w:p w14:paraId="5228381F"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IS-Commission. (2015a). </w:t>
      </w:r>
      <w:r w:rsidRPr="00B908B6">
        <w:rPr>
          <w:rFonts w:ascii="Calibri" w:hAnsi="Calibri" w:cs="Calibri"/>
          <w:i/>
          <w:iCs/>
          <w:noProof/>
          <w:szCs w:val="24"/>
        </w:rPr>
        <w:t>Dagpengemodellen teknisk analyserapport</w:t>
      </w:r>
      <w:r w:rsidRPr="00B908B6">
        <w:rPr>
          <w:rFonts w:ascii="Calibri" w:hAnsi="Calibri" w:cs="Calibri"/>
          <w:noProof/>
          <w:szCs w:val="24"/>
        </w:rPr>
        <w:t>.</w:t>
      </w:r>
    </w:p>
    <w:p w14:paraId="6BFDE7BC"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IS-Commission. (2015b). </w:t>
      </w:r>
      <w:r w:rsidRPr="00B908B6">
        <w:rPr>
          <w:rFonts w:ascii="Calibri" w:hAnsi="Calibri" w:cs="Calibri"/>
          <w:i/>
          <w:iCs/>
          <w:noProof/>
          <w:szCs w:val="24"/>
        </w:rPr>
        <w:t>Kompensationsgraden i dagpengesystemet</w:t>
      </w:r>
      <w:r w:rsidRPr="00B908B6">
        <w:rPr>
          <w:rFonts w:ascii="Calibri" w:hAnsi="Calibri" w:cs="Calibri"/>
          <w:noProof/>
          <w:szCs w:val="24"/>
        </w:rPr>
        <w:t>. 41.</w:t>
      </w:r>
    </w:p>
    <w:p w14:paraId="06AFF569"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Jensen, M. T., &amp; Nørgaard, A. (2021). Prisen for at løfte dagpengene overdrives. </w:t>
      </w:r>
      <w:r w:rsidRPr="00B908B6">
        <w:rPr>
          <w:rFonts w:ascii="Calibri" w:hAnsi="Calibri" w:cs="Calibri"/>
          <w:i/>
          <w:iCs/>
          <w:noProof/>
          <w:szCs w:val="24"/>
        </w:rPr>
        <w:t>Cevea</w:t>
      </w:r>
      <w:r w:rsidRPr="00B908B6">
        <w:rPr>
          <w:rFonts w:ascii="Calibri" w:hAnsi="Calibri" w:cs="Calibri"/>
          <w:noProof/>
          <w:szCs w:val="24"/>
        </w:rPr>
        <w:t>, 1–10.</w:t>
      </w:r>
    </w:p>
    <w:p w14:paraId="27667604"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Jurajda, Š. (2002). Estimating the effect of unemployment insurance compensation on the labor market histories of displaced workers. </w:t>
      </w:r>
      <w:r w:rsidRPr="00B908B6">
        <w:rPr>
          <w:rFonts w:ascii="Calibri" w:hAnsi="Calibri" w:cs="Calibri"/>
          <w:i/>
          <w:iCs/>
          <w:noProof/>
          <w:szCs w:val="24"/>
        </w:rPr>
        <w:t>Journal of Econometrics</w:t>
      </w:r>
      <w:r w:rsidRPr="00B908B6">
        <w:rPr>
          <w:rFonts w:ascii="Calibri" w:hAnsi="Calibri" w:cs="Calibri"/>
          <w:noProof/>
          <w:szCs w:val="24"/>
        </w:rPr>
        <w:t xml:space="preserve">, </w:t>
      </w:r>
      <w:r w:rsidRPr="00B908B6">
        <w:rPr>
          <w:rFonts w:ascii="Calibri" w:hAnsi="Calibri" w:cs="Calibri"/>
          <w:i/>
          <w:iCs/>
          <w:noProof/>
          <w:szCs w:val="24"/>
        </w:rPr>
        <w:t>108</w:t>
      </w:r>
      <w:r w:rsidRPr="00B908B6">
        <w:rPr>
          <w:rFonts w:ascii="Calibri" w:hAnsi="Calibri" w:cs="Calibri"/>
          <w:noProof/>
          <w:szCs w:val="24"/>
        </w:rPr>
        <w:t>(2), 227–252. https://doi.org/10.1016/S0304-4076(01)00135-X</w:t>
      </w:r>
    </w:p>
    <w:p w14:paraId="20CA4C20"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Kongshøj, P. (2015). </w:t>
      </w:r>
      <w:r w:rsidRPr="00B908B6">
        <w:rPr>
          <w:rFonts w:ascii="Calibri" w:hAnsi="Calibri" w:cs="Calibri"/>
          <w:i/>
          <w:iCs/>
          <w:noProof/>
          <w:szCs w:val="24"/>
        </w:rPr>
        <w:t>Dansk fl exicurity under pres – både indefra og udefra</w:t>
      </w:r>
      <w:r w:rsidRPr="00B908B6">
        <w:rPr>
          <w:rFonts w:ascii="Calibri" w:hAnsi="Calibri" w:cs="Calibri"/>
          <w:noProof/>
          <w:szCs w:val="24"/>
        </w:rPr>
        <w:t xml:space="preserve">. </w:t>
      </w:r>
      <w:r w:rsidRPr="00B908B6">
        <w:rPr>
          <w:rFonts w:ascii="Calibri" w:hAnsi="Calibri" w:cs="Calibri"/>
          <w:i/>
          <w:iCs/>
          <w:noProof/>
          <w:szCs w:val="24"/>
        </w:rPr>
        <w:t>1</w:t>
      </w:r>
      <w:r w:rsidRPr="00B908B6">
        <w:rPr>
          <w:rFonts w:ascii="Calibri" w:hAnsi="Calibri" w:cs="Calibri"/>
          <w:noProof/>
          <w:szCs w:val="24"/>
        </w:rPr>
        <w:t>, 5–10.</w:t>
      </w:r>
    </w:p>
    <w:p w14:paraId="0BD724D8"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Lalive, B. R., Landais, C., &amp; Zweimüller, J. (2015). </w:t>
      </w:r>
      <w:r w:rsidRPr="00B908B6">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908B6">
        <w:rPr>
          <w:rFonts w:ascii="Calibri" w:hAnsi="Calibri" w:cs="Calibri"/>
          <w:noProof/>
          <w:szCs w:val="24"/>
        </w:rPr>
        <w:t xml:space="preserve">. </w:t>
      </w:r>
      <w:r w:rsidRPr="00B908B6">
        <w:rPr>
          <w:rFonts w:ascii="Calibri" w:hAnsi="Calibri" w:cs="Calibri"/>
          <w:i/>
          <w:iCs/>
          <w:noProof/>
          <w:szCs w:val="24"/>
        </w:rPr>
        <w:t>105</w:t>
      </w:r>
      <w:r w:rsidRPr="00B908B6">
        <w:rPr>
          <w:rFonts w:ascii="Calibri" w:hAnsi="Calibri" w:cs="Calibri"/>
          <w:noProof/>
          <w:szCs w:val="24"/>
        </w:rPr>
        <w:t>(12), 3564–3596.</w:t>
      </w:r>
    </w:p>
    <w:p w14:paraId="57AD354E"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Marinescu, I. (2017). The general equilibrium impacts of unemployment insurance: Evidence from a large online job board.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150</w:t>
      </w:r>
      <w:r w:rsidRPr="00B908B6">
        <w:rPr>
          <w:rFonts w:ascii="Calibri" w:hAnsi="Calibri" w:cs="Calibri"/>
          <w:noProof/>
          <w:szCs w:val="24"/>
        </w:rPr>
        <w:t>, 14–29. https://doi.org/10.1016/j.jpubeco.2017.02.012</w:t>
      </w:r>
    </w:p>
    <w:p w14:paraId="2AE2CC13"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Mcdonald, I. M., &amp; Solow, R. M. (1981). </w:t>
      </w:r>
      <w:r w:rsidRPr="00B908B6">
        <w:rPr>
          <w:rFonts w:ascii="Calibri" w:hAnsi="Calibri" w:cs="Calibri"/>
          <w:i/>
          <w:iCs/>
          <w:noProof/>
          <w:szCs w:val="24"/>
        </w:rPr>
        <w:t>Wage Bargaining and Employment</w:t>
      </w:r>
      <w:r w:rsidRPr="00B908B6">
        <w:rPr>
          <w:rFonts w:ascii="Calibri" w:hAnsi="Calibri" w:cs="Calibri"/>
          <w:noProof/>
          <w:szCs w:val="24"/>
        </w:rPr>
        <w:t xml:space="preserve">. </w:t>
      </w:r>
      <w:r w:rsidRPr="00B908B6">
        <w:rPr>
          <w:rFonts w:ascii="Calibri" w:hAnsi="Calibri" w:cs="Calibri"/>
          <w:i/>
          <w:iCs/>
          <w:noProof/>
          <w:szCs w:val="24"/>
        </w:rPr>
        <w:t>71</w:t>
      </w:r>
      <w:r w:rsidRPr="00B908B6">
        <w:rPr>
          <w:rFonts w:ascii="Calibri" w:hAnsi="Calibri" w:cs="Calibri"/>
          <w:noProof/>
          <w:szCs w:val="24"/>
        </w:rPr>
        <w:t>(5), 896–908.</w:t>
      </w:r>
    </w:p>
    <w:p w14:paraId="59BBCD77"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Millemaci, E., &amp; Ofria, F. (2014). Kaldor-Verdoorn’s law and increasing returns to scale: A comparison across developed countries. </w:t>
      </w:r>
      <w:r w:rsidRPr="00B908B6">
        <w:rPr>
          <w:rFonts w:ascii="Calibri" w:hAnsi="Calibri" w:cs="Calibri"/>
          <w:i/>
          <w:iCs/>
          <w:noProof/>
          <w:szCs w:val="24"/>
        </w:rPr>
        <w:t>Journal of Economic Studies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(1), 140–162. https://doi.org/10.1108/JES-02-2012-0026</w:t>
      </w:r>
    </w:p>
    <w:p w14:paraId="14C642E6"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Nørgaard, T. (1995). </w:t>
      </w:r>
      <w:r w:rsidRPr="00B908B6">
        <w:rPr>
          <w:rFonts w:ascii="Calibri" w:hAnsi="Calibri" w:cs="Calibri"/>
          <w:i/>
          <w:iCs/>
          <w:noProof/>
          <w:szCs w:val="24"/>
        </w:rPr>
        <w:t>Bekendtgørelse om fastsættelse og regulering af omregningssats</w:t>
      </w:r>
      <w:r w:rsidRPr="00B908B6">
        <w:rPr>
          <w:rFonts w:ascii="Calibri" w:hAnsi="Calibri" w:cs="Calibri"/>
          <w:noProof/>
          <w:szCs w:val="24"/>
        </w:rPr>
        <w:t>. https://www.retsinformation.dk/eli/lta/1995/1154</w:t>
      </w:r>
    </w:p>
    <w:p w14:paraId="15011DEA"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Risgaard, L. (2021). </w:t>
      </w:r>
      <w:r w:rsidRPr="00B908B6">
        <w:rPr>
          <w:rFonts w:ascii="Calibri" w:hAnsi="Calibri" w:cs="Calibri"/>
          <w:i/>
          <w:iCs/>
          <w:noProof/>
          <w:szCs w:val="24"/>
        </w:rPr>
        <w:t>Mere tryghed til lønmodtagerne</w:t>
      </w:r>
      <w:r w:rsidRPr="00B908B6">
        <w:rPr>
          <w:rFonts w:ascii="Calibri" w:hAnsi="Calibri" w:cs="Calibri"/>
          <w:noProof/>
          <w:szCs w:val="24"/>
        </w:rPr>
        <w:t>.</w:t>
      </w:r>
    </w:p>
    <w:p w14:paraId="66E561DD"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Setterfield, M. (2003). Supply and Demand in the Theory of Long-run Growth: Introduction to a symposium on demand-led growth. </w:t>
      </w:r>
      <w:r w:rsidRPr="00B908B6">
        <w:rPr>
          <w:rFonts w:ascii="Calibri" w:hAnsi="Calibri" w:cs="Calibri"/>
          <w:i/>
          <w:iCs/>
          <w:noProof/>
          <w:szCs w:val="24"/>
        </w:rPr>
        <w:t>Review of Political Economy</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(1), 23–32. https://doi.org/10.1080/09538250308440</w:t>
      </w:r>
    </w:p>
    <w:p w14:paraId="08E83C8C"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Shapiro, B. C., &amp; Stiglitz, J. E. (1984). American Economic Association Equilibrium Unemployment as a Worker Discipline Device. </w:t>
      </w:r>
      <w:r w:rsidRPr="00B908B6">
        <w:rPr>
          <w:rFonts w:ascii="Calibri" w:hAnsi="Calibri" w:cs="Calibri"/>
          <w:i/>
          <w:iCs/>
          <w:noProof/>
          <w:szCs w:val="24"/>
        </w:rPr>
        <w:t>The American Economic Review</w:t>
      </w:r>
      <w:r w:rsidRPr="00B908B6">
        <w:rPr>
          <w:rFonts w:ascii="Calibri" w:hAnsi="Calibri" w:cs="Calibri"/>
          <w:noProof/>
          <w:szCs w:val="24"/>
        </w:rPr>
        <w:t xml:space="preserve">, </w:t>
      </w:r>
      <w:r w:rsidRPr="00B908B6">
        <w:rPr>
          <w:rFonts w:ascii="Calibri" w:hAnsi="Calibri" w:cs="Calibri"/>
          <w:i/>
          <w:iCs/>
          <w:noProof/>
          <w:szCs w:val="24"/>
        </w:rPr>
        <w:t>74</w:t>
      </w:r>
      <w:r w:rsidRPr="00B908B6">
        <w:rPr>
          <w:rFonts w:ascii="Calibri" w:hAnsi="Calibri" w:cs="Calibri"/>
          <w:noProof/>
          <w:szCs w:val="24"/>
        </w:rPr>
        <w:t>(3), 433–444.</w:t>
      </w:r>
    </w:p>
    <w:p w14:paraId="5067717E"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Stockhammer, E., &amp; Lavoie, M. (2013). Wage-led Growth. In </w:t>
      </w:r>
      <w:r w:rsidRPr="00B908B6">
        <w:rPr>
          <w:rFonts w:ascii="Calibri" w:hAnsi="Calibri" w:cs="Calibri"/>
          <w:i/>
          <w:iCs/>
          <w:noProof/>
          <w:szCs w:val="24"/>
        </w:rPr>
        <w:t>Wage-led Growth</w:t>
      </w:r>
      <w:r w:rsidRPr="00B908B6">
        <w:rPr>
          <w:rFonts w:ascii="Calibri" w:hAnsi="Calibri" w:cs="Calibri"/>
          <w:noProof/>
          <w:szCs w:val="24"/>
        </w:rPr>
        <w:t xml:space="preserve"> (Issue February). https://doi.org/10.1057/9781137357939</w:t>
      </w:r>
    </w:p>
    <w:p w14:paraId="2B79D62D"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rPr>
      </w:pPr>
      <w:r w:rsidRPr="00B908B6">
        <w:rPr>
          <w:rFonts w:ascii="Calibri" w:hAnsi="Calibri" w:cs="Calibri"/>
          <w:noProof/>
          <w:szCs w:val="24"/>
        </w:rPr>
        <w:lastRenderedPageBreak/>
        <w:t xml:space="preserve">Topel, B. R. H. (1983). </w:t>
      </w:r>
      <w:r w:rsidRPr="00B908B6">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908B6">
        <w:rPr>
          <w:rFonts w:ascii="Calibri" w:hAnsi="Calibri" w:cs="Calibri"/>
          <w:noProof/>
          <w:szCs w:val="24"/>
        </w:rPr>
        <w:t xml:space="preserve">. </w:t>
      </w:r>
      <w:r w:rsidRPr="00B908B6">
        <w:rPr>
          <w:rFonts w:ascii="Calibri" w:hAnsi="Calibri" w:cs="Calibri"/>
          <w:i/>
          <w:iCs/>
          <w:noProof/>
          <w:szCs w:val="24"/>
        </w:rPr>
        <w:t>73</w:t>
      </w:r>
      <w:r w:rsidRPr="00B908B6">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99"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99"/>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100" w:name="_Ref120689876"/>
      <w:r>
        <w:t xml:space="preserve">Appendix 2: </w:t>
      </w:r>
      <w:r w:rsidR="0006174A">
        <w:t>Sensitivity analysis</w:t>
      </w:r>
      <w:bookmarkEnd w:id="100"/>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101"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101"/>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102"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102"/>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r>
              <w:rPr>
                <w:rFonts w:ascii="Calibri" w:eastAsia="Calibri" w:hAnsi="Calibri" w:cs="Arial"/>
                <w:b/>
                <w:bCs/>
                <w:sz w:val="20"/>
                <w:szCs w:val="20"/>
                <w:lang w:val="da-DK"/>
              </w:rPr>
              <w:t>Wage channel equations:</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r>
              <w:rPr>
                <w:sz w:val="20"/>
                <w:szCs w:val="20"/>
              </w:rPr>
              <w:t>Noninal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8"/>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9"/>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0"/>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1"/>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2"/>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3"/>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4"/>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5"/>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6"/>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7"/>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8"/>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9"/>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0"/>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1"/>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2"/>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3"/>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4"/>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5"/>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6"/>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47"/>
      <w:footerReference w:type="default" r:id="rId48"/>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Fløj Thomsen" w:date="2022-12-17T13:18:00Z" w:initials="SFT">
    <w:p w14:paraId="51E3C483" w14:textId="77777777" w:rsidR="008900FF" w:rsidRDefault="001D572D" w:rsidP="00440F72">
      <w:pPr>
        <w:pStyle w:val="Kommentartekst"/>
      </w:pPr>
      <w:r>
        <w:rPr>
          <w:rStyle w:val="Kommentarhenvisning"/>
        </w:rPr>
        <w:annotationRef/>
      </w:r>
      <w:r w:rsidR="008900FF">
        <w:t>Har forsøgt at korte lidt ned, men der skal sikkert mere væk</w:t>
      </w:r>
    </w:p>
  </w:comment>
  <w:comment w:id="46" w:author="Simon Thomsen" w:date="2022-12-15T08:15:00Z" w:initials="ST">
    <w:p w14:paraId="146604CC" w14:textId="3D23B911" w:rsidR="00366564" w:rsidRDefault="00366564" w:rsidP="00DA604A">
      <w:pPr>
        <w:pStyle w:val="Kommentartekst"/>
      </w:pPr>
      <w:r>
        <w:rPr>
          <w:rStyle w:val="Kommentarhenvisning"/>
        </w:rPr>
        <w:annotationRef/>
      </w:r>
      <w:r>
        <w:t>Inkluderer noget med økonomiens tilstand også - Arbejdsløsheds raten</w:t>
      </w:r>
    </w:p>
  </w:comment>
  <w:comment w:id="48" w:author="Simon Fløj Thomsen" w:date="2022-12-18T10:21:00Z" w:initials="SFT">
    <w:p w14:paraId="5BEFFFB6" w14:textId="77777777" w:rsidR="00EA5901" w:rsidRDefault="00EA5901" w:rsidP="00173B3B">
      <w:pPr>
        <w:pStyle w:val="Kommentartekst"/>
      </w:pPr>
      <w:r>
        <w:rPr>
          <w:rStyle w:val="Kommentarhenvisning"/>
        </w:rPr>
        <w:annotationRef/>
      </w:r>
      <w:r>
        <w:t>Ændre "kilde"</w:t>
      </w:r>
    </w:p>
  </w:comment>
  <w:comment w:id="49" w:author="Simon Fløj Thomsen" w:date="2022-12-18T10:27:00Z" w:initials="SFT">
    <w:p w14:paraId="5033D94E" w14:textId="77777777" w:rsidR="00EA5901" w:rsidRDefault="00EA5901" w:rsidP="00836619">
      <w:pPr>
        <w:pStyle w:val="Kommentartekst"/>
      </w:pPr>
      <w:r>
        <w:rPr>
          <w:rStyle w:val="Kommentarhenvisning"/>
        </w:rPr>
        <w:annotationRef/>
      </w:r>
      <w:r>
        <w:t>Skal vel ændres til engelsk?</w:t>
      </w:r>
    </w:p>
  </w:comment>
  <w:comment w:id="51" w:author="Simon Fløj Thomsen" w:date="2022-12-18T10:31:00Z" w:initials="SFT">
    <w:p w14:paraId="54BAD4FB" w14:textId="77777777" w:rsidR="00471EEE" w:rsidRDefault="00471EEE" w:rsidP="0036281A">
      <w:pPr>
        <w:pStyle w:val="Kommentartekst"/>
      </w:pPr>
      <w:r>
        <w:rPr>
          <w:rStyle w:val="Kommentarhenvisning"/>
        </w:rPr>
        <w:annotationRef/>
      </w:r>
      <w:r>
        <w:t>Skal lige tjekke igen</w:t>
      </w:r>
    </w:p>
  </w:comment>
  <w:comment w:id="52" w:author="Simon Fløj Thomsen" w:date="2022-12-18T10:36:00Z" w:initials="SFT">
    <w:p w14:paraId="2A2FCF01" w14:textId="77777777" w:rsidR="00471EEE" w:rsidRDefault="00471EEE" w:rsidP="00570F80">
      <w:pPr>
        <w:pStyle w:val="Kommentartekst"/>
      </w:pPr>
      <w:r>
        <w:rPr>
          <w:rStyle w:val="Kommentarhenvisning"/>
        </w:rPr>
        <w:annotationRef/>
      </w:r>
      <w:r>
        <w:t>Burde man bare slette disse forklaringer, og bare skrive at DØRS inkludere flere effekter end den ene?</w:t>
      </w:r>
    </w:p>
  </w:comment>
  <w:comment w:id="53" w:author="Simon Fløj Thomsen" w:date="2022-12-16T17:14:00Z" w:initials="SFT">
    <w:p w14:paraId="3CD677BE" w14:textId="6F2B6260" w:rsidR="001572F0" w:rsidRDefault="001572F0" w:rsidP="00CA7086">
      <w:pPr>
        <w:pStyle w:val="Kommentartekst"/>
      </w:pPr>
      <w:r>
        <w:rPr>
          <w:rStyle w:val="Kommentarhenvisning"/>
        </w:rPr>
        <w:annotationRef/>
      </w:r>
      <w:r>
        <w:t xml:space="preserve">Ved ik helt hvad jeg skal skrive her, fordi det er vel mere diskussion jeg laver i de to scenarier. </w:t>
      </w:r>
    </w:p>
  </w:comment>
  <w:comment w:id="54" w:author="Simon Fløj Thomsen" w:date="2022-12-16T17:15:00Z" w:initials="SFT">
    <w:p w14:paraId="1D4A6B86" w14:textId="77777777" w:rsidR="001572F0" w:rsidRDefault="001572F0" w:rsidP="00FC1FD6">
      <w:pPr>
        <w:pStyle w:val="Kommentartekst"/>
      </w:pPr>
      <w:r>
        <w:rPr>
          <w:rStyle w:val="Kommentarhenvisning"/>
        </w:rPr>
        <w:annotationRef/>
      </w:r>
      <w:r>
        <w:t>Jeg tænker muligvis stadig at lave et scenarie kun med løn kanalen, hvor man kan diskutere det med profit/Wage-led, men måske først inkludere den i selve diskussionen?</w:t>
      </w:r>
    </w:p>
  </w:comment>
  <w:comment w:id="55" w:author="Simon Fløj Thomsen" w:date="2022-12-18T11:29:00Z" w:initials="SFT">
    <w:p w14:paraId="0D4E47AD" w14:textId="77777777" w:rsidR="0002440B" w:rsidRDefault="0002440B" w:rsidP="002C7E54">
      <w:pPr>
        <w:pStyle w:val="Kommentartekst"/>
      </w:pPr>
      <w:r>
        <w:rPr>
          <w:rStyle w:val="Kommentarhenvisning"/>
        </w:rPr>
        <w:annotationRef/>
      </w:r>
      <w:r>
        <w:t>Skal nok lige finde ud af om denne ikke skal opdateres?</w:t>
      </w:r>
    </w:p>
  </w:comment>
  <w:comment w:id="59" w:author="Simon Fløj Thomsen" w:date="2022-12-18T11:36:00Z" w:initials="SFT">
    <w:p w14:paraId="35D3E232" w14:textId="77777777" w:rsidR="0002440B" w:rsidRDefault="0002440B" w:rsidP="005256A9">
      <w:pPr>
        <w:pStyle w:val="Kommentartekst"/>
      </w:pPr>
      <w:r>
        <w:rPr>
          <w:rStyle w:val="Kommentarhenvisning"/>
        </w:rPr>
        <w:annotationRef/>
      </w:r>
      <w:r>
        <w:t xml:space="preserve">Gør at vi nok ikke kan lave en smamenligning med øget forbrug kontra net-lendings for government. </w:t>
      </w:r>
    </w:p>
  </w:comment>
  <w:comment w:id="63" w:author="Simon Fløj Thomsen" w:date="2022-12-16T17:22:00Z" w:initials="SFT">
    <w:p w14:paraId="7033AEC9" w14:textId="37A0FE0F" w:rsidR="000E2AD0" w:rsidRDefault="000E2AD0" w:rsidP="009D5F45">
      <w:pPr>
        <w:pStyle w:val="Kommentartekst"/>
      </w:pPr>
      <w:r>
        <w:rPr>
          <w:rStyle w:val="Kommentarhenvisning"/>
        </w:rPr>
        <w:annotationRef/>
      </w:r>
      <w:r>
        <w:t>Inkluder ur?</w:t>
      </w:r>
    </w:p>
  </w:comment>
  <w:comment w:id="64" w:author="Simon Fløj Thomsen" w:date="2022-12-17T11:39:00Z" w:initials="SFT">
    <w:p w14:paraId="2A621B8F" w14:textId="77777777" w:rsidR="006D215B" w:rsidRDefault="006D215B" w:rsidP="00F014EC">
      <w:pPr>
        <w:pStyle w:val="Kommentartekst"/>
      </w:pPr>
      <w:r>
        <w:rPr>
          <w:rStyle w:val="Kommentarhenvisning"/>
        </w:rPr>
        <w:annotationRef/>
      </w:r>
      <w:r>
        <w:t>Snak med Mikael om dette, for finder egentlig signifikante resultater når ik savings er med, men med den argumentation jeg bruger burde den være med?</w:t>
      </w:r>
    </w:p>
  </w:comment>
  <w:comment w:id="69" w:author="Simon Fløj Thomsen" w:date="2022-12-18T11:51:00Z" w:initials="SFT">
    <w:p w14:paraId="6DBA8F82" w14:textId="77777777" w:rsidR="003119F3" w:rsidRDefault="00DE72D0" w:rsidP="002478F3">
      <w:pPr>
        <w:pStyle w:val="Kommentartekst"/>
      </w:pPr>
      <w:r>
        <w:rPr>
          <w:rStyle w:val="Kommentarhenvisning"/>
        </w:rPr>
        <w:annotationRef/>
      </w:r>
      <w:r w:rsidR="003119F3">
        <w:t>Har kun opdateret den sidste del af dette afsnit, samt inkluderet de nye plots for at vise hvordan det passer med data. Der kommer en rimelig stor afvigelse efter stødet nu, da løn-kanalen er med, så der kommer en noget større lønstigning end data viser nu...</w:t>
      </w:r>
    </w:p>
  </w:comment>
  <w:comment w:id="70" w:author="Simon Fløj Thomsen" w:date="2022-12-18T11:59:00Z" w:initials="SFT">
    <w:p w14:paraId="58FC63AE" w14:textId="249BCB57" w:rsidR="000C6C31" w:rsidRDefault="000C6C31" w:rsidP="008A527A">
      <w:pPr>
        <w:pStyle w:val="Kommentartekst"/>
      </w:pPr>
      <w:r>
        <w:rPr>
          <w:rStyle w:val="Kommentarhenvisning"/>
        </w:rPr>
        <w:annotationRef/>
      </w:r>
      <w:r>
        <w:t>Kunne også være et argument for at fjerne den?</w:t>
      </w:r>
    </w:p>
  </w:comment>
  <w:comment w:id="71" w:author="Simon Fløj Thomsen" w:date="2022-12-16T17:29:00Z" w:initials="SFT">
    <w:p w14:paraId="0BAB2D8B" w14:textId="74D6A254" w:rsidR="009F442A" w:rsidRDefault="009F442A" w:rsidP="002147AE">
      <w:pPr>
        <w:pStyle w:val="Kommentartekst"/>
      </w:pPr>
      <w:r>
        <w:rPr>
          <w:rStyle w:val="Kommentarhenvisning"/>
        </w:rPr>
        <w:annotationRef/>
      </w:r>
      <w:r>
        <w:t>Ved ik om løn dataet der gør ind i modellen nu skal tilpasses?</w:t>
      </w:r>
    </w:p>
  </w:comment>
  <w:comment w:id="73" w:author="Simon Fløj Thomsen" w:date="2022-12-17T12:09:00Z" w:initials="SFT">
    <w:p w14:paraId="68174BE2" w14:textId="77777777" w:rsidR="009F44F0" w:rsidRDefault="009F44F0" w:rsidP="00094904">
      <w:pPr>
        <w:pStyle w:val="Kommentartekst"/>
      </w:pPr>
      <w:r>
        <w:rPr>
          <w:rStyle w:val="Kommentarhenvisning"/>
        </w:rPr>
        <w:annotationRef/>
      </w:r>
      <w:r>
        <w:t>Højere løn-vækst øger nu max dagpenge</w:t>
      </w:r>
    </w:p>
  </w:comment>
  <w:comment w:id="77" w:author="Simon Fløj Thomsen" w:date="2022-12-18T19:48:00Z" w:initials="SFT">
    <w:p w14:paraId="61E09AD9" w14:textId="77777777" w:rsidR="000872C7" w:rsidRDefault="00B908B6" w:rsidP="006A7435">
      <w:pPr>
        <w:pStyle w:val="Kommentartekst"/>
      </w:pPr>
      <w:r>
        <w:rPr>
          <w:rStyle w:val="Kommentarhenvisning"/>
        </w:rPr>
        <w:annotationRef/>
      </w:r>
      <w:r w:rsidR="000872C7">
        <w:t xml:space="preserve">Kunne man også argumentere for at fjerne løn-kanalen da data ikke passer godt i slutningen af perioden. </w:t>
      </w:r>
    </w:p>
  </w:comment>
  <w:comment w:id="78" w:author="Simon Fløj Thomsen" w:date="2022-12-17T08:46:00Z" w:initials="SFT">
    <w:p w14:paraId="376CC527" w14:textId="697051E8" w:rsidR="00721337" w:rsidRDefault="00721337" w:rsidP="004C58C5">
      <w:pPr>
        <w:pStyle w:val="Kommentartekst"/>
      </w:pPr>
      <w:r>
        <w:rPr>
          <w:rStyle w:val="Kommentarhenvisning"/>
        </w:rPr>
        <w:annotationRef/>
      </w:r>
      <w:r>
        <w:t>Kan jeg muligvis sætte en grund ind her?</w:t>
      </w:r>
    </w:p>
  </w:comment>
  <w:comment w:id="79" w:author="Simon Fløj Thomsen" w:date="2022-12-17T08:55:00Z" w:initials="SFT">
    <w:p w14:paraId="005279F9" w14:textId="77777777" w:rsidR="00B72D8F" w:rsidRDefault="00B72D8F" w:rsidP="003A020F">
      <w:pPr>
        <w:pStyle w:val="Kommentartekst"/>
      </w:pPr>
      <w:r>
        <w:rPr>
          <w:rStyle w:val="Kommentarhenvisning"/>
        </w:rPr>
        <w:annotationRef/>
      </w:r>
      <w:r>
        <w:t>Kunne prøve nogle flere med andet data?</w:t>
      </w:r>
    </w:p>
  </w:comment>
  <w:comment w:id="80" w:author="Simon Fløj Thomsen" w:date="2022-12-17T09:30:00Z" w:initials="SFT">
    <w:p w14:paraId="2B9140DA" w14:textId="77777777" w:rsidR="00B22835" w:rsidRDefault="00B22835" w:rsidP="00E11DCD">
      <w:pPr>
        <w:pStyle w:val="Kommentartekst"/>
      </w:pPr>
      <w:r>
        <w:rPr>
          <w:rStyle w:val="Kommentarhenvisning"/>
        </w:rPr>
        <w:annotationRef/>
      </w:r>
      <w:r>
        <w:t>Enden uddybe her, eller i et stød nede i diskutionen hvor vi kun kigger på løn kanalen?</w:t>
      </w:r>
    </w:p>
  </w:comment>
  <w:comment w:id="81" w:author="Simon Fløj Thomsen" w:date="2022-12-17T09:30:00Z" w:initials="SFT">
    <w:p w14:paraId="6C4E4CF5" w14:textId="423A592B" w:rsidR="00B22835" w:rsidRDefault="00B22835" w:rsidP="00616FBA">
      <w:pPr>
        <w:pStyle w:val="Kommentartekst"/>
      </w:pPr>
      <w:r>
        <w:rPr>
          <w:rStyle w:val="Kommentarhenvisning"/>
        </w:rPr>
        <w:annotationRef/>
      </w:r>
      <w:r>
        <w:t>Snak med Mikael om at forklare den her kanal… eller om den skal laves om?</w:t>
      </w:r>
    </w:p>
  </w:comment>
  <w:comment w:id="82" w:author="Simon Fløj Thomsen" w:date="2022-12-18T20:35:00Z" w:initials="SFT">
    <w:p w14:paraId="15033169" w14:textId="77777777" w:rsidR="000872C7" w:rsidRDefault="000872C7" w:rsidP="00B77F88">
      <w:pPr>
        <w:pStyle w:val="Kommentartekst"/>
      </w:pPr>
      <w:r>
        <w:rPr>
          <w:rStyle w:val="Kommentarhenvisning"/>
        </w:rPr>
        <w:annotationRef/>
      </w:r>
      <w:r>
        <w:t>LF-kanalen</w:t>
      </w:r>
    </w:p>
  </w:comment>
  <w:comment w:id="83" w:author="Simon Fløj Thomsen" w:date="2022-12-17T13:30:00Z" w:initials="SFT">
    <w:p w14:paraId="5104B5D2" w14:textId="09A8AA04" w:rsidR="004012A7" w:rsidRDefault="004012A7" w:rsidP="004F5AEF">
      <w:pPr>
        <w:pStyle w:val="Kommentartekst"/>
      </w:pPr>
      <w:r>
        <w:rPr>
          <w:rStyle w:val="Kommentarhenvisning"/>
        </w:rPr>
        <w:annotationRef/>
      </w:r>
      <w:r>
        <w:t xml:space="preserve">Ved ik om man skal lave et scenarie 4 hvor jeg først fjerner løn-kanalen så man kan se at det er den der er afgørende, da LF-kanallen så ingen effekt vil have. </w:t>
      </w:r>
    </w:p>
  </w:comment>
  <w:comment w:id="84" w:author="Simon Fløj Thomsen" w:date="2022-12-17T13:32:00Z" w:initials="SFT">
    <w:p w14:paraId="568C7746" w14:textId="77777777" w:rsidR="004012A7" w:rsidRDefault="004012A7" w:rsidP="00E31575">
      <w:pPr>
        <w:pStyle w:val="Kommentartekst"/>
      </w:pPr>
      <w:r>
        <w:rPr>
          <w:rStyle w:val="Kommentarhenvisning"/>
        </w:rPr>
        <w:annotationRef/>
      </w:r>
      <w:r>
        <w:t>Kunne måske bare stå i en fodnote nede i diktionen at selv hvis man beholdte LF-kanalen vil det ik ændre på konklussion</w:t>
      </w:r>
    </w:p>
  </w:comment>
  <w:comment w:id="86" w:author="Simon Fløj Thomsen" w:date="2022-12-18T20:00:00Z" w:initials="SFT">
    <w:p w14:paraId="1BCEF1FB" w14:textId="77777777" w:rsidR="000872C7" w:rsidRDefault="00B85EF7" w:rsidP="00725E77">
      <w:pPr>
        <w:pStyle w:val="Kommentartekst"/>
      </w:pPr>
      <w:r>
        <w:rPr>
          <w:rStyle w:val="Kommentarhenvisning"/>
        </w:rPr>
        <w:annotationRef/>
      </w:r>
      <w:r w:rsidR="000872C7">
        <w:t>Ved ik om man behøves en genopfriskning når det kun er 3 scenarier nu</w:t>
      </w:r>
    </w:p>
  </w:comment>
  <w:comment w:id="87" w:author="Simon Fløj Thomsen" w:date="2022-12-17T13:46:00Z" w:initials="SFT">
    <w:p w14:paraId="508FD3E0" w14:textId="049FFC53" w:rsidR="007F5CB2" w:rsidRDefault="007F5CB2" w:rsidP="00EA0B53">
      <w:pPr>
        <w:pStyle w:val="Kommentartekst"/>
      </w:pPr>
      <w:r>
        <w:rPr>
          <w:rStyle w:val="Kommentarhenvisning"/>
        </w:rPr>
        <w:annotationRef/>
      </w:r>
      <w:r>
        <w:t>Dette er for replacement rate, på selve level of income insurance er den kun 2.5 så nok brug det i stedet</w:t>
      </w:r>
    </w:p>
  </w:comment>
  <w:comment w:id="90" w:author="Simon Fløj Thomsen" w:date="2022-12-17T18:26:00Z" w:initials="SFT">
    <w:p w14:paraId="5BE364D4" w14:textId="77777777" w:rsidR="00020762" w:rsidRDefault="00020762" w:rsidP="00796258">
      <w:pPr>
        <w:pStyle w:val="Kommentartekst"/>
      </w:pPr>
      <w:r>
        <w:rPr>
          <w:rStyle w:val="Kommentarhenvisning"/>
        </w:rPr>
        <w:annotationRef/>
      </w:r>
      <w:r>
        <w:t xml:space="preserve">Har som sådan ikke så meget med om dette lige nu… men ved ik helt hvor jeg skal sætte det ind </w:t>
      </w:r>
    </w:p>
  </w:comment>
  <w:comment w:id="91" w:author="Simon Fløj Thomsen" w:date="2022-12-18T20:21:00Z" w:initials="SFT">
    <w:p w14:paraId="1E483B10" w14:textId="77777777" w:rsidR="002F7FE7" w:rsidRDefault="002F7FE7" w:rsidP="00EE19F6">
      <w:pPr>
        <w:pStyle w:val="Kommentartekst"/>
      </w:pPr>
      <w:r>
        <w:rPr>
          <w:rStyle w:val="Kommentarhenvisning"/>
        </w:rPr>
        <w:annotationRef/>
      </w:r>
      <w:r>
        <w:t xml:space="preserve">Enden skulle man nævne at det er afhængig af tre antagelser, og også inkludere en antagelse med at Participation rate er exogen. Og sige de to første assumptions ser vi rimelig stor sandsynlighed for opfyldt. Men den sidste med om worker unions kigger på det her løn gap er mere kritisk. </w:t>
      </w:r>
    </w:p>
  </w:comment>
  <w:comment w:id="92" w:author="Simon Fløj Thomsen" w:date="2022-12-18T20:21:00Z" w:initials="SFT">
    <w:p w14:paraId="2AADE375" w14:textId="77777777" w:rsidR="00AC1E57" w:rsidRDefault="00AC1E57" w:rsidP="002859BF">
      <w:pPr>
        <w:pStyle w:val="Kommentartekst"/>
      </w:pPr>
      <w:r>
        <w:rPr>
          <w:rStyle w:val="Kommentarhenvisning"/>
        </w:rPr>
        <w:annotationRef/>
      </w:r>
      <w:r>
        <w:t xml:space="preserve">Ikke opdateret endnu.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3C483" w15:done="0"/>
  <w15:commentEx w15:paraId="146604CC" w15:done="0"/>
  <w15:commentEx w15:paraId="5BEFFFB6" w15:done="0"/>
  <w15:commentEx w15:paraId="5033D94E" w15:done="0"/>
  <w15:commentEx w15:paraId="54BAD4FB" w15:done="0"/>
  <w15:commentEx w15:paraId="2A2FCF01" w15:done="0"/>
  <w15:commentEx w15:paraId="3CD677BE" w15:done="0"/>
  <w15:commentEx w15:paraId="1D4A6B86" w15:done="0"/>
  <w15:commentEx w15:paraId="0D4E47AD" w15:done="0"/>
  <w15:commentEx w15:paraId="35D3E232" w15:done="0"/>
  <w15:commentEx w15:paraId="7033AEC9" w15:done="0"/>
  <w15:commentEx w15:paraId="2A621B8F" w15:done="0"/>
  <w15:commentEx w15:paraId="6DBA8F82" w15:done="0"/>
  <w15:commentEx w15:paraId="58FC63AE" w15:paraIdParent="6DBA8F82" w15:done="0"/>
  <w15:commentEx w15:paraId="0BAB2D8B" w15:done="0"/>
  <w15:commentEx w15:paraId="68174BE2" w15:done="0"/>
  <w15:commentEx w15:paraId="61E09AD9" w15:done="0"/>
  <w15:commentEx w15:paraId="376CC527" w15:done="0"/>
  <w15:commentEx w15:paraId="005279F9" w15:done="0"/>
  <w15:commentEx w15:paraId="2B9140DA" w15:done="0"/>
  <w15:commentEx w15:paraId="6C4E4CF5" w15:done="0"/>
  <w15:commentEx w15:paraId="15033169" w15:paraIdParent="6C4E4CF5" w15:done="0"/>
  <w15:commentEx w15:paraId="5104B5D2" w15:done="0"/>
  <w15:commentEx w15:paraId="568C7746" w15:paraIdParent="5104B5D2" w15:done="0"/>
  <w15:commentEx w15:paraId="1BCEF1FB" w15:done="0"/>
  <w15:commentEx w15:paraId="508FD3E0" w15:done="0"/>
  <w15:commentEx w15:paraId="5BE364D4" w15:done="0"/>
  <w15:commentEx w15:paraId="1E483B10" w15:paraIdParent="5BE364D4" w15:done="0"/>
  <w15:commentEx w15:paraId="2AADE3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8401F" w16cex:dateUtc="2022-12-17T12:18:00Z"/>
  <w16cex:commentExtensible w16cex:durableId="27455629" w16cex:dateUtc="2022-12-15T07:15:00Z"/>
  <w16cex:commentExtensible w16cex:durableId="2749683F" w16cex:dateUtc="2022-12-18T09:21:00Z"/>
  <w16cex:commentExtensible w16cex:durableId="27496975" w16cex:dateUtc="2022-12-18T09:27:00Z"/>
  <w16cex:commentExtensible w16cex:durableId="27496A95" w16cex:dateUtc="2022-12-18T09:31:00Z"/>
  <w16cex:commentExtensible w16cex:durableId="27496B9A" w16cex:dateUtc="2022-12-18T09:36:00Z"/>
  <w16cex:commentExtensible w16cex:durableId="274725EE" w16cex:dateUtc="2022-12-16T16:14:00Z"/>
  <w16cex:commentExtensible w16cex:durableId="2747264A" w16cex:dateUtc="2022-12-16T16:15:00Z"/>
  <w16cex:commentExtensible w16cex:durableId="2749781C" w16cex:dateUtc="2022-12-18T10:29:00Z"/>
  <w16cex:commentExtensible w16cex:durableId="274979AA" w16cex:dateUtc="2022-12-18T10:36:00Z"/>
  <w16cex:commentExtensible w16cex:durableId="274727EA" w16cex:dateUtc="2022-12-16T16:22:00Z"/>
  <w16cex:commentExtensible w16cex:durableId="274828FA" w16cex:dateUtc="2022-12-17T10:39:00Z"/>
  <w16cex:commentExtensible w16cex:durableId="27497D34" w16cex:dateUtc="2022-12-18T10:51:00Z"/>
  <w16cex:commentExtensible w16cex:durableId="27497F08" w16cex:dateUtc="2022-12-18T10:59:00Z"/>
  <w16cex:commentExtensible w16cex:durableId="2747298D" w16cex:dateUtc="2022-12-16T16:29:00Z"/>
  <w16cex:commentExtensible w16cex:durableId="27482FF6" w16cex:dateUtc="2022-12-17T11:09:00Z"/>
  <w16cex:commentExtensible w16cex:durableId="2749ED29" w16cex:dateUtc="2022-12-18T18:48:00Z"/>
  <w16cex:commentExtensible w16cex:durableId="2748007C" w16cex:dateUtc="2022-12-17T07:46:00Z"/>
  <w16cex:commentExtensible w16cex:durableId="27480297" w16cex:dateUtc="2022-12-17T07:55:00Z"/>
  <w16cex:commentExtensible w16cex:durableId="27480ACD" w16cex:dateUtc="2022-12-17T08:30:00Z"/>
  <w16cex:commentExtensible w16cex:durableId="27480AA0" w16cex:dateUtc="2022-12-17T08:30:00Z"/>
  <w16cex:commentExtensible w16cex:durableId="2749F809" w16cex:dateUtc="2022-12-18T19:35:00Z"/>
  <w16cex:commentExtensible w16cex:durableId="274842DB" w16cex:dateUtc="2022-12-17T12:30:00Z"/>
  <w16cex:commentExtensible w16cex:durableId="2748437E" w16cex:dateUtc="2022-12-17T12:32:00Z"/>
  <w16cex:commentExtensible w16cex:durableId="2749EFDA" w16cex:dateUtc="2022-12-18T19:00:00Z"/>
  <w16cex:commentExtensible w16cex:durableId="274846AB" w16cex:dateUtc="2022-12-17T12:46:00Z"/>
  <w16cex:commentExtensible w16cex:durableId="27488854" w16cex:dateUtc="2022-12-17T17:26:00Z"/>
  <w16cex:commentExtensible w16cex:durableId="2749F4BA" w16cex:dateUtc="2022-12-18T19:21:00Z"/>
  <w16cex:commentExtensible w16cex:durableId="2749F4E6" w16cex:dateUtc="2022-12-18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3C483" w16cid:durableId="2748401F"/>
  <w16cid:commentId w16cid:paraId="146604CC" w16cid:durableId="27455629"/>
  <w16cid:commentId w16cid:paraId="5BEFFFB6" w16cid:durableId="2749683F"/>
  <w16cid:commentId w16cid:paraId="5033D94E" w16cid:durableId="27496975"/>
  <w16cid:commentId w16cid:paraId="54BAD4FB" w16cid:durableId="27496A95"/>
  <w16cid:commentId w16cid:paraId="2A2FCF01" w16cid:durableId="27496B9A"/>
  <w16cid:commentId w16cid:paraId="3CD677BE" w16cid:durableId="274725EE"/>
  <w16cid:commentId w16cid:paraId="1D4A6B86" w16cid:durableId="2747264A"/>
  <w16cid:commentId w16cid:paraId="0D4E47AD" w16cid:durableId="2749781C"/>
  <w16cid:commentId w16cid:paraId="35D3E232" w16cid:durableId="274979AA"/>
  <w16cid:commentId w16cid:paraId="7033AEC9" w16cid:durableId="274727EA"/>
  <w16cid:commentId w16cid:paraId="2A621B8F" w16cid:durableId="274828FA"/>
  <w16cid:commentId w16cid:paraId="6DBA8F82" w16cid:durableId="27497D34"/>
  <w16cid:commentId w16cid:paraId="58FC63AE" w16cid:durableId="27497F08"/>
  <w16cid:commentId w16cid:paraId="0BAB2D8B" w16cid:durableId="2747298D"/>
  <w16cid:commentId w16cid:paraId="68174BE2" w16cid:durableId="27482FF6"/>
  <w16cid:commentId w16cid:paraId="61E09AD9" w16cid:durableId="2749ED29"/>
  <w16cid:commentId w16cid:paraId="376CC527" w16cid:durableId="2748007C"/>
  <w16cid:commentId w16cid:paraId="005279F9" w16cid:durableId="27480297"/>
  <w16cid:commentId w16cid:paraId="2B9140DA" w16cid:durableId="27480ACD"/>
  <w16cid:commentId w16cid:paraId="6C4E4CF5" w16cid:durableId="27480AA0"/>
  <w16cid:commentId w16cid:paraId="15033169" w16cid:durableId="2749F809"/>
  <w16cid:commentId w16cid:paraId="5104B5D2" w16cid:durableId="274842DB"/>
  <w16cid:commentId w16cid:paraId="568C7746" w16cid:durableId="2748437E"/>
  <w16cid:commentId w16cid:paraId="1BCEF1FB" w16cid:durableId="2749EFDA"/>
  <w16cid:commentId w16cid:paraId="508FD3E0" w16cid:durableId="274846AB"/>
  <w16cid:commentId w16cid:paraId="5BE364D4" w16cid:durableId="27488854"/>
  <w16cid:commentId w16cid:paraId="1E483B10" w16cid:durableId="2749F4BA"/>
  <w16cid:commentId w16cid:paraId="2AADE375" w16cid:durableId="2749F4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B92D5" w14:textId="77777777" w:rsidR="006C6B39" w:rsidRDefault="006C6B39" w:rsidP="005F6ED0">
      <w:pPr>
        <w:spacing w:after="0" w:line="240" w:lineRule="auto"/>
      </w:pPr>
      <w:r>
        <w:separator/>
      </w:r>
    </w:p>
  </w:endnote>
  <w:endnote w:type="continuationSeparator" w:id="0">
    <w:p w14:paraId="12DA11E3" w14:textId="77777777" w:rsidR="006C6B39" w:rsidRDefault="006C6B39"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6733C" w14:textId="77777777" w:rsidR="006C6B39" w:rsidRDefault="006C6B39" w:rsidP="005F6ED0">
      <w:pPr>
        <w:spacing w:after="0" w:line="240" w:lineRule="auto"/>
      </w:pPr>
      <w:r>
        <w:separator/>
      </w:r>
    </w:p>
  </w:footnote>
  <w:footnote w:type="continuationSeparator" w:id="0">
    <w:p w14:paraId="36B5B571" w14:textId="77777777" w:rsidR="006C6B39" w:rsidRDefault="006C6B39" w:rsidP="005F6ED0">
      <w:pPr>
        <w:spacing w:after="0" w:line="240" w:lineRule="auto"/>
      </w:pPr>
      <w:r>
        <w:continuationSeparator/>
      </w:r>
    </w:p>
  </w:footnote>
  <w:footnote w:id="1">
    <w:p w14:paraId="79723BFB" w14:textId="77777777" w:rsidR="003C4BAC" w:rsidRPr="005900D2" w:rsidDel="00366564" w:rsidRDefault="003C4BAC" w:rsidP="003C4BAC">
      <w:pPr>
        <w:pStyle w:val="Fodnotetekst"/>
        <w:rPr>
          <w:del w:id="44" w:author="Simon Thomsen" w:date="2022-12-15T08:12:00Z"/>
        </w:rPr>
      </w:pPr>
      <w:del w:id="45" w:author="Simon Thomsen" w:date="2022-12-15T08:12:00Z">
        <w:r w:rsidRPr="005239BF" w:rsidDel="00366564">
          <w:rPr>
            <w:rStyle w:val="Fodnotehenvisning"/>
          </w:rPr>
          <w:footnoteRef/>
        </w:r>
        <w:r w:rsidDel="00366564">
          <w:delText xml:space="preserve"> </w:delText>
        </w:r>
        <w:r w:rsidDel="00366564">
          <w:rPr>
            <w:rStyle w:val="cf01"/>
          </w:rPr>
          <w:delText>Theoretically we should look at the reservation salary, but as this is not observable studies usually use different measures of the wage.</w:delText>
        </w:r>
      </w:del>
    </w:p>
  </w:footnote>
  <w:footnote w:id="2">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Aastrup writes under the organization” Landsorganisationen”, Magnus Jensen and Asbjørn Nørregaard writes under the </w:t>
      </w:r>
      <w:proofErr w:type="gramStart"/>
      <w:r w:rsidRPr="00A82B25">
        <w:t>organization ”Cevea</w:t>
      </w:r>
      <w:proofErr w:type="gramEnd"/>
      <w:r w:rsidRPr="00A82B25">
        <w:t>”, and lastly Lizette Risgaard writes under the organization ”Fagbevægelsens Hovedorganisation”</w:t>
      </w:r>
    </w:p>
  </w:footnote>
  <w:footnote w:id="4">
    <w:p w14:paraId="5266F0F0" w14:textId="64A49960" w:rsidR="00D1625A" w:rsidRPr="005900D2" w:rsidRDefault="00D1625A">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9">
    <w:p w14:paraId="52DAE715" w14:textId="3A133FB9" w:rsidR="009F442A" w:rsidRPr="009F442A" w:rsidRDefault="009F442A" w:rsidP="009F442A">
      <w:pPr>
        <w:spacing w:line="240" w:lineRule="auto"/>
        <w:rPr>
          <w:sz w:val="24"/>
          <w:szCs w:val="24"/>
        </w:rPr>
      </w:pPr>
      <w:r w:rsidRPr="005239BF">
        <w:rPr>
          <w:rStyle w:val="Fodnotehenvisning"/>
        </w:rPr>
        <w:footnoteRef/>
      </w:r>
      <w:r>
        <w:t xml:space="preserve"> </w:t>
      </w:r>
      <w:r w:rsidRPr="009F442A">
        <w:rPr>
          <w:sz w:val="20"/>
          <w:szCs w:val="20"/>
        </w:rPr>
        <w:t>In section 3, we described the two static models of income insurance and cash-benefits build by the IS-commission where people would switch from the IS-program to the cash-benefits program if the later one resulted in a higher level of benefits. As this effect is already accounted for in the</w:t>
      </w:r>
      <w:r w:rsidRPr="00AC0541">
        <w:rPr>
          <w:sz w:val="24"/>
          <w:szCs w:val="24"/>
        </w:rPr>
        <w:t xml:space="preserve"> </w:t>
      </w:r>
      <w:r w:rsidRPr="009F442A">
        <w:rPr>
          <w:sz w:val="20"/>
          <w:szCs w:val="20"/>
        </w:rPr>
        <w:t xml:space="preserve">IS-model and thereby the micro elasticity, we will not include this link in our model, instead we will use the effects used by </w:t>
      </w:r>
      <w:r w:rsidRPr="009F442A">
        <w:rPr>
          <w:noProof/>
          <w:sz w:val="20"/>
          <w:szCs w:val="20"/>
        </w:rPr>
        <w:t>Fazzari et al.</w:t>
      </w:r>
      <w:r w:rsidRPr="009F442A">
        <w:rPr>
          <w:sz w:val="20"/>
          <w:szCs w:val="20"/>
        </w:rPr>
        <w:t xml:space="preserve"> </w:t>
      </w:r>
      <w:r w:rsidRPr="009F442A">
        <w:rPr>
          <w:sz w:val="20"/>
          <w:szCs w:val="20"/>
        </w:rPr>
        <w:fldChar w:fldCharType="begin" w:fldLock="1"/>
      </w:r>
      <w:r w:rsidRPr="009F442A">
        <w:rPr>
          <w:sz w:val="20"/>
          <w:szCs w:val="20"/>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9F442A">
        <w:rPr>
          <w:sz w:val="20"/>
          <w:szCs w:val="20"/>
        </w:rPr>
        <w:fldChar w:fldCharType="separate"/>
      </w:r>
      <w:r w:rsidRPr="009F442A">
        <w:rPr>
          <w:noProof/>
          <w:sz w:val="20"/>
          <w:szCs w:val="20"/>
        </w:rPr>
        <w:t>(2020)</w:t>
      </w:r>
      <w:r w:rsidRPr="009F442A">
        <w:rPr>
          <w:sz w:val="20"/>
          <w:szCs w:val="20"/>
        </w:rPr>
        <w:fldChar w:fldCharType="end"/>
      </w:r>
      <w:r w:rsidRPr="009F442A">
        <w:rPr>
          <w:sz w:val="20"/>
          <w:szCs w:val="20"/>
        </w:rPr>
        <w:t>.</w:t>
      </w:r>
    </w:p>
  </w:footnote>
  <w:footnote w:id="10">
    <w:p w14:paraId="59645B6B" w14:textId="77777777" w:rsidR="000E2AD0" w:rsidRPr="005900D2" w:rsidRDefault="000E2AD0" w:rsidP="000E2AD0">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7A13F9A6" w14:textId="57FECC28" w:rsidR="000E2AD0" w:rsidRPr="005900D2" w:rsidRDefault="000E2AD0" w:rsidP="000E2AD0">
      <w:pPr>
        <w:pStyle w:val="Fodnotetekst"/>
      </w:pPr>
      <w:r w:rsidRPr="005239BF">
        <w:rPr>
          <w:rStyle w:val="Fodnotehenvisning"/>
        </w:rPr>
        <w:footnoteRef/>
      </w:r>
      <w:r>
        <w:t xml:space="preserve"> </w:t>
      </w:r>
      <w:r w:rsidRPr="00845283">
        <w:t>Thereby</w:t>
      </w:r>
      <w:r>
        <w:t xml:space="preserve"> we leave out the two effect</w:t>
      </w:r>
      <w:r w:rsidR="009F442A">
        <w: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360513AC" w14:textId="77777777" w:rsidR="00A749C8" w:rsidRPr="005900D2" w:rsidRDefault="00A749C8" w:rsidP="00A749C8">
      <w:pPr>
        <w:pStyle w:val="Fodnotetekst"/>
      </w:pPr>
      <w:r w:rsidRPr="005239BF">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3">
    <w:p w14:paraId="0422AF64" w14:textId="6B303E91" w:rsidR="00D21A6E" w:rsidRPr="005900D2" w:rsidRDefault="00D21A6E">
      <w:pPr>
        <w:pStyle w:val="Fodnotetekst"/>
      </w:pPr>
      <w:r w:rsidRPr="005239BF">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4">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5">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6">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7">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8">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9">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9. Semester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C63"/>
    <w:rsid w:val="00025ACD"/>
    <w:rsid w:val="00026AE3"/>
    <w:rsid w:val="00026C14"/>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2C7"/>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572F0"/>
    <w:rsid w:val="00160AA0"/>
    <w:rsid w:val="00162AD8"/>
    <w:rsid w:val="00162CBB"/>
    <w:rsid w:val="00162CD9"/>
    <w:rsid w:val="0016509E"/>
    <w:rsid w:val="00166B1E"/>
    <w:rsid w:val="00167010"/>
    <w:rsid w:val="00167FDE"/>
    <w:rsid w:val="00170171"/>
    <w:rsid w:val="001722A0"/>
    <w:rsid w:val="00172AA9"/>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2F7FE7"/>
    <w:rsid w:val="0030022E"/>
    <w:rsid w:val="003013AA"/>
    <w:rsid w:val="003028C8"/>
    <w:rsid w:val="0030303A"/>
    <w:rsid w:val="00305E92"/>
    <w:rsid w:val="00305EB0"/>
    <w:rsid w:val="00306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7D6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75E1"/>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1EEE"/>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6B39"/>
    <w:rsid w:val="006C7E9A"/>
    <w:rsid w:val="006D056C"/>
    <w:rsid w:val="006D215B"/>
    <w:rsid w:val="006D25A4"/>
    <w:rsid w:val="006D2B78"/>
    <w:rsid w:val="006D3714"/>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3A1E"/>
    <w:rsid w:val="007058C1"/>
    <w:rsid w:val="00706B4F"/>
    <w:rsid w:val="00710D24"/>
    <w:rsid w:val="00711A72"/>
    <w:rsid w:val="00711C0B"/>
    <w:rsid w:val="00712B3E"/>
    <w:rsid w:val="0071348A"/>
    <w:rsid w:val="007173E7"/>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00FF"/>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49C8"/>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39B"/>
    <w:rsid w:val="00AC0541"/>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283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2D8F"/>
    <w:rsid w:val="00B73DDB"/>
    <w:rsid w:val="00B75AD4"/>
    <w:rsid w:val="00B813C7"/>
    <w:rsid w:val="00B85C3E"/>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500B"/>
    <w:rsid w:val="00DD6234"/>
    <w:rsid w:val="00DD742A"/>
    <w:rsid w:val="00DD796D"/>
    <w:rsid w:val="00DE0E67"/>
    <w:rsid w:val="00DE16C7"/>
    <w:rsid w:val="00DE20BF"/>
    <w:rsid w:val="00DE26DA"/>
    <w:rsid w:val="00DE460E"/>
    <w:rsid w:val="00DE62EB"/>
    <w:rsid w:val="00DE72D0"/>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4D6D"/>
    <w:rsid w:val="00E77B5F"/>
    <w:rsid w:val="00E81755"/>
    <w:rsid w:val="00E83A4D"/>
    <w:rsid w:val="00E83F11"/>
    <w:rsid w:val="00E840E6"/>
    <w:rsid w:val="00E84765"/>
    <w:rsid w:val="00E861C4"/>
    <w:rsid w:val="00E87C76"/>
    <w:rsid w:val="00E917DD"/>
    <w:rsid w:val="00E94BBF"/>
    <w:rsid w:val="00E95AC4"/>
    <w:rsid w:val="00E95DE7"/>
    <w:rsid w:val="00EA3CF1"/>
    <w:rsid w:val="00EA455C"/>
    <w:rsid w:val="00EA5901"/>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601"/>
    <w:rsid w:val="00ED3896"/>
    <w:rsid w:val="00ED38CE"/>
    <w:rsid w:val="00ED3C43"/>
    <w:rsid w:val="00EE17FC"/>
    <w:rsid w:val="00EE180D"/>
    <w:rsid w:val="00EE671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75</Pages>
  <Words>40012</Words>
  <Characters>244076</Characters>
  <Application>Microsoft Office Word</Application>
  <DocSecurity>0</DocSecurity>
  <Lines>2033</Lines>
  <Paragraphs>567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283521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24</cp:revision>
  <cp:lastPrinted>2022-11-30T09:36:00Z</cp:lastPrinted>
  <dcterms:created xsi:type="dcterms:W3CDTF">2022-12-15T07:16:00Z</dcterms:created>
  <dcterms:modified xsi:type="dcterms:W3CDTF">2022-12-18T19:36:00Z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