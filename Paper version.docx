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2F8FB456" w:rsidR="00D0045A" w:rsidRDefault="00965238">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71E4E522">
                    <wp:simplePos x="0" y="0"/>
                    <wp:positionH relativeFrom="margin">
                      <wp:align>left</wp:align>
                    </wp:positionH>
                    <wp:positionV relativeFrom="paragraph">
                      <wp:posOffset>7901940</wp:posOffset>
                    </wp:positionV>
                    <wp:extent cx="2952750" cy="1476375"/>
                    <wp:effectExtent l="0" t="0" r="0" b="0"/>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noFill/>
                            <a:ln w="6350">
                              <a:no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0;margin-top:622.2pt;width:232.5pt;height:116.2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" filled="f" stroked="f"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v:textbox>
                    <w10:wrap anchorx="margin"/>
                  </v:shape>
                </w:pict>
              </mc:Fallback>
            </mc:AlternateContent>
          </w:r>
          <w:r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789B12BB">
                    <wp:simplePos x="0" y="0"/>
                    <wp:positionH relativeFrom="margin">
                      <wp:posOffset>-529590</wp:posOffset>
                    </wp:positionH>
                    <wp:positionV relativeFrom="margin">
                      <wp:posOffset>243840</wp:posOffset>
                    </wp:positionV>
                    <wp:extent cx="7162800" cy="88011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62800" cy="8801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4C1C00" id="Text Box 138" o:spid="_x0000_s1027" type="#_x0000_t202" style="position:absolute;margin-left:-41.7pt;margin-top:19.2pt;width:564pt;height:6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margin" anchory="margin"/>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E28F9A3"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the level of income insurance </w:t>
      </w:r>
      <w:r w:rsidR="00B722B1">
        <w:rPr>
          <w:sz w:val="24"/>
          <w:szCs w:val="24"/>
        </w:rPr>
        <w:t>relative to</w:t>
      </w:r>
      <w:r>
        <w:rPr>
          <w:sz w:val="24"/>
          <w:szCs w:val="24"/>
        </w:rPr>
        <w:t xml:space="preserve">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w:t>
      </w:r>
      <w:r w:rsidR="00B722B1">
        <w:rPr>
          <w:sz w:val="24"/>
          <w:szCs w:val="24"/>
        </w:rPr>
        <w:t xml:space="preserve"> rate</w:t>
      </w:r>
      <w:r w:rsidR="008C3E64">
        <w:rPr>
          <w:sz w:val="24"/>
          <w:szCs w:val="24"/>
        </w:rPr>
        <w:t xml:space="preserve"> of the maximum level of income insurance. </w:t>
      </w:r>
      <w:r w:rsidR="00CA6CCB">
        <w:rPr>
          <w:sz w:val="24"/>
          <w:szCs w:val="24"/>
        </w:rPr>
        <w:t>Usually,</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is determined so that it approximately follows the growth</w:t>
      </w:r>
      <w:r w:rsidR="00B722B1">
        <w:rPr>
          <w:sz w:val="24"/>
          <w:szCs w:val="24"/>
        </w:rPr>
        <w:t xml:space="preserve"> rate</w:t>
      </w:r>
      <w:r w:rsidR="00CA6CCB">
        <w:rPr>
          <w:sz w:val="24"/>
          <w:szCs w:val="24"/>
        </w:rPr>
        <w:t xml:space="preserve"> in wages</w:t>
      </w:r>
      <w:r w:rsidR="00B722B1">
        <w:rPr>
          <w:sz w:val="24"/>
          <w:szCs w:val="24"/>
        </w:rPr>
        <w:t>.</w:t>
      </w:r>
      <w:r w:rsidR="008C3E64">
        <w:rPr>
          <w:sz w:val="24"/>
          <w:szCs w:val="24"/>
        </w:rPr>
        <w:t xml:space="preserve"> </w:t>
      </w:r>
      <w:r w:rsidR="00B722B1">
        <w:rPr>
          <w:sz w:val="24"/>
          <w:szCs w:val="24"/>
        </w:rPr>
        <w:t>B</w:t>
      </w:r>
      <w:r w:rsidR="008C3E64">
        <w:rPr>
          <w:sz w:val="24"/>
          <w:szCs w:val="24"/>
        </w:rPr>
        <w:t xml:space="preserve">ut </w:t>
      </w:r>
      <w:r w:rsidR="00B722B1">
        <w:rPr>
          <w:sz w:val="24"/>
          <w:szCs w:val="24"/>
        </w:rPr>
        <w:t>starting in</w:t>
      </w:r>
      <w:r w:rsidR="008C3E64">
        <w:rPr>
          <w:sz w:val="24"/>
          <w:szCs w:val="24"/>
        </w:rPr>
        <w:t xml:space="preserve"> 2016</w:t>
      </w:r>
      <w:r w:rsidR="00B722B1">
        <w:rPr>
          <w:sz w:val="24"/>
          <w:szCs w:val="24"/>
        </w:rPr>
        <w:t xml:space="preserve"> the government </w:t>
      </w:r>
      <w:r w:rsidR="0034478F">
        <w:rPr>
          <w:sz w:val="24"/>
          <w:szCs w:val="24"/>
        </w:rPr>
        <w:t>suppressed this growth rate of the maximum level of income insurance, in 2016 with</w:t>
      </w:r>
      <w:r w:rsidR="00BF5E9C" w:rsidRPr="00AB3D2F">
        <w:rPr>
          <w:sz w:val="24"/>
          <w:szCs w:val="24"/>
        </w:rPr>
        <w:t xml:space="preserve"> </w:t>
      </w:r>
      <w:r w:rsidR="00CA6CCB">
        <w:rPr>
          <w:sz w:val="24"/>
          <w:szCs w:val="24"/>
        </w:rPr>
        <w:t>0.3 percent points</w:t>
      </w:r>
      <w:r w:rsidR="00B722B1">
        <w:rPr>
          <w:sz w:val="24"/>
          <w:szCs w:val="24"/>
        </w:rPr>
        <w:t>,</w:t>
      </w:r>
      <w:r w:rsidR="00CA6CCB">
        <w:rPr>
          <w:sz w:val="24"/>
          <w:szCs w:val="24"/>
        </w:rPr>
        <w:t xml:space="preserve"> </w:t>
      </w:r>
      <w:r w:rsidR="00B722B1">
        <w:rPr>
          <w:sz w:val="24"/>
          <w:szCs w:val="24"/>
        </w:rPr>
        <w:t>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w:t>
      </w:r>
      <w:r w:rsidR="0034478F">
        <w:rPr>
          <w:sz w:val="24"/>
          <w:szCs w:val="24"/>
        </w:rPr>
        <w:t>5 percent points</w:t>
      </w:r>
      <w:r w:rsidR="00B722B1">
        <w:rPr>
          <w:sz w:val="24"/>
          <w:szCs w:val="24"/>
        </w:rPr>
        <w:t>, explaining a large part of the fall in the compensation rate in the later years</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5421192E"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34478F">
        <w:rPr>
          <w:sz w:val="24"/>
          <w:szCs w:val="24"/>
        </w:rPr>
        <w:t>obtain</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w:t>
      </w:r>
      <w:r w:rsidR="0034478F">
        <w:rPr>
          <w:sz w:val="24"/>
          <w:szCs w:val="24"/>
        </w:rPr>
        <w:t>analyze</w:t>
      </w:r>
      <w:r w:rsidR="00162CD9" w:rsidRPr="00AB3D2F">
        <w:rPr>
          <w:sz w:val="24"/>
          <w:szCs w:val="24"/>
        </w:rPr>
        <w:t xml:space="preserve"> changes in stock</w:t>
      </w:r>
      <w:r w:rsidR="0034478F">
        <w:rPr>
          <w:sz w:val="24"/>
          <w:szCs w:val="24"/>
        </w:rPr>
        <w:t>-variables</w:t>
      </w:r>
      <w:r w:rsidR="00D7453A" w:rsidRPr="00AB3D2F">
        <w:rPr>
          <w:sz w:val="24"/>
          <w:szCs w:val="24"/>
        </w:rPr>
        <w:t xml:space="preserve">, </w:t>
      </w:r>
      <w:r w:rsidR="00AD3A32" w:rsidRPr="00AB3D2F">
        <w:rPr>
          <w:sz w:val="24"/>
          <w:szCs w:val="24"/>
        </w:rPr>
        <w:t xml:space="preserve">as well as including the feedback effects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34478F">
        <w:rPr>
          <w:sz w:val="24"/>
          <w:szCs w:val="24"/>
        </w:rPr>
        <w:t>,</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2E4D6FA9"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2BEA7627" w:rsidR="00FF0793" w:rsidRPr="00BF1D8A" w:rsidRDefault="000360BB" w:rsidP="00BF1D8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w:t>
      </w:r>
      <w:r w:rsidR="006427A6">
        <w:rPr>
          <w:sz w:val="24"/>
          <w:szCs w:val="24"/>
        </w:rPr>
        <w:lastRenderedPageBreak/>
        <w:t>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p>
    <w:p w14:paraId="625E1022" w14:textId="5BA3E80A" w:rsidR="00C30065" w:rsidRDefault="007F31FE" w:rsidP="00E334EF">
      <w:pPr>
        <w:pStyle w:val="Overskrift1"/>
      </w:pPr>
      <w:bookmarkStart w:id="0" w:name="_Ref119913428"/>
      <w:r>
        <w:t>Section 2: Lit</w:t>
      </w:r>
      <w:r w:rsidR="00BF1D8A">
        <w:t>erature</w:t>
      </w:r>
      <w:r>
        <w:t xml:space="preserve"> review</w:t>
      </w:r>
      <w:bookmarkEnd w:id="0"/>
    </w:p>
    <w:p w14:paraId="3D6E0714" w14:textId="41125D49" w:rsidR="00C30065" w:rsidRDefault="00C30065" w:rsidP="00C30065"/>
    <w:p w14:paraId="78919D3F" w14:textId="1A29DE40" w:rsidR="00C30065" w:rsidRPr="00AB3D2F" w:rsidRDefault="00C30065" w:rsidP="003D1361">
      <w:pPr>
        <w:spacing w:line="360" w:lineRule="auto"/>
        <w:rPr>
          <w:sz w:val="24"/>
          <w:szCs w:val="24"/>
        </w:rPr>
      </w:pPr>
      <w:r w:rsidRPr="00AB3D2F">
        <w:rPr>
          <w:sz w:val="24"/>
          <w:szCs w:val="24"/>
        </w:rPr>
        <w:t>In the later years there has been a large amount of literature towards 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0698C8A1"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1E618AB" w14:textId="56E9021F" w:rsidR="00D75C29" w:rsidRPr="00AB3D2F"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Pr>
          <w:sz w:val="24"/>
          <w:szCs w:val="24"/>
        </w:rPr>
        <w:t>when</w:t>
      </w:r>
      <w:r w:rsidR="00185B9F" w:rsidRPr="00AB3D2F">
        <w:rPr>
          <w:sz w:val="24"/>
          <w:szCs w:val="24"/>
        </w:rPr>
        <w:t xml:space="preserve"> </w:t>
      </w:r>
      <w:r>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FE16D65"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8A957BE" w:rsidR="00057821" w:rsidRPr="00AB3D2F" w:rsidRDefault="00057821" w:rsidP="0006552D">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 xml:space="preserve">ro-capital distributional policies usually </w:t>
      </w:r>
      <w:r w:rsidRPr="00AB3D2F">
        <w:rPr>
          <w:sz w:val="24"/>
          <w:szCs w:val="24"/>
        </w:rPr>
        <w:lastRenderedPageBreak/>
        <w:t>claim to promote ‘</w:t>
      </w:r>
      <w:r w:rsidR="00E36D4D" w:rsidRPr="00AB3D2F">
        <w:rPr>
          <w:sz w:val="24"/>
          <w:szCs w:val="24"/>
        </w:rPr>
        <w:t>labor</w:t>
      </w:r>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1E913FB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w:t>
      </w:r>
      <w:r w:rsidR="002770FB">
        <w:rPr>
          <w:sz w:val="24"/>
          <w:szCs w:val="24"/>
        </w:rPr>
        <w:t xml:space="preserve"> changes to the level of</w:t>
      </w:r>
      <w:r w:rsidR="00A22D11" w:rsidRPr="00AB3D2F">
        <w:rPr>
          <w:sz w:val="24"/>
          <w:szCs w:val="24"/>
        </w:rPr>
        <w:t xml:space="preserve"> income insurance.</w:t>
      </w:r>
    </w:p>
    <w:p w14:paraId="508AC260" w14:textId="77777777" w:rsidR="00AC7AC8" w:rsidRDefault="00CB1B8E" w:rsidP="003C4BAC">
      <w:pPr>
        <w:spacing w:line="360" w:lineRule="auto"/>
        <w:rPr>
          <w:ins w:id="1" w:author="Simon Thomsen" w:date="2022-12-15T07:57:00Z"/>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w:t>
      </w:r>
      <w:r w:rsidR="002770FB">
        <w:rPr>
          <w:sz w:val="24"/>
          <w:szCs w:val="24"/>
        </w:rPr>
        <w:t>by</w:t>
      </w:r>
      <w:r w:rsidR="003C4BAC" w:rsidRPr="00AB3D2F">
        <w:rPr>
          <w:sz w:val="24"/>
          <w:szCs w:val="24"/>
        </w:rPr>
        <w:t xml:space="preserve">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w:t>
      </w:r>
      <w:r w:rsidR="002770FB">
        <w:rPr>
          <w:sz w:val="24"/>
          <w:szCs w:val="24"/>
        </w:rPr>
        <w:t>where</w:t>
      </w:r>
      <w:r w:rsidR="003C4BAC" w:rsidRPr="00AB3D2F">
        <w:rPr>
          <w:sz w:val="24"/>
          <w:szCs w:val="24"/>
        </w:rPr>
        <w:t xml:space="preserve"> the wage will have a negative effect in the form of lowering the demand for labor</w:t>
      </w:r>
      <w:r w:rsidR="002770FB">
        <w:rPr>
          <w:sz w:val="24"/>
          <w:szCs w:val="24"/>
        </w:rPr>
        <w:t>, thereby</w:t>
      </w:r>
      <w:r w:rsidR="003C4BAC" w:rsidRPr="00AB3D2F">
        <w:rPr>
          <w:sz w:val="24"/>
          <w:szCs w:val="24"/>
        </w:rPr>
        <w:t xml:space="preserve"> increasing the number of unemployed. </w:t>
      </w:r>
    </w:p>
    <w:p w14:paraId="3D1F5175" w14:textId="16D336A1" w:rsidR="003C4BAC" w:rsidRPr="00AB3D2F" w:rsidRDefault="00AC7AC8" w:rsidP="003C4BAC">
      <w:pPr>
        <w:spacing w:line="360" w:lineRule="auto"/>
        <w:rPr>
          <w:sz w:val="24"/>
          <w:szCs w:val="24"/>
        </w:rPr>
      </w:pPr>
      <w:ins w:id="2" w:author="Simon Thomsen" w:date="2022-12-15T07:57:00Z">
        <w:r w:rsidRPr="00AB3D2F">
          <w:rPr>
            <w:noProof/>
            <w:sz w:val="24"/>
            <w:szCs w:val="24"/>
          </w:rPr>
          <w:t>Byrialsen &amp; Raza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Pr="00AB3D2F">
          <w:rPr>
            <w:sz w:val="24"/>
            <w:szCs w:val="24"/>
          </w:rPr>
          <w:fldChar w:fldCharType="separate"/>
        </w:r>
        <w:r w:rsidRPr="00884952">
          <w:rPr>
            <w:noProof/>
            <w:sz w:val="24"/>
            <w:szCs w:val="24"/>
          </w:rPr>
          <w:t>(2018)</w:t>
        </w:r>
        <w:r w:rsidRPr="00AB3D2F">
          <w:rPr>
            <w:sz w:val="24"/>
            <w:szCs w:val="24"/>
          </w:rPr>
          <w:fldChar w:fldCharType="end"/>
        </w:r>
        <w:r>
          <w:rPr>
            <w:sz w:val="24"/>
            <w:szCs w:val="24"/>
          </w:rPr>
          <w:t xml:space="preserve"> also include a </w:t>
        </w:r>
      </w:ins>
      <w:ins w:id="3" w:author="Simon Thomsen" w:date="2022-12-15T07:58:00Z">
        <w:r>
          <w:rPr>
            <w:sz w:val="24"/>
            <w:szCs w:val="24"/>
          </w:rPr>
          <w:t xml:space="preserve">positive relationship </w:t>
        </w:r>
      </w:ins>
      <w:ins w:id="4" w:author="Simon Thomsen" w:date="2022-12-15T07:57:00Z">
        <w:r>
          <w:rPr>
            <w:sz w:val="24"/>
            <w:szCs w:val="24"/>
          </w:rPr>
          <w:t>between the level of income insurance and wages, when including</w:t>
        </w:r>
      </w:ins>
      <w:ins w:id="5" w:author="Simon Thomsen" w:date="2022-12-15T07:58:00Z">
        <w:r>
          <w:rPr>
            <w:sz w:val="24"/>
            <w:szCs w:val="24"/>
          </w:rPr>
          <w:t xml:space="preserve"> </w:t>
        </w:r>
        <w:r w:rsidRPr="00AB3D2F">
          <w:rPr>
            <w:sz w:val="24"/>
            <w:szCs w:val="24"/>
          </w:rPr>
          <w:t>the compensation rate in the wage equation</w:t>
        </w:r>
      </w:ins>
      <w:ins w:id="6" w:author="Simon Thomsen" w:date="2022-12-15T08:00:00Z">
        <w:r>
          <w:rPr>
            <w:sz w:val="24"/>
            <w:szCs w:val="24"/>
          </w:rPr>
          <w:t xml:space="preserve">. </w:t>
        </w:r>
        <w:r w:rsidRPr="00AB3D2F">
          <w:rPr>
            <w:sz w:val="24"/>
            <w:szCs w:val="24"/>
          </w:rPr>
          <w:t>argui</w:t>
        </w:r>
        <w:r>
          <w:rPr>
            <w:sz w:val="24"/>
            <w:szCs w:val="24"/>
          </w:rPr>
          <w:t>ng</w:t>
        </w:r>
        <w:r w:rsidRPr="00AB3D2F">
          <w:rPr>
            <w:sz w:val="24"/>
            <w:szCs w:val="24"/>
          </w:rPr>
          <w:t xml:space="preserve"> that </w:t>
        </w:r>
      </w:ins>
      <w:ins w:id="7" w:author="Simon Thomsen" w:date="2022-12-15T08:01:00Z">
        <w:r>
          <w:rPr>
            <w:sz w:val="24"/>
            <w:szCs w:val="24"/>
          </w:rPr>
          <w:t>this</w:t>
        </w:r>
      </w:ins>
      <w:ins w:id="8" w:author="Simon Thomsen" w:date="2022-12-15T08:00:00Z">
        <w:r w:rsidRPr="00AB3D2F">
          <w:rPr>
            <w:sz w:val="24"/>
            <w:szCs w:val="24"/>
          </w:rPr>
          <w:t xml:space="preserve"> is in line with standard models of wage setting, which plays an important role in the determination of the targeted wage </w:t>
        </w:r>
        <w:r w:rsidRPr="00AB3D2F">
          <w:rPr>
            <w:sz w:val="24"/>
            <w:szCs w:val="24"/>
          </w:rPr>
          <w:fldChar w:fldCharType="begin" w:fldLock="1"/>
        </w:r>
        <w:r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Pr="00AB3D2F">
          <w:rPr>
            <w:sz w:val="24"/>
            <w:szCs w:val="24"/>
          </w:rPr>
          <w:fldChar w:fldCharType="separate"/>
        </w:r>
        <w:r w:rsidRPr="00AB3D2F">
          <w:rPr>
            <w:noProof/>
            <w:sz w:val="24"/>
            <w:szCs w:val="24"/>
          </w:rPr>
          <w:t>(Mcdonald &amp; Solow, 1981; Shapiro &amp; Stiglitz, 1984)</w:t>
        </w:r>
        <w:r w:rsidRPr="00AB3D2F">
          <w:rPr>
            <w:sz w:val="24"/>
            <w:szCs w:val="24"/>
          </w:rPr>
          <w:fldChar w:fldCharType="end"/>
        </w:r>
        <w:r w:rsidRPr="00AB3D2F">
          <w:rPr>
            <w:sz w:val="24"/>
            <w:szCs w:val="24"/>
          </w:rPr>
          <w:t>.</w:t>
        </w:r>
      </w:ins>
      <w:ins w:id="9" w:author="Simon Thomsen" w:date="2022-12-15T08:01:00Z">
        <w:r>
          <w:rPr>
            <w:sz w:val="24"/>
            <w:szCs w:val="24"/>
          </w:rPr>
          <w:t xml:space="preserve"> </w:t>
        </w:r>
      </w:ins>
      <w:ins w:id="10" w:author="Simon Thomsen" w:date="2022-12-15T07:58:00Z">
        <w:r>
          <w:rPr>
            <w:sz w:val="24"/>
            <w:szCs w:val="24"/>
          </w:rPr>
          <w:t>But t</w:t>
        </w:r>
      </w:ins>
      <w:del w:id="11" w:author="Simon Thomsen" w:date="2022-12-15T07:58:00Z">
        <w:r w:rsidR="003C4BAC" w:rsidRPr="00AB3D2F" w:rsidDel="00AC7AC8">
          <w:rPr>
            <w:sz w:val="24"/>
            <w:szCs w:val="24"/>
          </w:rPr>
          <w:delText>T</w:delText>
        </w:r>
      </w:del>
      <w:r w:rsidR="003C4BAC" w:rsidRPr="00AB3D2F">
        <w:rPr>
          <w:sz w:val="24"/>
          <w:szCs w:val="24"/>
        </w:rPr>
        <w:t>he channel</w:t>
      </w:r>
      <w:ins w:id="12" w:author="Simon Thomsen" w:date="2022-12-15T08:01:00Z">
        <w:r w:rsidR="00814D8B">
          <w:rPr>
            <w:sz w:val="24"/>
            <w:szCs w:val="24"/>
          </w:rPr>
          <w:t xml:space="preserve"> included by </w:t>
        </w:r>
        <w:r w:rsidR="00814D8B" w:rsidRPr="00AB3D2F">
          <w:rPr>
            <w:noProof/>
            <w:sz w:val="24"/>
            <w:szCs w:val="24"/>
          </w:rPr>
          <w:t>Byrialsen &amp; Raza</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(2018)</w:t>
        </w:r>
        <w:r w:rsidR="00814D8B" w:rsidRPr="00AB3D2F">
          <w:rPr>
            <w:sz w:val="24"/>
            <w:szCs w:val="24"/>
          </w:rPr>
          <w:fldChar w:fldCharType="end"/>
        </w:r>
      </w:ins>
      <w:r w:rsidR="003C4BAC" w:rsidRPr="00AB3D2F">
        <w:rPr>
          <w:sz w:val="24"/>
          <w:szCs w:val="24"/>
        </w:rPr>
        <w:t xml:space="preserve"> in which </w:t>
      </w:r>
      <w:del w:id="13" w:author="Simon Thomsen" w:date="2022-12-15T07:58:00Z">
        <w:r w:rsidR="003C4BAC" w:rsidRPr="00AB3D2F" w:rsidDel="00AC7AC8">
          <w:rPr>
            <w:sz w:val="24"/>
            <w:szCs w:val="24"/>
          </w:rPr>
          <w:delText xml:space="preserve">the </w:delText>
        </w:r>
      </w:del>
      <w:r w:rsidR="003C4BAC" w:rsidRPr="00AB3D2F">
        <w:rPr>
          <w:sz w:val="24"/>
          <w:szCs w:val="24"/>
        </w:rPr>
        <w:t>wage</w:t>
      </w:r>
      <w:ins w:id="14" w:author="Simon Thomsen" w:date="2022-12-15T07:58:00Z">
        <w:r>
          <w:rPr>
            <w:sz w:val="24"/>
            <w:szCs w:val="24"/>
          </w:rPr>
          <w:t>s</w:t>
        </w:r>
      </w:ins>
      <w:r w:rsidR="003C4BAC" w:rsidRPr="00AB3D2F">
        <w:rPr>
          <w:sz w:val="24"/>
          <w:szCs w:val="24"/>
        </w:rPr>
        <w:t xml:space="preserve"> affects</w:t>
      </w:r>
      <w:del w:id="15" w:author="Simon Thomsen" w:date="2022-12-15T07:59:00Z">
        <w:r w:rsidR="003C4BAC" w:rsidRPr="00AB3D2F" w:rsidDel="00AC7AC8">
          <w:rPr>
            <w:sz w:val="24"/>
            <w:szCs w:val="24"/>
          </w:rPr>
          <w:delText xml:space="preserve"> the</w:delText>
        </w:r>
      </w:del>
      <w:r w:rsidR="003C4BAC" w:rsidRPr="00AB3D2F">
        <w:rPr>
          <w:sz w:val="24"/>
          <w:szCs w:val="24"/>
        </w:rPr>
        <w:t xml:space="preserve"> unemployment is different </w:t>
      </w:r>
      <w:del w:id="16" w:author="Simon Thomsen" w:date="2022-12-15T08:02:00Z">
        <w:r w:rsidR="003C4BAC" w:rsidRPr="00AB3D2F" w:rsidDel="00814D8B">
          <w:rPr>
            <w:sz w:val="24"/>
            <w:szCs w:val="24"/>
          </w:rPr>
          <w:delText xml:space="preserve">in another study by </w:delText>
        </w:r>
        <w:r w:rsidR="00884952" w:rsidRPr="00AB3D2F" w:rsidDel="00814D8B">
          <w:rPr>
            <w:noProof/>
            <w:sz w:val="24"/>
            <w:szCs w:val="24"/>
          </w:rPr>
          <w:delText>Byrialsen &amp; 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w:delText>
        </w:r>
      </w:del>
      <w:r w:rsidR="003C4BAC" w:rsidRPr="00AB3D2F">
        <w:rPr>
          <w:sz w:val="24"/>
          <w:szCs w:val="24"/>
        </w:rPr>
        <w:t xml:space="preserve">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w:t>
      </w:r>
      <w:del w:id="17" w:author="Simon Thomsen" w:date="2022-12-15T07:59:00Z">
        <w:r w:rsidR="003C4BAC" w:rsidRPr="00AB3D2F" w:rsidDel="00AC7AC8">
          <w:rPr>
            <w:sz w:val="24"/>
            <w:szCs w:val="24"/>
          </w:rPr>
          <w:delText xml:space="preserve">They use the framework of a theoretical stock-flow consistent model, including the compensation rate in the wage equation, together with the rate of employment, and productivity. </w:delText>
        </w:r>
      </w:del>
      <w:del w:id="18" w:author="Simon Thomsen" w:date="2022-12-15T08:02:00Z">
        <w:r w:rsidR="003C4BAC" w:rsidRPr="00AB3D2F" w:rsidDel="00814D8B">
          <w:rPr>
            <w:sz w:val="24"/>
            <w:szCs w:val="24"/>
          </w:rPr>
          <w:delText xml:space="preserve">The inclusion of the compensation rate in a stock-flow-consistent framework is an addition to the model used by </w:delText>
        </w:r>
        <w:r w:rsidR="00884952" w:rsidRPr="00AB3D2F" w:rsidDel="00814D8B">
          <w:rPr>
            <w:noProof/>
            <w:sz w:val="24"/>
            <w:szCs w:val="24"/>
          </w:rPr>
          <w:delText>Lavoie &amp; Godley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w:delText>
        </w:r>
        <w:r w:rsidR="00884952" w:rsidRPr="00AB3D2F" w:rsidDel="00814D8B">
          <w:rPr>
            <w:noProof/>
            <w:sz w:val="24"/>
            <w:szCs w:val="24"/>
          </w:rPr>
          <w:delText xml:space="preserve">Byrialsen &amp; </w:delText>
        </w:r>
        <w:r w:rsidR="00884952" w:rsidRPr="00AB3D2F" w:rsidDel="00814D8B">
          <w:rPr>
            <w:noProof/>
            <w:sz w:val="24"/>
            <w:szCs w:val="24"/>
          </w:rPr>
          <w:lastRenderedPageBreak/>
          <w:delText>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argues that incorporating the compensation rate is in line with standard models of wage setting, which plays an important role in the determination of the targeted wage </w:delText>
        </w:r>
        <w:r w:rsidR="003C4BAC" w:rsidRPr="00AB3D2F" w:rsidDel="00814D8B">
          <w:rPr>
            <w:sz w:val="24"/>
            <w:szCs w:val="24"/>
          </w:rPr>
          <w:fldChar w:fldCharType="begin" w:fldLock="1"/>
        </w:r>
        <w:r w:rsidR="003C4BAC" w:rsidRPr="00AB3D2F" w:rsidDel="00814D8B">
          <w:rPr>
            <w:sz w:val="24"/>
            <w:szCs w:val="24"/>
          </w:rPr>
          <w:del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delInstrText>
        </w:r>
        <w:r w:rsidR="003C4BAC" w:rsidRPr="00AB3D2F" w:rsidDel="00814D8B">
          <w:rPr>
            <w:sz w:val="24"/>
            <w:szCs w:val="24"/>
          </w:rPr>
          <w:fldChar w:fldCharType="separate"/>
        </w:r>
        <w:r w:rsidR="003C4BAC" w:rsidRPr="00AB3D2F" w:rsidDel="00814D8B">
          <w:rPr>
            <w:noProof/>
            <w:sz w:val="24"/>
            <w:szCs w:val="24"/>
          </w:rPr>
          <w:delText>(Mcdonald &amp; Solow, 1981; Shapiro &amp; Stiglitz, 1984)</w:delText>
        </w:r>
        <w:r w:rsidR="003C4BAC" w:rsidRPr="00AB3D2F" w:rsidDel="00814D8B">
          <w:rPr>
            <w:sz w:val="24"/>
            <w:szCs w:val="24"/>
          </w:rPr>
          <w:fldChar w:fldCharType="end"/>
        </w:r>
        <w:r w:rsidR="003C4BAC" w:rsidRPr="00AB3D2F" w:rsidDel="00814D8B">
          <w:rPr>
            <w:sz w:val="24"/>
            <w:szCs w:val="24"/>
          </w:rPr>
          <w:delText>.</w:delText>
        </w:r>
      </w:del>
    </w:p>
    <w:p w14:paraId="7584D6FC" w14:textId="7A30DFD7" w:rsidR="003C4BAC" w:rsidRPr="00AB3D2F" w:rsidDel="00814D8B" w:rsidRDefault="00884952" w:rsidP="003C4BAC">
      <w:pPr>
        <w:spacing w:line="360" w:lineRule="auto"/>
        <w:rPr>
          <w:del w:id="19" w:author="Simon Thomsen" w:date="2022-12-15T08:02:00Z"/>
          <w:sz w:val="24"/>
          <w:szCs w:val="24"/>
        </w:rPr>
      </w:pPr>
      <w:del w:id="20" w:author="Simon Thomsen" w:date="2022-12-15T08:02:00Z">
        <w:r w:rsidDel="00814D8B">
          <w:rPr>
            <w:sz w:val="24"/>
            <w:szCs w:val="24"/>
          </w:rPr>
          <w:delText xml:space="preserve">Statistics Denmark </w:delText>
        </w:r>
        <w:r w:rsidR="003C4BAC" w:rsidRPr="00AB3D2F" w:rsidDel="00814D8B">
          <w:rPr>
            <w:sz w:val="24"/>
            <w:szCs w:val="24"/>
          </w:rPr>
          <w:fldChar w:fldCharType="begin" w:fldLock="1"/>
        </w:r>
        <w:r w:rsidDel="00814D8B">
          <w:rPr>
            <w:sz w:val="24"/>
            <w:szCs w:val="24"/>
          </w:rPr>
          <w:del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delText>
        </w:r>
        <w:r w:rsidR="00E36D4D" w:rsidDel="00814D8B">
          <w:rPr>
            <w:sz w:val="24"/>
            <w:szCs w:val="24"/>
          </w:rPr>
          <w:delText>makes</w:delText>
        </w:r>
        <w:r w:rsidR="003C4BAC" w:rsidRPr="00AB3D2F" w:rsidDel="00814D8B">
          <w:rPr>
            <w:sz w:val="24"/>
            <w:szCs w:val="24"/>
          </w:rPr>
          <w:delText xml:space="preserve"> the wage negotiations</w:delText>
        </w:r>
        <w:r w:rsidR="00E36D4D" w:rsidDel="00814D8B">
          <w:rPr>
            <w:sz w:val="24"/>
            <w:szCs w:val="24"/>
          </w:rPr>
          <w:delText xml:space="preserve"> harder</w:delText>
        </w:r>
        <w:r w:rsidR="003C4BAC" w:rsidRPr="00AB3D2F" w:rsidDel="00814D8B">
          <w:rPr>
            <w:sz w:val="24"/>
            <w:szCs w:val="24"/>
          </w:rPr>
          <w:delText xml:space="preserve"> for</w:delText>
        </w:r>
        <w:r w:rsidR="00E36D4D" w:rsidDel="00814D8B">
          <w:rPr>
            <w:sz w:val="24"/>
            <w:szCs w:val="24"/>
          </w:rPr>
          <w:delText xml:space="preserve"> the</w:delText>
        </w:r>
        <w:r w:rsidR="003C4BAC" w:rsidRPr="00AB3D2F" w:rsidDel="00814D8B">
          <w:rPr>
            <w:sz w:val="24"/>
            <w:szCs w:val="24"/>
          </w:rPr>
          <w:delText xml:space="preserve"> workers and thereby negatively affects the wages. </w:delText>
        </w:r>
      </w:del>
    </w:p>
    <w:p w14:paraId="74B1CFF7" w14:textId="7408E99B" w:rsidR="003C4BAC" w:rsidRDefault="00CB1B8E" w:rsidP="003C4BAC">
      <w:pPr>
        <w:spacing w:line="360" w:lineRule="auto"/>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ins w:id="21" w:author="Simon Thomsen" w:date="2022-12-15T08:07:00Z">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t>60% of the effect on the unemployment period from an increase in the level of income insurance</w:t>
        </w:r>
        <w:r w:rsidR="00814D8B">
          <w:rPr>
            <w:sz w:val="24"/>
            <w:szCs w:val="24"/>
          </w:rPr>
          <w:t xml:space="preserve"> can be attr</w:t>
        </w:r>
      </w:ins>
      <w:ins w:id="22" w:author="Simon Thomsen" w:date="2022-12-15T08:08:00Z">
        <w:r w:rsidR="00814D8B">
          <w:rPr>
            <w:sz w:val="24"/>
            <w:szCs w:val="24"/>
          </w:rPr>
          <w:t xml:space="preserve">ibuted to the liquidity effect. </w:t>
        </w:r>
      </w:ins>
      <w:ins w:id="23" w:author="Simon Thomsen" w:date="2022-12-15T08:10:00Z">
        <w:r w:rsidR="00814D8B">
          <w:rPr>
            <w:sz w:val="24"/>
            <w:szCs w:val="24"/>
          </w:rPr>
          <w:t>This implies that the</w:t>
        </w:r>
      </w:ins>
      <w:ins w:id="24" w:author="Simon Thomsen" w:date="2022-12-15T08:08:00Z">
        <w:r w:rsidR="00814D8B">
          <w:rPr>
            <w:sz w:val="24"/>
            <w:szCs w:val="24"/>
          </w:rPr>
          <w:t xml:space="preserve"> </w:t>
        </w:r>
      </w:ins>
      <w:moveToRangeStart w:id="25" w:author="Simon Thomsen" w:date="2022-12-15T08:09:00Z" w:name="move121984193"/>
      <w:moveTo w:id="26" w:author="Simon Thomsen" w:date="2022-12-15T08:09:00Z">
        <w:r w:rsidR="00814D8B" w:rsidRPr="00AB3D2F">
          <w:rPr>
            <w:sz w:val="24"/>
            <w:szCs w:val="24"/>
          </w:rPr>
          <w:t xml:space="preserve">unemployed </w:t>
        </w:r>
      </w:moveTo>
      <w:ins w:id="27" w:author="Simon Thomsen" w:date="2022-12-15T08:09:00Z">
        <w:r w:rsidR="00814D8B">
          <w:rPr>
            <w:sz w:val="24"/>
            <w:szCs w:val="24"/>
          </w:rPr>
          <w:t>seems to be</w:t>
        </w:r>
      </w:ins>
      <w:moveTo w:id="28" w:author="Simon Thomsen" w:date="2022-12-15T08:09:00Z">
        <w:del w:id="29" w:author="Simon Thomsen" w:date="2022-12-15T08:09:00Z">
          <w:r w:rsidR="00814D8B" w:rsidRPr="00AB3D2F" w:rsidDel="00814D8B">
            <w:rPr>
              <w:sz w:val="24"/>
              <w:szCs w:val="24"/>
            </w:rPr>
            <w:delText>are</w:delText>
          </w:r>
        </w:del>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moveTo>
      <w:moveToRangeEnd w:id="25"/>
      <w:ins w:id="30" w:author="Simon Thomsen" w:date="2022-12-15T08:07:00Z">
        <w:r w:rsidR="00814D8B">
          <w:rPr>
            <w:sz w:val="24"/>
            <w:szCs w:val="24"/>
          </w:rPr>
          <w:t xml:space="preserve"> </w:t>
        </w:r>
      </w:ins>
      <w:del w:id="31" w:author="Simon Thomsen" w:date="2022-12-15T08:07:00Z">
        <w:r w:rsidR="003C4BAC" w:rsidRPr="00AB3D2F" w:rsidDel="00814D8B">
          <w:rPr>
            <w:sz w:val="24"/>
            <w:szCs w:val="24"/>
          </w:rPr>
          <w:delText>,</w:delText>
        </w:r>
      </w:del>
      <w:r w:rsidR="003C4BAC" w:rsidRPr="00AB3D2F">
        <w:rPr>
          <w:sz w:val="24"/>
          <w:szCs w:val="24"/>
        </w:rPr>
        <w:t xml:space="preserve"> </w:t>
      </w:r>
      <w:del w:id="32" w:author="Simon Thomsen" w:date="2022-12-15T08:07:00Z">
        <w:r w:rsidR="003C4BAC" w:rsidRPr="00AB3D2F" w:rsidDel="00814D8B">
          <w:rPr>
            <w:sz w:val="24"/>
            <w:szCs w:val="24"/>
          </w:rPr>
          <w:delText>where an increase in the level of income insurance will result in lower incentive to search for a new job, and in addition to this also be pickier regarding job offers</w:delText>
        </w:r>
        <w:r w:rsidR="00A65427" w:rsidDel="00814D8B">
          <w:rPr>
            <w:sz w:val="24"/>
            <w:szCs w:val="24"/>
          </w:rPr>
          <w:delText>, thereby</w:delText>
        </w:r>
        <w:r w:rsidR="003C4BAC" w:rsidRPr="00AB3D2F" w:rsidDel="00814D8B">
          <w:rPr>
            <w:sz w:val="24"/>
            <w:szCs w:val="24"/>
          </w:rPr>
          <w:delText xml:space="preserve"> increasing the unemployment period. </w:delText>
        </w:r>
      </w:del>
      <w:r w:rsidR="00706B4F">
        <w:rPr>
          <w:sz w:val="24"/>
          <w:szCs w:val="24"/>
        </w:rPr>
        <w:br/>
      </w:r>
      <w:del w:id="33" w:author="Simon Thomsen" w:date="2022-12-15T08:11:00Z">
        <w:r w:rsidR="00884952" w:rsidRPr="00AB3D2F" w:rsidDel="00814D8B">
          <w:rPr>
            <w:noProof/>
            <w:sz w:val="24"/>
            <w:szCs w:val="24"/>
          </w:rPr>
          <w:delText>Chetty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(2008)</w:delText>
        </w:r>
        <w:r w:rsidR="003C4BAC" w:rsidRPr="00AB3D2F" w:rsidDel="00814D8B">
          <w:rPr>
            <w:sz w:val="24"/>
            <w:szCs w:val="24"/>
          </w:rPr>
          <w:fldChar w:fldCharType="end"/>
        </w:r>
        <w:r w:rsidR="003C4BAC" w:rsidRPr="00AB3D2F" w:rsidDel="00814D8B">
          <w:rPr>
            <w:sz w:val="24"/>
            <w:szCs w:val="24"/>
          </w:rPr>
          <w:delText xml:space="preserve"> </w:delText>
        </w:r>
        <w:r w:rsidR="00F333B9" w:rsidDel="00814D8B">
          <w:rPr>
            <w:sz w:val="24"/>
            <w:szCs w:val="24"/>
          </w:rPr>
          <w:delText xml:space="preserve">instead </w:delText>
        </w:r>
        <w:r w:rsidR="00176D07" w:rsidDel="00814D8B">
          <w:rPr>
            <w:sz w:val="24"/>
            <w:szCs w:val="24"/>
          </w:rPr>
          <w:delText>presents the</w:delText>
        </w:r>
        <w:r w:rsidR="003C4BAC" w:rsidRPr="00AB3D2F" w:rsidDel="00814D8B">
          <w:rPr>
            <w:sz w:val="24"/>
            <w:szCs w:val="24"/>
          </w:rPr>
          <w:delText xml:space="preserve"> explanation o</w:delText>
        </w:r>
        <w:r w:rsidR="00176D07" w:rsidDel="00814D8B">
          <w:rPr>
            <w:sz w:val="24"/>
            <w:szCs w:val="24"/>
          </w:rPr>
          <w:delText>f</w:delText>
        </w:r>
        <w:r w:rsidR="003C4BAC" w:rsidRPr="00AB3D2F" w:rsidDel="00814D8B">
          <w:rPr>
            <w:sz w:val="24"/>
            <w:szCs w:val="24"/>
          </w:rPr>
          <w:delText xml:space="preserve"> why an increase in the level of income insurance</w:delText>
        </w:r>
        <w:r w:rsidR="00176D07" w:rsidDel="00814D8B">
          <w:rPr>
            <w:sz w:val="24"/>
            <w:szCs w:val="24"/>
          </w:rPr>
          <w:delText>,</w:delText>
        </w:r>
        <w:r w:rsidR="003C4BAC" w:rsidRPr="00AB3D2F" w:rsidDel="00814D8B">
          <w:rPr>
            <w:sz w:val="24"/>
            <w:szCs w:val="24"/>
          </w:rPr>
          <w:delText xml:space="preserve"> </w:delText>
        </w:r>
        <w:r w:rsidR="00176D07" w:rsidDel="00814D8B">
          <w:rPr>
            <w:sz w:val="24"/>
            <w:szCs w:val="24"/>
          </w:rPr>
          <w:delText>through the liquidity effect, should affect</w:delText>
        </w:r>
        <w:r w:rsidR="003C4BAC" w:rsidRPr="00AB3D2F" w:rsidDel="00814D8B">
          <w:rPr>
            <w:sz w:val="24"/>
            <w:szCs w:val="24"/>
          </w:rPr>
          <w:delText xml:space="preserve"> the period in which people are unemployed, </w:delText>
        </w:r>
        <w:r w:rsidR="00176D07" w:rsidDel="00814D8B">
          <w:rPr>
            <w:sz w:val="24"/>
            <w:szCs w:val="24"/>
          </w:rPr>
          <w:delText xml:space="preserve">thereby </w:delText>
        </w:r>
        <w:r w:rsidR="003C4BAC" w:rsidRPr="00AB3D2F" w:rsidDel="00814D8B">
          <w:rPr>
            <w:sz w:val="24"/>
            <w:szCs w:val="24"/>
          </w:rPr>
          <w:delText>lowering the exit-rate. He claims that</w:delText>
        </w:r>
      </w:del>
      <w:moveFromRangeStart w:id="34" w:author="Simon Thomsen" w:date="2022-12-15T08:09:00Z" w:name="move121984193"/>
      <w:moveFrom w:id="35" w:author="Simon Thomsen" w:date="2022-12-15T08:09:00Z">
        <w:del w:id="36" w:author="Simon Thomsen" w:date="2022-12-15T08:11:00Z">
          <w:r w:rsidR="003C4BAC" w:rsidRPr="00AB3D2F" w:rsidDel="00814D8B">
            <w:rPr>
              <w:sz w:val="24"/>
              <w:szCs w:val="24"/>
            </w:rPr>
            <w:delText xml:space="preserve"> </w:delText>
          </w:r>
        </w:del>
        <w:r w:rsidR="003C4BAC" w:rsidRPr="00AB3D2F" w:rsidDel="00814D8B">
          <w:rPr>
            <w:sz w:val="24"/>
            <w:szCs w:val="24"/>
          </w:rPr>
          <w:t>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sidDel="00814D8B">
          <w:rPr>
            <w:sz w:val="24"/>
            <w:szCs w:val="24"/>
          </w:rPr>
          <w:t xml:space="preserve">, when </w:t>
        </w:r>
        <w:r w:rsidR="00706B4F" w:rsidDel="00814D8B">
          <w:rPr>
            <w:sz w:val="24"/>
            <w:szCs w:val="24"/>
          </w:rPr>
          <w:lastRenderedPageBreak/>
          <w:t>decreasing the level of income insurance,</w:t>
        </w:r>
        <w:r w:rsidR="003C4BAC" w:rsidRPr="00AB3D2F" w:rsidDel="00814D8B">
          <w:rPr>
            <w:sz w:val="24"/>
            <w:szCs w:val="24"/>
          </w:rPr>
          <w:t xml:space="preserve"> this could lead to a matching effect</w:t>
        </w:r>
        <w:r w:rsidR="00706B4F" w:rsidDel="00814D8B">
          <w:rPr>
            <w:sz w:val="24"/>
            <w:szCs w:val="24"/>
          </w:rPr>
          <w:t xml:space="preserve"> resulting in a</w:t>
        </w:r>
        <w:r w:rsidR="003C4BAC" w:rsidRPr="00AB3D2F" w:rsidDel="00814D8B">
          <w:rPr>
            <w:sz w:val="24"/>
            <w:szCs w:val="24"/>
          </w:rPr>
          <w:t xml:space="preserve"> worse job match between employer and employed, not taking advantage of the higher productivity the employer could have had in another job position with a better match</w:t>
        </w:r>
      </w:moveFrom>
      <w:moveFromRangeEnd w:id="34"/>
      <w:r w:rsidR="003C4BAC" w:rsidRPr="00AB3D2F">
        <w:rPr>
          <w:sz w:val="24"/>
          <w:szCs w:val="24"/>
        </w:rPr>
        <w:t xml:space="preserve">.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w:t>
      </w:r>
      <w:del w:id="37" w:author="Simon Thomsen" w:date="2022-12-15T08:11:00Z">
        <w:r w:rsidR="003C4BAC" w:rsidRPr="00AB3D2F" w:rsidDel="00814D8B">
          <w:rPr>
            <w:sz w:val="24"/>
            <w:szCs w:val="24"/>
          </w:rPr>
          <w:delText xml:space="preserve">liquidity effect explains 60% of the effect on the unemployment period from an increase in the level of income insurance. Using this argumentation, we should expect a rise in the level of income insurance to have an aggregated effect on productivity. </w:delText>
        </w:r>
      </w:del>
      <w:r w:rsidR="00176D07">
        <w:rPr>
          <w:sz w:val="24"/>
          <w:szCs w:val="24"/>
        </w:rPr>
        <w:br/>
      </w:r>
      <w:del w:id="38" w:author="Simon Thomsen" w:date="2022-12-15T08:12:00Z">
        <w:r w:rsidR="00884952" w:rsidRPr="00AB3D2F" w:rsidDel="00366564">
          <w:rPr>
            <w:noProof/>
            <w:sz w:val="24"/>
            <w:szCs w:val="24"/>
          </w:rPr>
          <w:delText>Andersen et al.</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Del="00366564">
          <w:rPr>
            <w:noProof/>
            <w:sz w:val="24"/>
            <w:szCs w:val="24"/>
          </w:rPr>
          <w:delText xml:space="preserve"> </w:delText>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looks at the empirical evidence found for the effect of liquidity constraints on the quality of a job-match.</w:delText>
        </w:r>
        <w:r w:rsidR="00A65427" w:rsidDel="00366564">
          <w:rPr>
            <w:sz w:val="24"/>
            <w:szCs w:val="24"/>
          </w:rPr>
          <w:delText xml:space="preserve"> They find there to be many dimensions of heterogeneity for both workers and companies affecting the job-match, therefore,</w:delText>
        </w:r>
        <w:r w:rsidR="003C4BAC" w:rsidRPr="00AB3D2F" w:rsidDel="00366564">
          <w:rPr>
            <w:sz w:val="24"/>
            <w:szCs w:val="24"/>
          </w:rPr>
          <w:delText xml:space="preserve"> </w:delText>
        </w:r>
        <w:r w:rsidR="00A65427" w:rsidRPr="00AB3D2F" w:rsidDel="00366564">
          <w:rPr>
            <w:sz w:val="24"/>
            <w:szCs w:val="24"/>
          </w:rPr>
          <w:delText>it</w:delText>
        </w:r>
        <w:r w:rsidR="003C4BAC" w:rsidRPr="00AB3D2F" w:rsidDel="00366564">
          <w:rPr>
            <w:sz w:val="24"/>
            <w:szCs w:val="24"/>
          </w:rPr>
          <w:delText xml:space="preserve">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w:delText>
        </w:r>
        <w:r w:rsidR="00A65427" w:rsidDel="00366564">
          <w:rPr>
            <w:sz w:val="24"/>
            <w:szCs w:val="24"/>
          </w:rPr>
          <w:delText>whereas</w:delText>
        </w:r>
        <w:r w:rsidR="003C4BAC" w:rsidRPr="00AB3D2F" w:rsidDel="00366564">
          <w:rPr>
            <w:sz w:val="24"/>
            <w:szCs w:val="24"/>
          </w:rPr>
          <w:delText xml:space="preserve"> reallocation of the working force could therefore lead to a higher output. </w:delText>
        </w:r>
        <w:r w:rsidR="00706B4F" w:rsidDel="00366564">
          <w:rPr>
            <w:sz w:val="24"/>
            <w:szCs w:val="24"/>
          </w:rPr>
          <w:br/>
        </w:r>
        <w:r w:rsidR="003C4BAC" w:rsidRPr="00AB3D2F" w:rsidDel="00366564">
          <w:rPr>
            <w:sz w:val="24"/>
            <w:szCs w:val="24"/>
          </w:rPr>
          <w:delText>Therefor</w:delText>
        </w:r>
        <w:r w:rsidR="003C4BAC" w:rsidDel="00366564">
          <w:rPr>
            <w:sz w:val="24"/>
            <w:szCs w:val="24"/>
          </w:rPr>
          <w:delText>e,</w:delText>
        </w:r>
        <w:r w:rsidR="003C4BAC" w:rsidRPr="00AB3D2F" w:rsidDel="00366564">
          <w:rPr>
            <w:sz w:val="24"/>
            <w:szCs w:val="24"/>
          </w:rPr>
          <w:delText xml:space="preserve"> when increasing the level of income insurance, there will be a decrease in job search lowering the employment quantitively, but the quality might increase </w:delText>
        </w:r>
        <w:r w:rsidR="00D969ED" w:rsidDel="00366564">
          <w:rPr>
            <w:sz w:val="24"/>
            <w:szCs w:val="24"/>
          </w:rPr>
          <w:delText>due</w:delText>
        </w:r>
        <w:r w:rsidR="003C4BAC" w:rsidRPr="00AB3D2F" w:rsidDel="00366564">
          <w:rPr>
            <w:sz w:val="24"/>
            <w:szCs w:val="24"/>
          </w:rPr>
          <w:delText xml:space="preserve"> to the above-mentioned effect. </w:delText>
        </w:r>
        <w:r w:rsidR="00884952" w:rsidRPr="00AB3D2F" w:rsidDel="00366564">
          <w:rPr>
            <w:noProof/>
            <w:sz w:val="24"/>
            <w:szCs w:val="24"/>
          </w:rPr>
          <w:delText>Andersen et al.</w:delText>
        </w:r>
        <w:r w:rsidR="00884952" w:rsidDel="00366564">
          <w:rPr>
            <w:noProof/>
            <w:sz w:val="24"/>
            <w:szCs w:val="24"/>
          </w:rPr>
          <w:delText xml:space="preserve"> </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presents two measures for the quality of the working force, the wage and hiring period</w:delText>
        </w:r>
        <w:r w:rsidR="003C4BAC" w:rsidRPr="00967F45" w:rsidDel="00366564">
          <w:rPr>
            <w:rStyle w:val="Fodnotehenvisning"/>
          </w:rPr>
          <w:footnoteReference w:id="1"/>
        </w:r>
        <w:r w:rsidR="003C4BAC" w:rsidRPr="00AB3D2F" w:rsidDel="00366564">
          <w:rPr>
            <w:sz w:val="24"/>
            <w:szCs w:val="24"/>
          </w:rPr>
          <w:delText xml:space="preserve">. The challenging part being to control for other effects, affecting the wage and hiring period. </w:delText>
        </w:r>
      </w:del>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w:t>
      </w:r>
      <w:r w:rsidR="003C4BAC" w:rsidRPr="00AB3D2F">
        <w:rPr>
          <w:sz w:val="24"/>
          <w:szCs w:val="24"/>
        </w:rPr>
        <w:lastRenderedPageBreak/>
        <w:t>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3C4BAC">
      <w:pPr>
        <w:spacing w:line="360" w:lineRule="auto"/>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229D14C0" w:rsidR="003C4BAC" w:rsidRPr="00583A8B" w:rsidRDefault="003C4BAC" w:rsidP="003C4BAC">
      <w:pPr>
        <w:spacing w:line="360" w:lineRule="auto"/>
        <w:rPr>
          <w:sz w:val="24"/>
          <w:szCs w:val="24"/>
        </w:rPr>
      </w:pPr>
      <w:commentRangeStart w:id="41"/>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5665D4">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5634E3" w:rsidRPr="005634E3">
        <w:rPr>
          <w:noProof/>
          <w:sz w:val="24"/>
          <w:szCs w:val="24"/>
        </w:rPr>
        <w:t>(Aastrup, 2018; Jensen, 2021; Risgaard, 2021)</w:t>
      </w:r>
      <w:r w:rsidR="00552417" w:rsidRPr="00AB3D2F">
        <w:rPr>
          <w:sz w:val="24"/>
          <w:szCs w:val="24"/>
        </w:rPr>
        <w:fldChar w:fldCharType="end"/>
      </w:r>
      <w:r w:rsidR="00A82B25">
        <w:rPr>
          <w:rStyle w:val="Fodnotehenvisning"/>
          <w:sz w:val="24"/>
          <w:szCs w:val="24"/>
        </w:rPr>
        <w:footnoteReference w:id="3"/>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r w:rsidR="005665D4">
        <w:rPr>
          <w:sz w:val="24"/>
          <w:szCs w:val="24"/>
        </w:rPr>
        <w:t xml:space="preserve">Aastrup </w:t>
      </w:r>
      <w:r w:rsidR="005665D4">
        <w:rPr>
          <w:sz w:val="24"/>
          <w:szCs w:val="24"/>
        </w:rPr>
        <w:fldChar w:fldCharType="begin" w:fldLock="1"/>
      </w:r>
      <w:r w:rsidR="00B61329">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41"/>
      <w:r w:rsidR="00366564">
        <w:rPr>
          <w:rStyle w:val="Kommentarhenvisning"/>
        </w:rPr>
        <w:commentReference w:id="41"/>
      </w:r>
    </w:p>
    <w:p w14:paraId="30F36CD7" w14:textId="43892016" w:rsidR="003C4BAC" w:rsidRPr="00176D07" w:rsidRDefault="00176D07" w:rsidP="008D0625">
      <w:pPr>
        <w:spacing w:line="360" w:lineRule="auto"/>
        <w:rPr>
          <w:sz w:val="24"/>
          <w:szCs w:val="24"/>
        </w:rPr>
      </w:pPr>
      <w:r>
        <w:rPr>
          <w:sz w:val="24"/>
          <w:szCs w:val="24"/>
        </w:rPr>
        <w:t xml:space="preserve">In this section we </w:t>
      </w:r>
      <w:r w:rsidR="00464DF8">
        <w:rPr>
          <w:sz w:val="24"/>
          <w:szCs w:val="24"/>
        </w:rPr>
        <w:t>presented</w:t>
      </w:r>
      <w:r>
        <w:rPr>
          <w:sz w:val="24"/>
          <w:szCs w:val="24"/>
        </w:rPr>
        <w:t xml:space="preserve"> the </w:t>
      </w:r>
      <w:r w:rsidR="00464DF8">
        <w:rPr>
          <w:sz w:val="24"/>
          <w:szCs w:val="24"/>
        </w:rPr>
        <w:t xml:space="preserve">literature on the </w:t>
      </w:r>
      <w:r>
        <w:rPr>
          <w:sz w:val="24"/>
          <w:szCs w:val="24"/>
        </w:rPr>
        <w:t xml:space="preserve">microeconomic and macroeconomic effects </w:t>
      </w:r>
      <w:r w:rsidR="00464DF8">
        <w:rPr>
          <w:sz w:val="24"/>
          <w:szCs w:val="24"/>
        </w:rPr>
        <w:t>associated with a</w:t>
      </w:r>
      <w:r w:rsidR="00463D22">
        <w:rPr>
          <w:sz w:val="24"/>
          <w:szCs w:val="24"/>
        </w:rPr>
        <w:t xml:space="preserve"> change </w:t>
      </w:r>
      <w:r w:rsidR="00464DF8">
        <w:rPr>
          <w:sz w:val="24"/>
          <w:szCs w:val="24"/>
        </w:rPr>
        <w:t>in</w:t>
      </w:r>
      <w:r w:rsidR="00463D22">
        <w:rPr>
          <w:sz w:val="24"/>
          <w:szCs w:val="24"/>
        </w:rPr>
        <w:t xml:space="preserve"> the level of unemployment benefits</w:t>
      </w:r>
      <w:r>
        <w:rPr>
          <w:sz w:val="24"/>
          <w:szCs w:val="24"/>
        </w:rPr>
        <w:t>.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w:t>
      </w:r>
      <w:r w:rsidR="00463D22">
        <w:rPr>
          <w:sz w:val="24"/>
          <w:szCs w:val="24"/>
        </w:rPr>
        <w:lastRenderedPageBreak/>
        <w:t xml:space="preserve">unemployment, as done by several newer studies. </w:t>
      </w:r>
      <w:r w:rsidR="00464DF8">
        <w:rPr>
          <w:sz w:val="24"/>
          <w:szCs w:val="24"/>
        </w:rPr>
        <w:t xml:space="preserve">This emphasizes why we need to calculate the </w:t>
      </w:r>
      <w:r w:rsidR="00463D22">
        <w:rPr>
          <w:sz w:val="24"/>
          <w:szCs w:val="24"/>
        </w:rPr>
        <w:t xml:space="preserve">macro elasticity to evaluate the political decision </w:t>
      </w:r>
      <w:r w:rsidR="008D0625">
        <w:rPr>
          <w:sz w:val="24"/>
          <w:szCs w:val="24"/>
        </w:rPr>
        <w:t>of</w:t>
      </w:r>
      <w:r w:rsidR="00463D22">
        <w:rPr>
          <w:sz w:val="24"/>
          <w:szCs w:val="24"/>
        </w:rPr>
        <w:t xml:space="preserve"> suppress</w:t>
      </w:r>
      <w:r w:rsidR="008D0625">
        <w:rPr>
          <w:sz w:val="24"/>
          <w:szCs w:val="24"/>
        </w:rPr>
        <w:t>ing</w:t>
      </w:r>
      <w:r w:rsidR="00463D22">
        <w:rPr>
          <w:sz w:val="24"/>
          <w:szCs w:val="24"/>
        </w:rPr>
        <w:t xml:space="preserve"> the regulation of the maximum level of income insurance in Denmark</w:t>
      </w:r>
      <w:r w:rsidR="00464DF8">
        <w:rPr>
          <w:sz w:val="24"/>
          <w:szCs w:val="24"/>
        </w:rPr>
        <w:t>. Up until now, the Danish government is still using a micro founded model, when evaluating changes to the income insurance program</w:t>
      </w:r>
      <w:r w:rsidR="008D0625">
        <w:rPr>
          <w:sz w:val="24"/>
          <w:szCs w:val="24"/>
        </w:rPr>
        <w:t>. In the next section, we will present this model,</w:t>
      </w:r>
      <w:r w:rsidR="00464DF8">
        <w:rPr>
          <w:sz w:val="24"/>
          <w:szCs w:val="24"/>
        </w:rPr>
        <w:t xml:space="preserve"> </w:t>
      </w:r>
      <w:r w:rsidR="008D0625">
        <w:rPr>
          <w:sz w:val="24"/>
          <w:szCs w:val="24"/>
        </w:rPr>
        <w:t>b</w:t>
      </w:r>
      <w:r w:rsidR="00464DF8">
        <w:rPr>
          <w:sz w:val="24"/>
          <w:szCs w:val="24"/>
        </w:rPr>
        <w:t xml:space="preserve">ut </w:t>
      </w:r>
      <w:r w:rsidR="008D0625">
        <w:rPr>
          <w:sz w:val="24"/>
          <w:szCs w:val="24"/>
        </w:rPr>
        <w:t xml:space="preserve">first </w:t>
      </w:r>
      <w:r w:rsidR="00464DF8">
        <w:rPr>
          <w:sz w:val="24"/>
          <w:szCs w:val="24"/>
        </w:rPr>
        <w:t xml:space="preserve">provide a short description of the </w:t>
      </w:r>
      <w:r w:rsidR="008D0625">
        <w:rPr>
          <w:sz w:val="24"/>
          <w:szCs w:val="24"/>
        </w:rPr>
        <w:t>Danish income insurance program, and its development over time, as this led to the creation of this model.</w:t>
      </w:r>
      <w:r w:rsidR="00464DF8">
        <w:rPr>
          <w:sz w:val="24"/>
          <w:szCs w:val="24"/>
        </w:rPr>
        <w:t xml:space="preserve"> </w:t>
      </w:r>
    </w:p>
    <w:p w14:paraId="0759F200" w14:textId="13D9E304" w:rsidR="00262F3F" w:rsidRDefault="00CF51F3" w:rsidP="00CF51F3">
      <w:pPr>
        <w:pStyle w:val="Overskrift1"/>
      </w:pPr>
      <w:bookmarkStart w:id="42" w:name="_Ref119913343"/>
      <w:r>
        <w:t>Section 3</w:t>
      </w:r>
      <w:bookmarkEnd w:id="42"/>
      <w:r w:rsidR="004E2D15">
        <w:t xml:space="preserve"> </w:t>
      </w:r>
      <w:r w:rsidR="00CC02CD">
        <w:t>Political regulations of the</w:t>
      </w:r>
      <w:r w:rsidR="00BF1D8A">
        <w:t xml:space="preserve"> Danish income insurance program  </w:t>
      </w:r>
    </w:p>
    <w:p w14:paraId="25A917D8" w14:textId="0B6B3974" w:rsidR="00CF51F3" w:rsidRDefault="00CF51F3" w:rsidP="00CF51F3"/>
    <w:p w14:paraId="56AB9BB4" w14:textId="278672A0"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CC02CD">
        <w:rPr>
          <w:sz w:val="24"/>
          <w:szCs w:val="24"/>
        </w:rPr>
        <w:t xml:space="preserve">income insurance </w:t>
      </w:r>
      <w:r w:rsidR="002539F9">
        <w:rPr>
          <w:sz w:val="24"/>
          <w:szCs w:val="24"/>
        </w:rPr>
        <w:t>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35B3ADA3"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w:t>
      </w:r>
      <w:r w:rsidR="00CC02CD">
        <w:rPr>
          <w:sz w:val="24"/>
          <w:szCs w:val="24"/>
        </w:rPr>
        <w:t xml:space="preserve"> below</w:t>
      </w:r>
      <w:r w:rsidRPr="00AB3D2F">
        <w:rPr>
          <w:sz w:val="24"/>
          <w:szCs w:val="24"/>
        </w:rPr>
        <w:t>:</w:t>
      </w:r>
    </w:p>
    <w:p w14:paraId="5DC5A91B" w14:textId="5F4CEED7" w:rsidR="00B61329" w:rsidRDefault="00B61329" w:rsidP="00B61329">
      <w:pPr>
        <w:pStyle w:val="Billedtekst"/>
        <w:keepNext/>
      </w:pPr>
      <w:r>
        <w:lastRenderedPageBreak/>
        <w:t xml:space="preserve">Figure </w:t>
      </w:r>
      <w:fldSimple w:instr=" SEQ Figure \* ARABIC ">
        <w:r w:rsidR="00775321">
          <w:rPr>
            <w:noProof/>
          </w:rPr>
          <w:t>1</w:t>
        </w:r>
      </w:fldSimple>
    </w:p>
    <w:p w14:paraId="4F4A6125" w14:textId="737DB6A8" w:rsidR="00BC3C9E" w:rsidRDefault="00BC3C9E" w:rsidP="008F5FCC">
      <w:pPr>
        <w:spacing w:line="360" w:lineRule="auto"/>
        <w:rPr>
          <w:sz w:val="24"/>
          <w:szCs w:val="24"/>
        </w:rPr>
      </w:pPr>
      <w:r w:rsidRPr="00AB3D2F">
        <w:rPr>
          <w:noProof/>
          <w:sz w:val="24"/>
          <w:szCs w:val="24"/>
        </w:rPr>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285533D1"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sidR="005634E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w:t>
      </w:r>
      <w:r w:rsidR="00CC02CD">
        <w:rPr>
          <w:sz w:val="24"/>
          <w:szCs w:val="24"/>
        </w:rPr>
        <w:t>age</w:t>
      </w:r>
      <w:r w:rsidR="00125001" w:rsidRPr="00AB3D2F">
        <w:rPr>
          <w:sz w:val="24"/>
          <w:szCs w:val="24"/>
        </w:rPr>
        <w:t xml:space="preserve">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w:t>
      </w:r>
      <w:r w:rsidR="00125001" w:rsidRPr="00AB3D2F">
        <w:rPr>
          <w:sz w:val="24"/>
          <w:szCs w:val="24"/>
        </w:rPr>
        <w:lastRenderedPageBreak/>
        <w:t>of income insurance not following the wage</w:t>
      </w:r>
      <w:r w:rsidR="00CC02CD">
        <w:rPr>
          <w:sz w:val="24"/>
          <w:szCs w:val="24"/>
        </w:rPr>
        <w:t>s</w:t>
      </w:r>
      <w:r w:rsidR="00125001" w:rsidRPr="00AB3D2F">
        <w:rPr>
          <w:sz w:val="24"/>
          <w:szCs w:val="24"/>
        </w:rPr>
        <w:t xml:space="preserve">, making the compensation rate decline over time. The </w:t>
      </w:r>
      <w:r w:rsidR="00125001">
        <w:rPr>
          <w:sz w:val="24"/>
          <w:szCs w:val="24"/>
        </w:rPr>
        <w:t>figure</w:t>
      </w:r>
      <w:r w:rsidR="00CC02CD">
        <w:rPr>
          <w:sz w:val="24"/>
          <w:szCs w:val="24"/>
        </w:rPr>
        <w:t xml:space="preserve"> below</w:t>
      </w:r>
      <w:r w:rsidR="00125001">
        <w:rPr>
          <w:sz w:val="24"/>
          <w:szCs w:val="24"/>
        </w:rPr>
        <w:t xml:space="preserve"> </w:t>
      </w:r>
      <w:r w:rsidR="00125001" w:rsidRPr="00AB3D2F">
        <w:rPr>
          <w:sz w:val="24"/>
          <w:szCs w:val="24"/>
        </w:rPr>
        <w:t xml:space="preserve">gives an idea of how often the wage has increased by more than </w:t>
      </w:r>
      <w:r w:rsidR="00CC02CD">
        <w:rPr>
          <w:sz w:val="24"/>
          <w:szCs w:val="24"/>
        </w:rPr>
        <w:t>2%</w:t>
      </w:r>
      <w:r w:rsidR="00125001" w:rsidRPr="00AB3D2F">
        <w:rPr>
          <w:sz w:val="24"/>
          <w:szCs w:val="24"/>
        </w:rPr>
        <w:t xml:space="preserve">. </w:t>
      </w:r>
    </w:p>
    <w:p w14:paraId="26954748" w14:textId="77777777" w:rsidR="00125001" w:rsidRDefault="00125001" w:rsidP="00BC3C9E">
      <w:pPr>
        <w:spacing w:line="360" w:lineRule="auto"/>
        <w:rPr>
          <w:sz w:val="24"/>
          <w:szCs w:val="24"/>
        </w:rPr>
      </w:pPr>
    </w:p>
    <w:p w14:paraId="5C433251" w14:textId="4BB89BE1" w:rsidR="008F5FCC" w:rsidRDefault="008F5FCC" w:rsidP="008F5FCC">
      <w:pPr>
        <w:pStyle w:val="Billedtekst"/>
        <w:keepNext/>
      </w:pPr>
      <w:r>
        <w:t xml:space="preserve">Figure </w:t>
      </w:r>
      <w:fldSimple w:instr=" SEQ Figure \* ARABIC ">
        <w:r w:rsidR="00775321">
          <w:rPr>
            <w:noProof/>
          </w:rPr>
          <w:t>2</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494657D2"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w:t>
      </w:r>
      <w:r w:rsidR="00CC02CD">
        <w:rPr>
          <w:sz w:val="24"/>
          <w:szCs w:val="24"/>
        </w:rPr>
        <w:t>ensures</w:t>
      </w:r>
      <w:r w:rsidR="007A200A">
        <w:rPr>
          <w:sz w:val="24"/>
          <w:szCs w:val="24"/>
        </w:rPr>
        <w:t xml:space="preserve"> that it does</w:t>
      </w:r>
      <w:r w:rsidR="00CC02CD">
        <w:rPr>
          <w:sz w:val="24"/>
          <w:szCs w:val="24"/>
        </w:rPr>
        <w:t xml:space="preserve"> </w:t>
      </w:r>
      <w:r w:rsidR="007A200A">
        <w:rPr>
          <w:sz w:val="24"/>
          <w:szCs w:val="24"/>
        </w:rPr>
        <w:t>n</w:t>
      </w:r>
      <w:r w:rsidR="00CC02CD">
        <w:rPr>
          <w:sz w:val="24"/>
          <w:szCs w:val="24"/>
        </w:rPr>
        <w:t>ot</w:t>
      </w:r>
      <w:r w:rsidR="007A200A">
        <w:rPr>
          <w:sz w:val="24"/>
          <w:szCs w:val="24"/>
        </w:rPr>
        <w:t xml:space="preserve">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w:t>
      </w:r>
      <w:r w:rsidR="00CC02CD">
        <w:rPr>
          <w:sz w:val="24"/>
          <w:szCs w:val="24"/>
        </w:rPr>
        <w:t xml:space="preserve"> of</w:t>
      </w:r>
      <w:r w:rsidR="007A200A">
        <w:rPr>
          <w:sz w:val="24"/>
          <w:szCs w:val="24"/>
        </w:rPr>
        <w:t xml:space="preserve"> 2012. </w:t>
      </w:r>
    </w:p>
    <w:p w14:paraId="3E3E8100" w14:textId="73B6B1E2" w:rsidR="008F5FCC" w:rsidRPr="00AB3D2F" w:rsidRDefault="008F5FCC" w:rsidP="008F5FCC">
      <w:pPr>
        <w:spacing w:line="360" w:lineRule="auto"/>
        <w:rPr>
          <w:sz w:val="24"/>
          <w:szCs w:val="24"/>
        </w:rPr>
      </w:pPr>
      <w:r w:rsidRPr="00AB3D2F">
        <w:rPr>
          <w:sz w:val="24"/>
          <w:szCs w:val="24"/>
        </w:rPr>
        <w:t>Despite the t</w:t>
      </w:r>
      <w:r w:rsidR="00CC02CD">
        <w:rPr>
          <w:sz w:val="24"/>
          <w:szCs w:val="24"/>
        </w:rPr>
        <w:t>wo</w:t>
      </w:r>
      <w:r w:rsidRPr="00AB3D2F">
        <w:rPr>
          <w:sz w:val="24"/>
          <w:szCs w:val="24"/>
        </w:rPr>
        <w:t xml:space="preserve"> main effects described above</w:t>
      </w:r>
      <w:r w:rsidR="007D6088">
        <w:rPr>
          <w:sz w:val="24"/>
          <w:szCs w:val="24"/>
        </w:rPr>
        <w:t xml:space="preserve"> </w:t>
      </w:r>
      <w:r w:rsidR="00CC02CD">
        <w:rPr>
          <w:sz w:val="24"/>
          <w:szCs w:val="24"/>
        </w:rPr>
        <w:t>both</w:t>
      </w:r>
      <w:r w:rsidR="007D6088">
        <w:rPr>
          <w:sz w:val="24"/>
          <w:szCs w:val="24"/>
        </w:rPr>
        <w:t xml:space="preserve">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w:t>
      </w:r>
      <w:r w:rsidRPr="00AB3D2F">
        <w:rPr>
          <w:sz w:val="24"/>
          <w:szCs w:val="24"/>
        </w:rPr>
        <w:lastRenderedPageBreak/>
        <w:t xml:space="preserve">years till 2 years, as well as increasing the requirements for receiving income insurance </w:t>
      </w:r>
      <w:r w:rsidRPr="00AB3D2F">
        <w:rPr>
          <w:sz w:val="24"/>
          <w:szCs w:val="24"/>
        </w:rPr>
        <w:fldChar w:fldCharType="begin" w:fldLock="1"/>
      </w:r>
      <w:r w:rsidR="005665D4">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5634E3" w:rsidRPr="005634E3">
        <w:rPr>
          <w:noProof/>
          <w:sz w:val="24"/>
          <w:szCs w:val="24"/>
        </w:rPr>
        <w:t>(The IS-Commission, 2015a)</w:t>
      </w:r>
      <w:r w:rsidRPr="00AB3D2F">
        <w:rPr>
          <w:sz w:val="24"/>
          <w:szCs w:val="24"/>
        </w:rPr>
        <w:fldChar w:fldCharType="end"/>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60E69622"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w:t>
      </w:r>
      <w:r w:rsidR="00CC02CD">
        <w:rPr>
          <w:sz w:val="24"/>
          <w:szCs w:val="24"/>
        </w:rPr>
        <w:t xml:space="preserve"> for this commission,</w:t>
      </w:r>
      <w:r w:rsidR="00F2092E" w:rsidRPr="00AB3D2F">
        <w:rPr>
          <w:sz w:val="24"/>
          <w:szCs w:val="24"/>
        </w:rPr>
        <w:t xml:space="preserve"> was to analyze changes to the income insurance program in Denmark, which in 2015 led to the</w:t>
      </w:r>
      <w:r w:rsidR="00CC02CD">
        <w:rPr>
          <w:sz w:val="24"/>
          <w:szCs w:val="24"/>
        </w:rPr>
        <w:t xml:space="preserve"> Danish</w:t>
      </w:r>
      <w:r w:rsidR="002539F9">
        <w:rPr>
          <w:sz w:val="24"/>
          <w:szCs w:val="24"/>
        </w:rPr>
        <w:t xml:space="preserve"> </w:t>
      </w:r>
      <w:r w:rsidR="00F2092E" w:rsidRPr="00AB3D2F">
        <w:rPr>
          <w:sz w:val="24"/>
          <w:szCs w:val="24"/>
        </w:rPr>
        <w:t>income insurance model</w:t>
      </w:r>
      <w:r w:rsidR="003A0099">
        <w:rPr>
          <w:sz w:val="24"/>
          <w:szCs w:val="24"/>
        </w:rPr>
        <w:t xml:space="preserve"> (IS-model)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he results of this model favored the lower level of income insurance when looking at the 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w:t>
      </w:r>
      <w:r w:rsidR="003A0099">
        <w:rPr>
          <w:sz w:val="24"/>
          <w:szCs w:val="24"/>
        </w:rPr>
        <w:t>with</w:t>
      </w:r>
      <w:r w:rsidR="00F2092E" w:rsidRPr="00AB3D2F">
        <w:rPr>
          <w:sz w:val="24"/>
          <w:szCs w:val="24"/>
        </w:rPr>
        <w:t xml:space="preserve">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98D01F2" w:rsidR="007C05AF" w:rsidRDefault="00806786" w:rsidP="004D12B6">
      <w:pPr>
        <w:spacing w:line="360" w:lineRule="auto"/>
        <w:rPr>
          <w:sz w:val="24"/>
          <w:szCs w:val="24"/>
        </w:rPr>
      </w:pPr>
      <w:r>
        <w:rPr>
          <w:sz w:val="24"/>
          <w:szCs w:val="24"/>
        </w:rPr>
        <w:t>In the previous subsection</w:t>
      </w:r>
      <w:r w:rsidR="00924651">
        <w:rPr>
          <w:sz w:val="24"/>
          <w:szCs w:val="24"/>
        </w:rPr>
        <w:t>,</w:t>
      </w:r>
      <w:r>
        <w:rPr>
          <w:sz w:val="24"/>
          <w:szCs w:val="24"/>
        </w:rPr>
        <w:t xml:space="preserve"> we gave a short introduction of the political regulations facing the Danish income insurance program through time. Since the creation of the Danish income insurance model in 2015, this model has been used by the Danish government, to analyze the effects of regulations towards the Danish income insurance program. In this section we present the dynamics of the Danish income insurance model, to show which effects are taken into account </w:t>
      </w:r>
      <w:r>
        <w:rPr>
          <w:sz w:val="24"/>
          <w:szCs w:val="24"/>
        </w:rPr>
        <w:lastRenderedPageBreak/>
        <w:t xml:space="preserve">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450266ED"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w:t>
      </w:r>
      <w:r w:rsidR="00924651">
        <w:rPr>
          <w:sz w:val="24"/>
          <w:szCs w:val="24"/>
        </w:rPr>
        <w:t xml:space="preserve"> changes to</w:t>
      </w:r>
      <w:r w:rsidR="00635057" w:rsidRPr="00AB3D2F">
        <w:rPr>
          <w:sz w:val="24"/>
          <w:szCs w:val="24"/>
        </w:rPr>
        <w:t xml:space="preserve"> the level of income insurance. </w:t>
      </w:r>
    </w:p>
    <w:p w14:paraId="51820CB9" w14:textId="0833711C"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2E68D2C3"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w:t>
      </w:r>
      <w:r w:rsidR="00924651">
        <w:rPr>
          <w:sz w:val="24"/>
          <w:szCs w:val="24"/>
        </w:rPr>
        <w:t>se</w:t>
      </w:r>
      <w:r w:rsidR="001B630A" w:rsidRPr="00AB3D2F">
        <w:rPr>
          <w:sz w:val="24"/>
          <w:szCs w:val="24"/>
        </w:rPr>
        <w:t xml:space="preserv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924651">
        <w:rPr>
          <w:sz w:val="24"/>
          <w:szCs w:val="24"/>
        </w:rPr>
        <w:t xml:space="preserve">the </w:t>
      </w:r>
      <w:r w:rsidR="007C05AF">
        <w:rPr>
          <w:sz w:val="24"/>
          <w:szCs w:val="24"/>
        </w:rPr>
        <w:t>previous subsection</w:t>
      </w:r>
      <w:r w:rsidR="00881864" w:rsidRPr="00AB3D2F">
        <w:rPr>
          <w:sz w:val="24"/>
          <w:szCs w:val="24"/>
        </w:rPr>
        <w:t xml:space="preserve"> </w:t>
      </w:r>
      <w:r w:rsidR="00924651">
        <w:rPr>
          <w:sz w:val="24"/>
          <w:szCs w:val="24"/>
        </w:rPr>
        <w:t>showing</w:t>
      </w:r>
      <w:r w:rsidR="00881864" w:rsidRPr="00AB3D2F">
        <w:rPr>
          <w:sz w:val="24"/>
          <w:szCs w:val="24"/>
        </w:rPr>
        <w:t xml:space="preserve">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w:t>
      </w:r>
      <w:r w:rsidR="00924651">
        <w:rPr>
          <w:sz w:val="24"/>
          <w:szCs w:val="24"/>
        </w:rPr>
        <w:t xml:space="preserve"> and up</w:t>
      </w:r>
      <w:r w:rsidR="00881864" w:rsidRPr="00AB3D2F">
        <w:rPr>
          <w:sz w:val="24"/>
          <w:szCs w:val="24"/>
        </w:rPr>
        <w:t xml:space="preserv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5665D4">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w:t>
      </w:r>
      <w:r w:rsidR="00924651">
        <w:rPr>
          <w:sz w:val="24"/>
          <w:szCs w:val="24"/>
        </w:rPr>
        <w:t>,</w:t>
      </w:r>
      <w:r w:rsidR="00881864" w:rsidRPr="00AB3D2F">
        <w:rPr>
          <w:sz w:val="24"/>
          <w:szCs w:val="24"/>
        </w:rPr>
        <w:t xml:space="preserve"> meaning that a relative change </w:t>
      </w:r>
      <w:r w:rsidR="005607CC" w:rsidRPr="00AB3D2F">
        <w:rPr>
          <w:sz w:val="24"/>
          <w:szCs w:val="24"/>
        </w:rPr>
        <w:t>in the exit rate from unemployment to employment is a function of the relative change in the</w:t>
      </w:r>
      <w:r w:rsidR="00924651">
        <w:rPr>
          <w:sz w:val="24"/>
          <w:szCs w:val="24"/>
        </w:rPr>
        <w:t xml:space="preserve"> level of income insurance</w:t>
      </w:r>
      <w:r w:rsidR="005607CC" w:rsidRPr="00AB3D2F">
        <w:rPr>
          <w:sz w:val="24"/>
          <w:szCs w:val="24"/>
        </w:rPr>
        <w:t xml:space="preserve">. Thereby the effects of an increase in the </w:t>
      </w:r>
      <w:r w:rsidR="00A2729E">
        <w:rPr>
          <w:sz w:val="24"/>
          <w:szCs w:val="24"/>
        </w:rPr>
        <w:t xml:space="preserve">level </w:t>
      </w:r>
      <w:r w:rsidR="00A2729E">
        <w:rPr>
          <w:sz w:val="24"/>
          <w:szCs w:val="24"/>
        </w:rPr>
        <w:lastRenderedPageBreak/>
        <w:t xml:space="preserve">of income </w:t>
      </w:r>
      <w:r w:rsidR="00924651">
        <w:rPr>
          <w:sz w:val="24"/>
          <w:szCs w:val="24"/>
        </w:rPr>
        <w:t>insurance</w:t>
      </w:r>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27577DBB"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 xml:space="preserve">commission must assume that the behavioral effects for people being close to </w:t>
      </w:r>
      <w:r w:rsidR="00924651">
        <w:rPr>
          <w:sz w:val="24"/>
          <w:szCs w:val="24"/>
        </w:rPr>
        <w:t>entering</w:t>
      </w:r>
      <w:r w:rsidRPr="00AB3D2F">
        <w:rPr>
          <w:sz w:val="24"/>
          <w:szCs w:val="24"/>
        </w:rPr>
        <w:t xml:space="preserve"> the insurance program (f</w:t>
      </w:r>
      <w:r w:rsidR="006C5A1E">
        <w:rPr>
          <w:sz w:val="24"/>
          <w:szCs w:val="24"/>
        </w:rPr>
        <w:t>or example</w:t>
      </w:r>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10347612"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924651">
        <w:rPr>
          <w:sz w:val="24"/>
          <w:szCs w:val="24"/>
        </w:rPr>
        <w:t xml:space="preserve"> in Denmark</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77908661"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w:t>
      </w:r>
      <w:r w:rsidR="00925560">
        <w:rPr>
          <w:sz w:val="24"/>
          <w:szCs w:val="24"/>
        </w:rPr>
        <w:t xml:space="preserve"> assumed to be</w:t>
      </w:r>
      <w:r w:rsidRPr="00AB3D2F">
        <w:rPr>
          <w:sz w:val="24"/>
          <w:szCs w:val="24"/>
        </w:rPr>
        <w:t xml:space="preserve">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34612CE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sidR="005634E3">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006E69D0" w:rsidRPr="006E69D0">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D8733D">
        <w:rPr>
          <w:sz w:val="24"/>
          <w:szCs w:val="24"/>
        </w:rPr>
        <w:t>from</w:t>
      </w:r>
      <w:r w:rsidR="00C3081B">
        <w:rPr>
          <w:sz w:val="24"/>
          <w:szCs w:val="24"/>
        </w:rPr>
        <w:t xml:space="preserve"> </w:t>
      </w:r>
      <w:r w:rsidR="001A79EF">
        <w:rPr>
          <w:sz w:val="24"/>
          <w:szCs w:val="24"/>
        </w:rPr>
        <w:t>approximately 3.5</w:t>
      </w:r>
      <w:r w:rsidR="00D8733D">
        <w:rPr>
          <w:sz w:val="24"/>
          <w:szCs w:val="24"/>
        </w:rPr>
        <w:t xml:space="preserve">% to </w:t>
      </w:r>
      <w:r w:rsidR="001A79EF">
        <w:rPr>
          <w:sz w:val="24"/>
          <w:szCs w:val="24"/>
        </w:rPr>
        <w:lastRenderedPageBreak/>
        <w:t xml:space="preserve">4.5% at the time of the decrease. As </w:t>
      </w:r>
      <w:r w:rsidR="008C2EAA">
        <w:rPr>
          <w:sz w:val="24"/>
          <w:szCs w:val="24"/>
        </w:rPr>
        <w:t>this regards</w:t>
      </w:r>
      <w:r w:rsidR="00EF4E01" w:rsidRPr="00AB3D2F">
        <w:rPr>
          <w:sz w:val="24"/>
          <w:szCs w:val="24"/>
        </w:rPr>
        <w:t xml:space="preserve"> the exit rate for people in terminated positions</w:t>
      </w:r>
      <w:r w:rsidR="00D8733D">
        <w:rPr>
          <w:sz w:val="24"/>
          <w:szCs w:val="24"/>
        </w:rPr>
        <w:t>,</w:t>
      </w:r>
      <w:r w:rsidR="00EF4E01" w:rsidRPr="00AB3D2F">
        <w:rPr>
          <w:sz w:val="24"/>
          <w:szCs w:val="24"/>
        </w:rPr>
        <w:t xml:space="preserve">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t>
      </w:r>
      <w:r w:rsidR="00D8733D">
        <w:rPr>
          <w:sz w:val="24"/>
          <w:szCs w:val="24"/>
        </w:rPr>
        <w:t>w</w:t>
      </w:r>
      <w:r w:rsidR="00CD3A03" w:rsidRPr="00AB3D2F">
        <w:rPr>
          <w:sz w:val="24"/>
          <w:szCs w:val="24"/>
        </w:rPr>
        <w:t>ith lower effects the later the increase appears)</w:t>
      </w:r>
      <w:r w:rsidR="00D8733D">
        <w:rPr>
          <w:sz w:val="24"/>
          <w:szCs w:val="24"/>
        </w:rPr>
        <w:t>.</w:t>
      </w:r>
    </w:p>
    <w:p w14:paraId="0304F29C" w14:textId="22142277"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w:t>
      </w:r>
      <w:r w:rsidR="00D8733D">
        <w:rPr>
          <w:sz w:val="24"/>
          <w:szCs w:val="24"/>
        </w:rPr>
        <w:t>n</w:t>
      </w:r>
      <w:r w:rsidR="00D373B9" w:rsidRPr="00AB3D2F">
        <w:rPr>
          <w:sz w:val="24"/>
          <w:szCs w:val="24"/>
        </w:rPr>
        <w:t xml:space="preserve">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w:t>
      </w:r>
      <w:r w:rsidR="00D8733D">
        <w:rPr>
          <w:sz w:val="24"/>
          <w:szCs w:val="24"/>
        </w:rPr>
        <w:t>effect</w:t>
      </w:r>
      <w:r w:rsidR="00D373B9" w:rsidRPr="00AB3D2F">
        <w:rPr>
          <w:sz w:val="24"/>
          <w:szCs w:val="24"/>
        </w:rPr>
        <w:t xml:space="preserv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7777C8D9"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w:t>
      </w:r>
      <w:r w:rsidR="00D8733D">
        <w:rPr>
          <w:sz w:val="24"/>
          <w:szCs w:val="24"/>
        </w:rPr>
        <w:t>effect</w:t>
      </w:r>
      <w:r w:rsidR="001138F6" w:rsidRPr="00AB3D2F">
        <w:rPr>
          <w:sz w:val="24"/>
          <w:szCs w:val="24"/>
        </w:rPr>
        <w:t xml:space="preserve">. </w:t>
      </w:r>
    </w:p>
    <w:p w14:paraId="44F2C1E8" w14:textId="0C3B2A57"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5634E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5634E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6E69D0" w:rsidRPr="006E69D0">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57A7CF7F" w:rsidR="00C3081B" w:rsidRPr="00AB3D2F" w:rsidRDefault="00C3081B" w:rsidP="00C3081B">
      <w:pPr>
        <w:spacing w:line="360" w:lineRule="auto"/>
        <w:rPr>
          <w:sz w:val="24"/>
          <w:szCs w:val="24"/>
        </w:rPr>
      </w:pPr>
      <w:r w:rsidRPr="00AB3D2F">
        <w:rPr>
          <w:sz w:val="24"/>
          <w:szCs w:val="24"/>
        </w:rPr>
        <w:lastRenderedPageBreak/>
        <w:t>More recently</w:t>
      </w:r>
      <w:r w:rsidR="00D8733D">
        <w:rPr>
          <w:sz w:val="24"/>
          <w:szCs w:val="24"/>
        </w:rPr>
        <w:t>,</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w:t>
      </w:r>
      <w:r w:rsidR="00D8733D">
        <w:rPr>
          <w:sz w:val="24"/>
          <w:szCs w:val="24"/>
        </w:rPr>
        <w:t>,</w:t>
      </w:r>
      <w:r w:rsidRPr="00AB3D2F">
        <w:rPr>
          <w:sz w:val="24"/>
          <w:szCs w:val="24"/>
        </w:rPr>
        <w:t xml:space="preserve">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w:t>
      </w:r>
      <w:r w:rsidR="00D8733D">
        <w:rPr>
          <w:sz w:val="24"/>
          <w:szCs w:val="24"/>
        </w:rPr>
        <w:t>channels</w:t>
      </w:r>
      <w:r w:rsidRPr="00AB3D2F">
        <w:rPr>
          <w:sz w:val="24"/>
          <w:szCs w:val="24"/>
        </w:rPr>
        <w:t xml:space="preserve"> that should </w:t>
      </w:r>
      <w:r w:rsidR="00D8733D">
        <w:rPr>
          <w:sz w:val="24"/>
          <w:szCs w:val="24"/>
        </w:rPr>
        <w:t>affect</w:t>
      </w:r>
      <w:r w:rsidRPr="00AB3D2F">
        <w:rPr>
          <w:sz w:val="24"/>
          <w:szCs w:val="24"/>
        </w:rPr>
        <w:t xml:space="preserve"> the approach </w:t>
      </w:r>
      <w:r w:rsidR="00D8733D">
        <w:rPr>
          <w:sz w:val="24"/>
          <w:szCs w:val="24"/>
        </w:rPr>
        <w:t>to unemployment</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59CCE077"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 xml:space="preserve">will be </w:t>
      </w:r>
      <w:r w:rsidR="000F0D4B">
        <w:rPr>
          <w:sz w:val="24"/>
          <w:szCs w:val="24"/>
        </w:rPr>
        <w:lastRenderedPageBreak/>
        <w:t>useful in section 5, as we</w:t>
      </w:r>
      <w:r>
        <w:rPr>
          <w:sz w:val="24"/>
          <w:szCs w:val="24"/>
        </w:rPr>
        <w:t xml:space="preserve"> can use the estimates from the IS-model</w:t>
      </w:r>
      <w:r w:rsidR="00D8733D">
        <w:rPr>
          <w:sz w:val="24"/>
          <w:szCs w:val="24"/>
        </w:rPr>
        <w:t>,</w:t>
      </w:r>
      <w:r>
        <w:rPr>
          <w:sz w:val="24"/>
          <w:szCs w:val="24"/>
        </w:rPr>
        <w:t xml:space="preserve"> with some adjustments towards the approach effect</w:t>
      </w:r>
      <w:r w:rsidR="00D8733D">
        <w:rPr>
          <w:sz w:val="24"/>
          <w:szCs w:val="24"/>
        </w:rPr>
        <w: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43EA671B" w:rsidR="000F0D4B" w:rsidRDefault="000F0D4B" w:rsidP="004D12B6">
      <w:pPr>
        <w:spacing w:line="360" w:lineRule="auto"/>
        <w:rPr>
          <w:sz w:val="24"/>
          <w:szCs w:val="24"/>
        </w:rPr>
      </w:pPr>
      <w:r>
        <w:rPr>
          <w:sz w:val="24"/>
          <w:szCs w:val="24"/>
        </w:rPr>
        <w:t>In the literature review</w:t>
      </w:r>
      <w:r w:rsidR="00D8733D">
        <w:rPr>
          <w:sz w:val="24"/>
          <w:szCs w:val="24"/>
        </w:rPr>
        <w:t>,</w:t>
      </w:r>
      <w:r w:rsidR="00775321">
        <w:rPr>
          <w:sz w:val="24"/>
          <w:szCs w:val="24"/>
        </w:rPr>
        <w:t xml:space="preserve"> </w:t>
      </w:r>
      <w:r>
        <w:rPr>
          <w:sz w:val="24"/>
          <w:szCs w:val="24"/>
        </w:rPr>
        <w:t xml:space="preserve">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10DCA09F" w14:textId="77777777" w:rsidR="00F25F2F" w:rsidRPr="00A74720" w:rsidRDefault="00F25F2F" w:rsidP="004D12B6">
      <w:pPr>
        <w:spacing w:line="360" w:lineRule="auto"/>
        <w:rPr>
          <w:sz w:val="24"/>
          <w:szCs w:val="24"/>
        </w:rPr>
      </w:pPr>
    </w:p>
    <w:p w14:paraId="05688205" w14:textId="41A51C81" w:rsidR="003674B6" w:rsidRPr="0075752D" w:rsidRDefault="006409C0" w:rsidP="004A796F">
      <w:pPr>
        <w:pStyle w:val="Overskrift1"/>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4A796F"/>
    <w:p w14:paraId="0EB11718" w14:textId="77777777" w:rsidR="001572F0" w:rsidRDefault="00921D2D" w:rsidP="00D2140C">
      <w:pPr>
        <w:spacing w:line="360" w:lineRule="auto"/>
        <w:rPr>
          <w:sz w:val="24"/>
          <w:szCs w:val="24"/>
        </w:rPr>
      </w:pPr>
      <w:r w:rsidRPr="00AB3D2F">
        <w:rPr>
          <w:sz w:val="24"/>
          <w:szCs w:val="24"/>
        </w:rPr>
        <w:t>In this section</w:t>
      </w:r>
      <w:r w:rsidR="00152282">
        <w:rPr>
          <w:sz w:val="24"/>
          <w:szCs w:val="24"/>
        </w:rPr>
        <w:t>,</w:t>
      </w:r>
      <w:r w:rsidRPr="00AB3D2F">
        <w:rPr>
          <w:sz w:val="24"/>
          <w:szCs w:val="24"/>
        </w:rPr>
        <w:t xml:space="preserve">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p>
    <w:p w14:paraId="00BF5059" w14:textId="36743A76" w:rsidR="00C074C2" w:rsidRDefault="001572F0" w:rsidP="00D2140C">
      <w:pPr>
        <w:spacing w:line="360" w:lineRule="auto"/>
        <w:rPr>
          <w:sz w:val="24"/>
          <w:szCs w:val="24"/>
        </w:rPr>
      </w:pPr>
      <w:r>
        <w:rPr>
          <w:sz w:val="24"/>
          <w:szCs w:val="24"/>
        </w:rPr>
        <w:t xml:space="preserve">Next, we will introduce a scenario removing the suppressing of the state regulation percentage starting from 2016Q1. </w:t>
      </w:r>
      <w:commentRangeStart w:id="43"/>
      <w:r>
        <w:rPr>
          <w:sz w:val="24"/>
          <w:szCs w:val="24"/>
        </w:rPr>
        <w:t xml:space="preserve">In two additional scenarios we relax the assumptions regarding the labor-force channel and wage-channel.  </w:t>
      </w:r>
      <w:commentRangeEnd w:id="43"/>
      <w:r>
        <w:rPr>
          <w:rStyle w:val="Kommentarhenvisning"/>
        </w:rPr>
        <w:commentReference w:id="43"/>
      </w:r>
      <w:r>
        <w:rPr>
          <w:sz w:val="24"/>
          <w:szCs w:val="24"/>
        </w:rPr>
        <w:t>These three scenarios</w:t>
      </w:r>
      <w:r w:rsidR="00D2140C">
        <w:rPr>
          <w:sz w:val="24"/>
          <w:szCs w:val="24"/>
        </w:rPr>
        <w:t xml:space="preserve"> will later allow us to calculate the elasticity of the level of income insurance on unemployment associated with these macroeconomic </w:t>
      </w:r>
      <w:commentRangeStart w:id="44"/>
      <w:r w:rsidR="00D2140C">
        <w:rPr>
          <w:sz w:val="24"/>
          <w:szCs w:val="24"/>
        </w:rPr>
        <w:t xml:space="preserve">effects. </w:t>
      </w:r>
      <w:commentRangeEnd w:id="44"/>
      <w:r>
        <w:rPr>
          <w:rStyle w:val="Kommentarhenvisning"/>
        </w:rPr>
        <w:commentReference w:id="44"/>
      </w:r>
    </w:p>
    <w:p w14:paraId="23F3A2CD" w14:textId="77777777" w:rsidR="000E2AD0" w:rsidRPr="00D2140C" w:rsidRDefault="000E2AD0" w:rsidP="00D2140C">
      <w:pPr>
        <w:spacing w:line="360" w:lineRule="auto"/>
        <w:rPr>
          <w:sz w:val="24"/>
          <w:szCs w:val="24"/>
        </w:rPr>
      </w:pPr>
    </w:p>
    <w:p w14:paraId="3CE9717B" w14:textId="2B5600C2" w:rsidR="00174C5E" w:rsidRDefault="00251655" w:rsidP="005B6B82">
      <w:pPr>
        <w:pStyle w:val="Overskrift2"/>
      </w:pPr>
      <w:r>
        <w:lastRenderedPageBreak/>
        <w:t>Fundamental equations in baseline model</w:t>
      </w:r>
    </w:p>
    <w:p w14:paraId="1548A94A" w14:textId="70794B02" w:rsidR="006C3D5A" w:rsidRDefault="006C3D5A" w:rsidP="006C3D5A"/>
    <w:p w14:paraId="783F79B8" w14:textId="2BDAAC7A"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231ED5">
        <w:rPr>
          <w:sz w:val="24"/>
          <w:szCs w:val="24"/>
        </w:rPr>
        <w:t>,</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1865D4CE"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 xml:space="preserve">suppressing the </w:t>
      </w:r>
      <w:r w:rsidR="00B61329">
        <w:rPr>
          <w:rFonts w:cstheme="minorHAnsi"/>
          <w:sz w:val="24"/>
          <w:szCs w:val="24"/>
        </w:rPr>
        <w:t>state</w:t>
      </w:r>
      <w:r w:rsidR="00127EA8">
        <w:rPr>
          <w:rFonts w:cstheme="minorHAnsi"/>
          <w:sz w:val="24"/>
          <w:szCs w:val="24"/>
        </w:rPr>
        <w:t xml:space="preserve"> regulation percent</w:t>
      </w:r>
      <w:r w:rsidR="00B61329">
        <w:rPr>
          <w:rFonts w:cstheme="minorHAnsi"/>
          <w:sz w:val="24"/>
          <w:szCs w:val="24"/>
        </w:rPr>
        <w:t>age</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0F50B8C7" w:rsidR="009B3489" w:rsidRPr="00AB3D2F" w:rsidRDefault="00231ED5" w:rsidP="006342B2">
      <w:pPr>
        <w:spacing w:line="360" w:lineRule="auto"/>
        <w:rPr>
          <w:rFonts w:eastAsiaTheme="minorEastAsia" w:cstheme="minorHAnsi"/>
          <w:sz w:val="24"/>
          <w:szCs w:val="24"/>
        </w:rPr>
      </w:pPr>
      <w:r>
        <w:rPr>
          <w:rFonts w:eastAsiaTheme="minorEastAsia" w:cstheme="minorHAnsi"/>
          <w:sz w:val="24"/>
          <w:szCs w:val="24"/>
        </w:rPr>
        <w:t>In the baseline model</w:t>
      </w:r>
      <w:r w:rsidR="0082326F" w:rsidRPr="00AB3D2F">
        <w:rPr>
          <w:rFonts w:eastAsiaTheme="minorEastAsia" w:cstheme="minorHAnsi"/>
          <w:sz w:val="24"/>
          <w:szCs w:val="24"/>
        </w:rPr>
        <w:t xml:space="preserve"> the main effects of income insurance will go through the household’s </w:t>
      </w:r>
      <w:r w:rsidR="00327399" w:rsidRPr="00AB3D2F">
        <w:rPr>
          <w:rFonts w:eastAsiaTheme="minorEastAsia" w:cstheme="minorHAnsi"/>
          <w:sz w:val="24"/>
          <w:szCs w:val="24"/>
        </w:rPr>
        <w:t>disposable income and into the consumption of the households</w:t>
      </w:r>
      <w:r w:rsidR="0082326F"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82326F"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w:t>
      </w:r>
      <w:r w:rsidR="00327399" w:rsidRPr="00AB3D2F">
        <w:rPr>
          <w:rFonts w:eastAsiaTheme="minorEastAsia" w:cstheme="minorHAnsi"/>
          <w:sz w:val="24"/>
          <w:szCs w:val="24"/>
        </w:rPr>
        <w:lastRenderedPageBreak/>
        <w:t>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Pr>
          <w:rFonts w:eastAsiaTheme="minorEastAsia" w:cstheme="minorHAnsi"/>
          <w:sz w:val="24"/>
          <w:szCs w:val="24"/>
        </w:rPr>
        <w:t>,</w:t>
      </w:r>
      <w:r w:rsidR="00327399"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w:t>
      </w:r>
      <w:r>
        <w:rPr>
          <w:rFonts w:eastAsiaTheme="minorEastAsia" w:cstheme="minorHAnsi"/>
          <w:sz w:val="24"/>
          <w:szCs w:val="24"/>
        </w:rPr>
        <w:t>received by</w:t>
      </w:r>
      <w:r w:rsidR="00F83EAB">
        <w:rPr>
          <w:rFonts w:eastAsiaTheme="minorEastAsia" w:cstheme="minorHAnsi"/>
          <w:sz w:val="24"/>
          <w:szCs w:val="24"/>
        </w:rPr>
        <w:t xml:space="preserv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986CD55" w:rsidR="00AE3754" w:rsidRPr="00AB3D2F" w:rsidRDefault="00231ED5" w:rsidP="00C17E43">
      <w:pPr>
        <w:spacing w:line="360" w:lineRule="auto"/>
        <w:rPr>
          <w:rFonts w:cstheme="minorHAnsi"/>
          <w:sz w:val="24"/>
          <w:szCs w:val="24"/>
        </w:rPr>
      </w:pPr>
      <w:r>
        <w:rPr>
          <w:rFonts w:cstheme="minorHAnsi"/>
          <w:sz w:val="24"/>
          <w:szCs w:val="24"/>
        </w:rPr>
        <w:t>As can be noted, the</w:t>
      </w:r>
      <w:r w:rsidR="009B3489">
        <w:rPr>
          <w:rFonts w:cstheme="minorHAnsi"/>
          <w:sz w:val="24"/>
          <w:szCs w:val="24"/>
        </w:rPr>
        <w:t xml:space="preserv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w:t>
      </w:r>
      <w:r>
        <w:rPr>
          <w:rFonts w:cstheme="minorHAnsi"/>
          <w:sz w:val="24"/>
          <w:szCs w:val="24"/>
        </w:rPr>
        <w:t xml:space="preserve"> demand. The channel goes through</w:t>
      </w:r>
      <w:r w:rsidR="009B3489">
        <w:rPr>
          <w:rFonts w:cstheme="minorHAnsi"/>
          <w:sz w:val="24"/>
          <w:szCs w:val="24"/>
        </w:rPr>
        <w:t xml:space="preserve"> the disposable income, affecting the consumption</w:t>
      </w:r>
      <w:r>
        <w:rPr>
          <w:rFonts w:cstheme="minorHAnsi"/>
          <w:sz w:val="24"/>
          <w:szCs w:val="24"/>
        </w:rPr>
        <w:t>,</w:t>
      </w:r>
      <w:r w:rsidR="009B3489">
        <w:rPr>
          <w:rFonts w:cstheme="minorHAnsi"/>
          <w:sz w:val="24"/>
          <w:szCs w:val="24"/>
        </w:rPr>
        <w:t xml:space="preserve"> and thereby affecting the aggregate demand</w:t>
      </w:r>
      <w:r>
        <w:rPr>
          <w:rFonts w:cstheme="minorHAnsi"/>
          <w:sz w:val="24"/>
          <w:szCs w:val="24"/>
        </w:rPr>
        <w:t>.</w:t>
      </w:r>
      <w:r w:rsidR="009B3489">
        <w:rPr>
          <w:rFonts w:cstheme="minorHAnsi"/>
          <w:sz w:val="24"/>
          <w:szCs w:val="24"/>
        </w:rPr>
        <w:t xml:space="preserve"> </w:t>
      </w:r>
      <w:r>
        <w:rPr>
          <w:rFonts w:cstheme="minorHAnsi"/>
          <w:sz w:val="24"/>
          <w:szCs w:val="24"/>
        </w:rPr>
        <w:t>F</w:t>
      </w:r>
      <w:r w:rsidR="009B3489">
        <w:rPr>
          <w:rFonts w:cstheme="minorHAnsi"/>
          <w:sz w:val="24"/>
          <w:szCs w:val="24"/>
        </w:rPr>
        <w:t>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PAGEREF _Ref120688480 \h </w:instrText>
      </w:r>
      <w:r>
        <w:rPr>
          <w:rFonts w:cstheme="minorHAnsi"/>
          <w:sz w:val="24"/>
          <w:szCs w:val="24"/>
        </w:rPr>
      </w:r>
      <w:r>
        <w:rPr>
          <w:rFonts w:cstheme="minorHAnsi"/>
          <w:sz w:val="24"/>
          <w:szCs w:val="24"/>
        </w:rPr>
        <w:fldChar w:fldCharType="separate"/>
      </w:r>
      <w:r w:rsidR="00775321">
        <w:rPr>
          <w:rFonts w:cstheme="minorHAnsi"/>
          <w:noProof/>
          <w:sz w:val="24"/>
          <w:szCs w:val="24"/>
        </w:rPr>
        <w:t>55</w:t>
      </w:r>
      <w:r>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03F871C9" w:rsidR="005B6B82" w:rsidRPr="00AB3D2F" w:rsidRDefault="0057540B" w:rsidP="00BB0046">
      <w:pPr>
        <w:spacing w:line="360" w:lineRule="auto"/>
        <w:rPr>
          <w:rFonts w:cstheme="minorHAnsi"/>
          <w:sz w:val="24"/>
          <w:szCs w:val="24"/>
        </w:rPr>
      </w:pPr>
      <w:r>
        <w:rPr>
          <w:rFonts w:cstheme="minorHAnsi"/>
          <w:sz w:val="24"/>
          <w:szCs w:val="24"/>
        </w:rPr>
        <w:t>First, we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4D69C1CD"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w:t>
      </w:r>
      <w:r w:rsidRPr="00AB3D2F">
        <w:rPr>
          <w:rFonts w:cstheme="minorHAnsi"/>
          <w:sz w:val="24"/>
          <w:szCs w:val="24"/>
        </w:rPr>
        <w:lastRenderedPageBreak/>
        <w:t>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45"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45"/>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30574FED"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6CFC5F75"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231ED5">
        <w:rPr>
          <w:rFonts w:eastAsiaTheme="minorEastAsia" w:cstheme="minorHAnsi"/>
          <w:sz w:val="24"/>
          <w:szCs w:val="24"/>
        </w:rPr>
        <w:t>,</w:t>
      </w:r>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231ED5">
        <w:rPr>
          <w:rFonts w:cstheme="minorHAnsi"/>
          <w:sz w:val="24"/>
          <w:szCs w:val="24"/>
        </w:rPr>
        <w:t>,</w:t>
      </w:r>
      <w:r w:rsidR="009C1F6B">
        <w:rPr>
          <w:rFonts w:cstheme="minorHAnsi"/>
          <w:sz w:val="24"/>
          <w:szCs w:val="24"/>
        </w:rPr>
        <w:t xml:space="preserve"> being a member of the IS-program</w:t>
      </w:r>
      <w:r w:rsidRPr="00AB3D2F">
        <w:rPr>
          <w:rFonts w:cstheme="minorHAnsi"/>
          <w:sz w:val="24"/>
          <w:szCs w:val="24"/>
        </w:rPr>
        <w:t xml:space="preserv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w:t>
      </w:r>
      <w:r w:rsidR="00231ED5">
        <w:rPr>
          <w:rFonts w:cstheme="minorHAnsi"/>
          <w:sz w:val="24"/>
          <w:szCs w:val="24"/>
        </w:rPr>
        <w:t>,</w:t>
      </w:r>
      <w:r w:rsidR="00C5526D" w:rsidRPr="00AB3D2F">
        <w:rPr>
          <w:rFonts w:cstheme="minorHAnsi"/>
          <w:sz w:val="24"/>
          <w:szCs w:val="24"/>
        </w:rPr>
        <w:t xml:space="preserve">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 xml:space="preserve">depending on whether the increase in the maximum level of </w:t>
      </w:r>
      <w:r w:rsidR="00EC5CB9">
        <w:rPr>
          <w:rFonts w:cstheme="minorHAnsi"/>
          <w:sz w:val="24"/>
          <w:szCs w:val="24"/>
        </w:rPr>
        <w:lastRenderedPageBreak/>
        <w:t>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62D6ABA4" w:rsidR="000C24C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Pr>
          <w:rStyle w:val="Fodnotehenvisning"/>
          <w:rFonts w:cstheme="minorHAnsi"/>
          <w:sz w:val="24"/>
          <w:szCs w:val="24"/>
        </w:rPr>
        <w:footnoteReference w:id="8"/>
      </w:r>
      <w:r w:rsidRPr="00AB3D2F">
        <w:rPr>
          <w:rFonts w:cstheme="minorHAnsi"/>
          <w:sz w:val="24"/>
          <w:szCs w:val="24"/>
        </w:rPr>
        <w:t xml:space="preserve">. </w:t>
      </w:r>
    </w:p>
    <w:p w14:paraId="1EE0ED1D" w14:textId="4A80113A" w:rsidR="00CF0F0D" w:rsidRDefault="00CF0F0D" w:rsidP="00362402">
      <w:pPr>
        <w:spacing w:line="360" w:lineRule="auto"/>
        <w:rPr>
          <w:rFonts w:cstheme="minorHAnsi"/>
          <w:sz w:val="24"/>
          <w:szCs w:val="24"/>
        </w:rPr>
      </w:pPr>
      <w:r>
        <w:rPr>
          <w:rFonts w:cstheme="minorHAnsi"/>
          <w:sz w:val="24"/>
          <w:szCs w:val="24"/>
        </w:rPr>
        <w:t>Besides the demand</w:t>
      </w:r>
      <w:r>
        <w:rPr>
          <w:rFonts w:cstheme="minorHAnsi"/>
          <w:sz w:val="24"/>
          <w:szCs w:val="24"/>
        </w:rPr>
        <w:t>-</w:t>
      </w:r>
      <w:r>
        <w:rPr>
          <w:rFonts w:cstheme="minorHAnsi"/>
          <w:sz w:val="24"/>
          <w:szCs w:val="24"/>
        </w:rPr>
        <w:t xml:space="preserve">channel we also include </w:t>
      </w:r>
      <w:r>
        <w:rPr>
          <w:rFonts w:cstheme="minorHAnsi"/>
          <w:sz w:val="24"/>
          <w:szCs w:val="24"/>
        </w:rPr>
        <w:t xml:space="preserve">a wage-channel. The literature presented in section 2 suggested that </w:t>
      </w:r>
      <w:r w:rsidRPr="00DF5ADC">
        <w:rPr>
          <w:sz w:val="24"/>
          <w:szCs w:val="24"/>
        </w:rPr>
        <w:t>incorporating the level of income insurance is in line with standard models of wage setting, thereby playing an important role in the determination of the targeted wage</w:t>
      </w:r>
      <w:r w:rsidRPr="00DF5ADC">
        <w:rPr>
          <w:rFonts w:cstheme="minorHAnsi"/>
          <w:sz w:val="24"/>
          <w:szCs w:val="24"/>
        </w:rPr>
        <w:t xml:space="preserve">. In </w:t>
      </w:r>
      <w:bookmarkStart w:id="46" w:name="_Hlk120039186"/>
      <w:r w:rsidR="000E2AD0">
        <w:rPr>
          <w:rFonts w:cstheme="minorHAnsi"/>
          <w:sz w:val="24"/>
          <w:szCs w:val="24"/>
        </w:rPr>
        <w:t>the</w:t>
      </w:r>
      <w:r w:rsidRPr="00DF5ADC">
        <w:rPr>
          <w:rFonts w:cstheme="minorHAnsi"/>
          <w:sz w:val="24"/>
          <w:szCs w:val="24"/>
        </w:rPr>
        <w:t xml:space="preserve"> </w:t>
      </w:r>
      <w:r w:rsidR="000E2AD0">
        <w:rPr>
          <w:rFonts w:cstheme="minorHAnsi"/>
          <w:sz w:val="24"/>
          <w:szCs w:val="24"/>
        </w:rPr>
        <w:t>baseline model</w:t>
      </w:r>
      <w:r w:rsidRPr="00DF5ADC">
        <w:rPr>
          <w:rFonts w:cstheme="minorHAnsi"/>
          <w:sz w:val="24"/>
          <w:szCs w:val="24"/>
        </w:rPr>
        <w:t xml:space="preserve"> we assume that the labor unions got two agendas when determining the target wage. First, they want the</w:t>
      </w:r>
      <w:r w:rsidRPr="00AC0541">
        <w:rPr>
          <w:rFonts w:cstheme="minorHAnsi"/>
          <w:sz w:val="24"/>
          <w:szCs w:val="24"/>
        </w:rPr>
        <w:t xml:space="preserve"> wage to follow inflation so that workers keep their purchasing power over time. Second, they set a threshold for the minimum wage gap</w:t>
      </w:r>
      <w:r>
        <w:rPr>
          <w:rFonts w:cstheme="minorHAnsi"/>
          <w:sz w:val="24"/>
          <w:szCs w:val="24"/>
        </w:rPr>
        <w:t>,</w:t>
      </w:r>
      <w:r w:rsidRPr="00AC0541">
        <w:rPr>
          <w:rFonts w:cstheme="minorHAnsi"/>
          <w:sz w:val="24"/>
          <w:szCs w:val="24"/>
        </w:rPr>
        <w:t xml:space="preserve"> measuring the difference between the wages and maximum level of income insurance relative to the wages, to maintain a </w:t>
      </w:r>
      <w:r w:rsidRPr="00AC0541">
        <w:rPr>
          <w:rFonts w:cstheme="minorHAnsi"/>
          <w:sz w:val="24"/>
          <w:szCs w:val="24"/>
        </w:rPr>
        <w:lastRenderedPageBreak/>
        <w:t xml:space="preserve">certain incentive to stay employed. In the model </w:t>
      </w:r>
      <w:r>
        <w:rPr>
          <w:rFonts w:cstheme="minorHAnsi"/>
          <w:sz w:val="24"/>
          <w:szCs w:val="24"/>
        </w:rPr>
        <w:t>we set the</w:t>
      </w:r>
      <w:r w:rsidRPr="00AC0541">
        <w:rPr>
          <w:rFonts w:cstheme="minorHAnsi"/>
          <w:sz w:val="24"/>
          <w:szCs w:val="24"/>
        </w:rPr>
        <w:t xml:space="preserve"> minimum wage gap to 42% of the wage, </w:t>
      </w:r>
      <w:r>
        <w:rPr>
          <w:rFonts w:cstheme="minorHAnsi"/>
          <w:sz w:val="24"/>
          <w:szCs w:val="24"/>
        </w:rPr>
        <w:t>thereby, we estimate a relationship between income insurance and</w:t>
      </w:r>
      <w:r w:rsidRPr="00AC0541">
        <w:rPr>
          <w:rFonts w:cstheme="minorHAnsi"/>
          <w:sz w:val="24"/>
          <w:szCs w:val="24"/>
        </w:rPr>
        <w:t xml:space="preserve"> wages </w:t>
      </w:r>
      <w:r>
        <w:rPr>
          <w:rFonts w:cstheme="minorHAnsi"/>
          <w:sz w:val="24"/>
          <w:szCs w:val="24"/>
        </w:rPr>
        <w:t>c</w:t>
      </w:r>
      <w:r w:rsidRPr="00AC0541">
        <w:rPr>
          <w:rFonts w:cstheme="minorHAnsi"/>
          <w:sz w:val="24"/>
          <w:szCs w:val="24"/>
        </w:rPr>
        <w:t>lose to the one found by</w:t>
      </w:r>
      <w:r>
        <w:rPr>
          <w:rFonts w:cstheme="minorHAnsi"/>
          <w:sz w:val="24"/>
          <w:szCs w:val="24"/>
        </w:rPr>
        <w:t xml:space="preserve"> </w:t>
      </w:r>
      <w:r w:rsidRPr="00AC0541">
        <w:rPr>
          <w:rFonts w:cstheme="minorHAnsi"/>
          <w:noProof/>
          <w:sz w:val="24"/>
          <w:szCs w:val="24"/>
        </w:rPr>
        <w:t>Fredriksson &amp; Söderström</w:t>
      </w:r>
      <w:r w:rsidRPr="00AC0541">
        <w:rPr>
          <w:rFonts w:cstheme="minorHAnsi"/>
          <w:sz w:val="24"/>
          <w:szCs w:val="24"/>
        </w:rPr>
        <w:t xml:space="preserve"> </w:t>
      </w:r>
      <w:r w:rsidRPr="00AC0541">
        <w:rPr>
          <w:rFonts w:cstheme="minorHAnsi"/>
          <w:sz w:val="24"/>
          <w:szCs w:val="24"/>
        </w:rPr>
        <w:fldChar w:fldCharType="begin" w:fldLock="1"/>
      </w:r>
      <w:r>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rFonts w:cstheme="minorHAnsi"/>
          <w:sz w:val="24"/>
          <w:szCs w:val="24"/>
        </w:rPr>
        <w:fldChar w:fldCharType="separate"/>
      </w:r>
      <w:r w:rsidRPr="005F2952">
        <w:rPr>
          <w:rFonts w:cstheme="minorHAnsi"/>
          <w:noProof/>
          <w:sz w:val="24"/>
          <w:szCs w:val="24"/>
        </w:rPr>
        <w:t>(2020)</w:t>
      </w:r>
      <w:r w:rsidRPr="00AC0541">
        <w:rPr>
          <w:rFonts w:cstheme="minorHAnsi"/>
          <w:sz w:val="24"/>
          <w:szCs w:val="24"/>
        </w:rPr>
        <w:fldChar w:fldCharType="end"/>
      </w:r>
      <w:r>
        <w:rPr>
          <w:rFonts w:cstheme="minorHAnsi"/>
          <w:sz w:val="24"/>
          <w:szCs w:val="24"/>
        </w:rPr>
        <w:t xml:space="preserve"> showing an elasticity of 0.2-0.3</w:t>
      </w:r>
      <w:r w:rsidRPr="00AC0541">
        <w:rPr>
          <w:rFonts w:cstheme="minorHAnsi"/>
          <w:sz w:val="24"/>
          <w:szCs w:val="24"/>
        </w:rPr>
        <w:t xml:space="preserve">. In the case where inflation is not able to close the minimum wage-gap alone (thereby leaving the gap to be below 42% of the wage), the labor unions set </w:t>
      </w:r>
      <w:r>
        <w:rPr>
          <w:rFonts w:cstheme="minorHAnsi"/>
          <w:sz w:val="24"/>
          <w:szCs w:val="24"/>
        </w:rPr>
        <w:t xml:space="preserve">the </w:t>
      </w:r>
      <w:r w:rsidRPr="00AC0541">
        <w:rPr>
          <w:rFonts w:cstheme="minorHAnsi"/>
          <w:sz w:val="24"/>
          <w:szCs w:val="24"/>
        </w:rPr>
        <w:t>target</w:t>
      </w:r>
      <w:r>
        <w:rPr>
          <w:rFonts w:cstheme="minorHAnsi"/>
          <w:sz w:val="24"/>
          <w:szCs w:val="24"/>
        </w:rPr>
        <w:t>ed</w:t>
      </w:r>
      <w:r w:rsidRPr="00AC0541">
        <w:rPr>
          <w:rFonts w:cstheme="minorHAnsi"/>
          <w:sz w:val="24"/>
          <w:szCs w:val="24"/>
        </w:rPr>
        <w:t xml:space="preserve"> wage so that the wage gap is exactly 42% of the wage.</w:t>
      </w:r>
      <w:bookmarkEnd w:id="46"/>
      <w:r w:rsidRPr="00AC0541">
        <w:rPr>
          <w:rFonts w:cstheme="minorHAnsi"/>
          <w:sz w:val="24"/>
          <w:szCs w:val="24"/>
        </w:rPr>
        <w:t xml:space="preserve"> The equation for the target wage and the wage gap can be seen below:</w:t>
      </w:r>
    </w:p>
    <w:p w14:paraId="0129C591" w14:textId="77777777" w:rsidR="00CF0F0D" w:rsidRDefault="00CF0F0D" w:rsidP="00CF0F0D">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A8D0F56" w14:textId="77777777" w:rsidR="00CF0F0D" w:rsidRPr="00412BC7" w:rsidRDefault="00CF0F0D" w:rsidP="00CF0F0D">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509230E8" w14:textId="77777777" w:rsidR="00CF0F0D" w:rsidRPr="00412BC7" w:rsidRDefault="00CF0F0D" w:rsidP="00CF0F0D">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36B1158" w14:textId="77777777" w:rsidR="00CF0F0D" w:rsidRDefault="00CF0F0D" w:rsidP="00CF0F0D">
      <w:pPr>
        <w:spacing w:line="360" w:lineRule="auto"/>
        <w:rPr>
          <w:rFonts w:eastAsiaTheme="minorEastAsia"/>
        </w:rPr>
      </w:pPr>
    </w:p>
    <w:p w14:paraId="0D852760" w14:textId="77777777" w:rsidR="00CF0F0D" w:rsidRPr="00770935" w:rsidRDefault="00CF0F0D" w:rsidP="00CF0F0D">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25D271BC" w14:textId="021AA45C" w:rsidR="00CF0F0D" w:rsidRPr="00AB3D2F" w:rsidRDefault="00CF0F0D" w:rsidP="00362402">
      <w:pPr>
        <w:spacing w:line="360" w:lineRule="auto"/>
        <w:rPr>
          <w:rFonts w:cstheme="minorHAnsi"/>
          <w:sz w:val="24"/>
          <w:szCs w:val="24"/>
        </w:rPr>
      </w:pPr>
      <w:r>
        <w:rPr>
          <w:sz w:val="24"/>
          <w:szCs w:val="24"/>
        </w:rPr>
        <w:t>We then include t</w:t>
      </w:r>
      <w:r w:rsidRPr="00AC0541">
        <w:rPr>
          <w:sz w:val="24"/>
          <w:szCs w:val="24"/>
        </w:rPr>
        <w:t>he targeted wage</w:t>
      </w:r>
      <w:r>
        <w:rPr>
          <w:sz w:val="24"/>
          <w:szCs w:val="24"/>
        </w:rPr>
        <w:t xml:space="preserve"> as a regressor in</w:t>
      </w:r>
      <w:r w:rsidRPr="00AC0541">
        <w:rPr>
          <w:sz w:val="24"/>
          <w:szCs w:val="24"/>
        </w:rPr>
        <w:t xml:space="preserve"> the wage</w:t>
      </w:r>
      <w:r>
        <w:rPr>
          <w:sz w:val="24"/>
          <w:szCs w:val="24"/>
        </w:rPr>
        <w:t xml:space="preserve"> equation</w:t>
      </w:r>
      <w:r w:rsidRPr="00AC0541">
        <w:rPr>
          <w:sz w:val="24"/>
          <w:szCs w:val="24"/>
        </w:rPr>
        <w:t>, estimat</w:t>
      </w:r>
      <w:r>
        <w:rPr>
          <w:sz w:val="24"/>
          <w:szCs w:val="24"/>
        </w:rPr>
        <w:t>ing it</w:t>
      </w:r>
      <w:r w:rsidRPr="00AC0541">
        <w:rPr>
          <w:sz w:val="24"/>
          <w:szCs w:val="24"/>
        </w:rPr>
        <w:t xml:space="preserve"> to have a positive effect on the wage in the long run.</w:t>
      </w:r>
    </w:p>
    <w:p w14:paraId="39C81025" w14:textId="41C8E3E0" w:rsidR="00CF0F0D" w:rsidRPr="00AC0541" w:rsidRDefault="00C57F78" w:rsidP="00CF0F0D">
      <w:pPr>
        <w:spacing w:line="360" w:lineRule="auto"/>
        <w:rPr>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w:t>
      </w:r>
      <w:r w:rsidR="00CF0F0D" w:rsidRPr="00AB3D2F">
        <w:rPr>
          <w:rFonts w:cstheme="minorHAnsi"/>
          <w:sz w:val="24"/>
          <w:szCs w:val="24"/>
        </w:rPr>
        <w:t>endogen</w:t>
      </w:r>
      <w:r w:rsidR="00CF0F0D">
        <w:rPr>
          <w:rFonts w:cstheme="minorHAnsi"/>
          <w:sz w:val="24"/>
          <w:szCs w:val="24"/>
        </w:rPr>
        <w:t>ize the labor force, and thereby also the participation rate</w:t>
      </w:r>
      <w:r w:rsidR="00CF0F0D" w:rsidRPr="00AB3D2F">
        <w:rPr>
          <w:rFonts w:cstheme="minorHAnsi"/>
          <w:sz w:val="24"/>
          <w:szCs w:val="24"/>
        </w:rPr>
        <w:t xml:space="preserve"> using the</w:t>
      </w:r>
      <w:r w:rsidR="00CF0F0D">
        <w:rPr>
          <w:rFonts w:cstheme="minorHAnsi"/>
          <w:sz w:val="24"/>
          <w:szCs w:val="24"/>
        </w:rPr>
        <w:t xml:space="preserve"> same</w:t>
      </w:r>
      <w:r w:rsidR="00CF0F0D" w:rsidRPr="00AB3D2F">
        <w:rPr>
          <w:rFonts w:cstheme="minorHAnsi"/>
          <w:sz w:val="24"/>
          <w:szCs w:val="24"/>
        </w:rPr>
        <w:t xml:space="preserve"> method </w:t>
      </w:r>
      <w:r w:rsidR="00CF0F0D">
        <w:rPr>
          <w:rFonts w:cstheme="minorHAnsi"/>
          <w:sz w:val="24"/>
          <w:szCs w:val="24"/>
        </w:rPr>
        <w:t xml:space="preserve">as </w:t>
      </w:r>
      <w:r w:rsidR="00CF0F0D" w:rsidRPr="00AB3D2F">
        <w:rPr>
          <w:rFonts w:cstheme="minorHAnsi"/>
          <w:noProof/>
          <w:sz w:val="24"/>
          <w:szCs w:val="24"/>
        </w:rPr>
        <w:t>Fazzari et al.</w:t>
      </w:r>
      <w:r w:rsidR="00CF0F0D" w:rsidRPr="00AB3D2F">
        <w:rPr>
          <w:rFonts w:cstheme="minorHAnsi"/>
          <w:sz w:val="24"/>
          <w:szCs w:val="24"/>
        </w:rPr>
        <w:t xml:space="preserve"> </w:t>
      </w:r>
      <w:r w:rsidR="00CF0F0D" w:rsidRPr="00AB3D2F">
        <w:rPr>
          <w:rFonts w:cstheme="minorHAnsi"/>
          <w:sz w:val="24"/>
          <w:szCs w:val="24"/>
        </w:rPr>
        <w:fldChar w:fldCharType="begin" w:fldLock="1"/>
      </w:r>
      <w:r w:rsidR="00CF0F0D">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B3D2F">
        <w:rPr>
          <w:rFonts w:cstheme="minorHAnsi"/>
          <w:sz w:val="24"/>
          <w:szCs w:val="24"/>
        </w:rPr>
        <w:fldChar w:fldCharType="separate"/>
      </w:r>
      <w:r w:rsidR="00CF0F0D" w:rsidRPr="005F2952">
        <w:rPr>
          <w:rFonts w:cstheme="minorHAnsi"/>
          <w:noProof/>
          <w:sz w:val="24"/>
          <w:szCs w:val="24"/>
        </w:rPr>
        <w:t>(2020)</w:t>
      </w:r>
      <w:r w:rsidR="00CF0F0D" w:rsidRPr="00AB3D2F">
        <w:rPr>
          <w:rFonts w:cstheme="minorHAnsi"/>
          <w:sz w:val="24"/>
          <w:szCs w:val="24"/>
        </w:rPr>
        <w:fldChar w:fldCharType="end"/>
      </w:r>
      <w:r w:rsidR="00CF0F0D" w:rsidRPr="00AB3D2F">
        <w:rPr>
          <w:rFonts w:cstheme="minorHAnsi"/>
          <w:sz w:val="24"/>
          <w:szCs w:val="24"/>
        </w:rPr>
        <w:t xml:space="preserve"> </w:t>
      </w:r>
      <w:r w:rsidR="00CF0F0D">
        <w:rPr>
          <w:rFonts w:cstheme="minorHAnsi"/>
          <w:sz w:val="24"/>
          <w:szCs w:val="24"/>
        </w:rPr>
        <w:t>who</w:t>
      </w:r>
      <w:r w:rsidR="00CF0F0D" w:rsidRPr="00AB3D2F">
        <w:rPr>
          <w:rFonts w:cstheme="minorHAnsi"/>
          <w:sz w:val="24"/>
          <w:szCs w:val="24"/>
        </w:rPr>
        <w:t xml:space="preserve"> find</w:t>
      </w:r>
      <w:r w:rsidR="00CF0F0D">
        <w:rPr>
          <w:rFonts w:cstheme="minorHAnsi"/>
          <w:sz w:val="24"/>
          <w:szCs w:val="24"/>
        </w:rPr>
        <w:t>s</w:t>
      </w:r>
      <w:r w:rsidR="00CF0F0D" w:rsidRPr="00AB3D2F">
        <w:rPr>
          <w:rFonts w:cstheme="minorHAnsi"/>
          <w:sz w:val="24"/>
          <w:szCs w:val="24"/>
        </w:rPr>
        <w:t xml:space="preserve"> a significant relationship between the unemployment rate and the labor force.</w:t>
      </w:r>
      <w:r w:rsidR="00CF0F0D" w:rsidRPr="00CF0F0D">
        <w:rPr>
          <w:sz w:val="24"/>
          <w:szCs w:val="24"/>
        </w:rPr>
        <w:t xml:space="preserve"> </w:t>
      </w:r>
      <w:r w:rsidR="00CF0F0D" w:rsidRPr="00AC0541">
        <w:rPr>
          <w:sz w:val="24"/>
          <w:szCs w:val="24"/>
        </w:rPr>
        <w:t>The main explanations used by</w:t>
      </w:r>
      <w:r w:rsidR="00CF0F0D">
        <w:rPr>
          <w:sz w:val="24"/>
          <w:szCs w:val="24"/>
        </w:rPr>
        <w:t xml:space="preserve"> </w:t>
      </w:r>
      <w:r w:rsidR="00CF0F0D" w:rsidRPr="00AC0541">
        <w:rPr>
          <w:noProof/>
          <w:sz w:val="24"/>
          <w:szCs w:val="24"/>
        </w:rPr>
        <w:t>Fazzari et al.</w:t>
      </w:r>
      <w:r w:rsidR="00CF0F0D" w:rsidRPr="00AC0541">
        <w:rPr>
          <w:sz w:val="24"/>
          <w:szCs w:val="24"/>
        </w:rPr>
        <w:t xml:space="preserve"> </w:t>
      </w:r>
      <w:r w:rsidR="00CF0F0D" w:rsidRPr="00AC0541">
        <w:rPr>
          <w:sz w:val="24"/>
          <w:szCs w:val="24"/>
        </w:rPr>
        <w:fldChar w:fldCharType="begin" w:fldLock="1"/>
      </w:r>
      <w:r w:rsidR="00CF0F0D">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C0541">
        <w:rPr>
          <w:sz w:val="24"/>
          <w:szCs w:val="24"/>
        </w:rPr>
        <w:fldChar w:fldCharType="separate"/>
      </w:r>
      <w:r w:rsidR="00CF0F0D" w:rsidRPr="005F2952">
        <w:rPr>
          <w:noProof/>
          <w:sz w:val="24"/>
          <w:szCs w:val="24"/>
        </w:rPr>
        <w:t>(2020)</w:t>
      </w:r>
      <w:r w:rsidR="00CF0F0D" w:rsidRPr="00AC0541">
        <w:rPr>
          <w:sz w:val="24"/>
          <w:szCs w:val="24"/>
        </w:rPr>
        <w:fldChar w:fldCharType="end"/>
      </w:r>
      <w:r w:rsidR="00CF0F0D" w:rsidRPr="00AC0541">
        <w:rPr>
          <w:sz w:val="24"/>
          <w:szCs w:val="24"/>
        </w:rPr>
        <w:t xml:space="preserve"> for this negative relationship</w:t>
      </w:r>
      <w:r w:rsidR="00CF0F0D">
        <w:rPr>
          <w:sz w:val="24"/>
          <w:szCs w:val="24"/>
        </w:rPr>
        <w:t>,</w:t>
      </w:r>
      <w:r w:rsidR="00CF0F0D" w:rsidRPr="00AC0541">
        <w:rPr>
          <w:sz w:val="24"/>
          <w:szCs w:val="24"/>
        </w:rPr>
        <w:t xml:space="preserve"> is that </w:t>
      </w:r>
      <w:r w:rsidR="00CF0F0D">
        <w:rPr>
          <w:sz w:val="24"/>
          <w:szCs w:val="24"/>
        </w:rPr>
        <w:t>a</w:t>
      </w:r>
      <w:r w:rsidR="00CF0F0D" w:rsidRPr="00AC0541">
        <w:rPr>
          <w:sz w:val="24"/>
          <w:szCs w:val="24"/>
        </w:rPr>
        <w:t xml:space="preserve"> rising unemployment rate would indicate rising difficulties of finding acceptable job matches, which might create incentives for some people to stay outside the labor force. The new equation for the labor force can be seen below</w:t>
      </w:r>
      <w:r w:rsidR="009F442A">
        <w:rPr>
          <w:rStyle w:val="Fodnotehenvisning"/>
          <w:sz w:val="24"/>
          <w:szCs w:val="24"/>
        </w:rPr>
        <w:footnoteReference w:id="9"/>
      </w:r>
      <w:r w:rsidR="00CF0F0D">
        <w:rPr>
          <w:sz w:val="24"/>
          <w:szCs w:val="24"/>
        </w:rPr>
        <w:t xml:space="preserve">. </w:t>
      </w:r>
      <w:r w:rsidR="00CF0F0D" w:rsidRPr="00AC0541">
        <w:rPr>
          <w:sz w:val="24"/>
          <w:szCs w:val="24"/>
        </w:rPr>
        <w:t xml:space="preserve"> </w:t>
      </w:r>
    </w:p>
    <w:p w14:paraId="4B202D7D" w14:textId="77777777" w:rsidR="00CF0F0D" w:rsidRPr="00AC0541" w:rsidRDefault="00CF0F0D" w:rsidP="00CF0F0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2C7DEA48" w14:textId="77777777" w:rsidR="00CF0F0D" w:rsidRPr="00AC0541" w:rsidRDefault="00CF0F0D" w:rsidP="00CF0F0D">
      <w:pPr>
        <w:spacing w:line="360" w:lineRule="auto"/>
        <w:rPr>
          <w:sz w:val="24"/>
          <w:szCs w:val="24"/>
        </w:rPr>
      </w:pPr>
      <w:r w:rsidRPr="00AC0541">
        <w:rPr>
          <w:sz w:val="24"/>
          <w:szCs w:val="24"/>
        </w:rPr>
        <w:lastRenderedPageBreak/>
        <w:t xml:space="preserve">The labor force can then be used for calculating the participation rate in the Danish economy, using the equation below: </w:t>
      </w:r>
    </w:p>
    <w:p w14:paraId="759185C6" w14:textId="77777777" w:rsidR="00CF0F0D" w:rsidRPr="00AC0541" w:rsidRDefault="00CF0F0D" w:rsidP="00CF0F0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76522938" w14:textId="7E7AD6F2" w:rsidR="00CF0F0D" w:rsidRDefault="00CF0F0D" w:rsidP="00362402">
      <w:pPr>
        <w:spacing w:line="360" w:lineRule="auto"/>
        <w:rPr>
          <w:rFonts w:cstheme="minorHAnsi"/>
          <w:sz w:val="24"/>
          <w:szCs w:val="24"/>
        </w:rPr>
      </w:pPr>
    </w:p>
    <w:p w14:paraId="73E1516F" w14:textId="5CBC87B1" w:rsidR="000E2AD0" w:rsidRPr="00AC0541" w:rsidRDefault="000E2AD0" w:rsidP="000E2AD0">
      <w:pPr>
        <w:spacing w:line="360" w:lineRule="auto"/>
        <w:rPr>
          <w:sz w:val="24"/>
          <w:szCs w:val="24"/>
        </w:rPr>
      </w:pPr>
      <w:r>
        <w:rPr>
          <w:rFonts w:cstheme="minorHAnsi"/>
          <w:sz w:val="24"/>
          <w:szCs w:val="24"/>
        </w:rPr>
        <w:t xml:space="preserve">Lastly, we include the insurance rate channel, </w:t>
      </w:r>
      <w:r w:rsidRPr="00AC0541">
        <w:rPr>
          <w:sz w:val="24"/>
          <w:szCs w:val="24"/>
        </w:rPr>
        <w:t>as presented in section 2</w:t>
      </w:r>
      <w:r>
        <w:rPr>
          <w:sz w:val="24"/>
          <w:szCs w:val="24"/>
        </w:rPr>
        <w:t>,</w:t>
      </w:r>
      <w:r w:rsidRPr="00AC0541">
        <w:rPr>
          <w:sz w:val="24"/>
          <w:szCs w:val="24"/>
        </w:rPr>
        <w:t xml:space="preserve"> many organizations criticize the </w:t>
      </w:r>
      <w:r>
        <w:rPr>
          <w:sz w:val="24"/>
          <w:szCs w:val="24"/>
        </w:rPr>
        <w:t>IS-model</w:t>
      </w:r>
      <w:r w:rsidRPr="00AC0541">
        <w:rPr>
          <w:sz w:val="24"/>
          <w:szCs w:val="24"/>
        </w:rPr>
        <w:t xml:space="preserve"> for not including </w:t>
      </w:r>
      <w:r>
        <w:rPr>
          <w:sz w:val="24"/>
          <w:szCs w:val="24"/>
        </w:rPr>
        <w:t xml:space="preserve">a relationship between </w:t>
      </w:r>
      <w:r w:rsidRPr="00AC0541">
        <w:rPr>
          <w:sz w:val="24"/>
          <w:szCs w:val="24"/>
        </w:rPr>
        <w:t>the compensation</w:t>
      </w:r>
      <w:r>
        <w:rPr>
          <w:sz w:val="24"/>
          <w:szCs w:val="24"/>
        </w:rPr>
        <w:t xml:space="preserve"> rate</w:t>
      </w:r>
      <w:r w:rsidRPr="00AC0541">
        <w:rPr>
          <w:sz w:val="24"/>
          <w:szCs w:val="24"/>
        </w:rPr>
        <w:t xml:space="preserve"> </w:t>
      </w:r>
      <w:r>
        <w:rPr>
          <w:sz w:val="24"/>
          <w:szCs w:val="24"/>
        </w:rPr>
        <w:t>and</w:t>
      </w:r>
      <w:r w:rsidRPr="00AC0541">
        <w:rPr>
          <w:sz w:val="24"/>
          <w:szCs w:val="24"/>
        </w:rPr>
        <w:t xml:space="preserve"> people’s choice in joining the insurance program</w:t>
      </w:r>
      <w:r w:rsidRPr="00967F45">
        <w:rPr>
          <w:rStyle w:val="Fodnotehenvisning"/>
        </w:rPr>
        <w:footnoteReference w:id="10"/>
      </w:r>
      <w:r w:rsidRPr="00AC0541">
        <w:rPr>
          <w:sz w:val="24"/>
          <w:szCs w:val="24"/>
        </w:rPr>
        <w:t xml:space="preserve">. </w:t>
      </w:r>
      <w:r>
        <w:rPr>
          <w:sz w:val="24"/>
          <w:szCs w:val="24"/>
        </w:rPr>
        <w:t>Such an relationship should exist as people are comparing</w:t>
      </w:r>
      <w:r w:rsidRPr="00AC0541">
        <w:rPr>
          <w:sz w:val="24"/>
          <w:szCs w:val="24"/>
        </w:rPr>
        <w:t xml:space="preserve"> membership costs to the generosity of the program</w:t>
      </w:r>
      <w:r>
        <w:rPr>
          <w:sz w:val="24"/>
          <w:szCs w:val="24"/>
        </w:rPr>
        <w:t xml:space="preserve">, and as the </w:t>
      </w:r>
      <w:r w:rsidRPr="00AC0541">
        <w:rPr>
          <w:sz w:val="24"/>
          <w:szCs w:val="24"/>
        </w:rPr>
        <w:t xml:space="preserve">compensation rate </w:t>
      </w:r>
      <w:r>
        <w:rPr>
          <w:sz w:val="24"/>
          <w:szCs w:val="24"/>
        </w:rPr>
        <w:t>gets</w:t>
      </w:r>
      <w:r w:rsidRPr="00AC0541">
        <w:rPr>
          <w:sz w:val="24"/>
          <w:szCs w:val="24"/>
        </w:rPr>
        <w:t xml:space="preserve"> lower</w:t>
      </w:r>
      <w:r>
        <w:rPr>
          <w:sz w:val="24"/>
          <w:szCs w:val="24"/>
        </w:rPr>
        <w:t xml:space="preserve">, more people are not willing to pay these costs, thereby these people end up leaving the program </w:t>
      </w:r>
      <w:r>
        <w:rPr>
          <w:sz w:val="24"/>
          <w:szCs w:val="24"/>
        </w:rPr>
        <w:fldChar w:fldCharType="begin" w:fldLock="1"/>
      </w:r>
      <w:r>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Pr>
          <w:sz w:val="24"/>
          <w:szCs w:val="24"/>
        </w:rPr>
        <w:fldChar w:fldCharType="separate"/>
      </w:r>
      <w:r w:rsidRPr="005634E3">
        <w:rPr>
          <w:noProof/>
          <w:sz w:val="24"/>
          <w:szCs w:val="24"/>
        </w:rPr>
        <w:t>(Aastrup, 2018; Jensen, 2021; Risgaard, 2021)</w:t>
      </w:r>
      <w:r>
        <w:rPr>
          <w:sz w:val="24"/>
          <w:szCs w:val="24"/>
        </w:rPr>
        <w:fldChar w:fldCharType="end"/>
      </w:r>
      <w:r w:rsidRPr="00AC0541">
        <w:rPr>
          <w:sz w:val="24"/>
          <w:szCs w:val="24"/>
        </w:rPr>
        <w:t>. The central mechanism</w:t>
      </w:r>
      <w:r>
        <w:rPr>
          <w:sz w:val="24"/>
          <w:szCs w:val="24"/>
        </w:rPr>
        <w:t xml:space="preserve"> of changes in the insurance rate,</w:t>
      </w:r>
      <w:r w:rsidRPr="00AC0541">
        <w:rPr>
          <w:sz w:val="24"/>
          <w:szCs w:val="24"/>
        </w:rPr>
        <w:t xml:space="preserve"> will </w:t>
      </w:r>
      <w:r>
        <w:rPr>
          <w:sz w:val="24"/>
          <w:szCs w:val="24"/>
        </w:rPr>
        <w:t>go through</w:t>
      </w:r>
      <w:r w:rsidRPr="00AC0541">
        <w:rPr>
          <w:sz w:val="24"/>
          <w:szCs w:val="24"/>
        </w:rPr>
        <w:t xml:space="preserve"> the demand si</w:t>
      </w:r>
      <w:r>
        <w:rPr>
          <w:sz w:val="24"/>
          <w:szCs w:val="24"/>
        </w:rPr>
        <w:t>d</w:t>
      </w:r>
      <w:r w:rsidRPr="00AC0541">
        <w:rPr>
          <w:sz w:val="24"/>
          <w:szCs w:val="24"/>
        </w:rPr>
        <w:t xml:space="preserve">e of the economy </w:t>
      </w:r>
      <w:r>
        <w:rPr>
          <w:sz w:val="24"/>
          <w:szCs w:val="24"/>
        </w:rPr>
        <w:t xml:space="preserve">as we change the </w:t>
      </w:r>
      <w:r w:rsidRPr="00AC0541">
        <w:rPr>
          <w:sz w:val="24"/>
          <w:szCs w:val="24"/>
        </w:rPr>
        <w:t>percentage</w:t>
      </w:r>
      <w:r>
        <w:rPr>
          <w:sz w:val="24"/>
          <w:szCs w:val="24"/>
        </w:rPr>
        <w:t xml:space="preserve"> of people</w:t>
      </w:r>
      <w:r w:rsidRPr="00AC0541">
        <w:rPr>
          <w:sz w:val="24"/>
          <w:szCs w:val="24"/>
        </w:rPr>
        <w:t xml:space="preserve"> recei</w:t>
      </w:r>
      <w:r>
        <w:rPr>
          <w:sz w:val="24"/>
          <w:szCs w:val="24"/>
        </w:rPr>
        <w:t>ving</w:t>
      </w:r>
      <w:r w:rsidRPr="00AC0541">
        <w:rPr>
          <w:sz w:val="24"/>
          <w:szCs w:val="24"/>
        </w:rPr>
        <w:t xml:space="preserve"> income insurance when unemployed</w:t>
      </w:r>
      <w:r w:rsidRPr="00967F45">
        <w:rPr>
          <w:rStyle w:val="Fodnotehenvisning"/>
        </w:rPr>
        <w:footnoteReference w:id="11"/>
      </w:r>
      <w:r w:rsidRPr="00AC0541">
        <w:rPr>
          <w:sz w:val="24"/>
          <w:szCs w:val="24"/>
        </w:rPr>
        <w:t xml:space="preserve">. The equation added to the model can be </w:t>
      </w:r>
      <w:commentRangeStart w:id="47"/>
      <w:r w:rsidRPr="00AC0541">
        <w:rPr>
          <w:sz w:val="24"/>
          <w:szCs w:val="24"/>
        </w:rPr>
        <w:t xml:space="preserve">observed below: </w:t>
      </w:r>
      <w:commentRangeEnd w:id="47"/>
      <w:r>
        <w:rPr>
          <w:rStyle w:val="Kommentarhenvisning"/>
        </w:rPr>
        <w:commentReference w:id="47"/>
      </w:r>
    </w:p>
    <w:p w14:paraId="25FDFD3F" w14:textId="77777777" w:rsidR="000E2AD0" w:rsidRDefault="000E2AD0" w:rsidP="000E2AD0">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499506D6" w14:textId="656AE10D" w:rsidR="000E2AD0" w:rsidRDefault="000E2AD0" w:rsidP="000E2AD0">
      <w:pPr>
        <w:spacing w:line="360" w:lineRule="auto"/>
        <w:rPr>
          <w:sz w:val="24"/>
          <w:szCs w:val="24"/>
        </w:rPr>
      </w:pPr>
      <w:r w:rsidRPr="00AC0541">
        <w:rPr>
          <w:sz w:val="24"/>
          <w:szCs w:val="24"/>
        </w:rPr>
        <w:t xml:space="preserve">As noted previously the data used for the </w:t>
      </w:r>
      <w:r>
        <w:rPr>
          <w:sz w:val="24"/>
          <w:szCs w:val="24"/>
        </w:rPr>
        <w:t>insurance rate</w:t>
      </w:r>
      <w:r w:rsidRPr="00AC0541">
        <w:rPr>
          <w:sz w:val="24"/>
          <w:szCs w:val="24"/>
        </w:rPr>
        <w:t xml:space="preserve"> is obtained from ADAMS databank, </w:t>
      </w:r>
      <w:r>
        <w:rPr>
          <w:sz w:val="24"/>
          <w:szCs w:val="24"/>
        </w:rPr>
        <w:t>and as the data is only available till 2018,</w:t>
      </w:r>
      <w:r w:rsidRPr="00AC0541">
        <w:rPr>
          <w:sz w:val="24"/>
          <w:szCs w:val="24"/>
        </w:rPr>
        <w:t xml:space="preserve"> we</w:t>
      </w:r>
      <w:r>
        <w:rPr>
          <w:sz w:val="24"/>
          <w:szCs w:val="24"/>
        </w:rPr>
        <w:t xml:space="preserve"> are</w:t>
      </w:r>
      <w:r w:rsidRPr="00AC0541">
        <w:rPr>
          <w:sz w:val="24"/>
          <w:szCs w:val="24"/>
        </w:rPr>
        <w:t xml:space="preserve"> only</w:t>
      </w:r>
      <w:r>
        <w:rPr>
          <w:sz w:val="24"/>
          <w:szCs w:val="24"/>
        </w:rPr>
        <w:t xml:space="preserve"> able to</w:t>
      </w:r>
      <w:r w:rsidRPr="00AC0541">
        <w:rPr>
          <w:sz w:val="24"/>
          <w:szCs w:val="24"/>
        </w:rPr>
        <w:t xml:space="preserve"> estimate the equation </w:t>
      </w:r>
      <w:commentRangeStart w:id="48"/>
      <w:r w:rsidRPr="00AC0541">
        <w:rPr>
          <w:sz w:val="24"/>
          <w:szCs w:val="24"/>
        </w:rPr>
        <w:t xml:space="preserve">till 2017 quarter 4. </w:t>
      </w:r>
      <w:commentRangeEnd w:id="48"/>
      <w:r>
        <w:rPr>
          <w:rStyle w:val="Kommentarhenvisning"/>
        </w:rPr>
        <w:commentReference w:id="48"/>
      </w:r>
      <w:r>
        <w:rPr>
          <w:sz w:val="24"/>
          <w:szCs w:val="24"/>
        </w:rPr>
        <w:t>Doing this, w</w:t>
      </w:r>
      <w:r w:rsidRPr="00AC0541">
        <w:rPr>
          <w:sz w:val="24"/>
          <w:szCs w:val="24"/>
        </w:rPr>
        <w:t>e find a positive long-run relationship between the compensation rate and the insurance rate</w:t>
      </w:r>
      <w:r>
        <w:rPr>
          <w:sz w:val="24"/>
          <w:szCs w:val="24"/>
        </w:rPr>
        <w:t xml:space="preserve"> but only </w:t>
      </w:r>
      <w:r w:rsidRPr="00AC0541">
        <w:rPr>
          <w:sz w:val="24"/>
          <w:szCs w:val="24"/>
        </w:rPr>
        <w:t>at a 10% significan</w:t>
      </w:r>
      <w:r>
        <w:rPr>
          <w:sz w:val="24"/>
          <w:szCs w:val="24"/>
        </w:rPr>
        <w:t>ce</w:t>
      </w:r>
      <w:r w:rsidRPr="00AC0541">
        <w:rPr>
          <w:sz w:val="24"/>
          <w:szCs w:val="24"/>
        </w:rPr>
        <w:t>-level.</w:t>
      </w:r>
    </w:p>
    <w:p w14:paraId="291EA054" w14:textId="203D1170" w:rsidR="000E2AD0" w:rsidRDefault="00CF0F0D" w:rsidP="00362402">
      <w:pPr>
        <w:spacing w:line="360" w:lineRule="auto"/>
        <w:rPr>
          <w:rFonts w:cstheme="minorHAnsi"/>
          <w:sz w:val="24"/>
          <w:szCs w:val="24"/>
        </w:rPr>
      </w:pPr>
      <w:r>
        <w:rPr>
          <w:rFonts w:cstheme="minorHAnsi"/>
          <w:sz w:val="24"/>
          <w:szCs w:val="24"/>
        </w:rPr>
        <w:t>We have now presented the</w:t>
      </w:r>
      <w:r w:rsidR="00F60C05">
        <w:rPr>
          <w:rFonts w:cstheme="minorHAnsi"/>
          <w:sz w:val="24"/>
          <w:szCs w:val="24"/>
        </w:rPr>
        <w:t xml:space="preserve"> most</w:t>
      </w:r>
      <w:r>
        <w:rPr>
          <w:rFonts w:cstheme="minorHAnsi"/>
          <w:sz w:val="24"/>
          <w:szCs w:val="24"/>
        </w:rPr>
        <w:t xml:space="preserve"> crucial equations </w:t>
      </w:r>
      <w:r w:rsidR="00F60C05">
        <w:rPr>
          <w:rFonts w:cstheme="minorHAnsi"/>
          <w:sz w:val="24"/>
          <w:szCs w:val="24"/>
        </w:rPr>
        <w:t>within the baseline model</w:t>
      </w:r>
      <w:r w:rsidR="000E2AD0">
        <w:rPr>
          <w:rFonts w:cstheme="minorHAnsi"/>
          <w:sz w:val="24"/>
          <w:szCs w:val="24"/>
        </w:rPr>
        <w:t>, the reader might notice that we have now included 4 out of 5 macroeconomic channels presented in section 2, leaving out the productivity channel</w:t>
      </w:r>
      <w:r w:rsidR="00F60C05">
        <w:rPr>
          <w:rFonts w:cstheme="minorHAnsi"/>
          <w:sz w:val="24"/>
          <w:szCs w:val="24"/>
        </w:rPr>
        <w:t>.</w:t>
      </w:r>
      <w:r w:rsidR="009F442A">
        <w:rPr>
          <w:rFonts w:cstheme="minorHAnsi"/>
          <w:sz w:val="24"/>
          <w:szCs w:val="24"/>
        </w:rPr>
        <w:t xml:space="preserve"> The reason for this is no significant results when </w:t>
      </w:r>
      <w:commentRangeStart w:id="49"/>
      <w:r w:rsidR="009F442A">
        <w:rPr>
          <w:rFonts w:cstheme="minorHAnsi"/>
          <w:sz w:val="24"/>
          <w:szCs w:val="24"/>
        </w:rPr>
        <w:t>including</w:t>
      </w:r>
      <w:proofErr w:type="gramStart"/>
      <w:r w:rsidR="009F442A">
        <w:rPr>
          <w:rFonts w:cstheme="minorHAnsi"/>
          <w:sz w:val="24"/>
          <w:szCs w:val="24"/>
        </w:rPr>
        <w:t>…..</w:t>
      </w:r>
      <w:commentRangeEnd w:id="49"/>
      <w:proofErr w:type="gramEnd"/>
      <w:r w:rsidR="009F442A">
        <w:rPr>
          <w:rStyle w:val="Kommentarhenvisning"/>
        </w:rPr>
        <w:commentReference w:id="49"/>
      </w:r>
    </w:p>
    <w:p w14:paraId="180DBDC9" w14:textId="5DF2A060" w:rsidR="00F60C05" w:rsidRDefault="009F442A" w:rsidP="00362402">
      <w:pPr>
        <w:spacing w:line="360" w:lineRule="auto"/>
        <w:rPr>
          <w:rFonts w:cstheme="minorHAnsi"/>
          <w:sz w:val="24"/>
          <w:szCs w:val="24"/>
        </w:rPr>
      </w:pPr>
      <w:r>
        <w:rPr>
          <w:rFonts w:cstheme="minorHAnsi"/>
          <w:sz w:val="24"/>
          <w:szCs w:val="24"/>
        </w:rPr>
        <w:t>To quickly summarize this section, we f</w:t>
      </w:r>
      <w:r w:rsidR="00F60C05">
        <w:rPr>
          <w:rFonts w:cstheme="minorHAnsi"/>
          <w:sz w:val="24"/>
          <w:szCs w:val="24"/>
        </w:rPr>
        <w:t>irst</w:t>
      </w:r>
      <w:r>
        <w:rPr>
          <w:rFonts w:cstheme="minorHAnsi"/>
          <w:sz w:val="24"/>
          <w:szCs w:val="24"/>
        </w:rPr>
        <w:t xml:space="preserve"> presented</w:t>
      </w:r>
      <w:r w:rsidR="00F60C05">
        <w:rPr>
          <w:rFonts w:cstheme="minorHAnsi"/>
          <w:sz w:val="24"/>
          <w:szCs w:val="24"/>
        </w:rPr>
        <w:t xml:space="preserve"> how the labor market interacts with the economy, mainly through demand. Second, </w:t>
      </w:r>
      <w:r>
        <w:rPr>
          <w:rFonts w:cstheme="minorHAnsi"/>
          <w:sz w:val="24"/>
          <w:szCs w:val="24"/>
        </w:rPr>
        <w:t>introduced</w:t>
      </w:r>
      <w:r w:rsidR="00F60C05">
        <w:rPr>
          <w:rFonts w:cstheme="minorHAnsi"/>
          <w:sz w:val="24"/>
          <w:szCs w:val="24"/>
        </w:rPr>
        <w:t xml:space="preserve"> the Danish income insurance program within the </w:t>
      </w:r>
      <w:r>
        <w:rPr>
          <w:rFonts w:cstheme="minorHAnsi"/>
          <w:sz w:val="24"/>
          <w:szCs w:val="24"/>
        </w:rPr>
        <w:t>baseline</w:t>
      </w:r>
      <w:r w:rsidR="00F60C05">
        <w:rPr>
          <w:rFonts w:cstheme="minorHAnsi"/>
          <w:sz w:val="24"/>
          <w:szCs w:val="24"/>
        </w:rPr>
        <w:t xml:space="preserve">, thereby allowing us to make adjustments to the key variables within the </w:t>
      </w:r>
      <w:r w:rsidR="00F60C05">
        <w:rPr>
          <w:rFonts w:cstheme="minorHAnsi"/>
          <w:sz w:val="24"/>
          <w:szCs w:val="24"/>
        </w:rPr>
        <w:lastRenderedPageBreak/>
        <w:t xml:space="preserve">program. Lastly, we included 4 macroeconomic channels </w:t>
      </w:r>
      <w:r>
        <w:rPr>
          <w:rFonts w:cstheme="minorHAnsi"/>
          <w:sz w:val="24"/>
          <w:szCs w:val="24"/>
        </w:rPr>
        <w:t xml:space="preserve">presented </w:t>
      </w:r>
      <w:r w:rsidR="00F60C05">
        <w:rPr>
          <w:rFonts w:cstheme="minorHAnsi"/>
          <w:sz w:val="24"/>
          <w:szCs w:val="24"/>
        </w:rPr>
        <w:t xml:space="preserve">in section 2 for the level of income insurance to affect the Danish economy. In the following we will validate the results of the baseline model.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C1BD8E5"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42DD24FF" w:rsidR="003A3E3B" w:rsidRDefault="003A3E3B" w:rsidP="003A3E3B">
      <w:pPr>
        <w:pStyle w:val="Billedtekst"/>
        <w:keepNext/>
      </w:pPr>
      <w:r>
        <w:t xml:space="preserve">Figure </w:t>
      </w:r>
      <w:fldSimple w:instr=" SEQ Figure \* ARABIC ">
        <w:r w:rsidR="00775321">
          <w:rPr>
            <w:noProof/>
          </w:rPr>
          <w:t>3</w:t>
        </w:r>
      </w:fldSimple>
      <w:r w:rsidR="002966DF">
        <w:rPr>
          <w:noProof/>
        </w:rPr>
        <w:t>: Simulation vs. real data.</w:t>
      </w:r>
    </w:p>
    <w:p w14:paraId="13D487CA" w14:textId="6C5F42B9" w:rsidR="00C12A03" w:rsidRDefault="00C17C13" w:rsidP="00F13439">
      <w:pPr>
        <w:spacing w:line="360" w:lineRule="auto"/>
      </w:pPr>
      <w:r w:rsidRPr="00C17C13">
        <w:drawing>
          <wp:inline distT="0" distB="0" distL="0" distR="0" wp14:anchorId="1D8FAD31" wp14:editId="67E2116A">
            <wp:extent cx="6120130" cy="356997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69970"/>
                    </a:xfrm>
                    <a:prstGeom prst="rect">
                      <a:avLst/>
                    </a:prstGeom>
                  </pic:spPr>
                </pic:pic>
              </a:graphicData>
            </a:graphic>
          </wp:inline>
        </w:drawing>
      </w:r>
    </w:p>
    <w:p w14:paraId="5C77B017" w14:textId="0F77AD3A" w:rsidR="002535ED" w:rsidRDefault="002966DF" w:rsidP="00362402">
      <w:pPr>
        <w:spacing w:line="360" w:lineRule="auto"/>
        <w:rPr>
          <w:sz w:val="24"/>
          <w:szCs w:val="24"/>
        </w:rPr>
      </w:pPr>
      <w:r>
        <w:rPr>
          <w:sz w:val="24"/>
          <w:szCs w:val="24"/>
        </w:rPr>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w:t>
      </w:r>
      <w:r w:rsidR="00D539ED" w:rsidRPr="00AC0541">
        <w:rPr>
          <w:sz w:val="24"/>
          <w:szCs w:val="24"/>
        </w:rPr>
        <w:lastRenderedPageBreak/>
        <w:t xml:space="preserve">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r w:rsidR="009F442A" w:rsidRPr="00AC0541">
        <w:rPr>
          <w:sz w:val="24"/>
          <w:szCs w:val="24"/>
        </w:rPr>
        <w:t>happens,</w:t>
      </w:r>
      <w:r w:rsidR="00093676" w:rsidRPr="00AC0541">
        <w:rPr>
          <w:sz w:val="24"/>
          <w:szCs w:val="24"/>
        </w:rPr>
        <w:t xml:space="preserve"> </w:t>
      </w:r>
      <w:r>
        <w:rPr>
          <w:sz w:val="24"/>
          <w:szCs w:val="24"/>
        </w:rPr>
        <w:t xml:space="preserve">we again find a good match with </w:t>
      </w:r>
      <w:commentRangeStart w:id="50"/>
      <w:r>
        <w:rPr>
          <w:sz w:val="24"/>
          <w:szCs w:val="24"/>
        </w:rPr>
        <w:t>the</w:t>
      </w:r>
      <w:r w:rsidR="009954FC" w:rsidRPr="00AC0541">
        <w:rPr>
          <w:sz w:val="24"/>
          <w:szCs w:val="24"/>
        </w:rPr>
        <w:t xml:space="preserve"> real data.  </w:t>
      </w:r>
      <w:commentRangeEnd w:id="50"/>
      <w:r w:rsidR="009F442A">
        <w:rPr>
          <w:rStyle w:val="Kommentarhenvisning"/>
        </w:rPr>
        <w:commentReference w:id="50"/>
      </w:r>
    </w:p>
    <w:p w14:paraId="68C32913" w14:textId="53D1D64B" w:rsidR="00C17C13" w:rsidRPr="00AC0541" w:rsidRDefault="00C17C13" w:rsidP="00C17C13">
      <w:pPr>
        <w:spacing w:line="360" w:lineRule="auto"/>
        <w:jc w:val="center"/>
        <w:rPr>
          <w:sz w:val="24"/>
          <w:szCs w:val="24"/>
        </w:rPr>
      </w:pPr>
      <w:r w:rsidRPr="00C17C13">
        <w:drawing>
          <wp:inline distT="0" distB="0" distL="0" distR="0" wp14:anchorId="6CED590D" wp14:editId="0BA3E319">
            <wp:extent cx="5095875" cy="3144871"/>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0928" cy="3154161"/>
                    </a:xfrm>
                    <a:prstGeom prst="rect">
                      <a:avLst/>
                    </a:prstGeom>
                  </pic:spPr>
                </pic:pic>
              </a:graphicData>
            </a:graphic>
          </wp:inline>
        </w:drawing>
      </w:r>
    </w:p>
    <w:p w14:paraId="7E9CBCAD" w14:textId="735486DD" w:rsidR="003A3E3B" w:rsidRDefault="003A3E3B" w:rsidP="003A3E3B">
      <w:pPr>
        <w:pStyle w:val="Billedtekst"/>
        <w:keepNext/>
      </w:pPr>
      <w:bookmarkStart w:id="51" w:name="_Ref119756235"/>
      <w:r>
        <w:lastRenderedPageBreak/>
        <w:t>Figure</w:t>
      </w:r>
      <w:r w:rsidR="002966DF">
        <w:t xml:space="preserve"> </w:t>
      </w:r>
      <w:fldSimple w:instr=" SEQ Figure \* ARABIC ">
        <w:r w:rsidR="00775321">
          <w:rPr>
            <w:noProof/>
          </w:rPr>
          <w:t>4</w:t>
        </w:r>
      </w:fldSimple>
      <w:bookmarkEnd w:id="51"/>
      <w:r w:rsidR="002966DF">
        <w:rPr>
          <w:noProof/>
        </w:rPr>
        <w:t>: Simulation vs. real data</w:t>
      </w:r>
    </w:p>
    <w:p w14:paraId="553A3962" w14:textId="618A77DF" w:rsidR="00F010F8" w:rsidRDefault="00C17C13" w:rsidP="00CE448D">
      <w:pPr>
        <w:spacing w:line="360" w:lineRule="auto"/>
      </w:pPr>
      <w:r w:rsidRPr="00C17C13">
        <w:drawing>
          <wp:inline distT="0" distB="0" distL="0" distR="0" wp14:anchorId="18259475" wp14:editId="1FEED63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569970"/>
                    </a:xfrm>
                    <a:prstGeom prst="rect">
                      <a:avLst/>
                    </a:prstGeom>
                  </pic:spPr>
                </pic:pic>
              </a:graphicData>
            </a:graphic>
          </wp:inline>
        </w:drawing>
      </w:r>
    </w:p>
    <w:p w14:paraId="4F6DADB0" w14:textId="736444F1"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6449BB2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w:t>
      </w:r>
      <w:r w:rsidR="009B3878">
        <w:rPr>
          <w:sz w:val="24"/>
          <w:szCs w:val="24"/>
        </w:rPr>
        <w:t>five</w:t>
      </w:r>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p>
    <w:p w14:paraId="7595FCD0" w14:textId="00C8D690" w:rsidR="00C74F09" w:rsidRDefault="009B3878" w:rsidP="0078484D">
      <w:pPr>
        <w:spacing w:line="360" w:lineRule="auto"/>
      </w:pPr>
      <w:r>
        <w:rPr>
          <w:sz w:val="24"/>
          <w:szCs w:val="24"/>
        </w:rPr>
        <w:t xml:space="preserve">As mentioned above the demand channel </w:t>
      </w:r>
      <w:r w:rsidR="00231ED5">
        <w:rPr>
          <w:sz w:val="24"/>
          <w:szCs w:val="24"/>
        </w:rPr>
        <w:t>h</w:t>
      </w:r>
      <w:r>
        <w:rPr>
          <w:sz w:val="24"/>
          <w:szCs w:val="24"/>
        </w:rPr>
        <w:t>as already been included within the</w:t>
      </w:r>
      <w:r w:rsidR="009C5A76" w:rsidRPr="00AC0541">
        <w:rPr>
          <w:sz w:val="24"/>
          <w:szCs w:val="24"/>
        </w:rPr>
        <w:t xml:space="preserv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009C5A76" w:rsidRPr="00AC0541">
        <w:rPr>
          <w:sz w:val="24"/>
          <w:szCs w:val="24"/>
        </w:rPr>
        <w:t xml:space="preserve"> </w:t>
      </w:r>
      <w:r w:rsidR="00A91153" w:rsidRPr="00AC0541">
        <w:rPr>
          <w:sz w:val="24"/>
          <w:szCs w:val="24"/>
        </w:rPr>
        <w:t>I</w:t>
      </w:r>
      <w:r w:rsidR="009C5A76" w:rsidRPr="00AC0541">
        <w:rPr>
          <w:sz w:val="24"/>
          <w:szCs w:val="24"/>
        </w:rPr>
        <w:t>n scenario 1</w:t>
      </w:r>
      <w:r>
        <w:rPr>
          <w:sz w:val="24"/>
          <w:szCs w:val="24"/>
        </w:rPr>
        <w:t>,</w:t>
      </w:r>
      <w:r w:rsidR="009C5A76" w:rsidRPr="00AC0541">
        <w:rPr>
          <w:sz w:val="24"/>
          <w:szCs w:val="24"/>
        </w:rPr>
        <w:t xml:space="preserve"> we will </w:t>
      </w:r>
      <w:r>
        <w:rPr>
          <w:sz w:val="24"/>
          <w:szCs w:val="24"/>
        </w:rPr>
        <w:t xml:space="preserve">perform a </w:t>
      </w:r>
      <w:r w:rsidR="009C5A76" w:rsidRPr="00AC0541">
        <w:rPr>
          <w:sz w:val="24"/>
          <w:szCs w:val="24"/>
        </w:rPr>
        <w:t xml:space="preserve">counterfactual </w:t>
      </w:r>
      <w:r>
        <w:rPr>
          <w:sz w:val="24"/>
          <w:szCs w:val="24"/>
        </w:rPr>
        <w:t>analysis by</w:t>
      </w:r>
      <w:r w:rsidR="009C5A76" w:rsidRPr="00AC0541">
        <w:rPr>
          <w:sz w:val="24"/>
          <w:szCs w:val="24"/>
        </w:rPr>
        <w:t xml:space="preserve"> </w:t>
      </w:r>
      <w:r w:rsidR="003D40B6" w:rsidRPr="00AC0541">
        <w:rPr>
          <w:sz w:val="24"/>
          <w:szCs w:val="24"/>
        </w:rPr>
        <w:t xml:space="preserve">removing the suppressing of the </w:t>
      </w:r>
      <w:r w:rsidR="00231ED5">
        <w:rPr>
          <w:sz w:val="24"/>
          <w:szCs w:val="24"/>
        </w:rPr>
        <w:t xml:space="preserve">state regulation percentage within </w:t>
      </w:r>
      <w:r>
        <w:rPr>
          <w:sz w:val="24"/>
          <w:szCs w:val="24"/>
        </w:rPr>
        <w:t>the baseline model. This will allow us</w:t>
      </w:r>
      <w:r w:rsidR="003D40B6" w:rsidRPr="00AC0541">
        <w:rPr>
          <w:sz w:val="24"/>
          <w:szCs w:val="24"/>
        </w:rPr>
        <w:t xml:space="preserve"> to estimate </w:t>
      </w:r>
      <w:r w:rsidR="00231ED5">
        <w:rPr>
          <w:sz w:val="24"/>
          <w:szCs w:val="24"/>
        </w:rPr>
        <w:t xml:space="preserve">the </w:t>
      </w:r>
      <w:r w:rsidR="003D40B6" w:rsidRPr="00AC0541">
        <w:rPr>
          <w:sz w:val="24"/>
          <w:szCs w:val="24"/>
        </w:rPr>
        <w:t>effect</w:t>
      </w:r>
      <w:r>
        <w:rPr>
          <w:sz w:val="24"/>
          <w:szCs w:val="24"/>
        </w:rPr>
        <w:t xml:space="preserve"> on unemployment associated with the demand channel</w:t>
      </w:r>
      <w:r w:rsidR="009C5A76" w:rsidRPr="00AC0541">
        <w:rPr>
          <w:sz w:val="24"/>
          <w:szCs w:val="24"/>
        </w:rPr>
        <w:t xml:space="preserve">. </w:t>
      </w:r>
      <w:r w:rsidR="003D40B6" w:rsidRPr="00AC0541">
        <w:rPr>
          <w:sz w:val="24"/>
          <w:szCs w:val="24"/>
        </w:rPr>
        <w:t>Next</w:t>
      </w:r>
      <w:r w:rsidR="009C5A76" w:rsidRPr="00AC0541">
        <w:rPr>
          <w:sz w:val="24"/>
          <w:szCs w:val="24"/>
        </w:rPr>
        <w:t>, we</w:t>
      </w:r>
      <w:r w:rsidR="003D40B6" w:rsidRPr="00AC0541">
        <w:rPr>
          <w:sz w:val="24"/>
          <w:szCs w:val="24"/>
        </w:rPr>
        <w:t xml:space="preserve"> start by </w:t>
      </w:r>
      <w:r w:rsidR="003D40B6" w:rsidRPr="00AC0541">
        <w:rPr>
          <w:sz w:val="24"/>
          <w:szCs w:val="24"/>
        </w:rPr>
        <w:lastRenderedPageBreak/>
        <w:t xml:space="preserve">including more channels for the income insurance to affect the economy. </w:t>
      </w:r>
      <w:r w:rsidR="00561448" w:rsidRPr="00AC0541">
        <w:rPr>
          <w:sz w:val="24"/>
          <w:szCs w:val="24"/>
        </w:rPr>
        <w:t>In scenario 2</w:t>
      </w:r>
      <w:r>
        <w:rPr>
          <w:sz w:val="24"/>
          <w:szCs w:val="24"/>
        </w:rPr>
        <w:t>,</w:t>
      </w:r>
      <w:r w:rsidR="003D40B6" w:rsidRPr="00AC0541">
        <w:rPr>
          <w:sz w:val="24"/>
          <w:szCs w:val="24"/>
        </w:rPr>
        <w:t xml:space="preserve"> we introduce </w:t>
      </w:r>
      <w:r>
        <w:rPr>
          <w:sz w:val="24"/>
          <w:szCs w:val="24"/>
        </w:rPr>
        <w:t>a channel in which</w:t>
      </w:r>
      <w:r w:rsidR="003D40B6" w:rsidRPr="00AC0541">
        <w:rPr>
          <w:sz w:val="24"/>
          <w:szCs w:val="24"/>
        </w:rPr>
        <w:t xml:space="preserve"> the maximum level of income insurance </w:t>
      </w:r>
      <w:r>
        <w:rPr>
          <w:sz w:val="24"/>
          <w:szCs w:val="24"/>
        </w:rPr>
        <w:t>affects the</w:t>
      </w:r>
      <w:r w:rsidR="003D40B6" w:rsidRPr="00AC0541">
        <w:rPr>
          <w:sz w:val="24"/>
          <w:szCs w:val="24"/>
        </w:rPr>
        <w:t xml:space="preserve"> targeted wage, </w:t>
      </w:r>
      <w:r>
        <w:rPr>
          <w:sz w:val="24"/>
          <w:szCs w:val="24"/>
        </w:rPr>
        <w:t>thereby affecting</w:t>
      </w:r>
      <w:r w:rsidR="003D40B6" w:rsidRPr="00AC0541">
        <w:rPr>
          <w:sz w:val="24"/>
          <w:szCs w:val="24"/>
        </w:rPr>
        <w:t xml:space="preserve"> the wage negotiat</w:t>
      </w:r>
      <w:r>
        <w:rPr>
          <w:sz w:val="24"/>
          <w:szCs w:val="24"/>
        </w:rPr>
        <w:t xml:space="preserve">ion </w:t>
      </w:r>
      <w:r w:rsidR="003D40B6" w:rsidRPr="00AC0541">
        <w:rPr>
          <w:sz w:val="24"/>
          <w:szCs w:val="24"/>
        </w:rPr>
        <w:t xml:space="preserve">process. </w:t>
      </w:r>
      <w:r w:rsidR="00561448" w:rsidRPr="00AC0541">
        <w:rPr>
          <w:sz w:val="24"/>
          <w:szCs w:val="24"/>
        </w:rPr>
        <w:t>In scenario 3</w:t>
      </w:r>
      <w:r>
        <w:rPr>
          <w:sz w:val="24"/>
          <w:szCs w:val="24"/>
        </w:rPr>
        <w:t>,</w:t>
      </w:r>
      <w:r w:rsidR="003D40B6" w:rsidRPr="00AC0541">
        <w:rPr>
          <w:sz w:val="24"/>
          <w:szCs w:val="24"/>
        </w:rPr>
        <w:t xml:space="preserve"> we</w:t>
      </w:r>
      <w:r w:rsidR="009C5A76" w:rsidRPr="00AC0541">
        <w:rPr>
          <w:sz w:val="24"/>
          <w:szCs w:val="24"/>
        </w:rPr>
        <w:t xml:space="preserve"> include the link between the compensation rate and the rate in which people want to be a member of the </w:t>
      </w:r>
      <w:r>
        <w:rPr>
          <w:sz w:val="24"/>
          <w:szCs w:val="24"/>
        </w:rPr>
        <w:t>IS-</w:t>
      </w:r>
      <w:r w:rsidR="009C5A76" w:rsidRPr="00AC0541">
        <w:rPr>
          <w:sz w:val="24"/>
          <w:szCs w:val="24"/>
        </w:rPr>
        <w:t xml:space="preserve">program. </w:t>
      </w:r>
      <w:r w:rsidR="00561448" w:rsidRPr="00AC0541">
        <w:rPr>
          <w:sz w:val="24"/>
          <w:szCs w:val="24"/>
        </w:rPr>
        <w:t>In scenario 4</w:t>
      </w:r>
      <w:r>
        <w:rPr>
          <w:sz w:val="24"/>
          <w:szCs w:val="24"/>
        </w:rPr>
        <w:t>,</w:t>
      </w:r>
      <w:r w:rsidR="00F0515C" w:rsidRPr="00AC0541">
        <w:rPr>
          <w:sz w:val="24"/>
          <w:szCs w:val="24"/>
        </w:rPr>
        <w:t xml:space="preserve"> we endogen</w:t>
      </w:r>
      <w:r>
        <w:rPr>
          <w:sz w:val="24"/>
          <w:szCs w:val="24"/>
        </w:rPr>
        <w:t>ize</w:t>
      </w:r>
      <w:r w:rsidR="00F0515C" w:rsidRPr="00AC0541">
        <w:rPr>
          <w:sz w:val="24"/>
          <w:szCs w:val="24"/>
        </w:rPr>
        <w:t xml:space="preserve"> the labor force using the unemployment rate as a regressor</w:t>
      </w:r>
      <w:r>
        <w:rPr>
          <w:sz w:val="24"/>
          <w:szCs w:val="24"/>
        </w:rPr>
        <w:t>, thereby, we also allow for the participation rate to be endogenous within the model</w:t>
      </w:r>
      <w:r w:rsidR="00F0515C" w:rsidRPr="00AC0541">
        <w:rPr>
          <w:sz w:val="24"/>
          <w:szCs w:val="24"/>
        </w:rPr>
        <w:t xml:space="preserve">. </w:t>
      </w:r>
      <w:r w:rsidR="00561448" w:rsidRPr="00AC0541">
        <w:rPr>
          <w:sz w:val="24"/>
          <w:szCs w:val="24"/>
        </w:rPr>
        <w:t>In scenario 5</w:t>
      </w:r>
      <w:r>
        <w:rPr>
          <w:sz w:val="24"/>
          <w:szCs w:val="24"/>
        </w:rPr>
        <w:t>,</w:t>
      </w:r>
      <w:r w:rsidR="009C5A76" w:rsidRPr="00AC0541">
        <w:rPr>
          <w:sz w:val="24"/>
          <w:szCs w:val="24"/>
        </w:rPr>
        <w:t xml:space="preserve"> we will look at the match-effect </w:t>
      </w:r>
      <w:r w:rsidR="00345E16" w:rsidRPr="00AC0541">
        <w:rPr>
          <w:sz w:val="24"/>
          <w:szCs w:val="24"/>
        </w:rPr>
        <w:t>(</w:t>
      </w:r>
      <w:r w:rsidR="009C5A76"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935D9A">
        <w:rPr>
          <w:sz w:val="24"/>
          <w:szCs w:val="24"/>
        </w:rPr>
        <w:t>-</w:t>
      </w:r>
      <w:r w:rsidR="00345E16" w:rsidRPr="00AC0541">
        <w:rPr>
          <w:sz w:val="24"/>
          <w:szCs w:val="24"/>
        </w:rPr>
        <w:t>effect,</w:t>
      </w:r>
      <w:r w:rsidR="001D4F86">
        <w:rPr>
          <w:sz w:val="24"/>
          <w:szCs w:val="24"/>
        </w:rPr>
        <w:t xml:space="preserve"> when</w:t>
      </w:r>
      <w:r w:rsidR="00345E16" w:rsidRPr="00AC0541">
        <w:rPr>
          <w:sz w:val="24"/>
          <w:szCs w:val="24"/>
        </w:rPr>
        <w:t xml:space="preserve"> </w:t>
      </w:r>
      <w:r w:rsidR="001D4F86">
        <w:rPr>
          <w:sz w:val="24"/>
          <w:szCs w:val="24"/>
        </w:rPr>
        <w:t>endogenizing</w:t>
      </w:r>
      <w:r w:rsidR="00345E16" w:rsidRPr="00AC0541">
        <w:rPr>
          <w:sz w:val="24"/>
          <w:szCs w:val="24"/>
        </w:rPr>
        <w:t xml:space="preserve"> productivity</w:t>
      </w:r>
      <w:r w:rsidR="001D4F86">
        <w:rPr>
          <w:sz w:val="24"/>
          <w:szCs w:val="24"/>
        </w:rPr>
        <w:t xml:space="preserve"> within the model</w:t>
      </w:r>
      <w:r w:rsidR="009C5A76" w:rsidRPr="00AC0541">
        <w:rPr>
          <w:sz w:val="24"/>
          <w:szCs w:val="24"/>
        </w:rPr>
        <w:t xml:space="preserve">. </w:t>
      </w:r>
      <w:r w:rsidR="00561448" w:rsidRPr="00AC0541">
        <w:rPr>
          <w:sz w:val="24"/>
          <w:szCs w:val="24"/>
        </w:rPr>
        <w:t>In scenario 6</w:t>
      </w:r>
      <w:r w:rsidR="001D4F86">
        <w:rPr>
          <w:sz w:val="24"/>
          <w:szCs w:val="24"/>
        </w:rPr>
        <w:t>,</w:t>
      </w:r>
      <w:r w:rsidR="003D40B6" w:rsidRPr="00AC0541">
        <w:rPr>
          <w:sz w:val="24"/>
          <w:szCs w:val="24"/>
        </w:rPr>
        <w:t xml:space="preserve"> we introduce </w:t>
      </w:r>
      <w:r w:rsidR="001D4F86">
        <w:rPr>
          <w:sz w:val="24"/>
          <w:szCs w:val="24"/>
        </w:rPr>
        <w:t>several of the channels together</w:t>
      </w:r>
      <w:r w:rsidR="003D40B6" w:rsidRPr="00AC0541">
        <w:rPr>
          <w:sz w:val="24"/>
          <w:szCs w:val="24"/>
        </w:rPr>
        <w:t xml:space="preserve">, </w:t>
      </w:r>
      <w:r w:rsidR="001D4F86">
        <w:rPr>
          <w:sz w:val="24"/>
          <w:szCs w:val="24"/>
        </w:rPr>
        <w:t>allowing the</w:t>
      </w:r>
      <w:r w:rsidR="003D40B6" w:rsidRPr="00AC0541">
        <w:rPr>
          <w:sz w:val="24"/>
          <w:szCs w:val="24"/>
        </w:rPr>
        <w:t xml:space="preserve"> effects of one channel </w:t>
      </w:r>
      <w:r w:rsidR="001D4F86">
        <w:rPr>
          <w:sz w:val="24"/>
          <w:szCs w:val="24"/>
        </w:rPr>
        <w:t>to</w:t>
      </w:r>
      <w:r w:rsidR="003D40B6" w:rsidRPr="00AC0541">
        <w:rPr>
          <w:sz w:val="24"/>
          <w:szCs w:val="24"/>
        </w:rPr>
        <w:t xml:space="preserve"> feed into </w:t>
      </w:r>
      <w:r w:rsidR="001D4F86">
        <w:rPr>
          <w:sz w:val="24"/>
          <w:szCs w:val="24"/>
        </w:rPr>
        <w:t>the others</w:t>
      </w:r>
      <w:r w:rsidR="003D40B6" w:rsidRPr="00AC0541">
        <w:rPr>
          <w:sz w:val="24"/>
          <w:szCs w:val="24"/>
        </w:rPr>
        <w:t xml:space="preserve">.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009C5A76" w:rsidRPr="00AC0541">
        <w:rPr>
          <w:sz w:val="24"/>
          <w:szCs w:val="24"/>
        </w:rPr>
        <w:t xml:space="preserve">the suppressing of the </w:t>
      </w:r>
      <w:r w:rsidR="00B61329">
        <w:rPr>
          <w:sz w:val="24"/>
          <w:szCs w:val="24"/>
        </w:rPr>
        <w:t>state</w:t>
      </w:r>
      <w:r w:rsidR="009C5A76" w:rsidRPr="00AC0541">
        <w:rPr>
          <w:sz w:val="24"/>
          <w:szCs w:val="24"/>
        </w:rPr>
        <w:t xml:space="preserve"> regulation</w:t>
      </w:r>
      <w:r w:rsidR="00B61329">
        <w:rPr>
          <w:sz w:val="24"/>
          <w:szCs w:val="24"/>
        </w:rPr>
        <w:t xml:space="preserve"> percentage</w:t>
      </w:r>
      <w:r w:rsidR="003D40B6" w:rsidRPr="00AC0541">
        <w:rPr>
          <w:sz w:val="24"/>
          <w:szCs w:val="24"/>
        </w:rPr>
        <w:t xml:space="preserve"> is removed</w:t>
      </w:r>
      <w:r w:rsidR="00F0515C" w:rsidRPr="00AC0541">
        <w:rPr>
          <w:sz w:val="24"/>
          <w:szCs w:val="24"/>
        </w:rPr>
        <w:t>, to be able to discuss th</w:t>
      </w:r>
      <w:r w:rsidR="001D4F86">
        <w:rPr>
          <w:sz w:val="24"/>
          <w:szCs w:val="24"/>
        </w:rPr>
        <w:t>ese</w:t>
      </w:r>
      <w:r w:rsidR="00F0515C" w:rsidRPr="00AC0541">
        <w:rPr>
          <w:sz w:val="24"/>
          <w:szCs w:val="24"/>
        </w:rPr>
        <w:t xml:space="preserve"> in the next section</w:t>
      </w:r>
      <w:r w:rsidR="00675E6C">
        <w:rPr>
          <w:rStyle w:val="Fodnotehenvisning"/>
          <w:sz w:val="24"/>
          <w:szCs w:val="24"/>
        </w:rPr>
        <w:footnoteReference w:id="12"/>
      </w:r>
      <w:r w:rsidR="003D40B6">
        <w:t xml:space="preserve">. </w:t>
      </w:r>
    </w:p>
    <w:p w14:paraId="6E944E7B" w14:textId="3EBA6745" w:rsidR="004878A3" w:rsidRDefault="004878A3" w:rsidP="004878A3">
      <w:pPr>
        <w:pStyle w:val="Overskrift2"/>
      </w:pPr>
      <w:r>
        <w:t>Scenario 1</w:t>
      </w:r>
      <w:r w:rsidR="001D7469">
        <w:t>:</w:t>
      </w:r>
      <w:r>
        <w:t xml:space="preserve"> </w:t>
      </w:r>
      <w:r w:rsidR="007F7F59">
        <w:t>Removing the suppressing the state regulation percentage</w:t>
      </w:r>
      <w:r w:rsidR="007030A2">
        <w:t xml:space="preserve">. </w:t>
      </w:r>
      <w:r>
        <w:t xml:space="preserve"> </w:t>
      </w:r>
    </w:p>
    <w:p w14:paraId="0962B074" w14:textId="068BBE75" w:rsidR="004878A3" w:rsidRDefault="004878A3" w:rsidP="0078484D">
      <w:pPr>
        <w:spacing w:line="360" w:lineRule="auto"/>
      </w:pPr>
    </w:p>
    <w:p w14:paraId="757EEC36" w14:textId="494A8950" w:rsidR="006C4623" w:rsidRPr="00967C56" w:rsidRDefault="00D71028" w:rsidP="0078484D">
      <w:pPr>
        <w:spacing w:line="360" w:lineRule="auto"/>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 the only channel in which a higher level of income</w:t>
      </w:r>
      <w:r w:rsidR="00967C56">
        <w:t xml:space="preserve"> </w:t>
      </w:r>
      <w:r w:rsidR="00967C56" w:rsidRPr="00934626">
        <w:rPr>
          <w:sz w:val="24"/>
          <w:szCs w:val="24"/>
        </w:rPr>
        <w:t xml:space="preserve">insurance will affect the economy is through the </w:t>
      </w:r>
      <w:r w:rsidR="00DB287A">
        <w:rPr>
          <w:sz w:val="24"/>
          <w:szCs w:val="24"/>
        </w:rPr>
        <w:t>d</w:t>
      </w:r>
      <w:r w:rsidR="00967C56" w:rsidRPr="00934626">
        <w:rPr>
          <w:sz w:val="24"/>
          <w:szCs w:val="24"/>
        </w:rPr>
        <w:t xml:space="preserve">emand-channel. First, as we fix the </w:t>
      </w:r>
      <w:r w:rsidR="00B61329">
        <w:rPr>
          <w:sz w:val="24"/>
          <w:szCs w:val="24"/>
        </w:rPr>
        <w:t>state</w:t>
      </w:r>
      <w:r w:rsidR="00967C56" w:rsidRPr="00934626">
        <w:rPr>
          <w:sz w:val="24"/>
          <w:szCs w:val="24"/>
        </w:rPr>
        <w:t xml:space="preserv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791B11">
        <w:rPr>
          <w:sz w:val="24"/>
          <w:szCs w:val="24"/>
        </w:rPr>
        <w:t xml:space="preserve">As the maximum level of income insurance increases, so does the </w:t>
      </w:r>
      <w:r w:rsidR="00934626" w:rsidRPr="00934626">
        <w:rPr>
          <w:sz w:val="24"/>
          <w:szCs w:val="24"/>
        </w:rPr>
        <w:t xml:space="preserve">average level of income insurance as we included a direct link </w:t>
      </w:r>
      <w:r w:rsidR="00791B11">
        <w:rPr>
          <w:sz w:val="24"/>
          <w:szCs w:val="24"/>
        </w:rPr>
        <w:t>between these two</w:t>
      </w:r>
      <w:r w:rsidR="00F018CF" w:rsidRPr="00934626">
        <w:rPr>
          <w:rStyle w:val="Fodnotehenvisning"/>
          <w:sz w:val="24"/>
          <w:szCs w:val="24"/>
        </w:rPr>
        <w:footnoteReference w:id="13"/>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w:t>
      </w:r>
      <w:r w:rsidR="007D0CB8" w:rsidRPr="00934626">
        <w:rPr>
          <w:sz w:val="24"/>
          <w:szCs w:val="24"/>
        </w:rPr>
        <w:lastRenderedPageBreak/>
        <w:t>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75321">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376914DC" w:rsidR="003A3E3B" w:rsidRDefault="003A3E3B" w:rsidP="003A3E3B">
      <w:pPr>
        <w:pStyle w:val="Billedtekst"/>
        <w:keepNext/>
      </w:pPr>
      <w:bookmarkStart w:id="52" w:name="_Ref119756278"/>
      <w:r>
        <w:t xml:space="preserve">Figure </w:t>
      </w:r>
      <w:fldSimple w:instr=" SEQ Figure \* ARABIC ">
        <w:r w:rsidR="00775321">
          <w:rPr>
            <w:noProof/>
          </w:rPr>
          <w:t>5</w:t>
        </w:r>
      </w:fldSimple>
      <w:bookmarkEnd w:id="52"/>
    </w:p>
    <w:p w14:paraId="260FA0AD" w14:textId="535B0A80" w:rsidR="00A02C56"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505075"/>
                    </a:xfrm>
                    <a:prstGeom prst="rect">
                      <a:avLst/>
                    </a:prstGeom>
                  </pic:spPr>
                </pic:pic>
              </a:graphicData>
            </a:graphic>
          </wp:inline>
        </w:drawing>
      </w:r>
    </w:p>
    <w:p w14:paraId="4438EC6B" w14:textId="3E2E81ED" w:rsidR="000A6093" w:rsidRPr="00AC0541" w:rsidRDefault="000A6093" w:rsidP="0078484D">
      <w:pPr>
        <w:spacing w:line="360" w:lineRule="auto"/>
        <w:rPr>
          <w:sz w:val="24"/>
          <w:szCs w:val="24"/>
        </w:rPr>
      </w:pPr>
      <w:r w:rsidRPr="00AC0541">
        <w:rPr>
          <w:sz w:val="24"/>
          <w:szCs w:val="24"/>
        </w:rPr>
        <w:t>The increase in the average level of income insurance</w:t>
      </w:r>
      <w:r w:rsidR="00791B11">
        <w:rPr>
          <w:sz w:val="24"/>
          <w:szCs w:val="24"/>
        </w:rPr>
        <w:t xml:space="preserve"> then</w:t>
      </w:r>
      <w:r w:rsidRPr="00AC0541">
        <w:rPr>
          <w:sz w:val="24"/>
          <w:szCs w:val="24"/>
        </w:rPr>
        <w:t xml:space="preserve"> increases the net social benefits received by the households, and thereby raises the disposable income of the households. </w:t>
      </w:r>
      <w:r w:rsidR="00C04F99" w:rsidRPr="00AC0541">
        <w:rPr>
          <w:sz w:val="24"/>
          <w:szCs w:val="24"/>
        </w:rPr>
        <w:t>As the increase in net social benefits for the households are financed by the government the net lending of the government will fall</w:t>
      </w:r>
      <w:r w:rsidR="00791B11">
        <w:rPr>
          <w:sz w:val="24"/>
          <w:szCs w:val="24"/>
        </w:rPr>
        <w:t>, as seen below</w:t>
      </w:r>
      <w:r w:rsidR="00C04F99" w:rsidRPr="00AC0541">
        <w:rPr>
          <w:sz w:val="24"/>
          <w:szCs w:val="24"/>
        </w:rPr>
        <w:t xml:space="preserve">. These effects take into account the increased tax payments that the households will experience. </w:t>
      </w:r>
    </w:p>
    <w:p w14:paraId="52E7D895" w14:textId="29987806" w:rsidR="003A3E3B" w:rsidRDefault="003A3E3B" w:rsidP="003A3E3B">
      <w:pPr>
        <w:pStyle w:val="Billedtekst"/>
        <w:keepNext/>
      </w:pPr>
      <w:r>
        <w:t xml:space="preserve">Figure </w:t>
      </w:r>
      <w:fldSimple w:instr=" SEQ Figure \* ARABIC ">
        <w:r w:rsidR="00775321">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495550"/>
                    </a:xfrm>
                    <a:prstGeom prst="rect">
                      <a:avLst/>
                    </a:prstGeom>
                  </pic:spPr>
                </pic:pic>
              </a:graphicData>
            </a:graphic>
          </wp:inline>
        </w:drawing>
      </w:r>
    </w:p>
    <w:p w14:paraId="6BFBB603" w14:textId="70A4762F" w:rsidR="00B373E3" w:rsidRPr="00AC0541" w:rsidRDefault="00C04F99" w:rsidP="0078484D">
      <w:pPr>
        <w:spacing w:line="360" w:lineRule="auto"/>
        <w:rPr>
          <w:sz w:val="24"/>
          <w:szCs w:val="24"/>
        </w:rPr>
      </w:pPr>
      <w:r w:rsidRPr="00AC0541">
        <w:rPr>
          <w:sz w:val="24"/>
          <w:szCs w:val="24"/>
        </w:rPr>
        <w:lastRenderedPageBreak/>
        <w:t>The increase in disposable income</w:t>
      </w:r>
      <w:r w:rsidR="00791B11">
        <w:rPr>
          <w:sz w:val="24"/>
          <w:szCs w:val="24"/>
        </w:rPr>
        <w:t xml:space="preserve"> then</w:t>
      </w:r>
      <w:r w:rsidRPr="00AC0541">
        <w:rPr>
          <w:sz w:val="24"/>
          <w:szCs w:val="24"/>
        </w:rPr>
        <w:t xml:space="preserv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w:t>
      </w:r>
      <w:r w:rsidR="00791B11">
        <w:rPr>
          <w:sz w:val="24"/>
          <w:szCs w:val="24"/>
        </w:rPr>
        <w:t>increase</w:t>
      </w:r>
      <w:r w:rsidRPr="00AC0541">
        <w:rPr>
          <w:sz w:val="24"/>
          <w:szCs w:val="24"/>
        </w:rPr>
        <w:t xml:space="preserv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w:t>
      </w:r>
      <w:r w:rsidR="003D4B18">
        <w:rPr>
          <w:sz w:val="24"/>
          <w:szCs w:val="24"/>
        </w:rPr>
        <w:t>workers</w:t>
      </w:r>
      <w:r w:rsidRPr="00AC0541">
        <w:rPr>
          <w:sz w:val="24"/>
          <w:szCs w:val="24"/>
        </w:rPr>
        <w:t xml:space="preserve"> and thereby raise employment</w:t>
      </w:r>
      <w:r w:rsidR="00791B11">
        <w:rPr>
          <w:sz w:val="24"/>
          <w:szCs w:val="24"/>
        </w:rPr>
        <w:t>, both the increase in GDP and employment can be observed below</w:t>
      </w:r>
      <w:r w:rsidRPr="00AC0541">
        <w:rPr>
          <w:sz w:val="24"/>
          <w:szCs w:val="24"/>
        </w:rPr>
        <w:t xml:space="preserve">. </w:t>
      </w:r>
    </w:p>
    <w:p w14:paraId="5D42BCD6" w14:textId="52E0E22F" w:rsidR="003A3E3B" w:rsidRDefault="003A3E3B" w:rsidP="003A3E3B">
      <w:pPr>
        <w:pStyle w:val="Billedtekst"/>
        <w:keepNext/>
      </w:pPr>
      <w:r>
        <w:t xml:space="preserve">Figure </w:t>
      </w:r>
      <w:fldSimple w:instr=" SEQ Figure \* ARABIC ">
        <w:r w:rsidR="00775321">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86050"/>
                    </a:xfrm>
                    <a:prstGeom prst="rect">
                      <a:avLst/>
                    </a:prstGeom>
                  </pic:spPr>
                </pic:pic>
              </a:graphicData>
            </a:graphic>
          </wp:inline>
        </w:drawing>
      </w:r>
    </w:p>
    <w:p w14:paraId="02DEC824" w14:textId="20AC7AA4" w:rsidR="00410595" w:rsidRPr="00AC0541" w:rsidRDefault="00C04F99" w:rsidP="0078484D">
      <w:pPr>
        <w:spacing w:line="360" w:lineRule="auto"/>
        <w:rPr>
          <w:sz w:val="24"/>
          <w:szCs w:val="24"/>
        </w:rPr>
      </w:pPr>
      <w:r w:rsidRPr="00AC0541">
        <w:rPr>
          <w:sz w:val="24"/>
          <w:szCs w:val="24"/>
        </w:rPr>
        <w:t xml:space="preserve">The only effect of removing the suppressing of the </w:t>
      </w:r>
      <w:r w:rsidR="00B61329">
        <w:rPr>
          <w:sz w:val="24"/>
          <w:szCs w:val="24"/>
        </w:rPr>
        <w:t>state</w:t>
      </w:r>
      <w:r w:rsidRPr="00AC0541">
        <w:rPr>
          <w:sz w:val="24"/>
          <w:szCs w:val="24"/>
        </w:rPr>
        <w:t xml:space="preserve"> regulation percent</w:t>
      </w:r>
      <w:r w:rsidR="00B61329">
        <w:rPr>
          <w:sz w:val="24"/>
          <w:szCs w:val="24"/>
        </w:rPr>
        <w:t>age</w:t>
      </w:r>
      <w:r w:rsidR="00464ACD" w:rsidRPr="00AC0541">
        <w:rPr>
          <w:sz w:val="24"/>
          <w:szCs w:val="24"/>
        </w:rPr>
        <w:t xml:space="preserve"> in scenario 1 goes through the demand channel. As it is only a minor part of the population experiencing an increase in income, the macroeconomic effects are minimal</w:t>
      </w:r>
      <w:r w:rsidR="003D4B18">
        <w:rPr>
          <w:sz w:val="24"/>
          <w:szCs w:val="24"/>
        </w:rPr>
        <w:t>,</w:t>
      </w:r>
      <w:r w:rsidR="00464ACD" w:rsidRPr="00AC0541">
        <w:rPr>
          <w:sz w:val="24"/>
          <w:szCs w:val="24"/>
        </w:rPr>
        <w:t xml:space="preserve"> but </w:t>
      </w:r>
      <w:r w:rsidR="005C1FA5" w:rsidRPr="00AC0541">
        <w:rPr>
          <w:sz w:val="24"/>
          <w:szCs w:val="24"/>
        </w:rPr>
        <w:t>still</w:t>
      </w:r>
      <w:r w:rsidR="003D4B18">
        <w:rPr>
          <w:sz w:val="24"/>
          <w:szCs w:val="24"/>
        </w:rPr>
        <w:t xml:space="preserve"> seems to</w:t>
      </w:r>
      <w:r w:rsidR="00464ACD" w:rsidRPr="00AC0541">
        <w:rPr>
          <w:sz w:val="24"/>
          <w:szCs w:val="24"/>
        </w:rPr>
        <w:t xml:space="preserve"> expand the economy.</w:t>
      </w:r>
      <w:r w:rsidR="003D4B18">
        <w:rPr>
          <w:sz w:val="24"/>
          <w:szCs w:val="24"/>
        </w:rPr>
        <w:t xml:space="preserve">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w:t>
      </w:r>
      <w:r w:rsidR="003D4B18">
        <w:rPr>
          <w:sz w:val="24"/>
          <w:szCs w:val="24"/>
        </w:rPr>
        <w:t>associated with</w:t>
      </w:r>
      <w:r w:rsidR="00E57C40" w:rsidRPr="00AC0541">
        <w:rPr>
          <w:sz w:val="24"/>
          <w:szCs w:val="24"/>
        </w:rPr>
        <w:t xml:space="preserve"> the demand channel we </w:t>
      </w:r>
      <w:r w:rsidR="003D4B18">
        <w:rPr>
          <w:sz w:val="24"/>
          <w:szCs w:val="24"/>
        </w:rPr>
        <w:t>estimate a fall of</w:t>
      </w:r>
      <w:r w:rsidR="00E57C40" w:rsidRPr="00AC0541">
        <w:rPr>
          <w:sz w:val="24"/>
          <w:szCs w:val="24"/>
        </w:rPr>
        <w:t xml:space="preserve"> approximately 250 people. </w:t>
      </w:r>
      <w:r w:rsidR="003D4B18">
        <w:rPr>
          <w:sz w:val="24"/>
          <w:szCs w:val="24"/>
        </w:rPr>
        <w:br/>
      </w:r>
      <w:r w:rsidR="00E427BB" w:rsidRPr="00AC0541">
        <w:rPr>
          <w:sz w:val="24"/>
          <w:szCs w:val="24"/>
        </w:rPr>
        <w:t xml:space="preserve">One of the most central estimates </w:t>
      </w:r>
      <w:r w:rsidR="002F721B">
        <w:rPr>
          <w:sz w:val="24"/>
          <w:szCs w:val="24"/>
        </w:rPr>
        <w:t>for</w:t>
      </w:r>
      <w:r w:rsidR="00E427BB" w:rsidRPr="00AC0541">
        <w:rPr>
          <w:sz w:val="24"/>
          <w:szCs w:val="24"/>
        </w:rPr>
        <w:t xml:space="preserve"> the demand channel</w:t>
      </w:r>
      <w:r w:rsidR="002F721B">
        <w:rPr>
          <w:sz w:val="24"/>
          <w:szCs w:val="24"/>
        </w:rPr>
        <w:t>,</w:t>
      </w:r>
      <w:r w:rsidR="00E427BB" w:rsidRPr="00AC0541">
        <w:rPr>
          <w:sz w:val="24"/>
          <w:szCs w:val="24"/>
        </w:rPr>
        <w:t xml:space="preserve"> is the </w:t>
      </w:r>
      <w:r w:rsidR="005C1FA5" w:rsidRPr="00AC0541">
        <w:rPr>
          <w:sz w:val="24"/>
          <w:szCs w:val="24"/>
        </w:rPr>
        <w:t xml:space="preserve">one describing the relationship between </w:t>
      </w:r>
      <w:r w:rsidR="002F721B">
        <w:rPr>
          <w:sz w:val="24"/>
          <w:szCs w:val="24"/>
        </w:rPr>
        <w:t xml:space="preserve">the </w:t>
      </w:r>
      <w:r w:rsidR="005C1FA5" w:rsidRPr="00AC0541">
        <w:rPr>
          <w:sz w:val="24"/>
          <w:szCs w:val="24"/>
        </w:rPr>
        <w:t>maximum level of income insurance and</w:t>
      </w:r>
      <w:r w:rsidR="00E427BB" w:rsidRPr="00AC0541">
        <w:rPr>
          <w:sz w:val="24"/>
          <w:szCs w:val="24"/>
        </w:rPr>
        <w:t xml:space="preserve"> the average</w:t>
      </w:r>
      <w:r w:rsidR="00791B11">
        <w:rPr>
          <w:sz w:val="24"/>
          <w:szCs w:val="24"/>
        </w:rPr>
        <w:t xml:space="preserve"> level of</w:t>
      </w:r>
      <w:r w:rsidR="00E427BB" w:rsidRPr="00AC0541">
        <w:rPr>
          <w:sz w:val="24"/>
          <w:szCs w:val="24"/>
        </w:rPr>
        <w:t xml:space="preserve"> income insurance</w:t>
      </w:r>
      <w:r w:rsidR="002F721B">
        <w:rPr>
          <w:sz w:val="24"/>
          <w:szCs w:val="24"/>
        </w:rPr>
        <w:t>,</w:t>
      </w:r>
      <w:r w:rsidR="005C1FA5" w:rsidRPr="00AC0541">
        <w:rPr>
          <w:sz w:val="24"/>
          <w:szCs w:val="24"/>
        </w:rPr>
        <w:t xml:space="preserve"> estimated to </w:t>
      </w:r>
      <w:r w:rsidR="002F721B">
        <w:rPr>
          <w:sz w:val="24"/>
          <w:szCs w:val="24"/>
        </w:rPr>
        <w:t xml:space="preserve">be </w:t>
      </w:r>
      <w:r w:rsidR="005C1FA5" w:rsidRPr="00AC0541">
        <w:rPr>
          <w:sz w:val="24"/>
          <w:szCs w:val="24"/>
        </w:rPr>
        <w:t>0.95</w:t>
      </w:r>
      <w:r w:rsidR="00E34F1B" w:rsidRPr="00AC0541">
        <w:rPr>
          <w:sz w:val="24"/>
          <w:szCs w:val="24"/>
        </w:rPr>
        <w:t xml:space="preserve"> in the baseline</w:t>
      </w:r>
      <w:r w:rsidR="002F721B">
        <w:rPr>
          <w:sz w:val="24"/>
          <w:szCs w:val="24"/>
        </w:rPr>
        <w:t xml:space="preserve"> model</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w:t>
      </w:r>
      <w:r w:rsidR="002F721B">
        <w:rPr>
          <w:sz w:val="24"/>
          <w:szCs w:val="24"/>
        </w:rPr>
        <w:t>,</w:t>
      </w:r>
      <w:r w:rsidR="00313A09" w:rsidRPr="00AC0541">
        <w:rPr>
          <w:sz w:val="24"/>
          <w:szCs w:val="24"/>
        </w:rPr>
        <w:t xml:space="preserve"> but</w:t>
      </w:r>
      <w:r w:rsidR="0006174A" w:rsidRPr="00AC0541">
        <w:rPr>
          <w:sz w:val="24"/>
          <w:szCs w:val="24"/>
        </w:rPr>
        <w:t xml:space="preserve"> </w:t>
      </w:r>
      <w:r w:rsidR="002F721B">
        <w:rPr>
          <w:sz w:val="24"/>
          <w:szCs w:val="24"/>
        </w:rPr>
        <w:t>the exact value depends on whether the change in the maximum level of income insurance goes through the wages or not</w:t>
      </w:r>
      <w:r w:rsidR="0006174A" w:rsidRPr="00AC0541">
        <w:rPr>
          <w:sz w:val="24"/>
          <w:szCs w:val="24"/>
        </w:rPr>
        <w:t xml:space="preserve">. </w:t>
      </w:r>
      <w:r w:rsidR="002F721B">
        <w:rPr>
          <w:sz w:val="24"/>
          <w:szCs w:val="24"/>
        </w:rPr>
        <w:t>As t</w:t>
      </w:r>
      <w:r w:rsidR="0006174A" w:rsidRPr="00AC0541">
        <w:rPr>
          <w:sz w:val="24"/>
          <w:szCs w:val="24"/>
        </w:rPr>
        <w:t xml:space="preserve">he </w:t>
      </w:r>
      <w:r w:rsidR="002F721B">
        <w:rPr>
          <w:sz w:val="24"/>
          <w:szCs w:val="24"/>
        </w:rPr>
        <w:t>change in</w:t>
      </w:r>
      <w:r w:rsidR="0006174A" w:rsidRPr="00AC0541">
        <w:rPr>
          <w:sz w:val="24"/>
          <w:szCs w:val="24"/>
        </w:rPr>
        <w:t xml:space="preserve"> this scenario </w:t>
      </w:r>
      <w:r w:rsidR="002F721B">
        <w:rPr>
          <w:sz w:val="24"/>
          <w:szCs w:val="24"/>
        </w:rPr>
        <w:t>is not going through the wages</w:t>
      </w:r>
      <w:r w:rsidR="0006174A" w:rsidRPr="00AC0541">
        <w:rPr>
          <w:sz w:val="24"/>
          <w:szCs w:val="24"/>
        </w:rPr>
        <w:t xml:space="preserve">, </w:t>
      </w:r>
      <w:r w:rsidR="002F721B">
        <w:rPr>
          <w:sz w:val="24"/>
          <w:szCs w:val="24"/>
        </w:rPr>
        <w:t xml:space="preserve">it will </w:t>
      </w:r>
      <w:r w:rsidR="0006174A" w:rsidRPr="00AC0541">
        <w:rPr>
          <w:sz w:val="24"/>
          <w:szCs w:val="24"/>
        </w:rPr>
        <w:t>only</w:t>
      </w:r>
      <w:r w:rsidR="002F721B">
        <w:rPr>
          <w:sz w:val="24"/>
          <w:szCs w:val="24"/>
        </w:rPr>
        <w:t xml:space="preserve"> be</w:t>
      </w:r>
      <w:r w:rsidR="0006174A" w:rsidRPr="00AC0541">
        <w:rPr>
          <w:sz w:val="24"/>
          <w:szCs w:val="24"/>
        </w:rPr>
        <w:t xml:space="preserve"> the people receiving the maximum level of income insurance experiencing an increase</w:t>
      </w:r>
      <w:r w:rsidR="002F721B">
        <w:rPr>
          <w:sz w:val="24"/>
          <w:szCs w:val="24"/>
        </w:rPr>
        <w:t>, leaving the true estimate to be 0.85</w:t>
      </w:r>
      <w:r w:rsidR="0006174A" w:rsidRPr="00AC0541">
        <w:rPr>
          <w:sz w:val="24"/>
          <w:szCs w:val="24"/>
        </w:rPr>
        <w:t xml:space="preserve">. </w:t>
      </w:r>
      <w:r w:rsidR="002F721B">
        <w:rPr>
          <w:sz w:val="24"/>
          <w:szCs w:val="24"/>
        </w:rPr>
        <w:t>Therefor</w:t>
      </w:r>
      <w:r w:rsidR="00D969ED">
        <w:rPr>
          <w:sz w:val="24"/>
          <w:szCs w:val="24"/>
        </w:rPr>
        <w:t>e,</w:t>
      </w:r>
      <w:r w:rsidR="002F721B">
        <w:rPr>
          <w:sz w:val="24"/>
          <w:szCs w:val="24"/>
        </w:rPr>
        <w:t xml:space="preserve"> we perform a sensitivity </w:t>
      </w:r>
      <w:r w:rsidR="00410595" w:rsidRPr="00AC0541">
        <w:rPr>
          <w:sz w:val="24"/>
          <w:szCs w:val="24"/>
        </w:rPr>
        <w:t>analysis in appendix</w:t>
      </w:r>
      <w:r w:rsidR="000A5116">
        <w:rPr>
          <w:sz w:val="24"/>
          <w:szCs w:val="24"/>
        </w:rPr>
        <w:t xml:space="preserve"> (pg.</w:t>
      </w:r>
      <w:r w:rsidR="00791B11">
        <w:rPr>
          <w:sz w:val="24"/>
          <w:szCs w:val="24"/>
        </w:rPr>
        <w:t xml:space="preserve"> </w:t>
      </w:r>
      <w:r w:rsidR="00791B11">
        <w:rPr>
          <w:sz w:val="24"/>
          <w:szCs w:val="24"/>
        </w:rPr>
        <w:fldChar w:fldCharType="begin"/>
      </w:r>
      <w:r w:rsidR="00791B11">
        <w:rPr>
          <w:sz w:val="24"/>
          <w:szCs w:val="24"/>
        </w:rPr>
        <w:instrText xml:space="preserve"> PAGEREF _Ref120689876 \h </w:instrText>
      </w:r>
      <w:r w:rsidR="00791B11">
        <w:rPr>
          <w:sz w:val="24"/>
          <w:szCs w:val="24"/>
        </w:rPr>
      </w:r>
      <w:r w:rsidR="00791B11">
        <w:rPr>
          <w:sz w:val="24"/>
          <w:szCs w:val="24"/>
        </w:rPr>
        <w:fldChar w:fldCharType="separate"/>
      </w:r>
      <w:r w:rsidR="00775321">
        <w:rPr>
          <w:noProof/>
          <w:sz w:val="24"/>
          <w:szCs w:val="24"/>
        </w:rPr>
        <w:t>55</w:t>
      </w:r>
      <w:r w:rsidR="00791B11">
        <w:rPr>
          <w:sz w:val="24"/>
          <w:szCs w:val="24"/>
        </w:rPr>
        <w:fldChar w:fldCharType="end"/>
      </w:r>
      <w:r w:rsidR="000A5116">
        <w:rPr>
          <w:sz w:val="24"/>
          <w:szCs w:val="24"/>
        </w:rPr>
        <w:t>)</w:t>
      </w:r>
      <w:r w:rsidR="00410595" w:rsidRPr="00AC0541">
        <w:rPr>
          <w:sz w:val="24"/>
          <w:szCs w:val="24"/>
        </w:rPr>
        <w:t xml:space="preserve"> </w:t>
      </w:r>
      <w:r w:rsidR="002F721B">
        <w:rPr>
          <w:sz w:val="24"/>
          <w:szCs w:val="24"/>
        </w:rPr>
        <w:t xml:space="preserve">both including </w:t>
      </w:r>
      <w:r w:rsidR="00791B11">
        <w:rPr>
          <w:sz w:val="24"/>
          <w:szCs w:val="24"/>
        </w:rPr>
        <w:t>a</w:t>
      </w:r>
      <w:r w:rsidR="002F721B">
        <w:rPr>
          <w:sz w:val="24"/>
          <w:szCs w:val="24"/>
        </w:rPr>
        <w:t xml:space="preserve"> lower and upper bound for this coefficient. Using an estimate of 0.85 </w:t>
      </w:r>
      <w:r w:rsidR="00410595" w:rsidRPr="00AC0541">
        <w:rPr>
          <w:sz w:val="24"/>
          <w:szCs w:val="24"/>
        </w:rPr>
        <w:t>we see</w:t>
      </w:r>
      <w:r w:rsidR="002E0351">
        <w:rPr>
          <w:sz w:val="24"/>
          <w:szCs w:val="24"/>
        </w:rPr>
        <w:t xml:space="preserve"> that the result is almost the same </w:t>
      </w:r>
      <w:r w:rsidR="00410595" w:rsidRPr="00AC0541">
        <w:rPr>
          <w:sz w:val="24"/>
          <w:szCs w:val="24"/>
        </w:rPr>
        <w:t>a</w:t>
      </w:r>
      <w:r w:rsidR="002E0351">
        <w:rPr>
          <w:sz w:val="24"/>
          <w:szCs w:val="24"/>
        </w:rPr>
        <w:t>s we</w:t>
      </w:r>
      <w:r w:rsidR="00410595" w:rsidRPr="00AC0541">
        <w:rPr>
          <w:sz w:val="24"/>
          <w:szCs w:val="24"/>
        </w:rPr>
        <w:t xml:space="preserve"> </w:t>
      </w:r>
      <w:r w:rsidR="002E0351">
        <w:rPr>
          <w:sz w:val="24"/>
          <w:szCs w:val="24"/>
        </w:rPr>
        <w:t xml:space="preserve">find a </w:t>
      </w:r>
      <w:r w:rsidR="00410595" w:rsidRPr="00AC0541">
        <w:rPr>
          <w:sz w:val="24"/>
          <w:szCs w:val="24"/>
        </w:rPr>
        <w:t xml:space="preserve">decrease </w:t>
      </w:r>
      <w:r w:rsidR="00791B11">
        <w:rPr>
          <w:sz w:val="24"/>
          <w:szCs w:val="24"/>
        </w:rPr>
        <w:t>in</w:t>
      </w:r>
      <w:r w:rsidR="00410595" w:rsidRPr="00AC0541">
        <w:rPr>
          <w:sz w:val="24"/>
          <w:szCs w:val="24"/>
        </w:rPr>
        <w:t xml:space="preserve"> unemployment o</w:t>
      </w:r>
      <w:r w:rsidR="002E0351">
        <w:rPr>
          <w:sz w:val="24"/>
          <w:szCs w:val="24"/>
        </w:rPr>
        <w:t>f</w:t>
      </w:r>
      <w:r w:rsidR="00410595" w:rsidRPr="00AC0541">
        <w:rPr>
          <w:sz w:val="24"/>
          <w:szCs w:val="24"/>
        </w:rPr>
        <w:t xml:space="preserve"> 223</w:t>
      </w:r>
      <w:r w:rsidR="002E0351">
        <w:rPr>
          <w:sz w:val="24"/>
          <w:szCs w:val="24"/>
        </w:rPr>
        <w:t xml:space="preserve"> people.</w:t>
      </w:r>
    </w:p>
    <w:p w14:paraId="31327C89" w14:textId="0BA3B4A4" w:rsidR="00AE5E58" w:rsidRPr="007F7F59" w:rsidRDefault="00464ACD" w:rsidP="0078484D">
      <w:pPr>
        <w:spacing w:line="360" w:lineRule="auto"/>
        <w:rPr>
          <w:sz w:val="24"/>
          <w:szCs w:val="24"/>
        </w:rPr>
      </w:pPr>
      <w:r w:rsidRPr="00AC0541">
        <w:rPr>
          <w:sz w:val="24"/>
          <w:szCs w:val="24"/>
        </w:rPr>
        <w:lastRenderedPageBreak/>
        <w:t>In scenario</w:t>
      </w:r>
      <w:r w:rsidR="005C1FA5" w:rsidRPr="00AC0541">
        <w:rPr>
          <w:sz w:val="24"/>
          <w:szCs w:val="24"/>
        </w:rPr>
        <w:t xml:space="preserve"> </w:t>
      </w:r>
      <w:r w:rsidR="002E0351">
        <w:rPr>
          <w:sz w:val="24"/>
          <w:szCs w:val="24"/>
        </w:rPr>
        <w:t>2,</w:t>
      </w:r>
      <w:r w:rsidR="005C1FA5" w:rsidRPr="00AC0541">
        <w:rPr>
          <w:sz w:val="24"/>
          <w:szCs w:val="24"/>
        </w:rPr>
        <w:t xml:space="preserve">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w:t>
      </w:r>
      <w:r w:rsidR="00B61329">
        <w:rPr>
          <w:sz w:val="24"/>
          <w:szCs w:val="24"/>
        </w:rPr>
        <w:t>state</w:t>
      </w:r>
      <w:r w:rsidRPr="00AC0541">
        <w:rPr>
          <w:sz w:val="24"/>
          <w:szCs w:val="24"/>
        </w:rPr>
        <w:t xml:space="preserve"> regulation </w:t>
      </w:r>
      <w:r w:rsidR="00B61329">
        <w:rPr>
          <w:sz w:val="24"/>
          <w:szCs w:val="24"/>
        </w:rPr>
        <w:t>percentage</w:t>
      </w:r>
      <w:r w:rsidRPr="00AC0541">
        <w:rPr>
          <w:sz w:val="24"/>
          <w:szCs w:val="24"/>
        </w:rPr>
        <w:t xml:space="preserve">. </w:t>
      </w:r>
      <w:r w:rsidR="00C04F99" w:rsidRPr="00AC0541">
        <w:rPr>
          <w:sz w:val="24"/>
          <w:szCs w:val="24"/>
        </w:rPr>
        <w:t xml:space="preserve"> </w:t>
      </w:r>
    </w:p>
    <w:p w14:paraId="00273393" w14:textId="3BB6CC2F" w:rsidR="0027521C" w:rsidRDefault="00425D00" w:rsidP="007F7F59">
      <w:pPr>
        <w:pStyle w:val="Overskrift2"/>
      </w:pPr>
      <w:r>
        <w:t xml:space="preserve">Scenario </w:t>
      </w:r>
      <w:r w:rsidR="007F7F59">
        <w:t>2</w:t>
      </w:r>
      <w:r>
        <w:t xml:space="preserve"> </w:t>
      </w:r>
      <w:r w:rsidR="007F7F59">
        <w:t>Denmark as a mature economy</w:t>
      </w:r>
    </w:p>
    <w:p w14:paraId="6EC40BB3" w14:textId="5391A2D5" w:rsidR="007F7F59" w:rsidRDefault="007F7F59" w:rsidP="007F7F59"/>
    <w:p w14:paraId="06762898" w14:textId="77777777" w:rsidR="009F442A" w:rsidRPr="007F7F59" w:rsidRDefault="009F442A" w:rsidP="009F442A">
      <w:pPr>
        <w:spacing w:line="360" w:lineRule="auto"/>
        <w:rPr>
          <w:rFonts w:cstheme="minorHAnsi"/>
          <w:sz w:val="24"/>
          <w:szCs w:val="24"/>
        </w:rPr>
      </w:pPr>
      <w:r w:rsidRPr="00AB3D2F">
        <w:rPr>
          <w:rFonts w:cstheme="minorHAnsi"/>
          <w:sz w:val="24"/>
          <w:szCs w:val="24"/>
        </w:rPr>
        <w:t>keep this variable as exogenous. A main reason for having the participation rate exogenous in the baseline model</w:t>
      </w:r>
      <w:r>
        <w:rPr>
          <w:rFonts w:cstheme="minorHAnsi"/>
          <w:sz w:val="24"/>
          <w:szCs w:val="24"/>
        </w:rPr>
        <w:t>,</w:t>
      </w:r>
      <w:r w:rsidRPr="00AB3D2F">
        <w:rPr>
          <w:rFonts w:cstheme="minorHAnsi"/>
          <w:sz w:val="24"/>
          <w:szCs w:val="24"/>
        </w:rPr>
        <w:t xml:space="preserve"> is that</w:t>
      </w:r>
      <w:r>
        <w:rPr>
          <w:rFonts w:cstheme="minorHAnsi"/>
          <w:sz w:val="24"/>
          <w:szCs w:val="24"/>
        </w:rPr>
        <w:t>,</w:t>
      </w:r>
      <w:r w:rsidRPr="00AB3D2F">
        <w:rPr>
          <w:rFonts w:cstheme="minorHAnsi"/>
          <w:sz w:val="24"/>
          <w:szCs w:val="24"/>
        </w:rPr>
        <w:t xml:space="preserve"> within the dynamics of the Danish labor market many have failed to determine what brings people into the labor force, in section 2 the literature argued that participation could follow several factors, including norms, wages relative to other workers, consumption levels, and the standard of living. In Scenario 4</w:t>
      </w:r>
      <w:r>
        <w:rPr>
          <w:rFonts w:cstheme="minorHAnsi"/>
          <w:sz w:val="24"/>
          <w:szCs w:val="24"/>
        </w:rPr>
        <w:t>,</w:t>
      </w:r>
      <w:r w:rsidRPr="00AB3D2F">
        <w:rPr>
          <w:rFonts w:cstheme="minorHAnsi"/>
          <w:sz w:val="24"/>
          <w:szCs w:val="24"/>
        </w:rPr>
        <w:t xml:space="preserve"> we look at a scenario in which the participation rate is made endogenous using the</w:t>
      </w:r>
      <w:r>
        <w:rPr>
          <w:rFonts w:cstheme="minorHAnsi"/>
          <w:sz w:val="24"/>
          <w:szCs w:val="24"/>
        </w:rPr>
        <w:t xml:space="preserve"> same</w:t>
      </w:r>
      <w:r w:rsidRPr="00AB3D2F">
        <w:rPr>
          <w:rFonts w:cstheme="minorHAnsi"/>
          <w:sz w:val="24"/>
          <w:szCs w:val="24"/>
        </w:rPr>
        <w:t xml:space="preserve"> method </w:t>
      </w:r>
      <w:r>
        <w:rPr>
          <w:rFonts w:cstheme="minorHAnsi"/>
          <w:sz w:val="24"/>
          <w:szCs w:val="24"/>
        </w:rPr>
        <w:t xml:space="preserve">as </w:t>
      </w:r>
      <w:r w:rsidRPr="00AB3D2F">
        <w:rPr>
          <w:rFonts w:cstheme="minorHAnsi"/>
          <w:noProof/>
          <w:sz w:val="24"/>
          <w:szCs w:val="24"/>
        </w:rPr>
        <w:t>Fazzari et al.</w:t>
      </w:r>
      <w:r w:rsidRPr="00AB3D2F">
        <w:rPr>
          <w:rFonts w:cstheme="minorHAnsi"/>
          <w:sz w:val="24"/>
          <w:szCs w:val="24"/>
        </w:rPr>
        <w:t xml:space="preserve"> </w:t>
      </w:r>
      <w:r w:rsidRPr="00AB3D2F">
        <w:rPr>
          <w:rFonts w:cstheme="minorHAnsi"/>
          <w:sz w:val="24"/>
          <w:szCs w:val="24"/>
        </w:rPr>
        <w:fldChar w:fldCharType="begin" w:fldLock="1"/>
      </w:r>
      <w:r>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rFonts w:cstheme="minorHAnsi"/>
          <w:sz w:val="24"/>
          <w:szCs w:val="24"/>
        </w:rPr>
        <w:fldChar w:fldCharType="separate"/>
      </w:r>
      <w:r w:rsidRPr="005F2952">
        <w:rPr>
          <w:rFonts w:cstheme="minorHAnsi"/>
          <w:noProof/>
          <w:sz w:val="24"/>
          <w:szCs w:val="24"/>
        </w:rPr>
        <w:t>(2020)</w:t>
      </w:r>
      <w:r w:rsidRPr="00AB3D2F">
        <w:rPr>
          <w:rFonts w:cstheme="minorHAnsi"/>
          <w:sz w:val="24"/>
          <w:szCs w:val="24"/>
        </w:rPr>
        <w:fldChar w:fldCharType="end"/>
      </w:r>
      <w:r w:rsidRPr="00AB3D2F">
        <w:rPr>
          <w:rFonts w:cstheme="minorHAnsi"/>
          <w:sz w:val="24"/>
          <w:szCs w:val="24"/>
        </w:rPr>
        <w:t xml:space="preserve"> </w:t>
      </w:r>
      <w:r>
        <w:rPr>
          <w:rFonts w:cstheme="minorHAnsi"/>
          <w:sz w:val="24"/>
          <w:szCs w:val="24"/>
        </w:rPr>
        <w:t>who</w:t>
      </w:r>
      <w:r w:rsidRPr="00AB3D2F">
        <w:rPr>
          <w:rFonts w:cstheme="minorHAnsi"/>
          <w:sz w:val="24"/>
          <w:szCs w:val="24"/>
        </w:rPr>
        <w:t xml:space="preserve"> find</w:t>
      </w:r>
      <w:r>
        <w:rPr>
          <w:rFonts w:cstheme="minorHAnsi"/>
          <w:sz w:val="24"/>
          <w:szCs w:val="24"/>
        </w:rPr>
        <w:t>s</w:t>
      </w:r>
      <w:r w:rsidRPr="00AB3D2F">
        <w:rPr>
          <w:rFonts w:cstheme="minorHAnsi"/>
          <w:sz w:val="24"/>
          <w:szCs w:val="24"/>
        </w:rPr>
        <w:t xml:space="preserve"> a significant relationship between the unemployment rate and the labor force. </w:t>
      </w:r>
    </w:p>
    <w:p w14:paraId="1520B074" w14:textId="77777777" w:rsidR="009F442A" w:rsidRDefault="009F442A" w:rsidP="007F7F59"/>
    <w:p w14:paraId="7FDA947B" w14:textId="77777777" w:rsidR="009F442A" w:rsidRPr="007F7F59" w:rsidRDefault="009F442A" w:rsidP="007F7F59"/>
    <w:p w14:paraId="0740E073" w14:textId="5BE8493F" w:rsidR="00CF0F0D" w:rsidRDefault="008C02FE" w:rsidP="007F7F59">
      <w:pPr>
        <w:pStyle w:val="Overskrift2"/>
      </w:pPr>
      <w:r>
        <w:t xml:space="preserve">Scenario </w:t>
      </w:r>
      <w:r w:rsidR="007F7F59">
        <w:t>3</w:t>
      </w:r>
      <w:r w:rsidR="003F23A4">
        <w:t xml:space="preserve"> </w:t>
      </w:r>
      <w:r w:rsidR="007F7F59">
        <w:t>do the level of income insurance affect wage negotiations</w:t>
      </w:r>
    </w:p>
    <w:p w14:paraId="6A090FEA" w14:textId="77777777" w:rsidR="007F7F59" w:rsidRPr="007F7F59" w:rsidRDefault="007F7F59" w:rsidP="007F7F59"/>
    <w:p w14:paraId="2A79AFD9" w14:textId="0EB4CEA4" w:rsidR="00E21539" w:rsidRPr="00AC0541" w:rsidRDefault="00E21539" w:rsidP="0078484D">
      <w:pPr>
        <w:spacing w:line="360" w:lineRule="auto"/>
        <w:rPr>
          <w:sz w:val="24"/>
          <w:szCs w:val="24"/>
        </w:rPr>
      </w:pPr>
    </w:p>
    <w:p w14:paraId="12E9C1E6" w14:textId="643D6DC1" w:rsidR="007F7F59" w:rsidRPr="007F7F59" w:rsidRDefault="006409C0" w:rsidP="007F7F59">
      <w:pPr>
        <w:pStyle w:val="Overskrift1"/>
      </w:pPr>
      <w:bookmarkStart w:id="53" w:name="_Ref119913315"/>
      <w:r>
        <w:t xml:space="preserve">Section 5: </w:t>
      </w:r>
      <w:bookmarkEnd w:id="53"/>
      <w:r w:rsidR="0013694F">
        <w:t xml:space="preserve">Evaluating regulations towards the Danish income insurance program </w:t>
      </w:r>
    </w:p>
    <w:p w14:paraId="1DA3A83F" w14:textId="100A9B6F" w:rsidR="00BD4800" w:rsidRPr="00556129"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In the previous section</w:t>
      </w:r>
      <w:r w:rsidR="006434D7">
        <w:rPr>
          <w:rFonts w:asciiTheme="minorHAnsi" w:hAnsiTheme="minorHAnsi" w:cstheme="minorHAnsi"/>
        </w:rPr>
        <w:t>,</w:t>
      </w:r>
      <w:r w:rsidRPr="0027369B">
        <w:rPr>
          <w:rFonts w:asciiTheme="minorHAnsi" w:hAnsiTheme="minorHAnsi" w:cstheme="minorHAnsi"/>
        </w:rPr>
        <w:t xml:space="preserve"> we introduced </w:t>
      </w:r>
      <w:r w:rsidR="002E6A65" w:rsidRPr="0027369B">
        <w:rPr>
          <w:rFonts w:asciiTheme="minorHAnsi" w:hAnsiTheme="minorHAnsi" w:cstheme="minorHAnsi"/>
        </w:rPr>
        <w:t>the</w:t>
      </w:r>
      <w:r w:rsidR="00556129">
        <w:rPr>
          <w:rFonts w:asciiTheme="minorHAnsi" w:hAnsiTheme="minorHAnsi" w:cstheme="minorHAnsi"/>
        </w:rPr>
        <w:t xml:space="preserv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analyze their</w:t>
      </w:r>
      <w:r w:rsidRPr="0027369B">
        <w:rPr>
          <w:rFonts w:asciiTheme="minorHAnsi" w:hAnsiTheme="minorHAnsi" w:cstheme="minorHAnsi"/>
        </w:rPr>
        <w:t xml:space="preserve"> effect on the </w:t>
      </w:r>
      <w:r w:rsidR="00556129">
        <w:rPr>
          <w:rFonts w:asciiTheme="minorHAnsi" w:hAnsiTheme="minorHAnsi" w:cstheme="minorHAnsi"/>
        </w:rPr>
        <w:t>unemployment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the </w:t>
      </w:r>
      <w:r w:rsidR="00B61329">
        <w:rPr>
          <w:rFonts w:asciiTheme="minorHAnsi" w:hAnsiTheme="minorHAnsi" w:cstheme="minorHAnsi"/>
        </w:rPr>
        <w:t>state</w:t>
      </w:r>
      <w:r w:rsidR="002E6A65" w:rsidRPr="0027369B">
        <w:rPr>
          <w:rFonts w:asciiTheme="minorHAnsi" w:hAnsiTheme="minorHAnsi" w:cstheme="minorHAnsi"/>
        </w:rPr>
        <w:t xml:space="preserve"> regulation percentage</w:t>
      </w:r>
      <w:r w:rsidRPr="0027369B">
        <w:rPr>
          <w:rFonts w:asciiTheme="minorHAnsi" w:hAnsiTheme="minorHAnsi" w:cstheme="minorHAnsi"/>
        </w:rPr>
        <w:t>.</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1, </w:t>
      </w:r>
      <w:r w:rsidR="00556129">
        <w:rPr>
          <w:rStyle w:val="cf01"/>
          <w:rFonts w:asciiTheme="minorHAnsi" w:hAnsiTheme="minorHAnsi" w:cstheme="minorHAnsi"/>
          <w:sz w:val="24"/>
          <w:szCs w:val="24"/>
        </w:rPr>
        <w:t>we found that removing the regulation resulted in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leading to a higher</w:t>
      </w:r>
      <w:r w:rsidR="00F165BB" w:rsidRPr="0027369B">
        <w:rPr>
          <w:rStyle w:val="cf01"/>
          <w:rFonts w:asciiTheme="minorHAnsi" w:hAnsiTheme="minorHAnsi" w:cstheme="minorHAnsi"/>
          <w:sz w:val="24"/>
          <w:szCs w:val="24"/>
        </w:rPr>
        <w:t xml:space="preserve"> aggregate</w:t>
      </w:r>
      <w:r w:rsidR="00556129">
        <w:rPr>
          <w:rStyle w:val="cf01"/>
          <w:rFonts w:asciiTheme="minorHAnsi" w:hAnsiTheme="minorHAnsi" w:cstheme="minorHAnsi"/>
          <w:sz w:val="24"/>
          <w:szCs w:val="24"/>
        </w:rPr>
        <w:t>d</w:t>
      </w:r>
      <w:r w:rsidR="00F165BB" w:rsidRPr="0027369B">
        <w:rPr>
          <w:rStyle w:val="cf01"/>
          <w:rFonts w:asciiTheme="minorHAnsi" w:hAnsiTheme="minorHAnsi" w:cstheme="minorHAnsi"/>
          <w:sz w:val="24"/>
          <w:szCs w:val="24"/>
        </w:rPr>
        <w:t xml:space="preserv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we created a relationship between the</w:t>
      </w:r>
      <w:r w:rsidR="00F165BB" w:rsidRPr="0027369B">
        <w:rPr>
          <w:rStyle w:val="cf01"/>
          <w:rFonts w:asciiTheme="minorHAnsi" w:hAnsiTheme="minorHAnsi" w:cstheme="minorHAnsi"/>
          <w:sz w:val="24"/>
          <w:szCs w:val="24"/>
        </w:rPr>
        <w:t xml:space="preserve"> income insurance </w:t>
      </w:r>
      <w:r w:rsidR="00556129">
        <w:rPr>
          <w:rStyle w:val="cf01"/>
          <w:rFonts w:asciiTheme="minorHAnsi" w:hAnsiTheme="minorHAnsi" w:cstheme="minorHAnsi"/>
          <w:sz w:val="24"/>
          <w:szCs w:val="24"/>
        </w:rPr>
        <w:t>and</w:t>
      </w:r>
      <w:r w:rsidR="00F165BB" w:rsidRPr="0027369B">
        <w:rPr>
          <w:rStyle w:val="cf01"/>
          <w:rFonts w:asciiTheme="minorHAnsi" w:hAnsiTheme="minorHAnsi" w:cstheme="minorHAnsi"/>
          <w:sz w:val="24"/>
          <w:szCs w:val="24"/>
        </w:rPr>
        <w:t xml:space="preserve"> the targeted wage set by the worker unions. </w:t>
      </w:r>
      <w:r w:rsidR="00556129">
        <w:rPr>
          <w:rStyle w:val="cf01"/>
          <w:rFonts w:asciiTheme="minorHAnsi" w:hAnsiTheme="minorHAnsi" w:cstheme="minorHAnsi"/>
          <w:sz w:val="24"/>
          <w:szCs w:val="24"/>
        </w:rPr>
        <w:t>We used the argumentation that a</w:t>
      </w:r>
      <w:r w:rsidR="00F165BB" w:rsidRPr="0027369B">
        <w:rPr>
          <w:rStyle w:val="cf01"/>
          <w:rFonts w:asciiTheme="minorHAnsi" w:hAnsiTheme="minorHAnsi" w:cstheme="minorHAnsi"/>
          <w:sz w:val="24"/>
          <w:szCs w:val="24"/>
        </w:rPr>
        <w:t xml:space="preserve"> higher level of income insurance </w:t>
      </w:r>
      <w:r w:rsidR="00556129">
        <w:rPr>
          <w:rStyle w:val="cf01"/>
          <w:rFonts w:asciiTheme="minorHAnsi" w:hAnsiTheme="minorHAnsi" w:cstheme="minorHAnsi"/>
          <w:sz w:val="24"/>
          <w:szCs w:val="24"/>
        </w:rPr>
        <w:t>would increase the targeted wage, thereby</w:t>
      </w:r>
      <w:r w:rsidR="00F165BB" w:rsidRPr="0027369B">
        <w:rPr>
          <w:rStyle w:val="cf01"/>
          <w:rFonts w:asciiTheme="minorHAnsi" w:hAnsiTheme="minorHAnsi" w:cstheme="minorHAnsi"/>
          <w:sz w:val="24"/>
          <w:szCs w:val="24"/>
        </w:rPr>
        <w:t xml:space="preserve"> increas</w:t>
      </w:r>
      <w:r w:rsidR="00556129">
        <w:rPr>
          <w:rStyle w:val="cf01"/>
          <w:rFonts w:asciiTheme="minorHAnsi" w:hAnsiTheme="minorHAnsi" w:cstheme="minorHAnsi"/>
          <w:sz w:val="24"/>
          <w:szCs w:val="24"/>
        </w:rPr>
        <w:t>ing</w:t>
      </w:r>
      <w:r w:rsidR="00F165BB" w:rsidRPr="0027369B">
        <w:rPr>
          <w:rStyle w:val="cf01"/>
          <w:rFonts w:asciiTheme="minorHAnsi" w:hAnsiTheme="minorHAnsi" w:cstheme="minorHAnsi"/>
          <w:sz w:val="24"/>
          <w:szCs w:val="24"/>
        </w:rPr>
        <w:t xml:space="preserve"> wages</w:t>
      </w:r>
      <w:r w:rsidR="00556129">
        <w:rPr>
          <w:rStyle w:val="cf01"/>
          <w:rFonts w:asciiTheme="minorHAnsi" w:hAnsiTheme="minorHAnsi" w:cstheme="minorHAnsi"/>
          <w:sz w:val="24"/>
          <w:szCs w:val="24"/>
        </w:rPr>
        <w:t>.</w:t>
      </w:r>
      <w:r w:rsidR="00F165BB" w:rsidRPr="0027369B">
        <w:rPr>
          <w:rStyle w:val="cf01"/>
          <w:rFonts w:asciiTheme="minorHAnsi" w:hAnsiTheme="minorHAnsi" w:cstheme="minorHAnsi"/>
          <w:sz w:val="24"/>
          <w:szCs w:val="24"/>
        </w:rPr>
        <w:t xml:space="preserve"> </w:t>
      </w:r>
      <w:r w:rsidR="00556129">
        <w:rPr>
          <w:rStyle w:val="cf01"/>
          <w:rFonts w:asciiTheme="minorHAnsi" w:hAnsiTheme="minorHAnsi" w:cstheme="minorHAnsi"/>
          <w:sz w:val="24"/>
          <w:szCs w:val="24"/>
        </w:rPr>
        <w:t>A</w:t>
      </w:r>
      <w:r w:rsidR="00F165BB" w:rsidRPr="0027369B">
        <w:rPr>
          <w:rStyle w:val="cf01"/>
          <w:rFonts w:asciiTheme="minorHAnsi" w:hAnsiTheme="minorHAnsi" w:cstheme="minorHAnsi"/>
          <w:sz w:val="24"/>
          <w:szCs w:val="24"/>
        </w:rPr>
        <w:t xml:space="preserve">s </w:t>
      </w:r>
      <w:r w:rsidR="00556129">
        <w:rPr>
          <w:rStyle w:val="cf01"/>
          <w:rFonts w:asciiTheme="minorHAnsi" w:hAnsiTheme="minorHAnsi" w:cstheme="minorHAnsi"/>
          <w:sz w:val="24"/>
          <w:szCs w:val="24"/>
        </w:rPr>
        <w:t xml:space="preserve">we find </w:t>
      </w:r>
      <w:r w:rsidR="00F165BB" w:rsidRPr="0027369B">
        <w:rPr>
          <w:rStyle w:val="cf01"/>
          <w:rFonts w:asciiTheme="minorHAnsi" w:hAnsiTheme="minorHAnsi" w:cstheme="minorHAnsi"/>
          <w:sz w:val="24"/>
          <w:szCs w:val="24"/>
        </w:rPr>
        <w:t xml:space="preserve">the Danish economy </w:t>
      </w:r>
      <w:r w:rsidR="00556129">
        <w:rPr>
          <w:rStyle w:val="cf01"/>
          <w:rFonts w:asciiTheme="minorHAnsi" w:hAnsiTheme="minorHAnsi" w:cstheme="minorHAnsi"/>
          <w:sz w:val="24"/>
          <w:szCs w:val="24"/>
        </w:rPr>
        <w:t xml:space="preserve">to be </w:t>
      </w:r>
      <w:r w:rsidR="00F165BB" w:rsidRPr="0027369B">
        <w:rPr>
          <w:rStyle w:val="cf01"/>
          <w:rFonts w:asciiTheme="minorHAnsi" w:hAnsiTheme="minorHAnsi" w:cstheme="minorHAnsi"/>
          <w:sz w:val="24"/>
          <w:szCs w:val="24"/>
        </w:rPr>
        <w:t>categorized as profit-led</w:t>
      </w:r>
      <w:r w:rsidR="00556129">
        <w:rPr>
          <w:rStyle w:val="cf01"/>
          <w:rFonts w:asciiTheme="minorHAnsi" w:hAnsiTheme="minorHAnsi" w:cstheme="minorHAnsi"/>
          <w:sz w:val="24"/>
          <w:szCs w:val="24"/>
        </w:rPr>
        <w:t>, we find the increase in wages to lower</w:t>
      </w:r>
      <w:r w:rsidR="00F165BB" w:rsidRPr="0027369B">
        <w:rPr>
          <w:rStyle w:val="cf01"/>
          <w:rFonts w:asciiTheme="minorHAnsi" w:hAnsiTheme="minorHAnsi" w:cstheme="minorHAnsi"/>
          <w:sz w:val="24"/>
          <w:szCs w:val="24"/>
        </w:rPr>
        <w:t xml:space="preserve"> GDP</w:t>
      </w:r>
      <w:r w:rsidR="00556129">
        <w:rPr>
          <w:rStyle w:val="cf01"/>
          <w:rFonts w:asciiTheme="minorHAnsi" w:hAnsiTheme="minorHAnsi" w:cstheme="minorHAnsi"/>
          <w:sz w:val="24"/>
          <w:szCs w:val="24"/>
        </w:rPr>
        <w:t>, thereby</w:t>
      </w:r>
      <w:r w:rsidR="00F165BB" w:rsidRPr="0027369B">
        <w:rPr>
          <w:rStyle w:val="cf01"/>
          <w:rFonts w:asciiTheme="minorHAnsi" w:hAnsiTheme="minorHAnsi" w:cstheme="minorHAnsi"/>
          <w:sz w:val="24"/>
          <w:szCs w:val="24"/>
        </w:rPr>
        <w:t xml:space="preserve"> increasing </w:t>
      </w:r>
      <w:r w:rsidR="00F165BB" w:rsidRPr="0027369B">
        <w:rPr>
          <w:rStyle w:val="cf01"/>
          <w:rFonts w:asciiTheme="minorHAnsi" w:hAnsiTheme="minorHAnsi" w:cstheme="minorHAnsi"/>
          <w:sz w:val="24"/>
          <w:szCs w:val="24"/>
        </w:rPr>
        <w:lastRenderedPageBreak/>
        <w:t>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w:t>
      </w:r>
      <w:r w:rsidR="00556129">
        <w:rPr>
          <w:rFonts w:asciiTheme="minorHAnsi" w:hAnsiTheme="minorHAnsi" w:cstheme="minorHAnsi"/>
        </w:rPr>
        <w:t xml:space="preserve"> we introduced a relationship in which</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level of income insurance affect</w:t>
      </w:r>
      <w:r w:rsidR="00556129">
        <w:rPr>
          <w:rFonts w:asciiTheme="minorHAnsi" w:hAnsiTheme="minorHAnsi" w:cstheme="minorHAnsi"/>
        </w:rPr>
        <w:t>s</w:t>
      </w:r>
      <w:r w:rsidR="00503A28" w:rsidRPr="0027369B">
        <w:rPr>
          <w:rFonts w:asciiTheme="minorHAnsi" w:hAnsiTheme="minorHAnsi" w:cstheme="minorHAnsi"/>
        </w:rPr>
        <w:t xml:space="preserve"> the incentives to be part of the income insurance program</w:t>
      </w:r>
      <w:r w:rsidR="00556129">
        <w:rPr>
          <w:rFonts w:asciiTheme="minorHAnsi" w:hAnsiTheme="minorHAnsi" w:cstheme="minorHAnsi"/>
        </w:rPr>
        <w:t>,</w:t>
      </w:r>
      <w:r w:rsidR="00503A28" w:rsidRPr="0027369B">
        <w:rPr>
          <w:rFonts w:asciiTheme="minorHAnsi" w:hAnsiTheme="minorHAnsi" w:cstheme="minorHAnsi"/>
        </w:rPr>
        <w:t xml:space="preserve"> thereby increasing the</w:t>
      </w:r>
      <w:r w:rsidR="00E861C4" w:rsidRPr="0027369B">
        <w:rPr>
          <w:rFonts w:asciiTheme="minorHAnsi" w:hAnsiTheme="minorHAnsi" w:cstheme="minorHAnsi"/>
        </w:rPr>
        <w:t xml:space="preserve"> insurance rate</w:t>
      </w:r>
      <w:r w:rsidR="00556129">
        <w:rPr>
          <w:rFonts w:asciiTheme="minorHAnsi" w:hAnsiTheme="minorHAnsi" w:cstheme="minorHAnsi"/>
        </w:rPr>
        <w:t xml:space="preserve">. When implementing this </w:t>
      </w:r>
      <w:r w:rsidR="00DA20D1">
        <w:rPr>
          <w:rFonts w:asciiTheme="minorHAnsi" w:hAnsiTheme="minorHAnsi" w:cstheme="minorHAnsi"/>
        </w:rPr>
        <w:t>channel,</w:t>
      </w:r>
      <w:r w:rsidR="00503A28" w:rsidRPr="0027369B">
        <w:rPr>
          <w:rFonts w:asciiTheme="minorHAnsi" w:hAnsiTheme="minorHAnsi" w:cstheme="minorHAnsi"/>
        </w:rPr>
        <w:t xml:space="preserve"> </w:t>
      </w:r>
      <w:r w:rsidR="00DA20D1">
        <w:rPr>
          <w:rFonts w:asciiTheme="minorHAnsi" w:hAnsiTheme="minorHAnsi" w:cstheme="minorHAnsi"/>
        </w:rPr>
        <w:t>we see an increase in the total</w:t>
      </w:r>
      <w:r w:rsidR="00503A28" w:rsidRPr="0027369B">
        <w:rPr>
          <w:rFonts w:asciiTheme="minorHAnsi" w:hAnsiTheme="minorHAnsi" w:cstheme="minorHAnsi"/>
        </w:rPr>
        <w:t xml:space="preserve"> amount of income insurance paid to households</w:t>
      </w:r>
      <w:r w:rsidR="00DA20D1">
        <w:rPr>
          <w:rFonts w:asciiTheme="minorHAnsi" w:hAnsiTheme="minorHAnsi" w:cstheme="minorHAnsi"/>
        </w:rPr>
        <w:t>,</w:t>
      </w:r>
      <w:r w:rsidR="00503A28" w:rsidRPr="0027369B">
        <w:rPr>
          <w:rFonts w:asciiTheme="minorHAnsi" w:hAnsiTheme="minorHAnsi" w:cstheme="minorHAnsi"/>
        </w:rPr>
        <w:t xml:space="preserve">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DA20D1">
        <w:rPr>
          <w:rFonts w:asciiTheme="minorHAnsi" w:hAnsiTheme="minorHAnsi" w:cstheme="minorHAnsi"/>
        </w:rPr>
        <w:t>,</w:t>
      </w:r>
      <w:r w:rsidR="00503A28" w:rsidRPr="0027369B">
        <w:rPr>
          <w:rFonts w:asciiTheme="minorHAnsi" w:hAnsiTheme="minorHAnsi" w:cstheme="minorHAnsi"/>
        </w:rPr>
        <w:t xml:space="preserve"> following the same effects </w:t>
      </w:r>
      <w:r w:rsidR="00DA20D1">
        <w:rPr>
          <w:rFonts w:asciiTheme="minorHAnsi" w:hAnsiTheme="minorHAnsi" w:cstheme="minorHAnsi"/>
        </w:rPr>
        <w:t>as explained for</w:t>
      </w:r>
      <w:r w:rsidR="00503A28" w:rsidRPr="0027369B">
        <w:rPr>
          <w:rFonts w:asciiTheme="minorHAnsi" w:hAnsiTheme="minorHAnsi" w:cstheme="minorHAnsi"/>
        </w:rPr>
        <w:t xml:space="preserve"> scenario 1</w:t>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w:t>
      </w:r>
      <w:r w:rsidR="009215B4">
        <w:rPr>
          <w:rFonts w:asciiTheme="minorHAnsi" w:hAnsiTheme="minorHAnsi" w:cstheme="minorHAnsi"/>
        </w:rPr>
        <w:t>leaving</w:t>
      </w:r>
      <w:r w:rsidRPr="0027369B">
        <w:rPr>
          <w:rFonts w:asciiTheme="minorHAnsi" w:hAnsiTheme="minorHAnsi" w:cstheme="minorHAnsi"/>
        </w:rPr>
        <w:t xml:space="preserve"> unemployment</w:t>
      </w:r>
      <w:r w:rsidR="009215B4">
        <w:rPr>
          <w:rFonts w:asciiTheme="minorHAnsi" w:hAnsiTheme="minorHAnsi" w:cstheme="minorHAnsi"/>
        </w:rPr>
        <w:t xml:space="preserve"> to fall</w:t>
      </w:r>
      <w:r w:rsidRPr="0027369B">
        <w:rPr>
          <w:rFonts w:asciiTheme="minorHAnsi" w:hAnsiTheme="minorHAnsi" w:cstheme="minorHAnsi"/>
        </w:rPr>
        <w:t xml:space="preserve">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DA20D1">
        <w:rPr>
          <w:rFonts w:asciiTheme="minorHAnsi" w:hAnsiTheme="minorHAnsi" w:cstheme="minorHAnsi"/>
        </w:rPr>
        <w:t>we added a channel allowing the</w:t>
      </w:r>
      <w:r w:rsidR="00BD4800" w:rsidRPr="0027369B">
        <w:rPr>
          <w:rFonts w:asciiTheme="minorHAnsi" w:hAnsiTheme="minorHAnsi" w:cstheme="minorHAnsi"/>
        </w:rPr>
        <w:t xml:space="preserve"> level of income insurance</w:t>
      </w:r>
      <w:r w:rsidR="00DA20D1">
        <w:rPr>
          <w:rFonts w:asciiTheme="minorHAnsi" w:hAnsiTheme="minorHAnsi" w:cstheme="minorHAnsi"/>
        </w:rPr>
        <w:t>, the strength of the economy, and the wages</w:t>
      </w:r>
      <w:r w:rsidR="00BD4800" w:rsidRPr="0027369B">
        <w:rPr>
          <w:rFonts w:asciiTheme="minorHAnsi" w:hAnsiTheme="minorHAnsi" w:cstheme="minorHAnsi"/>
        </w:rPr>
        <w:t xml:space="preserve"> </w:t>
      </w:r>
      <w:r w:rsidR="00DA20D1">
        <w:rPr>
          <w:rFonts w:asciiTheme="minorHAnsi" w:hAnsiTheme="minorHAnsi" w:cstheme="minorHAnsi"/>
        </w:rPr>
        <w:t>to affect</w:t>
      </w:r>
      <w:r w:rsidR="00E861C4" w:rsidRPr="0027369B">
        <w:rPr>
          <w:rFonts w:asciiTheme="minorHAnsi" w:hAnsiTheme="minorHAnsi" w:cstheme="minorHAnsi"/>
        </w:rPr>
        <w:t xml:space="preserve"> productivity</w:t>
      </w:r>
      <w:r w:rsidR="00DA20D1">
        <w:rPr>
          <w:rFonts w:asciiTheme="minorHAnsi" w:hAnsiTheme="minorHAnsi" w:cstheme="minorHAnsi"/>
        </w:rPr>
        <w:t xml:space="preserve">. </w:t>
      </w:r>
      <w:r w:rsidR="006434D7">
        <w:rPr>
          <w:rFonts w:asciiTheme="minorHAnsi" w:hAnsiTheme="minorHAnsi" w:cstheme="minorHAnsi"/>
        </w:rPr>
        <w:t>Due to the set-up of the model</w:t>
      </w:r>
      <w:r w:rsidR="00DA20D1">
        <w:rPr>
          <w:rFonts w:asciiTheme="minorHAnsi" w:hAnsiTheme="minorHAnsi" w:cstheme="minorHAnsi"/>
        </w:rPr>
        <w:t xml:space="preserve"> changes in the productivity</w:t>
      </w:r>
      <w:r w:rsidR="006434D7">
        <w:rPr>
          <w:rFonts w:asciiTheme="minorHAnsi" w:hAnsiTheme="minorHAnsi" w:cstheme="minorHAnsi"/>
        </w:rPr>
        <w:t xml:space="preserve"> will leave</w:t>
      </w:r>
      <w:r w:rsidR="00BD4800" w:rsidRPr="0027369B">
        <w:rPr>
          <w:rFonts w:asciiTheme="minorHAnsi" w:hAnsiTheme="minorHAnsi" w:cstheme="minorHAnsi"/>
        </w:rPr>
        <w:t xml:space="preserve"> firms </w:t>
      </w:r>
      <w:r w:rsidR="006434D7">
        <w:rPr>
          <w:rFonts w:asciiTheme="minorHAnsi" w:hAnsiTheme="minorHAnsi" w:cstheme="minorHAnsi"/>
        </w:rPr>
        <w:t>to</w:t>
      </w:r>
      <w:r w:rsidR="00BD4800" w:rsidRPr="0027369B">
        <w:rPr>
          <w:rFonts w:asciiTheme="minorHAnsi" w:hAnsiTheme="minorHAnsi" w:cstheme="minorHAnsi"/>
        </w:rPr>
        <w:t xml:space="preserve"> </w:t>
      </w:r>
      <w:r w:rsidR="00DA20D1">
        <w:rPr>
          <w:rFonts w:asciiTheme="minorHAnsi" w:hAnsiTheme="minorHAnsi" w:cstheme="minorHAnsi"/>
        </w:rPr>
        <w:t xml:space="preserve">adjust the </w:t>
      </w:r>
      <w:r w:rsidR="00B61329">
        <w:rPr>
          <w:rFonts w:asciiTheme="minorHAnsi" w:hAnsiTheme="minorHAnsi" w:cstheme="minorHAnsi"/>
        </w:rPr>
        <w:t>number</w:t>
      </w:r>
      <w:r w:rsidR="00DA20D1">
        <w:rPr>
          <w:rFonts w:asciiTheme="minorHAnsi" w:hAnsiTheme="minorHAnsi" w:cstheme="minorHAnsi"/>
        </w:rPr>
        <w:t xml:space="preserve"> of</w:t>
      </w:r>
      <w:r w:rsidR="00BD4800" w:rsidRPr="0027369B">
        <w:rPr>
          <w:rFonts w:asciiTheme="minorHAnsi" w:hAnsiTheme="minorHAnsi" w:cstheme="minorHAnsi"/>
        </w:rPr>
        <w:t xml:space="preserve"> workers to</w:t>
      </w:r>
      <w:r w:rsidR="00DA20D1">
        <w:rPr>
          <w:rFonts w:asciiTheme="minorHAnsi" w:hAnsiTheme="minorHAnsi" w:cstheme="minorHAnsi"/>
        </w:rPr>
        <w:t xml:space="preserve"> still</w:t>
      </w:r>
      <w:r w:rsidR="00BD4800" w:rsidRPr="0027369B">
        <w:rPr>
          <w:rFonts w:asciiTheme="minorHAnsi" w:hAnsiTheme="minorHAnsi" w:cstheme="minorHAnsi"/>
        </w:rPr>
        <w:t xml:space="preserve"> meet the same demand</w:t>
      </w:r>
      <w:r w:rsidR="00DA20D1">
        <w:rPr>
          <w:rFonts w:asciiTheme="minorHAnsi" w:hAnsiTheme="minorHAnsi" w:cstheme="minorHAnsi"/>
        </w:rPr>
        <w:t xml:space="preserve">. When removing the </w:t>
      </w:r>
      <w:r w:rsidR="00AE531D">
        <w:rPr>
          <w:rFonts w:asciiTheme="minorHAnsi" w:hAnsiTheme="minorHAnsi" w:cstheme="minorHAnsi"/>
        </w:rPr>
        <w:t>regulation,</w:t>
      </w:r>
      <w:r w:rsidR="00DA20D1">
        <w:rPr>
          <w:rFonts w:asciiTheme="minorHAnsi" w:hAnsiTheme="minorHAnsi" w:cstheme="minorHAnsi"/>
        </w:rPr>
        <w:t xml:space="preserve"> we find this effect to</w:t>
      </w:r>
      <w:r w:rsidR="00BD4800" w:rsidRPr="0027369B">
        <w:rPr>
          <w:rFonts w:asciiTheme="minorHAnsi" w:hAnsiTheme="minorHAnsi" w:cstheme="minorHAnsi"/>
        </w:rPr>
        <w:t xml:space="preserve"> increa</w:t>
      </w:r>
      <w:r w:rsidR="00DA20D1">
        <w:rPr>
          <w:rFonts w:asciiTheme="minorHAnsi" w:hAnsiTheme="minorHAnsi" w:cstheme="minorHAnsi"/>
        </w:rPr>
        <w:t>se</w:t>
      </w:r>
      <w:r w:rsidR="00BD4800" w:rsidRPr="0027369B">
        <w:rPr>
          <w:rFonts w:asciiTheme="minorHAnsi" w:hAnsiTheme="minorHAnsi" w:cstheme="minorHAnsi"/>
        </w:rPr>
        <w:t xml:space="preserve">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7BE863C1" w14:textId="20ADF3B5" w:rsidR="0065225C" w:rsidRDefault="00F73F7D" w:rsidP="00F73F7D">
      <w:pPr>
        <w:spacing w:line="360" w:lineRule="auto"/>
        <w:rPr>
          <w:sz w:val="24"/>
          <w:szCs w:val="24"/>
        </w:rPr>
      </w:pPr>
      <w:r w:rsidRPr="006434D7">
        <w:rPr>
          <w:sz w:val="24"/>
          <w:szCs w:val="24"/>
        </w:rPr>
        <w:t>Finally</w:t>
      </w:r>
      <w:r w:rsidR="00A32739" w:rsidRPr="006434D7">
        <w:rPr>
          <w:sz w:val="24"/>
          <w:szCs w:val="24"/>
        </w:rPr>
        <w:t xml:space="preserve"> in </w:t>
      </w:r>
      <w:r w:rsidR="00C12361" w:rsidRPr="006434D7">
        <w:rPr>
          <w:sz w:val="24"/>
          <w:szCs w:val="24"/>
        </w:rPr>
        <w:t>scenario</w:t>
      </w:r>
      <w:r w:rsidR="00A32739" w:rsidRPr="006434D7">
        <w:rPr>
          <w:sz w:val="24"/>
          <w:szCs w:val="24"/>
        </w:rPr>
        <w:t xml:space="preserve"> 6</w:t>
      </w:r>
      <w:r w:rsidRPr="006434D7">
        <w:rPr>
          <w:sz w:val="24"/>
          <w:szCs w:val="24"/>
        </w:rPr>
        <w:t xml:space="preserve">, </w:t>
      </w:r>
      <w:r w:rsidR="00C12361" w:rsidRPr="006434D7">
        <w:rPr>
          <w:sz w:val="24"/>
          <w:szCs w:val="24"/>
        </w:rPr>
        <w:t>we</w:t>
      </w:r>
      <w:r w:rsidR="0027369B" w:rsidRPr="006434D7">
        <w:rPr>
          <w:sz w:val="24"/>
          <w:szCs w:val="24"/>
        </w:rPr>
        <w:t xml:space="preserve"> allowed the channels</w:t>
      </w:r>
      <w:r w:rsidR="00AE531D" w:rsidRPr="006434D7">
        <w:rPr>
          <w:sz w:val="24"/>
          <w:szCs w:val="24"/>
        </w:rPr>
        <w:t xml:space="preserve"> of scenario 1-4</w:t>
      </w:r>
      <w:r w:rsidR="0027369B" w:rsidRPr="006434D7">
        <w:rPr>
          <w:sz w:val="24"/>
          <w:szCs w:val="24"/>
        </w:rPr>
        <w:t xml:space="preserve"> to </w:t>
      </w:r>
      <w:r w:rsidR="00AE531D" w:rsidRPr="006434D7">
        <w:rPr>
          <w:sz w:val="24"/>
          <w:szCs w:val="24"/>
        </w:rPr>
        <w:t xml:space="preserve">interact resulting in an </w:t>
      </w:r>
      <w:r w:rsidR="00BD4800" w:rsidRPr="006434D7">
        <w:rPr>
          <w:sz w:val="24"/>
          <w:szCs w:val="24"/>
        </w:rPr>
        <w:t>increas</w:t>
      </w:r>
      <w:r w:rsidR="00AE531D" w:rsidRPr="006434D7">
        <w:rPr>
          <w:sz w:val="24"/>
          <w:szCs w:val="24"/>
        </w:rPr>
        <w:t>e of 2362 people</w:t>
      </w:r>
      <w:r w:rsidRPr="006434D7">
        <w:rPr>
          <w:sz w:val="24"/>
          <w:szCs w:val="24"/>
        </w:rPr>
        <w:t xml:space="preserve"> </w:t>
      </w:r>
      <w:r w:rsidR="00AE531D" w:rsidRPr="006434D7">
        <w:rPr>
          <w:sz w:val="24"/>
          <w:szCs w:val="24"/>
        </w:rPr>
        <w:t xml:space="preserve">in </w:t>
      </w:r>
      <w:r w:rsidRPr="006434D7">
        <w:rPr>
          <w:sz w:val="24"/>
          <w:szCs w:val="24"/>
        </w:rPr>
        <w:t>unemploy</w:t>
      </w:r>
      <w:r w:rsidR="00AE531D" w:rsidRPr="006434D7">
        <w:rPr>
          <w:sz w:val="24"/>
          <w:szCs w:val="24"/>
        </w:rPr>
        <w:t>ment</w:t>
      </w:r>
      <w:r w:rsidRPr="006434D7">
        <w:rPr>
          <w:sz w:val="24"/>
          <w:szCs w:val="24"/>
        </w:rPr>
        <w:t>.</w:t>
      </w:r>
      <w:r w:rsidR="0027369B" w:rsidRPr="006434D7">
        <w:rPr>
          <w:sz w:val="24"/>
          <w:szCs w:val="24"/>
        </w:rPr>
        <w:t xml:space="preserve"> We exclude the productivity channel a</w:t>
      </w:r>
      <w:r w:rsidR="00A51212" w:rsidRPr="006434D7">
        <w:rPr>
          <w:sz w:val="24"/>
          <w:szCs w:val="24"/>
        </w:rPr>
        <w:t xml:space="preserve">s </w:t>
      </w:r>
      <w:r w:rsidR="0027369B" w:rsidRPr="006434D7">
        <w:rPr>
          <w:sz w:val="24"/>
          <w:szCs w:val="24"/>
        </w:rPr>
        <w:t xml:space="preserve">we find the increase in unemployment of 25000 </w:t>
      </w:r>
      <w:r w:rsidR="00C12361" w:rsidRPr="006434D7">
        <w:rPr>
          <w:sz w:val="24"/>
          <w:szCs w:val="24"/>
        </w:rPr>
        <w:t>to be</w:t>
      </w:r>
      <w:r w:rsidR="00A51212" w:rsidRPr="006434D7">
        <w:rPr>
          <w:sz w:val="24"/>
          <w:szCs w:val="24"/>
        </w:rPr>
        <w:t xml:space="preserve"> quite radical, </w:t>
      </w:r>
      <w:r w:rsidR="00C12361" w:rsidRPr="006434D7">
        <w:rPr>
          <w:sz w:val="24"/>
          <w:szCs w:val="24"/>
        </w:rPr>
        <w:t>this, together with the mixed results found by the</w:t>
      </w:r>
      <w:r w:rsidR="00C12361">
        <w:rPr>
          <w:sz w:val="24"/>
          <w:szCs w:val="24"/>
        </w:rPr>
        <w:t xml:space="preserv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w:t>
      </w:r>
      <w:r w:rsidR="006434D7">
        <w:rPr>
          <w:sz w:val="24"/>
          <w:szCs w:val="24"/>
        </w:rPr>
        <w:t xml:space="preserve"> 58</w:t>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w:t>
      </w:r>
      <w:r w:rsidR="00AE531D">
        <w:rPr>
          <w:sz w:val="24"/>
          <w:szCs w:val="24"/>
        </w:rPr>
        <w:t xml:space="preserve">the </w:t>
      </w:r>
      <w:r w:rsidR="0027369B">
        <w:rPr>
          <w:sz w:val="24"/>
          <w:szCs w:val="24"/>
        </w:rPr>
        <w:t>channels</w:t>
      </w:r>
      <w:r w:rsidR="00AE531D">
        <w:rPr>
          <w:sz w:val="24"/>
          <w:szCs w:val="24"/>
        </w:rPr>
        <w:t xml:space="preserve"> from scenario 1-4</w:t>
      </w:r>
      <w:r w:rsidR="006434D7">
        <w:rPr>
          <w:sz w:val="24"/>
          <w:szCs w:val="24"/>
        </w:rPr>
        <w:t>,</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4"/>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w:t>
      </w:r>
      <w:r w:rsidR="00AE531D">
        <w:rPr>
          <w:sz w:val="24"/>
          <w:szCs w:val="24"/>
        </w:rPr>
        <w:t>e effects of the productivity</w:t>
      </w:r>
      <w:r w:rsidR="00812DCC">
        <w:rPr>
          <w:sz w:val="24"/>
          <w:szCs w:val="24"/>
        </w:rPr>
        <w:t xml:space="preserve"> channel</w:t>
      </w:r>
      <w:r w:rsidR="006B51E7" w:rsidRPr="00A32739">
        <w:rPr>
          <w:sz w:val="24"/>
          <w:szCs w:val="24"/>
        </w:rPr>
        <w:t>.</w:t>
      </w:r>
    </w:p>
    <w:p w14:paraId="18C6AD35" w14:textId="15538FC9" w:rsidR="007E6AD1" w:rsidRPr="003F32AA" w:rsidRDefault="00786A9E" w:rsidP="00F73F7D">
      <w:pPr>
        <w:spacing w:line="360" w:lineRule="auto"/>
        <w:rPr>
          <w:sz w:val="24"/>
          <w:szCs w:val="24"/>
        </w:rPr>
      </w:pPr>
      <w:r>
        <w:rPr>
          <w:sz w:val="24"/>
          <w:szCs w:val="24"/>
        </w:rPr>
        <w:br/>
        <w:t>As presented in section 2</w:t>
      </w:r>
      <w:r w:rsidR="0065225C">
        <w:rPr>
          <w:sz w:val="24"/>
          <w:szCs w:val="24"/>
        </w:rPr>
        <w:t>,</w:t>
      </w:r>
      <w:r>
        <w:rPr>
          <w:sz w:val="24"/>
          <w:szCs w:val="24"/>
        </w:rPr>
        <w:t xml:space="preserve"> the literature </w:t>
      </w:r>
      <w:r w:rsidR="0065225C">
        <w:rPr>
          <w:sz w:val="24"/>
          <w:szCs w:val="24"/>
        </w:rPr>
        <w:t>regarding</w:t>
      </w:r>
      <w:r>
        <w:rPr>
          <w:sz w:val="24"/>
          <w:szCs w:val="24"/>
        </w:rPr>
        <w:t xml:space="preserve"> income insurance is moving </w:t>
      </w:r>
      <w:r w:rsidR="0065225C">
        <w:rPr>
          <w:sz w:val="24"/>
          <w:szCs w:val="24"/>
        </w:rPr>
        <w:t xml:space="preserve">more </w:t>
      </w:r>
      <w:r>
        <w:rPr>
          <w:sz w:val="24"/>
          <w:szCs w:val="24"/>
        </w:rPr>
        <w:t>towards estimating the full macro elasticity</w:t>
      </w:r>
      <w:r w:rsidR="00816530">
        <w:rPr>
          <w:sz w:val="24"/>
          <w:szCs w:val="24"/>
        </w:rPr>
        <w:t>,</w:t>
      </w:r>
      <w:r>
        <w:rPr>
          <w:sz w:val="24"/>
          <w:szCs w:val="24"/>
        </w:rPr>
        <w:t xml:space="preserve"> instead of the</w:t>
      </w:r>
      <w:r w:rsidR="00816530">
        <w:rPr>
          <w:sz w:val="24"/>
          <w:szCs w:val="24"/>
        </w:rPr>
        <w:t xml:space="preserve"> </w:t>
      </w:r>
      <w:r w:rsidR="00B61329">
        <w:rPr>
          <w:sz w:val="24"/>
          <w:szCs w:val="24"/>
        </w:rPr>
        <w:t>often-used</w:t>
      </w:r>
      <w:r>
        <w:rPr>
          <w:sz w:val="24"/>
          <w:szCs w:val="24"/>
        </w:rPr>
        <w:t xml:space="preserve"> micro elasticity found by the Danish income insurance model. </w:t>
      </w:r>
      <w:r w:rsidR="00816530">
        <w:rPr>
          <w:sz w:val="24"/>
          <w:szCs w:val="24"/>
        </w:rPr>
        <w:t>To see the importance of estimating the macro elasticity</w:t>
      </w:r>
      <w:r w:rsidR="00D969ED">
        <w:rPr>
          <w:sz w:val="24"/>
          <w:szCs w:val="24"/>
        </w:rPr>
        <w:t>,</w:t>
      </w:r>
      <w:r>
        <w:rPr>
          <w:sz w:val="24"/>
          <w:szCs w:val="24"/>
        </w:rPr>
        <w:t xml:space="preserve"> we start this discussion by presenting the current empirical results for the relationship between the micro and macro elasticity. We then estimate both the macro and micro elasticity for Denmark using the </w:t>
      </w:r>
      <w:r>
        <w:rPr>
          <w:sz w:val="24"/>
          <w:szCs w:val="24"/>
        </w:rPr>
        <w:lastRenderedPageBreak/>
        <w:t xml:space="preserve">results of the </w:t>
      </w:r>
      <w:r w:rsidR="002539F9">
        <w:rPr>
          <w:sz w:val="24"/>
          <w:szCs w:val="24"/>
        </w:rPr>
        <w:t>IS-model</w:t>
      </w:r>
      <w:r w:rsidR="006434D7">
        <w:rPr>
          <w:sz w:val="24"/>
          <w:szCs w:val="24"/>
        </w:rPr>
        <w:t>,</w:t>
      </w:r>
      <w:r>
        <w:rPr>
          <w:sz w:val="24"/>
          <w:szCs w:val="24"/>
        </w:rPr>
        <w:t xml:space="preserve"> as well as the results found in </w:t>
      </w:r>
      <w:r w:rsidR="00816530">
        <w:rPr>
          <w:sz w:val="24"/>
          <w:szCs w:val="24"/>
        </w:rPr>
        <w:t>the previous section</w:t>
      </w:r>
      <w:r>
        <w:rPr>
          <w:sz w:val="24"/>
          <w:szCs w:val="24"/>
        </w:rPr>
        <w:t xml:space="preserve">. Next, we use the elasticities to evaluate the </w:t>
      </w:r>
      <w:r w:rsidR="00816530">
        <w:rPr>
          <w:sz w:val="24"/>
          <w:szCs w:val="24"/>
        </w:rPr>
        <w:t>political decision</w:t>
      </w:r>
      <w:r>
        <w:rPr>
          <w:sz w:val="24"/>
          <w:szCs w:val="24"/>
        </w:rPr>
        <w:t xml:space="preserve"> to suppress the state regulation </w:t>
      </w:r>
      <w:r w:rsidR="006434D7">
        <w:rPr>
          <w:sz w:val="24"/>
          <w:szCs w:val="24"/>
        </w:rPr>
        <w:t>percentage</w:t>
      </w:r>
      <w:r w:rsidR="00816530">
        <w:rPr>
          <w:sz w:val="24"/>
          <w:szCs w:val="24"/>
        </w:rPr>
        <w:t xml:space="preserve">, by using </w:t>
      </w:r>
      <w:r>
        <w:rPr>
          <w:sz w:val="24"/>
          <w:szCs w:val="24"/>
        </w:rPr>
        <w:t>the framework of the Baily-Chetty function</w:t>
      </w:r>
      <w:r w:rsidR="00816530">
        <w:rPr>
          <w:sz w:val="24"/>
          <w:szCs w:val="24"/>
        </w:rPr>
        <w:t>,</w:t>
      </w:r>
      <w:r>
        <w:rPr>
          <w:sz w:val="24"/>
          <w:szCs w:val="24"/>
        </w:rPr>
        <w:t xml:space="preserve">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41BFD109"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w:t>
      </w:r>
      <w:r w:rsidR="006434D7">
        <w:rPr>
          <w:sz w:val="24"/>
          <w:szCs w:val="24"/>
        </w:rPr>
        <w:t>,</w:t>
      </w:r>
      <w:r w:rsidR="00847BCD">
        <w:rPr>
          <w:sz w:val="24"/>
          <w:szCs w:val="24"/>
        </w:rPr>
        <w:t xml:space="preserv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55213C0"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Pr>
          <w:rStyle w:val="Fodnotehenvisning"/>
          <w:sz w:val="24"/>
          <w:szCs w:val="24"/>
        </w:rPr>
        <w:footnoteReference w:id="15"/>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w:t>
      </w:r>
      <w:r w:rsidR="00662931" w:rsidRPr="00847BCD">
        <w:rPr>
          <w:sz w:val="24"/>
          <w:szCs w:val="24"/>
        </w:rPr>
        <w:lastRenderedPageBreak/>
        <w:t>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44C769A3" w:rsidR="009705F4" w:rsidRPr="00E5618E"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6434D7"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65DA70AA" w14:textId="151781CF" w:rsidR="00E5618E" w:rsidRPr="001117B6" w:rsidRDefault="001117B6" w:rsidP="00847BCD">
      <w:pPr>
        <w:spacing w:line="360" w:lineRule="auto"/>
        <w:rPr>
          <w:sz w:val="24"/>
          <w:szCs w:val="24"/>
        </w:rPr>
      </w:pPr>
      <w:r>
        <w:rPr>
          <w:noProof/>
          <w:sz w:val="24"/>
          <w:szCs w:val="24"/>
        </w:rPr>
        <w:t xml:space="preserve">Just like </w:t>
      </w:r>
      <w:r w:rsidRPr="00E60618">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E60618">
        <w:rPr>
          <w:noProof/>
          <w:sz w:val="24"/>
          <w:szCs w:val="24"/>
        </w:rPr>
        <w:t>(2020)</w:t>
      </w:r>
      <w:r>
        <w:rPr>
          <w:sz w:val="24"/>
          <w:szCs w:val="24"/>
        </w:rPr>
        <w:fldChar w:fldCharType="end"/>
      </w:r>
      <w:r>
        <w:rPr>
          <w:sz w:val="24"/>
          <w:szCs w:val="24"/>
        </w:rPr>
        <w:t>, we also attribute the effect o</w:t>
      </w:r>
      <w:r w:rsidR="006434D7">
        <w:rPr>
          <w:sz w:val="24"/>
          <w:szCs w:val="24"/>
        </w:rPr>
        <w:t>f</w:t>
      </w:r>
      <w:r>
        <w:rPr>
          <w:sz w:val="24"/>
          <w:szCs w:val="24"/>
        </w:rPr>
        <w:t xml:space="preserve"> wages </w:t>
      </w:r>
      <w:r w:rsidR="006434D7">
        <w:rPr>
          <w:sz w:val="24"/>
          <w:szCs w:val="24"/>
        </w:rPr>
        <w:t>to be</w:t>
      </w:r>
      <w:r>
        <w:rPr>
          <w:sz w:val="24"/>
          <w:szCs w:val="24"/>
        </w:rPr>
        <w:t xml:space="preserve"> the </w:t>
      </w:r>
      <w:r w:rsidR="006434D7">
        <w:rPr>
          <w:sz w:val="24"/>
          <w:szCs w:val="24"/>
        </w:rPr>
        <w:t xml:space="preserve">reason for the </w:t>
      </w:r>
      <w:r w:rsidR="00E60618">
        <w:rPr>
          <w:sz w:val="24"/>
          <w:szCs w:val="24"/>
        </w:rPr>
        <w:t xml:space="preserve">difference between the macro and micro </w:t>
      </w:r>
      <w:r>
        <w:rPr>
          <w:sz w:val="24"/>
          <w:szCs w:val="24"/>
        </w:rPr>
        <w:t>elasticity for the Danish economy, as</w:t>
      </w:r>
      <w:r w:rsidR="00A857B5">
        <w:rPr>
          <w:sz w:val="24"/>
          <w:szCs w:val="24"/>
        </w:rPr>
        <w:t xml:space="preserve"> </w:t>
      </w:r>
      <w:r w:rsidR="009705F4" w:rsidRPr="00847BCD">
        <w:rPr>
          <w:sz w:val="24"/>
          <w:szCs w:val="24"/>
        </w:rPr>
        <w:t>the wage-channel</w:t>
      </w:r>
      <w:r>
        <w:rPr>
          <w:sz w:val="24"/>
          <w:szCs w:val="24"/>
        </w:rPr>
        <w:t xml:space="preserve"> independently</w:t>
      </w:r>
      <w:r w:rsidR="009705F4">
        <w:rPr>
          <w:sz w:val="24"/>
          <w:szCs w:val="24"/>
        </w:rPr>
        <w:t xml:space="preserve"> </w:t>
      </w:r>
      <w:r w:rsidR="00E60618">
        <w:rPr>
          <w:sz w:val="24"/>
          <w:szCs w:val="24"/>
        </w:rPr>
        <w:t>seems to have the</w:t>
      </w:r>
      <w:r w:rsidR="00A857B5">
        <w:rPr>
          <w:sz w:val="24"/>
          <w:szCs w:val="24"/>
        </w:rPr>
        <w:t xml:space="preserv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6"/>
      </w:r>
      <w:r w:rsidR="009705F4" w:rsidRPr="00847BCD">
        <w:rPr>
          <w:sz w:val="24"/>
          <w:szCs w:val="24"/>
        </w:rPr>
        <w:t>.</w:t>
      </w:r>
      <w:r w:rsidR="00DC0BA1" w:rsidRPr="00082FF3">
        <w:rPr>
          <w:sz w:val="24"/>
          <w:szCs w:val="24"/>
        </w:rPr>
        <w:t xml:space="preserve"> Instead of using the </w:t>
      </w:r>
      <w:r w:rsidR="00E60618">
        <w:rPr>
          <w:sz w:val="24"/>
          <w:szCs w:val="24"/>
        </w:rPr>
        <w:t>relationship between</w:t>
      </w:r>
      <w:r w:rsidR="00EB0F0A" w:rsidRPr="003642BF">
        <w:rPr>
          <w:sz w:val="24"/>
          <w:szCs w:val="24"/>
        </w:rPr>
        <w:t xml:space="preserve"> wages </w:t>
      </w:r>
      <w:r w:rsidR="00E60618">
        <w:rPr>
          <w:sz w:val="24"/>
          <w:szCs w:val="24"/>
        </w:rPr>
        <w:t xml:space="preserve">and vacancies </w:t>
      </w:r>
      <w:r w:rsidR="00EB0F0A" w:rsidRPr="003642BF">
        <w:rPr>
          <w:sz w:val="24"/>
          <w:szCs w:val="24"/>
        </w:rPr>
        <w:t>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E60618">
        <w:rPr>
          <w:sz w:val="24"/>
          <w:szCs w:val="24"/>
        </w:rPr>
        <w:t>,</w:t>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w:t>
      </w:r>
      <w:r w:rsidR="00201996" w:rsidRPr="003642BF">
        <w:rPr>
          <w:sz w:val="24"/>
          <w:szCs w:val="24"/>
        </w:rPr>
        <w:lastRenderedPageBreak/>
        <w:t xml:space="preserve">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w:t>
      </w:r>
      <w:r w:rsidR="00E60618">
        <w:rPr>
          <w:sz w:val="24"/>
          <w:szCs w:val="24"/>
        </w:rPr>
        <w:t xml:space="preserve"> found in scenario 2</w:t>
      </w:r>
      <w:r w:rsidR="005A1A86" w:rsidRPr="003642BF">
        <w:rPr>
          <w:sz w:val="24"/>
          <w:szCs w:val="24"/>
        </w:rPr>
        <w:t xml:space="preserve">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w:t>
      </w:r>
      <w:r w:rsidR="00E60618">
        <w:rPr>
          <w:sz w:val="24"/>
          <w:szCs w:val="24"/>
        </w:rPr>
        <w:t xml:space="preserve">It is often found </w:t>
      </w:r>
      <w:r w:rsidR="005A1A86" w:rsidRPr="003642BF">
        <w:rPr>
          <w:sz w:val="24"/>
          <w:szCs w:val="24"/>
        </w:rPr>
        <w:t xml:space="preserve">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w:t>
      </w:r>
      <w:r w:rsidR="00D969ED">
        <w:rPr>
          <w:sz w:val="24"/>
          <w:szCs w:val="24"/>
        </w:rPr>
        <w:t>due</w:t>
      </w:r>
      <w:r w:rsidR="00A857B5">
        <w:rPr>
          <w:sz w:val="24"/>
          <w:szCs w:val="24"/>
        </w:rPr>
        <w:t xml:space="preserve"> to the negative effect on the net exports</w:t>
      </w:r>
      <w:r w:rsidR="00E60618">
        <w:rPr>
          <w:sz w:val="24"/>
          <w:szCs w:val="24"/>
        </w:rPr>
        <w:t xml:space="preserve"> </w:t>
      </w:r>
      <w:r w:rsidR="00E60618">
        <w:rPr>
          <w:sz w:val="24"/>
          <w:szCs w:val="24"/>
        </w:rPr>
        <w:fldChar w:fldCharType="begin" w:fldLock="1"/>
      </w:r>
      <w:r w:rsidR="00B43E1A">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E60618">
        <w:rPr>
          <w:sz w:val="24"/>
          <w:szCs w:val="24"/>
        </w:rPr>
        <w:fldChar w:fldCharType="separate"/>
      </w:r>
      <w:r w:rsidR="00E60618" w:rsidRPr="00E60618">
        <w:rPr>
          <w:noProof/>
          <w:sz w:val="24"/>
          <w:szCs w:val="24"/>
        </w:rPr>
        <w:t>(Onaran &amp; Galanis, 2012)</w:t>
      </w:r>
      <w:r w:rsidR="00E60618">
        <w:rPr>
          <w:sz w:val="24"/>
          <w:szCs w:val="24"/>
        </w:rPr>
        <w:fldChar w:fldCharType="end"/>
      </w:r>
      <w:r w:rsidR="005A1A86" w:rsidRPr="003642BF">
        <w:rPr>
          <w:sz w:val="24"/>
          <w:szCs w:val="24"/>
        </w:rPr>
        <w:t>.</w:t>
      </w:r>
      <w:r w:rsidR="00A857B5">
        <w:rPr>
          <w:sz w:val="24"/>
          <w:szCs w:val="24"/>
        </w:rPr>
        <w:t xml:space="preserve"> </w:t>
      </w:r>
      <w:r w:rsidR="00E60618">
        <w:rPr>
          <w:sz w:val="24"/>
          <w:szCs w:val="24"/>
        </w:rPr>
        <w:br/>
      </w:r>
      <w:r w:rsidR="00A857B5">
        <w:rPr>
          <w:sz w:val="24"/>
          <w:szCs w:val="24"/>
        </w:rPr>
        <w:t>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17"/>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18"/>
      </w:r>
      <w:r w:rsidR="005A1A86" w:rsidRPr="003642BF">
        <w:rPr>
          <w:sz w:val="24"/>
          <w:szCs w:val="24"/>
        </w:rPr>
        <w:t xml:space="preserve">. </w:t>
      </w:r>
      <w:r>
        <w:rPr>
          <w:sz w:val="24"/>
          <w:szCs w:val="24"/>
        </w:rPr>
        <w:t xml:space="preserve">On the other hand, </w:t>
      </w:r>
      <w:r w:rsidR="00DF306B">
        <w:rPr>
          <w:sz w:val="24"/>
          <w:szCs w:val="24"/>
        </w:rPr>
        <w:t xml:space="preserve">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w:t>
      </w:r>
      <w:r w:rsidR="00D969ED">
        <w:rPr>
          <w:sz w:val="24"/>
          <w:szCs w:val="24"/>
        </w:rPr>
        <w:t>due</w:t>
      </w:r>
      <w:r w:rsidR="00B8620A">
        <w:rPr>
          <w:sz w:val="24"/>
          <w:szCs w:val="24"/>
        </w:rPr>
        <w:t xml:space="preserve"> to a smaller negative effect of investments.</w:t>
      </w:r>
      <w:r w:rsidR="00D00185">
        <w:rPr>
          <w:sz w:val="24"/>
          <w:szCs w:val="24"/>
        </w:rPr>
        <w:t xml:space="preserve"> In this case</w:t>
      </w:r>
      <w:r>
        <w:rPr>
          <w:sz w:val="24"/>
          <w:szCs w:val="24"/>
        </w:rPr>
        <w:t>, we should expect to find a decrease in unemployment, when including the wage channel in scenario 2,</w:t>
      </w:r>
      <w:r w:rsidR="005A1A86">
        <w:rPr>
          <w:sz w:val="24"/>
          <w:szCs w:val="24"/>
        </w:rPr>
        <w:t xml:space="preserve"> </w:t>
      </w:r>
      <w:r>
        <w:rPr>
          <w:sz w:val="24"/>
          <w:szCs w:val="24"/>
        </w:rPr>
        <w:t>thereby changing the relationship between the</w:t>
      </w:r>
      <w:r w:rsidR="001A4157">
        <w:rPr>
          <w:sz w:val="24"/>
          <w:szCs w:val="24"/>
        </w:rPr>
        <w:t xml:space="preserve"> macro</w:t>
      </w:r>
      <w:r w:rsidR="000A059F">
        <w:rPr>
          <w:sz w:val="24"/>
          <w:szCs w:val="24"/>
        </w:rPr>
        <w:t xml:space="preserve"> and micro</w:t>
      </w:r>
      <w:r w:rsidR="001A4157">
        <w:rPr>
          <w:sz w:val="24"/>
          <w:szCs w:val="24"/>
        </w:rPr>
        <w:t xml:space="preserve"> elasticity</w:t>
      </w:r>
      <w:r w:rsidR="005A1A86">
        <w:rPr>
          <w:sz w:val="24"/>
          <w:szCs w:val="24"/>
        </w:rPr>
        <w:t xml:space="preserve">. </w:t>
      </w:r>
    </w:p>
    <w:p w14:paraId="771C16CC" w14:textId="41DBA75C"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D00185">
        <w:rPr>
          <w:sz w:val="24"/>
          <w:szCs w:val="24"/>
        </w:rPr>
        <w:t>is done by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967F45">
        <w:rPr>
          <w:rStyle w:val="Fodnotehenvisning"/>
        </w:rPr>
        <w:footnoteReference w:id="19"/>
      </w:r>
      <w:r w:rsidR="00BB0FA4" w:rsidRPr="00847BCD">
        <w:rPr>
          <w:sz w:val="24"/>
          <w:szCs w:val="24"/>
        </w:rPr>
        <w:t xml:space="preserve">. </w:t>
      </w:r>
    </w:p>
    <w:p w14:paraId="122AAF47" w14:textId="326E37D9"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8F7F7E">
        <w:rPr>
          <w:rStyle w:val="Fodnotehenvisning"/>
          <w:sz w:val="24"/>
          <w:szCs w:val="24"/>
        </w:rPr>
        <w:footnoteReference w:id="20"/>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w:t>
      </w:r>
      <w:r w:rsidR="002A3975" w:rsidRPr="008F7F7E">
        <w:rPr>
          <w:sz w:val="24"/>
          <w:szCs w:val="24"/>
        </w:rPr>
        <w:lastRenderedPageBreak/>
        <w:t>employment by 2900 people</w:t>
      </w:r>
      <w:r w:rsidR="00006999" w:rsidRPr="008F7F7E">
        <w:rPr>
          <w:rStyle w:val="Fodnotehenvisning"/>
          <w:sz w:val="24"/>
          <w:szCs w:val="24"/>
        </w:rPr>
        <w:footnoteReference w:id="21"/>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5634E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49615014"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5665D4">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5634E3" w:rsidRPr="005634E3">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185C70C3"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5634E3">
        <w:rPr>
          <w:rStyle w:val="cf01"/>
          <w:rFonts w:asciiTheme="minorHAnsi" w:hAnsiTheme="minorHAnsi"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Aastrup </w:t>
      </w:r>
      <w:r w:rsidR="00B43E1A">
        <w:rPr>
          <w:rStyle w:val="cf01"/>
          <w:rFonts w:asciiTheme="minorHAnsi" w:hAnsiTheme="minorHAnsi" w:cstheme="minorHAnsi"/>
          <w:sz w:val="24"/>
          <w:szCs w:val="24"/>
        </w:rPr>
        <w:fldChar w:fldCharType="begin" w:fldLock="1"/>
      </w:r>
      <w:r w:rsidR="005634E3">
        <w:rPr>
          <w:rStyle w:val="cf01"/>
          <w:rFonts w:asciiTheme="minorHAnsi" w:hAnsiTheme="minorHAnsi"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Risgaard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2E925B0" w14:textId="4BA8A1F9" w:rsidR="00700D96" w:rsidRDefault="00B43E1A" w:rsidP="00BF3FA4">
      <w:pPr>
        <w:spacing w:line="360" w:lineRule="auto"/>
        <w:rPr>
          <w:sz w:val="24"/>
          <w:szCs w:val="24"/>
        </w:rPr>
      </w:pPr>
      <w:r>
        <w:rPr>
          <w:sz w:val="24"/>
          <w:szCs w:val="24"/>
        </w:rPr>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Here</w:t>
      </w:r>
      <w:r w:rsidR="00AE78D2" w:rsidRPr="00C44380">
        <w:rPr>
          <w:sz w:val="24"/>
          <w:szCs w:val="24"/>
        </w:rPr>
        <w:t xml:space="preserve"> we have the option to add the effects of the different channels independently</w:t>
      </w:r>
      <w:r>
        <w:rPr>
          <w:sz w:val="24"/>
          <w:szCs w:val="24"/>
        </w:rPr>
        <w:t>, which will</w:t>
      </w:r>
      <w:r w:rsidR="00AE78D2" w:rsidRPr="00C44380">
        <w:rPr>
          <w:sz w:val="24"/>
          <w:szCs w:val="24"/>
        </w:rPr>
        <w:t xml:space="preserve"> make it easier to </w:t>
      </w:r>
      <w:r w:rsidR="00305EB0" w:rsidRPr="00C44380">
        <w:rPr>
          <w:sz w:val="24"/>
          <w:szCs w:val="24"/>
        </w:rPr>
        <w:t>pinpoint</w:t>
      </w:r>
      <w:r w:rsidR="00AE78D2" w:rsidRPr="00C44380">
        <w:rPr>
          <w:sz w:val="24"/>
          <w:szCs w:val="24"/>
        </w:rPr>
        <w:t xml:space="preserve"> which effect</w:t>
      </w:r>
      <w:r w:rsidR="00CA217F">
        <w:rPr>
          <w:sz w:val="24"/>
          <w:szCs w:val="24"/>
        </w:rPr>
        <w:t>s</w:t>
      </w:r>
      <w:r w:rsidR="00AE78D2" w:rsidRPr="00C44380">
        <w:rPr>
          <w:sz w:val="24"/>
          <w:szCs w:val="24"/>
        </w:rPr>
        <w:t xml:space="preserve"> </w:t>
      </w:r>
      <w:r w:rsidR="00CA217F">
        <w:rPr>
          <w:sz w:val="24"/>
          <w:szCs w:val="24"/>
        </w:rPr>
        <w:t>are</w:t>
      </w:r>
      <w:r w:rsidR="00AE78D2" w:rsidRPr="00C44380">
        <w:rPr>
          <w:sz w:val="24"/>
          <w:szCs w:val="24"/>
        </w:rPr>
        <w:t xml:space="preserve"> contributing with how </w:t>
      </w:r>
      <w:r w:rsidRPr="00C44380">
        <w:rPr>
          <w:sz w:val="24"/>
          <w:szCs w:val="24"/>
        </w:rPr>
        <w:t>much</w:t>
      </w:r>
      <w:r>
        <w:rPr>
          <w:sz w:val="24"/>
          <w:szCs w:val="24"/>
        </w:rPr>
        <w:t>,</w:t>
      </w:r>
      <w:r w:rsidRPr="00C44380">
        <w:rPr>
          <w:sz w:val="24"/>
          <w:szCs w:val="24"/>
        </w:rPr>
        <w:t xml:space="preserve"> or</w:t>
      </w:r>
      <w:r w:rsidR="00B61329">
        <w:rPr>
          <w:sz w:val="24"/>
          <w:szCs w:val="24"/>
        </w:rPr>
        <w:t xml:space="preserve"> instead</w:t>
      </w:r>
      <w:r>
        <w:rPr>
          <w:sz w:val="24"/>
          <w:szCs w:val="24"/>
        </w:rPr>
        <w:t xml:space="preserve"> use scenario 6</w:t>
      </w:r>
      <w:r w:rsidR="006434D7">
        <w:rPr>
          <w:sz w:val="24"/>
          <w:szCs w:val="24"/>
        </w:rPr>
        <w:t xml:space="preserve"> showing the results of</w:t>
      </w:r>
      <w:r>
        <w:rPr>
          <w:sz w:val="24"/>
          <w:szCs w:val="24"/>
        </w:rPr>
        <w:t xml:space="preserve"> including the channels from scenario 1-4</w:t>
      </w:r>
      <w:r w:rsidR="006434D7">
        <w:rPr>
          <w:sz w:val="24"/>
          <w:szCs w:val="24"/>
        </w:rPr>
        <w:t xml:space="preserve"> together</w:t>
      </w:r>
      <w:r>
        <w:rPr>
          <w:sz w:val="24"/>
          <w:szCs w:val="24"/>
        </w:rPr>
        <w:t>.</w:t>
      </w:r>
      <w:r w:rsidR="000412E2">
        <w:rPr>
          <w:sz w:val="24"/>
          <w:szCs w:val="24"/>
        </w:rPr>
        <w:t xml:space="preserve"> </w:t>
      </w:r>
      <w:r>
        <w:rPr>
          <w:sz w:val="24"/>
          <w:szCs w:val="24"/>
        </w:rPr>
        <w:t>We choose to use the results of scenario 6</w:t>
      </w:r>
      <w:r w:rsidR="00BF3FA4" w:rsidRPr="00C44380">
        <w:rPr>
          <w:sz w:val="24"/>
          <w:szCs w:val="24"/>
        </w:rPr>
        <w:t>,</w:t>
      </w:r>
      <w:r>
        <w:rPr>
          <w:sz w:val="24"/>
          <w:szCs w:val="24"/>
        </w:rPr>
        <w:t xml:space="preserve"> but still</w:t>
      </w:r>
      <w:r w:rsidR="00BF3FA4" w:rsidRPr="00C44380">
        <w:rPr>
          <w:sz w:val="24"/>
          <w:szCs w:val="24"/>
        </w:rPr>
        <w:t xml:space="preserve"> </w:t>
      </w:r>
      <w:r w:rsidR="00196AC9">
        <w:rPr>
          <w:sz w:val="24"/>
          <w:szCs w:val="24"/>
        </w:rPr>
        <w:t>us</w:t>
      </w:r>
      <w:r>
        <w:rPr>
          <w:sz w:val="24"/>
          <w:szCs w:val="24"/>
        </w:rPr>
        <w:t>e</w:t>
      </w:r>
      <w:r w:rsidR="00BF3FA4" w:rsidRPr="00C44380">
        <w:rPr>
          <w:sz w:val="24"/>
          <w:szCs w:val="24"/>
        </w:rPr>
        <w:t xml:space="preserve"> the channels independently to get an idea of how much each channel contributes to the total effec</w:t>
      </w:r>
      <w:r>
        <w:rPr>
          <w:sz w:val="24"/>
          <w:szCs w:val="24"/>
        </w:rPr>
        <w:t>t. Using the percentage change in the level of income insurance, as well as the percentage change in unemployment</w:t>
      </w:r>
      <w:r w:rsidR="006434D7">
        <w:rPr>
          <w:sz w:val="24"/>
          <w:szCs w:val="24"/>
        </w:rPr>
        <w:t>, both</w:t>
      </w:r>
      <w:r>
        <w:rPr>
          <w:sz w:val="24"/>
          <w:szCs w:val="24"/>
        </w:rPr>
        <w:t xml:space="preserve"> found in scenario 6 </w:t>
      </w:r>
      <w:r w:rsidRPr="00B43E1A">
        <w:rPr>
          <w:rStyle w:val="Kommentarhenvisning"/>
          <w:sz w:val="24"/>
          <w:szCs w:val="24"/>
        </w:rPr>
        <w:t>we</w:t>
      </w:r>
      <w:r w:rsidR="00305EB0" w:rsidRPr="00C44380">
        <w:rPr>
          <w:sz w:val="24"/>
          <w:szCs w:val="24"/>
        </w:rPr>
        <w:t xml:space="preserve"> estimate the macro elasticity to be approximately 0.</w:t>
      </w:r>
      <w:r w:rsidR="00E334EE">
        <w:rPr>
          <w:sz w:val="24"/>
          <w:szCs w:val="24"/>
        </w:rPr>
        <w:t>3</w:t>
      </w:r>
      <w:r w:rsidR="00305EB0" w:rsidRPr="00C44380">
        <w:rPr>
          <w:sz w:val="24"/>
          <w:szCs w:val="24"/>
        </w:rPr>
        <w:t>5-0.</w:t>
      </w:r>
      <w:r w:rsidR="00E334EE">
        <w:rPr>
          <w:sz w:val="24"/>
          <w:szCs w:val="24"/>
        </w:rPr>
        <w:t>4</w:t>
      </w:r>
      <w:r w:rsidR="00553FC6">
        <w:rPr>
          <w:rStyle w:val="Fodnotehenvisning"/>
          <w:sz w:val="24"/>
          <w:szCs w:val="24"/>
        </w:rPr>
        <w:footnoteReference w:id="22"/>
      </w:r>
      <w:r w:rsidR="00305EB0" w:rsidRPr="00C44380">
        <w:rPr>
          <w:sz w:val="24"/>
          <w:szCs w:val="24"/>
        </w:rPr>
        <w:t>.</w:t>
      </w:r>
      <w:r>
        <w:rPr>
          <w:sz w:val="24"/>
          <w:szCs w:val="24"/>
        </w:rPr>
        <w:t xml:space="preserve"> As we find </w:t>
      </w:r>
      <w:r>
        <w:rPr>
          <w:sz w:val="24"/>
          <w:szCs w:val="24"/>
        </w:rPr>
        <w:lastRenderedPageBreak/>
        <w:t>the estimate to be positive, it</w:t>
      </w:r>
      <w:r w:rsidR="00305EB0" w:rsidRPr="00C44380">
        <w:rPr>
          <w:sz w:val="24"/>
          <w:szCs w:val="24"/>
        </w:rPr>
        <w:t xml:space="preserve">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an macro elasticity of </w:t>
      </w:r>
      <w:r w:rsidR="00800FEE">
        <w:rPr>
          <w:sz w:val="24"/>
          <w:szCs w:val="24"/>
        </w:rPr>
        <w:t xml:space="preserve">0.86-0.91. Thereby, we also find the </w:t>
      </w:r>
      <w:r>
        <w:rPr>
          <w:sz w:val="24"/>
          <w:szCs w:val="24"/>
        </w:rPr>
        <w:t xml:space="preserve">macro elasticity to be </w:t>
      </w:r>
      <w:r w:rsidR="006434D7">
        <w:rPr>
          <w:sz w:val="24"/>
          <w:szCs w:val="24"/>
        </w:rPr>
        <w:t xml:space="preserve">approximately </w:t>
      </w:r>
      <w:r>
        <w:rPr>
          <w:sz w:val="24"/>
          <w:szCs w:val="24"/>
        </w:rPr>
        <w:t xml:space="preserve">twice as large as the micro elasticity, which was also found by </w:t>
      </w:r>
      <w:r w:rsidRPr="00D85753">
        <w:rPr>
          <w:noProof/>
          <w:sz w:val="24"/>
          <w:szCs w:val="24"/>
        </w:rPr>
        <w:t>Fredriksson &amp; Söderström</w:t>
      </w:r>
      <w:r>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Pr="00DF306B">
        <w:rPr>
          <w:noProof/>
          <w:sz w:val="24"/>
          <w:szCs w:val="24"/>
        </w:rPr>
        <w:t>(2020)</w:t>
      </w:r>
      <w:r>
        <w:rPr>
          <w:sz w:val="24"/>
          <w:szCs w:val="24"/>
        </w:rPr>
        <w:fldChar w:fldCharType="end"/>
      </w:r>
      <w:r w:rsidR="00D85753">
        <w:rPr>
          <w:sz w:val="24"/>
          <w:szCs w:val="24"/>
        </w:rPr>
        <w:t>.</w:t>
      </w:r>
    </w:p>
    <w:p w14:paraId="37AB8873" w14:textId="02A703B8" w:rsidR="00744FD6" w:rsidRDefault="00744FD6" w:rsidP="00BF3FA4">
      <w:pPr>
        <w:spacing w:line="360" w:lineRule="auto"/>
        <w:rPr>
          <w:rFonts w:cstheme="minorHAnsi"/>
          <w:sz w:val="24"/>
          <w:szCs w:val="24"/>
        </w:rPr>
      </w:pPr>
      <w:r w:rsidRPr="00800FEE">
        <w:rPr>
          <w:sz w:val="24"/>
          <w:szCs w:val="24"/>
        </w:rPr>
        <w:t>At the start of the regulation period in 2016, the government faced the elasticity found above of 0.66. Using our own results, we instead estimate the elasticity to be in the range of 0.86-0.91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5C4666E9" w14:textId="13E6D3EA" w:rsidR="00EB3864" w:rsidRDefault="00EB3864" w:rsidP="00BF3FA4">
      <w:pPr>
        <w:spacing w:line="360" w:lineRule="auto"/>
        <w:rPr>
          <w:rFonts w:cstheme="minorHAnsi"/>
          <w:sz w:val="24"/>
          <w:szCs w:val="24"/>
        </w:rPr>
      </w:pPr>
    </w:p>
    <w:p w14:paraId="195C6544" w14:textId="77777777" w:rsidR="00EB3864" w:rsidRPr="00800FEE" w:rsidRDefault="00EB3864" w:rsidP="00BF3FA4">
      <w:pPr>
        <w:spacing w:line="360" w:lineRule="auto"/>
        <w:rPr>
          <w:sz w:val="24"/>
          <w:szCs w:val="24"/>
        </w:rPr>
      </w:pP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7CDFFA88" w:rsidR="00573A0D" w:rsidRDefault="00BB5FA2" w:rsidP="00573A0D">
      <w:pPr>
        <w:spacing w:line="360" w:lineRule="auto"/>
        <w:rPr>
          <w:rFonts w:cstheme="minorHAnsi"/>
          <w:sz w:val="24"/>
          <w:szCs w:val="24"/>
        </w:rPr>
      </w:pPr>
      <w:r>
        <w:rPr>
          <w:rFonts w:cstheme="minorHAnsi"/>
          <w:sz w:val="24"/>
          <w:szCs w:val="24"/>
        </w:rPr>
        <w:t>In the previous section</w:t>
      </w:r>
      <w:r w:rsidR="00EB3864">
        <w:rPr>
          <w:rFonts w:cstheme="minorHAnsi"/>
          <w:sz w:val="24"/>
          <w:szCs w:val="24"/>
        </w:rPr>
        <w:t>,</w:t>
      </w:r>
      <w:r>
        <w:rPr>
          <w:rFonts w:cstheme="minorHAnsi"/>
          <w:sz w:val="24"/>
          <w:szCs w:val="24"/>
        </w:rPr>
        <w:t xml:space="preserve"> we obtained</w:t>
      </w:r>
      <w:r w:rsidR="00CF5F9D" w:rsidRPr="009111C1">
        <w:rPr>
          <w:rFonts w:cstheme="minorHAnsi"/>
          <w:sz w:val="24"/>
          <w:szCs w:val="24"/>
        </w:rPr>
        <w:t xml:space="preserve"> an estimate of the macro and micro elasticity for Denmark</w:t>
      </w:r>
      <w:r w:rsidR="00EB3864">
        <w:rPr>
          <w:rFonts w:cstheme="minorHAnsi"/>
          <w:sz w:val="24"/>
          <w:szCs w:val="24"/>
        </w:rPr>
        <w:t>.</w:t>
      </w:r>
      <w:r w:rsidR="00CF5F9D" w:rsidRPr="009111C1">
        <w:rPr>
          <w:rFonts w:cstheme="minorHAnsi"/>
          <w:sz w:val="24"/>
          <w:szCs w:val="24"/>
        </w:rPr>
        <w:t xml:space="preserve"> </w:t>
      </w:r>
      <w:r w:rsidR="00EB3864">
        <w:rPr>
          <w:rFonts w:cstheme="minorHAnsi"/>
          <w:sz w:val="24"/>
          <w:szCs w:val="24"/>
        </w:rPr>
        <w:t>L</w:t>
      </w:r>
      <w:r w:rsidR="00CF5F9D" w:rsidRPr="009111C1">
        <w:rPr>
          <w:rFonts w:cstheme="minorHAnsi"/>
          <w:sz w:val="24"/>
          <w:szCs w:val="24"/>
        </w:rPr>
        <w:t>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with respect to benefits (</w:t>
      </w:r>
      <m:oMath>
        <m:r>
          <w:rPr>
            <w:rFonts w:ascii="Cambria Math" w:hAnsi="Cambria Math" w:cstheme="minorHAnsi"/>
            <w:sz w:val="24"/>
            <w:szCs w:val="24"/>
          </w:rPr>
          <m:t>ε)</m:t>
        </m:r>
      </m:oMath>
      <w:r w:rsidR="00573A0D" w:rsidRPr="00573A0D">
        <w:rPr>
          <w:rStyle w:val="Fodnotehenvisning"/>
          <w:sz w:val="24"/>
          <w:szCs w:val="24"/>
        </w:rPr>
        <w:footnoteReference w:id="23"/>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41D56436"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lastRenderedPageBreak/>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xml:space="preserve">, which is close to the </w:t>
      </w:r>
      <w:r w:rsidR="00D739FB">
        <w:rPr>
          <w:rFonts w:eastAsiaTheme="minorEastAsia" w:cstheme="minorHAnsi"/>
          <w:sz w:val="24"/>
          <w:szCs w:val="24"/>
        </w:rPr>
        <w:t>macro</w:t>
      </w:r>
      <w:r w:rsidR="00540405">
        <w:rPr>
          <w:rFonts w:eastAsiaTheme="minorEastAsia" w:cstheme="minorHAnsi"/>
          <w:sz w:val="24"/>
          <w:szCs w:val="24"/>
        </w:rPr>
        <w:t xml:space="preserve">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2BD2A314"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63CBFE59" w:rsidR="00A62CE3" w:rsidRDefault="00A62CE3" w:rsidP="00BF3FA4">
      <w:pPr>
        <w:spacing w:line="360" w:lineRule="auto"/>
        <w:rPr>
          <w:rFonts w:eastAsiaTheme="minorEastAsia" w:cstheme="minorHAnsi"/>
          <w:sz w:val="24"/>
          <w:szCs w:val="24"/>
        </w:rPr>
      </w:pPr>
      <w:r>
        <w:rPr>
          <w:rFonts w:eastAsiaTheme="minorEastAsia" w:cstheme="minorHAnsi"/>
          <w:sz w:val="24"/>
          <w:szCs w:val="24"/>
        </w:rPr>
        <w:t>We now introduce 3 different cases looking at the relationship between the marginal gain and marginal costs in the Baily-Chetty framework. We already presented the calculation</w:t>
      </w:r>
      <w:r w:rsidR="00EB3864">
        <w:rPr>
          <w:rFonts w:eastAsiaTheme="minorEastAsia" w:cstheme="minorHAnsi"/>
          <w:sz w:val="24"/>
          <w:szCs w:val="24"/>
        </w:rPr>
        <w:t>s</w:t>
      </w:r>
      <w:r>
        <w:rPr>
          <w:rFonts w:eastAsiaTheme="minorEastAsia" w:cstheme="minorHAnsi"/>
          <w:sz w:val="24"/>
          <w:szCs w:val="24"/>
        </w:rPr>
        <w:t xml:space="preserve">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EB3864">
        <w:rPr>
          <w:rFonts w:eastAsiaTheme="minorEastAsia" w:cstheme="minorHAnsi"/>
          <w:sz w:val="24"/>
          <w:szCs w:val="24"/>
        </w:rPr>
        <w:t>,</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967F45">
        <w:rPr>
          <w:rStyle w:val="Fodnotehenvisning"/>
        </w:rPr>
        <w:footnoteReference w:id="24"/>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0058B4BB"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lastRenderedPageBreak/>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5634E3">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Pr>
          <w:rStyle w:val="Fodnotehenvisning"/>
          <w:rFonts w:eastAsiaTheme="minorEastAsia" w:cstheme="minorHAnsi"/>
          <w:sz w:val="24"/>
          <w:szCs w:val="24"/>
        </w:rPr>
        <w:footnoteReference w:id="25"/>
      </w:r>
      <w:r w:rsidR="00EE677A">
        <w:rPr>
          <w:rFonts w:eastAsiaTheme="minorEastAsia" w:cstheme="minorHAnsi"/>
          <w:sz w:val="24"/>
          <w:szCs w:val="24"/>
        </w:rPr>
        <w:t xml:space="preserve">. </w:t>
      </w:r>
    </w:p>
    <w:p w14:paraId="45687B11" w14:textId="661A2174"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58FE7560" w:rsidR="001F04BC" w:rsidRPr="0005290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 to the elasticity found in this paper of the macroeconomic effects</w:t>
      </w:r>
      <w:r w:rsidR="001F04BC">
        <w:rPr>
          <w:rFonts w:eastAsiaTheme="minorEastAsia" w:cstheme="minorHAnsi"/>
          <w:sz w:val="24"/>
          <w:szCs w:val="24"/>
        </w:rPr>
        <w:t>, using an estimate of</w:t>
      </w:r>
      <w:r>
        <w:rPr>
          <w:rFonts w:eastAsiaTheme="minorEastAsia" w:cstheme="minorHAnsi"/>
          <w:sz w:val="24"/>
          <w:szCs w:val="24"/>
        </w:rPr>
        <w:t xml:space="preserve"> 0.38, resulting in a total macro elasticity of </w:t>
      </w:r>
      <w:r w:rsidR="00AE0B5F">
        <w:rPr>
          <w:rFonts w:eastAsiaTheme="minorEastAsia" w:cstheme="minorHAnsi"/>
          <w:sz w:val="24"/>
          <w:szCs w:val="24"/>
        </w:rPr>
        <w:t>0.89. We use the compensation rate from the simulation in scenario 6</w:t>
      </w:r>
      <w:r w:rsidR="001F04BC">
        <w:rPr>
          <w:rFonts w:eastAsiaTheme="minorEastAsia" w:cstheme="minorHAnsi"/>
          <w:sz w:val="24"/>
          <w:szCs w:val="24"/>
        </w:rPr>
        <w:t>,</w:t>
      </w:r>
      <w:r w:rsidR="00AE0B5F">
        <w:rPr>
          <w:rFonts w:eastAsiaTheme="minorEastAsia" w:cstheme="minorHAnsi"/>
          <w:sz w:val="24"/>
          <w:szCs w:val="24"/>
        </w:rPr>
        <w:t xml:space="preserve"> leaving us with a compensation rate of 0.57 for 2016 when the shock was introduced. </w:t>
      </w:r>
    </w:p>
    <w:p w14:paraId="4E13F618" w14:textId="76593684" w:rsidR="00F548A0" w:rsidRDefault="00F548A0" w:rsidP="00F548A0">
      <w:pPr>
        <w:pStyle w:val="Billedtekst"/>
        <w:keepNext/>
      </w:pPr>
      <w:bookmarkStart w:id="54" w:name="_Ref120617850"/>
      <w:r>
        <w:t xml:space="preserve">Table </w:t>
      </w:r>
      <w:fldSimple w:instr=" SEQ Table \* ARABIC ">
        <w:r w:rsidR="00775321">
          <w:rPr>
            <w:noProof/>
          </w:rPr>
          <w:t>1</w:t>
        </w:r>
      </w:fldSimple>
      <w:r w:rsidR="000856FC">
        <w:rPr>
          <w:noProof/>
        </w:rPr>
        <w:t>: Estimates used in the 3 cases</w:t>
      </w:r>
      <w:bookmarkEnd w:id="54"/>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1B8118C2"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lastRenderedPageBreak/>
        <w:t>Case 2</w:t>
      </w:r>
    </w:p>
    <w:p w14:paraId="4D3A4B88" w14:textId="5FF762BA"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13824FD6" w:rsidR="00A83A56" w:rsidRDefault="00E67E1E" w:rsidP="00D67ABC">
      <w:pPr>
        <w:spacing w:line="360" w:lineRule="auto"/>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what we find to be the most realistic estimate of the micro elasticity together with the elasticity of the macroeconomic effects found in this paper,</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7035CBB6" w14:textId="6A913955" w:rsidR="008311CF" w:rsidRDefault="0092793F" w:rsidP="00D67ABC">
      <w:pPr>
        <w:spacing w:line="360" w:lineRule="auto"/>
        <w:rPr>
          <w:rFonts w:eastAsiaTheme="minorEastAsia" w:cstheme="minorHAnsi"/>
          <w:sz w:val="24"/>
          <w:szCs w:val="24"/>
        </w:rPr>
      </w:pPr>
      <w:r>
        <w:rPr>
          <w:rFonts w:eastAsiaTheme="minorEastAsia" w:cstheme="minorHAnsi"/>
          <w:sz w:val="24"/>
          <w:szCs w:val="24"/>
        </w:rPr>
        <w:t>It is very</w:t>
      </w:r>
      <w:r w:rsidR="0080080C">
        <w:rPr>
          <w:rFonts w:eastAsiaTheme="minorEastAsia" w:cstheme="minorHAnsi"/>
          <w:sz w:val="24"/>
          <w:szCs w:val="24"/>
        </w:rPr>
        <w:t xml:space="preserve"> important </w:t>
      </w:r>
      <w:r>
        <w:rPr>
          <w:rFonts w:eastAsiaTheme="minorEastAsia" w:cstheme="minorHAnsi"/>
          <w:sz w:val="24"/>
          <w:szCs w:val="24"/>
        </w:rPr>
        <w:t>to highlight</w:t>
      </w:r>
      <w:r w:rsidR="0080080C">
        <w:rPr>
          <w:rFonts w:eastAsiaTheme="minorEastAsia" w:cstheme="minorHAnsi"/>
          <w:sz w:val="24"/>
          <w:szCs w:val="24"/>
        </w:rPr>
        <w:t xml:space="preserve"> that th</w:t>
      </w:r>
      <w:r w:rsidR="006F2CD4">
        <w:rPr>
          <w:rFonts w:eastAsiaTheme="minorEastAsia" w:cstheme="minorHAnsi"/>
          <w:sz w:val="24"/>
          <w:szCs w:val="24"/>
        </w:rPr>
        <w:t>is</w:t>
      </w:r>
      <w:r w:rsidR="0080080C">
        <w:rPr>
          <w:rFonts w:eastAsiaTheme="minorEastAsia" w:cstheme="minorHAnsi"/>
          <w:sz w:val="24"/>
          <w:szCs w:val="24"/>
        </w:rPr>
        <w:t xml:space="preserve"> result </w:t>
      </w:r>
      <w:r w:rsidR="006F2CD4">
        <w:rPr>
          <w:rFonts w:eastAsiaTheme="minorEastAsia" w:cstheme="minorHAnsi"/>
          <w:sz w:val="24"/>
          <w:szCs w:val="24"/>
        </w:rPr>
        <w:t xml:space="preserve">heavily rely on the assumption </w:t>
      </w:r>
      <w:r w:rsidR="00EB3864">
        <w:rPr>
          <w:rFonts w:eastAsiaTheme="minorEastAsia" w:cstheme="minorHAnsi"/>
          <w:sz w:val="24"/>
          <w:szCs w:val="24"/>
        </w:rPr>
        <w:t xml:space="preserve">of Denmark having the same elasticity </w:t>
      </w:r>
      <w:r w:rsidR="0080080C">
        <w:rPr>
          <w:rFonts w:eastAsiaTheme="minorEastAsia" w:cstheme="minorHAnsi"/>
          <w:sz w:val="24"/>
          <w:szCs w:val="24"/>
        </w:rPr>
        <w:t>of the level of income insurance on wages</w:t>
      </w:r>
      <w:r w:rsidR="004F646D">
        <w:rPr>
          <w:rFonts w:eastAsiaTheme="minorEastAsia" w:cstheme="minorHAnsi"/>
          <w:sz w:val="24"/>
          <w:szCs w:val="24"/>
        </w:rPr>
        <w:t xml:space="preserve"> </w:t>
      </w:r>
      <w:r w:rsidR="00EB3864">
        <w:rPr>
          <w:rFonts w:eastAsiaTheme="minorEastAsia" w:cstheme="minorHAnsi"/>
          <w:sz w:val="24"/>
          <w:szCs w:val="24"/>
        </w:rPr>
        <w:t>as</w:t>
      </w:r>
      <w:r w:rsidR="0080080C">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sidR="0080080C">
        <w:rPr>
          <w:rFonts w:eastAsiaTheme="minorEastAsia" w:cstheme="minorHAnsi"/>
          <w:sz w:val="24"/>
          <w:szCs w:val="24"/>
        </w:rPr>
        <w:t xml:space="preserve"> </w:t>
      </w:r>
      <w:r w:rsidR="0080080C">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80080C">
        <w:rPr>
          <w:rFonts w:eastAsiaTheme="minorEastAsia" w:cstheme="minorHAnsi"/>
          <w:sz w:val="24"/>
          <w:szCs w:val="24"/>
        </w:rPr>
        <w:fldChar w:fldCharType="separate"/>
      </w:r>
      <w:r w:rsidR="00F548A0" w:rsidRPr="00F548A0">
        <w:rPr>
          <w:rFonts w:eastAsiaTheme="minorEastAsia" w:cstheme="minorHAnsi"/>
          <w:noProof/>
          <w:sz w:val="24"/>
          <w:szCs w:val="24"/>
        </w:rPr>
        <w:t>(2020)</w:t>
      </w:r>
      <w:r w:rsidR="0080080C">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w:t>
      </w:r>
      <w:r w:rsidR="0080080C">
        <w:rPr>
          <w:rFonts w:eastAsiaTheme="minorEastAsia" w:cstheme="minorHAnsi"/>
          <w:sz w:val="24"/>
          <w:szCs w:val="24"/>
        </w:rPr>
        <w:t xml:space="preserve"> </w:t>
      </w:r>
      <w:r w:rsidR="00EB3864">
        <w:rPr>
          <w:rFonts w:eastAsiaTheme="minorEastAsia" w:cstheme="minorHAnsi"/>
          <w:sz w:val="24"/>
          <w:szCs w:val="24"/>
        </w:rPr>
        <w:t>The fact that</w:t>
      </w:r>
      <w:r w:rsidR="0080080C">
        <w:rPr>
          <w:rFonts w:eastAsiaTheme="minorEastAsia" w:cstheme="minorHAnsi"/>
          <w:sz w:val="24"/>
          <w:szCs w:val="24"/>
        </w:rPr>
        <w:t xml:space="preserve"> th</w:t>
      </w:r>
      <w:r w:rsidR="004F646D">
        <w:rPr>
          <w:rFonts w:eastAsiaTheme="minorEastAsia" w:cstheme="minorHAnsi"/>
          <w:sz w:val="24"/>
          <w:szCs w:val="24"/>
        </w:rPr>
        <w:t>e</w:t>
      </w:r>
      <w:r w:rsidR="0080080C">
        <w:rPr>
          <w:rFonts w:eastAsiaTheme="minorEastAsia" w:cstheme="minorHAnsi"/>
          <w:sz w:val="24"/>
          <w:szCs w:val="24"/>
        </w:rPr>
        <w:t xml:space="preserve"> elasticity</w:t>
      </w:r>
      <w:r w:rsidR="004F646D">
        <w:rPr>
          <w:rFonts w:eastAsiaTheme="minorEastAsia" w:cstheme="minorHAnsi"/>
          <w:sz w:val="24"/>
          <w:szCs w:val="24"/>
        </w:rPr>
        <w:t xml:space="preserve"> found in Sweden</w:t>
      </w:r>
      <w:r w:rsidR="0080080C">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w:t>
      </w:r>
      <w:r w:rsidR="006F2CD4">
        <w:rPr>
          <w:rFonts w:eastAsiaTheme="minorEastAsia" w:cstheme="minorHAnsi"/>
          <w:sz w:val="24"/>
          <w:szCs w:val="24"/>
        </w:rPr>
        <w:t xml:space="preserve"> with our results</w:t>
      </w:r>
      <w:r w:rsidR="000C5AE2">
        <w:rPr>
          <w:rFonts w:eastAsiaTheme="minorEastAsia" w:cstheme="minorHAnsi"/>
          <w:sz w:val="24"/>
          <w:szCs w:val="24"/>
        </w:rPr>
        <w:t xml:space="preserve"> more complicated</w:t>
      </w:r>
      <w:r w:rsidR="004F646D">
        <w:rPr>
          <w:rFonts w:eastAsiaTheme="minorEastAsia" w:cstheme="minorHAnsi"/>
          <w:sz w:val="24"/>
          <w:szCs w:val="24"/>
        </w:rPr>
        <w:t>.</w:t>
      </w:r>
      <w:r w:rsidR="000C5AE2">
        <w:rPr>
          <w:rFonts w:eastAsiaTheme="minorEastAsia" w:cstheme="minorHAnsi"/>
          <w:sz w:val="24"/>
          <w:szCs w:val="24"/>
        </w:rPr>
        <w:br/>
      </w:r>
      <w:r w:rsidR="00EB3864">
        <w:rPr>
          <w:rFonts w:eastAsiaTheme="minorEastAsia" w:cstheme="minorHAnsi"/>
          <w:sz w:val="24"/>
          <w:szCs w:val="24"/>
        </w:rPr>
        <w:t>In an attempt to</w:t>
      </w:r>
      <w:r w:rsidR="000C5AE2">
        <w:rPr>
          <w:rFonts w:eastAsiaTheme="minorEastAsia" w:cstheme="minorHAnsi"/>
          <w:sz w:val="24"/>
          <w:szCs w:val="24"/>
        </w:rPr>
        <w:t xml:space="preserve"> overcome these uncertainties </w:t>
      </w:r>
      <w:r w:rsidR="00EB3864">
        <w:rPr>
          <w:rFonts w:eastAsiaTheme="minorEastAsia" w:cstheme="minorHAnsi"/>
          <w:sz w:val="24"/>
          <w:szCs w:val="24"/>
        </w:rPr>
        <w:t xml:space="preserve">we </w:t>
      </w:r>
      <w:r w:rsidR="000C5AE2">
        <w:rPr>
          <w:rFonts w:eastAsiaTheme="minorEastAsia" w:cstheme="minorHAnsi"/>
          <w:sz w:val="24"/>
          <w:szCs w:val="24"/>
        </w:rPr>
        <w:t>include</w:t>
      </w:r>
      <w:r w:rsidR="00EB3864">
        <w:rPr>
          <w:rFonts w:eastAsiaTheme="minorEastAsia" w:cstheme="minorHAnsi"/>
          <w:sz w:val="24"/>
          <w:szCs w:val="24"/>
        </w:rPr>
        <w:t>d</w:t>
      </w:r>
      <w:r w:rsidR="000C5AE2">
        <w:rPr>
          <w:rFonts w:eastAsiaTheme="minorEastAsia" w:cstheme="minorHAnsi"/>
          <w:sz w:val="24"/>
          <w:szCs w:val="24"/>
        </w:rPr>
        <w:t xml:space="preserv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doing this we find no significant long-run effects</w:t>
      </w:r>
      <w:r w:rsidR="006F2CD4">
        <w:rPr>
          <w:rFonts w:eastAsiaTheme="minorEastAsia" w:cstheme="minorHAnsi"/>
          <w:sz w:val="24"/>
          <w:szCs w:val="24"/>
        </w:rPr>
        <w:t xml:space="preserve"> between the level of income insurance and wages</w:t>
      </w:r>
      <w:r w:rsidR="000C5AE2">
        <w:rPr>
          <w:rFonts w:eastAsiaTheme="minorEastAsia" w:cstheme="minorHAnsi"/>
          <w:sz w:val="24"/>
          <w:szCs w:val="24"/>
        </w:rPr>
        <w:t xml:space="preserve">. </w:t>
      </w:r>
      <w:r w:rsidR="006F2CD4">
        <w:rPr>
          <w:rFonts w:eastAsiaTheme="minorEastAsia" w:cstheme="minorHAnsi"/>
          <w:sz w:val="24"/>
          <w:szCs w:val="24"/>
        </w:rPr>
        <w:t>Using this as an argument to</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6F2CD4">
        <w:rPr>
          <w:rFonts w:eastAsiaTheme="minorEastAsia" w:cstheme="minorHAnsi"/>
          <w:sz w:val="24"/>
          <w:szCs w:val="24"/>
        </w:rPr>
        <w:t xml:space="preserve">, we instead obtain an </w:t>
      </w:r>
      <w:r w:rsidR="004F646D">
        <w:rPr>
          <w:rFonts w:eastAsiaTheme="minorEastAsia" w:cstheme="minorHAnsi"/>
          <w:sz w:val="24"/>
          <w:szCs w:val="24"/>
        </w:rPr>
        <w:t>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EB3864">
        <w:rPr>
          <w:rFonts w:eastAsiaTheme="minorEastAsia" w:cstheme="minorHAnsi"/>
          <w:sz w:val="24"/>
          <w:szCs w:val="24"/>
        </w:rPr>
        <w:t xml:space="preserve">, </w:t>
      </w:r>
      <w:r w:rsidR="001F108A">
        <w:rPr>
          <w:rFonts w:eastAsiaTheme="minorEastAsia" w:cstheme="minorHAnsi"/>
          <w:sz w:val="24"/>
          <w:szCs w:val="24"/>
        </w:rPr>
        <w:t>this</w:t>
      </w:r>
      <w:r w:rsidR="006F2CD4">
        <w:rPr>
          <w:rFonts w:eastAsiaTheme="minorEastAsia" w:cstheme="minorHAnsi"/>
          <w:sz w:val="24"/>
          <w:szCs w:val="24"/>
        </w:rPr>
        <w:t xml:space="preserve"> leav</w:t>
      </w:r>
      <w:r w:rsidR="00EB3864">
        <w:rPr>
          <w:rFonts w:eastAsiaTheme="minorEastAsia" w:cstheme="minorHAnsi"/>
          <w:sz w:val="24"/>
          <w:szCs w:val="24"/>
        </w:rPr>
        <w:t>es</w:t>
      </w:r>
      <w:r w:rsidR="006F2CD4">
        <w:rPr>
          <w:rFonts w:eastAsiaTheme="minorEastAsia" w:cstheme="minorHAnsi"/>
          <w:sz w:val="24"/>
          <w:szCs w:val="24"/>
        </w:rPr>
        <w:t xml:space="preserve"> us with a macro elasticity of 0.47</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w:t>
      </w:r>
      <w:bookmarkStart w:id="55"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w:t>
      </w:r>
      <w:r w:rsidR="004F646D">
        <w:rPr>
          <w:rFonts w:eastAsiaTheme="minorEastAsia" w:cstheme="minorHAnsi"/>
          <w:sz w:val="24"/>
          <w:szCs w:val="24"/>
        </w:rPr>
        <w:lastRenderedPageBreak/>
        <w:t xml:space="preserve">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55"/>
    </w:p>
    <w:p w14:paraId="59E717EF" w14:textId="2B830913" w:rsidR="00E84765" w:rsidRPr="00F00A78" w:rsidRDefault="00EE7EDF" w:rsidP="00D67ABC">
      <w:pPr>
        <w:spacing w:line="360" w:lineRule="auto"/>
        <w:rPr>
          <w:rFonts w:eastAsiaTheme="minorEastAsia" w:cstheme="minorHAnsi"/>
          <w:sz w:val="24"/>
          <w:szCs w:val="24"/>
        </w:rPr>
      </w:pPr>
      <w:r>
        <w:rPr>
          <w:rFonts w:eastAsiaTheme="minorEastAsia" w:cstheme="minorHAnsi"/>
          <w:sz w:val="24"/>
          <w:szCs w:val="24"/>
        </w:rPr>
        <w:t xml:space="preserve">In the end, our results found in case 3 validating the political decision to suppress the </w:t>
      </w:r>
      <w:r w:rsidR="00B61329">
        <w:rPr>
          <w:rFonts w:eastAsiaTheme="minorEastAsia" w:cstheme="minorHAnsi"/>
          <w:sz w:val="24"/>
          <w:szCs w:val="24"/>
        </w:rPr>
        <w:t>state</w:t>
      </w:r>
      <w:r>
        <w:rPr>
          <w:rFonts w:eastAsiaTheme="minorEastAsia" w:cstheme="minorHAnsi"/>
          <w:sz w:val="24"/>
          <w:szCs w:val="24"/>
        </w:rPr>
        <w:t xml:space="preserve"> regulation </w:t>
      </w:r>
      <w:r w:rsidR="00B61329">
        <w:rPr>
          <w:rFonts w:eastAsiaTheme="minorEastAsia" w:cstheme="minorHAnsi"/>
          <w:sz w:val="24"/>
          <w:szCs w:val="24"/>
        </w:rPr>
        <w:t>percentage</w:t>
      </w:r>
      <w:r>
        <w:rPr>
          <w:rFonts w:eastAsiaTheme="minorEastAsia" w:cstheme="minorHAnsi"/>
          <w:sz w:val="24"/>
          <w:szCs w:val="24"/>
        </w:rPr>
        <w:t xml:space="preserve"> </w:t>
      </w:r>
      <w:r w:rsidR="000979F6">
        <w:rPr>
          <w:rFonts w:eastAsiaTheme="minorEastAsia" w:cstheme="minorHAnsi"/>
          <w:sz w:val="24"/>
          <w:szCs w:val="24"/>
        </w:rPr>
        <w:t>rely on two critical</w:t>
      </w:r>
      <w:r>
        <w:rPr>
          <w:rFonts w:eastAsiaTheme="minorEastAsia" w:cstheme="minorHAnsi"/>
          <w:sz w:val="24"/>
          <w:szCs w:val="24"/>
        </w:rPr>
        <w:t xml:space="preserve"> assumptions</w:t>
      </w:r>
      <w:r w:rsidR="000979F6">
        <w:rPr>
          <w:rFonts w:eastAsiaTheme="minorEastAsia" w:cstheme="minorHAnsi"/>
          <w:sz w:val="24"/>
          <w:szCs w:val="24"/>
        </w:rPr>
        <w:t>. First, that our findings of Denmark being categorized as profit-led</w:t>
      </w:r>
      <w:r>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 xml:space="preserve">sing this as an argumentation to exclude the wage-channel, we end up with the opposite conclusion for case 3,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2C87ECDE" w14:textId="379174AF" w:rsidR="007B3CF2" w:rsidRPr="008A007F" w:rsidRDefault="0020720A" w:rsidP="00780999">
      <w:pPr>
        <w:spacing w:line="360" w:lineRule="auto"/>
        <w:rPr>
          <w:sz w:val="24"/>
          <w:szCs w:val="24"/>
        </w:rPr>
      </w:pPr>
      <w:bookmarkStart w:id="56"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56"/>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5665D4">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id":"ITEM-3","issue":"September 2018","issued":{"date-parts":[["2018"]]},"title":"30 Års dagpengeforringelser","type":"article-journal"},"uris":["http://www.mendeley.com/documents/?uuid=f6713169-51f1-434f-9976-a6f0d8693e60"]}],"mendeley":{"formattedCitation":"(Aastrup,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D796D">
        <w:rPr>
          <w:sz w:val="24"/>
          <w:szCs w:val="24"/>
        </w:rPr>
        <w:fldChar w:fldCharType="separate"/>
      </w:r>
      <w:r w:rsidR="005634E3" w:rsidRPr="005634E3">
        <w:rPr>
          <w:noProof/>
          <w:sz w:val="24"/>
          <w:szCs w:val="24"/>
        </w:rPr>
        <w:t>(Aastrup, 2018; Jensen, 2021; Risgaard, 2021)</w:t>
      </w:r>
      <w:r w:rsidR="00DD796D">
        <w:rPr>
          <w:sz w:val="24"/>
          <w:szCs w:val="24"/>
        </w:rPr>
        <w:fldChar w:fldCharType="end"/>
      </w:r>
      <w:r w:rsidR="008E5F9F" w:rsidRPr="007B17B8">
        <w:rPr>
          <w:sz w:val="24"/>
          <w:szCs w:val="24"/>
        </w:rPr>
        <w:t xml:space="preserve">. </w:t>
      </w:r>
      <w:bookmarkStart w:id="57"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is only half the size</w:t>
      </w:r>
      <w:r w:rsidR="00A75037" w:rsidRPr="007B17B8">
        <w:rPr>
          <w:sz w:val="24"/>
          <w:szCs w:val="24"/>
        </w:rPr>
        <w:t xml:space="preserve">, </w:t>
      </w:r>
      <w:r w:rsidR="00A75037" w:rsidRPr="007B17B8">
        <w:rPr>
          <w:sz w:val="24"/>
          <w:szCs w:val="24"/>
        </w:rPr>
        <w:lastRenderedPageBreak/>
        <w:t>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57"/>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58"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58"/>
      <w:r w:rsidR="0062727A">
        <w:rPr>
          <w:sz w:val="24"/>
          <w:szCs w:val="24"/>
        </w:rPr>
        <w:t xml:space="preserve"> </w:t>
      </w:r>
      <w:bookmarkStart w:id="59"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59"/>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5634E3">
        <w:rPr>
          <w:noProof/>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5634E3">
        <w:rPr>
          <w:noProof/>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0.31</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780999">
      <w:pPr>
        <w:spacing w:line="360" w:lineRule="auto"/>
        <w:rPr>
          <w:sz w:val="24"/>
          <w:szCs w:val="24"/>
        </w:rPr>
      </w:pPr>
      <w:r w:rsidRPr="008A007F">
        <w:rPr>
          <w:sz w:val="24"/>
          <w:szCs w:val="24"/>
        </w:rPr>
        <w:lastRenderedPageBreak/>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2602C574" w:rsidR="008A007F" w:rsidRPr="00650FEB" w:rsidRDefault="00CA13D5" w:rsidP="00B22025">
      <w:pPr>
        <w:spacing w:line="360" w:lineRule="auto"/>
        <w:rPr>
          <w:sz w:val="24"/>
          <w:szCs w:val="24"/>
        </w:rPr>
      </w:pPr>
      <w:r w:rsidRPr="00650FEB">
        <w:rPr>
          <w:sz w:val="24"/>
          <w:szCs w:val="24"/>
        </w:rPr>
        <w:t xml:space="preserve"> </w:t>
      </w:r>
      <w:r w:rsidR="00087984" w:rsidRPr="00650FEB">
        <w:rPr>
          <w:sz w:val="24"/>
          <w:szCs w:val="24"/>
        </w:rPr>
        <w:t xml:space="preserve">In </w:t>
      </w:r>
      <w:r w:rsidR="008A007F" w:rsidRPr="00650FEB">
        <w:rPr>
          <w:sz w:val="24"/>
          <w:szCs w:val="24"/>
        </w:rPr>
        <w:t>the third case,</w:t>
      </w:r>
      <w:r w:rsidR="00087984" w:rsidRPr="00650FEB">
        <w:rPr>
          <w:sz w:val="24"/>
          <w:szCs w:val="24"/>
        </w:rPr>
        <w:t xml:space="preserve"> </w:t>
      </w:r>
      <w:r w:rsidR="008A007F" w:rsidRPr="00650FEB">
        <w:rPr>
          <w:sz w:val="24"/>
          <w:szCs w:val="24"/>
        </w:rPr>
        <w:t>using the macro elasticity found in this paper</w:t>
      </w:r>
      <w:r w:rsidRPr="00650FEB">
        <w:rPr>
          <w:sz w:val="24"/>
          <w:szCs w:val="24"/>
        </w:rPr>
        <w:t>,</w:t>
      </w:r>
      <w:r w:rsidR="00087984" w:rsidRPr="00650FEB">
        <w:rPr>
          <w:sz w:val="24"/>
          <w:szCs w:val="24"/>
        </w:rPr>
        <w:t xml:space="preserve"> we find the </w:t>
      </w:r>
      <w:r w:rsidR="008A007F" w:rsidRPr="00650FEB">
        <w:rPr>
          <w:sz w:val="24"/>
          <w:szCs w:val="24"/>
        </w:rPr>
        <w:t>regulation</w:t>
      </w:r>
      <w:r w:rsidR="00087984" w:rsidRPr="00650FEB">
        <w:rPr>
          <w:sz w:val="24"/>
          <w:szCs w:val="24"/>
        </w:rPr>
        <w:t xml:space="preserve"> to increase the economic welfare</w:t>
      </w:r>
      <w:r w:rsidR="008A007F" w:rsidRPr="00650FEB">
        <w:rPr>
          <w:sz w:val="24"/>
          <w:szCs w:val="24"/>
        </w:rPr>
        <w:t>, thereby validating the decision to suppress the state regulation percentage</w:t>
      </w:r>
      <w:r w:rsidR="00087984" w:rsidRPr="00650FEB">
        <w:rPr>
          <w:sz w:val="24"/>
          <w:szCs w:val="24"/>
        </w:rPr>
        <w:t>.</w:t>
      </w:r>
      <w:r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00087984" w:rsidRPr="00650FEB">
        <w:rPr>
          <w:sz w:val="24"/>
          <w:szCs w:val="24"/>
        </w:rPr>
        <w:t>but</w:t>
      </w:r>
      <w:r w:rsidR="008A007F" w:rsidRPr="00650FEB">
        <w:rPr>
          <w:sz w:val="24"/>
          <w:szCs w:val="24"/>
        </w:rPr>
        <w:t xml:space="preserve"> as</w:t>
      </w:r>
      <w:r w:rsidR="00087984"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60" w:name="_Hlk120455450"/>
      <w:r w:rsidR="00830830" w:rsidRPr="00650FEB">
        <w:rPr>
          <w:sz w:val="24"/>
          <w:szCs w:val="24"/>
        </w:rPr>
        <w:t xml:space="preserve">we assume the worker unions in Denmark to be capable of affecting wages when the gap between the level of income insurance and wages </w:t>
      </w:r>
      <w:bookmarkEnd w:id="60"/>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61"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61"/>
    <w:p w14:paraId="25A3A5A4" w14:textId="77777777" w:rsidR="00E04480" w:rsidRPr="00665784" w:rsidRDefault="00E04480" w:rsidP="004C5315"/>
    <w:p w14:paraId="55D55952" w14:textId="6F32386E" w:rsidR="004C5315" w:rsidRPr="00665784" w:rsidRDefault="004C5315" w:rsidP="004C5315"/>
    <w:p w14:paraId="74ABB717" w14:textId="7589233E" w:rsidR="00CD17D9" w:rsidRPr="00B33E3B" w:rsidRDefault="00CD17D9" w:rsidP="00CD17D9">
      <w:pPr>
        <w:pStyle w:val="Overskrift1"/>
        <w:rPr>
          <w:lang w:val="da-DK"/>
        </w:rPr>
      </w:pPr>
      <w:r w:rsidRPr="00B33E3B">
        <w:rPr>
          <w:lang w:val="da-DK"/>
        </w:rPr>
        <w:t xml:space="preserve">Reference list </w:t>
      </w:r>
    </w:p>
    <w:p w14:paraId="2919FEF5" w14:textId="7D0416A6" w:rsidR="00CD17D9" w:rsidRPr="00B33E3B" w:rsidRDefault="00CD17D9" w:rsidP="00CD17D9">
      <w:pPr>
        <w:rPr>
          <w:lang w:val="da-DK"/>
        </w:rPr>
      </w:pPr>
    </w:p>
    <w:p w14:paraId="0BDEF4D6" w14:textId="050A819B" w:rsidR="00B61329" w:rsidRPr="00B61329" w:rsidRDefault="00333B3D" w:rsidP="00B61329">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B61329" w:rsidRPr="00CF0F0D">
        <w:rPr>
          <w:rFonts w:ascii="Calibri" w:hAnsi="Calibri" w:cs="Calibri"/>
          <w:noProof/>
          <w:szCs w:val="24"/>
          <w:lang w:val="da-DK"/>
          <w:rPrChange w:id="62" w:author="Simon Fløj Thomsen" w:date="2022-12-16T15:18:00Z">
            <w:rPr>
              <w:rFonts w:ascii="Calibri" w:hAnsi="Calibri" w:cs="Calibri"/>
              <w:noProof/>
              <w:szCs w:val="24"/>
            </w:rPr>
          </w:rPrChange>
        </w:rPr>
        <w:t xml:space="preserve">Aastrup, M. (2018). </w:t>
      </w:r>
      <w:r w:rsidR="00B61329" w:rsidRPr="00CF0F0D">
        <w:rPr>
          <w:rFonts w:ascii="Calibri" w:hAnsi="Calibri" w:cs="Calibri"/>
          <w:i/>
          <w:iCs/>
          <w:noProof/>
          <w:szCs w:val="24"/>
          <w:lang w:val="da-DK"/>
          <w:rPrChange w:id="63" w:author="Simon Fløj Thomsen" w:date="2022-12-16T15:18:00Z">
            <w:rPr>
              <w:rFonts w:ascii="Calibri" w:hAnsi="Calibri" w:cs="Calibri"/>
              <w:i/>
              <w:iCs/>
              <w:noProof/>
              <w:szCs w:val="24"/>
            </w:rPr>
          </w:rPrChange>
        </w:rPr>
        <w:t>30 Års dagpengeforringelser</w:t>
      </w:r>
      <w:r w:rsidR="00B61329" w:rsidRPr="00CF0F0D">
        <w:rPr>
          <w:rFonts w:ascii="Calibri" w:hAnsi="Calibri" w:cs="Calibri"/>
          <w:noProof/>
          <w:szCs w:val="24"/>
          <w:lang w:val="da-DK"/>
          <w:rPrChange w:id="64" w:author="Simon Fløj Thomsen" w:date="2022-12-16T15:18:00Z">
            <w:rPr>
              <w:rFonts w:ascii="Calibri" w:hAnsi="Calibri" w:cs="Calibri"/>
              <w:noProof/>
              <w:szCs w:val="24"/>
            </w:rPr>
          </w:rPrChange>
        </w:rPr>
        <w:t xml:space="preserve">. </w:t>
      </w:r>
      <w:r w:rsidR="00B61329" w:rsidRPr="00B61329">
        <w:rPr>
          <w:rFonts w:ascii="Calibri" w:hAnsi="Calibri" w:cs="Calibri"/>
          <w:i/>
          <w:iCs/>
          <w:noProof/>
          <w:szCs w:val="24"/>
        </w:rPr>
        <w:t>September 2018</w:t>
      </w:r>
      <w:r w:rsidR="00B61329" w:rsidRPr="00B61329">
        <w:rPr>
          <w:rFonts w:ascii="Calibri" w:hAnsi="Calibri" w:cs="Calibri"/>
          <w:noProof/>
          <w:szCs w:val="24"/>
        </w:rPr>
        <w:t>.</w:t>
      </w:r>
    </w:p>
    <w:p w14:paraId="03635C1C" w14:textId="77777777" w:rsidR="00B61329" w:rsidRPr="00CF0F0D" w:rsidRDefault="00B61329" w:rsidP="00B61329">
      <w:pPr>
        <w:widowControl w:val="0"/>
        <w:autoSpaceDE w:val="0"/>
        <w:autoSpaceDN w:val="0"/>
        <w:adjustRightInd w:val="0"/>
        <w:spacing w:line="240" w:lineRule="auto"/>
        <w:ind w:left="480" w:hanging="480"/>
        <w:rPr>
          <w:rFonts w:ascii="Calibri" w:hAnsi="Calibri" w:cs="Calibri"/>
          <w:noProof/>
          <w:szCs w:val="24"/>
          <w:lang w:val="da-DK"/>
          <w:rPrChange w:id="65" w:author="Simon Fløj Thomsen" w:date="2022-12-16T15:18:00Z">
            <w:rPr>
              <w:rFonts w:ascii="Calibri" w:hAnsi="Calibri" w:cs="Calibri"/>
              <w:noProof/>
              <w:szCs w:val="24"/>
            </w:rPr>
          </w:rPrChange>
        </w:rPr>
      </w:pPr>
      <w:r w:rsidRPr="00B61329">
        <w:rPr>
          <w:rFonts w:ascii="Calibri" w:hAnsi="Calibri" w:cs="Calibri"/>
          <w:noProof/>
          <w:szCs w:val="24"/>
        </w:rPr>
        <w:t xml:space="preserve">Andersen, T. M., &amp; Svarer, M. (2006). Flexicurity: The Danish Labour-Market Model. </w:t>
      </w:r>
      <w:r w:rsidRPr="00CF0F0D">
        <w:rPr>
          <w:rFonts w:ascii="Calibri" w:hAnsi="Calibri" w:cs="Calibri"/>
          <w:i/>
          <w:iCs/>
          <w:noProof/>
          <w:szCs w:val="24"/>
          <w:lang w:val="da-DK"/>
          <w:rPrChange w:id="66" w:author="Simon Fløj Thomsen" w:date="2022-12-16T15:18:00Z">
            <w:rPr>
              <w:rFonts w:ascii="Calibri" w:hAnsi="Calibri" w:cs="Calibri"/>
              <w:i/>
              <w:iCs/>
              <w:noProof/>
              <w:szCs w:val="24"/>
            </w:rPr>
          </w:rPrChange>
        </w:rPr>
        <w:t>Ekonomisk Debatt</w:t>
      </w:r>
      <w:r w:rsidRPr="00CF0F0D">
        <w:rPr>
          <w:rFonts w:ascii="Calibri" w:hAnsi="Calibri" w:cs="Calibri"/>
          <w:noProof/>
          <w:szCs w:val="24"/>
          <w:lang w:val="da-DK"/>
          <w:rPrChange w:id="67" w:author="Simon Fløj Thomsen" w:date="2022-12-16T15:18:00Z">
            <w:rPr>
              <w:rFonts w:ascii="Calibri" w:hAnsi="Calibri" w:cs="Calibri"/>
              <w:noProof/>
              <w:szCs w:val="24"/>
            </w:rPr>
          </w:rPrChange>
        </w:rPr>
        <w:t xml:space="preserve">, </w:t>
      </w:r>
      <w:r w:rsidRPr="00CF0F0D">
        <w:rPr>
          <w:rFonts w:ascii="Calibri" w:hAnsi="Calibri" w:cs="Calibri"/>
          <w:i/>
          <w:iCs/>
          <w:noProof/>
          <w:szCs w:val="24"/>
          <w:lang w:val="da-DK"/>
          <w:rPrChange w:id="68" w:author="Simon Fløj Thomsen" w:date="2022-12-16T15:18:00Z">
            <w:rPr>
              <w:rFonts w:ascii="Calibri" w:hAnsi="Calibri" w:cs="Calibri"/>
              <w:i/>
              <w:iCs/>
              <w:noProof/>
              <w:szCs w:val="24"/>
            </w:rPr>
          </w:rPrChange>
        </w:rPr>
        <w:t>1</w:t>
      </w:r>
      <w:r w:rsidRPr="00CF0F0D">
        <w:rPr>
          <w:rFonts w:ascii="Calibri" w:hAnsi="Calibri" w:cs="Calibri"/>
          <w:noProof/>
          <w:szCs w:val="24"/>
          <w:lang w:val="da-DK"/>
          <w:rPrChange w:id="69" w:author="Simon Fløj Thomsen" w:date="2022-12-16T15:18:00Z">
            <w:rPr>
              <w:rFonts w:ascii="Calibri" w:hAnsi="Calibri" w:cs="Calibri"/>
              <w:noProof/>
              <w:szCs w:val="24"/>
            </w:rPr>
          </w:rPrChange>
        </w:rPr>
        <w:t>(April), 17–29.</w:t>
      </w:r>
    </w:p>
    <w:p w14:paraId="15D151A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CF0F0D">
        <w:rPr>
          <w:rFonts w:ascii="Calibri" w:hAnsi="Calibri" w:cs="Calibri"/>
          <w:noProof/>
          <w:szCs w:val="24"/>
          <w:lang w:val="da-DK"/>
          <w:rPrChange w:id="70" w:author="Simon Fløj Thomsen" w:date="2022-12-16T15:18:00Z">
            <w:rPr>
              <w:rFonts w:ascii="Calibri" w:hAnsi="Calibri" w:cs="Calibri"/>
              <w:noProof/>
              <w:szCs w:val="24"/>
            </w:rPr>
          </w:rPrChange>
        </w:rPr>
        <w:lastRenderedPageBreak/>
        <w:t xml:space="preserve">Andersen, T. M., Svarer, M., &amp; Vejlin, R. M. (2015). Litteraturreview af effekter af indretning af arbejdsunderstøttelsen. </w:t>
      </w:r>
      <w:r w:rsidRPr="00B61329">
        <w:rPr>
          <w:rFonts w:ascii="Calibri" w:hAnsi="Calibri" w:cs="Calibri"/>
          <w:i/>
          <w:iCs/>
          <w:noProof/>
          <w:szCs w:val="24"/>
        </w:rPr>
        <w:t>Beskæftigelsesministeriet</w:t>
      </w:r>
      <w:r w:rsidRPr="00B61329">
        <w:rPr>
          <w:rFonts w:ascii="Calibri" w:hAnsi="Calibri" w:cs="Calibri"/>
          <w:noProof/>
          <w:szCs w:val="24"/>
        </w:rPr>
        <w:t>, 1–99.</w:t>
      </w:r>
    </w:p>
    <w:p w14:paraId="1A361EFB"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Bengtsson, E., &amp; Stockhammer, E. (2018). Wages, Income Distribution and Economic Growth: Long-Run Perspectives in Scandinavia, 1900–2010. </w:t>
      </w:r>
      <w:r w:rsidRPr="00B61329">
        <w:rPr>
          <w:rFonts w:ascii="Calibri" w:hAnsi="Calibri" w:cs="Calibri"/>
          <w:i/>
          <w:iCs/>
          <w:noProof/>
          <w:szCs w:val="24"/>
        </w:rPr>
        <w:t>Review of Political Economy</w:t>
      </w:r>
      <w:r w:rsidRPr="00B61329">
        <w:rPr>
          <w:rFonts w:ascii="Calibri" w:hAnsi="Calibri" w:cs="Calibri"/>
          <w:noProof/>
          <w:szCs w:val="24"/>
        </w:rPr>
        <w:t xml:space="preserve">, </w:t>
      </w:r>
      <w:r w:rsidRPr="00B61329">
        <w:rPr>
          <w:rFonts w:ascii="Calibri" w:hAnsi="Calibri" w:cs="Calibri"/>
          <w:i/>
          <w:iCs/>
          <w:noProof/>
          <w:szCs w:val="24"/>
        </w:rPr>
        <w:t>33</w:t>
      </w:r>
      <w:r w:rsidRPr="00B61329">
        <w:rPr>
          <w:rFonts w:ascii="Calibri" w:hAnsi="Calibri" w:cs="Calibri"/>
          <w:noProof/>
          <w:szCs w:val="24"/>
        </w:rPr>
        <w:t>(4), 725–745. https://doi.org/10.1080/09538259.2020.1860307</w:t>
      </w:r>
    </w:p>
    <w:p w14:paraId="294F363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Boone, C., Dube, A., Goodman, L., &amp; Kaplan, E. (2021). Unemployment Insurance Generosity and Aggregate Employment. </w:t>
      </w:r>
      <w:r w:rsidRPr="00B61329">
        <w:rPr>
          <w:rFonts w:ascii="Calibri" w:hAnsi="Calibri" w:cs="Calibri"/>
          <w:i/>
          <w:iCs/>
          <w:noProof/>
          <w:szCs w:val="24"/>
        </w:rPr>
        <w:t>American Economic Journal: Economic Policy</w:t>
      </w:r>
      <w:r w:rsidRPr="00B61329">
        <w:rPr>
          <w:rFonts w:ascii="Calibri" w:hAnsi="Calibri" w:cs="Calibri"/>
          <w:noProof/>
          <w:szCs w:val="24"/>
        </w:rPr>
        <w:t xml:space="preserve">, </w:t>
      </w:r>
      <w:r w:rsidRPr="00B61329">
        <w:rPr>
          <w:rFonts w:ascii="Calibri" w:hAnsi="Calibri" w:cs="Calibri"/>
          <w:i/>
          <w:iCs/>
          <w:noProof/>
          <w:szCs w:val="24"/>
        </w:rPr>
        <w:t>13</w:t>
      </w:r>
      <w:r w:rsidRPr="00B61329">
        <w:rPr>
          <w:rFonts w:ascii="Calibri" w:hAnsi="Calibri" w:cs="Calibri"/>
          <w:noProof/>
          <w:szCs w:val="24"/>
        </w:rPr>
        <w:t>(2), 58–99. https://doi.org/10.1257/pol.20160613</w:t>
      </w:r>
    </w:p>
    <w:p w14:paraId="5EDF83D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Byrialsen, M. R., &amp; Raza, H. (2018). Macroeconomic effects of unemployment benefits in small open economies: A stock–flow consistent approach. </w:t>
      </w:r>
      <w:r w:rsidRPr="00B61329">
        <w:rPr>
          <w:rFonts w:ascii="Calibri" w:hAnsi="Calibri" w:cs="Calibri"/>
          <w:i/>
          <w:iCs/>
          <w:noProof/>
          <w:szCs w:val="24"/>
        </w:rPr>
        <w:t>European Journal of Economics and Economic Policies: Intervention</w:t>
      </w:r>
      <w:r w:rsidRPr="00B61329">
        <w:rPr>
          <w:rFonts w:ascii="Calibri" w:hAnsi="Calibri" w:cs="Calibri"/>
          <w:noProof/>
          <w:szCs w:val="24"/>
        </w:rPr>
        <w:t xml:space="preserve">, </w:t>
      </w:r>
      <w:r w:rsidRPr="00B61329">
        <w:rPr>
          <w:rFonts w:ascii="Calibri" w:hAnsi="Calibri" w:cs="Calibri"/>
          <w:i/>
          <w:iCs/>
          <w:noProof/>
          <w:szCs w:val="24"/>
        </w:rPr>
        <w:t>15</w:t>
      </w:r>
      <w:r w:rsidRPr="00B61329">
        <w:rPr>
          <w:rFonts w:ascii="Calibri" w:hAnsi="Calibri" w:cs="Calibri"/>
          <w:noProof/>
          <w:szCs w:val="24"/>
        </w:rPr>
        <w:t>(3), 335–363. https://doi.org/10.4337/ejeep.2018.0032</w:t>
      </w:r>
    </w:p>
    <w:p w14:paraId="3FD1C139"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CF0F0D">
        <w:rPr>
          <w:rFonts w:ascii="Calibri" w:hAnsi="Calibri" w:cs="Calibri"/>
          <w:noProof/>
          <w:szCs w:val="24"/>
          <w:lang w:val="da-DK"/>
          <w:rPrChange w:id="71" w:author="Simon Fløj Thomsen" w:date="2022-12-16T15:18:00Z">
            <w:rPr>
              <w:rFonts w:ascii="Calibri" w:hAnsi="Calibri" w:cs="Calibri"/>
              <w:noProof/>
              <w:szCs w:val="24"/>
            </w:rPr>
          </w:rPrChange>
        </w:rPr>
        <w:t xml:space="preserve">Byrialsen, M. R., Raza, H., &amp; Valdecantos, S. (2022). </w:t>
      </w:r>
      <w:r w:rsidRPr="00B61329">
        <w:rPr>
          <w:rFonts w:ascii="Calibri" w:hAnsi="Calibri" w:cs="Calibri"/>
          <w:i/>
          <w:iCs/>
          <w:noProof/>
          <w:szCs w:val="24"/>
        </w:rPr>
        <w:t>QMDE : A QUARTERLY EMPIRICAL MODEL FOR THE DANISH ECONOMY : A STOCK-FLOW CONSISTENT APPROACH</w:t>
      </w:r>
      <w:r w:rsidRPr="00B61329">
        <w:rPr>
          <w:rFonts w:ascii="Calibri" w:hAnsi="Calibri" w:cs="Calibri"/>
          <w:noProof/>
          <w:szCs w:val="24"/>
        </w:rPr>
        <w:t xml:space="preserve">. </w:t>
      </w:r>
      <w:r w:rsidRPr="00B61329">
        <w:rPr>
          <w:rFonts w:ascii="Calibri" w:hAnsi="Calibri" w:cs="Calibri"/>
          <w:i/>
          <w:iCs/>
          <w:noProof/>
          <w:szCs w:val="24"/>
        </w:rPr>
        <w:t>79</w:t>
      </w:r>
      <w:r w:rsidRPr="00B61329">
        <w:rPr>
          <w:rFonts w:ascii="Calibri" w:hAnsi="Calibri" w:cs="Calibri"/>
          <w:noProof/>
          <w:szCs w:val="24"/>
        </w:rPr>
        <w:t>.</w:t>
      </w:r>
    </w:p>
    <w:p w14:paraId="6CEE73A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Chetty, R. (2006). A general formula for the optimal level of social insurance.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90</w:t>
      </w:r>
      <w:r w:rsidRPr="00B61329">
        <w:rPr>
          <w:rFonts w:ascii="Calibri" w:hAnsi="Calibri" w:cs="Calibri"/>
          <w:noProof/>
          <w:szCs w:val="24"/>
        </w:rPr>
        <w:t>(10–11), 1879–1901. https://doi.org/10.1016/j.jpubeco.2006.01.004</w:t>
      </w:r>
    </w:p>
    <w:p w14:paraId="12D8E17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Chetty, R. (2008). Moral hazard versus liquidity and optimal unemployment insurance. </w:t>
      </w:r>
      <w:r w:rsidRPr="00B61329">
        <w:rPr>
          <w:rFonts w:ascii="Calibri" w:hAnsi="Calibri" w:cs="Calibri"/>
          <w:i/>
          <w:iCs/>
          <w:noProof/>
          <w:szCs w:val="24"/>
        </w:rPr>
        <w:t>Journal of Political Economy</w:t>
      </w:r>
      <w:r w:rsidRPr="00B61329">
        <w:rPr>
          <w:rFonts w:ascii="Calibri" w:hAnsi="Calibri" w:cs="Calibri"/>
          <w:noProof/>
          <w:szCs w:val="24"/>
        </w:rPr>
        <w:t xml:space="preserve">, </w:t>
      </w:r>
      <w:r w:rsidRPr="00B61329">
        <w:rPr>
          <w:rFonts w:ascii="Calibri" w:hAnsi="Calibri" w:cs="Calibri"/>
          <w:i/>
          <w:iCs/>
          <w:noProof/>
          <w:szCs w:val="24"/>
        </w:rPr>
        <w:t>116</w:t>
      </w:r>
      <w:r w:rsidRPr="00B61329">
        <w:rPr>
          <w:rFonts w:ascii="Calibri" w:hAnsi="Calibri" w:cs="Calibri"/>
          <w:noProof/>
          <w:szCs w:val="24"/>
        </w:rPr>
        <w:t>(2), 173–234. https://doi.org/10.1086/588585</w:t>
      </w:r>
    </w:p>
    <w:p w14:paraId="254E1A1A" w14:textId="77777777" w:rsidR="00B61329" w:rsidRPr="00CF0F0D" w:rsidRDefault="00B61329" w:rsidP="00B61329">
      <w:pPr>
        <w:widowControl w:val="0"/>
        <w:autoSpaceDE w:val="0"/>
        <w:autoSpaceDN w:val="0"/>
        <w:adjustRightInd w:val="0"/>
        <w:spacing w:line="240" w:lineRule="auto"/>
        <w:ind w:left="480" w:hanging="480"/>
        <w:rPr>
          <w:rFonts w:ascii="Calibri" w:hAnsi="Calibri" w:cs="Calibri"/>
          <w:noProof/>
          <w:szCs w:val="24"/>
          <w:lang w:val="da-DK"/>
          <w:rPrChange w:id="72" w:author="Simon Fløj Thomsen" w:date="2022-12-16T15:18:00Z">
            <w:rPr>
              <w:rFonts w:ascii="Calibri" w:hAnsi="Calibri" w:cs="Calibri"/>
              <w:noProof/>
              <w:szCs w:val="24"/>
            </w:rPr>
          </w:rPrChange>
        </w:rPr>
      </w:pPr>
      <w:r w:rsidRPr="00B61329">
        <w:rPr>
          <w:rFonts w:ascii="Calibri" w:hAnsi="Calibri" w:cs="Calibri"/>
          <w:noProof/>
          <w:szCs w:val="24"/>
        </w:rPr>
        <w:t xml:space="preserve">Danish Ministry of Taxation. </w:t>
      </w:r>
      <w:r w:rsidRPr="00CF0F0D">
        <w:rPr>
          <w:rFonts w:ascii="Calibri" w:hAnsi="Calibri" w:cs="Calibri"/>
          <w:noProof/>
          <w:szCs w:val="24"/>
          <w:lang w:val="da-DK"/>
          <w:rPrChange w:id="73" w:author="Simon Fløj Thomsen" w:date="2022-12-16T15:18:00Z">
            <w:rPr>
              <w:rFonts w:ascii="Calibri" w:hAnsi="Calibri" w:cs="Calibri"/>
              <w:noProof/>
              <w:szCs w:val="24"/>
            </w:rPr>
          </w:rPrChange>
        </w:rPr>
        <w:t xml:space="preserve">(2012). </w:t>
      </w:r>
      <w:r w:rsidRPr="00CF0F0D">
        <w:rPr>
          <w:rFonts w:ascii="Calibri" w:hAnsi="Calibri" w:cs="Calibri"/>
          <w:i/>
          <w:iCs/>
          <w:noProof/>
          <w:szCs w:val="24"/>
          <w:lang w:val="da-DK"/>
          <w:rPrChange w:id="74" w:author="Simon Fløj Thomsen" w:date="2022-12-16T15:18:00Z">
            <w:rPr>
              <w:rFonts w:ascii="Calibri" w:hAnsi="Calibri" w:cs="Calibri"/>
              <w:i/>
              <w:iCs/>
              <w:noProof/>
              <w:szCs w:val="24"/>
            </w:rPr>
          </w:rPrChange>
        </w:rPr>
        <w:t>Aftale om skattereform</w:t>
      </w:r>
      <w:r w:rsidRPr="00CF0F0D">
        <w:rPr>
          <w:rFonts w:ascii="Calibri" w:hAnsi="Calibri" w:cs="Calibri"/>
          <w:noProof/>
          <w:szCs w:val="24"/>
          <w:lang w:val="da-DK"/>
          <w:rPrChange w:id="75" w:author="Simon Fløj Thomsen" w:date="2022-12-16T15:18:00Z">
            <w:rPr>
              <w:rFonts w:ascii="Calibri" w:hAnsi="Calibri" w:cs="Calibri"/>
              <w:noProof/>
              <w:szCs w:val="24"/>
            </w:rPr>
          </w:rPrChange>
        </w:rPr>
        <w:t>. 1–28.</w:t>
      </w:r>
    </w:p>
    <w:p w14:paraId="404C0DB2" w14:textId="77777777" w:rsidR="00B61329" w:rsidRPr="00CF0F0D" w:rsidRDefault="00B61329" w:rsidP="00B61329">
      <w:pPr>
        <w:widowControl w:val="0"/>
        <w:autoSpaceDE w:val="0"/>
        <w:autoSpaceDN w:val="0"/>
        <w:adjustRightInd w:val="0"/>
        <w:spacing w:line="240" w:lineRule="auto"/>
        <w:ind w:left="480" w:hanging="480"/>
        <w:rPr>
          <w:rFonts w:ascii="Calibri" w:hAnsi="Calibri" w:cs="Calibri"/>
          <w:noProof/>
          <w:szCs w:val="24"/>
          <w:lang w:val="da-DK"/>
          <w:rPrChange w:id="76" w:author="Simon Fløj Thomsen" w:date="2022-12-16T15:18:00Z">
            <w:rPr>
              <w:rFonts w:ascii="Calibri" w:hAnsi="Calibri" w:cs="Calibri"/>
              <w:noProof/>
              <w:szCs w:val="24"/>
            </w:rPr>
          </w:rPrChange>
        </w:rPr>
      </w:pPr>
      <w:r w:rsidRPr="00CF0F0D">
        <w:rPr>
          <w:rFonts w:ascii="Calibri" w:hAnsi="Calibri" w:cs="Calibri"/>
          <w:noProof/>
          <w:szCs w:val="24"/>
          <w:lang w:val="da-DK"/>
          <w:rPrChange w:id="77" w:author="Simon Fløj Thomsen" w:date="2022-12-16T15:18:00Z">
            <w:rPr>
              <w:rFonts w:ascii="Calibri" w:hAnsi="Calibri" w:cs="Calibri"/>
              <w:noProof/>
              <w:szCs w:val="24"/>
            </w:rPr>
          </w:rPrChange>
        </w:rPr>
        <w:t xml:space="preserve">Danmarks Statistik. (2012). ADAM - En Model Af Dansk Økonomi. In </w:t>
      </w:r>
      <w:r w:rsidRPr="00CF0F0D">
        <w:rPr>
          <w:rFonts w:ascii="Calibri" w:hAnsi="Calibri" w:cs="Calibri"/>
          <w:i/>
          <w:iCs/>
          <w:noProof/>
          <w:szCs w:val="24"/>
          <w:lang w:val="da-DK"/>
          <w:rPrChange w:id="78" w:author="Simon Fløj Thomsen" w:date="2022-12-16T15:18:00Z">
            <w:rPr>
              <w:rFonts w:ascii="Calibri" w:hAnsi="Calibri" w:cs="Calibri"/>
              <w:i/>
              <w:iCs/>
              <w:noProof/>
              <w:szCs w:val="24"/>
            </w:rPr>
          </w:rPrChange>
        </w:rPr>
        <w:t>Danmarks Statistik</w:t>
      </w:r>
      <w:r w:rsidRPr="00CF0F0D">
        <w:rPr>
          <w:rFonts w:ascii="Calibri" w:hAnsi="Calibri" w:cs="Calibri"/>
          <w:noProof/>
          <w:szCs w:val="24"/>
          <w:lang w:val="da-DK"/>
          <w:rPrChange w:id="79" w:author="Simon Fløj Thomsen" w:date="2022-12-16T15:18:00Z">
            <w:rPr>
              <w:rFonts w:ascii="Calibri" w:hAnsi="Calibri" w:cs="Calibri"/>
              <w:noProof/>
              <w:szCs w:val="24"/>
            </w:rPr>
          </w:rPrChange>
        </w:rPr>
        <w:t>. Danmarks Statistik. https://www.dst.dk/da/Statistik/Publikationer/VisPub?cid=17987</w:t>
      </w:r>
    </w:p>
    <w:p w14:paraId="40B62C9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CF0F0D">
        <w:rPr>
          <w:rFonts w:ascii="Calibri" w:hAnsi="Calibri" w:cs="Calibri"/>
          <w:noProof/>
          <w:szCs w:val="24"/>
          <w:lang w:val="da-DK"/>
          <w:rPrChange w:id="80" w:author="Simon Fløj Thomsen" w:date="2022-12-16T15:18:00Z">
            <w:rPr>
              <w:rFonts w:ascii="Calibri" w:hAnsi="Calibri" w:cs="Calibri"/>
              <w:noProof/>
              <w:szCs w:val="24"/>
            </w:rPr>
          </w:rPrChange>
        </w:rPr>
        <w:t xml:space="preserve">Dieterle, S., Bartalotti, O., &amp; Brummet, Q. (2021). </w:t>
      </w:r>
      <w:r w:rsidRPr="00B61329">
        <w:rPr>
          <w:rFonts w:ascii="Calibri" w:hAnsi="Calibri" w:cs="Calibri"/>
          <w:noProof/>
          <w:szCs w:val="24"/>
        </w:rPr>
        <w:t xml:space="preserve">Revisiting the Effects of Unemployment Insurance Extensions on Unemployment: A Measurement Error-Corrected Regression Discontinuity Approach. </w:t>
      </w:r>
      <w:r w:rsidRPr="00B61329">
        <w:rPr>
          <w:rFonts w:ascii="Calibri" w:hAnsi="Calibri" w:cs="Calibri"/>
          <w:i/>
          <w:iCs/>
          <w:noProof/>
          <w:szCs w:val="24"/>
        </w:rPr>
        <w:t>SSRN Electronic Journal</w:t>
      </w:r>
      <w:r w:rsidRPr="00B61329">
        <w:rPr>
          <w:rFonts w:ascii="Calibri" w:hAnsi="Calibri" w:cs="Calibri"/>
          <w:noProof/>
          <w:szCs w:val="24"/>
        </w:rPr>
        <w:t xml:space="preserve">, </w:t>
      </w:r>
      <w:r w:rsidRPr="00B61329">
        <w:rPr>
          <w:rFonts w:ascii="Calibri" w:hAnsi="Calibri" w:cs="Calibri"/>
          <w:i/>
          <w:iCs/>
          <w:noProof/>
          <w:szCs w:val="24"/>
        </w:rPr>
        <w:t>11496</w:t>
      </w:r>
      <w:r w:rsidRPr="00B61329">
        <w:rPr>
          <w:rFonts w:ascii="Calibri" w:hAnsi="Calibri" w:cs="Calibri"/>
          <w:noProof/>
          <w:szCs w:val="24"/>
        </w:rPr>
        <w:t>. https://doi.org/10.2139/ssrn.3177370</w:t>
      </w:r>
    </w:p>
    <w:p w14:paraId="27DAAA21" w14:textId="724A9870" w:rsidR="00B61329" w:rsidRPr="00CF0F0D" w:rsidRDefault="00965238" w:rsidP="00B61329">
      <w:pPr>
        <w:widowControl w:val="0"/>
        <w:autoSpaceDE w:val="0"/>
        <w:autoSpaceDN w:val="0"/>
        <w:adjustRightInd w:val="0"/>
        <w:spacing w:line="240" w:lineRule="auto"/>
        <w:ind w:left="480" w:hanging="480"/>
        <w:rPr>
          <w:rFonts w:ascii="Calibri" w:hAnsi="Calibri" w:cs="Calibri"/>
          <w:noProof/>
          <w:szCs w:val="24"/>
          <w:lang w:val="da-DK"/>
          <w:rPrChange w:id="81" w:author="Simon Fløj Thomsen" w:date="2022-12-16T15:18:00Z">
            <w:rPr>
              <w:rFonts w:ascii="Calibri" w:hAnsi="Calibri" w:cs="Calibri"/>
              <w:noProof/>
              <w:szCs w:val="24"/>
            </w:rPr>
          </w:rPrChange>
        </w:rPr>
      </w:pPr>
      <w:r>
        <w:rPr>
          <w:rFonts w:ascii="Calibri" w:hAnsi="Calibri" w:cs="Calibri"/>
          <w:noProof/>
          <w:szCs w:val="24"/>
        </w:rPr>
        <w:t>The Economic Council of Denmark</w:t>
      </w:r>
      <w:r w:rsidR="00B61329" w:rsidRPr="00B61329">
        <w:rPr>
          <w:rFonts w:ascii="Calibri" w:hAnsi="Calibri" w:cs="Calibri"/>
          <w:noProof/>
          <w:szCs w:val="24"/>
        </w:rPr>
        <w:t xml:space="preserve">. </w:t>
      </w:r>
      <w:r w:rsidR="00B61329" w:rsidRPr="00CF0F0D">
        <w:rPr>
          <w:rFonts w:ascii="Calibri" w:hAnsi="Calibri" w:cs="Calibri"/>
          <w:noProof/>
          <w:szCs w:val="24"/>
          <w:lang w:val="da-DK"/>
          <w:rPrChange w:id="82" w:author="Simon Fløj Thomsen" w:date="2022-12-16T15:18:00Z">
            <w:rPr>
              <w:rFonts w:ascii="Calibri" w:hAnsi="Calibri" w:cs="Calibri"/>
              <w:noProof/>
              <w:szCs w:val="24"/>
            </w:rPr>
          </w:rPrChange>
        </w:rPr>
        <w:t xml:space="preserve">(2014). </w:t>
      </w:r>
      <w:r w:rsidR="00B61329" w:rsidRPr="00CF0F0D">
        <w:rPr>
          <w:rFonts w:ascii="Calibri" w:hAnsi="Calibri" w:cs="Calibri"/>
          <w:i/>
          <w:iCs/>
          <w:noProof/>
          <w:szCs w:val="24"/>
          <w:lang w:val="da-DK"/>
          <w:rPrChange w:id="83" w:author="Simon Fløj Thomsen" w:date="2022-12-16T15:18:00Z">
            <w:rPr>
              <w:rFonts w:ascii="Calibri" w:hAnsi="Calibri" w:cs="Calibri"/>
              <w:i/>
              <w:iCs/>
              <w:noProof/>
              <w:szCs w:val="24"/>
            </w:rPr>
          </w:rPrChange>
        </w:rPr>
        <w:t>Dansk økonomi. Efterår 2014 : Konjunkturvurdering ; Dagpengesystemet</w:t>
      </w:r>
      <w:r w:rsidR="00B61329" w:rsidRPr="00CF0F0D">
        <w:rPr>
          <w:rFonts w:ascii="Calibri" w:hAnsi="Calibri" w:cs="Calibri"/>
          <w:noProof/>
          <w:szCs w:val="24"/>
          <w:lang w:val="da-DK"/>
          <w:rPrChange w:id="84" w:author="Simon Fløj Thomsen" w:date="2022-12-16T15:18:00Z">
            <w:rPr>
              <w:rFonts w:ascii="Calibri" w:hAnsi="Calibri" w:cs="Calibri"/>
              <w:noProof/>
              <w:szCs w:val="24"/>
            </w:rPr>
          </w:rPrChange>
        </w:rPr>
        <w:t>.</w:t>
      </w:r>
    </w:p>
    <w:p w14:paraId="0ABD69B7" w14:textId="38355D57" w:rsidR="00B61329" w:rsidRPr="00CF0F0D" w:rsidRDefault="00965238" w:rsidP="00B61329">
      <w:pPr>
        <w:widowControl w:val="0"/>
        <w:autoSpaceDE w:val="0"/>
        <w:autoSpaceDN w:val="0"/>
        <w:adjustRightInd w:val="0"/>
        <w:spacing w:line="240" w:lineRule="auto"/>
        <w:ind w:left="480" w:hanging="480"/>
        <w:rPr>
          <w:rFonts w:ascii="Calibri" w:hAnsi="Calibri" w:cs="Calibri"/>
          <w:noProof/>
          <w:szCs w:val="24"/>
          <w:lang w:val="da-DK"/>
          <w:rPrChange w:id="85" w:author="Simon Fløj Thomsen" w:date="2022-12-16T15:18:00Z">
            <w:rPr>
              <w:rFonts w:ascii="Calibri" w:hAnsi="Calibri" w:cs="Calibri"/>
              <w:noProof/>
              <w:szCs w:val="24"/>
            </w:rPr>
          </w:rPrChange>
        </w:rPr>
      </w:pPr>
      <w:r>
        <w:rPr>
          <w:rFonts w:ascii="Calibri" w:hAnsi="Calibri" w:cs="Calibri"/>
          <w:noProof/>
          <w:szCs w:val="24"/>
        </w:rPr>
        <w:t>The Economic Council of Denmark</w:t>
      </w:r>
      <w:r w:rsidR="00B61329" w:rsidRPr="00B61329">
        <w:rPr>
          <w:rFonts w:ascii="Calibri" w:hAnsi="Calibri" w:cs="Calibri"/>
          <w:noProof/>
          <w:szCs w:val="24"/>
        </w:rPr>
        <w:t xml:space="preserve">. </w:t>
      </w:r>
      <w:r w:rsidR="00B61329" w:rsidRPr="00CF0F0D">
        <w:rPr>
          <w:rFonts w:ascii="Calibri" w:hAnsi="Calibri" w:cs="Calibri"/>
          <w:noProof/>
          <w:szCs w:val="24"/>
          <w:lang w:val="da-DK"/>
          <w:rPrChange w:id="86" w:author="Simon Fløj Thomsen" w:date="2022-12-16T15:18:00Z">
            <w:rPr>
              <w:rFonts w:ascii="Calibri" w:hAnsi="Calibri" w:cs="Calibri"/>
              <w:noProof/>
              <w:szCs w:val="24"/>
            </w:rPr>
          </w:rPrChange>
        </w:rPr>
        <w:t xml:space="preserve">(2022). </w:t>
      </w:r>
      <w:r w:rsidR="00B61329" w:rsidRPr="00CF0F0D">
        <w:rPr>
          <w:rFonts w:ascii="Calibri" w:hAnsi="Calibri" w:cs="Calibri"/>
          <w:i/>
          <w:iCs/>
          <w:noProof/>
          <w:szCs w:val="24"/>
          <w:lang w:val="da-DK"/>
          <w:rPrChange w:id="87" w:author="Simon Fløj Thomsen" w:date="2022-12-16T15:18:00Z">
            <w:rPr>
              <w:rFonts w:ascii="Calibri" w:hAnsi="Calibri" w:cs="Calibri"/>
              <w:i/>
              <w:iCs/>
              <w:noProof/>
              <w:szCs w:val="24"/>
            </w:rPr>
          </w:rPrChange>
        </w:rPr>
        <w:t>RAPPORT FRA FORMANDSKABET DANSK ØKONOMI FORÅR 2022</w:t>
      </w:r>
      <w:r w:rsidR="00B61329" w:rsidRPr="00CF0F0D">
        <w:rPr>
          <w:rFonts w:ascii="Calibri" w:hAnsi="Calibri" w:cs="Calibri"/>
          <w:noProof/>
          <w:szCs w:val="24"/>
          <w:lang w:val="da-DK"/>
          <w:rPrChange w:id="88" w:author="Simon Fløj Thomsen" w:date="2022-12-16T15:18:00Z">
            <w:rPr>
              <w:rFonts w:ascii="Calibri" w:hAnsi="Calibri" w:cs="Calibri"/>
              <w:noProof/>
              <w:szCs w:val="24"/>
            </w:rPr>
          </w:rPrChange>
        </w:rPr>
        <w:t>. https://dors.dk/raad-vismaend/loven.</w:t>
      </w:r>
    </w:p>
    <w:p w14:paraId="1F8D4E0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Dray, M., &amp; Thirlwall, A. P. (2011). The endogeneity of the natural rate of growth for a selection of Asian countries. </w:t>
      </w:r>
      <w:r w:rsidRPr="00B61329">
        <w:rPr>
          <w:rFonts w:ascii="Calibri" w:hAnsi="Calibri" w:cs="Calibri"/>
          <w:i/>
          <w:iCs/>
          <w:noProof/>
          <w:szCs w:val="24"/>
        </w:rPr>
        <w:t>Journal of Post Keynesian Economics</w:t>
      </w:r>
      <w:r w:rsidRPr="00B61329">
        <w:rPr>
          <w:rFonts w:ascii="Calibri" w:hAnsi="Calibri" w:cs="Calibri"/>
          <w:noProof/>
          <w:szCs w:val="24"/>
        </w:rPr>
        <w:t xml:space="preserve">, </w:t>
      </w:r>
      <w:r w:rsidRPr="00B61329">
        <w:rPr>
          <w:rFonts w:ascii="Calibri" w:hAnsi="Calibri" w:cs="Calibri"/>
          <w:i/>
          <w:iCs/>
          <w:noProof/>
          <w:szCs w:val="24"/>
        </w:rPr>
        <w:t>33</w:t>
      </w:r>
      <w:r w:rsidRPr="00B61329">
        <w:rPr>
          <w:rFonts w:ascii="Calibri" w:hAnsi="Calibri" w:cs="Calibri"/>
          <w:noProof/>
          <w:szCs w:val="24"/>
        </w:rPr>
        <w:t>(3), 451–468. https://doi.org/10.2753/PKE0160-3477330303</w:t>
      </w:r>
    </w:p>
    <w:p w14:paraId="0AF70D08" w14:textId="1FCC0B8B" w:rsidR="00B61329" w:rsidRPr="00CF0F0D" w:rsidRDefault="00B61329" w:rsidP="00B61329">
      <w:pPr>
        <w:widowControl w:val="0"/>
        <w:autoSpaceDE w:val="0"/>
        <w:autoSpaceDN w:val="0"/>
        <w:adjustRightInd w:val="0"/>
        <w:spacing w:line="240" w:lineRule="auto"/>
        <w:ind w:left="480" w:hanging="480"/>
        <w:rPr>
          <w:rFonts w:ascii="Calibri" w:hAnsi="Calibri" w:cs="Calibri"/>
          <w:noProof/>
          <w:szCs w:val="24"/>
          <w:lang w:val="da-DK"/>
          <w:rPrChange w:id="89" w:author="Simon Fløj Thomsen" w:date="2022-12-16T15:18:00Z">
            <w:rPr>
              <w:rFonts w:ascii="Calibri" w:hAnsi="Calibri" w:cs="Calibri"/>
              <w:noProof/>
              <w:szCs w:val="24"/>
            </w:rPr>
          </w:rPrChange>
        </w:rPr>
      </w:pPr>
      <w:r w:rsidRPr="00B61329">
        <w:rPr>
          <w:rFonts w:ascii="Calibri" w:hAnsi="Calibri" w:cs="Calibri"/>
          <w:noProof/>
          <w:szCs w:val="24"/>
        </w:rPr>
        <w:t>D</w:t>
      </w:r>
      <w:r w:rsidR="00965238">
        <w:rPr>
          <w:rFonts w:ascii="Calibri" w:hAnsi="Calibri" w:cs="Calibri"/>
          <w:noProof/>
          <w:szCs w:val="24"/>
        </w:rPr>
        <w:t>anish Research Institute for Economic Analysis and Modeling</w:t>
      </w:r>
      <w:r w:rsidRPr="00B61329">
        <w:rPr>
          <w:rFonts w:ascii="Calibri" w:hAnsi="Calibri" w:cs="Calibri"/>
          <w:noProof/>
          <w:szCs w:val="24"/>
        </w:rPr>
        <w:t xml:space="preserve">. </w:t>
      </w:r>
      <w:r w:rsidRPr="00CF0F0D">
        <w:rPr>
          <w:rFonts w:ascii="Calibri" w:hAnsi="Calibri" w:cs="Calibri"/>
          <w:noProof/>
          <w:szCs w:val="24"/>
          <w:lang w:val="da-DK"/>
          <w:rPrChange w:id="90" w:author="Simon Fløj Thomsen" w:date="2022-12-16T15:18:00Z">
            <w:rPr>
              <w:rFonts w:ascii="Calibri" w:hAnsi="Calibri" w:cs="Calibri"/>
              <w:noProof/>
              <w:szCs w:val="24"/>
            </w:rPr>
          </w:rPrChange>
        </w:rPr>
        <w:t xml:space="preserve">(2013). </w:t>
      </w:r>
      <w:r w:rsidRPr="00CF0F0D">
        <w:rPr>
          <w:rFonts w:ascii="Calibri" w:hAnsi="Calibri" w:cs="Calibri"/>
          <w:i/>
          <w:iCs/>
          <w:noProof/>
          <w:szCs w:val="24"/>
          <w:lang w:val="da-DK"/>
          <w:rPrChange w:id="91" w:author="Simon Fløj Thomsen" w:date="2022-12-16T15:18:00Z">
            <w:rPr>
              <w:rFonts w:ascii="Calibri" w:hAnsi="Calibri" w:cs="Calibri"/>
              <w:i/>
              <w:iCs/>
              <w:noProof/>
              <w:szCs w:val="24"/>
            </w:rPr>
          </w:rPrChange>
        </w:rPr>
        <w:t>Langsigtet økonomisk fremskrivning 2013</w:t>
      </w:r>
      <w:r w:rsidRPr="00CF0F0D">
        <w:rPr>
          <w:rFonts w:ascii="Calibri" w:hAnsi="Calibri" w:cs="Calibri"/>
          <w:noProof/>
          <w:szCs w:val="24"/>
          <w:lang w:val="da-DK"/>
          <w:rPrChange w:id="92" w:author="Simon Fløj Thomsen" w:date="2022-12-16T15:18:00Z">
            <w:rPr>
              <w:rFonts w:ascii="Calibri" w:hAnsi="Calibri" w:cs="Calibri"/>
              <w:noProof/>
              <w:szCs w:val="24"/>
            </w:rPr>
          </w:rPrChange>
        </w:rPr>
        <w:t xml:space="preserve">. </w:t>
      </w:r>
      <w:r w:rsidRPr="00CF0F0D">
        <w:rPr>
          <w:rFonts w:ascii="Calibri" w:hAnsi="Calibri" w:cs="Calibri"/>
          <w:i/>
          <w:iCs/>
          <w:noProof/>
          <w:szCs w:val="24"/>
          <w:lang w:val="da-DK"/>
          <w:rPrChange w:id="93" w:author="Simon Fløj Thomsen" w:date="2022-12-16T15:18:00Z">
            <w:rPr>
              <w:rFonts w:ascii="Calibri" w:hAnsi="Calibri" w:cs="Calibri"/>
              <w:i/>
              <w:iCs/>
              <w:noProof/>
              <w:szCs w:val="24"/>
            </w:rPr>
          </w:rPrChange>
        </w:rPr>
        <w:t>August</w:t>
      </w:r>
      <w:r w:rsidRPr="00CF0F0D">
        <w:rPr>
          <w:rFonts w:ascii="Calibri" w:hAnsi="Calibri" w:cs="Calibri"/>
          <w:noProof/>
          <w:szCs w:val="24"/>
          <w:lang w:val="da-DK"/>
          <w:rPrChange w:id="94" w:author="Simon Fløj Thomsen" w:date="2022-12-16T15:18:00Z">
            <w:rPr>
              <w:rFonts w:ascii="Calibri" w:hAnsi="Calibri" w:cs="Calibri"/>
              <w:noProof/>
              <w:szCs w:val="24"/>
            </w:rPr>
          </w:rPrChange>
        </w:rPr>
        <w:t>.</w:t>
      </w:r>
    </w:p>
    <w:p w14:paraId="42BB9F0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CF0F0D">
        <w:rPr>
          <w:rFonts w:ascii="Calibri" w:hAnsi="Calibri" w:cs="Calibri"/>
          <w:noProof/>
          <w:szCs w:val="24"/>
          <w:lang w:val="da-DK"/>
          <w:rPrChange w:id="95" w:author="Simon Fløj Thomsen" w:date="2022-12-16T15:18:00Z">
            <w:rPr>
              <w:rFonts w:ascii="Calibri" w:hAnsi="Calibri" w:cs="Calibri"/>
              <w:noProof/>
              <w:szCs w:val="24"/>
            </w:rPr>
          </w:rPrChange>
        </w:rPr>
        <w:t xml:space="preserve">Falch, N. S. (2015). </w:t>
      </w:r>
      <w:r w:rsidRPr="00B61329">
        <w:rPr>
          <w:rFonts w:ascii="Calibri" w:hAnsi="Calibri" w:cs="Calibri"/>
          <w:i/>
          <w:iCs/>
          <w:noProof/>
          <w:szCs w:val="24"/>
        </w:rPr>
        <w:t>Three essays on unemployment insurance</w:t>
      </w:r>
      <w:r w:rsidRPr="00B61329">
        <w:rPr>
          <w:rFonts w:ascii="Calibri" w:hAnsi="Calibri" w:cs="Calibri"/>
          <w:noProof/>
          <w:szCs w:val="24"/>
        </w:rPr>
        <w:t xml:space="preserve">. </w:t>
      </w:r>
      <w:r w:rsidRPr="00B61329">
        <w:rPr>
          <w:rFonts w:ascii="Calibri" w:hAnsi="Calibri" w:cs="Calibri"/>
          <w:i/>
          <w:iCs/>
          <w:noProof/>
          <w:szCs w:val="24"/>
        </w:rPr>
        <w:t>April</w:t>
      </w:r>
      <w:r w:rsidRPr="00B61329">
        <w:rPr>
          <w:rFonts w:ascii="Calibri" w:hAnsi="Calibri" w:cs="Calibri"/>
          <w:noProof/>
          <w:szCs w:val="24"/>
        </w:rPr>
        <w:t>.</w:t>
      </w:r>
    </w:p>
    <w:p w14:paraId="32CFE4E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Fazzari, S. M., Ferri, P., &amp; Variato, A. M. (2020). Demand-led growth and accommodating supply. </w:t>
      </w:r>
      <w:r w:rsidRPr="00B61329">
        <w:rPr>
          <w:rFonts w:ascii="Calibri" w:hAnsi="Calibri" w:cs="Calibri"/>
          <w:i/>
          <w:iCs/>
          <w:noProof/>
          <w:szCs w:val="24"/>
        </w:rPr>
        <w:t>Cambridge Journal of Economics</w:t>
      </w:r>
      <w:r w:rsidRPr="00B61329">
        <w:rPr>
          <w:rFonts w:ascii="Calibri" w:hAnsi="Calibri" w:cs="Calibri"/>
          <w:noProof/>
          <w:szCs w:val="24"/>
        </w:rPr>
        <w:t xml:space="preserve">, </w:t>
      </w:r>
      <w:r w:rsidRPr="00B61329">
        <w:rPr>
          <w:rFonts w:ascii="Calibri" w:hAnsi="Calibri" w:cs="Calibri"/>
          <w:i/>
          <w:iCs/>
          <w:noProof/>
          <w:szCs w:val="24"/>
        </w:rPr>
        <w:t>44</w:t>
      </w:r>
      <w:r w:rsidRPr="00B61329">
        <w:rPr>
          <w:rFonts w:ascii="Calibri" w:hAnsi="Calibri" w:cs="Calibri"/>
          <w:noProof/>
          <w:szCs w:val="24"/>
        </w:rPr>
        <w:t>(3), 583–605. https://doi.org/10.1093/cje/bez055</w:t>
      </w:r>
    </w:p>
    <w:p w14:paraId="6C8DF95D" w14:textId="659F798E" w:rsidR="00B61329" w:rsidRPr="00CF0F0D" w:rsidRDefault="00965238" w:rsidP="00B61329">
      <w:pPr>
        <w:widowControl w:val="0"/>
        <w:autoSpaceDE w:val="0"/>
        <w:autoSpaceDN w:val="0"/>
        <w:adjustRightInd w:val="0"/>
        <w:spacing w:line="240" w:lineRule="auto"/>
        <w:ind w:left="480" w:hanging="480"/>
        <w:rPr>
          <w:rFonts w:ascii="Calibri" w:hAnsi="Calibri" w:cs="Calibri"/>
          <w:noProof/>
          <w:szCs w:val="24"/>
          <w:lang w:val="da-DK"/>
          <w:rPrChange w:id="96" w:author="Simon Fløj Thomsen" w:date="2022-12-16T15:18:00Z">
            <w:rPr>
              <w:rFonts w:ascii="Calibri" w:hAnsi="Calibri" w:cs="Calibri"/>
              <w:noProof/>
              <w:szCs w:val="24"/>
            </w:rPr>
          </w:rPrChange>
        </w:rPr>
      </w:pPr>
      <w:r>
        <w:rPr>
          <w:rFonts w:ascii="Calibri" w:hAnsi="Calibri" w:cs="Calibri"/>
          <w:noProof/>
          <w:szCs w:val="24"/>
        </w:rPr>
        <w:t>Ministry of Finance Denmark</w:t>
      </w:r>
      <w:r w:rsidR="00B61329" w:rsidRPr="00B61329">
        <w:rPr>
          <w:rFonts w:ascii="Calibri" w:hAnsi="Calibri" w:cs="Calibri"/>
          <w:noProof/>
          <w:szCs w:val="24"/>
        </w:rPr>
        <w:t xml:space="preserve">. </w:t>
      </w:r>
      <w:r w:rsidR="00B61329" w:rsidRPr="00CF0F0D">
        <w:rPr>
          <w:rFonts w:ascii="Calibri" w:hAnsi="Calibri" w:cs="Calibri"/>
          <w:noProof/>
          <w:szCs w:val="24"/>
          <w:lang w:val="da-DK"/>
          <w:rPrChange w:id="97" w:author="Simon Fløj Thomsen" w:date="2022-12-16T15:18:00Z">
            <w:rPr>
              <w:rFonts w:ascii="Calibri" w:hAnsi="Calibri" w:cs="Calibri"/>
              <w:noProof/>
              <w:szCs w:val="24"/>
            </w:rPr>
          </w:rPrChange>
        </w:rPr>
        <w:t xml:space="preserve">(2017). </w:t>
      </w:r>
      <w:r w:rsidR="00B61329" w:rsidRPr="00CF0F0D">
        <w:rPr>
          <w:rFonts w:ascii="Calibri" w:hAnsi="Calibri" w:cs="Calibri"/>
          <w:i/>
          <w:iCs/>
          <w:noProof/>
          <w:szCs w:val="24"/>
          <w:lang w:val="da-DK"/>
          <w:rPrChange w:id="98" w:author="Simon Fløj Thomsen" w:date="2022-12-16T15:18:00Z">
            <w:rPr>
              <w:rFonts w:ascii="Calibri" w:hAnsi="Calibri" w:cs="Calibri"/>
              <w:i/>
              <w:iCs/>
              <w:noProof/>
              <w:szCs w:val="24"/>
            </w:rPr>
          </w:rPrChange>
        </w:rPr>
        <w:t>Det danske pensionssystem nu og i fremtiden</w:t>
      </w:r>
      <w:r w:rsidR="00B61329" w:rsidRPr="00CF0F0D">
        <w:rPr>
          <w:rFonts w:ascii="Calibri" w:hAnsi="Calibri" w:cs="Calibri"/>
          <w:noProof/>
          <w:szCs w:val="24"/>
          <w:lang w:val="da-DK"/>
          <w:rPrChange w:id="99" w:author="Simon Fløj Thomsen" w:date="2022-12-16T15:18:00Z">
            <w:rPr>
              <w:rFonts w:ascii="Calibri" w:hAnsi="Calibri" w:cs="Calibri"/>
              <w:noProof/>
              <w:szCs w:val="24"/>
            </w:rPr>
          </w:rPrChange>
        </w:rPr>
        <w:t>.</w:t>
      </w:r>
    </w:p>
    <w:p w14:paraId="1DA4578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Finkelstein, A., &amp; Chetty, R. (2012). </w:t>
      </w:r>
      <w:r w:rsidRPr="00B61329">
        <w:rPr>
          <w:rFonts w:ascii="Calibri" w:hAnsi="Calibri" w:cs="Calibri"/>
          <w:i/>
          <w:iCs/>
          <w:noProof/>
          <w:szCs w:val="24"/>
        </w:rPr>
        <w:t>SOCIAL INSURANCE: CONNECTING THEORY TO DATA</w:t>
      </w:r>
      <w:r w:rsidRPr="00B61329">
        <w:rPr>
          <w:rFonts w:ascii="Calibri" w:hAnsi="Calibri" w:cs="Calibri"/>
          <w:noProof/>
          <w:szCs w:val="24"/>
        </w:rPr>
        <w:t>.</w:t>
      </w:r>
    </w:p>
    <w:p w14:paraId="44BDA6F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Fredriksson, P., &amp; Söderström, M. (2020). The equilibrium impact of unemployment insurance on unemployment: Evidence from a non-linear policy rule.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187</w:t>
      </w:r>
      <w:r w:rsidRPr="00B61329">
        <w:rPr>
          <w:rFonts w:ascii="Calibri" w:hAnsi="Calibri" w:cs="Calibri"/>
          <w:noProof/>
          <w:szCs w:val="24"/>
        </w:rPr>
        <w:t xml:space="preserve">, 104199. </w:t>
      </w:r>
      <w:r w:rsidRPr="00B61329">
        <w:rPr>
          <w:rFonts w:ascii="Calibri" w:hAnsi="Calibri" w:cs="Calibri"/>
          <w:noProof/>
          <w:szCs w:val="24"/>
        </w:rPr>
        <w:lastRenderedPageBreak/>
        <w:t>https://doi.org/10.1016/j.jpubeco.2020.104199</w:t>
      </w:r>
    </w:p>
    <w:p w14:paraId="3ABA0C1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Gutierrez, I. A. (2016). Job insecurity, unemployment insurance and on-the-job search. Evidence from older American workers. </w:t>
      </w:r>
      <w:r w:rsidRPr="00B61329">
        <w:rPr>
          <w:rFonts w:ascii="Calibri" w:hAnsi="Calibri" w:cs="Calibri"/>
          <w:i/>
          <w:iCs/>
          <w:noProof/>
          <w:szCs w:val="24"/>
        </w:rPr>
        <w:t>Labour Economics</w:t>
      </w:r>
      <w:r w:rsidRPr="00B61329">
        <w:rPr>
          <w:rFonts w:ascii="Calibri" w:hAnsi="Calibri" w:cs="Calibri"/>
          <w:noProof/>
          <w:szCs w:val="24"/>
        </w:rPr>
        <w:t xml:space="preserve">, </w:t>
      </w:r>
      <w:r w:rsidRPr="00B61329">
        <w:rPr>
          <w:rFonts w:ascii="Calibri" w:hAnsi="Calibri" w:cs="Calibri"/>
          <w:i/>
          <w:iCs/>
          <w:noProof/>
          <w:szCs w:val="24"/>
        </w:rPr>
        <w:t>41</w:t>
      </w:r>
      <w:r w:rsidRPr="00B61329">
        <w:rPr>
          <w:rFonts w:ascii="Calibri" w:hAnsi="Calibri" w:cs="Calibri"/>
          <w:noProof/>
          <w:szCs w:val="24"/>
        </w:rPr>
        <w:t>, 228–245. https://doi.org/10.1016/j.labeco.2016.05.011</w:t>
      </w:r>
    </w:p>
    <w:p w14:paraId="0E6DE1F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CF0F0D">
        <w:rPr>
          <w:rFonts w:ascii="Calibri" w:hAnsi="Calibri" w:cs="Calibri"/>
          <w:noProof/>
          <w:szCs w:val="24"/>
          <w:lang w:val="da-DK"/>
          <w:rPrChange w:id="100" w:author="Simon Fløj Thomsen" w:date="2022-12-16T15:18:00Z">
            <w:rPr>
              <w:rFonts w:ascii="Calibri" w:hAnsi="Calibri" w:cs="Calibri"/>
              <w:noProof/>
              <w:szCs w:val="24"/>
            </w:rPr>
          </w:rPrChange>
        </w:rPr>
        <w:t xml:space="preserve">Hagedorn, M., Karahan, F., Manovskii, I., &amp; Mitman, K. (2013). </w:t>
      </w:r>
      <w:r w:rsidRPr="00B61329">
        <w:rPr>
          <w:rFonts w:ascii="Calibri" w:hAnsi="Calibri" w:cs="Calibri"/>
          <w:noProof/>
          <w:szCs w:val="24"/>
        </w:rPr>
        <w:t xml:space="preserve">Unemployment Benefits and Unemployment in the Great Recession: The Role of Macro Effects. </w:t>
      </w:r>
      <w:r w:rsidRPr="00B61329">
        <w:rPr>
          <w:rFonts w:ascii="Calibri" w:hAnsi="Calibri" w:cs="Calibri"/>
          <w:i/>
          <w:iCs/>
          <w:noProof/>
          <w:szCs w:val="24"/>
        </w:rPr>
        <w:t>SSRN Electronic Journal</w:t>
      </w:r>
      <w:r w:rsidRPr="00B61329">
        <w:rPr>
          <w:rFonts w:ascii="Calibri" w:hAnsi="Calibri" w:cs="Calibri"/>
          <w:noProof/>
          <w:szCs w:val="24"/>
        </w:rPr>
        <w:t>. https://doi.org/10.2139/ssrn.2340678</w:t>
      </w:r>
    </w:p>
    <w:p w14:paraId="28816E09"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Hagedorn, M., Manovskii, I., &amp; Mitman, K. (2016). Interpreting Recent Quasi-Experimental Evidence on the Effects of Unemployment Benefit Extensions. </w:t>
      </w:r>
      <w:r w:rsidRPr="00B61329">
        <w:rPr>
          <w:rFonts w:ascii="Calibri" w:hAnsi="Calibri" w:cs="Calibri"/>
          <w:i/>
          <w:iCs/>
          <w:noProof/>
          <w:szCs w:val="24"/>
        </w:rPr>
        <w:t>NBER Working Paper Series</w:t>
      </w:r>
      <w:r w:rsidRPr="00B61329">
        <w:rPr>
          <w:rFonts w:ascii="Calibri" w:hAnsi="Calibri" w:cs="Calibri"/>
          <w:noProof/>
          <w:szCs w:val="24"/>
        </w:rPr>
        <w:t>, 24. http://www.nber.org/papers/w22280</w:t>
      </w:r>
    </w:p>
    <w:p w14:paraId="08670B7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Hopenhayn, H. A., &amp; Nicolini, J. P. (2009). Optimal unemployment insurance and employment history. </w:t>
      </w:r>
      <w:r w:rsidRPr="00B61329">
        <w:rPr>
          <w:rFonts w:ascii="Calibri" w:hAnsi="Calibri" w:cs="Calibri"/>
          <w:i/>
          <w:iCs/>
          <w:noProof/>
          <w:szCs w:val="24"/>
        </w:rPr>
        <w:t>Review of Economic Studies</w:t>
      </w:r>
      <w:r w:rsidRPr="00B61329">
        <w:rPr>
          <w:rFonts w:ascii="Calibri" w:hAnsi="Calibri" w:cs="Calibri"/>
          <w:noProof/>
          <w:szCs w:val="24"/>
        </w:rPr>
        <w:t xml:space="preserve">, </w:t>
      </w:r>
      <w:r w:rsidRPr="00B61329">
        <w:rPr>
          <w:rFonts w:ascii="Calibri" w:hAnsi="Calibri" w:cs="Calibri"/>
          <w:i/>
          <w:iCs/>
          <w:noProof/>
          <w:szCs w:val="24"/>
        </w:rPr>
        <w:t>76</w:t>
      </w:r>
      <w:r w:rsidRPr="00B61329">
        <w:rPr>
          <w:rFonts w:ascii="Calibri" w:hAnsi="Calibri" w:cs="Calibri"/>
          <w:noProof/>
          <w:szCs w:val="24"/>
        </w:rPr>
        <w:t>(3), 1049–1070. https://doi.org/10.1111/j.1467-937X.2009.00555.x</w:t>
      </w:r>
    </w:p>
    <w:p w14:paraId="742E9C0E"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Hopenhayn, H. A., &amp; Wang, C. (1996). Unemployment insurance with moral hazard in a dynamic economy A comment. </w:t>
      </w:r>
      <w:r w:rsidRPr="00B61329">
        <w:rPr>
          <w:rFonts w:ascii="Calibri" w:hAnsi="Calibri" w:cs="Calibri"/>
          <w:i/>
          <w:iCs/>
          <w:noProof/>
          <w:szCs w:val="24"/>
        </w:rPr>
        <w:t>Carnegie-Rochester Conference Series on Public Policy</w:t>
      </w:r>
      <w:r w:rsidRPr="00B61329">
        <w:rPr>
          <w:rFonts w:ascii="Calibri" w:hAnsi="Calibri" w:cs="Calibri"/>
          <w:noProof/>
          <w:szCs w:val="24"/>
        </w:rPr>
        <w:t xml:space="preserve">, </w:t>
      </w:r>
      <w:r w:rsidRPr="00B61329">
        <w:rPr>
          <w:rFonts w:ascii="Calibri" w:hAnsi="Calibri" w:cs="Calibri"/>
          <w:i/>
          <w:iCs/>
          <w:noProof/>
          <w:szCs w:val="24"/>
        </w:rPr>
        <w:t>44</w:t>
      </w:r>
      <w:r w:rsidRPr="00B61329">
        <w:rPr>
          <w:rFonts w:ascii="Calibri" w:hAnsi="Calibri" w:cs="Calibri"/>
          <w:noProof/>
          <w:szCs w:val="24"/>
        </w:rPr>
        <w:t>, 43–46. https://doi.org/10.1016/s0167-2231(96)90003-2</w:t>
      </w:r>
    </w:p>
    <w:p w14:paraId="3B25B328"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Howell, D., &amp; Azizoglu, B. (2011). Unemployment Benefits and Work Incentives: The U.S. Labor Market in the Great Recession. </w:t>
      </w:r>
      <w:r w:rsidRPr="00B61329">
        <w:rPr>
          <w:rFonts w:ascii="Calibri" w:hAnsi="Calibri" w:cs="Calibri"/>
          <w:i/>
          <w:iCs/>
          <w:noProof/>
          <w:szCs w:val="24"/>
        </w:rPr>
        <w:t>Political Economy Research Institute</w:t>
      </w:r>
      <w:r w:rsidRPr="00B61329">
        <w:rPr>
          <w:rFonts w:ascii="Calibri" w:hAnsi="Calibri" w:cs="Calibri"/>
          <w:noProof/>
          <w:szCs w:val="24"/>
        </w:rPr>
        <w:t xml:space="preserve">, </w:t>
      </w:r>
      <w:r w:rsidRPr="00B61329">
        <w:rPr>
          <w:rFonts w:ascii="Calibri" w:hAnsi="Calibri" w:cs="Calibri"/>
          <w:i/>
          <w:iCs/>
          <w:noProof/>
          <w:szCs w:val="24"/>
        </w:rPr>
        <w:t>257</w:t>
      </w:r>
      <w:r w:rsidRPr="00B61329">
        <w:rPr>
          <w:rFonts w:ascii="Calibri" w:hAnsi="Calibri" w:cs="Calibri"/>
          <w:noProof/>
          <w:szCs w:val="24"/>
        </w:rPr>
        <w:t>, 151–162. https://doi.org/10.4324/9781315143842</w:t>
      </w:r>
    </w:p>
    <w:p w14:paraId="3056D8ED" w14:textId="77777777" w:rsidR="00B61329" w:rsidRPr="00CF0F0D" w:rsidRDefault="00B61329" w:rsidP="00B61329">
      <w:pPr>
        <w:widowControl w:val="0"/>
        <w:autoSpaceDE w:val="0"/>
        <w:autoSpaceDN w:val="0"/>
        <w:adjustRightInd w:val="0"/>
        <w:spacing w:line="240" w:lineRule="auto"/>
        <w:ind w:left="480" w:hanging="480"/>
        <w:rPr>
          <w:rFonts w:ascii="Calibri" w:hAnsi="Calibri" w:cs="Calibri"/>
          <w:noProof/>
          <w:szCs w:val="24"/>
          <w:lang w:val="da-DK"/>
          <w:rPrChange w:id="101" w:author="Simon Fløj Thomsen" w:date="2022-12-16T15:18:00Z">
            <w:rPr>
              <w:rFonts w:ascii="Calibri" w:hAnsi="Calibri" w:cs="Calibri"/>
              <w:noProof/>
              <w:szCs w:val="24"/>
            </w:rPr>
          </w:rPrChange>
        </w:rPr>
      </w:pPr>
      <w:r w:rsidRPr="00B61329">
        <w:rPr>
          <w:rFonts w:ascii="Calibri" w:hAnsi="Calibri" w:cs="Calibri"/>
          <w:noProof/>
          <w:szCs w:val="24"/>
        </w:rPr>
        <w:t xml:space="preserve">Hummelgaard, P. (2021). </w:t>
      </w:r>
      <w:r w:rsidRPr="00B61329">
        <w:rPr>
          <w:rFonts w:ascii="Calibri" w:hAnsi="Calibri" w:cs="Calibri"/>
          <w:i/>
          <w:iCs/>
          <w:noProof/>
          <w:szCs w:val="24"/>
        </w:rPr>
        <w:t>Spørgsmål nr:270</w:t>
      </w:r>
      <w:r w:rsidRPr="00B61329">
        <w:rPr>
          <w:rFonts w:ascii="Calibri" w:hAnsi="Calibri" w:cs="Calibri"/>
          <w:noProof/>
          <w:szCs w:val="24"/>
        </w:rPr>
        <w:t xml:space="preserve">. </w:t>
      </w:r>
      <w:r w:rsidRPr="00CF0F0D">
        <w:rPr>
          <w:rFonts w:ascii="Calibri" w:hAnsi="Calibri" w:cs="Calibri"/>
          <w:noProof/>
          <w:szCs w:val="24"/>
          <w:lang w:val="da-DK"/>
          <w:rPrChange w:id="102" w:author="Simon Fløj Thomsen" w:date="2022-12-16T15:18:00Z">
            <w:rPr>
              <w:rFonts w:ascii="Calibri" w:hAnsi="Calibri" w:cs="Calibri"/>
              <w:noProof/>
              <w:szCs w:val="24"/>
            </w:rPr>
          </w:rPrChange>
        </w:rPr>
        <w:t>Beskæftigelses Ministeriet. https://www.ft.dk/samling/20201/almdel/beu/spm/270/svar/1776624/2384360/index.htm</w:t>
      </w:r>
    </w:p>
    <w:p w14:paraId="0ECCDC4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CF0F0D">
        <w:rPr>
          <w:rFonts w:ascii="Calibri" w:hAnsi="Calibri" w:cs="Calibri"/>
          <w:noProof/>
          <w:szCs w:val="24"/>
          <w:lang w:val="da-DK"/>
          <w:rPrChange w:id="103" w:author="Simon Fløj Thomsen" w:date="2022-12-16T15:18:00Z">
            <w:rPr>
              <w:rFonts w:ascii="Calibri" w:hAnsi="Calibri" w:cs="Calibri"/>
              <w:noProof/>
              <w:szCs w:val="24"/>
            </w:rPr>
          </w:rPrChange>
        </w:rPr>
        <w:t xml:space="preserve">Jensen, M. T. (2021). </w:t>
      </w:r>
      <w:r w:rsidRPr="00CF0F0D">
        <w:rPr>
          <w:rFonts w:ascii="Calibri" w:hAnsi="Calibri" w:cs="Calibri"/>
          <w:i/>
          <w:iCs/>
          <w:noProof/>
          <w:szCs w:val="24"/>
          <w:lang w:val="da-DK"/>
          <w:rPrChange w:id="104" w:author="Simon Fløj Thomsen" w:date="2022-12-16T15:18:00Z">
            <w:rPr>
              <w:rFonts w:ascii="Calibri" w:hAnsi="Calibri" w:cs="Calibri"/>
              <w:i/>
              <w:iCs/>
              <w:noProof/>
              <w:szCs w:val="24"/>
            </w:rPr>
          </w:rPrChange>
        </w:rPr>
        <w:t>Prisen for at løfte dagpengene overdrives</w:t>
      </w:r>
      <w:r w:rsidRPr="00CF0F0D">
        <w:rPr>
          <w:rFonts w:ascii="Calibri" w:hAnsi="Calibri" w:cs="Calibri"/>
          <w:noProof/>
          <w:szCs w:val="24"/>
          <w:lang w:val="da-DK"/>
          <w:rPrChange w:id="105" w:author="Simon Fløj Thomsen" w:date="2022-12-16T15:18:00Z">
            <w:rPr>
              <w:rFonts w:ascii="Calibri" w:hAnsi="Calibri" w:cs="Calibri"/>
              <w:noProof/>
              <w:szCs w:val="24"/>
            </w:rPr>
          </w:rPrChange>
        </w:rPr>
        <w:t xml:space="preserve">. </w:t>
      </w:r>
      <w:r w:rsidRPr="00B61329">
        <w:rPr>
          <w:rFonts w:ascii="Calibri" w:hAnsi="Calibri" w:cs="Calibri"/>
          <w:noProof/>
          <w:szCs w:val="24"/>
        </w:rPr>
        <w:t>1–10.</w:t>
      </w:r>
    </w:p>
    <w:p w14:paraId="642C7ED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Jurajda, Š. (2002). Estimating the effect of unemployment insurance compensation on the labor market histories of displaced workers. </w:t>
      </w:r>
      <w:r w:rsidRPr="00B61329">
        <w:rPr>
          <w:rFonts w:ascii="Calibri" w:hAnsi="Calibri" w:cs="Calibri"/>
          <w:i/>
          <w:iCs/>
          <w:noProof/>
          <w:szCs w:val="24"/>
        </w:rPr>
        <w:t>Journal of Econometrics</w:t>
      </w:r>
      <w:r w:rsidRPr="00B61329">
        <w:rPr>
          <w:rFonts w:ascii="Calibri" w:hAnsi="Calibri" w:cs="Calibri"/>
          <w:noProof/>
          <w:szCs w:val="24"/>
        </w:rPr>
        <w:t xml:space="preserve">, </w:t>
      </w:r>
      <w:r w:rsidRPr="00B61329">
        <w:rPr>
          <w:rFonts w:ascii="Calibri" w:hAnsi="Calibri" w:cs="Calibri"/>
          <w:i/>
          <w:iCs/>
          <w:noProof/>
          <w:szCs w:val="24"/>
        </w:rPr>
        <w:t>108</w:t>
      </w:r>
      <w:r w:rsidRPr="00B61329">
        <w:rPr>
          <w:rFonts w:ascii="Calibri" w:hAnsi="Calibri" w:cs="Calibri"/>
          <w:noProof/>
          <w:szCs w:val="24"/>
        </w:rPr>
        <w:t>(2), 227–252. https://doi.org/10.1016/S0304-4076(01)00135-X</w:t>
      </w:r>
    </w:p>
    <w:p w14:paraId="1A0BDF05" w14:textId="32071EE5"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Kongshøj, P. (2015). </w:t>
      </w:r>
      <w:r w:rsidRPr="00965238">
        <w:rPr>
          <w:rFonts w:ascii="Calibri" w:hAnsi="Calibri" w:cs="Calibri"/>
          <w:i/>
          <w:iCs/>
          <w:noProof/>
          <w:szCs w:val="24"/>
          <w:lang w:val="da-DK"/>
        </w:rPr>
        <w:t>Dansk flexicurity under pres – både indefra og udefra</w:t>
      </w:r>
      <w:r w:rsidRPr="00965238">
        <w:rPr>
          <w:rFonts w:ascii="Calibri" w:hAnsi="Calibri" w:cs="Calibri"/>
          <w:noProof/>
          <w:szCs w:val="24"/>
          <w:lang w:val="da-DK"/>
        </w:rPr>
        <w:t xml:space="preserve">. </w:t>
      </w:r>
      <w:r w:rsidRPr="00B61329">
        <w:rPr>
          <w:rFonts w:ascii="Calibri" w:hAnsi="Calibri" w:cs="Calibri"/>
          <w:i/>
          <w:iCs/>
          <w:noProof/>
          <w:szCs w:val="24"/>
        </w:rPr>
        <w:t>1</w:t>
      </w:r>
      <w:r w:rsidRPr="00B61329">
        <w:rPr>
          <w:rFonts w:ascii="Calibri" w:hAnsi="Calibri" w:cs="Calibri"/>
          <w:noProof/>
          <w:szCs w:val="24"/>
        </w:rPr>
        <w:t>, 5–10.</w:t>
      </w:r>
    </w:p>
    <w:p w14:paraId="54778A86"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Lalive, B. R., Landais, C., &amp; Zweimüller, J. (2015). </w:t>
      </w:r>
      <w:r w:rsidRPr="00B61329">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B61329">
        <w:rPr>
          <w:rFonts w:ascii="Calibri" w:hAnsi="Calibri" w:cs="Calibri"/>
          <w:noProof/>
          <w:szCs w:val="24"/>
        </w:rPr>
        <w:t xml:space="preserve">. </w:t>
      </w:r>
      <w:r w:rsidRPr="00B61329">
        <w:rPr>
          <w:rFonts w:ascii="Calibri" w:hAnsi="Calibri" w:cs="Calibri"/>
          <w:i/>
          <w:iCs/>
          <w:noProof/>
          <w:szCs w:val="24"/>
        </w:rPr>
        <w:t>105</w:t>
      </w:r>
      <w:r w:rsidRPr="00B61329">
        <w:rPr>
          <w:rFonts w:ascii="Calibri" w:hAnsi="Calibri" w:cs="Calibri"/>
          <w:noProof/>
          <w:szCs w:val="24"/>
        </w:rPr>
        <w:t>(12), 3564–3596.</w:t>
      </w:r>
    </w:p>
    <w:p w14:paraId="090A0A0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Lavoie, M., &amp; Godley, W. (2012). Monetary Economics - An Integrated Approach to Credit, Money, Income, Production and Wealth. In </w:t>
      </w:r>
      <w:r w:rsidRPr="00B61329">
        <w:rPr>
          <w:rFonts w:ascii="Calibri" w:hAnsi="Calibri" w:cs="Calibri"/>
          <w:i/>
          <w:iCs/>
          <w:noProof/>
          <w:szCs w:val="24"/>
        </w:rPr>
        <w:t>Https://Medium.Com/</w:t>
      </w:r>
      <w:r w:rsidRPr="00B61329">
        <w:rPr>
          <w:rFonts w:ascii="Calibri" w:hAnsi="Calibri" w:cs="Calibri"/>
          <w:noProof/>
          <w:szCs w:val="24"/>
        </w:rPr>
        <w:t>. https://medium.com/@arifwicaksanaa/pengertian-use-case-a7e576e1b6bf</w:t>
      </w:r>
    </w:p>
    <w:p w14:paraId="612E7B3D"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Marinescu, I. (2017). The general equilibrium impacts of unemployment insurance: Evidence from a large online job board. </w:t>
      </w:r>
      <w:r w:rsidRPr="00B61329">
        <w:rPr>
          <w:rFonts w:ascii="Calibri" w:hAnsi="Calibri" w:cs="Calibri"/>
          <w:i/>
          <w:iCs/>
          <w:noProof/>
          <w:szCs w:val="24"/>
        </w:rPr>
        <w:t>Journal of Public Economics</w:t>
      </w:r>
      <w:r w:rsidRPr="00B61329">
        <w:rPr>
          <w:rFonts w:ascii="Calibri" w:hAnsi="Calibri" w:cs="Calibri"/>
          <w:noProof/>
          <w:szCs w:val="24"/>
        </w:rPr>
        <w:t xml:space="preserve">, </w:t>
      </w:r>
      <w:r w:rsidRPr="00B61329">
        <w:rPr>
          <w:rFonts w:ascii="Calibri" w:hAnsi="Calibri" w:cs="Calibri"/>
          <w:i/>
          <w:iCs/>
          <w:noProof/>
          <w:szCs w:val="24"/>
        </w:rPr>
        <w:t>150</w:t>
      </w:r>
      <w:r w:rsidRPr="00B61329">
        <w:rPr>
          <w:rFonts w:ascii="Calibri" w:hAnsi="Calibri" w:cs="Calibri"/>
          <w:noProof/>
          <w:szCs w:val="24"/>
        </w:rPr>
        <w:t>, 14–29. https://doi.org/10.1016/j.jpubeco.2017.02.012</w:t>
      </w:r>
    </w:p>
    <w:p w14:paraId="4F3AB9D0"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Mcdonald, I. M., &amp; Solow, R. M. (1981). </w:t>
      </w:r>
      <w:r w:rsidRPr="00B61329">
        <w:rPr>
          <w:rFonts w:ascii="Calibri" w:hAnsi="Calibri" w:cs="Calibri"/>
          <w:i/>
          <w:iCs/>
          <w:noProof/>
          <w:szCs w:val="24"/>
        </w:rPr>
        <w:t>Wage Bargaining and Employment</w:t>
      </w:r>
      <w:r w:rsidRPr="00B61329">
        <w:rPr>
          <w:rFonts w:ascii="Calibri" w:hAnsi="Calibri" w:cs="Calibri"/>
          <w:noProof/>
          <w:szCs w:val="24"/>
        </w:rPr>
        <w:t xml:space="preserve">. </w:t>
      </w:r>
      <w:r w:rsidRPr="00B61329">
        <w:rPr>
          <w:rFonts w:ascii="Calibri" w:hAnsi="Calibri" w:cs="Calibri"/>
          <w:i/>
          <w:iCs/>
          <w:noProof/>
          <w:szCs w:val="24"/>
        </w:rPr>
        <w:t>71</w:t>
      </w:r>
      <w:r w:rsidRPr="00B61329">
        <w:rPr>
          <w:rFonts w:ascii="Calibri" w:hAnsi="Calibri" w:cs="Calibri"/>
          <w:noProof/>
          <w:szCs w:val="24"/>
        </w:rPr>
        <w:t>(5), 896–908.</w:t>
      </w:r>
    </w:p>
    <w:p w14:paraId="1AF7348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Millemaci, E., &amp; Ofria, F. (2014). Kaldor-Verdoorn’s law and increasing returns to scale: A comparison across developed countries. </w:t>
      </w:r>
      <w:r w:rsidRPr="00B61329">
        <w:rPr>
          <w:rFonts w:ascii="Calibri" w:hAnsi="Calibri" w:cs="Calibri"/>
          <w:i/>
          <w:iCs/>
          <w:noProof/>
          <w:szCs w:val="24"/>
        </w:rPr>
        <w:t>Journal of Economic Studies</w:t>
      </w:r>
      <w:r w:rsidRPr="00B61329">
        <w:rPr>
          <w:rFonts w:ascii="Calibri" w:hAnsi="Calibri" w:cs="Calibri"/>
          <w:noProof/>
          <w:szCs w:val="24"/>
        </w:rPr>
        <w:t xml:space="preserve">, </w:t>
      </w:r>
      <w:r w:rsidRPr="00B61329">
        <w:rPr>
          <w:rFonts w:ascii="Calibri" w:hAnsi="Calibri" w:cs="Calibri"/>
          <w:i/>
          <w:iCs/>
          <w:noProof/>
          <w:szCs w:val="24"/>
        </w:rPr>
        <w:t>41</w:t>
      </w:r>
      <w:r w:rsidRPr="00B61329">
        <w:rPr>
          <w:rFonts w:ascii="Calibri" w:hAnsi="Calibri" w:cs="Calibri"/>
          <w:noProof/>
          <w:szCs w:val="24"/>
        </w:rPr>
        <w:t>(1), 140–162. https://doi.org/10.1108/JES-02-2012-0026</w:t>
      </w:r>
    </w:p>
    <w:p w14:paraId="18A81D2E" w14:textId="77777777" w:rsidR="00B61329" w:rsidRPr="00CF0F0D" w:rsidRDefault="00B61329" w:rsidP="00B61329">
      <w:pPr>
        <w:widowControl w:val="0"/>
        <w:autoSpaceDE w:val="0"/>
        <w:autoSpaceDN w:val="0"/>
        <w:adjustRightInd w:val="0"/>
        <w:spacing w:line="240" w:lineRule="auto"/>
        <w:ind w:left="480" w:hanging="480"/>
        <w:rPr>
          <w:rFonts w:ascii="Calibri" w:hAnsi="Calibri" w:cs="Calibri"/>
          <w:noProof/>
          <w:szCs w:val="24"/>
          <w:lang w:val="da-DK"/>
          <w:rPrChange w:id="106" w:author="Simon Fløj Thomsen" w:date="2022-12-16T15:18:00Z">
            <w:rPr>
              <w:rFonts w:ascii="Calibri" w:hAnsi="Calibri" w:cs="Calibri"/>
              <w:noProof/>
              <w:szCs w:val="24"/>
            </w:rPr>
          </w:rPrChange>
        </w:rPr>
      </w:pPr>
      <w:r w:rsidRPr="00B61329">
        <w:rPr>
          <w:rFonts w:ascii="Calibri" w:hAnsi="Calibri" w:cs="Calibri"/>
          <w:noProof/>
          <w:szCs w:val="24"/>
        </w:rPr>
        <w:t xml:space="preserve">Nørgaard, T. (1995). </w:t>
      </w:r>
      <w:r w:rsidRPr="00CF0F0D">
        <w:rPr>
          <w:rFonts w:ascii="Calibri" w:hAnsi="Calibri" w:cs="Calibri"/>
          <w:i/>
          <w:iCs/>
          <w:noProof/>
          <w:szCs w:val="24"/>
          <w:lang w:val="da-DK"/>
          <w:rPrChange w:id="107" w:author="Simon Fløj Thomsen" w:date="2022-12-16T15:18:00Z">
            <w:rPr>
              <w:rFonts w:ascii="Calibri" w:hAnsi="Calibri" w:cs="Calibri"/>
              <w:i/>
              <w:iCs/>
              <w:noProof/>
              <w:szCs w:val="24"/>
            </w:rPr>
          </w:rPrChange>
        </w:rPr>
        <w:t>Bekendtgørelse om fastsættelse og regulering af omregningssats</w:t>
      </w:r>
      <w:r w:rsidRPr="00CF0F0D">
        <w:rPr>
          <w:rFonts w:ascii="Calibri" w:hAnsi="Calibri" w:cs="Calibri"/>
          <w:noProof/>
          <w:szCs w:val="24"/>
          <w:lang w:val="da-DK"/>
          <w:rPrChange w:id="108" w:author="Simon Fløj Thomsen" w:date="2022-12-16T15:18:00Z">
            <w:rPr>
              <w:rFonts w:ascii="Calibri" w:hAnsi="Calibri" w:cs="Calibri"/>
              <w:noProof/>
              <w:szCs w:val="24"/>
            </w:rPr>
          </w:rPrChange>
        </w:rPr>
        <w:t>. https://www.retsinformation.dk/eli/lta/1995/1154</w:t>
      </w:r>
    </w:p>
    <w:p w14:paraId="04742F47"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lastRenderedPageBreak/>
        <w:t xml:space="preserve">Onaran, O., &amp; Galanis, G. (2012). Is aggregate demand wage-led or profit-led? </w:t>
      </w:r>
      <w:r w:rsidRPr="00B61329">
        <w:rPr>
          <w:rFonts w:ascii="Calibri" w:hAnsi="Calibri" w:cs="Calibri"/>
          <w:i/>
          <w:iCs/>
          <w:noProof/>
          <w:szCs w:val="24"/>
        </w:rPr>
        <w:t>Conditions of Work and Employment Series</w:t>
      </w:r>
      <w:r w:rsidRPr="00B61329">
        <w:rPr>
          <w:rFonts w:ascii="Calibri" w:hAnsi="Calibri" w:cs="Calibri"/>
          <w:noProof/>
          <w:szCs w:val="24"/>
        </w:rPr>
        <w:t xml:space="preserve">, </w:t>
      </w:r>
      <w:r w:rsidRPr="00B61329">
        <w:rPr>
          <w:rFonts w:ascii="Calibri" w:hAnsi="Calibri" w:cs="Calibri"/>
          <w:i/>
          <w:iCs/>
          <w:noProof/>
          <w:szCs w:val="24"/>
        </w:rPr>
        <w:t>40</w:t>
      </w:r>
      <w:r w:rsidRPr="00B61329">
        <w:rPr>
          <w:rFonts w:ascii="Calibri" w:hAnsi="Calibri" w:cs="Calibri"/>
          <w:noProof/>
          <w:szCs w:val="24"/>
        </w:rPr>
        <w:t>(40).</w:t>
      </w:r>
    </w:p>
    <w:p w14:paraId="784667CB"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Onaran, O., &amp; Obst, T. (2015). </w:t>
      </w:r>
      <w:r w:rsidRPr="00B61329">
        <w:rPr>
          <w:rFonts w:ascii="Calibri" w:hAnsi="Calibri" w:cs="Calibri"/>
          <w:i/>
          <w:iCs/>
          <w:noProof/>
          <w:szCs w:val="24"/>
        </w:rPr>
        <w:t>Wage-led growth in the EU15 Member States: the effects of income distribution on growth, investment, trade balance, and inflation</w:t>
      </w:r>
      <w:r w:rsidRPr="00B61329">
        <w:rPr>
          <w:rFonts w:ascii="Calibri" w:hAnsi="Calibri" w:cs="Calibri"/>
          <w:noProof/>
          <w:szCs w:val="24"/>
        </w:rPr>
        <w:t>. 1–48.</w:t>
      </w:r>
    </w:p>
    <w:p w14:paraId="4008CF02"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Risgaard, L. (2021). </w:t>
      </w:r>
      <w:r w:rsidRPr="00B61329">
        <w:rPr>
          <w:rFonts w:ascii="Calibri" w:hAnsi="Calibri" w:cs="Calibri"/>
          <w:i/>
          <w:iCs/>
          <w:noProof/>
          <w:szCs w:val="24"/>
        </w:rPr>
        <w:t>Mere tryghed til lønmodtagerne</w:t>
      </w:r>
      <w:r w:rsidRPr="00B61329">
        <w:rPr>
          <w:rFonts w:ascii="Calibri" w:hAnsi="Calibri" w:cs="Calibri"/>
          <w:noProof/>
          <w:szCs w:val="24"/>
        </w:rPr>
        <w:t>.</w:t>
      </w:r>
    </w:p>
    <w:p w14:paraId="2CFA47BC"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Setterfield, M. (2003). Supply and Demand in the Theory of Long-run Growth: Introduction to a symposium on demand-led growth. </w:t>
      </w:r>
      <w:r w:rsidRPr="00B61329">
        <w:rPr>
          <w:rFonts w:ascii="Calibri" w:hAnsi="Calibri" w:cs="Calibri"/>
          <w:i/>
          <w:iCs/>
          <w:noProof/>
          <w:szCs w:val="24"/>
        </w:rPr>
        <w:t>Review of Political Economy</w:t>
      </w:r>
      <w:r w:rsidRPr="00B61329">
        <w:rPr>
          <w:rFonts w:ascii="Calibri" w:hAnsi="Calibri" w:cs="Calibri"/>
          <w:noProof/>
          <w:szCs w:val="24"/>
        </w:rPr>
        <w:t xml:space="preserve">, </w:t>
      </w:r>
      <w:r w:rsidRPr="00B61329">
        <w:rPr>
          <w:rFonts w:ascii="Calibri" w:hAnsi="Calibri" w:cs="Calibri"/>
          <w:i/>
          <w:iCs/>
          <w:noProof/>
          <w:szCs w:val="24"/>
        </w:rPr>
        <w:t>15</w:t>
      </w:r>
      <w:r w:rsidRPr="00B61329">
        <w:rPr>
          <w:rFonts w:ascii="Calibri" w:hAnsi="Calibri" w:cs="Calibri"/>
          <w:noProof/>
          <w:szCs w:val="24"/>
        </w:rPr>
        <w:t>(1), 23–32. https://doi.org/10.1080/09538250308440</w:t>
      </w:r>
    </w:p>
    <w:p w14:paraId="189EC021"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Shapiro, B. C., &amp; Stiglitz, J. E. (1984). American Economic Association Equilibrium Unemployment as a Worker Discipline Device. </w:t>
      </w:r>
      <w:r w:rsidRPr="00B61329">
        <w:rPr>
          <w:rFonts w:ascii="Calibri" w:hAnsi="Calibri" w:cs="Calibri"/>
          <w:i/>
          <w:iCs/>
          <w:noProof/>
          <w:szCs w:val="24"/>
        </w:rPr>
        <w:t>The American Economic Review</w:t>
      </w:r>
      <w:r w:rsidRPr="00B61329">
        <w:rPr>
          <w:rFonts w:ascii="Calibri" w:hAnsi="Calibri" w:cs="Calibri"/>
          <w:noProof/>
          <w:szCs w:val="24"/>
        </w:rPr>
        <w:t xml:space="preserve">, </w:t>
      </w:r>
      <w:r w:rsidRPr="00B61329">
        <w:rPr>
          <w:rFonts w:ascii="Calibri" w:hAnsi="Calibri" w:cs="Calibri"/>
          <w:i/>
          <w:iCs/>
          <w:noProof/>
          <w:szCs w:val="24"/>
        </w:rPr>
        <w:t>74</w:t>
      </w:r>
      <w:r w:rsidRPr="00B61329">
        <w:rPr>
          <w:rFonts w:ascii="Calibri" w:hAnsi="Calibri" w:cs="Calibri"/>
          <w:noProof/>
          <w:szCs w:val="24"/>
        </w:rPr>
        <w:t>(3), 433–444.</w:t>
      </w:r>
    </w:p>
    <w:p w14:paraId="1D3D7ABF"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Stockhammer, E., &amp; Lavoie, M. (2013). Wage-led Growth. In </w:t>
      </w:r>
      <w:r w:rsidRPr="00B61329">
        <w:rPr>
          <w:rFonts w:ascii="Calibri" w:hAnsi="Calibri" w:cs="Calibri"/>
          <w:i/>
          <w:iCs/>
          <w:noProof/>
          <w:szCs w:val="24"/>
        </w:rPr>
        <w:t>Wage-led Growth</w:t>
      </w:r>
      <w:r w:rsidRPr="00B61329">
        <w:rPr>
          <w:rFonts w:ascii="Calibri" w:hAnsi="Calibri" w:cs="Calibri"/>
          <w:noProof/>
          <w:szCs w:val="24"/>
        </w:rPr>
        <w:t xml:space="preserve"> (Issue February). https://doi.org/10.1057/9781137357939</w:t>
      </w:r>
    </w:p>
    <w:p w14:paraId="5A9AB32C" w14:textId="735CD9CC" w:rsidR="00B61329" w:rsidRPr="00B61329" w:rsidRDefault="00B61329" w:rsidP="00B61329">
      <w:pPr>
        <w:widowControl w:val="0"/>
        <w:autoSpaceDE w:val="0"/>
        <w:autoSpaceDN w:val="0"/>
        <w:adjustRightInd w:val="0"/>
        <w:spacing w:line="240" w:lineRule="auto"/>
        <w:ind w:left="480" w:hanging="480"/>
        <w:rPr>
          <w:rFonts w:ascii="Calibri" w:hAnsi="Calibri" w:cs="Calibri"/>
          <w:noProof/>
          <w:szCs w:val="24"/>
        </w:rPr>
      </w:pPr>
      <w:r w:rsidRPr="00B61329">
        <w:rPr>
          <w:rFonts w:ascii="Calibri" w:hAnsi="Calibri" w:cs="Calibri"/>
          <w:noProof/>
          <w:szCs w:val="24"/>
        </w:rPr>
        <w:t xml:space="preserve">The </w:t>
      </w:r>
      <w:r w:rsidR="00965238">
        <w:rPr>
          <w:rFonts w:ascii="Calibri" w:hAnsi="Calibri" w:cs="Calibri"/>
          <w:noProof/>
          <w:szCs w:val="24"/>
        </w:rPr>
        <w:t>Income Insurance Commission of Denmark</w:t>
      </w:r>
      <w:r w:rsidRPr="00B61329">
        <w:rPr>
          <w:rFonts w:ascii="Calibri" w:hAnsi="Calibri" w:cs="Calibri"/>
          <w:noProof/>
          <w:szCs w:val="24"/>
        </w:rPr>
        <w:t xml:space="preserve">. (2015a). </w:t>
      </w:r>
      <w:r w:rsidRPr="00B61329">
        <w:rPr>
          <w:rFonts w:ascii="Calibri" w:hAnsi="Calibri" w:cs="Calibri"/>
          <w:i/>
          <w:iCs/>
          <w:noProof/>
          <w:szCs w:val="24"/>
        </w:rPr>
        <w:t>Dagpengemodellen teknisk analyserapport</w:t>
      </w:r>
      <w:r w:rsidRPr="00B61329">
        <w:rPr>
          <w:rFonts w:ascii="Calibri" w:hAnsi="Calibri" w:cs="Calibri"/>
          <w:noProof/>
          <w:szCs w:val="24"/>
        </w:rPr>
        <w:t>.</w:t>
      </w:r>
    </w:p>
    <w:p w14:paraId="7BD88B41" w14:textId="7813410C" w:rsidR="00B61329" w:rsidRPr="00CF0F0D" w:rsidRDefault="00B61329" w:rsidP="00B61329">
      <w:pPr>
        <w:widowControl w:val="0"/>
        <w:autoSpaceDE w:val="0"/>
        <w:autoSpaceDN w:val="0"/>
        <w:adjustRightInd w:val="0"/>
        <w:spacing w:line="240" w:lineRule="auto"/>
        <w:ind w:left="480" w:hanging="480"/>
        <w:rPr>
          <w:rFonts w:ascii="Calibri" w:hAnsi="Calibri" w:cs="Calibri"/>
          <w:noProof/>
          <w:szCs w:val="24"/>
          <w:lang w:val="da-DK"/>
          <w:rPrChange w:id="109" w:author="Simon Fløj Thomsen" w:date="2022-12-16T15:18:00Z">
            <w:rPr>
              <w:rFonts w:ascii="Calibri" w:hAnsi="Calibri" w:cs="Calibri"/>
              <w:noProof/>
              <w:szCs w:val="24"/>
            </w:rPr>
          </w:rPrChange>
        </w:rPr>
      </w:pPr>
      <w:r w:rsidRPr="00B61329">
        <w:rPr>
          <w:rFonts w:ascii="Calibri" w:hAnsi="Calibri" w:cs="Calibri"/>
          <w:noProof/>
          <w:szCs w:val="24"/>
        </w:rPr>
        <w:t>The I</w:t>
      </w:r>
      <w:r w:rsidR="00965238">
        <w:rPr>
          <w:rFonts w:ascii="Calibri" w:hAnsi="Calibri" w:cs="Calibri"/>
          <w:noProof/>
          <w:szCs w:val="24"/>
        </w:rPr>
        <w:t>ncome Insurance commission of Denmark</w:t>
      </w:r>
      <w:r w:rsidRPr="00B61329">
        <w:rPr>
          <w:rFonts w:ascii="Calibri" w:hAnsi="Calibri" w:cs="Calibri"/>
          <w:noProof/>
          <w:szCs w:val="24"/>
        </w:rPr>
        <w:t xml:space="preserve">. </w:t>
      </w:r>
      <w:r w:rsidRPr="00CF0F0D">
        <w:rPr>
          <w:rFonts w:ascii="Calibri" w:hAnsi="Calibri" w:cs="Calibri"/>
          <w:noProof/>
          <w:szCs w:val="24"/>
          <w:lang w:val="da-DK"/>
          <w:rPrChange w:id="110" w:author="Simon Fløj Thomsen" w:date="2022-12-16T15:18:00Z">
            <w:rPr>
              <w:rFonts w:ascii="Calibri" w:hAnsi="Calibri" w:cs="Calibri"/>
              <w:noProof/>
              <w:szCs w:val="24"/>
            </w:rPr>
          </w:rPrChange>
        </w:rPr>
        <w:t xml:space="preserve">(2015b). </w:t>
      </w:r>
      <w:r w:rsidRPr="00CF0F0D">
        <w:rPr>
          <w:rFonts w:ascii="Calibri" w:hAnsi="Calibri" w:cs="Calibri"/>
          <w:i/>
          <w:iCs/>
          <w:noProof/>
          <w:szCs w:val="24"/>
          <w:lang w:val="da-DK"/>
          <w:rPrChange w:id="111" w:author="Simon Fløj Thomsen" w:date="2022-12-16T15:18:00Z">
            <w:rPr>
              <w:rFonts w:ascii="Calibri" w:hAnsi="Calibri" w:cs="Calibri"/>
              <w:i/>
              <w:iCs/>
              <w:noProof/>
              <w:szCs w:val="24"/>
            </w:rPr>
          </w:rPrChange>
        </w:rPr>
        <w:t>Kompensationsgraden i dagpengesystemet</w:t>
      </w:r>
      <w:r w:rsidRPr="00CF0F0D">
        <w:rPr>
          <w:rFonts w:ascii="Calibri" w:hAnsi="Calibri" w:cs="Calibri"/>
          <w:noProof/>
          <w:szCs w:val="24"/>
          <w:lang w:val="da-DK"/>
          <w:rPrChange w:id="112" w:author="Simon Fløj Thomsen" w:date="2022-12-16T15:18:00Z">
            <w:rPr>
              <w:rFonts w:ascii="Calibri" w:hAnsi="Calibri" w:cs="Calibri"/>
              <w:noProof/>
              <w:szCs w:val="24"/>
            </w:rPr>
          </w:rPrChange>
        </w:rPr>
        <w:t>. 41.</w:t>
      </w:r>
    </w:p>
    <w:p w14:paraId="3D632883" w14:textId="77777777" w:rsidR="00B61329" w:rsidRPr="00B61329" w:rsidRDefault="00B61329" w:rsidP="00B61329">
      <w:pPr>
        <w:widowControl w:val="0"/>
        <w:autoSpaceDE w:val="0"/>
        <w:autoSpaceDN w:val="0"/>
        <w:adjustRightInd w:val="0"/>
        <w:spacing w:line="240" w:lineRule="auto"/>
        <w:ind w:left="480" w:hanging="480"/>
        <w:rPr>
          <w:rFonts w:ascii="Calibri" w:hAnsi="Calibri" w:cs="Calibri"/>
          <w:noProof/>
        </w:rPr>
      </w:pPr>
      <w:r w:rsidRPr="00CF0F0D">
        <w:rPr>
          <w:rFonts w:ascii="Calibri" w:hAnsi="Calibri" w:cs="Calibri"/>
          <w:noProof/>
          <w:szCs w:val="24"/>
          <w:lang w:val="da-DK"/>
          <w:rPrChange w:id="113" w:author="Simon Fløj Thomsen" w:date="2022-12-16T15:18:00Z">
            <w:rPr>
              <w:rFonts w:ascii="Calibri" w:hAnsi="Calibri" w:cs="Calibri"/>
              <w:noProof/>
              <w:szCs w:val="24"/>
            </w:rPr>
          </w:rPrChange>
        </w:rPr>
        <w:t xml:space="preserve">Topel, B. R. H. (1983). </w:t>
      </w:r>
      <w:r w:rsidRPr="00B61329">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B61329">
        <w:rPr>
          <w:rFonts w:ascii="Calibri" w:hAnsi="Calibri" w:cs="Calibri"/>
          <w:noProof/>
          <w:szCs w:val="24"/>
        </w:rPr>
        <w:t xml:space="preserve">. </w:t>
      </w:r>
      <w:r w:rsidRPr="00B61329">
        <w:rPr>
          <w:rFonts w:ascii="Calibri" w:hAnsi="Calibri" w:cs="Calibri"/>
          <w:i/>
          <w:iCs/>
          <w:noProof/>
          <w:szCs w:val="24"/>
        </w:rPr>
        <w:t>73</w:t>
      </w:r>
      <w:r w:rsidRPr="00B61329">
        <w:rPr>
          <w:rFonts w:ascii="Calibri" w:hAnsi="Calibri" w:cs="Calibri"/>
          <w:noProof/>
          <w:szCs w:val="24"/>
        </w:rPr>
        <w:t>(4), 541–559.</w:t>
      </w:r>
    </w:p>
    <w:p w14:paraId="20E5C81B" w14:textId="439C3AD6" w:rsidR="00CD17D9" w:rsidRDefault="00333B3D" w:rsidP="00CD17D9">
      <w:r>
        <w:fldChar w:fldCharType="end"/>
      </w:r>
    </w:p>
    <w:p w14:paraId="5B8A0E95" w14:textId="77777777" w:rsidR="00B61329" w:rsidRPr="00CD17D9" w:rsidRDefault="00B61329" w:rsidP="00CD17D9"/>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10EF6AE" w:rsidR="00313FC0" w:rsidRDefault="00313FC0" w:rsidP="00313FC0">
      <w:pPr>
        <w:pStyle w:val="Billedtekst"/>
        <w:keepNext/>
      </w:pPr>
      <w:bookmarkStart w:id="114" w:name="_Ref120688480"/>
      <w:r>
        <w:lastRenderedPageBreak/>
        <w:t>Figure A1</w:t>
      </w:r>
      <w:r>
        <w:noBreakHyphen/>
      </w:r>
      <w:fldSimple w:instr=" SEQ Figure \* ARABIC ">
        <w:r w:rsidR="00775321">
          <w:rPr>
            <w:noProof/>
          </w:rPr>
          <w:t>20</w:t>
        </w:r>
      </w:fldSimple>
      <w:r w:rsidR="004A128F">
        <w:t xml:space="preserve">: </w:t>
      </w:r>
      <w:r w:rsidR="00E32A6D">
        <w:t>A simple d</w:t>
      </w:r>
      <w:r w:rsidR="004A128F">
        <w:t>irected acyclic graph of the SFC-model used in this paper.</w:t>
      </w:r>
      <w:bookmarkEnd w:id="114"/>
      <w:r w:rsidR="004A128F">
        <w:t xml:space="preserve"> </w:t>
      </w:r>
    </w:p>
    <w:p w14:paraId="05B9C1A6" w14:textId="1915263A" w:rsidR="00E32A6D" w:rsidRPr="00E32A6D" w:rsidRDefault="00E32A6D" w:rsidP="00E32A6D">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079875"/>
                    </a:xfrm>
                    <a:prstGeom prst="rect">
                      <a:avLst/>
                    </a:prstGeom>
                  </pic:spPr>
                </pic:pic>
              </a:graphicData>
            </a:graphic>
          </wp:inline>
        </w:drawing>
      </w:r>
    </w:p>
    <w:p w14:paraId="2724B59A" w14:textId="40266A25"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bookmarkStart w:id="115" w:name="_Ref120689876"/>
      <w:r>
        <w:t xml:space="preserve">Appendix 2: </w:t>
      </w:r>
      <w:r w:rsidR="0006174A">
        <w:t>Sensitivity analysis</w:t>
      </w:r>
      <w:bookmarkEnd w:id="115"/>
      <w:r w:rsidR="0006174A">
        <w:t xml:space="preserve">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lastRenderedPageBreak/>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2FE87C50" w14:textId="3C21074E" w:rsidR="00583A8B" w:rsidRDefault="00583A8B" w:rsidP="00583A8B">
      <w:pPr>
        <w:spacing w:line="276" w:lineRule="auto"/>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116"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116"/>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117"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117"/>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AC2EDF">
            <w:pPr>
              <w:jc w:val="right"/>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r w:rsidR="00CB7DC8" w:rsidRPr="000E7BEC" w14:paraId="573A4146" w14:textId="77777777" w:rsidTr="00AC2EDF">
        <w:tc>
          <w:tcPr>
            <w:tcW w:w="7338" w:type="dxa"/>
          </w:tcPr>
          <w:p w14:paraId="3AD7DCEC" w14:textId="390D40E3" w:rsidR="00CB7DC8" w:rsidRDefault="00CB7DC8" w:rsidP="00B33DEC">
            <w:pPr>
              <w:spacing w:line="360" w:lineRule="auto"/>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AC2EDF">
            <w:pPr>
              <w:jc w:val="right"/>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CB7DC8">
            <w:pPr>
              <w:spacing w:line="360" w:lineRule="auto"/>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CB7DC8">
            <w:pPr>
              <w:spacing w:line="360" w:lineRule="auto"/>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CB7DC8">
            <w:pPr>
              <w:spacing w:line="360" w:lineRule="auto"/>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CB7DC8">
            <w:pPr>
              <w:jc w:val="right"/>
              <w:rPr>
                <w:sz w:val="20"/>
                <w:szCs w:val="20"/>
              </w:rPr>
            </w:pPr>
          </w:p>
        </w:tc>
      </w:tr>
      <w:tr w:rsidR="00660437" w:rsidRPr="000E7BEC" w14:paraId="0E33DD10" w14:textId="77777777" w:rsidTr="00AC2EDF">
        <w:tc>
          <w:tcPr>
            <w:tcW w:w="7338" w:type="dxa"/>
          </w:tcPr>
          <w:p w14:paraId="3FAEF97B" w14:textId="289B9E19"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CB7DC8">
            <w:pPr>
              <w:jc w:val="right"/>
              <w:rPr>
                <w:sz w:val="20"/>
                <w:szCs w:val="20"/>
              </w:rPr>
            </w:pPr>
          </w:p>
        </w:tc>
      </w:tr>
      <w:tr w:rsidR="00660437" w:rsidRPr="000E7BEC" w14:paraId="2687BA07" w14:textId="77777777" w:rsidTr="00AC2EDF">
        <w:tc>
          <w:tcPr>
            <w:tcW w:w="7338" w:type="dxa"/>
          </w:tcPr>
          <w:p w14:paraId="3D7FE26F" w14:textId="77266786" w:rsidR="00660437" w:rsidRPr="00660437" w:rsidRDefault="00660437" w:rsidP="00CB7DC8">
            <w:pPr>
              <w:spacing w:line="360" w:lineRule="auto"/>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CB7DC8">
            <w:pPr>
              <w:jc w:val="right"/>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CB7DC8">
            <w:pPr>
              <w:jc w:val="right"/>
              <w:rPr>
                <w:sz w:val="20"/>
                <w:szCs w:val="20"/>
              </w:rPr>
            </w:pPr>
          </w:p>
        </w:tc>
      </w:tr>
      <w:tr w:rsidR="00660437" w:rsidRPr="000E7BEC" w14:paraId="69198B3E" w14:textId="77777777" w:rsidTr="00AC2EDF">
        <w:tc>
          <w:tcPr>
            <w:tcW w:w="7338" w:type="dxa"/>
          </w:tcPr>
          <w:p w14:paraId="529718D4" w14:textId="371DFAC4" w:rsidR="00660437" w:rsidRPr="00660437" w:rsidRDefault="00660437" w:rsidP="00CB7DC8">
            <w:pPr>
              <w:spacing w:line="360" w:lineRule="auto"/>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CB7DC8">
            <w:pPr>
              <w:jc w:val="right"/>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660437">
            <w:pPr>
              <w:spacing w:line="360" w:lineRule="auto"/>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CB7DC8">
            <w:pPr>
              <w:jc w:val="right"/>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660437">
            <w:pPr>
              <w:spacing w:line="360" w:lineRule="auto"/>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CB7DC8">
            <w:pPr>
              <w:jc w:val="right"/>
              <w:rPr>
                <w:sz w:val="20"/>
                <w:szCs w:val="20"/>
              </w:rPr>
            </w:pPr>
          </w:p>
        </w:tc>
      </w:tr>
      <w:tr w:rsidR="006F0F68" w:rsidRPr="000E7BEC" w14:paraId="0D23A820" w14:textId="77777777" w:rsidTr="00AC2EDF">
        <w:tc>
          <w:tcPr>
            <w:tcW w:w="7338" w:type="dxa"/>
          </w:tcPr>
          <w:p w14:paraId="2BF58B86" w14:textId="77777777" w:rsidR="006F0F68" w:rsidRPr="006F0F68" w:rsidRDefault="006F0F68" w:rsidP="006F0F68">
            <w:pPr>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660437">
            <w:pPr>
              <w:spacing w:line="360" w:lineRule="auto"/>
              <w:rPr>
                <w:rFonts w:ascii="Calibri" w:eastAsia="Calibri" w:hAnsi="Calibri" w:cs="Arial"/>
                <w:b/>
                <w:bCs/>
                <w:sz w:val="20"/>
                <w:szCs w:val="20"/>
              </w:rPr>
            </w:pPr>
          </w:p>
        </w:tc>
        <w:tc>
          <w:tcPr>
            <w:tcW w:w="1166" w:type="dxa"/>
          </w:tcPr>
          <w:p w14:paraId="18B5AFBD" w14:textId="3474B3B2" w:rsidR="006F0F68" w:rsidRDefault="006F0F68" w:rsidP="00CB7DC8">
            <w:pPr>
              <w:jc w:val="right"/>
              <w:rPr>
                <w:sz w:val="20"/>
                <w:szCs w:val="20"/>
              </w:rPr>
            </w:pPr>
            <w:r>
              <w:rPr>
                <w:sz w:val="20"/>
                <w:szCs w:val="20"/>
              </w:rPr>
              <w:t>(A. 152)</w:t>
            </w:r>
          </w:p>
        </w:tc>
      </w:tr>
    </w:tbl>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48006A4E" w14:textId="77777777" w:rsidR="00EE6980" w:rsidRDefault="00EE6980"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9"/>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395ED023" w:rsidR="006D056C" w:rsidRDefault="006D056C" w:rsidP="006D056C">
      <w:pPr>
        <w:pStyle w:val="Billedtekst"/>
        <w:keepNext/>
      </w:pPr>
      <w:r>
        <w:lastRenderedPageBreak/>
        <w:t xml:space="preserve">Figure </w:t>
      </w:r>
      <w:r w:rsidR="00061257">
        <w:t>A4</w:t>
      </w:r>
      <w:r>
        <w:noBreakHyphen/>
      </w:r>
      <w:fldSimple w:instr=" SEQ Figure \* ARABIC ">
        <w:r w:rsidR="00775321">
          <w:rPr>
            <w:noProof/>
          </w:rPr>
          <w:t>21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30"/>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31"/>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0C4389C5" w:rsidR="00061257" w:rsidRDefault="00061257" w:rsidP="00061257">
      <w:pPr>
        <w:pStyle w:val="Billedtekst"/>
        <w:keepNext/>
      </w:pPr>
      <w:r>
        <w:lastRenderedPageBreak/>
        <w:t>Figure A4</w:t>
      </w:r>
      <w:r>
        <w:noBreakHyphen/>
      </w:r>
      <w:fldSimple w:instr=" SEQ Figure \* ARABIC ">
        <w:r w:rsidR="00775321">
          <w:rPr>
            <w:noProof/>
          </w:rPr>
          <w:t>22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2"/>
                    <a:stretch>
                      <a:fillRect/>
                    </a:stretch>
                  </pic:blipFill>
                  <pic:spPr>
                    <a:xfrm>
                      <a:off x="0" y="0"/>
                      <a:ext cx="4775918" cy="3640024"/>
                    </a:xfrm>
                    <a:prstGeom prst="rect">
                      <a:avLst/>
                    </a:prstGeom>
                  </pic:spPr>
                </pic:pic>
              </a:graphicData>
            </a:graphic>
          </wp:inline>
        </w:drawing>
      </w:r>
    </w:p>
    <w:p w14:paraId="5AE6F86A" w14:textId="0FA8380D" w:rsidR="00061257" w:rsidRDefault="00061257" w:rsidP="00061257">
      <w:pPr>
        <w:pStyle w:val="Billedtekst"/>
        <w:keepNext/>
      </w:pPr>
      <w:r>
        <w:t>Figure A4</w:t>
      </w:r>
      <w:r>
        <w:noBreakHyphen/>
      </w:r>
      <w:fldSimple w:instr=" SEQ Figure \* ARABIC ">
        <w:r w:rsidR="00775321">
          <w:rPr>
            <w:noProof/>
          </w:rPr>
          <w:t>23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3"/>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70CFCF71" w:rsidR="00061257" w:rsidRDefault="00061257" w:rsidP="00061257">
      <w:pPr>
        <w:pStyle w:val="Billedtekst"/>
        <w:keepNext/>
      </w:pPr>
      <w:r>
        <w:t>Figure A4</w:t>
      </w:r>
      <w:r>
        <w:noBreakHyphen/>
      </w:r>
      <w:fldSimple w:instr=" SEQ Figure \* ARABIC ">
        <w:r w:rsidR="00775321">
          <w:rPr>
            <w:noProof/>
          </w:rPr>
          <w:t>24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4"/>
                    <a:stretch>
                      <a:fillRect/>
                    </a:stretch>
                  </pic:blipFill>
                  <pic:spPr>
                    <a:xfrm>
                      <a:off x="0" y="0"/>
                      <a:ext cx="4939159" cy="3827462"/>
                    </a:xfrm>
                    <a:prstGeom prst="rect">
                      <a:avLst/>
                    </a:prstGeom>
                  </pic:spPr>
                </pic:pic>
              </a:graphicData>
            </a:graphic>
          </wp:inline>
        </w:drawing>
      </w:r>
    </w:p>
    <w:p w14:paraId="0FE7C74B" w14:textId="7B9D7DB0" w:rsidR="00061257" w:rsidRDefault="00061257" w:rsidP="00061257">
      <w:pPr>
        <w:pStyle w:val="Billedtekst"/>
        <w:keepNext/>
      </w:pPr>
      <w:r>
        <w:t>Figure A4</w:t>
      </w:r>
      <w:r>
        <w:noBreakHyphen/>
      </w:r>
      <w:fldSimple w:instr=" SEQ Figure \* ARABIC ">
        <w:r w:rsidR="00775321">
          <w:rPr>
            <w:noProof/>
          </w:rPr>
          <w:t>25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5"/>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0C5D3E7A" w:rsidR="00061257" w:rsidRDefault="00061257" w:rsidP="00061257">
      <w:pPr>
        <w:pStyle w:val="Billedtekst"/>
        <w:keepNext/>
      </w:pPr>
      <w:r>
        <w:t xml:space="preserve">Figure </w:t>
      </w:r>
      <w:r w:rsidR="00AA51D1">
        <w:t>A4</w:t>
      </w:r>
      <w:r>
        <w:noBreakHyphen/>
      </w:r>
      <w:fldSimple w:instr=" SEQ Figure \* ARABIC ">
        <w:r w:rsidR="00775321">
          <w:rPr>
            <w:noProof/>
          </w:rPr>
          <w:t>26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6"/>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6485C960" w:rsidR="00061257" w:rsidRDefault="00061257" w:rsidP="00061257">
      <w:pPr>
        <w:pStyle w:val="Billedtekst"/>
        <w:keepNext/>
      </w:pPr>
      <w:r>
        <w:t xml:space="preserve">Figure </w:t>
      </w:r>
      <w:r w:rsidR="00AA51D1">
        <w:t>A4</w:t>
      </w:r>
      <w:r>
        <w:noBreakHyphen/>
      </w:r>
      <w:fldSimple w:instr=" SEQ Figure \* ARABIC ">
        <w:r w:rsidR="00775321">
          <w:rPr>
            <w:noProof/>
          </w:rPr>
          <w:t>27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7"/>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0C22B721" w:rsidR="00061257" w:rsidRDefault="00061257" w:rsidP="00061257">
      <w:pPr>
        <w:pStyle w:val="Billedtekst"/>
        <w:keepNext/>
      </w:pPr>
      <w:r>
        <w:lastRenderedPageBreak/>
        <w:t xml:space="preserve">Figure </w:t>
      </w:r>
      <w:r w:rsidR="00AA51D1">
        <w:t>A4</w:t>
      </w:r>
      <w:r>
        <w:noBreakHyphen/>
      </w:r>
      <w:fldSimple w:instr=" SEQ Figure \* ARABIC ">
        <w:r w:rsidR="00775321">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8"/>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9"/>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40"/>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41"/>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2"/>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3"/>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4"/>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5"/>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6"/>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7"/>
                    <a:stretch>
                      <a:fillRect/>
                    </a:stretch>
                  </pic:blipFill>
                  <pic:spPr>
                    <a:xfrm>
                      <a:off x="0" y="0"/>
                      <a:ext cx="4924425" cy="4667250"/>
                    </a:xfrm>
                    <a:prstGeom prst="rect">
                      <a:avLst/>
                    </a:prstGeom>
                  </pic:spPr>
                </pic:pic>
              </a:graphicData>
            </a:graphic>
          </wp:inline>
        </w:drawing>
      </w:r>
    </w:p>
    <w:sectPr w:rsidR="00061257" w:rsidRPr="00061257" w:rsidSect="00D0045A">
      <w:headerReference w:type="default" r:id="rId48"/>
      <w:footerReference w:type="default" r:id="rId4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Simon Thomsen" w:date="2022-12-15T08:15:00Z" w:initials="ST">
    <w:p w14:paraId="146604CC" w14:textId="77777777" w:rsidR="00366564" w:rsidRDefault="00366564" w:rsidP="00DA604A">
      <w:pPr>
        <w:pStyle w:val="Kommentartekst"/>
      </w:pPr>
      <w:r>
        <w:rPr>
          <w:rStyle w:val="Kommentarhenvisning"/>
        </w:rPr>
        <w:annotationRef/>
      </w:r>
      <w:r>
        <w:t>Inkluderer noget med økonomiens tilstand også - Arbejdsløsheds raten</w:t>
      </w:r>
    </w:p>
  </w:comment>
  <w:comment w:id="43" w:author="Simon Fløj Thomsen" w:date="2022-12-16T17:14:00Z" w:initials="SFT">
    <w:p w14:paraId="3CD677BE" w14:textId="77777777" w:rsidR="001572F0" w:rsidRDefault="001572F0" w:rsidP="00CA7086">
      <w:pPr>
        <w:pStyle w:val="Kommentartekst"/>
      </w:pPr>
      <w:r>
        <w:rPr>
          <w:rStyle w:val="Kommentarhenvisning"/>
        </w:rPr>
        <w:annotationRef/>
      </w:r>
      <w:r>
        <w:t xml:space="preserve">Ved ik helt hvad jeg skal skrive her, fordi det er vel mere diskussion jeg laver i de to scenarier. </w:t>
      </w:r>
    </w:p>
  </w:comment>
  <w:comment w:id="44" w:author="Simon Fløj Thomsen" w:date="2022-12-16T17:15:00Z" w:initials="SFT">
    <w:p w14:paraId="1D4A6B86" w14:textId="77777777" w:rsidR="001572F0" w:rsidRDefault="001572F0" w:rsidP="00FC1FD6">
      <w:pPr>
        <w:pStyle w:val="Kommentartekst"/>
      </w:pPr>
      <w:r>
        <w:rPr>
          <w:rStyle w:val="Kommentarhenvisning"/>
        </w:rPr>
        <w:annotationRef/>
      </w:r>
      <w:r>
        <w:t>Jeg tænker muligvis stadig at lave et scenarie kun med løn kanalen, hvor man kan diskutere det med profit/Wage-led, men måske først inkludere den i selve diskussionen?</w:t>
      </w:r>
    </w:p>
  </w:comment>
  <w:comment w:id="47" w:author="Simon Fløj Thomsen" w:date="2022-12-16T17:22:00Z" w:initials="SFT">
    <w:p w14:paraId="7033AEC9" w14:textId="77777777" w:rsidR="000E2AD0" w:rsidRDefault="000E2AD0" w:rsidP="009D5F45">
      <w:pPr>
        <w:pStyle w:val="Kommentartekst"/>
      </w:pPr>
      <w:r>
        <w:rPr>
          <w:rStyle w:val="Kommentarhenvisning"/>
        </w:rPr>
        <w:annotationRef/>
      </w:r>
      <w:r>
        <w:t>Inkluder ur?</w:t>
      </w:r>
    </w:p>
  </w:comment>
  <w:comment w:id="48" w:author="Simon Fløj Thomsen" w:date="2022-12-16T17:23:00Z" w:initials="SFT">
    <w:p w14:paraId="599524E7" w14:textId="77777777" w:rsidR="000E2AD0" w:rsidRDefault="000E2AD0" w:rsidP="00705879">
      <w:pPr>
        <w:pStyle w:val="Kommentartekst"/>
      </w:pPr>
      <w:r>
        <w:rPr>
          <w:rStyle w:val="Kommentarhenvisning"/>
        </w:rPr>
        <w:annotationRef/>
      </w:r>
      <w:r>
        <w:t>Kan muligvis bruge TSEXTEND?</w:t>
      </w:r>
    </w:p>
  </w:comment>
  <w:comment w:id="49" w:author="Simon Fløj Thomsen" w:date="2022-12-16T17:28:00Z" w:initials="SFT">
    <w:p w14:paraId="7FFFD827" w14:textId="77777777" w:rsidR="009F442A" w:rsidRDefault="009F442A" w:rsidP="00DE1622">
      <w:pPr>
        <w:pStyle w:val="Kommentartekst"/>
      </w:pPr>
      <w:r>
        <w:rPr>
          <w:rStyle w:val="Kommentarhenvisning"/>
        </w:rPr>
        <w:annotationRef/>
      </w:r>
      <w:r>
        <w:t>Videre.</w:t>
      </w:r>
    </w:p>
  </w:comment>
  <w:comment w:id="50" w:author="Simon Fløj Thomsen" w:date="2022-12-16T17:29:00Z" w:initials="SFT">
    <w:p w14:paraId="0BAB2D8B" w14:textId="77777777" w:rsidR="009F442A" w:rsidRDefault="009F442A" w:rsidP="002147AE">
      <w:pPr>
        <w:pStyle w:val="Kommentartekst"/>
      </w:pPr>
      <w:r>
        <w:rPr>
          <w:rStyle w:val="Kommentarhenvisning"/>
        </w:rPr>
        <w:annotationRef/>
      </w:r>
      <w:r>
        <w:t>Ved ik om løn dataet der gør ind i modellen nu skal tilpasses?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6604CC" w15:done="0"/>
  <w15:commentEx w15:paraId="3CD677BE" w15:done="0"/>
  <w15:commentEx w15:paraId="1D4A6B86" w15:done="0"/>
  <w15:commentEx w15:paraId="7033AEC9" w15:done="0"/>
  <w15:commentEx w15:paraId="599524E7" w15:done="0"/>
  <w15:commentEx w15:paraId="7FFFD827" w15:done="0"/>
  <w15:commentEx w15:paraId="0BAB2D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55629" w16cex:dateUtc="2022-12-15T07:15:00Z"/>
  <w16cex:commentExtensible w16cex:durableId="274725EE" w16cex:dateUtc="2022-12-16T16:14:00Z"/>
  <w16cex:commentExtensible w16cex:durableId="2747264A" w16cex:dateUtc="2022-12-16T16:15:00Z"/>
  <w16cex:commentExtensible w16cex:durableId="274727EA" w16cex:dateUtc="2022-12-16T16:22:00Z"/>
  <w16cex:commentExtensible w16cex:durableId="27472810" w16cex:dateUtc="2022-12-16T16:23:00Z"/>
  <w16cex:commentExtensible w16cex:durableId="27472955" w16cex:dateUtc="2022-12-16T16:28:00Z"/>
  <w16cex:commentExtensible w16cex:durableId="2747298D" w16cex:dateUtc="2022-12-16T16: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6604CC" w16cid:durableId="27455629"/>
  <w16cid:commentId w16cid:paraId="3CD677BE" w16cid:durableId="274725EE"/>
  <w16cid:commentId w16cid:paraId="1D4A6B86" w16cid:durableId="2747264A"/>
  <w16cid:commentId w16cid:paraId="7033AEC9" w16cid:durableId="274727EA"/>
  <w16cid:commentId w16cid:paraId="599524E7" w16cid:durableId="27472810"/>
  <w16cid:commentId w16cid:paraId="7FFFD827" w16cid:durableId="27472955"/>
  <w16cid:commentId w16cid:paraId="0BAB2D8B" w16cid:durableId="274729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03419" w14:textId="77777777" w:rsidR="0069224C" w:rsidRDefault="0069224C" w:rsidP="005F6ED0">
      <w:pPr>
        <w:spacing w:after="0" w:line="240" w:lineRule="auto"/>
      </w:pPr>
      <w:r>
        <w:separator/>
      </w:r>
    </w:p>
  </w:endnote>
  <w:endnote w:type="continuationSeparator" w:id="0">
    <w:p w14:paraId="3F37E446" w14:textId="77777777" w:rsidR="0069224C" w:rsidRDefault="0069224C"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BD53F" w14:textId="77777777" w:rsidR="0069224C" w:rsidRDefault="0069224C" w:rsidP="005F6ED0">
      <w:pPr>
        <w:spacing w:after="0" w:line="240" w:lineRule="auto"/>
      </w:pPr>
      <w:r>
        <w:separator/>
      </w:r>
    </w:p>
  </w:footnote>
  <w:footnote w:type="continuationSeparator" w:id="0">
    <w:p w14:paraId="3F689E95" w14:textId="77777777" w:rsidR="0069224C" w:rsidRDefault="0069224C" w:rsidP="005F6ED0">
      <w:pPr>
        <w:spacing w:after="0" w:line="240" w:lineRule="auto"/>
      </w:pPr>
      <w:r>
        <w:continuationSeparator/>
      </w:r>
    </w:p>
  </w:footnote>
  <w:footnote w:id="1">
    <w:p w14:paraId="79723BFB" w14:textId="77777777" w:rsidR="003C4BAC" w:rsidRPr="005900D2" w:rsidDel="00366564" w:rsidRDefault="003C4BAC" w:rsidP="003C4BAC">
      <w:pPr>
        <w:pStyle w:val="Fodnotetekst"/>
        <w:rPr>
          <w:del w:id="39" w:author="Simon Thomsen" w:date="2022-12-15T08:12:00Z"/>
        </w:rPr>
      </w:pPr>
      <w:del w:id="40" w:author="Simon Thomsen" w:date="2022-12-15T08:12:00Z">
        <w:r w:rsidRPr="00967F45" w:rsidDel="00366564">
          <w:rPr>
            <w:rStyle w:val="Fodnotehenvisning"/>
          </w:rPr>
          <w:footnoteRef/>
        </w:r>
        <w:r w:rsidDel="00366564">
          <w:delText xml:space="preserve"> </w:delText>
        </w:r>
        <w:r w:rsidDel="00366564">
          <w:rPr>
            <w:rStyle w:val="cf01"/>
          </w:rPr>
          <w:delText>Theoretically we should look at the reservation salary, but as this is not observable studies usually use different measures of the wage.</w:delText>
        </w:r>
      </w:del>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10C094FB" w14:textId="49E08D09" w:rsidR="00A82B25" w:rsidRPr="005634E3" w:rsidRDefault="00A82B25">
      <w:pPr>
        <w:pStyle w:val="Fodnotetekst"/>
      </w:pPr>
      <w:r>
        <w:rPr>
          <w:rStyle w:val="Fodnotehenvisning"/>
        </w:rPr>
        <w:footnoteRef/>
      </w:r>
      <w:r>
        <w:t xml:space="preserve"> </w:t>
      </w:r>
      <w:r w:rsidRPr="00A82B25">
        <w:t>Morten Aastrup writes under the organization” Landsorganisationen”, Magnus Jensen and Asbjørn Nørregaard writes under the organization ”Cevea”, and lastly Lizette Risgaard writes under the organization ”Fagbevægelsens Hovedorganisation”</w:t>
      </w: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0B7692D"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218F032" w:rsidR="00EC5CB9" w:rsidRPr="00052901" w:rsidRDefault="00EC5CB9" w:rsidP="005E7208">
      <w:pPr>
        <w:pStyle w:val="pf0"/>
        <w:rPr>
          <w:rFonts w:asciiTheme="minorHAnsi" w:hAnsiTheme="minorHAnsi" w:cstheme="minorHAnsi"/>
          <w:sz w:val="18"/>
          <w:szCs w:val="18"/>
        </w:rPr>
      </w:pPr>
      <w:r w:rsidRPr="00052901">
        <w:rPr>
          <w:rStyle w:val="Fodnotehenvisning"/>
          <w:rFonts w:asciiTheme="minorHAnsi" w:hAnsiTheme="minorHAnsi" w:cstheme="minorHAnsi"/>
          <w:sz w:val="18"/>
          <w:szCs w:val="18"/>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sidR="00052901">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sidR="00052901">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7">
    <w:p w14:paraId="3B2E79B4" w14:textId="4E5E930B" w:rsidR="005E7208" w:rsidRPr="00052901" w:rsidRDefault="005E7208">
      <w:pPr>
        <w:pStyle w:val="Fodnotetekst"/>
        <w:rPr>
          <w:rFonts w:cstheme="minorHAnsi"/>
          <w:sz w:val="18"/>
          <w:szCs w:val="18"/>
        </w:rPr>
      </w:pPr>
      <w:r w:rsidRPr="00052901">
        <w:rPr>
          <w:rStyle w:val="Fodnotehenvisning"/>
          <w:rFonts w:cstheme="minorHAnsi"/>
          <w:sz w:val="18"/>
          <w:szCs w:val="18"/>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8">
    <w:p w14:paraId="48DD71DE" w14:textId="7DA12B23" w:rsidR="00F268F7" w:rsidRPr="00F268F7" w:rsidRDefault="00F268F7">
      <w:pPr>
        <w:pStyle w:val="Fodnotetekst"/>
      </w:pPr>
      <w:r w:rsidRPr="00052901">
        <w:rPr>
          <w:rStyle w:val="Fodnotehenvisning"/>
          <w:rFonts w:cstheme="minorHAnsi"/>
          <w:sz w:val="18"/>
          <w:szCs w:val="18"/>
        </w:rPr>
        <w:footnoteRef/>
      </w:r>
      <w:r w:rsidRPr="00052901">
        <w:rPr>
          <w:rFonts w:cstheme="minorHAnsi"/>
          <w:sz w:val="18"/>
          <w:szCs w:val="18"/>
        </w:rPr>
        <w:t xml:space="preserve"> We do not see this as a problem, as we are mostly interested in the effects on unemployment.</w:t>
      </w:r>
    </w:p>
  </w:footnote>
  <w:footnote w:id="9">
    <w:p w14:paraId="52DAE715" w14:textId="3A133FB9" w:rsidR="009F442A" w:rsidRPr="009F442A" w:rsidRDefault="009F442A" w:rsidP="009F442A">
      <w:pPr>
        <w:spacing w:line="240" w:lineRule="auto"/>
        <w:rPr>
          <w:sz w:val="24"/>
          <w:szCs w:val="24"/>
        </w:rPr>
      </w:pPr>
      <w:r>
        <w:rPr>
          <w:rStyle w:val="Fodnotehenvisning"/>
        </w:rPr>
        <w:footnoteRef/>
      </w:r>
      <w:r>
        <w:t xml:space="preserve"> </w:t>
      </w:r>
      <w:r w:rsidRPr="009F442A">
        <w:rPr>
          <w:sz w:val="20"/>
          <w:szCs w:val="20"/>
        </w:rPr>
        <w:t>In section 3, we described the two static models of income insurance and cash-benefits build by the IS-commission where people would switch from the IS-program to the cash-benefits program if the later one resulted in a higher level of benefits. As this effect is already accounted for in the</w:t>
      </w:r>
      <w:r w:rsidRPr="00AC0541">
        <w:rPr>
          <w:sz w:val="24"/>
          <w:szCs w:val="24"/>
        </w:rPr>
        <w:t xml:space="preserve"> </w:t>
      </w:r>
      <w:r w:rsidRPr="009F442A">
        <w:rPr>
          <w:sz w:val="20"/>
          <w:szCs w:val="20"/>
        </w:rPr>
        <w:t xml:space="preserve">IS-model and thereby the micro elasticity, we will not include this link in our model, instead we will use the effects used by </w:t>
      </w:r>
      <w:r w:rsidRPr="009F442A">
        <w:rPr>
          <w:noProof/>
          <w:sz w:val="20"/>
          <w:szCs w:val="20"/>
        </w:rPr>
        <w:t>Fazzari et al.</w:t>
      </w:r>
      <w:r w:rsidRPr="009F442A">
        <w:rPr>
          <w:sz w:val="20"/>
          <w:szCs w:val="20"/>
        </w:rPr>
        <w:t xml:space="preserve"> </w:t>
      </w:r>
      <w:r w:rsidRPr="009F442A">
        <w:rPr>
          <w:sz w:val="20"/>
          <w:szCs w:val="20"/>
        </w:rPr>
        <w:fldChar w:fldCharType="begin" w:fldLock="1"/>
      </w:r>
      <w:r w:rsidRPr="009F442A">
        <w:rPr>
          <w:sz w:val="20"/>
          <w:szCs w:val="20"/>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9F442A">
        <w:rPr>
          <w:sz w:val="20"/>
          <w:szCs w:val="20"/>
        </w:rPr>
        <w:fldChar w:fldCharType="separate"/>
      </w:r>
      <w:r w:rsidRPr="009F442A">
        <w:rPr>
          <w:noProof/>
          <w:sz w:val="20"/>
          <w:szCs w:val="20"/>
        </w:rPr>
        <w:t>(2020)</w:t>
      </w:r>
      <w:r w:rsidRPr="009F442A">
        <w:rPr>
          <w:sz w:val="20"/>
          <w:szCs w:val="20"/>
        </w:rPr>
        <w:fldChar w:fldCharType="end"/>
      </w:r>
      <w:r w:rsidRPr="009F442A">
        <w:rPr>
          <w:sz w:val="20"/>
          <w:szCs w:val="20"/>
        </w:rPr>
        <w:t>.</w:t>
      </w:r>
    </w:p>
  </w:footnote>
  <w:footnote w:id="10">
    <w:p w14:paraId="59645B6B" w14:textId="77777777" w:rsidR="000E2AD0" w:rsidRPr="005900D2" w:rsidRDefault="000E2AD0" w:rsidP="000E2AD0">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7A13F9A6" w14:textId="57FECC28" w:rsidR="000E2AD0" w:rsidRPr="005900D2" w:rsidRDefault="000E2AD0" w:rsidP="000E2AD0">
      <w:pPr>
        <w:pStyle w:val="Fodnotetekst"/>
      </w:pPr>
      <w:r w:rsidRPr="00967F45">
        <w:rPr>
          <w:rStyle w:val="Fodnotehenvisning"/>
        </w:rPr>
        <w:footnoteRef/>
      </w:r>
      <w:r>
        <w:t xml:space="preserve"> </w:t>
      </w:r>
      <w:r w:rsidRPr="00845283">
        <w:t>Thereby</w:t>
      </w:r>
      <w:r>
        <w:t xml:space="preserve"> we leave out the two effect</w:t>
      </w:r>
      <w:r w:rsidR="009F442A">
        <w:t>s</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0EDF4BBE" w14:textId="70FA28CB"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3">
    <w:p w14:paraId="4BF42E35" w14:textId="7BC37DA6" w:rsidR="00F018CF" w:rsidRPr="005900D2" w:rsidRDefault="00F018CF">
      <w:pPr>
        <w:pStyle w:val="Fodnotetekst"/>
      </w:pPr>
      <w:r w:rsidRPr="00967F45">
        <w:rPr>
          <w:rStyle w:val="Fodnotehenvisning"/>
        </w:rPr>
        <w:footnoteRef/>
      </w:r>
      <w:r>
        <w:t xml:space="preserve"> </w:t>
      </w:r>
      <w:r>
        <w:rPr>
          <w:rStyle w:val="cf01"/>
        </w:rPr>
        <w:t>In this case the estimate is upward biased as the shock does not affect the wages, therefor</w:t>
      </w:r>
      <w:r w:rsidR="00D969ED">
        <w:rPr>
          <w:rStyle w:val="cf01"/>
        </w:rPr>
        <w:t>e</w:t>
      </w:r>
      <w:r>
        <w:rPr>
          <w:rStyle w:val="cf01"/>
        </w:rPr>
        <w:t xml:space="preserve"> people not receiving the maximum level of income Insurance will not experience an increase. We analyze the effect of this in the sensitivity analysis pg.</w:t>
      </w:r>
      <w:r w:rsidR="00052901">
        <w:rPr>
          <w:rStyle w:val="cf01"/>
        </w:rPr>
        <w:t xml:space="preserve"> </w:t>
      </w:r>
      <w:r w:rsidR="00052901">
        <w:rPr>
          <w:rStyle w:val="cf01"/>
        </w:rPr>
        <w:fldChar w:fldCharType="begin"/>
      </w:r>
      <w:r w:rsidR="00052901">
        <w:rPr>
          <w:rStyle w:val="cf01"/>
        </w:rPr>
        <w:instrText xml:space="preserve"> PAGEREF _Ref120689876 \h </w:instrText>
      </w:r>
      <w:r w:rsidR="00052901">
        <w:rPr>
          <w:rStyle w:val="cf01"/>
        </w:rPr>
      </w:r>
      <w:r w:rsidR="00052901">
        <w:rPr>
          <w:rStyle w:val="cf01"/>
        </w:rPr>
        <w:fldChar w:fldCharType="separate"/>
      </w:r>
      <w:r w:rsidR="00052901">
        <w:rPr>
          <w:rStyle w:val="cf01"/>
          <w:noProof/>
        </w:rPr>
        <w:t>55</w:t>
      </w:r>
      <w:r w:rsidR="00052901">
        <w:rPr>
          <w:rStyle w:val="cf01"/>
        </w:rPr>
        <w:fldChar w:fldCharType="end"/>
      </w:r>
      <w:r>
        <w:rPr>
          <w:rStyle w:val="cf01"/>
        </w:rPr>
        <w:t>.</w:t>
      </w:r>
    </w:p>
  </w:footnote>
  <w:footnote w:id="14">
    <w:p w14:paraId="21D01B03" w14:textId="3FED5DA6" w:rsidR="00C100EC" w:rsidRPr="005900D2" w:rsidRDefault="00C100EC">
      <w:pPr>
        <w:pStyle w:val="Fodnotetekst"/>
      </w:pPr>
      <w:r w:rsidRPr="00967F45">
        <w:rPr>
          <w:rStyle w:val="Fodnotehenvisning"/>
        </w:rPr>
        <w:footnoteRef/>
      </w:r>
      <w:r>
        <w:t xml:space="preserve"> </w:t>
      </w:r>
      <w:r>
        <w:rPr>
          <w:rStyle w:val="cf01"/>
        </w:rPr>
        <w:t>Using this result, we calculate the elasticity</w:t>
      </w:r>
      <w:r w:rsidR="00052901">
        <w:rPr>
          <w:rStyle w:val="cf01"/>
        </w:rPr>
        <w:t xml:space="preserve"> of the macroeconomic effects</w:t>
      </w:r>
      <w:r>
        <w:rPr>
          <w:rStyle w:val="cf01"/>
        </w:rPr>
        <w:t xml:space="preserve"> to</w:t>
      </w:r>
      <w:r w:rsidR="00052901">
        <w:rPr>
          <w:rStyle w:val="cf01"/>
        </w:rPr>
        <w:t xml:space="preserve"> be</w:t>
      </w:r>
      <w:r>
        <w:rPr>
          <w:rStyle w:val="cf01"/>
        </w:rPr>
        <w:t xml:space="preserve"> approximately 3.5,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5">
    <w:p w14:paraId="0422AF64" w14:textId="6B303E91" w:rsidR="00D21A6E" w:rsidRPr="005900D2" w:rsidRDefault="00D21A6E">
      <w:pPr>
        <w:pStyle w:val="Fodnotetekst"/>
      </w:pPr>
      <w:r>
        <w:rPr>
          <w:rStyle w:val="Fodnotehenvisning"/>
        </w:rPr>
        <w:footnoteRef/>
      </w:r>
      <w:r>
        <w:t xml:space="preserve"> </w:t>
      </w:r>
      <w:r>
        <w:rPr>
          <w:rStyle w:val="cf01"/>
        </w:rPr>
        <w:t>The standard set-up of this method is</w:t>
      </w:r>
      <w:r w:rsidR="00052901">
        <w:rPr>
          <w:rStyle w:val="cf01"/>
        </w:rPr>
        <w:t xml:space="preserve"> as follows: I</w:t>
      </w:r>
      <w:r>
        <w:rPr>
          <w:rStyle w:val="cf01"/>
        </w:rPr>
        <w:t>f region 1 is hit by a shock (could be a political decision)</w:t>
      </w:r>
      <w:r w:rsidR="00052901">
        <w:rPr>
          <w:rStyle w:val="cf01"/>
        </w:rPr>
        <w:t>,</w:t>
      </w:r>
      <w:r>
        <w:rPr>
          <w:rStyle w:val="cf01"/>
        </w:rPr>
        <w:t xml:space="preserve"> </w:t>
      </w:r>
      <w:r w:rsidR="00052901">
        <w:rPr>
          <w:rStyle w:val="cf01"/>
        </w:rPr>
        <w:t>w</w:t>
      </w:r>
      <w:r>
        <w:rPr>
          <w:rStyle w:val="cf01"/>
        </w:rPr>
        <w:t>e use a region 2 not experiencing the shock to compare with region 1. Thereby using the development in region 2 as a proxy for how the development in region 1 would have continued if not hit by the shock.</w:t>
      </w:r>
    </w:p>
  </w:footnote>
  <w:footnote w:id="16">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7">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18">
    <w:p w14:paraId="70C6B6EF" w14:textId="17CBC136" w:rsidR="00C100EC" w:rsidRPr="005900D2" w:rsidRDefault="00C100EC">
      <w:pPr>
        <w:pStyle w:val="Fodnotetekst"/>
      </w:pPr>
      <w:r w:rsidRPr="00967F45">
        <w:rPr>
          <w:rStyle w:val="Fodnotehenvisning"/>
        </w:rPr>
        <w:footnoteRef/>
      </w:r>
      <w:r>
        <w:t xml:space="preserve"> </w:t>
      </w:r>
      <w:r>
        <w:rPr>
          <w:rStyle w:val="cf01"/>
        </w:rPr>
        <w:t xml:space="preserve">In the appendix pg. </w:t>
      </w:r>
      <w:r w:rsidR="00052901">
        <w:rPr>
          <w:rStyle w:val="cf01"/>
        </w:rPr>
        <w:fldChar w:fldCharType="begin"/>
      </w:r>
      <w:r w:rsidR="00052901">
        <w:rPr>
          <w:rStyle w:val="cf01"/>
        </w:rPr>
        <w:instrText xml:space="preserve"> PAGEREF _Ref120689876 \h </w:instrText>
      </w:r>
      <w:r w:rsidR="00052901">
        <w:rPr>
          <w:rStyle w:val="cf01"/>
        </w:rPr>
      </w:r>
      <w:r w:rsidR="00052901">
        <w:rPr>
          <w:rStyle w:val="cf01"/>
        </w:rPr>
        <w:fldChar w:fldCharType="separate"/>
      </w:r>
      <w:r w:rsidR="00052901">
        <w:rPr>
          <w:rStyle w:val="cf01"/>
          <w:noProof/>
        </w:rPr>
        <w:t>55</w:t>
      </w:r>
      <w:r w:rsidR="00052901">
        <w:rPr>
          <w:rStyle w:val="cf01"/>
        </w:rPr>
        <w:fldChar w:fldCharType="end"/>
      </w:r>
      <w:r w:rsidR="00052901">
        <w:rPr>
          <w:rStyle w:val="cf01"/>
        </w:rPr>
        <w:t xml:space="preserve"> </w:t>
      </w:r>
      <w:r>
        <w:rPr>
          <w:rStyle w:val="cf01"/>
        </w:rPr>
        <w:t>we perform a sensitivity analysis finding that even with relatively large changes to the estimates in the consumption, investment, export and import functions the conclusion of Denmark being profit-led stands.</w:t>
      </w:r>
    </w:p>
  </w:footnote>
  <w:footnote w:id="19">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0">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1">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2">
    <w:p w14:paraId="01B3DA56" w14:textId="39FC58EE" w:rsidR="00553FC6" w:rsidRPr="00553FC6" w:rsidRDefault="00553FC6">
      <w:pPr>
        <w:pStyle w:val="Fodnotetekst"/>
      </w:pPr>
      <w:r w:rsidRPr="00553FC6">
        <w:rPr>
          <w:rStyle w:val="Fodnotehenvisning"/>
        </w:rPr>
        <w:footnoteRef/>
      </w:r>
      <w:r w:rsidRPr="00553FC6">
        <w:t xml:space="preserve"> In future calculations we will use a value of 0.38</w:t>
      </w:r>
    </w:p>
  </w:footnote>
  <w:footnote w:id="23">
    <w:p w14:paraId="6D77F73D" w14:textId="77777777" w:rsidR="00573A0D" w:rsidRPr="005900D2" w:rsidRDefault="00573A0D" w:rsidP="00573A0D">
      <w:pPr>
        <w:pStyle w:val="Fodnotetekst"/>
      </w:pPr>
      <w:r w:rsidRPr="000577BB">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4">
    <w:p w14:paraId="5E8C2973" w14:textId="5B868648" w:rsidR="008668D4" w:rsidRPr="005900D2" w:rsidRDefault="008668D4" w:rsidP="008668D4">
      <w:pPr>
        <w:pStyle w:val="Fodnotetekst"/>
      </w:pPr>
      <w:r w:rsidRPr="00967F45">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25">
    <w:p w14:paraId="64540479" w14:textId="3618ADFA" w:rsidR="001F04BC" w:rsidRPr="005634E3" w:rsidRDefault="001F04BC">
      <w:pPr>
        <w:pStyle w:val="Fodnotetekst"/>
      </w:pPr>
      <w:r>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E64"/>
    <w:rsid w:val="000D24F2"/>
    <w:rsid w:val="000D2FC6"/>
    <w:rsid w:val="000D5AB6"/>
    <w:rsid w:val="000D5EFB"/>
    <w:rsid w:val="000D74F8"/>
    <w:rsid w:val="000D7CF7"/>
    <w:rsid w:val="000E2AD0"/>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2282"/>
    <w:rsid w:val="00156602"/>
    <w:rsid w:val="001572F0"/>
    <w:rsid w:val="00160AA0"/>
    <w:rsid w:val="00162AD8"/>
    <w:rsid w:val="00162CBB"/>
    <w:rsid w:val="00162CD9"/>
    <w:rsid w:val="0016509E"/>
    <w:rsid w:val="00166B1E"/>
    <w:rsid w:val="00167010"/>
    <w:rsid w:val="00167FDE"/>
    <w:rsid w:val="00170171"/>
    <w:rsid w:val="001722A0"/>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D0A2F"/>
    <w:rsid w:val="001D2C97"/>
    <w:rsid w:val="001D4F86"/>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A6"/>
    <w:rsid w:val="001F4309"/>
    <w:rsid w:val="001F6CAA"/>
    <w:rsid w:val="00201996"/>
    <w:rsid w:val="00205146"/>
    <w:rsid w:val="0020720A"/>
    <w:rsid w:val="00207C01"/>
    <w:rsid w:val="002103A8"/>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70FB"/>
    <w:rsid w:val="00281F51"/>
    <w:rsid w:val="00282129"/>
    <w:rsid w:val="00282F8F"/>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2F721B"/>
    <w:rsid w:val="0030022E"/>
    <w:rsid w:val="003013AA"/>
    <w:rsid w:val="003028C8"/>
    <w:rsid w:val="0030303A"/>
    <w:rsid w:val="00305E92"/>
    <w:rsid w:val="00305EB0"/>
    <w:rsid w:val="0030683A"/>
    <w:rsid w:val="00310534"/>
    <w:rsid w:val="003107E3"/>
    <w:rsid w:val="00310D7D"/>
    <w:rsid w:val="00311316"/>
    <w:rsid w:val="00313A09"/>
    <w:rsid w:val="00313FC0"/>
    <w:rsid w:val="003150F0"/>
    <w:rsid w:val="003204AC"/>
    <w:rsid w:val="003205F7"/>
    <w:rsid w:val="0032110E"/>
    <w:rsid w:val="0032294E"/>
    <w:rsid w:val="00322F1F"/>
    <w:rsid w:val="003240E2"/>
    <w:rsid w:val="00327399"/>
    <w:rsid w:val="0032745A"/>
    <w:rsid w:val="00332521"/>
    <w:rsid w:val="00333AEC"/>
    <w:rsid w:val="00333B3D"/>
    <w:rsid w:val="003402DC"/>
    <w:rsid w:val="00340753"/>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257E"/>
    <w:rsid w:val="00372F29"/>
    <w:rsid w:val="00372F93"/>
    <w:rsid w:val="003747E8"/>
    <w:rsid w:val="00377F4C"/>
    <w:rsid w:val="003811BF"/>
    <w:rsid w:val="00384121"/>
    <w:rsid w:val="003856B0"/>
    <w:rsid w:val="00387278"/>
    <w:rsid w:val="003873AB"/>
    <w:rsid w:val="00390BFE"/>
    <w:rsid w:val="003931E7"/>
    <w:rsid w:val="00394C13"/>
    <w:rsid w:val="00394F97"/>
    <w:rsid w:val="00395100"/>
    <w:rsid w:val="0039626A"/>
    <w:rsid w:val="00397708"/>
    <w:rsid w:val="003A0099"/>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4DF8"/>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244DB"/>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AEF"/>
    <w:rsid w:val="0058393C"/>
    <w:rsid w:val="00583A8B"/>
    <w:rsid w:val="00583DA9"/>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224C"/>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7E9A"/>
    <w:rsid w:val="006D056C"/>
    <w:rsid w:val="006D25A4"/>
    <w:rsid w:val="006D2B78"/>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700D96"/>
    <w:rsid w:val="0070208A"/>
    <w:rsid w:val="007030A2"/>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368B"/>
    <w:rsid w:val="007A3A04"/>
    <w:rsid w:val="007A3DA7"/>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7F4513"/>
    <w:rsid w:val="007F7F59"/>
    <w:rsid w:val="0080080C"/>
    <w:rsid w:val="00800FEE"/>
    <w:rsid w:val="008054B1"/>
    <w:rsid w:val="00805A76"/>
    <w:rsid w:val="00805F2A"/>
    <w:rsid w:val="00806786"/>
    <w:rsid w:val="00806CA2"/>
    <w:rsid w:val="00807E9E"/>
    <w:rsid w:val="00810B0B"/>
    <w:rsid w:val="00812DCC"/>
    <w:rsid w:val="00814D8B"/>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5B4"/>
    <w:rsid w:val="00921C32"/>
    <w:rsid w:val="00921D2D"/>
    <w:rsid w:val="00922D7E"/>
    <w:rsid w:val="00924651"/>
    <w:rsid w:val="00925560"/>
    <w:rsid w:val="0092793F"/>
    <w:rsid w:val="00927CE6"/>
    <w:rsid w:val="00930F4D"/>
    <w:rsid w:val="00933239"/>
    <w:rsid w:val="00933BEF"/>
    <w:rsid w:val="00934626"/>
    <w:rsid w:val="00935D9A"/>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5A76"/>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442A"/>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3C06"/>
    <w:rsid w:val="00A7403F"/>
    <w:rsid w:val="00A7461D"/>
    <w:rsid w:val="00A74720"/>
    <w:rsid w:val="00A75037"/>
    <w:rsid w:val="00A75B84"/>
    <w:rsid w:val="00A76722"/>
    <w:rsid w:val="00A76DD3"/>
    <w:rsid w:val="00A82B25"/>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1329"/>
    <w:rsid w:val="00B64ACD"/>
    <w:rsid w:val="00B65BE8"/>
    <w:rsid w:val="00B70A66"/>
    <w:rsid w:val="00B70CFA"/>
    <w:rsid w:val="00B722B1"/>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D8A"/>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0F0D"/>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0CDF"/>
    <w:rsid w:val="00D21107"/>
    <w:rsid w:val="00D2140C"/>
    <w:rsid w:val="00D21A6E"/>
    <w:rsid w:val="00D22628"/>
    <w:rsid w:val="00D2272D"/>
    <w:rsid w:val="00D22845"/>
    <w:rsid w:val="00D22948"/>
    <w:rsid w:val="00D23556"/>
    <w:rsid w:val="00D2398E"/>
    <w:rsid w:val="00D242A7"/>
    <w:rsid w:val="00D27422"/>
    <w:rsid w:val="00D30DA3"/>
    <w:rsid w:val="00D33510"/>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3AF8"/>
    <w:rsid w:val="00DC73D6"/>
    <w:rsid w:val="00DD2782"/>
    <w:rsid w:val="00DD500B"/>
    <w:rsid w:val="00DD6234"/>
    <w:rsid w:val="00DD742A"/>
    <w:rsid w:val="00DD796D"/>
    <w:rsid w:val="00DE0E67"/>
    <w:rsid w:val="00DE16C7"/>
    <w:rsid w:val="00DE20BF"/>
    <w:rsid w:val="00DE26DA"/>
    <w:rsid w:val="00DE460E"/>
    <w:rsid w:val="00DE62EB"/>
    <w:rsid w:val="00DE77BD"/>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7B5F"/>
    <w:rsid w:val="00E81755"/>
    <w:rsid w:val="00E83A4D"/>
    <w:rsid w:val="00E83F11"/>
    <w:rsid w:val="00E840E6"/>
    <w:rsid w:val="00E84765"/>
    <w:rsid w:val="00E861C4"/>
    <w:rsid w:val="00E87C76"/>
    <w:rsid w:val="00E917DD"/>
    <w:rsid w:val="00E94BBF"/>
    <w:rsid w:val="00E95DE7"/>
    <w:rsid w:val="00EA3CF1"/>
    <w:rsid w:val="00EA455C"/>
    <w:rsid w:val="00EA663C"/>
    <w:rsid w:val="00EA706C"/>
    <w:rsid w:val="00EB0D5D"/>
    <w:rsid w:val="00EB0F0A"/>
    <w:rsid w:val="00EB18A1"/>
    <w:rsid w:val="00EB209C"/>
    <w:rsid w:val="00EB3864"/>
    <w:rsid w:val="00EB504E"/>
    <w:rsid w:val="00EB54FF"/>
    <w:rsid w:val="00EB7CB3"/>
    <w:rsid w:val="00EC33AB"/>
    <w:rsid w:val="00EC578D"/>
    <w:rsid w:val="00EC5CB9"/>
    <w:rsid w:val="00ED06D9"/>
    <w:rsid w:val="00ED0C06"/>
    <w:rsid w:val="00ED3896"/>
    <w:rsid w:val="00ED38CE"/>
    <w:rsid w:val="00ED3C43"/>
    <w:rsid w:val="00EE17FC"/>
    <w:rsid w:val="00EE180D"/>
    <w:rsid w:val="00EE677A"/>
    <w:rsid w:val="00EE6980"/>
    <w:rsid w:val="00EE6C6F"/>
    <w:rsid w:val="00EE7B67"/>
    <w:rsid w:val="00EE7EDF"/>
    <w:rsid w:val="00EF18D3"/>
    <w:rsid w:val="00EF24B6"/>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0C05"/>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3D3C"/>
    <w:rsid w:val="00FD54F5"/>
    <w:rsid w:val="00FE0D65"/>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endnotes" Target="endnotes.xml"/><Relationship Id="rId51" Type="http://schemas.microsoft.com/office/2011/relationships/people" Target="people.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Mikael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77</Pages>
  <Words>41631</Words>
  <Characters>253950</Characters>
  <Application>Microsoft Office Word</Application>
  <DocSecurity>0</DocSecurity>
  <Lines>2116</Lines>
  <Paragraphs>589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
    </vt:vector>
  </TitlesOfParts>
  <Company/>
  <LinksUpToDate>false</LinksUpToDate>
  <CharactersWithSpaces>294992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Fløj Thomsen</cp:lastModifiedBy>
  <cp:revision>4</cp:revision>
  <cp:lastPrinted>2022-11-30T09:36:00Z</cp:lastPrinted>
  <dcterms:created xsi:type="dcterms:W3CDTF">2022-12-15T07:16:00Z</dcterms:created>
  <dcterms:modified xsi:type="dcterms:W3CDTF">2022-12-16T16:34:00Z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