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7"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8"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9"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0" w:author="Simon Thomsen" w:date="2022-12-15T08:02:00Z"/>
          <w:sz w:val="24"/>
          <w:szCs w:val="24"/>
        </w:rPr>
      </w:pPr>
      <w:del w:id="21"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2"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3" w:author="Simon Thomsen" w:date="2022-12-15T08:08:00Z">
        <w:r w:rsidR="00814D8B">
          <w:rPr>
            <w:sz w:val="24"/>
            <w:szCs w:val="24"/>
          </w:rPr>
          <w:t xml:space="preserve">ibuted to the liquidity effect. </w:t>
        </w:r>
      </w:ins>
      <w:ins w:id="24" w:author="Simon Thomsen" w:date="2022-12-15T08:10:00Z">
        <w:r w:rsidR="00814D8B">
          <w:rPr>
            <w:sz w:val="24"/>
            <w:szCs w:val="24"/>
          </w:rPr>
          <w:t>This implies that the</w:t>
        </w:r>
      </w:ins>
      <w:ins w:id="25" w:author="Simon Thomsen" w:date="2022-12-15T08:08:00Z">
        <w:r w:rsidR="00814D8B">
          <w:rPr>
            <w:sz w:val="24"/>
            <w:szCs w:val="24"/>
          </w:rPr>
          <w:t xml:space="preserve"> </w:t>
        </w:r>
      </w:ins>
      <w:moveToRangeStart w:id="26" w:author="Simon Thomsen" w:date="2022-12-15T08:09:00Z" w:name="move121984193"/>
      <w:moveTo w:id="27" w:author="Simon Thomsen" w:date="2022-12-15T08:09:00Z">
        <w:r w:rsidR="00814D8B" w:rsidRPr="00AB3D2F">
          <w:rPr>
            <w:sz w:val="24"/>
            <w:szCs w:val="24"/>
          </w:rPr>
          <w:t xml:space="preserve">unemployed </w:t>
        </w:r>
      </w:moveTo>
      <w:ins w:id="28" w:author="Simon Thomsen" w:date="2022-12-15T08:09:00Z">
        <w:r w:rsidR="00814D8B">
          <w:rPr>
            <w:sz w:val="24"/>
            <w:szCs w:val="24"/>
          </w:rPr>
          <w:t>seems to be</w:t>
        </w:r>
      </w:ins>
      <w:moveTo w:id="29" w:author="Simon Thomsen" w:date="2022-12-15T08:09:00Z">
        <w:del w:id="30"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6"/>
      <w:ins w:id="31" w:author="Simon Thomsen" w:date="2022-12-15T08:07:00Z">
        <w:r w:rsidR="00814D8B">
          <w:rPr>
            <w:sz w:val="24"/>
            <w:szCs w:val="24"/>
          </w:rPr>
          <w:t xml:space="preserve"> </w:t>
        </w:r>
      </w:ins>
      <w:del w:id="32" w:author="Simon Thomsen" w:date="2022-12-15T08:07:00Z">
        <w:r w:rsidR="003C4BAC" w:rsidRPr="00AB3D2F" w:rsidDel="00814D8B">
          <w:rPr>
            <w:sz w:val="24"/>
            <w:szCs w:val="24"/>
          </w:rPr>
          <w:delText>,</w:delText>
        </w:r>
      </w:del>
      <w:r w:rsidR="003C4BAC" w:rsidRPr="00AB3D2F">
        <w:rPr>
          <w:sz w:val="24"/>
          <w:szCs w:val="24"/>
        </w:rPr>
        <w:t xml:space="preserve"> </w:t>
      </w:r>
      <w:del w:id="33"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4"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5" w:author="Simon Thomsen" w:date="2022-12-15T08:09:00Z" w:name="move121984193"/>
      <w:moveFrom w:id="36" w:author="Simon Thomsen" w:date="2022-12-15T08:09:00Z">
        <w:del w:id="37"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5"/>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8"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9"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967F45"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3ABEF9F1" w:rsidR="003C4BAC" w:rsidRPr="00583A8B" w:rsidRDefault="003C4BAC" w:rsidP="003C4BAC">
      <w:pPr>
        <w:spacing w:line="360" w:lineRule="auto"/>
        <w:rPr>
          <w:sz w:val="24"/>
          <w:szCs w:val="24"/>
        </w:rPr>
      </w:pPr>
      <w:commentRangeStart w:id="42"/>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2"/>
      <w:r w:rsidR="00366564">
        <w:rPr>
          <w:rStyle w:val="Kommentarhenvisning"/>
        </w:rPr>
        <w:commentReference w:id="42"/>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3" w:name="_Ref119913343"/>
      <w:r>
        <w:t>Section 3</w:t>
      </w:r>
      <w:bookmarkEnd w:id="43"/>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75321">
        <w:rPr>
          <w:noProof/>
        </w:rPr>
        <w:t>1</w:t>
      </w:r>
      <w:r w:rsidR="00000000">
        <w:rPr>
          <w:noProof/>
        </w:rPr>
        <w:fldChar w:fldCharType="end"/>
      </w:r>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r w:rsidR="00000000">
        <w:fldChar w:fldCharType="begin"/>
      </w:r>
      <w:r w:rsidR="00000000">
        <w:instrText xml:space="preserve"> SEQ Figure \* ARABIC </w:instrText>
      </w:r>
      <w:r w:rsidR="00000000">
        <w:fldChar w:fldCharType="separate"/>
      </w:r>
      <w:r w:rsidR="00775321">
        <w:rPr>
          <w:noProof/>
        </w:rPr>
        <w:t>2</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06631E2D"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2015a)","previouslyFormattedCitation":"(The 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47824D2C"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EB11718" w14:textId="77777777" w:rsidR="001572F0"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p>
    <w:p w14:paraId="00BF5059" w14:textId="36743A76" w:rsidR="00C074C2" w:rsidRDefault="001572F0" w:rsidP="00D2140C">
      <w:pPr>
        <w:spacing w:line="360" w:lineRule="auto"/>
        <w:rPr>
          <w:sz w:val="24"/>
          <w:szCs w:val="24"/>
        </w:rPr>
      </w:pPr>
      <w:r>
        <w:rPr>
          <w:sz w:val="24"/>
          <w:szCs w:val="24"/>
        </w:rPr>
        <w:t xml:space="preserve">Next, we will introduce a scenario removing the suppressing of the state regulation percentage starting from 2016Q1. </w:t>
      </w:r>
      <w:commentRangeStart w:id="44"/>
      <w:r>
        <w:rPr>
          <w:sz w:val="24"/>
          <w:szCs w:val="24"/>
        </w:rPr>
        <w:t xml:space="preserve">In two additional scenarios we relax the assumptions regarding the labor-force channel and wage-channel.  </w:t>
      </w:r>
      <w:commentRangeEnd w:id="44"/>
      <w:r>
        <w:rPr>
          <w:rStyle w:val="Kommentarhenvisning"/>
        </w:rPr>
        <w:commentReference w:id="44"/>
      </w:r>
      <w:r>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45"/>
      <w:r w:rsidR="00D2140C">
        <w:rPr>
          <w:sz w:val="24"/>
          <w:szCs w:val="24"/>
        </w:rPr>
        <w:t xml:space="preserve">effects. </w:t>
      </w:r>
      <w:commentRangeEnd w:id="45"/>
      <w:r>
        <w:rPr>
          <w:rStyle w:val="Kommentarhenvisning"/>
        </w:rPr>
        <w:commentReference w:id="45"/>
      </w:r>
    </w:p>
    <w:p w14:paraId="23F3A2CD" w14:textId="77777777" w:rsidR="000E2AD0" w:rsidRPr="00D2140C" w:rsidRDefault="000E2AD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1EE0ED1D" w14:textId="4A80113A"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47"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w:t>
      </w:r>
      <w:r w:rsidRPr="00AC0541">
        <w:rPr>
          <w:rFonts w:cstheme="minorHAnsi"/>
          <w:sz w:val="24"/>
          <w:szCs w:val="24"/>
        </w:rPr>
        <w:lastRenderedPageBreak/>
        <w:t xml:space="preserve">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47"/>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9F442A">
        <w:rPr>
          <w:rStyle w:val="Fodnotehenvisning"/>
          <w:sz w:val="24"/>
          <w:szCs w:val="24"/>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256D173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967F45">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967F45">
        <w:rPr>
          <w:rStyle w:val="Fodnotehenvisning"/>
        </w:rPr>
        <w:footnoteReference w:id="11"/>
      </w:r>
      <w:r w:rsidRPr="00AC0541">
        <w:rPr>
          <w:sz w:val="24"/>
          <w:szCs w:val="24"/>
        </w:rPr>
        <w:t xml:space="preserve">. The equation added to the model can be </w:t>
      </w:r>
      <w:commentRangeStart w:id="48"/>
      <w:r w:rsidRPr="00AC0541">
        <w:rPr>
          <w:sz w:val="24"/>
          <w:szCs w:val="24"/>
        </w:rPr>
        <w:t xml:space="preserve">observed below: </w:t>
      </w:r>
      <w:commentRangeEnd w:id="48"/>
      <w:r>
        <w:rPr>
          <w:rStyle w:val="Kommentarhenvisning"/>
        </w:rPr>
        <w:commentReference w:id="48"/>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w:t>
      </w:r>
      <w:commentRangeStart w:id="49"/>
      <w:r w:rsidRPr="00AC0541">
        <w:rPr>
          <w:sz w:val="24"/>
          <w:szCs w:val="24"/>
        </w:rPr>
        <w:t xml:space="preserve">till 2017 quarter 4. </w:t>
      </w:r>
      <w:commentRangeEnd w:id="49"/>
      <w:r>
        <w:rPr>
          <w:rStyle w:val="Kommentarhenvisning"/>
        </w:rPr>
        <w:commentReference w:id="49"/>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51437CBB"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50"/>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50"/>
      <w:r w:rsidR="006D215B">
        <w:rPr>
          <w:rStyle w:val="Kommentarhenvisning"/>
        </w:rPr>
        <w:commentReference w:id="50"/>
      </w:r>
      <w:r w:rsidR="006D215B">
        <w:rPr>
          <w:rFonts w:cstheme="minorHAnsi"/>
          <w:sz w:val="24"/>
          <w:szCs w:val="24"/>
        </w:rPr>
        <w:t xml:space="preserve">The reason for leaving out a productivity channel is first of all </w:t>
      </w:r>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proofErr w:type="spellStart"/>
      <w:r w:rsidR="00810867">
        <w:rPr>
          <w:rFonts w:cstheme="minorHAnsi"/>
          <w:sz w:val="24"/>
          <w:szCs w:val="24"/>
        </w:rPr>
        <w:lastRenderedPageBreak/>
        <w:t>Verdoon</w:t>
      </w:r>
      <w:proofErr w:type="spellEnd"/>
      <w:r w:rsidR="00810867">
        <w:rPr>
          <w:rFonts w:cstheme="minorHAnsi"/>
          <w:sz w:val="24"/>
          <w:szCs w:val="24"/>
        </w:rPr>
        <w:t xml:space="preserve"> effect suggests a relationship between the strength of the economy. We find not significant long-run effects for either the unemployment rate or the GDP on productivity, when also controlling for supply site factors like wages. For these two reasons, we choose to keep the productivity exogenous within the baseline model. </w:t>
      </w:r>
    </w:p>
    <w:p w14:paraId="180DBDC9" w14:textId="03FFDDB2"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C14BA0">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r w:rsidR="00000000">
        <w:fldChar w:fldCharType="begin"/>
      </w:r>
      <w:r w:rsidR="00000000">
        <w:instrText xml:space="preserve"> SEQ Figure \* ARABIC </w:instrText>
      </w:r>
      <w:r w:rsidR="00000000">
        <w:fldChar w:fldCharType="separate"/>
      </w:r>
      <w:r w:rsidR="00775321">
        <w:rPr>
          <w:noProof/>
        </w:rPr>
        <w:t>3</w:t>
      </w:r>
      <w:r w:rsidR="00000000">
        <w:rPr>
          <w:noProof/>
        </w:rPr>
        <w:fldChar w:fldCharType="end"/>
      </w:r>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51"/>
      <w:r>
        <w:rPr>
          <w:sz w:val="24"/>
          <w:szCs w:val="24"/>
        </w:rPr>
        <w:t>the</w:t>
      </w:r>
      <w:r w:rsidR="009954FC" w:rsidRPr="00AC0541">
        <w:rPr>
          <w:sz w:val="24"/>
          <w:szCs w:val="24"/>
        </w:rPr>
        <w:t xml:space="preserve"> real data.  </w:t>
      </w:r>
      <w:commentRangeEnd w:id="51"/>
      <w:r w:rsidR="009F442A">
        <w:rPr>
          <w:rStyle w:val="Kommentarhenvisning"/>
        </w:rPr>
        <w:commentReference w:id="5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52" w:name="_Ref119756235"/>
      <w:r>
        <w:lastRenderedPageBreak/>
        <w:t>Figure</w:t>
      </w:r>
      <w:r w:rsidR="002966DF">
        <w:t xml:space="preserve"> </w:t>
      </w:r>
      <w:r w:rsidR="00000000">
        <w:fldChar w:fldCharType="begin"/>
      </w:r>
      <w:r w:rsidR="00000000">
        <w:instrText xml:space="preserve"> SEQ Figure \* ARABIC </w:instrText>
      </w:r>
      <w:r w:rsidR="00000000">
        <w:fldChar w:fldCharType="separate"/>
      </w:r>
      <w:r w:rsidR="00775321">
        <w:rPr>
          <w:noProof/>
        </w:rPr>
        <w:t>4</w:t>
      </w:r>
      <w:r w:rsidR="00000000">
        <w:rPr>
          <w:noProof/>
        </w:rPr>
        <w:fldChar w:fldCharType="end"/>
      </w:r>
      <w:bookmarkEnd w:id="52"/>
      <w:r w:rsidR="002966DF">
        <w:rPr>
          <w:noProof/>
        </w:rPr>
        <w:t xml:space="preserve">: Simulation vs. real </w:t>
      </w:r>
      <w:commentRangeStart w:id="53"/>
      <w:r w:rsidR="002966DF">
        <w:rPr>
          <w:noProof/>
        </w:rPr>
        <w:t>data</w:t>
      </w:r>
      <w:commentRangeEnd w:id="53"/>
      <w:r w:rsidR="009F44F0">
        <w:rPr>
          <w:rStyle w:val="Kommentarhenvisning"/>
          <w:i w:val="0"/>
          <w:iCs w:val="0"/>
          <w:color w:val="auto"/>
        </w:rPr>
        <w:commentReference w:id="5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w:t>
      </w:r>
      <w:r w:rsidR="003D40B6" w:rsidRPr="00AC0541">
        <w:rPr>
          <w:sz w:val="24"/>
          <w:szCs w:val="24"/>
        </w:rPr>
        <w:lastRenderedPageBreak/>
        <w:t xml:space="preserve">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2"/>
      </w:r>
      <w:r w:rsidR="003D40B6">
        <w:t xml:space="preserve">. </w:t>
      </w:r>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0375884E" w:rsidR="009F442A" w:rsidRPr="005310E0" w:rsidRDefault="009F442A" w:rsidP="005310E0">
      <w:pPr>
        <w:spacing w:line="360" w:lineRule="auto"/>
        <w:rPr>
          <w:rFonts w:cstheme="minorHAnsi"/>
          <w:sz w:val="24"/>
          <w:szCs w:val="24"/>
        </w:rPr>
      </w:pPr>
      <w:r w:rsidRPr="00AB3D2F">
        <w:rPr>
          <w:rFonts w:cstheme="minorHAnsi"/>
          <w:sz w:val="24"/>
          <w:szCs w:val="24"/>
        </w:rPr>
        <w:t>keep this variable as exogenous. A main reason for having the participation rate exogenous in the baseline model</w:t>
      </w:r>
      <w:r>
        <w:rPr>
          <w:rFonts w:cstheme="minorHAnsi"/>
          <w:sz w:val="24"/>
          <w:szCs w:val="24"/>
        </w:rPr>
        <w:t>,</w:t>
      </w:r>
      <w:r w:rsidRPr="00AB3D2F">
        <w:rPr>
          <w:rFonts w:cstheme="minorHAnsi"/>
          <w:sz w:val="24"/>
          <w:szCs w:val="24"/>
        </w:rPr>
        <w:t xml:space="preserve"> is that</w:t>
      </w:r>
      <w:r>
        <w:rPr>
          <w:rFonts w:cstheme="minorHAnsi"/>
          <w:sz w:val="24"/>
          <w:szCs w:val="24"/>
        </w:rPr>
        <w:t>,</w:t>
      </w:r>
      <w:r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Pr="00AB3D2F">
        <w:rPr>
          <w:rFonts w:cstheme="minorHAnsi"/>
          <w:sz w:val="24"/>
          <w:szCs w:val="24"/>
        </w:rPr>
        <w:lastRenderedPageBreak/>
        <w:t>consumption levels, and the standard of living. In Scenario 4</w:t>
      </w:r>
      <w:r>
        <w:rPr>
          <w:rFonts w:cstheme="minorHAnsi"/>
          <w:sz w:val="24"/>
          <w:szCs w:val="24"/>
        </w:rPr>
        <w:t>,</w:t>
      </w:r>
      <w:r w:rsidRPr="00AB3D2F">
        <w:rPr>
          <w:rFonts w:cstheme="minorHAnsi"/>
          <w:sz w:val="24"/>
          <w:szCs w:val="24"/>
        </w:rPr>
        <w:t xml:space="preserve"> we look at a scenario in which the participation rate is made endogenous using the</w:t>
      </w:r>
      <w:r>
        <w:rPr>
          <w:rFonts w:cstheme="minorHAnsi"/>
          <w:sz w:val="24"/>
          <w:szCs w:val="24"/>
        </w:rPr>
        <w:t xml:space="preserve"> same</w:t>
      </w:r>
      <w:r w:rsidRPr="00AB3D2F">
        <w:rPr>
          <w:rFonts w:cstheme="minorHAnsi"/>
          <w:sz w:val="24"/>
          <w:szCs w:val="24"/>
        </w:rPr>
        <w:t xml:space="preserve"> method </w:t>
      </w:r>
      <w:r>
        <w:rPr>
          <w:rFonts w:cstheme="minorHAnsi"/>
          <w:sz w:val="24"/>
          <w:szCs w:val="24"/>
        </w:rPr>
        <w:t xml:space="preserve">as </w:t>
      </w:r>
      <w:r w:rsidRPr="00AB3D2F">
        <w:rPr>
          <w:rFonts w:cstheme="minorHAnsi"/>
          <w:noProof/>
          <w:sz w:val="24"/>
          <w:szCs w:val="24"/>
        </w:rPr>
        <w:t>Fazzari et al.</w:t>
      </w:r>
      <w:r w:rsidRPr="00AB3D2F">
        <w:rPr>
          <w:rFonts w:cstheme="minorHAnsi"/>
          <w:sz w:val="24"/>
          <w:szCs w:val="24"/>
        </w:rPr>
        <w:t xml:space="preserve"> </w:t>
      </w:r>
      <w:r w:rsidRPr="00AB3D2F">
        <w:rPr>
          <w:rFonts w:cstheme="minorHAnsi"/>
          <w:sz w:val="24"/>
          <w:szCs w:val="24"/>
        </w:rPr>
        <w:fldChar w:fldCharType="begin" w:fldLock="1"/>
      </w:r>
      <w:r>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rFonts w:cstheme="minorHAnsi"/>
          <w:sz w:val="24"/>
          <w:szCs w:val="24"/>
        </w:rPr>
        <w:fldChar w:fldCharType="separate"/>
      </w:r>
      <w:r w:rsidRPr="005F2952">
        <w:rPr>
          <w:rFonts w:cstheme="minorHAnsi"/>
          <w:noProof/>
          <w:sz w:val="24"/>
          <w:szCs w:val="24"/>
        </w:rPr>
        <w:t>(2020)</w:t>
      </w:r>
      <w:r w:rsidRPr="00AB3D2F">
        <w:rPr>
          <w:rFonts w:cstheme="minorHAnsi"/>
          <w:sz w:val="24"/>
          <w:szCs w:val="24"/>
        </w:rPr>
        <w:fldChar w:fldCharType="end"/>
      </w:r>
      <w:r w:rsidRPr="00AB3D2F">
        <w:rPr>
          <w:rFonts w:cstheme="minorHAnsi"/>
          <w:sz w:val="24"/>
          <w:szCs w:val="24"/>
        </w:rPr>
        <w:t xml:space="preserve"> </w:t>
      </w:r>
      <w:r>
        <w:rPr>
          <w:rFonts w:cstheme="minorHAnsi"/>
          <w:sz w:val="24"/>
          <w:szCs w:val="24"/>
        </w:rPr>
        <w:t>who</w:t>
      </w:r>
      <w:r w:rsidRPr="00AB3D2F">
        <w:rPr>
          <w:rFonts w:cstheme="minorHAnsi"/>
          <w:sz w:val="24"/>
          <w:szCs w:val="24"/>
        </w:rPr>
        <w:t xml:space="preserve"> find</w:t>
      </w:r>
      <w:r>
        <w:rPr>
          <w:rFonts w:cstheme="minorHAnsi"/>
          <w:sz w:val="24"/>
          <w:szCs w:val="24"/>
        </w:rPr>
        <w:t>s</w:t>
      </w:r>
      <w:r w:rsidRPr="00AB3D2F">
        <w:rPr>
          <w:rFonts w:cstheme="minorHAnsi"/>
          <w:sz w:val="24"/>
          <w:szCs w:val="24"/>
        </w:rPr>
        <w:t xml:space="preserve"> a significant relationship between the unemployment rate and the labor force. </w:t>
      </w:r>
    </w:p>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674C97C3" w:rsidR="007F7F59" w:rsidRDefault="007F7F59" w:rsidP="007F7F59"/>
    <w:p w14:paraId="0089F10C" w14:textId="43B98439"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the baseline model, we included a wage-channel, in which changes to the maximum level of income insurance affected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w:t>
      </w:r>
      <w:r w:rsidR="00721337">
        <w:rPr>
          <w:rFonts w:eastAsiaTheme="minorEastAsia" w:cstheme="minorHAnsi"/>
          <w:sz w:val="24"/>
          <w:szCs w:val="24"/>
        </w:rPr>
        <w:t xml:space="preserve"> Second, as we could expect the relationship between the maximum level of income insurance and wages to be different in </w:t>
      </w:r>
      <w:commentRangeStart w:id="54"/>
      <w:r w:rsidR="00721337">
        <w:rPr>
          <w:rFonts w:eastAsiaTheme="minorEastAsia" w:cstheme="minorHAnsi"/>
          <w:sz w:val="24"/>
          <w:szCs w:val="24"/>
        </w:rPr>
        <w:t xml:space="preserve">Denmark compared to Sweden. </w:t>
      </w:r>
      <w:commentRangeEnd w:id="54"/>
      <w:r w:rsidR="00721337">
        <w:rPr>
          <w:rStyle w:val="Kommentarhenvisning"/>
        </w:rPr>
        <w:commentReference w:id="54"/>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55"/>
      <w:r w:rsidR="00B72D8F">
        <w:rPr>
          <w:rFonts w:eastAsiaTheme="minorEastAsia" w:cstheme="minorHAnsi"/>
          <w:sz w:val="24"/>
          <w:szCs w:val="24"/>
        </w:rPr>
        <w:t xml:space="preserve">There can be several reasons for this, as the wage is based on quarterly data, while the level of income insurance and the maximum level of income insurance is set once a year. </w:t>
      </w:r>
      <w:commentRangeEnd w:id="55"/>
      <w:r w:rsidR="00B72D8F">
        <w:rPr>
          <w:rStyle w:val="Kommentarhenvisning"/>
        </w:rPr>
        <w:commentReference w:id="55"/>
      </w:r>
    </w:p>
    <w:p w14:paraId="26C013DA" w14:textId="6991E504" w:rsidR="00721337" w:rsidRDefault="00B72D8F" w:rsidP="001C5B33">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A79AFD9" w14:textId="24CE7785" w:rsidR="00E21539" w:rsidRDefault="00E21539" w:rsidP="0078484D">
      <w:pPr>
        <w:spacing w:line="360" w:lineRule="auto"/>
        <w:rPr>
          <w:sz w:val="24"/>
          <w:szCs w:val="24"/>
        </w:rPr>
      </w:pPr>
    </w:p>
    <w:p w14:paraId="243A4623" w14:textId="22B4E336" w:rsidR="00B86FBD" w:rsidRDefault="00B86FBD" w:rsidP="00B86FBD">
      <w:pPr>
        <w:spacing w:line="360" w:lineRule="auto"/>
        <w:jc w:val="center"/>
        <w:rPr>
          <w:sz w:val="24"/>
          <w:szCs w:val="24"/>
        </w:rPr>
      </w:pPr>
      <w:r w:rsidRPr="00B86FBD">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446B880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B22835">
        <w:rPr>
          <w:sz w:val="24"/>
          <w:szCs w:val="24"/>
        </w:rPr>
        <w:t xml:space="preserve">As we find the Danish economy to be </w:t>
      </w:r>
      <w:commentRangeStart w:id="56"/>
      <w:r w:rsidR="00B22835">
        <w:rPr>
          <w:sz w:val="24"/>
          <w:szCs w:val="24"/>
        </w:rPr>
        <w:t xml:space="preserve">profit led </w:t>
      </w:r>
      <w:commentRangeEnd w:id="56"/>
      <w:r w:rsidR="00B22835">
        <w:rPr>
          <w:rStyle w:val="Kommentarhenvisning"/>
        </w:rPr>
        <w:commentReference w:id="56"/>
      </w:r>
      <w:r w:rsidR="00B22835">
        <w:rPr>
          <w:sz w:val="24"/>
          <w:szCs w:val="24"/>
        </w:rPr>
        <w:t xml:space="preserve">this lowers the economic activity, and thereby also increase the unemployment rate. </w:t>
      </w:r>
      <w:commentRangeStart w:id="57"/>
      <w:r w:rsidR="00B22835">
        <w:rPr>
          <w:sz w:val="24"/>
          <w:szCs w:val="24"/>
        </w:rPr>
        <w:t xml:space="preserve">As the unemployment rate will lower the labor-force but the </w:t>
      </w:r>
      <w:commentRangeEnd w:id="57"/>
      <w:r w:rsidR="00B22835">
        <w:rPr>
          <w:rStyle w:val="Kommentarhenvisning"/>
        </w:rPr>
        <w:commentReference w:id="57"/>
      </w:r>
    </w:p>
    <w:p w14:paraId="10D479F4" w14:textId="21EFEF3E"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as a mature economy, as argued by Smith (2021) this type of reform with the goal of changing the level of benefits does not seem to be the right solutions for a mature economy like Denmark. Where 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 of income. </w:t>
      </w:r>
      <w:r w:rsidR="003B1BB1">
        <w:rPr>
          <w:sz w:val="24"/>
          <w:szCs w:val="24"/>
        </w:rPr>
        <w:br/>
        <w:t xml:space="preserve">The results of scenario 2 increase unemployment by 1450 people, we now find that the lower economic activity duo to the wage-channel, </w:t>
      </w:r>
      <w:commentRangeStart w:id="58"/>
      <w:r w:rsidR="003B1BB1">
        <w:rPr>
          <w:sz w:val="24"/>
          <w:szCs w:val="24"/>
        </w:rPr>
        <w:t xml:space="preserve">does not affect the labor-force.  </w:t>
      </w:r>
      <w:commentRangeEnd w:id="58"/>
      <w:r w:rsidR="003B1BB1">
        <w:rPr>
          <w:rStyle w:val="Kommentarhenvisning"/>
        </w:rPr>
        <w:commentReference w:id="58"/>
      </w:r>
    </w:p>
    <w:p w14:paraId="13864ACA" w14:textId="6907F0DB" w:rsidR="003B1BB1" w:rsidRDefault="00377D68" w:rsidP="0078484D">
      <w:pPr>
        <w:spacing w:line="360" w:lineRule="auto"/>
        <w:rPr>
          <w:sz w:val="24"/>
          <w:szCs w:val="24"/>
        </w:rPr>
      </w:pPr>
      <w:r>
        <w:rPr>
          <w:sz w:val="24"/>
          <w:szCs w:val="24"/>
        </w:rPr>
        <w:t xml:space="preserve">In scenario 3, only the demand channel and insurance rate channel are active.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w:t>
      </w:r>
      <w:r>
        <w:rPr>
          <w:sz w:val="24"/>
          <w:szCs w:val="24"/>
        </w:rPr>
        <w:lastRenderedPageBreak/>
        <w:t>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59" w:name="_Ref119913315"/>
      <w:r>
        <w:lastRenderedPageBreak/>
        <w:t xml:space="preserve">Section 5: </w:t>
      </w:r>
      <w:bookmarkEnd w:id="59"/>
      <w:r w:rsidR="0013694F">
        <w:t xml:space="preserve">Evaluating regulations towards the Danish income insurance program </w:t>
      </w:r>
    </w:p>
    <w:p w14:paraId="279C26BA" w14:textId="77777777"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7CDE3A60" w:rsidR="00D21ACC" w:rsidRDefault="008B3BF1" w:rsidP="008B3BF1">
      <w:pPr>
        <w:pStyle w:val="pf0"/>
        <w:spacing w:line="360" w:lineRule="auto"/>
        <w:rPr>
          <w:rStyle w:val="cf01"/>
          <w:rFonts w:asciiTheme="minorHAnsi" w:hAnsiTheme="minorHAnsi" w:cstheme="minorHAnsi"/>
          <w:sz w:val="24"/>
          <w:szCs w:val="24"/>
        </w:rPr>
      </w:pPr>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 reducing the participation rate, which further lowers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an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 as the wage-channel is still lowering the economic activity. </w:t>
      </w:r>
    </w:p>
    <w:p w14:paraId="18C6AD35" w14:textId="6BEE59BA"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 xml:space="preserve">In scenario 3, we, in contrast to much empirical as well as theoretical evidence, removed the wage-channel, as we are not able to find any long-run relationship between measures of the income insurance and wages. Doing this we find unemployment to decrease by 300 people. The decrease is duo to the higher level of aggregate demand, duo to the higher benefit level, as well as the higher insurance rate, when removing the suppressing of the state regulation percentage. </w:t>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lastRenderedPageBreak/>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border, meaning the </w:t>
      </w:r>
      <w:r w:rsidR="00662931" w:rsidRPr="00847BCD">
        <w:rPr>
          <w:sz w:val="24"/>
          <w:szCs w:val="24"/>
        </w:rPr>
        <w:lastRenderedPageBreak/>
        <w:t>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4"/>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w:t>
      </w:r>
      <w:r w:rsidR="00A73C06" w:rsidRPr="003642BF">
        <w:rPr>
          <w:sz w:val="24"/>
          <w:szCs w:val="24"/>
        </w:rPr>
        <w:lastRenderedPageBreak/>
        <w:t xml:space="preserve">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5"/>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6"/>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we should expect to find a decrease in unemployment, when 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17"/>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18"/>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19"/>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w:t>
      </w:r>
      <w:r w:rsidR="008F7F7E" w:rsidRPr="008F7F7E">
        <w:rPr>
          <w:rFonts w:cstheme="minorHAnsi"/>
          <w:sz w:val="24"/>
          <w:szCs w:val="24"/>
        </w:rPr>
        <w:lastRenderedPageBreak/>
        <w:t xml:space="preserve">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0EC7EFC2"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C14BA0">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FF04779"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0"/>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w:t>
      </w:r>
      <w:r w:rsidR="00744FD6">
        <w:rPr>
          <w:sz w:val="24"/>
          <w:szCs w:val="24"/>
        </w:rPr>
        <w:lastRenderedPageBreak/>
        <w:t xml:space="preserve">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195C6544" w14:textId="3B1F0204" w:rsidR="00EB3864" w:rsidRPr="009C4073"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1"/>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xml:space="preserve">. They also argue that setting the relative risk </w:t>
      </w:r>
      <w:r w:rsidR="00AB5675" w:rsidRPr="004C5315">
        <w:rPr>
          <w:rFonts w:eastAsiaTheme="minorEastAsia" w:cstheme="minorHAnsi"/>
          <w:sz w:val="24"/>
          <w:szCs w:val="24"/>
        </w:rPr>
        <w:lastRenderedPageBreak/>
        <w:t>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2"/>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3"/>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lastRenderedPageBreak/>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60" w:name="_Ref120617850"/>
      <w:r>
        <w:t xml:space="preserve">Table </w:t>
      </w:r>
      <w:r w:rsidR="00000000">
        <w:fldChar w:fldCharType="begin"/>
      </w:r>
      <w:r w:rsidR="00000000">
        <w:instrText xml:space="preserve"> SEQ Table \* ARABIC </w:instrText>
      </w:r>
      <w:r w:rsidR="00000000">
        <w:fldChar w:fldCharType="separate"/>
      </w:r>
      <w:r w:rsidR="00775321">
        <w:rPr>
          <w:noProof/>
        </w:rPr>
        <w:t>1</w:t>
      </w:r>
      <w:r w:rsidR="00000000">
        <w:rPr>
          <w:noProof/>
        </w:rPr>
        <w:fldChar w:fldCharType="end"/>
      </w:r>
      <w:r w:rsidR="000856FC">
        <w:rPr>
          <w:noProof/>
        </w:rPr>
        <w:t>: Estimates used in the 3 cases</w:t>
      </w:r>
      <w:bookmarkEnd w:id="60"/>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17851392" w:rsidR="008311CF" w:rsidRDefault="006F2CD4" w:rsidP="00D67ABC">
      <w:pPr>
        <w:spacing w:line="360" w:lineRule="auto"/>
        <w:rPr>
          <w:rFonts w:eastAsiaTheme="minorEastAsia" w:cstheme="minorHAnsi"/>
          <w:sz w:val="24"/>
          <w:szCs w:val="24"/>
        </w:rPr>
      </w:pPr>
      <w:r>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Pr>
          <w:rFonts w:eastAsiaTheme="minorEastAsia" w:cstheme="minorHAnsi"/>
          <w:sz w:val="24"/>
          <w:szCs w:val="24"/>
        </w:rPr>
        <w:t xml:space="preserve"> leav</w:t>
      </w:r>
      <w:r w:rsidR="00EB3864">
        <w:rPr>
          <w:rFonts w:eastAsiaTheme="minorEastAsia" w:cstheme="minorHAnsi"/>
          <w:sz w:val="24"/>
          <w:szCs w:val="24"/>
        </w:rPr>
        <w:t>es</w:t>
      </w:r>
      <w:r>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61"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61"/>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A60F8A" w:rsidR="007B3CF2" w:rsidRPr="008A007F" w:rsidRDefault="0020720A" w:rsidP="00780999">
      <w:pPr>
        <w:spacing w:line="360" w:lineRule="auto"/>
        <w:rPr>
          <w:sz w:val="24"/>
          <w:szCs w:val="24"/>
        </w:rPr>
      </w:pPr>
      <w:bookmarkStart w:id="6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6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63"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63"/>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6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64"/>
      <w:r w:rsidR="0062727A">
        <w:rPr>
          <w:sz w:val="24"/>
          <w:szCs w:val="24"/>
        </w:rPr>
        <w:t xml:space="preserve"> </w:t>
      </w:r>
      <w:bookmarkStart w:id="65"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65"/>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w:t>
      </w:r>
      <w:r w:rsidR="00560ED3" w:rsidRPr="007B17B8">
        <w:rPr>
          <w:sz w:val="24"/>
          <w:szCs w:val="24"/>
        </w:rPr>
        <w:lastRenderedPageBreak/>
        <w:t xml:space="preserve">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66" w:name="_Hlk120455450"/>
      <w:r w:rsidR="00830830" w:rsidRPr="00650FEB">
        <w:rPr>
          <w:sz w:val="24"/>
          <w:szCs w:val="24"/>
        </w:rPr>
        <w:t xml:space="preserve">we assume the worker unions in Denmark to be capable of affecting wages when the gap between the level of income insurance and wages </w:t>
      </w:r>
      <w:bookmarkEnd w:id="66"/>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67"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67"/>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2B5B047A" w14:textId="31B79FBE" w:rsidR="00C14BA0" w:rsidRPr="00C14BA0" w:rsidRDefault="00333B3D" w:rsidP="00C14BA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C14BA0" w:rsidRPr="00C14BA0">
        <w:rPr>
          <w:rFonts w:ascii="Calibri" w:hAnsi="Calibri" w:cs="Calibri"/>
          <w:noProof/>
          <w:szCs w:val="24"/>
        </w:rPr>
        <w:t xml:space="preserve">Aastrup, M. (2018). 30 Års dagpengeforringelser. </w:t>
      </w:r>
      <w:r w:rsidR="00C14BA0" w:rsidRPr="00C14BA0">
        <w:rPr>
          <w:rFonts w:ascii="Calibri" w:hAnsi="Calibri" w:cs="Calibri"/>
          <w:i/>
          <w:iCs/>
          <w:noProof/>
          <w:szCs w:val="24"/>
        </w:rPr>
        <w:t>Landsorganisationen</w:t>
      </w:r>
      <w:r w:rsidR="00C14BA0" w:rsidRPr="00C14BA0">
        <w:rPr>
          <w:rFonts w:ascii="Calibri" w:hAnsi="Calibri" w:cs="Calibri"/>
          <w:noProof/>
          <w:szCs w:val="24"/>
        </w:rPr>
        <w:t xml:space="preserve">, </w:t>
      </w:r>
      <w:r w:rsidR="00C14BA0" w:rsidRPr="00C14BA0">
        <w:rPr>
          <w:rFonts w:ascii="Calibri" w:hAnsi="Calibri" w:cs="Calibri"/>
          <w:i/>
          <w:iCs/>
          <w:noProof/>
          <w:szCs w:val="24"/>
        </w:rPr>
        <w:t>September 2018</w:t>
      </w:r>
      <w:r w:rsidR="00C14BA0" w:rsidRPr="00C14BA0">
        <w:rPr>
          <w:rFonts w:ascii="Calibri" w:hAnsi="Calibri" w:cs="Calibri"/>
          <w:noProof/>
          <w:szCs w:val="24"/>
        </w:rPr>
        <w:t>.</w:t>
      </w:r>
    </w:p>
    <w:p w14:paraId="5DC77D8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Andersen, T. M., &amp; Svarer, M. (2006). Flexicurity: The Danish Labour-Market Model. </w:t>
      </w:r>
      <w:r w:rsidRPr="00C14BA0">
        <w:rPr>
          <w:rFonts w:ascii="Calibri" w:hAnsi="Calibri" w:cs="Calibri"/>
          <w:i/>
          <w:iCs/>
          <w:noProof/>
          <w:szCs w:val="24"/>
        </w:rPr>
        <w:t>Ekonomisk Debatt</w:t>
      </w:r>
      <w:r w:rsidRPr="00C14BA0">
        <w:rPr>
          <w:rFonts w:ascii="Calibri" w:hAnsi="Calibri" w:cs="Calibri"/>
          <w:noProof/>
          <w:szCs w:val="24"/>
        </w:rPr>
        <w:t xml:space="preserve">, </w:t>
      </w:r>
      <w:r w:rsidRPr="00C14BA0">
        <w:rPr>
          <w:rFonts w:ascii="Calibri" w:hAnsi="Calibri" w:cs="Calibri"/>
          <w:i/>
          <w:iCs/>
          <w:noProof/>
          <w:szCs w:val="24"/>
        </w:rPr>
        <w:t>1</w:t>
      </w:r>
      <w:r w:rsidRPr="00C14BA0">
        <w:rPr>
          <w:rFonts w:ascii="Calibri" w:hAnsi="Calibri" w:cs="Calibri"/>
          <w:noProof/>
          <w:szCs w:val="24"/>
        </w:rPr>
        <w:t>(April), 17–29.</w:t>
      </w:r>
    </w:p>
    <w:p w14:paraId="4926BF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Andersen, T. M., Svarer, M., &amp; Vejlin, R. M. (2015). Litteraturreview af effekter af indretning af arbejdsunderstøttelsen. </w:t>
      </w:r>
      <w:r w:rsidRPr="00C14BA0">
        <w:rPr>
          <w:rFonts w:ascii="Calibri" w:hAnsi="Calibri" w:cs="Calibri"/>
          <w:i/>
          <w:iCs/>
          <w:noProof/>
          <w:szCs w:val="24"/>
        </w:rPr>
        <w:t>Beskæftigelsesministeriet</w:t>
      </w:r>
      <w:r w:rsidRPr="00C14BA0">
        <w:rPr>
          <w:rFonts w:ascii="Calibri" w:hAnsi="Calibri" w:cs="Calibri"/>
          <w:noProof/>
          <w:szCs w:val="24"/>
        </w:rPr>
        <w:t>, 1–99.</w:t>
      </w:r>
    </w:p>
    <w:p w14:paraId="6E7EA20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Bengtsson, E., &amp; Stockhammer, E. (2018). Wages, Income Distribution and Economic Growth: Long-Run Perspectives in Scandinavia, 1900–2010.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(4), 725–745. https://doi.org/10.1080/09538259.2020.1860307</w:t>
      </w:r>
    </w:p>
    <w:p w14:paraId="0B1B1FB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Boone, C., Dube, A., Goodman, L., &amp; Kaplan, E. (2021). Unemployment Insurance Generosity and Aggregate Employment. </w:t>
      </w:r>
      <w:r w:rsidRPr="00C14BA0">
        <w:rPr>
          <w:rFonts w:ascii="Calibri" w:hAnsi="Calibri" w:cs="Calibri"/>
          <w:i/>
          <w:iCs/>
          <w:noProof/>
          <w:szCs w:val="24"/>
        </w:rPr>
        <w:t>American Economic Journal: Economic Policy</w:t>
      </w:r>
      <w:r w:rsidRPr="00C14BA0">
        <w:rPr>
          <w:rFonts w:ascii="Calibri" w:hAnsi="Calibri" w:cs="Calibri"/>
          <w:noProof/>
          <w:szCs w:val="24"/>
        </w:rPr>
        <w:t xml:space="preserve">, </w:t>
      </w:r>
      <w:r w:rsidRPr="00C14BA0">
        <w:rPr>
          <w:rFonts w:ascii="Calibri" w:hAnsi="Calibri" w:cs="Calibri"/>
          <w:i/>
          <w:iCs/>
          <w:noProof/>
          <w:szCs w:val="24"/>
        </w:rPr>
        <w:t>13</w:t>
      </w:r>
      <w:r w:rsidRPr="00C14BA0">
        <w:rPr>
          <w:rFonts w:ascii="Calibri" w:hAnsi="Calibri" w:cs="Calibri"/>
          <w:noProof/>
          <w:szCs w:val="24"/>
        </w:rPr>
        <w:t>(2), 58–99. https://doi.org/10.1257/pol.20160613</w:t>
      </w:r>
    </w:p>
    <w:p w14:paraId="2A9B9CD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Byrialsen, M. R., &amp; Raza, H. (2018). Macroeconomic effects of unemployment benefits in small open economies: A stock–flow consistent approach. </w:t>
      </w:r>
      <w:r w:rsidRPr="00C14BA0">
        <w:rPr>
          <w:rFonts w:ascii="Calibri" w:hAnsi="Calibri" w:cs="Calibri"/>
          <w:i/>
          <w:iCs/>
          <w:noProof/>
          <w:szCs w:val="24"/>
        </w:rPr>
        <w:t>European Journal of Economics and Economic Policies: Intervention</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(3), 335–363. https://doi.org/10.4337/ejeep.2018.0032</w:t>
      </w:r>
    </w:p>
    <w:p w14:paraId="2EDCF89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Byrialsen, M. R., Raza, H., &amp; Valdecantos, S. (2022). </w:t>
      </w:r>
      <w:r w:rsidRPr="00C14BA0">
        <w:rPr>
          <w:rFonts w:ascii="Calibri" w:hAnsi="Calibri" w:cs="Calibri"/>
          <w:i/>
          <w:iCs/>
          <w:noProof/>
          <w:szCs w:val="24"/>
        </w:rPr>
        <w:t>QMDE : A QUARTERLY EMPIRICAL MODEL FOR THE DANISH ECONOMY : A STOCK-FLOW CONSISTENT APPROACH</w:t>
      </w:r>
      <w:r w:rsidRPr="00C14BA0">
        <w:rPr>
          <w:rFonts w:ascii="Calibri" w:hAnsi="Calibri" w:cs="Calibri"/>
          <w:noProof/>
          <w:szCs w:val="24"/>
        </w:rPr>
        <w:t xml:space="preserve">. </w:t>
      </w:r>
      <w:r w:rsidRPr="00C14BA0">
        <w:rPr>
          <w:rFonts w:ascii="Calibri" w:hAnsi="Calibri" w:cs="Calibri"/>
          <w:i/>
          <w:iCs/>
          <w:noProof/>
          <w:szCs w:val="24"/>
        </w:rPr>
        <w:t>79</w:t>
      </w:r>
      <w:r w:rsidRPr="00C14BA0">
        <w:rPr>
          <w:rFonts w:ascii="Calibri" w:hAnsi="Calibri" w:cs="Calibri"/>
          <w:noProof/>
          <w:szCs w:val="24"/>
        </w:rPr>
        <w:t>.</w:t>
      </w:r>
    </w:p>
    <w:p w14:paraId="6E3A795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(2006). A general formula for the optimal level of social insurance.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90</w:t>
      </w:r>
      <w:r w:rsidRPr="00C14BA0">
        <w:rPr>
          <w:rFonts w:ascii="Calibri" w:hAnsi="Calibri" w:cs="Calibri"/>
          <w:noProof/>
          <w:szCs w:val="24"/>
        </w:rPr>
        <w:t>(10–11), 1879–1901. https://doi.org/10.1016/j.jpubeco.2006.01.004</w:t>
      </w:r>
    </w:p>
    <w:p w14:paraId="544D3A4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(2008). Moral hazard versus liquidity and optimal unemployment insurance. </w:t>
      </w:r>
      <w:r w:rsidRPr="00C14BA0">
        <w:rPr>
          <w:rFonts w:ascii="Calibri" w:hAnsi="Calibri" w:cs="Calibri"/>
          <w:i/>
          <w:iCs/>
          <w:noProof/>
          <w:szCs w:val="24"/>
        </w:rPr>
        <w:t>Journal of Political Economy</w:t>
      </w:r>
      <w:r w:rsidRPr="00C14BA0">
        <w:rPr>
          <w:rFonts w:ascii="Calibri" w:hAnsi="Calibri" w:cs="Calibri"/>
          <w:noProof/>
          <w:szCs w:val="24"/>
        </w:rPr>
        <w:t xml:space="preserve">, </w:t>
      </w:r>
      <w:r w:rsidRPr="00C14BA0">
        <w:rPr>
          <w:rFonts w:ascii="Calibri" w:hAnsi="Calibri" w:cs="Calibri"/>
          <w:i/>
          <w:iCs/>
          <w:noProof/>
          <w:szCs w:val="24"/>
        </w:rPr>
        <w:t>116</w:t>
      </w:r>
      <w:r w:rsidRPr="00C14BA0">
        <w:rPr>
          <w:rFonts w:ascii="Calibri" w:hAnsi="Calibri" w:cs="Calibri"/>
          <w:noProof/>
          <w:szCs w:val="24"/>
        </w:rPr>
        <w:t>(2), 173–234. https://doi.org/10.1086/588585</w:t>
      </w:r>
    </w:p>
    <w:p w14:paraId="31C1501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Danish Ministry of Taxation. (2012). </w:t>
      </w:r>
      <w:r w:rsidRPr="00C14BA0">
        <w:rPr>
          <w:rFonts w:ascii="Calibri" w:hAnsi="Calibri" w:cs="Calibri"/>
          <w:i/>
          <w:iCs/>
          <w:noProof/>
          <w:szCs w:val="24"/>
        </w:rPr>
        <w:t>Aftale om skattereform</w:t>
      </w:r>
      <w:r w:rsidRPr="00C14BA0">
        <w:rPr>
          <w:rFonts w:ascii="Calibri" w:hAnsi="Calibri" w:cs="Calibri"/>
          <w:noProof/>
          <w:szCs w:val="24"/>
        </w:rPr>
        <w:t>. 1–28.</w:t>
      </w:r>
    </w:p>
    <w:p w14:paraId="602A793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C14BA0">
        <w:rPr>
          <w:rFonts w:ascii="Calibri" w:hAnsi="Calibri" w:cs="Calibri"/>
          <w:i/>
          <w:iCs/>
          <w:noProof/>
          <w:szCs w:val="24"/>
        </w:rPr>
        <w:lastRenderedPageBreak/>
        <w:t>SSRN Electronic Journal</w:t>
      </w:r>
      <w:r w:rsidRPr="00C14BA0">
        <w:rPr>
          <w:rFonts w:ascii="Calibri" w:hAnsi="Calibri" w:cs="Calibri"/>
          <w:noProof/>
          <w:szCs w:val="24"/>
        </w:rPr>
        <w:t xml:space="preserve">, </w:t>
      </w:r>
      <w:r w:rsidRPr="00C14BA0">
        <w:rPr>
          <w:rFonts w:ascii="Calibri" w:hAnsi="Calibri" w:cs="Calibri"/>
          <w:i/>
          <w:iCs/>
          <w:noProof/>
          <w:szCs w:val="24"/>
        </w:rPr>
        <w:t>11496</w:t>
      </w:r>
      <w:r w:rsidRPr="00C14BA0">
        <w:rPr>
          <w:rFonts w:ascii="Calibri" w:hAnsi="Calibri" w:cs="Calibri"/>
          <w:noProof/>
          <w:szCs w:val="24"/>
        </w:rPr>
        <w:t>. https://doi.org/10.2139/ssrn.3177370</w:t>
      </w:r>
    </w:p>
    <w:p w14:paraId="587829C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DØRS. (2014). </w:t>
      </w:r>
      <w:r w:rsidRPr="00C14BA0">
        <w:rPr>
          <w:rFonts w:ascii="Calibri" w:hAnsi="Calibri" w:cs="Calibri"/>
          <w:i/>
          <w:iCs/>
          <w:noProof/>
          <w:szCs w:val="24"/>
        </w:rPr>
        <w:t>Dansk økonomi. Efterår 2014 : Konjunkturvurdering ; Dagpengesystemet</w:t>
      </w:r>
      <w:r w:rsidRPr="00C14BA0">
        <w:rPr>
          <w:rFonts w:ascii="Calibri" w:hAnsi="Calibri" w:cs="Calibri"/>
          <w:noProof/>
          <w:szCs w:val="24"/>
        </w:rPr>
        <w:t>.</w:t>
      </w:r>
    </w:p>
    <w:p w14:paraId="14E7EDD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DØRS. (2022). </w:t>
      </w:r>
      <w:r w:rsidRPr="00C14BA0">
        <w:rPr>
          <w:rFonts w:ascii="Calibri" w:hAnsi="Calibri" w:cs="Calibri"/>
          <w:i/>
          <w:iCs/>
          <w:noProof/>
          <w:szCs w:val="24"/>
        </w:rPr>
        <w:t>RAPPORT FRA FORMANDSKABET DANSK ØKONOMI FORÅR 2022</w:t>
      </w:r>
      <w:r w:rsidRPr="00C14BA0">
        <w:rPr>
          <w:rFonts w:ascii="Calibri" w:hAnsi="Calibri" w:cs="Calibri"/>
          <w:noProof/>
          <w:szCs w:val="24"/>
        </w:rPr>
        <w:t>. https://dors.dk/raad-vismaend/loven.</w:t>
      </w:r>
    </w:p>
    <w:p w14:paraId="209B570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Dray, M., &amp; Thirlwall, A. P. (2011). The endogeneity of the natural rate of growth for a selection of Asian countries. </w:t>
      </w:r>
      <w:r w:rsidRPr="00C14BA0">
        <w:rPr>
          <w:rFonts w:ascii="Calibri" w:hAnsi="Calibri" w:cs="Calibri"/>
          <w:i/>
          <w:iCs/>
          <w:noProof/>
          <w:szCs w:val="24"/>
        </w:rPr>
        <w:t>Journal of Post Keynesian Economics</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(3), 451–468. https://doi.org/10.2753/PKE0160-3477330303</w:t>
      </w:r>
    </w:p>
    <w:p w14:paraId="02674553"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DREAM. (2013). </w:t>
      </w:r>
      <w:r w:rsidRPr="00C14BA0">
        <w:rPr>
          <w:rFonts w:ascii="Calibri" w:hAnsi="Calibri" w:cs="Calibri"/>
          <w:i/>
          <w:iCs/>
          <w:noProof/>
          <w:szCs w:val="24"/>
        </w:rPr>
        <w:t>Langsigtet økonomisk fremskrivning 2013</w:t>
      </w:r>
      <w:r w:rsidRPr="00C14BA0">
        <w:rPr>
          <w:rFonts w:ascii="Calibri" w:hAnsi="Calibri" w:cs="Calibri"/>
          <w:noProof/>
          <w:szCs w:val="24"/>
        </w:rPr>
        <w:t xml:space="preserve">. </w:t>
      </w:r>
      <w:r w:rsidRPr="00C14BA0">
        <w:rPr>
          <w:rFonts w:ascii="Calibri" w:hAnsi="Calibri" w:cs="Calibri"/>
          <w:i/>
          <w:iCs/>
          <w:noProof/>
          <w:szCs w:val="24"/>
        </w:rPr>
        <w:t>August</w:t>
      </w:r>
      <w:r w:rsidRPr="00C14BA0">
        <w:rPr>
          <w:rFonts w:ascii="Calibri" w:hAnsi="Calibri" w:cs="Calibri"/>
          <w:noProof/>
          <w:szCs w:val="24"/>
        </w:rPr>
        <w:t>.</w:t>
      </w:r>
    </w:p>
    <w:p w14:paraId="4EDB2C1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Falch, N. S. (2015). </w:t>
      </w:r>
      <w:r w:rsidRPr="00C14BA0">
        <w:rPr>
          <w:rFonts w:ascii="Calibri" w:hAnsi="Calibri" w:cs="Calibri"/>
          <w:i/>
          <w:iCs/>
          <w:noProof/>
          <w:szCs w:val="24"/>
        </w:rPr>
        <w:t>Three essays on unemployment insurance</w:t>
      </w:r>
      <w:r w:rsidRPr="00C14BA0">
        <w:rPr>
          <w:rFonts w:ascii="Calibri" w:hAnsi="Calibri" w:cs="Calibri"/>
          <w:noProof/>
          <w:szCs w:val="24"/>
        </w:rPr>
        <w:t xml:space="preserve">. </w:t>
      </w:r>
      <w:r w:rsidRPr="00C14BA0">
        <w:rPr>
          <w:rFonts w:ascii="Calibri" w:hAnsi="Calibri" w:cs="Calibri"/>
          <w:i/>
          <w:iCs/>
          <w:noProof/>
          <w:szCs w:val="24"/>
        </w:rPr>
        <w:t>April</w:t>
      </w:r>
      <w:r w:rsidRPr="00C14BA0">
        <w:rPr>
          <w:rFonts w:ascii="Calibri" w:hAnsi="Calibri" w:cs="Calibri"/>
          <w:noProof/>
          <w:szCs w:val="24"/>
        </w:rPr>
        <w:t>.</w:t>
      </w:r>
    </w:p>
    <w:p w14:paraId="493724E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Fazzari, S. M., Ferri, P., &amp; Variato, A. M. (2020). Demand-led growth and accommodating supply. </w:t>
      </w:r>
      <w:r w:rsidRPr="00C14BA0">
        <w:rPr>
          <w:rFonts w:ascii="Calibri" w:hAnsi="Calibri" w:cs="Calibri"/>
          <w:i/>
          <w:iCs/>
          <w:noProof/>
          <w:szCs w:val="24"/>
        </w:rPr>
        <w:t>Cambridge Journal of Economics</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(3), 583–605. https://doi.org/10.1093/cje/bez055</w:t>
      </w:r>
    </w:p>
    <w:p w14:paraId="638FAB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Finkelstein, A., &amp; Chetty, R. (2012). </w:t>
      </w:r>
      <w:r w:rsidRPr="00C14BA0">
        <w:rPr>
          <w:rFonts w:ascii="Calibri" w:hAnsi="Calibri" w:cs="Calibri"/>
          <w:i/>
          <w:iCs/>
          <w:noProof/>
          <w:szCs w:val="24"/>
        </w:rPr>
        <w:t>SOCIAL INSURANCE: CONNECTING THEORY TO DATA</w:t>
      </w:r>
      <w:r w:rsidRPr="00C14BA0">
        <w:rPr>
          <w:rFonts w:ascii="Calibri" w:hAnsi="Calibri" w:cs="Calibri"/>
          <w:noProof/>
          <w:szCs w:val="24"/>
        </w:rPr>
        <w:t>.</w:t>
      </w:r>
    </w:p>
    <w:p w14:paraId="19BCCBEE"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Fredriksson, P., &amp; Söderström, M. (2020). The equilibrium impact of unemployment insurance on unemployment: Evidence from a non-linear policy rule.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187</w:t>
      </w:r>
      <w:r w:rsidRPr="00C14BA0">
        <w:rPr>
          <w:rFonts w:ascii="Calibri" w:hAnsi="Calibri" w:cs="Calibri"/>
          <w:noProof/>
          <w:szCs w:val="24"/>
        </w:rPr>
        <w:t>, 104199. https://doi.org/10.1016/j.jpubeco.2020.104199</w:t>
      </w:r>
    </w:p>
    <w:p w14:paraId="7AE8218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Gutierrez, I. A. (2016). Job insecurity, unemployment insurance and on-the-job search. Evidence from older American workers. </w:t>
      </w:r>
      <w:r w:rsidRPr="00C14BA0">
        <w:rPr>
          <w:rFonts w:ascii="Calibri" w:hAnsi="Calibri" w:cs="Calibri"/>
          <w:i/>
          <w:iCs/>
          <w:noProof/>
          <w:szCs w:val="24"/>
        </w:rPr>
        <w:t>Labour Economics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 228–245. https://doi.org/10.1016/j.labeco.2016.05.011</w:t>
      </w:r>
    </w:p>
    <w:p w14:paraId="365A4CF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Hagedorn, M., Karahan, F., Manovskii, I., &amp; Mitman, K. (2013). Unemployment Benefits and Unemployment in the Great Recession: The Role of Macro Effects. </w:t>
      </w:r>
      <w:r w:rsidRPr="00C14BA0">
        <w:rPr>
          <w:rFonts w:ascii="Calibri" w:hAnsi="Calibri" w:cs="Calibri"/>
          <w:i/>
          <w:iCs/>
          <w:noProof/>
          <w:szCs w:val="24"/>
        </w:rPr>
        <w:t>SSRN Electronic Journal</w:t>
      </w:r>
      <w:r w:rsidRPr="00C14BA0">
        <w:rPr>
          <w:rFonts w:ascii="Calibri" w:hAnsi="Calibri" w:cs="Calibri"/>
          <w:noProof/>
          <w:szCs w:val="24"/>
        </w:rPr>
        <w:t>. https://doi.org/10.2139/ssrn.2340678</w:t>
      </w:r>
    </w:p>
    <w:p w14:paraId="4147B0B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Hagedorn, M., Manovskii, I., &amp; Mitman, K. (2016). Interpreting Recent Quasi-Experimental Evidence on the Effects of Unemployment Benefit Extensions. </w:t>
      </w:r>
      <w:r w:rsidRPr="00C14BA0">
        <w:rPr>
          <w:rFonts w:ascii="Calibri" w:hAnsi="Calibri" w:cs="Calibri"/>
          <w:i/>
          <w:iCs/>
          <w:noProof/>
          <w:szCs w:val="24"/>
        </w:rPr>
        <w:t>NBER Working Paper Series</w:t>
      </w:r>
      <w:r w:rsidRPr="00C14BA0">
        <w:rPr>
          <w:rFonts w:ascii="Calibri" w:hAnsi="Calibri" w:cs="Calibri"/>
          <w:noProof/>
          <w:szCs w:val="24"/>
        </w:rPr>
        <w:t>, 24. http://www.nber.org/papers/w22280</w:t>
      </w:r>
    </w:p>
    <w:p w14:paraId="7653488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Nicolini, J. P. (2009). Optimal unemployment insurance and employment history. </w:t>
      </w:r>
      <w:r w:rsidRPr="00C14BA0">
        <w:rPr>
          <w:rFonts w:ascii="Calibri" w:hAnsi="Calibri" w:cs="Calibri"/>
          <w:i/>
          <w:iCs/>
          <w:noProof/>
          <w:szCs w:val="24"/>
        </w:rPr>
        <w:t>Review of Economic Studies</w:t>
      </w:r>
      <w:r w:rsidRPr="00C14BA0">
        <w:rPr>
          <w:rFonts w:ascii="Calibri" w:hAnsi="Calibri" w:cs="Calibri"/>
          <w:noProof/>
          <w:szCs w:val="24"/>
        </w:rPr>
        <w:t xml:space="preserve">, </w:t>
      </w:r>
      <w:r w:rsidRPr="00C14BA0">
        <w:rPr>
          <w:rFonts w:ascii="Calibri" w:hAnsi="Calibri" w:cs="Calibri"/>
          <w:i/>
          <w:iCs/>
          <w:noProof/>
          <w:szCs w:val="24"/>
        </w:rPr>
        <w:t>76</w:t>
      </w:r>
      <w:r w:rsidRPr="00C14BA0">
        <w:rPr>
          <w:rFonts w:ascii="Calibri" w:hAnsi="Calibri" w:cs="Calibri"/>
          <w:noProof/>
          <w:szCs w:val="24"/>
        </w:rPr>
        <w:t>(3), 1049–1070. https://doi.org/10.1111/j.1467-937X.2009.00555.x</w:t>
      </w:r>
    </w:p>
    <w:p w14:paraId="74123A0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Wang, C. (1996). Unemployment insurance with moral hazard in a dynamic economy A comment. </w:t>
      </w:r>
      <w:r w:rsidRPr="00C14BA0">
        <w:rPr>
          <w:rFonts w:ascii="Calibri" w:hAnsi="Calibri" w:cs="Calibri"/>
          <w:i/>
          <w:iCs/>
          <w:noProof/>
          <w:szCs w:val="24"/>
        </w:rPr>
        <w:t>Carnegie-Rochester Conference Series on Public Policy</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 43–46. https://doi.org/10.1016/s0167-2231(96)90003-2</w:t>
      </w:r>
    </w:p>
    <w:p w14:paraId="7A4940C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Howell, D., &amp; Azizoglu, B. (2011). Unemployment Benefits and Work Incentives: The U.S. Labor Market in the Great Recession. </w:t>
      </w:r>
      <w:r w:rsidRPr="00C14BA0">
        <w:rPr>
          <w:rFonts w:ascii="Calibri" w:hAnsi="Calibri" w:cs="Calibri"/>
          <w:i/>
          <w:iCs/>
          <w:noProof/>
          <w:szCs w:val="24"/>
        </w:rPr>
        <w:t>Political Economy Research Institute</w:t>
      </w:r>
      <w:r w:rsidRPr="00C14BA0">
        <w:rPr>
          <w:rFonts w:ascii="Calibri" w:hAnsi="Calibri" w:cs="Calibri"/>
          <w:noProof/>
          <w:szCs w:val="24"/>
        </w:rPr>
        <w:t xml:space="preserve">, </w:t>
      </w:r>
      <w:r w:rsidRPr="00C14BA0">
        <w:rPr>
          <w:rFonts w:ascii="Calibri" w:hAnsi="Calibri" w:cs="Calibri"/>
          <w:i/>
          <w:iCs/>
          <w:noProof/>
          <w:szCs w:val="24"/>
        </w:rPr>
        <w:t>257</w:t>
      </w:r>
      <w:r w:rsidRPr="00C14BA0">
        <w:rPr>
          <w:rFonts w:ascii="Calibri" w:hAnsi="Calibri" w:cs="Calibri"/>
          <w:noProof/>
          <w:szCs w:val="24"/>
        </w:rPr>
        <w:t>, 151–162. https://doi.org/10.4324/9781315143842</w:t>
      </w:r>
    </w:p>
    <w:p w14:paraId="67465C6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Hummelgaard, P. (2021). </w:t>
      </w:r>
      <w:r w:rsidRPr="00C14BA0">
        <w:rPr>
          <w:rFonts w:ascii="Calibri" w:hAnsi="Calibri" w:cs="Calibri"/>
          <w:i/>
          <w:iCs/>
          <w:noProof/>
          <w:szCs w:val="24"/>
        </w:rPr>
        <w:t>Spørgsmål nr:270</w:t>
      </w:r>
      <w:r w:rsidRPr="00C14BA0">
        <w:rPr>
          <w:rFonts w:ascii="Calibri" w:hAnsi="Calibri" w:cs="Calibri"/>
          <w:noProof/>
          <w:szCs w:val="24"/>
        </w:rPr>
        <w:t>. Beskæftigelses Ministeriet. https://www.ft.dk/samling/20201/almdel/beu/spm/270/svar/1776624/2384360/index.htm</w:t>
      </w:r>
    </w:p>
    <w:p w14:paraId="11545E2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IS-Commission. (2015a). </w:t>
      </w:r>
      <w:r w:rsidRPr="00C14BA0">
        <w:rPr>
          <w:rFonts w:ascii="Calibri" w:hAnsi="Calibri" w:cs="Calibri"/>
          <w:i/>
          <w:iCs/>
          <w:noProof/>
          <w:szCs w:val="24"/>
        </w:rPr>
        <w:t>Dagpengemodellen teknisk analyserapport</w:t>
      </w:r>
      <w:r w:rsidRPr="00C14BA0">
        <w:rPr>
          <w:rFonts w:ascii="Calibri" w:hAnsi="Calibri" w:cs="Calibri"/>
          <w:noProof/>
          <w:szCs w:val="24"/>
        </w:rPr>
        <w:t>.</w:t>
      </w:r>
    </w:p>
    <w:p w14:paraId="6CAC932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IS-Commission. (2015b). </w:t>
      </w:r>
      <w:r w:rsidRPr="00C14BA0">
        <w:rPr>
          <w:rFonts w:ascii="Calibri" w:hAnsi="Calibri" w:cs="Calibri"/>
          <w:i/>
          <w:iCs/>
          <w:noProof/>
          <w:szCs w:val="24"/>
        </w:rPr>
        <w:t>Kompensationsgraden i dagpengesystemet</w:t>
      </w:r>
      <w:r w:rsidRPr="00C14BA0">
        <w:rPr>
          <w:rFonts w:ascii="Calibri" w:hAnsi="Calibri" w:cs="Calibri"/>
          <w:noProof/>
          <w:szCs w:val="24"/>
        </w:rPr>
        <w:t>. 41.</w:t>
      </w:r>
    </w:p>
    <w:p w14:paraId="3395ED4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Jensen, M. T., &amp; Nørgaard, A. (2021). Prisen for at løfte dagpengene overdrives. </w:t>
      </w:r>
      <w:r w:rsidRPr="00C14BA0">
        <w:rPr>
          <w:rFonts w:ascii="Calibri" w:hAnsi="Calibri" w:cs="Calibri"/>
          <w:i/>
          <w:iCs/>
          <w:noProof/>
          <w:szCs w:val="24"/>
        </w:rPr>
        <w:t>Cevea</w:t>
      </w:r>
      <w:r w:rsidRPr="00C14BA0">
        <w:rPr>
          <w:rFonts w:ascii="Calibri" w:hAnsi="Calibri" w:cs="Calibri"/>
          <w:noProof/>
          <w:szCs w:val="24"/>
        </w:rPr>
        <w:t>, 1–10.</w:t>
      </w:r>
    </w:p>
    <w:p w14:paraId="19BB7F0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Jurajda, Š. (2002). Estimating the effect of unemployment insurance compensation on the labor market histories of displaced workers. </w:t>
      </w:r>
      <w:r w:rsidRPr="00C14BA0">
        <w:rPr>
          <w:rFonts w:ascii="Calibri" w:hAnsi="Calibri" w:cs="Calibri"/>
          <w:i/>
          <w:iCs/>
          <w:noProof/>
          <w:szCs w:val="24"/>
        </w:rPr>
        <w:t>Journal of Econometrics</w:t>
      </w:r>
      <w:r w:rsidRPr="00C14BA0">
        <w:rPr>
          <w:rFonts w:ascii="Calibri" w:hAnsi="Calibri" w:cs="Calibri"/>
          <w:noProof/>
          <w:szCs w:val="24"/>
        </w:rPr>
        <w:t xml:space="preserve">, </w:t>
      </w:r>
      <w:r w:rsidRPr="00C14BA0">
        <w:rPr>
          <w:rFonts w:ascii="Calibri" w:hAnsi="Calibri" w:cs="Calibri"/>
          <w:i/>
          <w:iCs/>
          <w:noProof/>
          <w:szCs w:val="24"/>
        </w:rPr>
        <w:t>108</w:t>
      </w:r>
      <w:r w:rsidRPr="00C14BA0">
        <w:rPr>
          <w:rFonts w:ascii="Calibri" w:hAnsi="Calibri" w:cs="Calibri"/>
          <w:noProof/>
          <w:szCs w:val="24"/>
        </w:rPr>
        <w:t xml:space="preserve">(2), 227–252. </w:t>
      </w:r>
      <w:r w:rsidRPr="00C14BA0">
        <w:rPr>
          <w:rFonts w:ascii="Calibri" w:hAnsi="Calibri" w:cs="Calibri"/>
          <w:noProof/>
          <w:szCs w:val="24"/>
        </w:rPr>
        <w:lastRenderedPageBreak/>
        <w:t>https://doi.org/10.1016/S0304-4076(01)00135-X</w:t>
      </w:r>
    </w:p>
    <w:p w14:paraId="4903F92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Kongshøj, P. (2015). </w:t>
      </w:r>
      <w:r w:rsidRPr="00C14BA0">
        <w:rPr>
          <w:rFonts w:ascii="Calibri" w:hAnsi="Calibri" w:cs="Calibri"/>
          <w:i/>
          <w:iCs/>
          <w:noProof/>
          <w:szCs w:val="24"/>
        </w:rPr>
        <w:t>Dansk fl exicurity under pres – både indefra og udefra</w:t>
      </w:r>
      <w:r w:rsidRPr="00C14BA0">
        <w:rPr>
          <w:rFonts w:ascii="Calibri" w:hAnsi="Calibri" w:cs="Calibri"/>
          <w:noProof/>
          <w:szCs w:val="24"/>
        </w:rPr>
        <w:t xml:space="preserve">. </w:t>
      </w:r>
      <w:r w:rsidRPr="00C14BA0">
        <w:rPr>
          <w:rFonts w:ascii="Calibri" w:hAnsi="Calibri" w:cs="Calibri"/>
          <w:i/>
          <w:iCs/>
          <w:noProof/>
          <w:szCs w:val="24"/>
        </w:rPr>
        <w:t>1</w:t>
      </w:r>
      <w:r w:rsidRPr="00C14BA0">
        <w:rPr>
          <w:rFonts w:ascii="Calibri" w:hAnsi="Calibri" w:cs="Calibri"/>
          <w:noProof/>
          <w:szCs w:val="24"/>
        </w:rPr>
        <w:t>, 5–10.</w:t>
      </w:r>
    </w:p>
    <w:p w14:paraId="387ABC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Lalive, B. R., Landais, C., &amp; Zweimüller, J. (2015). </w:t>
      </w:r>
      <w:r w:rsidRPr="00C14B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C14BA0">
        <w:rPr>
          <w:rFonts w:ascii="Calibri" w:hAnsi="Calibri" w:cs="Calibri"/>
          <w:noProof/>
          <w:szCs w:val="24"/>
        </w:rPr>
        <w:t xml:space="preserve">. </w:t>
      </w:r>
      <w:r w:rsidRPr="00C14BA0">
        <w:rPr>
          <w:rFonts w:ascii="Calibri" w:hAnsi="Calibri" w:cs="Calibri"/>
          <w:i/>
          <w:iCs/>
          <w:noProof/>
          <w:szCs w:val="24"/>
        </w:rPr>
        <w:t>105</w:t>
      </w:r>
      <w:r w:rsidRPr="00C14BA0">
        <w:rPr>
          <w:rFonts w:ascii="Calibri" w:hAnsi="Calibri" w:cs="Calibri"/>
          <w:noProof/>
          <w:szCs w:val="24"/>
        </w:rPr>
        <w:t>(12), 3564–3596.</w:t>
      </w:r>
    </w:p>
    <w:p w14:paraId="578F880A"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Marinescu, I. (2017). The general equilibrium impacts of unemployment insurance: Evidence from a large online job board.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150</w:t>
      </w:r>
      <w:r w:rsidRPr="00C14BA0">
        <w:rPr>
          <w:rFonts w:ascii="Calibri" w:hAnsi="Calibri" w:cs="Calibri"/>
          <w:noProof/>
          <w:szCs w:val="24"/>
        </w:rPr>
        <w:t>, 14–29. https://doi.org/10.1016/j.jpubeco.2017.02.012</w:t>
      </w:r>
    </w:p>
    <w:p w14:paraId="3862C9D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Mcdonald, I. M., &amp; Solow, R. M. (1981). </w:t>
      </w:r>
      <w:r w:rsidRPr="00C14BA0">
        <w:rPr>
          <w:rFonts w:ascii="Calibri" w:hAnsi="Calibri" w:cs="Calibri"/>
          <w:i/>
          <w:iCs/>
          <w:noProof/>
          <w:szCs w:val="24"/>
        </w:rPr>
        <w:t>Wage Bargaining and Employment</w:t>
      </w:r>
      <w:r w:rsidRPr="00C14BA0">
        <w:rPr>
          <w:rFonts w:ascii="Calibri" w:hAnsi="Calibri" w:cs="Calibri"/>
          <w:noProof/>
          <w:szCs w:val="24"/>
        </w:rPr>
        <w:t xml:space="preserve">. </w:t>
      </w:r>
      <w:r w:rsidRPr="00C14BA0">
        <w:rPr>
          <w:rFonts w:ascii="Calibri" w:hAnsi="Calibri" w:cs="Calibri"/>
          <w:i/>
          <w:iCs/>
          <w:noProof/>
          <w:szCs w:val="24"/>
        </w:rPr>
        <w:t>71</w:t>
      </w:r>
      <w:r w:rsidRPr="00C14BA0">
        <w:rPr>
          <w:rFonts w:ascii="Calibri" w:hAnsi="Calibri" w:cs="Calibri"/>
          <w:noProof/>
          <w:szCs w:val="24"/>
        </w:rPr>
        <w:t>(5), 896–908.</w:t>
      </w:r>
    </w:p>
    <w:p w14:paraId="40E7022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Millemaci, E., &amp; Ofria, F. (2014). Kaldor-Verdoorn’s law and increasing returns to scale: A comparison across developed countries. </w:t>
      </w:r>
      <w:r w:rsidRPr="00C14BA0">
        <w:rPr>
          <w:rFonts w:ascii="Calibri" w:hAnsi="Calibri" w:cs="Calibri"/>
          <w:i/>
          <w:iCs/>
          <w:noProof/>
          <w:szCs w:val="24"/>
        </w:rPr>
        <w:t>Journal of Economic Studies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(1), 140–162. https://doi.org/10.1108/JES-02-2012-0026</w:t>
      </w:r>
    </w:p>
    <w:p w14:paraId="794A1DA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Nørgaard, T. (1995). </w:t>
      </w:r>
      <w:r w:rsidRPr="00C14BA0">
        <w:rPr>
          <w:rFonts w:ascii="Calibri" w:hAnsi="Calibri" w:cs="Calibri"/>
          <w:i/>
          <w:iCs/>
          <w:noProof/>
          <w:szCs w:val="24"/>
        </w:rPr>
        <w:t>Bekendtgørelse om fastsættelse og regulering af omregningssats</w:t>
      </w:r>
      <w:r w:rsidRPr="00C14BA0">
        <w:rPr>
          <w:rFonts w:ascii="Calibri" w:hAnsi="Calibri" w:cs="Calibri"/>
          <w:noProof/>
          <w:szCs w:val="24"/>
        </w:rPr>
        <w:t>. https://www.retsinformation.dk/eli/lta/1995/1154</w:t>
      </w:r>
    </w:p>
    <w:p w14:paraId="2B5FA1A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Galanis, G. (2012). Is aggregate demand wage-led or profit-led? </w:t>
      </w:r>
      <w:r w:rsidRPr="00C14BA0">
        <w:rPr>
          <w:rFonts w:ascii="Calibri" w:hAnsi="Calibri" w:cs="Calibri"/>
          <w:i/>
          <w:iCs/>
          <w:noProof/>
          <w:szCs w:val="24"/>
        </w:rPr>
        <w:t>Conditions of Work and Employment Series</w:t>
      </w:r>
      <w:r w:rsidRPr="00C14BA0">
        <w:rPr>
          <w:rFonts w:ascii="Calibri" w:hAnsi="Calibri" w:cs="Calibri"/>
          <w:noProof/>
          <w:szCs w:val="24"/>
        </w:rPr>
        <w:t xml:space="preserve">, </w:t>
      </w:r>
      <w:r w:rsidRPr="00C14BA0">
        <w:rPr>
          <w:rFonts w:ascii="Calibri" w:hAnsi="Calibri" w:cs="Calibri"/>
          <w:i/>
          <w:iCs/>
          <w:noProof/>
          <w:szCs w:val="24"/>
        </w:rPr>
        <w:t>40</w:t>
      </w:r>
      <w:r w:rsidRPr="00C14BA0">
        <w:rPr>
          <w:rFonts w:ascii="Calibri" w:hAnsi="Calibri" w:cs="Calibri"/>
          <w:noProof/>
          <w:szCs w:val="24"/>
        </w:rPr>
        <w:t>(40).</w:t>
      </w:r>
    </w:p>
    <w:p w14:paraId="0ECA2AD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Obst, T. (2015). </w:t>
      </w:r>
      <w:r w:rsidRPr="00C14BA0">
        <w:rPr>
          <w:rFonts w:ascii="Calibri" w:hAnsi="Calibri" w:cs="Calibri"/>
          <w:i/>
          <w:iCs/>
          <w:noProof/>
          <w:szCs w:val="24"/>
        </w:rPr>
        <w:t>Wage-led growth in the EU15 Member States: the effects of income distribution on growth, investment, trade balance, and inflation</w:t>
      </w:r>
      <w:r w:rsidRPr="00C14BA0">
        <w:rPr>
          <w:rFonts w:ascii="Calibri" w:hAnsi="Calibri" w:cs="Calibri"/>
          <w:noProof/>
          <w:szCs w:val="24"/>
        </w:rPr>
        <w:t>. 1–48.</w:t>
      </w:r>
    </w:p>
    <w:p w14:paraId="7CD9338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Risgaard, L. (2021). </w:t>
      </w:r>
      <w:r w:rsidRPr="00C14BA0">
        <w:rPr>
          <w:rFonts w:ascii="Calibri" w:hAnsi="Calibri" w:cs="Calibri"/>
          <w:i/>
          <w:iCs/>
          <w:noProof/>
          <w:szCs w:val="24"/>
        </w:rPr>
        <w:t>Mere tryghed til lønmodtagerne</w:t>
      </w:r>
      <w:r w:rsidRPr="00C14BA0">
        <w:rPr>
          <w:rFonts w:ascii="Calibri" w:hAnsi="Calibri" w:cs="Calibri"/>
          <w:noProof/>
          <w:szCs w:val="24"/>
        </w:rPr>
        <w:t>.</w:t>
      </w:r>
    </w:p>
    <w:p w14:paraId="339B4E5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Setterfield, M. (2003). Supply and Demand in the Theory of Long-run Growth: Introduction to a symposium on demand-led growth.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(1), 23–32. https://doi.org/10.1080/09538250308440</w:t>
      </w:r>
    </w:p>
    <w:p w14:paraId="681A0AC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Shapiro, B. C., &amp; Stiglitz, J. E. (1984). American Economic Association Equilibrium Unemployment as a Worker Discipline Device. </w:t>
      </w:r>
      <w:r w:rsidRPr="00C14BA0">
        <w:rPr>
          <w:rFonts w:ascii="Calibri" w:hAnsi="Calibri" w:cs="Calibri"/>
          <w:i/>
          <w:iCs/>
          <w:noProof/>
          <w:szCs w:val="24"/>
        </w:rPr>
        <w:t>The American Economic Review</w:t>
      </w:r>
      <w:r w:rsidRPr="00C14BA0">
        <w:rPr>
          <w:rFonts w:ascii="Calibri" w:hAnsi="Calibri" w:cs="Calibri"/>
          <w:noProof/>
          <w:szCs w:val="24"/>
        </w:rPr>
        <w:t xml:space="preserve">, </w:t>
      </w:r>
      <w:r w:rsidRPr="00C14BA0">
        <w:rPr>
          <w:rFonts w:ascii="Calibri" w:hAnsi="Calibri" w:cs="Calibri"/>
          <w:i/>
          <w:iCs/>
          <w:noProof/>
          <w:szCs w:val="24"/>
        </w:rPr>
        <w:t>74</w:t>
      </w:r>
      <w:r w:rsidRPr="00C14BA0">
        <w:rPr>
          <w:rFonts w:ascii="Calibri" w:hAnsi="Calibri" w:cs="Calibri"/>
          <w:noProof/>
          <w:szCs w:val="24"/>
        </w:rPr>
        <w:t>(3), 433–444.</w:t>
      </w:r>
    </w:p>
    <w:p w14:paraId="4A1CF2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Stockhammer, E., &amp; Lavoie, M. (2013). Wage-led Growth. In </w:t>
      </w:r>
      <w:r w:rsidRPr="00C14BA0">
        <w:rPr>
          <w:rFonts w:ascii="Calibri" w:hAnsi="Calibri" w:cs="Calibri"/>
          <w:i/>
          <w:iCs/>
          <w:noProof/>
          <w:szCs w:val="24"/>
        </w:rPr>
        <w:t>Wage-led Growth</w:t>
      </w:r>
      <w:r w:rsidRPr="00C14BA0">
        <w:rPr>
          <w:rFonts w:ascii="Calibri" w:hAnsi="Calibri" w:cs="Calibri"/>
          <w:noProof/>
          <w:szCs w:val="24"/>
        </w:rPr>
        <w:t xml:space="preserve"> (Issue February). https://doi.org/10.1057/9781137357939</w:t>
      </w:r>
    </w:p>
    <w:p w14:paraId="539983E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rPr>
      </w:pPr>
      <w:r w:rsidRPr="00C14BA0">
        <w:rPr>
          <w:rFonts w:ascii="Calibri" w:hAnsi="Calibri" w:cs="Calibri"/>
          <w:noProof/>
          <w:szCs w:val="24"/>
        </w:rPr>
        <w:t xml:space="preserve">Topel, B. R. H. (1983). </w:t>
      </w:r>
      <w:r w:rsidRPr="00C14BA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C14BA0">
        <w:rPr>
          <w:rFonts w:ascii="Calibri" w:hAnsi="Calibri" w:cs="Calibri"/>
          <w:noProof/>
          <w:szCs w:val="24"/>
        </w:rPr>
        <w:t xml:space="preserve">. </w:t>
      </w:r>
      <w:r w:rsidRPr="00C14BA0">
        <w:rPr>
          <w:rFonts w:ascii="Calibri" w:hAnsi="Calibri" w:cs="Calibri"/>
          <w:i/>
          <w:iCs/>
          <w:noProof/>
          <w:szCs w:val="24"/>
        </w:rPr>
        <w:t>73</w:t>
      </w:r>
      <w:r w:rsidRPr="00C14BA0">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68" w:name="_Ref120688480"/>
      <w:r>
        <w:lastRenderedPageBreak/>
        <w:t>Figure A1</w:t>
      </w:r>
      <w:r>
        <w:noBreakHyphen/>
      </w:r>
      <w:r w:rsidR="00000000">
        <w:fldChar w:fldCharType="begin"/>
      </w:r>
      <w:r w:rsidR="00000000">
        <w:instrText xml:space="preserve"> SEQ Figure \* ARABIC </w:instrText>
      </w:r>
      <w:r w:rsidR="00000000">
        <w:fldChar w:fldCharType="separate"/>
      </w:r>
      <w:r w:rsidR="00775321">
        <w:rPr>
          <w:noProof/>
        </w:rPr>
        <w:t>20</w:t>
      </w:r>
      <w:r w:rsidR="00000000">
        <w:rPr>
          <w:noProof/>
        </w:rPr>
        <w:fldChar w:fldCharType="end"/>
      </w:r>
      <w:r w:rsidR="004A128F">
        <w:t xml:space="preserve">: </w:t>
      </w:r>
      <w:r w:rsidR="00E32A6D">
        <w:t>A simple d</w:t>
      </w:r>
      <w:r w:rsidR="004A128F">
        <w:t>irected acyclic graph of the SFC-model used in this paper.</w:t>
      </w:r>
      <w:bookmarkEnd w:id="68"/>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69" w:name="_Ref120689876"/>
      <w:r>
        <w:t xml:space="preserve">Appendix 2: </w:t>
      </w:r>
      <w:r w:rsidR="0006174A">
        <w:t>Sensitivity analysis</w:t>
      </w:r>
      <w:bookmarkEnd w:id="69"/>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70"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70"/>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71"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71"/>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SEQ Figure \* ARABIC </w:instrText>
      </w:r>
      <w:r w:rsidR="00000000">
        <w:fldChar w:fldCharType="separate"/>
      </w:r>
      <w:r w:rsidR="00775321">
        <w:rPr>
          <w:noProof/>
        </w:rPr>
        <w:t>21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r w:rsidR="00000000">
        <w:fldChar w:fldCharType="begin"/>
      </w:r>
      <w:r w:rsidR="00000000">
        <w:instrText xml:space="preserve"> SEQ Figure \* ARABIC </w:instrText>
      </w:r>
      <w:r w:rsidR="00000000">
        <w:fldChar w:fldCharType="separate"/>
      </w:r>
      <w:r w:rsidR="00775321">
        <w:rPr>
          <w:noProof/>
        </w:rPr>
        <w:t>22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r w:rsidR="00000000">
        <w:fldChar w:fldCharType="begin"/>
      </w:r>
      <w:r w:rsidR="00000000">
        <w:instrText xml:space="preserve"> SEQ Figure \* ARABIC </w:instrText>
      </w:r>
      <w:r w:rsidR="00000000">
        <w:fldChar w:fldCharType="separate"/>
      </w:r>
      <w:r w:rsidR="00775321">
        <w:rPr>
          <w:noProof/>
        </w:rPr>
        <w:t>25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w:instrText>
      </w:r>
      <w:r w:rsidR="00000000">
        <w:fldChar w:fldCharType="separate"/>
      </w:r>
      <w:r w:rsidR="00775321">
        <w:rPr>
          <w:noProof/>
        </w:rPr>
        <w:t>28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1D572D" w:rsidRDefault="001D572D" w:rsidP="00B036D5">
      <w:pPr>
        <w:pStyle w:val="Kommentartekst"/>
      </w:pPr>
      <w:r>
        <w:rPr>
          <w:rStyle w:val="Kommentarhenvisning"/>
        </w:rPr>
        <w:annotationRef/>
      </w:r>
      <w:r>
        <w:t>Har forsøgt at korte lidt ned, men der skal sikkert meget mere væk</w:t>
      </w:r>
    </w:p>
  </w:comment>
  <w:comment w:id="42" w:author="Simon Thomsen" w:date="2022-12-15T08:15:00Z" w:initials="ST">
    <w:p w14:paraId="146604CC" w14:textId="713CC301" w:rsidR="00366564" w:rsidRDefault="00366564" w:rsidP="00DA604A">
      <w:pPr>
        <w:pStyle w:val="Kommentartekst"/>
      </w:pPr>
      <w:r>
        <w:rPr>
          <w:rStyle w:val="Kommentarhenvisning"/>
        </w:rPr>
        <w:annotationRef/>
      </w:r>
      <w:r>
        <w:t>Inkluderer noget med økonomiens tilstand også - Arbejdsløsheds raten</w:t>
      </w:r>
    </w:p>
  </w:comment>
  <w:comment w:id="44" w:author="Simon Fløj Thomsen" w:date="2022-12-16T17:14:00Z" w:initials="SFT">
    <w:p w14:paraId="3CD677BE" w14:textId="77777777"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45"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48" w:author="Simon Fløj Thomsen" w:date="2022-12-16T17:22:00Z" w:initials="SFT">
    <w:p w14:paraId="7033AEC9" w14:textId="77777777" w:rsidR="000E2AD0" w:rsidRDefault="000E2AD0" w:rsidP="009D5F45">
      <w:pPr>
        <w:pStyle w:val="Kommentartekst"/>
      </w:pPr>
      <w:r>
        <w:rPr>
          <w:rStyle w:val="Kommentarhenvisning"/>
        </w:rPr>
        <w:annotationRef/>
      </w:r>
      <w:r>
        <w:t>Inkluder ur?</w:t>
      </w:r>
    </w:p>
  </w:comment>
  <w:comment w:id="49" w:author="Simon Fløj Thomsen" w:date="2022-12-16T17:23:00Z" w:initials="SFT">
    <w:p w14:paraId="599524E7" w14:textId="77777777" w:rsidR="000E2AD0" w:rsidRDefault="000E2AD0" w:rsidP="00705879">
      <w:pPr>
        <w:pStyle w:val="Kommentartekst"/>
      </w:pPr>
      <w:r>
        <w:rPr>
          <w:rStyle w:val="Kommentarhenvisning"/>
        </w:rPr>
        <w:annotationRef/>
      </w:r>
      <w:r>
        <w:t>Kan muligvis bruge TSEXTEND?</w:t>
      </w:r>
    </w:p>
  </w:comment>
  <w:comment w:id="50"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51" w:author="Simon Fløj Thomsen" w:date="2022-12-16T17:29:00Z" w:initials="SFT">
    <w:p w14:paraId="0BAB2D8B" w14:textId="49514904" w:rsidR="009F442A" w:rsidRDefault="009F442A" w:rsidP="002147AE">
      <w:pPr>
        <w:pStyle w:val="Kommentartekst"/>
      </w:pPr>
      <w:r>
        <w:rPr>
          <w:rStyle w:val="Kommentarhenvisning"/>
        </w:rPr>
        <w:annotationRef/>
      </w:r>
      <w:r>
        <w:t>Ved ik om løn dataet der gør ind i modellen nu skal tilpasses?</w:t>
      </w:r>
    </w:p>
  </w:comment>
  <w:comment w:id="5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54" w:author="Simon Fløj Thomsen" w:date="2022-12-17T08:46:00Z" w:initials="SFT">
    <w:p w14:paraId="376CC527" w14:textId="7CA4CEE4" w:rsidR="00721337" w:rsidRDefault="00721337" w:rsidP="004C58C5">
      <w:pPr>
        <w:pStyle w:val="Kommentartekst"/>
      </w:pPr>
      <w:r>
        <w:rPr>
          <w:rStyle w:val="Kommentarhenvisning"/>
        </w:rPr>
        <w:annotationRef/>
      </w:r>
      <w:r>
        <w:t>Kan jeg muligvis sætte en grund ind her?</w:t>
      </w:r>
    </w:p>
  </w:comment>
  <w:comment w:id="55"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56"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57"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58" w:author="Simon Fløj Thomsen" w:date="2022-12-17T10:20:00Z" w:initials="SFT">
    <w:p w14:paraId="7511FEE9" w14:textId="77777777" w:rsidR="003B1BB1" w:rsidRDefault="003B1BB1" w:rsidP="00275987">
      <w:pPr>
        <w:pStyle w:val="Kommentartekst"/>
      </w:pPr>
      <w:r>
        <w:rPr>
          <w:rStyle w:val="Kommentarhenvisning"/>
        </w:rPr>
        <w:annotationRef/>
      </w:r>
      <w:r>
        <w:t>Yderligere forklaring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3CD677BE" w15:done="0"/>
  <w15:commentEx w15:paraId="1D4A6B86" w15:done="0"/>
  <w15:commentEx w15:paraId="7033AEC9" w15:done="0"/>
  <w15:commentEx w15:paraId="599524E7" w15:done="0"/>
  <w15:commentEx w15:paraId="2A621B8F" w15:done="0"/>
  <w15:commentEx w15:paraId="0BAB2D8B" w15:done="0"/>
  <w15:commentEx w15:paraId="68174BE2" w15:done="0"/>
  <w15:commentEx w15:paraId="376CC527" w15:done="0"/>
  <w15:commentEx w15:paraId="005279F9" w15:done="0"/>
  <w15:commentEx w15:paraId="2B9140DA" w15:done="0"/>
  <w15:commentEx w15:paraId="6C4E4CF5" w15:done="0"/>
  <w15:commentEx w15:paraId="7511FE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725EE" w16cex:dateUtc="2022-12-16T16:14:00Z"/>
  <w16cex:commentExtensible w16cex:durableId="2747264A" w16cex:dateUtc="2022-12-16T16:15:00Z"/>
  <w16cex:commentExtensible w16cex:durableId="274727EA" w16cex:dateUtc="2022-12-16T16:22:00Z"/>
  <w16cex:commentExtensible w16cex:durableId="27472810" w16cex:dateUtc="2022-12-16T16:23:00Z"/>
  <w16cex:commentExtensible w16cex:durableId="274828FA" w16cex:dateUtc="2022-12-17T10:39:00Z"/>
  <w16cex:commentExtensible w16cex:durableId="2747298D" w16cex:dateUtc="2022-12-16T16:29:00Z"/>
  <w16cex:commentExtensible w16cex:durableId="27482FF6" w16cex:dateUtc="2022-12-17T11:09: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8165F" w16cex:dateUtc="2022-12-1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3CD677BE" w16cid:durableId="274725EE"/>
  <w16cid:commentId w16cid:paraId="1D4A6B86" w16cid:durableId="2747264A"/>
  <w16cid:commentId w16cid:paraId="7033AEC9" w16cid:durableId="274727EA"/>
  <w16cid:commentId w16cid:paraId="599524E7" w16cid:durableId="27472810"/>
  <w16cid:commentId w16cid:paraId="2A621B8F" w16cid:durableId="274828FA"/>
  <w16cid:commentId w16cid:paraId="0BAB2D8B" w16cid:durableId="2747298D"/>
  <w16cid:commentId w16cid:paraId="68174BE2" w16cid:durableId="27482FF6"/>
  <w16cid:commentId w16cid:paraId="376CC527" w16cid:durableId="2748007C"/>
  <w16cid:commentId w16cid:paraId="005279F9" w16cid:durableId="27480297"/>
  <w16cid:commentId w16cid:paraId="2B9140DA" w16cid:durableId="27480ACD"/>
  <w16cid:commentId w16cid:paraId="6C4E4CF5" w16cid:durableId="27480AA0"/>
  <w16cid:commentId w16cid:paraId="7511FEE9" w16cid:durableId="274816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29E11" w14:textId="77777777" w:rsidR="003F07BC" w:rsidRDefault="003F07BC" w:rsidP="005F6ED0">
      <w:pPr>
        <w:spacing w:after="0" w:line="240" w:lineRule="auto"/>
      </w:pPr>
      <w:r>
        <w:separator/>
      </w:r>
    </w:p>
  </w:endnote>
  <w:endnote w:type="continuationSeparator" w:id="0">
    <w:p w14:paraId="07440DF7" w14:textId="77777777" w:rsidR="003F07BC" w:rsidRDefault="003F07B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2DC60" w14:textId="77777777" w:rsidR="003F07BC" w:rsidRDefault="003F07BC" w:rsidP="005F6ED0">
      <w:pPr>
        <w:spacing w:after="0" w:line="240" w:lineRule="auto"/>
      </w:pPr>
      <w:r>
        <w:separator/>
      </w:r>
    </w:p>
  </w:footnote>
  <w:footnote w:type="continuationSeparator" w:id="0">
    <w:p w14:paraId="7004B27E" w14:textId="77777777" w:rsidR="003F07BC" w:rsidRDefault="003F07BC"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0" w:author="Simon Thomsen" w:date="2022-12-15T08:12:00Z"/>
        </w:rPr>
      </w:pPr>
      <w:del w:id="41" w:author="Simon Thomsen" w:date="2022-12-15T08:12:00Z">
        <w:r w:rsidRPr="00967F45"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967F45">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5">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6">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1">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2">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3">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07B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39B"/>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620A"/>
    <w:rsid w:val="00B866C3"/>
    <w:rsid w:val="00B86FBD"/>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76</Pages>
  <Words>42010</Words>
  <Characters>256264</Characters>
  <Application>Microsoft Office Word</Application>
  <DocSecurity>0</DocSecurity>
  <Lines>2135</Lines>
  <Paragraphs>595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297679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12</cp:revision>
  <cp:lastPrinted>2022-11-30T09:36:00Z</cp:lastPrinted>
  <dcterms:created xsi:type="dcterms:W3CDTF">2022-12-15T07:16:00Z</dcterms:created>
  <dcterms:modified xsi:type="dcterms:W3CDTF">2022-12-17T12:22:00Z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