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2F8FB456" w:rsidR="00D0045A" w:rsidRDefault="00965238">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71E4E522">
                    <wp:simplePos x="0" y="0"/>
                    <wp:positionH relativeFrom="margin">
                      <wp:align>left</wp:align>
                    </wp:positionH>
                    <wp:positionV relativeFrom="paragraph">
                      <wp:posOffset>7901940</wp:posOffset>
                    </wp:positionV>
                    <wp:extent cx="2952750" cy="1476375"/>
                    <wp:effectExtent l="0" t="0" r="0" b="0"/>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noFill/>
                            <a:ln w="6350">
                              <a:noFill/>
                            </a:ln>
                          </wps:spPr>
                          <wps:txbx>
                            <w:txbxContent>
                              <w:p w14:paraId="5D955BBD" w14:textId="2A9829F8"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244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5EE3E2BD"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r w:rsidR="00E36D4D">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65238">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001051CC">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0;margin-top:622.2pt;width:232.5pt;height:116.25pt;z-index:2516602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" filled="f" stroked="f" strokeweight=".5pt">
                    <v:textbox>
                      <w:txbxContent>
                        <w:p w14:paraId="5D955BBD" w14:textId="2A9829F8"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244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5EE3E2BD"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r w:rsidR="00E36D4D">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65238">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001051CC">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600</w:t>
                          </w:r>
                        </w:p>
                      </w:txbxContent>
                    </v:textbox>
                    <w10:wrap anchorx="margin"/>
                  </v:shape>
                </w:pict>
              </mc:Fallback>
            </mc:AlternateContent>
          </w:r>
          <w:r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789B12BB">
                    <wp:simplePos x="0" y="0"/>
                    <wp:positionH relativeFrom="margin">
                      <wp:posOffset>-529590</wp:posOffset>
                    </wp:positionH>
                    <wp:positionV relativeFrom="margin">
                      <wp:posOffset>243840</wp:posOffset>
                    </wp:positionV>
                    <wp:extent cx="7162800" cy="880110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7162800" cy="8801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96"/>
                                  <w:gridCol w:w="548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F8B34F" w:rsidR="00D0045A" w:rsidRDefault="00BF1D8A">
                                          <w:pPr>
                                            <w:pStyle w:val="Ingenafstand"/>
                                            <w:spacing w:line="312" w:lineRule="auto"/>
                                            <w:jc w:val="right"/>
                                            <w:rPr>
                                              <w:caps/>
                                              <w:color w:val="191919" w:themeColor="text1" w:themeTint="E6"/>
                                              <w:sz w:val="72"/>
                                              <w:szCs w:val="72"/>
                                            </w:rPr>
                                          </w:pPr>
                                          <w:r>
                                            <w:rPr>
                                              <w:caps/>
                                              <w:color w:val="191919" w:themeColor="text1" w:themeTint="E6"/>
                                              <w:sz w:val="30"/>
                                              <w:szCs w:val="30"/>
                                            </w:rPr>
                                            <w:t>iNCLUDING MACROECONOMIC EFFECTS WHEN ANALZING REGULATIONS TOWARDS THE DANISH INCOME INSURANCE PROGRAM</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DB3A537" w14:textId="11375FBE" w:rsidR="00D0045A" w:rsidRDefault="00BF1D8A">
                                          <w:pPr>
                                            <w:jc w:val="right"/>
                                            <w:rPr>
                                              <w:sz w:val="24"/>
                                              <w:szCs w:val="24"/>
                                            </w:rPr>
                                          </w:pPr>
                                          <w:r>
                                            <w:rPr>
                                              <w:color w:val="000000" w:themeColor="text1"/>
                                              <w:sz w:val="24"/>
                                              <w:szCs w:val="24"/>
                                            </w:rPr>
                                            <w:t>Performing a counterfactual analysis in a Stock-Flow-Consistent framework</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286DB6D5" w:rsidR="00D0045A" w:rsidRPr="000141E8" w:rsidRDefault="00F26337">
                                          <w:pPr>
                                            <w:rPr>
                                              <w:i/>
                                              <w:iCs/>
                                              <w:color w:val="000000" w:themeColor="text1"/>
                                            </w:rPr>
                                          </w:pPr>
                                          <w:r w:rsidRPr="00A37ED4">
                                            <w:rPr>
                                              <w:i/>
                                              <w:iCs/>
                                              <w:color w:val="000000" w:themeColor="text1"/>
                                              <w:sz w:val="20"/>
                                              <w:szCs w:val="20"/>
                                            </w:rPr>
                                            <w:t xml:space="preserve">This paper attempts to </w:t>
                                          </w:r>
                                          <w:r>
                                            <w:rPr>
                                              <w:i/>
                                              <w:iCs/>
                                              <w:color w:val="000000" w:themeColor="text1"/>
                                              <w:sz w:val="20"/>
                                              <w:szCs w:val="20"/>
                                            </w:rPr>
                                            <w:t>evaluate</w:t>
                                          </w:r>
                                          <w:r w:rsidRPr="00A37ED4">
                                            <w:rPr>
                                              <w:i/>
                                              <w:iCs/>
                                              <w:color w:val="000000" w:themeColor="text1"/>
                                              <w:sz w:val="20"/>
                                              <w:szCs w:val="20"/>
                                            </w:rPr>
                                            <w:t xml:space="preserve"> the</w:t>
                                          </w:r>
                                          <w:r w:rsidR="00F03D6E">
                                            <w:rPr>
                                              <w:i/>
                                              <w:iCs/>
                                              <w:color w:val="000000" w:themeColor="text1"/>
                                              <w:sz w:val="20"/>
                                              <w:szCs w:val="20"/>
                                            </w:rPr>
                                            <w:t xml:space="preserve"> political</w:t>
                                          </w:r>
                                          <w:r w:rsidRPr="00A37ED4">
                                            <w:rPr>
                                              <w:i/>
                                              <w:iCs/>
                                              <w:color w:val="000000" w:themeColor="text1"/>
                                              <w:sz w:val="20"/>
                                              <w:szCs w:val="20"/>
                                            </w:rPr>
                                            <w:t xml:space="preserve"> decision </w:t>
                                          </w:r>
                                          <w:r w:rsidR="00F03D6E">
                                            <w:rPr>
                                              <w:i/>
                                              <w:iCs/>
                                              <w:color w:val="000000" w:themeColor="text1"/>
                                              <w:sz w:val="20"/>
                                              <w:szCs w:val="20"/>
                                            </w:rPr>
                                            <w:t>of</w:t>
                                          </w:r>
                                          <w:r w:rsidRPr="00A37ED4">
                                            <w:rPr>
                                              <w:i/>
                                              <w:iCs/>
                                              <w:color w:val="000000" w:themeColor="text1"/>
                                              <w:sz w:val="20"/>
                                              <w:szCs w:val="20"/>
                                            </w:rPr>
                                            <w:t xml:space="preserve"> suppress</w:t>
                                          </w:r>
                                          <w:r w:rsidR="00F03D6E">
                                            <w:rPr>
                                              <w:i/>
                                              <w:iCs/>
                                              <w:color w:val="000000" w:themeColor="text1"/>
                                              <w:sz w:val="20"/>
                                              <w:szCs w:val="20"/>
                                            </w:rPr>
                                            <w:t>ing</w:t>
                                          </w:r>
                                          <w:r w:rsidRPr="00A37ED4">
                                            <w:rPr>
                                              <w:i/>
                                              <w:iCs/>
                                              <w:color w:val="000000" w:themeColor="text1"/>
                                              <w:sz w:val="20"/>
                                              <w:szCs w:val="20"/>
                                            </w:rPr>
                                            <w:t xml:space="preserve"> the </w:t>
                                          </w:r>
                                          <w:r w:rsidR="00B61329">
                                            <w:rPr>
                                              <w:i/>
                                              <w:iCs/>
                                              <w:color w:val="000000" w:themeColor="text1"/>
                                              <w:sz w:val="20"/>
                                              <w:szCs w:val="20"/>
                                            </w:rPr>
                                            <w:t>state</w:t>
                                          </w:r>
                                          <w:r w:rsidRPr="00A37ED4">
                                            <w:rPr>
                                              <w:i/>
                                              <w:iCs/>
                                              <w:color w:val="000000" w:themeColor="text1"/>
                                              <w:sz w:val="20"/>
                                              <w:szCs w:val="20"/>
                                            </w:rPr>
                                            <w:t xml:space="preserve"> regulation percentage, voted through by the Danish government in the tax reform of 2012. We do so by</w:t>
                                          </w:r>
                                          <w:r>
                                            <w:rPr>
                                              <w:i/>
                                              <w:iCs/>
                                              <w:color w:val="000000" w:themeColor="text1"/>
                                              <w:sz w:val="20"/>
                                              <w:szCs w:val="20"/>
                                            </w:rPr>
                                            <w:t xml:space="preserve"> estimating the </w:t>
                                          </w:r>
                                          <w:r w:rsidRPr="00613187">
                                            <w:rPr>
                                              <w:i/>
                                              <w:iCs/>
                                              <w:color w:val="000000" w:themeColor="text1"/>
                                              <w:sz w:val="20"/>
                                              <w:szCs w:val="20"/>
                                            </w:rPr>
                                            <w:t>macro elasticity of income insurance on unemployment</w:t>
                                          </w:r>
                                          <w:r w:rsidR="007F4513">
                                            <w:rPr>
                                              <w:i/>
                                              <w:iCs/>
                                              <w:color w:val="000000" w:themeColor="text1"/>
                                              <w:sz w:val="20"/>
                                              <w:szCs w:val="20"/>
                                            </w:rPr>
                                            <w:t>. We find it important to analyze the full macroeconomic effects</w:t>
                                          </w:r>
                                          <w:r w:rsidR="00F03D6E">
                                            <w:rPr>
                                              <w:i/>
                                              <w:iCs/>
                                              <w:color w:val="000000" w:themeColor="text1"/>
                                              <w:sz w:val="20"/>
                                              <w:szCs w:val="20"/>
                                            </w:rPr>
                                            <w:t xml:space="preserve"> as the Danish income insurance model, used by the Danish government to analyze changes to </w:t>
                                          </w:r>
                                          <w:r w:rsidRPr="00876306">
                                            <w:rPr>
                                              <w:i/>
                                              <w:iCs/>
                                              <w:color w:val="000000" w:themeColor="text1"/>
                                              <w:sz w:val="20"/>
                                              <w:szCs w:val="20"/>
                                            </w:rPr>
                                            <w:t>the Danish income insurance program</w:t>
                                          </w:r>
                                          <w:r w:rsidR="00F03D6E">
                                            <w:rPr>
                                              <w:i/>
                                              <w:iCs/>
                                              <w:color w:val="000000" w:themeColor="text1"/>
                                              <w:sz w:val="20"/>
                                              <w:szCs w:val="20"/>
                                            </w:rPr>
                                            <w:t xml:space="preserve"> today, do not include </w:t>
                                          </w:r>
                                          <w:r w:rsidR="007F4513">
                                            <w:rPr>
                                              <w:i/>
                                              <w:iCs/>
                                              <w:color w:val="000000" w:themeColor="text1"/>
                                              <w:sz w:val="20"/>
                                              <w:szCs w:val="20"/>
                                            </w:rPr>
                                            <w:t xml:space="preserve">any </w:t>
                                          </w:r>
                                          <w:r w:rsidR="00F03D6E">
                                            <w:rPr>
                                              <w:i/>
                                              <w:iCs/>
                                              <w:color w:val="000000" w:themeColor="text1"/>
                                              <w:sz w:val="20"/>
                                              <w:szCs w:val="20"/>
                                            </w:rPr>
                                            <w:t>macroeconomic effects. To obtain these macro effects w</w:t>
                                          </w:r>
                                          <w:r w:rsidRPr="00A37ED4">
                                            <w:rPr>
                                              <w:i/>
                                              <w:iCs/>
                                              <w:color w:val="000000" w:themeColor="text1"/>
                                              <w:sz w:val="20"/>
                                              <w:szCs w:val="20"/>
                                            </w:rPr>
                                            <w:t xml:space="preserve">e </w:t>
                                          </w:r>
                                          <w:r w:rsidR="00F03D6E" w:rsidRPr="00A37ED4">
                                            <w:rPr>
                                              <w:i/>
                                              <w:iCs/>
                                              <w:color w:val="000000" w:themeColor="text1"/>
                                              <w:sz w:val="20"/>
                                              <w:szCs w:val="20"/>
                                            </w:rPr>
                                            <w:t>u</w:t>
                                          </w:r>
                                          <w:r w:rsidR="00F03D6E">
                                            <w:rPr>
                                              <w:i/>
                                              <w:iCs/>
                                              <w:color w:val="000000" w:themeColor="text1"/>
                                              <w:sz w:val="20"/>
                                              <w:szCs w:val="20"/>
                                            </w:rPr>
                                            <w:t>tilize</w:t>
                                          </w:r>
                                          <w:r w:rsidRPr="00A37ED4">
                                            <w:rPr>
                                              <w:i/>
                                              <w:iCs/>
                                              <w:color w:val="000000" w:themeColor="text1"/>
                                              <w:sz w:val="20"/>
                                              <w:szCs w:val="20"/>
                                            </w:rPr>
                                            <w:t xml:space="preserve"> the quarterly</w:t>
                                          </w:r>
                                          <w:r w:rsidR="00F03D6E">
                                            <w:rPr>
                                              <w:i/>
                                              <w:iCs/>
                                              <w:color w:val="000000" w:themeColor="text1"/>
                                              <w:sz w:val="20"/>
                                              <w:szCs w:val="20"/>
                                            </w:rPr>
                                            <w:t xml:space="preserve"> Stock-Flow-Consistent </w:t>
                                          </w:r>
                                          <w:r w:rsidR="00F03D6E" w:rsidRPr="00A37ED4">
                                            <w:rPr>
                                              <w:i/>
                                              <w:iCs/>
                                              <w:color w:val="000000" w:themeColor="text1"/>
                                              <w:sz w:val="20"/>
                                              <w:szCs w:val="20"/>
                                            </w:rPr>
                                            <w:t>model</w:t>
                                          </w:r>
                                          <w:r w:rsidRPr="00A37ED4">
                                            <w:rPr>
                                              <w:i/>
                                              <w:iCs/>
                                              <w:color w:val="000000" w:themeColor="text1"/>
                                              <w:sz w:val="20"/>
                                              <w:szCs w:val="20"/>
                                            </w:rPr>
                                            <w:t xml:space="preserve"> for the Danish economy developed by Mika</w:t>
                                          </w:r>
                                          <w:r w:rsidR="007F4513">
                                            <w:rPr>
                                              <w:i/>
                                              <w:iCs/>
                                              <w:color w:val="000000" w:themeColor="text1"/>
                                              <w:sz w:val="20"/>
                                              <w:szCs w:val="20"/>
                                            </w:rPr>
                                            <w:t>e</w:t>
                                          </w:r>
                                          <w:r w:rsidRPr="00A37ED4">
                                            <w:rPr>
                                              <w:i/>
                                              <w:iCs/>
                                              <w:color w:val="000000" w:themeColor="text1"/>
                                              <w:sz w:val="20"/>
                                              <w:szCs w:val="20"/>
                                            </w:rPr>
                                            <w:t>l et al.</w:t>
                                          </w:r>
                                          <w:r>
                                            <w:rPr>
                                              <w:i/>
                                              <w:iCs/>
                                              <w:color w:val="000000" w:themeColor="text1"/>
                                              <w:sz w:val="20"/>
                                              <w:szCs w:val="20"/>
                                            </w:rPr>
                                            <w:t xml:space="preserve"> (2022</w:t>
                                          </w:r>
                                          <w:r w:rsidR="00F03D6E">
                                            <w:rPr>
                                              <w:i/>
                                              <w:iCs/>
                                              <w:color w:val="000000" w:themeColor="text1"/>
                                              <w:sz w:val="20"/>
                                              <w:szCs w:val="20"/>
                                            </w:rPr>
                                            <w:t>). Here we</w:t>
                                          </w:r>
                                          <w:r w:rsidRPr="00A37ED4">
                                            <w:rPr>
                                              <w:i/>
                                              <w:iCs/>
                                              <w:color w:val="000000" w:themeColor="text1"/>
                                              <w:sz w:val="20"/>
                                              <w:szCs w:val="20"/>
                                            </w:rPr>
                                            <w:t xml:space="preserve"> incorporat</w:t>
                                          </w:r>
                                          <w:r w:rsidR="00F03D6E">
                                            <w:rPr>
                                              <w:i/>
                                              <w:iCs/>
                                              <w:color w:val="000000" w:themeColor="text1"/>
                                              <w:sz w:val="20"/>
                                              <w:szCs w:val="20"/>
                                            </w:rPr>
                                            <w:t>e</w:t>
                                          </w:r>
                                          <w:r w:rsidRPr="00A37ED4">
                                            <w:rPr>
                                              <w:i/>
                                              <w:iCs/>
                                              <w:color w:val="000000" w:themeColor="text1"/>
                                              <w:sz w:val="20"/>
                                              <w:szCs w:val="20"/>
                                            </w:rPr>
                                            <w:t xml:space="preserve"> the Danish income insurance program</w:t>
                                          </w:r>
                                          <w:r>
                                            <w:rPr>
                                              <w:i/>
                                              <w:iCs/>
                                              <w:color w:val="000000" w:themeColor="text1"/>
                                              <w:sz w:val="20"/>
                                              <w:szCs w:val="20"/>
                                            </w:rPr>
                                            <w:t xml:space="preserve"> and five macroeconomic channels</w:t>
                                          </w:r>
                                          <w:r w:rsidR="007F4513">
                                            <w:rPr>
                                              <w:i/>
                                              <w:iCs/>
                                              <w:color w:val="000000" w:themeColor="text1"/>
                                              <w:sz w:val="20"/>
                                              <w:szCs w:val="20"/>
                                            </w:rPr>
                                            <w:t>, allowing</w:t>
                                          </w:r>
                                          <w:r w:rsidR="00F03D6E">
                                            <w:rPr>
                                              <w:i/>
                                              <w:iCs/>
                                              <w:color w:val="000000" w:themeColor="text1"/>
                                              <w:sz w:val="20"/>
                                              <w:szCs w:val="20"/>
                                            </w:rPr>
                                            <w:t xml:space="preserve"> changes </w:t>
                                          </w:r>
                                          <w:r w:rsidR="007F4513">
                                            <w:rPr>
                                              <w:i/>
                                              <w:iCs/>
                                              <w:color w:val="000000" w:themeColor="text1"/>
                                              <w:sz w:val="20"/>
                                              <w:szCs w:val="20"/>
                                            </w:rPr>
                                            <w:t>in</w:t>
                                          </w:r>
                                          <w:r w:rsidR="00F03D6E">
                                            <w:rPr>
                                              <w:i/>
                                              <w:iCs/>
                                              <w:color w:val="000000" w:themeColor="text1"/>
                                              <w:sz w:val="20"/>
                                              <w:szCs w:val="20"/>
                                            </w:rPr>
                                            <w:t xml:space="preserve"> the program</w:t>
                                          </w:r>
                                          <w:r>
                                            <w:rPr>
                                              <w:i/>
                                              <w:iCs/>
                                              <w:color w:val="000000" w:themeColor="text1"/>
                                              <w:sz w:val="20"/>
                                              <w:szCs w:val="20"/>
                                            </w:rPr>
                                            <w:t xml:space="preserve"> </w:t>
                                          </w:r>
                                          <w:r w:rsidR="007F4513">
                                            <w:rPr>
                                              <w:i/>
                                              <w:iCs/>
                                              <w:color w:val="000000" w:themeColor="text1"/>
                                              <w:sz w:val="20"/>
                                              <w:szCs w:val="20"/>
                                            </w:rPr>
                                            <w:t>to</w:t>
                                          </w:r>
                                          <w:r>
                                            <w:rPr>
                                              <w:i/>
                                              <w:iCs/>
                                              <w:color w:val="000000" w:themeColor="text1"/>
                                              <w:sz w:val="20"/>
                                              <w:szCs w:val="20"/>
                                            </w:rPr>
                                            <w:t xml:space="preserve"> affect the economy</w:t>
                                          </w:r>
                                          <w:r w:rsidRPr="00A37ED4">
                                            <w:rPr>
                                              <w:i/>
                                              <w:iCs/>
                                              <w:color w:val="000000" w:themeColor="text1"/>
                                              <w:sz w:val="20"/>
                                              <w:szCs w:val="20"/>
                                            </w:rPr>
                                            <w:t>. We simulate the model including these</w:t>
                                          </w:r>
                                          <w:r w:rsidR="00F03D6E">
                                            <w:rPr>
                                              <w:i/>
                                              <w:iCs/>
                                              <w:color w:val="000000" w:themeColor="text1"/>
                                              <w:sz w:val="20"/>
                                              <w:szCs w:val="20"/>
                                            </w:rPr>
                                            <w:t xml:space="preserve"> five</w:t>
                                          </w:r>
                                          <w:r w:rsidRPr="00A37ED4">
                                            <w:rPr>
                                              <w:i/>
                                              <w:iCs/>
                                              <w:color w:val="000000" w:themeColor="text1"/>
                                              <w:sz w:val="20"/>
                                              <w:szCs w:val="20"/>
                                            </w:rPr>
                                            <w:t xml:space="preserve"> channels to generate an estimate of the change in unemployment associated with each </w:t>
                                          </w:r>
                                          <w:r w:rsidR="007F4513">
                                            <w:rPr>
                                              <w:i/>
                                              <w:iCs/>
                                              <w:color w:val="000000" w:themeColor="text1"/>
                                              <w:sz w:val="20"/>
                                              <w:szCs w:val="20"/>
                                            </w:rPr>
                                            <w:t>macroeconomic effect</w:t>
                                          </w:r>
                                          <w:r>
                                            <w:rPr>
                                              <w:i/>
                                              <w:iCs/>
                                              <w:color w:val="000000" w:themeColor="text1"/>
                                              <w:sz w:val="20"/>
                                              <w:szCs w:val="20"/>
                                            </w:rPr>
                                            <w:t xml:space="preserve"> both independently and together</w:t>
                                          </w:r>
                                          <w:r w:rsidRPr="00A37ED4">
                                            <w:rPr>
                                              <w:i/>
                                              <w:iCs/>
                                              <w:color w:val="000000" w:themeColor="text1"/>
                                              <w:sz w:val="20"/>
                                              <w:szCs w:val="20"/>
                                            </w:rPr>
                                            <w:t>.</w:t>
                                          </w:r>
                                          <w:r>
                                            <w:rPr>
                                              <w:i/>
                                              <w:iCs/>
                                              <w:color w:val="000000" w:themeColor="text1"/>
                                              <w:sz w:val="20"/>
                                              <w:szCs w:val="20"/>
                                            </w:rPr>
                                            <w:t xml:space="preserve"> </w:t>
                                          </w:r>
                                          <w:r w:rsidR="00F03D6E">
                                            <w:rPr>
                                              <w:i/>
                                              <w:iCs/>
                                              <w:color w:val="000000" w:themeColor="text1"/>
                                              <w:sz w:val="20"/>
                                              <w:szCs w:val="20"/>
                                            </w:rPr>
                                            <w:t>We then use these macroeconomic effects</w:t>
                                          </w:r>
                                          <w:r>
                                            <w:rPr>
                                              <w:i/>
                                              <w:iCs/>
                                              <w:color w:val="000000" w:themeColor="text1"/>
                                              <w:sz w:val="20"/>
                                              <w:szCs w:val="20"/>
                                            </w:rPr>
                                            <w:t xml:space="preserve"> </w:t>
                                          </w:r>
                                          <w:r w:rsidR="00F03D6E">
                                            <w:rPr>
                                              <w:i/>
                                              <w:iCs/>
                                              <w:color w:val="000000" w:themeColor="text1"/>
                                              <w:sz w:val="20"/>
                                              <w:szCs w:val="20"/>
                                            </w:rPr>
                                            <w:t>together with the</w:t>
                                          </w:r>
                                          <w:r>
                                            <w:rPr>
                                              <w:i/>
                                              <w:iCs/>
                                              <w:color w:val="000000" w:themeColor="text1"/>
                                              <w:sz w:val="20"/>
                                              <w:szCs w:val="20"/>
                                            </w:rPr>
                                            <w:t xml:space="preserve"> </w:t>
                                          </w:r>
                                          <w:r w:rsidR="00F03D6E">
                                            <w:rPr>
                                              <w:i/>
                                              <w:iCs/>
                                              <w:color w:val="000000" w:themeColor="text1"/>
                                              <w:sz w:val="20"/>
                                              <w:szCs w:val="20"/>
                                            </w:rPr>
                                            <w:t>microeconomic effects found by the Danish income insurance model</w:t>
                                          </w:r>
                                          <w:r w:rsidRPr="00A37ED4">
                                            <w:rPr>
                                              <w:i/>
                                              <w:iCs/>
                                              <w:color w:val="000000" w:themeColor="text1"/>
                                              <w:sz w:val="20"/>
                                              <w:szCs w:val="20"/>
                                            </w:rPr>
                                            <w:t xml:space="preserve"> </w:t>
                                          </w:r>
                                          <w:r w:rsidR="00F03D6E">
                                            <w:rPr>
                                              <w:i/>
                                              <w:iCs/>
                                              <w:color w:val="000000" w:themeColor="text1"/>
                                              <w:sz w:val="20"/>
                                              <w:szCs w:val="20"/>
                                            </w:rPr>
                                            <w:t>to</w:t>
                                          </w:r>
                                          <w:r>
                                            <w:rPr>
                                              <w:i/>
                                              <w:iCs/>
                                              <w:color w:val="000000" w:themeColor="text1"/>
                                              <w:sz w:val="20"/>
                                              <w:szCs w:val="20"/>
                                            </w:rPr>
                                            <w:t xml:space="preserve"> estimate the</w:t>
                                          </w:r>
                                          <w:r w:rsidRPr="00A37ED4">
                                            <w:rPr>
                                              <w:i/>
                                              <w:iCs/>
                                              <w:color w:val="000000" w:themeColor="text1"/>
                                              <w:sz w:val="20"/>
                                              <w:szCs w:val="20"/>
                                            </w:rPr>
                                            <w:t xml:space="preserve"> macro elasticity</w:t>
                                          </w:r>
                                          <w:r w:rsidR="00F03D6E">
                                            <w:rPr>
                                              <w:i/>
                                              <w:iCs/>
                                              <w:color w:val="000000" w:themeColor="text1"/>
                                              <w:sz w:val="20"/>
                                              <w:szCs w:val="20"/>
                                            </w:rPr>
                                            <w:t>. We find the macro elasticity</w:t>
                                          </w:r>
                                          <w:r w:rsidRPr="00A37ED4">
                                            <w:rPr>
                                              <w:i/>
                                              <w:iCs/>
                                              <w:color w:val="000000" w:themeColor="text1"/>
                                              <w:sz w:val="20"/>
                                              <w:szCs w:val="20"/>
                                            </w:rPr>
                                            <w:t xml:space="preserve"> to be approximately twice as large as the micro elasticity</w:t>
                                          </w:r>
                                          <w:r>
                                            <w:rPr>
                                              <w:i/>
                                              <w:iCs/>
                                              <w:color w:val="000000" w:themeColor="text1"/>
                                              <w:sz w:val="20"/>
                                              <w:szCs w:val="20"/>
                                            </w:rPr>
                                            <w:t xml:space="preserve"> in the case of Denmark</w:t>
                                          </w:r>
                                          <w:r w:rsidRPr="00A37ED4">
                                            <w:rPr>
                                              <w:i/>
                                              <w:iCs/>
                                              <w:color w:val="000000" w:themeColor="text1"/>
                                              <w:sz w:val="20"/>
                                              <w:szCs w:val="20"/>
                                            </w:rPr>
                                            <w:t xml:space="preserve">. </w:t>
                                          </w:r>
                                          <w:r w:rsidR="00F03D6E">
                                            <w:rPr>
                                              <w:i/>
                                              <w:iCs/>
                                              <w:color w:val="000000" w:themeColor="text1"/>
                                              <w:sz w:val="20"/>
                                              <w:szCs w:val="20"/>
                                            </w:rPr>
                                            <w:t xml:space="preserve">Using a Baily-Chetty framework </w:t>
                                          </w:r>
                                          <w:r w:rsidR="007F4513">
                                            <w:rPr>
                                              <w:i/>
                                              <w:iCs/>
                                              <w:color w:val="000000" w:themeColor="text1"/>
                                              <w:sz w:val="20"/>
                                              <w:szCs w:val="20"/>
                                            </w:rPr>
                                            <w:t xml:space="preserve">including </w:t>
                                          </w:r>
                                          <w:r w:rsidR="00F03D6E">
                                            <w:rPr>
                                              <w:i/>
                                              <w:iCs/>
                                              <w:color w:val="000000" w:themeColor="text1"/>
                                              <w:sz w:val="20"/>
                                              <w:szCs w:val="20"/>
                                            </w:rPr>
                                            <w:t>the macro elasticity obtained in this paper, we</w:t>
                                          </w:r>
                                          <w:r w:rsidRPr="00A37ED4">
                                            <w:rPr>
                                              <w:i/>
                                              <w:iCs/>
                                              <w:color w:val="000000" w:themeColor="text1"/>
                                              <w:sz w:val="20"/>
                                              <w:szCs w:val="20"/>
                                            </w:rPr>
                                            <w:t xml:space="preserve"> </w:t>
                                          </w:r>
                                          <w:r w:rsidR="00F03D6E">
                                            <w:rPr>
                                              <w:i/>
                                              <w:iCs/>
                                              <w:color w:val="000000" w:themeColor="text1"/>
                                              <w:sz w:val="20"/>
                                              <w:szCs w:val="20"/>
                                            </w:rPr>
                                            <w:t>find</w:t>
                                          </w:r>
                                          <w:r w:rsidR="007F4513">
                                            <w:rPr>
                                              <w:i/>
                                              <w:iCs/>
                                              <w:color w:val="000000" w:themeColor="text1"/>
                                              <w:sz w:val="20"/>
                                              <w:szCs w:val="20"/>
                                            </w:rPr>
                                            <w:t xml:space="preserve"> evidence</w:t>
                                          </w:r>
                                          <w:r w:rsidRPr="00A37ED4">
                                            <w:rPr>
                                              <w:i/>
                                              <w:iCs/>
                                              <w:color w:val="000000" w:themeColor="text1"/>
                                              <w:sz w:val="20"/>
                                              <w:szCs w:val="20"/>
                                            </w:rPr>
                                            <w:t xml:space="preserve"> that suppressing the </w:t>
                                          </w:r>
                                          <w:r w:rsidR="00B61329">
                                            <w:rPr>
                                              <w:i/>
                                              <w:iCs/>
                                              <w:color w:val="000000" w:themeColor="text1"/>
                                              <w:sz w:val="20"/>
                                              <w:szCs w:val="20"/>
                                            </w:rPr>
                                            <w:t>stat</w:t>
                                          </w:r>
                                          <w:r w:rsidRPr="00A37ED4">
                                            <w:rPr>
                                              <w:i/>
                                              <w:iCs/>
                                              <w:color w:val="000000" w:themeColor="text1"/>
                                              <w:sz w:val="20"/>
                                              <w:szCs w:val="20"/>
                                            </w:rPr>
                                            <w:t>e regulation percentage in Denmark was a correct decision looking at the economic welfare. More interesting</w:t>
                                          </w:r>
                                          <w:r>
                                            <w:rPr>
                                              <w:i/>
                                              <w:iCs/>
                                              <w:color w:val="000000" w:themeColor="text1"/>
                                              <w:sz w:val="20"/>
                                              <w:szCs w:val="20"/>
                                            </w:rPr>
                                            <w:t>ly,</w:t>
                                          </w:r>
                                          <w:r w:rsidRPr="00A37ED4">
                                            <w:rPr>
                                              <w:i/>
                                              <w:iCs/>
                                              <w:color w:val="000000" w:themeColor="text1"/>
                                              <w:sz w:val="20"/>
                                              <w:szCs w:val="20"/>
                                            </w:rPr>
                                            <w:t xml:space="preserve"> we find this conclusion to be highly dependent on two </w:t>
                                          </w:r>
                                          <w:r>
                                            <w:rPr>
                                              <w:i/>
                                              <w:iCs/>
                                              <w:color w:val="000000" w:themeColor="text1"/>
                                              <w:sz w:val="20"/>
                                              <w:szCs w:val="20"/>
                                            </w:rPr>
                                            <w:t>findings</w:t>
                                          </w:r>
                                          <w:r w:rsidRPr="00A37ED4">
                                            <w:rPr>
                                              <w:i/>
                                              <w:iCs/>
                                              <w:color w:val="000000" w:themeColor="text1"/>
                                              <w:sz w:val="20"/>
                                              <w:szCs w:val="20"/>
                                            </w:rPr>
                                            <w:t xml:space="preserve">.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w:t>
                                          </w:r>
                                          <w:r w:rsidR="00600338">
                                            <w:rPr>
                                              <w:i/>
                                              <w:iCs/>
                                              <w:color w:val="000000" w:themeColor="text1"/>
                                              <w:sz w:val="20"/>
                                              <w:szCs w:val="20"/>
                                            </w:rPr>
                                            <w:t>so far has been</w:t>
                                          </w:r>
                                          <w:r w:rsidRPr="00A37ED4">
                                            <w:rPr>
                                              <w:i/>
                                              <w:iCs/>
                                              <w:color w:val="000000" w:themeColor="text1"/>
                                              <w:sz w:val="20"/>
                                              <w:szCs w:val="20"/>
                                            </w:rPr>
                                            <w:t xml:space="preserve"> considered when </w:t>
                                          </w:r>
                                          <w:r w:rsidR="00600338">
                                            <w:rPr>
                                              <w:i/>
                                              <w:iCs/>
                                              <w:color w:val="000000" w:themeColor="text1"/>
                                              <w:sz w:val="20"/>
                                              <w:szCs w:val="20"/>
                                            </w:rPr>
                                            <w:t>evaluating</w:t>
                                          </w:r>
                                          <w:r w:rsidRPr="00A37ED4">
                                            <w:rPr>
                                              <w:i/>
                                              <w:iCs/>
                                              <w:color w:val="000000" w:themeColor="text1"/>
                                              <w:sz w:val="20"/>
                                              <w:szCs w:val="20"/>
                                            </w:rPr>
                                            <w:t xml:space="preserve"> political decisions regarding the Danish income insurance program.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222269F9" w:rsidR="00D0045A" w:rsidRDefault="00D0045A">
                                          <w:pPr>
                                            <w:pStyle w:val="Ingenafstand"/>
                                            <w:rPr>
                                              <w:color w:val="ED7D31" w:themeColor="accent2"/>
                                              <w:sz w:val="26"/>
                                              <w:szCs w:val="26"/>
                                            </w:rPr>
                                          </w:pPr>
                                          <w:r>
                                            <w:rPr>
                                              <w:color w:val="ED7D31" w:themeColor="accent2"/>
                                              <w:sz w:val="26"/>
                                              <w:szCs w:val="26"/>
                                            </w:rPr>
                                            <w:t>Simon</w:t>
                                          </w:r>
                                          <w:r w:rsidR="00BF1D8A">
                                            <w:rPr>
                                              <w:color w:val="ED7D31" w:themeColor="accent2"/>
                                              <w:sz w:val="26"/>
                                              <w:szCs w:val="26"/>
                                            </w:rPr>
                                            <w:t xml:space="preserve"> Fløj</w:t>
                                          </w:r>
                                          <w:r>
                                            <w:rPr>
                                              <w:color w:val="ED7D31" w:themeColor="accent2"/>
                                              <w:sz w:val="26"/>
                                              <w:szCs w:val="26"/>
                                            </w:rPr>
                                            <w:t xml:space="preserve">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F4C1C00" id="Text Box 138" o:spid="_x0000_s1027" type="#_x0000_t202" style="position:absolute;margin-left:-41.7pt;margin-top:19.2pt;width:564pt;height:69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96"/>
                            <w:gridCol w:w="548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F8B34F" w:rsidR="00D0045A" w:rsidRDefault="00BF1D8A">
                                    <w:pPr>
                                      <w:pStyle w:val="Ingenafstand"/>
                                      <w:spacing w:line="312" w:lineRule="auto"/>
                                      <w:jc w:val="right"/>
                                      <w:rPr>
                                        <w:caps/>
                                        <w:color w:val="191919" w:themeColor="text1" w:themeTint="E6"/>
                                        <w:sz w:val="72"/>
                                        <w:szCs w:val="72"/>
                                      </w:rPr>
                                    </w:pPr>
                                    <w:r>
                                      <w:rPr>
                                        <w:caps/>
                                        <w:color w:val="191919" w:themeColor="text1" w:themeTint="E6"/>
                                        <w:sz w:val="30"/>
                                        <w:szCs w:val="30"/>
                                      </w:rPr>
                                      <w:t>iNCLUDING MACROECONOMIC EFFECTS WHEN ANALZING REGULATIONS TOWARDS THE DANISH INCOME INSURANCE PROGRAM</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DB3A537" w14:textId="11375FBE" w:rsidR="00D0045A" w:rsidRDefault="00BF1D8A">
                                    <w:pPr>
                                      <w:jc w:val="right"/>
                                      <w:rPr>
                                        <w:sz w:val="24"/>
                                        <w:szCs w:val="24"/>
                                      </w:rPr>
                                    </w:pPr>
                                    <w:r>
                                      <w:rPr>
                                        <w:color w:val="000000" w:themeColor="text1"/>
                                        <w:sz w:val="24"/>
                                        <w:szCs w:val="24"/>
                                      </w:rPr>
                                      <w:t>Performing a counterfactual analysis in a Stock-Flow-Consistent framework</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286DB6D5" w:rsidR="00D0045A" w:rsidRPr="000141E8" w:rsidRDefault="00F26337">
                                    <w:pPr>
                                      <w:rPr>
                                        <w:i/>
                                        <w:iCs/>
                                        <w:color w:val="000000" w:themeColor="text1"/>
                                      </w:rPr>
                                    </w:pPr>
                                    <w:r w:rsidRPr="00A37ED4">
                                      <w:rPr>
                                        <w:i/>
                                        <w:iCs/>
                                        <w:color w:val="000000" w:themeColor="text1"/>
                                        <w:sz w:val="20"/>
                                        <w:szCs w:val="20"/>
                                      </w:rPr>
                                      <w:t xml:space="preserve">This paper attempts to </w:t>
                                    </w:r>
                                    <w:r>
                                      <w:rPr>
                                        <w:i/>
                                        <w:iCs/>
                                        <w:color w:val="000000" w:themeColor="text1"/>
                                        <w:sz w:val="20"/>
                                        <w:szCs w:val="20"/>
                                      </w:rPr>
                                      <w:t>evaluate</w:t>
                                    </w:r>
                                    <w:r w:rsidRPr="00A37ED4">
                                      <w:rPr>
                                        <w:i/>
                                        <w:iCs/>
                                        <w:color w:val="000000" w:themeColor="text1"/>
                                        <w:sz w:val="20"/>
                                        <w:szCs w:val="20"/>
                                      </w:rPr>
                                      <w:t xml:space="preserve"> the</w:t>
                                    </w:r>
                                    <w:r w:rsidR="00F03D6E">
                                      <w:rPr>
                                        <w:i/>
                                        <w:iCs/>
                                        <w:color w:val="000000" w:themeColor="text1"/>
                                        <w:sz w:val="20"/>
                                        <w:szCs w:val="20"/>
                                      </w:rPr>
                                      <w:t xml:space="preserve"> political</w:t>
                                    </w:r>
                                    <w:r w:rsidRPr="00A37ED4">
                                      <w:rPr>
                                        <w:i/>
                                        <w:iCs/>
                                        <w:color w:val="000000" w:themeColor="text1"/>
                                        <w:sz w:val="20"/>
                                        <w:szCs w:val="20"/>
                                      </w:rPr>
                                      <w:t xml:space="preserve"> decision </w:t>
                                    </w:r>
                                    <w:r w:rsidR="00F03D6E">
                                      <w:rPr>
                                        <w:i/>
                                        <w:iCs/>
                                        <w:color w:val="000000" w:themeColor="text1"/>
                                        <w:sz w:val="20"/>
                                        <w:szCs w:val="20"/>
                                      </w:rPr>
                                      <w:t>of</w:t>
                                    </w:r>
                                    <w:r w:rsidRPr="00A37ED4">
                                      <w:rPr>
                                        <w:i/>
                                        <w:iCs/>
                                        <w:color w:val="000000" w:themeColor="text1"/>
                                        <w:sz w:val="20"/>
                                        <w:szCs w:val="20"/>
                                      </w:rPr>
                                      <w:t xml:space="preserve"> suppress</w:t>
                                    </w:r>
                                    <w:r w:rsidR="00F03D6E">
                                      <w:rPr>
                                        <w:i/>
                                        <w:iCs/>
                                        <w:color w:val="000000" w:themeColor="text1"/>
                                        <w:sz w:val="20"/>
                                        <w:szCs w:val="20"/>
                                      </w:rPr>
                                      <w:t>ing</w:t>
                                    </w:r>
                                    <w:r w:rsidRPr="00A37ED4">
                                      <w:rPr>
                                        <w:i/>
                                        <w:iCs/>
                                        <w:color w:val="000000" w:themeColor="text1"/>
                                        <w:sz w:val="20"/>
                                        <w:szCs w:val="20"/>
                                      </w:rPr>
                                      <w:t xml:space="preserve"> the </w:t>
                                    </w:r>
                                    <w:r w:rsidR="00B61329">
                                      <w:rPr>
                                        <w:i/>
                                        <w:iCs/>
                                        <w:color w:val="000000" w:themeColor="text1"/>
                                        <w:sz w:val="20"/>
                                        <w:szCs w:val="20"/>
                                      </w:rPr>
                                      <w:t>state</w:t>
                                    </w:r>
                                    <w:r w:rsidRPr="00A37ED4">
                                      <w:rPr>
                                        <w:i/>
                                        <w:iCs/>
                                        <w:color w:val="000000" w:themeColor="text1"/>
                                        <w:sz w:val="20"/>
                                        <w:szCs w:val="20"/>
                                      </w:rPr>
                                      <w:t xml:space="preserve"> regulation percentage, voted through by the Danish government in the tax reform of 2012. We do so by</w:t>
                                    </w:r>
                                    <w:r>
                                      <w:rPr>
                                        <w:i/>
                                        <w:iCs/>
                                        <w:color w:val="000000" w:themeColor="text1"/>
                                        <w:sz w:val="20"/>
                                        <w:szCs w:val="20"/>
                                      </w:rPr>
                                      <w:t xml:space="preserve"> estimating the </w:t>
                                    </w:r>
                                    <w:r w:rsidRPr="00613187">
                                      <w:rPr>
                                        <w:i/>
                                        <w:iCs/>
                                        <w:color w:val="000000" w:themeColor="text1"/>
                                        <w:sz w:val="20"/>
                                        <w:szCs w:val="20"/>
                                      </w:rPr>
                                      <w:t>macro elasticity of income insurance on unemployment</w:t>
                                    </w:r>
                                    <w:r w:rsidR="007F4513">
                                      <w:rPr>
                                        <w:i/>
                                        <w:iCs/>
                                        <w:color w:val="000000" w:themeColor="text1"/>
                                        <w:sz w:val="20"/>
                                        <w:szCs w:val="20"/>
                                      </w:rPr>
                                      <w:t>. We find it important to analyze the full macroeconomic effects</w:t>
                                    </w:r>
                                    <w:r w:rsidR="00F03D6E">
                                      <w:rPr>
                                        <w:i/>
                                        <w:iCs/>
                                        <w:color w:val="000000" w:themeColor="text1"/>
                                        <w:sz w:val="20"/>
                                        <w:szCs w:val="20"/>
                                      </w:rPr>
                                      <w:t xml:space="preserve"> as the Danish income insurance model, used by the Danish government to analyze changes to </w:t>
                                    </w:r>
                                    <w:r w:rsidRPr="00876306">
                                      <w:rPr>
                                        <w:i/>
                                        <w:iCs/>
                                        <w:color w:val="000000" w:themeColor="text1"/>
                                        <w:sz w:val="20"/>
                                        <w:szCs w:val="20"/>
                                      </w:rPr>
                                      <w:t>the Danish income insurance program</w:t>
                                    </w:r>
                                    <w:r w:rsidR="00F03D6E">
                                      <w:rPr>
                                        <w:i/>
                                        <w:iCs/>
                                        <w:color w:val="000000" w:themeColor="text1"/>
                                        <w:sz w:val="20"/>
                                        <w:szCs w:val="20"/>
                                      </w:rPr>
                                      <w:t xml:space="preserve"> today, do not include </w:t>
                                    </w:r>
                                    <w:r w:rsidR="007F4513">
                                      <w:rPr>
                                        <w:i/>
                                        <w:iCs/>
                                        <w:color w:val="000000" w:themeColor="text1"/>
                                        <w:sz w:val="20"/>
                                        <w:szCs w:val="20"/>
                                      </w:rPr>
                                      <w:t xml:space="preserve">any </w:t>
                                    </w:r>
                                    <w:r w:rsidR="00F03D6E">
                                      <w:rPr>
                                        <w:i/>
                                        <w:iCs/>
                                        <w:color w:val="000000" w:themeColor="text1"/>
                                        <w:sz w:val="20"/>
                                        <w:szCs w:val="20"/>
                                      </w:rPr>
                                      <w:t>macroeconomic effects. To obtain these macro effects w</w:t>
                                    </w:r>
                                    <w:r w:rsidRPr="00A37ED4">
                                      <w:rPr>
                                        <w:i/>
                                        <w:iCs/>
                                        <w:color w:val="000000" w:themeColor="text1"/>
                                        <w:sz w:val="20"/>
                                        <w:szCs w:val="20"/>
                                      </w:rPr>
                                      <w:t xml:space="preserve">e </w:t>
                                    </w:r>
                                    <w:r w:rsidR="00F03D6E" w:rsidRPr="00A37ED4">
                                      <w:rPr>
                                        <w:i/>
                                        <w:iCs/>
                                        <w:color w:val="000000" w:themeColor="text1"/>
                                        <w:sz w:val="20"/>
                                        <w:szCs w:val="20"/>
                                      </w:rPr>
                                      <w:t>u</w:t>
                                    </w:r>
                                    <w:r w:rsidR="00F03D6E">
                                      <w:rPr>
                                        <w:i/>
                                        <w:iCs/>
                                        <w:color w:val="000000" w:themeColor="text1"/>
                                        <w:sz w:val="20"/>
                                        <w:szCs w:val="20"/>
                                      </w:rPr>
                                      <w:t>tilize</w:t>
                                    </w:r>
                                    <w:r w:rsidRPr="00A37ED4">
                                      <w:rPr>
                                        <w:i/>
                                        <w:iCs/>
                                        <w:color w:val="000000" w:themeColor="text1"/>
                                        <w:sz w:val="20"/>
                                        <w:szCs w:val="20"/>
                                      </w:rPr>
                                      <w:t xml:space="preserve"> the quarterly</w:t>
                                    </w:r>
                                    <w:r w:rsidR="00F03D6E">
                                      <w:rPr>
                                        <w:i/>
                                        <w:iCs/>
                                        <w:color w:val="000000" w:themeColor="text1"/>
                                        <w:sz w:val="20"/>
                                        <w:szCs w:val="20"/>
                                      </w:rPr>
                                      <w:t xml:space="preserve"> Stock-Flow-Consistent </w:t>
                                    </w:r>
                                    <w:r w:rsidR="00F03D6E" w:rsidRPr="00A37ED4">
                                      <w:rPr>
                                        <w:i/>
                                        <w:iCs/>
                                        <w:color w:val="000000" w:themeColor="text1"/>
                                        <w:sz w:val="20"/>
                                        <w:szCs w:val="20"/>
                                      </w:rPr>
                                      <w:t>model</w:t>
                                    </w:r>
                                    <w:r w:rsidRPr="00A37ED4">
                                      <w:rPr>
                                        <w:i/>
                                        <w:iCs/>
                                        <w:color w:val="000000" w:themeColor="text1"/>
                                        <w:sz w:val="20"/>
                                        <w:szCs w:val="20"/>
                                      </w:rPr>
                                      <w:t xml:space="preserve"> for the Danish economy developed by Mika</w:t>
                                    </w:r>
                                    <w:r w:rsidR="007F4513">
                                      <w:rPr>
                                        <w:i/>
                                        <w:iCs/>
                                        <w:color w:val="000000" w:themeColor="text1"/>
                                        <w:sz w:val="20"/>
                                        <w:szCs w:val="20"/>
                                      </w:rPr>
                                      <w:t>e</w:t>
                                    </w:r>
                                    <w:r w:rsidRPr="00A37ED4">
                                      <w:rPr>
                                        <w:i/>
                                        <w:iCs/>
                                        <w:color w:val="000000" w:themeColor="text1"/>
                                        <w:sz w:val="20"/>
                                        <w:szCs w:val="20"/>
                                      </w:rPr>
                                      <w:t>l et al.</w:t>
                                    </w:r>
                                    <w:r>
                                      <w:rPr>
                                        <w:i/>
                                        <w:iCs/>
                                        <w:color w:val="000000" w:themeColor="text1"/>
                                        <w:sz w:val="20"/>
                                        <w:szCs w:val="20"/>
                                      </w:rPr>
                                      <w:t xml:space="preserve"> (2022</w:t>
                                    </w:r>
                                    <w:r w:rsidR="00F03D6E">
                                      <w:rPr>
                                        <w:i/>
                                        <w:iCs/>
                                        <w:color w:val="000000" w:themeColor="text1"/>
                                        <w:sz w:val="20"/>
                                        <w:szCs w:val="20"/>
                                      </w:rPr>
                                      <w:t>). Here we</w:t>
                                    </w:r>
                                    <w:r w:rsidRPr="00A37ED4">
                                      <w:rPr>
                                        <w:i/>
                                        <w:iCs/>
                                        <w:color w:val="000000" w:themeColor="text1"/>
                                        <w:sz w:val="20"/>
                                        <w:szCs w:val="20"/>
                                      </w:rPr>
                                      <w:t xml:space="preserve"> incorporat</w:t>
                                    </w:r>
                                    <w:r w:rsidR="00F03D6E">
                                      <w:rPr>
                                        <w:i/>
                                        <w:iCs/>
                                        <w:color w:val="000000" w:themeColor="text1"/>
                                        <w:sz w:val="20"/>
                                        <w:szCs w:val="20"/>
                                      </w:rPr>
                                      <w:t>e</w:t>
                                    </w:r>
                                    <w:r w:rsidRPr="00A37ED4">
                                      <w:rPr>
                                        <w:i/>
                                        <w:iCs/>
                                        <w:color w:val="000000" w:themeColor="text1"/>
                                        <w:sz w:val="20"/>
                                        <w:szCs w:val="20"/>
                                      </w:rPr>
                                      <w:t xml:space="preserve"> the Danish income insurance program</w:t>
                                    </w:r>
                                    <w:r>
                                      <w:rPr>
                                        <w:i/>
                                        <w:iCs/>
                                        <w:color w:val="000000" w:themeColor="text1"/>
                                        <w:sz w:val="20"/>
                                        <w:szCs w:val="20"/>
                                      </w:rPr>
                                      <w:t xml:space="preserve"> and five macroeconomic channels</w:t>
                                    </w:r>
                                    <w:r w:rsidR="007F4513">
                                      <w:rPr>
                                        <w:i/>
                                        <w:iCs/>
                                        <w:color w:val="000000" w:themeColor="text1"/>
                                        <w:sz w:val="20"/>
                                        <w:szCs w:val="20"/>
                                      </w:rPr>
                                      <w:t>, allowing</w:t>
                                    </w:r>
                                    <w:r w:rsidR="00F03D6E">
                                      <w:rPr>
                                        <w:i/>
                                        <w:iCs/>
                                        <w:color w:val="000000" w:themeColor="text1"/>
                                        <w:sz w:val="20"/>
                                        <w:szCs w:val="20"/>
                                      </w:rPr>
                                      <w:t xml:space="preserve"> changes </w:t>
                                    </w:r>
                                    <w:r w:rsidR="007F4513">
                                      <w:rPr>
                                        <w:i/>
                                        <w:iCs/>
                                        <w:color w:val="000000" w:themeColor="text1"/>
                                        <w:sz w:val="20"/>
                                        <w:szCs w:val="20"/>
                                      </w:rPr>
                                      <w:t>in</w:t>
                                    </w:r>
                                    <w:r w:rsidR="00F03D6E">
                                      <w:rPr>
                                        <w:i/>
                                        <w:iCs/>
                                        <w:color w:val="000000" w:themeColor="text1"/>
                                        <w:sz w:val="20"/>
                                        <w:szCs w:val="20"/>
                                      </w:rPr>
                                      <w:t xml:space="preserve"> the program</w:t>
                                    </w:r>
                                    <w:r>
                                      <w:rPr>
                                        <w:i/>
                                        <w:iCs/>
                                        <w:color w:val="000000" w:themeColor="text1"/>
                                        <w:sz w:val="20"/>
                                        <w:szCs w:val="20"/>
                                      </w:rPr>
                                      <w:t xml:space="preserve"> </w:t>
                                    </w:r>
                                    <w:r w:rsidR="007F4513">
                                      <w:rPr>
                                        <w:i/>
                                        <w:iCs/>
                                        <w:color w:val="000000" w:themeColor="text1"/>
                                        <w:sz w:val="20"/>
                                        <w:szCs w:val="20"/>
                                      </w:rPr>
                                      <w:t>to</w:t>
                                    </w:r>
                                    <w:r>
                                      <w:rPr>
                                        <w:i/>
                                        <w:iCs/>
                                        <w:color w:val="000000" w:themeColor="text1"/>
                                        <w:sz w:val="20"/>
                                        <w:szCs w:val="20"/>
                                      </w:rPr>
                                      <w:t xml:space="preserve"> affect the economy</w:t>
                                    </w:r>
                                    <w:r w:rsidRPr="00A37ED4">
                                      <w:rPr>
                                        <w:i/>
                                        <w:iCs/>
                                        <w:color w:val="000000" w:themeColor="text1"/>
                                        <w:sz w:val="20"/>
                                        <w:szCs w:val="20"/>
                                      </w:rPr>
                                      <w:t>. We simulate the model including these</w:t>
                                    </w:r>
                                    <w:r w:rsidR="00F03D6E">
                                      <w:rPr>
                                        <w:i/>
                                        <w:iCs/>
                                        <w:color w:val="000000" w:themeColor="text1"/>
                                        <w:sz w:val="20"/>
                                        <w:szCs w:val="20"/>
                                      </w:rPr>
                                      <w:t xml:space="preserve"> five</w:t>
                                    </w:r>
                                    <w:r w:rsidRPr="00A37ED4">
                                      <w:rPr>
                                        <w:i/>
                                        <w:iCs/>
                                        <w:color w:val="000000" w:themeColor="text1"/>
                                        <w:sz w:val="20"/>
                                        <w:szCs w:val="20"/>
                                      </w:rPr>
                                      <w:t xml:space="preserve"> channels to generate an estimate of the change in unemployment associated with each </w:t>
                                    </w:r>
                                    <w:r w:rsidR="007F4513">
                                      <w:rPr>
                                        <w:i/>
                                        <w:iCs/>
                                        <w:color w:val="000000" w:themeColor="text1"/>
                                        <w:sz w:val="20"/>
                                        <w:szCs w:val="20"/>
                                      </w:rPr>
                                      <w:t>macroeconomic effect</w:t>
                                    </w:r>
                                    <w:r>
                                      <w:rPr>
                                        <w:i/>
                                        <w:iCs/>
                                        <w:color w:val="000000" w:themeColor="text1"/>
                                        <w:sz w:val="20"/>
                                        <w:szCs w:val="20"/>
                                      </w:rPr>
                                      <w:t xml:space="preserve"> both independently and together</w:t>
                                    </w:r>
                                    <w:r w:rsidRPr="00A37ED4">
                                      <w:rPr>
                                        <w:i/>
                                        <w:iCs/>
                                        <w:color w:val="000000" w:themeColor="text1"/>
                                        <w:sz w:val="20"/>
                                        <w:szCs w:val="20"/>
                                      </w:rPr>
                                      <w:t>.</w:t>
                                    </w:r>
                                    <w:r>
                                      <w:rPr>
                                        <w:i/>
                                        <w:iCs/>
                                        <w:color w:val="000000" w:themeColor="text1"/>
                                        <w:sz w:val="20"/>
                                        <w:szCs w:val="20"/>
                                      </w:rPr>
                                      <w:t xml:space="preserve"> </w:t>
                                    </w:r>
                                    <w:r w:rsidR="00F03D6E">
                                      <w:rPr>
                                        <w:i/>
                                        <w:iCs/>
                                        <w:color w:val="000000" w:themeColor="text1"/>
                                        <w:sz w:val="20"/>
                                        <w:szCs w:val="20"/>
                                      </w:rPr>
                                      <w:t>We then use these macroeconomic effects</w:t>
                                    </w:r>
                                    <w:r>
                                      <w:rPr>
                                        <w:i/>
                                        <w:iCs/>
                                        <w:color w:val="000000" w:themeColor="text1"/>
                                        <w:sz w:val="20"/>
                                        <w:szCs w:val="20"/>
                                      </w:rPr>
                                      <w:t xml:space="preserve"> </w:t>
                                    </w:r>
                                    <w:r w:rsidR="00F03D6E">
                                      <w:rPr>
                                        <w:i/>
                                        <w:iCs/>
                                        <w:color w:val="000000" w:themeColor="text1"/>
                                        <w:sz w:val="20"/>
                                        <w:szCs w:val="20"/>
                                      </w:rPr>
                                      <w:t>together with the</w:t>
                                    </w:r>
                                    <w:r>
                                      <w:rPr>
                                        <w:i/>
                                        <w:iCs/>
                                        <w:color w:val="000000" w:themeColor="text1"/>
                                        <w:sz w:val="20"/>
                                        <w:szCs w:val="20"/>
                                      </w:rPr>
                                      <w:t xml:space="preserve"> </w:t>
                                    </w:r>
                                    <w:r w:rsidR="00F03D6E">
                                      <w:rPr>
                                        <w:i/>
                                        <w:iCs/>
                                        <w:color w:val="000000" w:themeColor="text1"/>
                                        <w:sz w:val="20"/>
                                        <w:szCs w:val="20"/>
                                      </w:rPr>
                                      <w:t>microeconomic effects found by the Danish income insurance model</w:t>
                                    </w:r>
                                    <w:r w:rsidRPr="00A37ED4">
                                      <w:rPr>
                                        <w:i/>
                                        <w:iCs/>
                                        <w:color w:val="000000" w:themeColor="text1"/>
                                        <w:sz w:val="20"/>
                                        <w:szCs w:val="20"/>
                                      </w:rPr>
                                      <w:t xml:space="preserve"> </w:t>
                                    </w:r>
                                    <w:r w:rsidR="00F03D6E">
                                      <w:rPr>
                                        <w:i/>
                                        <w:iCs/>
                                        <w:color w:val="000000" w:themeColor="text1"/>
                                        <w:sz w:val="20"/>
                                        <w:szCs w:val="20"/>
                                      </w:rPr>
                                      <w:t>to</w:t>
                                    </w:r>
                                    <w:r>
                                      <w:rPr>
                                        <w:i/>
                                        <w:iCs/>
                                        <w:color w:val="000000" w:themeColor="text1"/>
                                        <w:sz w:val="20"/>
                                        <w:szCs w:val="20"/>
                                      </w:rPr>
                                      <w:t xml:space="preserve"> estimate the</w:t>
                                    </w:r>
                                    <w:r w:rsidRPr="00A37ED4">
                                      <w:rPr>
                                        <w:i/>
                                        <w:iCs/>
                                        <w:color w:val="000000" w:themeColor="text1"/>
                                        <w:sz w:val="20"/>
                                        <w:szCs w:val="20"/>
                                      </w:rPr>
                                      <w:t xml:space="preserve"> macro elasticity</w:t>
                                    </w:r>
                                    <w:r w:rsidR="00F03D6E">
                                      <w:rPr>
                                        <w:i/>
                                        <w:iCs/>
                                        <w:color w:val="000000" w:themeColor="text1"/>
                                        <w:sz w:val="20"/>
                                        <w:szCs w:val="20"/>
                                      </w:rPr>
                                      <w:t>. We find the macro elasticity</w:t>
                                    </w:r>
                                    <w:r w:rsidRPr="00A37ED4">
                                      <w:rPr>
                                        <w:i/>
                                        <w:iCs/>
                                        <w:color w:val="000000" w:themeColor="text1"/>
                                        <w:sz w:val="20"/>
                                        <w:szCs w:val="20"/>
                                      </w:rPr>
                                      <w:t xml:space="preserve"> to be approximately twice as large as the micro elasticity</w:t>
                                    </w:r>
                                    <w:r>
                                      <w:rPr>
                                        <w:i/>
                                        <w:iCs/>
                                        <w:color w:val="000000" w:themeColor="text1"/>
                                        <w:sz w:val="20"/>
                                        <w:szCs w:val="20"/>
                                      </w:rPr>
                                      <w:t xml:space="preserve"> in the case of Denmark</w:t>
                                    </w:r>
                                    <w:r w:rsidRPr="00A37ED4">
                                      <w:rPr>
                                        <w:i/>
                                        <w:iCs/>
                                        <w:color w:val="000000" w:themeColor="text1"/>
                                        <w:sz w:val="20"/>
                                        <w:szCs w:val="20"/>
                                      </w:rPr>
                                      <w:t xml:space="preserve">. </w:t>
                                    </w:r>
                                    <w:r w:rsidR="00F03D6E">
                                      <w:rPr>
                                        <w:i/>
                                        <w:iCs/>
                                        <w:color w:val="000000" w:themeColor="text1"/>
                                        <w:sz w:val="20"/>
                                        <w:szCs w:val="20"/>
                                      </w:rPr>
                                      <w:t xml:space="preserve">Using a Baily-Chetty framework </w:t>
                                    </w:r>
                                    <w:r w:rsidR="007F4513">
                                      <w:rPr>
                                        <w:i/>
                                        <w:iCs/>
                                        <w:color w:val="000000" w:themeColor="text1"/>
                                        <w:sz w:val="20"/>
                                        <w:szCs w:val="20"/>
                                      </w:rPr>
                                      <w:t xml:space="preserve">including </w:t>
                                    </w:r>
                                    <w:r w:rsidR="00F03D6E">
                                      <w:rPr>
                                        <w:i/>
                                        <w:iCs/>
                                        <w:color w:val="000000" w:themeColor="text1"/>
                                        <w:sz w:val="20"/>
                                        <w:szCs w:val="20"/>
                                      </w:rPr>
                                      <w:t>the macro elasticity obtained in this paper, we</w:t>
                                    </w:r>
                                    <w:r w:rsidRPr="00A37ED4">
                                      <w:rPr>
                                        <w:i/>
                                        <w:iCs/>
                                        <w:color w:val="000000" w:themeColor="text1"/>
                                        <w:sz w:val="20"/>
                                        <w:szCs w:val="20"/>
                                      </w:rPr>
                                      <w:t xml:space="preserve"> </w:t>
                                    </w:r>
                                    <w:r w:rsidR="00F03D6E">
                                      <w:rPr>
                                        <w:i/>
                                        <w:iCs/>
                                        <w:color w:val="000000" w:themeColor="text1"/>
                                        <w:sz w:val="20"/>
                                        <w:szCs w:val="20"/>
                                      </w:rPr>
                                      <w:t>find</w:t>
                                    </w:r>
                                    <w:r w:rsidR="007F4513">
                                      <w:rPr>
                                        <w:i/>
                                        <w:iCs/>
                                        <w:color w:val="000000" w:themeColor="text1"/>
                                        <w:sz w:val="20"/>
                                        <w:szCs w:val="20"/>
                                      </w:rPr>
                                      <w:t xml:space="preserve"> evidence</w:t>
                                    </w:r>
                                    <w:r w:rsidRPr="00A37ED4">
                                      <w:rPr>
                                        <w:i/>
                                        <w:iCs/>
                                        <w:color w:val="000000" w:themeColor="text1"/>
                                        <w:sz w:val="20"/>
                                        <w:szCs w:val="20"/>
                                      </w:rPr>
                                      <w:t xml:space="preserve"> that suppressing the </w:t>
                                    </w:r>
                                    <w:r w:rsidR="00B61329">
                                      <w:rPr>
                                        <w:i/>
                                        <w:iCs/>
                                        <w:color w:val="000000" w:themeColor="text1"/>
                                        <w:sz w:val="20"/>
                                        <w:szCs w:val="20"/>
                                      </w:rPr>
                                      <w:t>stat</w:t>
                                    </w:r>
                                    <w:r w:rsidRPr="00A37ED4">
                                      <w:rPr>
                                        <w:i/>
                                        <w:iCs/>
                                        <w:color w:val="000000" w:themeColor="text1"/>
                                        <w:sz w:val="20"/>
                                        <w:szCs w:val="20"/>
                                      </w:rPr>
                                      <w:t>e regulation percentage in Denmark was a correct decision looking at the economic welfare. More interesting</w:t>
                                    </w:r>
                                    <w:r>
                                      <w:rPr>
                                        <w:i/>
                                        <w:iCs/>
                                        <w:color w:val="000000" w:themeColor="text1"/>
                                        <w:sz w:val="20"/>
                                        <w:szCs w:val="20"/>
                                      </w:rPr>
                                      <w:t>ly,</w:t>
                                    </w:r>
                                    <w:r w:rsidRPr="00A37ED4">
                                      <w:rPr>
                                        <w:i/>
                                        <w:iCs/>
                                        <w:color w:val="000000" w:themeColor="text1"/>
                                        <w:sz w:val="20"/>
                                        <w:szCs w:val="20"/>
                                      </w:rPr>
                                      <w:t xml:space="preserve"> we find this conclusion to be highly dependent on two </w:t>
                                    </w:r>
                                    <w:r>
                                      <w:rPr>
                                        <w:i/>
                                        <w:iCs/>
                                        <w:color w:val="000000" w:themeColor="text1"/>
                                        <w:sz w:val="20"/>
                                        <w:szCs w:val="20"/>
                                      </w:rPr>
                                      <w:t>findings</w:t>
                                    </w:r>
                                    <w:r w:rsidRPr="00A37ED4">
                                      <w:rPr>
                                        <w:i/>
                                        <w:iCs/>
                                        <w:color w:val="000000" w:themeColor="text1"/>
                                        <w:sz w:val="20"/>
                                        <w:szCs w:val="20"/>
                                      </w:rPr>
                                      <w:t xml:space="preserve">.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w:t>
                                    </w:r>
                                    <w:r w:rsidR="00600338">
                                      <w:rPr>
                                        <w:i/>
                                        <w:iCs/>
                                        <w:color w:val="000000" w:themeColor="text1"/>
                                        <w:sz w:val="20"/>
                                        <w:szCs w:val="20"/>
                                      </w:rPr>
                                      <w:t>so far has been</w:t>
                                    </w:r>
                                    <w:r w:rsidRPr="00A37ED4">
                                      <w:rPr>
                                        <w:i/>
                                        <w:iCs/>
                                        <w:color w:val="000000" w:themeColor="text1"/>
                                        <w:sz w:val="20"/>
                                        <w:szCs w:val="20"/>
                                      </w:rPr>
                                      <w:t xml:space="preserve"> considered when </w:t>
                                    </w:r>
                                    <w:r w:rsidR="00600338">
                                      <w:rPr>
                                        <w:i/>
                                        <w:iCs/>
                                        <w:color w:val="000000" w:themeColor="text1"/>
                                        <w:sz w:val="20"/>
                                        <w:szCs w:val="20"/>
                                      </w:rPr>
                                      <w:t>evaluating</w:t>
                                    </w:r>
                                    <w:r w:rsidRPr="00A37ED4">
                                      <w:rPr>
                                        <w:i/>
                                        <w:iCs/>
                                        <w:color w:val="000000" w:themeColor="text1"/>
                                        <w:sz w:val="20"/>
                                        <w:szCs w:val="20"/>
                                      </w:rPr>
                                      <w:t xml:space="preserve"> political decisions regarding the Danish income insurance program.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222269F9" w:rsidR="00D0045A" w:rsidRDefault="00D0045A">
                                    <w:pPr>
                                      <w:pStyle w:val="Ingenafstand"/>
                                      <w:rPr>
                                        <w:color w:val="ED7D31" w:themeColor="accent2"/>
                                        <w:sz w:val="26"/>
                                        <w:szCs w:val="26"/>
                                      </w:rPr>
                                    </w:pPr>
                                    <w:r>
                                      <w:rPr>
                                        <w:color w:val="ED7D31" w:themeColor="accent2"/>
                                        <w:sz w:val="26"/>
                                        <w:szCs w:val="26"/>
                                      </w:rPr>
                                      <w:t>Simon</w:t>
                                    </w:r>
                                    <w:r w:rsidR="00BF1D8A">
                                      <w:rPr>
                                        <w:color w:val="ED7D31" w:themeColor="accent2"/>
                                        <w:sz w:val="26"/>
                                        <w:szCs w:val="26"/>
                                      </w:rPr>
                                      <w:t xml:space="preserve"> Fløj</w:t>
                                    </w:r>
                                    <w:r>
                                      <w:rPr>
                                        <w:color w:val="ED7D31" w:themeColor="accent2"/>
                                        <w:sz w:val="26"/>
                                        <w:szCs w:val="26"/>
                                      </w:rPr>
                                      <w:t xml:space="preserve">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margin" anchory="margin"/>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1F97C2B0" w14:textId="46488C5D" w:rsidR="00EA3CF1" w:rsidRPr="00A21279" w:rsidRDefault="004C0FB6" w:rsidP="00843391">
      <w:pPr>
        <w:spacing w:line="360" w:lineRule="auto"/>
        <w:rPr>
          <w:rFonts w:cstheme="minorHAnsi"/>
          <w:sz w:val="24"/>
          <w:szCs w:val="24"/>
        </w:rPr>
      </w:pPr>
      <w:r w:rsidRPr="00A21279">
        <w:rPr>
          <w:rFonts w:cstheme="minorHAnsi"/>
          <w:sz w:val="24"/>
          <w:szCs w:val="24"/>
        </w:rPr>
        <w:t xml:space="preserve">The Danish Flexicurity model </w:t>
      </w:r>
      <w:r w:rsidR="00904464" w:rsidRPr="00A21279">
        <w:rPr>
          <w:rFonts w:cstheme="minorHAnsi"/>
          <w:sz w:val="24"/>
          <w:szCs w:val="24"/>
        </w:rPr>
        <w:t>is well known worldwide, for being one of the most effective in keeping a low and stable unemployment rate compared to the other European countries</w:t>
      </w:r>
      <w:r w:rsidR="00F31B66" w:rsidRPr="00A21279">
        <w:rPr>
          <w:rFonts w:cstheme="minorHAnsi"/>
          <w:sz w:val="24"/>
          <w:szCs w:val="24"/>
        </w:rPr>
        <w:t xml:space="preserve">. </w:t>
      </w:r>
      <w:r w:rsidR="004A21DF" w:rsidRPr="00A21279">
        <w:rPr>
          <w:rFonts w:cstheme="minorHAnsi"/>
          <w:sz w:val="24"/>
          <w:szCs w:val="24"/>
        </w:rPr>
        <w:t xml:space="preserve">Looking at the unemployment rate </w:t>
      </w:r>
      <w:r w:rsidR="00602323" w:rsidRPr="00A21279">
        <w:rPr>
          <w:rFonts w:cstheme="minorHAnsi"/>
          <w:sz w:val="24"/>
          <w:szCs w:val="24"/>
        </w:rPr>
        <w:t>leading up to</w:t>
      </w:r>
      <w:r w:rsidR="004A21DF" w:rsidRPr="00A21279">
        <w:rPr>
          <w:rFonts w:cstheme="minorHAnsi"/>
          <w:sz w:val="24"/>
          <w:szCs w:val="24"/>
        </w:rPr>
        <w:t xml:space="preserve"> the financial crisis in 2008</w:t>
      </w:r>
      <w:r w:rsidR="002B1E0C" w:rsidRPr="00A21279">
        <w:rPr>
          <w:rFonts w:cstheme="minorHAnsi"/>
          <w:sz w:val="24"/>
          <w:szCs w:val="24"/>
        </w:rPr>
        <w:t>,</w:t>
      </w:r>
      <w:r w:rsidR="004A21DF" w:rsidRPr="00A21279">
        <w:rPr>
          <w:rFonts w:cstheme="minorHAnsi"/>
          <w:sz w:val="24"/>
          <w:szCs w:val="24"/>
        </w:rPr>
        <w:t xml:space="preserve"> </w:t>
      </w:r>
      <w:r w:rsidR="00310D7D" w:rsidRPr="00A21279">
        <w:rPr>
          <w:rFonts w:cstheme="minorHAnsi"/>
          <w:sz w:val="24"/>
          <w:szCs w:val="24"/>
        </w:rPr>
        <w:t>Denmark ha</w:t>
      </w:r>
      <w:r w:rsidR="00E7001C" w:rsidRPr="00A21279">
        <w:rPr>
          <w:rFonts w:cstheme="minorHAnsi"/>
          <w:sz w:val="24"/>
          <w:szCs w:val="24"/>
        </w:rPr>
        <w:t>d</w:t>
      </w:r>
      <w:r w:rsidR="00310D7D" w:rsidRPr="00A21279">
        <w:rPr>
          <w:rFonts w:cstheme="minorHAnsi"/>
          <w:sz w:val="24"/>
          <w:szCs w:val="24"/>
        </w:rPr>
        <w:t xml:space="preserve"> </w:t>
      </w:r>
      <w:r w:rsidR="00602323" w:rsidRPr="00A21279">
        <w:rPr>
          <w:rFonts w:cstheme="minorHAnsi"/>
          <w:sz w:val="24"/>
          <w:szCs w:val="24"/>
        </w:rPr>
        <w:t>one of the</w:t>
      </w:r>
      <w:r w:rsidR="00310D7D" w:rsidRPr="00A21279">
        <w:rPr>
          <w:rFonts w:cstheme="minorHAnsi"/>
          <w:sz w:val="24"/>
          <w:szCs w:val="24"/>
        </w:rPr>
        <w:t xml:space="preserve"> lowest rate</w:t>
      </w:r>
      <w:r w:rsidR="00602323" w:rsidRPr="00A21279">
        <w:rPr>
          <w:rFonts w:cstheme="minorHAnsi"/>
          <w:sz w:val="24"/>
          <w:szCs w:val="24"/>
        </w:rPr>
        <w:t>s</w:t>
      </w:r>
      <w:r w:rsidR="00310D7D" w:rsidRPr="00A21279">
        <w:rPr>
          <w:rFonts w:cstheme="minorHAnsi"/>
          <w:sz w:val="24"/>
          <w:szCs w:val="24"/>
        </w:rPr>
        <w:t xml:space="preserve"> </w:t>
      </w:r>
      <w:r w:rsidR="004A21DF" w:rsidRPr="00A21279">
        <w:rPr>
          <w:rFonts w:cstheme="minorHAnsi"/>
          <w:sz w:val="24"/>
          <w:szCs w:val="24"/>
        </w:rPr>
        <w:t>out of all the</w:t>
      </w:r>
      <w:r w:rsidR="00310D7D" w:rsidRPr="00A21279">
        <w:rPr>
          <w:rFonts w:cstheme="minorHAnsi"/>
          <w:sz w:val="24"/>
          <w:szCs w:val="24"/>
        </w:rPr>
        <w:t xml:space="preserve"> Europ</w:t>
      </w:r>
      <w:r w:rsidR="004A21DF" w:rsidRPr="00A21279">
        <w:rPr>
          <w:rFonts w:cstheme="minorHAnsi"/>
          <w:sz w:val="24"/>
          <w:szCs w:val="24"/>
        </w:rPr>
        <w:t>ean countries</w:t>
      </w:r>
      <w:r w:rsidR="00943BA1" w:rsidRPr="00A21279">
        <w:rPr>
          <w:rFonts w:cstheme="minorHAnsi"/>
          <w:sz w:val="24"/>
          <w:szCs w:val="24"/>
        </w:rPr>
        <w:t>.</w:t>
      </w:r>
      <w:r w:rsidR="00267A10" w:rsidRPr="00A21279">
        <w:rPr>
          <w:rFonts w:cstheme="minorHAnsi"/>
          <w:sz w:val="24"/>
          <w:szCs w:val="24"/>
        </w:rPr>
        <w:t xml:space="preserve"> </w:t>
      </w:r>
      <w:r w:rsidR="00670BEF" w:rsidRPr="00A21279">
        <w:rPr>
          <w:rFonts w:cstheme="minorHAnsi"/>
          <w:sz w:val="24"/>
          <w:szCs w:val="24"/>
        </w:rPr>
        <w:t xml:space="preserve">Andersen &amp; Svarer </w:t>
      </w:r>
      <w:r w:rsidR="00670BEF">
        <w:rPr>
          <w:rFonts w:cstheme="minorHAnsi"/>
          <w:sz w:val="24"/>
          <w:szCs w:val="24"/>
        </w:rPr>
        <w:fldChar w:fldCharType="begin" w:fldLock="1"/>
      </w:r>
      <w:r w:rsidR="00670BEF">
        <w:rPr>
          <w:rFonts w:cstheme="minorHAnsi"/>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suppress-author":1,"uris":["http://www.mendeley.com/documents/?uuid=f85c5eff-3a31-4544-bca3-2a96621787c6"]}],"mendeley":{"formattedCitation":"(2006)","plainTextFormattedCitation":"(2006)","previouslyFormattedCitation":"(2006)"},"properties":{"noteIndex":0},"schema":"https://github.com/citation-style-language/schema/raw/master/csl-citation.json"}</w:instrText>
      </w:r>
      <w:r w:rsidR="00670BEF">
        <w:rPr>
          <w:rFonts w:cstheme="minorHAnsi"/>
          <w:sz w:val="24"/>
          <w:szCs w:val="24"/>
        </w:rPr>
        <w:fldChar w:fldCharType="separate"/>
      </w:r>
      <w:r w:rsidR="00670BEF" w:rsidRPr="00670BEF">
        <w:rPr>
          <w:rFonts w:cstheme="minorHAnsi"/>
          <w:noProof/>
          <w:sz w:val="24"/>
          <w:szCs w:val="24"/>
        </w:rPr>
        <w:t>(2006)</w:t>
      </w:r>
      <w:r w:rsidR="00670BEF">
        <w:rPr>
          <w:rFonts w:cstheme="minorHAnsi"/>
          <w:sz w:val="24"/>
          <w:szCs w:val="24"/>
        </w:rPr>
        <w:fldChar w:fldCharType="end"/>
      </w:r>
      <w:r w:rsidR="00670BEF">
        <w:rPr>
          <w:rFonts w:cstheme="minorHAnsi"/>
          <w:sz w:val="24"/>
          <w:szCs w:val="24"/>
        </w:rPr>
        <w:t xml:space="preserve"> </w:t>
      </w:r>
      <w:r w:rsidR="00A21279" w:rsidRPr="00A21279">
        <w:rPr>
          <w:rFonts w:cstheme="minorHAnsi"/>
          <w:sz w:val="24"/>
          <w:szCs w:val="24"/>
        </w:rPr>
        <w:t>present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w:t>
      </w:r>
      <w:r w:rsidR="00044FA8" w:rsidRPr="00A21279">
        <w:rPr>
          <w:rFonts w:cstheme="minorHAnsi"/>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21279">
        <w:rPr>
          <w:rFonts w:cstheme="minorHAnsi"/>
          <w:sz w:val="24"/>
          <w:szCs w:val="24"/>
        </w:rPr>
        <w:t>s</w:t>
      </w:r>
      <w:r w:rsidR="00044FA8" w:rsidRPr="00A21279">
        <w:rPr>
          <w:rFonts w:cstheme="minorHAnsi"/>
          <w:sz w:val="24"/>
          <w:szCs w:val="24"/>
        </w:rPr>
        <w:t xml:space="preserve"> </w:t>
      </w:r>
      <w:r w:rsidR="003E1EBB" w:rsidRPr="00A21279">
        <w:rPr>
          <w:rFonts w:cstheme="minorHAnsi"/>
          <w:sz w:val="24"/>
          <w:szCs w:val="24"/>
        </w:rPr>
        <w:t>because of</w:t>
      </w:r>
      <w:r w:rsidR="00044FA8" w:rsidRPr="00A21279">
        <w:rPr>
          <w:rFonts w:cstheme="minorHAnsi"/>
          <w:sz w:val="24"/>
          <w:szCs w:val="24"/>
        </w:rPr>
        <w:t xml:space="preserve"> the high </w:t>
      </w:r>
      <w:r w:rsidR="00D54324" w:rsidRPr="00A21279">
        <w:rPr>
          <w:rFonts w:cstheme="minorHAnsi"/>
          <w:sz w:val="24"/>
          <w:szCs w:val="24"/>
        </w:rPr>
        <w:t>level of unemployment benefits</w:t>
      </w:r>
      <w:r w:rsidR="00044FA8" w:rsidRPr="00A21279">
        <w:rPr>
          <w:rFonts w:cstheme="minorHAnsi"/>
          <w:sz w:val="24"/>
          <w:szCs w:val="24"/>
        </w:rPr>
        <w:t xml:space="preserve"> ensuring that </w:t>
      </w:r>
      <w:r w:rsidR="004C0622" w:rsidRPr="00A21279">
        <w:rPr>
          <w:rFonts w:cstheme="minorHAnsi"/>
          <w:sz w:val="24"/>
          <w:szCs w:val="24"/>
        </w:rPr>
        <w:t>individuals</w:t>
      </w:r>
      <w:r w:rsidR="00044FA8" w:rsidRPr="00A21279">
        <w:rPr>
          <w:rFonts w:cstheme="minorHAnsi"/>
          <w:sz w:val="24"/>
          <w:szCs w:val="24"/>
        </w:rPr>
        <w:t xml:space="preserve"> will not risk a major reduction in income</w:t>
      </w:r>
      <w:r w:rsidR="004C0622" w:rsidRPr="00A21279">
        <w:rPr>
          <w:rFonts w:cstheme="minorHAnsi"/>
          <w:sz w:val="24"/>
          <w:szCs w:val="24"/>
        </w:rPr>
        <w:t xml:space="preserve"> if</w:t>
      </w:r>
      <w:r w:rsidR="00044FA8" w:rsidRPr="00A21279">
        <w:rPr>
          <w:rFonts w:cstheme="minorHAnsi"/>
          <w:sz w:val="24"/>
          <w:szCs w:val="24"/>
        </w:rPr>
        <w:t xml:space="preserve"> being laid off</w:t>
      </w:r>
      <w:r w:rsidR="004C0622" w:rsidRPr="00A21279">
        <w:rPr>
          <w:rFonts w:cstheme="minorHAnsi"/>
          <w:sz w:val="24"/>
          <w:szCs w:val="24"/>
        </w:rPr>
        <w:t xml:space="preserve">. </w:t>
      </w:r>
      <w:r w:rsidR="00A21279" w:rsidRPr="00A21279">
        <w:rPr>
          <w:rStyle w:val="cf01"/>
          <w:rFonts w:asciiTheme="minorHAnsi" w:hAnsiTheme="minorHAnsi" w:cstheme="minorHAnsi"/>
          <w:sz w:val="24"/>
          <w:szCs w:val="24"/>
        </w:rPr>
        <w:t>For unemployed to receive these benefits it is required that they take part in activities improving their human capital, while they at the same time actively search for a new job.</w:t>
      </w:r>
      <w:r w:rsidR="008F5FCC">
        <w:rPr>
          <w:rStyle w:val="cf01"/>
          <w:rFonts w:asciiTheme="minorHAnsi" w:hAnsiTheme="minorHAnsi" w:cstheme="minorHAnsi"/>
          <w:sz w:val="24"/>
          <w:szCs w:val="24"/>
        </w:rPr>
        <w:t xml:space="preserve"> </w:t>
      </w:r>
    </w:p>
    <w:p w14:paraId="28E2EAD9" w14:textId="6E28F9A3" w:rsidR="00D75400" w:rsidRPr="00AB3D2F" w:rsidRDefault="008F5FCC" w:rsidP="00BF5E9C">
      <w:pPr>
        <w:spacing w:line="360" w:lineRule="auto"/>
        <w:rPr>
          <w:sz w:val="24"/>
          <w:szCs w:val="24"/>
        </w:rPr>
      </w:pPr>
      <w:r>
        <w:rPr>
          <w:sz w:val="24"/>
          <w:szCs w:val="24"/>
        </w:rPr>
        <w:t xml:space="preserve">As </w:t>
      </w:r>
      <w:r w:rsidR="00670BEF">
        <w:rPr>
          <w:sz w:val="24"/>
          <w:szCs w:val="24"/>
        </w:rPr>
        <w:t>presented</w:t>
      </w:r>
      <w:r>
        <w:rPr>
          <w:sz w:val="24"/>
          <w:szCs w:val="24"/>
        </w:rPr>
        <w:t xml:space="preserve"> by</w:t>
      </w:r>
      <w:r w:rsidR="00670BEF">
        <w:rPr>
          <w:sz w:val="24"/>
          <w:szCs w:val="24"/>
        </w:rPr>
        <w:t xml:space="preserve"> Kongshøj</w:t>
      </w:r>
      <w:r>
        <w:rPr>
          <w:sz w:val="24"/>
          <w:szCs w:val="24"/>
        </w:rPr>
        <w:t xml:space="preserve"> </w:t>
      </w:r>
      <w:r w:rsidR="00670BEF">
        <w:rPr>
          <w:sz w:val="24"/>
          <w:szCs w:val="24"/>
        </w:rPr>
        <w:fldChar w:fldCharType="begin" w:fldLock="1"/>
      </w:r>
      <w:r w:rsidR="00670BE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suppress-author":1,"uris":["http://www.mendeley.com/documents/?uuid=6dd5bdbd-b078-4b95-b752-5e6e2af2a82a"]}],"mendeley":{"formattedCitation":"(2015)","plainTextFormattedCitation":"(2015)","previouslyFormattedCitation":"(2015)"},"properties":{"noteIndex":0},"schema":"https://github.com/citation-style-language/schema/raw/master/csl-citation.json"}</w:instrText>
      </w:r>
      <w:r w:rsidR="00670BEF">
        <w:rPr>
          <w:sz w:val="24"/>
          <w:szCs w:val="24"/>
        </w:rPr>
        <w:fldChar w:fldCharType="separate"/>
      </w:r>
      <w:r w:rsidR="00670BEF" w:rsidRPr="00670BEF">
        <w:rPr>
          <w:noProof/>
          <w:sz w:val="24"/>
          <w:szCs w:val="24"/>
        </w:rPr>
        <w:t>(2015)</w:t>
      </w:r>
      <w:r w:rsidR="00670BEF">
        <w:rPr>
          <w:sz w:val="24"/>
          <w:szCs w:val="24"/>
        </w:rPr>
        <w:fldChar w:fldCharType="end"/>
      </w:r>
      <w:r>
        <w:rPr>
          <w:sz w:val="24"/>
          <w:szCs w:val="24"/>
        </w:rPr>
        <w:t>, the flexicurity model of Denmark has been under pressure in the later years</w:t>
      </w:r>
      <w:r w:rsidR="007D789C">
        <w:rPr>
          <w:sz w:val="24"/>
          <w:szCs w:val="24"/>
        </w:rPr>
        <w:t>,</w:t>
      </w:r>
      <w:r>
        <w:rPr>
          <w:sz w:val="24"/>
          <w:szCs w:val="24"/>
        </w:rPr>
        <w:t xml:space="preserve"> some attribute this to the falling compensation rate showing the level of income insurance </w:t>
      </w:r>
      <w:r w:rsidR="00B722B1">
        <w:rPr>
          <w:sz w:val="24"/>
          <w:szCs w:val="24"/>
        </w:rPr>
        <w:t>relative to</w:t>
      </w:r>
      <w:r>
        <w:rPr>
          <w:sz w:val="24"/>
          <w:szCs w:val="24"/>
        </w:rPr>
        <w:t xml:space="preserve"> the average wages. One of</w:t>
      </w:r>
      <w:r w:rsidR="001C1D6F" w:rsidRPr="00AB3D2F">
        <w:rPr>
          <w:sz w:val="24"/>
          <w:szCs w:val="24"/>
        </w:rPr>
        <w:t xml:space="preserve"> </w:t>
      </w:r>
      <w:r w:rsidR="008C3E64">
        <w:rPr>
          <w:sz w:val="24"/>
          <w:szCs w:val="24"/>
        </w:rPr>
        <w:t xml:space="preserve">the </w:t>
      </w:r>
      <w:r w:rsidR="001C1D6F" w:rsidRPr="00AB3D2F">
        <w:rPr>
          <w:sz w:val="24"/>
          <w:szCs w:val="24"/>
        </w:rPr>
        <w:t xml:space="preserve">more recent </w:t>
      </w:r>
      <w:r w:rsidR="008C3E64" w:rsidRPr="00AB3D2F">
        <w:rPr>
          <w:sz w:val="24"/>
          <w:szCs w:val="24"/>
        </w:rPr>
        <w:t>regulations</w:t>
      </w:r>
      <w:r>
        <w:rPr>
          <w:sz w:val="24"/>
          <w:szCs w:val="24"/>
        </w:rPr>
        <w:t xml:space="preserve"> on this area</w:t>
      </w:r>
      <w:r w:rsidR="001C1D6F" w:rsidRPr="00AB3D2F">
        <w:rPr>
          <w:sz w:val="24"/>
          <w:szCs w:val="24"/>
        </w:rPr>
        <w:t xml:space="preserve"> </w:t>
      </w:r>
      <w:r w:rsidR="00503D9C" w:rsidRPr="00AB3D2F">
        <w:rPr>
          <w:sz w:val="24"/>
          <w:szCs w:val="24"/>
        </w:rPr>
        <w:t xml:space="preserve">is the </w:t>
      </w:r>
      <w:r w:rsidR="00D22628" w:rsidRPr="00AB3D2F">
        <w:rPr>
          <w:sz w:val="24"/>
          <w:szCs w:val="24"/>
        </w:rPr>
        <w:t>political decision</w:t>
      </w:r>
      <w:r w:rsidR="008C3E64">
        <w:rPr>
          <w:sz w:val="24"/>
          <w:szCs w:val="24"/>
        </w:rPr>
        <w:t>,</w:t>
      </w:r>
      <w:r w:rsidR="00D22628" w:rsidRPr="00AB3D2F">
        <w:rPr>
          <w:sz w:val="24"/>
          <w:szCs w:val="24"/>
        </w:rPr>
        <w:t xml:space="preserve"> </w:t>
      </w:r>
      <w:r w:rsidR="00CA6CCB">
        <w:rPr>
          <w:sz w:val="24"/>
          <w:szCs w:val="24"/>
        </w:rPr>
        <w:t>implemented in</w:t>
      </w:r>
      <w:r w:rsidR="00D22628" w:rsidRPr="00AB3D2F">
        <w:rPr>
          <w:sz w:val="24"/>
          <w:szCs w:val="24"/>
        </w:rPr>
        <w:t xml:space="preserve">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w:t>
      </w:r>
      <w:r w:rsidR="00CA6CCB">
        <w:rPr>
          <w:sz w:val="24"/>
          <w:szCs w:val="24"/>
        </w:rPr>
        <w:t>un</w:t>
      </w:r>
      <w:r w:rsidR="00A56D55" w:rsidRPr="00AB3D2F">
        <w:rPr>
          <w:sz w:val="24"/>
          <w:szCs w:val="24"/>
        </w:rPr>
        <w:t xml:space="preserve">employment benefits in the period </w:t>
      </w:r>
      <w:r w:rsidR="005F74C9" w:rsidRPr="00AB3D2F">
        <w:rPr>
          <w:sz w:val="24"/>
          <w:szCs w:val="24"/>
        </w:rPr>
        <w:t>of</w:t>
      </w:r>
      <w:r w:rsidR="00A56D55" w:rsidRPr="00AB3D2F">
        <w:rPr>
          <w:sz w:val="24"/>
          <w:szCs w:val="24"/>
        </w:rPr>
        <w:t xml:space="preserve"> 2016-2023</w:t>
      </w:r>
      <w:r w:rsidR="008C3E64">
        <w:rPr>
          <w:sz w:val="24"/>
          <w:szCs w:val="24"/>
        </w:rPr>
        <w:t>.</w:t>
      </w:r>
      <w:r w:rsidR="00D22628" w:rsidRPr="00AB3D2F">
        <w:rPr>
          <w:sz w:val="24"/>
          <w:szCs w:val="24"/>
        </w:rPr>
        <w:t xml:space="preserve"> </w:t>
      </w:r>
      <w:r w:rsidR="008C3E64">
        <w:rPr>
          <w:sz w:val="24"/>
          <w:szCs w:val="24"/>
        </w:rPr>
        <w:t>S</w:t>
      </w:r>
      <w:r w:rsidR="00D22628" w:rsidRPr="00AB3D2F">
        <w:rPr>
          <w:sz w:val="24"/>
          <w:szCs w:val="24"/>
        </w:rPr>
        <w:t>tarting from 2016, there has been a</w:t>
      </w:r>
      <w:r w:rsidR="005F74C9" w:rsidRPr="00AB3D2F">
        <w:rPr>
          <w:sz w:val="24"/>
          <w:szCs w:val="24"/>
        </w:rPr>
        <w:t xml:space="preserve"> </w:t>
      </w:r>
      <w:r w:rsidR="00BF5E9C" w:rsidRPr="00AB3D2F">
        <w:rPr>
          <w:sz w:val="24"/>
          <w:szCs w:val="24"/>
        </w:rPr>
        <w:t>deduction</w:t>
      </w:r>
      <w:r w:rsidR="008C3E64">
        <w:rPr>
          <w:sz w:val="24"/>
          <w:szCs w:val="24"/>
        </w:rPr>
        <w:t xml:space="preserve"> in the growth</w:t>
      </w:r>
      <w:r w:rsidR="00B722B1">
        <w:rPr>
          <w:sz w:val="24"/>
          <w:szCs w:val="24"/>
        </w:rPr>
        <w:t xml:space="preserve"> rate</w:t>
      </w:r>
      <w:r w:rsidR="008C3E64">
        <w:rPr>
          <w:sz w:val="24"/>
          <w:szCs w:val="24"/>
        </w:rPr>
        <w:t xml:space="preserve"> of the maximum level of income insurance. </w:t>
      </w:r>
      <w:r w:rsidR="00CA6CCB">
        <w:rPr>
          <w:sz w:val="24"/>
          <w:szCs w:val="24"/>
        </w:rPr>
        <w:t>Usually,</w:t>
      </w:r>
      <w:r w:rsidR="008C3E64">
        <w:rPr>
          <w:sz w:val="24"/>
          <w:szCs w:val="24"/>
        </w:rPr>
        <w:t xml:space="preserve"> the</w:t>
      </w:r>
      <w:r w:rsidR="00CA6CCB">
        <w:rPr>
          <w:sz w:val="24"/>
          <w:szCs w:val="24"/>
        </w:rPr>
        <w:t xml:space="preserve"> growth </w:t>
      </w:r>
      <w:r w:rsidR="00B722B1">
        <w:rPr>
          <w:sz w:val="24"/>
          <w:szCs w:val="24"/>
        </w:rPr>
        <w:t xml:space="preserve">rate </w:t>
      </w:r>
      <w:r w:rsidR="00CA6CCB">
        <w:rPr>
          <w:sz w:val="24"/>
          <w:szCs w:val="24"/>
        </w:rPr>
        <w:t>is determined so that it approximately follows the growth</w:t>
      </w:r>
      <w:r w:rsidR="00B722B1">
        <w:rPr>
          <w:sz w:val="24"/>
          <w:szCs w:val="24"/>
        </w:rPr>
        <w:t xml:space="preserve"> rate</w:t>
      </w:r>
      <w:r w:rsidR="00CA6CCB">
        <w:rPr>
          <w:sz w:val="24"/>
          <w:szCs w:val="24"/>
        </w:rPr>
        <w:t xml:space="preserve"> in wages</w:t>
      </w:r>
      <w:r w:rsidR="00B722B1">
        <w:rPr>
          <w:sz w:val="24"/>
          <w:szCs w:val="24"/>
        </w:rPr>
        <w:t>.</w:t>
      </w:r>
      <w:r w:rsidR="008C3E64">
        <w:rPr>
          <w:sz w:val="24"/>
          <w:szCs w:val="24"/>
        </w:rPr>
        <w:t xml:space="preserve"> </w:t>
      </w:r>
      <w:r w:rsidR="00B722B1">
        <w:rPr>
          <w:sz w:val="24"/>
          <w:szCs w:val="24"/>
        </w:rPr>
        <w:t>B</w:t>
      </w:r>
      <w:r w:rsidR="008C3E64">
        <w:rPr>
          <w:sz w:val="24"/>
          <w:szCs w:val="24"/>
        </w:rPr>
        <w:t xml:space="preserve">ut </w:t>
      </w:r>
      <w:r w:rsidR="00B722B1">
        <w:rPr>
          <w:sz w:val="24"/>
          <w:szCs w:val="24"/>
        </w:rPr>
        <w:t>starting in</w:t>
      </w:r>
      <w:r w:rsidR="008C3E64">
        <w:rPr>
          <w:sz w:val="24"/>
          <w:szCs w:val="24"/>
        </w:rPr>
        <w:t xml:space="preserve"> 2016</w:t>
      </w:r>
      <w:r w:rsidR="00B722B1">
        <w:rPr>
          <w:sz w:val="24"/>
          <w:szCs w:val="24"/>
        </w:rPr>
        <w:t xml:space="preserve"> the government </w:t>
      </w:r>
      <w:r w:rsidR="0034478F">
        <w:rPr>
          <w:sz w:val="24"/>
          <w:szCs w:val="24"/>
        </w:rPr>
        <w:t>suppressed this growth rate of the maximum level of income insurance, in 2016 with</w:t>
      </w:r>
      <w:r w:rsidR="00BF5E9C" w:rsidRPr="00AB3D2F">
        <w:rPr>
          <w:sz w:val="24"/>
          <w:szCs w:val="24"/>
        </w:rPr>
        <w:t xml:space="preserve"> </w:t>
      </w:r>
      <w:r w:rsidR="00CA6CCB">
        <w:rPr>
          <w:sz w:val="24"/>
          <w:szCs w:val="24"/>
        </w:rPr>
        <w:t>0.3 percent points</w:t>
      </w:r>
      <w:r w:rsidR="00B722B1">
        <w:rPr>
          <w:sz w:val="24"/>
          <w:szCs w:val="24"/>
        </w:rPr>
        <w:t>,</w:t>
      </w:r>
      <w:r w:rsidR="00CA6CCB">
        <w:rPr>
          <w:sz w:val="24"/>
          <w:szCs w:val="24"/>
        </w:rPr>
        <w:t xml:space="preserve"> </w:t>
      </w:r>
      <w:r w:rsidR="00B722B1">
        <w:rPr>
          <w:sz w:val="24"/>
          <w:szCs w:val="24"/>
        </w:rPr>
        <w:t>i</w:t>
      </w:r>
      <w:r w:rsidR="00D22628" w:rsidRPr="00AB3D2F">
        <w:rPr>
          <w:sz w:val="24"/>
          <w:szCs w:val="24"/>
        </w:rPr>
        <w:t xml:space="preserve">n </w:t>
      </w:r>
      <w:r w:rsidR="008C3E64">
        <w:rPr>
          <w:sz w:val="24"/>
          <w:szCs w:val="24"/>
        </w:rPr>
        <w:t>2017</w:t>
      </w:r>
      <w:r w:rsidR="00BF5E9C" w:rsidRPr="00AB3D2F">
        <w:rPr>
          <w:sz w:val="24"/>
          <w:szCs w:val="24"/>
        </w:rPr>
        <w:t xml:space="preserve"> 0.4 percent points</w:t>
      </w:r>
      <w:r w:rsidR="008C3E64">
        <w:rPr>
          <w:sz w:val="24"/>
          <w:szCs w:val="24"/>
        </w:rPr>
        <w:t xml:space="preserve">, </w:t>
      </w:r>
      <w:r w:rsidR="00BF5E9C" w:rsidRPr="00AB3D2F">
        <w:rPr>
          <w:sz w:val="24"/>
          <w:szCs w:val="24"/>
        </w:rPr>
        <w:t>and in</w:t>
      </w:r>
      <w:r w:rsidR="00BA68BF" w:rsidRPr="00AB3D2F">
        <w:rPr>
          <w:sz w:val="24"/>
          <w:szCs w:val="24"/>
        </w:rPr>
        <w:t xml:space="preserve"> the</w:t>
      </w:r>
      <w:r w:rsidR="00564CAE" w:rsidRPr="00AB3D2F">
        <w:rPr>
          <w:sz w:val="24"/>
          <w:szCs w:val="24"/>
        </w:rPr>
        <w:t xml:space="preserve"> period</w:t>
      </w:r>
      <w:r w:rsidR="008C3E64">
        <w:rPr>
          <w:sz w:val="24"/>
          <w:szCs w:val="24"/>
        </w:rPr>
        <w:t xml:space="preserve"> of</w:t>
      </w:r>
      <w:r w:rsidR="00BF5E9C" w:rsidRPr="00AB3D2F">
        <w:rPr>
          <w:sz w:val="24"/>
          <w:szCs w:val="24"/>
        </w:rPr>
        <w:t xml:space="preserve"> 2018-2023 0.7</w:t>
      </w:r>
      <w:r w:rsidR="0034478F">
        <w:rPr>
          <w:sz w:val="24"/>
          <w:szCs w:val="24"/>
        </w:rPr>
        <w:t>5 percent points</w:t>
      </w:r>
      <w:r w:rsidR="00B722B1">
        <w:rPr>
          <w:sz w:val="24"/>
          <w:szCs w:val="24"/>
        </w:rPr>
        <w:t>, explaining a large part of the fall in the compensation rate in the later years</w:t>
      </w:r>
      <w:r w:rsidR="00BF5E9C" w:rsidRPr="00AB3D2F">
        <w:rPr>
          <w:sz w:val="24"/>
          <w:szCs w:val="24"/>
        </w:rPr>
        <w:t xml:space="preserve">. </w:t>
      </w:r>
      <w:r w:rsidR="00795942" w:rsidRPr="00AB3D2F">
        <w:rPr>
          <w:sz w:val="24"/>
          <w:szCs w:val="24"/>
        </w:rPr>
        <w:fldChar w:fldCharType="begin" w:fldLock="1"/>
      </w:r>
      <w:r w:rsidR="00670BEF">
        <w:rPr>
          <w:sz w:val="24"/>
          <w:szCs w:val="24"/>
        </w:rPr>
        <w:instrText>ADDIN CSL_CITATION {"citationItems":[{"id":"ITEM-1","itemData":{"author":[{"dropping-particle":"","family":"Danish Ministry of Taxation","given":"","non-dropping-particle":"","parse-names":false,"suffix":""}],"id":"ITEM-1","issued":{"date-parts":[["2012"]]},"page":"1-28","title":"Aftale om skattereform","type":"article-journal"},"uris":["http://www.mendeley.com/documents/?uuid=bcb84391-13a4-4414-b142-7406ad476955"]}],"mendeley":{"formattedCitation":"(Danish Ministry of Taxation, 2012)","plainTextFormattedCitation":"(Danish Ministry of Taxation, 2012)","previouslyFormattedCitation":"(Danish Ministry of Taxation, 2012)"},"properties":{"noteIndex":0},"schema":"https://github.com/citation-style-language/schema/raw/master/csl-citation.json"}</w:instrText>
      </w:r>
      <w:r w:rsidR="00795942" w:rsidRPr="00AB3D2F">
        <w:rPr>
          <w:sz w:val="24"/>
          <w:szCs w:val="24"/>
        </w:rPr>
        <w:fldChar w:fldCharType="separate"/>
      </w:r>
      <w:r w:rsidR="00670BEF" w:rsidRPr="00670BEF">
        <w:rPr>
          <w:noProof/>
          <w:sz w:val="24"/>
          <w:szCs w:val="24"/>
        </w:rPr>
        <w:t>(Danish Ministry of Taxation, 2012)</w:t>
      </w:r>
      <w:r w:rsidR="00795942" w:rsidRPr="00AB3D2F">
        <w:rPr>
          <w:sz w:val="24"/>
          <w:szCs w:val="24"/>
        </w:rPr>
        <w:fldChar w:fldCharType="end"/>
      </w:r>
    </w:p>
    <w:p w14:paraId="075D15D0" w14:textId="5421192E" w:rsidR="009029C0" w:rsidRPr="00AB3D2F" w:rsidRDefault="008C3E64" w:rsidP="000360BB">
      <w:pPr>
        <w:spacing w:line="360" w:lineRule="auto"/>
        <w:rPr>
          <w:sz w:val="24"/>
          <w:szCs w:val="24"/>
        </w:rPr>
      </w:pPr>
      <w:r>
        <w:rPr>
          <w:sz w:val="24"/>
          <w:szCs w:val="24"/>
        </w:rPr>
        <w:t>This</w:t>
      </w:r>
      <w:r w:rsidR="009029C0" w:rsidRPr="00AB3D2F">
        <w:rPr>
          <w:sz w:val="24"/>
          <w:szCs w:val="24"/>
        </w:rPr>
        <w:t xml:space="preserve"> paper</w:t>
      </w:r>
      <w:r>
        <w:rPr>
          <w:sz w:val="24"/>
          <w:szCs w:val="24"/>
        </w:rPr>
        <w:t xml:space="preserve"> </w:t>
      </w:r>
      <w:r w:rsidR="009029C0" w:rsidRPr="00AB3D2F">
        <w:rPr>
          <w:sz w:val="24"/>
          <w:szCs w:val="24"/>
        </w:rPr>
        <w:t>attempt</w:t>
      </w:r>
      <w:r>
        <w:rPr>
          <w:sz w:val="24"/>
          <w:szCs w:val="24"/>
        </w:rPr>
        <w:t>s</w:t>
      </w:r>
      <w:r w:rsidR="009029C0" w:rsidRPr="00AB3D2F">
        <w:rPr>
          <w:sz w:val="24"/>
          <w:szCs w:val="24"/>
        </w:rPr>
        <w:t xml:space="preserve"> to </w:t>
      </w:r>
      <w:r>
        <w:rPr>
          <w:sz w:val="24"/>
          <w:szCs w:val="24"/>
        </w:rPr>
        <w:t xml:space="preserve">evaluate the political </w:t>
      </w:r>
      <w:r w:rsidR="00CA6CCB">
        <w:rPr>
          <w:sz w:val="24"/>
          <w:szCs w:val="24"/>
        </w:rPr>
        <w:t>decision to</w:t>
      </w:r>
      <w:r>
        <w:rPr>
          <w:sz w:val="24"/>
          <w:szCs w:val="24"/>
        </w:rPr>
        <w:t xml:space="preserve"> </w:t>
      </w:r>
      <w:r w:rsidR="00CA6CCB">
        <w:rPr>
          <w:sz w:val="24"/>
          <w:szCs w:val="24"/>
        </w:rPr>
        <w:t>suppress</w:t>
      </w:r>
      <w:r>
        <w:rPr>
          <w:sz w:val="24"/>
          <w:szCs w:val="24"/>
        </w:rPr>
        <w:t xml:space="preserve"> the regulation of the maximum level of income insurance</w:t>
      </w:r>
      <w:r w:rsidR="00CA6CCB">
        <w:rPr>
          <w:sz w:val="24"/>
          <w:szCs w:val="24"/>
        </w:rPr>
        <w:t>.</w:t>
      </w:r>
      <w:r>
        <w:rPr>
          <w:sz w:val="24"/>
          <w:szCs w:val="24"/>
        </w:rPr>
        <w:t xml:space="preserve"> </w:t>
      </w:r>
      <w:r w:rsidR="00CA6CCB">
        <w:rPr>
          <w:sz w:val="24"/>
          <w:szCs w:val="24"/>
        </w:rPr>
        <w:t>I</w:t>
      </w:r>
      <w:r>
        <w:rPr>
          <w:sz w:val="24"/>
          <w:szCs w:val="24"/>
        </w:rPr>
        <w:t xml:space="preserve">n contrast to </w:t>
      </w:r>
      <w:r w:rsidR="00CA6CCB">
        <w:rPr>
          <w:sz w:val="24"/>
          <w:szCs w:val="24"/>
        </w:rPr>
        <w:t>the model used by the Danish government to analyze changes to the Danish income insurance program</w:t>
      </w:r>
      <w:r w:rsidR="00CD71C2">
        <w:rPr>
          <w:sz w:val="24"/>
          <w:szCs w:val="24"/>
        </w:rPr>
        <w:t xml:space="preserve"> (IS-program)</w:t>
      </w:r>
      <w:r w:rsidR="00CA6CCB">
        <w:rPr>
          <w:sz w:val="24"/>
          <w:szCs w:val="24"/>
        </w:rPr>
        <w:t>,</w:t>
      </w:r>
      <w:r>
        <w:rPr>
          <w:sz w:val="24"/>
          <w:szCs w:val="24"/>
        </w:rPr>
        <w:t xml:space="preserve"> we include</w:t>
      </w:r>
      <w:r w:rsidR="008A0E83" w:rsidRPr="00AB3D2F">
        <w:rPr>
          <w:sz w:val="24"/>
          <w:szCs w:val="24"/>
        </w:rPr>
        <w:t xml:space="preserve"> </w:t>
      </w:r>
      <w:r>
        <w:rPr>
          <w:sz w:val="24"/>
          <w:szCs w:val="24"/>
        </w:rPr>
        <w:t>both</w:t>
      </w:r>
      <w:r w:rsidR="008A0E83" w:rsidRPr="00AB3D2F">
        <w:rPr>
          <w:sz w:val="24"/>
          <w:szCs w:val="24"/>
        </w:rPr>
        <w:t xml:space="preserve"> </w:t>
      </w:r>
      <w:r w:rsidR="009029C0" w:rsidRPr="00AB3D2F">
        <w:rPr>
          <w:sz w:val="24"/>
          <w:szCs w:val="24"/>
        </w:rPr>
        <w:t>macro</w:t>
      </w:r>
      <w:r w:rsidR="008A0E83" w:rsidRPr="00AB3D2F">
        <w:rPr>
          <w:sz w:val="24"/>
          <w:szCs w:val="24"/>
        </w:rPr>
        <w:t xml:space="preserve"> and micro- </w:t>
      </w:r>
      <w:r w:rsidR="009029C0" w:rsidRPr="00AB3D2F">
        <w:rPr>
          <w:sz w:val="24"/>
          <w:szCs w:val="24"/>
        </w:rPr>
        <w:lastRenderedPageBreak/>
        <w:t>economic effect</w:t>
      </w:r>
      <w:r w:rsidR="008A0E83" w:rsidRPr="00AB3D2F">
        <w:rPr>
          <w:sz w:val="24"/>
          <w:szCs w:val="24"/>
        </w:rPr>
        <w:t>s</w:t>
      </w:r>
      <w:r>
        <w:rPr>
          <w:sz w:val="24"/>
          <w:szCs w:val="24"/>
        </w:rPr>
        <w:t xml:space="preserve"> in our analysi</w:t>
      </w:r>
      <w:r w:rsidR="00CA6CCB">
        <w:rPr>
          <w:sz w:val="24"/>
          <w:szCs w:val="24"/>
        </w:rPr>
        <w:t>s.</w:t>
      </w:r>
      <w:r w:rsidR="00AD3A32" w:rsidRPr="00AB3D2F">
        <w:rPr>
          <w:sz w:val="24"/>
          <w:szCs w:val="24"/>
        </w:rPr>
        <w:t xml:space="preserve"> </w:t>
      </w:r>
      <w:r w:rsidR="00CA6CCB">
        <w:rPr>
          <w:sz w:val="24"/>
          <w:szCs w:val="24"/>
        </w:rPr>
        <w:t>T</w:t>
      </w:r>
      <w:r w:rsidR="002316D6" w:rsidRPr="00AB3D2F">
        <w:rPr>
          <w:sz w:val="24"/>
          <w:szCs w:val="24"/>
        </w:rPr>
        <w:t>hereby</w:t>
      </w:r>
      <w:r w:rsidR="00CA6CCB">
        <w:rPr>
          <w:sz w:val="24"/>
          <w:szCs w:val="24"/>
        </w:rPr>
        <w:t>, we</w:t>
      </w:r>
      <w:r w:rsidR="002316D6" w:rsidRPr="00AB3D2F">
        <w:rPr>
          <w:sz w:val="24"/>
          <w:szCs w:val="24"/>
        </w:rPr>
        <w:t xml:space="preserve"> </w:t>
      </w:r>
      <w:r w:rsidR="0034478F">
        <w:rPr>
          <w:sz w:val="24"/>
          <w:szCs w:val="24"/>
        </w:rPr>
        <w:t>obtain</w:t>
      </w:r>
      <w:r>
        <w:rPr>
          <w:sz w:val="24"/>
          <w:szCs w:val="24"/>
        </w:rPr>
        <w:t xml:space="preserve"> a more adequate</w:t>
      </w:r>
      <w:r w:rsidR="002316D6" w:rsidRPr="00AB3D2F">
        <w:rPr>
          <w:sz w:val="24"/>
          <w:szCs w:val="24"/>
        </w:rPr>
        <w:t xml:space="preserve"> </w:t>
      </w:r>
      <w:r w:rsidR="00D71028">
        <w:rPr>
          <w:sz w:val="24"/>
          <w:szCs w:val="24"/>
        </w:rPr>
        <w:t>evaluat</w:t>
      </w:r>
      <w:r w:rsidR="00732969">
        <w:rPr>
          <w:sz w:val="24"/>
          <w:szCs w:val="24"/>
        </w:rPr>
        <w:t>ion of</w:t>
      </w:r>
      <w:r w:rsidR="00AD3A32" w:rsidRPr="00AB3D2F">
        <w:rPr>
          <w:sz w:val="24"/>
          <w:szCs w:val="24"/>
        </w:rPr>
        <w:t xml:space="preserve"> </w:t>
      </w:r>
      <w:r w:rsidR="00732969">
        <w:rPr>
          <w:sz w:val="24"/>
          <w:szCs w:val="24"/>
        </w:rPr>
        <w:t>the political decision</w:t>
      </w:r>
      <w:r w:rsidR="009029C0" w:rsidRPr="00AB3D2F">
        <w:rPr>
          <w:sz w:val="24"/>
          <w:szCs w:val="24"/>
        </w:rPr>
        <w:t xml:space="preserve">. </w:t>
      </w:r>
      <w:r w:rsidR="007D789C">
        <w:rPr>
          <w:sz w:val="24"/>
          <w:szCs w:val="24"/>
        </w:rPr>
        <w:br/>
      </w:r>
      <w:r w:rsidR="009029C0" w:rsidRPr="00AB3D2F">
        <w:rPr>
          <w:sz w:val="24"/>
          <w:szCs w:val="24"/>
        </w:rPr>
        <w:t>W</w:t>
      </w:r>
      <w:r w:rsidR="00162CD9" w:rsidRPr="00AB3D2F">
        <w:rPr>
          <w:sz w:val="24"/>
          <w:szCs w:val="24"/>
        </w:rPr>
        <w:t>e use a stock-flow consistent model as this</w:t>
      </w:r>
      <w:r w:rsidR="004D5878" w:rsidRPr="00AB3D2F">
        <w:rPr>
          <w:sz w:val="24"/>
          <w:szCs w:val="24"/>
        </w:rPr>
        <w:t xml:space="preserve"> </w:t>
      </w:r>
      <w:r w:rsidR="0034478F">
        <w:rPr>
          <w:sz w:val="24"/>
          <w:szCs w:val="24"/>
        </w:rPr>
        <w:t>allow</w:t>
      </w:r>
      <w:r w:rsidR="00162CD9" w:rsidRPr="00AB3D2F">
        <w:rPr>
          <w:sz w:val="24"/>
          <w:szCs w:val="24"/>
        </w:rPr>
        <w:t xml:space="preserve"> us to</w:t>
      </w:r>
      <w:r w:rsidR="004D5878" w:rsidRPr="00AB3D2F">
        <w:rPr>
          <w:sz w:val="24"/>
          <w:szCs w:val="24"/>
        </w:rPr>
        <w:t xml:space="preserve"> isolate the effect of the suppressing of the </w:t>
      </w:r>
      <w:r w:rsidR="00732969">
        <w:rPr>
          <w:sz w:val="24"/>
          <w:szCs w:val="24"/>
        </w:rPr>
        <w:t>regulations in a counter factual scenario</w:t>
      </w:r>
      <w:r w:rsidR="004D5878" w:rsidRPr="00AB3D2F">
        <w:rPr>
          <w:sz w:val="24"/>
          <w:szCs w:val="24"/>
        </w:rPr>
        <w:t xml:space="preserve">, thereby not letting </w:t>
      </w:r>
      <w:r w:rsidR="00732969">
        <w:rPr>
          <w:sz w:val="24"/>
          <w:szCs w:val="24"/>
        </w:rPr>
        <w:t>other factors influence our</w:t>
      </w:r>
      <w:r w:rsidR="004D5878" w:rsidRPr="00AB3D2F">
        <w:rPr>
          <w:sz w:val="24"/>
          <w:szCs w:val="24"/>
        </w:rPr>
        <w:t xml:space="preserve"> results. </w:t>
      </w:r>
      <w:r w:rsidR="00B70A66">
        <w:rPr>
          <w:sz w:val="24"/>
          <w:szCs w:val="24"/>
        </w:rPr>
        <w:t>Also</w:t>
      </w:r>
      <w:r w:rsidR="004D5878" w:rsidRPr="00AB3D2F">
        <w:rPr>
          <w:sz w:val="24"/>
          <w:szCs w:val="24"/>
        </w:rPr>
        <w:t>, it enables us to</w:t>
      </w:r>
      <w:r w:rsidR="00162CD9" w:rsidRPr="00AB3D2F">
        <w:rPr>
          <w:sz w:val="24"/>
          <w:szCs w:val="24"/>
        </w:rPr>
        <w:t xml:space="preserve"> </w:t>
      </w:r>
      <w:r w:rsidR="0034478F">
        <w:rPr>
          <w:sz w:val="24"/>
          <w:szCs w:val="24"/>
        </w:rPr>
        <w:t>analyze</w:t>
      </w:r>
      <w:r w:rsidR="00162CD9" w:rsidRPr="00AB3D2F">
        <w:rPr>
          <w:sz w:val="24"/>
          <w:szCs w:val="24"/>
        </w:rPr>
        <w:t xml:space="preserve"> changes in stock</w:t>
      </w:r>
      <w:r w:rsidR="0034478F">
        <w:rPr>
          <w:sz w:val="24"/>
          <w:szCs w:val="24"/>
        </w:rPr>
        <w:t>-variables</w:t>
      </w:r>
      <w:r w:rsidR="00D7453A" w:rsidRPr="00AB3D2F">
        <w:rPr>
          <w:sz w:val="24"/>
          <w:szCs w:val="24"/>
        </w:rPr>
        <w:t xml:space="preserve">, </w:t>
      </w:r>
      <w:r w:rsidR="00AD3A32" w:rsidRPr="00AB3D2F">
        <w:rPr>
          <w:sz w:val="24"/>
          <w:szCs w:val="24"/>
        </w:rPr>
        <w:t xml:space="preserve">as well as including the feedback effects </w:t>
      </w:r>
      <w:r w:rsidR="00D7453A" w:rsidRPr="00AB3D2F">
        <w:rPr>
          <w:sz w:val="24"/>
          <w:szCs w:val="24"/>
        </w:rPr>
        <w:t xml:space="preserve">when </w:t>
      </w:r>
      <w:r w:rsidR="0034478F">
        <w:rPr>
          <w:sz w:val="24"/>
          <w:szCs w:val="24"/>
        </w:rPr>
        <w:t>analyzing the</w:t>
      </w:r>
      <w:r w:rsidR="00D7453A" w:rsidRPr="00AB3D2F">
        <w:rPr>
          <w:sz w:val="24"/>
          <w:szCs w:val="24"/>
        </w:rPr>
        <w:t xml:space="preserve"> </w:t>
      </w:r>
      <w:r w:rsidR="0034478F">
        <w:rPr>
          <w:sz w:val="24"/>
          <w:szCs w:val="24"/>
        </w:rPr>
        <w:t>development</w:t>
      </w:r>
      <w:r w:rsidR="004D5878" w:rsidRPr="00AB3D2F">
        <w:rPr>
          <w:sz w:val="24"/>
          <w:szCs w:val="24"/>
        </w:rPr>
        <w:t xml:space="preserve"> over time</w:t>
      </w:r>
      <w:r w:rsidR="003F7A29" w:rsidRPr="00AB3D2F">
        <w:rPr>
          <w:sz w:val="24"/>
          <w:szCs w:val="24"/>
        </w:rPr>
        <w:t xml:space="preserve">. </w:t>
      </w:r>
      <w:r w:rsidR="00CA6CCB">
        <w:rPr>
          <w:sz w:val="24"/>
          <w:szCs w:val="24"/>
        </w:rPr>
        <w:t xml:space="preserve">To the best of our knowledge, </w:t>
      </w:r>
      <w:r w:rsidR="0089791B" w:rsidRPr="0089791B">
        <w:rPr>
          <w:sz w:val="24"/>
          <w:szCs w:val="24"/>
        </w:rPr>
        <w:t>we</w:t>
      </w:r>
      <w:r w:rsidR="00732969" w:rsidRPr="0089791B">
        <w:rPr>
          <w:sz w:val="24"/>
          <w:szCs w:val="24"/>
        </w:rPr>
        <w:t xml:space="preserve"> </w:t>
      </w:r>
      <w:r w:rsidR="0089791B" w:rsidRPr="0089791B">
        <w:rPr>
          <w:sz w:val="24"/>
          <w:szCs w:val="24"/>
        </w:rPr>
        <w:t>are</w:t>
      </w:r>
      <w:r w:rsidR="00732969" w:rsidRPr="0089791B">
        <w:rPr>
          <w:sz w:val="24"/>
          <w:szCs w:val="24"/>
        </w:rPr>
        <w:t xml:space="preserve"> the first to use a SFC framework to obtain th</w:t>
      </w:r>
      <w:r w:rsidR="0089791B" w:rsidRPr="0089791B">
        <w:rPr>
          <w:sz w:val="24"/>
          <w:szCs w:val="24"/>
        </w:rPr>
        <w:t xml:space="preserve">e </w:t>
      </w:r>
      <w:r w:rsidR="0089791B">
        <w:rPr>
          <w:sz w:val="24"/>
          <w:szCs w:val="24"/>
        </w:rPr>
        <w:t xml:space="preserve">elasticity of the macroeconomic effects </w:t>
      </w:r>
      <w:r w:rsidR="00CA6CCB">
        <w:rPr>
          <w:sz w:val="24"/>
          <w:szCs w:val="24"/>
        </w:rPr>
        <w:t>of changes to the level of income insurance</w:t>
      </w:r>
      <w:r w:rsidR="00B70A66">
        <w:rPr>
          <w:sz w:val="24"/>
          <w:szCs w:val="24"/>
        </w:rPr>
        <w:t xml:space="preserve"> on unemployment</w:t>
      </w:r>
      <w:r w:rsidR="00732969">
        <w:rPr>
          <w:sz w:val="24"/>
          <w:szCs w:val="24"/>
        </w:rPr>
        <w:t xml:space="preserve">. </w:t>
      </w:r>
      <w:r w:rsidR="00AD3A32" w:rsidRPr="00AB3D2F">
        <w:rPr>
          <w:sz w:val="24"/>
          <w:szCs w:val="24"/>
        </w:rPr>
        <w:t>Former</w:t>
      </w:r>
      <w:r w:rsidR="003F7A29" w:rsidRPr="00AB3D2F">
        <w:rPr>
          <w:sz w:val="24"/>
          <w:szCs w:val="24"/>
        </w:rPr>
        <w:t xml:space="preserve"> studies trying to analyze th</w:t>
      </w:r>
      <w:r w:rsidR="00B70A66">
        <w:rPr>
          <w:sz w:val="24"/>
          <w:szCs w:val="24"/>
        </w:rPr>
        <w:t>ese</w:t>
      </w:r>
      <w:r w:rsidR="003F7A29" w:rsidRPr="00AB3D2F">
        <w:rPr>
          <w:sz w:val="24"/>
          <w:szCs w:val="24"/>
        </w:rPr>
        <w:t xml:space="preserve"> </w:t>
      </w:r>
      <w:r w:rsidR="00B70A66">
        <w:rPr>
          <w:sz w:val="24"/>
          <w:szCs w:val="24"/>
        </w:rPr>
        <w:t>macroeconomic effects</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D969ED">
        <w:rPr>
          <w:sz w:val="24"/>
          <w:szCs w:val="24"/>
        </w:rPr>
        <w:t>due</w:t>
      </w:r>
      <w:r w:rsidR="008A0E83" w:rsidRPr="00AB3D2F">
        <w:rPr>
          <w:sz w:val="24"/>
          <w:szCs w:val="24"/>
        </w:rPr>
        <w:t xml:space="preserve">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w:t>
      </w:r>
      <w:r w:rsidR="0089791B">
        <w:rPr>
          <w:sz w:val="24"/>
          <w:szCs w:val="24"/>
        </w:rPr>
        <w:t>our</w:t>
      </w:r>
      <w:r w:rsidR="00CC6A92" w:rsidRPr="00AB3D2F">
        <w:rPr>
          <w:sz w:val="24"/>
          <w:szCs w:val="24"/>
        </w:rPr>
        <w:t xml:space="preserve"> results</w:t>
      </w:r>
      <w:r w:rsidR="0089791B">
        <w:rPr>
          <w:sz w:val="24"/>
          <w:szCs w:val="24"/>
        </w:rPr>
        <w:t xml:space="preserve"> of the macroeconomic effects with the results of</w:t>
      </w:r>
      <w:r w:rsidR="00CC6A92" w:rsidRPr="00AB3D2F">
        <w:rPr>
          <w:sz w:val="24"/>
          <w:szCs w:val="24"/>
        </w:rPr>
        <w:t xml:space="preserve"> a micro founded model </w:t>
      </w:r>
      <w:r w:rsidR="00AD3A32" w:rsidRPr="00AB3D2F">
        <w:rPr>
          <w:sz w:val="24"/>
          <w:szCs w:val="24"/>
        </w:rPr>
        <w:t>in the form of</w:t>
      </w:r>
      <w:r w:rsidR="00CC6A92" w:rsidRPr="00AB3D2F">
        <w:rPr>
          <w:sz w:val="24"/>
          <w:szCs w:val="24"/>
        </w:rPr>
        <w:t xml:space="preserve"> the</w:t>
      </w:r>
      <w:r w:rsidR="0089791B">
        <w:rPr>
          <w:sz w:val="24"/>
          <w:szCs w:val="24"/>
        </w:rPr>
        <w:t xml:space="preserve"> Danish</w:t>
      </w:r>
      <w:r w:rsidR="00CC6A92" w:rsidRPr="00AB3D2F">
        <w:rPr>
          <w:sz w:val="24"/>
          <w:szCs w:val="24"/>
        </w:rPr>
        <w:t xml:space="preserve"> income insurance </w:t>
      </w:r>
      <w:r w:rsidR="00AD3A32" w:rsidRPr="00AB3D2F">
        <w:rPr>
          <w:sz w:val="24"/>
          <w:szCs w:val="24"/>
        </w:rPr>
        <w:t>model</w:t>
      </w:r>
      <w:r w:rsidR="002539F9">
        <w:rPr>
          <w:sz w:val="24"/>
          <w:szCs w:val="24"/>
        </w:rPr>
        <w:t xml:space="preserve"> (IS-model)</w:t>
      </w:r>
      <w:r w:rsidR="00CC6A92" w:rsidRPr="00AB3D2F">
        <w:rPr>
          <w:sz w:val="24"/>
          <w:szCs w:val="24"/>
        </w:rPr>
        <w:t xml:space="preserve">,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w:t>
      </w:r>
      <w:r w:rsidR="0089791B">
        <w:rPr>
          <w:sz w:val="24"/>
          <w:szCs w:val="24"/>
        </w:rPr>
        <w:t xml:space="preserve">. This </w:t>
      </w:r>
      <w:r w:rsidR="00B70A66">
        <w:rPr>
          <w:sz w:val="24"/>
          <w:szCs w:val="24"/>
        </w:rPr>
        <w:t>allows</w:t>
      </w:r>
      <w:r w:rsidR="0089791B">
        <w:rPr>
          <w:sz w:val="24"/>
          <w:szCs w:val="24"/>
        </w:rPr>
        <w:t xml:space="preserve"> us</w:t>
      </w:r>
      <w:r w:rsidR="00CC6A92" w:rsidRPr="00AB3D2F">
        <w:rPr>
          <w:sz w:val="24"/>
          <w:szCs w:val="24"/>
        </w:rPr>
        <w:t xml:space="preserve"> to discuss</w:t>
      </w:r>
      <w:r w:rsidR="0089791B">
        <w:rPr>
          <w:sz w:val="24"/>
          <w:szCs w:val="24"/>
        </w:rPr>
        <w:t xml:space="preserve"> how taking into account the macroeconomic effect when evaluating the</w:t>
      </w:r>
      <w:r w:rsidR="00CC6A92" w:rsidRPr="00AB3D2F">
        <w:rPr>
          <w:sz w:val="24"/>
          <w:szCs w:val="24"/>
        </w:rPr>
        <w:t xml:space="preserve"> political initiative made in 2012</w:t>
      </w:r>
      <w:r w:rsidR="0034478F">
        <w:rPr>
          <w:sz w:val="24"/>
          <w:szCs w:val="24"/>
        </w:rPr>
        <w:t>,</w:t>
      </w:r>
      <w:r w:rsidR="0089791B">
        <w:rPr>
          <w:sz w:val="24"/>
          <w:szCs w:val="24"/>
        </w:rPr>
        <w:t xml:space="preserve"> changes the conclusion </w:t>
      </w:r>
      <w:r w:rsidR="005329C4">
        <w:rPr>
          <w:sz w:val="24"/>
          <w:szCs w:val="24"/>
        </w:rPr>
        <w:t>when looking at the economic welfare</w:t>
      </w:r>
      <w:r w:rsidR="00CC6A92" w:rsidRPr="00AB3D2F">
        <w:rPr>
          <w:sz w:val="24"/>
          <w:szCs w:val="24"/>
        </w:rPr>
        <w:t>.</w:t>
      </w:r>
      <w:r w:rsidR="004E2A76" w:rsidRPr="00AB3D2F">
        <w:rPr>
          <w:sz w:val="24"/>
          <w:szCs w:val="24"/>
        </w:rPr>
        <w:t xml:space="preserve"> </w:t>
      </w:r>
    </w:p>
    <w:p w14:paraId="66C151EA" w14:textId="2E4D6FA9" w:rsidR="000360BB" w:rsidRPr="00AB3D2F" w:rsidRDefault="009029C0" w:rsidP="000360BB">
      <w:pPr>
        <w:spacing w:line="360" w:lineRule="auto"/>
        <w:rPr>
          <w:sz w:val="24"/>
          <w:szCs w:val="24"/>
        </w:rPr>
      </w:pPr>
      <w:r w:rsidRPr="00AB3D2F">
        <w:rPr>
          <w:sz w:val="24"/>
          <w:szCs w:val="24"/>
        </w:rPr>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xml:space="preserve">. First, we </w:t>
      </w:r>
      <w:r w:rsidR="007D789C">
        <w:rPr>
          <w:sz w:val="24"/>
          <w:szCs w:val="24"/>
        </w:rPr>
        <w:t>build upon the</w:t>
      </w:r>
      <w:r w:rsidR="00F064D3" w:rsidRPr="00AB3D2F">
        <w:rPr>
          <w:sz w:val="24"/>
          <w:szCs w:val="24"/>
        </w:rPr>
        <w:t xml:space="preserve"> empirical SFC-model </w:t>
      </w:r>
      <w:r w:rsidR="007D789C">
        <w:rPr>
          <w:sz w:val="24"/>
          <w:szCs w:val="24"/>
        </w:rPr>
        <w:t xml:space="preserve">presented by </w:t>
      </w:r>
      <w:r w:rsidR="007D789C" w:rsidRPr="007D789C">
        <w:rPr>
          <w:noProof/>
          <w:sz w:val="24"/>
          <w:szCs w:val="24"/>
        </w:rPr>
        <w:t>Byrialsen et al.</w:t>
      </w:r>
      <w:r w:rsidR="007D789C">
        <w:rPr>
          <w:sz w:val="24"/>
          <w:szCs w:val="24"/>
        </w:rPr>
        <w:t xml:space="preserve"> </w:t>
      </w:r>
      <w:r w:rsidR="007D789C">
        <w:rPr>
          <w:sz w:val="24"/>
          <w:szCs w:val="24"/>
        </w:rPr>
        <w:fldChar w:fldCharType="begin" w:fldLock="1"/>
      </w:r>
      <w:r w:rsidR="00753265">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7D789C">
        <w:rPr>
          <w:sz w:val="24"/>
          <w:szCs w:val="24"/>
        </w:rPr>
        <w:fldChar w:fldCharType="separate"/>
      </w:r>
      <w:r w:rsidR="007D789C" w:rsidRPr="007D789C">
        <w:rPr>
          <w:noProof/>
          <w:sz w:val="24"/>
          <w:szCs w:val="24"/>
        </w:rPr>
        <w:t>(2022)</w:t>
      </w:r>
      <w:r w:rsidR="007D789C">
        <w:rPr>
          <w:sz w:val="24"/>
          <w:szCs w:val="24"/>
        </w:rPr>
        <w:fldChar w:fldCharType="end"/>
      </w:r>
      <w:r w:rsidR="007D789C">
        <w:rPr>
          <w:sz w:val="24"/>
          <w:szCs w:val="24"/>
        </w:rPr>
        <w:t xml:space="preserve"> </w:t>
      </w:r>
      <w:r w:rsidR="00F064D3" w:rsidRPr="00AB3D2F">
        <w:rPr>
          <w:sz w:val="24"/>
          <w:szCs w:val="24"/>
        </w:rPr>
        <w:t xml:space="preserve">integrating the dynamics of the Danish </w:t>
      </w:r>
      <w:r w:rsidR="007D789C">
        <w:rPr>
          <w:sz w:val="24"/>
          <w:szCs w:val="24"/>
        </w:rPr>
        <w:t>income insurance program</w:t>
      </w:r>
      <w:r w:rsidR="00F064D3" w:rsidRPr="00AB3D2F">
        <w:rPr>
          <w:sz w:val="24"/>
          <w:szCs w:val="24"/>
        </w:rPr>
        <w:t xml:space="preserve">, specifically including the variables that are used for political regulation of the unemployment benefits.  Second, </w:t>
      </w:r>
      <w:r w:rsidR="00E36D4D">
        <w:rPr>
          <w:sz w:val="24"/>
          <w:szCs w:val="24"/>
        </w:rPr>
        <w:t>we perform a</w:t>
      </w:r>
      <w:r w:rsidR="00F064D3" w:rsidRPr="00AB3D2F">
        <w:rPr>
          <w:sz w:val="24"/>
          <w:szCs w:val="24"/>
        </w:rPr>
        <w:t xml:space="preserve"> counterfactual analysis</w:t>
      </w:r>
      <w:r w:rsidR="00E36D4D">
        <w:rPr>
          <w:sz w:val="24"/>
          <w:szCs w:val="24"/>
        </w:rPr>
        <w:t xml:space="preserve"> by removing the </w:t>
      </w:r>
      <w:r w:rsidR="00E36D4D" w:rsidRPr="00AB3D2F">
        <w:rPr>
          <w:sz w:val="24"/>
          <w:szCs w:val="24"/>
        </w:rPr>
        <w:t>regulation made towards the unemployment benefits in the tax reform of 2012</w:t>
      </w:r>
      <w:r w:rsidR="00E36D4D">
        <w:rPr>
          <w:sz w:val="24"/>
          <w:szCs w:val="24"/>
        </w:rPr>
        <w:t>, making it possible to evaluate this regulation</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0AD50C6" w14:textId="2BEA7627" w:rsidR="00FF0793" w:rsidRPr="00BF1D8A" w:rsidRDefault="000360BB" w:rsidP="00BF1D8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w:t>
      </w:r>
      <w:r w:rsidR="006427A6">
        <w:rPr>
          <w:sz w:val="24"/>
          <w:szCs w:val="24"/>
        </w:rPr>
        <w:t xml:space="preserve">Danish </w:t>
      </w:r>
      <w:r w:rsidR="002E270F" w:rsidRPr="00AB3D2F">
        <w:rPr>
          <w:sz w:val="24"/>
          <w:szCs w:val="24"/>
        </w:rPr>
        <w:t>income insurance program</w:t>
      </w:r>
      <w:r w:rsidR="006472FC">
        <w:rPr>
          <w:sz w:val="24"/>
          <w:szCs w:val="24"/>
        </w:rPr>
        <w:t>.</w:t>
      </w:r>
      <w:r w:rsidR="002E270F" w:rsidRPr="00AB3D2F">
        <w:rPr>
          <w:sz w:val="24"/>
          <w:szCs w:val="24"/>
        </w:rPr>
        <w:t xml:space="preserve"> Section 2</w:t>
      </w:r>
      <w:r w:rsidR="006472FC">
        <w:rPr>
          <w:sz w:val="24"/>
          <w:szCs w:val="24"/>
        </w:rPr>
        <w:t>,</w:t>
      </w:r>
      <w:r w:rsidR="002E270F" w:rsidRPr="00AB3D2F">
        <w:rPr>
          <w:sz w:val="24"/>
          <w:szCs w:val="24"/>
        </w:rPr>
        <w:t xml:space="preserve"> will present the current literature on </w:t>
      </w:r>
      <w:r w:rsidR="00AD3A32" w:rsidRPr="00AB3D2F">
        <w:rPr>
          <w:sz w:val="24"/>
          <w:szCs w:val="24"/>
        </w:rPr>
        <w:t xml:space="preserve">the effects </w:t>
      </w:r>
      <w:r w:rsidR="002E270F" w:rsidRPr="00AB3D2F">
        <w:rPr>
          <w:sz w:val="24"/>
          <w:szCs w:val="24"/>
        </w:rPr>
        <w:t xml:space="preserve">of changes to the </w:t>
      </w:r>
      <w:r w:rsidR="00CD71C2">
        <w:rPr>
          <w:sz w:val="24"/>
          <w:szCs w:val="24"/>
        </w:rPr>
        <w:t>IS-program</w:t>
      </w:r>
      <w:r w:rsidR="00AD3A32" w:rsidRPr="00AB3D2F">
        <w:rPr>
          <w:sz w:val="24"/>
          <w:szCs w:val="24"/>
        </w:rPr>
        <w:t>, focusing on</w:t>
      </w:r>
      <w:r w:rsidR="006427A6">
        <w:rPr>
          <w:sz w:val="24"/>
          <w:szCs w:val="24"/>
        </w:rPr>
        <w:t xml:space="preserve"> both</w:t>
      </w:r>
      <w:r w:rsidR="00AD3A32" w:rsidRPr="00AB3D2F">
        <w:rPr>
          <w:sz w:val="24"/>
          <w:szCs w:val="24"/>
        </w:rPr>
        <w:t xml:space="preserve"> the micro-</w:t>
      </w:r>
      <w:r w:rsidR="006427A6">
        <w:rPr>
          <w:sz w:val="24"/>
          <w:szCs w:val="24"/>
        </w:rPr>
        <w:t xml:space="preserve"> and macro-</w:t>
      </w:r>
      <w:r w:rsidR="00AD3A32" w:rsidRPr="00AB3D2F">
        <w:rPr>
          <w:sz w:val="24"/>
          <w:szCs w:val="24"/>
        </w:rPr>
        <w:t>effects</w:t>
      </w:r>
      <w:r w:rsidR="002E270F" w:rsidRPr="00AB3D2F">
        <w:rPr>
          <w:sz w:val="24"/>
          <w:szCs w:val="24"/>
        </w:rPr>
        <w:t xml:space="preserve">. </w:t>
      </w:r>
      <w:r w:rsidR="006427A6">
        <w:rPr>
          <w:sz w:val="24"/>
          <w:szCs w:val="24"/>
        </w:rPr>
        <w:t>In s</w:t>
      </w:r>
      <w:r w:rsidR="002E270F" w:rsidRPr="00AB3D2F">
        <w:rPr>
          <w:sz w:val="24"/>
          <w:szCs w:val="24"/>
        </w:rPr>
        <w:t>ection 3</w:t>
      </w:r>
      <w:r w:rsidR="006472FC">
        <w:rPr>
          <w:sz w:val="24"/>
          <w:szCs w:val="24"/>
        </w:rPr>
        <w:t>,</w:t>
      </w:r>
      <w:r w:rsidR="002E270F" w:rsidRPr="00AB3D2F">
        <w:rPr>
          <w:sz w:val="24"/>
          <w:szCs w:val="24"/>
        </w:rPr>
        <w:t xml:space="preserve"> </w:t>
      </w:r>
      <w:r w:rsidR="006427A6">
        <w:rPr>
          <w:sz w:val="24"/>
          <w:szCs w:val="24"/>
        </w:rPr>
        <w:t>we provide a further description of the Danish IS-program</w:t>
      </w:r>
      <w:r w:rsidR="006472FC">
        <w:rPr>
          <w:sz w:val="24"/>
          <w:szCs w:val="24"/>
        </w:rPr>
        <w:t xml:space="preserve"> by taking</w:t>
      </w:r>
      <w:r w:rsidR="002E270F" w:rsidRPr="00AB3D2F">
        <w:rPr>
          <w:sz w:val="24"/>
          <w:szCs w:val="24"/>
        </w:rPr>
        <w:t xml:space="preserve"> a closer look at the </w:t>
      </w:r>
      <w:r w:rsidR="006427A6">
        <w:rPr>
          <w:sz w:val="24"/>
          <w:szCs w:val="24"/>
        </w:rPr>
        <w:t>IS-</w:t>
      </w:r>
      <w:r w:rsidR="002E270F" w:rsidRPr="00AB3D2F">
        <w:rPr>
          <w:sz w:val="24"/>
          <w:szCs w:val="24"/>
        </w:rPr>
        <w:t xml:space="preserve">model build in </w:t>
      </w:r>
      <w:r w:rsidR="006D25A4" w:rsidRPr="00AB3D2F">
        <w:rPr>
          <w:sz w:val="24"/>
          <w:szCs w:val="24"/>
        </w:rPr>
        <w:t>2015</w:t>
      </w:r>
      <w:r w:rsidR="006472FC">
        <w:rPr>
          <w:sz w:val="24"/>
          <w:szCs w:val="24"/>
        </w:rPr>
        <w:t>,</w:t>
      </w:r>
      <w:r w:rsidR="006D25A4" w:rsidRPr="00AB3D2F">
        <w:rPr>
          <w:sz w:val="24"/>
          <w:szCs w:val="24"/>
        </w:rPr>
        <w:t xml:space="preserve"> </w:t>
      </w:r>
      <w:r w:rsidR="006427A6">
        <w:rPr>
          <w:sz w:val="24"/>
          <w:szCs w:val="24"/>
        </w:rPr>
        <w:t>today used by the government to analyze political regulations towards the Danish IS-program</w:t>
      </w:r>
      <w:r w:rsidR="006D25A4" w:rsidRPr="00AB3D2F">
        <w:rPr>
          <w:sz w:val="24"/>
          <w:szCs w:val="24"/>
        </w:rPr>
        <w:t>. In section 4</w:t>
      </w:r>
      <w:r w:rsidR="006472FC">
        <w:rPr>
          <w:sz w:val="24"/>
          <w:szCs w:val="24"/>
        </w:rPr>
        <w:t>,</w:t>
      </w:r>
      <w:r w:rsidR="006D25A4" w:rsidRPr="00AB3D2F">
        <w:rPr>
          <w:sz w:val="24"/>
          <w:szCs w:val="24"/>
        </w:rPr>
        <w:t xml:space="preserve"> we will present a quarterly SFC-model for Denmark, specifically looking at the Danish </w:t>
      </w:r>
      <w:r w:rsidR="006427A6">
        <w:rPr>
          <w:sz w:val="24"/>
          <w:szCs w:val="24"/>
        </w:rPr>
        <w:t>IS-</w:t>
      </w:r>
      <w:r w:rsidR="006427A6">
        <w:rPr>
          <w:sz w:val="24"/>
          <w:szCs w:val="24"/>
        </w:rPr>
        <w:lastRenderedPageBreak/>
        <w:t>program</w:t>
      </w:r>
      <w:r w:rsidR="006472FC">
        <w:rPr>
          <w:sz w:val="24"/>
          <w:szCs w:val="24"/>
        </w:rPr>
        <w:t xml:space="preserve"> by</w:t>
      </w:r>
      <w:r w:rsidR="006D25A4" w:rsidRPr="00AB3D2F">
        <w:rPr>
          <w:sz w:val="24"/>
          <w:szCs w:val="24"/>
        </w:rPr>
        <w:t xml:space="preserve"> </w:t>
      </w:r>
      <w:r w:rsidR="006427A6">
        <w:rPr>
          <w:sz w:val="24"/>
          <w:szCs w:val="24"/>
        </w:rPr>
        <w:t>analyzing</w:t>
      </w:r>
      <w:r w:rsidR="006D25A4" w:rsidRPr="00AB3D2F">
        <w:rPr>
          <w:sz w:val="24"/>
          <w:szCs w:val="24"/>
        </w:rPr>
        <w:t xml:space="preserve"> different macroeconomic channels </w:t>
      </w:r>
      <w:r w:rsidR="006472FC">
        <w:rPr>
          <w:sz w:val="24"/>
          <w:szCs w:val="24"/>
        </w:rPr>
        <w:t>with</w:t>
      </w:r>
      <w:r w:rsidR="006D25A4" w:rsidRPr="00AB3D2F">
        <w:rPr>
          <w:sz w:val="24"/>
          <w:szCs w:val="24"/>
        </w:rPr>
        <w:t xml:space="preserve">in the model. In section </w:t>
      </w:r>
      <w:r w:rsidR="006472FC">
        <w:rPr>
          <w:sz w:val="24"/>
          <w:szCs w:val="24"/>
        </w:rPr>
        <w:t>5,</w:t>
      </w:r>
      <w:r w:rsidR="006D25A4" w:rsidRPr="00AB3D2F">
        <w:rPr>
          <w:sz w:val="24"/>
          <w:szCs w:val="24"/>
        </w:rPr>
        <w:t xml:space="preserve"> we use the results from section </w:t>
      </w:r>
      <w:r w:rsidR="006472FC">
        <w:rPr>
          <w:sz w:val="24"/>
          <w:szCs w:val="24"/>
        </w:rPr>
        <w:t>4</w:t>
      </w:r>
      <w:r w:rsidR="006D25A4" w:rsidRPr="00AB3D2F">
        <w:rPr>
          <w:sz w:val="24"/>
          <w:szCs w:val="24"/>
        </w:rPr>
        <w:t xml:space="preserve">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w:t>
      </w:r>
      <w:r w:rsidR="006472FC">
        <w:rPr>
          <w:sz w:val="24"/>
          <w:szCs w:val="24"/>
        </w:rPr>
        <w:t xml:space="preserve"> of suppressing the state regulation percentage</w:t>
      </w:r>
      <w:r w:rsidR="006D25A4" w:rsidRPr="00AB3D2F">
        <w:rPr>
          <w:sz w:val="24"/>
          <w:szCs w:val="24"/>
        </w:rPr>
        <w:t xml:space="preserve">. Lastly in section </w:t>
      </w:r>
      <w:r w:rsidR="006427A6">
        <w:rPr>
          <w:sz w:val="24"/>
          <w:szCs w:val="24"/>
        </w:rPr>
        <w:t>6</w:t>
      </w:r>
      <w:r w:rsidR="006472FC">
        <w:rPr>
          <w:sz w:val="24"/>
          <w:szCs w:val="24"/>
        </w:rPr>
        <w:t>,</w:t>
      </w:r>
      <w:r w:rsidR="006D25A4" w:rsidRPr="00AB3D2F">
        <w:rPr>
          <w:sz w:val="24"/>
          <w:szCs w:val="24"/>
        </w:rPr>
        <w:t xml:space="preserve"> we conclude the results.</w:t>
      </w:r>
    </w:p>
    <w:p w14:paraId="625E1022" w14:textId="5BA3E80A" w:rsidR="00C30065" w:rsidRDefault="007F31FE" w:rsidP="00E334EF">
      <w:pPr>
        <w:pStyle w:val="Overskrift1"/>
      </w:pPr>
      <w:bookmarkStart w:id="0" w:name="_Ref119913428"/>
      <w:r>
        <w:t>Section 2: Lit</w:t>
      </w:r>
      <w:r w:rsidR="00BF1D8A">
        <w:t>erature</w:t>
      </w:r>
      <w:r>
        <w:t xml:space="preserve"> review</w:t>
      </w:r>
      <w:bookmarkEnd w:id="0"/>
    </w:p>
    <w:p w14:paraId="3D6E0714" w14:textId="41125D49" w:rsidR="00C30065" w:rsidRDefault="00C30065" w:rsidP="00C30065"/>
    <w:p w14:paraId="78919D3F" w14:textId="1A29DE40" w:rsidR="00C30065" w:rsidRPr="00AB3D2F" w:rsidRDefault="00C30065" w:rsidP="003D1361">
      <w:pPr>
        <w:spacing w:line="360" w:lineRule="auto"/>
        <w:rPr>
          <w:sz w:val="24"/>
          <w:szCs w:val="24"/>
        </w:rPr>
      </w:pPr>
      <w:r w:rsidRPr="00AB3D2F">
        <w:rPr>
          <w:sz w:val="24"/>
          <w:szCs w:val="24"/>
        </w:rPr>
        <w:t>In the later years there has been a large amount of literature towards the effects of unemployment benefits</w:t>
      </w:r>
      <w:r w:rsidR="0034478F">
        <w:rPr>
          <w:sz w:val="24"/>
          <w:szCs w:val="24"/>
        </w:rPr>
        <w:t>,</w:t>
      </w:r>
      <w:r w:rsidRPr="00AB3D2F">
        <w:rPr>
          <w:sz w:val="24"/>
          <w:szCs w:val="24"/>
        </w:rPr>
        <w:t xml:space="preserve"> </w:t>
      </w:r>
      <w:r w:rsidR="0034478F">
        <w:rPr>
          <w:sz w:val="24"/>
          <w:szCs w:val="24"/>
        </w:rPr>
        <w:t>m</w:t>
      </w:r>
      <w:r w:rsidRPr="00AB3D2F">
        <w:rPr>
          <w:sz w:val="24"/>
          <w:szCs w:val="24"/>
        </w:rPr>
        <w:t xml:space="preserve">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34478F">
        <w:rPr>
          <w:sz w:val="24"/>
          <w:szCs w:val="24"/>
        </w:rPr>
        <w:t>,</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w:t>
      </w:r>
      <w:r w:rsidR="00670BEF">
        <w:rPr>
          <w:sz w:val="24"/>
          <w:szCs w:val="24"/>
        </w:rPr>
        <w:t xml:space="preserve"> </w:t>
      </w:r>
      <w:r w:rsidR="00670BEF" w:rsidRPr="00AB3D2F">
        <w:rPr>
          <w:noProof/>
          <w:sz w:val="24"/>
          <w:szCs w:val="24"/>
        </w:rPr>
        <w:t>Andersen et al.</w:t>
      </w:r>
      <w:r w:rsidR="002F5C40" w:rsidRPr="00AB3D2F">
        <w:rPr>
          <w:sz w:val="24"/>
          <w:szCs w:val="24"/>
        </w:rPr>
        <w:t xml:space="preserve"> </w:t>
      </w:r>
      <w:r w:rsidR="00B23402" w:rsidRPr="00AB3D2F">
        <w:rPr>
          <w:sz w:val="24"/>
          <w:szCs w:val="24"/>
        </w:rPr>
        <w:fldChar w:fldCharType="begin" w:fldLock="1"/>
      </w:r>
      <w:r w:rsidR="00492AEB">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23402" w:rsidRPr="00AB3D2F">
        <w:rPr>
          <w:sz w:val="24"/>
          <w:szCs w:val="24"/>
        </w:rPr>
        <w:fldChar w:fldCharType="separate"/>
      </w:r>
      <w:r w:rsidR="00670BEF" w:rsidRPr="00670BEF">
        <w:rPr>
          <w:noProof/>
          <w:sz w:val="24"/>
          <w:szCs w:val="24"/>
        </w:rPr>
        <w:t>(2015)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492AEB" w:rsidRPr="00AB3D2F">
        <w:rPr>
          <w:noProof/>
          <w:sz w:val="24"/>
          <w:szCs w:val="24"/>
        </w:rPr>
        <w:t>Chetty</w:t>
      </w:r>
      <w:r w:rsidR="00492AEB" w:rsidRPr="00AB3D2F">
        <w:rPr>
          <w:sz w:val="24"/>
          <w:szCs w:val="24"/>
        </w:rPr>
        <w:t xml:space="preserve"> </w:t>
      </w:r>
      <w:r w:rsidR="00064617" w:rsidRPr="00AB3D2F">
        <w:rPr>
          <w:sz w:val="24"/>
          <w:szCs w:val="24"/>
        </w:rPr>
        <w:fldChar w:fldCharType="begin" w:fldLock="1"/>
      </w:r>
      <w:r w:rsidR="00492AE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064617" w:rsidRPr="00AB3D2F">
        <w:rPr>
          <w:sz w:val="24"/>
          <w:szCs w:val="24"/>
        </w:rPr>
        <w:fldChar w:fldCharType="separate"/>
      </w:r>
      <w:r w:rsidR="00492AEB" w:rsidRPr="00492AEB">
        <w:rPr>
          <w:noProof/>
          <w:sz w:val="24"/>
          <w:szCs w:val="24"/>
        </w:rPr>
        <w:t>(2008)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unemployment period when changing the level of income insurance.</w:t>
      </w:r>
      <w:r w:rsidR="00917541" w:rsidRPr="00AB3D2F">
        <w:rPr>
          <w:sz w:val="24"/>
          <w:szCs w:val="24"/>
        </w:rPr>
        <w:t xml:space="preserve"> In contrast </w:t>
      </w:r>
      <w:r w:rsidR="00791AAF">
        <w:rPr>
          <w:sz w:val="24"/>
          <w:szCs w:val="24"/>
        </w:rPr>
        <w:t xml:space="preserve">to </w:t>
      </w:r>
      <w:r w:rsidR="002770FB">
        <w:rPr>
          <w:sz w:val="24"/>
          <w:szCs w:val="24"/>
        </w:rPr>
        <w:t>effects like the</w:t>
      </w:r>
      <w:r w:rsidR="007F4513">
        <w:rPr>
          <w:sz w:val="24"/>
          <w:szCs w:val="24"/>
        </w:rPr>
        <w:t xml:space="preserve"> Moral Hazzard</w:t>
      </w:r>
      <w:r w:rsidR="00AE3C66">
        <w:rPr>
          <w:sz w:val="24"/>
          <w:szCs w:val="24"/>
        </w:rPr>
        <w:t xml:space="preserve"> effect</w:t>
      </w:r>
      <w:r w:rsidR="00A22D11">
        <w:rPr>
          <w:sz w:val="24"/>
          <w:szCs w:val="24"/>
        </w:rPr>
        <w:t>,</w:t>
      </w:r>
      <w:r w:rsidR="00AE3C66">
        <w:rPr>
          <w:sz w:val="24"/>
          <w:szCs w:val="24"/>
        </w:rPr>
        <w:t xml:space="preserve"> 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 xml:space="preserve">looking at incentives </w:t>
      </w:r>
      <w:r w:rsidR="00A22D11">
        <w:rPr>
          <w:sz w:val="24"/>
          <w:szCs w:val="24"/>
        </w:rPr>
        <w:t>to</w:t>
      </w:r>
      <w:r w:rsidR="00AE3C66">
        <w:rPr>
          <w:sz w:val="24"/>
          <w:szCs w:val="24"/>
        </w:rPr>
        <w:t xml:space="preserve"> </w:t>
      </w:r>
      <w:r w:rsidR="002770FB">
        <w:rPr>
          <w:sz w:val="24"/>
          <w:szCs w:val="24"/>
        </w:rPr>
        <w:t>work</w:t>
      </w:r>
      <w:r w:rsidR="00492AEB">
        <w:rPr>
          <w:sz w:val="24"/>
          <w:szCs w:val="24"/>
        </w:rPr>
        <w:t xml:space="preserve">, </w:t>
      </w:r>
      <w:r w:rsidR="00492AEB" w:rsidRPr="00AB3D2F">
        <w:rPr>
          <w:noProof/>
          <w:sz w:val="24"/>
          <w:szCs w:val="24"/>
        </w:rPr>
        <w:t>Howell &amp; Azizoglu</w:t>
      </w:r>
      <w:r w:rsidR="00791AA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suppress-author":1,"uris":["http://www.mendeley.com/documents/?uuid=45f0b8f2-896d-4b3d-89dc-fa275488c476"]}],"mendeley":{"formattedCitation":"(2011)","plainTextFormattedCitation":"(2011)","previouslyFormattedCitation":"(2011)"},"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0698C8A1" w:rsidR="00623D36" w:rsidRPr="00AB3D2F" w:rsidRDefault="00492AEB" w:rsidP="003D1361">
      <w:pPr>
        <w:spacing w:line="360" w:lineRule="auto"/>
        <w:rPr>
          <w:sz w:val="24"/>
          <w:szCs w:val="24"/>
        </w:rPr>
      </w:pP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AF0E78"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753265">
        <w:rPr>
          <w:sz w:val="24"/>
          <w:szCs w:val="24"/>
        </w:rPr>
        <w:t xml:space="preserve">using </w:t>
      </w:r>
      <w:r w:rsidR="009C1D5A" w:rsidRPr="00AB3D2F">
        <w:rPr>
          <w:sz w:val="24"/>
          <w:szCs w:val="24"/>
        </w:rPr>
        <w:t xml:space="preserve">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w:t>
      </w:r>
      <w:r w:rsidR="002770FB">
        <w:rPr>
          <w:sz w:val="24"/>
          <w:szCs w:val="24"/>
        </w:rPr>
        <w:t>effect</w:t>
      </w:r>
      <w:r w:rsidR="00567F47" w:rsidRPr="00AB3D2F">
        <w:rPr>
          <w:sz w:val="24"/>
          <w:szCs w:val="24"/>
        </w:rPr>
        <w:t xml:space="preserve"> is still sparse, not showing any significant </w:t>
      </w:r>
      <w:r w:rsidR="00623D36" w:rsidRPr="00AB3D2F">
        <w:rPr>
          <w:sz w:val="24"/>
          <w:szCs w:val="24"/>
        </w:rPr>
        <w:t>movement</w:t>
      </w:r>
      <w:r w:rsidR="002770FB">
        <w:rPr>
          <w:sz w:val="24"/>
          <w:szCs w:val="24"/>
        </w:rPr>
        <w:t xml:space="preserve"> (from employment to unemployment)</w:t>
      </w:r>
      <w:r w:rsidR="00623D36" w:rsidRPr="00AB3D2F">
        <w:rPr>
          <w:sz w:val="24"/>
          <w:szCs w:val="24"/>
        </w:rPr>
        <w:t xml:space="preserve"> when changing the level of income insurance. </w:t>
      </w:r>
      <w:r w:rsidR="007B4A4F" w:rsidRPr="00AB3D2F">
        <w:rPr>
          <w:sz w:val="24"/>
          <w:szCs w:val="24"/>
        </w:rPr>
        <w:t xml:space="preserve">Besides the effects presented by </w:t>
      </w: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Pr>
          <w:sz w:val="24"/>
          <w:szCs w:val="24"/>
        </w:rPr>
        <w:t xml:space="preserve"> The </w:t>
      </w:r>
      <w:r w:rsidR="001814F6">
        <w:rPr>
          <w:sz w:val="24"/>
          <w:szCs w:val="24"/>
        </w:rPr>
        <w:t>E</w:t>
      </w:r>
      <w:r>
        <w:rPr>
          <w:sz w:val="24"/>
          <w:szCs w:val="24"/>
        </w:rPr>
        <w:t xml:space="preserve">conomic </w:t>
      </w:r>
      <w:r w:rsidR="001814F6">
        <w:rPr>
          <w:sz w:val="24"/>
          <w:szCs w:val="24"/>
        </w:rPr>
        <w:t>c</w:t>
      </w:r>
      <w:r>
        <w:rPr>
          <w:sz w:val="24"/>
          <w:szCs w:val="24"/>
        </w:rPr>
        <w:t>ouncil of Denmark (DØRS)</w:t>
      </w:r>
      <w:r w:rsidR="00623D36" w:rsidRPr="00AB3D2F">
        <w:rPr>
          <w:sz w:val="24"/>
          <w:szCs w:val="24"/>
        </w:rPr>
        <w:t xml:space="preserve"> </w:t>
      </w:r>
      <w:r w:rsidR="00AF0E78" w:rsidRPr="00AB3D2F">
        <w:rPr>
          <w:sz w:val="24"/>
          <w:szCs w:val="24"/>
        </w:rPr>
        <w:fldChar w:fldCharType="begin" w:fldLock="1"/>
      </w:r>
      <w:r w:rsidR="00DF372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F0E78" w:rsidRPr="00AB3D2F">
        <w:rPr>
          <w:sz w:val="24"/>
          <w:szCs w:val="24"/>
        </w:rPr>
        <w:fldChar w:fldCharType="separate"/>
      </w:r>
      <w:r w:rsidRPr="00492AEB">
        <w:rPr>
          <w:noProof/>
          <w:sz w:val="24"/>
          <w:szCs w:val="24"/>
        </w:rPr>
        <w:t>(2022)</w:t>
      </w:r>
      <w:r w:rsidR="00AF0E78" w:rsidRPr="00AB3D2F">
        <w:rPr>
          <w:sz w:val="24"/>
          <w:szCs w:val="24"/>
        </w:rPr>
        <w:fldChar w:fldCharType="end"/>
      </w:r>
      <w:r w:rsidR="007B4A4F" w:rsidRPr="00AB3D2F">
        <w:rPr>
          <w:sz w:val="24"/>
          <w:szCs w:val="24"/>
        </w:rPr>
        <w:t xml:space="preserve">, </w:t>
      </w:r>
      <w:r w:rsidR="00753265">
        <w:rPr>
          <w:sz w:val="24"/>
          <w:szCs w:val="24"/>
        </w:rPr>
        <w:t>showing</w:t>
      </w:r>
      <w:r w:rsidR="007B4A4F" w:rsidRPr="00AB3D2F">
        <w:rPr>
          <w:sz w:val="24"/>
          <w:szCs w:val="24"/>
        </w:rPr>
        <w:t xml:space="preserve"> significant evidence for a lower job-search</w:t>
      </w:r>
      <w:r w:rsidR="00753265">
        <w:rPr>
          <w:sz w:val="24"/>
          <w:szCs w:val="24"/>
        </w:rPr>
        <w:t xml:space="preserve"> </w:t>
      </w:r>
      <w:r w:rsidR="00753265" w:rsidRPr="00AB3D2F">
        <w:rPr>
          <w:sz w:val="24"/>
          <w:szCs w:val="24"/>
        </w:rPr>
        <w:t>for people already in employment</w:t>
      </w:r>
      <w:r w:rsidR="007B4A4F" w:rsidRPr="00AB3D2F">
        <w:rPr>
          <w:sz w:val="24"/>
          <w:szCs w:val="24"/>
        </w:rPr>
        <w:t xml:space="preserve"> when income insurance increases </w:t>
      </w:r>
      <w:r w:rsidR="00753265">
        <w:rPr>
          <w:sz w:val="24"/>
          <w:szCs w:val="24"/>
        </w:rPr>
        <w:fldChar w:fldCharType="begin" w:fldLock="1"/>
      </w:r>
      <w:r w:rsidR="00A64A0B">
        <w:rPr>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00753265">
        <w:rPr>
          <w:sz w:val="24"/>
          <w:szCs w:val="24"/>
        </w:rPr>
        <w:fldChar w:fldCharType="separate"/>
      </w:r>
      <w:r w:rsidR="00753265" w:rsidRPr="00753265">
        <w:rPr>
          <w:noProof/>
          <w:sz w:val="24"/>
          <w:szCs w:val="24"/>
        </w:rPr>
        <w:t>(Gutierrez, 2016)</w:t>
      </w:r>
      <w:r w:rsidR="00753265">
        <w:rPr>
          <w:sz w:val="24"/>
          <w:szCs w:val="24"/>
        </w:rPr>
        <w:fldChar w:fldCharType="end"/>
      </w:r>
      <w:r w:rsidR="00753265">
        <w:rPr>
          <w:sz w:val="24"/>
          <w:szCs w:val="24"/>
        </w:rPr>
        <w:t>.</w:t>
      </w:r>
    </w:p>
    <w:p w14:paraId="41E618AB" w14:textId="56E9021F" w:rsidR="00D75C29" w:rsidRPr="00AB3D2F" w:rsidRDefault="001814F6" w:rsidP="003D1361">
      <w:pPr>
        <w:spacing w:line="360" w:lineRule="auto"/>
        <w:rPr>
          <w:sz w:val="24"/>
          <w:szCs w:val="24"/>
        </w:rPr>
      </w:pPr>
      <w:r>
        <w:rPr>
          <w:sz w:val="24"/>
          <w:szCs w:val="24"/>
        </w:rPr>
        <w:lastRenderedPageBreak/>
        <w:t>DØRS</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Pr="00492AEB">
        <w:rPr>
          <w:noProof/>
          <w:sz w:val="24"/>
          <w:szCs w:val="24"/>
        </w:rPr>
        <w:t>(2022)</w:t>
      </w:r>
      <w:r w:rsidRPr="00AB3D2F">
        <w:rPr>
          <w:sz w:val="24"/>
          <w:szCs w:val="24"/>
        </w:rPr>
        <w:fldChar w:fldCharType="end"/>
      </w:r>
      <w:r w:rsidRPr="00AB3D2F">
        <w:rPr>
          <w:sz w:val="24"/>
          <w:szCs w:val="24"/>
        </w:rPr>
        <w:t xml:space="preserve"> </w:t>
      </w:r>
      <w:r>
        <w:rPr>
          <w:sz w:val="24"/>
          <w:szCs w:val="24"/>
        </w:rPr>
        <w:t xml:space="preserve">argue that </w:t>
      </w:r>
      <w:r w:rsidR="003D13F0" w:rsidRPr="00AB3D2F">
        <w:rPr>
          <w:sz w:val="24"/>
          <w:szCs w:val="24"/>
        </w:rPr>
        <w:t xml:space="preserve">the lack of new literature towards </w:t>
      </w:r>
      <w:r w:rsidR="00BA5C45" w:rsidRPr="00AB3D2F">
        <w:rPr>
          <w:sz w:val="24"/>
          <w:szCs w:val="24"/>
        </w:rPr>
        <w:t>the approach</w:t>
      </w:r>
      <w:r w:rsidR="002770FB">
        <w:rPr>
          <w:sz w:val="24"/>
          <w:szCs w:val="24"/>
        </w:rPr>
        <w:t xml:space="preserve"> effect,</w:t>
      </w:r>
      <w:r w:rsidR="00BA5C45" w:rsidRPr="00AB3D2F">
        <w:rPr>
          <w:sz w:val="24"/>
          <w:szCs w:val="24"/>
        </w:rPr>
        <w:t xml:space="preserve"> </w:t>
      </w:r>
      <w:r w:rsidR="002770FB">
        <w:rPr>
          <w:sz w:val="24"/>
          <w:szCs w:val="24"/>
        </w:rPr>
        <w:t>is mostly explained by the</w:t>
      </w:r>
      <w:r w:rsidR="00C9325D" w:rsidRPr="00AB3D2F">
        <w:rPr>
          <w:sz w:val="24"/>
          <w:szCs w:val="24"/>
        </w:rPr>
        <w:t xml:space="preserve"> newer literature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2770FB">
        <w:rPr>
          <w:sz w:val="24"/>
          <w:szCs w:val="24"/>
        </w:rPr>
        <w:t>.</w:t>
      </w:r>
      <w:r w:rsidR="002770FB">
        <w:rPr>
          <w:sz w:val="24"/>
          <w:szCs w:val="24"/>
        </w:rPr>
        <w:br/>
      </w:r>
      <w:r w:rsidR="00753265" w:rsidRPr="00AB3D2F">
        <w:rPr>
          <w:sz w:val="24"/>
          <w:szCs w:val="24"/>
        </w:rPr>
        <w:t>Instead,</w:t>
      </w:r>
      <w:r w:rsidR="00BA5C45" w:rsidRPr="00AB3D2F">
        <w:rPr>
          <w:sz w:val="24"/>
          <w:szCs w:val="24"/>
        </w:rPr>
        <w:t xml:space="preserve"> newer literature</w:t>
      </w:r>
      <w:r w:rsidR="003D1361" w:rsidRPr="00AB3D2F">
        <w:rPr>
          <w:sz w:val="24"/>
          <w:szCs w:val="24"/>
        </w:rPr>
        <w:t xml:space="preserve"> focus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492AEB" w:rsidRPr="00AB3D2F">
        <w:rPr>
          <w:noProof/>
          <w:sz w:val="24"/>
          <w:szCs w:val="24"/>
        </w:rPr>
        <w:t>Fredriksson &amp; Söderström</w:t>
      </w:r>
      <w:r w:rsidR="0006552D" w:rsidRPr="00AB3D2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w:t>
      </w:r>
      <w:r w:rsidR="00492AEB">
        <w:rPr>
          <w:sz w:val="24"/>
          <w:szCs w:val="24"/>
        </w:rPr>
        <w:t xml:space="preserve"> </w:t>
      </w:r>
      <w:r w:rsidR="00492AEB" w:rsidRPr="00AB3D2F">
        <w:rPr>
          <w:noProof/>
          <w:sz w:val="24"/>
          <w:szCs w:val="24"/>
        </w:rPr>
        <w:t>Boone et al.</w:t>
      </w:r>
      <w:r w:rsidR="003D1361" w:rsidRPr="00AB3D2F">
        <w:rPr>
          <w:sz w:val="24"/>
          <w:szCs w:val="24"/>
        </w:rPr>
        <w:t xml:space="preserve"> </w:t>
      </w:r>
      <w:r w:rsidR="00B562FC" w:rsidRPr="00AB3D2F">
        <w:rPr>
          <w:sz w:val="24"/>
          <w:szCs w:val="24"/>
        </w:rPr>
        <w:fldChar w:fldCharType="begin" w:fldLock="1"/>
      </w:r>
      <w:r w:rsidR="00492AEB">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plainTextFormattedCitation":"(2021)","previouslyFormattedCitation":"(2021)"},"properties":{"noteIndex":0},"schema":"https://github.com/citation-style-language/schema/raw/master/csl-citation.json"}</w:instrText>
      </w:r>
      <w:r w:rsidR="00B562FC" w:rsidRPr="00AB3D2F">
        <w:rPr>
          <w:sz w:val="24"/>
          <w:szCs w:val="24"/>
        </w:rPr>
        <w:fldChar w:fldCharType="separate"/>
      </w:r>
      <w:r w:rsidR="00492AEB" w:rsidRPr="00492AEB">
        <w:rPr>
          <w:noProof/>
          <w:sz w:val="24"/>
          <w:szCs w:val="24"/>
        </w:rPr>
        <w:t>(2021)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Pr>
          <w:sz w:val="24"/>
          <w:szCs w:val="24"/>
        </w:rPr>
        <w:t>considering</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Pr>
          <w:sz w:val="24"/>
          <w:szCs w:val="24"/>
        </w:rPr>
        <w:t>when</w:t>
      </w:r>
      <w:r w:rsidR="00185B9F" w:rsidRPr="00AB3D2F">
        <w:rPr>
          <w:sz w:val="24"/>
          <w:szCs w:val="24"/>
        </w:rPr>
        <w:t xml:space="preserve"> </w:t>
      </w:r>
      <w:r>
        <w:rPr>
          <w:sz w:val="24"/>
          <w:szCs w:val="24"/>
        </w:rPr>
        <w:t xml:space="preserve">evaluating </w:t>
      </w:r>
      <w:r w:rsidR="00185B9F" w:rsidRPr="00AB3D2F">
        <w:rPr>
          <w:sz w:val="24"/>
          <w:szCs w:val="24"/>
        </w:rPr>
        <w:t>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2FE16D65" w:rsidR="004F0914" w:rsidRDefault="00D75C29" w:rsidP="0006552D">
      <w:pPr>
        <w:spacing w:line="360" w:lineRule="auto"/>
        <w:rPr>
          <w:sz w:val="24"/>
          <w:szCs w:val="24"/>
        </w:rPr>
      </w:pPr>
      <w:r w:rsidRPr="00AB3D2F">
        <w:rPr>
          <w:sz w:val="24"/>
          <w:szCs w:val="24"/>
        </w:rPr>
        <w:t xml:space="preserve">The very popular micro founded models </w:t>
      </w:r>
      <w:r w:rsidR="002244CA" w:rsidRPr="00AB3D2F">
        <w:rPr>
          <w:sz w:val="24"/>
          <w:szCs w:val="24"/>
        </w:rPr>
        <w:t xml:space="preserve">makes it hard to analyze </w:t>
      </w:r>
      <w:r w:rsidR="00A22D11">
        <w:rPr>
          <w:sz w:val="24"/>
          <w:szCs w:val="24"/>
        </w:rPr>
        <w:t>the macroeconomic effects</w:t>
      </w:r>
      <w:r w:rsidR="00492AEB">
        <w:rPr>
          <w:sz w:val="24"/>
          <w:szCs w:val="24"/>
        </w:rPr>
        <w:t xml:space="preserve"> found</w:t>
      </w:r>
      <w:r w:rsidR="00A22D11">
        <w:rPr>
          <w:sz w:val="24"/>
          <w:szCs w:val="24"/>
        </w:rPr>
        <w:t xml:space="preserve"> by</w:t>
      </w:r>
      <w:r w:rsidR="00492AEB">
        <w:rPr>
          <w:sz w:val="24"/>
          <w:szCs w:val="24"/>
        </w:rPr>
        <w:t xml:space="preserve"> </w:t>
      </w:r>
      <w:r w:rsidR="00492AEB" w:rsidRPr="00A22D11">
        <w:rPr>
          <w:noProof/>
          <w:sz w:val="24"/>
          <w:szCs w:val="24"/>
        </w:rPr>
        <w:t>Fredriksson &amp; Söderström</w:t>
      </w:r>
      <w:r w:rsidR="00A22D11">
        <w:rPr>
          <w:sz w:val="24"/>
          <w:szCs w:val="24"/>
        </w:rPr>
        <w:t xml:space="preserve"> </w:t>
      </w:r>
      <w:r w:rsidR="00A22D11">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22D11">
        <w:rPr>
          <w:sz w:val="24"/>
          <w:szCs w:val="24"/>
        </w:rPr>
        <w:fldChar w:fldCharType="separate"/>
      </w:r>
      <w:r w:rsidR="00492AEB" w:rsidRPr="00492AEB">
        <w:rPr>
          <w:noProof/>
          <w:sz w:val="24"/>
          <w:szCs w:val="24"/>
        </w:rPr>
        <w:t>(2020)</w:t>
      </w:r>
      <w:r w:rsidR="00A22D11">
        <w:rPr>
          <w:sz w:val="24"/>
          <w:szCs w:val="24"/>
        </w:rPr>
        <w:fldChar w:fldCharType="end"/>
      </w:r>
      <w:r w:rsidR="002244CA" w:rsidRPr="00AB3D2F">
        <w:rPr>
          <w:sz w:val="24"/>
          <w:szCs w:val="24"/>
        </w:rPr>
        <w:t>,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w:t>
      </w:r>
      <w:r w:rsidR="000412E2">
        <w:rPr>
          <w:sz w:val="24"/>
          <w:szCs w:val="24"/>
        </w:rPr>
        <w:t>d</w:t>
      </w:r>
      <w:r w:rsidRPr="00AB3D2F">
        <w:rPr>
          <w:sz w:val="24"/>
          <w:szCs w:val="24"/>
        </w:rPr>
        <w: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492AEB">
        <w:rPr>
          <w:sz w:val="24"/>
          <w:szCs w:val="24"/>
        </w:rPr>
        <w:t xml:space="preserve"> </w:t>
      </w:r>
      <w:r w:rsidR="00492AEB" w:rsidRPr="00AB3D2F">
        <w:rPr>
          <w:noProof/>
          <w:sz w:val="24"/>
          <w:szCs w:val="24"/>
        </w:rPr>
        <w:t>Dray &amp; Thirlwall</w:t>
      </w:r>
      <w:r w:rsidR="00E840E6">
        <w:rPr>
          <w:sz w:val="24"/>
          <w:szCs w:val="24"/>
        </w:rPr>
        <w:t xml:space="preserve"> </w:t>
      </w:r>
      <w:r w:rsidR="007A6CD9" w:rsidRPr="00AB3D2F">
        <w:rPr>
          <w:sz w:val="24"/>
          <w:szCs w:val="24"/>
        </w:rPr>
        <w:fldChar w:fldCharType="begin" w:fldLock="1"/>
      </w:r>
      <w:r w:rsidR="00492AEB">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suppress-author":1,"uris":["http://www.mendeley.com/documents/?uuid=ff06b19a-e530-4ea2-aa00-6b01312ca62f"]}],"mendeley":{"formattedCitation":"(2011)","plainTextFormattedCitation":"(2011)","previouslyFormattedCitation":"(2011)"},"properties":{"noteIndex":0},"schema":"https://github.com/citation-style-language/schema/raw/master/csl-citation.json"}</w:instrText>
      </w:r>
      <w:r w:rsidR="007A6CD9" w:rsidRPr="00AB3D2F">
        <w:rPr>
          <w:sz w:val="24"/>
          <w:szCs w:val="24"/>
        </w:rPr>
        <w:fldChar w:fldCharType="separate"/>
      </w:r>
      <w:r w:rsidR="00492AEB" w:rsidRPr="00492AEB">
        <w:rPr>
          <w:noProof/>
          <w:sz w:val="24"/>
          <w:szCs w:val="24"/>
        </w:rPr>
        <w:t>(2011)</w:t>
      </w:r>
      <w:r w:rsidR="007A6CD9" w:rsidRPr="00AB3D2F">
        <w:rPr>
          <w:sz w:val="24"/>
          <w:szCs w:val="24"/>
        </w:rPr>
        <w:fldChar w:fldCharType="end"/>
      </w:r>
      <w:r w:rsidR="00E840E6">
        <w:rPr>
          <w:sz w:val="24"/>
          <w:szCs w:val="24"/>
        </w:rPr>
        <w:t xml:space="preserve"> mentions that</w:t>
      </w:r>
      <w:r w:rsidR="00AC4F97">
        <w:rPr>
          <w:sz w:val="24"/>
          <w:szCs w:val="24"/>
        </w:rPr>
        <w:t xml:space="preserve"> demand can create its own supply within limits, therefor</w:t>
      </w:r>
      <w:r w:rsidR="00D969ED">
        <w:rPr>
          <w:sz w:val="24"/>
          <w:szCs w:val="24"/>
        </w:rPr>
        <w:t>e</w:t>
      </w:r>
      <w:r w:rsidR="00AC4F97">
        <w:rPr>
          <w:sz w:val="24"/>
          <w:szCs w:val="24"/>
        </w:rPr>
        <w:t xml:space="preserve"> it makes little economic sense to see growth as supply constrained.</w:t>
      </w:r>
      <w:r w:rsidR="009462C2" w:rsidRPr="00AB3D2F">
        <w:rPr>
          <w:sz w:val="24"/>
          <w:szCs w:val="24"/>
        </w:rPr>
        <w:t xml:space="preserve"> 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16EC9FEA" w14:textId="78A957BE" w:rsidR="00057821" w:rsidRPr="00AB3D2F" w:rsidRDefault="00057821" w:rsidP="0006552D">
      <w:pPr>
        <w:spacing w:line="360" w:lineRule="auto"/>
        <w:rPr>
          <w:sz w:val="24"/>
          <w:szCs w:val="24"/>
        </w:rPr>
      </w:pPr>
      <w:r w:rsidRPr="00AB3D2F">
        <w:rPr>
          <w:sz w:val="24"/>
          <w:szCs w:val="24"/>
        </w:rPr>
        <w:t>In general, post-Keynesians have proposed redistributive policies, favoring an increase in social expenditures – including unemployment benefits – which are important for income distribution. Post-Keynesians take in regard both fairness, in the form of lower inequality, and the economic gain from favoring income distribution, the last depending on whether the policy is considered to be pro-labor or pro-capital. As described by</w:t>
      </w:r>
      <w:r w:rsidR="00492AEB">
        <w:rPr>
          <w:sz w:val="24"/>
          <w:szCs w:val="24"/>
        </w:rPr>
        <w:t xml:space="preserve"> </w:t>
      </w:r>
      <w:r w:rsidR="00492AEB" w:rsidRPr="00AB3D2F">
        <w:rPr>
          <w:noProof/>
          <w:sz w:val="24"/>
          <w:szCs w:val="24"/>
        </w:rPr>
        <w:t>Stockhammer &amp; Lavoie</w:t>
      </w:r>
      <w:r w:rsidRPr="00AB3D2F">
        <w:rPr>
          <w:sz w:val="24"/>
          <w:szCs w:val="24"/>
        </w:rPr>
        <w:t xml:space="preserve"> </w:t>
      </w:r>
      <w:r w:rsidRPr="00AB3D2F">
        <w:rPr>
          <w:sz w:val="24"/>
          <w:szCs w:val="24"/>
        </w:rPr>
        <w:fldChar w:fldCharType="begin" w:fldLock="1"/>
      </w:r>
      <w:r w:rsidR="00492AEB">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suppress-author":1,"uris":["http://www.mendeley.com/documents/?uuid=c5e166d9-1daf-420a-a58a-f612ecbd9ca3"]}],"mendeley":{"formattedCitation":"(2013)","plainTextFormattedCitation":"(2013)","previouslyFormattedCitation":"(2013)"},"properties":{"noteIndex":0},"schema":"https://github.com/citation-style-language/schema/raw/master/csl-citation.json"}</w:instrText>
      </w:r>
      <w:r w:rsidRPr="00AB3D2F">
        <w:rPr>
          <w:sz w:val="24"/>
          <w:szCs w:val="24"/>
        </w:rPr>
        <w:fldChar w:fldCharType="separate"/>
      </w:r>
      <w:r w:rsidR="00492AEB" w:rsidRPr="00492AEB">
        <w:rPr>
          <w:noProof/>
          <w:sz w:val="24"/>
          <w:szCs w:val="24"/>
        </w:rPr>
        <w:t>(2013)</w:t>
      </w:r>
      <w:r w:rsidRPr="00AB3D2F">
        <w:rPr>
          <w:sz w:val="24"/>
          <w:szCs w:val="24"/>
        </w:rPr>
        <w:fldChar w:fldCharType="end"/>
      </w:r>
      <w:r w:rsidRPr="00AB3D2F">
        <w:rPr>
          <w:sz w:val="24"/>
          <w:szCs w:val="24"/>
        </w:rPr>
        <w:t xml:space="preserve"> pro-labor distributional policies are those increasing the wage-share</w:t>
      </w:r>
      <w:r>
        <w:rPr>
          <w:sz w:val="24"/>
          <w:szCs w:val="24"/>
        </w:rPr>
        <w:t xml:space="preserve"> whereas p</w:t>
      </w:r>
      <w:r w:rsidRPr="00AB3D2F">
        <w:rPr>
          <w:sz w:val="24"/>
          <w:szCs w:val="24"/>
        </w:rPr>
        <w:t xml:space="preserve">ro-capital distributional policies usually </w:t>
      </w:r>
      <w:r w:rsidRPr="00AB3D2F">
        <w:rPr>
          <w:sz w:val="24"/>
          <w:szCs w:val="24"/>
        </w:rPr>
        <w:lastRenderedPageBreak/>
        <w:t>claim to promote ‘</w:t>
      </w:r>
      <w:r w:rsidR="00E36D4D" w:rsidRPr="00AB3D2F">
        <w:rPr>
          <w:sz w:val="24"/>
          <w:szCs w:val="24"/>
        </w:rPr>
        <w:t>labor</w:t>
      </w:r>
      <w:r w:rsidRPr="00AB3D2F">
        <w:rPr>
          <w:sz w:val="24"/>
          <w:szCs w:val="24"/>
        </w:rPr>
        <w:t xml:space="preserve"> market flexibility’ or wage flexibility, rather than increasing capital income. Increases in the unemployment benefit</w:t>
      </w:r>
      <w:r w:rsidR="001814F6">
        <w:rPr>
          <w:sz w:val="24"/>
          <w:szCs w:val="24"/>
        </w:rPr>
        <w:t>s</w:t>
      </w:r>
      <w:r w:rsidRPr="00AB3D2F">
        <w:rPr>
          <w:sz w:val="24"/>
          <w:szCs w:val="24"/>
        </w:rPr>
        <w:t xml:space="preserve"> </w:t>
      </w:r>
      <w:r w:rsidR="001814F6">
        <w:rPr>
          <w:sz w:val="24"/>
          <w:szCs w:val="24"/>
        </w:rPr>
        <w:t>are</w:t>
      </w:r>
      <w:r w:rsidRPr="00AB3D2F">
        <w:rPr>
          <w:sz w:val="24"/>
          <w:szCs w:val="24"/>
        </w:rPr>
        <w:t xml:space="preserve"> therefore seen as a pro-labor policy</w:t>
      </w:r>
      <w:r w:rsidR="00F333B9">
        <w:rPr>
          <w:sz w:val="24"/>
          <w:szCs w:val="24"/>
        </w:rPr>
        <w:t>.</w:t>
      </w:r>
      <w:r w:rsidRPr="00AB3D2F">
        <w:rPr>
          <w:sz w:val="24"/>
          <w:szCs w:val="24"/>
        </w:rPr>
        <w:t xml:space="preserve"> </w:t>
      </w:r>
      <w:r w:rsidR="00F333B9">
        <w:rPr>
          <w:sz w:val="24"/>
          <w:szCs w:val="24"/>
        </w:rPr>
        <w:t>I</w:t>
      </w:r>
      <w:r w:rsidRPr="00AB3D2F">
        <w:rPr>
          <w:sz w:val="24"/>
          <w:szCs w:val="24"/>
        </w:rPr>
        <w:t xml:space="preserve">f </w:t>
      </w:r>
      <w:r w:rsidR="00F333B9">
        <w:rPr>
          <w:sz w:val="24"/>
          <w:szCs w:val="24"/>
        </w:rPr>
        <w:t>a pro-labor policy is found to</w:t>
      </w:r>
      <w:r w:rsidRPr="00AB3D2F">
        <w:rPr>
          <w:sz w:val="24"/>
          <w:szCs w:val="24"/>
        </w:rPr>
        <w:t xml:space="preserve"> expand the economy</w:t>
      </w:r>
      <w:r w:rsidR="00F333B9">
        <w:rPr>
          <w:sz w:val="24"/>
          <w:szCs w:val="24"/>
        </w:rPr>
        <w:t>, it is</w:t>
      </w:r>
      <w:r w:rsidRPr="00AB3D2F">
        <w:rPr>
          <w:sz w:val="24"/>
          <w:szCs w:val="24"/>
        </w:rPr>
        <w:t xml:space="preserve"> </w:t>
      </w:r>
      <w:r w:rsidR="00F333B9">
        <w:rPr>
          <w:sz w:val="24"/>
          <w:szCs w:val="24"/>
        </w:rPr>
        <w:t>called a</w:t>
      </w:r>
      <w:r w:rsidRPr="00AB3D2F">
        <w:rPr>
          <w:sz w:val="24"/>
          <w:szCs w:val="24"/>
        </w:rPr>
        <w:t xml:space="preserve"> wage-led regime, on the other hand if this contracts the economy it indicates a profit-led regime. </w:t>
      </w:r>
    </w:p>
    <w:p w14:paraId="309707C8" w14:textId="1E913FB0" w:rsidR="003C4BAC" w:rsidRDefault="009462C2" w:rsidP="00884655">
      <w:pPr>
        <w:spacing w:line="360" w:lineRule="auto"/>
        <w:rPr>
          <w:sz w:val="24"/>
          <w:szCs w:val="24"/>
        </w:rPr>
      </w:pPr>
      <w:r w:rsidRPr="00AB3D2F">
        <w:rPr>
          <w:sz w:val="24"/>
          <w:szCs w:val="24"/>
        </w:rPr>
        <w:t>Looking at</w:t>
      </w:r>
      <w:r w:rsidR="00057821">
        <w:rPr>
          <w:sz w:val="24"/>
          <w:szCs w:val="24"/>
        </w:rPr>
        <w:t xml:space="preserve"> which macroeconomic channels that the literature suggest should play a role when analyzing</w:t>
      </w:r>
      <w:r w:rsidRPr="00AB3D2F">
        <w:rPr>
          <w:sz w:val="24"/>
          <w:szCs w:val="24"/>
        </w:rPr>
        <w:t xml:space="preserve"> the </w:t>
      </w:r>
      <w:r w:rsidR="00057821">
        <w:rPr>
          <w:sz w:val="24"/>
          <w:szCs w:val="24"/>
        </w:rPr>
        <w:t>level of income insurance, the first channel follows the idea of</w:t>
      </w:r>
      <w:r w:rsidRPr="00AB3D2F">
        <w:rPr>
          <w:sz w:val="24"/>
          <w:szCs w:val="24"/>
        </w:rPr>
        <w:t xml:space="preserve"> </w:t>
      </w:r>
      <w:r w:rsidR="00057821">
        <w:rPr>
          <w:sz w:val="24"/>
          <w:szCs w:val="24"/>
        </w:rPr>
        <w:t>post-Keynesian</w:t>
      </w:r>
      <w:r w:rsidR="00CA2502" w:rsidRPr="00AB3D2F">
        <w:rPr>
          <w:sz w:val="24"/>
          <w:szCs w:val="24"/>
        </w:rPr>
        <w:t xml:space="preserve"> theory suggest</w:t>
      </w:r>
      <w:r w:rsidR="00057821">
        <w:rPr>
          <w:sz w:val="24"/>
          <w:szCs w:val="24"/>
        </w:rPr>
        <w:t>ing</w:t>
      </w:r>
      <w:r w:rsidR="00CA2502" w:rsidRPr="00AB3D2F">
        <w:rPr>
          <w:sz w:val="24"/>
          <w:szCs w:val="24"/>
        </w:rPr>
        <w:t xml:space="preserve"> that </w:t>
      </w:r>
      <w:r w:rsidR="00057821">
        <w:rPr>
          <w:sz w:val="24"/>
          <w:szCs w:val="24"/>
        </w:rPr>
        <w:t>a</w:t>
      </w:r>
      <w:r w:rsidR="00CA2502" w:rsidRPr="00AB3D2F">
        <w:rPr>
          <w:sz w:val="24"/>
          <w:szCs w:val="24"/>
        </w:rPr>
        <w:t xml:space="preserve"> higher level of income insurance should lower the unemployment</w:t>
      </w:r>
      <w:r w:rsidR="00057821">
        <w:rPr>
          <w:sz w:val="24"/>
          <w:szCs w:val="24"/>
        </w:rPr>
        <w:t xml:space="preserve"> through a higher </w:t>
      </w:r>
      <w:r w:rsidR="00F333B9">
        <w:rPr>
          <w:sz w:val="24"/>
          <w:szCs w:val="24"/>
        </w:rPr>
        <w:t xml:space="preserve">aggregate </w:t>
      </w:r>
      <w:r w:rsidR="00057821">
        <w:rPr>
          <w:sz w:val="24"/>
          <w:szCs w:val="24"/>
        </w:rPr>
        <w:t>demand</w:t>
      </w:r>
      <w:r w:rsidR="00CA2502" w:rsidRPr="00AB3D2F">
        <w:rPr>
          <w:sz w:val="24"/>
          <w:szCs w:val="24"/>
        </w:rPr>
        <w:t xml:space="preserve">. </w:t>
      </w:r>
      <w:r w:rsidR="00A22D11" w:rsidRPr="00AB3D2F">
        <w:rPr>
          <w:sz w:val="24"/>
          <w:szCs w:val="24"/>
        </w:rPr>
        <w:t>Th</w:t>
      </w:r>
      <w:r w:rsidR="002770FB">
        <w:rPr>
          <w:sz w:val="24"/>
          <w:szCs w:val="24"/>
        </w:rPr>
        <w:t>is</w:t>
      </w:r>
      <w:r w:rsidR="00A22D11" w:rsidRPr="00AB3D2F">
        <w:rPr>
          <w:sz w:val="24"/>
          <w:szCs w:val="24"/>
        </w:rPr>
        <w:t xml:space="preserve"> demand channel suggests that changes in level of income insurance affect the level of aggregated demand and thereby the demand for employment.</w:t>
      </w:r>
      <w:r w:rsidR="00492AEB">
        <w:rPr>
          <w:sz w:val="24"/>
          <w:szCs w:val="24"/>
        </w:rPr>
        <w:t xml:space="preserve"> </w:t>
      </w:r>
      <w:r w:rsidR="00492AEB" w:rsidRPr="00AB3D2F">
        <w:rPr>
          <w:noProof/>
          <w:sz w:val="24"/>
          <w:szCs w:val="24"/>
        </w:rPr>
        <w:t>Byrialsen &amp;</w:t>
      </w:r>
      <w:r w:rsidR="00492AEB">
        <w:rPr>
          <w:noProof/>
          <w:sz w:val="24"/>
          <w:szCs w:val="24"/>
        </w:rPr>
        <w:t xml:space="preserve"> Raza</w:t>
      </w:r>
      <w:r w:rsidR="00A22D11" w:rsidRPr="00AB3D2F">
        <w:rPr>
          <w:sz w:val="24"/>
          <w:szCs w:val="24"/>
        </w:rPr>
        <w:t xml:space="preserve"> </w:t>
      </w:r>
      <w:r w:rsidR="00A22D11"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A22D11" w:rsidRPr="00AB3D2F">
        <w:rPr>
          <w:sz w:val="24"/>
          <w:szCs w:val="24"/>
        </w:rPr>
        <w:fldChar w:fldCharType="separate"/>
      </w:r>
      <w:r w:rsidR="00492AEB" w:rsidRPr="00492AEB">
        <w:rPr>
          <w:noProof/>
          <w:sz w:val="24"/>
          <w:szCs w:val="24"/>
        </w:rPr>
        <w:t>(2018)</w:t>
      </w:r>
      <w:r w:rsidR="00A22D11" w:rsidRPr="00AB3D2F">
        <w:rPr>
          <w:sz w:val="24"/>
          <w:szCs w:val="24"/>
        </w:rPr>
        <w:fldChar w:fldCharType="end"/>
      </w:r>
      <w:r w:rsidR="00A22D11" w:rsidRPr="00AB3D2F">
        <w:rPr>
          <w:sz w:val="24"/>
          <w:szCs w:val="24"/>
        </w:rPr>
        <w:t xml:space="preserve"> include this channel when analyzing the macroeconomic effects of</w:t>
      </w:r>
      <w:r w:rsidR="002770FB">
        <w:rPr>
          <w:sz w:val="24"/>
          <w:szCs w:val="24"/>
        </w:rPr>
        <w:t xml:space="preserve"> changes to the level of</w:t>
      </w:r>
      <w:r w:rsidR="00A22D11" w:rsidRPr="00AB3D2F">
        <w:rPr>
          <w:sz w:val="24"/>
          <w:szCs w:val="24"/>
        </w:rPr>
        <w:t xml:space="preserve"> income insurance.</w:t>
      </w:r>
    </w:p>
    <w:p w14:paraId="508AC260" w14:textId="77777777" w:rsidR="00AC7AC8" w:rsidRDefault="00CB1B8E" w:rsidP="003C4BAC">
      <w:pPr>
        <w:spacing w:line="360" w:lineRule="auto"/>
        <w:rPr>
          <w:ins w:id="1" w:author="Simon Thomsen" w:date="2022-12-15T07:57:00Z"/>
          <w:sz w:val="24"/>
          <w:szCs w:val="24"/>
        </w:rPr>
      </w:pPr>
      <w:r>
        <w:rPr>
          <w:sz w:val="24"/>
          <w:szCs w:val="24"/>
        </w:rPr>
        <w:t xml:space="preserve">Another </w:t>
      </w:r>
      <w:r w:rsidR="001814F6">
        <w:rPr>
          <w:sz w:val="24"/>
          <w:szCs w:val="24"/>
        </w:rPr>
        <w:t>channel</w:t>
      </w:r>
      <w:r>
        <w:rPr>
          <w:sz w:val="24"/>
          <w:szCs w:val="24"/>
        </w:rPr>
        <w:t xml:space="preserve"> is introduced by</w:t>
      </w:r>
      <w:r w:rsidR="00884952">
        <w:rPr>
          <w:sz w:val="24"/>
          <w:szCs w:val="24"/>
        </w:rPr>
        <w:t xml:space="preserve"> </w:t>
      </w:r>
      <w:r w:rsidR="00884952" w:rsidRPr="00F333B9">
        <w:rPr>
          <w:noProof/>
          <w:sz w:val="24"/>
          <w:szCs w:val="24"/>
        </w:rPr>
        <w:t>Andersen et al.</w:t>
      </w:r>
      <w:r>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F333B9">
        <w:rPr>
          <w:sz w:val="24"/>
          <w:szCs w:val="24"/>
        </w:rPr>
        <w:t xml:space="preserve"> </w:t>
      </w:r>
      <w:r w:rsidR="001814F6">
        <w:rPr>
          <w:sz w:val="24"/>
          <w:szCs w:val="24"/>
        </w:rPr>
        <w:t>finding empirical evidence that</w:t>
      </w:r>
      <w:r w:rsidR="00F333B9">
        <w:rPr>
          <w:sz w:val="24"/>
          <w:szCs w:val="24"/>
        </w:rPr>
        <w:t xml:space="preserve"> unemployment benefits</w:t>
      </w:r>
      <w:r>
        <w:rPr>
          <w:sz w:val="24"/>
          <w:szCs w:val="24"/>
        </w:rPr>
        <w:t xml:space="preserve"> </w:t>
      </w:r>
      <w:r w:rsidR="001814F6">
        <w:rPr>
          <w:sz w:val="24"/>
          <w:szCs w:val="24"/>
        </w:rPr>
        <w:t>has a positive relationship with</w:t>
      </w:r>
      <w:r w:rsidR="003C4BAC" w:rsidRPr="00AB3D2F">
        <w:rPr>
          <w:sz w:val="24"/>
          <w:szCs w:val="24"/>
        </w:rPr>
        <w:t xml:space="preserve"> wage</w:t>
      </w:r>
      <w:r>
        <w:rPr>
          <w:sz w:val="24"/>
          <w:szCs w:val="24"/>
        </w:rPr>
        <w:t>s</w:t>
      </w:r>
      <w:r w:rsidR="001814F6">
        <w:rPr>
          <w:sz w:val="24"/>
          <w:szCs w:val="24"/>
        </w:rPr>
        <w:t xml:space="preserve">. </w:t>
      </w:r>
      <w:r w:rsidR="00706B4F">
        <w:rPr>
          <w:sz w:val="24"/>
          <w:szCs w:val="24"/>
        </w:rPr>
        <w:t>It is argued that</w:t>
      </w:r>
      <w:r w:rsidR="003C4BAC" w:rsidRPr="00AB3D2F">
        <w:rPr>
          <w:sz w:val="24"/>
          <w:szCs w:val="24"/>
        </w:rPr>
        <w:t xml:space="preserve"> a change in the level of income insurance will affect the wage negotiations, expecting that a higher level of income insurance would increase the targeted wages demanded </w:t>
      </w:r>
      <w:r w:rsidR="002770FB">
        <w:rPr>
          <w:sz w:val="24"/>
          <w:szCs w:val="24"/>
        </w:rPr>
        <w:t>by</w:t>
      </w:r>
      <w:r w:rsidR="003C4BAC" w:rsidRPr="00AB3D2F">
        <w:rPr>
          <w:sz w:val="24"/>
          <w:szCs w:val="24"/>
        </w:rPr>
        <w:t xml:space="preserve"> the worker unions, </w:t>
      </w:r>
      <w:r w:rsidR="003C4BAC">
        <w:rPr>
          <w:sz w:val="24"/>
          <w:szCs w:val="24"/>
        </w:rPr>
        <w:t>who wants to</w:t>
      </w:r>
      <w:r w:rsidR="003C4BAC" w:rsidRPr="00AB3D2F">
        <w:rPr>
          <w:sz w:val="24"/>
          <w:szCs w:val="24"/>
        </w:rPr>
        <w:t xml:space="preserve"> maintain a high incentive to work. The </w:t>
      </w:r>
      <w:r w:rsidR="00F333B9">
        <w:rPr>
          <w:sz w:val="24"/>
          <w:szCs w:val="24"/>
        </w:rPr>
        <w:t>effects</w:t>
      </w:r>
      <w:r w:rsidR="003C4BAC" w:rsidRPr="00AB3D2F">
        <w:rPr>
          <w:sz w:val="24"/>
          <w:szCs w:val="24"/>
        </w:rPr>
        <w:t xml:space="preserve"> of a higher wage</w:t>
      </w:r>
      <w:r w:rsidR="00F333B9">
        <w:rPr>
          <w:sz w:val="24"/>
          <w:szCs w:val="24"/>
        </w:rPr>
        <w:t xml:space="preserve"> given by</w:t>
      </w:r>
      <w:r w:rsidR="00884952">
        <w:rPr>
          <w:sz w:val="24"/>
          <w:szCs w:val="24"/>
        </w:rPr>
        <w:t xml:space="preserve"> </w:t>
      </w:r>
      <w:r w:rsidR="00884952" w:rsidRPr="00F333B9">
        <w:rPr>
          <w:noProof/>
          <w:sz w:val="24"/>
          <w:szCs w:val="24"/>
        </w:rPr>
        <w:t>Andersen et al</w:t>
      </w:r>
      <w:r w:rsidR="00884952">
        <w:rPr>
          <w:noProof/>
          <w:sz w:val="24"/>
          <w:szCs w:val="24"/>
        </w:rPr>
        <w:t>.</w:t>
      </w:r>
      <w:r w:rsidR="00F333B9">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3C4BAC" w:rsidRPr="00AB3D2F">
        <w:rPr>
          <w:sz w:val="24"/>
          <w:szCs w:val="24"/>
        </w:rPr>
        <w:t xml:space="preserve"> is mostly based on micro level explanations </w:t>
      </w:r>
      <w:r w:rsidR="002770FB">
        <w:rPr>
          <w:sz w:val="24"/>
          <w:szCs w:val="24"/>
        </w:rPr>
        <w:t>where</w:t>
      </w:r>
      <w:r w:rsidR="003C4BAC" w:rsidRPr="00AB3D2F">
        <w:rPr>
          <w:sz w:val="24"/>
          <w:szCs w:val="24"/>
        </w:rPr>
        <w:t xml:space="preserve"> the wage will have a negative effect in the form of lowering the demand for labor</w:t>
      </w:r>
      <w:r w:rsidR="002770FB">
        <w:rPr>
          <w:sz w:val="24"/>
          <w:szCs w:val="24"/>
        </w:rPr>
        <w:t>, thereby</w:t>
      </w:r>
      <w:r w:rsidR="003C4BAC" w:rsidRPr="00AB3D2F">
        <w:rPr>
          <w:sz w:val="24"/>
          <w:szCs w:val="24"/>
        </w:rPr>
        <w:t xml:space="preserve"> increasing the number of unemployed. </w:t>
      </w:r>
    </w:p>
    <w:p w14:paraId="3D1F5175" w14:textId="16D336A1" w:rsidR="003C4BAC" w:rsidRPr="00AB3D2F" w:rsidRDefault="00AC7AC8" w:rsidP="003C4BAC">
      <w:pPr>
        <w:spacing w:line="360" w:lineRule="auto"/>
        <w:rPr>
          <w:sz w:val="24"/>
          <w:szCs w:val="24"/>
        </w:rPr>
      </w:pPr>
      <w:ins w:id="2" w:author="Simon Thomsen" w:date="2022-12-15T07:57:00Z">
        <w:r w:rsidRPr="00AB3D2F">
          <w:rPr>
            <w:noProof/>
            <w:sz w:val="24"/>
            <w:szCs w:val="24"/>
          </w:rPr>
          <w:t>Byrialsen &amp; Raza</w:t>
        </w:r>
        <w:r w:rsidRPr="00AB3D2F">
          <w:rPr>
            <w:sz w:val="24"/>
            <w:szCs w:val="24"/>
          </w:rPr>
          <w:t xml:space="preserve"> </w:t>
        </w:r>
        <w:r w:rsidRPr="00AB3D2F">
          <w:rPr>
            <w:sz w:val="24"/>
            <w:szCs w:val="24"/>
          </w:rPr>
          <w:fldChar w:fldCharType="begin" w:fldLock="1"/>
        </w:r>
        <w:r>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Pr="00AB3D2F">
          <w:rPr>
            <w:sz w:val="24"/>
            <w:szCs w:val="24"/>
          </w:rPr>
          <w:fldChar w:fldCharType="separate"/>
        </w:r>
        <w:r w:rsidRPr="00884952">
          <w:rPr>
            <w:noProof/>
            <w:sz w:val="24"/>
            <w:szCs w:val="24"/>
          </w:rPr>
          <w:t>(2018)</w:t>
        </w:r>
        <w:r w:rsidRPr="00AB3D2F">
          <w:rPr>
            <w:sz w:val="24"/>
            <w:szCs w:val="24"/>
          </w:rPr>
          <w:fldChar w:fldCharType="end"/>
        </w:r>
        <w:r>
          <w:rPr>
            <w:sz w:val="24"/>
            <w:szCs w:val="24"/>
          </w:rPr>
          <w:t xml:space="preserve"> also include a </w:t>
        </w:r>
      </w:ins>
      <w:ins w:id="3" w:author="Simon Thomsen" w:date="2022-12-15T07:58:00Z">
        <w:r>
          <w:rPr>
            <w:sz w:val="24"/>
            <w:szCs w:val="24"/>
          </w:rPr>
          <w:t xml:space="preserve">positive relationship </w:t>
        </w:r>
      </w:ins>
      <w:ins w:id="4" w:author="Simon Thomsen" w:date="2022-12-15T07:57:00Z">
        <w:r>
          <w:rPr>
            <w:sz w:val="24"/>
            <w:szCs w:val="24"/>
          </w:rPr>
          <w:t>between the level of income insurance and wages, when including</w:t>
        </w:r>
      </w:ins>
      <w:ins w:id="5" w:author="Simon Thomsen" w:date="2022-12-15T07:58:00Z">
        <w:r>
          <w:rPr>
            <w:sz w:val="24"/>
            <w:szCs w:val="24"/>
          </w:rPr>
          <w:t xml:space="preserve"> </w:t>
        </w:r>
        <w:r w:rsidRPr="00AB3D2F">
          <w:rPr>
            <w:sz w:val="24"/>
            <w:szCs w:val="24"/>
          </w:rPr>
          <w:t>the compensation rate in the wage equation</w:t>
        </w:r>
      </w:ins>
      <w:ins w:id="6" w:author="Simon Thomsen" w:date="2022-12-15T08:00:00Z">
        <w:r>
          <w:rPr>
            <w:sz w:val="24"/>
            <w:szCs w:val="24"/>
          </w:rPr>
          <w:t xml:space="preserve">. </w:t>
        </w:r>
        <w:r w:rsidRPr="00AB3D2F">
          <w:rPr>
            <w:sz w:val="24"/>
            <w:szCs w:val="24"/>
          </w:rPr>
          <w:t>argui</w:t>
        </w:r>
        <w:r>
          <w:rPr>
            <w:sz w:val="24"/>
            <w:szCs w:val="24"/>
          </w:rPr>
          <w:t>ng</w:t>
        </w:r>
        <w:r w:rsidRPr="00AB3D2F">
          <w:rPr>
            <w:sz w:val="24"/>
            <w:szCs w:val="24"/>
          </w:rPr>
          <w:t xml:space="preserve"> that </w:t>
        </w:r>
      </w:ins>
      <w:ins w:id="7" w:author="Simon Thomsen" w:date="2022-12-15T08:01:00Z">
        <w:r>
          <w:rPr>
            <w:sz w:val="24"/>
            <w:szCs w:val="24"/>
          </w:rPr>
          <w:t>this</w:t>
        </w:r>
      </w:ins>
      <w:ins w:id="8" w:author="Simon Thomsen" w:date="2022-12-15T08:00:00Z">
        <w:r w:rsidRPr="00AB3D2F">
          <w:rPr>
            <w:sz w:val="24"/>
            <w:szCs w:val="24"/>
          </w:rPr>
          <w:t xml:space="preserve"> is in line with standard models of wage setting, which plays an important role in the determination of the targeted wage </w:t>
        </w:r>
        <w:r w:rsidRPr="00AB3D2F">
          <w:rPr>
            <w:sz w:val="24"/>
            <w:szCs w:val="24"/>
          </w:rPr>
          <w:fldChar w:fldCharType="begin" w:fldLock="1"/>
        </w:r>
        <w:r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Pr="00AB3D2F">
          <w:rPr>
            <w:sz w:val="24"/>
            <w:szCs w:val="24"/>
          </w:rPr>
          <w:fldChar w:fldCharType="separate"/>
        </w:r>
        <w:r w:rsidRPr="00AB3D2F">
          <w:rPr>
            <w:noProof/>
            <w:sz w:val="24"/>
            <w:szCs w:val="24"/>
          </w:rPr>
          <w:t>(Mcdonald &amp; Solow, 1981; Shapiro &amp; Stiglitz, 1984)</w:t>
        </w:r>
        <w:r w:rsidRPr="00AB3D2F">
          <w:rPr>
            <w:sz w:val="24"/>
            <w:szCs w:val="24"/>
          </w:rPr>
          <w:fldChar w:fldCharType="end"/>
        </w:r>
        <w:r w:rsidRPr="00AB3D2F">
          <w:rPr>
            <w:sz w:val="24"/>
            <w:szCs w:val="24"/>
          </w:rPr>
          <w:t>.</w:t>
        </w:r>
      </w:ins>
      <w:ins w:id="9" w:author="Simon Thomsen" w:date="2022-12-15T08:01:00Z">
        <w:r>
          <w:rPr>
            <w:sz w:val="24"/>
            <w:szCs w:val="24"/>
          </w:rPr>
          <w:t xml:space="preserve"> </w:t>
        </w:r>
      </w:ins>
      <w:ins w:id="10" w:author="Simon Thomsen" w:date="2022-12-15T07:58:00Z">
        <w:r>
          <w:rPr>
            <w:sz w:val="24"/>
            <w:szCs w:val="24"/>
          </w:rPr>
          <w:t>But t</w:t>
        </w:r>
      </w:ins>
      <w:del w:id="11" w:author="Simon Thomsen" w:date="2022-12-15T07:58:00Z">
        <w:r w:rsidR="003C4BAC" w:rsidRPr="00AB3D2F" w:rsidDel="00AC7AC8">
          <w:rPr>
            <w:sz w:val="24"/>
            <w:szCs w:val="24"/>
          </w:rPr>
          <w:delText>T</w:delText>
        </w:r>
      </w:del>
      <w:r w:rsidR="003C4BAC" w:rsidRPr="00AB3D2F">
        <w:rPr>
          <w:sz w:val="24"/>
          <w:szCs w:val="24"/>
        </w:rPr>
        <w:t>he channel</w:t>
      </w:r>
      <w:ins w:id="12" w:author="Simon Thomsen" w:date="2022-12-15T08:01:00Z">
        <w:r w:rsidR="00814D8B">
          <w:rPr>
            <w:sz w:val="24"/>
            <w:szCs w:val="24"/>
          </w:rPr>
          <w:t xml:space="preserve"> included by </w:t>
        </w:r>
        <w:r w:rsidR="00814D8B" w:rsidRPr="00AB3D2F">
          <w:rPr>
            <w:noProof/>
            <w:sz w:val="24"/>
            <w:szCs w:val="24"/>
          </w:rPr>
          <w:t>Byrialsen &amp; Raza</w:t>
        </w:r>
        <w:r w:rsidR="00814D8B" w:rsidRPr="00AB3D2F">
          <w:rPr>
            <w:sz w:val="24"/>
            <w:szCs w:val="24"/>
          </w:rPr>
          <w:t xml:space="preserve"> </w:t>
        </w:r>
        <w:r w:rsidR="00814D8B" w:rsidRPr="00AB3D2F">
          <w:rPr>
            <w:sz w:val="24"/>
            <w:szCs w:val="24"/>
          </w:rPr>
          <w:fldChar w:fldCharType="begin" w:fldLock="1"/>
        </w:r>
        <w:r w:rsidR="00814D8B">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814D8B" w:rsidRPr="00AB3D2F">
          <w:rPr>
            <w:sz w:val="24"/>
            <w:szCs w:val="24"/>
          </w:rPr>
          <w:fldChar w:fldCharType="separate"/>
        </w:r>
        <w:r w:rsidR="00814D8B" w:rsidRPr="00884952">
          <w:rPr>
            <w:noProof/>
            <w:sz w:val="24"/>
            <w:szCs w:val="24"/>
          </w:rPr>
          <w:t>(2018)</w:t>
        </w:r>
        <w:r w:rsidR="00814D8B" w:rsidRPr="00AB3D2F">
          <w:rPr>
            <w:sz w:val="24"/>
            <w:szCs w:val="24"/>
          </w:rPr>
          <w:fldChar w:fldCharType="end"/>
        </w:r>
      </w:ins>
      <w:r w:rsidR="003C4BAC" w:rsidRPr="00AB3D2F">
        <w:rPr>
          <w:sz w:val="24"/>
          <w:szCs w:val="24"/>
        </w:rPr>
        <w:t xml:space="preserve"> in which </w:t>
      </w:r>
      <w:del w:id="13" w:author="Simon Thomsen" w:date="2022-12-15T07:58:00Z">
        <w:r w:rsidR="003C4BAC" w:rsidRPr="00AB3D2F" w:rsidDel="00AC7AC8">
          <w:rPr>
            <w:sz w:val="24"/>
            <w:szCs w:val="24"/>
          </w:rPr>
          <w:delText xml:space="preserve">the </w:delText>
        </w:r>
      </w:del>
      <w:r w:rsidR="003C4BAC" w:rsidRPr="00AB3D2F">
        <w:rPr>
          <w:sz w:val="24"/>
          <w:szCs w:val="24"/>
        </w:rPr>
        <w:t>wage</w:t>
      </w:r>
      <w:ins w:id="14" w:author="Simon Thomsen" w:date="2022-12-15T07:58:00Z">
        <w:r>
          <w:rPr>
            <w:sz w:val="24"/>
            <w:szCs w:val="24"/>
          </w:rPr>
          <w:t>s</w:t>
        </w:r>
      </w:ins>
      <w:r w:rsidR="003C4BAC" w:rsidRPr="00AB3D2F">
        <w:rPr>
          <w:sz w:val="24"/>
          <w:szCs w:val="24"/>
        </w:rPr>
        <w:t xml:space="preserve"> affects</w:t>
      </w:r>
      <w:del w:id="15" w:author="Simon Thomsen" w:date="2022-12-15T07:59:00Z">
        <w:r w:rsidR="003C4BAC" w:rsidRPr="00AB3D2F" w:rsidDel="00AC7AC8">
          <w:rPr>
            <w:sz w:val="24"/>
            <w:szCs w:val="24"/>
          </w:rPr>
          <w:delText xml:space="preserve"> the</w:delText>
        </w:r>
      </w:del>
      <w:r w:rsidR="003C4BAC" w:rsidRPr="00AB3D2F">
        <w:rPr>
          <w:sz w:val="24"/>
          <w:szCs w:val="24"/>
        </w:rPr>
        <w:t xml:space="preserve"> unemployment is different </w:t>
      </w:r>
      <w:del w:id="16" w:author="Simon Thomsen" w:date="2022-12-15T08:02:00Z">
        <w:r w:rsidR="003C4BAC" w:rsidRPr="00AB3D2F" w:rsidDel="00814D8B">
          <w:rPr>
            <w:sz w:val="24"/>
            <w:szCs w:val="24"/>
          </w:rPr>
          <w:delText xml:space="preserve">in another study by </w:delText>
        </w:r>
        <w:r w:rsidR="00884952" w:rsidRPr="00AB3D2F" w:rsidDel="00814D8B">
          <w:rPr>
            <w:noProof/>
            <w:sz w:val="24"/>
            <w:szCs w:val="24"/>
          </w:rPr>
          <w:delText>Byrialsen &amp; Raza</w:delText>
        </w:r>
        <w:r w:rsidR="00884952" w:rsidRPr="00AB3D2F" w:rsidDel="00814D8B">
          <w:rPr>
            <w:sz w:val="24"/>
            <w:szCs w:val="24"/>
          </w:rPr>
          <w:delText xml:space="preserve"> </w:delText>
        </w:r>
        <w:r w:rsidR="003C4BAC" w:rsidRPr="00AB3D2F" w:rsidDel="00814D8B">
          <w:rPr>
            <w:sz w:val="24"/>
            <w:szCs w:val="24"/>
          </w:rPr>
          <w:fldChar w:fldCharType="begin" w:fldLock="1"/>
        </w:r>
        <w:r w:rsidR="00884952" w:rsidDel="00814D8B">
          <w:rPr>
            <w:sz w:val="24"/>
            <w:szCs w:val="24"/>
          </w:rPr>
          <w:del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delInstrText>
        </w:r>
        <w:r w:rsidR="003C4BAC" w:rsidRPr="00AB3D2F" w:rsidDel="00814D8B">
          <w:rPr>
            <w:sz w:val="24"/>
            <w:szCs w:val="24"/>
          </w:rPr>
          <w:fldChar w:fldCharType="separate"/>
        </w:r>
        <w:r w:rsidR="00884952" w:rsidRPr="00884952" w:rsidDel="00814D8B">
          <w:rPr>
            <w:noProof/>
            <w:sz w:val="24"/>
            <w:szCs w:val="24"/>
          </w:rPr>
          <w:delText>(2018)</w:delText>
        </w:r>
        <w:r w:rsidR="003C4BAC" w:rsidRPr="00AB3D2F" w:rsidDel="00814D8B">
          <w:rPr>
            <w:sz w:val="24"/>
            <w:szCs w:val="24"/>
          </w:rPr>
          <w:fldChar w:fldCharType="end"/>
        </w:r>
        <w:r w:rsidR="003C4BAC" w:rsidRPr="00AB3D2F" w:rsidDel="00814D8B">
          <w:rPr>
            <w:sz w:val="24"/>
            <w:szCs w:val="24"/>
          </w:rPr>
          <w:delText xml:space="preserve"> </w:delText>
        </w:r>
      </w:del>
      <w:r w:rsidR="003C4BAC" w:rsidRPr="00AB3D2F">
        <w:rPr>
          <w:sz w:val="24"/>
          <w:szCs w:val="24"/>
        </w:rPr>
        <w:t xml:space="preserve">arguing that wages will affect the wage-share of the economy and depending on </w:t>
      </w:r>
      <w:r w:rsidR="00884952">
        <w:rPr>
          <w:sz w:val="24"/>
          <w:szCs w:val="24"/>
        </w:rPr>
        <w:t>whether</w:t>
      </w:r>
      <w:r w:rsidR="003C4BAC" w:rsidRPr="00AB3D2F">
        <w:rPr>
          <w:sz w:val="24"/>
          <w:szCs w:val="24"/>
        </w:rPr>
        <w:t xml:space="preserve"> the economy is wage-led or profit-led the unemployment will be positively or negatively affected</w:t>
      </w:r>
      <w:r w:rsidR="00884952">
        <w:rPr>
          <w:sz w:val="24"/>
          <w:szCs w:val="24"/>
        </w:rPr>
        <w:t xml:space="preserve"> </w:t>
      </w:r>
      <w:r w:rsidR="00884952" w:rsidRPr="00AB3D2F">
        <w:rPr>
          <w:sz w:val="24"/>
          <w:szCs w:val="24"/>
        </w:rPr>
        <w:fldChar w:fldCharType="begin" w:fldLock="1"/>
      </w:r>
      <w:r w:rsidR="00884952"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884952" w:rsidRPr="00AB3D2F">
        <w:rPr>
          <w:sz w:val="24"/>
          <w:szCs w:val="24"/>
        </w:rPr>
        <w:fldChar w:fldCharType="separate"/>
      </w:r>
      <w:r w:rsidR="00884952" w:rsidRPr="00AB3D2F">
        <w:rPr>
          <w:noProof/>
          <w:sz w:val="24"/>
          <w:szCs w:val="24"/>
        </w:rPr>
        <w:t>(Stockhammer &amp; Lavoie, 2013)</w:t>
      </w:r>
      <w:r w:rsidR="00884952" w:rsidRPr="00AB3D2F">
        <w:rPr>
          <w:sz w:val="24"/>
          <w:szCs w:val="24"/>
        </w:rPr>
        <w:fldChar w:fldCharType="end"/>
      </w:r>
      <w:r w:rsidR="003C4BAC" w:rsidRPr="00AB3D2F">
        <w:rPr>
          <w:sz w:val="24"/>
          <w:szCs w:val="24"/>
        </w:rPr>
        <w:t xml:space="preserve">. </w:t>
      </w:r>
      <w:del w:id="17" w:author="Simon Thomsen" w:date="2022-12-15T07:59:00Z">
        <w:r w:rsidR="003C4BAC" w:rsidRPr="00AB3D2F" w:rsidDel="00AC7AC8">
          <w:rPr>
            <w:sz w:val="24"/>
            <w:szCs w:val="24"/>
          </w:rPr>
          <w:delText xml:space="preserve">They use the framework of a theoretical stock-flow consistent model, including the compensation rate in the wage equation, together with the rate of employment, and productivity. </w:delText>
        </w:r>
      </w:del>
      <w:del w:id="18" w:author="Simon Thomsen" w:date="2022-12-15T08:02:00Z">
        <w:r w:rsidR="003C4BAC" w:rsidRPr="00AB3D2F" w:rsidDel="00814D8B">
          <w:rPr>
            <w:sz w:val="24"/>
            <w:szCs w:val="24"/>
          </w:rPr>
          <w:delText xml:space="preserve">The inclusion of the compensation rate in a stock-flow-consistent framework is an addition to the model used by </w:delText>
        </w:r>
        <w:r w:rsidR="00884952" w:rsidRPr="00AB3D2F" w:rsidDel="00814D8B">
          <w:rPr>
            <w:noProof/>
            <w:sz w:val="24"/>
            <w:szCs w:val="24"/>
          </w:rPr>
          <w:delText>Lavoie &amp; Godley</w:delText>
        </w:r>
        <w:r w:rsidR="00884952" w:rsidRPr="00AB3D2F" w:rsidDel="00814D8B">
          <w:rPr>
            <w:sz w:val="24"/>
            <w:szCs w:val="24"/>
          </w:rPr>
          <w:delText xml:space="preserve"> </w:delText>
        </w:r>
        <w:r w:rsidR="003C4BAC" w:rsidRPr="00AB3D2F" w:rsidDel="00814D8B">
          <w:rPr>
            <w:sz w:val="24"/>
            <w:szCs w:val="24"/>
          </w:rPr>
          <w:fldChar w:fldCharType="begin" w:fldLock="1"/>
        </w:r>
        <w:r w:rsidR="00884952" w:rsidDel="00814D8B">
          <w:rPr>
            <w:sz w:val="24"/>
            <w:szCs w:val="24"/>
          </w:rPr>
          <w:del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suppress-author":1,"uris":["http://www.mendeley.com/documents/?uuid=f55b0358-4dd0-4f77-85a3-f89da73c2299"]}],"mendeley":{"formattedCitation":"(2012)","plainTextFormattedCitation":"(2012)","previouslyFormattedCitation":"(2012)"},"properties":{"noteIndex":0},"schema":"https://github.com/citation-style-language/schema/raw/master/csl-citation.json"}</w:delInstrText>
        </w:r>
        <w:r w:rsidR="003C4BAC" w:rsidRPr="00AB3D2F" w:rsidDel="00814D8B">
          <w:rPr>
            <w:sz w:val="24"/>
            <w:szCs w:val="24"/>
          </w:rPr>
          <w:fldChar w:fldCharType="separate"/>
        </w:r>
        <w:r w:rsidR="00884952" w:rsidRPr="00884952" w:rsidDel="00814D8B">
          <w:rPr>
            <w:noProof/>
            <w:sz w:val="24"/>
            <w:szCs w:val="24"/>
          </w:rPr>
          <w:delText>(2012)</w:delText>
        </w:r>
        <w:r w:rsidR="003C4BAC" w:rsidRPr="00AB3D2F" w:rsidDel="00814D8B">
          <w:rPr>
            <w:sz w:val="24"/>
            <w:szCs w:val="24"/>
          </w:rPr>
          <w:fldChar w:fldCharType="end"/>
        </w:r>
        <w:r w:rsidR="003C4BAC" w:rsidRPr="00AB3D2F" w:rsidDel="00814D8B">
          <w:rPr>
            <w:sz w:val="24"/>
            <w:szCs w:val="24"/>
          </w:rPr>
          <w:delText xml:space="preserve">. </w:delText>
        </w:r>
        <w:r w:rsidR="00884952" w:rsidRPr="00AB3D2F" w:rsidDel="00814D8B">
          <w:rPr>
            <w:noProof/>
            <w:sz w:val="24"/>
            <w:szCs w:val="24"/>
          </w:rPr>
          <w:delText xml:space="preserve">Byrialsen &amp; </w:delText>
        </w:r>
        <w:r w:rsidR="00884952" w:rsidRPr="00AB3D2F" w:rsidDel="00814D8B">
          <w:rPr>
            <w:noProof/>
            <w:sz w:val="24"/>
            <w:szCs w:val="24"/>
          </w:rPr>
          <w:lastRenderedPageBreak/>
          <w:delText>Raza</w:delText>
        </w:r>
        <w:r w:rsidR="00884952" w:rsidRPr="00AB3D2F" w:rsidDel="00814D8B">
          <w:rPr>
            <w:sz w:val="24"/>
            <w:szCs w:val="24"/>
          </w:rPr>
          <w:delText xml:space="preserve"> </w:delText>
        </w:r>
        <w:r w:rsidR="003C4BAC" w:rsidRPr="00AB3D2F" w:rsidDel="00814D8B">
          <w:rPr>
            <w:sz w:val="24"/>
            <w:szCs w:val="24"/>
          </w:rPr>
          <w:fldChar w:fldCharType="begin" w:fldLock="1"/>
        </w:r>
        <w:r w:rsidR="00884952" w:rsidDel="00814D8B">
          <w:rPr>
            <w:sz w:val="24"/>
            <w:szCs w:val="24"/>
          </w:rPr>
          <w:del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delInstrText>
        </w:r>
        <w:r w:rsidR="003C4BAC" w:rsidRPr="00AB3D2F" w:rsidDel="00814D8B">
          <w:rPr>
            <w:sz w:val="24"/>
            <w:szCs w:val="24"/>
          </w:rPr>
          <w:fldChar w:fldCharType="separate"/>
        </w:r>
        <w:r w:rsidR="00884952" w:rsidRPr="00884952" w:rsidDel="00814D8B">
          <w:rPr>
            <w:noProof/>
            <w:sz w:val="24"/>
            <w:szCs w:val="24"/>
          </w:rPr>
          <w:delText>(2018)</w:delText>
        </w:r>
        <w:r w:rsidR="003C4BAC" w:rsidRPr="00AB3D2F" w:rsidDel="00814D8B">
          <w:rPr>
            <w:sz w:val="24"/>
            <w:szCs w:val="24"/>
          </w:rPr>
          <w:fldChar w:fldCharType="end"/>
        </w:r>
        <w:r w:rsidR="003C4BAC" w:rsidRPr="00AB3D2F" w:rsidDel="00814D8B">
          <w:rPr>
            <w:sz w:val="24"/>
            <w:szCs w:val="24"/>
          </w:rPr>
          <w:delText xml:space="preserve"> argues that incorporating the compensation rate is in line with standard models of wage setting, which plays an important role in the determination of the targeted wage </w:delText>
        </w:r>
        <w:r w:rsidR="003C4BAC" w:rsidRPr="00AB3D2F" w:rsidDel="00814D8B">
          <w:rPr>
            <w:sz w:val="24"/>
            <w:szCs w:val="24"/>
          </w:rPr>
          <w:fldChar w:fldCharType="begin" w:fldLock="1"/>
        </w:r>
        <w:r w:rsidR="003C4BAC" w:rsidRPr="00AB3D2F" w:rsidDel="00814D8B">
          <w:rPr>
            <w:sz w:val="24"/>
            <w:szCs w:val="24"/>
          </w:rPr>
          <w:del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delInstrText>
        </w:r>
        <w:r w:rsidR="003C4BAC" w:rsidRPr="00AB3D2F" w:rsidDel="00814D8B">
          <w:rPr>
            <w:sz w:val="24"/>
            <w:szCs w:val="24"/>
          </w:rPr>
          <w:fldChar w:fldCharType="separate"/>
        </w:r>
        <w:r w:rsidR="003C4BAC" w:rsidRPr="00AB3D2F" w:rsidDel="00814D8B">
          <w:rPr>
            <w:noProof/>
            <w:sz w:val="24"/>
            <w:szCs w:val="24"/>
          </w:rPr>
          <w:delText>(Mcdonald &amp; Solow, 1981; Shapiro &amp; Stiglitz, 1984)</w:delText>
        </w:r>
        <w:r w:rsidR="003C4BAC" w:rsidRPr="00AB3D2F" w:rsidDel="00814D8B">
          <w:rPr>
            <w:sz w:val="24"/>
            <w:szCs w:val="24"/>
          </w:rPr>
          <w:fldChar w:fldCharType="end"/>
        </w:r>
        <w:r w:rsidR="003C4BAC" w:rsidRPr="00AB3D2F" w:rsidDel="00814D8B">
          <w:rPr>
            <w:sz w:val="24"/>
            <w:szCs w:val="24"/>
          </w:rPr>
          <w:delText>.</w:delText>
        </w:r>
      </w:del>
    </w:p>
    <w:p w14:paraId="7584D6FC" w14:textId="7A30DFD7" w:rsidR="003C4BAC" w:rsidRPr="00AB3D2F" w:rsidDel="00814D8B" w:rsidRDefault="00884952" w:rsidP="003C4BAC">
      <w:pPr>
        <w:spacing w:line="360" w:lineRule="auto"/>
        <w:rPr>
          <w:del w:id="19" w:author="Simon Thomsen" w:date="2022-12-15T08:02:00Z"/>
          <w:sz w:val="24"/>
          <w:szCs w:val="24"/>
        </w:rPr>
      </w:pPr>
      <w:del w:id="20" w:author="Simon Thomsen" w:date="2022-12-15T08:02:00Z">
        <w:r w:rsidDel="00814D8B">
          <w:rPr>
            <w:sz w:val="24"/>
            <w:szCs w:val="24"/>
          </w:rPr>
          <w:delText xml:space="preserve">Statistics Denmark </w:delText>
        </w:r>
        <w:r w:rsidR="003C4BAC" w:rsidRPr="00AB3D2F" w:rsidDel="00814D8B">
          <w:rPr>
            <w:sz w:val="24"/>
            <w:szCs w:val="24"/>
          </w:rPr>
          <w:fldChar w:fldCharType="begin" w:fldLock="1"/>
        </w:r>
        <w:r w:rsidDel="00814D8B">
          <w:rPr>
            <w:sz w:val="24"/>
            <w:szCs w:val="24"/>
          </w:rPr>
          <w:del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suppress-author":1,"uris":["http://www.mendeley.com/documents/?uuid=1ac19fce-6e3d-4a9a-ae63-1f49600b2ae3"]}],"mendeley":{"formattedCitation":"(2012)","plainTextFormattedCitation":"(2012)","previouslyFormattedCitation":"(2012)"},"properties":{"noteIndex":0},"schema":"https://github.com/citation-style-language/schema/raw/master/csl-citation.json"}</w:delInstrText>
        </w:r>
        <w:r w:rsidR="003C4BAC" w:rsidRPr="00AB3D2F" w:rsidDel="00814D8B">
          <w:rPr>
            <w:sz w:val="24"/>
            <w:szCs w:val="24"/>
          </w:rPr>
          <w:fldChar w:fldCharType="separate"/>
        </w:r>
        <w:r w:rsidRPr="00884952" w:rsidDel="00814D8B">
          <w:rPr>
            <w:noProof/>
            <w:sz w:val="24"/>
            <w:szCs w:val="24"/>
          </w:rPr>
          <w:delText>(2012)</w:delText>
        </w:r>
        <w:r w:rsidR="003C4BAC" w:rsidRPr="00AB3D2F" w:rsidDel="00814D8B">
          <w:rPr>
            <w:sz w:val="24"/>
            <w:szCs w:val="24"/>
          </w:rPr>
          <w:fldChar w:fldCharType="end"/>
        </w:r>
        <w:r w:rsidR="003C4BAC" w:rsidRPr="00AB3D2F" w:rsidDel="00814D8B">
          <w:rPr>
            <w:sz w:val="24"/>
            <w:szCs w:val="24"/>
          </w:rPr>
          <w:delText xml:space="preserve">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delText>
        </w:r>
        <w:r w:rsidR="00E36D4D" w:rsidDel="00814D8B">
          <w:rPr>
            <w:sz w:val="24"/>
            <w:szCs w:val="24"/>
          </w:rPr>
          <w:delText>makes</w:delText>
        </w:r>
        <w:r w:rsidR="003C4BAC" w:rsidRPr="00AB3D2F" w:rsidDel="00814D8B">
          <w:rPr>
            <w:sz w:val="24"/>
            <w:szCs w:val="24"/>
          </w:rPr>
          <w:delText xml:space="preserve"> the wage negotiations</w:delText>
        </w:r>
        <w:r w:rsidR="00E36D4D" w:rsidDel="00814D8B">
          <w:rPr>
            <w:sz w:val="24"/>
            <w:szCs w:val="24"/>
          </w:rPr>
          <w:delText xml:space="preserve"> harder</w:delText>
        </w:r>
        <w:r w:rsidR="003C4BAC" w:rsidRPr="00AB3D2F" w:rsidDel="00814D8B">
          <w:rPr>
            <w:sz w:val="24"/>
            <w:szCs w:val="24"/>
          </w:rPr>
          <w:delText xml:space="preserve"> for</w:delText>
        </w:r>
        <w:r w:rsidR="00E36D4D" w:rsidDel="00814D8B">
          <w:rPr>
            <w:sz w:val="24"/>
            <w:szCs w:val="24"/>
          </w:rPr>
          <w:delText xml:space="preserve"> the</w:delText>
        </w:r>
        <w:r w:rsidR="003C4BAC" w:rsidRPr="00AB3D2F" w:rsidDel="00814D8B">
          <w:rPr>
            <w:sz w:val="24"/>
            <w:szCs w:val="24"/>
          </w:rPr>
          <w:delText xml:space="preserve"> workers and thereby negatively affects the wages. </w:delText>
        </w:r>
      </w:del>
    </w:p>
    <w:p w14:paraId="74B1CFF7" w14:textId="7408E99B" w:rsidR="003C4BAC" w:rsidRDefault="00CB1B8E" w:rsidP="003C4BAC">
      <w:pPr>
        <w:spacing w:line="360" w:lineRule="auto"/>
        <w:rPr>
          <w:sz w:val="24"/>
          <w:szCs w:val="24"/>
        </w:rPr>
      </w:pPr>
      <w:r>
        <w:rPr>
          <w:sz w:val="24"/>
          <w:szCs w:val="24"/>
        </w:rPr>
        <w:t>A third macroeconomic effe</w:t>
      </w:r>
      <w:r w:rsidR="00464DF8">
        <w:rPr>
          <w:sz w:val="24"/>
          <w:szCs w:val="24"/>
        </w:rPr>
        <w:t>ct is</w:t>
      </w:r>
      <w:r w:rsidR="003C4BAC" w:rsidRPr="00AB3D2F">
        <w:rPr>
          <w:sz w:val="24"/>
          <w:szCs w:val="24"/>
        </w:rPr>
        <w:t xml:space="preserve"> </w:t>
      </w:r>
      <w:r w:rsidR="00706B4F">
        <w:rPr>
          <w:sz w:val="24"/>
          <w:szCs w:val="24"/>
        </w:rPr>
        <w:t>based on</w:t>
      </w:r>
      <w:r w:rsidR="003C4BAC" w:rsidRPr="00AB3D2F">
        <w:rPr>
          <w:sz w:val="24"/>
          <w:szCs w:val="24"/>
        </w:rPr>
        <w:t xml:space="preserve"> the</w:t>
      </w:r>
      <w:r w:rsidR="00464DF8">
        <w:rPr>
          <w:sz w:val="24"/>
          <w:szCs w:val="24"/>
        </w:rPr>
        <w:t xml:space="preserve"> previous</w:t>
      </w:r>
      <w:r w:rsidR="003C4BAC" w:rsidRPr="00AB3D2F">
        <w:rPr>
          <w:sz w:val="24"/>
          <w:szCs w:val="24"/>
        </w:rPr>
        <w:t xml:space="preserve"> discussion</w:t>
      </w:r>
      <w:r w:rsidR="00464DF8">
        <w:rPr>
          <w:sz w:val="24"/>
          <w:szCs w:val="24"/>
        </w:rPr>
        <w:t>,</w:t>
      </w:r>
      <w:r w:rsidR="003C4BAC" w:rsidRPr="00AB3D2F">
        <w:rPr>
          <w:sz w:val="24"/>
          <w:szCs w:val="24"/>
        </w:rPr>
        <w:t xml:space="preserve"> </w:t>
      </w:r>
      <w:r w:rsidR="00464DF8">
        <w:rPr>
          <w:sz w:val="24"/>
          <w:szCs w:val="24"/>
        </w:rPr>
        <w:t>whether we should use the liquidity or Moral Hazard effect, when explaining the effect on the exit-rate</w:t>
      </w:r>
      <w:r w:rsidR="003C4BAC" w:rsidRPr="00AB3D2F">
        <w:rPr>
          <w:sz w:val="24"/>
          <w:szCs w:val="24"/>
        </w:rPr>
        <w:t xml:space="preserve">. </w:t>
      </w:r>
      <w:r>
        <w:rPr>
          <w:sz w:val="24"/>
          <w:szCs w:val="24"/>
        </w:rPr>
        <w:t>Of these two</w:t>
      </w:r>
      <w:r w:rsidR="00464DF8">
        <w:rPr>
          <w:sz w:val="24"/>
          <w:szCs w:val="24"/>
        </w:rPr>
        <w:t>,</w:t>
      </w:r>
      <w:r>
        <w:rPr>
          <w:sz w:val="24"/>
          <w:szCs w:val="24"/>
        </w:rPr>
        <w:t xml:space="preserve"> t</w:t>
      </w:r>
      <w:r w:rsidR="003C4BAC" w:rsidRPr="00AB3D2F">
        <w:rPr>
          <w:sz w:val="24"/>
          <w:szCs w:val="24"/>
        </w:rPr>
        <w:t>he most commonly used explanation is the Moral Hazard effect</w:t>
      </w:r>
      <w:ins w:id="21" w:author="Simon Thomsen" w:date="2022-12-15T08:07:00Z">
        <w:r w:rsidR="00814D8B">
          <w:rPr>
            <w:sz w:val="24"/>
            <w:szCs w:val="24"/>
          </w:rPr>
          <w:t xml:space="preserve">. </w:t>
        </w:r>
        <w:r w:rsidR="00814D8B" w:rsidRPr="00AB3D2F">
          <w:rPr>
            <w:noProof/>
            <w:sz w:val="24"/>
            <w:szCs w:val="24"/>
          </w:rPr>
          <w:t>Chetty</w:t>
        </w:r>
        <w:r w:rsidR="00814D8B" w:rsidRPr="00AB3D2F">
          <w:rPr>
            <w:sz w:val="24"/>
            <w:szCs w:val="24"/>
          </w:rPr>
          <w:t xml:space="preserve"> </w:t>
        </w:r>
        <w:r w:rsidR="00814D8B" w:rsidRPr="00AB3D2F">
          <w:rPr>
            <w:sz w:val="24"/>
            <w:szCs w:val="24"/>
          </w:rPr>
          <w:fldChar w:fldCharType="begin" w:fldLock="1"/>
        </w:r>
        <w:r w:rsidR="00814D8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814D8B" w:rsidRPr="00AB3D2F">
          <w:rPr>
            <w:sz w:val="24"/>
            <w:szCs w:val="24"/>
          </w:rPr>
          <w:fldChar w:fldCharType="separate"/>
        </w:r>
        <w:r w:rsidR="00814D8B" w:rsidRPr="00884952">
          <w:rPr>
            <w:noProof/>
            <w:sz w:val="24"/>
            <w:szCs w:val="24"/>
          </w:rPr>
          <w:t>(2008)</w:t>
        </w:r>
        <w:r w:rsidR="00814D8B" w:rsidRPr="00AB3D2F">
          <w:rPr>
            <w:sz w:val="24"/>
            <w:szCs w:val="24"/>
          </w:rPr>
          <w:fldChar w:fldCharType="end"/>
        </w:r>
        <w:r w:rsidR="00814D8B">
          <w:rPr>
            <w:sz w:val="24"/>
            <w:szCs w:val="24"/>
          </w:rPr>
          <w:t xml:space="preserve"> on the other hand finds that </w:t>
        </w:r>
        <w:r w:rsidR="00814D8B" w:rsidRPr="00AB3D2F">
          <w:rPr>
            <w:sz w:val="24"/>
            <w:szCs w:val="24"/>
          </w:rPr>
          <w:t>60% of the effect on the unemployment period from an increase in the level of income insurance</w:t>
        </w:r>
        <w:r w:rsidR="00814D8B">
          <w:rPr>
            <w:sz w:val="24"/>
            <w:szCs w:val="24"/>
          </w:rPr>
          <w:t xml:space="preserve"> can be attr</w:t>
        </w:r>
      </w:ins>
      <w:ins w:id="22" w:author="Simon Thomsen" w:date="2022-12-15T08:08:00Z">
        <w:r w:rsidR="00814D8B">
          <w:rPr>
            <w:sz w:val="24"/>
            <w:szCs w:val="24"/>
          </w:rPr>
          <w:t xml:space="preserve">ibuted to the liquidity effect. </w:t>
        </w:r>
      </w:ins>
      <w:ins w:id="23" w:author="Simon Thomsen" w:date="2022-12-15T08:10:00Z">
        <w:r w:rsidR="00814D8B">
          <w:rPr>
            <w:sz w:val="24"/>
            <w:szCs w:val="24"/>
          </w:rPr>
          <w:t>This implies that the</w:t>
        </w:r>
      </w:ins>
      <w:ins w:id="24" w:author="Simon Thomsen" w:date="2022-12-15T08:08:00Z">
        <w:r w:rsidR="00814D8B">
          <w:rPr>
            <w:sz w:val="24"/>
            <w:szCs w:val="24"/>
          </w:rPr>
          <w:t xml:space="preserve"> </w:t>
        </w:r>
      </w:ins>
      <w:moveToRangeStart w:id="25" w:author="Simon Thomsen" w:date="2022-12-15T08:09:00Z" w:name="move121984193"/>
      <w:moveTo w:id="26" w:author="Simon Thomsen" w:date="2022-12-15T08:09:00Z">
        <w:r w:rsidR="00814D8B" w:rsidRPr="00AB3D2F">
          <w:rPr>
            <w:sz w:val="24"/>
            <w:szCs w:val="24"/>
          </w:rPr>
          <w:t xml:space="preserve">unemployed </w:t>
        </w:r>
      </w:moveTo>
      <w:ins w:id="27" w:author="Simon Thomsen" w:date="2022-12-15T08:09:00Z">
        <w:r w:rsidR="00814D8B">
          <w:rPr>
            <w:sz w:val="24"/>
            <w:szCs w:val="24"/>
          </w:rPr>
          <w:t>seems to be</w:t>
        </w:r>
      </w:ins>
      <w:moveTo w:id="28" w:author="Simon Thomsen" w:date="2022-12-15T08:09:00Z">
        <w:del w:id="29" w:author="Simon Thomsen" w:date="2022-12-15T08:09:00Z">
          <w:r w:rsidR="00814D8B" w:rsidRPr="00AB3D2F" w:rsidDel="00814D8B">
            <w:rPr>
              <w:sz w:val="24"/>
              <w:szCs w:val="24"/>
            </w:rPr>
            <w:delText>are</w:delText>
          </w:r>
        </w:del>
        <w:r w:rsidR="00814D8B" w:rsidRPr="00AB3D2F">
          <w:rPr>
            <w:sz w:val="24"/>
            <w:szCs w:val="24"/>
          </w:rPr>
          <w:t xml:space="preserv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w:t>
        </w:r>
        <w:r w:rsidR="00814D8B">
          <w:rPr>
            <w:sz w:val="24"/>
            <w:szCs w:val="24"/>
          </w:rPr>
          <w:t>, when decreasing the level of income insurance,</w:t>
        </w:r>
        <w:r w:rsidR="00814D8B" w:rsidRPr="00AB3D2F">
          <w:rPr>
            <w:sz w:val="24"/>
            <w:szCs w:val="24"/>
          </w:rPr>
          <w:t xml:space="preserve"> this could lead to a matching effect</w:t>
        </w:r>
        <w:r w:rsidR="00814D8B">
          <w:rPr>
            <w:sz w:val="24"/>
            <w:szCs w:val="24"/>
          </w:rPr>
          <w:t xml:space="preserve"> resulting in a</w:t>
        </w:r>
        <w:r w:rsidR="00814D8B" w:rsidRPr="00AB3D2F">
          <w:rPr>
            <w:sz w:val="24"/>
            <w:szCs w:val="24"/>
          </w:rPr>
          <w:t xml:space="preserve"> worse job match between employer and employed, not taking advantage of the higher productivity the employer could have had in another job position with a better match</w:t>
        </w:r>
      </w:moveTo>
      <w:moveToRangeEnd w:id="25"/>
      <w:ins w:id="30" w:author="Simon Thomsen" w:date="2022-12-15T08:07:00Z">
        <w:r w:rsidR="00814D8B">
          <w:rPr>
            <w:sz w:val="24"/>
            <w:szCs w:val="24"/>
          </w:rPr>
          <w:t xml:space="preserve"> </w:t>
        </w:r>
      </w:ins>
      <w:del w:id="31" w:author="Simon Thomsen" w:date="2022-12-15T08:07:00Z">
        <w:r w:rsidR="003C4BAC" w:rsidRPr="00AB3D2F" w:rsidDel="00814D8B">
          <w:rPr>
            <w:sz w:val="24"/>
            <w:szCs w:val="24"/>
          </w:rPr>
          <w:delText>,</w:delText>
        </w:r>
      </w:del>
      <w:r w:rsidR="003C4BAC" w:rsidRPr="00AB3D2F">
        <w:rPr>
          <w:sz w:val="24"/>
          <w:szCs w:val="24"/>
        </w:rPr>
        <w:t xml:space="preserve"> </w:t>
      </w:r>
      <w:del w:id="32" w:author="Simon Thomsen" w:date="2022-12-15T08:07:00Z">
        <w:r w:rsidR="003C4BAC" w:rsidRPr="00AB3D2F" w:rsidDel="00814D8B">
          <w:rPr>
            <w:sz w:val="24"/>
            <w:szCs w:val="24"/>
          </w:rPr>
          <w:delText>where an increase in the level of income insurance will result in lower incentive to search for a new job, and in addition to this also be pickier regarding job offers</w:delText>
        </w:r>
        <w:r w:rsidR="00A65427" w:rsidDel="00814D8B">
          <w:rPr>
            <w:sz w:val="24"/>
            <w:szCs w:val="24"/>
          </w:rPr>
          <w:delText>, thereby</w:delText>
        </w:r>
        <w:r w:rsidR="003C4BAC" w:rsidRPr="00AB3D2F" w:rsidDel="00814D8B">
          <w:rPr>
            <w:sz w:val="24"/>
            <w:szCs w:val="24"/>
          </w:rPr>
          <w:delText xml:space="preserve"> increasing the unemployment period. </w:delText>
        </w:r>
      </w:del>
      <w:r w:rsidR="00706B4F">
        <w:rPr>
          <w:sz w:val="24"/>
          <w:szCs w:val="24"/>
        </w:rPr>
        <w:br/>
      </w:r>
      <w:del w:id="33" w:author="Simon Thomsen" w:date="2022-12-15T08:11:00Z">
        <w:r w:rsidR="00884952" w:rsidRPr="00AB3D2F" w:rsidDel="00814D8B">
          <w:rPr>
            <w:noProof/>
            <w:sz w:val="24"/>
            <w:szCs w:val="24"/>
          </w:rPr>
          <w:delText>Chetty</w:delText>
        </w:r>
        <w:r w:rsidR="00884952" w:rsidRPr="00AB3D2F" w:rsidDel="00814D8B">
          <w:rPr>
            <w:sz w:val="24"/>
            <w:szCs w:val="24"/>
          </w:rPr>
          <w:delText xml:space="preserve"> </w:delText>
        </w:r>
        <w:r w:rsidR="003C4BAC" w:rsidRPr="00AB3D2F" w:rsidDel="00814D8B">
          <w:rPr>
            <w:sz w:val="24"/>
            <w:szCs w:val="24"/>
          </w:rPr>
          <w:fldChar w:fldCharType="begin" w:fldLock="1"/>
        </w:r>
        <w:r w:rsidR="00884952" w:rsidDel="00814D8B">
          <w:rPr>
            <w:sz w:val="24"/>
            <w:szCs w:val="24"/>
          </w:rPr>
          <w:del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delInstrText>
        </w:r>
        <w:r w:rsidR="003C4BAC" w:rsidRPr="00AB3D2F" w:rsidDel="00814D8B">
          <w:rPr>
            <w:sz w:val="24"/>
            <w:szCs w:val="24"/>
          </w:rPr>
          <w:fldChar w:fldCharType="separate"/>
        </w:r>
        <w:r w:rsidR="00884952" w:rsidRPr="00884952" w:rsidDel="00814D8B">
          <w:rPr>
            <w:noProof/>
            <w:sz w:val="24"/>
            <w:szCs w:val="24"/>
          </w:rPr>
          <w:delText>(2008)</w:delText>
        </w:r>
        <w:r w:rsidR="003C4BAC" w:rsidRPr="00AB3D2F" w:rsidDel="00814D8B">
          <w:rPr>
            <w:sz w:val="24"/>
            <w:szCs w:val="24"/>
          </w:rPr>
          <w:fldChar w:fldCharType="end"/>
        </w:r>
        <w:r w:rsidR="003C4BAC" w:rsidRPr="00AB3D2F" w:rsidDel="00814D8B">
          <w:rPr>
            <w:sz w:val="24"/>
            <w:szCs w:val="24"/>
          </w:rPr>
          <w:delText xml:space="preserve"> </w:delText>
        </w:r>
        <w:r w:rsidR="00F333B9" w:rsidDel="00814D8B">
          <w:rPr>
            <w:sz w:val="24"/>
            <w:szCs w:val="24"/>
          </w:rPr>
          <w:delText xml:space="preserve">instead </w:delText>
        </w:r>
        <w:r w:rsidR="00176D07" w:rsidDel="00814D8B">
          <w:rPr>
            <w:sz w:val="24"/>
            <w:szCs w:val="24"/>
          </w:rPr>
          <w:delText>presents the</w:delText>
        </w:r>
        <w:r w:rsidR="003C4BAC" w:rsidRPr="00AB3D2F" w:rsidDel="00814D8B">
          <w:rPr>
            <w:sz w:val="24"/>
            <w:szCs w:val="24"/>
          </w:rPr>
          <w:delText xml:space="preserve"> explanation o</w:delText>
        </w:r>
        <w:r w:rsidR="00176D07" w:rsidDel="00814D8B">
          <w:rPr>
            <w:sz w:val="24"/>
            <w:szCs w:val="24"/>
          </w:rPr>
          <w:delText>f</w:delText>
        </w:r>
        <w:r w:rsidR="003C4BAC" w:rsidRPr="00AB3D2F" w:rsidDel="00814D8B">
          <w:rPr>
            <w:sz w:val="24"/>
            <w:szCs w:val="24"/>
          </w:rPr>
          <w:delText xml:space="preserve"> why an increase in the level of income insurance</w:delText>
        </w:r>
        <w:r w:rsidR="00176D07" w:rsidDel="00814D8B">
          <w:rPr>
            <w:sz w:val="24"/>
            <w:szCs w:val="24"/>
          </w:rPr>
          <w:delText>,</w:delText>
        </w:r>
        <w:r w:rsidR="003C4BAC" w:rsidRPr="00AB3D2F" w:rsidDel="00814D8B">
          <w:rPr>
            <w:sz w:val="24"/>
            <w:szCs w:val="24"/>
          </w:rPr>
          <w:delText xml:space="preserve"> </w:delText>
        </w:r>
        <w:r w:rsidR="00176D07" w:rsidDel="00814D8B">
          <w:rPr>
            <w:sz w:val="24"/>
            <w:szCs w:val="24"/>
          </w:rPr>
          <w:delText>through the liquidity effect, should affect</w:delText>
        </w:r>
        <w:r w:rsidR="003C4BAC" w:rsidRPr="00AB3D2F" w:rsidDel="00814D8B">
          <w:rPr>
            <w:sz w:val="24"/>
            <w:szCs w:val="24"/>
          </w:rPr>
          <w:delText xml:space="preserve"> the period in which people are unemployed, </w:delText>
        </w:r>
        <w:r w:rsidR="00176D07" w:rsidDel="00814D8B">
          <w:rPr>
            <w:sz w:val="24"/>
            <w:szCs w:val="24"/>
          </w:rPr>
          <w:delText xml:space="preserve">thereby </w:delText>
        </w:r>
        <w:r w:rsidR="003C4BAC" w:rsidRPr="00AB3D2F" w:rsidDel="00814D8B">
          <w:rPr>
            <w:sz w:val="24"/>
            <w:szCs w:val="24"/>
          </w:rPr>
          <w:delText>lowering the exit-rate. He claims that</w:delText>
        </w:r>
      </w:del>
      <w:moveFromRangeStart w:id="34" w:author="Simon Thomsen" w:date="2022-12-15T08:09:00Z" w:name="move121984193"/>
      <w:moveFrom w:id="35" w:author="Simon Thomsen" w:date="2022-12-15T08:09:00Z">
        <w:del w:id="36" w:author="Simon Thomsen" w:date="2022-12-15T08:11:00Z">
          <w:r w:rsidR="003C4BAC" w:rsidRPr="00AB3D2F" w:rsidDel="00814D8B">
            <w:rPr>
              <w:sz w:val="24"/>
              <w:szCs w:val="24"/>
            </w:rPr>
            <w:delText xml:space="preserve"> </w:delText>
          </w:r>
        </w:del>
        <w:r w:rsidR="003C4BAC" w:rsidRPr="00AB3D2F" w:rsidDel="00814D8B">
          <w:rPr>
            <w:sz w:val="24"/>
            <w:szCs w:val="24"/>
          </w:rPr>
          <w:t>unemployed are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w:t>
        </w:r>
        <w:r w:rsidR="00706B4F" w:rsidDel="00814D8B">
          <w:rPr>
            <w:sz w:val="24"/>
            <w:szCs w:val="24"/>
          </w:rPr>
          <w:t xml:space="preserve">, when </w:t>
        </w:r>
        <w:r w:rsidR="00706B4F" w:rsidDel="00814D8B">
          <w:rPr>
            <w:sz w:val="24"/>
            <w:szCs w:val="24"/>
          </w:rPr>
          <w:lastRenderedPageBreak/>
          <w:t>decreasing the level of income insurance,</w:t>
        </w:r>
        <w:r w:rsidR="003C4BAC" w:rsidRPr="00AB3D2F" w:rsidDel="00814D8B">
          <w:rPr>
            <w:sz w:val="24"/>
            <w:szCs w:val="24"/>
          </w:rPr>
          <w:t xml:space="preserve"> this could lead to a matching effect</w:t>
        </w:r>
        <w:r w:rsidR="00706B4F" w:rsidDel="00814D8B">
          <w:rPr>
            <w:sz w:val="24"/>
            <w:szCs w:val="24"/>
          </w:rPr>
          <w:t xml:space="preserve"> resulting in a</w:t>
        </w:r>
        <w:r w:rsidR="003C4BAC" w:rsidRPr="00AB3D2F" w:rsidDel="00814D8B">
          <w:rPr>
            <w:sz w:val="24"/>
            <w:szCs w:val="24"/>
          </w:rPr>
          <w:t xml:space="preserve"> worse job match between employer and employed, not taking advantage of the higher productivity the employer could have had in another job position with a better match</w:t>
        </w:r>
      </w:moveFrom>
      <w:moveFromRangeEnd w:id="34"/>
      <w:r w:rsidR="003C4BAC" w:rsidRPr="00AB3D2F">
        <w:rPr>
          <w:sz w:val="24"/>
          <w:szCs w:val="24"/>
        </w:rPr>
        <w:t xml:space="preserve">. </w:t>
      </w:r>
      <w:r w:rsidR="00884952" w:rsidRPr="00AB3D2F">
        <w:rPr>
          <w:noProof/>
          <w:sz w:val="24"/>
          <w:szCs w:val="24"/>
        </w:rPr>
        <w:t>Chetty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(2008)</w:t>
      </w:r>
      <w:r w:rsidR="003C4BAC" w:rsidRPr="00AB3D2F">
        <w:rPr>
          <w:sz w:val="24"/>
          <w:szCs w:val="24"/>
        </w:rPr>
        <w:fldChar w:fldCharType="end"/>
      </w:r>
      <w:r w:rsidR="003C4BAC" w:rsidRPr="00AB3D2F">
        <w:rPr>
          <w:sz w:val="24"/>
          <w:szCs w:val="24"/>
        </w:rPr>
        <w:t xml:space="preserve"> finds that the </w:t>
      </w:r>
      <w:del w:id="37" w:author="Simon Thomsen" w:date="2022-12-15T08:11:00Z">
        <w:r w:rsidR="003C4BAC" w:rsidRPr="00AB3D2F" w:rsidDel="00814D8B">
          <w:rPr>
            <w:sz w:val="24"/>
            <w:szCs w:val="24"/>
          </w:rPr>
          <w:delText xml:space="preserve">liquidity effect explains 60% of the effect on the unemployment period from an increase in the level of income insurance. Using this argumentation, we should expect a rise in the level of income insurance to have an aggregated effect on productivity. </w:delText>
        </w:r>
      </w:del>
      <w:r w:rsidR="00176D07">
        <w:rPr>
          <w:sz w:val="24"/>
          <w:szCs w:val="24"/>
        </w:rPr>
        <w:br/>
      </w:r>
      <w:del w:id="38" w:author="Simon Thomsen" w:date="2022-12-15T08:12:00Z">
        <w:r w:rsidR="00884952" w:rsidRPr="00AB3D2F" w:rsidDel="00366564">
          <w:rPr>
            <w:noProof/>
            <w:sz w:val="24"/>
            <w:szCs w:val="24"/>
          </w:rPr>
          <w:delText>Andersen et al.</w:delText>
        </w:r>
        <w:r w:rsidR="003C4BAC" w:rsidRPr="00AB3D2F" w:rsidDel="00366564">
          <w:rPr>
            <w:sz w:val="24"/>
            <w:szCs w:val="24"/>
          </w:rPr>
          <w:fldChar w:fldCharType="begin" w:fldLock="1"/>
        </w:r>
        <w:r w:rsidR="00884952" w:rsidDel="00366564">
          <w:rPr>
            <w:sz w:val="24"/>
            <w:szCs w:val="24"/>
          </w:rPr>
          <w:del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arbejdsunderstøttelsen","type":"article-journal"},"suppress-author":1,"uris":["http://www.mendeley.com/documents/?uuid=ad820520-132a-4f73-93fb-f2b387035f09"]}],"mendeley":{"formattedCitation":"(2015)","manualFormatting":" (2015)","plainTextFormattedCitation":"(2015)","previouslyFormattedCitation":"(2015)"},"properties":{"noteIndex":0},"schema":"https://github.com/citation-style-language/schema/raw/master/csl-citation.json"}</w:delInstrText>
        </w:r>
        <w:r w:rsidR="003C4BAC" w:rsidRPr="00AB3D2F" w:rsidDel="00366564">
          <w:rPr>
            <w:sz w:val="24"/>
            <w:szCs w:val="24"/>
          </w:rPr>
          <w:fldChar w:fldCharType="separate"/>
        </w:r>
        <w:r w:rsidR="00884952" w:rsidDel="00366564">
          <w:rPr>
            <w:noProof/>
            <w:sz w:val="24"/>
            <w:szCs w:val="24"/>
          </w:rPr>
          <w:delText xml:space="preserve"> </w:delText>
        </w:r>
        <w:r w:rsidR="00884952" w:rsidRPr="00884952" w:rsidDel="00366564">
          <w:rPr>
            <w:noProof/>
            <w:sz w:val="24"/>
            <w:szCs w:val="24"/>
          </w:rPr>
          <w:delText>(2015)</w:delText>
        </w:r>
        <w:r w:rsidR="003C4BAC" w:rsidRPr="00AB3D2F" w:rsidDel="00366564">
          <w:rPr>
            <w:sz w:val="24"/>
            <w:szCs w:val="24"/>
          </w:rPr>
          <w:fldChar w:fldCharType="end"/>
        </w:r>
        <w:r w:rsidR="003C4BAC" w:rsidRPr="00AB3D2F" w:rsidDel="00366564">
          <w:rPr>
            <w:sz w:val="24"/>
            <w:szCs w:val="24"/>
          </w:rPr>
          <w:delText xml:space="preserve"> looks at the empirical evidence found for the effect of liquidity constraints on the quality of a job-match.</w:delText>
        </w:r>
        <w:r w:rsidR="00A65427" w:rsidDel="00366564">
          <w:rPr>
            <w:sz w:val="24"/>
            <w:szCs w:val="24"/>
          </w:rPr>
          <w:delText xml:space="preserve"> They find there to be many dimensions of heterogeneity for both workers and companies affecting the job-match, therefore,</w:delText>
        </w:r>
        <w:r w:rsidR="003C4BAC" w:rsidRPr="00AB3D2F" w:rsidDel="00366564">
          <w:rPr>
            <w:sz w:val="24"/>
            <w:szCs w:val="24"/>
          </w:rPr>
          <w:delText xml:space="preserve"> </w:delText>
        </w:r>
        <w:r w:rsidR="00A65427" w:rsidRPr="00AB3D2F" w:rsidDel="00366564">
          <w:rPr>
            <w:sz w:val="24"/>
            <w:szCs w:val="24"/>
          </w:rPr>
          <w:delText>it</w:delText>
        </w:r>
        <w:r w:rsidR="003C4BAC" w:rsidRPr="00AB3D2F" w:rsidDel="00366564">
          <w:rPr>
            <w:sz w:val="24"/>
            <w:szCs w:val="24"/>
          </w:rPr>
          <w:delText xml:space="preserve">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w:delText>
        </w:r>
        <w:r w:rsidR="00A65427" w:rsidDel="00366564">
          <w:rPr>
            <w:sz w:val="24"/>
            <w:szCs w:val="24"/>
          </w:rPr>
          <w:delText>whereas</w:delText>
        </w:r>
        <w:r w:rsidR="003C4BAC" w:rsidRPr="00AB3D2F" w:rsidDel="00366564">
          <w:rPr>
            <w:sz w:val="24"/>
            <w:szCs w:val="24"/>
          </w:rPr>
          <w:delText xml:space="preserve"> reallocation of the working force could therefore lead to a higher output. </w:delText>
        </w:r>
        <w:r w:rsidR="00706B4F" w:rsidDel="00366564">
          <w:rPr>
            <w:sz w:val="24"/>
            <w:szCs w:val="24"/>
          </w:rPr>
          <w:br/>
        </w:r>
        <w:r w:rsidR="003C4BAC" w:rsidRPr="00AB3D2F" w:rsidDel="00366564">
          <w:rPr>
            <w:sz w:val="24"/>
            <w:szCs w:val="24"/>
          </w:rPr>
          <w:delText>Therefor</w:delText>
        </w:r>
        <w:r w:rsidR="003C4BAC" w:rsidDel="00366564">
          <w:rPr>
            <w:sz w:val="24"/>
            <w:szCs w:val="24"/>
          </w:rPr>
          <w:delText>e,</w:delText>
        </w:r>
        <w:r w:rsidR="003C4BAC" w:rsidRPr="00AB3D2F" w:rsidDel="00366564">
          <w:rPr>
            <w:sz w:val="24"/>
            <w:szCs w:val="24"/>
          </w:rPr>
          <w:delText xml:space="preserve"> when increasing the level of income insurance, there will be a decrease in job search lowering the employment quantitively, but the quality might increase </w:delText>
        </w:r>
        <w:r w:rsidR="00D969ED" w:rsidDel="00366564">
          <w:rPr>
            <w:sz w:val="24"/>
            <w:szCs w:val="24"/>
          </w:rPr>
          <w:delText>due</w:delText>
        </w:r>
        <w:r w:rsidR="003C4BAC" w:rsidRPr="00AB3D2F" w:rsidDel="00366564">
          <w:rPr>
            <w:sz w:val="24"/>
            <w:szCs w:val="24"/>
          </w:rPr>
          <w:delText xml:space="preserve"> to the above-mentioned effect. </w:delText>
        </w:r>
        <w:r w:rsidR="00884952" w:rsidRPr="00AB3D2F" w:rsidDel="00366564">
          <w:rPr>
            <w:noProof/>
            <w:sz w:val="24"/>
            <w:szCs w:val="24"/>
          </w:rPr>
          <w:delText>Andersen et al.</w:delText>
        </w:r>
        <w:r w:rsidR="00884952" w:rsidDel="00366564">
          <w:rPr>
            <w:noProof/>
            <w:sz w:val="24"/>
            <w:szCs w:val="24"/>
          </w:rPr>
          <w:delText xml:space="preserve"> </w:delText>
        </w:r>
        <w:r w:rsidR="003C4BAC" w:rsidRPr="00AB3D2F" w:rsidDel="00366564">
          <w:rPr>
            <w:sz w:val="24"/>
            <w:szCs w:val="24"/>
          </w:rPr>
          <w:fldChar w:fldCharType="begin" w:fldLock="1"/>
        </w:r>
        <w:r w:rsidR="00884952" w:rsidDel="00366564">
          <w:rPr>
            <w:sz w:val="24"/>
            <w:szCs w:val="24"/>
          </w:rPr>
          <w:del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delInstrText>
        </w:r>
        <w:r w:rsidR="003C4BAC" w:rsidRPr="00AB3D2F" w:rsidDel="00366564">
          <w:rPr>
            <w:sz w:val="24"/>
            <w:szCs w:val="24"/>
          </w:rPr>
          <w:fldChar w:fldCharType="separate"/>
        </w:r>
        <w:r w:rsidR="00884952" w:rsidRPr="00884952" w:rsidDel="00366564">
          <w:rPr>
            <w:noProof/>
            <w:sz w:val="24"/>
            <w:szCs w:val="24"/>
          </w:rPr>
          <w:delText>(2015)</w:delText>
        </w:r>
        <w:r w:rsidR="003C4BAC" w:rsidRPr="00AB3D2F" w:rsidDel="00366564">
          <w:rPr>
            <w:sz w:val="24"/>
            <w:szCs w:val="24"/>
          </w:rPr>
          <w:fldChar w:fldCharType="end"/>
        </w:r>
        <w:r w:rsidR="003C4BAC" w:rsidRPr="00AB3D2F" w:rsidDel="00366564">
          <w:rPr>
            <w:sz w:val="24"/>
            <w:szCs w:val="24"/>
          </w:rPr>
          <w:delText xml:space="preserve"> presents two measures for the quality of the working force, the wage and hiring period</w:delText>
        </w:r>
        <w:r w:rsidR="003C4BAC" w:rsidRPr="00967F45" w:rsidDel="00366564">
          <w:rPr>
            <w:rStyle w:val="Fodnotehenvisning"/>
          </w:rPr>
          <w:footnoteReference w:id="1"/>
        </w:r>
        <w:r w:rsidR="003C4BAC" w:rsidRPr="00AB3D2F" w:rsidDel="00366564">
          <w:rPr>
            <w:sz w:val="24"/>
            <w:szCs w:val="24"/>
          </w:rPr>
          <w:delText xml:space="preserve">. The challenging part being to control for other effects, affecting the wage and hiring period. </w:delText>
        </w:r>
      </w:del>
      <w:r w:rsidR="00706B4F">
        <w:rPr>
          <w:sz w:val="24"/>
          <w:szCs w:val="24"/>
        </w:rPr>
        <w:br/>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several studies, all indicating that a more generous income insurance program results in</w:t>
      </w:r>
      <w:r w:rsidR="003C4BAC">
        <w:rPr>
          <w:sz w:val="24"/>
          <w:szCs w:val="24"/>
        </w:rPr>
        <w:t xml:space="preserve"> an</w:t>
      </w:r>
      <w:r w:rsidR="003C4BAC" w:rsidRPr="00AB3D2F">
        <w:rPr>
          <w:sz w:val="24"/>
          <w:szCs w:val="24"/>
        </w:rPr>
        <w:t xml:space="preserve"> extended unemployment period, approximately half of the studies find positive effects on the match-quality, the other half find no effects, and one study find</w:t>
      </w:r>
      <w:r w:rsidR="003C4BAC">
        <w:rPr>
          <w:sz w:val="24"/>
          <w:szCs w:val="24"/>
        </w:rPr>
        <w:t>s</w:t>
      </w:r>
      <w:r w:rsidR="003C4BAC" w:rsidRPr="00AB3D2F">
        <w:rPr>
          <w:sz w:val="24"/>
          <w:szCs w:val="24"/>
        </w:rPr>
        <w:t xml:space="preserve"> significant negative effects. The majority of the studies only find evidence using changes in the income insurance period, and not the level of income insurance</w:t>
      </w:r>
      <w:r w:rsidR="00CC02CD">
        <w:rPr>
          <w:sz w:val="24"/>
          <w:szCs w:val="24"/>
        </w:rPr>
        <w:t>, whereas the empirical evidence that productivity should be affected by changes to the level of income insurance is very sparse</w:t>
      </w:r>
      <w:r w:rsidR="003C4BAC" w:rsidRPr="00AB3D2F">
        <w:rPr>
          <w:sz w:val="24"/>
          <w:szCs w:val="24"/>
        </w:rPr>
        <w:t xml:space="preserve">. </w:t>
      </w:r>
      <w:r w:rsidR="00706B4F">
        <w:rPr>
          <w:sz w:val="24"/>
          <w:szCs w:val="24"/>
        </w:rPr>
        <w:br/>
      </w:r>
      <w:r w:rsidR="003C4BAC" w:rsidRPr="00AB3D2F">
        <w:rPr>
          <w:sz w:val="24"/>
          <w:szCs w:val="24"/>
        </w:rPr>
        <w:t xml:space="preserve">A possible explanation for the weak empirical evidence is also presented by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who shows evidence for a reverse effect of income insurance on the productivity, they argue that as people are spending longer time unemployed, their human capital falls, lowering their </w:t>
      </w:r>
      <w:r w:rsidR="003C4BAC" w:rsidRPr="00AB3D2F">
        <w:rPr>
          <w:sz w:val="24"/>
          <w:szCs w:val="24"/>
        </w:rPr>
        <w:lastRenderedPageBreak/>
        <w:t>productivity</w:t>
      </w:r>
      <w:r w:rsidR="00176D07">
        <w:rPr>
          <w:rStyle w:val="Fodnotehenvisning"/>
          <w:sz w:val="24"/>
          <w:szCs w:val="24"/>
        </w:rPr>
        <w:footnoteReference w:id="2"/>
      </w:r>
      <w:r w:rsidR="003C4BAC" w:rsidRPr="00AB3D2F">
        <w:rPr>
          <w:sz w:val="24"/>
          <w:szCs w:val="24"/>
        </w:rPr>
        <w:t>. This may be capable of explaining the mixed empirical evidence for a channel existing between the level of income insurance and productivity.</w:t>
      </w:r>
    </w:p>
    <w:p w14:paraId="7CAF7B5D" w14:textId="381A1404" w:rsidR="00073123" w:rsidRPr="00AB3D2F" w:rsidRDefault="00073123" w:rsidP="003C4BAC">
      <w:pPr>
        <w:spacing w:line="360" w:lineRule="auto"/>
        <w:rPr>
          <w:sz w:val="24"/>
          <w:szCs w:val="24"/>
        </w:rPr>
      </w:pPr>
      <w:r>
        <w:rPr>
          <w:sz w:val="24"/>
          <w:szCs w:val="24"/>
        </w:rPr>
        <w:t xml:space="preserve">Additionally to the matching effect, </w:t>
      </w:r>
      <w:r w:rsidR="005634E3" w:rsidRPr="00AC0541">
        <w:rPr>
          <w:noProof/>
          <w:sz w:val="24"/>
          <w:szCs w:val="24"/>
        </w:rPr>
        <w:t>Millemaci &amp; Ofria</w:t>
      </w:r>
      <w:r w:rsidR="005634E3" w:rsidRPr="00AC0541">
        <w:rPr>
          <w:sz w:val="24"/>
          <w:szCs w:val="24"/>
        </w:rPr>
        <w:t xml:space="preserve"> </w:t>
      </w:r>
      <w:r w:rsidR="005634E3" w:rsidRPr="00AC0541">
        <w:rPr>
          <w:sz w:val="24"/>
          <w:szCs w:val="24"/>
        </w:rPr>
        <w:fldChar w:fldCharType="begin" w:fldLock="1"/>
      </w:r>
      <w:r w:rsidR="005634E3">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suppress-author":1,"uris":["http://www.mendeley.com/documents/?uuid=db8479d7-1ab2-45fd-ab27-fa8910c62c7c"]}],"mendeley":{"formattedCitation":"(2014)","plainTextFormattedCitation":"(2014)","previouslyFormattedCitation":"(2014)"},"properties":{"noteIndex":0},"schema":"https://github.com/citation-style-language/schema/raw/master/csl-citation.json"}</w:instrText>
      </w:r>
      <w:r w:rsidR="005634E3" w:rsidRPr="00AC0541">
        <w:rPr>
          <w:sz w:val="24"/>
          <w:szCs w:val="24"/>
        </w:rPr>
        <w:fldChar w:fldCharType="separate"/>
      </w:r>
      <w:r w:rsidR="005634E3" w:rsidRPr="005F2952">
        <w:rPr>
          <w:noProof/>
          <w:sz w:val="24"/>
          <w:szCs w:val="24"/>
        </w:rPr>
        <w:t>(2014)</w:t>
      </w:r>
      <w:r w:rsidR="005634E3" w:rsidRPr="00AC0541">
        <w:rPr>
          <w:sz w:val="24"/>
          <w:szCs w:val="24"/>
        </w:rPr>
        <w:fldChar w:fldCharType="end"/>
      </w:r>
      <w:r w:rsidR="005634E3">
        <w:rPr>
          <w:sz w:val="24"/>
          <w:szCs w:val="24"/>
        </w:rPr>
        <w:t xml:space="preserve"> present </w:t>
      </w:r>
      <w:r w:rsidR="005634E3" w:rsidRPr="00AC0541">
        <w:rPr>
          <w:sz w:val="24"/>
          <w:szCs w:val="24"/>
        </w:rPr>
        <w:t xml:space="preserve">the </w:t>
      </w:r>
      <w:proofErr w:type="spellStart"/>
      <w:r w:rsidR="005634E3" w:rsidRPr="00AC0541">
        <w:rPr>
          <w:sz w:val="24"/>
          <w:szCs w:val="24"/>
        </w:rPr>
        <w:t>Verdoon</w:t>
      </w:r>
      <w:proofErr w:type="spellEnd"/>
      <w:r w:rsidR="005634E3" w:rsidRPr="00AC0541">
        <w:rPr>
          <w:sz w:val="24"/>
          <w:szCs w:val="24"/>
        </w:rPr>
        <w:t xml:space="preserve">-effect </w:t>
      </w:r>
      <w:r w:rsidR="005634E3">
        <w:rPr>
          <w:sz w:val="24"/>
          <w:szCs w:val="24"/>
        </w:rPr>
        <w:t xml:space="preserve">arguing that labor productivity usually is found to be procyclical. This effect is also used by Fazzari </w:t>
      </w:r>
      <w:r w:rsidR="005634E3">
        <w:rPr>
          <w:sz w:val="24"/>
          <w:szCs w:val="24"/>
        </w:rPr>
        <w:fldChar w:fldCharType="begin" w:fldLock="1"/>
      </w:r>
      <w:r w:rsidR="005665D4">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5634E3">
        <w:rPr>
          <w:sz w:val="24"/>
          <w:szCs w:val="24"/>
        </w:rPr>
        <w:fldChar w:fldCharType="separate"/>
      </w:r>
      <w:r w:rsidR="005634E3" w:rsidRPr="005634E3">
        <w:rPr>
          <w:noProof/>
          <w:sz w:val="24"/>
          <w:szCs w:val="24"/>
        </w:rPr>
        <w:t>(2020)</w:t>
      </w:r>
      <w:r w:rsidR="005634E3">
        <w:rPr>
          <w:sz w:val="24"/>
          <w:szCs w:val="24"/>
        </w:rPr>
        <w:fldChar w:fldCharType="end"/>
      </w:r>
      <w:r w:rsidR="005634E3">
        <w:rPr>
          <w:sz w:val="24"/>
          <w:szCs w:val="24"/>
        </w:rPr>
        <w:t xml:space="preserve">, who use the unemployment rate as a regressor of productivity explaining that when there is higher economic activity, R&amp;D expenditures also tends to rise, thereby increasing productivity. </w:t>
      </w:r>
    </w:p>
    <w:p w14:paraId="64841A15" w14:textId="2D1FD63A" w:rsidR="003C4BAC" w:rsidRPr="00AB3D2F" w:rsidRDefault="003C4BAC" w:rsidP="003C4BAC">
      <w:pPr>
        <w:spacing w:line="360" w:lineRule="auto"/>
        <w:rPr>
          <w:sz w:val="24"/>
          <w:szCs w:val="24"/>
        </w:rPr>
      </w:pPr>
      <w:r w:rsidRPr="00AB3D2F">
        <w:rPr>
          <w:sz w:val="24"/>
          <w:szCs w:val="24"/>
        </w:rPr>
        <w:t xml:space="preserve">A </w:t>
      </w:r>
      <w:r w:rsidR="00CB1B8E">
        <w:rPr>
          <w:sz w:val="24"/>
          <w:szCs w:val="24"/>
        </w:rPr>
        <w:t xml:space="preserve">macroeconomic </w:t>
      </w:r>
      <w:r w:rsidRPr="00AB3D2F">
        <w:rPr>
          <w:sz w:val="24"/>
          <w:szCs w:val="24"/>
        </w:rPr>
        <w:t>channel not getting that much attention in the literature, is the effect of income insurance on the participation rate</w:t>
      </w:r>
      <w:r w:rsidR="00CB1B8E">
        <w:rPr>
          <w:sz w:val="24"/>
          <w:szCs w:val="24"/>
        </w:rPr>
        <w:t>.</w:t>
      </w:r>
      <w:r w:rsidR="00884952">
        <w:rPr>
          <w:sz w:val="24"/>
          <w:szCs w:val="24"/>
        </w:rPr>
        <w:t xml:space="preserve"> </w:t>
      </w:r>
      <w:r w:rsidR="00884952" w:rsidRPr="00AB3D2F">
        <w:rPr>
          <w:noProof/>
          <w:sz w:val="24"/>
          <w:szCs w:val="24"/>
        </w:rPr>
        <w:t>Fazzari et al.</w:t>
      </w:r>
      <w:r w:rsidRPr="00AB3D2F">
        <w:rPr>
          <w:sz w:val="24"/>
          <w:szCs w:val="24"/>
        </w:rPr>
        <w:t xml:space="preserve"> </w:t>
      </w:r>
      <w:r w:rsidRPr="00AB3D2F">
        <w:rPr>
          <w:sz w:val="24"/>
          <w:szCs w:val="24"/>
        </w:rPr>
        <w:fldChar w:fldCharType="begin" w:fldLock="1"/>
      </w:r>
      <w:r w:rsidR="00DF372B">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Pr="00AB3D2F">
        <w:rPr>
          <w:sz w:val="24"/>
          <w:szCs w:val="24"/>
        </w:rPr>
        <w:fldChar w:fldCharType="separate"/>
      </w:r>
      <w:r w:rsidR="00884952" w:rsidRPr="00884952">
        <w:rPr>
          <w:noProof/>
          <w:sz w:val="24"/>
          <w:szCs w:val="24"/>
        </w:rPr>
        <w:t>(2020)</w:t>
      </w:r>
      <w:r w:rsidRPr="00AB3D2F">
        <w:rPr>
          <w:sz w:val="24"/>
          <w:szCs w:val="24"/>
        </w:rPr>
        <w:fldChar w:fldCharType="end"/>
      </w:r>
      <w:r>
        <w:rPr>
          <w:sz w:val="24"/>
          <w:szCs w:val="24"/>
        </w:rPr>
        <w:t xml:space="preserve"> </w:t>
      </w:r>
      <w:r w:rsidRPr="00AB3D2F">
        <w:rPr>
          <w:sz w:val="24"/>
          <w:szCs w:val="24"/>
        </w:rPr>
        <w:t>endogenizes the labor force using the strength of the economy measured by the unemployment rate as a regressor. He argues that the unemployment rate should have a negative relationship with the labor force</w:t>
      </w:r>
      <w:r w:rsidR="00706B4F">
        <w:rPr>
          <w:sz w:val="24"/>
          <w:szCs w:val="24"/>
        </w:rPr>
        <w:t>.</w:t>
      </w:r>
      <w:r w:rsidRPr="00AB3D2F">
        <w:rPr>
          <w:sz w:val="24"/>
          <w:szCs w:val="24"/>
        </w:rPr>
        <w:t xml:space="preserve"> </w:t>
      </w:r>
      <w:r w:rsidR="00706B4F">
        <w:rPr>
          <w:sz w:val="24"/>
          <w:szCs w:val="24"/>
        </w:rPr>
        <w:t>The main</w:t>
      </w:r>
      <w:r w:rsidRPr="00AB3D2F">
        <w:rPr>
          <w:sz w:val="24"/>
          <w:szCs w:val="24"/>
        </w:rPr>
        <w:t xml:space="preserve"> reason is</w:t>
      </w:r>
      <w:r w:rsidR="00706B4F">
        <w:rPr>
          <w:sz w:val="24"/>
          <w:szCs w:val="24"/>
        </w:rPr>
        <w:t xml:space="preserve"> that</w:t>
      </w:r>
      <w:r w:rsidRPr="00AB3D2F">
        <w:rPr>
          <w:sz w:val="24"/>
          <w:szCs w:val="24"/>
        </w:rPr>
        <w:t xml:space="preserve"> a decline in labor force participation </w:t>
      </w:r>
      <w:r w:rsidR="009D1E5C">
        <w:rPr>
          <w:sz w:val="24"/>
          <w:szCs w:val="24"/>
        </w:rPr>
        <w:t>should imply a</w:t>
      </w:r>
      <w:r w:rsidRPr="00AB3D2F">
        <w:rPr>
          <w:sz w:val="24"/>
          <w:szCs w:val="24"/>
        </w:rPr>
        <w:t xml:space="preserve"> rising difficulty of finding an acceptable job match as unemployment rises, </w:t>
      </w:r>
      <w:r w:rsidR="00884952">
        <w:rPr>
          <w:sz w:val="24"/>
          <w:szCs w:val="24"/>
        </w:rPr>
        <w:t>additionally evidence suggests that</w:t>
      </w:r>
      <w:r w:rsidRPr="00AB3D2F">
        <w:rPr>
          <w:sz w:val="24"/>
          <w:szCs w:val="24"/>
        </w:rPr>
        <w:t xml:space="preserve"> higher unemployment</w:t>
      </w:r>
      <w:r w:rsidR="00884952">
        <w:rPr>
          <w:sz w:val="24"/>
          <w:szCs w:val="24"/>
        </w:rPr>
        <w:t xml:space="preserve"> also</w:t>
      </w:r>
      <w:r w:rsidRPr="00AB3D2F">
        <w:rPr>
          <w:sz w:val="24"/>
          <w:szCs w:val="24"/>
        </w:rPr>
        <w:t xml:space="preserve"> tends to reduce immigration</w:t>
      </w:r>
      <w:r w:rsidR="00884952">
        <w:rPr>
          <w:sz w:val="24"/>
          <w:szCs w:val="24"/>
        </w:rPr>
        <w:t xml:space="preserve">, </w:t>
      </w:r>
      <w:r w:rsidR="00CC02CD">
        <w:rPr>
          <w:sz w:val="24"/>
          <w:szCs w:val="24"/>
        </w:rPr>
        <w:t>also</w:t>
      </w:r>
      <w:r w:rsidR="00884952">
        <w:rPr>
          <w:sz w:val="24"/>
          <w:szCs w:val="24"/>
        </w:rPr>
        <w:t xml:space="preserve"> affecting the labor force</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Pr="00AB3D2F">
        <w:rPr>
          <w:sz w:val="24"/>
          <w:szCs w:val="24"/>
        </w:rPr>
        <w:fldChar w:fldCharType="separate"/>
      </w:r>
      <w:r w:rsidRPr="00AB3D2F">
        <w:rPr>
          <w:noProof/>
          <w:sz w:val="24"/>
          <w:szCs w:val="24"/>
        </w:rPr>
        <w:t>(Setterfield, 2003)</w:t>
      </w:r>
      <w:r w:rsidRPr="00AB3D2F">
        <w:rPr>
          <w:sz w:val="24"/>
          <w:szCs w:val="24"/>
        </w:rPr>
        <w:fldChar w:fldCharType="end"/>
      </w:r>
      <w:r w:rsidRPr="00AB3D2F">
        <w:rPr>
          <w:sz w:val="24"/>
          <w:szCs w:val="24"/>
        </w:rPr>
        <w:t>.</w:t>
      </w:r>
    </w:p>
    <w:p w14:paraId="3AE99270" w14:textId="229D14C0" w:rsidR="003C4BAC" w:rsidRPr="00583A8B" w:rsidRDefault="003C4BAC" w:rsidP="003C4BAC">
      <w:pPr>
        <w:spacing w:line="360" w:lineRule="auto"/>
        <w:rPr>
          <w:sz w:val="24"/>
          <w:szCs w:val="24"/>
        </w:rPr>
      </w:pPr>
      <w:commentRangeStart w:id="41"/>
      <w:r w:rsidRPr="00AB3D2F">
        <w:rPr>
          <w:sz w:val="24"/>
          <w:szCs w:val="24"/>
        </w:rPr>
        <w:t>Lastly, as the income insurance program is not mandatory in Denmark, it is argued that one should expect a lower compensation rate to affect the insurance rate (The rate of workers being a member of the income insurance program)</w:t>
      </w:r>
      <w:r w:rsidR="00552417">
        <w:rPr>
          <w:sz w:val="24"/>
          <w:szCs w:val="24"/>
        </w:rPr>
        <w:t xml:space="preserve"> </w:t>
      </w:r>
      <w:r w:rsidR="00552417" w:rsidRPr="00AB3D2F">
        <w:rPr>
          <w:sz w:val="24"/>
          <w:szCs w:val="24"/>
        </w:rPr>
        <w:fldChar w:fldCharType="begin" w:fldLock="1"/>
      </w:r>
      <w:r w:rsidR="005665D4">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552417" w:rsidRPr="00AB3D2F">
        <w:rPr>
          <w:sz w:val="24"/>
          <w:szCs w:val="24"/>
        </w:rPr>
        <w:fldChar w:fldCharType="separate"/>
      </w:r>
      <w:r w:rsidR="005634E3" w:rsidRPr="005634E3">
        <w:rPr>
          <w:noProof/>
          <w:sz w:val="24"/>
          <w:szCs w:val="24"/>
        </w:rPr>
        <w:t>(Aastrup, 2018; Jensen, 2021; Risgaard, 2021)</w:t>
      </w:r>
      <w:r w:rsidR="00552417" w:rsidRPr="00AB3D2F">
        <w:rPr>
          <w:sz w:val="24"/>
          <w:szCs w:val="24"/>
        </w:rPr>
        <w:fldChar w:fldCharType="end"/>
      </w:r>
      <w:r w:rsidR="00A82B25">
        <w:rPr>
          <w:rStyle w:val="Fodnotehenvisning"/>
          <w:sz w:val="24"/>
          <w:szCs w:val="24"/>
        </w:rPr>
        <w:footnoteReference w:id="3"/>
      </w:r>
      <w:r w:rsidR="00064052">
        <w:rPr>
          <w:sz w:val="24"/>
          <w:szCs w:val="24"/>
        </w:rPr>
        <w:t>.</w:t>
      </w:r>
      <w:r w:rsidRPr="00AB3D2F">
        <w:rPr>
          <w:sz w:val="24"/>
          <w:szCs w:val="24"/>
        </w:rPr>
        <w:t xml:space="preserve"> </w:t>
      </w:r>
      <w:r w:rsidR="00552417">
        <w:rPr>
          <w:sz w:val="24"/>
          <w:szCs w:val="24"/>
        </w:rPr>
        <w:t>Interestingly it is found that in</w:t>
      </w:r>
      <w:r w:rsidRPr="00AB3D2F">
        <w:rPr>
          <w:sz w:val="24"/>
          <w:szCs w:val="24"/>
        </w:rPr>
        <w:t xml:space="preserve"> the same period as the fall in the compensation rate, the percentage of the working force being a member </w:t>
      </w:r>
      <w:r w:rsidR="005665D4">
        <w:rPr>
          <w:sz w:val="24"/>
          <w:szCs w:val="24"/>
        </w:rPr>
        <w:t xml:space="preserve">of the income insurance program </w:t>
      </w:r>
      <w:r w:rsidRPr="00AB3D2F">
        <w:rPr>
          <w:sz w:val="24"/>
          <w:szCs w:val="24"/>
        </w:rPr>
        <w:t xml:space="preserve">has dropped from 84% till 78% even though this period has included political adjustment intended to raise this percentage </w:t>
      </w:r>
      <w:r w:rsidRPr="00AB3D2F">
        <w:rPr>
          <w:sz w:val="24"/>
          <w:szCs w:val="24"/>
        </w:rPr>
        <w:fldChar w:fldCharType="begin" w:fldLock="1"/>
      </w:r>
      <w:r w:rsidR="00DF372B">
        <w:rPr>
          <w:sz w:val="24"/>
          <w:szCs w:val="24"/>
        </w:rPr>
        <w:instrText>ADDIN CSL_CITATION {"citationItems":[{"id":"ITEM-1","itemData":{"author":[{"dropping-particle":"","family":"Risgaard","given":"Lizette","non-dropping-particle":"","parse-names":false,"suffix":""}],"id":"ITEM-1","issued":{"date-parts":[["2021"]]},"title":"Mere tryghed til lønmodtagerne","type":"article-journal"},"uris":["http://www.mendeley.com/documents/?uuid=ce253304-2c7c-476c-a58c-023352fcd508"]}],"mendeley":{"formattedCitation":"(Risgaard, 2021)","plainTextFormattedCitation":"(Risgaard, 2021)","previouslyFormattedCitation":"(Risgaard, 2021)"},"properties":{"noteIndex":0},"schema":"https://github.com/citation-style-language/schema/raw/master/csl-citation.json"}</w:instrText>
      </w:r>
      <w:r w:rsidRPr="00AB3D2F">
        <w:rPr>
          <w:sz w:val="24"/>
          <w:szCs w:val="24"/>
        </w:rPr>
        <w:fldChar w:fldCharType="separate"/>
      </w:r>
      <w:r w:rsidR="00DF372B" w:rsidRPr="00DF372B">
        <w:rPr>
          <w:noProof/>
          <w:sz w:val="24"/>
          <w:szCs w:val="24"/>
        </w:rPr>
        <w:t>(Risgaard, 2021)</w:t>
      </w:r>
      <w:r w:rsidRPr="00AB3D2F">
        <w:rPr>
          <w:sz w:val="24"/>
          <w:szCs w:val="24"/>
        </w:rPr>
        <w:fldChar w:fldCharType="end"/>
      </w:r>
      <w:r w:rsidRPr="00AB3D2F">
        <w:rPr>
          <w:sz w:val="24"/>
          <w:szCs w:val="24"/>
        </w:rPr>
        <w:t xml:space="preserve">. </w:t>
      </w:r>
      <w:r w:rsidR="005665D4">
        <w:rPr>
          <w:sz w:val="24"/>
          <w:szCs w:val="24"/>
        </w:rPr>
        <w:t xml:space="preserve">Aastrup </w:t>
      </w:r>
      <w:r w:rsidR="005665D4">
        <w:rPr>
          <w:sz w:val="24"/>
          <w:szCs w:val="24"/>
        </w:rPr>
        <w:fldChar w:fldCharType="begin" w:fldLock="1"/>
      </w:r>
      <w:r w:rsidR="00B61329">
        <w:rPr>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5665D4">
        <w:rPr>
          <w:sz w:val="24"/>
          <w:szCs w:val="24"/>
        </w:rPr>
        <w:fldChar w:fldCharType="separate"/>
      </w:r>
      <w:r w:rsidR="005665D4" w:rsidRPr="005665D4">
        <w:rPr>
          <w:noProof/>
          <w:sz w:val="24"/>
          <w:szCs w:val="24"/>
        </w:rPr>
        <w:t>(2018)</w:t>
      </w:r>
      <w:r w:rsidR="005665D4">
        <w:rPr>
          <w:sz w:val="24"/>
          <w:szCs w:val="24"/>
        </w:rPr>
        <w:fldChar w:fldCharType="end"/>
      </w:r>
      <w:r w:rsidR="005665D4">
        <w:rPr>
          <w:sz w:val="24"/>
          <w:szCs w:val="24"/>
        </w:rPr>
        <w:t xml:space="preserve"> includes several channels in which a higher insurance rate affects the economy, most importantly, he argues that it leads to higher stabilization at lower economic activity by keeping the aggregate demand high. </w:t>
      </w:r>
      <w:commentRangeEnd w:id="41"/>
      <w:r w:rsidR="00366564">
        <w:rPr>
          <w:rStyle w:val="Kommentarhenvisning"/>
        </w:rPr>
        <w:commentReference w:id="41"/>
      </w:r>
    </w:p>
    <w:p w14:paraId="30F36CD7" w14:textId="43892016" w:rsidR="003C4BAC" w:rsidRPr="00176D07" w:rsidRDefault="00176D07" w:rsidP="008D0625">
      <w:pPr>
        <w:spacing w:line="360" w:lineRule="auto"/>
        <w:rPr>
          <w:sz w:val="24"/>
          <w:szCs w:val="24"/>
        </w:rPr>
      </w:pPr>
      <w:r>
        <w:rPr>
          <w:sz w:val="24"/>
          <w:szCs w:val="24"/>
        </w:rPr>
        <w:t xml:space="preserve">In this section we </w:t>
      </w:r>
      <w:r w:rsidR="00464DF8">
        <w:rPr>
          <w:sz w:val="24"/>
          <w:szCs w:val="24"/>
        </w:rPr>
        <w:t>presented</w:t>
      </w:r>
      <w:r>
        <w:rPr>
          <w:sz w:val="24"/>
          <w:szCs w:val="24"/>
        </w:rPr>
        <w:t xml:space="preserve"> the </w:t>
      </w:r>
      <w:r w:rsidR="00464DF8">
        <w:rPr>
          <w:sz w:val="24"/>
          <w:szCs w:val="24"/>
        </w:rPr>
        <w:t xml:space="preserve">literature on the </w:t>
      </w:r>
      <w:r>
        <w:rPr>
          <w:sz w:val="24"/>
          <w:szCs w:val="24"/>
        </w:rPr>
        <w:t xml:space="preserve">microeconomic and macroeconomic effects </w:t>
      </w:r>
      <w:r w:rsidR="00464DF8">
        <w:rPr>
          <w:sz w:val="24"/>
          <w:szCs w:val="24"/>
        </w:rPr>
        <w:t>associated with a</w:t>
      </w:r>
      <w:r w:rsidR="00463D22">
        <w:rPr>
          <w:sz w:val="24"/>
          <w:szCs w:val="24"/>
        </w:rPr>
        <w:t xml:space="preserve"> change </w:t>
      </w:r>
      <w:r w:rsidR="00464DF8">
        <w:rPr>
          <w:sz w:val="24"/>
          <w:szCs w:val="24"/>
        </w:rPr>
        <w:t>in</w:t>
      </w:r>
      <w:r w:rsidR="00463D22">
        <w:rPr>
          <w:sz w:val="24"/>
          <w:szCs w:val="24"/>
        </w:rPr>
        <w:t xml:space="preserve"> the level of unemployment benefits</w:t>
      </w:r>
      <w:r>
        <w:rPr>
          <w:sz w:val="24"/>
          <w:szCs w:val="24"/>
        </w:rPr>
        <w:t>. Most importantly we find that the literature is mo</w:t>
      </w:r>
      <w:r w:rsidR="00463D22">
        <w:rPr>
          <w:sz w:val="24"/>
          <w:szCs w:val="24"/>
        </w:rPr>
        <w:t>v</w:t>
      </w:r>
      <w:r>
        <w:rPr>
          <w:sz w:val="24"/>
          <w:szCs w:val="24"/>
        </w:rPr>
        <w:t xml:space="preserve">ing towards </w:t>
      </w:r>
      <w:r w:rsidR="00463D22">
        <w:rPr>
          <w:sz w:val="24"/>
          <w:szCs w:val="24"/>
        </w:rPr>
        <w:t xml:space="preserve">including aggregated effects of unemployment benefits, which will enable one to estimate the macro elasticity of the level of income insurance on </w:t>
      </w:r>
      <w:r w:rsidR="00463D22">
        <w:rPr>
          <w:sz w:val="24"/>
          <w:szCs w:val="24"/>
        </w:rPr>
        <w:lastRenderedPageBreak/>
        <w:t xml:space="preserve">unemployment, as done by several newer studies. </w:t>
      </w:r>
      <w:r w:rsidR="00464DF8">
        <w:rPr>
          <w:sz w:val="24"/>
          <w:szCs w:val="24"/>
        </w:rPr>
        <w:t xml:space="preserve">This emphasizes why we need to calculate the </w:t>
      </w:r>
      <w:r w:rsidR="00463D22">
        <w:rPr>
          <w:sz w:val="24"/>
          <w:szCs w:val="24"/>
        </w:rPr>
        <w:t xml:space="preserve">macro elasticity to evaluate the political decision </w:t>
      </w:r>
      <w:r w:rsidR="008D0625">
        <w:rPr>
          <w:sz w:val="24"/>
          <w:szCs w:val="24"/>
        </w:rPr>
        <w:t>of</w:t>
      </w:r>
      <w:r w:rsidR="00463D22">
        <w:rPr>
          <w:sz w:val="24"/>
          <w:szCs w:val="24"/>
        </w:rPr>
        <w:t xml:space="preserve"> suppress</w:t>
      </w:r>
      <w:r w:rsidR="008D0625">
        <w:rPr>
          <w:sz w:val="24"/>
          <w:szCs w:val="24"/>
        </w:rPr>
        <w:t>ing</w:t>
      </w:r>
      <w:r w:rsidR="00463D22">
        <w:rPr>
          <w:sz w:val="24"/>
          <w:szCs w:val="24"/>
        </w:rPr>
        <w:t xml:space="preserve"> the regulation of the maximum level of income insurance in Denmark</w:t>
      </w:r>
      <w:r w:rsidR="00464DF8">
        <w:rPr>
          <w:sz w:val="24"/>
          <w:szCs w:val="24"/>
        </w:rPr>
        <w:t>. Up until now, the Danish government is still using a micro founded model, when evaluating changes to the income insurance program</w:t>
      </w:r>
      <w:r w:rsidR="008D0625">
        <w:rPr>
          <w:sz w:val="24"/>
          <w:szCs w:val="24"/>
        </w:rPr>
        <w:t>. In the next section, we will present this model,</w:t>
      </w:r>
      <w:r w:rsidR="00464DF8">
        <w:rPr>
          <w:sz w:val="24"/>
          <w:szCs w:val="24"/>
        </w:rPr>
        <w:t xml:space="preserve"> </w:t>
      </w:r>
      <w:r w:rsidR="008D0625">
        <w:rPr>
          <w:sz w:val="24"/>
          <w:szCs w:val="24"/>
        </w:rPr>
        <w:t>b</w:t>
      </w:r>
      <w:r w:rsidR="00464DF8">
        <w:rPr>
          <w:sz w:val="24"/>
          <w:szCs w:val="24"/>
        </w:rPr>
        <w:t xml:space="preserve">ut </w:t>
      </w:r>
      <w:r w:rsidR="008D0625">
        <w:rPr>
          <w:sz w:val="24"/>
          <w:szCs w:val="24"/>
        </w:rPr>
        <w:t xml:space="preserve">first </w:t>
      </w:r>
      <w:r w:rsidR="00464DF8">
        <w:rPr>
          <w:sz w:val="24"/>
          <w:szCs w:val="24"/>
        </w:rPr>
        <w:t xml:space="preserve">provide a short description of the </w:t>
      </w:r>
      <w:r w:rsidR="008D0625">
        <w:rPr>
          <w:sz w:val="24"/>
          <w:szCs w:val="24"/>
        </w:rPr>
        <w:t>Danish income insurance program, and its development over time, as this led to the creation of this model.</w:t>
      </w:r>
      <w:r w:rsidR="00464DF8">
        <w:rPr>
          <w:sz w:val="24"/>
          <w:szCs w:val="24"/>
        </w:rPr>
        <w:t xml:space="preserve"> </w:t>
      </w:r>
    </w:p>
    <w:p w14:paraId="0759F200" w14:textId="13D9E304" w:rsidR="00262F3F" w:rsidRDefault="00CF51F3" w:rsidP="00CF51F3">
      <w:pPr>
        <w:pStyle w:val="Overskrift1"/>
      </w:pPr>
      <w:bookmarkStart w:id="42" w:name="_Ref119913343"/>
      <w:r>
        <w:t>Section 3</w:t>
      </w:r>
      <w:bookmarkEnd w:id="42"/>
      <w:r w:rsidR="004E2D15">
        <w:t xml:space="preserve"> </w:t>
      </w:r>
      <w:r w:rsidR="00CC02CD">
        <w:t>Political regulations of the</w:t>
      </w:r>
      <w:r w:rsidR="00BF1D8A">
        <w:t xml:space="preserve"> Danish income insurance program  </w:t>
      </w:r>
    </w:p>
    <w:p w14:paraId="25A917D8" w14:textId="0B6B3974" w:rsidR="00CF51F3" w:rsidRDefault="00CF51F3" w:rsidP="00CF51F3"/>
    <w:p w14:paraId="56AB9BB4" w14:textId="278672A0" w:rsidR="005900D2" w:rsidRPr="005900D2" w:rsidRDefault="00F1397C" w:rsidP="005900D2">
      <w:pPr>
        <w:spacing w:line="360" w:lineRule="auto"/>
        <w:rPr>
          <w:sz w:val="24"/>
          <w:szCs w:val="24"/>
        </w:rPr>
      </w:pPr>
      <w:r w:rsidRPr="00AB3D2F">
        <w:rPr>
          <w:sz w:val="24"/>
          <w:szCs w:val="24"/>
        </w:rPr>
        <w:t xml:space="preserve">The previous section </w:t>
      </w:r>
      <w:r w:rsidR="005900D2" w:rsidRPr="00AB3D2F">
        <w:rPr>
          <w:sz w:val="24"/>
          <w:szCs w:val="24"/>
        </w:rPr>
        <w:t>introduced</w:t>
      </w:r>
      <w:r w:rsidRPr="00AB3D2F">
        <w:rPr>
          <w:sz w:val="24"/>
          <w:szCs w:val="24"/>
        </w:rPr>
        <w:t xml:space="preserve"> literature</w:t>
      </w:r>
      <w:r w:rsidR="00BC0EF3">
        <w:rPr>
          <w:sz w:val="24"/>
          <w:szCs w:val="24"/>
        </w:rPr>
        <w:t xml:space="preserve"> focusing</w:t>
      </w:r>
      <w:r w:rsidRPr="00AB3D2F">
        <w:rPr>
          <w:sz w:val="24"/>
          <w:szCs w:val="24"/>
        </w:rPr>
        <w:t xml:space="preserve"> </w:t>
      </w:r>
      <w:r w:rsidR="0091531D">
        <w:rPr>
          <w:sz w:val="24"/>
          <w:szCs w:val="24"/>
        </w:rPr>
        <w:t xml:space="preserve">on </w:t>
      </w:r>
      <w:r w:rsidR="005900D2">
        <w:rPr>
          <w:sz w:val="24"/>
          <w:szCs w:val="24"/>
        </w:rPr>
        <w:t>the micro and macro effects of changes to the level of</w:t>
      </w:r>
      <w:r w:rsidRPr="00AB3D2F">
        <w:rPr>
          <w:sz w:val="24"/>
          <w:szCs w:val="24"/>
        </w:rPr>
        <w:t xml:space="preserve"> income insurance.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w:t>
      </w:r>
      <w:r w:rsidR="00577AEF">
        <w:rPr>
          <w:sz w:val="24"/>
          <w:szCs w:val="24"/>
        </w:rPr>
        <w:t>which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 xml:space="preserve">models built using aggregated micro </w:t>
      </w:r>
      <w:r w:rsidR="00463D22" w:rsidRPr="00AB3D2F">
        <w:rPr>
          <w:sz w:val="24"/>
          <w:szCs w:val="24"/>
        </w:rPr>
        <w:t>foundation</w:t>
      </w:r>
      <w:r w:rsidR="00577AEF">
        <w:rPr>
          <w:sz w:val="24"/>
          <w:szCs w:val="24"/>
        </w:rPr>
        <w:t>s</w:t>
      </w:r>
      <w:r w:rsidR="00463D22">
        <w:rPr>
          <w:sz w:val="24"/>
          <w:szCs w:val="24"/>
        </w:rPr>
        <w:t>.</w:t>
      </w:r>
      <w:r w:rsidR="005900D2">
        <w:rPr>
          <w:sz w:val="24"/>
          <w:szCs w:val="24"/>
        </w:rPr>
        <w:t xml:space="preserve"> </w:t>
      </w:r>
      <w:r w:rsidR="00463D22">
        <w:rPr>
          <w:sz w:val="24"/>
          <w:szCs w:val="24"/>
        </w:rPr>
        <w:t>S</w:t>
      </w:r>
      <w:r w:rsidR="005900D2">
        <w:rPr>
          <w:sz w:val="24"/>
          <w:szCs w:val="24"/>
        </w:rPr>
        <w:t xml:space="preserve">uch a model will be presented </w:t>
      </w:r>
      <w:r w:rsidR="00463D22">
        <w:rPr>
          <w:sz w:val="24"/>
          <w:szCs w:val="24"/>
        </w:rPr>
        <w:t xml:space="preserve">in this section </w:t>
      </w:r>
      <w:r w:rsidR="005900D2">
        <w:rPr>
          <w:sz w:val="24"/>
          <w:szCs w:val="24"/>
        </w:rPr>
        <w:t xml:space="preserve">in the form of the Danish </w:t>
      </w:r>
      <w:r w:rsidR="00CC02CD">
        <w:rPr>
          <w:sz w:val="24"/>
          <w:szCs w:val="24"/>
        </w:rPr>
        <w:t xml:space="preserve">income insurance </w:t>
      </w:r>
      <w:r w:rsidR="002539F9">
        <w:rPr>
          <w:sz w:val="24"/>
          <w:szCs w:val="24"/>
        </w:rPr>
        <w:t>model</w:t>
      </w:r>
      <w:r w:rsidR="00463D22">
        <w:rPr>
          <w:sz w:val="24"/>
          <w:szCs w:val="24"/>
        </w:rPr>
        <w:t xml:space="preserve">, used </w:t>
      </w:r>
      <w:r w:rsidR="00896ED0">
        <w:rPr>
          <w:sz w:val="24"/>
          <w:szCs w:val="24"/>
        </w:rPr>
        <w:t>for analyzing regulations towards the Danish income insurance program</w:t>
      </w:r>
      <w:r w:rsidR="00215E94" w:rsidRPr="00AB3D2F">
        <w:rPr>
          <w:sz w:val="24"/>
          <w:szCs w:val="24"/>
        </w:rPr>
        <w:t>.</w:t>
      </w:r>
      <w:r w:rsidR="00DF5EAD" w:rsidRPr="00AB3D2F">
        <w:rPr>
          <w:sz w:val="24"/>
          <w:szCs w:val="24"/>
        </w:rPr>
        <w:t xml:space="preserve"> </w:t>
      </w:r>
      <w:r w:rsidR="005900D2">
        <w:rPr>
          <w:sz w:val="24"/>
          <w:szCs w:val="24"/>
        </w:rPr>
        <w:t>Before presenting th</w:t>
      </w:r>
      <w:r w:rsidR="00896ED0">
        <w:rPr>
          <w:sz w:val="24"/>
          <w:szCs w:val="24"/>
        </w:rPr>
        <w:t xml:space="preserve">is </w:t>
      </w:r>
      <w:r w:rsidR="005900D2">
        <w:rPr>
          <w:sz w:val="24"/>
          <w:szCs w:val="24"/>
        </w:rPr>
        <w:t>model, we present a description of which factors in the Danish income insurance program that has led to the falling compensation rate</w:t>
      </w:r>
      <w:r w:rsidR="00BC0EF3">
        <w:rPr>
          <w:sz w:val="24"/>
          <w:szCs w:val="24"/>
        </w:rPr>
        <w:t xml:space="preserve"> over time</w:t>
      </w:r>
      <w:r w:rsidR="005900D2">
        <w:rPr>
          <w:sz w:val="24"/>
          <w:szCs w:val="24"/>
        </w:rPr>
        <w:t>.</w:t>
      </w:r>
    </w:p>
    <w:p w14:paraId="2E094830" w14:textId="15DAA083" w:rsidR="008F5FCC" w:rsidRDefault="00BC0EF3" w:rsidP="00BC0EF3">
      <w:pPr>
        <w:pStyle w:val="Overskrift2"/>
      </w:pPr>
      <w:r>
        <w:t xml:space="preserve">The falling compensation rate in </w:t>
      </w:r>
      <w:r w:rsidR="008F5FCC">
        <w:t xml:space="preserve">Denmark: </w:t>
      </w:r>
    </w:p>
    <w:p w14:paraId="6A8EB928" w14:textId="35B3ADA3" w:rsidR="008F5FCC" w:rsidRDefault="008F5FCC" w:rsidP="008F5FCC">
      <w:pPr>
        <w:spacing w:line="360" w:lineRule="auto"/>
        <w:rPr>
          <w:sz w:val="24"/>
          <w:szCs w:val="24"/>
        </w:rPr>
      </w:pPr>
      <w:r w:rsidRPr="00AB3D2F">
        <w:rPr>
          <w:sz w:val="24"/>
          <w:szCs w:val="24"/>
        </w:rPr>
        <w:t>Looking at the generosity</w:t>
      </w:r>
      <w:r w:rsidR="0091531D">
        <w:rPr>
          <w:sz w:val="24"/>
          <w:szCs w:val="24"/>
        </w:rPr>
        <w:t xml:space="preserve"> of the Danish income insurance</w:t>
      </w:r>
      <w:r w:rsidRPr="00AB3D2F">
        <w:rPr>
          <w:sz w:val="24"/>
          <w:szCs w:val="24"/>
        </w:rPr>
        <w:t xml:space="preserve"> </w:t>
      </w:r>
      <w:r w:rsidR="0091531D">
        <w:rPr>
          <w:sz w:val="24"/>
          <w:szCs w:val="24"/>
        </w:rPr>
        <w:t>program</w:t>
      </w:r>
      <w:r w:rsidRPr="00AB3D2F">
        <w:rPr>
          <w:sz w:val="24"/>
          <w:szCs w:val="24"/>
        </w:rPr>
        <w:t xml:space="preserve"> over time</w:t>
      </w:r>
      <w:r w:rsidR="0091531D">
        <w:rPr>
          <w:sz w:val="24"/>
          <w:szCs w:val="24"/>
        </w:rPr>
        <w:t>,</w:t>
      </w:r>
      <w:r w:rsidRPr="00AB3D2F">
        <w:rPr>
          <w:sz w:val="24"/>
          <w:szCs w:val="24"/>
        </w:rPr>
        <w:t xml:space="preserve"> data from ADAM’s databank suggests that the compensation rate, measuring the income insurance relative to the wage, has been falling since 1990-2018</w:t>
      </w:r>
      <w:r>
        <w:rPr>
          <w:sz w:val="24"/>
          <w:szCs w:val="24"/>
        </w:rPr>
        <w:t>, as observed</w:t>
      </w:r>
      <w:r w:rsidR="00CC02CD">
        <w:rPr>
          <w:sz w:val="24"/>
          <w:szCs w:val="24"/>
        </w:rPr>
        <w:t xml:space="preserve"> below</w:t>
      </w:r>
      <w:r w:rsidRPr="00AB3D2F">
        <w:rPr>
          <w:sz w:val="24"/>
          <w:szCs w:val="24"/>
        </w:rPr>
        <w:t>:</w:t>
      </w:r>
    </w:p>
    <w:p w14:paraId="5DC5A91B" w14:textId="5F4CEED7" w:rsidR="00B61329" w:rsidRDefault="00B61329" w:rsidP="00B61329">
      <w:pPr>
        <w:pStyle w:val="Billedtekst"/>
        <w:keepNext/>
      </w:pPr>
      <w:r>
        <w:lastRenderedPageBreak/>
        <w:t xml:space="preserve">Figure </w:t>
      </w:r>
      <w:fldSimple w:instr=" SEQ Figure \* ARABIC ">
        <w:r w:rsidR="00775321">
          <w:rPr>
            <w:noProof/>
          </w:rPr>
          <w:t>1</w:t>
        </w:r>
      </w:fldSimple>
    </w:p>
    <w:p w14:paraId="4F4A6125" w14:textId="737DB6A8" w:rsidR="00BC3C9E" w:rsidRDefault="00BC3C9E" w:rsidP="008F5FCC">
      <w:pPr>
        <w:spacing w:line="360" w:lineRule="auto"/>
        <w:rPr>
          <w:sz w:val="24"/>
          <w:szCs w:val="24"/>
        </w:rPr>
      </w:pPr>
      <w:r w:rsidRPr="00AB3D2F">
        <w:rPr>
          <w:noProof/>
          <w:sz w:val="24"/>
          <w:szCs w:val="24"/>
        </w:rPr>
        <w:drawing>
          <wp:inline distT="0" distB="0" distL="0" distR="0" wp14:anchorId="38D552A7" wp14:editId="28146940">
            <wp:extent cx="6120130" cy="377698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28C76F0B" w14:textId="77777777" w:rsidR="00125001" w:rsidRDefault="00125001" w:rsidP="00BC3C9E">
      <w:pPr>
        <w:spacing w:line="360" w:lineRule="auto"/>
        <w:rPr>
          <w:sz w:val="24"/>
          <w:szCs w:val="24"/>
        </w:rPr>
      </w:pPr>
    </w:p>
    <w:p w14:paraId="47DC5AC4" w14:textId="285533D1" w:rsidR="00125001" w:rsidRPr="00AB3D2F" w:rsidRDefault="00A64A0B" w:rsidP="00125001">
      <w:pPr>
        <w:spacing w:line="360" w:lineRule="auto"/>
        <w:rPr>
          <w:sz w:val="24"/>
          <w:szCs w:val="24"/>
        </w:rPr>
      </w:pPr>
      <w:r>
        <w:rPr>
          <w:sz w:val="24"/>
          <w:szCs w:val="24"/>
        </w:rPr>
        <w:t xml:space="preserve">Aastrup </w:t>
      </w:r>
      <w:r>
        <w:rPr>
          <w:sz w:val="24"/>
          <w:szCs w:val="24"/>
        </w:rPr>
        <w:fldChar w:fldCharType="begin" w:fldLock="1"/>
      </w:r>
      <w:r w:rsidR="005634E3">
        <w:rPr>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Pr="00A64A0B">
        <w:rPr>
          <w:noProof/>
          <w:sz w:val="24"/>
          <w:szCs w:val="24"/>
        </w:rPr>
        <w:t>(2018)</w:t>
      </w:r>
      <w:r>
        <w:rPr>
          <w:sz w:val="24"/>
          <w:szCs w:val="24"/>
        </w:rPr>
        <w:fldChar w:fldCharType="end"/>
      </w:r>
      <w:r>
        <w:rPr>
          <w:sz w:val="24"/>
          <w:szCs w:val="24"/>
        </w:rPr>
        <w:t xml:space="preserve">, Jensen </w:t>
      </w:r>
      <w:r>
        <w:rPr>
          <w:sz w:val="24"/>
          <w:szCs w:val="24"/>
        </w:rPr>
        <w:fldChar w:fldCharType="begin" w:fldLock="1"/>
      </w:r>
      <w:r w:rsidR="005634E3">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and Risgaard </w:t>
      </w:r>
      <w:r>
        <w:rPr>
          <w:sz w:val="24"/>
          <w:szCs w:val="24"/>
        </w:rPr>
        <w:fldChar w:fldCharType="begin" w:fldLock="1"/>
      </w:r>
      <w:r w:rsidR="006A4C7A">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all </w:t>
      </w:r>
      <w:r w:rsidR="0091531D">
        <w:rPr>
          <w:sz w:val="24"/>
          <w:szCs w:val="24"/>
        </w:rPr>
        <w:t>associate the fall in the compensation rate,</w:t>
      </w:r>
      <w:r>
        <w:rPr>
          <w:sz w:val="24"/>
          <w:szCs w:val="24"/>
        </w:rPr>
        <w:t xml:space="preserve"> to </w:t>
      </w:r>
      <w:r w:rsidR="00577AEF">
        <w:rPr>
          <w:sz w:val="24"/>
          <w:szCs w:val="24"/>
        </w:rPr>
        <w:t>how</w:t>
      </w:r>
      <w:r w:rsidR="00BC0EF3">
        <w:rPr>
          <w:sz w:val="24"/>
          <w:szCs w:val="24"/>
        </w:rPr>
        <w:t xml:space="preserve"> </w:t>
      </w:r>
      <w:r w:rsidR="0091531D">
        <w:rPr>
          <w:sz w:val="24"/>
          <w:szCs w:val="24"/>
        </w:rPr>
        <w:t xml:space="preserve">growth </w:t>
      </w:r>
      <w:r>
        <w:rPr>
          <w:sz w:val="24"/>
          <w:szCs w:val="24"/>
        </w:rPr>
        <w:t xml:space="preserve">in </w:t>
      </w:r>
      <w:r w:rsidR="0091531D">
        <w:rPr>
          <w:sz w:val="24"/>
          <w:szCs w:val="24"/>
        </w:rPr>
        <w:t xml:space="preserve">the maximum level of income insurance is calculated. </w:t>
      </w:r>
      <w:r w:rsidR="00125001" w:rsidRPr="00AB3D2F">
        <w:rPr>
          <w:sz w:val="24"/>
          <w:szCs w:val="24"/>
        </w:rPr>
        <w:t xml:space="preserve">In 1995 the Danish ministry of finance legislated a yearly regulation of unemployment benefits </w:t>
      </w:r>
      <w:r w:rsidR="00125001" w:rsidRPr="00AB3D2F">
        <w:rPr>
          <w:sz w:val="24"/>
          <w:szCs w:val="24"/>
        </w:rPr>
        <w:fldChar w:fldCharType="begin" w:fldLock="1"/>
      </w:r>
      <w:r w:rsidR="00125001"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125001" w:rsidRPr="00AB3D2F">
        <w:rPr>
          <w:sz w:val="24"/>
          <w:szCs w:val="24"/>
        </w:rPr>
        <w:fldChar w:fldCharType="separate"/>
      </w:r>
      <w:r w:rsidR="00125001" w:rsidRPr="00AB3D2F">
        <w:rPr>
          <w:noProof/>
          <w:sz w:val="24"/>
          <w:szCs w:val="24"/>
        </w:rPr>
        <w:t>(Nørgaard, 1995)</w:t>
      </w:r>
      <w:r w:rsidR="00125001" w:rsidRPr="00AB3D2F">
        <w:rPr>
          <w:sz w:val="24"/>
          <w:szCs w:val="24"/>
        </w:rPr>
        <w:fldChar w:fldCharType="end"/>
      </w:r>
      <w:r w:rsidR="00125001">
        <w:rPr>
          <w:sz w:val="24"/>
          <w:szCs w:val="24"/>
        </w:rPr>
        <w:t xml:space="preserve">. </w:t>
      </w:r>
      <w:r w:rsidR="00125001" w:rsidRPr="00AB3D2F">
        <w:rPr>
          <w:sz w:val="24"/>
          <w:szCs w:val="24"/>
        </w:rPr>
        <w:t xml:space="preserve">The regulation goes through the </w:t>
      </w:r>
      <w:r w:rsidR="00125001">
        <w:rPr>
          <w:sz w:val="24"/>
          <w:szCs w:val="24"/>
        </w:rPr>
        <w:t>state</w:t>
      </w:r>
      <w:r w:rsidR="00125001" w:rsidRPr="00AB3D2F">
        <w:rPr>
          <w:sz w:val="24"/>
          <w:szCs w:val="24"/>
        </w:rPr>
        <w:t xml:space="preserve"> regulation percent</w:t>
      </w:r>
      <w:r w:rsidR="00CC02CD">
        <w:rPr>
          <w:sz w:val="24"/>
          <w:szCs w:val="24"/>
        </w:rPr>
        <w:t>age</w:t>
      </w:r>
      <w:r w:rsidR="00125001" w:rsidRPr="00AB3D2F">
        <w:rPr>
          <w:sz w:val="24"/>
          <w:szCs w:val="24"/>
        </w:rPr>
        <w:t xml:space="preserve"> which is set to equal 2% each year added by the rate adjustment percent. </w:t>
      </w:r>
      <w:r w:rsidR="00125001">
        <w:rPr>
          <w:sz w:val="24"/>
          <w:szCs w:val="24"/>
        </w:rPr>
        <w:br/>
      </w:r>
      <w:r w:rsidR="00125001" w:rsidRPr="00AB3D2F">
        <w:rPr>
          <w:sz w:val="24"/>
          <w:szCs w:val="24"/>
        </w:rPr>
        <w:t xml:space="preserve">The rate adjustment percent is each year set according to the adjustment percent which is calculated as the change in wages two years prior to the financial year subtracted by two percent points. </w:t>
      </w:r>
      <w:r w:rsidR="00577AEF">
        <w:rPr>
          <w:sz w:val="24"/>
          <w:szCs w:val="24"/>
        </w:rPr>
        <w:br/>
      </w:r>
      <w:r w:rsidR="00125001" w:rsidRPr="00AB3D2F">
        <w:rPr>
          <w:sz w:val="24"/>
          <w:szCs w:val="24"/>
        </w:rPr>
        <w:t xml:space="preserve">If the adjustment percent is lower than 0%,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r w:rsidR="00577AEF">
        <w:rPr>
          <w:sz w:val="24"/>
          <w:szCs w:val="24"/>
        </w:rPr>
        <w:br/>
      </w:r>
      <w:r w:rsidR="00125001" w:rsidRPr="00AB3D2F">
        <w:rPr>
          <w:sz w:val="24"/>
          <w:szCs w:val="24"/>
        </w:rPr>
        <w:t xml:space="preserve">This creates a situation in which wage growth of more than 2% would result in the maximum level </w:t>
      </w:r>
      <w:r w:rsidR="00125001" w:rsidRPr="00AB3D2F">
        <w:rPr>
          <w:sz w:val="24"/>
          <w:szCs w:val="24"/>
        </w:rPr>
        <w:lastRenderedPageBreak/>
        <w:t>of income insurance not following the wage</w:t>
      </w:r>
      <w:r w:rsidR="00CC02CD">
        <w:rPr>
          <w:sz w:val="24"/>
          <w:szCs w:val="24"/>
        </w:rPr>
        <w:t>s</w:t>
      </w:r>
      <w:r w:rsidR="00125001" w:rsidRPr="00AB3D2F">
        <w:rPr>
          <w:sz w:val="24"/>
          <w:szCs w:val="24"/>
        </w:rPr>
        <w:t xml:space="preserve">, making the compensation rate decline over time. The </w:t>
      </w:r>
      <w:r w:rsidR="00125001">
        <w:rPr>
          <w:sz w:val="24"/>
          <w:szCs w:val="24"/>
        </w:rPr>
        <w:t>figure</w:t>
      </w:r>
      <w:r w:rsidR="00CC02CD">
        <w:rPr>
          <w:sz w:val="24"/>
          <w:szCs w:val="24"/>
        </w:rPr>
        <w:t xml:space="preserve"> below</w:t>
      </w:r>
      <w:r w:rsidR="00125001">
        <w:rPr>
          <w:sz w:val="24"/>
          <w:szCs w:val="24"/>
        </w:rPr>
        <w:t xml:space="preserve"> </w:t>
      </w:r>
      <w:r w:rsidR="00125001" w:rsidRPr="00AB3D2F">
        <w:rPr>
          <w:sz w:val="24"/>
          <w:szCs w:val="24"/>
        </w:rPr>
        <w:t xml:space="preserve">gives an idea of how often the wage has increased by more than </w:t>
      </w:r>
      <w:r w:rsidR="00CC02CD">
        <w:rPr>
          <w:sz w:val="24"/>
          <w:szCs w:val="24"/>
        </w:rPr>
        <w:t>2%</w:t>
      </w:r>
      <w:r w:rsidR="00125001" w:rsidRPr="00AB3D2F">
        <w:rPr>
          <w:sz w:val="24"/>
          <w:szCs w:val="24"/>
        </w:rPr>
        <w:t xml:space="preserve">. </w:t>
      </w:r>
    </w:p>
    <w:p w14:paraId="26954748" w14:textId="77777777" w:rsidR="00125001" w:rsidRDefault="00125001" w:rsidP="00BC3C9E">
      <w:pPr>
        <w:spacing w:line="360" w:lineRule="auto"/>
        <w:rPr>
          <w:sz w:val="24"/>
          <w:szCs w:val="24"/>
        </w:rPr>
      </w:pPr>
    </w:p>
    <w:p w14:paraId="5C433251" w14:textId="4BB89BE1" w:rsidR="008F5FCC" w:rsidRDefault="008F5FCC" w:rsidP="008F5FCC">
      <w:pPr>
        <w:pStyle w:val="Billedtekst"/>
        <w:keepNext/>
      </w:pPr>
      <w:r>
        <w:t xml:space="preserve">Figure </w:t>
      </w:r>
      <w:fldSimple w:instr=" SEQ Figure \* ARABIC ">
        <w:r w:rsidR="00775321">
          <w:rPr>
            <w:noProof/>
          </w:rPr>
          <w:t>2</w:t>
        </w:r>
      </w:fldSimple>
    </w:p>
    <w:p w14:paraId="18EE2E9C" w14:textId="77777777" w:rsidR="008F5FCC" w:rsidRPr="00AB3D2F" w:rsidRDefault="008F5FCC" w:rsidP="008F5FCC">
      <w:pPr>
        <w:spacing w:line="360" w:lineRule="auto"/>
        <w:rPr>
          <w:sz w:val="24"/>
          <w:szCs w:val="24"/>
        </w:rPr>
      </w:pPr>
      <w:r w:rsidRPr="00AB3D2F">
        <w:rPr>
          <w:noProof/>
          <w:sz w:val="24"/>
          <w:szCs w:val="24"/>
        </w:rPr>
        <w:drawing>
          <wp:inline distT="0" distB="0" distL="0" distR="0" wp14:anchorId="40A12B60" wp14:editId="0209DBCB">
            <wp:extent cx="6120130" cy="377698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047EE0B4" w14:textId="494657D2" w:rsidR="008F5FCC" w:rsidRPr="00AB3D2F" w:rsidRDefault="00125001" w:rsidP="008F5FCC">
      <w:pPr>
        <w:spacing w:line="360" w:lineRule="auto"/>
        <w:rPr>
          <w:sz w:val="24"/>
          <w:szCs w:val="24"/>
        </w:rPr>
      </w:pPr>
      <w:r>
        <w:rPr>
          <w:sz w:val="24"/>
          <w:szCs w:val="24"/>
        </w:rPr>
        <w:t>Even though the overall setup of the maximum level of income insurance</w:t>
      </w:r>
      <w:r w:rsidR="007A200A">
        <w:rPr>
          <w:sz w:val="24"/>
          <w:szCs w:val="24"/>
        </w:rPr>
        <w:t xml:space="preserve">, </w:t>
      </w:r>
      <w:r w:rsidR="00CC02CD">
        <w:rPr>
          <w:sz w:val="24"/>
          <w:szCs w:val="24"/>
        </w:rPr>
        <w:t>ensures</w:t>
      </w:r>
      <w:r w:rsidR="007A200A">
        <w:rPr>
          <w:sz w:val="24"/>
          <w:szCs w:val="24"/>
        </w:rPr>
        <w:t xml:space="preserve"> that it does</w:t>
      </w:r>
      <w:r w:rsidR="00CC02CD">
        <w:rPr>
          <w:sz w:val="24"/>
          <w:szCs w:val="24"/>
        </w:rPr>
        <w:t xml:space="preserve"> </w:t>
      </w:r>
      <w:r w:rsidR="007A200A">
        <w:rPr>
          <w:sz w:val="24"/>
          <w:szCs w:val="24"/>
        </w:rPr>
        <w:t>n</w:t>
      </w:r>
      <w:r w:rsidR="00CC02CD">
        <w:rPr>
          <w:sz w:val="24"/>
          <w:szCs w:val="24"/>
        </w:rPr>
        <w:t>ot</w:t>
      </w:r>
      <w:r w:rsidR="007A200A">
        <w:rPr>
          <w:sz w:val="24"/>
          <w:szCs w:val="24"/>
        </w:rPr>
        <w:t xml:space="preserve"> follow wages one-to one, a more recent regulation was made in the tax-reform of 2012 </w:t>
      </w:r>
      <w:r>
        <w:rPr>
          <w:sz w:val="24"/>
          <w:szCs w:val="24"/>
        </w:rPr>
        <w:t>to suppress the regulation of the maximum level of income insurance</w:t>
      </w:r>
      <w:r w:rsidR="00BE1D62">
        <w:rPr>
          <w:sz w:val="24"/>
          <w:szCs w:val="24"/>
        </w:rPr>
        <w:t>. We already introduced this regulation</w:t>
      </w:r>
      <w:r w:rsidR="007A200A">
        <w:rPr>
          <w:sz w:val="24"/>
          <w:szCs w:val="24"/>
        </w:rPr>
        <w:t xml:space="preserve"> in the introduction</w:t>
      </w:r>
      <w:r w:rsidR="00BE1D62">
        <w:rPr>
          <w:sz w:val="24"/>
          <w:szCs w:val="24"/>
        </w:rPr>
        <w:t>, explaining how</w:t>
      </w:r>
      <w:r>
        <w:rPr>
          <w:sz w:val="24"/>
          <w:szCs w:val="24"/>
        </w:rPr>
        <w:t xml:space="preserve"> </w:t>
      </w:r>
      <w:r w:rsidR="00BE1D62">
        <w:rPr>
          <w:sz w:val="24"/>
          <w:szCs w:val="24"/>
        </w:rPr>
        <w:t>t</w:t>
      </w:r>
      <w:r w:rsidR="007A200A">
        <w:rPr>
          <w:sz w:val="24"/>
          <w:szCs w:val="24"/>
        </w:rPr>
        <w:t>his</w:t>
      </w:r>
      <w:r w:rsidR="0091531D">
        <w:rPr>
          <w:sz w:val="24"/>
          <w:szCs w:val="24"/>
        </w:rPr>
        <w:t xml:space="preserve"> regulation</w:t>
      </w:r>
      <w:r w:rsidR="007A200A">
        <w:rPr>
          <w:sz w:val="24"/>
          <w:szCs w:val="24"/>
        </w:rPr>
        <w:t xml:space="preserve"> further reduced the compensation rate starting from 2016, </w:t>
      </w:r>
      <w:r>
        <w:rPr>
          <w:sz w:val="24"/>
          <w:szCs w:val="24"/>
        </w:rPr>
        <w:t>by subtracting up till 0.75% points from the state regulation percentage</w:t>
      </w:r>
      <w:r w:rsidR="007A200A">
        <w:rPr>
          <w:sz w:val="24"/>
          <w:szCs w:val="24"/>
        </w:rPr>
        <w:t xml:space="preserve"> each year</w:t>
      </w:r>
      <w:r>
        <w:rPr>
          <w:sz w:val="24"/>
          <w:szCs w:val="24"/>
        </w:rPr>
        <w:t xml:space="preserve">. </w:t>
      </w:r>
      <w:r w:rsidR="007A200A">
        <w:rPr>
          <w:sz w:val="24"/>
          <w:szCs w:val="24"/>
        </w:rPr>
        <w:t xml:space="preserve">As mentioned, this paper’s main goal will be to evaluate the decision to carry through this regulation </w:t>
      </w:r>
      <w:r w:rsidR="00BC0EF3">
        <w:rPr>
          <w:sz w:val="24"/>
          <w:szCs w:val="24"/>
        </w:rPr>
        <w:t>from</w:t>
      </w:r>
      <w:r w:rsidR="007A200A">
        <w:rPr>
          <w:sz w:val="24"/>
          <w:szCs w:val="24"/>
        </w:rPr>
        <w:t xml:space="preserve"> the tax reform</w:t>
      </w:r>
      <w:r w:rsidR="00CC02CD">
        <w:rPr>
          <w:sz w:val="24"/>
          <w:szCs w:val="24"/>
        </w:rPr>
        <w:t xml:space="preserve"> of</w:t>
      </w:r>
      <w:r w:rsidR="007A200A">
        <w:rPr>
          <w:sz w:val="24"/>
          <w:szCs w:val="24"/>
        </w:rPr>
        <w:t xml:space="preserve"> 2012. </w:t>
      </w:r>
    </w:p>
    <w:p w14:paraId="3E3E8100" w14:textId="73B6B1E2" w:rsidR="008F5FCC" w:rsidRPr="00AB3D2F" w:rsidRDefault="008F5FCC" w:rsidP="008F5FCC">
      <w:pPr>
        <w:spacing w:line="360" w:lineRule="auto"/>
        <w:rPr>
          <w:sz w:val="24"/>
          <w:szCs w:val="24"/>
        </w:rPr>
      </w:pPr>
      <w:r w:rsidRPr="00AB3D2F">
        <w:rPr>
          <w:sz w:val="24"/>
          <w:szCs w:val="24"/>
        </w:rPr>
        <w:t>Despite the t</w:t>
      </w:r>
      <w:r w:rsidR="00CC02CD">
        <w:rPr>
          <w:sz w:val="24"/>
          <w:szCs w:val="24"/>
        </w:rPr>
        <w:t>wo</w:t>
      </w:r>
      <w:r w:rsidRPr="00AB3D2F">
        <w:rPr>
          <w:sz w:val="24"/>
          <w:szCs w:val="24"/>
        </w:rPr>
        <w:t xml:space="preserve"> main effects described above</w:t>
      </w:r>
      <w:r w:rsidR="007D6088">
        <w:rPr>
          <w:sz w:val="24"/>
          <w:szCs w:val="24"/>
        </w:rPr>
        <w:t xml:space="preserve"> </w:t>
      </w:r>
      <w:r w:rsidR="00CC02CD">
        <w:rPr>
          <w:sz w:val="24"/>
          <w:szCs w:val="24"/>
        </w:rPr>
        <w:t>both</w:t>
      </w:r>
      <w:r w:rsidR="007D6088">
        <w:rPr>
          <w:sz w:val="24"/>
          <w:szCs w:val="24"/>
        </w:rPr>
        <w:t xml:space="preserve"> contributing to a decrease</w:t>
      </w:r>
      <w:r w:rsidRPr="00AB3D2F">
        <w:rPr>
          <w:sz w:val="24"/>
          <w:szCs w:val="24"/>
        </w:rPr>
        <w:t xml:space="preserve"> </w:t>
      </w:r>
      <w:r w:rsidR="007D6088">
        <w:rPr>
          <w:sz w:val="24"/>
          <w:szCs w:val="24"/>
        </w:rPr>
        <w:t>in</w:t>
      </w:r>
      <w:r w:rsidRPr="00AB3D2F">
        <w:rPr>
          <w:sz w:val="24"/>
          <w:szCs w:val="24"/>
        </w:rPr>
        <w:t xml:space="preserve"> the compensation rate over time, other political decisions have been made towards the income insurance program over the </w:t>
      </w:r>
      <w:r>
        <w:rPr>
          <w:sz w:val="24"/>
          <w:szCs w:val="24"/>
        </w:rPr>
        <w:t>last couple of decades</w:t>
      </w:r>
      <w:r w:rsidRPr="00AB3D2F">
        <w:rPr>
          <w:sz w:val="24"/>
          <w:szCs w:val="24"/>
        </w:rPr>
        <w:t xml:space="preserve">. In 2010 </w:t>
      </w:r>
      <w:r w:rsidR="00460547">
        <w:rPr>
          <w:sz w:val="24"/>
          <w:szCs w:val="24"/>
        </w:rPr>
        <w:t>the</w:t>
      </w:r>
      <w:r w:rsidRPr="00AB3D2F">
        <w:rPr>
          <w:sz w:val="24"/>
          <w:szCs w:val="24"/>
        </w:rPr>
        <w:t xml:space="preserve"> income Insura</w:t>
      </w:r>
      <w:r w:rsidR="00460547">
        <w:rPr>
          <w:sz w:val="24"/>
          <w:szCs w:val="24"/>
        </w:rPr>
        <w:t>nce</w:t>
      </w:r>
      <w:r w:rsidRPr="00AB3D2F">
        <w:rPr>
          <w:sz w:val="24"/>
          <w:szCs w:val="24"/>
        </w:rPr>
        <w:t xml:space="preserve"> reform was adopted, decreasing the period in which an unemployed could receive income insurance from 4 </w:t>
      </w:r>
      <w:r w:rsidRPr="00AB3D2F">
        <w:rPr>
          <w:sz w:val="24"/>
          <w:szCs w:val="24"/>
        </w:rPr>
        <w:lastRenderedPageBreak/>
        <w:t xml:space="preserve">years till 2 years, as well as increasing the requirements for receiving income insurance </w:t>
      </w:r>
      <w:r w:rsidRPr="00AB3D2F">
        <w:rPr>
          <w:sz w:val="24"/>
          <w:szCs w:val="24"/>
        </w:rPr>
        <w:fldChar w:fldCharType="begin" w:fldLock="1"/>
      </w:r>
      <w:r w:rsidR="005665D4">
        <w:rPr>
          <w:sz w:val="24"/>
          <w:szCs w:val="24"/>
        </w:rPr>
        <w:instrText>ADDIN CSL_CITATION {"citationItems":[{"id":"ITEM-1","itemData":{"author":[{"dropping-particle":"","family":"The IS-Commission","given":"","non-dropping-particle":"","parse-names":false,"suffix":""}],"id":"ITEM-1","issued":{"date-parts":[["2015"]]},"title":"Dagpengemodellen teknisk analyserapport","type":"article-journal"},"uris":["http://www.mendeley.com/documents/?uuid=959efcf8-5b02-45cf-ac0c-22b4b70e17a8"]}],"mendeley":{"formattedCitation":"(The IS-Commission, 2015a)","plainTextFormattedCitation":"(The IS-Commission, 2015a)","previouslyFormattedCitation":"(The IS-Commission, 2015a)"},"properties":{"noteIndex":0},"schema":"https://github.com/citation-style-language/schema/raw/master/csl-citation.json"}</w:instrText>
      </w:r>
      <w:r w:rsidRPr="00AB3D2F">
        <w:rPr>
          <w:sz w:val="24"/>
          <w:szCs w:val="24"/>
        </w:rPr>
        <w:fldChar w:fldCharType="separate"/>
      </w:r>
      <w:r w:rsidR="005634E3" w:rsidRPr="005634E3">
        <w:rPr>
          <w:noProof/>
          <w:sz w:val="24"/>
          <w:szCs w:val="24"/>
        </w:rPr>
        <w:t>(The IS-Commission, 2015a)</w:t>
      </w:r>
      <w:r w:rsidRPr="00AB3D2F">
        <w:rPr>
          <w:sz w:val="24"/>
          <w:szCs w:val="24"/>
        </w:rPr>
        <w:fldChar w:fldCharType="end"/>
      </w:r>
      <w:r w:rsidRPr="00AB3D2F">
        <w:rPr>
          <w:sz w:val="24"/>
          <w:szCs w:val="24"/>
        </w:rPr>
        <w:t>. Later, to make the cutoff date less strict</w:t>
      </w:r>
      <w:r w:rsidR="00BE1D62">
        <w:rPr>
          <w:sz w:val="24"/>
          <w:szCs w:val="24"/>
        </w:rPr>
        <w:t>,</w:t>
      </w:r>
      <w:r w:rsidRPr="00AB3D2F">
        <w:rPr>
          <w:sz w:val="24"/>
          <w:szCs w:val="24"/>
        </w:rPr>
        <w:t xml:space="preserve"> updates to the period in which a person could receive insurance were redone making it a smoother transition from the 4-year period to instead 2 years. </w:t>
      </w:r>
      <w:r w:rsidR="007A200A">
        <w:rPr>
          <w:sz w:val="24"/>
          <w:szCs w:val="24"/>
        </w:rPr>
        <w:br/>
      </w:r>
      <w:r w:rsidRPr="00AB3D2F">
        <w:rPr>
          <w:sz w:val="24"/>
          <w:szCs w:val="24"/>
        </w:rPr>
        <w:t xml:space="preserve">A more recent </w:t>
      </w:r>
      <w:r w:rsidR="007A200A">
        <w:rPr>
          <w:sz w:val="24"/>
          <w:szCs w:val="24"/>
        </w:rPr>
        <w:t>initiative</w:t>
      </w:r>
      <w:r w:rsidRPr="00AB3D2F">
        <w:rPr>
          <w:sz w:val="24"/>
          <w:szCs w:val="24"/>
        </w:rPr>
        <w:t xml:space="preserve"> is made in 2022 making two important adjustments to the IS-program. First, increasing the amount one can get in the first 3 months for people with a strong working history. Second, lowering the amount one can get going directly from education to unemployment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2022","type":"report"},"uris":["http://www.mendeley.com/documents/?uuid=ba41821c-8687-3dd4-967a-44acd8f66336"]}],"mendeley":{"formattedCitation":"(DØRS, 2022)","plainTextFormattedCitation":"(DØRS, 2022)","previouslyFormattedCitation":"(DØRS, 2022)"},"properties":{"noteIndex":0},"schema":"https://github.com/citation-style-language/schema/raw/master/csl-citation.json"}</w:instrText>
      </w:r>
      <w:r w:rsidRPr="00AB3D2F">
        <w:rPr>
          <w:sz w:val="24"/>
          <w:szCs w:val="24"/>
        </w:rPr>
        <w:fldChar w:fldCharType="separate"/>
      </w:r>
      <w:r w:rsidR="00DF372B" w:rsidRPr="00DF372B">
        <w:rPr>
          <w:noProof/>
          <w:sz w:val="24"/>
          <w:szCs w:val="24"/>
        </w:rPr>
        <w:t>(DØRS, 2022)</w:t>
      </w:r>
      <w:r w:rsidRPr="00AB3D2F">
        <w:rPr>
          <w:sz w:val="24"/>
          <w:szCs w:val="24"/>
        </w:rPr>
        <w:fldChar w:fldCharType="end"/>
      </w:r>
      <w:r w:rsidRPr="00AB3D2F">
        <w:rPr>
          <w:sz w:val="24"/>
          <w:szCs w:val="24"/>
        </w:rPr>
        <w:t xml:space="preserve">. Even though these political decisions are important for the </w:t>
      </w:r>
      <w:r w:rsidR="00BE1D62">
        <w:rPr>
          <w:sz w:val="24"/>
          <w:szCs w:val="24"/>
        </w:rPr>
        <w:t>IS-program</w:t>
      </w:r>
      <w:r w:rsidRPr="00AB3D2F">
        <w:rPr>
          <w:sz w:val="24"/>
          <w:szCs w:val="24"/>
        </w:rPr>
        <w:t xml:space="preserve">, the effects of these reforms will not be included in the analysis. </w:t>
      </w:r>
      <w:r w:rsidR="00FF7284">
        <w:rPr>
          <w:sz w:val="24"/>
          <w:szCs w:val="24"/>
        </w:rPr>
        <w:t>Neither will they have any effect on the results found in this paper</w:t>
      </w:r>
      <w:r w:rsidR="007A200A">
        <w:rPr>
          <w:sz w:val="24"/>
          <w:szCs w:val="24"/>
        </w:rPr>
        <w:t>, as we</w:t>
      </w:r>
      <w:r w:rsidR="00816603">
        <w:rPr>
          <w:sz w:val="24"/>
          <w:szCs w:val="24"/>
        </w:rPr>
        <w:t xml:space="preserve"> use a set-up </w:t>
      </w:r>
      <w:r w:rsidR="007A200A">
        <w:rPr>
          <w:sz w:val="24"/>
          <w:szCs w:val="24"/>
        </w:rPr>
        <w:t>isolat</w:t>
      </w:r>
      <w:r w:rsidR="0091531D">
        <w:rPr>
          <w:sz w:val="24"/>
          <w:szCs w:val="24"/>
        </w:rPr>
        <w:t>ing</w:t>
      </w:r>
      <w:r w:rsidR="007A200A">
        <w:rPr>
          <w:sz w:val="24"/>
          <w:szCs w:val="24"/>
        </w:rPr>
        <w:t xml:space="preserve"> the</w:t>
      </w:r>
      <w:r w:rsidR="00816603">
        <w:rPr>
          <w:sz w:val="24"/>
          <w:szCs w:val="24"/>
        </w:rPr>
        <w:t xml:space="preserve"> effects of</w:t>
      </w:r>
      <w:r w:rsidR="007A200A">
        <w:rPr>
          <w:sz w:val="24"/>
          <w:szCs w:val="24"/>
        </w:rPr>
        <w:t xml:space="preserve"> suppressing the state regulation </w:t>
      </w:r>
      <w:r w:rsidR="00816603">
        <w:rPr>
          <w:sz w:val="24"/>
          <w:szCs w:val="24"/>
        </w:rPr>
        <w:t>starting in 2016</w:t>
      </w:r>
      <w:r w:rsidR="00FF7284">
        <w:rPr>
          <w:sz w:val="24"/>
          <w:szCs w:val="24"/>
        </w:rPr>
        <w:t xml:space="preserve">. </w:t>
      </w:r>
    </w:p>
    <w:p w14:paraId="731920DD" w14:textId="60E69622" w:rsidR="008F5FCC" w:rsidRPr="002E0F79" w:rsidRDefault="00017C4E" w:rsidP="002E0F79">
      <w:pPr>
        <w:spacing w:line="360" w:lineRule="auto"/>
        <w:rPr>
          <w:sz w:val="24"/>
          <w:szCs w:val="24"/>
        </w:rPr>
      </w:pPr>
      <w:r>
        <w:rPr>
          <w:sz w:val="24"/>
          <w:szCs w:val="24"/>
        </w:rPr>
        <w:t>The discussion</w:t>
      </w:r>
      <w:r w:rsidR="00855200">
        <w:rPr>
          <w:sz w:val="24"/>
          <w:szCs w:val="24"/>
        </w:rPr>
        <w:t xml:space="preserve"> towards the Danish income insurance program peaked</w:t>
      </w:r>
      <w:r>
        <w:rPr>
          <w:sz w:val="24"/>
          <w:szCs w:val="24"/>
        </w:rPr>
        <w:t xml:space="preserve"> leading up to the Danish election in 2015</w:t>
      </w:r>
      <w:r w:rsidR="00F2092E" w:rsidRPr="00AB3D2F">
        <w:rPr>
          <w:sz w:val="24"/>
          <w:szCs w:val="24"/>
        </w:rPr>
        <w:t>. The large debate led to a commission set down by the Danish Ministry of employment (IS-commission). The goal</w:t>
      </w:r>
      <w:r w:rsidR="00CC02CD">
        <w:rPr>
          <w:sz w:val="24"/>
          <w:szCs w:val="24"/>
        </w:rPr>
        <w:t xml:space="preserve"> for this commission,</w:t>
      </w:r>
      <w:r w:rsidR="00F2092E" w:rsidRPr="00AB3D2F">
        <w:rPr>
          <w:sz w:val="24"/>
          <w:szCs w:val="24"/>
        </w:rPr>
        <w:t xml:space="preserve"> was to analyze changes to the income insurance program in Denmark, which in 2015 led to the</w:t>
      </w:r>
      <w:r w:rsidR="00CC02CD">
        <w:rPr>
          <w:sz w:val="24"/>
          <w:szCs w:val="24"/>
        </w:rPr>
        <w:t xml:space="preserve"> Danish</w:t>
      </w:r>
      <w:r w:rsidR="002539F9">
        <w:rPr>
          <w:sz w:val="24"/>
          <w:szCs w:val="24"/>
        </w:rPr>
        <w:t xml:space="preserve"> </w:t>
      </w:r>
      <w:r w:rsidR="00F2092E" w:rsidRPr="00AB3D2F">
        <w:rPr>
          <w:sz w:val="24"/>
          <w:szCs w:val="24"/>
        </w:rPr>
        <w:t>income insurance model</w:t>
      </w:r>
      <w:r w:rsidR="003A0099">
        <w:rPr>
          <w:sz w:val="24"/>
          <w:szCs w:val="24"/>
        </w:rPr>
        <w:t xml:space="preserve"> (IS-model)</w:t>
      </w:r>
      <w:r w:rsidR="00816603">
        <w:rPr>
          <w:sz w:val="24"/>
          <w:szCs w:val="24"/>
        </w:rPr>
        <w:t>.</w:t>
      </w:r>
      <w:r w:rsidR="00F2092E" w:rsidRPr="00AB3D2F">
        <w:rPr>
          <w:sz w:val="24"/>
          <w:szCs w:val="24"/>
        </w:rPr>
        <w:t xml:space="preserve"> </w:t>
      </w:r>
      <w:r w:rsidR="00816603">
        <w:rPr>
          <w:sz w:val="24"/>
          <w:szCs w:val="24"/>
        </w:rPr>
        <w:t>T</w:t>
      </w:r>
      <w:r w:rsidR="00F2092E" w:rsidRPr="00AB3D2F">
        <w:rPr>
          <w:sz w:val="24"/>
          <w:szCs w:val="24"/>
        </w:rPr>
        <w:t>he dynamics of this model w</w:t>
      </w:r>
      <w:r w:rsidR="00BE1D62">
        <w:rPr>
          <w:sz w:val="24"/>
          <w:szCs w:val="24"/>
        </w:rPr>
        <w:t>ere</w:t>
      </w:r>
      <w:r w:rsidR="00F2092E" w:rsidRPr="00AB3D2F">
        <w:rPr>
          <w:sz w:val="24"/>
          <w:szCs w:val="24"/>
        </w:rPr>
        <w:t xml:space="preserve"> built </w:t>
      </w:r>
      <w:r w:rsidR="00F2092E">
        <w:rPr>
          <w:sz w:val="24"/>
          <w:szCs w:val="24"/>
        </w:rPr>
        <w:t>using some of</w:t>
      </w:r>
      <w:r w:rsidR="00F2092E" w:rsidRPr="00AB3D2F">
        <w:rPr>
          <w:sz w:val="24"/>
          <w:szCs w:val="24"/>
        </w:rPr>
        <w:t xml:space="preserve"> the micro effects presented </w:t>
      </w:r>
      <w:r>
        <w:rPr>
          <w:sz w:val="24"/>
          <w:szCs w:val="24"/>
        </w:rPr>
        <w:t>in the previous section</w:t>
      </w:r>
      <w:r w:rsidR="005E571D">
        <w:rPr>
          <w:sz w:val="24"/>
          <w:szCs w:val="24"/>
        </w:rPr>
        <w:t>,</w:t>
      </w:r>
      <w:r w:rsidR="00F2092E" w:rsidRPr="00AB3D2F">
        <w:rPr>
          <w:sz w:val="24"/>
          <w:szCs w:val="24"/>
        </w:rPr>
        <w:t xml:space="preserve"> estimating the change in the exit-rate and approach-rate as a result of changes in the level of income insurance</w:t>
      </w:r>
      <w:r w:rsidR="00D171AC">
        <w:rPr>
          <w:sz w:val="24"/>
          <w:szCs w:val="24"/>
        </w:rPr>
        <w:t>.</w:t>
      </w:r>
      <w:r w:rsidR="00F2092E" w:rsidRPr="00AB3D2F">
        <w:rPr>
          <w:sz w:val="24"/>
          <w:szCs w:val="24"/>
        </w:rPr>
        <w:t xml:space="preserve"> </w:t>
      </w:r>
      <w:r w:rsidR="00D171AC">
        <w:rPr>
          <w:sz w:val="24"/>
          <w:szCs w:val="24"/>
        </w:rPr>
        <w:t>T</w:t>
      </w:r>
      <w:r w:rsidR="00F2092E" w:rsidRPr="00AB3D2F">
        <w:rPr>
          <w:sz w:val="24"/>
          <w:szCs w:val="24"/>
        </w:rPr>
        <w:t>he results of this model favored the lower level of income insurance when looking at the government net lending and unemployment. Th</w:t>
      </w:r>
      <w:r w:rsidR="00F073B9">
        <w:rPr>
          <w:sz w:val="24"/>
          <w:szCs w:val="24"/>
        </w:rPr>
        <w:t>is led to a</w:t>
      </w:r>
      <w:r w:rsidR="00F2092E" w:rsidRPr="00AB3D2F">
        <w:rPr>
          <w:sz w:val="24"/>
          <w:szCs w:val="24"/>
        </w:rPr>
        <w:t xml:space="preserve"> response from worker unions and unemployment insurance companies in Denmark </w:t>
      </w:r>
      <w:r w:rsidR="00E62D8D">
        <w:rPr>
          <w:sz w:val="24"/>
          <w:szCs w:val="24"/>
        </w:rPr>
        <w:t>arguing</w:t>
      </w:r>
      <w:r w:rsidR="00F2092E" w:rsidRPr="00AB3D2F">
        <w:rPr>
          <w:sz w:val="24"/>
          <w:szCs w:val="24"/>
        </w:rPr>
        <w:t xml:space="preserve"> that the estimates of the micro effects were not correctly estimated. But most importantly they argued that important macroeconomic effects were missing </w:t>
      </w:r>
      <w:r w:rsidR="003A0099">
        <w:rPr>
          <w:sz w:val="24"/>
          <w:szCs w:val="24"/>
        </w:rPr>
        <w:t>with</w:t>
      </w:r>
      <w:r w:rsidR="00F2092E" w:rsidRPr="00AB3D2F">
        <w:rPr>
          <w:sz w:val="24"/>
          <w:szCs w:val="24"/>
        </w:rPr>
        <w:t xml:space="preserve">in the model. </w:t>
      </w:r>
      <w:r>
        <w:rPr>
          <w:sz w:val="24"/>
          <w:szCs w:val="24"/>
        </w:rPr>
        <w:t xml:space="preserve">In the following subsection we take a closer look at the dynamics of the </w:t>
      </w:r>
      <w:r w:rsidR="002539F9">
        <w:rPr>
          <w:sz w:val="24"/>
          <w:szCs w:val="24"/>
        </w:rPr>
        <w:t>IS-model</w:t>
      </w:r>
      <w:r>
        <w:rPr>
          <w:sz w:val="24"/>
          <w:szCs w:val="24"/>
        </w:rPr>
        <w:t>, as well as the critics fac</w:t>
      </w:r>
      <w:r w:rsidR="00816603">
        <w:rPr>
          <w:sz w:val="24"/>
          <w:szCs w:val="24"/>
        </w:rPr>
        <w:t>ed by</w:t>
      </w:r>
      <w:r>
        <w:rPr>
          <w:sz w:val="24"/>
          <w:szCs w:val="24"/>
        </w:rPr>
        <w:t xml:space="preserve"> this model. </w:t>
      </w:r>
    </w:p>
    <w:p w14:paraId="55EA6174" w14:textId="4B30C9E9" w:rsidR="00EB7CB3" w:rsidRDefault="00F1397C" w:rsidP="00EB7CB3">
      <w:pPr>
        <w:pStyle w:val="Overskrift2"/>
      </w:pPr>
      <w:r>
        <w:t xml:space="preserve">The </w:t>
      </w:r>
      <w:r w:rsidR="002539F9">
        <w:t xml:space="preserve">Danish </w:t>
      </w:r>
      <w:r>
        <w:t xml:space="preserve">Income </w:t>
      </w:r>
      <w:r w:rsidR="002539F9">
        <w:t>I</w:t>
      </w:r>
      <w:r>
        <w:t>nsurance model</w:t>
      </w:r>
    </w:p>
    <w:p w14:paraId="017C8A92" w14:textId="21DCB638" w:rsidR="00EB7CB3" w:rsidRDefault="00EB7CB3" w:rsidP="00EB7CB3"/>
    <w:p w14:paraId="1E58A750" w14:textId="798D01F2" w:rsidR="007C05AF" w:rsidRDefault="00806786" w:rsidP="004D12B6">
      <w:pPr>
        <w:spacing w:line="360" w:lineRule="auto"/>
        <w:rPr>
          <w:sz w:val="24"/>
          <w:szCs w:val="24"/>
        </w:rPr>
      </w:pPr>
      <w:r>
        <w:rPr>
          <w:sz w:val="24"/>
          <w:szCs w:val="24"/>
        </w:rPr>
        <w:t>In the previous subsection</w:t>
      </w:r>
      <w:r w:rsidR="00924651">
        <w:rPr>
          <w:sz w:val="24"/>
          <w:szCs w:val="24"/>
        </w:rPr>
        <w:t>,</w:t>
      </w:r>
      <w:r>
        <w:rPr>
          <w:sz w:val="24"/>
          <w:szCs w:val="24"/>
        </w:rPr>
        <w:t xml:space="preserve"> we gave a short introduction of the political regulations facing the Danish income insurance program through time. Since the creation of the Danish income insurance model in 2015, this model has been used by the Danish government, to analyze the effects of regulations towards the Danish income insurance program. In this section we present the dynamics of the Danish income insurance model, to show which effects are taken into account </w:t>
      </w:r>
      <w:r>
        <w:rPr>
          <w:sz w:val="24"/>
          <w:szCs w:val="24"/>
        </w:rPr>
        <w:lastRenderedPageBreak/>
        <w:t xml:space="preserve">when assessing political regulations towards the IS-program. </w:t>
      </w:r>
      <w:r w:rsidR="009F61ED">
        <w:rPr>
          <w:sz w:val="24"/>
          <w:szCs w:val="24"/>
        </w:rPr>
        <w:t xml:space="preserve">Later in section 5 we will use the dynamics of this model, to obtain an estimate of the micro elasticity for Denmark, looking at how the suppressing of the state regulation percentage affects unemployment. </w:t>
      </w:r>
    </w:p>
    <w:p w14:paraId="534336EC" w14:textId="450266ED" w:rsidR="00572A34" w:rsidRPr="00AB3D2F" w:rsidRDefault="00EB7CB3" w:rsidP="004D12B6">
      <w:pPr>
        <w:spacing w:line="360" w:lineRule="auto"/>
        <w:rPr>
          <w:sz w:val="24"/>
          <w:szCs w:val="24"/>
        </w:rPr>
      </w:pPr>
      <w:r w:rsidRPr="00AB3D2F">
        <w:rPr>
          <w:sz w:val="24"/>
          <w:szCs w:val="24"/>
        </w:rPr>
        <w:t xml:space="preserve">The </w:t>
      </w:r>
      <w:r w:rsidR="007C272B">
        <w:rPr>
          <w:sz w:val="24"/>
          <w:szCs w:val="24"/>
        </w:rPr>
        <w:t>IS-</w:t>
      </w:r>
      <w:r w:rsidRPr="00AB3D2F">
        <w:rPr>
          <w:sz w:val="24"/>
          <w:szCs w:val="24"/>
        </w:rPr>
        <w:t>model</w:t>
      </w:r>
      <w:r w:rsidR="00CA12CD" w:rsidRPr="00AB3D2F">
        <w:rPr>
          <w:sz w:val="24"/>
          <w:szCs w:val="24"/>
        </w:rPr>
        <w:t xml:space="preserve"> </w:t>
      </w:r>
      <w:r w:rsidR="00806786" w:rsidRPr="00AB3D2F">
        <w:rPr>
          <w:sz w:val="24"/>
          <w:szCs w:val="24"/>
        </w:rPr>
        <w:t>consists</w:t>
      </w:r>
      <w:r w:rsidRPr="00AB3D2F">
        <w:rPr>
          <w:sz w:val="24"/>
          <w:szCs w:val="24"/>
        </w:rPr>
        <w:t xml:space="preserve"> of four different parts: A static model for income insurance, a static model for </w:t>
      </w:r>
      <w:r w:rsidR="00E83A4D" w:rsidRPr="00AB3D2F">
        <w:rPr>
          <w:sz w:val="24"/>
          <w:szCs w:val="24"/>
        </w:rPr>
        <w:t>Cash-benefits</w:t>
      </w:r>
      <w:r w:rsidR="00D1625A" w:rsidRPr="00967F45">
        <w:rPr>
          <w:rStyle w:val="Fodnotehenvisning"/>
        </w:rPr>
        <w:footnoteReference w:id="4"/>
      </w:r>
      <w:r w:rsidRPr="00AB3D2F">
        <w:rPr>
          <w:sz w:val="24"/>
          <w:szCs w:val="24"/>
        </w:rPr>
        <w:t xml:space="preserve">, a </w:t>
      </w:r>
      <w:proofErr w:type="spellStart"/>
      <w:r w:rsidRPr="00AB3D2F">
        <w:rPr>
          <w:sz w:val="24"/>
          <w:szCs w:val="24"/>
        </w:rPr>
        <w:t>Markovmodel</w:t>
      </w:r>
      <w:proofErr w:type="spellEnd"/>
      <w:r w:rsidR="007C272B">
        <w:rPr>
          <w:sz w:val="24"/>
          <w:szCs w:val="24"/>
        </w:rPr>
        <w:t>,</w:t>
      </w:r>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towards</w:t>
      </w:r>
      <w:r w:rsidR="005125C9">
        <w:rPr>
          <w:sz w:val="24"/>
          <w:szCs w:val="24"/>
        </w:rPr>
        <w:t xml:space="preserve"> the</w:t>
      </w:r>
      <w:r w:rsidR="00467047" w:rsidRPr="00AB3D2F">
        <w:rPr>
          <w:sz w:val="24"/>
          <w:szCs w:val="24"/>
        </w:rPr>
        <w:t xml:space="preserve">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w:t>
      </w:r>
      <w:r w:rsidR="00924651">
        <w:rPr>
          <w:sz w:val="24"/>
          <w:szCs w:val="24"/>
        </w:rPr>
        <w:t xml:space="preserve"> changes to</w:t>
      </w:r>
      <w:r w:rsidR="00635057" w:rsidRPr="00AB3D2F">
        <w:rPr>
          <w:sz w:val="24"/>
          <w:szCs w:val="24"/>
        </w:rPr>
        <w:t xml:space="preserve"> the level of income insurance. </w:t>
      </w:r>
    </w:p>
    <w:p w14:paraId="51820CB9" w14:textId="0833711C"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w:t>
      </w:r>
      <w:r w:rsidR="005125C9">
        <w:rPr>
          <w:sz w:val="24"/>
          <w:szCs w:val="24"/>
        </w:rPr>
        <w:t>e static</w:t>
      </w:r>
      <w:r w:rsidRPr="00AB3D2F">
        <w:rPr>
          <w:sz w:val="24"/>
          <w:szCs w:val="24"/>
        </w:rPr>
        <w:t xml:space="preserve"> model will not include the behavioral changes that might happen when creating changes in the </w:t>
      </w:r>
      <w:r w:rsidR="007C272B">
        <w:rPr>
          <w:sz w:val="24"/>
          <w:szCs w:val="24"/>
        </w:rPr>
        <w:t>IS-</w:t>
      </w:r>
      <w:r w:rsidRPr="00AB3D2F">
        <w:rPr>
          <w:sz w:val="24"/>
          <w:szCs w:val="24"/>
        </w:rPr>
        <w:t xml:space="preserve">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w:t>
      </w:r>
      <w:r w:rsidR="00A2729E">
        <w:rPr>
          <w:sz w:val="24"/>
          <w:szCs w:val="24"/>
        </w:rPr>
        <w:t xml:space="preserve"> the</w:t>
      </w:r>
      <w:r w:rsidR="0049756A" w:rsidRPr="00AB3D2F">
        <w:rPr>
          <w:sz w:val="24"/>
          <w:szCs w:val="24"/>
        </w:rPr>
        <w:t xml:space="preserve"> </w:t>
      </w:r>
      <w:r w:rsidR="007C272B">
        <w:rPr>
          <w:sz w:val="24"/>
          <w:szCs w:val="24"/>
        </w:rPr>
        <w:t>cash-benefits</w:t>
      </w:r>
      <w:r w:rsidR="0049756A" w:rsidRPr="00AB3D2F">
        <w:rPr>
          <w:sz w:val="24"/>
          <w:szCs w:val="24"/>
        </w:rPr>
        <w:t xml:space="preserve"> program instead of the </w:t>
      </w:r>
      <w:r w:rsidR="007C272B">
        <w:rPr>
          <w:sz w:val="24"/>
          <w:szCs w:val="24"/>
        </w:rPr>
        <w:t>IS-</w:t>
      </w:r>
      <w:r w:rsidR="0049756A" w:rsidRPr="00AB3D2F">
        <w:rPr>
          <w:sz w:val="24"/>
          <w:szCs w:val="24"/>
        </w:rPr>
        <w:t>program</w:t>
      </w:r>
      <w:r w:rsidR="00E83A4D" w:rsidRPr="00AB3D2F">
        <w:rPr>
          <w:sz w:val="24"/>
          <w:szCs w:val="24"/>
        </w:rPr>
        <w:t>.</w:t>
      </w:r>
    </w:p>
    <w:p w14:paraId="79522392" w14:textId="2E68D2C3" w:rsidR="00BB6B8C" w:rsidRPr="00AB3D2F" w:rsidRDefault="00CF26A9" w:rsidP="004D12B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built to calculate the equilibrium levels of employment and unemployment, </w:t>
      </w:r>
      <w:r w:rsidR="00466122">
        <w:rPr>
          <w:sz w:val="24"/>
          <w:szCs w:val="24"/>
        </w:rPr>
        <w:t>doing this,</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w:t>
      </w:r>
      <w:r w:rsidR="00924651">
        <w:rPr>
          <w:sz w:val="24"/>
          <w:szCs w:val="24"/>
        </w:rPr>
        <w:t>se</w:t>
      </w:r>
      <w:r w:rsidR="001B630A" w:rsidRPr="00AB3D2F">
        <w:rPr>
          <w:sz w:val="24"/>
          <w:szCs w:val="24"/>
        </w:rPr>
        <w:t xml:space="preserv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466122">
        <w:rPr>
          <w:sz w:val="24"/>
          <w:szCs w:val="24"/>
        </w:rPr>
        <w:t>. The exit-rate</w:t>
      </w:r>
      <w:r w:rsidR="009968BA" w:rsidRPr="00AB3D2F">
        <w:rPr>
          <w:sz w:val="24"/>
          <w:szCs w:val="24"/>
        </w:rPr>
        <w:t xml:space="preserve"> </w:t>
      </w:r>
      <w:r w:rsidR="00466122">
        <w:rPr>
          <w:sz w:val="24"/>
          <w:szCs w:val="24"/>
        </w:rPr>
        <w:t>shows how</w:t>
      </w:r>
      <w:r w:rsidR="0099039F" w:rsidRPr="00AB3D2F">
        <w:rPr>
          <w:sz w:val="24"/>
          <w:szCs w:val="24"/>
        </w:rPr>
        <w:t xml:space="preserve">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w:t>
      </w:r>
      <w:r w:rsidR="00924651">
        <w:rPr>
          <w:sz w:val="24"/>
          <w:szCs w:val="24"/>
        </w:rPr>
        <w:t xml:space="preserve">the </w:t>
      </w:r>
      <w:r w:rsidR="007C05AF">
        <w:rPr>
          <w:sz w:val="24"/>
          <w:szCs w:val="24"/>
        </w:rPr>
        <w:t>previous subsection</w:t>
      </w:r>
      <w:r w:rsidR="00881864" w:rsidRPr="00AB3D2F">
        <w:rPr>
          <w:sz w:val="24"/>
          <w:szCs w:val="24"/>
        </w:rPr>
        <w:t xml:space="preserve"> </w:t>
      </w:r>
      <w:r w:rsidR="00924651">
        <w:rPr>
          <w:sz w:val="24"/>
          <w:szCs w:val="24"/>
        </w:rPr>
        <w:t>showing</w:t>
      </w:r>
      <w:r w:rsidR="00881864" w:rsidRPr="00AB3D2F">
        <w:rPr>
          <w:sz w:val="24"/>
          <w:szCs w:val="24"/>
        </w:rPr>
        <w:t xml:space="preserve"> an effect</w:t>
      </w:r>
      <w:r w:rsidR="00466122">
        <w:rPr>
          <w:sz w:val="24"/>
          <w:szCs w:val="24"/>
        </w:rPr>
        <w:t xml:space="preserve"> on the exit-rate</w:t>
      </w:r>
      <w:r w:rsidR="00881864" w:rsidRPr="00AB3D2F">
        <w:rPr>
          <w:sz w:val="24"/>
          <w:szCs w:val="24"/>
        </w:rPr>
        <w:t xml:space="preserve"> up till 78 weeks before</w:t>
      </w:r>
      <w:r w:rsidR="00466122">
        <w:rPr>
          <w:sz w:val="24"/>
          <w:szCs w:val="24"/>
        </w:rPr>
        <w:t xml:space="preserve"> a</w:t>
      </w:r>
      <w:r w:rsidR="00881864" w:rsidRPr="00AB3D2F">
        <w:rPr>
          <w:sz w:val="24"/>
          <w:szCs w:val="24"/>
        </w:rPr>
        <w:t xml:space="preserve"> reduction in income insurance</w:t>
      </w:r>
      <w:r w:rsidR="00924651">
        <w:rPr>
          <w:sz w:val="24"/>
          <w:szCs w:val="24"/>
        </w:rPr>
        <w:t xml:space="preserve"> and up</w:t>
      </w:r>
      <w:r w:rsidR="00881864" w:rsidRPr="00AB3D2F">
        <w:rPr>
          <w:sz w:val="24"/>
          <w:szCs w:val="24"/>
        </w:rPr>
        <w:t xml:space="preserve"> till 26 weeks after</w:t>
      </w:r>
      <w:r w:rsidR="007C05AF">
        <w:rPr>
          <w:sz w:val="24"/>
          <w:szCs w:val="24"/>
        </w:rPr>
        <w:t xml:space="preserve"> </w:t>
      </w:r>
      <w:r w:rsidR="00466122">
        <w:rPr>
          <w:sz w:val="24"/>
          <w:szCs w:val="24"/>
        </w:rPr>
        <w:t xml:space="preserve">a reduction </w:t>
      </w:r>
      <w:r w:rsidR="00360517" w:rsidRPr="00AB3D2F">
        <w:rPr>
          <w:sz w:val="24"/>
          <w:szCs w:val="24"/>
        </w:rPr>
        <w:fldChar w:fldCharType="begin" w:fldLock="1"/>
      </w:r>
      <w:r w:rsidR="005665D4">
        <w:rPr>
          <w:sz w:val="24"/>
          <w:szCs w:val="24"/>
        </w:rPr>
        <w:instrText>ADDIN CSL_CITATION {"citationItems":[{"id":"ITEM-1","itemData":{"author":[{"dropping-particle":"","family":"The IS-Commission","given":"","non-dropping-particle":"","parse-names":false,"suffix":""}],"id":"ITEM-1","issued":{"date-parts":[["2015"]]},"title":"Dagpengemodellen teknisk analyserapport","type":"article-journal"},"uris":["http://www.mendeley.com/documents/?uuid=959efcf8-5b02-45cf-ac0c-22b4b70e17a8"]}],"mendeley":{"formattedCitation":"(The IS-Commission, 2015a)","manualFormatting":"(Dagpengekommissionens sekretariat, 2015)","plainTextFormattedCitation":"(The IS-Commission, 2015a)","previouslyFormattedCitation":"(The IS-Commission, 2015a)"},"properties":{"noteIndex":0},"schema":"https://github.com/citation-style-language/schema/raw/master/csl-citation.json"}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360517" w:rsidRPr="00AB3D2F">
        <w:rPr>
          <w:sz w:val="24"/>
          <w:szCs w:val="24"/>
        </w:rPr>
        <w:fldChar w:fldCharType="end"/>
      </w:r>
      <w:r w:rsidR="00466122">
        <w:rPr>
          <w:sz w:val="24"/>
          <w:szCs w:val="24"/>
        </w:rPr>
        <w:t xml:space="preserve">. </w:t>
      </w:r>
      <w:r w:rsidR="00881864" w:rsidRPr="00AB3D2F">
        <w:rPr>
          <w:sz w:val="24"/>
          <w:szCs w:val="24"/>
        </w:rPr>
        <w:t>The</w:t>
      </w:r>
      <w:r w:rsidR="00A2729E">
        <w:rPr>
          <w:sz w:val="24"/>
          <w:szCs w:val="24"/>
        </w:rPr>
        <w:t>se</w:t>
      </w:r>
      <w:r w:rsidR="00881864" w:rsidRPr="00AB3D2F">
        <w:rPr>
          <w:sz w:val="24"/>
          <w:szCs w:val="24"/>
        </w:rPr>
        <w:t xml:space="preserve"> behavioral effects are specified as elasticities</w:t>
      </w:r>
      <w:r w:rsidR="00924651">
        <w:rPr>
          <w:sz w:val="24"/>
          <w:szCs w:val="24"/>
        </w:rPr>
        <w:t>,</w:t>
      </w:r>
      <w:r w:rsidR="00881864" w:rsidRPr="00AB3D2F">
        <w:rPr>
          <w:sz w:val="24"/>
          <w:szCs w:val="24"/>
        </w:rPr>
        <w:t xml:space="preserve"> meaning that a relative change </w:t>
      </w:r>
      <w:r w:rsidR="005607CC" w:rsidRPr="00AB3D2F">
        <w:rPr>
          <w:sz w:val="24"/>
          <w:szCs w:val="24"/>
        </w:rPr>
        <w:t>in the exit rate from unemployment to employment is a function of the relative change in the</w:t>
      </w:r>
      <w:r w:rsidR="00924651">
        <w:rPr>
          <w:sz w:val="24"/>
          <w:szCs w:val="24"/>
        </w:rPr>
        <w:t xml:space="preserve"> level of income insurance</w:t>
      </w:r>
      <w:r w:rsidR="005607CC" w:rsidRPr="00AB3D2F">
        <w:rPr>
          <w:sz w:val="24"/>
          <w:szCs w:val="24"/>
        </w:rPr>
        <w:t xml:space="preserve">. Thereby the effects of an increase in the </w:t>
      </w:r>
      <w:r w:rsidR="00A2729E">
        <w:rPr>
          <w:sz w:val="24"/>
          <w:szCs w:val="24"/>
        </w:rPr>
        <w:t xml:space="preserve">level </w:t>
      </w:r>
      <w:r w:rsidR="00A2729E">
        <w:rPr>
          <w:sz w:val="24"/>
          <w:szCs w:val="24"/>
        </w:rPr>
        <w:lastRenderedPageBreak/>
        <w:t xml:space="preserve">of income </w:t>
      </w:r>
      <w:r w:rsidR="00924651">
        <w:rPr>
          <w:sz w:val="24"/>
          <w:szCs w:val="24"/>
        </w:rPr>
        <w:t>insurance</w:t>
      </w:r>
      <w:r w:rsidR="005607CC" w:rsidRPr="00AB3D2F">
        <w:rPr>
          <w:sz w:val="24"/>
          <w:szCs w:val="24"/>
        </w:rPr>
        <w:t xml:space="preserve"> of 30 and 10% will</w:t>
      </w:r>
      <w:r w:rsidR="007C05AF">
        <w:rPr>
          <w:sz w:val="24"/>
          <w:szCs w:val="24"/>
        </w:rPr>
        <w:t>,</w:t>
      </w:r>
      <w:r w:rsidR="005607CC" w:rsidRPr="00AB3D2F">
        <w:rPr>
          <w:sz w:val="24"/>
          <w:szCs w:val="24"/>
        </w:rPr>
        <w:t xml:space="preserve"> following their estimates</w:t>
      </w:r>
      <w:r w:rsidR="007C05AF">
        <w:rPr>
          <w:sz w:val="24"/>
          <w:szCs w:val="24"/>
        </w:rPr>
        <w:t>,</w:t>
      </w:r>
      <w:r w:rsidR="005607CC" w:rsidRPr="00AB3D2F">
        <w:rPr>
          <w:sz w:val="24"/>
          <w:szCs w:val="24"/>
        </w:rPr>
        <w:t xml:space="preserve">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116AC437"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w:t>
      </w:r>
      <w:r w:rsidR="008C2EAA">
        <w:rPr>
          <w:sz w:val="24"/>
          <w:szCs w:val="24"/>
        </w:rPr>
        <w:t>. Here, t</w:t>
      </w:r>
      <w:r w:rsidR="004E640C" w:rsidRPr="00AB3D2F">
        <w:rPr>
          <w:sz w:val="24"/>
          <w:szCs w:val="24"/>
        </w:rPr>
        <w:t xml:space="preserve">he </w:t>
      </w:r>
      <w:r w:rsidR="008C2EAA">
        <w:rPr>
          <w:sz w:val="24"/>
          <w:szCs w:val="24"/>
        </w:rPr>
        <w:t>IS-</w:t>
      </w:r>
      <w:r w:rsidR="004E640C" w:rsidRPr="00AB3D2F">
        <w:rPr>
          <w:sz w:val="24"/>
          <w:szCs w:val="24"/>
        </w:rPr>
        <w:t>commission</w:t>
      </w:r>
      <w:r w:rsidR="008B486B" w:rsidRPr="00AB3D2F">
        <w:rPr>
          <w:sz w:val="24"/>
          <w:szCs w:val="24"/>
        </w:rPr>
        <w:t xml:space="preserve"> </w:t>
      </w:r>
      <w:r w:rsidR="00947449" w:rsidRPr="00AB3D2F">
        <w:rPr>
          <w:sz w:val="24"/>
          <w:szCs w:val="24"/>
        </w:rPr>
        <w:t>looks at if people on their way into the income insurance program will find employment before entering the program. One issue is that data can’t show how many people are on their way to enter the income insurance program or how large the exit</w:t>
      </w:r>
      <w:r w:rsidR="007C05AF">
        <w:rPr>
          <w:sz w:val="24"/>
          <w:szCs w:val="24"/>
        </w:rPr>
        <w:t>-</w:t>
      </w:r>
      <w:r w:rsidR="00947449" w:rsidRPr="00AB3D2F">
        <w:rPr>
          <w:sz w:val="24"/>
          <w:szCs w:val="24"/>
        </w:rPr>
        <w:t>rate to employment is</w:t>
      </w:r>
      <w:r w:rsidR="007C05AF">
        <w:rPr>
          <w:sz w:val="24"/>
          <w:szCs w:val="24"/>
        </w:rPr>
        <w:t xml:space="preserve"> for this group</w:t>
      </w:r>
      <w:r w:rsidR="00947449" w:rsidRPr="00AB3D2F">
        <w:rPr>
          <w:sz w:val="24"/>
          <w:szCs w:val="24"/>
        </w:rPr>
        <w:t xml:space="preserve">. </w:t>
      </w:r>
    </w:p>
    <w:p w14:paraId="71F33B31" w14:textId="27577DBB" w:rsidR="0032745A" w:rsidRPr="00AB3D2F" w:rsidRDefault="0032745A" w:rsidP="004D12B6">
      <w:pPr>
        <w:spacing w:line="360" w:lineRule="auto"/>
        <w:rPr>
          <w:sz w:val="24"/>
          <w:szCs w:val="24"/>
        </w:rPr>
      </w:pPr>
      <w:r w:rsidRPr="00AB3D2F">
        <w:rPr>
          <w:sz w:val="24"/>
          <w:szCs w:val="24"/>
        </w:rPr>
        <w:t>Therefor</w:t>
      </w:r>
      <w:r w:rsidR="000412E2">
        <w:rPr>
          <w:sz w:val="24"/>
          <w:szCs w:val="24"/>
        </w:rPr>
        <w:t>e,</w:t>
      </w:r>
      <w:r w:rsidRPr="00AB3D2F">
        <w:rPr>
          <w:sz w:val="24"/>
          <w:szCs w:val="24"/>
        </w:rPr>
        <w:t xml:space="preserve"> the </w:t>
      </w:r>
      <w:r w:rsidR="008C2EAA">
        <w:rPr>
          <w:sz w:val="24"/>
          <w:szCs w:val="24"/>
        </w:rPr>
        <w:t>IS-</w:t>
      </w:r>
      <w:r w:rsidRPr="00AB3D2F">
        <w:rPr>
          <w:sz w:val="24"/>
          <w:szCs w:val="24"/>
        </w:rPr>
        <w:t xml:space="preserve">commission must assume that the behavioral effects for people being close to </w:t>
      </w:r>
      <w:r w:rsidR="00924651">
        <w:rPr>
          <w:sz w:val="24"/>
          <w:szCs w:val="24"/>
        </w:rPr>
        <w:t>entering</w:t>
      </w:r>
      <w:r w:rsidRPr="00AB3D2F">
        <w:rPr>
          <w:sz w:val="24"/>
          <w:szCs w:val="24"/>
        </w:rPr>
        <w:t xml:space="preserve"> the insurance program (f</w:t>
      </w:r>
      <w:r w:rsidR="006C5A1E">
        <w:rPr>
          <w:sz w:val="24"/>
          <w:szCs w:val="24"/>
        </w:rPr>
        <w:t>or example</w:t>
      </w:r>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years</w:t>
      </w:r>
      <w:r w:rsidR="00D1625A" w:rsidRPr="00967F45">
        <w:rPr>
          <w:rStyle w:val="Fodnotehenvisning"/>
        </w:rPr>
        <w:footnoteReference w:id="5"/>
      </w:r>
      <w:r w:rsidRPr="00AB3D2F">
        <w:rPr>
          <w:sz w:val="24"/>
          <w:szCs w:val="24"/>
        </w:rPr>
        <w:t xml:space="preserve">.  </w:t>
      </w:r>
    </w:p>
    <w:p w14:paraId="79773465" w14:textId="6418B141"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A2729E">
        <w:rPr>
          <w:sz w:val="24"/>
          <w:szCs w:val="24"/>
        </w:rPr>
        <w:t>In addition to this, t</w:t>
      </w:r>
      <w:r w:rsidR="000930C2" w:rsidRPr="00AB3D2F">
        <w:rPr>
          <w:sz w:val="24"/>
          <w:szCs w:val="24"/>
        </w:rPr>
        <w:t xml:space="preserve">hree </w:t>
      </w:r>
      <w:r w:rsidR="00A2729E">
        <w:rPr>
          <w:sz w:val="24"/>
          <w:szCs w:val="24"/>
        </w:rPr>
        <w:t>more</w:t>
      </w:r>
      <w:r w:rsidR="000930C2" w:rsidRPr="00AB3D2F">
        <w:rPr>
          <w:sz w:val="24"/>
          <w:szCs w:val="24"/>
        </w:rPr>
        <w:t xml:space="preserve"> assumptions</w:t>
      </w:r>
      <w:r w:rsidR="00C632AF" w:rsidRPr="00AB3D2F">
        <w:rPr>
          <w:sz w:val="24"/>
          <w:szCs w:val="24"/>
        </w:rPr>
        <w:t xml:space="preserve"> </w:t>
      </w:r>
      <w:r w:rsidR="002569C7">
        <w:rPr>
          <w:sz w:val="24"/>
          <w:szCs w:val="24"/>
        </w:rPr>
        <w:t>are presented by</w:t>
      </w:r>
      <w:r w:rsidR="00024C63">
        <w:rPr>
          <w:sz w:val="24"/>
          <w:szCs w:val="24"/>
        </w:rPr>
        <w:t xml:space="preserve"> </w:t>
      </w:r>
      <w:r w:rsidR="00024C63" w:rsidRPr="00DF372B">
        <w:rPr>
          <w:noProof/>
          <w:sz w:val="24"/>
          <w:szCs w:val="24"/>
        </w:rPr>
        <w:t>DØRS</w:t>
      </w:r>
      <w:r w:rsidR="00C632AF" w:rsidRPr="00AB3D2F">
        <w:rPr>
          <w:sz w:val="24"/>
          <w:szCs w:val="24"/>
        </w:rPr>
        <w:t xml:space="preserve"> </w:t>
      </w:r>
      <w:r w:rsidR="002569C7">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00024C63" w:rsidRPr="00024C63">
        <w:rPr>
          <w:noProof/>
          <w:sz w:val="24"/>
          <w:szCs w:val="24"/>
        </w:rPr>
        <w:t>(2022)</w:t>
      </w:r>
      <w:r w:rsidR="002569C7">
        <w:rPr>
          <w:sz w:val="24"/>
          <w:szCs w:val="24"/>
        </w:rPr>
        <w:fldChar w:fldCharType="end"/>
      </w:r>
      <w:r w:rsidR="00A2729E">
        <w:rPr>
          <w:sz w:val="24"/>
          <w:szCs w:val="24"/>
        </w:rPr>
        <w:t xml:space="preserve"> used</w:t>
      </w:r>
      <w:r w:rsidR="002569C7">
        <w:rPr>
          <w:sz w:val="24"/>
          <w:szCs w:val="24"/>
        </w:rPr>
        <w:t xml:space="preserve"> </w:t>
      </w:r>
      <w:r w:rsidR="003B61CA" w:rsidRPr="00AB3D2F">
        <w:rPr>
          <w:sz w:val="24"/>
          <w:szCs w:val="24"/>
        </w:rPr>
        <w:t>t</w:t>
      </w:r>
      <w:r w:rsidR="003D4B98" w:rsidRPr="00AB3D2F">
        <w:rPr>
          <w:sz w:val="24"/>
          <w:szCs w:val="24"/>
        </w:rPr>
        <w:t>o construct the exit rate</w:t>
      </w:r>
      <w:r w:rsidR="000930C2" w:rsidRPr="00AB3D2F">
        <w:rPr>
          <w:sz w:val="24"/>
          <w:szCs w:val="24"/>
        </w:rPr>
        <w:t xml:space="preserve"> for this group:</w:t>
      </w:r>
      <w:r w:rsidR="003D4B98" w:rsidRPr="00AB3D2F">
        <w:rPr>
          <w:sz w:val="24"/>
          <w:szCs w:val="24"/>
        </w:rPr>
        <w:t xml:space="preserve"> </w:t>
      </w:r>
    </w:p>
    <w:p w14:paraId="4D6F50F0" w14:textId="10347612"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924651">
        <w:rPr>
          <w:sz w:val="24"/>
          <w:szCs w:val="24"/>
        </w:rPr>
        <w:t xml:space="preserve"> in Denmark</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0BEAA6F7" w14:textId="77908661" w:rsidR="00BB6B8C" w:rsidRPr="00A2729E" w:rsidRDefault="003D4B98" w:rsidP="003C249F">
      <w:pPr>
        <w:pStyle w:val="Listeafsnit"/>
        <w:numPr>
          <w:ilvl w:val="0"/>
          <w:numId w:val="3"/>
        </w:numPr>
        <w:spacing w:line="360" w:lineRule="auto"/>
        <w:rPr>
          <w:sz w:val="24"/>
          <w:szCs w:val="24"/>
        </w:rPr>
      </w:pPr>
      <w:r w:rsidRPr="00AB3D2F">
        <w:rPr>
          <w:sz w:val="24"/>
          <w:szCs w:val="24"/>
        </w:rPr>
        <w:t>The exit rate is</w:t>
      </w:r>
      <w:r w:rsidR="00925560">
        <w:rPr>
          <w:sz w:val="24"/>
          <w:szCs w:val="24"/>
        </w:rPr>
        <w:t xml:space="preserve"> assumed to be</w:t>
      </w:r>
      <w:r w:rsidRPr="00AB3D2F">
        <w:rPr>
          <w:sz w:val="24"/>
          <w:szCs w:val="24"/>
        </w:rPr>
        <w:t xml:space="preserve"> the same just before joining the insurance program as right after.</w:t>
      </w:r>
    </w:p>
    <w:p w14:paraId="02F099E5" w14:textId="7FA8FA28"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BD0882"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D0882" w:rsidRPr="00AB3D2F">
        <w:rPr>
          <w:sz w:val="24"/>
          <w:szCs w:val="24"/>
        </w:rPr>
        <w:fldChar w:fldCharType="separate"/>
      </w:r>
      <w:r w:rsidRPr="00024C63">
        <w:rPr>
          <w:noProof/>
          <w:sz w:val="24"/>
          <w:szCs w:val="24"/>
        </w:rPr>
        <w:t>(2022)</w:t>
      </w:r>
      <w:r w:rsidR="00BD0882" w:rsidRPr="00AB3D2F">
        <w:rPr>
          <w:sz w:val="24"/>
          <w:szCs w:val="24"/>
        </w:rPr>
        <w:fldChar w:fldCharType="end"/>
      </w:r>
      <w:r w:rsidR="00BD0882"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34612CEE"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2569C7">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Pr="00024C63">
        <w:rPr>
          <w:noProof/>
          <w:sz w:val="24"/>
          <w:szCs w:val="24"/>
        </w:rPr>
        <w:t>(2022)</w:t>
      </w:r>
      <w:r w:rsidR="002569C7">
        <w:rPr>
          <w:sz w:val="24"/>
          <w:szCs w:val="24"/>
        </w:rPr>
        <w:fldChar w:fldCharType="end"/>
      </w:r>
      <w:r w:rsidR="002569C7">
        <w:rPr>
          <w:sz w:val="24"/>
          <w:szCs w:val="24"/>
        </w:rPr>
        <w:t xml:space="preserve"> presents the effects </w:t>
      </w:r>
      <w:r w:rsidR="005A47A9">
        <w:rPr>
          <w:sz w:val="24"/>
          <w:szCs w:val="24"/>
        </w:rPr>
        <w:t>o</w:t>
      </w:r>
      <w:r w:rsidR="002569C7">
        <w:rPr>
          <w:sz w:val="24"/>
          <w:szCs w:val="24"/>
        </w:rPr>
        <w:t>f</w:t>
      </w:r>
      <w:r w:rsidR="00EF4E01" w:rsidRPr="00AB3D2F">
        <w:rPr>
          <w:sz w:val="24"/>
          <w:szCs w:val="24"/>
        </w:rPr>
        <w:t xml:space="preserve"> a 10% decrease in the level of income insurance indicat</w:t>
      </w:r>
      <w:r w:rsidR="002569C7">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sidR="002569C7">
        <w:rPr>
          <w:sz w:val="24"/>
          <w:szCs w:val="24"/>
        </w:rPr>
        <w:t xml:space="preserve"> as argued by</w:t>
      </w:r>
      <w:r>
        <w:rPr>
          <w:sz w:val="24"/>
          <w:szCs w:val="24"/>
        </w:rPr>
        <w:t xml:space="preserve"> </w:t>
      </w:r>
      <w:r w:rsidRPr="00024C63">
        <w:rPr>
          <w:noProof/>
          <w:sz w:val="24"/>
          <w:szCs w:val="24"/>
        </w:rPr>
        <w:t>The IS-Commission</w:t>
      </w:r>
      <w:r>
        <w:rPr>
          <w:sz w:val="24"/>
          <w:szCs w:val="24"/>
        </w:rPr>
        <w:t xml:space="preserve"> </w:t>
      </w:r>
      <w:r w:rsidR="002569C7">
        <w:rPr>
          <w:sz w:val="24"/>
          <w:szCs w:val="24"/>
        </w:rPr>
        <w:fldChar w:fldCharType="begin" w:fldLock="1"/>
      </w:r>
      <w:r w:rsidR="005634E3">
        <w:rPr>
          <w:sz w:val="24"/>
          <w:szCs w:val="24"/>
        </w:rPr>
        <w:instrText>ADDIN CSL_CITATION {"citationItems":[{"id":"ITEM-1","itemData":{"author":[{"dropping-particle":"","family":"The IS-Commission","given":"","non-dropping-particle":"","parse-names":false,"suffix":""}],"id":"ITEM-1","issued":{"date-parts":[["2015"]]},"title":"Dagpengemodellen teknisk analyserapport","type":"article-journal"},"suppress-author":1,"uris":["http://www.mendeley.com/documents/?uuid=959efcf8-5b02-45cf-ac0c-22b4b70e17a8"]}],"mendeley":{"formattedCitation":"(2015a)","plainTextFormattedCitation":"(2015a)","previouslyFormattedCitation":"(2015a)"},"properties":{"noteIndex":0},"schema":"https://github.com/citation-style-language/schema/raw/master/csl-citation.json"}</w:instrText>
      </w:r>
      <w:r w:rsidR="002569C7">
        <w:rPr>
          <w:sz w:val="24"/>
          <w:szCs w:val="24"/>
        </w:rPr>
        <w:fldChar w:fldCharType="separate"/>
      </w:r>
      <w:r w:rsidR="006E69D0" w:rsidRPr="006E69D0">
        <w:rPr>
          <w:noProof/>
          <w:sz w:val="24"/>
          <w:szCs w:val="24"/>
        </w:rPr>
        <w:t>(2015a)</w:t>
      </w:r>
      <w:r w:rsidR="002569C7">
        <w:rPr>
          <w:sz w:val="24"/>
          <w:szCs w:val="24"/>
        </w:rPr>
        <w:fldChar w:fldCharType="end"/>
      </w:r>
      <w:r w:rsidR="008A592C" w:rsidRPr="00AB3D2F">
        <w:rPr>
          <w:sz w:val="24"/>
          <w:szCs w:val="24"/>
        </w:rPr>
        <w:t>.</w:t>
      </w:r>
      <w:r w:rsidR="00EF4E01" w:rsidRPr="00AB3D2F">
        <w:rPr>
          <w:sz w:val="24"/>
          <w:szCs w:val="24"/>
        </w:rPr>
        <w:t xml:space="preserve"> </w:t>
      </w:r>
      <w:r w:rsidR="002569C7">
        <w:rPr>
          <w:sz w:val="24"/>
          <w:szCs w:val="24"/>
        </w:rPr>
        <w:t>Th</w:t>
      </w:r>
      <w:r w:rsidR="001A79EF">
        <w:rPr>
          <w:sz w:val="24"/>
          <w:szCs w:val="24"/>
        </w:rPr>
        <w:t xml:space="preserve">is </w:t>
      </w:r>
      <w:r w:rsidR="00C3081B">
        <w:rPr>
          <w:sz w:val="24"/>
          <w:szCs w:val="24"/>
        </w:rPr>
        <w:t>implies an increase in the</w:t>
      </w:r>
      <w:r w:rsidR="001A79EF">
        <w:rPr>
          <w:sz w:val="24"/>
          <w:szCs w:val="24"/>
        </w:rPr>
        <w:t xml:space="preserve"> weekly exit-rate </w:t>
      </w:r>
      <w:r w:rsidR="00D8733D">
        <w:rPr>
          <w:sz w:val="24"/>
          <w:szCs w:val="24"/>
        </w:rPr>
        <w:t>from</w:t>
      </w:r>
      <w:r w:rsidR="00C3081B">
        <w:rPr>
          <w:sz w:val="24"/>
          <w:szCs w:val="24"/>
        </w:rPr>
        <w:t xml:space="preserve"> </w:t>
      </w:r>
      <w:r w:rsidR="001A79EF">
        <w:rPr>
          <w:sz w:val="24"/>
          <w:szCs w:val="24"/>
        </w:rPr>
        <w:t>approximately 3.5</w:t>
      </w:r>
      <w:r w:rsidR="00D8733D">
        <w:rPr>
          <w:sz w:val="24"/>
          <w:szCs w:val="24"/>
        </w:rPr>
        <w:t xml:space="preserve">% to </w:t>
      </w:r>
      <w:r w:rsidR="001A79EF">
        <w:rPr>
          <w:sz w:val="24"/>
          <w:szCs w:val="24"/>
        </w:rPr>
        <w:lastRenderedPageBreak/>
        <w:t xml:space="preserve">4.5% at the time of the decrease. As </w:t>
      </w:r>
      <w:r w:rsidR="008C2EAA">
        <w:rPr>
          <w:sz w:val="24"/>
          <w:szCs w:val="24"/>
        </w:rPr>
        <w:t>this regards</w:t>
      </w:r>
      <w:r w:rsidR="00EF4E01" w:rsidRPr="00AB3D2F">
        <w:rPr>
          <w:sz w:val="24"/>
          <w:szCs w:val="24"/>
        </w:rPr>
        <w:t xml:space="preserve"> the exit rate for people in terminated positions</w:t>
      </w:r>
      <w:r w:rsidR="00D8733D">
        <w:rPr>
          <w:sz w:val="24"/>
          <w:szCs w:val="24"/>
        </w:rPr>
        <w:t>,</w:t>
      </w:r>
      <w:r w:rsidR="00EF4E01" w:rsidRPr="00AB3D2F">
        <w:rPr>
          <w:sz w:val="24"/>
          <w:szCs w:val="24"/>
        </w:rPr>
        <w:t xml:space="preserve"> </w:t>
      </w:r>
      <w:r w:rsidR="008C2EAA">
        <w:rPr>
          <w:sz w:val="24"/>
          <w:szCs w:val="24"/>
        </w:rPr>
        <w:t>it implies that</w:t>
      </w:r>
      <w:r w:rsidR="00EF4E01" w:rsidRPr="00AB3D2F">
        <w:rPr>
          <w:sz w:val="24"/>
          <w:szCs w:val="24"/>
        </w:rPr>
        <w:t xml:space="preserve"> less</w:t>
      </w:r>
      <w:r w:rsidR="008C2EAA">
        <w:rPr>
          <w:sz w:val="24"/>
          <w:szCs w:val="24"/>
        </w:rPr>
        <w:t xml:space="preserve"> people</w:t>
      </w:r>
      <w:r w:rsidR="00EF4E01" w:rsidRPr="00AB3D2F">
        <w:rPr>
          <w:sz w:val="24"/>
          <w:szCs w:val="24"/>
        </w:rPr>
        <w:t xml:space="preserve">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t>
      </w:r>
      <w:r w:rsidR="00D8733D">
        <w:rPr>
          <w:sz w:val="24"/>
          <w:szCs w:val="24"/>
        </w:rPr>
        <w:t>w</w:t>
      </w:r>
      <w:r w:rsidR="00CD3A03" w:rsidRPr="00AB3D2F">
        <w:rPr>
          <w:sz w:val="24"/>
          <w:szCs w:val="24"/>
        </w:rPr>
        <w:t>ith lower effects the later the increase appears)</w:t>
      </w:r>
      <w:r w:rsidR="00D8733D">
        <w:rPr>
          <w:sz w:val="24"/>
          <w:szCs w:val="24"/>
        </w:rPr>
        <w:t>.</w:t>
      </w:r>
    </w:p>
    <w:p w14:paraId="0304F29C" w14:textId="22142277" w:rsidR="00D373B9" w:rsidRPr="00AB3D2F" w:rsidRDefault="00B31314" w:rsidP="00D373B9">
      <w:pPr>
        <w:spacing w:line="360" w:lineRule="auto"/>
        <w:rPr>
          <w:sz w:val="24"/>
          <w:szCs w:val="24"/>
        </w:rPr>
      </w:pPr>
      <w:r>
        <w:rPr>
          <w:sz w:val="24"/>
          <w:szCs w:val="24"/>
        </w:rPr>
        <w:t>The majority of</w:t>
      </w:r>
      <w:r w:rsidR="00D373B9" w:rsidRPr="00AB3D2F">
        <w:rPr>
          <w:sz w:val="24"/>
          <w:szCs w:val="24"/>
        </w:rPr>
        <w:t xml:space="preserve"> the empirical evidence used for the </w:t>
      </w:r>
      <w:r w:rsidR="002539F9">
        <w:rPr>
          <w:sz w:val="24"/>
          <w:szCs w:val="24"/>
        </w:rPr>
        <w:t>IS-model</w:t>
      </w:r>
      <w:r w:rsidR="00D373B9" w:rsidRPr="00AB3D2F">
        <w:rPr>
          <w:sz w:val="24"/>
          <w:szCs w:val="24"/>
        </w:rPr>
        <w:t xml:space="preserve"> comes from the literature review made by </w:t>
      </w:r>
      <w:r w:rsidR="00024C63" w:rsidRPr="00AB3D2F">
        <w:rPr>
          <w:noProof/>
          <w:sz w:val="24"/>
          <w:szCs w:val="24"/>
        </w:rPr>
        <w:t>Andersen et al</w:t>
      </w:r>
      <w:r w:rsidR="00024C63">
        <w:rPr>
          <w:noProof/>
          <w:sz w:val="24"/>
          <w:szCs w:val="24"/>
        </w:rPr>
        <w:t>.</w:t>
      </w:r>
      <w:r w:rsidR="00024C63" w:rsidRPr="00AB3D2F">
        <w:rPr>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3A6CDA">
        <w:rPr>
          <w:sz w:val="24"/>
          <w:szCs w:val="24"/>
        </w:rPr>
        <w:t>.</w:t>
      </w:r>
      <w:r w:rsidR="00BD0882" w:rsidRPr="00AB3D2F">
        <w:rPr>
          <w:sz w:val="24"/>
          <w:szCs w:val="24"/>
        </w:rPr>
        <w:t xml:space="preserve"> </w:t>
      </w:r>
      <w:r w:rsidR="00D373B9" w:rsidRPr="00AB3D2F">
        <w:rPr>
          <w:sz w:val="24"/>
          <w:szCs w:val="24"/>
        </w:rPr>
        <w:t xml:space="preserve">This review was made specifically for the </w:t>
      </w:r>
      <w:r w:rsidR="002539F9">
        <w:rPr>
          <w:sz w:val="24"/>
          <w:szCs w:val="24"/>
        </w:rPr>
        <w:t>IS-</w:t>
      </w:r>
      <w:r w:rsidR="00D373B9" w:rsidRPr="00AB3D2F">
        <w:rPr>
          <w:sz w:val="24"/>
          <w:szCs w:val="24"/>
        </w:rPr>
        <w:t xml:space="preserve">commission, and therefore influenced the effects used in the </w:t>
      </w:r>
      <w:r w:rsidR="002539F9">
        <w:rPr>
          <w:sz w:val="24"/>
          <w:szCs w:val="24"/>
        </w:rPr>
        <w:t>IS-model</w:t>
      </w:r>
      <w:r w:rsidR="00D373B9" w:rsidRPr="00AB3D2F">
        <w:rPr>
          <w:sz w:val="24"/>
          <w:szCs w:val="24"/>
        </w:rPr>
        <w:t xml:space="preserve">.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00D373B9" w:rsidRPr="00AB3D2F">
        <w:rPr>
          <w:sz w:val="24"/>
          <w:szCs w:val="24"/>
        </w:rPr>
        <w:t xml:space="preserve">pecifically looks at the evidence for </w:t>
      </w:r>
      <w:r>
        <w:rPr>
          <w:sz w:val="24"/>
          <w:szCs w:val="24"/>
        </w:rPr>
        <w:t>an effect on the</w:t>
      </w:r>
      <w:r w:rsidR="00D373B9" w:rsidRPr="00AB3D2F">
        <w:rPr>
          <w:sz w:val="24"/>
          <w:szCs w:val="24"/>
        </w:rPr>
        <w:t xml:space="preserve"> exit-rate and approach rate when raising the level of income insurance. They present 28 different older and newer studies</w:t>
      </w:r>
      <w:r>
        <w:rPr>
          <w:sz w:val="24"/>
          <w:szCs w:val="24"/>
        </w:rPr>
        <w:t>, all</w:t>
      </w:r>
      <w:r w:rsidR="00D373B9" w:rsidRPr="00AB3D2F">
        <w:rPr>
          <w:sz w:val="24"/>
          <w:szCs w:val="24"/>
        </w:rPr>
        <w:t xml:space="preserve"> </w:t>
      </w:r>
      <w:r>
        <w:rPr>
          <w:sz w:val="24"/>
          <w:szCs w:val="24"/>
        </w:rPr>
        <w:t xml:space="preserve">focusing on </w:t>
      </w:r>
      <w:r w:rsidR="006A4C7A">
        <w:rPr>
          <w:sz w:val="24"/>
          <w:szCs w:val="24"/>
        </w:rPr>
        <w:t>finding an effect on the</w:t>
      </w:r>
      <w:r w:rsidR="00D373B9" w:rsidRPr="00AB3D2F">
        <w:rPr>
          <w:sz w:val="24"/>
          <w:szCs w:val="24"/>
        </w:rPr>
        <w:t xml:space="preserve"> exit rate. </w:t>
      </w:r>
      <w:r w:rsidR="006A4C7A">
        <w:rPr>
          <w:sz w:val="24"/>
          <w:szCs w:val="24"/>
        </w:rPr>
        <w:t>When</w:t>
      </w:r>
      <w:r w:rsidR="003A6CDA">
        <w:rPr>
          <w:sz w:val="24"/>
          <w:szCs w:val="24"/>
        </w:rPr>
        <w:t xml:space="preserve"> </w:t>
      </w:r>
      <w:r w:rsidR="006A4C7A">
        <w:rPr>
          <w:sz w:val="24"/>
          <w:szCs w:val="24"/>
        </w:rPr>
        <w:t>analyzing the effect of</w:t>
      </w:r>
      <w:r w:rsidR="00D373B9" w:rsidRPr="00AB3D2F">
        <w:rPr>
          <w:sz w:val="24"/>
          <w:szCs w:val="24"/>
        </w:rPr>
        <w:t xml:space="preserve"> an increase in the level of income insurance, 24</w:t>
      </w:r>
      <w:r w:rsidR="006A4C7A">
        <w:rPr>
          <w:sz w:val="24"/>
          <w:szCs w:val="24"/>
        </w:rPr>
        <w:t xml:space="preserve"> of the studies</w:t>
      </w:r>
      <w:r w:rsidR="00D373B9" w:rsidRPr="00AB3D2F">
        <w:rPr>
          <w:sz w:val="24"/>
          <w:szCs w:val="24"/>
        </w:rPr>
        <w:t xml:space="preserve"> conclude a significant negative effect o</w:t>
      </w:r>
      <w:r w:rsidR="00D8733D">
        <w:rPr>
          <w:sz w:val="24"/>
          <w:szCs w:val="24"/>
        </w:rPr>
        <w:t>n</w:t>
      </w:r>
      <w:r w:rsidR="00D373B9" w:rsidRPr="00AB3D2F">
        <w:rPr>
          <w:sz w:val="24"/>
          <w:szCs w:val="24"/>
        </w:rPr>
        <w:t xml:space="preserve">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w:t>
      </w:r>
      <w:r w:rsidR="006A4C7A">
        <w:rPr>
          <w:sz w:val="24"/>
          <w:szCs w:val="24"/>
        </w:rPr>
        <w:t xml:space="preserve">we find </w:t>
      </w:r>
      <w:r w:rsidR="003A6CDA">
        <w:rPr>
          <w:sz w:val="24"/>
          <w:szCs w:val="24"/>
        </w:rPr>
        <w:t>this</w:t>
      </w:r>
      <w:r w:rsidR="006A4C7A">
        <w:rPr>
          <w:sz w:val="24"/>
          <w:szCs w:val="24"/>
        </w:rPr>
        <w:t xml:space="preserve"> to</w:t>
      </w:r>
      <w:r w:rsidR="00D373B9" w:rsidRPr="00AB3D2F">
        <w:rPr>
          <w:sz w:val="24"/>
          <w:szCs w:val="24"/>
        </w:rPr>
        <w:t xml:space="preserve"> </w:t>
      </w:r>
      <w:r w:rsidR="003A6CDA" w:rsidRPr="00AB3D2F">
        <w:rPr>
          <w:sz w:val="24"/>
          <w:szCs w:val="24"/>
        </w:rPr>
        <w:t>justif</w:t>
      </w:r>
      <w:r w:rsidR="006A4C7A">
        <w:rPr>
          <w:sz w:val="24"/>
          <w:szCs w:val="24"/>
        </w:rPr>
        <w:t>y</w:t>
      </w:r>
      <w:r w:rsidR="00D373B9" w:rsidRPr="00AB3D2F">
        <w:rPr>
          <w:sz w:val="24"/>
          <w:szCs w:val="24"/>
        </w:rPr>
        <w:t xml:space="preserve"> the use of the exit </w:t>
      </w:r>
      <w:r w:rsidR="00D8733D">
        <w:rPr>
          <w:sz w:val="24"/>
          <w:szCs w:val="24"/>
        </w:rPr>
        <w:t>effect</w:t>
      </w:r>
      <w:r w:rsidR="00D373B9" w:rsidRPr="00AB3D2F">
        <w:rPr>
          <w:sz w:val="24"/>
          <w:szCs w:val="24"/>
        </w:rPr>
        <w:t xml:space="preserve"> in the model</w:t>
      </w:r>
      <w:r w:rsidR="006A4C7A">
        <w:rPr>
          <w:sz w:val="24"/>
          <w:szCs w:val="24"/>
        </w:rPr>
        <w:t>, whereas this effect should be included when estimating the micro elasticity in section 5</w:t>
      </w:r>
      <w:r w:rsidR="00D373B9" w:rsidRPr="00AB3D2F">
        <w:rPr>
          <w:sz w:val="24"/>
          <w:szCs w:val="24"/>
        </w:rPr>
        <w:t xml:space="preserve">. </w:t>
      </w:r>
    </w:p>
    <w:p w14:paraId="7541FA22" w14:textId="7777C8D9" w:rsidR="004D12B6" w:rsidRDefault="00C3081B" w:rsidP="004D12B6">
      <w:pPr>
        <w:spacing w:line="360" w:lineRule="auto"/>
        <w:rPr>
          <w:sz w:val="24"/>
          <w:szCs w:val="24"/>
        </w:rPr>
      </w:pPr>
      <w:r>
        <w:rPr>
          <w:sz w:val="24"/>
          <w:szCs w:val="24"/>
        </w:rPr>
        <w:t>On the other hand,</w:t>
      </w:r>
      <w:r w:rsidR="00B40CDF" w:rsidRPr="00AB3D2F">
        <w:rPr>
          <w:sz w:val="24"/>
          <w:szCs w:val="24"/>
        </w:rPr>
        <w:t xml:space="preserve">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Pr>
          <w:sz w:val="24"/>
          <w:szCs w:val="24"/>
        </w:rPr>
        <w:t xml:space="preserve"> only</w:t>
      </w:r>
      <w:r w:rsidR="00BD0882" w:rsidRPr="00AB3D2F">
        <w:rPr>
          <w:sz w:val="24"/>
          <w:szCs w:val="24"/>
        </w:rPr>
        <w:t xml:space="preserve"> </w:t>
      </w:r>
      <w:r w:rsidR="00B40CDF" w:rsidRPr="00AB3D2F">
        <w:rPr>
          <w:sz w:val="24"/>
          <w:szCs w:val="24"/>
        </w:rPr>
        <w:t xml:space="preserve">presents </w:t>
      </w:r>
      <w:r w:rsidR="00BD0882" w:rsidRPr="00AB3D2F">
        <w:rPr>
          <w:sz w:val="24"/>
          <w:szCs w:val="24"/>
        </w:rPr>
        <w:t>three</w:t>
      </w:r>
      <w:r w:rsidR="00B40CDF"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w:t>
      </w:r>
      <w:r w:rsidR="006A4C7A">
        <w:rPr>
          <w:sz w:val="24"/>
          <w:szCs w:val="24"/>
        </w:rPr>
        <w:t xml:space="preserve"> </w:t>
      </w:r>
      <w:r w:rsidR="006A4C7A" w:rsidRPr="00AB3D2F">
        <w:rPr>
          <w:noProof/>
          <w:sz w:val="24"/>
          <w:szCs w:val="24"/>
        </w:rPr>
        <w:t>Falch</w:t>
      </w:r>
      <w:r w:rsidR="00362B72" w:rsidRPr="00AB3D2F">
        <w:rPr>
          <w:sz w:val="24"/>
          <w:szCs w:val="24"/>
        </w:rPr>
        <w:t xml:space="preserve"> </w:t>
      </w:r>
      <w:r w:rsidR="00360517" w:rsidRPr="00AB3D2F">
        <w:rPr>
          <w:sz w:val="24"/>
          <w:szCs w:val="24"/>
        </w:rPr>
        <w:fldChar w:fldCharType="begin" w:fldLock="1"/>
      </w:r>
      <w:r w:rsidR="006A4C7A">
        <w:rPr>
          <w:sz w:val="24"/>
          <w:szCs w:val="24"/>
        </w:rPr>
        <w:instrText>ADDIN CSL_CITATION {"citationItems":[{"id":"ITEM-1","itemData":{"author":[{"dropping-particle":"","family":"Falch","given":"Nina Skrove","non-dropping-particle":"","parse-names":false,"suffix":""}],"id":"ITEM-1","issue":"April","issued":{"date-parts":[["2015"]]},"title":"Three essays on unemployment insurance","type":"article-journal"},"suppress-author":1,"uris":["http://www.mendeley.com/documents/?uuid=883bf672-1e28-4b61-b610-39a3442be8bb"]}],"mendeley":{"formattedCitation":"(2015)","plainTextFormattedCitation":"(2015)","previouslyFormattedCitation":"(2015)"},"properties":{"noteIndex":0},"schema":"https://github.com/citation-style-language/schema/raw/master/csl-citation.json"}</w:instrText>
      </w:r>
      <w:r w:rsidR="00360517" w:rsidRPr="00AB3D2F">
        <w:rPr>
          <w:sz w:val="24"/>
          <w:szCs w:val="24"/>
        </w:rPr>
        <w:fldChar w:fldCharType="separate"/>
      </w:r>
      <w:r w:rsidR="006A4C7A" w:rsidRPr="006A4C7A">
        <w:rPr>
          <w:noProof/>
          <w:sz w:val="24"/>
          <w:szCs w:val="24"/>
        </w:rPr>
        <w:t>(2015)</w:t>
      </w:r>
      <w:r w:rsidR="00360517" w:rsidRPr="00AB3D2F">
        <w:rPr>
          <w:sz w:val="24"/>
          <w:szCs w:val="24"/>
        </w:rPr>
        <w:fldChar w:fldCharType="end"/>
      </w:r>
      <w:r w:rsidR="006A4C7A">
        <w:rPr>
          <w:sz w:val="24"/>
          <w:szCs w:val="24"/>
        </w:rPr>
        <w:t>,</w:t>
      </w:r>
      <w:r w:rsidR="00360517" w:rsidRPr="00AB3D2F">
        <w:rPr>
          <w:sz w:val="24"/>
          <w:szCs w:val="24"/>
        </w:rPr>
        <w:t xml:space="preserve"> </w:t>
      </w:r>
      <w:r w:rsidR="00362B72" w:rsidRPr="00AB3D2F">
        <w:rPr>
          <w:sz w:val="24"/>
          <w:szCs w:val="24"/>
        </w:rPr>
        <w:t>and</w:t>
      </w:r>
      <w:r w:rsidR="006A4C7A">
        <w:rPr>
          <w:sz w:val="24"/>
          <w:szCs w:val="24"/>
        </w:rPr>
        <w:t xml:space="preserve"> </w:t>
      </w:r>
      <w:r w:rsidR="006A4C7A" w:rsidRPr="00AB3D2F">
        <w:rPr>
          <w:noProof/>
          <w:sz w:val="24"/>
          <w:szCs w:val="24"/>
        </w:rPr>
        <w:t>Jurajda</w:t>
      </w:r>
      <w:r w:rsidR="00362B72" w:rsidRPr="00AB3D2F">
        <w:rPr>
          <w:sz w:val="24"/>
          <w:szCs w:val="24"/>
        </w:rPr>
        <w:t xml:space="preserve"> </w:t>
      </w:r>
      <w:r w:rsidR="00D719D9" w:rsidRPr="00AB3D2F">
        <w:rPr>
          <w:sz w:val="24"/>
          <w:szCs w:val="24"/>
        </w:rPr>
        <w:fldChar w:fldCharType="begin" w:fldLock="1"/>
      </w:r>
      <w:r w:rsidR="006A4C7A">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suppress-author":1,"uris":["http://www.mendeley.com/documents/?uuid=37a345e9-feef-4a64-aeb7-acbf53695747"]}],"mendeley":{"formattedCitation":"(2002)","plainTextFormattedCitation":"(2002)","previouslyFormattedCitation":"(2002)"},"properties":{"noteIndex":0},"schema":"https://github.com/citation-style-language/schema/raw/master/csl-citation.json"}</w:instrText>
      </w:r>
      <w:r w:rsidR="00D719D9" w:rsidRPr="00AB3D2F">
        <w:rPr>
          <w:sz w:val="24"/>
          <w:szCs w:val="24"/>
        </w:rPr>
        <w:fldChar w:fldCharType="separate"/>
      </w:r>
      <w:r w:rsidR="006A4C7A" w:rsidRPr="006A4C7A">
        <w:rPr>
          <w:noProof/>
          <w:sz w:val="24"/>
          <w:szCs w:val="24"/>
        </w:rPr>
        <w:t>(2002)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024C63" w:rsidRPr="005A47A9">
        <w:rPr>
          <w:noProof/>
          <w:sz w:val="24"/>
          <w:szCs w:val="24"/>
        </w:rPr>
        <w:t>Andersen et al.</w:t>
      </w:r>
      <w:r w:rsidR="00024C63">
        <w:rPr>
          <w:noProof/>
          <w:sz w:val="24"/>
          <w:szCs w:val="24"/>
        </w:rPr>
        <w:t xml:space="preserve"> </w:t>
      </w:r>
      <w:r w:rsidR="005A47A9">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5A47A9">
        <w:rPr>
          <w:sz w:val="24"/>
          <w:szCs w:val="24"/>
        </w:rPr>
        <w:fldChar w:fldCharType="separate"/>
      </w:r>
      <w:r w:rsidR="00024C63" w:rsidRPr="00024C63">
        <w:rPr>
          <w:noProof/>
          <w:sz w:val="24"/>
          <w:szCs w:val="24"/>
        </w:rPr>
        <w:t>(2015)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w:t>
      </w:r>
      <w:r w:rsidR="006A4C7A">
        <w:rPr>
          <w:sz w:val="24"/>
          <w:szCs w:val="24"/>
        </w:rPr>
        <w:t xml:space="preserve"> </w:t>
      </w:r>
      <w:r w:rsidR="006A4C7A" w:rsidRPr="00AB3D2F">
        <w:rPr>
          <w:noProof/>
          <w:sz w:val="24"/>
          <w:szCs w:val="24"/>
        </w:rPr>
        <w:t>Topel</w:t>
      </w:r>
      <w:r w:rsidR="00362B72" w:rsidRPr="00AB3D2F">
        <w:rPr>
          <w:sz w:val="24"/>
          <w:szCs w:val="24"/>
        </w:rPr>
        <w:t xml:space="preserve"> </w:t>
      </w:r>
      <w:r w:rsidR="00D719D9" w:rsidRPr="00AB3D2F">
        <w:rPr>
          <w:sz w:val="24"/>
          <w:szCs w:val="24"/>
        </w:rPr>
        <w:fldChar w:fldCharType="begin" w:fldLock="1"/>
      </w:r>
      <w:r w:rsidR="00DB7710">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suppress-author":1,"uris":["http://www.mendeley.com/documents/?uuid=1ae1a0e9-c895-4e50-bd08-f9a7316d12d7"]}],"mendeley":{"formattedCitation":"(1983)","plainTextFormattedCitation":"(1983)","previouslyFormattedCitation":"(1983)"},"properties":{"noteIndex":0},"schema":"https://github.com/citation-style-language/schema/raw/master/csl-citation.json"}</w:instrText>
      </w:r>
      <w:r w:rsidR="00D719D9" w:rsidRPr="00AB3D2F">
        <w:rPr>
          <w:sz w:val="24"/>
          <w:szCs w:val="24"/>
        </w:rPr>
        <w:fldChar w:fldCharType="separate"/>
      </w:r>
      <w:r w:rsidR="006A4C7A" w:rsidRPr="006A4C7A">
        <w:rPr>
          <w:noProof/>
          <w:sz w:val="24"/>
          <w:szCs w:val="24"/>
        </w:rPr>
        <w:t>(1983)</w:t>
      </w:r>
      <w:r w:rsidR="00D719D9" w:rsidRPr="00AB3D2F">
        <w:rPr>
          <w:sz w:val="24"/>
          <w:szCs w:val="24"/>
        </w:rPr>
        <w:fldChar w:fldCharType="end"/>
      </w:r>
      <w:r w:rsidR="00D719D9" w:rsidRPr="00AB3D2F">
        <w:rPr>
          <w:sz w:val="24"/>
          <w:szCs w:val="24"/>
        </w:rPr>
        <w:t xml:space="preserve"> </w:t>
      </w:r>
      <w:r w:rsidR="006A4C7A">
        <w:rPr>
          <w:sz w:val="24"/>
          <w:szCs w:val="24"/>
        </w:rPr>
        <w:t>using</w:t>
      </w:r>
      <w:r w:rsidR="00362B72" w:rsidRPr="00AB3D2F">
        <w:rPr>
          <w:sz w:val="24"/>
          <w:szCs w:val="24"/>
        </w:rPr>
        <w:t xml:space="preserve"> American retrospective data from 1975. This lack of empirical evidence </w:t>
      </w:r>
      <w:r>
        <w:rPr>
          <w:sz w:val="24"/>
          <w:szCs w:val="24"/>
        </w:rPr>
        <w:t>has led</w:t>
      </w:r>
      <w:r w:rsidR="00362B72" w:rsidRPr="00AB3D2F">
        <w:rPr>
          <w:sz w:val="24"/>
          <w:szCs w:val="24"/>
        </w:rPr>
        <w:t xml:space="preserve"> to the large </w:t>
      </w:r>
      <w:r>
        <w:rPr>
          <w:sz w:val="24"/>
          <w:szCs w:val="24"/>
        </w:rPr>
        <w:t>amount of</w:t>
      </w:r>
      <w:r w:rsidR="00362B72" w:rsidRPr="00AB3D2F">
        <w:rPr>
          <w:sz w:val="24"/>
          <w:szCs w:val="24"/>
        </w:rPr>
        <w:t xml:space="preserve"> </w:t>
      </w:r>
      <w:r>
        <w:rPr>
          <w:sz w:val="24"/>
          <w:szCs w:val="24"/>
        </w:rPr>
        <w:t xml:space="preserve">critic towards </w:t>
      </w:r>
      <w:r w:rsidR="00362B72" w:rsidRPr="00AB3D2F">
        <w:rPr>
          <w:sz w:val="24"/>
          <w:szCs w:val="24"/>
        </w:rPr>
        <w:t>the</w:t>
      </w:r>
      <w:r>
        <w:rPr>
          <w:sz w:val="24"/>
          <w:szCs w:val="24"/>
        </w:rPr>
        <w:t xml:space="preserve"> use of the</w:t>
      </w:r>
      <w:r w:rsidR="00362B72" w:rsidRPr="00AB3D2F">
        <w:rPr>
          <w:sz w:val="24"/>
          <w:szCs w:val="24"/>
        </w:rPr>
        <w:t xml:space="preserve"> approach </w:t>
      </w:r>
      <w:r w:rsidR="00D8733D">
        <w:rPr>
          <w:sz w:val="24"/>
          <w:szCs w:val="24"/>
        </w:rPr>
        <w:t>effect</w:t>
      </w:r>
      <w:r w:rsidR="001138F6" w:rsidRPr="00AB3D2F">
        <w:rPr>
          <w:sz w:val="24"/>
          <w:szCs w:val="24"/>
        </w:rPr>
        <w:t xml:space="preserve">. </w:t>
      </w:r>
    </w:p>
    <w:p w14:paraId="44F2C1E8" w14:textId="0C3B2A57" w:rsidR="00C3081B" w:rsidRDefault="008C2EAA" w:rsidP="004D12B6">
      <w:pPr>
        <w:spacing w:line="360" w:lineRule="auto"/>
        <w:rPr>
          <w:sz w:val="24"/>
          <w:szCs w:val="24"/>
        </w:rPr>
      </w:pPr>
      <w:r>
        <w:rPr>
          <w:sz w:val="24"/>
          <w:szCs w:val="24"/>
        </w:rPr>
        <w:t xml:space="preserve">Both </w:t>
      </w:r>
      <w:r w:rsidR="00024C63" w:rsidRPr="00F21B04">
        <w:rPr>
          <w:noProof/>
          <w:sz w:val="24"/>
          <w:szCs w:val="24"/>
        </w:rPr>
        <w:t>Jensen</w:t>
      </w:r>
      <w:r w:rsidR="00024C63" w:rsidRPr="00F21B04">
        <w:rPr>
          <w:sz w:val="24"/>
          <w:szCs w:val="24"/>
        </w:rPr>
        <w:t xml:space="preserve"> </w:t>
      </w:r>
      <w:r w:rsidR="00C3081B" w:rsidRPr="00F21B04">
        <w:rPr>
          <w:sz w:val="24"/>
          <w:szCs w:val="24"/>
        </w:rPr>
        <w:fldChar w:fldCharType="begin" w:fldLock="1"/>
      </w:r>
      <w:r w:rsidR="005634E3">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C3081B" w:rsidRPr="00F21B04">
        <w:rPr>
          <w:sz w:val="24"/>
          <w:szCs w:val="24"/>
        </w:rPr>
        <w:fldChar w:fldCharType="separate"/>
      </w:r>
      <w:r w:rsidR="00024C63" w:rsidRPr="00024C63">
        <w:rPr>
          <w:noProof/>
          <w:sz w:val="24"/>
          <w:szCs w:val="24"/>
        </w:rPr>
        <w:t>(2021)</w:t>
      </w:r>
      <w:r w:rsidR="00C3081B" w:rsidRPr="00F21B04">
        <w:rPr>
          <w:sz w:val="24"/>
          <w:szCs w:val="24"/>
        </w:rPr>
        <w:fldChar w:fldCharType="end"/>
      </w:r>
      <w:r w:rsidR="006A4C7A">
        <w:rPr>
          <w:sz w:val="24"/>
          <w:szCs w:val="24"/>
        </w:rPr>
        <w:t>,</w:t>
      </w:r>
      <w:r w:rsidR="00C3081B" w:rsidRPr="00F21B04">
        <w:rPr>
          <w:sz w:val="24"/>
          <w:szCs w:val="24"/>
        </w:rPr>
        <w:t xml:space="preserve"> </w:t>
      </w:r>
      <w:r>
        <w:rPr>
          <w:sz w:val="24"/>
          <w:szCs w:val="24"/>
        </w:rPr>
        <w:t>and</w:t>
      </w:r>
      <w:r w:rsidR="00024C63">
        <w:rPr>
          <w:sz w:val="24"/>
          <w:szCs w:val="24"/>
        </w:rPr>
        <w:t xml:space="preserve"> </w:t>
      </w:r>
      <w:r w:rsidR="00024C63" w:rsidRPr="008C2EAA">
        <w:rPr>
          <w:noProof/>
          <w:sz w:val="24"/>
          <w:szCs w:val="24"/>
        </w:rPr>
        <w:t>Aastrup</w:t>
      </w:r>
      <w:r>
        <w:rPr>
          <w:sz w:val="24"/>
          <w:szCs w:val="24"/>
        </w:rPr>
        <w:t xml:space="preserve"> </w:t>
      </w:r>
      <w:r>
        <w:rPr>
          <w:sz w:val="24"/>
          <w:szCs w:val="24"/>
        </w:rPr>
        <w:fldChar w:fldCharType="begin" w:fldLock="1"/>
      </w:r>
      <w:r w:rsidR="005634E3">
        <w:rPr>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00024C63" w:rsidRPr="00024C63">
        <w:rPr>
          <w:noProof/>
          <w:sz w:val="24"/>
          <w:szCs w:val="24"/>
        </w:rPr>
        <w:t>(2018)</w:t>
      </w:r>
      <w:r>
        <w:rPr>
          <w:sz w:val="24"/>
          <w:szCs w:val="24"/>
        </w:rPr>
        <w:fldChar w:fldCharType="end"/>
      </w:r>
      <w:r>
        <w:rPr>
          <w:sz w:val="24"/>
          <w:szCs w:val="24"/>
        </w:rPr>
        <w:t xml:space="preserve"> </w:t>
      </w:r>
      <w:r w:rsidR="00C3081B" w:rsidRPr="00F21B04">
        <w:rPr>
          <w:sz w:val="24"/>
          <w:szCs w:val="24"/>
        </w:rPr>
        <w:t>a</w:t>
      </w:r>
      <w:r w:rsidR="00C3081B" w:rsidRPr="00AB3D2F">
        <w:rPr>
          <w:sz w:val="24"/>
          <w:szCs w:val="24"/>
        </w:rPr>
        <w:t>rgues that the behavioral effects (explained above) used to estimating the costs of an increase in the level of income insurance is miss leading. Especially they argue that the IS-commission is overstating the approach effects</w:t>
      </w:r>
      <w:r w:rsidR="006A4C7A">
        <w:rPr>
          <w:sz w:val="24"/>
          <w:szCs w:val="24"/>
        </w:rPr>
        <w:t>. They question</w:t>
      </w:r>
      <w:r w:rsidR="00C3081B" w:rsidRPr="00AB3D2F">
        <w:rPr>
          <w:sz w:val="24"/>
          <w:szCs w:val="24"/>
        </w:rPr>
        <w:t xml:space="preserve"> </w:t>
      </w:r>
      <w:r w:rsidR="006A4C7A">
        <w:rPr>
          <w:sz w:val="24"/>
          <w:szCs w:val="24"/>
        </w:rPr>
        <w:t>whether a link</w:t>
      </w:r>
      <w:r w:rsidR="00C3081B" w:rsidRPr="00AB3D2F">
        <w:rPr>
          <w:sz w:val="24"/>
          <w:szCs w:val="24"/>
        </w:rPr>
        <w:t xml:space="preserve"> </w:t>
      </w:r>
      <w:r w:rsidR="009423DF">
        <w:rPr>
          <w:sz w:val="24"/>
          <w:szCs w:val="24"/>
        </w:rPr>
        <w:t>between</w:t>
      </w:r>
      <w:r w:rsidR="00C3081B" w:rsidRPr="00AB3D2F">
        <w:rPr>
          <w:sz w:val="24"/>
          <w:szCs w:val="24"/>
        </w:rPr>
        <w:t xml:space="preserve"> the</w:t>
      </w:r>
      <w:r w:rsidR="00C3081B">
        <w:rPr>
          <w:sz w:val="24"/>
          <w:szCs w:val="24"/>
        </w:rPr>
        <w:t xml:space="preserve"> level of</w:t>
      </w:r>
      <w:r w:rsidR="00C3081B" w:rsidRPr="00AB3D2F">
        <w:rPr>
          <w:sz w:val="24"/>
          <w:szCs w:val="24"/>
        </w:rPr>
        <w:t xml:space="preserve"> income insurance </w:t>
      </w:r>
      <w:r w:rsidR="009423DF">
        <w:rPr>
          <w:sz w:val="24"/>
          <w:szCs w:val="24"/>
        </w:rPr>
        <w:t>and</w:t>
      </w:r>
      <w:r w:rsidR="00C3081B" w:rsidRPr="00AB3D2F">
        <w:rPr>
          <w:sz w:val="24"/>
          <w:szCs w:val="24"/>
        </w:rPr>
        <w:t xml:space="preserve"> the approach</w:t>
      </w:r>
      <w:r w:rsidR="009423DF">
        <w:rPr>
          <w:sz w:val="24"/>
          <w:szCs w:val="24"/>
        </w:rPr>
        <w:t>-rate should even exist</w:t>
      </w:r>
      <w:r w:rsidR="00C3081B" w:rsidRPr="00AB3D2F">
        <w:rPr>
          <w:sz w:val="24"/>
          <w:szCs w:val="24"/>
        </w:rPr>
        <w:t>.</w:t>
      </w:r>
      <w:r w:rsidR="00024C63">
        <w:rPr>
          <w:sz w:val="24"/>
          <w:szCs w:val="24"/>
        </w:rPr>
        <w:t xml:space="preserve"> </w:t>
      </w:r>
      <w:r w:rsidR="00024C63" w:rsidRPr="00024C63">
        <w:rPr>
          <w:noProof/>
          <w:sz w:val="24"/>
          <w:szCs w:val="24"/>
        </w:rPr>
        <w:t>The IS-Commission</w:t>
      </w:r>
      <w:r w:rsidR="00C3081B" w:rsidRPr="00AB3D2F">
        <w:rPr>
          <w:sz w:val="24"/>
          <w:szCs w:val="24"/>
        </w:rPr>
        <w:t xml:space="preserve"> </w:t>
      </w:r>
      <w:r w:rsidR="00C3081B" w:rsidRPr="00AB3D2F">
        <w:rPr>
          <w:sz w:val="24"/>
          <w:szCs w:val="24"/>
        </w:rPr>
        <w:fldChar w:fldCharType="begin" w:fldLock="1"/>
      </w:r>
      <w:r w:rsidR="005634E3">
        <w:rPr>
          <w:sz w:val="24"/>
          <w:szCs w:val="24"/>
        </w:rPr>
        <w:instrText>ADDIN CSL_CITATION {"citationItems":[{"id":"ITEM-1","itemData":{"author":[{"dropping-particle":"","family":"The IS-Commission","given":"","non-dropping-particle":"","parse-names":false,"suffix":""}],"id":"ITEM-1","issued":{"date-parts":[["2015"]]},"page":"41","title":"Kompensationsgraden i dagpengesystemet","type":"article-journal"},"suppress-author":1,"uris":["http://www.mendeley.com/documents/?uuid=811b6703-1f16-4fe0-9899-6eaca78f3dda"]}],"mendeley":{"formattedCitation":"(2015b)","plainTextFormattedCitation":"(2015b)","previouslyFormattedCitation":"(2015b)"},"properties":{"noteIndex":0},"schema":"https://github.com/citation-style-language/schema/raw/master/csl-citation.json"}</w:instrText>
      </w:r>
      <w:r w:rsidR="00C3081B" w:rsidRPr="00AB3D2F">
        <w:rPr>
          <w:sz w:val="24"/>
          <w:szCs w:val="24"/>
        </w:rPr>
        <w:fldChar w:fldCharType="separate"/>
      </w:r>
      <w:r w:rsidR="006E69D0" w:rsidRPr="006E69D0">
        <w:rPr>
          <w:noProof/>
          <w:sz w:val="24"/>
          <w:szCs w:val="24"/>
        </w:rPr>
        <w:t>(2015b)</w:t>
      </w:r>
      <w:r w:rsidR="00C3081B" w:rsidRPr="00AB3D2F">
        <w:rPr>
          <w:sz w:val="24"/>
          <w:szCs w:val="24"/>
        </w:rPr>
        <w:fldChar w:fldCharType="end"/>
      </w:r>
      <w:r w:rsidR="00C3081B" w:rsidRPr="00AB3D2F">
        <w:rPr>
          <w:sz w:val="24"/>
          <w:szCs w:val="24"/>
        </w:rPr>
        <w:t xml:space="preserve"> also themselves </w:t>
      </w:r>
      <w:r>
        <w:rPr>
          <w:sz w:val="24"/>
          <w:szCs w:val="24"/>
        </w:rPr>
        <w:t>mention</w:t>
      </w:r>
      <w:r w:rsidR="00C3081B" w:rsidRPr="00AB3D2F">
        <w:rPr>
          <w:sz w:val="24"/>
          <w:szCs w:val="24"/>
        </w:rPr>
        <w:t xml:space="preserve"> that there is very low empirical evidence for this effect even existing.</w:t>
      </w:r>
      <w:r w:rsidR="00C3081B" w:rsidRPr="00AB3D2F">
        <w:rPr>
          <w:sz w:val="24"/>
          <w:szCs w:val="24"/>
        </w:rPr>
        <w:br/>
      </w:r>
      <w:r w:rsidR="00024C63" w:rsidRPr="00DF372B">
        <w:rPr>
          <w:noProof/>
          <w:sz w:val="24"/>
          <w:szCs w:val="24"/>
        </w:rPr>
        <w:t>Risgaard</w:t>
      </w:r>
      <w:r w:rsidR="00024C63" w:rsidRPr="00AB3D2F">
        <w:rPr>
          <w:sz w:val="24"/>
          <w:szCs w:val="24"/>
        </w:rPr>
        <w:t xml:space="preserve"> </w:t>
      </w:r>
      <w:r w:rsidR="00C3081B" w:rsidRPr="00AB3D2F">
        <w:rPr>
          <w:sz w:val="24"/>
          <w:szCs w:val="24"/>
        </w:rPr>
        <w:fldChar w:fldCharType="begin" w:fldLock="1"/>
      </w:r>
      <w:r w:rsidR="00024C63">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(2021)</w:t>
      </w:r>
      <w:r w:rsidR="00C3081B" w:rsidRPr="00AB3D2F">
        <w:rPr>
          <w:sz w:val="24"/>
          <w:szCs w:val="24"/>
        </w:rPr>
        <w:fldChar w:fldCharType="end"/>
      </w:r>
      <w:r w:rsidR="00C3081B" w:rsidRPr="00AB3D2F">
        <w:rPr>
          <w:sz w:val="24"/>
          <w:szCs w:val="24"/>
        </w:rPr>
        <w:t xml:space="preserve"> add to the discussion that they don’t see the income insurance at a level where it should be pulling employed into unemployment, they argue that a large percentage of the group experiencing the highest level of compensation rate are still in job.  </w:t>
      </w:r>
    </w:p>
    <w:p w14:paraId="1889AA64" w14:textId="57A7CF7F" w:rsidR="00C3081B" w:rsidRPr="00AB3D2F" w:rsidRDefault="00C3081B" w:rsidP="00C3081B">
      <w:pPr>
        <w:spacing w:line="360" w:lineRule="auto"/>
        <w:rPr>
          <w:sz w:val="24"/>
          <w:szCs w:val="24"/>
        </w:rPr>
      </w:pPr>
      <w:r w:rsidRPr="00AB3D2F">
        <w:rPr>
          <w:sz w:val="24"/>
          <w:szCs w:val="24"/>
        </w:rPr>
        <w:lastRenderedPageBreak/>
        <w:t>More recently</w:t>
      </w:r>
      <w:r w:rsidR="00D8733D">
        <w:rPr>
          <w:sz w:val="24"/>
          <w:szCs w:val="24"/>
        </w:rPr>
        <w:t>,</w:t>
      </w:r>
      <w:r w:rsidR="00024C63">
        <w:rPr>
          <w:sz w:val="24"/>
          <w:szCs w:val="24"/>
        </w:rPr>
        <w:t xml:space="preserve"> </w:t>
      </w:r>
      <w:r w:rsidR="00024C63" w:rsidRPr="00DF372B">
        <w:rPr>
          <w:noProof/>
          <w:sz w:val="24"/>
          <w:szCs w:val="24"/>
        </w:rPr>
        <w:t>DØRS</w:t>
      </w:r>
      <w:r w:rsidRPr="00AB3D2F">
        <w:rPr>
          <w:sz w:val="24"/>
          <w:szCs w:val="24"/>
        </w:rPr>
        <w:t xml:space="preserve">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00024C63" w:rsidRPr="00024C63">
        <w:rPr>
          <w:noProof/>
          <w:sz w:val="24"/>
          <w:szCs w:val="24"/>
        </w:rPr>
        <w:t>(2022)</w:t>
      </w:r>
      <w:r w:rsidRPr="00AB3D2F">
        <w:rPr>
          <w:sz w:val="24"/>
          <w:szCs w:val="24"/>
        </w:rPr>
        <w:fldChar w:fldCharType="end"/>
      </w:r>
      <w:r w:rsidRPr="00AB3D2F">
        <w:rPr>
          <w:sz w:val="24"/>
          <w:szCs w:val="24"/>
        </w:rPr>
        <w:t xml:space="preserve"> concludes that based on new literature the estimate of the approach </w:t>
      </w:r>
      <w:r>
        <w:rPr>
          <w:sz w:val="24"/>
          <w:szCs w:val="24"/>
        </w:rPr>
        <w:t>rate</w:t>
      </w:r>
      <w:r w:rsidRPr="00AB3D2F">
        <w:rPr>
          <w:sz w:val="24"/>
          <w:szCs w:val="24"/>
        </w:rPr>
        <w:t xml:space="preserve"> given by the IS-commission</w:t>
      </w:r>
      <w:r w:rsidR="00CE6810">
        <w:rPr>
          <w:sz w:val="24"/>
          <w:szCs w:val="24"/>
        </w:rPr>
        <w:t>,</w:t>
      </w:r>
      <w:r w:rsidRPr="00AB3D2F">
        <w:rPr>
          <w:sz w:val="24"/>
          <w:szCs w:val="24"/>
        </w:rPr>
        <w:t xml:space="preserve"> when looking at changes in the level of income insurance</w:t>
      </w:r>
      <w:r w:rsidR="00CE6810">
        <w:rPr>
          <w:sz w:val="24"/>
          <w:szCs w:val="24"/>
        </w:rPr>
        <w:t>,</w:t>
      </w:r>
      <w:r w:rsidRPr="00AB3D2F">
        <w:rPr>
          <w:sz w:val="24"/>
          <w:szCs w:val="24"/>
        </w:rPr>
        <w:t xml:space="preserve"> is overstating the negative effect that the approach </w:t>
      </w:r>
      <w:r>
        <w:rPr>
          <w:sz w:val="24"/>
          <w:szCs w:val="24"/>
        </w:rPr>
        <w:t>rate</w:t>
      </w:r>
      <w:r w:rsidRPr="00AB3D2F">
        <w:rPr>
          <w:sz w:val="24"/>
          <w:szCs w:val="24"/>
        </w:rPr>
        <w:t xml:space="preserve"> has on employment. They split up the analysis into three scenarios</w:t>
      </w:r>
      <w:r w:rsidR="00D8733D">
        <w:rPr>
          <w:sz w:val="24"/>
          <w:szCs w:val="24"/>
        </w:rPr>
        <w:t>,</w:t>
      </w:r>
      <w:r w:rsidRPr="00AB3D2F">
        <w:rPr>
          <w:sz w:val="24"/>
          <w:szCs w:val="24"/>
        </w:rPr>
        <w:t xml:space="preserve"> one being a change in the level of income insurance. They claim that the reason for the miss leading effect might be that the </w:t>
      </w:r>
      <w:r>
        <w:rPr>
          <w:sz w:val="24"/>
          <w:szCs w:val="24"/>
        </w:rPr>
        <w:t>IS-</w:t>
      </w:r>
      <w:r w:rsidRPr="00AB3D2F">
        <w:rPr>
          <w:sz w:val="24"/>
          <w:szCs w:val="24"/>
        </w:rPr>
        <w:t xml:space="preserve">commission is only including one of four </w:t>
      </w:r>
      <w:r w:rsidR="00D8733D">
        <w:rPr>
          <w:sz w:val="24"/>
          <w:szCs w:val="24"/>
        </w:rPr>
        <w:t>channels</w:t>
      </w:r>
      <w:r w:rsidRPr="00AB3D2F">
        <w:rPr>
          <w:sz w:val="24"/>
          <w:szCs w:val="24"/>
        </w:rPr>
        <w:t xml:space="preserve"> that should </w:t>
      </w:r>
      <w:r w:rsidR="00D8733D">
        <w:rPr>
          <w:sz w:val="24"/>
          <w:szCs w:val="24"/>
        </w:rPr>
        <w:t>affect</w:t>
      </w:r>
      <w:r w:rsidRPr="00AB3D2F">
        <w:rPr>
          <w:sz w:val="24"/>
          <w:szCs w:val="24"/>
        </w:rPr>
        <w:t xml:space="preserve"> the approach </w:t>
      </w:r>
      <w:r w:rsidR="00D8733D">
        <w:rPr>
          <w:sz w:val="24"/>
          <w:szCs w:val="24"/>
        </w:rPr>
        <w:t>to unemployment</w:t>
      </w:r>
      <w:r w:rsidRPr="00AB3D2F">
        <w:rPr>
          <w:sz w:val="24"/>
          <w:szCs w:val="24"/>
        </w:rPr>
        <w:t xml:space="preserve"> when changing the level of income insurance. </w:t>
      </w:r>
    </w:p>
    <w:p w14:paraId="745A8548" w14:textId="5E873E51" w:rsidR="00C3081B" w:rsidRPr="00AB3D2F" w:rsidRDefault="008C2EAA" w:rsidP="00C3081B">
      <w:pPr>
        <w:spacing w:line="360" w:lineRule="auto"/>
        <w:rPr>
          <w:sz w:val="24"/>
          <w:szCs w:val="24"/>
        </w:rPr>
      </w:pPr>
      <w:r>
        <w:rPr>
          <w:sz w:val="24"/>
          <w:szCs w:val="24"/>
        </w:rPr>
        <w:t>As stated above t</w:t>
      </w:r>
      <w:r w:rsidR="00C3081B" w:rsidRPr="00AB3D2F">
        <w:rPr>
          <w:sz w:val="24"/>
          <w:szCs w:val="24"/>
        </w:rPr>
        <w:t xml:space="preserve">he effect included by the </w:t>
      </w:r>
      <w:r>
        <w:rPr>
          <w:sz w:val="24"/>
          <w:szCs w:val="24"/>
        </w:rPr>
        <w:t>IS-</w:t>
      </w:r>
      <w:r w:rsidR="00C3081B" w:rsidRPr="00AB3D2F">
        <w:rPr>
          <w:sz w:val="24"/>
          <w:szCs w:val="24"/>
        </w:rPr>
        <w:t>commission is that people in terminated positions will experience a higher exit rate when lowering the level of income insurance, thereby more people will go into employment before joining the income insurance program. The three other effects that</w:t>
      </w:r>
      <w:r w:rsidR="00024C63">
        <w:rPr>
          <w:sz w:val="24"/>
          <w:szCs w:val="24"/>
        </w:rPr>
        <w:t xml:space="preserve"> </w:t>
      </w:r>
      <w:r w:rsidR="00024C63" w:rsidRPr="00DF372B">
        <w:rPr>
          <w:noProof/>
          <w:sz w:val="24"/>
          <w:szCs w:val="24"/>
        </w:rPr>
        <w:t>DØRS</w:t>
      </w:r>
      <w:r w:rsidR="00C3081B" w:rsidRPr="00AB3D2F">
        <w:rPr>
          <w:sz w:val="24"/>
          <w:szCs w:val="24"/>
        </w:rPr>
        <w:t xml:space="preserve"> </w:t>
      </w:r>
      <w:r w:rsidR="00C3081B" w:rsidRPr="00AB3D2F">
        <w:rPr>
          <w:sz w:val="24"/>
          <w:szCs w:val="24"/>
        </w:rPr>
        <w:fldChar w:fldCharType="begin" w:fldLock="1"/>
      </w:r>
      <w:r w:rsidR="005F2952">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(2022)</w:t>
      </w:r>
      <w:r w:rsidR="00C3081B" w:rsidRPr="00AB3D2F">
        <w:rPr>
          <w:sz w:val="24"/>
          <w:szCs w:val="24"/>
        </w:rPr>
        <w:fldChar w:fldCharType="end"/>
      </w:r>
      <w:r w:rsidR="00C3081B" w:rsidRPr="00AB3D2F">
        <w:rPr>
          <w:sz w:val="24"/>
          <w:szCs w:val="24"/>
        </w:rPr>
        <w:t xml:space="preserve"> argues should be added into the model are the following: </w:t>
      </w:r>
    </w:p>
    <w:p w14:paraId="4FB81BE2" w14:textId="641BAE4A" w:rsidR="00C3081B" w:rsidRPr="00AB3D2F" w:rsidRDefault="00C3081B" w:rsidP="00C3081B">
      <w:pPr>
        <w:spacing w:line="360" w:lineRule="auto"/>
        <w:rPr>
          <w:sz w:val="24"/>
          <w:szCs w:val="24"/>
        </w:rPr>
      </w:pPr>
      <w:r w:rsidRPr="00AB3D2F">
        <w:rPr>
          <w:sz w:val="24"/>
          <w:szCs w:val="24"/>
        </w:rPr>
        <w:t xml:space="preserve">First, </w:t>
      </w:r>
      <w:r w:rsidR="005F2952">
        <w:rPr>
          <w:sz w:val="24"/>
          <w:szCs w:val="24"/>
        </w:rPr>
        <w:t>they</w:t>
      </w:r>
      <w:r w:rsidRPr="00AB3D2F">
        <w:rPr>
          <w:sz w:val="24"/>
          <w:szCs w:val="24"/>
        </w:rPr>
        <w:t xml:space="preserve"> claim that the commission is neglecting the possible effect of changes in the level of income insurance on job separation </w:t>
      </w:r>
      <w:r w:rsidR="002425AF">
        <w:rPr>
          <w:sz w:val="24"/>
          <w:szCs w:val="24"/>
        </w:rPr>
        <w:t>(</w:t>
      </w:r>
      <w:r w:rsidRPr="00AB3D2F">
        <w:rPr>
          <w:sz w:val="24"/>
          <w:szCs w:val="24"/>
        </w:rPr>
        <w:t>the number of terminations or redundancies</w:t>
      </w:r>
      <w:r w:rsidR="002425AF">
        <w:rPr>
          <w:sz w:val="24"/>
          <w:szCs w:val="24"/>
        </w:rPr>
        <w:t>)</w:t>
      </w:r>
      <w:r w:rsidRPr="00AB3D2F">
        <w:rPr>
          <w:sz w:val="24"/>
          <w:szCs w:val="24"/>
        </w:rPr>
        <w:t xml:space="preserve">. As the higher level of income insurance will lower the costs for a worker losing his or her job. This could lead to a lower effort put in by the worker, increasing the change of the worker getting fired. Also, the fact that a higher level of income insurance could be a chance for the worker to reorganize his or hers working life, increasing the rate in which people go into the income insurance program. </w:t>
      </w:r>
      <w:r w:rsidRPr="00AB3D2F">
        <w:rPr>
          <w:sz w:val="24"/>
          <w:szCs w:val="24"/>
        </w:rPr>
        <w:fldChar w:fldCharType="begin" w:fldLock="1"/>
      </w:r>
      <w:r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Pr="00AB3D2F">
        <w:rPr>
          <w:sz w:val="24"/>
          <w:szCs w:val="24"/>
        </w:rPr>
        <w:fldChar w:fldCharType="separate"/>
      </w:r>
      <w:r w:rsidRPr="00AB3D2F">
        <w:rPr>
          <w:noProof/>
          <w:sz w:val="24"/>
          <w:szCs w:val="24"/>
        </w:rPr>
        <w:t>(Hopenhayn &amp; Nicolini, 2009; Hopenhayn &amp; Wang, 1996)</w:t>
      </w:r>
      <w:r w:rsidRPr="00AB3D2F">
        <w:rPr>
          <w:sz w:val="24"/>
          <w:szCs w:val="24"/>
        </w:rPr>
        <w:fldChar w:fldCharType="end"/>
      </w:r>
      <w:r w:rsidRPr="00AB3D2F">
        <w:rPr>
          <w:sz w:val="24"/>
          <w:szCs w:val="24"/>
        </w:rPr>
        <w:t xml:space="preserve"> </w:t>
      </w:r>
    </w:p>
    <w:p w14:paraId="65128956" w14:textId="55705A61" w:rsidR="00C3081B" w:rsidRPr="00AB3D2F" w:rsidRDefault="00C3081B" w:rsidP="00C3081B">
      <w:pPr>
        <w:spacing w:line="360" w:lineRule="auto"/>
        <w:rPr>
          <w:sz w:val="24"/>
          <w:szCs w:val="24"/>
        </w:rPr>
      </w:pPr>
      <w:r w:rsidRPr="00AB3D2F">
        <w:rPr>
          <w:sz w:val="24"/>
          <w:szCs w:val="24"/>
        </w:rPr>
        <w:t xml:space="preserve">Second, the change in level of income insurance could also </w:t>
      </w:r>
      <w:r>
        <w:rPr>
          <w:sz w:val="24"/>
          <w:szCs w:val="24"/>
        </w:rPr>
        <w:t>show</w:t>
      </w:r>
      <w:r w:rsidRPr="00AB3D2F">
        <w:rPr>
          <w:sz w:val="24"/>
          <w:szCs w:val="24"/>
        </w:rPr>
        <w:t xml:space="preserve"> an effect on the job creation rate by reducing the number of advertised vacancies, this effect can be caused by higher costs for the firms both because they may have to advertise more if the job search is lower </w:t>
      </w:r>
      <w:r w:rsidR="00D969ED">
        <w:rPr>
          <w:sz w:val="24"/>
          <w:szCs w:val="24"/>
        </w:rPr>
        <w:t>due</w:t>
      </w:r>
      <w:r w:rsidRPr="00AB3D2F">
        <w:rPr>
          <w:sz w:val="24"/>
          <w:szCs w:val="24"/>
        </w:rPr>
        <w:t xml:space="preserve"> to an increase in the level of income insurance, or because of higher wages, as the level of income insurance plays in to the wage negotiations </w:t>
      </w:r>
      <w:r w:rsidR="008C2EAA">
        <w:rPr>
          <w:sz w:val="24"/>
          <w:szCs w:val="24"/>
        </w:rPr>
        <w:t>as</w:t>
      </w:r>
      <w:r w:rsidRPr="00AB3D2F">
        <w:rPr>
          <w:sz w:val="24"/>
          <w:szCs w:val="24"/>
        </w:rPr>
        <w:t xml:space="preserve"> discussed in section </w:t>
      </w:r>
      <w:r w:rsidR="00431CFC">
        <w:rPr>
          <w:sz w:val="24"/>
          <w:szCs w:val="24"/>
        </w:rPr>
        <w:t>2</w:t>
      </w:r>
      <w:r w:rsidRPr="00AB3D2F">
        <w:rPr>
          <w:sz w:val="24"/>
          <w:szCs w:val="24"/>
        </w:rPr>
        <w:t xml:space="preserve">. </w:t>
      </w:r>
    </w:p>
    <w:p w14:paraId="254CA1AD" w14:textId="70628C91" w:rsidR="008768FD" w:rsidRDefault="00C3081B" w:rsidP="004D12B6">
      <w:pPr>
        <w:spacing w:line="360" w:lineRule="auto"/>
        <w:rPr>
          <w:sz w:val="24"/>
          <w:szCs w:val="24"/>
        </w:rPr>
      </w:pPr>
      <w:r w:rsidRPr="00AB3D2F">
        <w:rPr>
          <w:sz w:val="24"/>
          <w:szCs w:val="24"/>
        </w:rPr>
        <w:t xml:space="preserve">Third, they argue that the </w:t>
      </w:r>
      <w:r w:rsidR="002539F9">
        <w:rPr>
          <w:sz w:val="24"/>
          <w:szCs w:val="24"/>
        </w:rPr>
        <w:t>IS-model</w:t>
      </w:r>
      <w:r w:rsidRPr="00AB3D2F">
        <w:rPr>
          <w:sz w:val="24"/>
          <w:szCs w:val="24"/>
        </w:rPr>
        <w:t xml:space="preserve"> doesn’t allow the change in behavior of the employed and unemployed to affect other people’s situation. The model is only looking at the individual’s expected reaction to </w:t>
      </w:r>
      <w:r>
        <w:rPr>
          <w:sz w:val="24"/>
          <w:szCs w:val="24"/>
        </w:rPr>
        <w:t xml:space="preserve">a </w:t>
      </w:r>
      <w:r w:rsidRPr="00AB3D2F">
        <w:rPr>
          <w:sz w:val="24"/>
          <w:szCs w:val="24"/>
        </w:rPr>
        <w:t xml:space="preserve">change in the income insurance program. </w:t>
      </w:r>
    </w:p>
    <w:p w14:paraId="4BE1D0BD" w14:textId="59CCE077" w:rsidR="000F0D4B" w:rsidRDefault="002425AF" w:rsidP="004D12B6">
      <w:pPr>
        <w:spacing w:line="360" w:lineRule="auto"/>
        <w:rPr>
          <w:sz w:val="24"/>
          <w:szCs w:val="24"/>
        </w:rPr>
      </w:pPr>
      <w:r>
        <w:rPr>
          <w:sz w:val="24"/>
          <w:szCs w:val="24"/>
        </w:rPr>
        <w:t>Accounting for</w:t>
      </w:r>
      <w:r w:rsidR="000F0D4B" w:rsidRPr="00AB3D2F">
        <w:rPr>
          <w:sz w:val="24"/>
          <w:szCs w:val="24"/>
        </w:rPr>
        <w:t xml:space="preserve"> the</w:t>
      </w:r>
      <w:r>
        <w:rPr>
          <w:sz w:val="24"/>
          <w:szCs w:val="24"/>
        </w:rPr>
        <w:t xml:space="preserve"> critic faced by the</w:t>
      </w:r>
      <w:r w:rsidR="000F0D4B" w:rsidRPr="00AB3D2F">
        <w:rPr>
          <w:sz w:val="24"/>
          <w:szCs w:val="24"/>
        </w:rPr>
        <w:t xml:space="preserve"> </w:t>
      </w:r>
      <w:r w:rsidR="002539F9">
        <w:rPr>
          <w:sz w:val="24"/>
          <w:szCs w:val="24"/>
        </w:rPr>
        <w:t>IS-model</w:t>
      </w:r>
      <w:r w:rsidR="000F0D4B">
        <w:rPr>
          <w:sz w:val="24"/>
          <w:szCs w:val="24"/>
        </w:rPr>
        <w:t xml:space="preserve"> regarding the approach rate</w:t>
      </w:r>
      <w:r>
        <w:rPr>
          <w:sz w:val="24"/>
          <w:szCs w:val="24"/>
        </w:rPr>
        <w:t>,</w:t>
      </w:r>
      <w:r w:rsidR="000F0D4B" w:rsidRPr="00AB3D2F">
        <w:rPr>
          <w:sz w:val="24"/>
          <w:szCs w:val="24"/>
        </w:rPr>
        <w:t xml:space="preserve"> we </w:t>
      </w:r>
      <w:r>
        <w:rPr>
          <w:sz w:val="24"/>
          <w:szCs w:val="24"/>
        </w:rPr>
        <w:t>will still</w:t>
      </w:r>
      <w:r w:rsidR="000F0D4B" w:rsidRPr="00AB3D2F">
        <w:rPr>
          <w:sz w:val="24"/>
          <w:szCs w:val="24"/>
        </w:rPr>
        <w:t xml:space="preserve"> be able to use th</w:t>
      </w:r>
      <w:r w:rsidR="00431CFC">
        <w:rPr>
          <w:sz w:val="24"/>
          <w:szCs w:val="24"/>
        </w:rPr>
        <w:t>e</w:t>
      </w:r>
      <w:r w:rsidR="000F0D4B" w:rsidRPr="00AB3D2F">
        <w:rPr>
          <w:sz w:val="24"/>
          <w:szCs w:val="24"/>
        </w:rPr>
        <w:t xml:space="preserve"> model to estimate the micro elasticity of income insurance on unemployment</w:t>
      </w:r>
      <w:r>
        <w:rPr>
          <w:sz w:val="24"/>
          <w:szCs w:val="24"/>
        </w:rPr>
        <w:t>.</w:t>
      </w:r>
      <w:r w:rsidR="000F0D4B">
        <w:rPr>
          <w:sz w:val="24"/>
          <w:szCs w:val="24"/>
        </w:rPr>
        <w:t xml:space="preserve"> </w:t>
      </w:r>
      <w:r>
        <w:rPr>
          <w:sz w:val="24"/>
          <w:szCs w:val="24"/>
        </w:rPr>
        <w:t xml:space="preserve">This </w:t>
      </w:r>
      <w:r w:rsidR="000F0D4B">
        <w:rPr>
          <w:sz w:val="24"/>
          <w:szCs w:val="24"/>
        </w:rPr>
        <w:t xml:space="preserve">will be </w:t>
      </w:r>
      <w:r w:rsidR="000F0D4B">
        <w:rPr>
          <w:sz w:val="24"/>
          <w:szCs w:val="24"/>
        </w:rPr>
        <w:lastRenderedPageBreak/>
        <w:t>useful in section 5, as we</w:t>
      </w:r>
      <w:r>
        <w:rPr>
          <w:sz w:val="24"/>
          <w:szCs w:val="24"/>
        </w:rPr>
        <w:t xml:space="preserve"> can use the estimates from the IS-model</w:t>
      </w:r>
      <w:r w:rsidR="00D8733D">
        <w:rPr>
          <w:sz w:val="24"/>
          <w:szCs w:val="24"/>
        </w:rPr>
        <w:t>,</w:t>
      </w:r>
      <w:r>
        <w:rPr>
          <w:sz w:val="24"/>
          <w:szCs w:val="24"/>
        </w:rPr>
        <w:t xml:space="preserve"> with some adjustments towards the approach effect</w:t>
      </w:r>
      <w:r w:rsidR="00D8733D">
        <w:rPr>
          <w:sz w:val="24"/>
          <w:szCs w:val="24"/>
        </w:rPr>
        <w:t>,</w:t>
      </w:r>
      <w:r w:rsidR="000F0D4B">
        <w:rPr>
          <w:sz w:val="24"/>
          <w:szCs w:val="24"/>
        </w:rPr>
        <w:t xml:space="preserve"> </w:t>
      </w:r>
      <w:r>
        <w:rPr>
          <w:sz w:val="24"/>
          <w:szCs w:val="24"/>
        </w:rPr>
        <w:t>to estimate</w:t>
      </w:r>
      <w:r w:rsidR="000F0D4B">
        <w:rPr>
          <w:sz w:val="24"/>
          <w:szCs w:val="24"/>
        </w:rPr>
        <w:t xml:space="preserve"> the micro elasticity </w:t>
      </w:r>
      <w:r>
        <w:rPr>
          <w:sz w:val="24"/>
          <w:szCs w:val="24"/>
        </w:rPr>
        <w:t xml:space="preserve">for </w:t>
      </w:r>
      <w:r w:rsidR="00431CFC">
        <w:rPr>
          <w:sz w:val="24"/>
          <w:szCs w:val="24"/>
        </w:rPr>
        <w:t>Denmark</w:t>
      </w:r>
      <w:r w:rsidR="000F0D4B" w:rsidRPr="00AB3D2F">
        <w:rPr>
          <w:sz w:val="24"/>
          <w:szCs w:val="24"/>
        </w:rPr>
        <w:t>.</w:t>
      </w:r>
    </w:p>
    <w:p w14:paraId="6EFF7B24" w14:textId="43EA671B" w:rsidR="000F0D4B" w:rsidRDefault="000F0D4B" w:rsidP="004D12B6">
      <w:pPr>
        <w:spacing w:line="360" w:lineRule="auto"/>
        <w:rPr>
          <w:sz w:val="24"/>
          <w:szCs w:val="24"/>
        </w:rPr>
      </w:pPr>
      <w:r>
        <w:rPr>
          <w:sz w:val="24"/>
          <w:szCs w:val="24"/>
        </w:rPr>
        <w:t>In the literature review</w:t>
      </w:r>
      <w:r w:rsidR="00D8733D">
        <w:rPr>
          <w:sz w:val="24"/>
          <w:szCs w:val="24"/>
        </w:rPr>
        <w:t>,</w:t>
      </w:r>
      <w:r w:rsidR="00775321">
        <w:rPr>
          <w:sz w:val="24"/>
          <w:szCs w:val="24"/>
        </w:rPr>
        <w:t xml:space="preserve"> </w:t>
      </w:r>
      <w:r>
        <w:rPr>
          <w:sz w:val="24"/>
          <w:szCs w:val="24"/>
        </w:rPr>
        <w:t xml:space="preserve">we presented several </w:t>
      </w:r>
      <w:r w:rsidR="00806CA2">
        <w:rPr>
          <w:sz w:val="24"/>
          <w:szCs w:val="24"/>
        </w:rPr>
        <w:t>important macroeconomic</w:t>
      </w:r>
      <w:r>
        <w:rPr>
          <w:sz w:val="24"/>
          <w:szCs w:val="24"/>
        </w:rPr>
        <w:t xml:space="preserve"> effects</w:t>
      </w:r>
      <w:r w:rsidR="00806CA2">
        <w:rPr>
          <w:sz w:val="24"/>
          <w:szCs w:val="24"/>
        </w:rPr>
        <w:t xml:space="preserve"> that should be considered</w:t>
      </w:r>
      <w:r>
        <w:rPr>
          <w:sz w:val="24"/>
          <w:szCs w:val="24"/>
        </w:rPr>
        <w:t xml:space="preserve"> when analyzing changes to the income insurance program.</w:t>
      </w:r>
      <w:r w:rsidR="00022FF8">
        <w:rPr>
          <w:sz w:val="24"/>
          <w:szCs w:val="24"/>
        </w:rPr>
        <w:t xml:space="preserve"> </w:t>
      </w:r>
      <w:r w:rsidR="00806CA2">
        <w:rPr>
          <w:sz w:val="24"/>
          <w:szCs w:val="24"/>
        </w:rPr>
        <w:t xml:space="preserve">As the IS-model </w:t>
      </w:r>
      <w:r w:rsidR="00431CFC">
        <w:rPr>
          <w:sz w:val="24"/>
          <w:szCs w:val="24"/>
        </w:rPr>
        <w:t>is</w:t>
      </w:r>
      <w:r w:rsidR="00806CA2">
        <w:rPr>
          <w:sz w:val="24"/>
          <w:szCs w:val="24"/>
        </w:rPr>
        <w:t xml:space="preserve"> not incorporating these, it </w:t>
      </w:r>
      <w:r w:rsidR="00431CFC">
        <w:rPr>
          <w:sz w:val="24"/>
          <w:szCs w:val="24"/>
        </w:rPr>
        <w:t>is not possible to use this for</w:t>
      </w:r>
      <w:r w:rsidR="00806CA2">
        <w:rPr>
          <w:sz w:val="24"/>
          <w:szCs w:val="24"/>
        </w:rPr>
        <w:t xml:space="preserve"> estimating the macro elasticity. </w:t>
      </w:r>
      <w:r w:rsidR="00431CFC">
        <w:rPr>
          <w:sz w:val="24"/>
          <w:szCs w:val="24"/>
        </w:rPr>
        <w:t xml:space="preserve">Therefore, </w:t>
      </w:r>
      <w:r>
        <w:rPr>
          <w:sz w:val="24"/>
          <w:szCs w:val="24"/>
        </w:rPr>
        <w:t>In the next section we aim to introduce the five macroeconomic effects presented in the literature review</w:t>
      </w:r>
      <w:r w:rsidR="00431CFC">
        <w:rPr>
          <w:sz w:val="24"/>
          <w:szCs w:val="24"/>
        </w:rPr>
        <w:t xml:space="preserve"> in a stock-flow-consistent model</w:t>
      </w:r>
      <w:r w:rsidR="00806CA2">
        <w:rPr>
          <w:sz w:val="24"/>
          <w:szCs w:val="24"/>
        </w:rPr>
        <w:t>, as</w:t>
      </w:r>
      <w:r>
        <w:rPr>
          <w:sz w:val="24"/>
          <w:szCs w:val="24"/>
        </w:rPr>
        <w:t xml:space="preserve"> </w:t>
      </w:r>
      <w:r w:rsidR="00806CA2">
        <w:rPr>
          <w:sz w:val="24"/>
          <w:szCs w:val="24"/>
        </w:rPr>
        <w:t>t</w:t>
      </w:r>
      <w:r>
        <w:rPr>
          <w:sz w:val="24"/>
          <w:szCs w:val="24"/>
        </w:rPr>
        <w:t>his will enable us to calculate</w:t>
      </w:r>
      <w:r w:rsidR="00806CA2">
        <w:rPr>
          <w:sz w:val="24"/>
          <w:szCs w:val="24"/>
        </w:rPr>
        <w:t xml:space="preserve"> the</w:t>
      </w:r>
      <w:r>
        <w:rPr>
          <w:sz w:val="24"/>
          <w:szCs w:val="24"/>
        </w:rPr>
        <w:t xml:space="preserve"> </w:t>
      </w:r>
      <w:r w:rsidR="00806CA2">
        <w:rPr>
          <w:sz w:val="24"/>
          <w:szCs w:val="24"/>
        </w:rPr>
        <w:t>elasticity of these macroeconomic effects</w:t>
      </w:r>
      <w:r>
        <w:rPr>
          <w:sz w:val="24"/>
          <w:szCs w:val="24"/>
        </w:rPr>
        <w:t xml:space="preserve"> on unemployment. </w:t>
      </w:r>
      <w:r w:rsidR="00806CA2">
        <w:rPr>
          <w:sz w:val="24"/>
          <w:szCs w:val="24"/>
        </w:rPr>
        <w:t>We can then use th</w:t>
      </w:r>
      <w:r w:rsidR="00431CFC">
        <w:rPr>
          <w:sz w:val="24"/>
          <w:szCs w:val="24"/>
        </w:rPr>
        <w:t>e</w:t>
      </w:r>
      <w:r w:rsidR="00806CA2">
        <w:rPr>
          <w:sz w:val="24"/>
          <w:szCs w:val="24"/>
        </w:rPr>
        <w:t xml:space="preserve"> elasticity</w:t>
      </w:r>
      <w:r w:rsidR="00431CFC">
        <w:rPr>
          <w:sz w:val="24"/>
          <w:szCs w:val="24"/>
        </w:rPr>
        <w:t xml:space="preserve"> of these macroeconomic effects</w:t>
      </w:r>
      <w:r w:rsidR="00806CA2">
        <w:rPr>
          <w:sz w:val="24"/>
          <w:szCs w:val="24"/>
        </w:rPr>
        <w:t xml:space="preserve"> together with the micro elasticity to get an estimate of the total macro elasticity of income insurance on unemployment associated with suppressing the state regulation percentage starting from 2016. </w:t>
      </w:r>
    </w:p>
    <w:p w14:paraId="10DCA09F" w14:textId="77777777" w:rsidR="00F25F2F" w:rsidRPr="00A74720" w:rsidRDefault="00F25F2F" w:rsidP="004D12B6">
      <w:pPr>
        <w:spacing w:line="360" w:lineRule="auto"/>
        <w:rPr>
          <w:sz w:val="24"/>
          <w:szCs w:val="24"/>
        </w:rPr>
      </w:pPr>
    </w:p>
    <w:p w14:paraId="05688205" w14:textId="41A51C81" w:rsidR="003674B6" w:rsidRPr="0075752D" w:rsidRDefault="006409C0" w:rsidP="004A796F">
      <w:pPr>
        <w:pStyle w:val="Overskrift1"/>
      </w:pPr>
      <w:r>
        <w:t xml:space="preserve">Section 4: </w:t>
      </w:r>
      <w:r w:rsidR="00D2140C">
        <w:t>Including macroeconomic effects in a</w:t>
      </w:r>
      <w:r w:rsidR="00DF5153">
        <w:t xml:space="preserve"> quarterly</w:t>
      </w:r>
      <w:r w:rsidR="00D2140C">
        <w:t xml:space="preserve"> Stock-Flow-Consistent model for Denmark.</w:t>
      </w:r>
    </w:p>
    <w:p w14:paraId="6E7518D3" w14:textId="1D465151" w:rsidR="004A796F" w:rsidRPr="0075752D" w:rsidRDefault="004A796F" w:rsidP="004A796F"/>
    <w:p w14:paraId="00BF5059" w14:textId="12DECAB9" w:rsidR="00C074C2" w:rsidRPr="00D2140C" w:rsidRDefault="00921D2D" w:rsidP="00D2140C">
      <w:pPr>
        <w:spacing w:line="360" w:lineRule="auto"/>
        <w:rPr>
          <w:sz w:val="24"/>
          <w:szCs w:val="24"/>
        </w:rPr>
      </w:pPr>
      <w:r w:rsidRPr="00AB3D2F">
        <w:rPr>
          <w:sz w:val="24"/>
          <w:szCs w:val="24"/>
        </w:rPr>
        <w:t>In this section</w:t>
      </w:r>
      <w:r w:rsidR="00152282">
        <w:rPr>
          <w:sz w:val="24"/>
          <w:szCs w:val="24"/>
        </w:rPr>
        <w:t>,</w:t>
      </w:r>
      <w:r w:rsidRPr="00AB3D2F">
        <w:rPr>
          <w:sz w:val="24"/>
          <w:szCs w:val="24"/>
        </w:rPr>
        <w:t xml:space="preserve">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described</w:t>
      </w:r>
      <w:r w:rsidR="004F68C8">
        <w:rPr>
          <w:sz w:val="24"/>
          <w:szCs w:val="24"/>
        </w:rPr>
        <w:t xml:space="preserve"> in section 2</w:t>
      </w:r>
      <w:r w:rsidR="00677F82" w:rsidRPr="00AB3D2F">
        <w:rPr>
          <w:sz w:val="24"/>
          <w:szCs w:val="24"/>
        </w:rPr>
        <w:t xml:space="preserve">.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5F2952" w:rsidRPr="00AB3D2F">
        <w:rPr>
          <w:noProof/>
          <w:sz w:val="24"/>
          <w:szCs w:val="24"/>
        </w:rPr>
        <w:t>Byrialsen et al.</w:t>
      </w:r>
      <w:r w:rsidR="005F2952">
        <w:rPr>
          <w:noProof/>
          <w:sz w:val="24"/>
          <w:szCs w:val="24"/>
        </w:rPr>
        <w:t xml:space="preserve"> </w:t>
      </w:r>
      <w:r w:rsidR="0068041A" w:rsidRPr="00AB3D2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68041A" w:rsidRPr="00AB3D2F">
        <w:rPr>
          <w:sz w:val="24"/>
          <w:szCs w:val="24"/>
        </w:rPr>
        <w:fldChar w:fldCharType="separate"/>
      </w:r>
      <w:r w:rsidR="005F2952" w:rsidRPr="005F2952">
        <w:rPr>
          <w:noProof/>
          <w:sz w:val="24"/>
          <w:szCs w:val="24"/>
        </w:rPr>
        <w:t>(2022)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w:t>
      </w:r>
      <w:r w:rsidR="00D2140C">
        <w:rPr>
          <w:sz w:val="24"/>
          <w:szCs w:val="24"/>
        </w:rPr>
        <w:t>s</w:t>
      </w:r>
      <w:r w:rsidR="000D7CF7">
        <w:rPr>
          <w:sz w:val="24"/>
          <w:szCs w:val="24"/>
        </w:rPr>
        <w:t xml:space="preserve"> added</w:t>
      </w:r>
      <w:r w:rsidR="00C2684E">
        <w:rPr>
          <w:sz w:val="24"/>
          <w:szCs w:val="24"/>
        </w:rPr>
        <w:t xml:space="preserve"> to incorporate the income insurance program within the model. After</w:t>
      </w:r>
      <w:r w:rsidR="00174C5E" w:rsidRPr="00AB3D2F">
        <w:rPr>
          <w:sz w:val="24"/>
          <w:szCs w:val="24"/>
        </w:rPr>
        <w:t xml:space="preserve"> creating a baseline model,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w:t>
      </w:r>
      <w:r w:rsidR="00D2140C">
        <w:rPr>
          <w:sz w:val="24"/>
          <w:szCs w:val="24"/>
        </w:rPr>
        <w:t xml:space="preserve"> by comparing the simulated variables with real data</w:t>
      </w:r>
      <w:r w:rsidR="00C2684E">
        <w:rPr>
          <w:sz w:val="24"/>
          <w:szCs w:val="24"/>
        </w:rPr>
        <w:t xml:space="preserve">. </w:t>
      </w:r>
      <w:r w:rsidR="00D2140C">
        <w:rPr>
          <w:sz w:val="24"/>
          <w:szCs w:val="24"/>
        </w:rPr>
        <w:t>Besides from the demand channel which will already be included in the baseline model, w</w:t>
      </w:r>
      <w:r w:rsidR="00C2684E">
        <w:rPr>
          <w:sz w:val="24"/>
          <w:szCs w:val="24"/>
        </w:rPr>
        <w:t>e</w:t>
      </w:r>
      <w:r w:rsidR="00D2140C">
        <w:rPr>
          <w:sz w:val="24"/>
          <w:szCs w:val="24"/>
        </w:rPr>
        <w:t xml:space="preserve"> later</w:t>
      </w:r>
      <w:r w:rsidR="00C2684E">
        <w:rPr>
          <w:sz w:val="24"/>
          <w:szCs w:val="24"/>
        </w:rPr>
        <w:t xml:space="preserve">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Lastly, we </w:t>
      </w:r>
      <w:r w:rsidR="00152282">
        <w:rPr>
          <w:sz w:val="24"/>
          <w:szCs w:val="24"/>
        </w:rPr>
        <w:t>introduce</w:t>
      </w:r>
      <w:r w:rsidR="00174C5E" w:rsidRPr="00AB3D2F">
        <w:rPr>
          <w:sz w:val="24"/>
          <w:szCs w:val="24"/>
        </w:rPr>
        <w:t xml:space="preserve"> a scenario where </w:t>
      </w:r>
      <w:r w:rsidR="00152282">
        <w:rPr>
          <w:sz w:val="24"/>
          <w:szCs w:val="24"/>
        </w:rPr>
        <w:t>several</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w:t>
      </w:r>
      <w:r w:rsidR="00D2140C">
        <w:rPr>
          <w:sz w:val="24"/>
          <w:szCs w:val="24"/>
        </w:rPr>
        <w:t>analyze how unemployment is affected by</w:t>
      </w:r>
      <w:r w:rsidR="00174C5E" w:rsidRPr="00AB3D2F">
        <w:rPr>
          <w:sz w:val="24"/>
          <w:szCs w:val="24"/>
        </w:rPr>
        <w:t xml:space="preserve"> removing the suppressing of the </w:t>
      </w:r>
      <w:r w:rsidR="00B61329">
        <w:rPr>
          <w:sz w:val="24"/>
          <w:szCs w:val="24"/>
        </w:rPr>
        <w:t>state</w:t>
      </w:r>
      <w:r w:rsidR="004E4CC5" w:rsidRPr="00AB3D2F">
        <w:rPr>
          <w:sz w:val="24"/>
          <w:szCs w:val="24"/>
        </w:rPr>
        <w:t xml:space="preserve"> regulation percent</w:t>
      </w:r>
      <w:r w:rsidR="00B61329">
        <w:rPr>
          <w:sz w:val="24"/>
          <w:szCs w:val="24"/>
        </w:rPr>
        <w:t>age</w:t>
      </w:r>
      <w:r w:rsidR="00D2140C">
        <w:rPr>
          <w:sz w:val="24"/>
          <w:szCs w:val="24"/>
        </w:rPr>
        <w:t xml:space="preserve"> starting from 2016 quarter 1, as this will later allow us to calculate the elasticity of the level of income insurance on unemployment associated with these macroeconomic effects. </w:t>
      </w:r>
    </w:p>
    <w:p w14:paraId="3CE9717B" w14:textId="2B5600C2" w:rsidR="00174C5E" w:rsidRDefault="00251655" w:rsidP="005B6B82">
      <w:pPr>
        <w:pStyle w:val="Overskrift2"/>
      </w:pPr>
      <w:r>
        <w:t>Fundamental equations in baseline model</w:t>
      </w:r>
    </w:p>
    <w:p w14:paraId="1548A94A" w14:textId="70794B02" w:rsidR="006C3D5A" w:rsidRDefault="006C3D5A" w:rsidP="006C3D5A"/>
    <w:p w14:paraId="783F79B8" w14:textId="2BDAAC7A" w:rsidR="00503232" w:rsidRPr="002F502B" w:rsidRDefault="00503232" w:rsidP="002F502B">
      <w:pPr>
        <w:spacing w:line="360" w:lineRule="auto"/>
        <w:rPr>
          <w:sz w:val="24"/>
          <w:szCs w:val="24"/>
        </w:rPr>
      </w:pPr>
      <w:r w:rsidRPr="002F502B">
        <w:rPr>
          <w:sz w:val="24"/>
          <w:szCs w:val="24"/>
        </w:rPr>
        <w:lastRenderedPageBreak/>
        <w:t>As Denmark is a small open economy with fixed exchange rates</w:t>
      </w:r>
      <w:r w:rsidR="005F2952">
        <w:rPr>
          <w:sz w:val="24"/>
          <w:szCs w:val="24"/>
        </w:rPr>
        <w:t xml:space="preserve"> </w:t>
      </w:r>
      <w:r w:rsidR="005F2952" w:rsidRPr="002F502B">
        <w:rPr>
          <w:noProof/>
          <w:sz w:val="24"/>
          <w:szCs w:val="24"/>
        </w:rPr>
        <w:t>Byrialsen et al.</w:t>
      </w:r>
      <w:r w:rsidRPr="002F502B">
        <w:rPr>
          <w:sz w:val="24"/>
          <w:szCs w:val="24"/>
        </w:rPr>
        <w:t xml:space="preserve"> </w:t>
      </w:r>
      <w:r w:rsidR="002F502B">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2F502B">
        <w:rPr>
          <w:sz w:val="24"/>
          <w:szCs w:val="24"/>
        </w:rPr>
        <w:fldChar w:fldCharType="separate"/>
      </w:r>
      <w:r w:rsidR="005F2952" w:rsidRPr="005F2952">
        <w:rPr>
          <w:noProof/>
          <w:sz w:val="24"/>
          <w:szCs w:val="24"/>
        </w:rPr>
        <w:t>(2022)</w:t>
      </w:r>
      <w:r w:rsidR="002F502B">
        <w:rPr>
          <w:sz w:val="24"/>
          <w:szCs w:val="24"/>
        </w:rPr>
        <w:fldChar w:fldCharType="end"/>
      </w:r>
      <w:r w:rsidR="002F502B">
        <w:rPr>
          <w:sz w:val="24"/>
          <w:szCs w:val="24"/>
        </w:rPr>
        <w:t xml:space="preserve"> </w:t>
      </w:r>
      <w:r w:rsidRPr="002F502B">
        <w:rPr>
          <w:sz w:val="24"/>
          <w:szCs w:val="24"/>
        </w:rPr>
        <w:t>adopt the small open economy assumptions within the model</w:t>
      </w:r>
      <w:r w:rsidR="00A21279">
        <w:rPr>
          <w:sz w:val="24"/>
          <w:szCs w:val="24"/>
        </w:rPr>
        <w:t>,</w:t>
      </w:r>
      <w:r w:rsidRPr="002F502B">
        <w:rPr>
          <w:sz w:val="24"/>
          <w:szCs w:val="24"/>
        </w:rPr>
        <w:t xml:space="preserve"> </w:t>
      </w:r>
      <w:r w:rsidR="00A21279">
        <w:rPr>
          <w:sz w:val="24"/>
          <w:szCs w:val="24"/>
        </w:rPr>
        <w:t>allowing</w:t>
      </w:r>
      <w:r w:rsidR="002F502B" w:rsidRPr="002F502B">
        <w:rPr>
          <w:sz w:val="24"/>
          <w:szCs w:val="24"/>
        </w:rPr>
        <w:t xml:space="preserve"> global shocks to affect the Danish economy while at the same time domestic shocks are irrelevant for the global economy</w:t>
      </w:r>
      <w:r w:rsidR="00D2140C">
        <w:rPr>
          <w:sz w:val="24"/>
          <w:szCs w:val="24"/>
        </w:rPr>
        <w:t>, thereby treating the global economy as exogeneous</w:t>
      </w:r>
      <w:r w:rsidR="002F502B" w:rsidRPr="002F502B">
        <w:rPr>
          <w:sz w:val="24"/>
          <w:szCs w:val="24"/>
        </w:rPr>
        <w:t>.</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r w:rsidR="00F5206F">
        <w:rPr>
          <w:sz w:val="24"/>
          <w:szCs w:val="24"/>
        </w:rPr>
        <w:t>As our focus is towards the dynamics of the labor market, it is worth noting that du</w:t>
      </w:r>
      <w:r w:rsidR="00D2140C">
        <w:rPr>
          <w:sz w:val="24"/>
          <w:szCs w:val="24"/>
        </w:rPr>
        <w:t>e</w:t>
      </w:r>
      <w:r w:rsidR="00F5206F">
        <w:rPr>
          <w:sz w:val="24"/>
          <w:szCs w:val="24"/>
        </w:rPr>
        <w:t xml:space="preserve"> to a high rate of employment the Danish economy is very likely to face labor shortages in the labor market. In order to capture this</w:t>
      </w:r>
      <w:r w:rsidR="00231ED5">
        <w:rPr>
          <w:sz w:val="24"/>
          <w:szCs w:val="24"/>
        </w:rPr>
        <w:t>,</w:t>
      </w:r>
      <w:r w:rsidR="005F2952">
        <w:rPr>
          <w:sz w:val="24"/>
          <w:szCs w:val="24"/>
        </w:rPr>
        <w:t xml:space="preserve"> </w:t>
      </w:r>
      <w:r w:rsidR="005F2952" w:rsidRPr="00F5206F">
        <w:rPr>
          <w:noProof/>
          <w:sz w:val="24"/>
          <w:szCs w:val="24"/>
        </w:rPr>
        <w:t>Byrialsen et al.</w:t>
      </w:r>
      <w:r w:rsidR="00F5206F">
        <w:rPr>
          <w:sz w:val="24"/>
          <w:szCs w:val="24"/>
        </w:rPr>
        <w:t xml:space="preserve"> </w:t>
      </w:r>
      <w:r w:rsidR="00F5206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F5206F">
        <w:rPr>
          <w:sz w:val="24"/>
          <w:szCs w:val="24"/>
        </w:rPr>
        <w:fldChar w:fldCharType="separate"/>
      </w:r>
      <w:r w:rsidR="005F2952" w:rsidRPr="005F2952">
        <w:rPr>
          <w:noProof/>
          <w:sz w:val="24"/>
          <w:szCs w:val="24"/>
        </w:rPr>
        <w:t>(2022)</w:t>
      </w:r>
      <w:r w:rsidR="00F5206F">
        <w:rPr>
          <w:sz w:val="24"/>
          <w:szCs w:val="24"/>
        </w:rPr>
        <w:fldChar w:fldCharType="end"/>
      </w:r>
      <w:r w:rsidR="00F5206F">
        <w:rPr>
          <w:sz w:val="24"/>
          <w:szCs w:val="24"/>
        </w:rPr>
        <w:t xml:space="preserve"> include a supply constraint in the labor market where even small changes to the unemployment rate affects wages and thereby prices.  </w:t>
      </w:r>
    </w:p>
    <w:p w14:paraId="37B7CD33" w14:textId="1865D4CE" w:rsidR="003205F7" w:rsidRPr="00AB3D2F" w:rsidRDefault="00F5206F" w:rsidP="006342B2">
      <w:pPr>
        <w:spacing w:line="360" w:lineRule="auto"/>
        <w:rPr>
          <w:rFonts w:cstheme="minorHAnsi"/>
          <w:sz w:val="24"/>
          <w:szCs w:val="24"/>
        </w:rPr>
      </w:pPr>
      <w:r>
        <w:rPr>
          <w:rFonts w:cstheme="minorHAnsi"/>
          <w:sz w:val="24"/>
          <w:szCs w:val="24"/>
        </w:rPr>
        <w:t>As t</w:t>
      </w:r>
      <w:r w:rsidR="00127EA8">
        <w:rPr>
          <w:rFonts w:cstheme="minorHAnsi"/>
          <w:sz w:val="24"/>
          <w:szCs w:val="24"/>
        </w:rPr>
        <w:t xml:space="preserve">he subject of this paper is to </w:t>
      </w:r>
      <w:r w:rsidR="00A21279">
        <w:rPr>
          <w:rFonts w:cstheme="minorHAnsi"/>
          <w:sz w:val="24"/>
          <w:szCs w:val="24"/>
        </w:rPr>
        <w:t>evaluate</w:t>
      </w:r>
      <w:r w:rsidR="00127EA8">
        <w:rPr>
          <w:rFonts w:cstheme="minorHAnsi"/>
          <w:sz w:val="24"/>
          <w:szCs w:val="24"/>
        </w:rPr>
        <w:t xml:space="preserve"> the </w:t>
      </w:r>
      <w:r w:rsidR="00C66184">
        <w:rPr>
          <w:rFonts w:cstheme="minorHAnsi"/>
          <w:sz w:val="24"/>
          <w:szCs w:val="24"/>
        </w:rPr>
        <w:t xml:space="preserve">political decision of </w:t>
      </w:r>
      <w:r w:rsidR="00127EA8">
        <w:rPr>
          <w:rFonts w:cstheme="minorHAnsi"/>
          <w:sz w:val="24"/>
          <w:szCs w:val="24"/>
        </w:rPr>
        <w:t xml:space="preserve">suppressing the </w:t>
      </w:r>
      <w:r w:rsidR="00B61329">
        <w:rPr>
          <w:rFonts w:cstheme="minorHAnsi"/>
          <w:sz w:val="24"/>
          <w:szCs w:val="24"/>
        </w:rPr>
        <w:t>state</w:t>
      </w:r>
      <w:r w:rsidR="00127EA8">
        <w:rPr>
          <w:rFonts w:cstheme="minorHAnsi"/>
          <w:sz w:val="24"/>
          <w:szCs w:val="24"/>
        </w:rPr>
        <w:t xml:space="preserve"> regulation percent</w:t>
      </w:r>
      <w:r w:rsidR="00B61329">
        <w:rPr>
          <w:rFonts w:cstheme="minorHAnsi"/>
          <w:sz w:val="24"/>
          <w:szCs w:val="24"/>
        </w:rPr>
        <w:t>age</w:t>
      </w:r>
      <w:r w:rsidR="00C66184">
        <w:rPr>
          <w:rFonts w:cstheme="minorHAnsi"/>
          <w:sz w:val="24"/>
          <w:szCs w:val="24"/>
        </w:rPr>
        <w:t xml:space="preserve"> by</w:t>
      </w:r>
      <w:r w:rsidR="00127EA8">
        <w:rPr>
          <w:rFonts w:cstheme="minorHAnsi"/>
          <w:sz w:val="24"/>
          <w:szCs w:val="24"/>
        </w:rPr>
        <w:t xml:space="preserve"> using the macro elasticity of income insurance on unemployment</w:t>
      </w:r>
      <w:r w:rsidR="00FD54F5">
        <w:rPr>
          <w:rFonts w:cstheme="minorHAnsi"/>
          <w:sz w:val="24"/>
          <w:szCs w:val="24"/>
        </w:rPr>
        <w:t>, we will take a closer look at how unemployment is defined in the model</w:t>
      </w:r>
      <w:r w:rsidR="00127EA8">
        <w:rPr>
          <w:rFonts w:cstheme="minorHAnsi"/>
          <w:sz w:val="24"/>
          <w:szCs w:val="24"/>
        </w:rPr>
        <w:t xml:space="preserve">. </w:t>
      </w:r>
      <w:r w:rsidR="00FD54F5">
        <w:rPr>
          <w:rFonts w:cstheme="minorHAnsi"/>
          <w:sz w:val="24"/>
          <w:szCs w:val="24"/>
        </w:rPr>
        <w:t>We use the same set-up as</w:t>
      </w:r>
      <w:r w:rsidR="005F2952">
        <w:rPr>
          <w:rFonts w:cstheme="minorHAnsi"/>
          <w:sz w:val="24"/>
          <w:szCs w:val="24"/>
        </w:rPr>
        <w:t xml:space="preserve"> </w:t>
      </w:r>
      <w:r w:rsidR="005F2952" w:rsidRPr="002F502B">
        <w:rPr>
          <w:rFonts w:cstheme="minorHAnsi"/>
          <w:noProof/>
          <w:sz w:val="24"/>
          <w:szCs w:val="24"/>
        </w:rPr>
        <w:t>(Byrialsen et al.</w:t>
      </w:r>
      <w:r w:rsidR="00127EA8">
        <w:rPr>
          <w:rFonts w:cstheme="minorHAnsi"/>
          <w:sz w:val="24"/>
          <w:szCs w:val="24"/>
        </w:rPr>
        <w:t xml:space="preserve"> </w:t>
      </w:r>
      <w:r w:rsidR="00127EA8">
        <w:rPr>
          <w:rFonts w:cstheme="minorHAnsi"/>
          <w:sz w:val="24"/>
          <w:szCs w:val="24"/>
        </w:rPr>
        <w:fldChar w:fldCharType="begin" w:fldLock="1"/>
      </w:r>
      <w:r w:rsidR="005F2952">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127EA8">
        <w:rPr>
          <w:rFonts w:cstheme="minorHAnsi"/>
          <w:sz w:val="24"/>
          <w:szCs w:val="24"/>
        </w:rPr>
        <w:fldChar w:fldCharType="separate"/>
      </w:r>
      <w:r w:rsidR="005F2952" w:rsidRPr="005F2952">
        <w:rPr>
          <w:rFonts w:cstheme="minorHAnsi"/>
          <w:noProof/>
          <w:sz w:val="24"/>
          <w:szCs w:val="24"/>
        </w:rPr>
        <w:t>(2022)</w:t>
      </w:r>
      <w:r w:rsidR="00127EA8">
        <w:rPr>
          <w:rFonts w:cstheme="minorHAnsi"/>
          <w:sz w:val="24"/>
          <w:szCs w:val="24"/>
        </w:rPr>
        <w:fldChar w:fldCharType="end"/>
      </w:r>
      <w:r w:rsidR="00C17E43">
        <w:rPr>
          <w:rFonts w:cstheme="minorHAnsi"/>
          <w:sz w:val="24"/>
          <w:szCs w:val="24"/>
        </w:rPr>
        <w:t xml:space="preserve"> </w:t>
      </w:r>
      <w:r w:rsidR="00FD54F5">
        <w:rPr>
          <w:rFonts w:cstheme="minorHAnsi"/>
          <w:sz w:val="24"/>
          <w:szCs w:val="24"/>
        </w:rPr>
        <w:t xml:space="preserve">where </w:t>
      </w:r>
      <w:r w:rsidR="00127EA8">
        <w:rPr>
          <w:rFonts w:cstheme="minorHAnsi"/>
          <w:sz w:val="24"/>
          <w:szCs w:val="24"/>
        </w:rPr>
        <w:t>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67B68123" w:rsidR="003205F7" w:rsidRPr="00AB3D2F" w:rsidRDefault="00854CCC" w:rsidP="006342B2">
      <w:pPr>
        <w:spacing w:line="360" w:lineRule="auto"/>
        <w:rPr>
          <w:rFonts w:eastAsiaTheme="minorEastAsia" w:cstheme="minorHAnsi"/>
          <w:sz w:val="24"/>
          <w:szCs w:val="24"/>
        </w:rPr>
      </w:pPr>
      <m:oMathPara>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 LF-</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m:oMathPara>
    </w:p>
    <w:p w14:paraId="4FC8E68C" w14:textId="47940E71"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highly dependent on the demand for employment</w:t>
      </w:r>
      <w:r w:rsidR="00FD54F5">
        <w:rPr>
          <w:rFonts w:eastAsiaTheme="minorEastAsia" w:cstheme="minorHAnsi"/>
          <w:sz w:val="24"/>
          <w:szCs w:val="24"/>
        </w:rPr>
        <w:t>. This indicates the demand-driven aspect of the model</w:t>
      </w:r>
      <w:r w:rsidR="00E47E6F" w:rsidRPr="00AB3D2F">
        <w:rPr>
          <w:rFonts w:eastAsiaTheme="minorEastAsia" w:cstheme="minorHAnsi"/>
          <w:sz w:val="24"/>
          <w:szCs w:val="24"/>
        </w:rPr>
        <w:t xml:space="preserve">, </w:t>
      </w:r>
      <w:r w:rsidR="00FD54F5">
        <w:rPr>
          <w:rFonts w:eastAsiaTheme="minorEastAsia" w:cstheme="minorHAnsi"/>
          <w:sz w:val="24"/>
          <w:szCs w:val="24"/>
        </w:rPr>
        <w:t>where</w:t>
      </w:r>
      <w:r w:rsidR="00E47E6F" w:rsidRPr="00AB3D2F">
        <w:rPr>
          <w:rFonts w:eastAsiaTheme="minorEastAsia" w:cstheme="minorHAnsi"/>
          <w:sz w:val="24"/>
          <w:szCs w:val="24"/>
        </w:rPr>
        <w:t xml:space="preserv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w:t>
      </w:r>
      <w:r w:rsidR="0057540B">
        <w:rPr>
          <w:rFonts w:eastAsiaTheme="minorEastAsia" w:cstheme="minorHAnsi"/>
          <w:sz w:val="24"/>
          <w:szCs w:val="24"/>
        </w:rPr>
        <w:t xml:space="preserve">measured </w:t>
      </w:r>
      <w:r w:rsidR="00933BEF">
        <w:rPr>
          <w:rFonts w:eastAsiaTheme="minorEastAsia" w:cstheme="minorHAnsi"/>
          <w:sz w:val="24"/>
          <w:szCs w:val="24"/>
        </w:rPr>
        <w:t>in real terms</w:t>
      </w:r>
      <w:r w:rsidR="00E47E6F" w:rsidRPr="00AB3D2F">
        <w:rPr>
          <w:rFonts w:eastAsiaTheme="minorEastAsia" w:cstheme="minorHAnsi"/>
          <w:sz w:val="24"/>
          <w:szCs w:val="24"/>
        </w:rPr>
        <w:t xml:space="preserve">. </w:t>
      </w:r>
    </w:p>
    <w:p w14:paraId="207600F2" w14:textId="66888609" w:rsidR="003205F7" w:rsidRPr="00933BEF" w:rsidRDefault="00000000" w:rsidP="006342B2">
      <w:pPr>
        <w:spacing w:line="360" w:lineRule="auto"/>
        <w:rPr>
          <w:rFonts w:eastAsiaTheme="minorEastAsia" w:cstheme="minorHAnsi"/>
          <w:sz w:val="24"/>
          <w:szCs w:val="24"/>
        </w:rPr>
      </w:pPr>
      <m:oMathPara>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=0.99*</m:t>
          </m:r>
          <m:f>
            <m:fPr>
              <m:ctrlPr>
                <w:rPr>
                  <w:rFonts w:ascii="Cambria Math" w:eastAsiaTheme="minorEastAsia" w:hAnsi="Cambria Math" w:cstheme="minorHAnsi"/>
                  <w: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t</m:t>
                  </m:r>
                </m:sub>
              </m:sSub>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26FE1A9B"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g</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1C1830C6" w14:textId="0F50B8C7" w:rsidR="009B3489" w:rsidRPr="00AB3D2F" w:rsidRDefault="00231ED5" w:rsidP="006342B2">
      <w:pPr>
        <w:spacing w:line="360" w:lineRule="auto"/>
        <w:rPr>
          <w:rFonts w:eastAsiaTheme="minorEastAsia" w:cstheme="minorHAnsi"/>
          <w:sz w:val="24"/>
          <w:szCs w:val="24"/>
        </w:rPr>
      </w:pPr>
      <w:r>
        <w:rPr>
          <w:rFonts w:eastAsiaTheme="minorEastAsia" w:cstheme="minorHAnsi"/>
          <w:sz w:val="24"/>
          <w:szCs w:val="24"/>
        </w:rPr>
        <w:t>In the baseline model</w:t>
      </w:r>
      <w:r w:rsidR="0082326F" w:rsidRPr="00AB3D2F">
        <w:rPr>
          <w:rFonts w:eastAsiaTheme="minorEastAsia" w:cstheme="minorHAnsi"/>
          <w:sz w:val="24"/>
          <w:szCs w:val="24"/>
        </w:rPr>
        <w:t xml:space="preserve"> the main effects of income insurance will go through the household’s </w:t>
      </w:r>
      <w:r w:rsidR="00327399" w:rsidRPr="00AB3D2F">
        <w:rPr>
          <w:rFonts w:eastAsiaTheme="minorEastAsia" w:cstheme="minorHAnsi"/>
          <w:sz w:val="24"/>
          <w:szCs w:val="24"/>
        </w:rPr>
        <w:t>disposable income and into the consumption of the households</w:t>
      </w:r>
      <w:r w:rsidR="0082326F"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0082326F"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5F2952" w:rsidRPr="005F2952">
        <w:rPr>
          <w:rFonts w:eastAsiaTheme="minorEastAsia" w:cstheme="minorHAnsi"/>
          <w:noProof/>
          <w:sz w:val="24"/>
          <w:szCs w:val="24"/>
        </w:rPr>
        <w:t>Byrialsen et al.</w:t>
      </w:r>
      <w:r w:rsidR="005F2952">
        <w:rPr>
          <w:rFonts w:eastAsiaTheme="minorEastAsia" w:cstheme="minorHAnsi"/>
          <w:noProof/>
          <w:sz w:val="24"/>
          <w:szCs w:val="24"/>
        </w:rPr>
        <w:t xml:space="preserve"> </w:t>
      </w:r>
      <w:r w:rsidR="00C17E43">
        <w:rPr>
          <w:rFonts w:eastAsiaTheme="minorEastAsia" w:cstheme="minorHAnsi"/>
          <w:sz w:val="24"/>
          <w:szCs w:val="24"/>
        </w:rPr>
        <w:fldChar w:fldCharType="begin" w:fldLock="1"/>
      </w:r>
      <w:r w:rsidR="005F2952">
        <w:rPr>
          <w:rFonts w:eastAsiaTheme="minorEastAsia"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C17E43">
        <w:rPr>
          <w:rFonts w:eastAsiaTheme="minorEastAsia" w:cstheme="minorHAnsi"/>
          <w:sz w:val="24"/>
          <w:szCs w:val="24"/>
        </w:rPr>
        <w:fldChar w:fldCharType="separate"/>
      </w:r>
      <w:r w:rsidR="005F2952" w:rsidRPr="005F2952">
        <w:rPr>
          <w:rFonts w:eastAsiaTheme="minorEastAsia" w:cstheme="minorHAnsi"/>
          <w:noProof/>
          <w:sz w:val="24"/>
          <w:szCs w:val="24"/>
        </w:rPr>
        <w:t>(2022)</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w:t>
      </w:r>
      <w:r w:rsidR="00C17E43">
        <w:rPr>
          <w:rFonts w:eastAsiaTheme="minorEastAsia" w:cstheme="minorHAnsi"/>
          <w:sz w:val="24"/>
          <w:szCs w:val="24"/>
        </w:rPr>
        <w:lastRenderedPageBreak/>
        <w:t>th</w:t>
      </w:r>
      <w:r w:rsidR="0057540B">
        <w:rPr>
          <w:rFonts w:eastAsiaTheme="minorEastAsia" w:cstheme="minorHAnsi"/>
          <w:sz w:val="24"/>
          <w:szCs w:val="24"/>
        </w:rPr>
        <w:t>e net benefits up</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Pr>
          <w:rFonts w:eastAsiaTheme="minorEastAsia" w:cstheme="minorHAnsi"/>
          <w:sz w:val="24"/>
          <w:szCs w:val="24"/>
        </w:rPr>
        <w:t>,</w:t>
      </w:r>
      <w:r w:rsidR="00327399" w:rsidRPr="00AB3D2F">
        <w:rPr>
          <w:rFonts w:eastAsiaTheme="minorEastAsia" w:cstheme="minorHAnsi"/>
          <w:sz w:val="24"/>
          <w:szCs w:val="24"/>
        </w:rPr>
        <w:t xml:space="preserve">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w:t>
      </w:r>
      <w:r>
        <w:rPr>
          <w:rFonts w:eastAsiaTheme="minorEastAsia" w:cstheme="minorHAnsi"/>
          <w:sz w:val="24"/>
          <w:szCs w:val="24"/>
        </w:rPr>
        <w:t>received by</w:t>
      </w:r>
      <w:r w:rsidR="00F83EAB">
        <w:rPr>
          <w:rFonts w:eastAsiaTheme="minorEastAsia" w:cstheme="minorHAnsi"/>
          <w:sz w:val="24"/>
          <w:szCs w:val="24"/>
        </w:rPr>
        <w:t xml:space="preserv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3442F6BE" w14:textId="7DC39D8E" w:rsidR="009B3489"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200D827A" w14:textId="73C94F0E" w:rsidR="009B3489" w:rsidRPr="00AB3D2F" w:rsidRDefault="00013666" w:rsidP="00507D3C">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w:t>
      </w:r>
      <w:r w:rsidR="000412E2">
        <w:rPr>
          <w:rFonts w:cstheme="minorHAnsi"/>
          <w:sz w:val="24"/>
          <w:szCs w:val="24"/>
        </w:rPr>
        <w:t>e,</w:t>
      </w:r>
      <w:r w:rsidRPr="00AB3D2F">
        <w:rPr>
          <w:rFonts w:cstheme="minorHAnsi"/>
          <w:sz w:val="24"/>
          <w:szCs w:val="24"/>
        </w:rPr>
        <w:t xml:space="preserve"> the consumption function is estimated using an error correction model, taking the following form: </w:t>
      </w:r>
    </w:p>
    <w:p w14:paraId="2E013CD8" w14:textId="1B805DAD" w:rsidR="00507D3C" w:rsidRPr="009B3489" w:rsidRDefault="00013666" w:rsidP="005B6B82">
      <w:pPr>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26968054" w14:textId="77777777" w:rsidR="009B3489" w:rsidRPr="00507D3C" w:rsidRDefault="009B3489" w:rsidP="005B6B82">
      <w:pPr>
        <w:rPr>
          <w:rFonts w:eastAsiaTheme="minorEastAsia" w:cstheme="minorHAnsi"/>
          <w:sz w:val="24"/>
          <w:szCs w:val="24"/>
        </w:rPr>
      </w:pPr>
    </w:p>
    <w:p w14:paraId="58F4ACAA" w14:textId="4986CD55" w:rsidR="00AE3754" w:rsidRPr="00AB3D2F" w:rsidRDefault="00231ED5" w:rsidP="00C17E43">
      <w:pPr>
        <w:spacing w:line="360" w:lineRule="auto"/>
        <w:rPr>
          <w:rFonts w:cstheme="minorHAnsi"/>
          <w:sz w:val="24"/>
          <w:szCs w:val="24"/>
        </w:rPr>
      </w:pPr>
      <w:r>
        <w:rPr>
          <w:rFonts w:cstheme="minorHAnsi"/>
          <w:sz w:val="24"/>
          <w:szCs w:val="24"/>
        </w:rPr>
        <w:t>As can be noted, the</w:t>
      </w:r>
      <w:r w:rsidR="009B3489">
        <w:rPr>
          <w:rFonts w:cstheme="minorHAnsi"/>
          <w:sz w:val="24"/>
          <w:szCs w:val="24"/>
        </w:rPr>
        <w:t xml:space="preserve"> baseline model already </w:t>
      </w:r>
      <w:r w:rsidR="00854CCC">
        <w:rPr>
          <w:rFonts w:cstheme="minorHAnsi"/>
          <w:sz w:val="24"/>
          <w:szCs w:val="24"/>
        </w:rPr>
        <w:t>includes</w:t>
      </w:r>
      <w:r w:rsidR="009B3489">
        <w:rPr>
          <w:rFonts w:cstheme="minorHAnsi"/>
          <w:sz w:val="24"/>
          <w:szCs w:val="24"/>
        </w:rPr>
        <w:t xml:space="preserve"> a channel in which changes to the level of income insurance affects</w:t>
      </w:r>
      <w:r>
        <w:rPr>
          <w:rFonts w:cstheme="minorHAnsi"/>
          <w:sz w:val="24"/>
          <w:szCs w:val="24"/>
        </w:rPr>
        <w:t xml:space="preserve"> demand. The channel goes through</w:t>
      </w:r>
      <w:r w:rsidR="009B3489">
        <w:rPr>
          <w:rFonts w:cstheme="minorHAnsi"/>
          <w:sz w:val="24"/>
          <w:szCs w:val="24"/>
        </w:rPr>
        <w:t xml:space="preserve"> the disposable income, affecting the consumption</w:t>
      </w:r>
      <w:r>
        <w:rPr>
          <w:rFonts w:cstheme="minorHAnsi"/>
          <w:sz w:val="24"/>
          <w:szCs w:val="24"/>
        </w:rPr>
        <w:t>,</w:t>
      </w:r>
      <w:r w:rsidR="009B3489">
        <w:rPr>
          <w:rFonts w:cstheme="minorHAnsi"/>
          <w:sz w:val="24"/>
          <w:szCs w:val="24"/>
        </w:rPr>
        <w:t xml:space="preserve"> and thereby affecting the aggregate demand</w:t>
      </w:r>
      <w:r>
        <w:rPr>
          <w:rFonts w:cstheme="minorHAnsi"/>
          <w:sz w:val="24"/>
          <w:szCs w:val="24"/>
        </w:rPr>
        <w:t>.</w:t>
      </w:r>
      <w:r w:rsidR="009B3489">
        <w:rPr>
          <w:rFonts w:cstheme="minorHAnsi"/>
          <w:sz w:val="24"/>
          <w:szCs w:val="24"/>
        </w:rPr>
        <w:t xml:space="preserve"> </w:t>
      </w:r>
      <w:r>
        <w:rPr>
          <w:rFonts w:cstheme="minorHAnsi"/>
          <w:sz w:val="24"/>
          <w:szCs w:val="24"/>
        </w:rPr>
        <w:t>F</w:t>
      </w:r>
      <w:r w:rsidR="009B3489">
        <w:rPr>
          <w:rFonts w:cstheme="minorHAnsi"/>
          <w:sz w:val="24"/>
          <w:szCs w:val="24"/>
        </w:rPr>
        <w:t>rom now</w:t>
      </w:r>
      <w:r w:rsidR="005E54A1">
        <w:rPr>
          <w:rFonts w:cstheme="minorHAnsi"/>
          <w:sz w:val="24"/>
          <w:szCs w:val="24"/>
        </w:rPr>
        <w:t xml:space="preserve"> on</w:t>
      </w:r>
      <w:r w:rsidR="009B3489">
        <w:rPr>
          <w:rFonts w:cstheme="minorHAnsi"/>
          <w:sz w:val="24"/>
          <w:szCs w:val="24"/>
        </w:rPr>
        <w:t xml:space="preserve"> we will describe this as the demand cha</w:t>
      </w:r>
      <w:r w:rsidR="005E54A1">
        <w:rPr>
          <w:rFonts w:cstheme="minorHAnsi"/>
          <w:sz w:val="24"/>
          <w:szCs w:val="24"/>
        </w:rPr>
        <w:t>n</w:t>
      </w:r>
      <w:r w:rsidR="009B3489">
        <w:rPr>
          <w:rFonts w:cstheme="minorHAnsi"/>
          <w:sz w:val="24"/>
          <w:szCs w:val="24"/>
        </w:rPr>
        <w:t>nel.</w:t>
      </w:r>
      <w:r w:rsidR="00C17E43">
        <w:rPr>
          <w:rFonts w:cstheme="minorHAnsi"/>
          <w:sz w:val="24"/>
          <w:szCs w:val="24"/>
        </w:rPr>
        <w:t xml:space="preserve"> </w:t>
      </w:r>
      <w:r w:rsidR="00094148" w:rsidRPr="00AB3D2F">
        <w:rPr>
          <w:rFonts w:cstheme="minorHAnsi"/>
          <w:sz w:val="24"/>
          <w:szCs w:val="24"/>
        </w:rPr>
        <w:t>In appendix we have included a DAG</w:t>
      </w:r>
      <w:r w:rsidR="009B3489">
        <w:rPr>
          <w:rFonts w:cstheme="minorHAnsi"/>
          <w:sz w:val="24"/>
          <w:szCs w:val="24"/>
        </w:rPr>
        <w:t xml:space="preserve"> (pg.</w:t>
      </w:r>
      <w:r>
        <w:rPr>
          <w:rFonts w:cstheme="minorHAnsi"/>
          <w:sz w:val="24"/>
          <w:szCs w:val="24"/>
        </w:rPr>
        <w:t xml:space="preserve"> </w:t>
      </w:r>
      <w:r>
        <w:rPr>
          <w:rFonts w:cstheme="minorHAnsi"/>
          <w:sz w:val="24"/>
          <w:szCs w:val="24"/>
        </w:rPr>
        <w:fldChar w:fldCharType="begin"/>
      </w:r>
      <w:r>
        <w:rPr>
          <w:rFonts w:cstheme="minorHAnsi"/>
          <w:sz w:val="24"/>
          <w:szCs w:val="24"/>
        </w:rPr>
        <w:instrText xml:space="preserve"> PAGEREF _Ref120688480 \h </w:instrText>
      </w:r>
      <w:r>
        <w:rPr>
          <w:rFonts w:cstheme="minorHAnsi"/>
          <w:sz w:val="24"/>
          <w:szCs w:val="24"/>
        </w:rPr>
      </w:r>
      <w:r>
        <w:rPr>
          <w:rFonts w:cstheme="minorHAnsi"/>
          <w:sz w:val="24"/>
          <w:szCs w:val="24"/>
        </w:rPr>
        <w:fldChar w:fldCharType="separate"/>
      </w:r>
      <w:r w:rsidR="00775321">
        <w:rPr>
          <w:rFonts w:cstheme="minorHAnsi"/>
          <w:noProof/>
          <w:sz w:val="24"/>
          <w:szCs w:val="24"/>
        </w:rPr>
        <w:t>55</w:t>
      </w:r>
      <w:r>
        <w:rPr>
          <w:rFonts w:cstheme="minorHAnsi"/>
          <w:sz w:val="24"/>
          <w:szCs w:val="24"/>
        </w:rPr>
        <w:fldChar w:fldCharType="end"/>
      </w:r>
      <w:r w:rsidR="009B3489">
        <w:rPr>
          <w:rFonts w:cstheme="minorHAnsi"/>
          <w:sz w:val="24"/>
          <w:szCs w:val="24"/>
        </w:rPr>
        <w:t>)</w:t>
      </w:r>
      <w:r w:rsidR="00094148" w:rsidRPr="00AB3D2F">
        <w:rPr>
          <w:rFonts w:cstheme="minorHAnsi"/>
          <w:sz w:val="24"/>
          <w:szCs w:val="24"/>
        </w:rPr>
        <w:t xml:space="preserve"> presenting </w:t>
      </w:r>
      <w:r w:rsidR="00507D3C">
        <w:rPr>
          <w:rFonts w:cstheme="minorHAnsi"/>
          <w:sz w:val="24"/>
          <w:szCs w:val="24"/>
        </w:rPr>
        <w:t xml:space="preserve">a simple overview </w:t>
      </w:r>
      <w:r w:rsidR="00094148" w:rsidRPr="00AB3D2F">
        <w:rPr>
          <w:rFonts w:cstheme="minorHAnsi"/>
          <w:sz w:val="24"/>
          <w:szCs w:val="24"/>
        </w:rPr>
        <w:t xml:space="preserve">of the </w:t>
      </w:r>
      <w:r w:rsidR="00507D3C">
        <w:rPr>
          <w:rFonts w:cstheme="minorHAnsi"/>
          <w:sz w:val="24"/>
          <w:szCs w:val="24"/>
        </w:rPr>
        <w:t xml:space="preserve">dynamics within the </w:t>
      </w:r>
      <w:r w:rsidR="00094148" w:rsidRPr="00AB3D2F">
        <w:rPr>
          <w:rFonts w:cstheme="minorHAnsi"/>
          <w:sz w:val="24"/>
          <w:szCs w:val="24"/>
        </w:rPr>
        <w:t>model</w:t>
      </w:r>
      <w:r w:rsidR="00507D3C">
        <w:rPr>
          <w:rFonts w:cstheme="minorHAnsi"/>
          <w:sz w:val="24"/>
          <w:szCs w:val="24"/>
        </w:rPr>
        <w:t>,</w:t>
      </w:r>
      <w:r w:rsidR="00094148" w:rsidRPr="00AB3D2F">
        <w:rPr>
          <w:rFonts w:cstheme="minorHAnsi"/>
          <w:sz w:val="24"/>
          <w:szCs w:val="24"/>
        </w:rPr>
        <w:t xml:space="preserve">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03F871C9" w:rsidR="005B6B82" w:rsidRPr="00AB3D2F" w:rsidRDefault="0057540B" w:rsidP="00BB0046">
      <w:pPr>
        <w:spacing w:line="360" w:lineRule="auto"/>
        <w:rPr>
          <w:rFonts w:cstheme="minorHAnsi"/>
          <w:sz w:val="24"/>
          <w:szCs w:val="24"/>
        </w:rPr>
      </w:pPr>
      <w:r>
        <w:rPr>
          <w:rFonts w:cstheme="minorHAnsi"/>
          <w:sz w:val="24"/>
          <w:szCs w:val="24"/>
        </w:rPr>
        <w:t>First, we present the dynamics of the</w:t>
      </w:r>
      <w:r w:rsidR="005B6B82" w:rsidRPr="00AB3D2F">
        <w:rPr>
          <w:rFonts w:cstheme="minorHAnsi"/>
          <w:sz w:val="24"/>
          <w:szCs w:val="24"/>
        </w:rPr>
        <w:t xml:space="preserve"> maximum level of income insurance</w:t>
      </w:r>
      <w:r w:rsidR="00712B3E" w:rsidRPr="00AB3D2F">
        <w:rPr>
          <w:rFonts w:cstheme="minorHAnsi"/>
          <w:sz w:val="24"/>
          <w:szCs w:val="24"/>
        </w:rPr>
        <w:t xml:space="preserve">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Pr>
          <w:rFonts w:eastAsiaTheme="minorEastAsia" w:cstheme="minorHAnsi"/>
          <w:sz w:val="24"/>
          <w:szCs w:val="24"/>
        </w:rPr>
        <w:t xml:space="preserve"> within the model</w:t>
      </w:r>
      <w:r w:rsidR="005B6B82" w:rsidRPr="00AB3D2F">
        <w:rPr>
          <w:rFonts w:cstheme="minorHAnsi"/>
          <w:sz w:val="24"/>
          <w:szCs w:val="24"/>
        </w:rPr>
        <w:t xml:space="preserve">. </w:t>
      </w:r>
      <w:r w:rsidR="00D71028" w:rsidRPr="00D71028">
        <w:rPr>
          <w:sz w:val="24"/>
          <w:szCs w:val="24"/>
        </w:rPr>
        <w:t>As the ministry of finance calculates the maximum level of income insurance once a year, we estimate it for the first quarter hereafter keeping it fixed</w:t>
      </w:r>
      <w:r w:rsidR="005B6B82" w:rsidRPr="00D71028">
        <w:rPr>
          <w:sz w:val="24"/>
          <w:szCs w:val="24"/>
        </w:rPr>
        <w:t>.</w:t>
      </w:r>
      <w:r w:rsidR="005B6B82" w:rsidRPr="00AB3D2F">
        <w:rPr>
          <w:rFonts w:cstheme="minorHAnsi"/>
          <w:sz w:val="24"/>
          <w:szCs w:val="24"/>
        </w:rPr>
        <w:t xml:space="preserve"> In the baseline model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 xml:space="preserve"> </w:t>
      </w:r>
      <w:r w:rsidR="005B6B82" w:rsidRPr="00AB3D2F">
        <w:rPr>
          <w:rFonts w:cstheme="minorHAnsi"/>
          <w:sz w:val="24"/>
          <w:szCs w:val="24"/>
        </w:rPr>
        <w:t>follows the political regulations stated in the introduction</w:t>
      </w:r>
      <w:r w:rsidR="00C074C2" w:rsidRPr="00AB3D2F">
        <w:rPr>
          <w:rFonts w:cstheme="minorHAnsi"/>
          <w:sz w:val="24"/>
          <w:szCs w:val="24"/>
        </w:rPr>
        <w:t>, where</w:t>
      </w:r>
      <w:r w:rsidR="005B6B82" w:rsidRPr="00AB3D2F">
        <w:rPr>
          <w:rFonts w:cstheme="minorHAnsi"/>
          <w:sz w:val="24"/>
          <w:szCs w:val="24"/>
        </w:rPr>
        <w:t xml:space="preserve"> </w:t>
      </w:r>
      <w:r w:rsidR="00C074C2" w:rsidRPr="00AB3D2F">
        <w:rPr>
          <w:rFonts w:cstheme="minorHAnsi"/>
          <w:sz w:val="24"/>
          <w:szCs w:val="24"/>
        </w:rPr>
        <w:t>i</w:t>
      </w:r>
      <w:r w:rsidR="005B6B82"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sidR="005B6B82"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w:t>
      </w:r>
      <w:r w:rsidR="005B6B82" w:rsidRPr="00AB3D2F">
        <w:rPr>
          <w:rFonts w:cstheme="minorHAnsi"/>
          <w:sz w:val="24"/>
          <w:szCs w:val="24"/>
        </w:rPr>
        <w:t xml:space="preserve"> each year. </w:t>
      </w:r>
    </w:p>
    <w:p w14:paraId="556C67C5" w14:textId="102C6CB9" w:rsidR="0049569D" w:rsidRPr="00AB3D2F" w:rsidRDefault="0057540B" w:rsidP="00F66C11">
      <w:pPr>
        <w:spacing w:line="360" w:lineRule="auto"/>
        <w:rPr>
          <w:rFonts w:eastAsiaTheme="minorEastAsia" w:cstheme="minorHAnsi"/>
          <w:sz w:val="24"/>
          <w:szCs w:val="24"/>
        </w:rPr>
      </w:pPr>
      <m:oMathPara>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 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t-4</m:t>
              </m:r>
            </m:sub>
          </m:sSub>
          <m:r>
            <w:rPr>
              <w:rFonts w:ascii="Cambria Math" w:hAnsi="Cambria Math" w:cstheme="minorHAnsi"/>
              <w:sz w:val="24"/>
              <w:szCs w:val="24"/>
            </w:rPr>
            <m:t>(1 +SReg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eastAsiaTheme="minorEastAsia" w:hAnsi="Cambria Math" w:cstheme="minorHAnsi"/>
              <w:sz w:val="24"/>
              <w:szCs w:val="24"/>
            </w:rPr>
            <m:t xml:space="preserve">) </m:t>
          </m:r>
        </m:oMath>
      </m:oMathPara>
    </w:p>
    <w:p w14:paraId="7F212E44" w14:textId="4D69C1CD"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w:t>
      </w:r>
      <w:r w:rsidR="0057540B">
        <w:rPr>
          <w:rFonts w:cstheme="minorHAnsi"/>
          <w:sz w:val="24"/>
          <w:szCs w:val="24"/>
        </w:rPr>
        <w:t>, we choose to make it exogenous within</w:t>
      </w:r>
      <w:r w:rsidRPr="00AB3D2F">
        <w:rPr>
          <w:rFonts w:cstheme="minorHAnsi"/>
          <w:sz w:val="24"/>
          <w:szCs w:val="24"/>
        </w:rPr>
        <w:t xml:space="preserve">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w:t>
      </w:r>
      <w:r w:rsidRPr="00AB3D2F">
        <w:rPr>
          <w:rFonts w:cstheme="minorHAnsi"/>
          <w:sz w:val="24"/>
          <w:szCs w:val="24"/>
        </w:rPr>
        <w:lastRenderedPageBreak/>
        <w:t xml:space="preserve">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43" w:name="_Hlk118274812"/>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C5526D" w:rsidRPr="00AB3D2F">
        <w:rPr>
          <w:rFonts w:cstheme="minorHAnsi"/>
          <w:sz w:val="24"/>
          <w:szCs w:val="24"/>
        </w:rPr>
        <w:t>,</w:t>
      </w:r>
      <w:r w:rsidR="00712B3E" w:rsidRPr="00AB3D2F">
        <w:rPr>
          <w:rFonts w:cstheme="minorHAnsi"/>
          <w:sz w:val="24"/>
          <w:szCs w:val="24"/>
        </w:rPr>
        <w:t xml:space="preserve"> </w:t>
      </w:r>
      <w:bookmarkEnd w:id="43"/>
      <w:r w:rsidRPr="00AB3D2F">
        <w:rPr>
          <w:rFonts w:cstheme="minorHAnsi"/>
          <w:sz w:val="24"/>
          <w:szCs w:val="24"/>
        </w:rPr>
        <w:t xml:space="preserve">the rate adjustment percentage is calculated in the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and held fixed to the end of the year. </w:t>
      </w:r>
    </w:p>
    <w:p w14:paraId="247A7A17" w14:textId="30574FED"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and held constant for the rest of the year. </w:t>
      </w:r>
    </w:p>
    <w:p w14:paraId="391BF3DE" w14:textId="25BB614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 xml:space="preserve"> </w:t>
      </w:r>
      <w:r w:rsidRPr="00AB3D2F">
        <w:rPr>
          <w:rFonts w:cstheme="minorHAnsi"/>
          <w:sz w:val="24"/>
          <w:szCs w:val="24"/>
        </w:rPr>
        <w:t>is now completed</w:t>
      </w:r>
      <w:r w:rsidR="009C1F6B">
        <w:rPr>
          <w:rFonts w:cstheme="minorHAnsi"/>
          <w:sz w:val="24"/>
          <w:szCs w:val="24"/>
        </w:rPr>
        <w:t>,</w:t>
      </w:r>
      <w:r w:rsidRPr="00AB3D2F">
        <w:rPr>
          <w:rFonts w:cstheme="minorHAnsi"/>
          <w:sz w:val="24"/>
          <w:szCs w:val="24"/>
        </w:rPr>
        <w:t xml:space="preserve"> allow</w:t>
      </w:r>
      <w:r w:rsidR="009C1F6B">
        <w:rPr>
          <w:rFonts w:cstheme="minorHAnsi"/>
          <w:sz w:val="24"/>
          <w:szCs w:val="24"/>
        </w:rPr>
        <w:t>ing</w:t>
      </w:r>
      <w:r w:rsidRPr="00AB3D2F">
        <w:rPr>
          <w:rFonts w:cstheme="minorHAnsi"/>
          <w:sz w:val="24"/>
          <w:szCs w:val="24"/>
        </w:rPr>
        <w:t xml:space="preserve">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oMath>
      <w:r w:rsidRPr="00AB3D2F">
        <w:rPr>
          <w:rFonts w:cstheme="minorHAnsi"/>
          <w:sz w:val="24"/>
          <w:szCs w:val="24"/>
        </w:rPr>
        <w:t>).</w:t>
      </w:r>
    </w:p>
    <w:p w14:paraId="6B3C92E8" w14:textId="2B170C8B" w:rsidR="00A76722" w:rsidRPr="00AB3D2F" w:rsidRDefault="00854CCC" w:rsidP="00763BD8">
      <w:pPr>
        <w:spacing w:line="360" w:lineRule="auto"/>
        <w:rPr>
          <w:rFonts w:eastAsiaTheme="minorEastAsia" w:cstheme="minorHAnsi"/>
          <w:sz w:val="24"/>
          <w:szCs w:val="24"/>
        </w:rPr>
      </w:pPr>
      <m:oMathPara>
        <m:oMath>
          <m:r>
            <w:rPr>
              <w:rFonts w:ascii="Cambria Math" w:hAnsi="Cambria Math" w:cstheme="minorHAnsi"/>
              <w:sz w:val="24"/>
              <w:szCs w:val="24"/>
            </w:rPr>
            <m:t>komp</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num>
            <m:den>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den>
          </m:f>
        </m:oMath>
      </m:oMathPara>
    </w:p>
    <w:p w14:paraId="7A2002E5" w14:textId="1B42CF54" w:rsidR="00763BD8" w:rsidRPr="00AB3D2F" w:rsidRDefault="00763BD8" w:rsidP="005B6B82">
      <w:pPr>
        <w:rPr>
          <w:rFonts w:cstheme="minorHAnsi"/>
          <w:sz w:val="24"/>
          <w:szCs w:val="24"/>
        </w:rPr>
      </w:pPr>
    </w:p>
    <w:p w14:paraId="6BA465B1" w14:textId="6CFC5F75"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00231ED5">
        <w:rPr>
          <w:rFonts w:eastAsiaTheme="minorEastAsia" w:cstheme="minorHAnsi"/>
          <w:sz w:val="24"/>
          <w:szCs w:val="24"/>
        </w:rPr>
        <w:t>,</w:t>
      </w:r>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w:t>
      </w:r>
      <w:r w:rsidR="00231ED5">
        <w:rPr>
          <w:rFonts w:cstheme="minorHAnsi"/>
          <w:sz w:val="24"/>
          <w:szCs w:val="24"/>
        </w:rPr>
        <w:t>,</w:t>
      </w:r>
      <w:r w:rsidR="009C1F6B">
        <w:rPr>
          <w:rFonts w:cstheme="minorHAnsi"/>
          <w:sz w:val="24"/>
          <w:szCs w:val="24"/>
        </w:rPr>
        <w:t xml:space="preserve"> being a member of the IS-program</w:t>
      </w:r>
      <w:r w:rsidRPr="00AB3D2F">
        <w:rPr>
          <w:rFonts w:cstheme="minorHAnsi"/>
          <w:sz w:val="24"/>
          <w:szCs w:val="24"/>
        </w:rPr>
        <w:t xml:space="preserve">. This is done as an alternative of using aggregated data of benefits received by households, as the gap 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w:t>
      </w:r>
      <w:r w:rsidR="00231ED5">
        <w:rPr>
          <w:rFonts w:cstheme="minorHAnsi"/>
          <w:sz w:val="24"/>
          <w:szCs w:val="24"/>
        </w:rPr>
        <w:t>,</w:t>
      </w:r>
      <w:r w:rsidR="00C5526D" w:rsidRPr="00AB3D2F">
        <w:rPr>
          <w:rFonts w:cstheme="minorHAnsi"/>
          <w:sz w:val="24"/>
          <w:szCs w:val="24"/>
        </w:rPr>
        <w:t xml:space="preserve">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009C1F6B">
        <w:rPr>
          <w:rFonts w:cstheme="minorHAnsi"/>
          <w:sz w:val="24"/>
          <w:szCs w:val="24"/>
        </w:rPr>
        <w:t xml:space="preserve">. This implies </w:t>
      </w:r>
      <w:r w:rsidRPr="00AB3D2F">
        <w:rPr>
          <w:rFonts w:cstheme="minorHAnsi"/>
          <w:sz w:val="24"/>
          <w:szCs w:val="24"/>
        </w:rPr>
        <w:t>that</w:t>
      </w:r>
      <w:r w:rsidR="009C1F6B">
        <w:rPr>
          <w:rFonts w:cstheme="minorHAnsi"/>
          <w:sz w:val="24"/>
          <w:szCs w:val="24"/>
        </w:rPr>
        <w:t xml:space="preserve"> the 85%</w:t>
      </w:r>
      <w:r w:rsidR="006A2B2C">
        <w:rPr>
          <w:rFonts w:cstheme="minorHAnsi"/>
          <w:sz w:val="24"/>
          <w:szCs w:val="24"/>
        </w:rPr>
        <w:t xml:space="preserve"> </w:t>
      </w:r>
      <w:r w:rsidR="009C1F6B">
        <w:rPr>
          <w:rFonts w:cstheme="minorHAnsi"/>
          <w:sz w:val="24"/>
          <w:szCs w:val="24"/>
        </w:rPr>
        <w:t xml:space="preserve">receiving the </w:t>
      </w:r>
      <w:r w:rsidR="006A2B2C">
        <w:rPr>
          <w:rFonts w:cstheme="minorHAnsi"/>
          <w:sz w:val="24"/>
          <w:szCs w:val="24"/>
        </w:rPr>
        <w:t>maximum level of income insurance</w:t>
      </w:r>
      <w:r w:rsidR="009C1F6B">
        <w:rPr>
          <w:rFonts w:cstheme="minorHAnsi"/>
          <w:sz w:val="24"/>
          <w:szCs w:val="24"/>
        </w:rPr>
        <w:t xml:space="preserve"> will </w:t>
      </w:r>
      <w:r w:rsidR="00EC5CB9">
        <w:rPr>
          <w:rFonts w:cstheme="minorHAnsi"/>
          <w:sz w:val="24"/>
          <w:szCs w:val="24"/>
        </w:rPr>
        <w:t>experience a one-to-one increase</w:t>
      </w:r>
      <w:r w:rsidR="009C1F6B">
        <w:rPr>
          <w:rFonts w:cstheme="minorHAnsi"/>
          <w:sz w:val="24"/>
          <w:szCs w:val="24"/>
        </w:rPr>
        <w:t xml:space="preserve"> in their level of income insurance.</w:t>
      </w:r>
      <w:r w:rsidR="00EC5CB9">
        <w:rPr>
          <w:rFonts w:cstheme="minorHAnsi"/>
          <w:sz w:val="24"/>
          <w:szCs w:val="24"/>
        </w:rPr>
        <w:t xml:space="preserve"> </w:t>
      </w:r>
      <w:r w:rsidR="009C1F6B">
        <w:rPr>
          <w:rFonts w:cstheme="minorHAnsi"/>
          <w:sz w:val="24"/>
          <w:szCs w:val="24"/>
        </w:rPr>
        <w:t>O</w:t>
      </w:r>
      <w:r w:rsidR="00EC5CB9">
        <w:rPr>
          <w:rFonts w:cstheme="minorHAnsi"/>
          <w:sz w:val="24"/>
          <w:szCs w:val="24"/>
        </w:rPr>
        <w:t xml:space="preserve">n the other </w:t>
      </w:r>
      <w:r w:rsidR="009C1F6B">
        <w:rPr>
          <w:rFonts w:cstheme="minorHAnsi"/>
          <w:sz w:val="24"/>
          <w:szCs w:val="24"/>
        </w:rPr>
        <w:t>hand,</w:t>
      </w:r>
      <w:r w:rsidRPr="00AB3D2F">
        <w:rPr>
          <w:rFonts w:cstheme="minorHAnsi"/>
          <w:sz w:val="24"/>
          <w:szCs w:val="24"/>
        </w:rPr>
        <w:t xml:space="preserve"> people not getting the maximum level would </w:t>
      </w:r>
      <w:r w:rsidR="00EC5CB9">
        <w:rPr>
          <w:rFonts w:cstheme="minorHAnsi"/>
          <w:sz w:val="24"/>
          <w:szCs w:val="24"/>
        </w:rPr>
        <w:t xml:space="preserve">experience a lower increase </w:t>
      </w:r>
      <w:r w:rsidR="009C1F6B">
        <w:rPr>
          <w:rFonts w:cstheme="minorHAnsi"/>
          <w:sz w:val="24"/>
          <w:szCs w:val="24"/>
        </w:rPr>
        <w:t xml:space="preserve">or even no increase at all in their level of income insurance, </w:t>
      </w:r>
      <w:r w:rsidR="00EC5CB9">
        <w:rPr>
          <w:rFonts w:cstheme="minorHAnsi"/>
          <w:sz w:val="24"/>
          <w:szCs w:val="24"/>
        </w:rPr>
        <w:t xml:space="preserve">depending on whether the increase in the maximum level of </w:t>
      </w:r>
      <w:r w:rsidR="00EC5CB9">
        <w:rPr>
          <w:rFonts w:cstheme="minorHAnsi"/>
          <w:sz w:val="24"/>
          <w:szCs w:val="24"/>
        </w:rPr>
        <w:lastRenderedPageBreak/>
        <w:t>income insurance is because of higher wages</w:t>
      </w:r>
      <w:r w:rsidR="00EC5CB9" w:rsidRPr="00967F45">
        <w:rPr>
          <w:rStyle w:val="Fodnotehenvisning"/>
        </w:rPr>
        <w:footnoteReference w:id="6"/>
      </w:r>
      <w:r w:rsidRPr="00AB3D2F">
        <w:rPr>
          <w:rFonts w:cstheme="minorHAnsi"/>
          <w:sz w:val="24"/>
          <w:szCs w:val="24"/>
        </w:rPr>
        <w:t>. For this reason, we know that the coefficient should be between 0.85 and 1</w:t>
      </w:r>
      <w:r w:rsidR="00F268F7">
        <w:rPr>
          <w:rFonts w:cstheme="minorHAnsi"/>
          <w:sz w:val="24"/>
          <w:szCs w:val="24"/>
        </w:rPr>
        <w:t>, which is also what we find when estimating the coefficient to be</w:t>
      </w:r>
      <w:r w:rsidRPr="00AB3D2F">
        <w:rPr>
          <w:rFonts w:cstheme="minorHAnsi"/>
          <w:sz w:val="24"/>
          <w:szCs w:val="24"/>
        </w:rPr>
        <w:t xml:space="preserve"> 0.9507 </w:t>
      </w:r>
      <w:r w:rsidR="00F268F7">
        <w:rPr>
          <w:rFonts w:cstheme="minorHAnsi"/>
          <w:sz w:val="24"/>
          <w:szCs w:val="24"/>
        </w:rPr>
        <w:t>in the equation</w:t>
      </w:r>
      <w:r w:rsidRPr="00AB3D2F">
        <w:rPr>
          <w:rFonts w:cstheme="minorHAnsi"/>
          <w:sz w:val="24"/>
          <w:szCs w:val="24"/>
        </w:rPr>
        <w:t xml:space="preserve"> below.</w:t>
      </w:r>
    </w:p>
    <w:p w14:paraId="19408109" w14:textId="098DB711" w:rsidR="002E04A2" w:rsidRPr="00AB3D2F" w:rsidRDefault="00854CCC" w:rsidP="00A76722">
      <w:pPr>
        <w:spacing w:line="360" w:lineRule="auto"/>
        <w:rPr>
          <w:rFonts w:cstheme="minorHAnsi"/>
          <w:sz w:val="24"/>
          <w:szCs w:val="24"/>
        </w:rPr>
      </w:pPr>
      <m:oMathPara>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=0.9507*MaxD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m:oMathPara>
    </w:p>
    <w:p w14:paraId="3826AA68" w14:textId="44283E54"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sidRPr="00967F45">
        <w:rPr>
          <w:rStyle w:val="Fodnotehenvisning"/>
        </w:rPr>
        <w:footnoteReference w:id="7"/>
      </w:r>
      <w:r w:rsidR="007A68BD" w:rsidRPr="00AB3D2F">
        <w:rPr>
          <w:rFonts w:cstheme="minorHAnsi"/>
          <w:sz w:val="24"/>
          <w:szCs w:val="24"/>
        </w:rPr>
        <w:t xml:space="preserve"> </w:t>
      </w:r>
      <m:oMath>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r>
          <w:rPr>
            <w:rFonts w:ascii="Cambria Math" w:hAnsi="Cambria Math" w:cstheme="minorHAnsi"/>
            <w:sz w:val="24"/>
            <w:szCs w:val="24"/>
          </w:rPr>
          <m:t>)</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oMath>
      <w:r w:rsidRPr="00AB3D2F">
        <w:rPr>
          <w:rFonts w:cstheme="minorHAnsi"/>
          <w:sz w:val="24"/>
          <w:szCs w:val="24"/>
        </w:rPr>
        <w:t xml:space="preserve">. </w:t>
      </w:r>
    </w:p>
    <w:p w14:paraId="73AEE96C" w14:textId="56DAD783" w:rsidR="00763BD8" w:rsidRPr="00AB3D2F" w:rsidRDefault="00854CCC" w:rsidP="00362402">
      <w:pPr>
        <w:spacing w:line="360" w:lineRule="auto"/>
        <w:rPr>
          <w:rFonts w:cstheme="minorHAnsi"/>
          <w:sz w:val="24"/>
          <w:szCs w:val="24"/>
        </w:rPr>
      </w:pPr>
      <m:oMathPara>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oMath>
      </m:oMathPara>
    </w:p>
    <w:p w14:paraId="1539F363" w14:textId="7B1109F2"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w:t>
      </w:r>
      <w:r w:rsidR="002539F9">
        <w:rPr>
          <w:rFonts w:cstheme="minorHAnsi"/>
          <w:sz w:val="24"/>
          <w:szCs w:val="24"/>
        </w:rPr>
        <w:t>IS-model</w:t>
      </w:r>
      <w:r w:rsidR="000C24CF" w:rsidRPr="00AB3D2F">
        <w:rPr>
          <w:rFonts w:cstheme="minorHAnsi"/>
          <w:sz w:val="24"/>
          <w:szCs w:val="24"/>
        </w:rPr>
        <w:t xml:space="preserve">. </w:t>
      </w:r>
    </w:p>
    <w:p w14:paraId="1F267083" w14:textId="62D6ABA4" w:rsidR="000C24C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w:t>
      </w:r>
      <w:r w:rsidR="000412E2">
        <w:rPr>
          <w:rFonts w:cstheme="minorHAnsi"/>
          <w:sz w:val="24"/>
          <w:szCs w:val="24"/>
        </w:rPr>
        <w:t>e</w:t>
      </w:r>
      <w:r w:rsidRPr="00AB3D2F">
        <w:rPr>
          <w:rFonts w:cstheme="minorHAnsi"/>
          <w:sz w:val="24"/>
          <w:szCs w:val="24"/>
        </w:rPr>
        <w:t xml:space="preserve"> overshoot the effect on government net lending</w:t>
      </w:r>
      <w:r w:rsidR="00F268F7">
        <w:rPr>
          <w:rStyle w:val="Fodnotehenvisning"/>
          <w:rFonts w:cstheme="minorHAnsi"/>
          <w:sz w:val="24"/>
          <w:szCs w:val="24"/>
        </w:rPr>
        <w:footnoteReference w:id="8"/>
      </w:r>
      <w:r w:rsidRPr="00AB3D2F">
        <w:rPr>
          <w:rFonts w:cstheme="minorHAnsi"/>
          <w:sz w:val="24"/>
          <w:szCs w:val="24"/>
        </w:rPr>
        <w:t xml:space="preserve">. </w:t>
      </w:r>
    </w:p>
    <w:p w14:paraId="1EE0ED1D" w14:textId="60793339" w:rsidR="00CF0F0D" w:rsidRDefault="00CF0F0D" w:rsidP="00362402">
      <w:pPr>
        <w:spacing w:line="360" w:lineRule="auto"/>
        <w:rPr>
          <w:rFonts w:cstheme="minorHAnsi"/>
          <w:sz w:val="24"/>
          <w:szCs w:val="24"/>
        </w:rPr>
      </w:pPr>
      <w:r>
        <w:rPr>
          <w:rFonts w:cstheme="minorHAnsi"/>
          <w:sz w:val="24"/>
          <w:szCs w:val="24"/>
        </w:rPr>
        <w:t>Besides the demand</w:t>
      </w:r>
      <w:r>
        <w:rPr>
          <w:rFonts w:cstheme="minorHAnsi"/>
          <w:sz w:val="24"/>
          <w:szCs w:val="24"/>
        </w:rPr>
        <w:t>-</w:t>
      </w:r>
      <w:r>
        <w:rPr>
          <w:rFonts w:cstheme="minorHAnsi"/>
          <w:sz w:val="24"/>
          <w:szCs w:val="24"/>
        </w:rPr>
        <w:t xml:space="preserve">channel we also include </w:t>
      </w:r>
      <w:r>
        <w:rPr>
          <w:rFonts w:cstheme="minorHAnsi"/>
          <w:sz w:val="24"/>
          <w:szCs w:val="24"/>
        </w:rPr>
        <w:t xml:space="preserve">a wage-channel. The literature presented in section 2 suggested that </w:t>
      </w:r>
      <w:r w:rsidRPr="00DF5ADC">
        <w:rPr>
          <w:sz w:val="24"/>
          <w:szCs w:val="24"/>
        </w:rPr>
        <w:t>incorporating the level of income insurance is in line with standard models of wage setting, thereby playing an important role in the determination of the targeted wage</w:t>
      </w:r>
      <w:r w:rsidRPr="00DF5ADC">
        <w:rPr>
          <w:rFonts w:cstheme="minorHAnsi"/>
          <w:sz w:val="24"/>
          <w:szCs w:val="24"/>
        </w:rPr>
        <w:t xml:space="preserve">. In </w:t>
      </w:r>
      <w:bookmarkStart w:id="44" w:name="_Hlk120039186"/>
      <w:r w:rsidRPr="00DF5ADC">
        <w:rPr>
          <w:rFonts w:cstheme="minorHAnsi"/>
          <w:sz w:val="24"/>
          <w:szCs w:val="24"/>
        </w:rPr>
        <w:t>our model we assume that the labor unions got two agendas when determining the target wage. First, they want the</w:t>
      </w:r>
      <w:r w:rsidRPr="00AC0541">
        <w:rPr>
          <w:rFonts w:cstheme="minorHAnsi"/>
          <w:sz w:val="24"/>
          <w:szCs w:val="24"/>
        </w:rPr>
        <w:t xml:space="preserve"> wage to follow inflation so that workers keep their purchasing power over time. Second, they set a threshold for the minimum wage gap</w:t>
      </w:r>
      <w:r>
        <w:rPr>
          <w:rFonts w:cstheme="minorHAnsi"/>
          <w:sz w:val="24"/>
          <w:szCs w:val="24"/>
        </w:rPr>
        <w:t>,</w:t>
      </w:r>
      <w:r w:rsidRPr="00AC0541">
        <w:rPr>
          <w:rFonts w:cstheme="minorHAnsi"/>
          <w:sz w:val="24"/>
          <w:szCs w:val="24"/>
        </w:rPr>
        <w:t xml:space="preserve"> measuring the difference between the wages and maximum level of income insurance relative to the wages, to maintain a certain incentive to stay </w:t>
      </w:r>
      <w:r w:rsidRPr="00AC0541">
        <w:rPr>
          <w:rFonts w:cstheme="minorHAnsi"/>
          <w:sz w:val="24"/>
          <w:szCs w:val="24"/>
        </w:rPr>
        <w:lastRenderedPageBreak/>
        <w:t xml:space="preserve">employed. In the model </w:t>
      </w:r>
      <w:r>
        <w:rPr>
          <w:rFonts w:cstheme="minorHAnsi"/>
          <w:sz w:val="24"/>
          <w:szCs w:val="24"/>
        </w:rPr>
        <w:t>we set the</w:t>
      </w:r>
      <w:r w:rsidRPr="00AC0541">
        <w:rPr>
          <w:rFonts w:cstheme="minorHAnsi"/>
          <w:sz w:val="24"/>
          <w:szCs w:val="24"/>
        </w:rPr>
        <w:t xml:space="preserve"> minimum wage gap to 42% of the wage, </w:t>
      </w:r>
      <w:r>
        <w:rPr>
          <w:rFonts w:cstheme="minorHAnsi"/>
          <w:sz w:val="24"/>
          <w:szCs w:val="24"/>
        </w:rPr>
        <w:t>thereby, we estimate a relationship between income insurance and</w:t>
      </w:r>
      <w:r w:rsidRPr="00AC0541">
        <w:rPr>
          <w:rFonts w:cstheme="minorHAnsi"/>
          <w:sz w:val="24"/>
          <w:szCs w:val="24"/>
        </w:rPr>
        <w:t xml:space="preserve"> wages </w:t>
      </w:r>
      <w:r>
        <w:rPr>
          <w:rFonts w:cstheme="minorHAnsi"/>
          <w:sz w:val="24"/>
          <w:szCs w:val="24"/>
        </w:rPr>
        <w:t>c</w:t>
      </w:r>
      <w:r w:rsidRPr="00AC0541">
        <w:rPr>
          <w:rFonts w:cstheme="minorHAnsi"/>
          <w:sz w:val="24"/>
          <w:szCs w:val="24"/>
        </w:rPr>
        <w:t>lose to the one found by</w:t>
      </w:r>
      <w:r>
        <w:rPr>
          <w:rFonts w:cstheme="minorHAnsi"/>
          <w:sz w:val="24"/>
          <w:szCs w:val="24"/>
        </w:rPr>
        <w:t xml:space="preserve"> </w:t>
      </w:r>
      <w:r w:rsidRPr="00AC0541">
        <w:rPr>
          <w:rFonts w:cstheme="minorHAnsi"/>
          <w:noProof/>
          <w:sz w:val="24"/>
          <w:szCs w:val="24"/>
        </w:rPr>
        <w:t>Fredriksson &amp; Söderström</w:t>
      </w:r>
      <w:r w:rsidRPr="00AC0541">
        <w:rPr>
          <w:rFonts w:cstheme="minorHAnsi"/>
          <w:sz w:val="24"/>
          <w:szCs w:val="24"/>
        </w:rPr>
        <w:t xml:space="preserve"> </w:t>
      </w:r>
      <w:r w:rsidRPr="00AC0541">
        <w:rPr>
          <w:rFonts w:cstheme="minorHAnsi"/>
          <w:sz w:val="24"/>
          <w:szCs w:val="24"/>
        </w:rPr>
        <w:fldChar w:fldCharType="begin" w:fldLock="1"/>
      </w:r>
      <w:r>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Pr="00AC0541">
        <w:rPr>
          <w:rFonts w:cstheme="minorHAnsi"/>
          <w:sz w:val="24"/>
          <w:szCs w:val="24"/>
        </w:rPr>
        <w:fldChar w:fldCharType="separate"/>
      </w:r>
      <w:r w:rsidRPr="005F2952">
        <w:rPr>
          <w:rFonts w:cstheme="minorHAnsi"/>
          <w:noProof/>
          <w:sz w:val="24"/>
          <w:szCs w:val="24"/>
        </w:rPr>
        <w:t>(2020)</w:t>
      </w:r>
      <w:r w:rsidRPr="00AC0541">
        <w:rPr>
          <w:rFonts w:cstheme="minorHAnsi"/>
          <w:sz w:val="24"/>
          <w:szCs w:val="24"/>
        </w:rPr>
        <w:fldChar w:fldCharType="end"/>
      </w:r>
      <w:r>
        <w:rPr>
          <w:rFonts w:cstheme="minorHAnsi"/>
          <w:sz w:val="24"/>
          <w:szCs w:val="24"/>
        </w:rPr>
        <w:t xml:space="preserve"> showing an elasticity of 0.2-0.3</w:t>
      </w:r>
      <w:r w:rsidRPr="00AC0541">
        <w:rPr>
          <w:rFonts w:cstheme="minorHAnsi"/>
          <w:sz w:val="24"/>
          <w:szCs w:val="24"/>
        </w:rPr>
        <w:t xml:space="preserve">. In the case where inflation is not able to close the minimum wage-gap alone (thereby leaving the gap to be below 42% of the wage), the labor unions set </w:t>
      </w:r>
      <w:r>
        <w:rPr>
          <w:rFonts w:cstheme="minorHAnsi"/>
          <w:sz w:val="24"/>
          <w:szCs w:val="24"/>
        </w:rPr>
        <w:t xml:space="preserve">the </w:t>
      </w:r>
      <w:r w:rsidRPr="00AC0541">
        <w:rPr>
          <w:rFonts w:cstheme="minorHAnsi"/>
          <w:sz w:val="24"/>
          <w:szCs w:val="24"/>
        </w:rPr>
        <w:t>target</w:t>
      </w:r>
      <w:r>
        <w:rPr>
          <w:rFonts w:cstheme="minorHAnsi"/>
          <w:sz w:val="24"/>
          <w:szCs w:val="24"/>
        </w:rPr>
        <w:t>ed</w:t>
      </w:r>
      <w:r w:rsidRPr="00AC0541">
        <w:rPr>
          <w:rFonts w:cstheme="minorHAnsi"/>
          <w:sz w:val="24"/>
          <w:szCs w:val="24"/>
        </w:rPr>
        <w:t xml:space="preserve"> wage so that the wage gap is exactly 42% of the wage.</w:t>
      </w:r>
      <w:bookmarkEnd w:id="44"/>
      <w:r w:rsidRPr="00AC0541">
        <w:rPr>
          <w:rFonts w:cstheme="minorHAnsi"/>
          <w:sz w:val="24"/>
          <w:szCs w:val="24"/>
        </w:rPr>
        <w:t xml:space="preserve"> The equation for the target wage and the wage gap can be seen below:</w:t>
      </w:r>
    </w:p>
    <w:p w14:paraId="0129C591" w14:textId="77777777" w:rsidR="00CF0F0D" w:rsidRDefault="00CF0F0D" w:rsidP="00CF0F0D">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p w14:paraId="3A8D0F56" w14:textId="77777777" w:rsidR="00CF0F0D" w:rsidRPr="00412BC7" w:rsidRDefault="00CF0F0D" w:rsidP="00CF0F0D">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1+In</m:t>
              </m:r>
              <m:sSub>
                <m:sSubPr>
                  <m:ctrlPr>
                    <w:rPr>
                      <w:rFonts w:ascii="Cambria Math" w:hAnsi="Cambria Math"/>
                      <w:i/>
                    </w:rPr>
                  </m:ctrlPr>
                </m:sSubPr>
                <m:e>
                  <m:r>
                    <w:rPr>
                      <w:rFonts w:ascii="Cambria Math" w:hAnsi="Cambria Math"/>
                    </w:rPr>
                    <m:t>f</m:t>
                  </m:r>
                </m:e>
                <m:sub>
                  <m:r>
                    <w:rPr>
                      <w:rFonts w:ascii="Cambria Math" w:hAnsi="Cambria Math"/>
                    </w:rPr>
                    <m:t>t</m:t>
                  </m:r>
                </m:sub>
              </m:sSub>
            </m:e>
          </m:d>
        </m:oMath>
      </m:oMathPara>
    </w:p>
    <w:p w14:paraId="509230E8" w14:textId="77777777" w:rsidR="00CF0F0D" w:rsidRPr="00412BC7" w:rsidRDefault="00CF0F0D" w:rsidP="00CF0F0D">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1-</m:t>
              </m:r>
              <m:r>
                <w:rPr>
                  <w:rFonts w:ascii="Cambria Math" w:hAnsi="Cambria Math"/>
                </w:rPr>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den>
          </m:f>
        </m:oMath>
      </m:oMathPara>
    </w:p>
    <w:p w14:paraId="136B1158" w14:textId="77777777" w:rsidR="00CF0F0D" w:rsidRDefault="00CF0F0D" w:rsidP="00CF0F0D">
      <w:pPr>
        <w:spacing w:line="360" w:lineRule="auto"/>
        <w:rPr>
          <w:rFonts w:eastAsiaTheme="minorEastAsia"/>
        </w:rPr>
      </w:pPr>
    </w:p>
    <w:p w14:paraId="0D852760" w14:textId="77777777" w:rsidR="00CF0F0D" w:rsidRPr="00770935" w:rsidRDefault="00CF0F0D" w:rsidP="00CF0F0D">
      <w:pPr>
        <w:spacing w:line="360" w:lineRule="auto"/>
        <w:rPr>
          <w:rFonts w:eastAsiaTheme="minorEastAsia"/>
        </w:rPr>
      </w:pPr>
      <m:oMathPara>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gap</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den>
          </m:f>
        </m:oMath>
      </m:oMathPara>
    </w:p>
    <w:p w14:paraId="25D271BC" w14:textId="021AA45C" w:rsidR="00CF0F0D" w:rsidRPr="00AB3D2F" w:rsidRDefault="00CF0F0D" w:rsidP="00362402">
      <w:pPr>
        <w:spacing w:line="360" w:lineRule="auto"/>
        <w:rPr>
          <w:rFonts w:cstheme="minorHAnsi"/>
          <w:sz w:val="24"/>
          <w:szCs w:val="24"/>
        </w:rPr>
      </w:pPr>
      <w:r>
        <w:rPr>
          <w:sz w:val="24"/>
          <w:szCs w:val="24"/>
        </w:rPr>
        <w:t>We then include t</w:t>
      </w:r>
      <w:r w:rsidRPr="00AC0541">
        <w:rPr>
          <w:sz w:val="24"/>
          <w:szCs w:val="24"/>
        </w:rPr>
        <w:t>he targeted wage</w:t>
      </w:r>
      <w:r>
        <w:rPr>
          <w:sz w:val="24"/>
          <w:szCs w:val="24"/>
        </w:rPr>
        <w:t xml:space="preserve"> as a regressor in</w:t>
      </w:r>
      <w:r w:rsidRPr="00AC0541">
        <w:rPr>
          <w:sz w:val="24"/>
          <w:szCs w:val="24"/>
        </w:rPr>
        <w:t xml:space="preserve"> the wage</w:t>
      </w:r>
      <w:r>
        <w:rPr>
          <w:sz w:val="24"/>
          <w:szCs w:val="24"/>
        </w:rPr>
        <w:t xml:space="preserve"> equation</w:t>
      </w:r>
      <w:r w:rsidRPr="00AC0541">
        <w:rPr>
          <w:sz w:val="24"/>
          <w:szCs w:val="24"/>
        </w:rPr>
        <w:t>, estimat</w:t>
      </w:r>
      <w:r>
        <w:rPr>
          <w:sz w:val="24"/>
          <w:szCs w:val="24"/>
        </w:rPr>
        <w:t>ing it</w:t>
      </w:r>
      <w:r w:rsidRPr="00AC0541">
        <w:rPr>
          <w:sz w:val="24"/>
          <w:szCs w:val="24"/>
        </w:rPr>
        <w:t xml:space="preserve"> to have a positive effect on the wage in the long run.</w:t>
      </w:r>
    </w:p>
    <w:p w14:paraId="39C81025" w14:textId="46B8481A" w:rsidR="00CF0F0D" w:rsidRPr="00AC0541" w:rsidRDefault="00C57F78" w:rsidP="00CF0F0D">
      <w:pPr>
        <w:spacing w:line="360" w:lineRule="auto"/>
        <w:rPr>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w:t>
      </w:r>
      <w:r w:rsidR="00CF0F0D" w:rsidRPr="00AB3D2F">
        <w:rPr>
          <w:rFonts w:cstheme="minorHAnsi"/>
          <w:sz w:val="24"/>
          <w:szCs w:val="24"/>
        </w:rPr>
        <w:t>endogen</w:t>
      </w:r>
      <w:r w:rsidR="00CF0F0D">
        <w:rPr>
          <w:rFonts w:cstheme="minorHAnsi"/>
          <w:sz w:val="24"/>
          <w:szCs w:val="24"/>
        </w:rPr>
        <w:t>ize the labor force, and thereby also the participation rate</w:t>
      </w:r>
      <w:r w:rsidR="00CF0F0D" w:rsidRPr="00AB3D2F">
        <w:rPr>
          <w:rFonts w:cstheme="minorHAnsi"/>
          <w:sz w:val="24"/>
          <w:szCs w:val="24"/>
        </w:rPr>
        <w:t xml:space="preserve"> using the</w:t>
      </w:r>
      <w:r w:rsidR="00CF0F0D">
        <w:rPr>
          <w:rFonts w:cstheme="minorHAnsi"/>
          <w:sz w:val="24"/>
          <w:szCs w:val="24"/>
        </w:rPr>
        <w:t xml:space="preserve"> same</w:t>
      </w:r>
      <w:r w:rsidR="00CF0F0D" w:rsidRPr="00AB3D2F">
        <w:rPr>
          <w:rFonts w:cstheme="minorHAnsi"/>
          <w:sz w:val="24"/>
          <w:szCs w:val="24"/>
        </w:rPr>
        <w:t xml:space="preserve"> method </w:t>
      </w:r>
      <w:r w:rsidR="00CF0F0D">
        <w:rPr>
          <w:rFonts w:cstheme="minorHAnsi"/>
          <w:sz w:val="24"/>
          <w:szCs w:val="24"/>
        </w:rPr>
        <w:t xml:space="preserve">as </w:t>
      </w:r>
      <w:r w:rsidR="00CF0F0D" w:rsidRPr="00AB3D2F">
        <w:rPr>
          <w:rFonts w:cstheme="minorHAnsi"/>
          <w:noProof/>
          <w:sz w:val="24"/>
          <w:szCs w:val="24"/>
        </w:rPr>
        <w:t>Fazzari et al.</w:t>
      </w:r>
      <w:r w:rsidR="00CF0F0D" w:rsidRPr="00AB3D2F">
        <w:rPr>
          <w:rFonts w:cstheme="minorHAnsi"/>
          <w:sz w:val="24"/>
          <w:szCs w:val="24"/>
        </w:rPr>
        <w:t xml:space="preserve"> </w:t>
      </w:r>
      <w:r w:rsidR="00CF0F0D" w:rsidRPr="00AB3D2F">
        <w:rPr>
          <w:rFonts w:cstheme="minorHAnsi"/>
          <w:sz w:val="24"/>
          <w:szCs w:val="24"/>
        </w:rPr>
        <w:fldChar w:fldCharType="begin" w:fldLock="1"/>
      </w:r>
      <w:r w:rsidR="00CF0F0D">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CF0F0D" w:rsidRPr="00AB3D2F">
        <w:rPr>
          <w:rFonts w:cstheme="minorHAnsi"/>
          <w:sz w:val="24"/>
          <w:szCs w:val="24"/>
        </w:rPr>
        <w:fldChar w:fldCharType="separate"/>
      </w:r>
      <w:r w:rsidR="00CF0F0D" w:rsidRPr="005F2952">
        <w:rPr>
          <w:rFonts w:cstheme="minorHAnsi"/>
          <w:noProof/>
          <w:sz w:val="24"/>
          <w:szCs w:val="24"/>
        </w:rPr>
        <w:t>(2020)</w:t>
      </w:r>
      <w:r w:rsidR="00CF0F0D" w:rsidRPr="00AB3D2F">
        <w:rPr>
          <w:rFonts w:cstheme="minorHAnsi"/>
          <w:sz w:val="24"/>
          <w:szCs w:val="24"/>
        </w:rPr>
        <w:fldChar w:fldCharType="end"/>
      </w:r>
      <w:r w:rsidR="00CF0F0D" w:rsidRPr="00AB3D2F">
        <w:rPr>
          <w:rFonts w:cstheme="minorHAnsi"/>
          <w:sz w:val="24"/>
          <w:szCs w:val="24"/>
        </w:rPr>
        <w:t xml:space="preserve"> </w:t>
      </w:r>
      <w:r w:rsidR="00CF0F0D">
        <w:rPr>
          <w:rFonts w:cstheme="minorHAnsi"/>
          <w:sz w:val="24"/>
          <w:szCs w:val="24"/>
        </w:rPr>
        <w:t>who</w:t>
      </w:r>
      <w:r w:rsidR="00CF0F0D" w:rsidRPr="00AB3D2F">
        <w:rPr>
          <w:rFonts w:cstheme="minorHAnsi"/>
          <w:sz w:val="24"/>
          <w:szCs w:val="24"/>
        </w:rPr>
        <w:t xml:space="preserve"> find</w:t>
      </w:r>
      <w:r w:rsidR="00CF0F0D">
        <w:rPr>
          <w:rFonts w:cstheme="minorHAnsi"/>
          <w:sz w:val="24"/>
          <w:szCs w:val="24"/>
        </w:rPr>
        <w:t>s</w:t>
      </w:r>
      <w:r w:rsidR="00CF0F0D" w:rsidRPr="00AB3D2F">
        <w:rPr>
          <w:rFonts w:cstheme="minorHAnsi"/>
          <w:sz w:val="24"/>
          <w:szCs w:val="24"/>
        </w:rPr>
        <w:t xml:space="preserve"> a significant relationship between the unemployment rate and the labor force.</w:t>
      </w:r>
      <w:r w:rsidR="00CF0F0D" w:rsidRPr="00CF0F0D">
        <w:rPr>
          <w:sz w:val="24"/>
          <w:szCs w:val="24"/>
        </w:rPr>
        <w:t xml:space="preserve"> </w:t>
      </w:r>
      <w:r w:rsidR="00CF0F0D" w:rsidRPr="00AC0541">
        <w:rPr>
          <w:sz w:val="24"/>
          <w:szCs w:val="24"/>
        </w:rPr>
        <w:t>The main explanations used by</w:t>
      </w:r>
      <w:r w:rsidR="00CF0F0D">
        <w:rPr>
          <w:sz w:val="24"/>
          <w:szCs w:val="24"/>
        </w:rPr>
        <w:t xml:space="preserve"> </w:t>
      </w:r>
      <w:r w:rsidR="00CF0F0D" w:rsidRPr="00AC0541">
        <w:rPr>
          <w:noProof/>
          <w:sz w:val="24"/>
          <w:szCs w:val="24"/>
        </w:rPr>
        <w:t>Fazzari et al.</w:t>
      </w:r>
      <w:r w:rsidR="00CF0F0D" w:rsidRPr="00AC0541">
        <w:rPr>
          <w:sz w:val="24"/>
          <w:szCs w:val="24"/>
        </w:rPr>
        <w:t xml:space="preserve"> </w:t>
      </w:r>
      <w:r w:rsidR="00CF0F0D" w:rsidRPr="00AC0541">
        <w:rPr>
          <w:sz w:val="24"/>
          <w:szCs w:val="24"/>
        </w:rPr>
        <w:fldChar w:fldCharType="begin" w:fldLock="1"/>
      </w:r>
      <w:r w:rsidR="00CF0F0D">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CF0F0D" w:rsidRPr="00AC0541">
        <w:rPr>
          <w:sz w:val="24"/>
          <w:szCs w:val="24"/>
        </w:rPr>
        <w:fldChar w:fldCharType="separate"/>
      </w:r>
      <w:r w:rsidR="00CF0F0D" w:rsidRPr="005F2952">
        <w:rPr>
          <w:noProof/>
          <w:sz w:val="24"/>
          <w:szCs w:val="24"/>
        </w:rPr>
        <w:t>(2020)</w:t>
      </w:r>
      <w:r w:rsidR="00CF0F0D" w:rsidRPr="00AC0541">
        <w:rPr>
          <w:sz w:val="24"/>
          <w:szCs w:val="24"/>
        </w:rPr>
        <w:fldChar w:fldCharType="end"/>
      </w:r>
      <w:r w:rsidR="00CF0F0D" w:rsidRPr="00AC0541">
        <w:rPr>
          <w:sz w:val="24"/>
          <w:szCs w:val="24"/>
        </w:rPr>
        <w:t xml:space="preserve"> for this negative relationship</w:t>
      </w:r>
      <w:r w:rsidR="00CF0F0D">
        <w:rPr>
          <w:sz w:val="24"/>
          <w:szCs w:val="24"/>
        </w:rPr>
        <w:t>,</w:t>
      </w:r>
      <w:r w:rsidR="00CF0F0D" w:rsidRPr="00AC0541">
        <w:rPr>
          <w:sz w:val="24"/>
          <w:szCs w:val="24"/>
        </w:rPr>
        <w:t xml:space="preserve"> is that </w:t>
      </w:r>
      <w:r w:rsidR="00CF0F0D">
        <w:rPr>
          <w:sz w:val="24"/>
          <w:szCs w:val="24"/>
        </w:rPr>
        <w:t>a</w:t>
      </w:r>
      <w:r w:rsidR="00CF0F0D" w:rsidRPr="00AC0541">
        <w:rPr>
          <w:sz w:val="24"/>
          <w:szCs w:val="24"/>
        </w:rPr>
        <w:t xml:space="preserve"> rising unemployment rate would indicate rising difficulties of finding acceptable job matches, which might create incentives for some people to stay outside the labor force. The new equation for the labor force can be seen below</w:t>
      </w:r>
      <w:r w:rsidR="00CF0F0D">
        <w:rPr>
          <w:sz w:val="24"/>
          <w:szCs w:val="24"/>
        </w:rPr>
        <w:t xml:space="preserve">. </w:t>
      </w:r>
      <w:r w:rsidR="00CF0F0D" w:rsidRPr="00AC0541">
        <w:rPr>
          <w:sz w:val="24"/>
          <w:szCs w:val="24"/>
        </w:rPr>
        <w:t xml:space="preserve"> </w:t>
      </w:r>
    </w:p>
    <w:p w14:paraId="4B202D7D" w14:textId="77777777" w:rsidR="00CF0F0D" w:rsidRPr="00AC0541" w:rsidRDefault="00CF0F0D" w:rsidP="00CF0F0D">
      <w:pPr>
        <w:spacing w:line="360" w:lineRule="auto"/>
        <w:rPr>
          <w:sz w:val="24"/>
          <w:szCs w:val="24"/>
        </w:rPr>
      </w:pPr>
      <m:oMathPara>
        <m:oMath>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 2965-1374*u</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t-1</m:t>
              </m:r>
            </m:sub>
          </m:sSub>
        </m:oMath>
      </m:oMathPara>
    </w:p>
    <w:p w14:paraId="2C7DEA48" w14:textId="77777777" w:rsidR="00CF0F0D" w:rsidRPr="00AC0541" w:rsidRDefault="00CF0F0D" w:rsidP="00CF0F0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759185C6" w14:textId="77777777" w:rsidR="00CF0F0D" w:rsidRPr="00AC0541" w:rsidRDefault="00CF0F0D" w:rsidP="00CF0F0D">
      <w:pPr>
        <w:spacing w:line="360" w:lineRule="auto"/>
        <w:rPr>
          <w:sz w:val="24"/>
          <w:szCs w:val="24"/>
        </w:rPr>
      </w:pPr>
      <m:oMathPara>
        <m:oMath>
          <m:r>
            <w:rPr>
              <w:rFonts w:ascii="Cambria Math" w:hAnsi="Cambria Math"/>
              <w:sz w:val="24"/>
              <w:szCs w:val="24"/>
            </w:rPr>
            <w:lastRenderedPageBreak/>
            <m:t>par</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t</m:t>
              </m:r>
            </m:sub>
          </m:sSub>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den>
          </m:f>
        </m:oMath>
      </m:oMathPara>
    </w:p>
    <w:p w14:paraId="76522938" w14:textId="6AC5F0EB" w:rsidR="00CF0F0D" w:rsidRDefault="00CF0F0D" w:rsidP="00362402">
      <w:pPr>
        <w:spacing w:line="360" w:lineRule="auto"/>
        <w:rPr>
          <w:rFonts w:cstheme="minorHAnsi"/>
          <w:sz w:val="24"/>
          <w:szCs w:val="24"/>
        </w:rPr>
      </w:pPr>
    </w:p>
    <w:p w14:paraId="180DBDC9" w14:textId="3BDFDA5B" w:rsidR="00F60C05" w:rsidRDefault="00CF0F0D" w:rsidP="00362402">
      <w:pPr>
        <w:spacing w:line="360" w:lineRule="auto"/>
        <w:rPr>
          <w:rFonts w:cstheme="minorHAnsi"/>
          <w:sz w:val="24"/>
          <w:szCs w:val="24"/>
        </w:rPr>
      </w:pPr>
      <w:r>
        <w:rPr>
          <w:rFonts w:cstheme="minorHAnsi"/>
          <w:sz w:val="24"/>
          <w:szCs w:val="24"/>
        </w:rPr>
        <w:t>We have now presented the</w:t>
      </w:r>
      <w:r w:rsidR="00F60C05">
        <w:rPr>
          <w:rFonts w:cstheme="minorHAnsi"/>
          <w:sz w:val="24"/>
          <w:szCs w:val="24"/>
        </w:rPr>
        <w:t xml:space="preserve"> most</w:t>
      </w:r>
      <w:r>
        <w:rPr>
          <w:rFonts w:cstheme="minorHAnsi"/>
          <w:sz w:val="24"/>
          <w:szCs w:val="24"/>
        </w:rPr>
        <w:t xml:space="preserve"> crucial equations </w:t>
      </w:r>
      <w:r w:rsidR="00F60C05">
        <w:rPr>
          <w:rFonts w:cstheme="minorHAnsi"/>
          <w:sz w:val="24"/>
          <w:szCs w:val="24"/>
        </w:rPr>
        <w:t xml:space="preserve">within the baseline model. First, by describing how the labor market interacts with the economy, mainly through demand. Second, by introducing the Danish income insurance program within the model, thereby allowing us to make adjustments to the key variables within the program. Lastly, we included 4 macroeconomic channels also introduced in section 2 for the level of income insurance to affect the Danish economy. In the following we will validate the results of the baseline model.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0343FA9A"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simulation</w:t>
      </w:r>
      <w:r w:rsidR="002966DF">
        <w:rPr>
          <w:sz w:val="24"/>
          <w:szCs w:val="24"/>
        </w:rPr>
        <w:t xml:space="preserve"> results</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1C1BD8E5"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231ED5">
        <w:rPr>
          <w:sz w:val="24"/>
          <w:szCs w:val="24"/>
        </w:rPr>
        <w:t>,</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42DD24FF" w:rsidR="003A3E3B" w:rsidRDefault="003A3E3B" w:rsidP="003A3E3B">
      <w:pPr>
        <w:pStyle w:val="Billedtekst"/>
        <w:keepNext/>
      </w:pPr>
      <w:r>
        <w:t xml:space="preserve">Figure </w:t>
      </w:r>
      <w:fldSimple w:instr=" SEQ Figure \* ARABIC ">
        <w:r w:rsidR="00775321">
          <w:rPr>
            <w:noProof/>
          </w:rPr>
          <w:t>3</w:t>
        </w:r>
      </w:fldSimple>
      <w:r w:rsidR="002966DF">
        <w:rPr>
          <w:noProof/>
        </w:rPr>
        <w:t>: Simulation vs. real data.</w:t>
      </w:r>
    </w:p>
    <w:p w14:paraId="13D487CA" w14:textId="6C5F42B9" w:rsidR="00C12A03" w:rsidRDefault="00C17C13" w:rsidP="00F13439">
      <w:pPr>
        <w:spacing w:line="360" w:lineRule="auto"/>
      </w:pPr>
      <w:r w:rsidRPr="00C17C13">
        <w:drawing>
          <wp:inline distT="0" distB="0" distL="0" distR="0" wp14:anchorId="1D8FAD31" wp14:editId="67E2116A">
            <wp:extent cx="6120130" cy="356997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69970"/>
                    </a:xfrm>
                    <a:prstGeom prst="rect">
                      <a:avLst/>
                    </a:prstGeom>
                  </pic:spPr>
                </pic:pic>
              </a:graphicData>
            </a:graphic>
          </wp:inline>
        </w:drawing>
      </w:r>
    </w:p>
    <w:p w14:paraId="5C77B017" w14:textId="24FF1486" w:rsidR="002535ED" w:rsidRDefault="002966DF" w:rsidP="00362402">
      <w:pPr>
        <w:spacing w:line="360" w:lineRule="auto"/>
        <w:rPr>
          <w:sz w:val="24"/>
          <w:szCs w:val="24"/>
        </w:rPr>
      </w:pPr>
      <w:r>
        <w:rPr>
          <w:sz w:val="24"/>
          <w:szCs w:val="24"/>
        </w:rPr>
        <w:lastRenderedPageBreak/>
        <w:t>It seems like</w:t>
      </w:r>
      <w:r w:rsidR="001E3AAB" w:rsidRPr="00AC0541">
        <w:rPr>
          <w:sz w:val="24"/>
          <w:szCs w:val="24"/>
        </w:rPr>
        <w:t xml:space="preserve"> </w:t>
      </w:r>
      <w:r>
        <w:rPr>
          <w:sz w:val="24"/>
          <w:szCs w:val="24"/>
        </w:rPr>
        <w:t>we</w:t>
      </w:r>
      <w:r w:rsidR="001E3AAB" w:rsidRPr="00AC0541">
        <w:rPr>
          <w:sz w:val="24"/>
          <w:szCs w:val="24"/>
        </w:rPr>
        <w:t xml:space="preserve"> capture the same dynamics of the real economy as</w:t>
      </w:r>
      <w:r w:rsidR="005F2952">
        <w:rPr>
          <w:sz w:val="24"/>
          <w:szCs w:val="24"/>
        </w:rPr>
        <w:t xml:space="preserve"> </w:t>
      </w:r>
      <w:r w:rsidR="005F2952" w:rsidRPr="00AC0541">
        <w:rPr>
          <w:noProof/>
          <w:sz w:val="24"/>
          <w:szCs w:val="24"/>
        </w:rPr>
        <w:t>Byrialsen et al.</w:t>
      </w:r>
      <w:r w:rsidR="001E3AAB"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w:t>
      </w:r>
      <w:r w:rsidR="00231ED5">
        <w:rPr>
          <w:sz w:val="24"/>
          <w:szCs w:val="24"/>
        </w:rPr>
        <w:t xml:space="preserve"> periods, due to higher wage growth</w:t>
      </w:r>
      <w:r w:rsidR="00D539ED" w:rsidRPr="00AC0541">
        <w:rPr>
          <w:sz w:val="24"/>
          <w:szCs w:val="24"/>
        </w:rPr>
        <w:t>.</w:t>
      </w:r>
      <w:r w:rsidR="00231ED5">
        <w:rPr>
          <w:sz w:val="24"/>
          <w:szCs w:val="24"/>
        </w:rPr>
        <w:t xml:space="preserve"> </w:t>
      </w:r>
      <w:r w:rsidR="00D539ED" w:rsidRPr="00AC0541">
        <w:rPr>
          <w:sz w:val="24"/>
          <w:szCs w:val="24"/>
        </w:rPr>
        <w:t xml:space="preserve">As the increase in </w:t>
      </w:r>
      <w:r w:rsidR="009954FC" w:rsidRPr="00AC0541">
        <w:rPr>
          <w:sz w:val="24"/>
          <w:szCs w:val="24"/>
        </w:rPr>
        <w:t>wage growth</w:t>
      </w:r>
      <w:r w:rsidR="00231ED5">
        <w:rPr>
          <w:sz w:val="24"/>
          <w:szCs w:val="24"/>
        </w:rPr>
        <w:t xml:space="preserve"> also</w:t>
      </w:r>
      <w:r w:rsidR="009954FC" w:rsidRPr="00AC0541">
        <w:rPr>
          <w:sz w:val="24"/>
          <w:szCs w:val="24"/>
        </w:rPr>
        <w:t xml:space="preserve"> goes</w:t>
      </w:r>
      <w:r w:rsidR="00C13BE7" w:rsidRPr="00AC0541">
        <w:rPr>
          <w:sz w:val="24"/>
          <w:szCs w:val="24"/>
        </w:rPr>
        <w:t xml:space="preserve"> directly</w:t>
      </w:r>
      <w:r w:rsidR="009954FC" w:rsidRPr="00AC0541">
        <w:rPr>
          <w:sz w:val="24"/>
          <w:szCs w:val="24"/>
        </w:rPr>
        <w:t xml:space="preserve"> into the compensation rate in the same period, </w:t>
      </w:r>
      <w:r w:rsidR="00C13BE7" w:rsidRPr="00AC0541">
        <w:rPr>
          <w:sz w:val="24"/>
          <w:szCs w:val="24"/>
        </w:rPr>
        <w:t>meanwhile</w:t>
      </w:r>
      <w:r w:rsidR="009954FC" w:rsidRPr="00AC0541">
        <w:rPr>
          <w:sz w:val="24"/>
          <w:szCs w:val="24"/>
        </w:rPr>
        <w:t xml:space="preserve"> the maximum level of income insurance </w:t>
      </w:r>
      <w:r w:rsidR="00C13BE7" w:rsidRPr="00AC0541">
        <w:rPr>
          <w:sz w:val="24"/>
          <w:szCs w:val="24"/>
        </w:rPr>
        <w:t xml:space="preserve">will be </w:t>
      </w:r>
      <w:r w:rsidR="00000DDB" w:rsidRPr="00AC0541">
        <w:rPr>
          <w:sz w:val="24"/>
          <w:szCs w:val="24"/>
        </w:rPr>
        <w:t>affected</w:t>
      </w:r>
      <w:r w:rsidR="00C13BE7"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w:t>
      </w:r>
      <w:r>
        <w:rPr>
          <w:sz w:val="24"/>
          <w:szCs w:val="24"/>
        </w:rPr>
        <w:t>in the period of</w:t>
      </w:r>
      <w:r w:rsidR="009954FC" w:rsidRPr="00AC0541">
        <w:rPr>
          <w:sz w:val="24"/>
          <w:szCs w:val="24"/>
        </w:rPr>
        <w:t xml:space="preserve"> 2010 - 2012, but as the adjustments</w:t>
      </w:r>
      <w:r w:rsidR="00BE0CFC" w:rsidRPr="00AC0541">
        <w:rPr>
          <w:sz w:val="24"/>
          <w:szCs w:val="24"/>
        </w:rPr>
        <w:t xml:space="preserve"> to the income insurance through higher wages</w:t>
      </w:r>
      <w:r w:rsidR="009954FC" w:rsidRPr="00AC0541">
        <w:rPr>
          <w:sz w:val="24"/>
          <w:szCs w:val="24"/>
        </w:rPr>
        <w:t xml:space="preserve"> </w:t>
      </w:r>
      <w:proofErr w:type="gramStart"/>
      <w:r w:rsidR="009954FC" w:rsidRPr="00AC0541">
        <w:rPr>
          <w:sz w:val="24"/>
          <w:szCs w:val="24"/>
        </w:rPr>
        <w:t>happens</w:t>
      </w:r>
      <w:proofErr w:type="gramEnd"/>
      <w:r w:rsidR="00093676" w:rsidRPr="00AC0541">
        <w:rPr>
          <w:sz w:val="24"/>
          <w:szCs w:val="24"/>
        </w:rPr>
        <w:t xml:space="preserve"> </w:t>
      </w:r>
      <w:r>
        <w:rPr>
          <w:sz w:val="24"/>
          <w:szCs w:val="24"/>
        </w:rPr>
        <w:t>we again find a good match with the</w:t>
      </w:r>
      <w:r w:rsidR="009954FC" w:rsidRPr="00AC0541">
        <w:rPr>
          <w:sz w:val="24"/>
          <w:szCs w:val="24"/>
        </w:rPr>
        <w:t xml:space="preserve"> real data.  </w:t>
      </w:r>
    </w:p>
    <w:p w14:paraId="68C32913" w14:textId="53D1D64B" w:rsidR="00C17C13" w:rsidRPr="00AC0541" w:rsidRDefault="00C17C13" w:rsidP="00C17C13">
      <w:pPr>
        <w:spacing w:line="360" w:lineRule="auto"/>
        <w:jc w:val="center"/>
        <w:rPr>
          <w:sz w:val="24"/>
          <w:szCs w:val="24"/>
        </w:rPr>
      </w:pPr>
      <w:r w:rsidRPr="00C17C13">
        <w:drawing>
          <wp:inline distT="0" distB="0" distL="0" distR="0" wp14:anchorId="6CED590D" wp14:editId="1EF22E20">
            <wp:extent cx="6120130" cy="3776980"/>
            <wp:effectExtent l="0" t="0" r="0" b="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776980"/>
                    </a:xfrm>
                    <a:prstGeom prst="rect">
                      <a:avLst/>
                    </a:prstGeom>
                  </pic:spPr>
                </pic:pic>
              </a:graphicData>
            </a:graphic>
          </wp:inline>
        </w:drawing>
      </w:r>
    </w:p>
    <w:p w14:paraId="7E9CBCAD" w14:textId="735486DD" w:rsidR="003A3E3B" w:rsidRDefault="003A3E3B" w:rsidP="003A3E3B">
      <w:pPr>
        <w:pStyle w:val="Billedtekst"/>
        <w:keepNext/>
      </w:pPr>
      <w:bookmarkStart w:id="45" w:name="_Ref119756235"/>
      <w:r>
        <w:lastRenderedPageBreak/>
        <w:t>Figure</w:t>
      </w:r>
      <w:r w:rsidR="002966DF">
        <w:t xml:space="preserve"> </w:t>
      </w:r>
      <w:fldSimple w:instr=" SEQ Figure \* ARABIC ">
        <w:r w:rsidR="00775321">
          <w:rPr>
            <w:noProof/>
          </w:rPr>
          <w:t>4</w:t>
        </w:r>
      </w:fldSimple>
      <w:bookmarkEnd w:id="45"/>
      <w:r w:rsidR="002966DF">
        <w:rPr>
          <w:noProof/>
        </w:rPr>
        <w:t>: Simulation vs. real data</w:t>
      </w:r>
    </w:p>
    <w:p w14:paraId="553A3962" w14:textId="618A77DF" w:rsidR="00F010F8" w:rsidRDefault="00C17C13" w:rsidP="00CE448D">
      <w:pPr>
        <w:spacing w:line="360" w:lineRule="auto"/>
      </w:pPr>
      <w:r w:rsidRPr="00C17C13">
        <w:drawing>
          <wp:inline distT="0" distB="0" distL="0" distR="0" wp14:anchorId="18259475" wp14:editId="1FEED63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569970"/>
                    </a:xfrm>
                    <a:prstGeom prst="rect">
                      <a:avLst/>
                    </a:prstGeom>
                  </pic:spPr>
                </pic:pic>
              </a:graphicData>
            </a:graphic>
          </wp:inline>
        </w:drawing>
      </w:r>
    </w:p>
    <w:p w14:paraId="4F6DADB0" w14:textId="736444F1" w:rsidR="0078484D" w:rsidRPr="00AC0541" w:rsidRDefault="003A3E3B" w:rsidP="0078484D">
      <w:pPr>
        <w:spacing w:line="360" w:lineRule="auto"/>
        <w:rPr>
          <w:sz w:val="24"/>
          <w:szCs w:val="24"/>
        </w:rPr>
      </w:pPr>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75321">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 xml:space="preserve">is slightly increasing, especially </w:t>
      </w:r>
      <w:r w:rsidR="002966DF">
        <w:rPr>
          <w:sz w:val="24"/>
          <w:szCs w:val="24"/>
        </w:rPr>
        <w:t>in the period of</w:t>
      </w:r>
      <w:r w:rsidR="0078484D" w:rsidRPr="00AC0541">
        <w:rPr>
          <w:sz w:val="24"/>
          <w:szCs w:val="24"/>
        </w:rPr>
        <w:t xml:space="preserve"> 2008-2016</w:t>
      </w:r>
      <w:r w:rsidR="0049139C" w:rsidRPr="00AC0541">
        <w:rPr>
          <w:sz w:val="24"/>
          <w:szCs w:val="24"/>
        </w:rPr>
        <w:t xml:space="preserve">, </w:t>
      </w:r>
      <w:r w:rsidR="002966DF">
        <w:rPr>
          <w:sz w:val="24"/>
          <w:szCs w:val="24"/>
        </w:rPr>
        <w:t>we attribute this to a</w:t>
      </w:r>
      <w:r w:rsidR="0049139C" w:rsidRPr="00AC0541">
        <w:rPr>
          <w:sz w:val="24"/>
          <w:szCs w:val="24"/>
        </w:rPr>
        <w:t xml:space="preserve"> slowdown in the growth rate of wages.</w:t>
      </w:r>
      <w:r w:rsidR="0078484D" w:rsidRPr="00AC0541">
        <w:rPr>
          <w:sz w:val="24"/>
          <w:szCs w:val="24"/>
        </w:rPr>
        <w:t xml:space="preserve"> </w:t>
      </w:r>
      <w:r w:rsidR="0049139C" w:rsidRPr="00AC0541">
        <w:rPr>
          <w:sz w:val="24"/>
          <w:szCs w:val="24"/>
        </w:rPr>
        <w:t>C</w:t>
      </w:r>
      <w:r w:rsidR="0078484D" w:rsidRPr="00AC0541">
        <w:rPr>
          <w:sz w:val="24"/>
          <w:szCs w:val="24"/>
        </w:rPr>
        <w:t>omparing with the results of</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w:t>
      </w:r>
      <w:r w:rsidR="002966DF">
        <w:rPr>
          <w:sz w:val="24"/>
          <w:szCs w:val="24"/>
        </w:rPr>
        <w:t>, finding that the compensation rate increases within this period</w:t>
      </w:r>
      <w:r w:rsidR="0078484D" w:rsidRPr="00AC0541">
        <w:rPr>
          <w:sz w:val="24"/>
          <w:szCs w:val="24"/>
        </w:rPr>
        <w:t xml:space="preserve">. </w:t>
      </w:r>
      <w:r w:rsidR="00C74F09" w:rsidRPr="00AC0541">
        <w:rPr>
          <w:sz w:val="24"/>
          <w:szCs w:val="24"/>
        </w:rPr>
        <w:t>Most importantly</w:t>
      </w:r>
      <w:r w:rsidR="002966DF">
        <w:rPr>
          <w:sz w:val="24"/>
          <w:szCs w:val="24"/>
        </w:rPr>
        <w:t xml:space="preserve">, our baseline model shows </w:t>
      </w:r>
      <w:r w:rsidR="0078484D" w:rsidRPr="00AC0541">
        <w:rPr>
          <w:sz w:val="24"/>
          <w:szCs w:val="24"/>
        </w:rPr>
        <w:t>a fall</w:t>
      </w:r>
      <w:r w:rsidR="00C74F09" w:rsidRPr="00AC0541">
        <w:rPr>
          <w:sz w:val="24"/>
          <w:szCs w:val="24"/>
        </w:rPr>
        <w:t xml:space="preserve"> in the</w:t>
      </w:r>
      <w:r w:rsidR="0078484D" w:rsidRPr="00AC0541">
        <w:rPr>
          <w:sz w:val="24"/>
          <w:szCs w:val="24"/>
        </w:rPr>
        <w:t xml:space="preserve"> compensation rate in </w:t>
      </w:r>
      <w:r w:rsidR="002966DF">
        <w:rPr>
          <w:sz w:val="24"/>
          <w:szCs w:val="24"/>
        </w:rPr>
        <w:t xml:space="preserve">the period </w:t>
      </w:r>
      <w:r w:rsidR="0078484D" w:rsidRPr="00AC0541">
        <w:rPr>
          <w:sz w:val="24"/>
          <w:szCs w:val="24"/>
        </w:rPr>
        <w:t xml:space="preserve">of suppressing the regulation of the maximum level of income insurance </w:t>
      </w:r>
      <w:r w:rsidR="002966DF">
        <w:rPr>
          <w:sz w:val="24"/>
          <w:szCs w:val="24"/>
        </w:rPr>
        <w:t xml:space="preserve">starting in </w:t>
      </w:r>
      <w:r w:rsidR="0078484D" w:rsidRPr="00AC0541">
        <w:rPr>
          <w:sz w:val="24"/>
          <w:szCs w:val="24"/>
        </w:rPr>
        <w:t xml:space="preserve">2016. Which was also expected looking at the </w:t>
      </w:r>
      <w:r w:rsidR="007058C1" w:rsidRPr="00AC0541">
        <w:rPr>
          <w:sz w:val="24"/>
          <w:szCs w:val="24"/>
        </w:rPr>
        <w:t>forecasts made by</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333B3D" w:rsidRPr="00AC0541">
        <w:rPr>
          <w:sz w:val="24"/>
          <w:szCs w:val="24"/>
        </w:rPr>
        <w:t>.</w:t>
      </w:r>
    </w:p>
    <w:p w14:paraId="6B2BB685" w14:textId="6449BB2F" w:rsidR="009C5A76" w:rsidRPr="00AC0541" w:rsidRDefault="00E427BB" w:rsidP="0078484D">
      <w:pPr>
        <w:spacing w:line="360" w:lineRule="auto"/>
        <w:rPr>
          <w:sz w:val="24"/>
          <w:szCs w:val="24"/>
        </w:rPr>
      </w:pPr>
      <w:r w:rsidRPr="00AC0541">
        <w:rPr>
          <w:sz w:val="24"/>
          <w:szCs w:val="24"/>
        </w:rPr>
        <w:t>Overall,</w:t>
      </w:r>
      <w:r w:rsidR="0049139C" w:rsidRPr="00AC0541">
        <w:rPr>
          <w:sz w:val="24"/>
          <w:szCs w:val="24"/>
        </w:rPr>
        <w:t xml:space="preserve"> we see that the data for the labor market is well replicated by the model, creating a basis for analyzing the </w:t>
      </w:r>
      <w:r w:rsidR="009B3878">
        <w:rPr>
          <w:sz w:val="24"/>
          <w:szCs w:val="24"/>
        </w:rPr>
        <w:t>five</w:t>
      </w:r>
      <w:r w:rsidR="0049139C" w:rsidRPr="00AC0541">
        <w:rPr>
          <w:sz w:val="24"/>
          <w:szCs w:val="24"/>
        </w:rPr>
        <w:t xml:space="preserve"> macroeconomic effects</w:t>
      </w:r>
      <w:r w:rsidR="009B3878">
        <w:rPr>
          <w:sz w:val="24"/>
          <w:szCs w:val="24"/>
        </w:rPr>
        <w:t xml:space="preserve"> presented in section 2,</w:t>
      </w:r>
      <w:r w:rsidR="0049139C" w:rsidRPr="00AC0541">
        <w:rPr>
          <w:sz w:val="24"/>
          <w:szCs w:val="24"/>
        </w:rPr>
        <w:t xml:space="preserve"> </w:t>
      </w:r>
      <w:r w:rsidR="009B3878">
        <w:rPr>
          <w:sz w:val="24"/>
          <w:szCs w:val="24"/>
        </w:rPr>
        <w:t>making it possible to estimate</w:t>
      </w:r>
      <w:r w:rsidR="00BE0CFC" w:rsidRPr="00AC0541">
        <w:rPr>
          <w:sz w:val="24"/>
          <w:szCs w:val="24"/>
        </w:rPr>
        <w:t xml:space="preserve"> the macro elasticity </w:t>
      </w:r>
      <w:r w:rsidR="0049139C" w:rsidRPr="00AC0541">
        <w:rPr>
          <w:sz w:val="24"/>
          <w:szCs w:val="24"/>
        </w:rPr>
        <w:t>of the level of income insurance</w:t>
      </w:r>
      <w:r w:rsidR="00BE0CFC" w:rsidRPr="00AC0541">
        <w:rPr>
          <w:sz w:val="24"/>
          <w:szCs w:val="24"/>
        </w:rPr>
        <w:t xml:space="preserve"> on unemployment</w:t>
      </w:r>
      <w:r w:rsidR="009B3878">
        <w:rPr>
          <w:sz w:val="24"/>
          <w:szCs w:val="24"/>
        </w:rPr>
        <w:t xml:space="preserve"> in section 5.</w:t>
      </w:r>
      <w:r w:rsidR="00DE26DA" w:rsidRPr="00AC0541">
        <w:rPr>
          <w:sz w:val="24"/>
          <w:szCs w:val="24"/>
        </w:rPr>
        <w:t xml:space="preserve"> </w:t>
      </w:r>
    </w:p>
    <w:p w14:paraId="7595FCD0" w14:textId="00C8D690" w:rsidR="00C74F09" w:rsidRDefault="009B3878" w:rsidP="0078484D">
      <w:pPr>
        <w:spacing w:line="360" w:lineRule="auto"/>
      </w:pPr>
      <w:r>
        <w:rPr>
          <w:sz w:val="24"/>
          <w:szCs w:val="24"/>
        </w:rPr>
        <w:t xml:space="preserve">As mentioned above the demand channel </w:t>
      </w:r>
      <w:r w:rsidR="00231ED5">
        <w:rPr>
          <w:sz w:val="24"/>
          <w:szCs w:val="24"/>
        </w:rPr>
        <w:t>h</w:t>
      </w:r>
      <w:r>
        <w:rPr>
          <w:sz w:val="24"/>
          <w:szCs w:val="24"/>
        </w:rPr>
        <w:t>as already been included within the</w:t>
      </w:r>
      <w:r w:rsidR="009C5A76" w:rsidRPr="00AC0541">
        <w:rPr>
          <w:sz w:val="24"/>
          <w:szCs w:val="24"/>
        </w:rPr>
        <w:t xml:space="preserve"> baseline model</w:t>
      </w:r>
      <w:r w:rsidR="00A91153" w:rsidRPr="00AC0541">
        <w:rPr>
          <w:sz w:val="24"/>
          <w:szCs w:val="24"/>
        </w:rPr>
        <w:t>, therefor</w:t>
      </w:r>
      <w:r w:rsidR="000412E2">
        <w:rPr>
          <w:sz w:val="24"/>
          <w:szCs w:val="24"/>
        </w:rPr>
        <w:t>e</w:t>
      </w:r>
      <w:r w:rsidR="00A91153" w:rsidRPr="00AC0541">
        <w:rPr>
          <w:sz w:val="24"/>
          <w:szCs w:val="24"/>
        </w:rPr>
        <w:t xml:space="preserve"> when we start to analyze different channels independently it should be noted that the demand channel is still active.</w:t>
      </w:r>
      <w:r w:rsidR="009C5A76" w:rsidRPr="00AC0541">
        <w:rPr>
          <w:sz w:val="24"/>
          <w:szCs w:val="24"/>
        </w:rPr>
        <w:t xml:space="preserve"> </w:t>
      </w:r>
      <w:r w:rsidR="00A91153" w:rsidRPr="00AC0541">
        <w:rPr>
          <w:sz w:val="24"/>
          <w:szCs w:val="24"/>
        </w:rPr>
        <w:t>I</w:t>
      </w:r>
      <w:r w:rsidR="009C5A76" w:rsidRPr="00AC0541">
        <w:rPr>
          <w:sz w:val="24"/>
          <w:szCs w:val="24"/>
        </w:rPr>
        <w:t>n scenario 1</w:t>
      </w:r>
      <w:r>
        <w:rPr>
          <w:sz w:val="24"/>
          <w:szCs w:val="24"/>
        </w:rPr>
        <w:t>,</w:t>
      </w:r>
      <w:r w:rsidR="009C5A76" w:rsidRPr="00AC0541">
        <w:rPr>
          <w:sz w:val="24"/>
          <w:szCs w:val="24"/>
        </w:rPr>
        <w:t xml:space="preserve"> we will </w:t>
      </w:r>
      <w:r>
        <w:rPr>
          <w:sz w:val="24"/>
          <w:szCs w:val="24"/>
        </w:rPr>
        <w:t xml:space="preserve">perform a </w:t>
      </w:r>
      <w:r w:rsidR="009C5A76" w:rsidRPr="00AC0541">
        <w:rPr>
          <w:sz w:val="24"/>
          <w:szCs w:val="24"/>
        </w:rPr>
        <w:t xml:space="preserve">counterfactual </w:t>
      </w:r>
      <w:r>
        <w:rPr>
          <w:sz w:val="24"/>
          <w:szCs w:val="24"/>
        </w:rPr>
        <w:t>analysis by</w:t>
      </w:r>
      <w:r w:rsidR="009C5A76" w:rsidRPr="00AC0541">
        <w:rPr>
          <w:sz w:val="24"/>
          <w:szCs w:val="24"/>
        </w:rPr>
        <w:t xml:space="preserve"> </w:t>
      </w:r>
      <w:r w:rsidR="003D40B6" w:rsidRPr="00AC0541">
        <w:rPr>
          <w:sz w:val="24"/>
          <w:szCs w:val="24"/>
        </w:rPr>
        <w:t xml:space="preserve">removing the suppressing of the </w:t>
      </w:r>
      <w:r w:rsidR="00231ED5">
        <w:rPr>
          <w:sz w:val="24"/>
          <w:szCs w:val="24"/>
        </w:rPr>
        <w:t xml:space="preserve">state regulation percentage within </w:t>
      </w:r>
      <w:r>
        <w:rPr>
          <w:sz w:val="24"/>
          <w:szCs w:val="24"/>
        </w:rPr>
        <w:t>the baseline model. This will allow us</w:t>
      </w:r>
      <w:r w:rsidR="003D40B6" w:rsidRPr="00AC0541">
        <w:rPr>
          <w:sz w:val="24"/>
          <w:szCs w:val="24"/>
        </w:rPr>
        <w:t xml:space="preserve"> to estimate </w:t>
      </w:r>
      <w:r w:rsidR="00231ED5">
        <w:rPr>
          <w:sz w:val="24"/>
          <w:szCs w:val="24"/>
        </w:rPr>
        <w:t xml:space="preserve">the </w:t>
      </w:r>
      <w:r w:rsidR="003D40B6" w:rsidRPr="00AC0541">
        <w:rPr>
          <w:sz w:val="24"/>
          <w:szCs w:val="24"/>
        </w:rPr>
        <w:t>effect</w:t>
      </w:r>
      <w:r>
        <w:rPr>
          <w:sz w:val="24"/>
          <w:szCs w:val="24"/>
        </w:rPr>
        <w:t xml:space="preserve"> on unemployment associated with the demand channel</w:t>
      </w:r>
      <w:r w:rsidR="009C5A76" w:rsidRPr="00AC0541">
        <w:rPr>
          <w:sz w:val="24"/>
          <w:szCs w:val="24"/>
        </w:rPr>
        <w:t xml:space="preserve">. </w:t>
      </w:r>
      <w:r w:rsidR="003D40B6" w:rsidRPr="00AC0541">
        <w:rPr>
          <w:sz w:val="24"/>
          <w:szCs w:val="24"/>
        </w:rPr>
        <w:t>Next</w:t>
      </w:r>
      <w:r w:rsidR="009C5A76" w:rsidRPr="00AC0541">
        <w:rPr>
          <w:sz w:val="24"/>
          <w:szCs w:val="24"/>
        </w:rPr>
        <w:t>, we</w:t>
      </w:r>
      <w:r w:rsidR="003D40B6" w:rsidRPr="00AC0541">
        <w:rPr>
          <w:sz w:val="24"/>
          <w:szCs w:val="24"/>
        </w:rPr>
        <w:t xml:space="preserve"> start by </w:t>
      </w:r>
      <w:r w:rsidR="003D40B6" w:rsidRPr="00AC0541">
        <w:rPr>
          <w:sz w:val="24"/>
          <w:szCs w:val="24"/>
        </w:rPr>
        <w:lastRenderedPageBreak/>
        <w:t xml:space="preserve">including more channels for the income insurance to affect the economy. </w:t>
      </w:r>
      <w:r w:rsidR="00561448" w:rsidRPr="00AC0541">
        <w:rPr>
          <w:sz w:val="24"/>
          <w:szCs w:val="24"/>
        </w:rPr>
        <w:t>In scenario 2</w:t>
      </w:r>
      <w:r>
        <w:rPr>
          <w:sz w:val="24"/>
          <w:szCs w:val="24"/>
        </w:rPr>
        <w:t>,</w:t>
      </w:r>
      <w:r w:rsidR="003D40B6" w:rsidRPr="00AC0541">
        <w:rPr>
          <w:sz w:val="24"/>
          <w:szCs w:val="24"/>
        </w:rPr>
        <w:t xml:space="preserve"> we introduce </w:t>
      </w:r>
      <w:r>
        <w:rPr>
          <w:sz w:val="24"/>
          <w:szCs w:val="24"/>
        </w:rPr>
        <w:t>a channel in which</w:t>
      </w:r>
      <w:r w:rsidR="003D40B6" w:rsidRPr="00AC0541">
        <w:rPr>
          <w:sz w:val="24"/>
          <w:szCs w:val="24"/>
        </w:rPr>
        <w:t xml:space="preserve"> the maximum level of income insurance </w:t>
      </w:r>
      <w:r>
        <w:rPr>
          <w:sz w:val="24"/>
          <w:szCs w:val="24"/>
        </w:rPr>
        <w:t>affects the</w:t>
      </w:r>
      <w:r w:rsidR="003D40B6" w:rsidRPr="00AC0541">
        <w:rPr>
          <w:sz w:val="24"/>
          <w:szCs w:val="24"/>
        </w:rPr>
        <w:t xml:space="preserve"> targeted wage, </w:t>
      </w:r>
      <w:r>
        <w:rPr>
          <w:sz w:val="24"/>
          <w:szCs w:val="24"/>
        </w:rPr>
        <w:t>thereby affecting</w:t>
      </w:r>
      <w:r w:rsidR="003D40B6" w:rsidRPr="00AC0541">
        <w:rPr>
          <w:sz w:val="24"/>
          <w:szCs w:val="24"/>
        </w:rPr>
        <w:t xml:space="preserve"> the wage negotiat</w:t>
      </w:r>
      <w:r>
        <w:rPr>
          <w:sz w:val="24"/>
          <w:szCs w:val="24"/>
        </w:rPr>
        <w:t xml:space="preserve">ion </w:t>
      </w:r>
      <w:r w:rsidR="003D40B6" w:rsidRPr="00AC0541">
        <w:rPr>
          <w:sz w:val="24"/>
          <w:szCs w:val="24"/>
        </w:rPr>
        <w:t xml:space="preserve">process. </w:t>
      </w:r>
      <w:r w:rsidR="00561448" w:rsidRPr="00AC0541">
        <w:rPr>
          <w:sz w:val="24"/>
          <w:szCs w:val="24"/>
        </w:rPr>
        <w:t>In scenario 3</w:t>
      </w:r>
      <w:r>
        <w:rPr>
          <w:sz w:val="24"/>
          <w:szCs w:val="24"/>
        </w:rPr>
        <w:t>,</w:t>
      </w:r>
      <w:r w:rsidR="003D40B6" w:rsidRPr="00AC0541">
        <w:rPr>
          <w:sz w:val="24"/>
          <w:szCs w:val="24"/>
        </w:rPr>
        <w:t xml:space="preserve"> we</w:t>
      </w:r>
      <w:r w:rsidR="009C5A76" w:rsidRPr="00AC0541">
        <w:rPr>
          <w:sz w:val="24"/>
          <w:szCs w:val="24"/>
        </w:rPr>
        <w:t xml:space="preserve"> include the link between the compensation rate and the rate in which people want to be a member of the </w:t>
      </w:r>
      <w:r>
        <w:rPr>
          <w:sz w:val="24"/>
          <w:szCs w:val="24"/>
        </w:rPr>
        <w:t>IS-</w:t>
      </w:r>
      <w:r w:rsidR="009C5A76" w:rsidRPr="00AC0541">
        <w:rPr>
          <w:sz w:val="24"/>
          <w:szCs w:val="24"/>
        </w:rPr>
        <w:t xml:space="preserve">program. </w:t>
      </w:r>
      <w:r w:rsidR="00561448" w:rsidRPr="00AC0541">
        <w:rPr>
          <w:sz w:val="24"/>
          <w:szCs w:val="24"/>
        </w:rPr>
        <w:t>In scenario 4</w:t>
      </w:r>
      <w:r>
        <w:rPr>
          <w:sz w:val="24"/>
          <w:szCs w:val="24"/>
        </w:rPr>
        <w:t>,</w:t>
      </w:r>
      <w:r w:rsidR="00F0515C" w:rsidRPr="00AC0541">
        <w:rPr>
          <w:sz w:val="24"/>
          <w:szCs w:val="24"/>
        </w:rPr>
        <w:t xml:space="preserve"> we endogen</w:t>
      </w:r>
      <w:r>
        <w:rPr>
          <w:sz w:val="24"/>
          <w:szCs w:val="24"/>
        </w:rPr>
        <w:t>ize</w:t>
      </w:r>
      <w:r w:rsidR="00F0515C" w:rsidRPr="00AC0541">
        <w:rPr>
          <w:sz w:val="24"/>
          <w:szCs w:val="24"/>
        </w:rPr>
        <w:t xml:space="preserve"> the labor force using the unemployment rate as a regressor</w:t>
      </w:r>
      <w:r>
        <w:rPr>
          <w:sz w:val="24"/>
          <w:szCs w:val="24"/>
        </w:rPr>
        <w:t>, thereby, we also allow for the participation rate to be endogenous within the model</w:t>
      </w:r>
      <w:r w:rsidR="00F0515C" w:rsidRPr="00AC0541">
        <w:rPr>
          <w:sz w:val="24"/>
          <w:szCs w:val="24"/>
        </w:rPr>
        <w:t xml:space="preserve">. </w:t>
      </w:r>
      <w:r w:rsidR="00561448" w:rsidRPr="00AC0541">
        <w:rPr>
          <w:sz w:val="24"/>
          <w:szCs w:val="24"/>
        </w:rPr>
        <w:t>In scenario 5</w:t>
      </w:r>
      <w:r>
        <w:rPr>
          <w:sz w:val="24"/>
          <w:szCs w:val="24"/>
        </w:rPr>
        <w:t>,</w:t>
      </w:r>
      <w:r w:rsidR="009C5A76" w:rsidRPr="00AC0541">
        <w:rPr>
          <w:sz w:val="24"/>
          <w:szCs w:val="24"/>
        </w:rPr>
        <w:t xml:space="preserve"> we will look at the match-effect </w:t>
      </w:r>
      <w:r w:rsidR="00345E16" w:rsidRPr="00AC0541">
        <w:rPr>
          <w:sz w:val="24"/>
          <w:szCs w:val="24"/>
        </w:rPr>
        <w:t>(</w:t>
      </w:r>
      <w:r w:rsidR="009C5A76"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935D9A">
        <w:rPr>
          <w:sz w:val="24"/>
          <w:szCs w:val="24"/>
        </w:rPr>
        <w:t>-</w:t>
      </w:r>
      <w:r w:rsidR="00345E16" w:rsidRPr="00AC0541">
        <w:rPr>
          <w:sz w:val="24"/>
          <w:szCs w:val="24"/>
        </w:rPr>
        <w:t>effect,</w:t>
      </w:r>
      <w:r w:rsidR="001D4F86">
        <w:rPr>
          <w:sz w:val="24"/>
          <w:szCs w:val="24"/>
        </w:rPr>
        <w:t xml:space="preserve"> when</w:t>
      </w:r>
      <w:r w:rsidR="00345E16" w:rsidRPr="00AC0541">
        <w:rPr>
          <w:sz w:val="24"/>
          <w:szCs w:val="24"/>
        </w:rPr>
        <w:t xml:space="preserve"> </w:t>
      </w:r>
      <w:r w:rsidR="001D4F86">
        <w:rPr>
          <w:sz w:val="24"/>
          <w:szCs w:val="24"/>
        </w:rPr>
        <w:t>endogenizing</w:t>
      </w:r>
      <w:r w:rsidR="00345E16" w:rsidRPr="00AC0541">
        <w:rPr>
          <w:sz w:val="24"/>
          <w:szCs w:val="24"/>
        </w:rPr>
        <w:t xml:space="preserve"> productivity</w:t>
      </w:r>
      <w:r w:rsidR="001D4F86">
        <w:rPr>
          <w:sz w:val="24"/>
          <w:szCs w:val="24"/>
        </w:rPr>
        <w:t xml:space="preserve"> within the model</w:t>
      </w:r>
      <w:r w:rsidR="009C5A76" w:rsidRPr="00AC0541">
        <w:rPr>
          <w:sz w:val="24"/>
          <w:szCs w:val="24"/>
        </w:rPr>
        <w:t xml:space="preserve">. </w:t>
      </w:r>
      <w:r w:rsidR="00561448" w:rsidRPr="00AC0541">
        <w:rPr>
          <w:sz w:val="24"/>
          <w:szCs w:val="24"/>
        </w:rPr>
        <w:t>In scenario 6</w:t>
      </w:r>
      <w:r w:rsidR="001D4F86">
        <w:rPr>
          <w:sz w:val="24"/>
          <w:szCs w:val="24"/>
        </w:rPr>
        <w:t>,</w:t>
      </w:r>
      <w:r w:rsidR="003D40B6" w:rsidRPr="00AC0541">
        <w:rPr>
          <w:sz w:val="24"/>
          <w:szCs w:val="24"/>
        </w:rPr>
        <w:t xml:space="preserve"> we introduce </w:t>
      </w:r>
      <w:r w:rsidR="001D4F86">
        <w:rPr>
          <w:sz w:val="24"/>
          <w:szCs w:val="24"/>
        </w:rPr>
        <w:t>several of the channels together</w:t>
      </w:r>
      <w:r w:rsidR="003D40B6" w:rsidRPr="00AC0541">
        <w:rPr>
          <w:sz w:val="24"/>
          <w:szCs w:val="24"/>
        </w:rPr>
        <w:t xml:space="preserve">, </w:t>
      </w:r>
      <w:r w:rsidR="001D4F86">
        <w:rPr>
          <w:sz w:val="24"/>
          <w:szCs w:val="24"/>
        </w:rPr>
        <w:t>allowing the</w:t>
      </w:r>
      <w:r w:rsidR="003D40B6" w:rsidRPr="00AC0541">
        <w:rPr>
          <w:sz w:val="24"/>
          <w:szCs w:val="24"/>
        </w:rPr>
        <w:t xml:space="preserve"> effects of one channel </w:t>
      </w:r>
      <w:r w:rsidR="001D4F86">
        <w:rPr>
          <w:sz w:val="24"/>
          <w:szCs w:val="24"/>
        </w:rPr>
        <w:t>to</w:t>
      </w:r>
      <w:r w:rsidR="003D40B6" w:rsidRPr="00AC0541">
        <w:rPr>
          <w:sz w:val="24"/>
          <w:szCs w:val="24"/>
        </w:rPr>
        <w:t xml:space="preserve"> feed into </w:t>
      </w:r>
      <w:r w:rsidR="001D4F86">
        <w:rPr>
          <w:sz w:val="24"/>
          <w:szCs w:val="24"/>
        </w:rPr>
        <w:t>the others</w:t>
      </w:r>
      <w:r w:rsidR="003D40B6" w:rsidRPr="00AC0541">
        <w:rPr>
          <w:sz w:val="24"/>
          <w:szCs w:val="24"/>
        </w:rPr>
        <w:t xml:space="preserve">.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009C5A76" w:rsidRPr="00AC0541">
        <w:rPr>
          <w:sz w:val="24"/>
          <w:szCs w:val="24"/>
        </w:rPr>
        <w:t xml:space="preserve">the suppressing of the </w:t>
      </w:r>
      <w:r w:rsidR="00B61329">
        <w:rPr>
          <w:sz w:val="24"/>
          <w:szCs w:val="24"/>
        </w:rPr>
        <w:t>state</w:t>
      </w:r>
      <w:r w:rsidR="009C5A76" w:rsidRPr="00AC0541">
        <w:rPr>
          <w:sz w:val="24"/>
          <w:szCs w:val="24"/>
        </w:rPr>
        <w:t xml:space="preserve"> regulation</w:t>
      </w:r>
      <w:r w:rsidR="00B61329">
        <w:rPr>
          <w:sz w:val="24"/>
          <w:szCs w:val="24"/>
        </w:rPr>
        <w:t xml:space="preserve"> percentage</w:t>
      </w:r>
      <w:r w:rsidR="003D40B6" w:rsidRPr="00AC0541">
        <w:rPr>
          <w:sz w:val="24"/>
          <w:szCs w:val="24"/>
        </w:rPr>
        <w:t xml:space="preserve"> is removed</w:t>
      </w:r>
      <w:r w:rsidR="00F0515C" w:rsidRPr="00AC0541">
        <w:rPr>
          <w:sz w:val="24"/>
          <w:szCs w:val="24"/>
        </w:rPr>
        <w:t>, to be able to discuss th</w:t>
      </w:r>
      <w:r w:rsidR="001D4F86">
        <w:rPr>
          <w:sz w:val="24"/>
          <w:szCs w:val="24"/>
        </w:rPr>
        <w:t>ese</w:t>
      </w:r>
      <w:r w:rsidR="00F0515C" w:rsidRPr="00AC0541">
        <w:rPr>
          <w:sz w:val="24"/>
          <w:szCs w:val="24"/>
        </w:rPr>
        <w:t xml:space="preserve"> in the next section</w:t>
      </w:r>
      <w:r w:rsidR="00675E6C">
        <w:rPr>
          <w:rStyle w:val="Fodnotehenvisning"/>
          <w:sz w:val="24"/>
          <w:szCs w:val="24"/>
        </w:rPr>
        <w:footnoteReference w:id="9"/>
      </w:r>
      <w:r w:rsidR="003D40B6">
        <w:t xml:space="preserve">. </w:t>
      </w:r>
    </w:p>
    <w:p w14:paraId="6E944E7B" w14:textId="3EBA6745" w:rsidR="004878A3" w:rsidRDefault="004878A3" w:rsidP="004878A3">
      <w:pPr>
        <w:pStyle w:val="Overskrift2"/>
      </w:pPr>
      <w:r>
        <w:t>Scenario 1</w:t>
      </w:r>
      <w:r w:rsidR="001D7469">
        <w:t>:</w:t>
      </w:r>
      <w:r>
        <w:t xml:space="preserve"> </w:t>
      </w:r>
      <w:r w:rsidR="007F7F59">
        <w:t>Removing the suppressing the state regulation percentage</w:t>
      </w:r>
      <w:r w:rsidR="007030A2">
        <w:t xml:space="preserve">. </w:t>
      </w:r>
      <w:r>
        <w:t xml:space="preserve"> </w:t>
      </w:r>
    </w:p>
    <w:p w14:paraId="0962B074" w14:textId="068BBE75" w:rsidR="004878A3" w:rsidRDefault="004878A3" w:rsidP="0078484D">
      <w:pPr>
        <w:spacing w:line="360" w:lineRule="auto"/>
      </w:pPr>
    </w:p>
    <w:p w14:paraId="757EEC36" w14:textId="494A8950" w:rsidR="006C4623" w:rsidRPr="00967C56" w:rsidRDefault="00D71028" w:rsidP="0078484D">
      <w:pPr>
        <w:spacing w:line="360" w:lineRule="auto"/>
      </w:pPr>
      <w:r w:rsidRPr="00934626">
        <w:rPr>
          <w:sz w:val="24"/>
          <w:szCs w:val="24"/>
        </w:rPr>
        <w:t>In th</w:t>
      </w:r>
      <w:r w:rsidR="00DB287A">
        <w:rPr>
          <w:sz w:val="24"/>
          <w:szCs w:val="24"/>
        </w:rPr>
        <w:t>is</w:t>
      </w:r>
      <w:r w:rsidRPr="00934626">
        <w:rPr>
          <w:sz w:val="24"/>
          <w:szCs w:val="24"/>
        </w:rPr>
        <w:t xml:space="preserve"> first Scenario</w:t>
      </w:r>
      <w:r w:rsidR="00DB287A">
        <w:rPr>
          <w:sz w:val="24"/>
          <w:szCs w:val="24"/>
        </w:rPr>
        <w:t>,</w:t>
      </w:r>
      <w:r w:rsidRPr="00934626">
        <w:rPr>
          <w:sz w:val="24"/>
          <w:szCs w:val="24"/>
        </w:rPr>
        <w:t xml:space="preserve"> we perform a counter factual shock in removing the suppressing of the </w:t>
      </w:r>
      <w:r w:rsidR="00DB287A">
        <w:rPr>
          <w:sz w:val="24"/>
          <w:szCs w:val="24"/>
        </w:rPr>
        <w:t>state</w:t>
      </w:r>
      <w:r w:rsidRPr="00934626">
        <w:rPr>
          <w:sz w:val="24"/>
          <w:szCs w:val="24"/>
        </w:rPr>
        <w:t xml:space="preserve"> regulation</w:t>
      </w:r>
      <w:r w:rsidR="00967C56" w:rsidRPr="00934626">
        <w:rPr>
          <w:sz w:val="24"/>
          <w:szCs w:val="24"/>
        </w:rPr>
        <w:t xml:space="preserve"> percentage, determining the growth in the maximum level of income insurance. T</w:t>
      </w:r>
      <w:r w:rsidRPr="00934626">
        <w:rPr>
          <w:sz w:val="24"/>
          <w:szCs w:val="24"/>
        </w:rPr>
        <w:t xml:space="preserve">he </w:t>
      </w:r>
      <w:r w:rsidR="00DB287A">
        <w:rPr>
          <w:sz w:val="24"/>
          <w:szCs w:val="24"/>
        </w:rPr>
        <w:t>state</w:t>
      </w:r>
      <w:r w:rsidRPr="00934626">
        <w:rPr>
          <w:sz w:val="24"/>
          <w:szCs w:val="24"/>
        </w:rPr>
        <w:t xml:space="preserve"> regulation percentage</w:t>
      </w:r>
      <w:r w:rsidR="00967C56" w:rsidRPr="00934626">
        <w:rPr>
          <w:sz w:val="24"/>
          <w:szCs w:val="24"/>
        </w:rPr>
        <w:t xml:space="preserve"> is</w:t>
      </w:r>
      <w:r w:rsidRPr="00934626">
        <w:rPr>
          <w:sz w:val="24"/>
          <w:szCs w:val="24"/>
        </w:rPr>
        <w:t xml:space="preserve"> usually </w:t>
      </w:r>
      <w:r w:rsidR="00DB287A">
        <w:rPr>
          <w:sz w:val="24"/>
          <w:szCs w:val="24"/>
        </w:rPr>
        <w:t>fixed at</w:t>
      </w:r>
      <w:r w:rsidRPr="00934626">
        <w:rPr>
          <w:sz w:val="24"/>
          <w:szCs w:val="24"/>
        </w:rPr>
        <w:t xml:space="preserve"> 2% </w:t>
      </w:r>
      <w:r w:rsidR="00967C56" w:rsidRPr="00934626">
        <w:rPr>
          <w:sz w:val="24"/>
          <w:szCs w:val="24"/>
        </w:rPr>
        <w:t xml:space="preserve">but due to the tax reform of 2012 </w:t>
      </w:r>
      <w:r w:rsidR="00DB287A">
        <w:rPr>
          <w:sz w:val="24"/>
          <w:szCs w:val="24"/>
        </w:rPr>
        <w:t xml:space="preserve">it </w:t>
      </w:r>
      <w:r w:rsidRPr="00934626">
        <w:rPr>
          <w:sz w:val="24"/>
          <w:szCs w:val="24"/>
        </w:rPr>
        <w:t>is subtracted</w:t>
      </w:r>
      <w:r w:rsidR="00967C56" w:rsidRPr="00934626">
        <w:rPr>
          <w:sz w:val="24"/>
          <w:szCs w:val="24"/>
        </w:rPr>
        <w:t xml:space="preserve"> by</w:t>
      </w:r>
      <w:r w:rsidRPr="00934626">
        <w:rPr>
          <w:sz w:val="24"/>
          <w:szCs w:val="24"/>
        </w:rPr>
        <w:t xml:space="preserve"> 0.3</w:t>
      </w:r>
      <w:r w:rsidR="00DB287A">
        <w:rPr>
          <w:sz w:val="24"/>
          <w:szCs w:val="24"/>
        </w:rPr>
        <w:t xml:space="preserve"> percent</w:t>
      </w:r>
      <w:r w:rsidRPr="00934626">
        <w:rPr>
          <w:sz w:val="24"/>
          <w:szCs w:val="24"/>
        </w:rPr>
        <w:t xml:space="preserve"> points in 2016, 0.4</w:t>
      </w:r>
      <w:r w:rsidR="00DB287A">
        <w:rPr>
          <w:sz w:val="24"/>
          <w:szCs w:val="24"/>
        </w:rPr>
        <w:t xml:space="preserve"> percent</w:t>
      </w:r>
      <w:r w:rsidRPr="00934626">
        <w:rPr>
          <w:sz w:val="24"/>
          <w:szCs w:val="24"/>
        </w:rPr>
        <w:t xml:space="preserve"> points in 2017</w:t>
      </w:r>
      <w:r w:rsidR="00967C56" w:rsidRPr="00934626">
        <w:rPr>
          <w:sz w:val="24"/>
          <w:szCs w:val="24"/>
        </w:rPr>
        <w:t>,</w:t>
      </w:r>
      <w:r w:rsidRPr="00934626">
        <w:rPr>
          <w:sz w:val="24"/>
          <w:szCs w:val="24"/>
        </w:rPr>
        <w:t xml:space="preserve"> and 0.75</w:t>
      </w:r>
      <w:r w:rsidR="00DB287A">
        <w:rPr>
          <w:sz w:val="24"/>
          <w:szCs w:val="24"/>
        </w:rPr>
        <w:t xml:space="preserve"> percent</w:t>
      </w:r>
      <w:r w:rsidRPr="00934626">
        <w:rPr>
          <w:sz w:val="24"/>
          <w:szCs w:val="24"/>
        </w:rPr>
        <w:t xml:space="preserve"> points in 2018-2020. </w:t>
      </w:r>
      <w:r w:rsidR="00DB287A">
        <w:rPr>
          <w:sz w:val="24"/>
          <w:szCs w:val="24"/>
        </w:rPr>
        <w:br/>
        <w:t>Therefore, we introduce the shock by</w:t>
      </w:r>
      <w:r w:rsidRPr="00934626">
        <w:rPr>
          <w:sz w:val="24"/>
          <w:szCs w:val="24"/>
        </w:rPr>
        <w:t xml:space="preserve"> keep</w:t>
      </w:r>
      <w:r w:rsidR="00DB287A">
        <w:rPr>
          <w:sz w:val="24"/>
          <w:szCs w:val="24"/>
        </w:rPr>
        <w:t>ing</w:t>
      </w:r>
      <w:r w:rsidRPr="00934626">
        <w:rPr>
          <w:sz w:val="24"/>
          <w:szCs w:val="24"/>
        </w:rPr>
        <w:t xml:space="preserve"> it fixed at 2% for the entire period</w:t>
      </w:r>
      <w:r w:rsidR="00967C56" w:rsidRPr="00934626">
        <w:rPr>
          <w:sz w:val="24"/>
          <w:szCs w:val="24"/>
        </w:rPr>
        <w:t>.</w:t>
      </w:r>
      <w:r w:rsidRPr="00934626">
        <w:rPr>
          <w:sz w:val="24"/>
          <w:szCs w:val="24"/>
        </w:rPr>
        <w:t xml:space="preserve"> </w:t>
      </w:r>
      <w:r w:rsidR="00967C56" w:rsidRPr="00934626">
        <w:rPr>
          <w:sz w:val="24"/>
          <w:szCs w:val="24"/>
        </w:rPr>
        <w:t>As we perform th</w:t>
      </w:r>
      <w:r w:rsidR="00DB287A">
        <w:rPr>
          <w:sz w:val="24"/>
          <w:szCs w:val="24"/>
        </w:rPr>
        <w:t>is</w:t>
      </w:r>
      <w:r w:rsidR="00967C56" w:rsidRPr="00934626">
        <w:rPr>
          <w:sz w:val="24"/>
          <w:szCs w:val="24"/>
        </w:rPr>
        <w:t xml:space="preserve"> shock on the Baseline model the only channel in which a higher level of income</w:t>
      </w:r>
      <w:r w:rsidR="00967C56">
        <w:t xml:space="preserve"> </w:t>
      </w:r>
      <w:r w:rsidR="00967C56" w:rsidRPr="00934626">
        <w:rPr>
          <w:sz w:val="24"/>
          <w:szCs w:val="24"/>
        </w:rPr>
        <w:t xml:space="preserve">insurance will affect the economy is through the </w:t>
      </w:r>
      <w:r w:rsidR="00DB287A">
        <w:rPr>
          <w:sz w:val="24"/>
          <w:szCs w:val="24"/>
        </w:rPr>
        <w:t>d</w:t>
      </w:r>
      <w:r w:rsidR="00967C56" w:rsidRPr="00934626">
        <w:rPr>
          <w:sz w:val="24"/>
          <w:szCs w:val="24"/>
        </w:rPr>
        <w:t xml:space="preserve">emand-channel. First, as we fix the </w:t>
      </w:r>
      <w:r w:rsidR="00B61329">
        <w:rPr>
          <w:sz w:val="24"/>
          <w:szCs w:val="24"/>
        </w:rPr>
        <w:t>state</w:t>
      </w:r>
      <w:r w:rsidR="00967C56" w:rsidRPr="00934626">
        <w:rPr>
          <w:sz w:val="24"/>
          <w:szCs w:val="24"/>
        </w:rPr>
        <w:t xml:space="preserve"> regulation percentage to </w:t>
      </w:r>
      <w:r w:rsidR="00934626" w:rsidRPr="00934626">
        <w:rPr>
          <w:sz w:val="24"/>
          <w:szCs w:val="24"/>
        </w:rPr>
        <w:t>2%,</w:t>
      </w:r>
      <w:r w:rsidR="00967C56" w:rsidRPr="00934626">
        <w:rPr>
          <w:sz w:val="24"/>
          <w:szCs w:val="24"/>
        </w:rPr>
        <w:t xml:space="preserve"> we experience a higher growth in the maximum level of income insurance. </w:t>
      </w:r>
      <w:r w:rsidR="00791B11">
        <w:rPr>
          <w:sz w:val="24"/>
          <w:szCs w:val="24"/>
        </w:rPr>
        <w:t xml:space="preserve">As the maximum level of income insurance increases, so does the </w:t>
      </w:r>
      <w:r w:rsidR="00934626" w:rsidRPr="00934626">
        <w:rPr>
          <w:sz w:val="24"/>
          <w:szCs w:val="24"/>
        </w:rPr>
        <w:t xml:space="preserve">average level of income insurance as we included a direct link </w:t>
      </w:r>
      <w:r w:rsidR="00791B11">
        <w:rPr>
          <w:sz w:val="24"/>
          <w:szCs w:val="24"/>
        </w:rPr>
        <w:t>between these two</w:t>
      </w:r>
      <w:r w:rsidR="00F018CF" w:rsidRPr="00934626">
        <w:rPr>
          <w:rStyle w:val="Fodnotehenvisning"/>
          <w:sz w:val="24"/>
          <w:szCs w:val="24"/>
        </w:rPr>
        <w:footnoteReference w:id="10"/>
      </w:r>
      <w:r w:rsidR="007D0CB8" w:rsidRPr="00934626">
        <w:rPr>
          <w:sz w:val="24"/>
          <w:szCs w:val="24"/>
        </w:rPr>
        <w:t xml:space="preserve">. </w:t>
      </w:r>
      <w:r w:rsidR="00934626" w:rsidRPr="00934626">
        <w:rPr>
          <w:sz w:val="24"/>
          <w:szCs w:val="24"/>
        </w:rPr>
        <w:t xml:space="preserve">As we include </w:t>
      </w:r>
      <w:r w:rsidR="007D0CB8" w:rsidRPr="00934626">
        <w:rPr>
          <w:sz w:val="24"/>
          <w:szCs w:val="24"/>
        </w:rPr>
        <w:t>the average</w:t>
      </w:r>
      <w:r w:rsidR="00934626" w:rsidRPr="00934626">
        <w:rPr>
          <w:sz w:val="24"/>
          <w:szCs w:val="24"/>
        </w:rPr>
        <w:t xml:space="preserve"> level of</w:t>
      </w:r>
      <w:r w:rsidR="007D0CB8" w:rsidRPr="00934626">
        <w:rPr>
          <w:sz w:val="24"/>
          <w:szCs w:val="24"/>
        </w:rPr>
        <w:t xml:space="preserve"> income insurance </w:t>
      </w:r>
      <w:r w:rsidR="00934626" w:rsidRPr="00934626">
        <w:rPr>
          <w:sz w:val="24"/>
          <w:szCs w:val="24"/>
        </w:rPr>
        <w:t xml:space="preserve">in the calculations of </w:t>
      </w:r>
      <w:r w:rsidR="007D0CB8" w:rsidRPr="00934626">
        <w:rPr>
          <w:sz w:val="24"/>
          <w:szCs w:val="24"/>
        </w:rPr>
        <w:t>the compensation rate</w:t>
      </w:r>
      <w:r w:rsidR="00BB169A" w:rsidRPr="00934626">
        <w:rPr>
          <w:sz w:val="24"/>
          <w:szCs w:val="24"/>
        </w:rPr>
        <w:t xml:space="preserve">, </w:t>
      </w:r>
      <w:r w:rsidR="00934626" w:rsidRPr="00934626">
        <w:rPr>
          <w:sz w:val="24"/>
          <w:szCs w:val="24"/>
        </w:rPr>
        <w:t>we see both</w:t>
      </w:r>
      <w:r w:rsidR="007D0CB8" w:rsidRPr="00934626">
        <w:rPr>
          <w:sz w:val="24"/>
          <w:szCs w:val="24"/>
        </w:rPr>
        <w:t xml:space="preserve"> increas</w:t>
      </w:r>
      <w:r w:rsidR="00934626">
        <w:rPr>
          <w:sz w:val="24"/>
          <w:szCs w:val="24"/>
        </w:rPr>
        <w:t>e</w:t>
      </w:r>
      <w:r w:rsidR="007D0CB8" w:rsidRPr="00934626">
        <w:rPr>
          <w:sz w:val="24"/>
          <w:szCs w:val="24"/>
        </w:rPr>
        <w:t xml:space="preserve"> by approximately </w:t>
      </w:r>
      <w:r w:rsidR="007D0CB8" w:rsidRPr="00934626">
        <w:rPr>
          <w:sz w:val="24"/>
          <w:szCs w:val="24"/>
        </w:rPr>
        <w:lastRenderedPageBreak/>
        <w:t>3.5%</w:t>
      </w:r>
      <w:r w:rsidR="00934626" w:rsidRPr="00934626">
        <w:rPr>
          <w:sz w:val="24"/>
          <w:szCs w:val="24"/>
        </w:rPr>
        <w:t xml:space="preserve"> in the period of 2016-2020. As the wages are not affected by the shock, we observe an increase in both variables of the same magnitude</w:t>
      </w:r>
      <w:r w:rsidR="007D0CB8" w:rsidRPr="00934626">
        <w:rPr>
          <w:sz w:val="24"/>
          <w:szCs w:val="24"/>
        </w:rPr>
        <w:t xml:space="preserve">, which can be seen </w:t>
      </w:r>
      <w:r w:rsidR="003A3E3B" w:rsidRPr="00934626">
        <w:rPr>
          <w:sz w:val="24"/>
          <w:szCs w:val="24"/>
        </w:rPr>
        <w:fldChar w:fldCharType="begin"/>
      </w:r>
      <w:r w:rsidR="003A3E3B" w:rsidRPr="00934626">
        <w:rPr>
          <w:sz w:val="24"/>
          <w:szCs w:val="24"/>
        </w:rPr>
        <w:instrText xml:space="preserve"> REF _Ref119756278 \p \h </w:instrText>
      </w:r>
      <w:r w:rsidR="00934626">
        <w:rPr>
          <w:sz w:val="24"/>
          <w:szCs w:val="24"/>
        </w:rPr>
        <w:instrText xml:space="preserve"> \* MERGEFORMAT </w:instrText>
      </w:r>
      <w:r w:rsidR="003A3E3B" w:rsidRPr="00934626">
        <w:rPr>
          <w:sz w:val="24"/>
          <w:szCs w:val="24"/>
        </w:rPr>
      </w:r>
      <w:r w:rsidR="003A3E3B" w:rsidRPr="00934626">
        <w:rPr>
          <w:sz w:val="24"/>
          <w:szCs w:val="24"/>
        </w:rPr>
        <w:fldChar w:fldCharType="separate"/>
      </w:r>
      <w:r w:rsidR="00775321">
        <w:rPr>
          <w:sz w:val="24"/>
          <w:szCs w:val="24"/>
        </w:rPr>
        <w:t>below</w:t>
      </w:r>
      <w:r w:rsidR="003A3E3B" w:rsidRPr="00934626">
        <w:rPr>
          <w:sz w:val="24"/>
          <w:szCs w:val="24"/>
        </w:rPr>
        <w:fldChar w:fldCharType="end"/>
      </w:r>
      <w:r w:rsidR="007D0CB8" w:rsidRPr="00934626">
        <w:rPr>
          <w:sz w:val="24"/>
          <w:szCs w:val="24"/>
        </w:rPr>
        <w:t>.</w:t>
      </w:r>
      <w:r w:rsidR="007D0CB8" w:rsidRPr="00AC0541">
        <w:rPr>
          <w:sz w:val="24"/>
          <w:szCs w:val="24"/>
        </w:rPr>
        <w:t xml:space="preserve"> </w:t>
      </w:r>
    </w:p>
    <w:p w14:paraId="3565BF9D" w14:textId="376914DC" w:rsidR="003A3E3B" w:rsidRDefault="003A3E3B" w:rsidP="003A3E3B">
      <w:pPr>
        <w:pStyle w:val="Billedtekst"/>
        <w:keepNext/>
      </w:pPr>
      <w:bookmarkStart w:id="46" w:name="_Ref119756278"/>
      <w:r>
        <w:t xml:space="preserve">Figure </w:t>
      </w:r>
      <w:fldSimple w:instr=" SEQ Figure \* ARABIC ">
        <w:r w:rsidR="00775321">
          <w:rPr>
            <w:noProof/>
          </w:rPr>
          <w:t>5</w:t>
        </w:r>
      </w:fldSimple>
      <w:bookmarkEnd w:id="46"/>
    </w:p>
    <w:p w14:paraId="260FA0AD" w14:textId="535B0A80" w:rsidR="00A02C56"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505075"/>
                    </a:xfrm>
                    <a:prstGeom prst="rect">
                      <a:avLst/>
                    </a:prstGeom>
                  </pic:spPr>
                </pic:pic>
              </a:graphicData>
            </a:graphic>
          </wp:inline>
        </w:drawing>
      </w:r>
    </w:p>
    <w:p w14:paraId="4438EC6B" w14:textId="3E2E81ED" w:rsidR="000A6093" w:rsidRPr="00AC0541" w:rsidRDefault="000A6093" w:rsidP="0078484D">
      <w:pPr>
        <w:spacing w:line="360" w:lineRule="auto"/>
        <w:rPr>
          <w:sz w:val="24"/>
          <w:szCs w:val="24"/>
        </w:rPr>
      </w:pPr>
      <w:r w:rsidRPr="00AC0541">
        <w:rPr>
          <w:sz w:val="24"/>
          <w:szCs w:val="24"/>
        </w:rPr>
        <w:t>The increase in the average level of income insurance</w:t>
      </w:r>
      <w:r w:rsidR="00791B11">
        <w:rPr>
          <w:sz w:val="24"/>
          <w:szCs w:val="24"/>
        </w:rPr>
        <w:t xml:space="preserve"> then</w:t>
      </w:r>
      <w:r w:rsidRPr="00AC0541">
        <w:rPr>
          <w:sz w:val="24"/>
          <w:szCs w:val="24"/>
        </w:rPr>
        <w:t xml:space="preserve"> increases the net social benefits received by the households, and thereby raises the disposable income of the households. </w:t>
      </w:r>
      <w:r w:rsidR="00C04F99" w:rsidRPr="00AC0541">
        <w:rPr>
          <w:sz w:val="24"/>
          <w:szCs w:val="24"/>
        </w:rPr>
        <w:t>As the increase in net social benefits for the households are financed by the government the net lending of the government will fall</w:t>
      </w:r>
      <w:r w:rsidR="00791B11">
        <w:rPr>
          <w:sz w:val="24"/>
          <w:szCs w:val="24"/>
        </w:rPr>
        <w:t>, as seen below</w:t>
      </w:r>
      <w:r w:rsidR="00C04F99" w:rsidRPr="00AC0541">
        <w:rPr>
          <w:sz w:val="24"/>
          <w:szCs w:val="24"/>
        </w:rPr>
        <w:t xml:space="preserve">. These effects take into account the increased tax payments that the households will experience. </w:t>
      </w:r>
    </w:p>
    <w:p w14:paraId="52E7D895" w14:textId="29987806" w:rsidR="003A3E3B" w:rsidRDefault="003A3E3B" w:rsidP="003A3E3B">
      <w:pPr>
        <w:pStyle w:val="Billedtekst"/>
        <w:keepNext/>
      </w:pPr>
      <w:r>
        <w:t xml:space="preserve">Figure </w:t>
      </w:r>
      <w:fldSimple w:instr=" SEQ Figure \* ARABIC ">
        <w:r w:rsidR="00775321">
          <w:rPr>
            <w:noProof/>
          </w:rPr>
          <w:t>6</w:t>
        </w:r>
      </w:fldSimple>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495550"/>
                    </a:xfrm>
                    <a:prstGeom prst="rect">
                      <a:avLst/>
                    </a:prstGeom>
                  </pic:spPr>
                </pic:pic>
              </a:graphicData>
            </a:graphic>
          </wp:inline>
        </w:drawing>
      </w:r>
    </w:p>
    <w:p w14:paraId="6BFBB603" w14:textId="70A4762F" w:rsidR="00B373E3" w:rsidRPr="00AC0541" w:rsidRDefault="00C04F99" w:rsidP="0078484D">
      <w:pPr>
        <w:spacing w:line="360" w:lineRule="auto"/>
        <w:rPr>
          <w:sz w:val="24"/>
          <w:szCs w:val="24"/>
        </w:rPr>
      </w:pPr>
      <w:r w:rsidRPr="00AC0541">
        <w:rPr>
          <w:sz w:val="24"/>
          <w:szCs w:val="24"/>
        </w:rPr>
        <w:lastRenderedPageBreak/>
        <w:t>The increase in disposable income</w:t>
      </w:r>
      <w:r w:rsidR="00791B11">
        <w:rPr>
          <w:sz w:val="24"/>
          <w:szCs w:val="24"/>
        </w:rPr>
        <w:t xml:space="preserve"> then</w:t>
      </w:r>
      <w:r w:rsidRPr="00AC0541">
        <w:rPr>
          <w:sz w:val="24"/>
          <w:szCs w:val="24"/>
        </w:rPr>
        <w:t xml:space="preserve"> increase</w:t>
      </w:r>
      <w:r w:rsidR="0027521C" w:rsidRPr="00AC0541">
        <w:rPr>
          <w:sz w:val="24"/>
          <w:szCs w:val="24"/>
        </w:rPr>
        <w:t>s</w:t>
      </w:r>
      <w:r w:rsidRPr="00AC0541">
        <w:rPr>
          <w:sz w:val="24"/>
          <w:szCs w:val="24"/>
        </w:rPr>
        <w:t xml:space="preserve"> the consumption and therefor</w:t>
      </w:r>
      <w:r w:rsidR="000412E2">
        <w:rPr>
          <w:sz w:val="24"/>
          <w:szCs w:val="24"/>
        </w:rPr>
        <w:t>e</w:t>
      </w:r>
      <w:r w:rsidRPr="00AC0541">
        <w:rPr>
          <w:sz w:val="24"/>
          <w:szCs w:val="24"/>
        </w:rPr>
        <w:t xml:space="preserve"> also </w:t>
      </w:r>
      <w:r w:rsidR="00791B11">
        <w:rPr>
          <w:sz w:val="24"/>
          <w:szCs w:val="24"/>
        </w:rPr>
        <w:t>increase</w:t>
      </w:r>
      <w:r w:rsidRPr="00AC0541">
        <w:rPr>
          <w:sz w:val="24"/>
          <w:szCs w:val="24"/>
        </w:rPr>
        <w:t xml:space="preserv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w:t>
      </w:r>
      <w:r w:rsidR="003D4B18">
        <w:rPr>
          <w:sz w:val="24"/>
          <w:szCs w:val="24"/>
        </w:rPr>
        <w:t>workers</w:t>
      </w:r>
      <w:r w:rsidRPr="00AC0541">
        <w:rPr>
          <w:sz w:val="24"/>
          <w:szCs w:val="24"/>
        </w:rPr>
        <w:t xml:space="preserve"> and thereby raise employment</w:t>
      </w:r>
      <w:r w:rsidR="00791B11">
        <w:rPr>
          <w:sz w:val="24"/>
          <w:szCs w:val="24"/>
        </w:rPr>
        <w:t>, both the increase in GDP and employment can be observed below</w:t>
      </w:r>
      <w:r w:rsidRPr="00AC0541">
        <w:rPr>
          <w:sz w:val="24"/>
          <w:szCs w:val="24"/>
        </w:rPr>
        <w:t xml:space="preserve">. </w:t>
      </w:r>
    </w:p>
    <w:p w14:paraId="5D42BCD6" w14:textId="52E0E22F" w:rsidR="003A3E3B" w:rsidRDefault="003A3E3B" w:rsidP="003A3E3B">
      <w:pPr>
        <w:pStyle w:val="Billedtekst"/>
        <w:keepNext/>
      </w:pPr>
      <w:r>
        <w:t xml:space="preserve">Figure </w:t>
      </w:r>
      <w:fldSimple w:instr=" SEQ Figure \* ARABIC ">
        <w:r w:rsidR="00775321">
          <w:rPr>
            <w:noProof/>
          </w:rPr>
          <w:t>7</w:t>
        </w:r>
      </w:fldSimple>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86050"/>
                    </a:xfrm>
                    <a:prstGeom prst="rect">
                      <a:avLst/>
                    </a:prstGeom>
                  </pic:spPr>
                </pic:pic>
              </a:graphicData>
            </a:graphic>
          </wp:inline>
        </w:drawing>
      </w:r>
    </w:p>
    <w:p w14:paraId="02DEC824" w14:textId="20AC7AA4" w:rsidR="00410595" w:rsidRPr="00AC0541" w:rsidRDefault="00C04F99" w:rsidP="0078484D">
      <w:pPr>
        <w:spacing w:line="360" w:lineRule="auto"/>
        <w:rPr>
          <w:sz w:val="24"/>
          <w:szCs w:val="24"/>
        </w:rPr>
      </w:pPr>
      <w:r w:rsidRPr="00AC0541">
        <w:rPr>
          <w:sz w:val="24"/>
          <w:szCs w:val="24"/>
        </w:rPr>
        <w:t xml:space="preserve">The only effect of removing the suppressing of the </w:t>
      </w:r>
      <w:r w:rsidR="00B61329">
        <w:rPr>
          <w:sz w:val="24"/>
          <w:szCs w:val="24"/>
        </w:rPr>
        <w:t>state</w:t>
      </w:r>
      <w:r w:rsidRPr="00AC0541">
        <w:rPr>
          <w:sz w:val="24"/>
          <w:szCs w:val="24"/>
        </w:rPr>
        <w:t xml:space="preserve"> regulation percent</w:t>
      </w:r>
      <w:r w:rsidR="00B61329">
        <w:rPr>
          <w:sz w:val="24"/>
          <w:szCs w:val="24"/>
        </w:rPr>
        <w:t>age</w:t>
      </w:r>
      <w:r w:rsidR="00464ACD" w:rsidRPr="00AC0541">
        <w:rPr>
          <w:sz w:val="24"/>
          <w:szCs w:val="24"/>
        </w:rPr>
        <w:t xml:space="preserve"> in scenario 1 goes through the demand channel. As it is only a minor part of the population experiencing an increase in income, the macroeconomic effects are minimal</w:t>
      </w:r>
      <w:r w:rsidR="003D4B18">
        <w:rPr>
          <w:sz w:val="24"/>
          <w:szCs w:val="24"/>
        </w:rPr>
        <w:t>,</w:t>
      </w:r>
      <w:r w:rsidR="00464ACD" w:rsidRPr="00AC0541">
        <w:rPr>
          <w:sz w:val="24"/>
          <w:szCs w:val="24"/>
        </w:rPr>
        <w:t xml:space="preserve"> but </w:t>
      </w:r>
      <w:r w:rsidR="005C1FA5" w:rsidRPr="00AC0541">
        <w:rPr>
          <w:sz w:val="24"/>
          <w:szCs w:val="24"/>
        </w:rPr>
        <w:t>still</w:t>
      </w:r>
      <w:r w:rsidR="003D4B18">
        <w:rPr>
          <w:sz w:val="24"/>
          <w:szCs w:val="24"/>
        </w:rPr>
        <w:t xml:space="preserve"> seems to</w:t>
      </w:r>
      <w:r w:rsidR="00464ACD" w:rsidRPr="00AC0541">
        <w:rPr>
          <w:sz w:val="24"/>
          <w:szCs w:val="24"/>
        </w:rPr>
        <w:t xml:space="preserve"> expand the economy.</w:t>
      </w:r>
      <w:r w:rsidR="003D4B18">
        <w:rPr>
          <w:sz w:val="24"/>
          <w:szCs w:val="24"/>
        </w:rPr>
        <w:t xml:space="preserve">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w:t>
      </w:r>
      <w:r w:rsidR="003D4B18">
        <w:rPr>
          <w:sz w:val="24"/>
          <w:szCs w:val="24"/>
        </w:rPr>
        <w:t>associated with</w:t>
      </w:r>
      <w:r w:rsidR="00E57C40" w:rsidRPr="00AC0541">
        <w:rPr>
          <w:sz w:val="24"/>
          <w:szCs w:val="24"/>
        </w:rPr>
        <w:t xml:space="preserve"> the demand channel we </w:t>
      </w:r>
      <w:r w:rsidR="003D4B18">
        <w:rPr>
          <w:sz w:val="24"/>
          <w:szCs w:val="24"/>
        </w:rPr>
        <w:t>estimate a fall of</w:t>
      </w:r>
      <w:r w:rsidR="00E57C40" w:rsidRPr="00AC0541">
        <w:rPr>
          <w:sz w:val="24"/>
          <w:szCs w:val="24"/>
        </w:rPr>
        <w:t xml:space="preserve"> approximately 250 people. </w:t>
      </w:r>
      <w:r w:rsidR="003D4B18">
        <w:rPr>
          <w:sz w:val="24"/>
          <w:szCs w:val="24"/>
        </w:rPr>
        <w:br/>
      </w:r>
      <w:r w:rsidR="00E427BB" w:rsidRPr="00AC0541">
        <w:rPr>
          <w:sz w:val="24"/>
          <w:szCs w:val="24"/>
        </w:rPr>
        <w:t xml:space="preserve">One of the most central estimates </w:t>
      </w:r>
      <w:r w:rsidR="002F721B">
        <w:rPr>
          <w:sz w:val="24"/>
          <w:szCs w:val="24"/>
        </w:rPr>
        <w:t>for</w:t>
      </w:r>
      <w:r w:rsidR="00E427BB" w:rsidRPr="00AC0541">
        <w:rPr>
          <w:sz w:val="24"/>
          <w:szCs w:val="24"/>
        </w:rPr>
        <w:t xml:space="preserve"> the demand channel</w:t>
      </w:r>
      <w:r w:rsidR="002F721B">
        <w:rPr>
          <w:sz w:val="24"/>
          <w:szCs w:val="24"/>
        </w:rPr>
        <w:t>,</w:t>
      </w:r>
      <w:r w:rsidR="00E427BB" w:rsidRPr="00AC0541">
        <w:rPr>
          <w:sz w:val="24"/>
          <w:szCs w:val="24"/>
        </w:rPr>
        <w:t xml:space="preserve"> is the </w:t>
      </w:r>
      <w:r w:rsidR="005C1FA5" w:rsidRPr="00AC0541">
        <w:rPr>
          <w:sz w:val="24"/>
          <w:szCs w:val="24"/>
        </w:rPr>
        <w:t xml:space="preserve">one describing the relationship between </w:t>
      </w:r>
      <w:r w:rsidR="002F721B">
        <w:rPr>
          <w:sz w:val="24"/>
          <w:szCs w:val="24"/>
        </w:rPr>
        <w:t xml:space="preserve">the </w:t>
      </w:r>
      <w:r w:rsidR="005C1FA5" w:rsidRPr="00AC0541">
        <w:rPr>
          <w:sz w:val="24"/>
          <w:szCs w:val="24"/>
        </w:rPr>
        <w:t>maximum level of income insurance and</w:t>
      </w:r>
      <w:r w:rsidR="00E427BB" w:rsidRPr="00AC0541">
        <w:rPr>
          <w:sz w:val="24"/>
          <w:szCs w:val="24"/>
        </w:rPr>
        <w:t xml:space="preserve"> the average</w:t>
      </w:r>
      <w:r w:rsidR="00791B11">
        <w:rPr>
          <w:sz w:val="24"/>
          <w:szCs w:val="24"/>
        </w:rPr>
        <w:t xml:space="preserve"> level of</w:t>
      </w:r>
      <w:r w:rsidR="00E427BB" w:rsidRPr="00AC0541">
        <w:rPr>
          <w:sz w:val="24"/>
          <w:szCs w:val="24"/>
        </w:rPr>
        <w:t xml:space="preserve"> income insurance</w:t>
      </w:r>
      <w:r w:rsidR="002F721B">
        <w:rPr>
          <w:sz w:val="24"/>
          <w:szCs w:val="24"/>
        </w:rPr>
        <w:t>,</w:t>
      </w:r>
      <w:r w:rsidR="005C1FA5" w:rsidRPr="00AC0541">
        <w:rPr>
          <w:sz w:val="24"/>
          <w:szCs w:val="24"/>
        </w:rPr>
        <w:t xml:space="preserve"> estimated to </w:t>
      </w:r>
      <w:r w:rsidR="002F721B">
        <w:rPr>
          <w:sz w:val="24"/>
          <w:szCs w:val="24"/>
        </w:rPr>
        <w:t xml:space="preserve">be </w:t>
      </w:r>
      <w:r w:rsidR="005C1FA5" w:rsidRPr="00AC0541">
        <w:rPr>
          <w:sz w:val="24"/>
          <w:szCs w:val="24"/>
        </w:rPr>
        <w:t>0.95</w:t>
      </w:r>
      <w:r w:rsidR="00E34F1B" w:rsidRPr="00AC0541">
        <w:rPr>
          <w:sz w:val="24"/>
          <w:szCs w:val="24"/>
        </w:rPr>
        <w:t xml:space="preserve"> in the baseline</w:t>
      </w:r>
      <w:r w:rsidR="002F721B">
        <w:rPr>
          <w:sz w:val="24"/>
          <w:szCs w:val="24"/>
        </w:rPr>
        <w:t xml:space="preserve"> model</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w:t>
      </w:r>
      <w:r w:rsidR="002F721B">
        <w:rPr>
          <w:sz w:val="24"/>
          <w:szCs w:val="24"/>
        </w:rPr>
        <w:t>,</w:t>
      </w:r>
      <w:r w:rsidR="00313A09" w:rsidRPr="00AC0541">
        <w:rPr>
          <w:sz w:val="24"/>
          <w:szCs w:val="24"/>
        </w:rPr>
        <w:t xml:space="preserve"> but</w:t>
      </w:r>
      <w:r w:rsidR="0006174A" w:rsidRPr="00AC0541">
        <w:rPr>
          <w:sz w:val="24"/>
          <w:szCs w:val="24"/>
        </w:rPr>
        <w:t xml:space="preserve"> </w:t>
      </w:r>
      <w:r w:rsidR="002F721B">
        <w:rPr>
          <w:sz w:val="24"/>
          <w:szCs w:val="24"/>
        </w:rPr>
        <w:t>the exact value depends on whether the change in the maximum level of income insurance goes through the wages or not</w:t>
      </w:r>
      <w:r w:rsidR="0006174A" w:rsidRPr="00AC0541">
        <w:rPr>
          <w:sz w:val="24"/>
          <w:szCs w:val="24"/>
        </w:rPr>
        <w:t xml:space="preserve">. </w:t>
      </w:r>
      <w:r w:rsidR="002F721B">
        <w:rPr>
          <w:sz w:val="24"/>
          <w:szCs w:val="24"/>
        </w:rPr>
        <w:t>As t</w:t>
      </w:r>
      <w:r w:rsidR="0006174A" w:rsidRPr="00AC0541">
        <w:rPr>
          <w:sz w:val="24"/>
          <w:szCs w:val="24"/>
        </w:rPr>
        <w:t xml:space="preserve">he </w:t>
      </w:r>
      <w:r w:rsidR="002F721B">
        <w:rPr>
          <w:sz w:val="24"/>
          <w:szCs w:val="24"/>
        </w:rPr>
        <w:t>change in</w:t>
      </w:r>
      <w:r w:rsidR="0006174A" w:rsidRPr="00AC0541">
        <w:rPr>
          <w:sz w:val="24"/>
          <w:szCs w:val="24"/>
        </w:rPr>
        <w:t xml:space="preserve"> this scenario </w:t>
      </w:r>
      <w:r w:rsidR="002F721B">
        <w:rPr>
          <w:sz w:val="24"/>
          <w:szCs w:val="24"/>
        </w:rPr>
        <w:t>is not going through the wages</w:t>
      </w:r>
      <w:r w:rsidR="0006174A" w:rsidRPr="00AC0541">
        <w:rPr>
          <w:sz w:val="24"/>
          <w:szCs w:val="24"/>
        </w:rPr>
        <w:t xml:space="preserve">, </w:t>
      </w:r>
      <w:r w:rsidR="002F721B">
        <w:rPr>
          <w:sz w:val="24"/>
          <w:szCs w:val="24"/>
        </w:rPr>
        <w:t xml:space="preserve">it will </w:t>
      </w:r>
      <w:r w:rsidR="0006174A" w:rsidRPr="00AC0541">
        <w:rPr>
          <w:sz w:val="24"/>
          <w:szCs w:val="24"/>
        </w:rPr>
        <w:t>only</w:t>
      </w:r>
      <w:r w:rsidR="002F721B">
        <w:rPr>
          <w:sz w:val="24"/>
          <w:szCs w:val="24"/>
        </w:rPr>
        <w:t xml:space="preserve"> be</w:t>
      </w:r>
      <w:r w:rsidR="0006174A" w:rsidRPr="00AC0541">
        <w:rPr>
          <w:sz w:val="24"/>
          <w:szCs w:val="24"/>
        </w:rPr>
        <w:t xml:space="preserve"> the people receiving the maximum level of income insurance experiencing an increase</w:t>
      </w:r>
      <w:r w:rsidR="002F721B">
        <w:rPr>
          <w:sz w:val="24"/>
          <w:szCs w:val="24"/>
        </w:rPr>
        <w:t>, leaving the true estimate to be 0.85</w:t>
      </w:r>
      <w:r w:rsidR="0006174A" w:rsidRPr="00AC0541">
        <w:rPr>
          <w:sz w:val="24"/>
          <w:szCs w:val="24"/>
        </w:rPr>
        <w:t xml:space="preserve">. </w:t>
      </w:r>
      <w:r w:rsidR="002F721B">
        <w:rPr>
          <w:sz w:val="24"/>
          <w:szCs w:val="24"/>
        </w:rPr>
        <w:t>Therefor</w:t>
      </w:r>
      <w:r w:rsidR="00D969ED">
        <w:rPr>
          <w:sz w:val="24"/>
          <w:szCs w:val="24"/>
        </w:rPr>
        <w:t>e,</w:t>
      </w:r>
      <w:r w:rsidR="002F721B">
        <w:rPr>
          <w:sz w:val="24"/>
          <w:szCs w:val="24"/>
        </w:rPr>
        <w:t xml:space="preserve"> we perform a sensitivity </w:t>
      </w:r>
      <w:r w:rsidR="00410595" w:rsidRPr="00AC0541">
        <w:rPr>
          <w:sz w:val="24"/>
          <w:szCs w:val="24"/>
        </w:rPr>
        <w:t>analysis in appendix</w:t>
      </w:r>
      <w:r w:rsidR="000A5116">
        <w:rPr>
          <w:sz w:val="24"/>
          <w:szCs w:val="24"/>
        </w:rPr>
        <w:t xml:space="preserve"> (pg.</w:t>
      </w:r>
      <w:r w:rsidR="00791B11">
        <w:rPr>
          <w:sz w:val="24"/>
          <w:szCs w:val="24"/>
        </w:rPr>
        <w:t xml:space="preserve"> </w:t>
      </w:r>
      <w:r w:rsidR="00791B11">
        <w:rPr>
          <w:sz w:val="24"/>
          <w:szCs w:val="24"/>
        </w:rPr>
        <w:fldChar w:fldCharType="begin"/>
      </w:r>
      <w:r w:rsidR="00791B11">
        <w:rPr>
          <w:sz w:val="24"/>
          <w:szCs w:val="24"/>
        </w:rPr>
        <w:instrText xml:space="preserve"> PAGEREF _Ref120689876 \h </w:instrText>
      </w:r>
      <w:r w:rsidR="00791B11">
        <w:rPr>
          <w:sz w:val="24"/>
          <w:szCs w:val="24"/>
        </w:rPr>
      </w:r>
      <w:r w:rsidR="00791B11">
        <w:rPr>
          <w:sz w:val="24"/>
          <w:szCs w:val="24"/>
        </w:rPr>
        <w:fldChar w:fldCharType="separate"/>
      </w:r>
      <w:r w:rsidR="00775321">
        <w:rPr>
          <w:noProof/>
          <w:sz w:val="24"/>
          <w:szCs w:val="24"/>
        </w:rPr>
        <w:t>55</w:t>
      </w:r>
      <w:r w:rsidR="00791B11">
        <w:rPr>
          <w:sz w:val="24"/>
          <w:szCs w:val="24"/>
        </w:rPr>
        <w:fldChar w:fldCharType="end"/>
      </w:r>
      <w:r w:rsidR="000A5116">
        <w:rPr>
          <w:sz w:val="24"/>
          <w:szCs w:val="24"/>
        </w:rPr>
        <w:t>)</w:t>
      </w:r>
      <w:r w:rsidR="00410595" w:rsidRPr="00AC0541">
        <w:rPr>
          <w:sz w:val="24"/>
          <w:szCs w:val="24"/>
        </w:rPr>
        <w:t xml:space="preserve"> </w:t>
      </w:r>
      <w:r w:rsidR="002F721B">
        <w:rPr>
          <w:sz w:val="24"/>
          <w:szCs w:val="24"/>
        </w:rPr>
        <w:t xml:space="preserve">both including </w:t>
      </w:r>
      <w:r w:rsidR="00791B11">
        <w:rPr>
          <w:sz w:val="24"/>
          <w:szCs w:val="24"/>
        </w:rPr>
        <w:t>a</w:t>
      </w:r>
      <w:r w:rsidR="002F721B">
        <w:rPr>
          <w:sz w:val="24"/>
          <w:szCs w:val="24"/>
        </w:rPr>
        <w:t xml:space="preserve"> lower and upper bound for this coefficient. Using an estimate of 0.85 </w:t>
      </w:r>
      <w:r w:rsidR="00410595" w:rsidRPr="00AC0541">
        <w:rPr>
          <w:sz w:val="24"/>
          <w:szCs w:val="24"/>
        </w:rPr>
        <w:t>we see</w:t>
      </w:r>
      <w:r w:rsidR="002E0351">
        <w:rPr>
          <w:sz w:val="24"/>
          <w:szCs w:val="24"/>
        </w:rPr>
        <w:t xml:space="preserve"> that the result is almost the same </w:t>
      </w:r>
      <w:r w:rsidR="00410595" w:rsidRPr="00AC0541">
        <w:rPr>
          <w:sz w:val="24"/>
          <w:szCs w:val="24"/>
        </w:rPr>
        <w:t>a</w:t>
      </w:r>
      <w:r w:rsidR="002E0351">
        <w:rPr>
          <w:sz w:val="24"/>
          <w:szCs w:val="24"/>
        </w:rPr>
        <w:t>s we</w:t>
      </w:r>
      <w:r w:rsidR="00410595" w:rsidRPr="00AC0541">
        <w:rPr>
          <w:sz w:val="24"/>
          <w:szCs w:val="24"/>
        </w:rPr>
        <w:t xml:space="preserve"> </w:t>
      </w:r>
      <w:r w:rsidR="002E0351">
        <w:rPr>
          <w:sz w:val="24"/>
          <w:szCs w:val="24"/>
        </w:rPr>
        <w:t xml:space="preserve">find a </w:t>
      </w:r>
      <w:r w:rsidR="00410595" w:rsidRPr="00AC0541">
        <w:rPr>
          <w:sz w:val="24"/>
          <w:szCs w:val="24"/>
        </w:rPr>
        <w:t xml:space="preserve">decrease </w:t>
      </w:r>
      <w:r w:rsidR="00791B11">
        <w:rPr>
          <w:sz w:val="24"/>
          <w:szCs w:val="24"/>
        </w:rPr>
        <w:t>in</w:t>
      </w:r>
      <w:r w:rsidR="00410595" w:rsidRPr="00AC0541">
        <w:rPr>
          <w:sz w:val="24"/>
          <w:szCs w:val="24"/>
        </w:rPr>
        <w:t xml:space="preserve"> unemployment o</w:t>
      </w:r>
      <w:r w:rsidR="002E0351">
        <w:rPr>
          <w:sz w:val="24"/>
          <w:szCs w:val="24"/>
        </w:rPr>
        <w:t>f</w:t>
      </w:r>
      <w:r w:rsidR="00410595" w:rsidRPr="00AC0541">
        <w:rPr>
          <w:sz w:val="24"/>
          <w:szCs w:val="24"/>
        </w:rPr>
        <w:t xml:space="preserve"> 223</w:t>
      </w:r>
      <w:r w:rsidR="002E0351">
        <w:rPr>
          <w:sz w:val="24"/>
          <w:szCs w:val="24"/>
        </w:rPr>
        <w:t xml:space="preserve"> people.</w:t>
      </w:r>
    </w:p>
    <w:p w14:paraId="31327C89" w14:textId="0BA3B4A4" w:rsidR="00AE5E58" w:rsidRPr="007F7F59" w:rsidRDefault="00464ACD" w:rsidP="0078484D">
      <w:pPr>
        <w:spacing w:line="360" w:lineRule="auto"/>
        <w:rPr>
          <w:sz w:val="24"/>
          <w:szCs w:val="24"/>
        </w:rPr>
      </w:pPr>
      <w:r w:rsidRPr="00AC0541">
        <w:rPr>
          <w:sz w:val="24"/>
          <w:szCs w:val="24"/>
        </w:rPr>
        <w:lastRenderedPageBreak/>
        <w:t>In scenario</w:t>
      </w:r>
      <w:r w:rsidR="005C1FA5" w:rsidRPr="00AC0541">
        <w:rPr>
          <w:sz w:val="24"/>
          <w:szCs w:val="24"/>
        </w:rPr>
        <w:t xml:space="preserve"> </w:t>
      </w:r>
      <w:r w:rsidR="002E0351">
        <w:rPr>
          <w:sz w:val="24"/>
          <w:szCs w:val="24"/>
        </w:rPr>
        <w:t>2,</w:t>
      </w:r>
      <w:r w:rsidR="005C1FA5" w:rsidRPr="00AC0541">
        <w:rPr>
          <w:sz w:val="24"/>
          <w:szCs w:val="24"/>
        </w:rPr>
        <w:t xml:space="preserve">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w:t>
      </w:r>
      <w:r w:rsidR="00B61329">
        <w:rPr>
          <w:sz w:val="24"/>
          <w:szCs w:val="24"/>
        </w:rPr>
        <w:t>state</w:t>
      </w:r>
      <w:r w:rsidRPr="00AC0541">
        <w:rPr>
          <w:sz w:val="24"/>
          <w:szCs w:val="24"/>
        </w:rPr>
        <w:t xml:space="preserve"> regulation </w:t>
      </w:r>
      <w:r w:rsidR="00B61329">
        <w:rPr>
          <w:sz w:val="24"/>
          <w:szCs w:val="24"/>
        </w:rPr>
        <w:t>percentage</w:t>
      </w:r>
      <w:r w:rsidRPr="00AC0541">
        <w:rPr>
          <w:sz w:val="24"/>
          <w:szCs w:val="24"/>
        </w:rPr>
        <w:t xml:space="preserve">. </w:t>
      </w:r>
      <w:r w:rsidR="00C04F99" w:rsidRPr="00AC0541">
        <w:rPr>
          <w:sz w:val="24"/>
          <w:szCs w:val="24"/>
        </w:rPr>
        <w:t xml:space="preserve"> </w:t>
      </w:r>
    </w:p>
    <w:p w14:paraId="00273393" w14:textId="3BB6CC2F" w:rsidR="0027521C" w:rsidRDefault="00425D00" w:rsidP="007F7F59">
      <w:pPr>
        <w:pStyle w:val="Overskrift2"/>
      </w:pPr>
      <w:r>
        <w:t xml:space="preserve">Scenario </w:t>
      </w:r>
      <w:r w:rsidR="007F7F59">
        <w:t>2</w:t>
      </w:r>
      <w:r>
        <w:t xml:space="preserve"> </w:t>
      </w:r>
      <w:r w:rsidR="007F7F59">
        <w:t>Denmark as a mature economy</w:t>
      </w:r>
    </w:p>
    <w:p w14:paraId="6EC40BB3" w14:textId="77777777" w:rsidR="007F7F59" w:rsidRPr="007F7F59" w:rsidRDefault="007F7F59" w:rsidP="007F7F59"/>
    <w:p w14:paraId="7BFB6654" w14:textId="6048C680"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t</m:t>
            </m:r>
          </m:sub>
        </m:sSub>
        <m:r>
          <w:rPr>
            <w:rFonts w:ascii="Cambria Math" w:hAnsi="Cambria Math"/>
            <w:sz w:val="24"/>
            <w:szCs w:val="24"/>
          </w:rPr>
          <m:t>)</m:t>
        </m:r>
      </m:oMath>
      <w:r w:rsidRPr="00AC0541">
        <w:rPr>
          <w:sz w:val="24"/>
          <w:szCs w:val="24"/>
        </w:rPr>
        <w:t xml:space="preserve"> </w:t>
      </w:r>
      <w:r w:rsidR="00DB7710">
        <w:rPr>
          <w:sz w:val="24"/>
          <w:szCs w:val="24"/>
        </w:rPr>
        <w:t>was</w:t>
      </w:r>
      <w:r w:rsidRPr="00AC0541">
        <w:rPr>
          <w:sz w:val="24"/>
          <w:szCs w:val="24"/>
        </w:rPr>
        <w:t xml:space="preserve"> </w:t>
      </w:r>
      <w:r w:rsidR="00DB7710">
        <w:rPr>
          <w:sz w:val="24"/>
          <w:szCs w:val="24"/>
        </w:rPr>
        <w:t>included as an</w:t>
      </w:r>
      <w:r w:rsidRPr="00AC0541">
        <w:rPr>
          <w:sz w:val="24"/>
          <w:szCs w:val="24"/>
        </w:rPr>
        <w:t xml:space="preserve"> exogenous</w:t>
      </w:r>
      <w:r w:rsidR="00DB7710">
        <w:rPr>
          <w:sz w:val="24"/>
          <w:szCs w:val="24"/>
        </w:rPr>
        <w:t xml:space="preserve"> variable</w:t>
      </w:r>
      <w:r w:rsidRPr="00AC0541">
        <w:rPr>
          <w:sz w:val="24"/>
          <w:szCs w:val="24"/>
        </w:rPr>
        <w:t xml:space="preserve">, but as </w:t>
      </w:r>
      <w:r w:rsidR="00F97FF9" w:rsidRPr="00AC0541">
        <w:rPr>
          <w:sz w:val="24"/>
          <w:szCs w:val="24"/>
        </w:rPr>
        <w:t>presented in section 2</w:t>
      </w:r>
      <w:r w:rsidR="00DB7710">
        <w:rPr>
          <w:sz w:val="24"/>
          <w:szCs w:val="24"/>
        </w:rPr>
        <w:t>,</w:t>
      </w:r>
      <w:r w:rsidR="00F97FF9" w:rsidRPr="00AC0541">
        <w:rPr>
          <w:sz w:val="24"/>
          <w:szCs w:val="24"/>
        </w:rPr>
        <w:t xml:space="preserve">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 xml:space="preserve">the </w:t>
      </w:r>
      <w:r w:rsidR="002539F9">
        <w:rPr>
          <w:sz w:val="24"/>
          <w:szCs w:val="24"/>
        </w:rPr>
        <w:t>IS-model</w:t>
      </w:r>
      <w:r w:rsidR="00FC3AF2" w:rsidRPr="00AC0541">
        <w:rPr>
          <w:sz w:val="24"/>
          <w:szCs w:val="24"/>
        </w:rPr>
        <w:t xml:space="preserve"> for not including </w:t>
      </w:r>
      <w:r w:rsidR="00740738">
        <w:rPr>
          <w:sz w:val="24"/>
          <w:szCs w:val="24"/>
        </w:rPr>
        <w:t xml:space="preserve">a relationship between </w:t>
      </w:r>
      <w:r w:rsidRPr="00AC0541">
        <w:rPr>
          <w:sz w:val="24"/>
          <w:szCs w:val="24"/>
        </w:rPr>
        <w:t>the compensation</w:t>
      </w:r>
      <w:r w:rsidR="0032110E">
        <w:rPr>
          <w:sz w:val="24"/>
          <w:szCs w:val="24"/>
        </w:rPr>
        <w:t xml:space="preserve"> rate</w:t>
      </w:r>
      <w:r w:rsidRPr="00AC0541">
        <w:rPr>
          <w:sz w:val="24"/>
          <w:szCs w:val="24"/>
        </w:rPr>
        <w:t xml:space="preserve"> </w:t>
      </w:r>
      <w:r w:rsidR="00740738">
        <w:rPr>
          <w:sz w:val="24"/>
          <w:szCs w:val="24"/>
        </w:rPr>
        <w:t>and</w:t>
      </w:r>
      <w:r w:rsidRPr="00AC0541">
        <w:rPr>
          <w:sz w:val="24"/>
          <w:szCs w:val="24"/>
        </w:rPr>
        <w:t xml:space="preserve">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program</w:t>
      </w:r>
      <w:r w:rsidR="00845283" w:rsidRPr="00967F45">
        <w:rPr>
          <w:rStyle w:val="Fodnotehenvisning"/>
        </w:rPr>
        <w:footnoteReference w:id="11"/>
      </w:r>
      <w:r w:rsidR="00A63068" w:rsidRPr="00AC0541">
        <w:rPr>
          <w:sz w:val="24"/>
          <w:szCs w:val="24"/>
        </w:rPr>
        <w:t xml:space="preserve">. </w:t>
      </w:r>
      <w:r w:rsidR="00740738">
        <w:rPr>
          <w:sz w:val="24"/>
          <w:szCs w:val="24"/>
        </w:rPr>
        <w:t>Such an relationship should exist as people are comparing</w:t>
      </w:r>
      <w:r w:rsidR="00A63068" w:rsidRPr="00AC0541">
        <w:rPr>
          <w:sz w:val="24"/>
          <w:szCs w:val="24"/>
        </w:rPr>
        <w:t xml:space="preserve"> membership costs to the generosity of the program</w:t>
      </w:r>
      <w:r w:rsidR="00740738">
        <w:rPr>
          <w:sz w:val="24"/>
          <w:szCs w:val="24"/>
        </w:rPr>
        <w:t xml:space="preserve">, and as the </w:t>
      </w:r>
      <w:r w:rsidR="00A63068" w:rsidRPr="00AC0541">
        <w:rPr>
          <w:sz w:val="24"/>
          <w:szCs w:val="24"/>
        </w:rPr>
        <w:t xml:space="preserve">compensation rate </w:t>
      </w:r>
      <w:r w:rsidR="00740738">
        <w:rPr>
          <w:sz w:val="24"/>
          <w:szCs w:val="24"/>
        </w:rPr>
        <w:t>gets</w:t>
      </w:r>
      <w:r w:rsidR="00A63068" w:rsidRPr="00AC0541">
        <w:rPr>
          <w:sz w:val="24"/>
          <w:szCs w:val="24"/>
        </w:rPr>
        <w:t xml:space="preserve"> lower</w:t>
      </w:r>
      <w:r w:rsidR="00740738">
        <w:rPr>
          <w:sz w:val="24"/>
          <w:szCs w:val="24"/>
        </w:rPr>
        <w:t>, more people are not willing to pay these costs, thereby these people end up leaving the program</w:t>
      </w:r>
      <w:r w:rsidR="00DB7710">
        <w:rPr>
          <w:sz w:val="24"/>
          <w:szCs w:val="24"/>
        </w:rPr>
        <w:t xml:space="preserve"> </w:t>
      </w:r>
      <w:r w:rsidR="00DB7710">
        <w:rPr>
          <w:sz w:val="24"/>
          <w:szCs w:val="24"/>
        </w:rPr>
        <w:fldChar w:fldCharType="begin" w:fldLock="1"/>
      </w:r>
      <w:r w:rsidR="005665D4">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id":"ITEM-3","issue":"September 2018","issued":{"date-parts":[["2018"]]},"title":"30 Års dagpengeforringelser","type":"article-journal"},"uris":["http://www.mendeley.com/documents/?uuid=f6713169-51f1-434f-9976-a6f0d8693e60"]}],"mendeley":{"formattedCitation":"(Aastrup,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DB7710">
        <w:rPr>
          <w:sz w:val="24"/>
          <w:szCs w:val="24"/>
        </w:rPr>
        <w:fldChar w:fldCharType="separate"/>
      </w:r>
      <w:r w:rsidR="005634E3" w:rsidRPr="005634E3">
        <w:rPr>
          <w:noProof/>
          <w:sz w:val="24"/>
          <w:szCs w:val="24"/>
        </w:rPr>
        <w:t>(Aastrup, 2018; Jensen, 2021; Risgaard, 2021)</w:t>
      </w:r>
      <w:r w:rsidR="00DB7710">
        <w:rPr>
          <w:sz w:val="24"/>
          <w:szCs w:val="24"/>
        </w:rPr>
        <w:fldChar w:fldCharType="end"/>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central mechanism</w:t>
      </w:r>
      <w:r w:rsidR="00740738">
        <w:rPr>
          <w:sz w:val="24"/>
          <w:szCs w:val="24"/>
        </w:rPr>
        <w:t xml:space="preserve"> of changes in the insurance rate,</w:t>
      </w:r>
      <w:r w:rsidR="00207C01" w:rsidRPr="00AC0541">
        <w:rPr>
          <w:sz w:val="24"/>
          <w:szCs w:val="24"/>
        </w:rPr>
        <w:t xml:space="preserve"> will </w:t>
      </w:r>
      <w:r w:rsidR="00740738">
        <w:rPr>
          <w:sz w:val="24"/>
          <w:szCs w:val="24"/>
        </w:rPr>
        <w:t>go through</w:t>
      </w:r>
      <w:r w:rsidR="00207C01" w:rsidRPr="00AC0541">
        <w:rPr>
          <w:sz w:val="24"/>
          <w:szCs w:val="24"/>
        </w:rPr>
        <w:t xml:space="preserve"> the </w:t>
      </w:r>
      <w:r w:rsidR="00DC2C78" w:rsidRPr="00AC0541">
        <w:rPr>
          <w:sz w:val="24"/>
          <w:szCs w:val="24"/>
        </w:rPr>
        <w:t>demand si</w:t>
      </w:r>
      <w:r w:rsidR="000412E2">
        <w:rPr>
          <w:sz w:val="24"/>
          <w:szCs w:val="24"/>
        </w:rPr>
        <w:t>d</w:t>
      </w:r>
      <w:r w:rsidR="00DC2C78" w:rsidRPr="00AC0541">
        <w:rPr>
          <w:sz w:val="24"/>
          <w:szCs w:val="24"/>
        </w:rPr>
        <w:t>e of the economy</w:t>
      </w:r>
      <w:r w:rsidR="00207C01" w:rsidRPr="00AC0541">
        <w:rPr>
          <w:sz w:val="24"/>
          <w:szCs w:val="24"/>
        </w:rPr>
        <w:t xml:space="preserve"> </w:t>
      </w:r>
      <w:r w:rsidR="00740738">
        <w:rPr>
          <w:sz w:val="24"/>
          <w:szCs w:val="24"/>
        </w:rPr>
        <w:t xml:space="preserve">as we change the </w:t>
      </w:r>
      <w:r w:rsidR="00DC2C78" w:rsidRPr="00AC0541">
        <w:rPr>
          <w:sz w:val="24"/>
          <w:szCs w:val="24"/>
        </w:rPr>
        <w:t>percentage</w:t>
      </w:r>
      <w:r w:rsidR="00740738">
        <w:rPr>
          <w:sz w:val="24"/>
          <w:szCs w:val="24"/>
        </w:rPr>
        <w:t xml:space="preserve"> of people</w:t>
      </w:r>
      <w:r w:rsidR="00DC2C78" w:rsidRPr="00AC0541">
        <w:rPr>
          <w:sz w:val="24"/>
          <w:szCs w:val="24"/>
        </w:rPr>
        <w:t xml:space="preserve"> recei</w:t>
      </w:r>
      <w:r w:rsidR="00740738">
        <w:rPr>
          <w:sz w:val="24"/>
          <w:szCs w:val="24"/>
        </w:rPr>
        <w:t>ving</w:t>
      </w:r>
      <w:r w:rsidR="00DC2C78" w:rsidRPr="00AC0541">
        <w:rPr>
          <w:sz w:val="24"/>
          <w:szCs w:val="24"/>
        </w:rPr>
        <w:t xml:space="preserve"> income insurance when unemployed</w:t>
      </w:r>
      <w:r w:rsidR="00845283" w:rsidRPr="00967F45">
        <w:rPr>
          <w:rStyle w:val="Fodnotehenvisning"/>
        </w:rPr>
        <w:footnoteReference w:id="12"/>
      </w:r>
      <w:r w:rsidR="00DC2C78" w:rsidRPr="00AC0541">
        <w:rPr>
          <w:sz w:val="24"/>
          <w:szCs w:val="24"/>
        </w:rPr>
        <w:t xml:space="preserve">. </w:t>
      </w:r>
      <w:r w:rsidR="00CD2B12" w:rsidRPr="00AC0541">
        <w:rPr>
          <w:sz w:val="24"/>
          <w:szCs w:val="24"/>
        </w:rPr>
        <w:t xml:space="preserve">The equation added to the model can be observed below: </w:t>
      </w:r>
    </w:p>
    <w:p w14:paraId="7F3A94EA" w14:textId="1ED1B08F"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m:t>
                      </m:r>
                    </m:sub>
                  </m:sSub>
                </m:e>
              </m:d>
            </m:e>
          </m:func>
          <m:r>
            <w:rPr>
              <w:rFonts w:ascii="Cambria Math" w:hAnsi="Cambria Math"/>
            </w:rPr>
            <m:t>= 0.045*</m:t>
          </m:r>
          <m:r>
            <m:rPr>
              <m:sty m:val="p"/>
            </m:rPr>
            <w:rPr>
              <w:rFonts w:ascii="Cambria Math" w:hAnsi="Cambria Math"/>
            </w:rPr>
            <m:t>ln⁡</m:t>
          </m:r>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67B69850"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w:t>
      </w:r>
      <w:r w:rsidR="00740738">
        <w:rPr>
          <w:sz w:val="24"/>
          <w:szCs w:val="24"/>
        </w:rPr>
        <w:t>insurance rate</w:t>
      </w:r>
      <w:r w:rsidR="00CD2B12" w:rsidRPr="00AC0541">
        <w:rPr>
          <w:sz w:val="24"/>
          <w:szCs w:val="24"/>
        </w:rPr>
        <w:t xml:space="preserve"> is </w:t>
      </w:r>
      <w:r w:rsidR="00BE6ECA" w:rsidRPr="00AC0541">
        <w:rPr>
          <w:sz w:val="24"/>
          <w:szCs w:val="24"/>
        </w:rPr>
        <w:t>obtained from</w:t>
      </w:r>
      <w:r w:rsidR="00CD2B12" w:rsidRPr="00AC0541">
        <w:rPr>
          <w:sz w:val="24"/>
          <w:szCs w:val="24"/>
        </w:rPr>
        <w:t xml:space="preserve"> ADAMS databank, </w:t>
      </w:r>
      <w:r w:rsidR="00740738">
        <w:rPr>
          <w:sz w:val="24"/>
          <w:szCs w:val="24"/>
        </w:rPr>
        <w:t>and as the data is only available till 2018</w:t>
      </w:r>
      <w:r w:rsidR="00D969ED">
        <w:rPr>
          <w:sz w:val="24"/>
          <w:szCs w:val="24"/>
        </w:rPr>
        <w:t>,</w:t>
      </w:r>
      <w:r w:rsidR="00CD2B12" w:rsidRPr="00AC0541">
        <w:rPr>
          <w:sz w:val="24"/>
          <w:szCs w:val="24"/>
        </w:rPr>
        <w:t xml:space="preserve"> we</w:t>
      </w:r>
      <w:r w:rsidR="00740738">
        <w:rPr>
          <w:sz w:val="24"/>
          <w:szCs w:val="24"/>
        </w:rPr>
        <w:t xml:space="preserve"> are</w:t>
      </w:r>
      <w:r w:rsidR="00CD2B12" w:rsidRPr="00AC0541">
        <w:rPr>
          <w:sz w:val="24"/>
          <w:szCs w:val="24"/>
        </w:rPr>
        <w:t xml:space="preserve"> only</w:t>
      </w:r>
      <w:r w:rsidR="00740738">
        <w:rPr>
          <w:sz w:val="24"/>
          <w:szCs w:val="24"/>
        </w:rPr>
        <w:t xml:space="preserve"> able to</w:t>
      </w:r>
      <w:r w:rsidR="00CD2B12" w:rsidRPr="00AC0541">
        <w:rPr>
          <w:sz w:val="24"/>
          <w:szCs w:val="24"/>
        </w:rPr>
        <w:t xml:space="preserve"> estimate the equation till 2017 quarter 4. </w:t>
      </w:r>
      <w:r w:rsidR="00740738">
        <w:rPr>
          <w:sz w:val="24"/>
          <w:szCs w:val="24"/>
        </w:rPr>
        <w:t>Doing this, w</w:t>
      </w:r>
      <w:r w:rsidR="003856B0" w:rsidRPr="00AC0541">
        <w:rPr>
          <w:sz w:val="24"/>
          <w:szCs w:val="24"/>
        </w:rPr>
        <w:t xml:space="preserve">e find a positive long-run relationship between the compensation rate and the insurance </w:t>
      </w:r>
      <w:r w:rsidR="00740738" w:rsidRPr="00AC0541">
        <w:rPr>
          <w:sz w:val="24"/>
          <w:szCs w:val="24"/>
        </w:rPr>
        <w:t>rate</w:t>
      </w:r>
      <w:r w:rsidR="00740738">
        <w:rPr>
          <w:sz w:val="24"/>
          <w:szCs w:val="24"/>
        </w:rPr>
        <w:t xml:space="preserve"> but </w:t>
      </w:r>
      <w:r w:rsidR="0032110E">
        <w:rPr>
          <w:sz w:val="24"/>
          <w:szCs w:val="24"/>
        </w:rPr>
        <w:t xml:space="preserve">only </w:t>
      </w:r>
      <w:r w:rsidR="003856B0" w:rsidRPr="00AC0541">
        <w:rPr>
          <w:sz w:val="24"/>
          <w:szCs w:val="24"/>
        </w:rPr>
        <w:t>at a 10% significan</w:t>
      </w:r>
      <w:r w:rsidR="00740738">
        <w:rPr>
          <w:sz w:val="24"/>
          <w:szCs w:val="24"/>
        </w:rPr>
        <w:t>ce</w:t>
      </w:r>
      <w:r w:rsidR="003856B0" w:rsidRPr="00AC0541">
        <w:rPr>
          <w:sz w:val="24"/>
          <w:szCs w:val="24"/>
        </w:rPr>
        <w:t xml:space="preserve">-level. </w:t>
      </w:r>
    </w:p>
    <w:p w14:paraId="6BE0A7BC" w14:textId="67F4F6DA" w:rsidR="000A3027" w:rsidRPr="00AC0541" w:rsidRDefault="00207C01" w:rsidP="0078484D">
      <w:pPr>
        <w:spacing w:line="360" w:lineRule="auto"/>
        <w:rPr>
          <w:sz w:val="24"/>
          <w:szCs w:val="24"/>
        </w:rPr>
      </w:pPr>
      <w:r w:rsidRPr="00AC0541">
        <w:rPr>
          <w:sz w:val="24"/>
          <w:szCs w:val="24"/>
        </w:rPr>
        <w:t>As</w:t>
      </w:r>
      <w:r w:rsidR="00E4200B" w:rsidRPr="00AC0541">
        <w:rPr>
          <w:sz w:val="24"/>
          <w:szCs w:val="24"/>
        </w:rPr>
        <w:t xml:space="preserve"> the demand</w:t>
      </w:r>
      <w:r w:rsidRPr="00AC0541">
        <w:rPr>
          <w:sz w:val="24"/>
          <w:szCs w:val="24"/>
        </w:rPr>
        <w:t xml:space="preserve"> channel</w:t>
      </w:r>
      <w:r w:rsidR="00E4200B" w:rsidRPr="00AC0541">
        <w:rPr>
          <w:sz w:val="24"/>
          <w:szCs w:val="24"/>
        </w:rPr>
        <w:t xml:space="preserve"> </w:t>
      </w:r>
      <w:r w:rsidR="007A492E">
        <w:rPr>
          <w:sz w:val="24"/>
          <w:szCs w:val="24"/>
        </w:rPr>
        <w:t>and</w:t>
      </w:r>
      <w:r w:rsidR="00E4200B" w:rsidRPr="00AC0541">
        <w:rPr>
          <w:sz w:val="24"/>
          <w:szCs w:val="24"/>
        </w:rPr>
        <w:t xml:space="preserve"> insurance rate channel</w:t>
      </w:r>
      <w:r w:rsidRPr="00AC0541">
        <w:rPr>
          <w:sz w:val="24"/>
          <w:szCs w:val="24"/>
        </w:rPr>
        <w:t xml:space="preserve"> </w:t>
      </w:r>
      <w:r w:rsidR="007A492E">
        <w:rPr>
          <w:sz w:val="24"/>
          <w:szCs w:val="24"/>
        </w:rPr>
        <w:t xml:space="preserve">included in this scenario both affect the economy through the same equations, </w:t>
      </w:r>
      <w:r w:rsidRPr="00AC0541">
        <w:rPr>
          <w:sz w:val="24"/>
          <w:szCs w:val="24"/>
        </w:rPr>
        <w:t xml:space="preserve">we will compare the results of </w:t>
      </w:r>
      <w:r w:rsidR="007A492E">
        <w:rPr>
          <w:sz w:val="24"/>
          <w:szCs w:val="24"/>
        </w:rPr>
        <w:t>this scenario</w:t>
      </w:r>
      <w:r w:rsidR="0032110E">
        <w:rPr>
          <w:sz w:val="24"/>
          <w:szCs w:val="24"/>
        </w:rPr>
        <w:t>s</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w:t>
      </w:r>
      <w:r w:rsidR="007A492E">
        <w:rPr>
          <w:sz w:val="24"/>
          <w:szCs w:val="24"/>
        </w:rPr>
        <w:t>whereas</w:t>
      </w:r>
      <w:r w:rsidR="00ED0C06" w:rsidRPr="00AC0541">
        <w:rPr>
          <w:sz w:val="24"/>
          <w:szCs w:val="24"/>
        </w:rPr>
        <w:t xml:space="preserve"> a higher percentage of unemployed </w:t>
      </w:r>
      <w:r w:rsidR="007A492E">
        <w:rPr>
          <w:sz w:val="24"/>
          <w:szCs w:val="24"/>
        </w:rPr>
        <w:t>are now</w:t>
      </w:r>
      <w:r w:rsidR="00ED0C06" w:rsidRPr="00AC0541">
        <w:rPr>
          <w:sz w:val="24"/>
          <w:szCs w:val="24"/>
        </w:rPr>
        <w:t xml:space="preserve"> receiving income insurance increasing the net benefits received by the households. </w:t>
      </w:r>
      <w:r w:rsidR="007A492E">
        <w:rPr>
          <w:sz w:val="24"/>
          <w:szCs w:val="24"/>
        </w:rPr>
        <w:t>We can use</w:t>
      </w:r>
      <w:r w:rsidR="00173E7B" w:rsidRPr="00AC0541">
        <w:rPr>
          <w:sz w:val="24"/>
          <w:szCs w:val="24"/>
        </w:rPr>
        <w:t xml:space="preserve"> the same reasoning as in scenario 1</w:t>
      </w:r>
      <w:r w:rsidR="007A492E">
        <w:rPr>
          <w:sz w:val="24"/>
          <w:szCs w:val="24"/>
        </w:rPr>
        <w:t xml:space="preserve">, where an increase in the net social benefits </w:t>
      </w:r>
      <w:r w:rsidR="0032110E">
        <w:rPr>
          <w:sz w:val="24"/>
          <w:szCs w:val="24"/>
        </w:rPr>
        <w:t>resulted in</w:t>
      </w:r>
      <w:r w:rsidR="007A492E">
        <w:rPr>
          <w:sz w:val="24"/>
          <w:szCs w:val="24"/>
        </w:rPr>
        <w:t xml:space="preserve"> a higher disposable income,</w:t>
      </w:r>
      <w:r w:rsidR="00173E7B" w:rsidRPr="00AC0541">
        <w:rPr>
          <w:sz w:val="24"/>
          <w:szCs w:val="24"/>
        </w:rPr>
        <w:t xml:space="preserve"> </w:t>
      </w:r>
      <w:r w:rsidR="007A492E">
        <w:rPr>
          <w:sz w:val="24"/>
          <w:szCs w:val="24"/>
        </w:rPr>
        <w:t>while at the same time</w:t>
      </w:r>
      <w:r w:rsidR="0032110E">
        <w:rPr>
          <w:sz w:val="24"/>
          <w:szCs w:val="24"/>
        </w:rPr>
        <w:t>,</w:t>
      </w:r>
      <w:r w:rsidR="007A492E">
        <w:rPr>
          <w:sz w:val="24"/>
          <w:szCs w:val="24"/>
        </w:rPr>
        <w:t xml:space="preserve"> also increasing</w:t>
      </w:r>
      <w:r w:rsidR="00173E7B" w:rsidRPr="00AC0541">
        <w:rPr>
          <w:sz w:val="24"/>
          <w:szCs w:val="24"/>
        </w:rPr>
        <w:t xml:space="preserve"> government net lending</w:t>
      </w:r>
      <w:r w:rsidR="007A492E">
        <w:rPr>
          <w:sz w:val="24"/>
          <w:szCs w:val="24"/>
        </w:rPr>
        <w:t xml:space="preserve"> both observed in the plot below</w:t>
      </w:r>
      <w:r w:rsidR="00173E7B" w:rsidRPr="00AC0541">
        <w:rPr>
          <w:sz w:val="24"/>
          <w:szCs w:val="24"/>
        </w:rPr>
        <w:t xml:space="preserve">. </w:t>
      </w:r>
    </w:p>
    <w:p w14:paraId="2EEF3381" w14:textId="241FC683" w:rsidR="003E500D" w:rsidRDefault="003E500D" w:rsidP="003E500D">
      <w:pPr>
        <w:pStyle w:val="Billedtekst"/>
        <w:keepNext/>
      </w:pPr>
      <w:r>
        <w:lastRenderedPageBreak/>
        <w:t xml:space="preserve">Figure </w:t>
      </w:r>
      <w:fldSimple w:instr=" SEQ Figure \* ARABIC ">
        <w:r w:rsidR="00775321">
          <w:rPr>
            <w:noProof/>
          </w:rPr>
          <w:t>12</w:t>
        </w:r>
      </w:fldSimple>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762250"/>
                    </a:xfrm>
                    <a:prstGeom prst="rect">
                      <a:avLst/>
                    </a:prstGeom>
                  </pic:spPr>
                </pic:pic>
              </a:graphicData>
            </a:graphic>
          </wp:inline>
        </w:drawing>
      </w:r>
    </w:p>
    <w:p w14:paraId="19E11211" w14:textId="4817621B" w:rsidR="00F6501F" w:rsidRPr="00AC0541" w:rsidRDefault="000A3027" w:rsidP="0078484D">
      <w:pPr>
        <w:spacing w:line="360" w:lineRule="auto"/>
        <w:rPr>
          <w:sz w:val="24"/>
          <w:szCs w:val="24"/>
        </w:rPr>
      </w:pPr>
      <w:r w:rsidRPr="00AC0541">
        <w:rPr>
          <w:sz w:val="24"/>
          <w:szCs w:val="24"/>
        </w:rPr>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w:t>
      </w:r>
      <w:r w:rsidR="003D2F39">
        <w:rPr>
          <w:sz w:val="24"/>
          <w:szCs w:val="24"/>
        </w:rPr>
        <w:t xml:space="preserve">in </w:t>
      </w:r>
      <w:r w:rsidR="00EB209C" w:rsidRPr="00AC0541">
        <w:rPr>
          <w:sz w:val="24"/>
          <w:szCs w:val="24"/>
        </w:rPr>
        <w:t>the insurance</w:t>
      </w:r>
      <w:r w:rsidR="003D2F39">
        <w:rPr>
          <w:sz w:val="24"/>
          <w:szCs w:val="24"/>
        </w:rPr>
        <w:t xml:space="preserve"> </w:t>
      </w:r>
      <w:r w:rsidR="00EB209C" w:rsidRPr="00AC0541">
        <w:rPr>
          <w:sz w:val="24"/>
          <w:szCs w:val="24"/>
        </w:rPr>
        <w:t>rate</w:t>
      </w:r>
      <w:r w:rsidR="003D2F39">
        <w:rPr>
          <w:sz w:val="24"/>
          <w:szCs w:val="24"/>
        </w:rPr>
        <w:t>-</w:t>
      </w:r>
      <w:r w:rsidR="00EB209C" w:rsidRPr="00AC0541">
        <w:rPr>
          <w:sz w:val="24"/>
          <w:szCs w:val="24"/>
        </w:rPr>
        <w:t xml:space="preserve">channel. </w:t>
      </w:r>
    </w:p>
    <w:p w14:paraId="1F1E6760" w14:textId="0714F95A" w:rsidR="003E500D" w:rsidRDefault="003E500D" w:rsidP="003E500D">
      <w:pPr>
        <w:pStyle w:val="Billedtekst"/>
        <w:keepNext/>
      </w:pPr>
      <w:r>
        <w:t xml:space="preserve">Figure </w:t>
      </w:r>
      <w:fldSimple w:instr=" SEQ Figure \* ARABIC ">
        <w:r w:rsidR="00775321">
          <w:rPr>
            <w:noProof/>
          </w:rPr>
          <w:t>13</w:t>
        </w:r>
      </w:fldSimple>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776980"/>
                    </a:xfrm>
                    <a:prstGeom prst="rect">
                      <a:avLst/>
                    </a:prstGeom>
                  </pic:spPr>
                </pic:pic>
              </a:graphicData>
            </a:graphic>
          </wp:inline>
        </w:drawing>
      </w:r>
    </w:p>
    <w:p w14:paraId="1C1980FD" w14:textId="5664300D" w:rsidR="009D7F01" w:rsidRPr="00AC0541" w:rsidRDefault="000A3027" w:rsidP="0010741B">
      <w:pPr>
        <w:spacing w:line="360" w:lineRule="auto"/>
        <w:rPr>
          <w:sz w:val="24"/>
          <w:szCs w:val="24"/>
        </w:rPr>
      </w:pPr>
      <w:r w:rsidRPr="00AC0541">
        <w:rPr>
          <w:sz w:val="24"/>
          <w:szCs w:val="24"/>
        </w:rPr>
        <w:lastRenderedPageBreak/>
        <w:t xml:space="preserve">Lastly, </w:t>
      </w:r>
      <w:r w:rsidR="000477A3">
        <w:rPr>
          <w:sz w:val="24"/>
          <w:szCs w:val="24"/>
        </w:rPr>
        <w:t>when comparing the effects on</w:t>
      </w:r>
      <w:r w:rsidRPr="00AC0541">
        <w:rPr>
          <w:sz w:val="24"/>
          <w:szCs w:val="24"/>
        </w:rPr>
        <w:t xml:space="preserve"> </w:t>
      </w:r>
      <w:r w:rsidR="009D7F01" w:rsidRPr="00AC0541">
        <w:rPr>
          <w:sz w:val="24"/>
          <w:szCs w:val="24"/>
        </w:rPr>
        <w:t>un</w:t>
      </w:r>
      <w:r w:rsidRPr="00AC0541">
        <w:rPr>
          <w:sz w:val="24"/>
          <w:szCs w:val="24"/>
        </w:rPr>
        <w:t>employment</w:t>
      </w:r>
      <w:r w:rsidR="000477A3">
        <w:rPr>
          <w:sz w:val="24"/>
          <w:szCs w:val="24"/>
        </w:rPr>
        <w:t>,</w:t>
      </w:r>
      <w:r w:rsidR="00927CE6" w:rsidRPr="00AC0541">
        <w:rPr>
          <w:sz w:val="24"/>
          <w:szCs w:val="24"/>
        </w:rPr>
        <w:t xml:space="preserve"> we </w:t>
      </w:r>
      <w:r w:rsidR="000477A3">
        <w:rPr>
          <w:sz w:val="24"/>
          <w:szCs w:val="24"/>
        </w:rPr>
        <w:t xml:space="preserve">further decrease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0740E073" w14:textId="5BE8493F" w:rsidR="00CF0F0D" w:rsidRDefault="008C02FE" w:rsidP="007F7F59">
      <w:pPr>
        <w:pStyle w:val="Overskrift2"/>
      </w:pPr>
      <w:r>
        <w:t xml:space="preserve">Scenario </w:t>
      </w:r>
      <w:r w:rsidR="007F7F59">
        <w:t>3</w:t>
      </w:r>
      <w:r w:rsidR="003F23A4">
        <w:t xml:space="preserve"> </w:t>
      </w:r>
      <w:r w:rsidR="007F7F59">
        <w:t>do the level of income insurance affect wage negotiations</w:t>
      </w:r>
    </w:p>
    <w:p w14:paraId="6A090FEA" w14:textId="77777777" w:rsidR="007F7F59" w:rsidRPr="007F7F59" w:rsidRDefault="007F7F59" w:rsidP="007F7F59"/>
    <w:p w14:paraId="1EDEAA3D" w14:textId="2EE2C6B8" w:rsidR="00A107A7" w:rsidRPr="007F7F59" w:rsidRDefault="00CF0F0D" w:rsidP="007F7F59">
      <w:pPr>
        <w:spacing w:line="360" w:lineRule="auto"/>
        <w:rPr>
          <w:rFonts w:cstheme="minorHAnsi"/>
          <w:sz w:val="24"/>
          <w:szCs w:val="24"/>
        </w:rPr>
      </w:pPr>
      <w:r w:rsidRPr="00AB3D2F">
        <w:rPr>
          <w:rFonts w:cstheme="minorHAnsi"/>
          <w:sz w:val="24"/>
          <w:szCs w:val="24"/>
        </w:rPr>
        <w:t>keep this variable as exogenous. A main reason for having the participation rate exogenous in the baseline model</w:t>
      </w:r>
      <w:r>
        <w:rPr>
          <w:rFonts w:cstheme="minorHAnsi"/>
          <w:sz w:val="24"/>
          <w:szCs w:val="24"/>
        </w:rPr>
        <w:t>,</w:t>
      </w:r>
      <w:r w:rsidRPr="00AB3D2F">
        <w:rPr>
          <w:rFonts w:cstheme="minorHAnsi"/>
          <w:sz w:val="24"/>
          <w:szCs w:val="24"/>
        </w:rPr>
        <w:t xml:space="preserve"> is that</w:t>
      </w:r>
      <w:r>
        <w:rPr>
          <w:rFonts w:cstheme="minorHAnsi"/>
          <w:sz w:val="24"/>
          <w:szCs w:val="24"/>
        </w:rPr>
        <w:t>,</w:t>
      </w:r>
      <w:r w:rsidRPr="00AB3D2F">
        <w:rPr>
          <w:rFonts w:cstheme="minorHAnsi"/>
          <w:sz w:val="24"/>
          <w:szCs w:val="24"/>
        </w:rPr>
        <w:t xml:space="preserve"> within the dynamics of the Danish labor market many have failed to determine what brings people into the labor force, in section 2 the literature argued that participation could follow several factors, including norms, wages relative to other workers, consumption levels, and the standard of living. In Scenario 4</w:t>
      </w:r>
      <w:r>
        <w:rPr>
          <w:rFonts w:cstheme="minorHAnsi"/>
          <w:sz w:val="24"/>
          <w:szCs w:val="24"/>
        </w:rPr>
        <w:t>,</w:t>
      </w:r>
      <w:r w:rsidRPr="00AB3D2F">
        <w:rPr>
          <w:rFonts w:cstheme="minorHAnsi"/>
          <w:sz w:val="24"/>
          <w:szCs w:val="24"/>
        </w:rPr>
        <w:t xml:space="preserve"> we look at a scenario in which the participation rate is made endogenous using the</w:t>
      </w:r>
      <w:r>
        <w:rPr>
          <w:rFonts w:cstheme="minorHAnsi"/>
          <w:sz w:val="24"/>
          <w:szCs w:val="24"/>
        </w:rPr>
        <w:t xml:space="preserve"> same</w:t>
      </w:r>
      <w:r w:rsidRPr="00AB3D2F">
        <w:rPr>
          <w:rFonts w:cstheme="minorHAnsi"/>
          <w:sz w:val="24"/>
          <w:szCs w:val="24"/>
        </w:rPr>
        <w:t xml:space="preserve"> method </w:t>
      </w:r>
      <w:r>
        <w:rPr>
          <w:rFonts w:cstheme="minorHAnsi"/>
          <w:sz w:val="24"/>
          <w:szCs w:val="24"/>
        </w:rPr>
        <w:t xml:space="preserve">as </w:t>
      </w:r>
      <w:r w:rsidRPr="00AB3D2F">
        <w:rPr>
          <w:rFonts w:cstheme="minorHAnsi"/>
          <w:noProof/>
          <w:sz w:val="24"/>
          <w:szCs w:val="24"/>
        </w:rPr>
        <w:t>Fazzari et al.</w:t>
      </w:r>
      <w:r w:rsidRPr="00AB3D2F">
        <w:rPr>
          <w:rFonts w:cstheme="minorHAnsi"/>
          <w:sz w:val="24"/>
          <w:szCs w:val="24"/>
        </w:rPr>
        <w:t xml:space="preserve"> </w:t>
      </w:r>
      <w:r w:rsidRPr="00AB3D2F">
        <w:rPr>
          <w:rFonts w:cstheme="minorHAnsi"/>
          <w:sz w:val="24"/>
          <w:szCs w:val="24"/>
        </w:rPr>
        <w:fldChar w:fldCharType="begin" w:fldLock="1"/>
      </w:r>
      <w:r>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Pr="00AB3D2F">
        <w:rPr>
          <w:rFonts w:cstheme="minorHAnsi"/>
          <w:sz w:val="24"/>
          <w:szCs w:val="24"/>
        </w:rPr>
        <w:fldChar w:fldCharType="separate"/>
      </w:r>
      <w:r w:rsidRPr="005F2952">
        <w:rPr>
          <w:rFonts w:cstheme="minorHAnsi"/>
          <w:noProof/>
          <w:sz w:val="24"/>
          <w:szCs w:val="24"/>
        </w:rPr>
        <w:t>(2020)</w:t>
      </w:r>
      <w:r w:rsidRPr="00AB3D2F">
        <w:rPr>
          <w:rFonts w:cstheme="minorHAnsi"/>
          <w:sz w:val="24"/>
          <w:szCs w:val="24"/>
        </w:rPr>
        <w:fldChar w:fldCharType="end"/>
      </w:r>
      <w:r w:rsidRPr="00AB3D2F">
        <w:rPr>
          <w:rFonts w:cstheme="minorHAnsi"/>
          <w:sz w:val="24"/>
          <w:szCs w:val="24"/>
        </w:rPr>
        <w:t xml:space="preserve"> </w:t>
      </w:r>
      <w:r>
        <w:rPr>
          <w:rFonts w:cstheme="minorHAnsi"/>
          <w:sz w:val="24"/>
          <w:szCs w:val="24"/>
        </w:rPr>
        <w:t>who</w:t>
      </w:r>
      <w:r w:rsidRPr="00AB3D2F">
        <w:rPr>
          <w:rFonts w:cstheme="minorHAnsi"/>
          <w:sz w:val="24"/>
          <w:szCs w:val="24"/>
        </w:rPr>
        <w:t xml:space="preserve"> find</w:t>
      </w:r>
      <w:r>
        <w:rPr>
          <w:rFonts w:cstheme="minorHAnsi"/>
          <w:sz w:val="24"/>
          <w:szCs w:val="24"/>
        </w:rPr>
        <w:t>s</w:t>
      </w:r>
      <w:r w:rsidRPr="00AB3D2F">
        <w:rPr>
          <w:rFonts w:cstheme="minorHAnsi"/>
          <w:sz w:val="24"/>
          <w:szCs w:val="24"/>
        </w:rPr>
        <w:t xml:space="preserve"> a significant relationship between the unemployment rate and the labor force. </w:t>
      </w:r>
    </w:p>
    <w:p w14:paraId="30D6D830" w14:textId="4134EAC2" w:rsidR="00F41869" w:rsidRPr="00AC0541" w:rsidRDefault="00F41869" w:rsidP="00F41869">
      <w:pPr>
        <w:spacing w:line="360" w:lineRule="auto"/>
        <w:rPr>
          <w:sz w:val="24"/>
          <w:szCs w:val="24"/>
        </w:rPr>
      </w:pPr>
      <w:r w:rsidRPr="00AC0541">
        <w:rPr>
          <w:sz w:val="24"/>
          <w:szCs w:val="24"/>
        </w:rPr>
        <w:t>In section 3</w:t>
      </w:r>
      <w:r w:rsidR="0032110E">
        <w:rPr>
          <w:sz w:val="24"/>
          <w:szCs w:val="24"/>
        </w:rPr>
        <w:t>,</w:t>
      </w:r>
      <w:r w:rsidRPr="00AC0541">
        <w:rPr>
          <w:sz w:val="24"/>
          <w:szCs w:val="24"/>
        </w:rPr>
        <w:t xml:space="preserve"> we described </w:t>
      </w:r>
      <w:r w:rsidR="00262E6D" w:rsidRPr="00AC0541">
        <w:rPr>
          <w:sz w:val="24"/>
          <w:szCs w:val="24"/>
        </w:rPr>
        <w:t xml:space="preserve">the two static models </w:t>
      </w:r>
      <w:r w:rsidR="005244DB">
        <w:rPr>
          <w:sz w:val="24"/>
          <w:szCs w:val="24"/>
        </w:rPr>
        <w:t xml:space="preserve">of income insurance and cash-benefits </w:t>
      </w:r>
      <w:r w:rsidR="00262E6D" w:rsidRPr="00AC0541">
        <w:rPr>
          <w:sz w:val="24"/>
          <w:szCs w:val="24"/>
        </w:rPr>
        <w:t xml:space="preserve">build by the IS-commission </w:t>
      </w:r>
      <w:r w:rsidR="00340753">
        <w:rPr>
          <w:sz w:val="24"/>
          <w:szCs w:val="24"/>
        </w:rPr>
        <w:t>where people would switch from the IS-program to the cash-benefits program if the later one resulted in a higher level of benefits</w:t>
      </w:r>
      <w:r w:rsidRPr="00AC0541">
        <w:rPr>
          <w:sz w:val="24"/>
          <w:szCs w:val="24"/>
        </w:rPr>
        <w:t>.</w:t>
      </w:r>
      <w:r w:rsidR="00262E6D" w:rsidRPr="00AC0541">
        <w:rPr>
          <w:sz w:val="24"/>
          <w:szCs w:val="24"/>
        </w:rPr>
        <w:t xml:space="preserve"> </w:t>
      </w:r>
      <w:r w:rsidRPr="00AC0541">
        <w:rPr>
          <w:sz w:val="24"/>
          <w:szCs w:val="24"/>
        </w:rPr>
        <w:t>As this effect is already accounted for in</w:t>
      </w:r>
      <w:r w:rsidR="00262E6D" w:rsidRPr="00AC0541">
        <w:rPr>
          <w:sz w:val="24"/>
          <w:szCs w:val="24"/>
        </w:rPr>
        <w:t xml:space="preserve"> the </w:t>
      </w:r>
      <w:r w:rsidR="002539F9">
        <w:rPr>
          <w:sz w:val="24"/>
          <w:szCs w:val="24"/>
        </w:rPr>
        <w:t>IS-model</w:t>
      </w:r>
      <w:r w:rsidR="00262E6D" w:rsidRPr="00AC0541">
        <w:rPr>
          <w:sz w:val="24"/>
          <w:szCs w:val="24"/>
        </w:rPr>
        <w:t xml:space="preserve">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340753">
        <w:rPr>
          <w:sz w:val="24"/>
          <w:szCs w:val="24"/>
        </w:rPr>
        <w:t xml:space="preserve"> in our model</w:t>
      </w:r>
      <w:r w:rsidR="00262E6D" w:rsidRPr="00AC0541">
        <w:rPr>
          <w:sz w:val="24"/>
          <w:szCs w:val="24"/>
        </w:rPr>
        <w:t>, instead we will use the effects used</w:t>
      </w:r>
      <w:r w:rsidRPr="00AC0541">
        <w:rPr>
          <w:sz w:val="24"/>
          <w:szCs w:val="24"/>
        </w:rPr>
        <w:t xml:space="preserve"> by</w:t>
      </w:r>
      <w:r w:rsidR="005F2952">
        <w:rPr>
          <w:sz w:val="24"/>
          <w:szCs w:val="24"/>
        </w:rPr>
        <w:t xml:space="preserve"> </w:t>
      </w:r>
      <w:r w:rsidR="005F2952" w:rsidRPr="00AC0541">
        <w:rPr>
          <w:noProof/>
          <w:sz w:val="24"/>
          <w:szCs w:val="24"/>
        </w:rPr>
        <w:t>Fazzari et al.</w:t>
      </w:r>
      <w:r w:rsidRPr="00AC0541">
        <w:rPr>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340753">
        <w:rPr>
          <w:sz w:val="24"/>
          <w:szCs w:val="24"/>
        </w:rPr>
        <w:t>.</w:t>
      </w:r>
    </w:p>
    <w:p w14:paraId="12C9A2F8" w14:textId="43955FD9" w:rsidR="007D3C27" w:rsidRPr="00AC0541" w:rsidRDefault="00A107A7" w:rsidP="008C02FE">
      <w:pPr>
        <w:spacing w:line="360" w:lineRule="auto"/>
        <w:rPr>
          <w:sz w:val="24"/>
          <w:szCs w:val="24"/>
        </w:rPr>
      </w:pPr>
      <w:r w:rsidRPr="00AC0541">
        <w:rPr>
          <w:sz w:val="24"/>
          <w:szCs w:val="24"/>
        </w:rPr>
        <w:t>As mentioned,</w:t>
      </w:r>
      <w:r w:rsidR="00340753">
        <w:rPr>
          <w:sz w:val="24"/>
          <w:szCs w:val="24"/>
        </w:rPr>
        <w:t xml:space="preserve"> we set the</w:t>
      </w:r>
      <w:r w:rsidRPr="00AC0541">
        <w:rPr>
          <w:sz w:val="24"/>
          <w:szCs w:val="24"/>
        </w:rPr>
        <w:t xml:space="preserve"> participation rate</w:t>
      </w:r>
      <w:r w:rsidR="00340753">
        <w:rPr>
          <w:sz w:val="24"/>
          <w:szCs w:val="24"/>
        </w:rPr>
        <w:t xml:space="preserve"> exogenously</w:t>
      </w:r>
      <w:r w:rsidRPr="00AC0541">
        <w:rPr>
          <w:sz w:val="24"/>
          <w:szCs w:val="24"/>
        </w:rPr>
        <w:t xml:space="preserve"> </w:t>
      </w:r>
      <w:r w:rsidR="00340753">
        <w:rPr>
          <w:sz w:val="24"/>
          <w:szCs w:val="24"/>
        </w:rPr>
        <w:t>with</w:t>
      </w:r>
      <w:r w:rsidRPr="00AC0541">
        <w:rPr>
          <w:sz w:val="24"/>
          <w:szCs w:val="24"/>
        </w:rPr>
        <w:t>in the baseline mode</w:t>
      </w:r>
      <w:r w:rsidR="00340753">
        <w:rPr>
          <w:sz w:val="24"/>
          <w:szCs w:val="24"/>
        </w:rPr>
        <w:t>l,</w:t>
      </w:r>
      <w:r w:rsidRPr="00AC0541">
        <w:rPr>
          <w:sz w:val="24"/>
          <w:szCs w:val="24"/>
        </w:rPr>
        <w:t xml:space="preserve"> as the literature is still mixed </w:t>
      </w:r>
      <w:r w:rsidR="00340753">
        <w:rPr>
          <w:sz w:val="24"/>
          <w:szCs w:val="24"/>
        </w:rPr>
        <w:t>in determining what explains</w:t>
      </w:r>
      <w:r w:rsidRPr="00AC0541">
        <w:rPr>
          <w:sz w:val="24"/>
          <w:szCs w:val="24"/>
        </w:rPr>
        <w:t xml:space="preserve"> the participation rate</w:t>
      </w:r>
      <w:r w:rsidR="0075427B" w:rsidRPr="00AC0541">
        <w:rPr>
          <w:sz w:val="24"/>
          <w:szCs w:val="24"/>
        </w:rPr>
        <w:t xml:space="preserve">. </w:t>
      </w:r>
      <w:r w:rsidRPr="00AC0541">
        <w:rPr>
          <w:sz w:val="24"/>
          <w:szCs w:val="24"/>
        </w:rPr>
        <w:t xml:space="preserve">We find significant </w:t>
      </w:r>
      <w:r w:rsidR="00340753">
        <w:rPr>
          <w:sz w:val="24"/>
          <w:szCs w:val="24"/>
        </w:rPr>
        <w:t>relationship</w:t>
      </w:r>
      <w:r w:rsidRPr="00AC0541">
        <w:rPr>
          <w:sz w:val="24"/>
          <w:szCs w:val="24"/>
        </w:rPr>
        <w:t xml:space="preserve">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5F2952" w:rsidRPr="00AC0541">
        <w:rPr>
          <w:noProof/>
          <w:sz w:val="24"/>
          <w:szCs w:val="24"/>
        </w:rPr>
        <w:t>Fazzari et al.</w:t>
      </w:r>
      <w:r w:rsidR="005F2952">
        <w:rPr>
          <w:noProof/>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xml:space="preserve"> expect</w:t>
      </w:r>
      <w:r w:rsidR="0032110E">
        <w:rPr>
          <w:sz w:val="24"/>
          <w:szCs w:val="24"/>
        </w:rPr>
        <w:t>ing</w:t>
      </w:r>
      <w:r w:rsidR="00F41869" w:rsidRPr="00AC0541">
        <w:rPr>
          <w:sz w:val="24"/>
          <w:szCs w:val="24"/>
        </w:rPr>
        <w:t xml:space="preserve"> a negative relationship between the unemployment rate and the labor force</w:t>
      </w:r>
      <w:r w:rsidR="004E4362" w:rsidRPr="00AC0541">
        <w:rPr>
          <w:sz w:val="24"/>
          <w:szCs w:val="24"/>
        </w:rPr>
        <w:t xml:space="preserve">. </w:t>
      </w:r>
      <w:r w:rsidR="00F41869" w:rsidRPr="00AC0541">
        <w:rPr>
          <w:sz w:val="24"/>
          <w:szCs w:val="24"/>
        </w:rPr>
        <w:t>The main explanations used by</w:t>
      </w:r>
      <w:r w:rsidR="005F2952">
        <w:rPr>
          <w:sz w:val="24"/>
          <w:szCs w:val="24"/>
        </w:rPr>
        <w:t xml:space="preserve"> </w:t>
      </w:r>
      <w:r w:rsidR="005F2952" w:rsidRPr="00AC0541">
        <w:rPr>
          <w:noProof/>
          <w:sz w:val="24"/>
          <w:szCs w:val="24"/>
        </w:rPr>
        <w:t>Fazzari et al.</w:t>
      </w:r>
      <w:r w:rsidR="00F41869" w:rsidRPr="00AC0541">
        <w:rPr>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262E6D" w:rsidRPr="00AC0541">
        <w:rPr>
          <w:sz w:val="24"/>
          <w:szCs w:val="24"/>
        </w:rPr>
        <w:t xml:space="preserve"> </w:t>
      </w:r>
      <w:r w:rsidR="00F41869" w:rsidRPr="00AC0541">
        <w:rPr>
          <w:sz w:val="24"/>
          <w:szCs w:val="24"/>
        </w:rPr>
        <w:t>for this negative relationship</w:t>
      </w:r>
      <w:r w:rsidR="00340753">
        <w:rPr>
          <w:sz w:val="24"/>
          <w:szCs w:val="24"/>
        </w:rPr>
        <w:t>,</w:t>
      </w:r>
      <w:r w:rsidR="00F41869" w:rsidRPr="00AC0541">
        <w:rPr>
          <w:sz w:val="24"/>
          <w:szCs w:val="24"/>
        </w:rPr>
        <w:t xml:space="preserve"> is that </w:t>
      </w:r>
      <w:r w:rsidR="00340753">
        <w:rPr>
          <w:sz w:val="24"/>
          <w:szCs w:val="24"/>
        </w:rPr>
        <w:t>a</w:t>
      </w:r>
      <w:r w:rsidR="00F41869" w:rsidRPr="00AC0541">
        <w:rPr>
          <w:sz w:val="24"/>
          <w:szCs w:val="24"/>
        </w:rPr>
        <w:t xml:space="preserve"> rising unemployment rate would indicate rising difficulties of finding acceptable job matches, which might create incentives for some people to stay outside the labor force. The new equation for the labor force can be seen below</w:t>
      </w:r>
      <w:r w:rsidR="00340753">
        <w:rPr>
          <w:sz w:val="24"/>
          <w:szCs w:val="24"/>
        </w:rPr>
        <w:t xml:space="preserve">. </w:t>
      </w:r>
      <w:r w:rsidR="00F41869" w:rsidRPr="00AC0541">
        <w:rPr>
          <w:sz w:val="24"/>
          <w:szCs w:val="24"/>
        </w:rPr>
        <w:t xml:space="preserve"> </w:t>
      </w:r>
    </w:p>
    <w:p w14:paraId="485F3624" w14:textId="6C6139D5" w:rsidR="002F66FF" w:rsidRPr="00AC0541" w:rsidRDefault="00340753" w:rsidP="0078484D">
      <w:pPr>
        <w:spacing w:line="360" w:lineRule="auto"/>
        <w:rPr>
          <w:sz w:val="24"/>
          <w:szCs w:val="24"/>
        </w:rPr>
      </w:pPr>
      <m:oMathPara>
        <m:oMath>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 2965-1374*u</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t-1</m:t>
              </m:r>
            </m:sub>
          </m:sSub>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63ED25AE" w:rsidR="002E2015" w:rsidRPr="00AC0541" w:rsidRDefault="002564B8" w:rsidP="0078484D">
      <w:pPr>
        <w:spacing w:line="360" w:lineRule="auto"/>
        <w:rPr>
          <w:sz w:val="24"/>
          <w:szCs w:val="24"/>
        </w:rPr>
      </w:pPr>
      <m:oMathPara>
        <m:oMath>
          <m:r>
            <w:rPr>
              <w:rFonts w:ascii="Cambria Math" w:hAnsi="Cambria Math"/>
              <w:sz w:val="24"/>
              <w:szCs w:val="24"/>
            </w:rPr>
            <w:lastRenderedPageBreak/>
            <m:t>par</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t</m:t>
              </m:r>
            </m:sub>
          </m:sSub>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den>
          </m:f>
        </m:oMath>
      </m:oMathPara>
    </w:p>
    <w:p w14:paraId="51D5088B" w14:textId="4D4A52F6" w:rsidR="00E21539" w:rsidRPr="00AC0541" w:rsidRDefault="0027188B" w:rsidP="0078484D">
      <w:pPr>
        <w:spacing w:line="360" w:lineRule="auto"/>
        <w:rPr>
          <w:sz w:val="24"/>
          <w:szCs w:val="24"/>
        </w:rPr>
      </w:pPr>
      <w:r w:rsidRPr="00AC0541">
        <w:rPr>
          <w:sz w:val="24"/>
          <w:szCs w:val="24"/>
        </w:rPr>
        <w:t>Comparing the simulated data with real data</w:t>
      </w:r>
      <w:r w:rsidR="002700CE">
        <w:rPr>
          <w:sz w:val="24"/>
          <w:szCs w:val="24"/>
        </w:rPr>
        <w:t xml:space="preserve"> for the participation rate,</w:t>
      </w:r>
      <w:r w:rsidRPr="00AC0541">
        <w:rPr>
          <w:sz w:val="24"/>
          <w:szCs w:val="24"/>
        </w:rPr>
        <w:t xml:space="preserve"> we see that the model is able to capture</w:t>
      </w:r>
      <w:r w:rsidR="00E21539" w:rsidRPr="00AC0541">
        <w:rPr>
          <w:sz w:val="24"/>
          <w:szCs w:val="24"/>
        </w:rPr>
        <w:t xml:space="preserve"> the overall trend</w:t>
      </w:r>
      <w:r w:rsidR="002700CE">
        <w:rPr>
          <w:sz w:val="24"/>
          <w:szCs w:val="24"/>
        </w:rPr>
        <w:t>, shown in the figure below</w:t>
      </w:r>
      <w:r w:rsidR="00757265" w:rsidRPr="00AC0541">
        <w:rPr>
          <w:sz w:val="24"/>
          <w:szCs w:val="24"/>
        </w:rPr>
        <w:t>:</w:t>
      </w:r>
      <w:r w:rsidR="00E21539" w:rsidRPr="00AC0541">
        <w:rPr>
          <w:sz w:val="24"/>
          <w:szCs w:val="24"/>
        </w:rPr>
        <w:t xml:space="preserve"> </w:t>
      </w:r>
    </w:p>
    <w:p w14:paraId="49E5B9CB" w14:textId="5441E405" w:rsidR="003E500D" w:rsidRDefault="003E500D" w:rsidP="003E500D">
      <w:pPr>
        <w:pStyle w:val="Billedtekst"/>
        <w:keepNext/>
      </w:pPr>
      <w:r>
        <w:t xml:space="preserve">Figure </w:t>
      </w:r>
      <w:fldSimple w:instr=" SEQ Figure \* ARABIC ">
        <w:r w:rsidR="00775321">
          <w:rPr>
            <w:noProof/>
          </w:rPr>
          <w:t>14</w:t>
        </w:r>
      </w:fldSimple>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33650" cy="3353325"/>
                    </a:xfrm>
                    <a:prstGeom prst="rect">
                      <a:avLst/>
                    </a:prstGeom>
                  </pic:spPr>
                </pic:pic>
              </a:graphicData>
            </a:graphic>
          </wp:inline>
        </w:drawing>
      </w:r>
    </w:p>
    <w:p w14:paraId="075D7CCC" w14:textId="52E41CEC" w:rsidR="00BA31C3" w:rsidRPr="00AC0541" w:rsidRDefault="00E21539" w:rsidP="009D7F01">
      <w:pPr>
        <w:spacing w:line="360" w:lineRule="auto"/>
        <w:rPr>
          <w:sz w:val="24"/>
          <w:szCs w:val="24"/>
        </w:rPr>
      </w:pPr>
      <w:r w:rsidRPr="00AC0541">
        <w:rPr>
          <w:sz w:val="24"/>
          <w:szCs w:val="24"/>
        </w:rPr>
        <w:t xml:space="preserve">When removing the suppressing of the </w:t>
      </w:r>
      <w:r w:rsidR="00B61329">
        <w:rPr>
          <w:sz w:val="24"/>
          <w:szCs w:val="24"/>
        </w:rPr>
        <w:t>state</w:t>
      </w:r>
      <w:r w:rsidRPr="00AC0541">
        <w:rPr>
          <w:sz w:val="24"/>
          <w:szCs w:val="24"/>
        </w:rPr>
        <w:t xml:space="preserve"> regulation </w:t>
      </w:r>
      <w:r w:rsidR="00B61329">
        <w:rPr>
          <w:sz w:val="24"/>
          <w:szCs w:val="24"/>
        </w:rPr>
        <w:t>percentage after</w:t>
      </w:r>
      <w:r w:rsidR="00234E1C">
        <w:rPr>
          <w:sz w:val="24"/>
          <w:szCs w:val="24"/>
        </w:rPr>
        <w:t xml:space="preserve"> </w:t>
      </w:r>
      <w:r w:rsidR="00B61329">
        <w:rPr>
          <w:sz w:val="24"/>
          <w:szCs w:val="24"/>
        </w:rPr>
        <w:t>introducing</w:t>
      </w:r>
      <w:r w:rsidR="00234E1C">
        <w:rPr>
          <w:sz w:val="24"/>
          <w:szCs w:val="24"/>
        </w:rPr>
        <w:t xml:space="preserve"> the LF-channel </w:t>
      </w:r>
      <w:r w:rsidRPr="00AC0541">
        <w:rPr>
          <w:sz w:val="24"/>
          <w:szCs w:val="24"/>
        </w:rPr>
        <w:t>we get almost the same results as in scenario 1</w:t>
      </w:r>
      <w:r w:rsidR="008C5D1F">
        <w:rPr>
          <w:sz w:val="24"/>
          <w:szCs w:val="24"/>
        </w:rPr>
        <w:t xml:space="preserve"> </w:t>
      </w:r>
      <w:r w:rsidR="00234E1C">
        <w:rPr>
          <w:sz w:val="24"/>
          <w:szCs w:val="24"/>
        </w:rPr>
        <w:t xml:space="preserve">where we </w:t>
      </w:r>
      <w:r w:rsidR="008C5D1F">
        <w:rPr>
          <w:sz w:val="24"/>
          <w:szCs w:val="24"/>
        </w:rPr>
        <w:t>only includ</w:t>
      </w:r>
      <w:r w:rsidR="00234E1C">
        <w:rPr>
          <w:sz w:val="24"/>
          <w:szCs w:val="24"/>
        </w:rPr>
        <w:t>ed</w:t>
      </w:r>
      <w:r w:rsidR="008C5D1F">
        <w:rPr>
          <w:sz w:val="24"/>
          <w:szCs w:val="24"/>
        </w:rPr>
        <w:t xml:space="preserve"> the demand channel</w:t>
      </w:r>
      <w:r w:rsidRPr="00AC0541">
        <w:rPr>
          <w:sz w:val="24"/>
          <w:szCs w:val="24"/>
        </w:rPr>
        <w:t xml:space="preserve">. </w:t>
      </w:r>
      <w:r w:rsidR="008C5D1F">
        <w:rPr>
          <w:sz w:val="24"/>
          <w:szCs w:val="24"/>
        </w:rPr>
        <w:t xml:space="preserve">We saw that </w:t>
      </w:r>
      <w:r w:rsidRPr="00AC0541">
        <w:rPr>
          <w:sz w:val="24"/>
          <w:szCs w:val="24"/>
        </w:rPr>
        <w:t>scenario 1 had a min</w:t>
      </w:r>
      <w:r w:rsidR="008C5D1F">
        <w:rPr>
          <w:sz w:val="24"/>
          <w:szCs w:val="24"/>
        </w:rPr>
        <w:t>imal</w:t>
      </w:r>
      <w:r w:rsidRPr="00AC0541">
        <w:rPr>
          <w:sz w:val="24"/>
          <w:szCs w:val="24"/>
        </w:rPr>
        <w:t xml:space="preserve"> effect on the unemployment rate, t</w:t>
      </w:r>
      <w:r w:rsidR="00234E1C">
        <w:rPr>
          <w:sz w:val="24"/>
          <w:szCs w:val="24"/>
        </w:rPr>
        <w:t xml:space="preserve">herefore </w:t>
      </w:r>
      <w:r w:rsidRPr="00AC0541">
        <w:rPr>
          <w:sz w:val="24"/>
          <w:szCs w:val="24"/>
        </w:rPr>
        <w:t>the</w:t>
      </w:r>
      <w:r w:rsidR="00234E1C">
        <w:rPr>
          <w:sz w:val="24"/>
          <w:szCs w:val="24"/>
        </w:rPr>
        <w:t xml:space="preserve"> change in the</w:t>
      </w:r>
      <w:r w:rsidRPr="00AC0541">
        <w:rPr>
          <w:sz w:val="24"/>
          <w:szCs w:val="24"/>
        </w:rPr>
        <w:t xml:space="preserve"> labor force is also minimal</w:t>
      </w:r>
      <w:r w:rsidR="00234E1C">
        <w:rPr>
          <w:sz w:val="24"/>
          <w:szCs w:val="24"/>
        </w:rPr>
        <w:t xml:space="preserve"> increasing the labor force with</w:t>
      </w:r>
      <w:r w:rsidR="0032110E">
        <w:rPr>
          <w:sz w:val="24"/>
          <w:szCs w:val="24"/>
        </w:rPr>
        <w:t xml:space="preserve"> only</w:t>
      </w:r>
      <w:r w:rsidR="00234E1C">
        <w:rPr>
          <w:sz w:val="24"/>
          <w:szCs w:val="24"/>
        </w:rPr>
        <w:t xml:space="preserve"> 50 people,</w:t>
      </w:r>
      <w:r w:rsidRPr="00AC0541">
        <w:rPr>
          <w:sz w:val="24"/>
          <w:szCs w:val="24"/>
        </w:rPr>
        <w:t xml:space="preserve"> creating almost no difference in the two scenarios</w:t>
      </w:r>
      <w:r w:rsidR="00BA31C3" w:rsidRPr="00AC0541">
        <w:rPr>
          <w:sz w:val="24"/>
          <w:szCs w:val="24"/>
        </w:rPr>
        <w:t>.</w:t>
      </w:r>
      <w:r w:rsidRPr="00AC0541">
        <w:rPr>
          <w:sz w:val="24"/>
          <w:szCs w:val="24"/>
        </w:rPr>
        <w:t xml:space="preserve"> </w:t>
      </w:r>
      <w:r w:rsidR="00BA31C3" w:rsidRPr="00AC0541">
        <w:rPr>
          <w:sz w:val="24"/>
          <w:szCs w:val="24"/>
        </w:rPr>
        <w:t>When 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r w:rsidRPr="00AC0541">
        <w:rPr>
          <w:sz w:val="24"/>
          <w:szCs w:val="24"/>
        </w:rPr>
        <w:t>approximately 150 people in this scenario</w:t>
      </w:r>
      <w:r w:rsidR="00845283" w:rsidRPr="00967F45">
        <w:rPr>
          <w:rStyle w:val="Fodnotehenvisning"/>
        </w:rPr>
        <w:footnoteReference w:id="13"/>
      </w:r>
      <w:r w:rsidR="00234E1C">
        <w:rPr>
          <w:sz w:val="24"/>
          <w:szCs w:val="24"/>
        </w:rPr>
        <w:t xml:space="preserve"> compared with</w:t>
      </w:r>
      <w:r w:rsidR="0032110E">
        <w:rPr>
          <w:sz w:val="24"/>
          <w:szCs w:val="24"/>
        </w:rPr>
        <w:t xml:space="preserve"> the fall of</w:t>
      </w:r>
      <w:r w:rsidR="00234E1C">
        <w:rPr>
          <w:sz w:val="24"/>
          <w:szCs w:val="24"/>
        </w:rPr>
        <w:t xml:space="preserve"> 250</w:t>
      </w:r>
      <w:r w:rsidR="0032110E">
        <w:rPr>
          <w:sz w:val="24"/>
          <w:szCs w:val="24"/>
        </w:rPr>
        <w:t xml:space="preserve"> people</w:t>
      </w:r>
      <w:r w:rsidR="00234E1C">
        <w:rPr>
          <w:sz w:val="24"/>
          <w:szCs w:val="24"/>
        </w:rPr>
        <w:t xml:space="preserve"> in scenario 1</w:t>
      </w:r>
      <w:r w:rsidRPr="00AC0541">
        <w:rPr>
          <w:sz w:val="24"/>
          <w:szCs w:val="24"/>
        </w:rPr>
        <w:t xml:space="preserve">. In scenario </w:t>
      </w:r>
      <w:r w:rsidR="00234E1C">
        <w:rPr>
          <w:sz w:val="24"/>
          <w:szCs w:val="24"/>
        </w:rPr>
        <w:t>6</w:t>
      </w:r>
      <w:r w:rsidRPr="00AC0541">
        <w:rPr>
          <w:sz w:val="24"/>
          <w:szCs w:val="24"/>
        </w:rPr>
        <w:t xml:space="preserve"> when introducing all effects together, this channel will play a larger role</w:t>
      </w:r>
      <w:r w:rsidR="0027188B" w:rsidRPr="00AC0541">
        <w:rPr>
          <w:sz w:val="24"/>
          <w:szCs w:val="24"/>
        </w:rPr>
        <w:t xml:space="preserve"> as the unemployment rate will be more heavily affected</w:t>
      </w:r>
      <w:r w:rsidRPr="00AC0541">
        <w:rPr>
          <w:sz w:val="24"/>
          <w:szCs w:val="24"/>
        </w:rPr>
        <w:t xml:space="preserve">. </w:t>
      </w:r>
    </w:p>
    <w:p w14:paraId="12E9C1E6" w14:textId="643D6DC1" w:rsidR="007F7F59" w:rsidRPr="007F7F59" w:rsidRDefault="006409C0" w:rsidP="007F7F59">
      <w:pPr>
        <w:pStyle w:val="Overskrift1"/>
      </w:pPr>
      <w:bookmarkStart w:id="47" w:name="_Ref119913315"/>
      <w:r>
        <w:lastRenderedPageBreak/>
        <w:t xml:space="preserve">Section 5: </w:t>
      </w:r>
      <w:bookmarkEnd w:id="47"/>
      <w:r w:rsidR="0013694F">
        <w:t xml:space="preserve">Evaluating regulations towards the Danish income insurance program </w:t>
      </w:r>
    </w:p>
    <w:p w14:paraId="1DA3A83F" w14:textId="100A9B6F" w:rsidR="00BD4800" w:rsidRPr="00556129" w:rsidRDefault="00A455E4" w:rsidP="0027369B">
      <w:pPr>
        <w:pStyle w:val="pf0"/>
        <w:spacing w:line="360" w:lineRule="auto"/>
        <w:rPr>
          <w:rFonts w:asciiTheme="minorHAnsi" w:hAnsiTheme="minorHAnsi" w:cstheme="minorHAnsi"/>
        </w:rPr>
      </w:pPr>
      <w:r w:rsidRPr="0027369B">
        <w:rPr>
          <w:rFonts w:asciiTheme="minorHAnsi" w:hAnsiTheme="minorHAnsi" w:cstheme="minorHAnsi"/>
        </w:rPr>
        <w:t>In the previous section</w:t>
      </w:r>
      <w:r w:rsidR="006434D7">
        <w:rPr>
          <w:rFonts w:asciiTheme="minorHAnsi" w:hAnsiTheme="minorHAnsi" w:cstheme="minorHAnsi"/>
        </w:rPr>
        <w:t>,</w:t>
      </w:r>
      <w:r w:rsidRPr="0027369B">
        <w:rPr>
          <w:rFonts w:asciiTheme="minorHAnsi" w:hAnsiTheme="minorHAnsi" w:cstheme="minorHAnsi"/>
        </w:rPr>
        <w:t xml:space="preserve"> we introduced </w:t>
      </w:r>
      <w:r w:rsidR="002E6A65" w:rsidRPr="0027369B">
        <w:rPr>
          <w:rFonts w:asciiTheme="minorHAnsi" w:hAnsiTheme="minorHAnsi" w:cstheme="minorHAnsi"/>
        </w:rPr>
        <w:t>the</w:t>
      </w:r>
      <w:r w:rsidR="00556129">
        <w:rPr>
          <w:rFonts w:asciiTheme="minorHAnsi" w:hAnsiTheme="minorHAnsi" w:cstheme="minorHAnsi"/>
        </w:rPr>
        <w:t xml:space="preserve"> five</w:t>
      </w:r>
      <w:r w:rsidRPr="0027369B">
        <w:rPr>
          <w:rFonts w:asciiTheme="minorHAnsi" w:hAnsiTheme="minorHAnsi" w:cstheme="minorHAnsi"/>
        </w:rPr>
        <w:t xml:space="preserve"> macroeconomic channels</w:t>
      </w:r>
      <w:r w:rsidR="00556129">
        <w:rPr>
          <w:rFonts w:asciiTheme="minorHAnsi" w:hAnsiTheme="minorHAnsi" w:cstheme="minorHAnsi"/>
        </w:rPr>
        <w:t xml:space="preserve"> </w:t>
      </w:r>
      <w:r w:rsidR="002E6A65" w:rsidRPr="0027369B">
        <w:rPr>
          <w:rFonts w:asciiTheme="minorHAnsi" w:hAnsiTheme="minorHAnsi" w:cstheme="minorHAnsi"/>
        </w:rPr>
        <w:t xml:space="preserve">presented in section </w:t>
      </w:r>
      <w:r w:rsidR="00556129">
        <w:rPr>
          <w:rFonts w:asciiTheme="minorHAnsi" w:hAnsiTheme="minorHAnsi" w:cstheme="minorHAnsi"/>
        </w:rPr>
        <w:t>2</w:t>
      </w:r>
      <w:r w:rsidRPr="0027369B">
        <w:rPr>
          <w:rFonts w:asciiTheme="minorHAnsi" w:hAnsiTheme="minorHAnsi" w:cstheme="minorHAnsi"/>
        </w:rPr>
        <w:t xml:space="preserve"> </w:t>
      </w:r>
      <w:r w:rsidR="002E6A65" w:rsidRPr="0027369B">
        <w:rPr>
          <w:rFonts w:asciiTheme="minorHAnsi" w:hAnsiTheme="minorHAnsi" w:cstheme="minorHAnsi"/>
        </w:rPr>
        <w:t xml:space="preserve">with the intention </w:t>
      </w:r>
      <w:r w:rsidR="00556129">
        <w:rPr>
          <w:rFonts w:asciiTheme="minorHAnsi" w:hAnsiTheme="minorHAnsi" w:cstheme="minorHAnsi"/>
        </w:rPr>
        <w:t>of</w:t>
      </w:r>
      <w:r w:rsidR="002E6A65" w:rsidRPr="0027369B">
        <w:rPr>
          <w:rFonts w:asciiTheme="minorHAnsi" w:hAnsiTheme="minorHAnsi" w:cstheme="minorHAnsi"/>
        </w:rPr>
        <w:t xml:space="preserve"> analyze their</w:t>
      </w:r>
      <w:r w:rsidRPr="0027369B">
        <w:rPr>
          <w:rFonts w:asciiTheme="minorHAnsi" w:hAnsiTheme="minorHAnsi" w:cstheme="minorHAnsi"/>
        </w:rPr>
        <w:t xml:space="preserve"> effect on the </w:t>
      </w:r>
      <w:r w:rsidR="00556129">
        <w:rPr>
          <w:rFonts w:asciiTheme="minorHAnsi" w:hAnsiTheme="minorHAnsi" w:cstheme="minorHAnsi"/>
        </w:rPr>
        <w:t>unemployment</w:t>
      </w:r>
      <w:r w:rsidRPr="0027369B">
        <w:rPr>
          <w:rFonts w:asciiTheme="minorHAnsi" w:hAnsiTheme="minorHAnsi" w:cstheme="minorHAnsi"/>
        </w:rPr>
        <w:t xml:space="preserve"> </w:t>
      </w:r>
      <w:r w:rsidR="002E6A65" w:rsidRPr="0027369B">
        <w:rPr>
          <w:rFonts w:asciiTheme="minorHAnsi" w:hAnsiTheme="minorHAnsi" w:cstheme="minorHAnsi"/>
        </w:rPr>
        <w:t xml:space="preserve">when removing the suppressing of the </w:t>
      </w:r>
      <w:r w:rsidR="00B61329">
        <w:rPr>
          <w:rFonts w:asciiTheme="minorHAnsi" w:hAnsiTheme="minorHAnsi" w:cstheme="minorHAnsi"/>
        </w:rPr>
        <w:t>state</w:t>
      </w:r>
      <w:r w:rsidR="002E6A65" w:rsidRPr="0027369B">
        <w:rPr>
          <w:rFonts w:asciiTheme="minorHAnsi" w:hAnsiTheme="minorHAnsi" w:cstheme="minorHAnsi"/>
        </w:rPr>
        <w:t xml:space="preserve"> regulation percentage</w:t>
      </w:r>
      <w:r w:rsidRPr="0027369B">
        <w:rPr>
          <w:rFonts w:asciiTheme="minorHAnsi" w:hAnsiTheme="minorHAnsi" w:cstheme="minorHAnsi"/>
        </w:rPr>
        <w:t>.</w:t>
      </w:r>
      <w:r w:rsidR="0027369B">
        <w:rPr>
          <w:rStyle w:val="Overskrift1Tegn"/>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1, </w:t>
      </w:r>
      <w:r w:rsidR="00556129">
        <w:rPr>
          <w:rStyle w:val="cf01"/>
          <w:rFonts w:asciiTheme="minorHAnsi" w:hAnsiTheme="minorHAnsi" w:cstheme="minorHAnsi"/>
          <w:sz w:val="24"/>
          <w:szCs w:val="24"/>
        </w:rPr>
        <w:t>we found that removing the regulation resulted in a</w:t>
      </w:r>
      <w:r w:rsidR="00F165BB" w:rsidRPr="0027369B">
        <w:rPr>
          <w:rStyle w:val="cf01"/>
          <w:rFonts w:asciiTheme="minorHAnsi" w:hAnsiTheme="minorHAnsi" w:cstheme="minorHAnsi"/>
          <w:sz w:val="24"/>
          <w:szCs w:val="24"/>
        </w:rPr>
        <w:t xml:space="preserve"> higher level of income insurance </w:t>
      </w:r>
      <w:r w:rsidR="00556129">
        <w:rPr>
          <w:rStyle w:val="cf01"/>
          <w:rFonts w:asciiTheme="minorHAnsi" w:hAnsiTheme="minorHAnsi" w:cstheme="minorHAnsi"/>
          <w:sz w:val="24"/>
          <w:szCs w:val="24"/>
        </w:rPr>
        <w:t>leading to a higher</w:t>
      </w:r>
      <w:r w:rsidR="00F165BB" w:rsidRPr="0027369B">
        <w:rPr>
          <w:rStyle w:val="cf01"/>
          <w:rFonts w:asciiTheme="minorHAnsi" w:hAnsiTheme="minorHAnsi" w:cstheme="minorHAnsi"/>
          <w:sz w:val="24"/>
          <w:szCs w:val="24"/>
        </w:rPr>
        <w:t xml:space="preserve"> aggregate</w:t>
      </w:r>
      <w:r w:rsidR="00556129">
        <w:rPr>
          <w:rStyle w:val="cf01"/>
          <w:rFonts w:asciiTheme="minorHAnsi" w:hAnsiTheme="minorHAnsi" w:cstheme="minorHAnsi"/>
          <w:sz w:val="24"/>
          <w:szCs w:val="24"/>
        </w:rPr>
        <w:t>d</w:t>
      </w:r>
      <w:r w:rsidR="00F165BB" w:rsidRPr="0027369B">
        <w:rPr>
          <w:rStyle w:val="cf01"/>
          <w:rFonts w:asciiTheme="minorHAnsi" w:hAnsiTheme="minorHAnsi" w:cstheme="minorHAnsi"/>
          <w:sz w:val="24"/>
          <w:szCs w:val="24"/>
        </w:rPr>
        <w:t xml:space="preserve"> demand, thereby increasing GDP. As the employment is determined by the economic activity the increase in GDP decreased unemployment by 223 - 254 people.</w:t>
      </w:r>
      <w:r w:rsidR="0027369B">
        <w:rPr>
          <w:rStyle w:val="cf01"/>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2, </w:t>
      </w:r>
      <w:r w:rsidR="00556129">
        <w:rPr>
          <w:rStyle w:val="cf01"/>
          <w:rFonts w:asciiTheme="minorHAnsi" w:hAnsiTheme="minorHAnsi" w:cstheme="minorHAnsi"/>
          <w:sz w:val="24"/>
          <w:szCs w:val="24"/>
        </w:rPr>
        <w:t>we created a relationship between the</w:t>
      </w:r>
      <w:r w:rsidR="00F165BB" w:rsidRPr="0027369B">
        <w:rPr>
          <w:rStyle w:val="cf01"/>
          <w:rFonts w:asciiTheme="minorHAnsi" w:hAnsiTheme="minorHAnsi" w:cstheme="minorHAnsi"/>
          <w:sz w:val="24"/>
          <w:szCs w:val="24"/>
        </w:rPr>
        <w:t xml:space="preserve"> income insurance </w:t>
      </w:r>
      <w:r w:rsidR="00556129">
        <w:rPr>
          <w:rStyle w:val="cf01"/>
          <w:rFonts w:asciiTheme="minorHAnsi" w:hAnsiTheme="minorHAnsi" w:cstheme="minorHAnsi"/>
          <w:sz w:val="24"/>
          <w:szCs w:val="24"/>
        </w:rPr>
        <w:t>and</w:t>
      </w:r>
      <w:r w:rsidR="00F165BB" w:rsidRPr="0027369B">
        <w:rPr>
          <w:rStyle w:val="cf01"/>
          <w:rFonts w:asciiTheme="minorHAnsi" w:hAnsiTheme="minorHAnsi" w:cstheme="minorHAnsi"/>
          <w:sz w:val="24"/>
          <w:szCs w:val="24"/>
        </w:rPr>
        <w:t xml:space="preserve"> the targeted wage set by the worker unions. </w:t>
      </w:r>
      <w:r w:rsidR="00556129">
        <w:rPr>
          <w:rStyle w:val="cf01"/>
          <w:rFonts w:asciiTheme="minorHAnsi" w:hAnsiTheme="minorHAnsi" w:cstheme="minorHAnsi"/>
          <w:sz w:val="24"/>
          <w:szCs w:val="24"/>
        </w:rPr>
        <w:t>We used the argumentation that a</w:t>
      </w:r>
      <w:r w:rsidR="00F165BB" w:rsidRPr="0027369B">
        <w:rPr>
          <w:rStyle w:val="cf01"/>
          <w:rFonts w:asciiTheme="minorHAnsi" w:hAnsiTheme="minorHAnsi" w:cstheme="minorHAnsi"/>
          <w:sz w:val="24"/>
          <w:szCs w:val="24"/>
        </w:rPr>
        <w:t xml:space="preserve"> higher level of income insurance </w:t>
      </w:r>
      <w:r w:rsidR="00556129">
        <w:rPr>
          <w:rStyle w:val="cf01"/>
          <w:rFonts w:asciiTheme="minorHAnsi" w:hAnsiTheme="minorHAnsi" w:cstheme="minorHAnsi"/>
          <w:sz w:val="24"/>
          <w:szCs w:val="24"/>
        </w:rPr>
        <w:t>would increase the targeted wage, thereby</w:t>
      </w:r>
      <w:r w:rsidR="00F165BB" w:rsidRPr="0027369B">
        <w:rPr>
          <w:rStyle w:val="cf01"/>
          <w:rFonts w:asciiTheme="minorHAnsi" w:hAnsiTheme="minorHAnsi" w:cstheme="minorHAnsi"/>
          <w:sz w:val="24"/>
          <w:szCs w:val="24"/>
        </w:rPr>
        <w:t xml:space="preserve"> increas</w:t>
      </w:r>
      <w:r w:rsidR="00556129">
        <w:rPr>
          <w:rStyle w:val="cf01"/>
          <w:rFonts w:asciiTheme="minorHAnsi" w:hAnsiTheme="minorHAnsi" w:cstheme="minorHAnsi"/>
          <w:sz w:val="24"/>
          <w:szCs w:val="24"/>
        </w:rPr>
        <w:t>ing</w:t>
      </w:r>
      <w:r w:rsidR="00F165BB" w:rsidRPr="0027369B">
        <w:rPr>
          <w:rStyle w:val="cf01"/>
          <w:rFonts w:asciiTheme="minorHAnsi" w:hAnsiTheme="minorHAnsi" w:cstheme="minorHAnsi"/>
          <w:sz w:val="24"/>
          <w:szCs w:val="24"/>
        </w:rPr>
        <w:t xml:space="preserve"> wages</w:t>
      </w:r>
      <w:r w:rsidR="00556129">
        <w:rPr>
          <w:rStyle w:val="cf01"/>
          <w:rFonts w:asciiTheme="minorHAnsi" w:hAnsiTheme="minorHAnsi" w:cstheme="minorHAnsi"/>
          <w:sz w:val="24"/>
          <w:szCs w:val="24"/>
        </w:rPr>
        <w:t>.</w:t>
      </w:r>
      <w:r w:rsidR="00F165BB" w:rsidRPr="0027369B">
        <w:rPr>
          <w:rStyle w:val="cf01"/>
          <w:rFonts w:asciiTheme="minorHAnsi" w:hAnsiTheme="minorHAnsi" w:cstheme="minorHAnsi"/>
          <w:sz w:val="24"/>
          <w:szCs w:val="24"/>
        </w:rPr>
        <w:t xml:space="preserve"> </w:t>
      </w:r>
      <w:r w:rsidR="00556129">
        <w:rPr>
          <w:rStyle w:val="cf01"/>
          <w:rFonts w:asciiTheme="minorHAnsi" w:hAnsiTheme="minorHAnsi" w:cstheme="minorHAnsi"/>
          <w:sz w:val="24"/>
          <w:szCs w:val="24"/>
        </w:rPr>
        <w:t>A</w:t>
      </w:r>
      <w:r w:rsidR="00F165BB" w:rsidRPr="0027369B">
        <w:rPr>
          <w:rStyle w:val="cf01"/>
          <w:rFonts w:asciiTheme="minorHAnsi" w:hAnsiTheme="minorHAnsi" w:cstheme="minorHAnsi"/>
          <w:sz w:val="24"/>
          <w:szCs w:val="24"/>
        </w:rPr>
        <w:t xml:space="preserve">s </w:t>
      </w:r>
      <w:r w:rsidR="00556129">
        <w:rPr>
          <w:rStyle w:val="cf01"/>
          <w:rFonts w:asciiTheme="minorHAnsi" w:hAnsiTheme="minorHAnsi" w:cstheme="minorHAnsi"/>
          <w:sz w:val="24"/>
          <w:szCs w:val="24"/>
        </w:rPr>
        <w:t xml:space="preserve">we find </w:t>
      </w:r>
      <w:r w:rsidR="00F165BB" w:rsidRPr="0027369B">
        <w:rPr>
          <w:rStyle w:val="cf01"/>
          <w:rFonts w:asciiTheme="minorHAnsi" w:hAnsiTheme="minorHAnsi" w:cstheme="minorHAnsi"/>
          <w:sz w:val="24"/>
          <w:szCs w:val="24"/>
        </w:rPr>
        <w:t xml:space="preserve">the Danish economy </w:t>
      </w:r>
      <w:r w:rsidR="00556129">
        <w:rPr>
          <w:rStyle w:val="cf01"/>
          <w:rFonts w:asciiTheme="minorHAnsi" w:hAnsiTheme="minorHAnsi" w:cstheme="minorHAnsi"/>
          <w:sz w:val="24"/>
          <w:szCs w:val="24"/>
        </w:rPr>
        <w:t xml:space="preserve">to be </w:t>
      </w:r>
      <w:r w:rsidR="00F165BB" w:rsidRPr="0027369B">
        <w:rPr>
          <w:rStyle w:val="cf01"/>
          <w:rFonts w:asciiTheme="minorHAnsi" w:hAnsiTheme="minorHAnsi" w:cstheme="minorHAnsi"/>
          <w:sz w:val="24"/>
          <w:szCs w:val="24"/>
        </w:rPr>
        <w:t>categorized as profit-led</w:t>
      </w:r>
      <w:r w:rsidR="00556129">
        <w:rPr>
          <w:rStyle w:val="cf01"/>
          <w:rFonts w:asciiTheme="minorHAnsi" w:hAnsiTheme="minorHAnsi" w:cstheme="minorHAnsi"/>
          <w:sz w:val="24"/>
          <w:szCs w:val="24"/>
        </w:rPr>
        <w:t>, we find the increase in wages to lower</w:t>
      </w:r>
      <w:r w:rsidR="00F165BB" w:rsidRPr="0027369B">
        <w:rPr>
          <w:rStyle w:val="cf01"/>
          <w:rFonts w:asciiTheme="minorHAnsi" w:hAnsiTheme="minorHAnsi" w:cstheme="minorHAnsi"/>
          <w:sz w:val="24"/>
          <w:szCs w:val="24"/>
        </w:rPr>
        <w:t xml:space="preserve"> GDP</w:t>
      </w:r>
      <w:r w:rsidR="00556129">
        <w:rPr>
          <w:rStyle w:val="cf01"/>
          <w:rFonts w:asciiTheme="minorHAnsi" w:hAnsiTheme="minorHAnsi" w:cstheme="minorHAnsi"/>
          <w:sz w:val="24"/>
          <w:szCs w:val="24"/>
        </w:rPr>
        <w:t>, thereby</w:t>
      </w:r>
      <w:r w:rsidR="00F165BB" w:rsidRPr="0027369B">
        <w:rPr>
          <w:rStyle w:val="cf01"/>
          <w:rFonts w:asciiTheme="minorHAnsi" w:hAnsiTheme="minorHAnsi" w:cstheme="minorHAnsi"/>
          <w:sz w:val="24"/>
          <w:szCs w:val="24"/>
        </w:rPr>
        <w:t xml:space="preserve"> increasing unemployment by 1500 people.</w:t>
      </w:r>
      <w:r w:rsidR="0027369B">
        <w:rPr>
          <w:rStyle w:val="cf01"/>
          <w:rFonts w:asciiTheme="minorHAnsi" w:hAnsiTheme="minorHAnsi" w:cstheme="minorHAnsi"/>
          <w:sz w:val="24"/>
          <w:szCs w:val="24"/>
        </w:rPr>
        <w:br/>
      </w:r>
      <w:r w:rsidR="00A32739" w:rsidRPr="0027369B">
        <w:rPr>
          <w:rFonts w:asciiTheme="minorHAnsi" w:hAnsiTheme="minorHAnsi" w:cstheme="minorHAnsi"/>
        </w:rPr>
        <w:t>In section 3</w:t>
      </w:r>
      <w:r w:rsidRPr="0027369B">
        <w:rPr>
          <w:rFonts w:asciiTheme="minorHAnsi" w:hAnsiTheme="minorHAnsi" w:cstheme="minorHAnsi"/>
        </w:rPr>
        <w:t>,</w:t>
      </w:r>
      <w:r w:rsidR="00556129">
        <w:rPr>
          <w:rFonts w:asciiTheme="minorHAnsi" w:hAnsiTheme="minorHAnsi" w:cstheme="minorHAnsi"/>
        </w:rPr>
        <w:t xml:space="preserve"> we introduced a relationship in which</w:t>
      </w:r>
      <w:r w:rsidRPr="0027369B">
        <w:rPr>
          <w:rFonts w:asciiTheme="minorHAnsi" w:hAnsiTheme="minorHAnsi" w:cstheme="minorHAnsi"/>
        </w:rPr>
        <w:t xml:space="preserve"> </w:t>
      </w:r>
      <w:r w:rsidR="00E861C4" w:rsidRPr="0027369B">
        <w:rPr>
          <w:rFonts w:asciiTheme="minorHAnsi" w:hAnsiTheme="minorHAnsi" w:cstheme="minorHAnsi"/>
        </w:rPr>
        <w:t>the</w:t>
      </w:r>
      <w:r w:rsidR="00503A28" w:rsidRPr="0027369B">
        <w:rPr>
          <w:rFonts w:asciiTheme="minorHAnsi" w:hAnsiTheme="minorHAnsi" w:cstheme="minorHAnsi"/>
        </w:rPr>
        <w:t xml:space="preserve"> level of income insurance affect</w:t>
      </w:r>
      <w:r w:rsidR="00556129">
        <w:rPr>
          <w:rFonts w:asciiTheme="minorHAnsi" w:hAnsiTheme="minorHAnsi" w:cstheme="minorHAnsi"/>
        </w:rPr>
        <w:t>s</w:t>
      </w:r>
      <w:r w:rsidR="00503A28" w:rsidRPr="0027369B">
        <w:rPr>
          <w:rFonts w:asciiTheme="minorHAnsi" w:hAnsiTheme="minorHAnsi" w:cstheme="minorHAnsi"/>
        </w:rPr>
        <w:t xml:space="preserve"> the incentives to be part of the income insurance program</w:t>
      </w:r>
      <w:r w:rsidR="00556129">
        <w:rPr>
          <w:rFonts w:asciiTheme="minorHAnsi" w:hAnsiTheme="minorHAnsi" w:cstheme="minorHAnsi"/>
        </w:rPr>
        <w:t>,</w:t>
      </w:r>
      <w:r w:rsidR="00503A28" w:rsidRPr="0027369B">
        <w:rPr>
          <w:rFonts w:asciiTheme="minorHAnsi" w:hAnsiTheme="minorHAnsi" w:cstheme="minorHAnsi"/>
        </w:rPr>
        <w:t xml:space="preserve"> thereby increasing the</w:t>
      </w:r>
      <w:r w:rsidR="00E861C4" w:rsidRPr="0027369B">
        <w:rPr>
          <w:rFonts w:asciiTheme="minorHAnsi" w:hAnsiTheme="minorHAnsi" w:cstheme="minorHAnsi"/>
        </w:rPr>
        <w:t xml:space="preserve"> insurance rate</w:t>
      </w:r>
      <w:r w:rsidR="00556129">
        <w:rPr>
          <w:rFonts w:asciiTheme="minorHAnsi" w:hAnsiTheme="minorHAnsi" w:cstheme="minorHAnsi"/>
        </w:rPr>
        <w:t xml:space="preserve">. When implementing this </w:t>
      </w:r>
      <w:r w:rsidR="00DA20D1">
        <w:rPr>
          <w:rFonts w:asciiTheme="minorHAnsi" w:hAnsiTheme="minorHAnsi" w:cstheme="minorHAnsi"/>
        </w:rPr>
        <w:t>channel,</w:t>
      </w:r>
      <w:r w:rsidR="00503A28" w:rsidRPr="0027369B">
        <w:rPr>
          <w:rFonts w:asciiTheme="minorHAnsi" w:hAnsiTheme="minorHAnsi" w:cstheme="minorHAnsi"/>
        </w:rPr>
        <w:t xml:space="preserve"> </w:t>
      </w:r>
      <w:r w:rsidR="00DA20D1">
        <w:rPr>
          <w:rFonts w:asciiTheme="minorHAnsi" w:hAnsiTheme="minorHAnsi" w:cstheme="minorHAnsi"/>
        </w:rPr>
        <w:t>we see an increase in the total</w:t>
      </w:r>
      <w:r w:rsidR="00503A28" w:rsidRPr="0027369B">
        <w:rPr>
          <w:rFonts w:asciiTheme="minorHAnsi" w:hAnsiTheme="minorHAnsi" w:cstheme="minorHAnsi"/>
        </w:rPr>
        <w:t xml:space="preserve"> amount of income insurance paid to households</w:t>
      </w:r>
      <w:r w:rsidR="00DA20D1">
        <w:rPr>
          <w:rFonts w:asciiTheme="minorHAnsi" w:hAnsiTheme="minorHAnsi" w:cstheme="minorHAnsi"/>
        </w:rPr>
        <w:t>,</w:t>
      </w:r>
      <w:r w:rsidR="00503A28" w:rsidRPr="0027369B">
        <w:rPr>
          <w:rFonts w:asciiTheme="minorHAnsi" w:hAnsiTheme="minorHAnsi" w:cstheme="minorHAnsi"/>
        </w:rPr>
        <w:t xml:space="preserve"> </w:t>
      </w:r>
      <w:r w:rsidRPr="0027369B">
        <w:rPr>
          <w:rFonts w:asciiTheme="minorHAnsi" w:hAnsiTheme="minorHAnsi" w:cstheme="minorHAnsi"/>
        </w:rPr>
        <w:t>reduc</w:t>
      </w:r>
      <w:r w:rsidR="00503A28" w:rsidRPr="0027369B">
        <w:rPr>
          <w:rFonts w:asciiTheme="minorHAnsi" w:hAnsiTheme="minorHAnsi" w:cstheme="minorHAnsi"/>
        </w:rPr>
        <w:t>ing</w:t>
      </w:r>
      <w:r w:rsidRPr="0027369B">
        <w:rPr>
          <w:rFonts w:asciiTheme="minorHAnsi" w:hAnsiTheme="minorHAnsi" w:cstheme="minorHAnsi"/>
        </w:rPr>
        <w:t xml:space="preserve"> the number of unemployed by</w:t>
      </w:r>
      <w:r w:rsidR="00E861C4" w:rsidRPr="0027369B">
        <w:rPr>
          <w:rFonts w:asciiTheme="minorHAnsi" w:hAnsiTheme="minorHAnsi" w:cstheme="minorHAnsi"/>
        </w:rPr>
        <w:t xml:space="preserve"> 300 </w:t>
      </w:r>
      <w:r w:rsidRPr="0027369B">
        <w:rPr>
          <w:rFonts w:asciiTheme="minorHAnsi" w:hAnsiTheme="minorHAnsi" w:cstheme="minorHAnsi"/>
        </w:rPr>
        <w:t>people</w:t>
      </w:r>
      <w:r w:rsidR="00DA20D1">
        <w:rPr>
          <w:rFonts w:asciiTheme="minorHAnsi" w:hAnsiTheme="minorHAnsi" w:cstheme="minorHAnsi"/>
        </w:rPr>
        <w:t>,</w:t>
      </w:r>
      <w:r w:rsidR="00503A28" w:rsidRPr="0027369B">
        <w:rPr>
          <w:rFonts w:asciiTheme="minorHAnsi" w:hAnsiTheme="minorHAnsi" w:cstheme="minorHAnsi"/>
        </w:rPr>
        <w:t xml:space="preserve"> following the same effects </w:t>
      </w:r>
      <w:r w:rsidR="00DA20D1">
        <w:rPr>
          <w:rFonts w:asciiTheme="minorHAnsi" w:hAnsiTheme="minorHAnsi" w:cstheme="minorHAnsi"/>
        </w:rPr>
        <w:t>as explained for</w:t>
      </w:r>
      <w:r w:rsidR="00503A28" w:rsidRPr="0027369B">
        <w:rPr>
          <w:rFonts w:asciiTheme="minorHAnsi" w:hAnsiTheme="minorHAnsi" w:cstheme="minorHAnsi"/>
        </w:rPr>
        <w:t xml:space="preserve"> scenario 1</w:t>
      </w:r>
      <w:r w:rsidR="00E861C4" w:rsidRPr="0027369B">
        <w:rPr>
          <w:rFonts w:asciiTheme="minorHAnsi" w:hAnsiTheme="minorHAnsi" w:cstheme="minorHAnsi"/>
        </w:rPr>
        <w:t>.</w:t>
      </w:r>
      <w:r w:rsidR="003B7F8F" w:rsidRPr="0027369B">
        <w:rPr>
          <w:rFonts w:asciiTheme="minorHAnsi" w:hAnsiTheme="minorHAnsi" w:cstheme="minorHAnsi"/>
        </w:rPr>
        <w:t xml:space="preserve"> </w:t>
      </w:r>
      <w:r w:rsidR="0027369B">
        <w:rPr>
          <w:rFonts w:asciiTheme="minorHAnsi" w:hAnsiTheme="minorHAnsi" w:cstheme="minorHAnsi"/>
        </w:rPr>
        <w:br/>
      </w:r>
      <w:r w:rsidR="00A32739" w:rsidRPr="0027369B">
        <w:rPr>
          <w:rFonts w:asciiTheme="minorHAnsi" w:hAnsiTheme="minorHAnsi" w:cstheme="minorHAnsi"/>
        </w:rPr>
        <w:t>In section 4</w:t>
      </w:r>
      <w:r w:rsidR="003B7F8F" w:rsidRPr="0027369B">
        <w:rPr>
          <w:rFonts w:asciiTheme="minorHAnsi" w:hAnsiTheme="minorHAnsi" w:cstheme="minorHAnsi"/>
        </w:rPr>
        <w:t xml:space="preserve">, the labor force channel </w:t>
      </w:r>
      <w:r w:rsidR="00503A28" w:rsidRPr="0027369B">
        <w:rPr>
          <w:rFonts w:asciiTheme="minorHAnsi" w:hAnsiTheme="minorHAnsi" w:cstheme="minorHAnsi"/>
        </w:rPr>
        <w:t xml:space="preserve">was introduced </w:t>
      </w:r>
      <w:r w:rsidR="00BD4800" w:rsidRPr="0027369B">
        <w:rPr>
          <w:rFonts w:asciiTheme="minorHAnsi" w:hAnsiTheme="minorHAnsi" w:cstheme="minorHAnsi"/>
        </w:rPr>
        <w:t xml:space="preserve">creating a link between the strength of the economy and the labor force, as the unemployment rate falls due to the demand </w:t>
      </w:r>
      <w:r w:rsidR="0027369B" w:rsidRPr="0027369B">
        <w:rPr>
          <w:rFonts w:asciiTheme="minorHAnsi" w:hAnsiTheme="minorHAnsi" w:cstheme="minorHAnsi"/>
        </w:rPr>
        <w:t>channel,</w:t>
      </w:r>
      <w:r w:rsidR="00BD4800" w:rsidRPr="0027369B">
        <w:rPr>
          <w:rFonts w:asciiTheme="minorHAnsi" w:hAnsiTheme="minorHAnsi" w:cstheme="minorHAnsi"/>
        </w:rPr>
        <w:t xml:space="preserve"> we see an increase in the labor force </w:t>
      </w:r>
      <w:r w:rsidR="009215B4">
        <w:rPr>
          <w:rFonts w:asciiTheme="minorHAnsi" w:hAnsiTheme="minorHAnsi" w:cstheme="minorHAnsi"/>
        </w:rPr>
        <w:t>leaving</w:t>
      </w:r>
      <w:r w:rsidRPr="0027369B">
        <w:rPr>
          <w:rFonts w:asciiTheme="minorHAnsi" w:hAnsiTheme="minorHAnsi" w:cstheme="minorHAnsi"/>
        </w:rPr>
        <w:t xml:space="preserve"> unemployment</w:t>
      </w:r>
      <w:r w:rsidR="009215B4">
        <w:rPr>
          <w:rFonts w:asciiTheme="minorHAnsi" w:hAnsiTheme="minorHAnsi" w:cstheme="minorHAnsi"/>
        </w:rPr>
        <w:t xml:space="preserve"> to fall</w:t>
      </w:r>
      <w:r w:rsidRPr="0027369B">
        <w:rPr>
          <w:rFonts w:asciiTheme="minorHAnsi" w:hAnsiTheme="minorHAnsi" w:cstheme="minorHAnsi"/>
        </w:rPr>
        <w:t xml:space="preserve"> by</w:t>
      </w:r>
      <w:r w:rsidR="003B7F8F" w:rsidRPr="0027369B">
        <w:rPr>
          <w:rFonts w:asciiTheme="minorHAnsi" w:hAnsiTheme="minorHAnsi" w:cstheme="minorHAnsi"/>
        </w:rPr>
        <w:t xml:space="preserve"> 150 </w:t>
      </w:r>
      <w:r w:rsidRPr="0027369B">
        <w:rPr>
          <w:rFonts w:asciiTheme="minorHAnsi" w:hAnsiTheme="minorHAnsi" w:cstheme="minorHAnsi"/>
        </w:rPr>
        <w:t>people</w:t>
      </w:r>
      <w:r w:rsidR="003B7F8F" w:rsidRPr="0027369B">
        <w:rPr>
          <w:rFonts w:asciiTheme="minorHAnsi" w:hAnsiTheme="minorHAnsi" w:cstheme="minorHAnsi"/>
        </w:rPr>
        <w:t>.</w:t>
      </w:r>
      <w:r w:rsidR="00E861C4" w:rsidRPr="0027369B">
        <w:rPr>
          <w:rFonts w:asciiTheme="minorHAnsi" w:hAnsiTheme="minorHAnsi" w:cstheme="minorHAnsi"/>
        </w:rPr>
        <w:t xml:space="preserve"> </w:t>
      </w:r>
      <w:r w:rsidR="0027369B">
        <w:rPr>
          <w:rFonts w:asciiTheme="minorHAnsi" w:hAnsiTheme="minorHAnsi" w:cstheme="minorHAnsi"/>
        </w:rPr>
        <w:br/>
      </w:r>
      <w:r w:rsidR="00A32739" w:rsidRPr="0027369B">
        <w:rPr>
          <w:rFonts w:asciiTheme="minorHAnsi" w:hAnsiTheme="minorHAnsi" w:cstheme="minorHAnsi"/>
        </w:rPr>
        <w:t>In section 5</w:t>
      </w:r>
      <w:r w:rsidR="00E861C4" w:rsidRPr="0027369B">
        <w:rPr>
          <w:rFonts w:asciiTheme="minorHAnsi" w:hAnsiTheme="minorHAnsi" w:cstheme="minorHAnsi"/>
        </w:rPr>
        <w:t xml:space="preserve">, </w:t>
      </w:r>
      <w:r w:rsidR="00DA20D1">
        <w:rPr>
          <w:rFonts w:asciiTheme="minorHAnsi" w:hAnsiTheme="minorHAnsi" w:cstheme="minorHAnsi"/>
        </w:rPr>
        <w:t>we added a channel allowing the</w:t>
      </w:r>
      <w:r w:rsidR="00BD4800" w:rsidRPr="0027369B">
        <w:rPr>
          <w:rFonts w:asciiTheme="minorHAnsi" w:hAnsiTheme="minorHAnsi" w:cstheme="minorHAnsi"/>
        </w:rPr>
        <w:t xml:space="preserve"> level of income insurance</w:t>
      </w:r>
      <w:r w:rsidR="00DA20D1">
        <w:rPr>
          <w:rFonts w:asciiTheme="minorHAnsi" w:hAnsiTheme="minorHAnsi" w:cstheme="minorHAnsi"/>
        </w:rPr>
        <w:t>, the strength of the economy, and the wages</w:t>
      </w:r>
      <w:r w:rsidR="00BD4800" w:rsidRPr="0027369B">
        <w:rPr>
          <w:rFonts w:asciiTheme="minorHAnsi" w:hAnsiTheme="minorHAnsi" w:cstheme="minorHAnsi"/>
        </w:rPr>
        <w:t xml:space="preserve"> </w:t>
      </w:r>
      <w:r w:rsidR="00DA20D1">
        <w:rPr>
          <w:rFonts w:asciiTheme="minorHAnsi" w:hAnsiTheme="minorHAnsi" w:cstheme="minorHAnsi"/>
        </w:rPr>
        <w:t>to affect</w:t>
      </w:r>
      <w:r w:rsidR="00E861C4" w:rsidRPr="0027369B">
        <w:rPr>
          <w:rFonts w:asciiTheme="minorHAnsi" w:hAnsiTheme="minorHAnsi" w:cstheme="minorHAnsi"/>
        </w:rPr>
        <w:t xml:space="preserve"> productivity</w:t>
      </w:r>
      <w:r w:rsidR="00DA20D1">
        <w:rPr>
          <w:rFonts w:asciiTheme="minorHAnsi" w:hAnsiTheme="minorHAnsi" w:cstheme="minorHAnsi"/>
        </w:rPr>
        <w:t xml:space="preserve">. </w:t>
      </w:r>
      <w:r w:rsidR="006434D7">
        <w:rPr>
          <w:rFonts w:asciiTheme="minorHAnsi" w:hAnsiTheme="minorHAnsi" w:cstheme="minorHAnsi"/>
        </w:rPr>
        <w:t>Due to the set-up of the model</w:t>
      </w:r>
      <w:r w:rsidR="00DA20D1">
        <w:rPr>
          <w:rFonts w:asciiTheme="minorHAnsi" w:hAnsiTheme="minorHAnsi" w:cstheme="minorHAnsi"/>
        </w:rPr>
        <w:t xml:space="preserve"> changes in the productivity</w:t>
      </w:r>
      <w:r w:rsidR="006434D7">
        <w:rPr>
          <w:rFonts w:asciiTheme="minorHAnsi" w:hAnsiTheme="minorHAnsi" w:cstheme="minorHAnsi"/>
        </w:rPr>
        <w:t xml:space="preserve"> will leave</w:t>
      </w:r>
      <w:r w:rsidR="00BD4800" w:rsidRPr="0027369B">
        <w:rPr>
          <w:rFonts w:asciiTheme="minorHAnsi" w:hAnsiTheme="minorHAnsi" w:cstheme="minorHAnsi"/>
        </w:rPr>
        <w:t xml:space="preserve"> firms </w:t>
      </w:r>
      <w:r w:rsidR="006434D7">
        <w:rPr>
          <w:rFonts w:asciiTheme="minorHAnsi" w:hAnsiTheme="minorHAnsi" w:cstheme="minorHAnsi"/>
        </w:rPr>
        <w:t>to</w:t>
      </w:r>
      <w:r w:rsidR="00BD4800" w:rsidRPr="0027369B">
        <w:rPr>
          <w:rFonts w:asciiTheme="minorHAnsi" w:hAnsiTheme="minorHAnsi" w:cstheme="minorHAnsi"/>
        </w:rPr>
        <w:t xml:space="preserve"> </w:t>
      </w:r>
      <w:r w:rsidR="00DA20D1">
        <w:rPr>
          <w:rFonts w:asciiTheme="minorHAnsi" w:hAnsiTheme="minorHAnsi" w:cstheme="minorHAnsi"/>
        </w:rPr>
        <w:t xml:space="preserve">adjust the </w:t>
      </w:r>
      <w:r w:rsidR="00B61329">
        <w:rPr>
          <w:rFonts w:asciiTheme="minorHAnsi" w:hAnsiTheme="minorHAnsi" w:cstheme="minorHAnsi"/>
        </w:rPr>
        <w:t>number</w:t>
      </w:r>
      <w:r w:rsidR="00DA20D1">
        <w:rPr>
          <w:rFonts w:asciiTheme="minorHAnsi" w:hAnsiTheme="minorHAnsi" w:cstheme="minorHAnsi"/>
        </w:rPr>
        <w:t xml:space="preserve"> of</w:t>
      </w:r>
      <w:r w:rsidR="00BD4800" w:rsidRPr="0027369B">
        <w:rPr>
          <w:rFonts w:asciiTheme="minorHAnsi" w:hAnsiTheme="minorHAnsi" w:cstheme="minorHAnsi"/>
        </w:rPr>
        <w:t xml:space="preserve"> workers to</w:t>
      </w:r>
      <w:r w:rsidR="00DA20D1">
        <w:rPr>
          <w:rFonts w:asciiTheme="minorHAnsi" w:hAnsiTheme="minorHAnsi" w:cstheme="minorHAnsi"/>
        </w:rPr>
        <w:t xml:space="preserve"> still</w:t>
      </w:r>
      <w:r w:rsidR="00BD4800" w:rsidRPr="0027369B">
        <w:rPr>
          <w:rFonts w:asciiTheme="minorHAnsi" w:hAnsiTheme="minorHAnsi" w:cstheme="minorHAnsi"/>
        </w:rPr>
        <w:t xml:space="preserve"> meet the same demand</w:t>
      </w:r>
      <w:r w:rsidR="00DA20D1">
        <w:rPr>
          <w:rFonts w:asciiTheme="minorHAnsi" w:hAnsiTheme="minorHAnsi" w:cstheme="minorHAnsi"/>
        </w:rPr>
        <w:t xml:space="preserve">. When removing the </w:t>
      </w:r>
      <w:r w:rsidR="00AE531D">
        <w:rPr>
          <w:rFonts w:asciiTheme="minorHAnsi" w:hAnsiTheme="minorHAnsi" w:cstheme="minorHAnsi"/>
        </w:rPr>
        <w:t>regulation,</w:t>
      </w:r>
      <w:r w:rsidR="00DA20D1">
        <w:rPr>
          <w:rFonts w:asciiTheme="minorHAnsi" w:hAnsiTheme="minorHAnsi" w:cstheme="minorHAnsi"/>
        </w:rPr>
        <w:t xml:space="preserve"> we find this effect to</w:t>
      </w:r>
      <w:r w:rsidR="00BD4800" w:rsidRPr="0027369B">
        <w:rPr>
          <w:rFonts w:asciiTheme="minorHAnsi" w:hAnsiTheme="minorHAnsi" w:cstheme="minorHAnsi"/>
        </w:rPr>
        <w:t xml:space="preserve"> increa</w:t>
      </w:r>
      <w:r w:rsidR="00DA20D1">
        <w:rPr>
          <w:rFonts w:asciiTheme="minorHAnsi" w:hAnsiTheme="minorHAnsi" w:cstheme="minorHAnsi"/>
        </w:rPr>
        <w:t>se</w:t>
      </w:r>
      <w:r w:rsidR="00BD4800" w:rsidRPr="0027369B">
        <w:rPr>
          <w:rFonts w:asciiTheme="minorHAnsi" w:hAnsiTheme="minorHAnsi" w:cstheme="minorHAnsi"/>
        </w:rPr>
        <w:t xml:space="preserve"> unemployment by</w:t>
      </w:r>
      <w:r w:rsidR="00E861C4" w:rsidRPr="0027369B">
        <w:rPr>
          <w:rFonts w:asciiTheme="minorHAnsi" w:hAnsiTheme="minorHAnsi" w:cstheme="minorHAnsi"/>
        </w:rPr>
        <w:t xml:space="preserve"> </w:t>
      </w:r>
      <w:r w:rsidR="003B7F8F" w:rsidRPr="0027369B">
        <w:rPr>
          <w:rFonts w:asciiTheme="minorHAnsi" w:hAnsiTheme="minorHAnsi" w:cstheme="minorHAnsi"/>
        </w:rPr>
        <w:t>25000</w:t>
      </w:r>
      <w:r w:rsidR="00E861C4" w:rsidRPr="0027369B">
        <w:rPr>
          <w:rFonts w:asciiTheme="minorHAnsi" w:hAnsiTheme="minorHAnsi" w:cstheme="minorHAnsi"/>
        </w:rPr>
        <w:t xml:space="preserve"> </w:t>
      </w:r>
      <w:r w:rsidR="00BD4800" w:rsidRPr="0027369B">
        <w:rPr>
          <w:rFonts w:asciiTheme="minorHAnsi" w:hAnsiTheme="minorHAnsi" w:cstheme="minorHAnsi"/>
        </w:rPr>
        <w:t>people</w:t>
      </w:r>
      <w:r w:rsidR="00E861C4" w:rsidRPr="0027369B">
        <w:rPr>
          <w:rFonts w:asciiTheme="minorHAnsi" w:hAnsiTheme="minorHAnsi" w:cstheme="minorHAnsi"/>
        </w:rPr>
        <w:t xml:space="preserve">. </w:t>
      </w:r>
    </w:p>
    <w:p w14:paraId="7BE863C1" w14:textId="20ADF3B5" w:rsidR="0065225C" w:rsidRDefault="00F73F7D" w:rsidP="00F73F7D">
      <w:pPr>
        <w:spacing w:line="360" w:lineRule="auto"/>
        <w:rPr>
          <w:sz w:val="24"/>
          <w:szCs w:val="24"/>
        </w:rPr>
      </w:pPr>
      <w:r w:rsidRPr="006434D7">
        <w:rPr>
          <w:sz w:val="24"/>
          <w:szCs w:val="24"/>
        </w:rPr>
        <w:t>Finally</w:t>
      </w:r>
      <w:r w:rsidR="00A32739" w:rsidRPr="006434D7">
        <w:rPr>
          <w:sz w:val="24"/>
          <w:szCs w:val="24"/>
        </w:rPr>
        <w:t xml:space="preserve"> in </w:t>
      </w:r>
      <w:r w:rsidR="00C12361" w:rsidRPr="006434D7">
        <w:rPr>
          <w:sz w:val="24"/>
          <w:szCs w:val="24"/>
        </w:rPr>
        <w:t>scenario</w:t>
      </w:r>
      <w:r w:rsidR="00A32739" w:rsidRPr="006434D7">
        <w:rPr>
          <w:sz w:val="24"/>
          <w:szCs w:val="24"/>
        </w:rPr>
        <w:t xml:space="preserve"> 6</w:t>
      </w:r>
      <w:r w:rsidRPr="006434D7">
        <w:rPr>
          <w:sz w:val="24"/>
          <w:szCs w:val="24"/>
        </w:rPr>
        <w:t xml:space="preserve">, </w:t>
      </w:r>
      <w:r w:rsidR="00C12361" w:rsidRPr="006434D7">
        <w:rPr>
          <w:sz w:val="24"/>
          <w:szCs w:val="24"/>
        </w:rPr>
        <w:t>we</w:t>
      </w:r>
      <w:r w:rsidR="0027369B" w:rsidRPr="006434D7">
        <w:rPr>
          <w:sz w:val="24"/>
          <w:szCs w:val="24"/>
        </w:rPr>
        <w:t xml:space="preserve"> allowed the channels</w:t>
      </w:r>
      <w:r w:rsidR="00AE531D" w:rsidRPr="006434D7">
        <w:rPr>
          <w:sz w:val="24"/>
          <w:szCs w:val="24"/>
        </w:rPr>
        <w:t xml:space="preserve"> of scenario 1-4</w:t>
      </w:r>
      <w:r w:rsidR="0027369B" w:rsidRPr="006434D7">
        <w:rPr>
          <w:sz w:val="24"/>
          <w:szCs w:val="24"/>
        </w:rPr>
        <w:t xml:space="preserve"> to </w:t>
      </w:r>
      <w:r w:rsidR="00AE531D" w:rsidRPr="006434D7">
        <w:rPr>
          <w:sz w:val="24"/>
          <w:szCs w:val="24"/>
        </w:rPr>
        <w:t xml:space="preserve">interact resulting in an </w:t>
      </w:r>
      <w:r w:rsidR="00BD4800" w:rsidRPr="006434D7">
        <w:rPr>
          <w:sz w:val="24"/>
          <w:szCs w:val="24"/>
        </w:rPr>
        <w:t>increas</w:t>
      </w:r>
      <w:r w:rsidR="00AE531D" w:rsidRPr="006434D7">
        <w:rPr>
          <w:sz w:val="24"/>
          <w:szCs w:val="24"/>
        </w:rPr>
        <w:t>e of 2362 people</w:t>
      </w:r>
      <w:r w:rsidRPr="006434D7">
        <w:rPr>
          <w:sz w:val="24"/>
          <w:szCs w:val="24"/>
        </w:rPr>
        <w:t xml:space="preserve"> </w:t>
      </w:r>
      <w:r w:rsidR="00AE531D" w:rsidRPr="006434D7">
        <w:rPr>
          <w:sz w:val="24"/>
          <w:szCs w:val="24"/>
        </w:rPr>
        <w:t xml:space="preserve">in </w:t>
      </w:r>
      <w:r w:rsidRPr="006434D7">
        <w:rPr>
          <w:sz w:val="24"/>
          <w:szCs w:val="24"/>
        </w:rPr>
        <w:t>unemploy</w:t>
      </w:r>
      <w:r w:rsidR="00AE531D" w:rsidRPr="006434D7">
        <w:rPr>
          <w:sz w:val="24"/>
          <w:szCs w:val="24"/>
        </w:rPr>
        <w:t>ment</w:t>
      </w:r>
      <w:r w:rsidRPr="006434D7">
        <w:rPr>
          <w:sz w:val="24"/>
          <w:szCs w:val="24"/>
        </w:rPr>
        <w:t>.</w:t>
      </w:r>
      <w:r w:rsidR="0027369B" w:rsidRPr="006434D7">
        <w:rPr>
          <w:sz w:val="24"/>
          <w:szCs w:val="24"/>
        </w:rPr>
        <w:t xml:space="preserve"> We exclude the productivity channel a</w:t>
      </w:r>
      <w:r w:rsidR="00A51212" w:rsidRPr="006434D7">
        <w:rPr>
          <w:sz w:val="24"/>
          <w:szCs w:val="24"/>
        </w:rPr>
        <w:t xml:space="preserve">s </w:t>
      </w:r>
      <w:r w:rsidR="0027369B" w:rsidRPr="006434D7">
        <w:rPr>
          <w:sz w:val="24"/>
          <w:szCs w:val="24"/>
        </w:rPr>
        <w:t xml:space="preserve">we find the increase in unemployment of 25000 </w:t>
      </w:r>
      <w:r w:rsidR="00C12361" w:rsidRPr="006434D7">
        <w:rPr>
          <w:sz w:val="24"/>
          <w:szCs w:val="24"/>
        </w:rPr>
        <w:t>to be</w:t>
      </w:r>
      <w:r w:rsidR="00A51212" w:rsidRPr="006434D7">
        <w:rPr>
          <w:sz w:val="24"/>
          <w:szCs w:val="24"/>
        </w:rPr>
        <w:t xml:space="preserve"> quite radical, </w:t>
      </w:r>
      <w:r w:rsidR="00C12361" w:rsidRPr="006434D7">
        <w:rPr>
          <w:sz w:val="24"/>
          <w:szCs w:val="24"/>
        </w:rPr>
        <w:t>this, together with the mixed results found by the</w:t>
      </w:r>
      <w:r w:rsidR="00C12361">
        <w:rPr>
          <w:sz w:val="24"/>
          <w:szCs w:val="24"/>
        </w:rPr>
        <w:t xml:space="preserve"> </w:t>
      </w:r>
      <w:r w:rsidR="00C12361">
        <w:rPr>
          <w:sz w:val="24"/>
          <w:szCs w:val="24"/>
        </w:rPr>
        <w:lastRenderedPageBreak/>
        <w:t xml:space="preserve">literature </w:t>
      </w:r>
      <w:r w:rsidR="00A51212" w:rsidRPr="00A32739">
        <w:rPr>
          <w:sz w:val="24"/>
          <w:szCs w:val="24"/>
        </w:rPr>
        <w:t>for this channel</w:t>
      </w:r>
      <w:r w:rsidR="00C12361">
        <w:rPr>
          <w:sz w:val="24"/>
          <w:szCs w:val="24"/>
        </w:rPr>
        <w:t xml:space="preserve"> led us to exclude</w:t>
      </w:r>
      <w:r w:rsidR="00A51212" w:rsidRPr="00A32739">
        <w:rPr>
          <w:sz w:val="24"/>
          <w:szCs w:val="24"/>
        </w:rPr>
        <w:t xml:space="preserve"> </w:t>
      </w:r>
      <w:r w:rsidR="00C12361">
        <w:rPr>
          <w:sz w:val="24"/>
          <w:szCs w:val="24"/>
        </w:rPr>
        <w:t>it</w:t>
      </w:r>
      <w:r w:rsidR="00A51212"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w:t>
      </w:r>
      <w:r w:rsidR="006434D7">
        <w:rPr>
          <w:sz w:val="24"/>
          <w:szCs w:val="24"/>
        </w:rPr>
        <w:t xml:space="preserve"> 58</w:t>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w:t>
      </w:r>
      <w:r w:rsidR="00AE531D">
        <w:rPr>
          <w:sz w:val="24"/>
          <w:szCs w:val="24"/>
        </w:rPr>
        <w:t xml:space="preserve">the </w:t>
      </w:r>
      <w:r w:rsidR="0027369B">
        <w:rPr>
          <w:sz w:val="24"/>
          <w:szCs w:val="24"/>
        </w:rPr>
        <w:t>channels</w:t>
      </w:r>
      <w:r w:rsidR="00AE531D">
        <w:rPr>
          <w:sz w:val="24"/>
          <w:szCs w:val="24"/>
        </w:rPr>
        <w:t xml:space="preserve"> from scenario 1-4</w:t>
      </w:r>
      <w:r w:rsidR="006434D7">
        <w:rPr>
          <w:sz w:val="24"/>
          <w:szCs w:val="24"/>
        </w:rPr>
        <w:t>,</w:t>
      </w:r>
      <w:r w:rsidR="006B51E7" w:rsidRPr="00A32739">
        <w:rPr>
          <w:sz w:val="24"/>
          <w:szCs w:val="24"/>
        </w:rPr>
        <w:t xml:space="preserve"> find</w:t>
      </w:r>
      <w:r w:rsidR="0027369B">
        <w:rPr>
          <w:sz w:val="24"/>
          <w:szCs w:val="24"/>
        </w:rPr>
        <w:t>ing</w:t>
      </w:r>
      <w:r w:rsidR="006B51E7" w:rsidRPr="00A32739">
        <w:rPr>
          <w:sz w:val="24"/>
          <w:szCs w:val="24"/>
        </w:rPr>
        <w:t xml:space="preserve"> that unemployment increases by 23.000</w:t>
      </w:r>
      <w:r w:rsidR="0027369B">
        <w:rPr>
          <w:sz w:val="24"/>
          <w:szCs w:val="24"/>
        </w:rPr>
        <w:t xml:space="preserve"> people</w:t>
      </w:r>
      <w:r w:rsidR="00C100EC" w:rsidRPr="00967F45">
        <w:rPr>
          <w:rStyle w:val="Fodnotehenvisning"/>
        </w:rPr>
        <w:footnoteReference w:id="14"/>
      </w:r>
      <w:r w:rsidR="00F24D30">
        <w:rPr>
          <w:sz w:val="24"/>
          <w:szCs w:val="24"/>
        </w:rPr>
        <w:t>.</w:t>
      </w:r>
      <w:r w:rsidR="00A32739" w:rsidRPr="00A32739">
        <w:rPr>
          <w:sz w:val="24"/>
          <w:szCs w:val="24"/>
        </w:rPr>
        <w:t xml:space="preserve"> </w:t>
      </w:r>
      <w:r w:rsidR="00F24D30">
        <w:rPr>
          <w:sz w:val="24"/>
          <w:szCs w:val="24"/>
        </w:rPr>
        <w:t>F</w:t>
      </w:r>
      <w:r w:rsidR="00A32739" w:rsidRPr="00A32739">
        <w:rPr>
          <w:sz w:val="24"/>
          <w:szCs w:val="24"/>
        </w:rPr>
        <w:t xml:space="preserve">or the rest of the </w:t>
      </w:r>
      <w:r w:rsidR="00A32105" w:rsidRPr="00A32739">
        <w:rPr>
          <w:sz w:val="24"/>
          <w:szCs w:val="24"/>
        </w:rPr>
        <w:t>discussion,</w:t>
      </w:r>
      <w:r w:rsidR="00A32739" w:rsidRPr="00A32739">
        <w:rPr>
          <w:sz w:val="24"/>
          <w:szCs w:val="24"/>
        </w:rPr>
        <w:t xml:space="preserve"> we </w:t>
      </w:r>
      <w:r w:rsidR="00C12361">
        <w:rPr>
          <w:sz w:val="24"/>
          <w:szCs w:val="24"/>
        </w:rPr>
        <w:t xml:space="preserve">opt to </w:t>
      </w:r>
      <w:r w:rsidR="00812DCC">
        <w:rPr>
          <w:sz w:val="24"/>
          <w:szCs w:val="24"/>
        </w:rPr>
        <w:t>exclude th</w:t>
      </w:r>
      <w:r w:rsidR="00AE531D">
        <w:rPr>
          <w:sz w:val="24"/>
          <w:szCs w:val="24"/>
        </w:rPr>
        <w:t>e effects of the productivity</w:t>
      </w:r>
      <w:r w:rsidR="00812DCC">
        <w:rPr>
          <w:sz w:val="24"/>
          <w:szCs w:val="24"/>
        </w:rPr>
        <w:t xml:space="preserve"> channel</w:t>
      </w:r>
      <w:r w:rsidR="006B51E7" w:rsidRPr="00A32739">
        <w:rPr>
          <w:sz w:val="24"/>
          <w:szCs w:val="24"/>
        </w:rPr>
        <w:t>.</w:t>
      </w:r>
    </w:p>
    <w:p w14:paraId="18C6AD35" w14:textId="15538FC9" w:rsidR="007E6AD1" w:rsidRPr="003F32AA" w:rsidRDefault="00786A9E" w:rsidP="00F73F7D">
      <w:pPr>
        <w:spacing w:line="360" w:lineRule="auto"/>
        <w:rPr>
          <w:sz w:val="24"/>
          <w:szCs w:val="24"/>
        </w:rPr>
      </w:pPr>
      <w:r>
        <w:rPr>
          <w:sz w:val="24"/>
          <w:szCs w:val="24"/>
        </w:rPr>
        <w:br/>
        <w:t>As presented in section 2</w:t>
      </w:r>
      <w:r w:rsidR="0065225C">
        <w:rPr>
          <w:sz w:val="24"/>
          <w:szCs w:val="24"/>
        </w:rPr>
        <w:t>,</w:t>
      </w:r>
      <w:r>
        <w:rPr>
          <w:sz w:val="24"/>
          <w:szCs w:val="24"/>
        </w:rPr>
        <w:t xml:space="preserve"> the literature </w:t>
      </w:r>
      <w:r w:rsidR="0065225C">
        <w:rPr>
          <w:sz w:val="24"/>
          <w:szCs w:val="24"/>
        </w:rPr>
        <w:t>regarding</w:t>
      </w:r>
      <w:r>
        <w:rPr>
          <w:sz w:val="24"/>
          <w:szCs w:val="24"/>
        </w:rPr>
        <w:t xml:space="preserve"> income insurance is moving </w:t>
      </w:r>
      <w:r w:rsidR="0065225C">
        <w:rPr>
          <w:sz w:val="24"/>
          <w:szCs w:val="24"/>
        </w:rPr>
        <w:t xml:space="preserve">more </w:t>
      </w:r>
      <w:r>
        <w:rPr>
          <w:sz w:val="24"/>
          <w:szCs w:val="24"/>
        </w:rPr>
        <w:t>towards estimating the full macro elasticity</w:t>
      </w:r>
      <w:r w:rsidR="00816530">
        <w:rPr>
          <w:sz w:val="24"/>
          <w:szCs w:val="24"/>
        </w:rPr>
        <w:t>,</w:t>
      </w:r>
      <w:r>
        <w:rPr>
          <w:sz w:val="24"/>
          <w:szCs w:val="24"/>
        </w:rPr>
        <w:t xml:space="preserve"> instead of the</w:t>
      </w:r>
      <w:r w:rsidR="00816530">
        <w:rPr>
          <w:sz w:val="24"/>
          <w:szCs w:val="24"/>
        </w:rPr>
        <w:t xml:space="preserve"> </w:t>
      </w:r>
      <w:r w:rsidR="00B61329">
        <w:rPr>
          <w:sz w:val="24"/>
          <w:szCs w:val="24"/>
        </w:rPr>
        <w:t>often-used</w:t>
      </w:r>
      <w:r>
        <w:rPr>
          <w:sz w:val="24"/>
          <w:szCs w:val="24"/>
        </w:rPr>
        <w:t xml:space="preserve"> micro elasticity found by the Danish income insurance model. </w:t>
      </w:r>
      <w:r w:rsidR="00816530">
        <w:rPr>
          <w:sz w:val="24"/>
          <w:szCs w:val="24"/>
        </w:rPr>
        <w:t>To see the importance of estimating the macro elasticity</w:t>
      </w:r>
      <w:r w:rsidR="00D969ED">
        <w:rPr>
          <w:sz w:val="24"/>
          <w:szCs w:val="24"/>
        </w:rPr>
        <w:t>,</w:t>
      </w:r>
      <w:r>
        <w:rPr>
          <w:sz w:val="24"/>
          <w:szCs w:val="24"/>
        </w:rPr>
        <w:t xml:space="preserve"> we start this discussion by presenting the current empirical results for the relationship between the micro and macro elasticity. We then estimate both the macro and micro elasticity for Denmark using the results of the </w:t>
      </w:r>
      <w:r w:rsidR="002539F9">
        <w:rPr>
          <w:sz w:val="24"/>
          <w:szCs w:val="24"/>
        </w:rPr>
        <w:t>IS-model</w:t>
      </w:r>
      <w:r w:rsidR="006434D7">
        <w:rPr>
          <w:sz w:val="24"/>
          <w:szCs w:val="24"/>
        </w:rPr>
        <w:t>,</w:t>
      </w:r>
      <w:r>
        <w:rPr>
          <w:sz w:val="24"/>
          <w:szCs w:val="24"/>
        </w:rPr>
        <w:t xml:space="preserve"> as well as the results found in </w:t>
      </w:r>
      <w:r w:rsidR="00816530">
        <w:rPr>
          <w:sz w:val="24"/>
          <w:szCs w:val="24"/>
        </w:rPr>
        <w:t>the previous section</w:t>
      </w:r>
      <w:r>
        <w:rPr>
          <w:sz w:val="24"/>
          <w:szCs w:val="24"/>
        </w:rPr>
        <w:t xml:space="preserve">. Next, we use the elasticities to evaluate the </w:t>
      </w:r>
      <w:r w:rsidR="00816530">
        <w:rPr>
          <w:sz w:val="24"/>
          <w:szCs w:val="24"/>
        </w:rPr>
        <w:t>political decision</w:t>
      </w:r>
      <w:r>
        <w:rPr>
          <w:sz w:val="24"/>
          <w:szCs w:val="24"/>
        </w:rPr>
        <w:t xml:space="preserve"> to suppress the state regulation </w:t>
      </w:r>
      <w:r w:rsidR="006434D7">
        <w:rPr>
          <w:sz w:val="24"/>
          <w:szCs w:val="24"/>
        </w:rPr>
        <w:t>percentage</w:t>
      </w:r>
      <w:r w:rsidR="00816530">
        <w:rPr>
          <w:sz w:val="24"/>
          <w:szCs w:val="24"/>
        </w:rPr>
        <w:t xml:space="preserve">, by using </w:t>
      </w:r>
      <w:r>
        <w:rPr>
          <w:sz w:val="24"/>
          <w:szCs w:val="24"/>
        </w:rPr>
        <w:t>the framework of the Baily-Chetty function</w:t>
      </w:r>
      <w:r w:rsidR="00816530">
        <w:rPr>
          <w:sz w:val="24"/>
          <w:szCs w:val="24"/>
        </w:rPr>
        <w:t>,</w:t>
      </w:r>
      <w:r>
        <w:rPr>
          <w:sz w:val="24"/>
          <w:szCs w:val="24"/>
        </w:rPr>
        <w:t xml:space="preserve"> looking at 3 different cases. Lastly, we discuss the two main assumptions made to obtain our findings.  </w:t>
      </w:r>
      <w:r w:rsidR="006B51E7" w:rsidRPr="00A32739">
        <w:rPr>
          <w:sz w:val="24"/>
          <w:szCs w:val="24"/>
        </w:rPr>
        <w:t xml:space="preserve"> </w:t>
      </w:r>
    </w:p>
    <w:p w14:paraId="0326A9C5" w14:textId="77777777" w:rsidR="00786A9E" w:rsidRDefault="00786A9E" w:rsidP="00786A9E">
      <w:pPr>
        <w:pStyle w:val="Overskrift2"/>
      </w:pPr>
      <w:r>
        <w:t>Finding the relation between the micro and macro elasticity for Denmark</w:t>
      </w:r>
    </w:p>
    <w:p w14:paraId="79CE873A" w14:textId="77777777" w:rsidR="00786A9E" w:rsidRPr="00A32739" w:rsidRDefault="00786A9E" w:rsidP="00F73F7D">
      <w:pPr>
        <w:spacing w:line="360" w:lineRule="auto"/>
        <w:rPr>
          <w:sz w:val="24"/>
          <w:szCs w:val="24"/>
        </w:rPr>
      </w:pPr>
    </w:p>
    <w:p w14:paraId="2DF39DA3" w14:textId="41BFD109" w:rsidR="008C3542" w:rsidRPr="00847BCD" w:rsidRDefault="00E861C4" w:rsidP="00847BCD">
      <w:pPr>
        <w:spacing w:line="360" w:lineRule="auto"/>
        <w:rPr>
          <w:sz w:val="24"/>
          <w:szCs w:val="24"/>
        </w:rPr>
      </w:pPr>
      <w:r w:rsidRPr="00847BCD">
        <w:rPr>
          <w:sz w:val="24"/>
          <w:szCs w:val="24"/>
        </w:rPr>
        <w:t xml:space="preserve">When discussing a political </w:t>
      </w:r>
      <w:r w:rsidR="00377F4C">
        <w:rPr>
          <w:sz w:val="24"/>
          <w:szCs w:val="24"/>
        </w:rPr>
        <w:t>regulation</w:t>
      </w:r>
      <w:r w:rsidRPr="00847BCD">
        <w:rPr>
          <w:sz w:val="24"/>
          <w:szCs w:val="24"/>
        </w:rPr>
        <w:t xml:space="preserve"> like suppressing the </w:t>
      </w:r>
      <w:r w:rsidR="00377F4C">
        <w:rPr>
          <w:sz w:val="24"/>
          <w:szCs w:val="24"/>
        </w:rPr>
        <w:t>state</w:t>
      </w:r>
      <w:r w:rsidRPr="00847BCD">
        <w:rPr>
          <w:sz w:val="24"/>
          <w:szCs w:val="24"/>
        </w:rPr>
        <w:t xml:space="preserve"> regulation </w:t>
      </w:r>
      <w:r w:rsidR="00BA4CDD">
        <w:rPr>
          <w:sz w:val="24"/>
          <w:szCs w:val="24"/>
        </w:rPr>
        <w:t>percentage</w:t>
      </w:r>
      <w:r w:rsidRPr="00847BCD">
        <w:rPr>
          <w:sz w:val="24"/>
          <w:szCs w:val="24"/>
        </w:rPr>
        <w:t xml:space="preserve">, it is </w:t>
      </w:r>
      <w:r w:rsidR="00BA4CDD">
        <w:rPr>
          <w:sz w:val="24"/>
          <w:szCs w:val="24"/>
        </w:rPr>
        <w:t>crucial</w:t>
      </w:r>
      <w:r w:rsidRPr="00847BCD">
        <w:rPr>
          <w:sz w:val="24"/>
          <w:szCs w:val="24"/>
        </w:rPr>
        <w:t xml:space="preserve"> to know the relationship between the macro elasticity and micro elasticity </w:t>
      </w:r>
      <w:r w:rsidR="00D0428D">
        <w:rPr>
          <w:sz w:val="24"/>
          <w:szCs w:val="24"/>
        </w:rPr>
        <w:t>for</w:t>
      </w:r>
      <w:r w:rsidRPr="00847BCD">
        <w:rPr>
          <w:sz w:val="24"/>
          <w:szCs w:val="24"/>
        </w:rPr>
        <w:t xml:space="preserve"> the Danish economy. </w:t>
      </w:r>
      <w:r w:rsidR="00BA4CDD" w:rsidRPr="00BA4CDD">
        <w:rPr>
          <w:sz w:val="24"/>
          <w:szCs w:val="24"/>
        </w:rPr>
        <w:t>To the best of our knowledge, no previous study has compared</w:t>
      </w:r>
      <w:r w:rsidRPr="00BA4CDD">
        <w:rPr>
          <w:sz w:val="24"/>
          <w:szCs w:val="24"/>
        </w:rPr>
        <w:t xml:space="preserve"> these</w:t>
      </w:r>
      <w:r w:rsidRPr="00847BCD">
        <w:rPr>
          <w:sz w:val="24"/>
          <w:szCs w:val="24"/>
        </w:rPr>
        <w:t xml:space="preserve"> for </w:t>
      </w:r>
      <w:r w:rsidR="00377F4C">
        <w:rPr>
          <w:sz w:val="24"/>
          <w:szCs w:val="24"/>
        </w:rPr>
        <w:t>Denmark</w:t>
      </w:r>
      <w:r w:rsidR="00BA4CDD">
        <w:rPr>
          <w:sz w:val="24"/>
          <w:szCs w:val="24"/>
        </w:rPr>
        <w:t xml:space="preserve">. </w:t>
      </w:r>
      <w:r w:rsidR="00F73F7D">
        <w:rPr>
          <w:sz w:val="24"/>
          <w:szCs w:val="24"/>
        </w:rPr>
        <w:t xml:space="preserve"> </w:t>
      </w:r>
      <w:r w:rsidR="00BA4CDD" w:rsidRPr="000A6F43">
        <w:rPr>
          <w:sz w:val="24"/>
          <w:szCs w:val="24"/>
        </w:rPr>
        <w:t xml:space="preserve">From a macroeconomic perspective, </w:t>
      </w:r>
      <w:r w:rsidR="000A6F43" w:rsidRPr="000A6F43">
        <w:rPr>
          <w:sz w:val="24"/>
          <w:szCs w:val="24"/>
        </w:rPr>
        <w:t>we therefor</w:t>
      </w:r>
      <w:r w:rsidR="000412E2">
        <w:rPr>
          <w:sz w:val="24"/>
          <w:szCs w:val="24"/>
        </w:rPr>
        <w:t>e</w:t>
      </w:r>
      <w:r w:rsidR="000A6F43" w:rsidRPr="000A6F43">
        <w:rPr>
          <w:sz w:val="24"/>
          <w:szCs w:val="24"/>
        </w:rPr>
        <w:t xml:space="preserve"> highly </w:t>
      </w:r>
      <w:r w:rsidR="00BA4CDD" w:rsidRPr="000A6F43">
        <w:rPr>
          <w:sz w:val="24"/>
          <w:szCs w:val="24"/>
        </w:rPr>
        <w:t>question the results</w:t>
      </w:r>
      <w:r w:rsidR="000A6F43" w:rsidRPr="000A6F43">
        <w:rPr>
          <w:sz w:val="24"/>
          <w:szCs w:val="24"/>
        </w:rPr>
        <w:t xml:space="preserve"> obtained by the</w:t>
      </w:r>
      <w:r w:rsidR="00BA4CDD" w:rsidRPr="000A6F43">
        <w:rPr>
          <w:sz w:val="24"/>
          <w:szCs w:val="24"/>
        </w:rPr>
        <w:t xml:space="preserve"> </w:t>
      </w:r>
      <w:r w:rsidR="002539F9">
        <w:rPr>
          <w:sz w:val="24"/>
          <w:szCs w:val="24"/>
        </w:rPr>
        <w:t>IS-model</w:t>
      </w:r>
      <w:r w:rsidR="00377F4C">
        <w:rPr>
          <w:sz w:val="24"/>
          <w:szCs w:val="24"/>
        </w:rPr>
        <w:t>, which will only capture the micro economic effects of changes to the level of income insurance</w:t>
      </w:r>
      <w:r w:rsidR="00BA4CDD" w:rsidRPr="000A6F43">
        <w:rPr>
          <w:sz w:val="24"/>
          <w:szCs w:val="24"/>
        </w:rPr>
        <w:t>.</w:t>
      </w:r>
      <w:r w:rsidR="00BA4CDD">
        <w:rPr>
          <w:sz w:val="24"/>
          <w:szCs w:val="24"/>
        </w:rPr>
        <w:t xml:space="preserve"> </w:t>
      </w:r>
      <w:r w:rsidR="000C2886">
        <w:rPr>
          <w:sz w:val="24"/>
          <w:szCs w:val="24"/>
        </w:rPr>
        <w:t>For the general case</w:t>
      </w:r>
      <w:r w:rsidR="003F32AA">
        <w:rPr>
          <w:sz w:val="24"/>
          <w:szCs w:val="24"/>
        </w:rPr>
        <w:t xml:space="preserve"> </w:t>
      </w:r>
      <w:r w:rsidR="003F32AA" w:rsidRPr="00624555">
        <w:rPr>
          <w:noProof/>
          <w:sz w:val="24"/>
          <w:szCs w:val="24"/>
        </w:rPr>
        <w:t>Fredriksson &amp; Söderström</w:t>
      </w:r>
      <w:r w:rsidR="000C2886">
        <w:rPr>
          <w:sz w:val="24"/>
          <w:szCs w:val="24"/>
        </w:rPr>
        <w:t xml:space="preserve"> </w:t>
      </w:r>
      <w:r w:rsidR="00624555">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624555">
        <w:rPr>
          <w:sz w:val="24"/>
          <w:szCs w:val="24"/>
        </w:rPr>
        <w:fldChar w:fldCharType="separate"/>
      </w:r>
      <w:r w:rsidR="003F32AA" w:rsidRPr="003F32AA">
        <w:rPr>
          <w:noProof/>
          <w:sz w:val="24"/>
          <w:szCs w:val="24"/>
        </w:rPr>
        <w:t>(2020)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w:t>
      </w:r>
      <w:r w:rsidR="006434D7">
        <w:rPr>
          <w:sz w:val="24"/>
          <w:szCs w:val="24"/>
        </w:rPr>
        <w:t>,</w:t>
      </w:r>
      <w:r w:rsidR="00847BCD">
        <w:rPr>
          <w:sz w:val="24"/>
          <w:szCs w:val="24"/>
        </w:rPr>
        <w:t xml:space="preserv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 xml:space="preserve">should be </w:t>
      </w:r>
      <w:r w:rsidR="008C3542" w:rsidRPr="00847BCD">
        <w:rPr>
          <w:sz w:val="24"/>
          <w:szCs w:val="24"/>
        </w:rPr>
        <w:lastRenderedPageBreak/>
        <w:t>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355213C0" w:rsidR="008C3542" w:rsidRPr="00847BCD" w:rsidRDefault="008C3542" w:rsidP="00847BCD">
      <w:pPr>
        <w:spacing w:line="360" w:lineRule="auto"/>
        <w:rPr>
          <w:sz w:val="24"/>
          <w:szCs w:val="24"/>
        </w:rPr>
      </w:pPr>
      <w:r w:rsidRPr="003240E2">
        <w:rPr>
          <w:sz w:val="24"/>
          <w:szCs w:val="24"/>
        </w:rPr>
        <w:t xml:space="preserve">Most literature touching </w:t>
      </w:r>
      <w:r w:rsidR="00167FDE" w:rsidRPr="003240E2">
        <w:rPr>
          <w:sz w:val="24"/>
          <w:szCs w:val="24"/>
        </w:rPr>
        <w:t>o</w:t>
      </w:r>
      <w:r w:rsidRPr="003240E2">
        <w:rPr>
          <w:sz w:val="24"/>
          <w:szCs w:val="24"/>
        </w:rPr>
        <w:t xml:space="preserve">n the relationship between the macro and micro elasticity </w:t>
      </w:r>
      <w:r w:rsidR="003240E2" w:rsidRPr="003240E2">
        <w:rPr>
          <w:sz w:val="24"/>
          <w:szCs w:val="24"/>
        </w:rPr>
        <w:t xml:space="preserve">is based on the US economy </w:t>
      </w:r>
      <w:r w:rsidR="00DD6234"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sidRPr="003240E2">
        <w:rPr>
          <w:sz w:val="24"/>
          <w:szCs w:val="24"/>
        </w:rPr>
        <w:fldChar w:fldCharType="separate"/>
      </w:r>
      <w:r w:rsidR="00B036CF" w:rsidRPr="003240E2">
        <w:rPr>
          <w:noProof/>
          <w:sz w:val="24"/>
          <w:szCs w:val="24"/>
        </w:rPr>
        <w:t>(Boone et al., 2021; Dieterle et al., 2021; Hagedorn et al., 2013, 2016)</w:t>
      </w:r>
      <w:r w:rsidR="00DD6234" w:rsidRPr="003240E2">
        <w:rPr>
          <w:sz w:val="24"/>
          <w:szCs w:val="24"/>
        </w:rPr>
        <w:fldChar w:fldCharType="end"/>
      </w:r>
      <w:r w:rsidR="003240E2" w:rsidRPr="003240E2">
        <w:rPr>
          <w:sz w:val="24"/>
          <w:szCs w:val="24"/>
        </w:rPr>
        <w:t>.</w:t>
      </w:r>
      <w:r w:rsidRPr="003240E2">
        <w:rPr>
          <w:sz w:val="24"/>
          <w:szCs w:val="24"/>
        </w:rPr>
        <w:t xml:space="preserve"> </w:t>
      </w:r>
      <w:r w:rsidR="003240E2" w:rsidRPr="003240E2">
        <w:rPr>
          <w:sz w:val="24"/>
          <w:szCs w:val="24"/>
        </w:rPr>
        <w:t>The majority of the literature use</w:t>
      </w:r>
      <w:r w:rsidRPr="003240E2">
        <w:rPr>
          <w:sz w:val="24"/>
          <w:szCs w:val="24"/>
        </w:rPr>
        <w:t xml:space="preserve"> </w:t>
      </w:r>
      <w:r w:rsidR="00662931" w:rsidRPr="003240E2">
        <w:rPr>
          <w:sz w:val="24"/>
          <w:szCs w:val="24"/>
        </w:rPr>
        <w:t>T</w:t>
      </w:r>
      <w:r w:rsidRPr="003240E2">
        <w:rPr>
          <w:sz w:val="24"/>
          <w:szCs w:val="24"/>
        </w:rPr>
        <w:t xml:space="preserve">he </w:t>
      </w:r>
      <w:r w:rsidR="00662931" w:rsidRPr="003240E2">
        <w:rPr>
          <w:sz w:val="24"/>
          <w:szCs w:val="24"/>
        </w:rPr>
        <w:t xml:space="preserve">Great Recession which brought a series of </w:t>
      </w:r>
      <w:r w:rsidR="00847BCD" w:rsidRPr="003240E2">
        <w:rPr>
          <w:sz w:val="24"/>
          <w:szCs w:val="24"/>
        </w:rPr>
        <w:t>UI</w:t>
      </w:r>
      <w:r w:rsidR="00662931" w:rsidRPr="003240E2">
        <w:rPr>
          <w:sz w:val="24"/>
          <w:szCs w:val="24"/>
        </w:rPr>
        <w:t xml:space="preserve"> benefit extensions that were in many ways unprecedented in the United States </w:t>
      </w:r>
      <w:r w:rsidR="00B036CF"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sidRPr="003240E2">
        <w:rPr>
          <w:sz w:val="24"/>
          <w:szCs w:val="24"/>
        </w:rPr>
        <w:fldChar w:fldCharType="separate"/>
      </w:r>
      <w:r w:rsidR="00B036CF" w:rsidRPr="003240E2">
        <w:rPr>
          <w:noProof/>
          <w:sz w:val="24"/>
          <w:szCs w:val="24"/>
        </w:rPr>
        <w:t>(Dieterle et al., 2021)</w:t>
      </w:r>
      <w:r w:rsidR="00B036CF" w:rsidRPr="003240E2">
        <w:rPr>
          <w:sz w:val="24"/>
          <w:szCs w:val="24"/>
        </w:rPr>
        <w:fldChar w:fldCharType="end"/>
      </w:r>
      <w:r w:rsidR="00B036CF" w:rsidRPr="003240E2">
        <w:rPr>
          <w:sz w:val="24"/>
          <w:szCs w:val="24"/>
        </w:rPr>
        <w:t>.</w:t>
      </w:r>
      <w:r w:rsidR="00B036CF">
        <w:rPr>
          <w:sz w:val="24"/>
          <w:szCs w:val="24"/>
        </w:rPr>
        <w:t xml:space="preserve"> </w:t>
      </w:r>
      <w:r w:rsidR="00662931" w:rsidRPr="00847BCD">
        <w:rPr>
          <w:sz w:val="24"/>
          <w:szCs w:val="24"/>
        </w:rPr>
        <w:t>The results of these empirical tests are mixed and not giving a clear view of the relationship between the macro and micro elasticity.</w:t>
      </w:r>
      <w:r w:rsidR="003F32AA">
        <w:rPr>
          <w:sz w:val="24"/>
          <w:szCs w:val="24"/>
        </w:rPr>
        <w:t xml:space="preserve"> </w:t>
      </w:r>
      <w:r w:rsidR="003F32AA" w:rsidRPr="003240E2">
        <w:rPr>
          <w:noProof/>
          <w:sz w:val="24"/>
          <w:szCs w:val="24"/>
        </w:rPr>
        <w:t>Dieterle et al.</w:t>
      </w:r>
      <w:r w:rsidR="00662931" w:rsidRPr="00847BCD">
        <w:rPr>
          <w:sz w:val="24"/>
          <w:szCs w:val="24"/>
        </w:rPr>
        <w:t xml:space="preserve"> </w:t>
      </w:r>
      <w:r w:rsidR="003240E2">
        <w:rPr>
          <w:sz w:val="24"/>
          <w:szCs w:val="24"/>
        </w:rPr>
        <w:fldChar w:fldCharType="begin" w:fldLock="1"/>
      </w:r>
      <w:r w:rsidR="003F32AA">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suppress-author":1,"uris":["http://www.mendeley.com/documents/?uuid=68bc93c1-3388-4d32-9a38-759c69903876"]}],"mendeley":{"formattedCitation":"(2021)","plainTextFormattedCitation":"(2021)","previouslyFormattedCitation":"(2021)"},"properties":{"noteIndex":0},"schema":"https://github.com/citation-style-language/schema/raw/master/csl-citation.json"}</w:instrText>
      </w:r>
      <w:r w:rsidR="003240E2">
        <w:rPr>
          <w:sz w:val="24"/>
          <w:szCs w:val="24"/>
        </w:rPr>
        <w:fldChar w:fldCharType="separate"/>
      </w:r>
      <w:r w:rsidR="003F32AA" w:rsidRPr="003F32AA">
        <w:rPr>
          <w:noProof/>
          <w:sz w:val="24"/>
          <w:szCs w:val="24"/>
        </w:rPr>
        <w:t>(2021)</w:t>
      </w:r>
      <w:r w:rsidR="003240E2">
        <w:rPr>
          <w:sz w:val="24"/>
          <w:szCs w:val="24"/>
        </w:rPr>
        <w:fldChar w:fldCharType="end"/>
      </w:r>
      <w:r w:rsidR="003240E2">
        <w:rPr>
          <w:sz w:val="24"/>
          <w:szCs w:val="24"/>
        </w:rPr>
        <w:t xml:space="preserve"> argues that 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8F77EC">
        <w:rPr>
          <w:sz w:val="24"/>
          <w:szCs w:val="24"/>
        </w:rPr>
        <w:t>,</w:t>
      </w:r>
      <w:r w:rsidR="00662931" w:rsidRPr="00847BCD">
        <w:rPr>
          <w:sz w:val="24"/>
          <w:szCs w:val="24"/>
        </w:rPr>
        <w:t xml:space="preserve"> using boarder-based approaches</w:t>
      </w:r>
      <w:r w:rsidR="00D21A6E">
        <w:rPr>
          <w:rStyle w:val="Fodnotehenvisning"/>
          <w:sz w:val="24"/>
          <w:szCs w:val="24"/>
        </w:rPr>
        <w:footnoteReference w:id="15"/>
      </w:r>
      <w:r w:rsidR="008F77EC">
        <w:rPr>
          <w:sz w:val="24"/>
          <w:szCs w:val="24"/>
        </w:rPr>
        <w:t>.</w:t>
      </w:r>
      <w:r w:rsidR="00662931" w:rsidRPr="00847BCD">
        <w:rPr>
          <w:sz w:val="24"/>
          <w:szCs w:val="24"/>
        </w:rPr>
        <w:t xml:space="preserve"> </w:t>
      </w:r>
      <w:r w:rsidR="008F77EC">
        <w:rPr>
          <w:sz w:val="24"/>
          <w:szCs w:val="24"/>
        </w:rPr>
        <w:t>T</w:t>
      </w:r>
      <w:r w:rsidR="003240E2">
        <w:rPr>
          <w:sz w:val="24"/>
          <w:szCs w:val="24"/>
        </w:rPr>
        <w:t>hese methods rely on</w:t>
      </w:r>
      <w:r w:rsidR="00662931" w:rsidRPr="00847BCD">
        <w:rPr>
          <w:sz w:val="24"/>
          <w:szCs w:val="24"/>
        </w:rPr>
        <w:t xml:space="preserve">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Second, it also requires that the effect of the policy is concentrated on one side of the border, meaning the effects on one si</w:t>
      </w:r>
      <w:r w:rsidR="000412E2">
        <w:rPr>
          <w:sz w:val="24"/>
          <w:szCs w:val="24"/>
        </w:rPr>
        <w:t>d</w:t>
      </w:r>
      <w:r w:rsidR="00662931" w:rsidRPr="00847BCD">
        <w:rPr>
          <w:sz w:val="24"/>
          <w:szCs w:val="24"/>
        </w:rPr>
        <w:t>e of the border can’t spill over to the other si</w:t>
      </w:r>
      <w:r w:rsidR="000412E2">
        <w:rPr>
          <w:sz w:val="24"/>
          <w:szCs w:val="24"/>
        </w:rPr>
        <w:t>d</w:t>
      </w:r>
      <w:r w:rsidR="00662931" w:rsidRPr="00847BCD">
        <w:rPr>
          <w:sz w:val="24"/>
          <w:szCs w:val="24"/>
        </w:rPr>
        <w:t>e</w:t>
      </w:r>
      <w:r w:rsidR="000F052E" w:rsidRPr="00847BCD">
        <w:rPr>
          <w:sz w:val="24"/>
          <w:szCs w:val="24"/>
        </w:rPr>
        <w:t xml:space="preserve">. </w:t>
      </w:r>
      <w:r w:rsidR="003F32AA">
        <w:rPr>
          <w:sz w:val="24"/>
          <w:szCs w:val="24"/>
        </w:rPr>
        <w:t>They further</w:t>
      </w:r>
      <w:r w:rsidR="00B036CF">
        <w:rPr>
          <w:sz w:val="24"/>
          <w:szCs w:val="24"/>
        </w:rPr>
        <w:t xml:space="preserve"> </w:t>
      </w:r>
      <w:r w:rsidR="000F052E" w:rsidRPr="00847BCD">
        <w:rPr>
          <w:sz w:val="24"/>
          <w:szCs w:val="24"/>
        </w:rPr>
        <w:t>argue that not all papers have been able to fulfill these conditions, making the results mixed</w:t>
      </w:r>
      <w:r w:rsidR="008F77EC">
        <w:rPr>
          <w:sz w:val="24"/>
          <w:szCs w:val="24"/>
        </w:rPr>
        <w:t xml:space="preserve"> </w:t>
      </w:r>
      <w:r w:rsidR="008F77EC">
        <w:rPr>
          <w:sz w:val="24"/>
          <w:szCs w:val="24"/>
        </w:rPr>
        <w:fldChar w:fldCharType="begin" w:fldLock="1"/>
      </w:r>
      <w:r w:rsidR="00E60618">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8F77EC">
        <w:rPr>
          <w:sz w:val="24"/>
          <w:szCs w:val="24"/>
        </w:rPr>
        <w:fldChar w:fldCharType="separate"/>
      </w:r>
      <w:r w:rsidR="008F77EC" w:rsidRPr="008F77EC">
        <w:rPr>
          <w:noProof/>
          <w:sz w:val="24"/>
          <w:szCs w:val="24"/>
        </w:rPr>
        <w:t>(Dieterle et al., 2021)</w:t>
      </w:r>
      <w:r w:rsidR="008F77EC">
        <w:rPr>
          <w:sz w:val="24"/>
          <w:szCs w:val="24"/>
        </w:rPr>
        <w:fldChar w:fldCharType="end"/>
      </w:r>
      <w:r w:rsidR="000F052E" w:rsidRPr="00847BCD">
        <w:rPr>
          <w:sz w:val="24"/>
          <w:szCs w:val="24"/>
        </w:rPr>
        <w:t xml:space="preserve">. </w:t>
      </w:r>
    </w:p>
    <w:p w14:paraId="4217017C" w14:textId="6006C5CC" w:rsidR="00885CF7" w:rsidRPr="00847BCD" w:rsidRDefault="00B036CF" w:rsidP="00847BCD">
      <w:pPr>
        <w:spacing w:line="360" w:lineRule="auto"/>
        <w:rPr>
          <w:sz w:val="24"/>
          <w:szCs w:val="24"/>
        </w:rPr>
      </w:pPr>
      <w:r>
        <w:rPr>
          <w:sz w:val="24"/>
          <w:szCs w:val="24"/>
        </w:rPr>
        <w:t>We already introduced the study by</w:t>
      </w:r>
      <w:r w:rsidR="003F32AA">
        <w:rPr>
          <w:sz w:val="24"/>
          <w:szCs w:val="24"/>
        </w:rPr>
        <w:t xml:space="preserve"> </w:t>
      </w:r>
      <w:r w:rsidR="003F32AA" w:rsidRPr="00B036CF">
        <w:rPr>
          <w:noProof/>
          <w:sz w:val="24"/>
          <w:szCs w:val="24"/>
        </w:rPr>
        <w:t>Fredriksson &amp; Söderström</w:t>
      </w:r>
      <w:r w:rsidR="000F052E" w:rsidRPr="00847BCD">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changes in the replacement rate of the wage when going to unemployment</w:t>
      </w:r>
      <w:r w:rsidR="006E2C40">
        <w:rPr>
          <w:sz w:val="24"/>
          <w:szCs w:val="24"/>
        </w:rPr>
        <w:t xml:space="preserve"> to obtain an estimate of the macro elasticity. They</w:t>
      </w:r>
      <w:r w:rsidR="00DC0BA1">
        <w:rPr>
          <w:sz w:val="24"/>
          <w:szCs w:val="24"/>
        </w:rPr>
        <w:t xml:space="preserve"> tak</w:t>
      </w:r>
      <w:r w:rsidR="006E2C40">
        <w:rPr>
          <w:sz w:val="24"/>
          <w:szCs w:val="24"/>
        </w:rPr>
        <w:t>e</w:t>
      </w:r>
      <w:r w:rsidR="00DC0BA1">
        <w:rPr>
          <w:sz w:val="24"/>
          <w:szCs w:val="24"/>
        </w:rPr>
        <w:t xml:space="preserve">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xml:space="preserve">, </w:t>
      </w:r>
      <w:r w:rsidR="00E60618">
        <w:rPr>
          <w:sz w:val="24"/>
          <w:szCs w:val="24"/>
        </w:rPr>
        <w:t xml:space="preserve">where </w:t>
      </w:r>
      <w:r w:rsidR="00847BCD">
        <w:rPr>
          <w:sz w:val="24"/>
          <w:szCs w:val="24"/>
        </w:rPr>
        <w:t>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3F32AA" w:rsidRPr="00B036CF">
        <w:rPr>
          <w:noProof/>
          <w:sz w:val="24"/>
          <w:szCs w:val="24"/>
        </w:rPr>
        <w:t>Fredriksson &amp; Söderström</w:t>
      </w:r>
      <w:r w:rsidR="003F32AA">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44C769A3" w:rsidR="009705F4" w:rsidRPr="00E5618E" w:rsidRDefault="00971A89" w:rsidP="00847BCD">
      <w:pPr>
        <w:spacing w:line="360" w:lineRule="auto"/>
        <w:rPr>
          <w:sz w:val="24"/>
          <w:szCs w:val="24"/>
        </w:rPr>
      </w:pPr>
      <w:r w:rsidRPr="00847BCD">
        <w:rPr>
          <w:sz w:val="24"/>
          <w:szCs w:val="24"/>
        </w:rPr>
        <w:t>They argue that the main effect</w:t>
      </w:r>
      <w:r w:rsidR="00E60618">
        <w:rPr>
          <w:sz w:val="24"/>
          <w:szCs w:val="24"/>
        </w:rPr>
        <w:t xml:space="preserve"> explaining the difference in the macro and micro elasticity</w:t>
      </w:r>
      <w:r w:rsidRPr="00847BCD">
        <w:rPr>
          <w:sz w:val="24"/>
          <w:szCs w:val="24"/>
        </w:rPr>
        <w:t xml:space="preserve"> is </w:t>
      </w:r>
      <w:r w:rsidR="00D969ED">
        <w:rPr>
          <w:sz w:val="24"/>
          <w:szCs w:val="24"/>
        </w:rPr>
        <w:t>due</w:t>
      </w:r>
      <w:r w:rsidR="00D0428D">
        <w:rPr>
          <w:sz w:val="24"/>
          <w:szCs w:val="24"/>
        </w:rPr>
        <w:t xml:space="preserve"> to the higher </w:t>
      </w:r>
      <w:r w:rsidRPr="00847BCD">
        <w:rPr>
          <w:sz w:val="24"/>
          <w:szCs w:val="24"/>
        </w:rPr>
        <w:t>wage pressure</w:t>
      </w:r>
      <w:r w:rsidR="00847BCD">
        <w:rPr>
          <w:sz w:val="24"/>
          <w:szCs w:val="24"/>
        </w:rPr>
        <w:t>,</w:t>
      </w:r>
      <w:r w:rsidRPr="00847BCD">
        <w:rPr>
          <w:sz w:val="24"/>
          <w:szCs w:val="24"/>
        </w:rPr>
        <w:t xml:space="preserve"> following an increase in </w:t>
      </w:r>
      <w:r w:rsidR="00E60618">
        <w:rPr>
          <w:sz w:val="24"/>
          <w:szCs w:val="24"/>
        </w:rPr>
        <w:t>income insurance</w:t>
      </w:r>
      <w:r w:rsidRPr="00847BCD">
        <w:rPr>
          <w:sz w:val="24"/>
          <w:szCs w:val="24"/>
        </w:rPr>
        <w:t xml:space="preserve"> generosity. </w:t>
      </w:r>
      <w:r w:rsidR="003F32AA" w:rsidRPr="00B036CF">
        <w:rPr>
          <w:noProof/>
          <w:sz w:val="24"/>
          <w:szCs w:val="24"/>
        </w:rPr>
        <w:t>Fredriksson &amp; Söderström</w:t>
      </w:r>
      <w:r w:rsidR="003F32AA">
        <w:rPr>
          <w:sz w:val="24"/>
          <w:szCs w:val="24"/>
        </w:rPr>
        <w:t xml:space="preserve"> </w:t>
      </w:r>
      <w:r w:rsidR="00B036CF">
        <w:rPr>
          <w:sz w:val="24"/>
          <w:szCs w:val="24"/>
        </w:rPr>
        <w:fldChar w:fldCharType="begin" w:fldLock="1"/>
      </w:r>
      <w:r w:rsidR="00EC578D">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036CF">
        <w:rPr>
          <w:sz w:val="24"/>
          <w:szCs w:val="24"/>
        </w:rPr>
        <w:fldChar w:fldCharType="separate"/>
      </w:r>
      <w:r w:rsidR="003F32AA" w:rsidRPr="003F32AA">
        <w:rPr>
          <w:noProof/>
          <w:sz w:val="24"/>
          <w:szCs w:val="24"/>
        </w:rPr>
        <w:t>(2020)</w:t>
      </w:r>
      <w:r w:rsidR="00B036CF">
        <w:rPr>
          <w:sz w:val="24"/>
          <w:szCs w:val="24"/>
        </w:rPr>
        <w:fldChar w:fldCharType="end"/>
      </w:r>
      <w:r w:rsidR="00B036CF">
        <w:rPr>
          <w:sz w:val="24"/>
          <w:szCs w:val="24"/>
        </w:rPr>
        <w:t xml:space="preserve"> </w:t>
      </w:r>
      <w:r w:rsidR="00E60618">
        <w:rPr>
          <w:sz w:val="24"/>
          <w:szCs w:val="24"/>
        </w:rPr>
        <w:t>show</w:t>
      </w:r>
      <w:r w:rsidRPr="00847BCD">
        <w:rPr>
          <w:sz w:val="24"/>
          <w:szCs w:val="24"/>
        </w:rPr>
        <w:t xml:space="preserve"> empirical evidence</w:t>
      </w:r>
      <w:r w:rsidR="00E60618">
        <w:rPr>
          <w:sz w:val="24"/>
          <w:szCs w:val="24"/>
        </w:rPr>
        <w:t>,</w:t>
      </w:r>
      <w:r w:rsidRPr="00847BCD">
        <w:rPr>
          <w:sz w:val="24"/>
          <w:szCs w:val="24"/>
        </w:rPr>
        <w:t xml:space="preserv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w:t>
      </w:r>
      <w:r w:rsidR="006434D7" w:rsidRPr="00082FF3">
        <w:rPr>
          <w:sz w:val="24"/>
          <w:szCs w:val="24"/>
        </w:rPr>
        <w:t>are</w:t>
      </w:r>
      <w:r w:rsidR="003E1DD6" w:rsidRPr="00082FF3">
        <w:rPr>
          <w:sz w:val="24"/>
          <w:szCs w:val="24"/>
        </w:rPr>
        <w:t xml:space="preserve"> that </w:t>
      </w:r>
      <w:r w:rsidR="00FF21EA" w:rsidRPr="00082FF3">
        <w:rPr>
          <w:sz w:val="24"/>
          <w:szCs w:val="24"/>
        </w:rPr>
        <w:t>f</w:t>
      </w:r>
      <w:r w:rsidRPr="00082FF3">
        <w:rPr>
          <w:sz w:val="24"/>
          <w:szCs w:val="24"/>
        </w:rPr>
        <w:t>irms respond by creating fewer jobs</w:t>
      </w:r>
      <w:r w:rsidR="00E60618">
        <w:rPr>
          <w:sz w:val="24"/>
          <w:szCs w:val="24"/>
        </w:rPr>
        <w:t>,</w:t>
      </w:r>
      <w:r w:rsidRPr="00082FF3">
        <w:rPr>
          <w:sz w:val="24"/>
          <w:szCs w:val="24"/>
        </w:rPr>
        <w:t xml:space="preserve"> and so, market tightness is reduced </w:t>
      </w:r>
      <w:r w:rsidR="00201996" w:rsidRPr="00082FF3">
        <w:rPr>
          <w:sz w:val="24"/>
          <w:szCs w:val="24"/>
        </w:rPr>
        <w:t>increasing</w:t>
      </w:r>
      <w:r w:rsidRPr="00082FF3">
        <w:rPr>
          <w:sz w:val="24"/>
          <w:szCs w:val="24"/>
        </w:rPr>
        <w:t xml:space="preserve"> </w:t>
      </w:r>
      <w:r w:rsidRPr="00082FF3">
        <w:rPr>
          <w:sz w:val="24"/>
          <w:szCs w:val="24"/>
        </w:rPr>
        <w:lastRenderedPageBreak/>
        <w:t>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w:t>
      </w:r>
      <w:r w:rsidR="00E60618">
        <w:rPr>
          <w:sz w:val="24"/>
          <w:szCs w:val="24"/>
        </w:rPr>
        <w:t>fail to</w:t>
      </w:r>
      <w:r w:rsidR="003E1DD6" w:rsidRPr="00082FF3">
        <w:rPr>
          <w:sz w:val="24"/>
          <w:szCs w:val="24"/>
        </w:rPr>
        <w:t xml:space="preserve"> show any evidence for this channel</w:t>
      </w:r>
      <w:r w:rsidR="00994766" w:rsidRPr="00082FF3">
        <w:rPr>
          <w:sz w:val="24"/>
          <w:szCs w:val="24"/>
        </w:rPr>
        <w:t xml:space="preserve"> </w:t>
      </w:r>
      <w:r w:rsidR="00E60618">
        <w:rPr>
          <w:sz w:val="24"/>
          <w:szCs w:val="24"/>
        </w:rPr>
        <w:t>as they do not test for a relationship between the replacement rate and</w:t>
      </w:r>
      <w:r w:rsidR="003E1DD6" w:rsidRPr="00082FF3">
        <w:rPr>
          <w:sz w:val="24"/>
          <w:szCs w:val="24"/>
        </w:rPr>
        <w:t xml:space="preserve">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w:t>
      </w:r>
      <w:r w:rsidR="00E60618">
        <w:rPr>
          <w:sz w:val="24"/>
          <w:szCs w:val="24"/>
        </w:rPr>
        <w:t>relationship</w:t>
      </w:r>
      <w:r w:rsidR="003E1DD6" w:rsidRPr="00082FF3">
        <w:rPr>
          <w:sz w:val="24"/>
          <w:szCs w:val="24"/>
        </w:rPr>
        <w:t xml:space="preserve"> is </w:t>
      </w:r>
      <w:r w:rsidR="00EC578D" w:rsidRPr="00B562FC">
        <w:rPr>
          <w:noProof/>
          <w:sz w:val="24"/>
          <w:szCs w:val="24"/>
        </w:rPr>
        <w:t>Marinescu</w:t>
      </w:r>
      <w:r w:rsidR="00EC578D">
        <w:rPr>
          <w:sz w:val="24"/>
          <w:szCs w:val="24"/>
        </w:rPr>
        <w:t xml:space="preserve"> </w:t>
      </w:r>
      <w:r w:rsidR="00B562FC">
        <w:rPr>
          <w:sz w:val="24"/>
          <w:szCs w:val="24"/>
        </w:rPr>
        <w:fldChar w:fldCharType="begin" w:fldLock="1"/>
      </w:r>
      <w:r w:rsidR="00EC578D">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suppress-author":1,"uris":["http://www.mendeley.com/documents/?uuid=4108fdaf-fbd3-4a74-bbd4-fe881089e079"]}],"mendeley":{"formattedCitation":"(2017)","plainTextFormattedCitation":"(2017)","previouslyFormattedCitation":"(2017)"},"properties":{"noteIndex":0},"schema":"https://github.com/citation-style-language/schema/raw/master/csl-citation.json"}</w:instrText>
      </w:r>
      <w:r w:rsidR="00B562FC">
        <w:rPr>
          <w:sz w:val="24"/>
          <w:szCs w:val="24"/>
        </w:rPr>
        <w:fldChar w:fldCharType="separate"/>
      </w:r>
      <w:r w:rsidR="00EC578D" w:rsidRPr="00EC578D">
        <w:rPr>
          <w:noProof/>
          <w:sz w:val="24"/>
          <w:szCs w:val="24"/>
        </w:rPr>
        <w:t>(2017)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65DA70AA" w14:textId="151781CF" w:rsidR="00E5618E" w:rsidRPr="001117B6" w:rsidRDefault="001117B6" w:rsidP="00847BCD">
      <w:pPr>
        <w:spacing w:line="360" w:lineRule="auto"/>
        <w:rPr>
          <w:sz w:val="24"/>
          <w:szCs w:val="24"/>
        </w:rPr>
      </w:pPr>
      <w:r>
        <w:rPr>
          <w:noProof/>
          <w:sz w:val="24"/>
          <w:szCs w:val="24"/>
        </w:rPr>
        <w:t xml:space="preserve">Just like </w:t>
      </w:r>
      <w:r w:rsidRPr="00E60618">
        <w:rPr>
          <w:noProof/>
          <w:sz w:val="24"/>
          <w:szCs w:val="24"/>
        </w:rPr>
        <w:t>Fredriksson &amp; Söderström</w:t>
      </w:r>
      <w:r>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Pr="00E60618">
        <w:rPr>
          <w:noProof/>
          <w:sz w:val="24"/>
          <w:szCs w:val="24"/>
        </w:rPr>
        <w:t>(2020)</w:t>
      </w:r>
      <w:r>
        <w:rPr>
          <w:sz w:val="24"/>
          <w:szCs w:val="24"/>
        </w:rPr>
        <w:fldChar w:fldCharType="end"/>
      </w:r>
      <w:r>
        <w:rPr>
          <w:sz w:val="24"/>
          <w:szCs w:val="24"/>
        </w:rPr>
        <w:t>, we also attribute the effect o</w:t>
      </w:r>
      <w:r w:rsidR="006434D7">
        <w:rPr>
          <w:sz w:val="24"/>
          <w:szCs w:val="24"/>
        </w:rPr>
        <w:t>f</w:t>
      </w:r>
      <w:r>
        <w:rPr>
          <w:sz w:val="24"/>
          <w:szCs w:val="24"/>
        </w:rPr>
        <w:t xml:space="preserve"> wages </w:t>
      </w:r>
      <w:r w:rsidR="006434D7">
        <w:rPr>
          <w:sz w:val="24"/>
          <w:szCs w:val="24"/>
        </w:rPr>
        <w:t>to be</w:t>
      </w:r>
      <w:r>
        <w:rPr>
          <w:sz w:val="24"/>
          <w:szCs w:val="24"/>
        </w:rPr>
        <w:t xml:space="preserve"> the </w:t>
      </w:r>
      <w:r w:rsidR="006434D7">
        <w:rPr>
          <w:sz w:val="24"/>
          <w:szCs w:val="24"/>
        </w:rPr>
        <w:t xml:space="preserve">reason for the </w:t>
      </w:r>
      <w:r w:rsidR="00E60618">
        <w:rPr>
          <w:sz w:val="24"/>
          <w:szCs w:val="24"/>
        </w:rPr>
        <w:t xml:space="preserve">difference between the macro and micro </w:t>
      </w:r>
      <w:r>
        <w:rPr>
          <w:sz w:val="24"/>
          <w:szCs w:val="24"/>
        </w:rPr>
        <w:t>elasticity for the Danish economy, as</w:t>
      </w:r>
      <w:r w:rsidR="00A857B5">
        <w:rPr>
          <w:sz w:val="24"/>
          <w:szCs w:val="24"/>
        </w:rPr>
        <w:t xml:space="preserve"> </w:t>
      </w:r>
      <w:r w:rsidR="009705F4" w:rsidRPr="00847BCD">
        <w:rPr>
          <w:sz w:val="24"/>
          <w:szCs w:val="24"/>
        </w:rPr>
        <w:t>the wage-channel</w:t>
      </w:r>
      <w:r>
        <w:rPr>
          <w:sz w:val="24"/>
          <w:szCs w:val="24"/>
        </w:rPr>
        <w:t xml:space="preserve"> independently</w:t>
      </w:r>
      <w:r w:rsidR="009705F4">
        <w:rPr>
          <w:sz w:val="24"/>
          <w:szCs w:val="24"/>
        </w:rPr>
        <w:t xml:space="preserve"> </w:t>
      </w:r>
      <w:r w:rsidR="00E60618">
        <w:rPr>
          <w:sz w:val="24"/>
          <w:szCs w:val="24"/>
        </w:rPr>
        <w:t>seems to have the</w:t>
      </w:r>
      <w:r w:rsidR="00A857B5">
        <w:rPr>
          <w:sz w:val="24"/>
          <w:szCs w:val="24"/>
        </w:rPr>
        <w:t xml:space="preserve"> largest effect on</w:t>
      </w:r>
      <w:r w:rsidR="009705F4" w:rsidRPr="00847BCD">
        <w:rPr>
          <w:sz w:val="24"/>
          <w:szCs w:val="24"/>
        </w:rPr>
        <w:t xml:space="preserve"> </w:t>
      </w:r>
      <w:r w:rsidR="009705F4">
        <w:rPr>
          <w:sz w:val="24"/>
          <w:szCs w:val="24"/>
        </w:rPr>
        <w:t>un</w:t>
      </w:r>
      <w:r w:rsidR="009705F4" w:rsidRPr="00847BCD">
        <w:rPr>
          <w:sz w:val="24"/>
          <w:szCs w:val="24"/>
        </w:rPr>
        <w:t>employment</w:t>
      </w:r>
      <w:r w:rsidR="00A857B5">
        <w:rPr>
          <w:sz w:val="24"/>
          <w:szCs w:val="24"/>
        </w:rPr>
        <w:t>.</w:t>
      </w:r>
      <w:r w:rsidR="009705F4">
        <w:rPr>
          <w:sz w:val="24"/>
          <w:szCs w:val="24"/>
        </w:rPr>
        <w:t xml:space="preserve"> </w:t>
      </w:r>
      <w:r w:rsidR="00A857B5">
        <w:rPr>
          <w:sz w:val="24"/>
          <w:szCs w:val="24"/>
        </w:rPr>
        <w:t>A</w:t>
      </w:r>
      <w:r w:rsidR="009705F4">
        <w:rPr>
          <w:sz w:val="24"/>
          <w:szCs w:val="24"/>
        </w:rPr>
        <w:t xml:space="preserve">s mentioned in scenario 2, we set the </w:t>
      </w:r>
      <w:r w:rsidR="00812DCC">
        <w:rPr>
          <w:sz w:val="24"/>
          <w:szCs w:val="24"/>
        </w:rPr>
        <w:t>minimum</w:t>
      </w:r>
      <w:r w:rsidR="009705F4">
        <w:rPr>
          <w:sz w:val="24"/>
          <w:szCs w:val="24"/>
        </w:rPr>
        <w:t xml:space="preserve"> gap allowed by worker unions so that it approximately match</w:t>
      </w:r>
      <w:r w:rsidR="00A857B5">
        <w:rPr>
          <w:sz w:val="24"/>
          <w:szCs w:val="24"/>
        </w:rPr>
        <w:t>es</w:t>
      </w:r>
      <w:r w:rsidR="009705F4">
        <w:rPr>
          <w:sz w:val="24"/>
          <w:szCs w:val="24"/>
        </w:rPr>
        <w:t xml:space="preserve"> the elasticity found by </w:t>
      </w:r>
      <w:r w:rsidR="00EC578D" w:rsidRPr="00B562FC">
        <w:rPr>
          <w:noProof/>
          <w:sz w:val="24"/>
          <w:szCs w:val="24"/>
        </w:rPr>
        <w:t>Fredriksson &amp; Söderström</w:t>
      </w:r>
      <w:r w:rsidR="00EC578D">
        <w:rPr>
          <w:sz w:val="24"/>
          <w:szCs w:val="24"/>
        </w:rPr>
        <w:t xml:space="preserve"> </w:t>
      </w:r>
      <w:r w:rsidR="00B562FC">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562FC">
        <w:rPr>
          <w:sz w:val="24"/>
          <w:szCs w:val="24"/>
        </w:rPr>
        <w:fldChar w:fldCharType="separate"/>
      </w:r>
      <w:r w:rsidR="00EC578D" w:rsidRPr="00EC578D">
        <w:rPr>
          <w:noProof/>
          <w:sz w:val="24"/>
          <w:szCs w:val="24"/>
        </w:rPr>
        <w:t>(2020)</w:t>
      </w:r>
      <w:r w:rsidR="00B562FC">
        <w:rPr>
          <w:sz w:val="24"/>
          <w:szCs w:val="24"/>
        </w:rPr>
        <w:fldChar w:fldCharType="end"/>
      </w:r>
      <w:r w:rsidR="00B562FC">
        <w:rPr>
          <w:sz w:val="24"/>
          <w:szCs w:val="24"/>
        </w:rPr>
        <w:t xml:space="preserve"> </w:t>
      </w:r>
      <w:r w:rsidR="009705F4">
        <w:rPr>
          <w:sz w:val="24"/>
          <w:szCs w:val="24"/>
        </w:rPr>
        <w:t>of 0.2-0.3</w:t>
      </w:r>
      <w:r w:rsidR="00C100EC" w:rsidRPr="00967F45">
        <w:rPr>
          <w:rStyle w:val="Fodnotehenvisning"/>
        </w:rPr>
        <w:footnoteReference w:id="16"/>
      </w:r>
      <w:r w:rsidR="009705F4" w:rsidRPr="00847BCD">
        <w:rPr>
          <w:sz w:val="24"/>
          <w:szCs w:val="24"/>
        </w:rPr>
        <w:t>.</w:t>
      </w:r>
      <w:r w:rsidR="00DC0BA1" w:rsidRPr="00082FF3">
        <w:rPr>
          <w:sz w:val="24"/>
          <w:szCs w:val="24"/>
        </w:rPr>
        <w:t xml:space="preserve"> Instead of using the </w:t>
      </w:r>
      <w:r w:rsidR="00E60618">
        <w:rPr>
          <w:sz w:val="24"/>
          <w:szCs w:val="24"/>
        </w:rPr>
        <w:t>relationship between</w:t>
      </w:r>
      <w:r w:rsidR="00EB0F0A" w:rsidRPr="003642BF">
        <w:rPr>
          <w:sz w:val="24"/>
          <w:szCs w:val="24"/>
        </w:rPr>
        <w:t xml:space="preserve"> wages </w:t>
      </w:r>
      <w:r w:rsidR="00E60618">
        <w:rPr>
          <w:sz w:val="24"/>
          <w:szCs w:val="24"/>
        </w:rPr>
        <w:t xml:space="preserve">and vacancies </w:t>
      </w:r>
      <w:r w:rsidR="00EB0F0A" w:rsidRPr="003642BF">
        <w:rPr>
          <w:sz w:val="24"/>
          <w:szCs w:val="24"/>
        </w:rPr>
        <w:t>explained by</w:t>
      </w:r>
      <w:r w:rsidR="00DF306B">
        <w:rPr>
          <w:sz w:val="24"/>
          <w:szCs w:val="24"/>
        </w:rPr>
        <w:t xml:space="preserve"> </w:t>
      </w:r>
      <w:r w:rsidR="00DF306B" w:rsidRPr="003642BF">
        <w:rPr>
          <w:noProof/>
          <w:sz w:val="24"/>
          <w:szCs w:val="24"/>
        </w:rPr>
        <w:t>Fredriksson &amp; Söderström</w:t>
      </w:r>
      <w:r w:rsidR="00EB0F0A"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(2020)</w:t>
      </w:r>
      <w:r w:rsidR="00B562FC" w:rsidRPr="003642BF">
        <w:rPr>
          <w:sz w:val="24"/>
          <w:szCs w:val="24"/>
        </w:rPr>
        <w:fldChar w:fldCharType="end"/>
      </w:r>
      <w:r w:rsidR="00E60618">
        <w:rPr>
          <w:sz w:val="24"/>
          <w:szCs w:val="24"/>
        </w:rPr>
        <w:t>,</w:t>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 xml:space="preserve">find significant evidence </w:t>
      </w:r>
      <w:r w:rsidR="00A857B5">
        <w:rPr>
          <w:sz w:val="24"/>
          <w:szCs w:val="24"/>
        </w:rPr>
        <w:t xml:space="preserve">that </w:t>
      </w:r>
      <w:r w:rsidR="003E1DD6" w:rsidRPr="003642BF">
        <w:rPr>
          <w:sz w:val="24"/>
          <w:szCs w:val="24"/>
        </w:rPr>
        <w:t xml:space="preserve">wages affect the </w:t>
      </w:r>
      <w:r w:rsidR="00A857B5">
        <w:rPr>
          <w:sz w:val="24"/>
          <w:szCs w:val="24"/>
        </w:rPr>
        <w:t xml:space="preserve">level of </w:t>
      </w:r>
      <w:r w:rsidR="003E1DD6" w:rsidRPr="003642BF">
        <w:rPr>
          <w:sz w:val="24"/>
          <w:szCs w:val="24"/>
        </w:rPr>
        <w:t xml:space="preserve">investment, consumption, and net </w:t>
      </w:r>
      <w:r w:rsidR="00E334EE" w:rsidRPr="003642BF">
        <w:rPr>
          <w:sz w:val="24"/>
          <w:szCs w:val="24"/>
        </w:rPr>
        <w:t>exports</w:t>
      </w:r>
      <w:r w:rsidR="00A857B5">
        <w:rPr>
          <w:sz w:val="24"/>
          <w:szCs w:val="24"/>
        </w:rPr>
        <w:t xml:space="preserve"> as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DF306B" w:rsidRPr="003642BF">
        <w:rPr>
          <w:noProof/>
          <w:sz w:val="24"/>
          <w:szCs w:val="24"/>
        </w:rPr>
        <w:t>Onaran &amp; Galanis</w:t>
      </w:r>
      <w:r w:rsidR="00DF306B"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(2012)</w:t>
      </w:r>
      <w:r w:rsidR="00B562FC" w:rsidRPr="003642BF">
        <w:rPr>
          <w:sz w:val="24"/>
          <w:szCs w:val="24"/>
        </w:rPr>
        <w:fldChar w:fldCharType="end"/>
      </w:r>
      <w:r w:rsidR="00B562FC" w:rsidRPr="003642BF">
        <w:rPr>
          <w:sz w:val="24"/>
          <w:szCs w:val="24"/>
        </w:rPr>
        <w:t xml:space="preserve"> </w:t>
      </w:r>
      <w:r w:rsidR="005A1A86" w:rsidRPr="003642BF">
        <w:rPr>
          <w:sz w:val="24"/>
          <w:szCs w:val="24"/>
        </w:rPr>
        <w:t>the effects</w:t>
      </w:r>
      <w:r w:rsidR="00E60618">
        <w:rPr>
          <w:sz w:val="24"/>
          <w:szCs w:val="24"/>
        </w:rPr>
        <w:t xml:space="preserve"> found in scenario 2</w:t>
      </w:r>
      <w:r w:rsidR="005A1A86" w:rsidRPr="003642BF">
        <w:rPr>
          <w:sz w:val="24"/>
          <w:szCs w:val="24"/>
        </w:rPr>
        <w:t xml:space="preserve"> goes through the wage-share</w:t>
      </w:r>
      <w:r w:rsidR="00A857B5">
        <w:rPr>
          <w:sz w:val="24"/>
          <w:szCs w:val="24"/>
        </w:rPr>
        <w:t>,</w:t>
      </w:r>
      <w:r w:rsidR="005A1A86" w:rsidRPr="003642BF">
        <w:rPr>
          <w:sz w:val="24"/>
          <w:szCs w:val="24"/>
        </w:rPr>
        <w:t xml:space="preserve"> if an increase in the wage-share affects the economy positively, the demand regime is </w:t>
      </w:r>
      <w:r w:rsidR="00812DCC">
        <w:rPr>
          <w:sz w:val="24"/>
          <w:szCs w:val="24"/>
        </w:rPr>
        <w:t>defined as</w:t>
      </w:r>
      <w:r w:rsidR="005A1A86" w:rsidRPr="003642BF">
        <w:rPr>
          <w:sz w:val="24"/>
          <w:szCs w:val="24"/>
        </w:rPr>
        <w:t xml:space="preserve"> wage-led; otherwise, the regime is </w:t>
      </w:r>
      <w:r w:rsidR="00C27226">
        <w:rPr>
          <w:sz w:val="24"/>
          <w:szCs w:val="24"/>
        </w:rPr>
        <w:t xml:space="preserve">categorized as </w:t>
      </w:r>
      <w:r w:rsidR="005A1A86" w:rsidRPr="003642BF">
        <w:rPr>
          <w:sz w:val="24"/>
          <w:szCs w:val="24"/>
        </w:rPr>
        <w:t xml:space="preserve">profit-led. </w:t>
      </w:r>
      <w:r w:rsidR="00E60618">
        <w:rPr>
          <w:sz w:val="24"/>
          <w:szCs w:val="24"/>
        </w:rPr>
        <w:t xml:space="preserve">It is often found </w:t>
      </w:r>
      <w:r w:rsidR="005A1A86" w:rsidRPr="003642BF">
        <w:rPr>
          <w:sz w:val="24"/>
          <w:szCs w:val="24"/>
        </w:rPr>
        <w:t xml:space="preserve">that small open economies (as Denmark) usually are </w:t>
      </w:r>
      <w:r w:rsidR="00A857B5">
        <w:rPr>
          <w:sz w:val="24"/>
          <w:szCs w:val="24"/>
        </w:rPr>
        <w:t xml:space="preserve">categorized as </w:t>
      </w:r>
      <w:r w:rsidR="005A1A86" w:rsidRPr="003642BF">
        <w:rPr>
          <w:sz w:val="24"/>
          <w:szCs w:val="24"/>
        </w:rPr>
        <w:t>profit-led, thereby expecting a contraction of the economy</w:t>
      </w:r>
      <w:r w:rsidR="00A857B5">
        <w:rPr>
          <w:sz w:val="24"/>
          <w:szCs w:val="24"/>
        </w:rPr>
        <w:t xml:space="preserve"> </w:t>
      </w:r>
      <w:r w:rsidR="00D969ED">
        <w:rPr>
          <w:sz w:val="24"/>
          <w:szCs w:val="24"/>
        </w:rPr>
        <w:t>due</w:t>
      </w:r>
      <w:r w:rsidR="00A857B5">
        <w:rPr>
          <w:sz w:val="24"/>
          <w:szCs w:val="24"/>
        </w:rPr>
        <w:t xml:space="preserve"> to the negative effect on the net exports</w:t>
      </w:r>
      <w:r w:rsidR="00E60618">
        <w:rPr>
          <w:sz w:val="24"/>
          <w:szCs w:val="24"/>
        </w:rPr>
        <w:t xml:space="preserve"> </w:t>
      </w:r>
      <w:r w:rsidR="00E60618">
        <w:rPr>
          <w:sz w:val="24"/>
          <w:szCs w:val="24"/>
        </w:rPr>
        <w:fldChar w:fldCharType="begin" w:fldLock="1"/>
      </w:r>
      <w:r w:rsidR="00B43E1A">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E60618">
        <w:rPr>
          <w:sz w:val="24"/>
          <w:szCs w:val="24"/>
        </w:rPr>
        <w:fldChar w:fldCharType="separate"/>
      </w:r>
      <w:r w:rsidR="00E60618" w:rsidRPr="00E60618">
        <w:rPr>
          <w:noProof/>
          <w:sz w:val="24"/>
          <w:szCs w:val="24"/>
        </w:rPr>
        <w:t>(Onaran &amp; Galanis, 2012)</w:t>
      </w:r>
      <w:r w:rsidR="00E60618">
        <w:rPr>
          <w:sz w:val="24"/>
          <w:szCs w:val="24"/>
        </w:rPr>
        <w:fldChar w:fldCharType="end"/>
      </w:r>
      <w:r w:rsidR="005A1A86" w:rsidRPr="003642BF">
        <w:rPr>
          <w:sz w:val="24"/>
          <w:szCs w:val="24"/>
        </w:rPr>
        <w:t>.</w:t>
      </w:r>
      <w:r w:rsidR="00A857B5">
        <w:rPr>
          <w:sz w:val="24"/>
          <w:szCs w:val="24"/>
        </w:rPr>
        <w:t xml:space="preserve"> </w:t>
      </w:r>
      <w:r w:rsidR="00E60618">
        <w:rPr>
          <w:sz w:val="24"/>
          <w:szCs w:val="24"/>
        </w:rPr>
        <w:br/>
      </w:r>
      <w:r w:rsidR="00A857B5">
        <w:rPr>
          <w:sz w:val="24"/>
          <w:szCs w:val="24"/>
        </w:rPr>
        <w:t>Evidence for categorizing Denmark as profit-led is also found by</w:t>
      </w:r>
      <w:r w:rsidR="00DF306B">
        <w:rPr>
          <w:sz w:val="24"/>
          <w:szCs w:val="24"/>
        </w:rPr>
        <w:t xml:space="preserve"> </w:t>
      </w:r>
      <w:r w:rsidR="00DF306B" w:rsidRPr="003642BF">
        <w:rPr>
          <w:noProof/>
          <w:sz w:val="24"/>
          <w:szCs w:val="24"/>
        </w:rPr>
        <w:t>Onaran &amp; Obst</w:t>
      </w:r>
      <w:r w:rsidR="005A1A86"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suppress-author":1,"uris":["http://www.mendeley.com/documents/?uuid=ef8c9c7b-c78f-4414-a048-5566e8a8ddca"]}],"mendeley":{"formattedCitation":"(2015)","plainTextFormattedCitation":"(2015)","previouslyFormattedCitation":"(2015)"},"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(2015)</w:t>
      </w:r>
      <w:r w:rsidR="00B562FC" w:rsidRPr="003642BF">
        <w:rPr>
          <w:sz w:val="24"/>
          <w:szCs w:val="24"/>
        </w:rPr>
        <w:fldChar w:fldCharType="end"/>
      </w:r>
      <w:r w:rsidR="00B562FC" w:rsidRPr="003642BF">
        <w:rPr>
          <w:sz w:val="24"/>
          <w:szCs w:val="24"/>
        </w:rPr>
        <w:t xml:space="preserve"> </w:t>
      </w:r>
      <w:r w:rsidR="005F4E8E">
        <w:rPr>
          <w:sz w:val="24"/>
          <w:szCs w:val="24"/>
        </w:rPr>
        <w:t>showing</w:t>
      </w:r>
      <w:r w:rsidR="005A1A86" w:rsidRPr="003642BF">
        <w:rPr>
          <w:sz w:val="24"/>
          <w:szCs w:val="24"/>
        </w:rPr>
        <w:t xml:space="preserve"> that the Danish economy is profit-led, even as a closed economy</w:t>
      </w:r>
      <w:r w:rsidR="00D21A6E">
        <w:rPr>
          <w:rStyle w:val="Fodnotehenvisning"/>
          <w:sz w:val="24"/>
          <w:szCs w:val="24"/>
        </w:rPr>
        <w:footnoteReference w:id="17"/>
      </w:r>
      <w:r w:rsidR="00812DCC">
        <w:rPr>
          <w:sz w:val="24"/>
          <w:szCs w:val="24"/>
        </w:rPr>
        <w:t>, which is</w:t>
      </w:r>
      <w:r w:rsidR="005F4E8E">
        <w:rPr>
          <w:sz w:val="24"/>
          <w:szCs w:val="24"/>
        </w:rPr>
        <w:t xml:space="preserve"> in line with the findings of</w:t>
      </w:r>
      <w:r w:rsidR="00812DCC">
        <w:rPr>
          <w:sz w:val="24"/>
          <w:szCs w:val="24"/>
        </w:rPr>
        <w:t xml:space="preserve"> our model</w:t>
      </w:r>
      <w:r w:rsidR="00C100EC" w:rsidRPr="00967F45">
        <w:rPr>
          <w:rStyle w:val="Fodnotehenvisning"/>
        </w:rPr>
        <w:footnoteReference w:id="18"/>
      </w:r>
      <w:r w:rsidR="005A1A86" w:rsidRPr="003642BF">
        <w:rPr>
          <w:sz w:val="24"/>
          <w:szCs w:val="24"/>
        </w:rPr>
        <w:t xml:space="preserve">. </w:t>
      </w:r>
      <w:r>
        <w:rPr>
          <w:sz w:val="24"/>
          <w:szCs w:val="24"/>
        </w:rPr>
        <w:t xml:space="preserve">On the other hand, </w:t>
      </w:r>
      <w:r w:rsidR="00DF306B">
        <w:rPr>
          <w:sz w:val="24"/>
          <w:szCs w:val="24"/>
        </w:rPr>
        <w:t xml:space="preserve">a study by </w:t>
      </w:r>
      <w:r w:rsidR="00DF306B" w:rsidRPr="00B8620A">
        <w:rPr>
          <w:noProof/>
          <w:sz w:val="24"/>
          <w:szCs w:val="24"/>
        </w:rPr>
        <w:t>Bengtsson &amp; Stockhammer</w:t>
      </w:r>
      <w:r w:rsidR="007E2722">
        <w:rPr>
          <w:sz w:val="24"/>
          <w:szCs w:val="24"/>
        </w:rPr>
        <w:t xml:space="preserve"> </w:t>
      </w:r>
      <w:r w:rsidR="00B8620A">
        <w:rPr>
          <w:sz w:val="24"/>
          <w:szCs w:val="24"/>
        </w:rPr>
        <w:fldChar w:fldCharType="begin" w:fldLock="1"/>
      </w:r>
      <w:r w:rsidR="00DF306B">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suppress-author":1,"uris":["http://www.mendeley.com/documents/?uuid=5f3c48b9-a136-4c06-a397-67edc580e612"]}],"mendeley":{"formattedCitation":"(2018)","plainTextFormattedCitation":"(2018)","previouslyFormattedCitation":"(2018)"},"properties":{"noteIndex":0},"schema":"https://github.com/citation-style-language/schema/raw/master/csl-citation.json"}</w:instrText>
      </w:r>
      <w:r w:rsidR="00B8620A">
        <w:rPr>
          <w:sz w:val="24"/>
          <w:szCs w:val="24"/>
        </w:rPr>
        <w:fldChar w:fldCharType="separate"/>
      </w:r>
      <w:r w:rsidR="00DF306B" w:rsidRPr="00DF306B">
        <w:rPr>
          <w:noProof/>
          <w:sz w:val="24"/>
          <w:szCs w:val="24"/>
        </w:rPr>
        <w:t>(2018)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w:t>
      </w:r>
      <w:r w:rsidR="00D969ED">
        <w:rPr>
          <w:sz w:val="24"/>
          <w:szCs w:val="24"/>
        </w:rPr>
        <w:t>due</w:t>
      </w:r>
      <w:r w:rsidR="00B8620A">
        <w:rPr>
          <w:sz w:val="24"/>
          <w:szCs w:val="24"/>
        </w:rPr>
        <w:t xml:space="preserve"> to a smaller negative effect of investments.</w:t>
      </w:r>
      <w:r w:rsidR="00D00185">
        <w:rPr>
          <w:sz w:val="24"/>
          <w:szCs w:val="24"/>
        </w:rPr>
        <w:t xml:space="preserve"> In this case</w:t>
      </w:r>
      <w:r>
        <w:rPr>
          <w:sz w:val="24"/>
          <w:szCs w:val="24"/>
        </w:rPr>
        <w:t xml:space="preserve">, we should expect to find a decrease in unemployment, when including </w:t>
      </w:r>
      <w:r>
        <w:rPr>
          <w:sz w:val="24"/>
          <w:szCs w:val="24"/>
        </w:rPr>
        <w:lastRenderedPageBreak/>
        <w:t>the wage channel in scenario 2,</w:t>
      </w:r>
      <w:r w:rsidR="005A1A86">
        <w:rPr>
          <w:sz w:val="24"/>
          <w:szCs w:val="24"/>
        </w:rPr>
        <w:t xml:space="preserve"> </w:t>
      </w:r>
      <w:r>
        <w:rPr>
          <w:sz w:val="24"/>
          <w:szCs w:val="24"/>
        </w:rPr>
        <w:t>thereby changing the relationship between the</w:t>
      </w:r>
      <w:r w:rsidR="001A4157">
        <w:rPr>
          <w:sz w:val="24"/>
          <w:szCs w:val="24"/>
        </w:rPr>
        <w:t xml:space="preserve"> macro</w:t>
      </w:r>
      <w:r w:rsidR="000A059F">
        <w:rPr>
          <w:sz w:val="24"/>
          <w:szCs w:val="24"/>
        </w:rPr>
        <w:t xml:space="preserve"> and micro</w:t>
      </w:r>
      <w:r w:rsidR="001A4157">
        <w:rPr>
          <w:sz w:val="24"/>
          <w:szCs w:val="24"/>
        </w:rPr>
        <w:t xml:space="preserve"> elasticity</w:t>
      </w:r>
      <w:r w:rsidR="005A1A86">
        <w:rPr>
          <w:sz w:val="24"/>
          <w:szCs w:val="24"/>
        </w:rPr>
        <w:t xml:space="preserve">. </w:t>
      </w:r>
    </w:p>
    <w:p w14:paraId="771C16CC" w14:textId="41DBA75C" w:rsidR="00167FDE" w:rsidRDefault="000A059F" w:rsidP="00847BCD">
      <w:pPr>
        <w:spacing w:line="360" w:lineRule="auto"/>
        <w:rPr>
          <w:sz w:val="24"/>
          <w:szCs w:val="24"/>
        </w:rPr>
      </w:pPr>
      <w:r>
        <w:rPr>
          <w:sz w:val="24"/>
          <w:szCs w:val="24"/>
        </w:rPr>
        <w:t>As we will now turn into calculating the macro elasticity for Denmark</w:t>
      </w:r>
      <w:r w:rsidR="00BB0FA4" w:rsidRPr="00847BCD">
        <w:rPr>
          <w:sz w:val="24"/>
          <w:szCs w:val="24"/>
        </w:rPr>
        <w:t>,</w:t>
      </w:r>
      <w:r w:rsidR="00885CF7" w:rsidRPr="00847BCD">
        <w:rPr>
          <w:sz w:val="24"/>
          <w:szCs w:val="24"/>
        </w:rPr>
        <w:t xml:space="preserve"> we use the same idea as</w:t>
      </w:r>
      <w:r w:rsidR="00DF306B">
        <w:rPr>
          <w:sz w:val="24"/>
          <w:szCs w:val="24"/>
        </w:rPr>
        <w:t xml:space="preserve"> </w:t>
      </w:r>
      <w:r w:rsidR="00DF306B" w:rsidRPr="007F1377">
        <w:rPr>
          <w:noProof/>
          <w:sz w:val="24"/>
          <w:szCs w:val="24"/>
        </w:rPr>
        <w:t>Lalive et al.</w:t>
      </w:r>
      <w:r w:rsidR="00885CF7" w:rsidRPr="00847BCD">
        <w:rPr>
          <w:sz w:val="24"/>
          <w:szCs w:val="24"/>
        </w:rPr>
        <w:t xml:space="preserve"> </w:t>
      </w:r>
      <w:r w:rsidR="007F1377">
        <w:rPr>
          <w:sz w:val="24"/>
          <w:szCs w:val="24"/>
        </w:rPr>
        <w:fldChar w:fldCharType="begin" w:fldLock="1"/>
      </w:r>
      <w:r w:rsidR="00DF306B">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F1377">
        <w:rPr>
          <w:sz w:val="24"/>
          <w:szCs w:val="24"/>
        </w:rPr>
        <w:fldChar w:fldCharType="separate"/>
      </w:r>
      <w:r w:rsidR="00DF306B" w:rsidRPr="00DF306B">
        <w:rPr>
          <w:noProof/>
          <w:sz w:val="24"/>
          <w:szCs w:val="24"/>
        </w:rPr>
        <w:t>(2015)</w:t>
      </w:r>
      <w:r w:rsidR="007F1377">
        <w:rPr>
          <w:sz w:val="24"/>
          <w:szCs w:val="24"/>
        </w:rPr>
        <w:fldChar w:fldCharType="end"/>
      </w:r>
      <w:r w:rsidR="007F1377">
        <w:rPr>
          <w:sz w:val="24"/>
          <w:szCs w:val="24"/>
        </w:rPr>
        <w:t xml:space="preserve"> </w:t>
      </w:r>
      <w:r w:rsidR="00885CF7" w:rsidRPr="00847BCD">
        <w:rPr>
          <w:sz w:val="24"/>
          <w:szCs w:val="24"/>
        </w:rPr>
        <w:t xml:space="preserve">where </w:t>
      </w:r>
      <w:r w:rsidR="00BB0FA4" w:rsidRPr="00847BCD">
        <w:rPr>
          <w:sz w:val="24"/>
          <w:szCs w:val="24"/>
        </w:rPr>
        <w:t xml:space="preserve">calculating </w:t>
      </w:r>
      <w:r>
        <w:rPr>
          <w:sz w:val="24"/>
          <w:szCs w:val="24"/>
        </w:rPr>
        <w:t xml:space="preserve">the </w:t>
      </w:r>
      <w:r w:rsidR="00885CF7" w:rsidRPr="00847BCD">
        <w:rPr>
          <w:sz w:val="24"/>
          <w:szCs w:val="24"/>
        </w:rPr>
        <w:t xml:space="preserve">macro </w:t>
      </w:r>
      <w:r>
        <w:rPr>
          <w:sz w:val="24"/>
          <w:szCs w:val="24"/>
        </w:rPr>
        <w:t>elasticity</w:t>
      </w:r>
      <w:r w:rsidR="00885CF7" w:rsidRPr="00847BCD">
        <w:rPr>
          <w:sz w:val="24"/>
          <w:szCs w:val="24"/>
        </w:rPr>
        <w:t xml:space="preserve"> </w:t>
      </w:r>
      <w:r w:rsidR="00D00185">
        <w:rPr>
          <w:sz w:val="24"/>
          <w:szCs w:val="24"/>
        </w:rPr>
        <w:t>is done by taking</w:t>
      </w:r>
      <w:r w:rsidR="00885CF7" w:rsidRPr="00847BCD">
        <w:rPr>
          <w:sz w:val="24"/>
          <w:szCs w:val="24"/>
        </w:rPr>
        <w:t xml:space="preserve"> the sum of the mic</w:t>
      </w:r>
      <w:r w:rsidR="00BB0FA4" w:rsidRPr="00847BCD">
        <w:rPr>
          <w:sz w:val="24"/>
          <w:szCs w:val="24"/>
        </w:rPr>
        <w:t>ro effect</w:t>
      </w:r>
      <w:r>
        <w:rPr>
          <w:sz w:val="24"/>
          <w:szCs w:val="24"/>
        </w:rPr>
        <w:t>s</w:t>
      </w:r>
      <w:r w:rsidR="00BB0FA4" w:rsidRPr="00847BCD">
        <w:rPr>
          <w:sz w:val="24"/>
          <w:szCs w:val="24"/>
        </w:rPr>
        <w:t xml:space="preserve"> </w:t>
      </w:r>
      <w:r w:rsidR="00E334EE">
        <w:rPr>
          <w:sz w:val="24"/>
          <w:szCs w:val="24"/>
        </w:rPr>
        <w:t>and</w:t>
      </w:r>
      <w:r w:rsidR="00BB0FA4" w:rsidRPr="00847BCD">
        <w:rPr>
          <w:sz w:val="24"/>
          <w:szCs w:val="24"/>
        </w:rPr>
        <w:t xml:space="preserve"> m</w:t>
      </w:r>
      <w:r>
        <w:rPr>
          <w:sz w:val="24"/>
          <w:szCs w:val="24"/>
        </w:rPr>
        <w:t>acro effects</w:t>
      </w:r>
      <w:r w:rsidR="00BB0FA4" w:rsidRPr="00847BCD">
        <w:rPr>
          <w:sz w:val="24"/>
          <w:szCs w:val="24"/>
        </w:rPr>
        <w:t xml:space="preserve">. So, if finding significant </w:t>
      </w:r>
      <w:r>
        <w:rPr>
          <w:sz w:val="24"/>
          <w:szCs w:val="24"/>
        </w:rPr>
        <w:t>macro effects,</w:t>
      </w:r>
      <w:r w:rsidR="00BB0FA4" w:rsidRPr="00847BCD">
        <w:rPr>
          <w:sz w:val="24"/>
          <w:szCs w:val="24"/>
        </w:rPr>
        <w:t xml:space="preserve"> as we do in our study, we can use those together with the micro effects of the </w:t>
      </w:r>
      <w:r w:rsidR="002539F9">
        <w:rPr>
          <w:sz w:val="24"/>
          <w:szCs w:val="24"/>
        </w:rPr>
        <w:t>IS-model</w:t>
      </w:r>
      <w:r w:rsidR="00BB0FA4" w:rsidRPr="00847BCD">
        <w:rPr>
          <w:sz w:val="24"/>
          <w:szCs w:val="24"/>
        </w:rPr>
        <w:t xml:space="preserve"> </w:t>
      </w:r>
      <w:r>
        <w:rPr>
          <w:sz w:val="24"/>
          <w:szCs w:val="24"/>
        </w:rPr>
        <w:t xml:space="preserve">to obtain an estimate of the </w:t>
      </w:r>
      <w:r w:rsidR="00BB0FA4" w:rsidRPr="00847BCD">
        <w:rPr>
          <w:sz w:val="24"/>
          <w:szCs w:val="24"/>
        </w:rPr>
        <w:t>macro elasticity</w:t>
      </w:r>
      <w:r w:rsidR="00C100EC" w:rsidRPr="00967F45">
        <w:rPr>
          <w:rStyle w:val="Fodnotehenvisning"/>
        </w:rPr>
        <w:footnoteReference w:id="19"/>
      </w:r>
      <w:r w:rsidR="00BB0FA4" w:rsidRPr="00847BCD">
        <w:rPr>
          <w:sz w:val="24"/>
          <w:szCs w:val="24"/>
        </w:rPr>
        <w:t xml:space="preserve">. </w:t>
      </w:r>
    </w:p>
    <w:p w14:paraId="122AAF47" w14:textId="326E37D9" w:rsidR="002A3975" w:rsidRPr="008F7F7E" w:rsidRDefault="00790385" w:rsidP="00847BCD">
      <w:pPr>
        <w:spacing w:line="360" w:lineRule="auto"/>
        <w:rPr>
          <w:sz w:val="24"/>
          <w:szCs w:val="24"/>
        </w:rPr>
      </w:pPr>
      <w:r w:rsidRPr="008F7F7E">
        <w:rPr>
          <w:sz w:val="24"/>
          <w:szCs w:val="24"/>
        </w:rPr>
        <w:t>We estimate t</w:t>
      </w:r>
      <w:r w:rsidR="002A3975" w:rsidRPr="008F7F7E">
        <w:rPr>
          <w:sz w:val="24"/>
          <w:szCs w:val="24"/>
        </w:rPr>
        <w:t xml:space="preserve">he micro elasticity for </w:t>
      </w:r>
      <w:r w:rsidR="00DC0289" w:rsidRPr="008F7F7E">
        <w:rPr>
          <w:sz w:val="24"/>
          <w:szCs w:val="24"/>
        </w:rPr>
        <w:t>the Danish economy</w:t>
      </w:r>
      <w:r w:rsidRPr="008F7F7E">
        <w:rPr>
          <w:sz w:val="24"/>
          <w:szCs w:val="24"/>
        </w:rPr>
        <w:t xml:space="preserve"> </w:t>
      </w:r>
      <w:r w:rsidR="002A3975" w:rsidRPr="008F7F7E">
        <w:rPr>
          <w:sz w:val="24"/>
          <w:szCs w:val="24"/>
        </w:rPr>
        <w:t>using</w:t>
      </w:r>
      <w:r w:rsidR="00D00185" w:rsidRPr="008F7F7E">
        <w:rPr>
          <w:sz w:val="24"/>
          <w:szCs w:val="24"/>
        </w:rPr>
        <w:t xml:space="preserve"> calculations </w:t>
      </w:r>
      <w:r w:rsidR="00DC0289" w:rsidRPr="008F7F7E">
        <w:rPr>
          <w:sz w:val="24"/>
          <w:szCs w:val="24"/>
        </w:rPr>
        <w:t>presented</w:t>
      </w:r>
      <w:r w:rsidR="00D00185" w:rsidRPr="008F7F7E">
        <w:rPr>
          <w:sz w:val="24"/>
          <w:szCs w:val="24"/>
        </w:rPr>
        <w:t xml:space="preserve"> by the ministry of </w:t>
      </w:r>
      <w:r w:rsidR="006434D7">
        <w:rPr>
          <w:sz w:val="24"/>
          <w:szCs w:val="24"/>
        </w:rPr>
        <w:t>labor</w:t>
      </w:r>
      <w:r w:rsidR="00DC0289" w:rsidRPr="008F7F7E">
        <w:rPr>
          <w:sz w:val="24"/>
          <w:szCs w:val="24"/>
        </w:rPr>
        <w:t xml:space="preserve">, </w:t>
      </w:r>
      <w:r w:rsidR="00D00185" w:rsidRPr="008F7F7E">
        <w:rPr>
          <w:sz w:val="24"/>
          <w:szCs w:val="24"/>
        </w:rPr>
        <w:t>us</w:t>
      </w:r>
      <w:r w:rsidR="00DC0289" w:rsidRPr="008F7F7E">
        <w:rPr>
          <w:sz w:val="24"/>
          <w:szCs w:val="24"/>
        </w:rPr>
        <w:t>ing</w:t>
      </w:r>
      <w:r w:rsidR="002A3975" w:rsidRPr="008F7F7E">
        <w:rPr>
          <w:sz w:val="24"/>
          <w:szCs w:val="24"/>
        </w:rPr>
        <w:t xml:space="preserve"> the </w:t>
      </w:r>
      <w:r w:rsidR="002539F9" w:rsidRPr="008F7F7E">
        <w:rPr>
          <w:sz w:val="24"/>
          <w:szCs w:val="24"/>
        </w:rPr>
        <w:t>IS-model</w:t>
      </w:r>
      <w:r w:rsidR="00DC0289" w:rsidRPr="008F7F7E">
        <w:rPr>
          <w:sz w:val="24"/>
          <w:szCs w:val="24"/>
        </w:rPr>
        <w:t xml:space="preserve"> to provide the effects of removing the suppressing of the state regulation percentage in the period 2020-2023</w:t>
      </w:r>
      <w:r w:rsidR="00006999" w:rsidRPr="008F7F7E">
        <w:rPr>
          <w:rStyle w:val="Fodnotehenvisning"/>
          <w:sz w:val="24"/>
          <w:szCs w:val="24"/>
        </w:rPr>
        <w:footnoteReference w:id="20"/>
      </w:r>
      <w:r w:rsidR="002A3975" w:rsidRPr="008F7F7E">
        <w:rPr>
          <w:sz w:val="24"/>
          <w:szCs w:val="24"/>
        </w:rPr>
        <w:t xml:space="preserve">. </w:t>
      </w:r>
      <w:r w:rsidR="00DC0289" w:rsidRPr="008F7F7E">
        <w:rPr>
          <w:sz w:val="24"/>
          <w:szCs w:val="24"/>
        </w:rPr>
        <w:t>They estimate that removing this regulation</w:t>
      </w:r>
      <w:r w:rsidR="002A3975" w:rsidRPr="008F7F7E">
        <w:rPr>
          <w:sz w:val="24"/>
          <w:szCs w:val="24"/>
        </w:rPr>
        <w:t xml:space="preserve"> </w:t>
      </w:r>
      <w:r w:rsidR="00DC0289" w:rsidRPr="008F7F7E">
        <w:rPr>
          <w:sz w:val="24"/>
          <w:szCs w:val="24"/>
        </w:rPr>
        <w:t>will leave</w:t>
      </w:r>
      <w:r w:rsidR="002A3975" w:rsidRPr="008F7F7E">
        <w:rPr>
          <w:sz w:val="24"/>
          <w:szCs w:val="24"/>
        </w:rPr>
        <w:t xml:space="preserve"> the level of income insurance</w:t>
      </w:r>
      <w:r w:rsidR="00DC0289" w:rsidRPr="008F7F7E">
        <w:rPr>
          <w:sz w:val="24"/>
          <w:szCs w:val="24"/>
        </w:rPr>
        <w:t xml:space="preserve"> to increase by 2.25%, and thereby</w:t>
      </w:r>
      <w:r w:rsidR="002A3975" w:rsidRPr="008F7F7E">
        <w:rPr>
          <w:sz w:val="24"/>
          <w:szCs w:val="24"/>
        </w:rPr>
        <w:t xml:space="preserve"> lower employment by 2900 people</w:t>
      </w:r>
      <w:r w:rsidR="00006999" w:rsidRPr="008F7F7E">
        <w:rPr>
          <w:rStyle w:val="Fodnotehenvisning"/>
          <w:sz w:val="24"/>
          <w:szCs w:val="24"/>
        </w:rPr>
        <w:footnoteReference w:id="21"/>
      </w:r>
      <w:r w:rsidR="001B1664" w:rsidRPr="008F7F7E">
        <w:rPr>
          <w:sz w:val="24"/>
          <w:szCs w:val="24"/>
        </w:rPr>
        <w:t>.</w:t>
      </w:r>
      <w:r w:rsidR="002A3975" w:rsidRPr="008F7F7E">
        <w:rPr>
          <w:sz w:val="24"/>
          <w:szCs w:val="24"/>
        </w:rPr>
        <w:t xml:space="preserve"> </w:t>
      </w:r>
      <w:r w:rsidR="008F7F7E" w:rsidRPr="008F7F7E">
        <w:rPr>
          <w:rFonts w:cstheme="minorHAnsi"/>
          <w:sz w:val="24"/>
          <w:szCs w:val="24"/>
        </w:rPr>
        <w:t xml:space="preserve">This is further split up showing the effect associated with the exit-rate (1600 people) and the approach-rate (1300 people) independently </w:t>
      </w:r>
      <w:r w:rsidR="008F7F7E" w:rsidRPr="008F7F7E">
        <w:rPr>
          <w:sz w:val="24"/>
          <w:szCs w:val="24"/>
        </w:rPr>
        <w:fldChar w:fldCharType="begin" w:fldLock="1"/>
      </w:r>
      <w:r w:rsidR="008F7F7E" w:rsidRPr="008F7F7E">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8F7F7E" w:rsidRPr="008F7F7E">
        <w:rPr>
          <w:sz w:val="24"/>
          <w:szCs w:val="24"/>
        </w:rPr>
        <w:fldChar w:fldCharType="separate"/>
      </w:r>
      <w:r w:rsidR="008F7F7E" w:rsidRPr="008F7F7E">
        <w:rPr>
          <w:noProof/>
          <w:sz w:val="24"/>
          <w:szCs w:val="24"/>
        </w:rPr>
        <w:t>(Hummelgaard, 2021)</w:t>
      </w:r>
      <w:r w:rsidR="008F7F7E" w:rsidRPr="008F7F7E">
        <w:rPr>
          <w:sz w:val="24"/>
          <w:szCs w:val="24"/>
        </w:rPr>
        <w:fldChar w:fldCharType="end"/>
      </w:r>
      <w:r w:rsidR="008F7F7E" w:rsidRPr="008F7F7E">
        <w:rPr>
          <w:sz w:val="24"/>
          <w:szCs w:val="24"/>
        </w:rPr>
        <w:t xml:space="preserve">. </w:t>
      </w:r>
      <w:r w:rsidR="002A3975" w:rsidRPr="008F7F7E">
        <w:rPr>
          <w:sz w:val="24"/>
          <w:szCs w:val="24"/>
        </w:rPr>
        <w:t>As mentioned by</w:t>
      </w:r>
      <w:r w:rsidR="00DF306B" w:rsidRPr="008F7F7E">
        <w:rPr>
          <w:sz w:val="24"/>
          <w:szCs w:val="24"/>
        </w:rPr>
        <w:t xml:space="preserve"> </w:t>
      </w:r>
      <w:r w:rsidR="00DF306B" w:rsidRPr="008F7F7E">
        <w:rPr>
          <w:noProof/>
          <w:sz w:val="24"/>
          <w:szCs w:val="24"/>
        </w:rPr>
        <w:t>Jensen</w:t>
      </w:r>
      <w:r w:rsidR="002A3975" w:rsidRPr="008F7F7E">
        <w:rPr>
          <w:sz w:val="24"/>
          <w:szCs w:val="24"/>
        </w:rPr>
        <w:t xml:space="preserve"> </w:t>
      </w:r>
      <w:r w:rsidR="00DF306B" w:rsidRPr="008F7F7E">
        <w:rPr>
          <w:sz w:val="24"/>
          <w:szCs w:val="24"/>
        </w:rPr>
        <w:fldChar w:fldCharType="begin" w:fldLock="1"/>
      </w:r>
      <w:r w:rsidR="005634E3">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DF306B" w:rsidRPr="008F7F7E">
        <w:rPr>
          <w:sz w:val="24"/>
          <w:szCs w:val="24"/>
        </w:rPr>
        <w:fldChar w:fldCharType="separate"/>
      </w:r>
      <w:r w:rsidR="00DF306B" w:rsidRPr="008F7F7E">
        <w:rPr>
          <w:noProof/>
          <w:sz w:val="24"/>
          <w:szCs w:val="24"/>
        </w:rPr>
        <w:t>(2021)</w:t>
      </w:r>
      <w:r w:rsidR="00DF306B" w:rsidRPr="008F7F7E">
        <w:rPr>
          <w:sz w:val="24"/>
          <w:szCs w:val="24"/>
        </w:rPr>
        <w:fldChar w:fldCharType="end"/>
      </w:r>
      <w:r w:rsidR="00DF306B" w:rsidRPr="008F7F7E">
        <w:rPr>
          <w:sz w:val="24"/>
          <w:szCs w:val="24"/>
        </w:rPr>
        <w:t xml:space="preserve"> </w:t>
      </w:r>
      <w:r w:rsidR="002A3975" w:rsidRPr="008F7F7E">
        <w:rPr>
          <w:sz w:val="24"/>
          <w:szCs w:val="24"/>
        </w:rPr>
        <w:t xml:space="preserve">the </w:t>
      </w:r>
      <w:r w:rsidR="008F7F7E" w:rsidRPr="008F7F7E">
        <w:rPr>
          <w:sz w:val="24"/>
          <w:szCs w:val="24"/>
        </w:rPr>
        <w:t>approach rate i</w:t>
      </w:r>
      <w:r w:rsidR="006434D7">
        <w:rPr>
          <w:sz w:val="24"/>
          <w:szCs w:val="24"/>
        </w:rPr>
        <w:t>n this example</w:t>
      </w:r>
      <w:r w:rsidR="008F7F7E" w:rsidRPr="008F7F7E">
        <w:rPr>
          <w:sz w:val="24"/>
          <w:szCs w:val="24"/>
        </w:rPr>
        <w:t xml:space="preserve"> contributes with</w:t>
      </w:r>
      <w:r w:rsidR="002A3975" w:rsidRPr="008F7F7E">
        <w:rPr>
          <w:sz w:val="24"/>
          <w:szCs w:val="24"/>
        </w:rPr>
        <w:t xml:space="preserve"> 45% of the total effect</w:t>
      </w:r>
      <w:r w:rsidR="008F7F7E" w:rsidRPr="008F7F7E">
        <w:rPr>
          <w:sz w:val="24"/>
          <w:szCs w:val="24"/>
        </w:rPr>
        <w:t>, which they find to be very unrealistic</w:t>
      </w:r>
      <w:r w:rsidR="002A3975" w:rsidRPr="008F7F7E">
        <w:rPr>
          <w:sz w:val="24"/>
          <w:szCs w:val="24"/>
        </w:rPr>
        <w:t>.</w:t>
      </w:r>
      <w:r w:rsidR="00A0271D" w:rsidRPr="008F7F7E">
        <w:rPr>
          <w:sz w:val="24"/>
          <w:szCs w:val="24"/>
        </w:rPr>
        <w:t xml:space="preserve"> </w:t>
      </w:r>
    </w:p>
    <w:p w14:paraId="7E414AB1" w14:textId="49615014" w:rsidR="008D64C5" w:rsidRPr="006800FF" w:rsidRDefault="008F7F7E" w:rsidP="006800FF">
      <w:pPr>
        <w:spacing w:line="360" w:lineRule="auto"/>
        <w:rPr>
          <w:rFonts w:cstheme="minorHAnsi"/>
          <w:sz w:val="24"/>
          <w:szCs w:val="24"/>
        </w:rPr>
      </w:pPr>
      <w:r>
        <w:rPr>
          <w:rFonts w:cstheme="minorHAnsi"/>
          <w:sz w:val="24"/>
          <w:szCs w:val="24"/>
        </w:rPr>
        <w:t xml:space="preserve"> </w:t>
      </w:r>
      <w:r w:rsidR="002A3975" w:rsidRPr="006800FF">
        <w:rPr>
          <w:rFonts w:cstheme="minorHAnsi"/>
          <w:sz w:val="24"/>
          <w:szCs w:val="24"/>
        </w:rPr>
        <w:t xml:space="preserve">When estimating the micro </w:t>
      </w:r>
      <w:r w:rsidR="00A0271D" w:rsidRPr="006800FF">
        <w:rPr>
          <w:rFonts w:cstheme="minorHAnsi"/>
          <w:sz w:val="24"/>
          <w:szCs w:val="24"/>
        </w:rPr>
        <w:t>elasticity,</w:t>
      </w:r>
      <w:r w:rsidR="002A3975" w:rsidRPr="006800FF">
        <w:rPr>
          <w:rFonts w:cstheme="minorHAnsi"/>
          <w:sz w:val="24"/>
          <w:szCs w:val="24"/>
        </w:rPr>
        <w:t xml:space="preserve"> </w:t>
      </w:r>
      <w:r w:rsidR="006800FF" w:rsidRPr="006800FF">
        <w:rPr>
          <w:rStyle w:val="cf01"/>
          <w:rFonts w:asciiTheme="minorHAnsi" w:hAnsiTheme="minorHAnsi" w:cstheme="minorHAnsi"/>
          <w:sz w:val="24"/>
          <w:szCs w:val="24"/>
        </w:rPr>
        <w:t>w</w:t>
      </w:r>
      <w:r w:rsidR="00DC2777" w:rsidRPr="006800FF">
        <w:rPr>
          <w:rStyle w:val="cf01"/>
          <w:rFonts w:asciiTheme="minorHAnsi" w:hAnsiTheme="minorHAnsi" w:cstheme="minorHAnsi"/>
          <w:sz w:val="24"/>
          <w:szCs w:val="24"/>
        </w:rPr>
        <w:t>e</w:t>
      </w:r>
      <w:r>
        <w:rPr>
          <w:rStyle w:val="cf01"/>
          <w:rFonts w:asciiTheme="minorHAnsi" w:hAnsiTheme="minorHAnsi" w:cstheme="minorHAnsi"/>
          <w:sz w:val="24"/>
          <w:szCs w:val="24"/>
        </w:rPr>
        <w:t xml:space="preserve"> therefore</w:t>
      </w:r>
      <w:r w:rsidR="00DC2777" w:rsidRPr="006800FF">
        <w:rPr>
          <w:rStyle w:val="cf01"/>
          <w:rFonts w:asciiTheme="minorHAnsi" w:hAnsiTheme="minorHAnsi" w:cstheme="minorHAnsi"/>
          <w:sz w:val="24"/>
          <w:szCs w:val="24"/>
        </w:rPr>
        <w:t xml:space="preserve"> include different measures of the approach effect in our analysis</w:t>
      </w:r>
      <w:r>
        <w:rPr>
          <w:rStyle w:val="cf01"/>
          <w:rFonts w:asciiTheme="minorHAnsi" w:hAnsiTheme="minorHAnsi" w:cstheme="minorHAnsi"/>
          <w:sz w:val="24"/>
          <w:szCs w:val="24"/>
        </w:rPr>
        <w:t xml:space="preserve">. </w:t>
      </w:r>
      <w:r>
        <w:rPr>
          <w:rFonts w:cstheme="minorHAnsi"/>
          <w:sz w:val="24"/>
          <w:szCs w:val="24"/>
        </w:rPr>
        <w:t>B</w:t>
      </w:r>
      <w:r w:rsidR="00DC2777" w:rsidRPr="006800FF">
        <w:rPr>
          <w:rFonts w:cstheme="minorHAnsi"/>
          <w:sz w:val="24"/>
          <w:szCs w:val="24"/>
        </w:rPr>
        <w:t xml:space="preserve">esides following the estimates of the </w:t>
      </w:r>
      <w:r w:rsidR="002539F9">
        <w:rPr>
          <w:rFonts w:cstheme="minorHAnsi"/>
          <w:sz w:val="24"/>
          <w:szCs w:val="24"/>
        </w:rPr>
        <w:t>IS-model</w:t>
      </w:r>
      <w:r>
        <w:rPr>
          <w:rFonts w:cstheme="minorHAnsi"/>
          <w:sz w:val="24"/>
          <w:szCs w:val="24"/>
        </w:rPr>
        <w:t xml:space="preserve"> (where the approach rate contributes with 45%)</w:t>
      </w:r>
      <w:r w:rsidR="00DC2777" w:rsidRPr="006800FF">
        <w:rPr>
          <w:rFonts w:cstheme="minorHAnsi"/>
          <w:sz w:val="24"/>
          <w:szCs w:val="24"/>
        </w:rPr>
        <w:t>, we also include</w:t>
      </w:r>
      <w:r w:rsidR="002A3975" w:rsidRPr="006800FF">
        <w:rPr>
          <w:rFonts w:cstheme="minorHAnsi"/>
          <w:sz w:val="24"/>
          <w:szCs w:val="24"/>
        </w:rPr>
        <w:t xml:space="preserve"> the results </w:t>
      </w:r>
      <w:r>
        <w:rPr>
          <w:rFonts w:cstheme="minorHAnsi"/>
          <w:sz w:val="24"/>
          <w:szCs w:val="24"/>
        </w:rPr>
        <w:t>found by</w:t>
      </w:r>
      <w:r w:rsidR="00DF306B">
        <w:rPr>
          <w:rFonts w:cstheme="minorHAnsi"/>
          <w:sz w:val="24"/>
          <w:szCs w:val="24"/>
        </w:rPr>
        <w:t xml:space="preserve"> </w:t>
      </w:r>
      <w:r w:rsidR="00DF306B" w:rsidRPr="00DF372B">
        <w:rPr>
          <w:rFonts w:cstheme="minorHAnsi"/>
          <w:noProof/>
          <w:sz w:val="24"/>
          <w:szCs w:val="24"/>
        </w:rPr>
        <w:t>DØRS</w:t>
      </w:r>
      <w:r w:rsidR="002A3975" w:rsidRPr="006800FF">
        <w:rPr>
          <w:rFonts w:cstheme="minorHAnsi"/>
          <w:sz w:val="24"/>
          <w:szCs w:val="24"/>
        </w:rPr>
        <w:t xml:space="preserve"> </w:t>
      </w:r>
      <w:r w:rsidR="007F1377" w:rsidRPr="006800FF">
        <w:rPr>
          <w:rFonts w:cstheme="minorHAnsi"/>
          <w:sz w:val="24"/>
          <w:szCs w:val="24"/>
        </w:rPr>
        <w:fldChar w:fldCharType="begin" w:fldLock="1"/>
      </w:r>
      <w:r w:rsidR="00DF306B">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F1377" w:rsidRPr="006800FF">
        <w:rPr>
          <w:rFonts w:cstheme="minorHAnsi"/>
          <w:sz w:val="24"/>
          <w:szCs w:val="24"/>
        </w:rPr>
        <w:fldChar w:fldCharType="separate"/>
      </w:r>
      <w:r w:rsidR="00DF306B" w:rsidRPr="00DF306B">
        <w:rPr>
          <w:rFonts w:cstheme="minorHAnsi"/>
          <w:noProof/>
          <w:sz w:val="24"/>
          <w:szCs w:val="24"/>
        </w:rPr>
        <w:t>(2022)</w:t>
      </w:r>
      <w:r w:rsidR="007F1377" w:rsidRPr="006800FF">
        <w:rPr>
          <w:rFonts w:cstheme="minorHAnsi"/>
          <w:sz w:val="24"/>
          <w:szCs w:val="24"/>
        </w:rPr>
        <w:fldChar w:fldCharType="end"/>
      </w:r>
      <w:r w:rsidR="007F1377" w:rsidRPr="006800FF">
        <w:rPr>
          <w:rFonts w:cstheme="minorHAnsi"/>
          <w:sz w:val="24"/>
          <w:szCs w:val="24"/>
        </w:rPr>
        <w:t xml:space="preserve"> </w:t>
      </w:r>
      <w:r w:rsidR="002A3975" w:rsidRPr="006800FF">
        <w:rPr>
          <w:rFonts w:cstheme="minorHAnsi"/>
          <w:sz w:val="24"/>
          <w:szCs w:val="24"/>
        </w:rPr>
        <w:t xml:space="preserve">who argues that the estimate used in the </w:t>
      </w:r>
      <w:r w:rsidR="00A0271D" w:rsidRPr="006800FF">
        <w:rPr>
          <w:rFonts w:cstheme="minorHAnsi"/>
          <w:sz w:val="24"/>
          <w:szCs w:val="24"/>
        </w:rPr>
        <w:t xml:space="preserve">IS-model is twice as large </w:t>
      </w:r>
      <w:r w:rsidR="00DC2777" w:rsidRPr="006800FF">
        <w:rPr>
          <w:rFonts w:cstheme="minorHAnsi"/>
          <w:sz w:val="24"/>
          <w:szCs w:val="24"/>
        </w:rPr>
        <w:t>compared to</w:t>
      </w:r>
      <w:r w:rsidR="00A0271D" w:rsidRPr="006800FF">
        <w:rPr>
          <w:rFonts w:cstheme="minorHAnsi"/>
          <w:sz w:val="24"/>
          <w:szCs w:val="24"/>
        </w:rPr>
        <w:t xml:space="preserve"> what newer literature suggests. </w:t>
      </w:r>
      <w:r w:rsidR="00DC2777" w:rsidRPr="006800FF">
        <w:rPr>
          <w:rFonts w:cstheme="minorHAnsi"/>
          <w:sz w:val="24"/>
          <w:szCs w:val="24"/>
        </w:rPr>
        <w:t>Additionally, w</w:t>
      </w:r>
      <w:r w:rsidR="00A0271D" w:rsidRPr="006800FF">
        <w:rPr>
          <w:rFonts w:cstheme="minorHAnsi"/>
          <w:sz w:val="24"/>
          <w:szCs w:val="24"/>
        </w:rPr>
        <w:t xml:space="preserve">e will </w:t>
      </w:r>
      <w:r w:rsidR="00DF306B">
        <w:rPr>
          <w:rFonts w:cstheme="minorHAnsi"/>
          <w:sz w:val="24"/>
          <w:szCs w:val="24"/>
        </w:rPr>
        <w:t>include</w:t>
      </w:r>
      <w:r w:rsidR="00A0271D" w:rsidRPr="006800FF">
        <w:rPr>
          <w:rFonts w:cstheme="minorHAnsi"/>
          <w:sz w:val="24"/>
          <w:szCs w:val="24"/>
        </w:rPr>
        <w:t xml:space="preserve"> the case in which th</w:t>
      </w:r>
      <w:r w:rsidR="005F4E8E" w:rsidRPr="006800FF">
        <w:rPr>
          <w:rFonts w:cstheme="minorHAnsi"/>
          <w:sz w:val="24"/>
          <w:szCs w:val="24"/>
        </w:rPr>
        <w:t>e approach</w:t>
      </w:r>
      <w:r w:rsidR="00A0271D" w:rsidRPr="006800FF">
        <w:rPr>
          <w:rFonts w:cstheme="minorHAnsi"/>
          <w:sz w:val="24"/>
          <w:szCs w:val="24"/>
        </w:rPr>
        <w:t xml:space="preserve"> </w:t>
      </w:r>
      <w:r w:rsidR="001B1664" w:rsidRPr="006800FF">
        <w:rPr>
          <w:rFonts w:cstheme="minorHAnsi"/>
          <w:sz w:val="24"/>
          <w:szCs w:val="24"/>
        </w:rPr>
        <w:t>effect</w:t>
      </w:r>
      <w:r w:rsidR="00A0271D" w:rsidRPr="006800FF">
        <w:rPr>
          <w:rFonts w:cstheme="minorHAnsi"/>
          <w:sz w:val="24"/>
          <w:szCs w:val="24"/>
        </w:rPr>
        <w:t xml:space="preserve"> is </w:t>
      </w:r>
      <w:r w:rsidR="00FE593F" w:rsidRPr="006800FF">
        <w:rPr>
          <w:rFonts w:cstheme="minorHAnsi"/>
          <w:sz w:val="24"/>
          <w:szCs w:val="24"/>
        </w:rPr>
        <w:t>not present</w:t>
      </w:r>
      <w:r w:rsidR="00A0271D" w:rsidRPr="006800FF">
        <w:rPr>
          <w:rFonts w:cstheme="minorHAnsi"/>
          <w:sz w:val="24"/>
          <w:szCs w:val="24"/>
        </w:rPr>
        <w:t xml:space="preserve"> </w:t>
      </w:r>
      <w:r w:rsidR="00FE593F" w:rsidRPr="006800FF">
        <w:rPr>
          <w:rFonts w:cstheme="minorHAnsi"/>
          <w:sz w:val="24"/>
          <w:szCs w:val="24"/>
        </w:rPr>
        <w:t xml:space="preserve">at all </w:t>
      </w:r>
      <w:r w:rsidR="00DF306B">
        <w:rPr>
          <w:rFonts w:cstheme="minorHAnsi"/>
          <w:sz w:val="24"/>
          <w:szCs w:val="24"/>
        </w:rPr>
        <w:t>as argued by literature presented in section 2</w:t>
      </w:r>
      <w:r w:rsidR="00A0271D" w:rsidRPr="006800FF">
        <w:rPr>
          <w:rFonts w:cstheme="minorHAnsi"/>
          <w:sz w:val="24"/>
          <w:szCs w:val="24"/>
        </w:rPr>
        <w:t xml:space="preserve"> </w:t>
      </w:r>
      <w:r w:rsidR="00D85753" w:rsidRPr="006800FF">
        <w:rPr>
          <w:rFonts w:cstheme="minorHAnsi"/>
          <w:sz w:val="24"/>
          <w:szCs w:val="24"/>
        </w:rPr>
        <w:fldChar w:fldCharType="begin" w:fldLock="1"/>
      </w:r>
      <w:r w:rsidR="005665D4">
        <w:rPr>
          <w:rFonts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D85753" w:rsidRPr="006800FF">
        <w:rPr>
          <w:rFonts w:cstheme="minorHAnsi"/>
          <w:sz w:val="24"/>
          <w:szCs w:val="24"/>
        </w:rPr>
        <w:fldChar w:fldCharType="separate"/>
      </w:r>
      <w:r w:rsidR="005634E3" w:rsidRPr="005634E3">
        <w:rPr>
          <w:rFonts w:cstheme="minorHAnsi"/>
          <w:noProof/>
          <w:sz w:val="24"/>
          <w:szCs w:val="24"/>
        </w:rPr>
        <w:t>(Aastrup, 2018; Jensen, 2021; Risgaard, 2021)</w:t>
      </w:r>
      <w:r w:rsidR="00D85753" w:rsidRPr="006800FF">
        <w:rPr>
          <w:rFonts w:cstheme="minorHAnsi"/>
          <w:sz w:val="24"/>
          <w:szCs w:val="24"/>
        </w:rPr>
        <w:fldChar w:fldCharType="end"/>
      </w:r>
      <w:r w:rsidR="00790385" w:rsidRPr="006800FF">
        <w:rPr>
          <w:rFonts w:cstheme="minorHAnsi"/>
          <w:sz w:val="24"/>
          <w:szCs w:val="24"/>
        </w:rPr>
        <w:t xml:space="preserve">. </w:t>
      </w:r>
    </w:p>
    <w:p w14:paraId="1FEE6337" w14:textId="185C70C3" w:rsidR="006800FF" w:rsidRPr="006800FF" w:rsidRDefault="006800FF" w:rsidP="00BF3FA4">
      <w:pPr>
        <w:spacing w:line="360" w:lineRule="auto"/>
        <w:rPr>
          <w:rStyle w:val="cf01"/>
          <w:rFonts w:asciiTheme="minorHAnsi" w:hAnsiTheme="minorHAnsi" w:cstheme="minorHAnsi"/>
          <w:sz w:val="24"/>
          <w:szCs w:val="24"/>
        </w:rPr>
      </w:pPr>
      <w:r w:rsidRPr="006800FF">
        <w:rPr>
          <w:rStyle w:val="cf01"/>
          <w:rFonts w:asciiTheme="minorHAnsi" w:hAnsiTheme="minorHAnsi" w:cstheme="minorHAnsi"/>
          <w:sz w:val="24"/>
          <w:szCs w:val="24"/>
        </w:rPr>
        <w:t>Based on the three measures of the approach effect</w:t>
      </w:r>
      <w:r w:rsidR="001722A0">
        <w:rPr>
          <w:rStyle w:val="cf01"/>
          <w:rFonts w:asciiTheme="minorHAnsi" w:hAnsiTheme="minorHAnsi" w:cstheme="minorHAnsi"/>
          <w:sz w:val="24"/>
          <w:szCs w:val="24"/>
        </w:rPr>
        <w:t>,</w:t>
      </w:r>
      <w:r w:rsidRPr="006800FF">
        <w:rPr>
          <w:rStyle w:val="cf01"/>
          <w:rFonts w:asciiTheme="minorHAnsi" w:hAnsiTheme="minorHAnsi" w:cstheme="minorHAnsi"/>
          <w:sz w:val="24"/>
          <w:szCs w:val="24"/>
        </w:rPr>
        <w:t xml:space="preserve"> we use the answer given by the ministry of labor above to calculate three different measures of the micro elasticity. First, we use the estimates given by the ministry of labor where a 2.25% increase in the level of income insurance increases unemployment by 2900 people resulting in a micro elasticity of 0.66. Second, we use the </w:t>
      </w:r>
      <w:r w:rsidRPr="006800FF">
        <w:rPr>
          <w:rStyle w:val="cf01"/>
          <w:rFonts w:asciiTheme="minorHAnsi" w:hAnsiTheme="minorHAnsi" w:cstheme="minorHAnsi"/>
          <w:sz w:val="24"/>
          <w:szCs w:val="24"/>
        </w:rPr>
        <w:lastRenderedPageBreak/>
        <w:t>argumentation from</w:t>
      </w:r>
      <w:r w:rsidR="00DF306B">
        <w:rPr>
          <w:rStyle w:val="cf01"/>
          <w:rFonts w:asciiTheme="minorHAnsi" w:hAnsiTheme="minorHAnsi" w:cstheme="minorHAnsi"/>
          <w:sz w:val="24"/>
          <w:szCs w:val="24"/>
        </w:rPr>
        <w:t xml:space="preserve"> </w:t>
      </w:r>
      <w:r w:rsidR="00DF306B" w:rsidRPr="00DF372B">
        <w:rPr>
          <w:rStyle w:val="cf01"/>
          <w:rFonts w:asciiTheme="minorHAnsi" w:hAnsiTheme="minorHAnsi" w:cstheme="minorHAnsi"/>
          <w:noProof/>
          <w:sz w:val="24"/>
          <w:szCs w:val="24"/>
        </w:rPr>
        <w:t>DØRS</w:t>
      </w:r>
      <w:r w:rsidRPr="006800FF">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fldChar w:fldCharType="begin" w:fldLock="1"/>
      </w:r>
      <w:r w:rsidR="00DF306B">
        <w:rPr>
          <w:rStyle w:val="cf01"/>
          <w:rFonts w:asciiTheme="minorHAnsi" w:hAnsiTheme="minorHAnsi"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6800FF">
        <w:rPr>
          <w:rStyle w:val="cf01"/>
          <w:rFonts w:asciiTheme="minorHAnsi" w:hAnsiTheme="minorHAnsi" w:cstheme="minorHAnsi"/>
          <w:sz w:val="24"/>
          <w:szCs w:val="24"/>
        </w:rPr>
        <w:fldChar w:fldCharType="separate"/>
      </w:r>
      <w:r w:rsidR="00DF306B" w:rsidRPr="00DF306B">
        <w:rPr>
          <w:rStyle w:val="cf01"/>
          <w:rFonts w:asciiTheme="minorHAnsi" w:hAnsiTheme="minorHAnsi" w:cstheme="minorHAnsi"/>
          <w:noProof/>
          <w:sz w:val="24"/>
          <w:szCs w:val="24"/>
        </w:rPr>
        <w:t>(2022)</w:t>
      </w:r>
      <w:r w:rsidRPr="006800FF">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of lowering the effect on the approach rate to half the size, the same increase in the level of income insurance now only increase unemployment by 2250 people reducing the estimate of the micro elasticity to 0.51. Lastly, when removing the effect on the approach rate entirely</w:t>
      </w:r>
      <w:r w:rsidR="00B43E1A">
        <w:rPr>
          <w:rStyle w:val="cf01"/>
          <w:rFonts w:asciiTheme="minorHAnsi" w:hAnsiTheme="minorHAnsi" w:cstheme="minorHAnsi"/>
          <w:sz w:val="24"/>
          <w:szCs w:val="24"/>
        </w:rPr>
        <w:t xml:space="preserve"> as argued by Jensen </w:t>
      </w:r>
      <w:r w:rsidR="00B43E1A">
        <w:rPr>
          <w:rStyle w:val="cf01"/>
          <w:rFonts w:asciiTheme="minorHAnsi" w:hAnsiTheme="minorHAnsi" w:cstheme="minorHAnsi"/>
          <w:sz w:val="24"/>
          <w:szCs w:val="24"/>
        </w:rPr>
        <w:fldChar w:fldCharType="begin" w:fldLock="1"/>
      </w:r>
      <w:r w:rsidR="005634E3">
        <w:rPr>
          <w:rStyle w:val="cf01"/>
          <w:rFonts w:asciiTheme="minorHAnsi" w:hAnsiTheme="minorHAnsi" w:cstheme="minorHAnsi"/>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(2021)</w:t>
      </w:r>
      <w:r w:rsidR="00B43E1A">
        <w:rPr>
          <w:rStyle w:val="cf01"/>
          <w:rFonts w:asciiTheme="minorHAnsi" w:hAnsiTheme="minorHAnsi" w:cstheme="minorHAnsi"/>
          <w:sz w:val="24"/>
          <w:szCs w:val="24"/>
        </w:rPr>
        <w:fldChar w:fldCharType="end"/>
      </w:r>
      <w:r w:rsidR="00B43E1A">
        <w:rPr>
          <w:rStyle w:val="cf01"/>
          <w:rFonts w:asciiTheme="minorHAnsi" w:hAnsiTheme="minorHAnsi" w:cstheme="minorHAnsi"/>
          <w:sz w:val="24"/>
          <w:szCs w:val="24"/>
        </w:rPr>
        <w:t xml:space="preserve">, Aastrup </w:t>
      </w:r>
      <w:r w:rsidR="00B43E1A">
        <w:rPr>
          <w:rStyle w:val="cf01"/>
          <w:rFonts w:asciiTheme="minorHAnsi" w:hAnsiTheme="minorHAnsi" w:cstheme="minorHAnsi"/>
          <w:sz w:val="24"/>
          <w:szCs w:val="24"/>
        </w:rPr>
        <w:fldChar w:fldCharType="begin" w:fldLock="1"/>
      </w:r>
      <w:r w:rsidR="005634E3">
        <w:rPr>
          <w:rStyle w:val="cf01"/>
          <w:rFonts w:asciiTheme="minorHAnsi" w:hAnsiTheme="minorHAnsi"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(2018)</w:t>
      </w:r>
      <w:r w:rsidR="00B43E1A">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w:t>
      </w:r>
      <w:r w:rsidR="00B43E1A">
        <w:rPr>
          <w:rStyle w:val="cf01"/>
          <w:rFonts w:asciiTheme="minorHAnsi" w:hAnsiTheme="minorHAnsi" w:cstheme="minorHAnsi"/>
          <w:sz w:val="24"/>
          <w:szCs w:val="24"/>
        </w:rPr>
        <w:t xml:space="preserve">and Risgaard </w:t>
      </w:r>
      <w:r w:rsidR="00B43E1A">
        <w:rPr>
          <w:rStyle w:val="cf01"/>
          <w:rFonts w:asciiTheme="minorHAnsi" w:hAnsiTheme="minorHAnsi" w:cstheme="minorHAnsi"/>
          <w:sz w:val="24"/>
          <w:szCs w:val="24"/>
        </w:rPr>
        <w:fldChar w:fldCharType="begin" w:fldLock="1"/>
      </w:r>
      <w:r w:rsidR="00744FD6">
        <w:rPr>
          <w:rStyle w:val="cf01"/>
          <w:rFonts w:asciiTheme="minorHAnsi" w:hAnsiTheme="minorHAnsi" w:cstheme="minorHAnsi"/>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(2021)</w:t>
      </w:r>
      <w:r w:rsidR="00B43E1A">
        <w:rPr>
          <w:rStyle w:val="cf01"/>
          <w:rFonts w:asciiTheme="minorHAnsi" w:hAnsiTheme="minorHAnsi" w:cstheme="minorHAnsi"/>
          <w:sz w:val="24"/>
          <w:szCs w:val="24"/>
        </w:rPr>
        <w:fldChar w:fldCharType="end"/>
      </w:r>
      <w:r w:rsidR="00B43E1A">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t>we find the increase in unemployment to be of 1600 people, further reducing the micro elasticity to 0.36.</w:t>
      </w:r>
    </w:p>
    <w:p w14:paraId="72E925B0" w14:textId="4BA8A1F9" w:rsidR="00700D96" w:rsidRDefault="00B43E1A" w:rsidP="00BF3FA4">
      <w:pPr>
        <w:spacing w:line="360" w:lineRule="auto"/>
        <w:rPr>
          <w:sz w:val="24"/>
          <w:szCs w:val="24"/>
        </w:rPr>
      </w:pPr>
      <w:r>
        <w:rPr>
          <w:sz w:val="24"/>
          <w:szCs w:val="24"/>
        </w:rPr>
        <w:t xml:space="preserve">We now obtained three different estimates of the micro elasticity and opt into </w:t>
      </w:r>
      <w:r w:rsidR="00AE78D2" w:rsidRPr="00C44380">
        <w:rPr>
          <w:sz w:val="24"/>
          <w:szCs w:val="24"/>
        </w:rPr>
        <w:t xml:space="preserve">calculating the macro </w:t>
      </w:r>
      <w:r w:rsidR="00305EB0" w:rsidRPr="00C44380">
        <w:rPr>
          <w:sz w:val="24"/>
          <w:szCs w:val="24"/>
        </w:rPr>
        <w:t>elasticity</w:t>
      </w:r>
      <w:r>
        <w:rPr>
          <w:sz w:val="24"/>
          <w:szCs w:val="24"/>
        </w:rPr>
        <w:t>. Here</w:t>
      </w:r>
      <w:r w:rsidR="00AE78D2" w:rsidRPr="00C44380">
        <w:rPr>
          <w:sz w:val="24"/>
          <w:szCs w:val="24"/>
        </w:rPr>
        <w:t xml:space="preserve"> we have the option to add the effects of the different channels independently</w:t>
      </w:r>
      <w:r>
        <w:rPr>
          <w:sz w:val="24"/>
          <w:szCs w:val="24"/>
        </w:rPr>
        <w:t>, which will</w:t>
      </w:r>
      <w:r w:rsidR="00AE78D2" w:rsidRPr="00C44380">
        <w:rPr>
          <w:sz w:val="24"/>
          <w:szCs w:val="24"/>
        </w:rPr>
        <w:t xml:space="preserve"> make it easier to </w:t>
      </w:r>
      <w:r w:rsidR="00305EB0" w:rsidRPr="00C44380">
        <w:rPr>
          <w:sz w:val="24"/>
          <w:szCs w:val="24"/>
        </w:rPr>
        <w:t>pinpoint</w:t>
      </w:r>
      <w:r w:rsidR="00AE78D2" w:rsidRPr="00C44380">
        <w:rPr>
          <w:sz w:val="24"/>
          <w:szCs w:val="24"/>
        </w:rPr>
        <w:t xml:space="preserve"> which effect</w:t>
      </w:r>
      <w:r w:rsidR="00CA217F">
        <w:rPr>
          <w:sz w:val="24"/>
          <w:szCs w:val="24"/>
        </w:rPr>
        <w:t>s</w:t>
      </w:r>
      <w:r w:rsidR="00AE78D2" w:rsidRPr="00C44380">
        <w:rPr>
          <w:sz w:val="24"/>
          <w:szCs w:val="24"/>
        </w:rPr>
        <w:t xml:space="preserve"> </w:t>
      </w:r>
      <w:r w:rsidR="00CA217F">
        <w:rPr>
          <w:sz w:val="24"/>
          <w:szCs w:val="24"/>
        </w:rPr>
        <w:t>are</w:t>
      </w:r>
      <w:r w:rsidR="00AE78D2" w:rsidRPr="00C44380">
        <w:rPr>
          <w:sz w:val="24"/>
          <w:szCs w:val="24"/>
        </w:rPr>
        <w:t xml:space="preserve"> contributing with how </w:t>
      </w:r>
      <w:r w:rsidRPr="00C44380">
        <w:rPr>
          <w:sz w:val="24"/>
          <w:szCs w:val="24"/>
        </w:rPr>
        <w:t>much</w:t>
      </w:r>
      <w:r>
        <w:rPr>
          <w:sz w:val="24"/>
          <w:szCs w:val="24"/>
        </w:rPr>
        <w:t>,</w:t>
      </w:r>
      <w:r w:rsidRPr="00C44380">
        <w:rPr>
          <w:sz w:val="24"/>
          <w:szCs w:val="24"/>
        </w:rPr>
        <w:t xml:space="preserve"> or</w:t>
      </w:r>
      <w:r w:rsidR="00B61329">
        <w:rPr>
          <w:sz w:val="24"/>
          <w:szCs w:val="24"/>
        </w:rPr>
        <w:t xml:space="preserve"> instead</w:t>
      </w:r>
      <w:r>
        <w:rPr>
          <w:sz w:val="24"/>
          <w:szCs w:val="24"/>
        </w:rPr>
        <w:t xml:space="preserve"> use scenario 6</w:t>
      </w:r>
      <w:r w:rsidR="006434D7">
        <w:rPr>
          <w:sz w:val="24"/>
          <w:szCs w:val="24"/>
        </w:rPr>
        <w:t xml:space="preserve"> showing the results of</w:t>
      </w:r>
      <w:r>
        <w:rPr>
          <w:sz w:val="24"/>
          <w:szCs w:val="24"/>
        </w:rPr>
        <w:t xml:space="preserve"> including the channels from scenario 1-4</w:t>
      </w:r>
      <w:r w:rsidR="006434D7">
        <w:rPr>
          <w:sz w:val="24"/>
          <w:szCs w:val="24"/>
        </w:rPr>
        <w:t xml:space="preserve"> together</w:t>
      </w:r>
      <w:r>
        <w:rPr>
          <w:sz w:val="24"/>
          <w:szCs w:val="24"/>
        </w:rPr>
        <w:t>.</w:t>
      </w:r>
      <w:r w:rsidR="000412E2">
        <w:rPr>
          <w:sz w:val="24"/>
          <w:szCs w:val="24"/>
        </w:rPr>
        <w:t xml:space="preserve"> </w:t>
      </w:r>
      <w:r>
        <w:rPr>
          <w:sz w:val="24"/>
          <w:szCs w:val="24"/>
        </w:rPr>
        <w:t>We choose to use the results of scenario 6</w:t>
      </w:r>
      <w:r w:rsidR="00BF3FA4" w:rsidRPr="00C44380">
        <w:rPr>
          <w:sz w:val="24"/>
          <w:szCs w:val="24"/>
        </w:rPr>
        <w:t>,</w:t>
      </w:r>
      <w:r>
        <w:rPr>
          <w:sz w:val="24"/>
          <w:szCs w:val="24"/>
        </w:rPr>
        <w:t xml:space="preserve"> but still</w:t>
      </w:r>
      <w:r w:rsidR="00BF3FA4" w:rsidRPr="00C44380">
        <w:rPr>
          <w:sz w:val="24"/>
          <w:szCs w:val="24"/>
        </w:rPr>
        <w:t xml:space="preserve"> </w:t>
      </w:r>
      <w:r w:rsidR="00196AC9">
        <w:rPr>
          <w:sz w:val="24"/>
          <w:szCs w:val="24"/>
        </w:rPr>
        <w:t>us</w:t>
      </w:r>
      <w:r>
        <w:rPr>
          <w:sz w:val="24"/>
          <w:szCs w:val="24"/>
        </w:rPr>
        <w:t>e</w:t>
      </w:r>
      <w:r w:rsidR="00BF3FA4" w:rsidRPr="00C44380">
        <w:rPr>
          <w:sz w:val="24"/>
          <w:szCs w:val="24"/>
        </w:rPr>
        <w:t xml:space="preserve"> the channels independently to get an idea of how much each channel contributes to the total effec</w:t>
      </w:r>
      <w:r>
        <w:rPr>
          <w:sz w:val="24"/>
          <w:szCs w:val="24"/>
        </w:rPr>
        <w:t>t. Using the percentage change in the level of income insurance, as well as the percentage change in unemployment</w:t>
      </w:r>
      <w:r w:rsidR="006434D7">
        <w:rPr>
          <w:sz w:val="24"/>
          <w:szCs w:val="24"/>
        </w:rPr>
        <w:t>, both</w:t>
      </w:r>
      <w:r>
        <w:rPr>
          <w:sz w:val="24"/>
          <w:szCs w:val="24"/>
        </w:rPr>
        <w:t xml:space="preserve"> found in scenario 6 </w:t>
      </w:r>
      <w:r w:rsidRPr="00B43E1A">
        <w:rPr>
          <w:rStyle w:val="Kommentarhenvisning"/>
          <w:sz w:val="24"/>
          <w:szCs w:val="24"/>
        </w:rPr>
        <w:t>we</w:t>
      </w:r>
      <w:r w:rsidR="00305EB0" w:rsidRPr="00C44380">
        <w:rPr>
          <w:sz w:val="24"/>
          <w:szCs w:val="24"/>
        </w:rPr>
        <w:t xml:space="preserve"> estimate the macro elasticity to be approximately 0.</w:t>
      </w:r>
      <w:r w:rsidR="00E334EE">
        <w:rPr>
          <w:sz w:val="24"/>
          <w:szCs w:val="24"/>
        </w:rPr>
        <w:t>3</w:t>
      </w:r>
      <w:r w:rsidR="00305EB0" w:rsidRPr="00C44380">
        <w:rPr>
          <w:sz w:val="24"/>
          <w:szCs w:val="24"/>
        </w:rPr>
        <w:t>5-0.</w:t>
      </w:r>
      <w:r w:rsidR="00E334EE">
        <w:rPr>
          <w:sz w:val="24"/>
          <w:szCs w:val="24"/>
        </w:rPr>
        <w:t>4</w:t>
      </w:r>
      <w:r w:rsidR="00553FC6">
        <w:rPr>
          <w:rStyle w:val="Fodnotehenvisning"/>
          <w:sz w:val="24"/>
          <w:szCs w:val="24"/>
        </w:rPr>
        <w:footnoteReference w:id="22"/>
      </w:r>
      <w:r w:rsidR="00305EB0" w:rsidRPr="00C44380">
        <w:rPr>
          <w:sz w:val="24"/>
          <w:szCs w:val="24"/>
        </w:rPr>
        <w:t>.</w:t>
      </w:r>
      <w:r>
        <w:rPr>
          <w:sz w:val="24"/>
          <w:szCs w:val="24"/>
        </w:rPr>
        <w:t xml:space="preserve"> As we find the estimate to be positive, it</w:t>
      </w:r>
      <w:r w:rsidR="00305EB0" w:rsidRPr="00C44380">
        <w:rPr>
          <w:sz w:val="24"/>
          <w:szCs w:val="24"/>
        </w:rPr>
        <w:t xml:space="preserve">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F306B" w:rsidRPr="00D85753">
        <w:rPr>
          <w:noProof/>
          <w:sz w:val="24"/>
          <w:szCs w:val="24"/>
        </w:rPr>
        <w:t>Fredriksson &amp; Söderström</w:t>
      </w:r>
      <w:r w:rsidR="00DF306B">
        <w:rPr>
          <w:sz w:val="24"/>
          <w:szCs w:val="24"/>
        </w:rPr>
        <w:t xml:space="preserve"> </w:t>
      </w:r>
      <w:r w:rsidR="00D85753">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85753">
        <w:rPr>
          <w:sz w:val="24"/>
          <w:szCs w:val="24"/>
        </w:rPr>
        <w:fldChar w:fldCharType="separate"/>
      </w:r>
      <w:r w:rsidR="00DF306B" w:rsidRPr="00DF306B">
        <w:rPr>
          <w:noProof/>
          <w:sz w:val="24"/>
          <w:szCs w:val="24"/>
        </w:rPr>
        <w:t>(2020)</w:t>
      </w:r>
      <w:r w:rsidR="00D85753">
        <w:rPr>
          <w:sz w:val="24"/>
          <w:szCs w:val="24"/>
        </w:rPr>
        <w:fldChar w:fldCharType="end"/>
      </w:r>
      <w:r w:rsidR="00744FD6">
        <w:rPr>
          <w:sz w:val="24"/>
          <w:szCs w:val="24"/>
        </w:rPr>
        <w:t xml:space="preserve">. As we find the micro elasticity using the argumentation from DØRS </w:t>
      </w:r>
      <w:r w:rsidR="00744FD6">
        <w:rPr>
          <w:sz w:val="24"/>
          <w:szCs w:val="24"/>
        </w:rPr>
        <w:fldChar w:fldCharType="begin" w:fldLock="1"/>
      </w:r>
      <w:r w:rsidR="00D739F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44FD6">
        <w:rPr>
          <w:sz w:val="24"/>
          <w:szCs w:val="24"/>
        </w:rPr>
        <w:fldChar w:fldCharType="separate"/>
      </w:r>
      <w:r w:rsidR="00744FD6" w:rsidRPr="00744FD6">
        <w:rPr>
          <w:noProof/>
          <w:sz w:val="24"/>
          <w:szCs w:val="24"/>
        </w:rPr>
        <w:t>(2022)</w:t>
      </w:r>
      <w:r w:rsidR="00744FD6">
        <w:rPr>
          <w:sz w:val="24"/>
          <w:szCs w:val="24"/>
        </w:rPr>
        <w:fldChar w:fldCharType="end"/>
      </w:r>
      <w:r w:rsidR="00744FD6">
        <w:rPr>
          <w:sz w:val="24"/>
          <w:szCs w:val="24"/>
        </w:rPr>
        <w:t xml:space="preserve"> to be the most realistic, this leaves us with an macro elasticity of </w:t>
      </w:r>
      <w:r w:rsidR="00800FEE">
        <w:rPr>
          <w:sz w:val="24"/>
          <w:szCs w:val="24"/>
        </w:rPr>
        <w:t xml:space="preserve">0.86-0.91. Thereby, we also find the </w:t>
      </w:r>
      <w:r>
        <w:rPr>
          <w:sz w:val="24"/>
          <w:szCs w:val="24"/>
        </w:rPr>
        <w:t xml:space="preserve">macro elasticity to be </w:t>
      </w:r>
      <w:r w:rsidR="006434D7">
        <w:rPr>
          <w:sz w:val="24"/>
          <w:szCs w:val="24"/>
        </w:rPr>
        <w:t xml:space="preserve">approximately </w:t>
      </w:r>
      <w:r>
        <w:rPr>
          <w:sz w:val="24"/>
          <w:szCs w:val="24"/>
        </w:rPr>
        <w:t xml:space="preserve">twice as large as the micro elasticity, which was also found by </w:t>
      </w:r>
      <w:r w:rsidRPr="00D85753">
        <w:rPr>
          <w:noProof/>
          <w:sz w:val="24"/>
          <w:szCs w:val="24"/>
        </w:rPr>
        <w:t>Fredriksson &amp; Söderström</w:t>
      </w:r>
      <w:r>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Pr="00DF306B">
        <w:rPr>
          <w:noProof/>
          <w:sz w:val="24"/>
          <w:szCs w:val="24"/>
        </w:rPr>
        <w:t>(2020)</w:t>
      </w:r>
      <w:r>
        <w:rPr>
          <w:sz w:val="24"/>
          <w:szCs w:val="24"/>
        </w:rPr>
        <w:fldChar w:fldCharType="end"/>
      </w:r>
      <w:r w:rsidR="00D85753">
        <w:rPr>
          <w:sz w:val="24"/>
          <w:szCs w:val="24"/>
        </w:rPr>
        <w:t>.</w:t>
      </w:r>
    </w:p>
    <w:p w14:paraId="37AB8873" w14:textId="02A703B8" w:rsidR="00744FD6" w:rsidRDefault="00744FD6" w:rsidP="00BF3FA4">
      <w:pPr>
        <w:spacing w:line="360" w:lineRule="auto"/>
        <w:rPr>
          <w:rFonts w:cstheme="minorHAnsi"/>
          <w:sz w:val="24"/>
          <w:szCs w:val="24"/>
        </w:rPr>
      </w:pPr>
      <w:r w:rsidRPr="00800FEE">
        <w:rPr>
          <w:sz w:val="24"/>
          <w:szCs w:val="24"/>
        </w:rPr>
        <w:t>At the start of the regulation period in 2016, the government faced the elasticity found above of 0.66. Using our own results, we instead estimate the elasticity to be in the range of 0.86-0.91 taking into account the lower approach effect, as well as macroeconomic effects.</w:t>
      </w:r>
      <w:r w:rsidRPr="00800FEE">
        <w:rPr>
          <w:rFonts w:cstheme="minorHAnsi"/>
          <w:sz w:val="24"/>
          <w:szCs w:val="24"/>
        </w:rPr>
        <w:t xml:space="preserve"> </w:t>
      </w:r>
      <w:r w:rsidR="00800FEE" w:rsidRPr="00800FEE">
        <w:rPr>
          <w:rFonts w:cstheme="minorHAnsi"/>
          <w:sz w:val="24"/>
          <w:szCs w:val="24"/>
        </w:rPr>
        <w:t>In the next section, w</w:t>
      </w:r>
      <w:r w:rsidRPr="00800FEE">
        <w:rPr>
          <w:rFonts w:cstheme="minorHAnsi"/>
          <w:sz w:val="24"/>
          <w:szCs w:val="24"/>
        </w:rPr>
        <w:t xml:space="preserve">e can now use these </w:t>
      </w:r>
      <w:r w:rsidR="00800FEE" w:rsidRPr="00800FEE">
        <w:rPr>
          <w:rFonts w:cstheme="minorHAnsi"/>
          <w:sz w:val="24"/>
          <w:szCs w:val="24"/>
        </w:rPr>
        <w:t>results</w:t>
      </w:r>
      <w:r w:rsidRPr="00800FEE">
        <w:rPr>
          <w:rFonts w:cstheme="minorHAnsi"/>
          <w:sz w:val="24"/>
          <w:szCs w:val="24"/>
        </w:rPr>
        <w:t xml:space="preserve"> in the framework of the Baily-Chetty function to see if we reach different conclusion when evaluating the political decision to suppress the state regulation percentage.</w:t>
      </w:r>
    </w:p>
    <w:p w14:paraId="5C4666E9" w14:textId="13E6D3EA" w:rsidR="00EB3864" w:rsidRDefault="00EB3864" w:rsidP="00BF3FA4">
      <w:pPr>
        <w:spacing w:line="360" w:lineRule="auto"/>
        <w:rPr>
          <w:rFonts w:cstheme="minorHAnsi"/>
          <w:sz w:val="24"/>
          <w:szCs w:val="24"/>
        </w:rPr>
      </w:pPr>
    </w:p>
    <w:p w14:paraId="195C6544" w14:textId="77777777" w:rsidR="00EB3864" w:rsidRPr="00800FEE" w:rsidRDefault="00EB3864" w:rsidP="00BF3FA4">
      <w:pPr>
        <w:spacing w:line="360" w:lineRule="auto"/>
        <w:rPr>
          <w:sz w:val="24"/>
          <w:szCs w:val="24"/>
        </w:rPr>
      </w:pPr>
    </w:p>
    <w:p w14:paraId="18674BF1" w14:textId="70241FD1" w:rsidR="00CF5F9D" w:rsidRDefault="007E6AD1" w:rsidP="00234480">
      <w:pPr>
        <w:pStyle w:val="Overskrift2"/>
      </w:pPr>
      <w:r>
        <w:lastRenderedPageBreak/>
        <w:t>Evaluation</w:t>
      </w:r>
      <w:r w:rsidR="00CF5F9D">
        <w:t xml:space="preserve"> of the suppressing of the </w:t>
      </w:r>
      <w:r>
        <w:t>state</w:t>
      </w:r>
      <w:r w:rsidR="00CF5F9D">
        <w:t xml:space="preserve"> regulation </w:t>
      </w:r>
      <w:r>
        <w:t>percentage.</w:t>
      </w:r>
    </w:p>
    <w:p w14:paraId="2C70D5E2" w14:textId="7FCA1258" w:rsidR="00CF5F9D" w:rsidRDefault="00CF5F9D" w:rsidP="00CF5F9D"/>
    <w:p w14:paraId="55031FAE" w14:textId="7CDFFA88" w:rsidR="00573A0D" w:rsidRDefault="00BB5FA2" w:rsidP="00573A0D">
      <w:pPr>
        <w:spacing w:line="360" w:lineRule="auto"/>
        <w:rPr>
          <w:rFonts w:cstheme="minorHAnsi"/>
          <w:sz w:val="24"/>
          <w:szCs w:val="24"/>
        </w:rPr>
      </w:pPr>
      <w:r>
        <w:rPr>
          <w:rFonts w:cstheme="minorHAnsi"/>
          <w:sz w:val="24"/>
          <w:szCs w:val="24"/>
        </w:rPr>
        <w:t>In the previous section</w:t>
      </w:r>
      <w:r w:rsidR="00EB3864">
        <w:rPr>
          <w:rFonts w:cstheme="minorHAnsi"/>
          <w:sz w:val="24"/>
          <w:szCs w:val="24"/>
        </w:rPr>
        <w:t>,</w:t>
      </w:r>
      <w:r>
        <w:rPr>
          <w:rFonts w:cstheme="minorHAnsi"/>
          <w:sz w:val="24"/>
          <w:szCs w:val="24"/>
        </w:rPr>
        <w:t xml:space="preserve"> we obtained</w:t>
      </w:r>
      <w:r w:rsidR="00CF5F9D" w:rsidRPr="009111C1">
        <w:rPr>
          <w:rFonts w:cstheme="minorHAnsi"/>
          <w:sz w:val="24"/>
          <w:szCs w:val="24"/>
        </w:rPr>
        <w:t xml:space="preserve"> an estimate of the macro and micro elasticity for Denmark</w:t>
      </w:r>
      <w:r w:rsidR="00EB3864">
        <w:rPr>
          <w:rFonts w:cstheme="minorHAnsi"/>
          <w:sz w:val="24"/>
          <w:szCs w:val="24"/>
        </w:rPr>
        <w:t>.</w:t>
      </w:r>
      <w:r w:rsidR="00CF5F9D" w:rsidRPr="009111C1">
        <w:rPr>
          <w:rFonts w:cstheme="minorHAnsi"/>
          <w:sz w:val="24"/>
          <w:szCs w:val="24"/>
        </w:rPr>
        <w:t xml:space="preserve"> </w:t>
      </w:r>
      <w:r w:rsidR="00EB3864">
        <w:rPr>
          <w:rFonts w:cstheme="minorHAnsi"/>
          <w:sz w:val="24"/>
          <w:szCs w:val="24"/>
        </w:rPr>
        <w:t>L</w:t>
      </w:r>
      <w:r w:rsidR="00CF5F9D" w:rsidRPr="009111C1">
        <w:rPr>
          <w:rFonts w:cstheme="minorHAnsi"/>
          <w:sz w:val="24"/>
          <w:szCs w:val="24"/>
        </w:rPr>
        <w:t>ooking at th</w:t>
      </w:r>
      <w:r w:rsidR="00DC73D6">
        <w:rPr>
          <w:rFonts w:cstheme="minorHAnsi"/>
          <w:sz w:val="24"/>
          <w:szCs w:val="24"/>
        </w:rPr>
        <w:t>e</w:t>
      </w:r>
      <w:r w:rsidR="00CF5F9D" w:rsidRPr="009111C1">
        <w:rPr>
          <w:rFonts w:cstheme="minorHAnsi"/>
          <w:sz w:val="24"/>
          <w:szCs w:val="24"/>
        </w:rPr>
        <w:t xml:space="preserve"> relationship</w:t>
      </w:r>
      <w:r w:rsidR="00DC73D6">
        <w:rPr>
          <w:rFonts w:cstheme="minorHAnsi"/>
          <w:sz w:val="24"/>
          <w:szCs w:val="24"/>
        </w:rPr>
        <w:t xml:space="preserve"> between these two</w:t>
      </w:r>
      <w:r>
        <w:rPr>
          <w:rFonts w:cstheme="minorHAnsi"/>
          <w:sz w:val="24"/>
          <w:szCs w:val="24"/>
        </w:rPr>
        <w:t xml:space="preserve">, we find </w:t>
      </w:r>
      <w:r w:rsidR="00DC73D6">
        <w:rPr>
          <w:rFonts w:cstheme="minorHAnsi"/>
          <w:sz w:val="24"/>
          <w:szCs w:val="24"/>
        </w:rPr>
        <w:t>it to be</w:t>
      </w:r>
      <w:r>
        <w:rPr>
          <w:rFonts w:cstheme="minorHAnsi"/>
          <w:sz w:val="24"/>
          <w:szCs w:val="24"/>
        </w:rPr>
        <w:t xml:space="preserve"> very close to the one found by </w:t>
      </w:r>
      <w:r w:rsidR="00DF306B" w:rsidRPr="00156602">
        <w:rPr>
          <w:rFonts w:cstheme="minorHAnsi"/>
          <w:noProof/>
          <w:sz w:val="24"/>
          <w:szCs w:val="24"/>
        </w:rPr>
        <w:t>Fredriksson &amp; Söderström</w:t>
      </w:r>
      <w:r w:rsidR="00DF306B">
        <w:rPr>
          <w:rFonts w:cstheme="minorHAnsi"/>
          <w:sz w:val="24"/>
          <w:szCs w:val="24"/>
        </w:rPr>
        <w:t xml:space="preserve"> </w:t>
      </w:r>
      <w:r w:rsidR="00156602">
        <w:rPr>
          <w:rFonts w:cstheme="minorHAnsi"/>
          <w:sz w:val="24"/>
          <w:szCs w:val="24"/>
        </w:rPr>
        <w:fldChar w:fldCharType="begin" w:fldLock="1"/>
      </w:r>
      <w:r w:rsidR="00DF306B">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156602">
        <w:rPr>
          <w:rFonts w:cstheme="minorHAnsi"/>
          <w:sz w:val="24"/>
          <w:szCs w:val="24"/>
        </w:rPr>
        <w:fldChar w:fldCharType="separate"/>
      </w:r>
      <w:r w:rsidR="00DF306B" w:rsidRPr="00DF306B">
        <w:rPr>
          <w:rFonts w:cstheme="minorHAnsi"/>
          <w:noProof/>
          <w:sz w:val="24"/>
          <w:szCs w:val="24"/>
        </w:rPr>
        <w:t>(2020)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w:t>
      </w:r>
      <w:r w:rsidR="00DC73D6" w:rsidRPr="00573A0D">
        <w:rPr>
          <w:rFonts w:cstheme="minorHAnsi"/>
          <w:sz w:val="24"/>
          <w:szCs w:val="24"/>
        </w:rPr>
        <w:t xml:space="preserve">information </w:t>
      </w:r>
      <w:r w:rsidR="00CF5F9D" w:rsidRPr="00573A0D">
        <w:rPr>
          <w:rFonts w:cstheme="minorHAnsi"/>
          <w:sz w:val="24"/>
          <w:szCs w:val="24"/>
        </w:rPr>
        <w:t xml:space="preserve">to </w:t>
      </w:r>
      <w:r w:rsidR="00D71028" w:rsidRPr="00573A0D">
        <w:rPr>
          <w:rFonts w:cstheme="minorHAnsi"/>
          <w:sz w:val="24"/>
          <w:szCs w:val="24"/>
        </w:rPr>
        <w:t>evaluate</w:t>
      </w:r>
      <w:r w:rsidR="00CF5F9D" w:rsidRPr="00573A0D">
        <w:rPr>
          <w:rFonts w:cstheme="minorHAnsi"/>
          <w:sz w:val="24"/>
          <w:szCs w:val="24"/>
        </w:rPr>
        <w:t xml:space="preserve"> the</w:t>
      </w:r>
      <w:r w:rsidR="00DC73D6" w:rsidRPr="00573A0D">
        <w:rPr>
          <w:rFonts w:cstheme="minorHAnsi"/>
          <w:sz w:val="24"/>
          <w:szCs w:val="24"/>
        </w:rPr>
        <w:t xml:space="preserve"> political decision to</w:t>
      </w:r>
      <w:r w:rsidR="00CF5F9D" w:rsidRPr="00573A0D">
        <w:rPr>
          <w:rFonts w:cstheme="minorHAnsi"/>
          <w:sz w:val="24"/>
          <w:szCs w:val="24"/>
        </w:rPr>
        <w:t xml:space="preserve"> suppres</w:t>
      </w:r>
      <w:r w:rsidR="00DC73D6" w:rsidRPr="00573A0D">
        <w:rPr>
          <w:rFonts w:cstheme="minorHAnsi"/>
          <w:sz w:val="24"/>
          <w:szCs w:val="24"/>
        </w:rPr>
        <w:t>s</w:t>
      </w:r>
      <w:r w:rsidR="00CF5F9D" w:rsidRPr="00573A0D">
        <w:rPr>
          <w:rFonts w:cstheme="minorHAnsi"/>
          <w:sz w:val="24"/>
          <w:szCs w:val="24"/>
        </w:rPr>
        <w:t xml:space="preserve"> the </w:t>
      </w:r>
      <w:r w:rsidR="00573A0D" w:rsidRPr="00573A0D">
        <w:rPr>
          <w:rFonts w:cstheme="minorHAnsi"/>
          <w:sz w:val="24"/>
          <w:szCs w:val="24"/>
        </w:rPr>
        <w:t>state</w:t>
      </w:r>
      <w:r w:rsidR="00CF5F9D" w:rsidRPr="00573A0D">
        <w:rPr>
          <w:rFonts w:cstheme="minorHAnsi"/>
          <w:sz w:val="24"/>
          <w:szCs w:val="24"/>
        </w:rPr>
        <w:t xml:space="preserve"> regulation </w:t>
      </w:r>
      <w:r w:rsidR="00573A0D" w:rsidRPr="00573A0D">
        <w:rPr>
          <w:rFonts w:cstheme="minorHAnsi"/>
          <w:sz w:val="24"/>
          <w:szCs w:val="24"/>
        </w:rPr>
        <w:t>percentage</w:t>
      </w:r>
      <w:r w:rsidR="00CF5F9D" w:rsidRPr="00573A0D">
        <w:rPr>
          <w:rFonts w:cstheme="minorHAnsi"/>
          <w:sz w:val="24"/>
          <w:szCs w:val="24"/>
        </w:rPr>
        <w:t xml:space="preserve"> </w:t>
      </w:r>
      <w:r w:rsidR="009111C1" w:rsidRPr="00573A0D">
        <w:rPr>
          <w:rFonts w:cstheme="minorHAnsi"/>
          <w:sz w:val="24"/>
          <w:szCs w:val="24"/>
        </w:rPr>
        <w:t>starting</w:t>
      </w:r>
      <w:r w:rsidR="00CF5F9D" w:rsidRPr="00573A0D">
        <w:rPr>
          <w:rFonts w:cstheme="minorHAnsi"/>
          <w:sz w:val="24"/>
          <w:szCs w:val="24"/>
        </w:rPr>
        <w:t xml:space="preserve"> </w:t>
      </w:r>
      <w:r w:rsidR="00DC73D6" w:rsidRPr="00573A0D">
        <w:rPr>
          <w:rFonts w:cstheme="minorHAnsi"/>
          <w:sz w:val="24"/>
          <w:szCs w:val="24"/>
        </w:rPr>
        <w:t>from</w:t>
      </w:r>
      <w:r w:rsidR="00CF5F9D" w:rsidRPr="00573A0D">
        <w:rPr>
          <w:rFonts w:cstheme="minorHAnsi"/>
          <w:sz w:val="24"/>
          <w:szCs w:val="24"/>
        </w:rPr>
        <w:t xml:space="preserve"> 2016</w:t>
      </w:r>
      <w:r w:rsidR="00DC73D6" w:rsidRPr="00573A0D">
        <w:rPr>
          <w:rFonts w:cstheme="minorHAnsi"/>
          <w:sz w:val="24"/>
          <w:szCs w:val="24"/>
        </w:rPr>
        <w:t xml:space="preserve">. We </w:t>
      </w:r>
      <w:r w:rsidR="00193986" w:rsidRPr="00573A0D">
        <w:rPr>
          <w:rFonts w:cstheme="minorHAnsi"/>
          <w:sz w:val="24"/>
          <w:szCs w:val="24"/>
        </w:rPr>
        <w:t>intent</w:t>
      </w:r>
      <w:r w:rsidR="00DC73D6" w:rsidRPr="00573A0D">
        <w:rPr>
          <w:rFonts w:cstheme="minorHAnsi"/>
          <w:sz w:val="24"/>
          <w:szCs w:val="24"/>
        </w:rPr>
        <w:t xml:space="preserve"> to do this by</w:t>
      </w:r>
      <w:r w:rsidR="00CF5F9D" w:rsidRPr="00573A0D">
        <w:rPr>
          <w:rFonts w:cstheme="minorHAnsi"/>
          <w:sz w:val="24"/>
          <w:szCs w:val="24"/>
        </w:rPr>
        <w:t xml:space="preserve"> us</w:t>
      </w:r>
      <w:r w:rsidRPr="00573A0D">
        <w:rPr>
          <w:rFonts w:cstheme="minorHAnsi"/>
          <w:sz w:val="24"/>
          <w:szCs w:val="24"/>
        </w:rPr>
        <w:t>ing</w:t>
      </w:r>
      <w:r w:rsidR="00CF5F9D" w:rsidRPr="00573A0D">
        <w:rPr>
          <w:rFonts w:cstheme="minorHAnsi"/>
          <w:sz w:val="24"/>
          <w:szCs w:val="24"/>
        </w:rPr>
        <w:t xml:space="preserve"> the</w:t>
      </w:r>
      <w:r w:rsidR="00193986" w:rsidRPr="00573A0D">
        <w:rPr>
          <w:rFonts w:cstheme="minorHAnsi"/>
          <w:sz w:val="24"/>
          <w:szCs w:val="24"/>
        </w:rPr>
        <w:t xml:space="preserve"> framework of the</w:t>
      </w:r>
      <w:r w:rsidR="00CF5F9D" w:rsidRPr="00573A0D">
        <w:rPr>
          <w:rFonts w:cstheme="minorHAnsi"/>
          <w:sz w:val="24"/>
          <w:szCs w:val="24"/>
        </w:rPr>
        <w:t xml:space="preserve"> Baily-Chetty function</w:t>
      </w:r>
      <w:r w:rsidR="00193986" w:rsidRPr="00573A0D">
        <w:rPr>
          <w:rFonts w:cstheme="minorHAnsi"/>
          <w:sz w:val="24"/>
          <w:szCs w:val="24"/>
        </w:rPr>
        <w:t>,</w:t>
      </w:r>
      <w:r w:rsidR="009111C1" w:rsidRPr="00573A0D">
        <w:rPr>
          <w:rFonts w:cstheme="minorHAnsi"/>
          <w:sz w:val="24"/>
          <w:szCs w:val="24"/>
        </w:rPr>
        <w:t xml:space="preserve"> </w:t>
      </w:r>
      <w:r w:rsidR="00193986" w:rsidRPr="00573A0D">
        <w:rPr>
          <w:rFonts w:cstheme="minorHAnsi"/>
          <w:sz w:val="24"/>
          <w:szCs w:val="24"/>
        </w:rPr>
        <w:t>which</w:t>
      </w:r>
      <w:r w:rsidR="0086586A" w:rsidRPr="00573A0D">
        <w:rPr>
          <w:rFonts w:cstheme="minorHAnsi"/>
          <w:sz w:val="24"/>
          <w:szCs w:val="24"/>
        </w:rPr>
        <w:t xml:space="preserve"> evaluates the benefit level by using three important parameters. </w:t>
      </w:r>
      <w:r w:rsidR="00573A0D" w:rsidRPr="00573A0D">
        <w:rPr>
          <w:rFonts w:cstheme="minorHAnsi"/>
          <w:sz w:val="24"/>
          <w:szCs w:val="24"/>
        </w:rPr>
        <w:t>First, the elasticity of unemployment</w:t>
      </w:r>
      <w:r w:rsidR="00573A0D">
        <w:rPr>
          <w:rFonts w:cstheme="minorHAnsi"/>
          <w:sz w:val="24"/>
          <w:szCs w:val="24"/>
        </w:rPr>
        <w:t xml:space="preserve"> </w:t>
      </w:r>
      <w:r w:rsidR="00573A0D" w:rsidRPr="00573A0D">
        <w:rPr>
          <w:rFonts w:cstheme="minorHAnsi"/>
          <w:sz w:val="24"/>
          <w:szCs w:val="24"/>
        </w:rPr>
        <w:t>with respect to benefits (</w:t>
      </w:r>
      <m:oMath>
        <m:r>
          <w:rPr>
            <w:rFonts w:ascii="Cambria Math" w:hAnsi="Cambria Math" w:cstheme="minorHAnsi"/>
            <w:sz w:val="24"/>
            <w:szCs w:val="24"/>
          </w:rPr>
          <m:t>ε)</m:t>
        </m:r>
      </m:oMath>
      <w:r w:rsidR="00573A0D" w:rsidRPr="00573A0D">
        <w:rPr>
          <w:rStyle w:val="Fodnotehenvisning"/>
          <w:sz w:val="24"/>
          <w:szCs w:val="24"/>
        </w:rPr>
        <w:footnoteReference w:id="23"/>
      </w:r>
      <m:oMath>
        <m:r>
          <w:rPr>
            <w:rFonts w:ascii="Cambria Math" w:hAnsi="Cambria Math" w:cstheme="minorHAnsi"/>
            <w:sz w:val="24"/>
            <w:szCs w:val="24"/>
          </w:rPr>
          <m:t xml:space="preserve">. </m:t>
        </m:r>
      </m:oMath>
      <w:r w:rsidR="00573A0D" w:rsidRPr="00573A0D">
        <w:rPr>
          <w:rFonts w:cstheme="minorHAnsi"/>
          <w:sz w:val="24"/>
          <w:szCs w:val="24"/>
        </w:rPr>
        <w:t xml:space="preserve">Second, the drop in consumption as a function of benefits (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573A0D" w:rsidRPr="00573A0D">
        <w:rPr>
          <w:rFonts w:cstheme="minorHAnsi"/>
          <w:sz w:val="24"/>
          <w:szCs w:val="24"/>
        </w:rPr>
        <w:t>)</w:t>
      </w:r>
      <w:r w:rsidR="00573A0D" w:rsidRPr="00573A0D">
        <w:rPr>
          <w:rFonts w:eastAsiaTheme="minorEastAsia" w:cstheme="minorHAnsi"/>
          <w:sz w:val="24"/>
          <w:szCs w:val="24"/>
        </w:rPr>
        <w:t>, and</w:t>
      </w:r>
      <w:r w:rsidR="00573A0D" w:rsidRPr="00573A0D">
        <w:rPr>
          <w:rFonts w:cstheme="minorHAnsi"/>
          <w:sz w:val="24"/>
          <w:szCs w:val="24"/>
        </w:rPr>
        <w:t xml:space="preserve"> third a coefficient of relative risk aversion (</w:t>
      </w:r>
      <m:oMath>
        <m:r>
          <w:rPr>
            <w:rFonts w:ascii="Cambria Math" w:hAnsi="Cambria Math" w:cstheme="minorHAnsi"/>
            <w:sz w:val="24"/>
            <w:szCs w:val="24"/>
          </w:rPr>
          <m:t>σ</m:t>
        </m:r>
      </m:oMath>
      <w:r w:rsidR="00573A0D" w:rsidRPr="00573A0D">
        <w:rPr>
          <w:rFonts w:cstheme="minorHAnsi"/>
          <w:sz w:val="24"/>
          <w:szCs w:val="24"/>
        </w:rPr>
        <w:t>). Below we see the set-up of the Baily-Chetty function</w:t>
      </w:r>
      <w:r w:rsidR="00D739FB">
        <w:rPr>
          <w:rFonts w:cstheme="minorHAnsi"/>
          <w:sz w:val="24"/>
          <w:szCs w:val="24"/>
        </w:rPr>
        <w:t xml:space="preserve"> also presented by DØRS </w:t>
      </w:r>
      <w:r w:rsidR="00D739FB">
        <w:rPr>
          <w:rFonts w:cstheme="minorHAnsi"/>
          <w:sz w:val="24"/>
          <w:szCs w:val="24"/>
        </w:rPr>
        <w:fldChar w:fldCharType="begin" w:fldLock="1"/>
      </w:r>
      <w:r w:rsidR="00DD796D">
        <w:rPr>
          <w:rFonts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739FB">
        <w:rPr>
          <w:rFonts w:cstheme="minorHAnsi"/>
          <w:sz w:val="24"/>
          <w:szCs w:val="24"/>
        </w:rPr>
        <w:fldChar w:fldCharType="separate"/>
      </w:r>
      <w:r w:rsidR="00D739FB" w:rsidRPr="00D739FB">
        <w:rPr>
          <w:rFonts w:cstheme="minorHAnsi"/>
          <w:noProof/>
          <w:sz w:val="24"/>
          <w:szCs w:val="24"/>
        </w:rPr>
        <w:t>(2014)</w:t>
      </w:r>
      <w:r w:rsidR="00D739FB">
        <w:rPr>
          <w:rFonts w:cstheme="minorHAnsi"/>
          <w:sz w:val="24"/>
          <w:szCs w:val="24"/>
        </w:rPr>
        <w:fldChar w:fldCharType="end"/>
      </w:r>
      <w:r w:rsidR="00D739FB">
        <w:rPr>
          <w:rFonts w:cstheme="minorHAnsi"/>
          <w:sz w:val="24"/>
          <w:szCs w:val="24"/>
        </w:rPr>
        <w:t xml:space="preserve"> </w:t>
      </w:r>
      <w:r w:rsidR="00EB3864">
        <w:rPr>
          <w:rFonts w:cstheme="minorHAnsi"/>
          <w:sz w:val="24"/>
          <w:szCs w:val="24"/>
        </w:rPr>
        <w:t>w</w:t>
      </w:r>
      <w:r w:rsidR="00D739FB">
        <w:rPr>
          <w:rFonts w:cstheme="minorHAnsi"/>
          <w:sz w:val="24"/>
          <w:szCs w:val="24"/>
        </w:rPr>
        <w:t>ho use it for the case of Denmark.</w:t>
      </w:r>
    </w:p>
    <w:p w14:paraId="5D3E6D01" w14:textId="015E6E6F" w:rsidR="00CF5F9D" w:rsidRPr="009111C1" w:rsidRDefault="00C95362" w:rsidP="00C95362">
      <w:pPr>
        <w:spacing w:line="360" w:lineRule="auto"/>
        <w:jc w:val="center"/>
        <w:rPr>
          <w:rFonts w:cstheme="minorHAnsi"/>
          <w:sz w:val="24"/>
          <w:szCs w:val="24"/>
        </w:rPr>
      </w:pP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41D56436"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DF306B">
        <w:rPr>
          <w:rFonts w:eastAsiaTheme="minorEastAsia" w:cstheme="minorHAnsi"/>
          <w:sz w:val="24"/>
          <w:szCs w:val="24"/>
        </w:rPr>
        <w:t xml:space="preserve"> </w:t>
      </w:r>
      <w:r w:rsidR="00DF306B" w:rsidRPr="00D85753">
        <w:rPr>
          <w:rFonts w:eastAsiaTheme="minorEastAsia" w:cstheme="minorHAnsi"/>
          <w:noProof/>
          <w:sz w:val="24"/>
          <w:szCs w:val="24"/>
        </w:rPr>
        <w:t>DREAM</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suppress-author":1,"uris":["http://www.mendeley.com/documents/?uuid=8246d11a-95bd-4836-afbc-de4facefc35a"]}],"mendeley":{"formattedCitation":"(2013)","plainTextFormattedCitation":"(2013)","previouslyFormattedCitation":"(2013)"},"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F306B" w:rsidRPr="00D85753">
        <w:rPr>
          <w:rFonts w:eastAsiaTheme="minorEastAsia" w:cstheme="minorHAnsi"/>
          <w:noProof/>
          <w:sz w:val="24"/>
          <w:szCs w:val="24"/>
        </w:rPr>
        <w:t>Finkelstein &amp; 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suppress-author":1,"uris":["http://www.mendeley.com/documents/?uuid=d79be350-8f49-4571-9d31-a76397c776f8"]}],"mendeley":{"formattedCitation":"(2012)","plainTextFormattedCitation":"(2012)","previouslyFormattedCitation":"(2012)"},"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40405">
        <w:rPr>
          <w:rFonts w:eastAsiaTheme="minorEastAsia" w:cstheme="minorHAnsi"/>
          <w:sz w:val="24"/>
          <w:szCs w:val="24"/>
        </w:rPr>
        <w:t xml:space="preserve">, which is close to the </w:t>
      </w:r>
      <w:r w:rsidR="00D739FB">
        <w:rPr>
          <w:rFonts w:eastAsiaTheme="minorEastAsia" w:cstheme="minorHAnsi"/>
          <w:sz w:val="24"/>
          <w:szCs w:val="24"/>
        </w:rPr>
        <w:t>macro</w:t>
      </w:r>
      <w:r w:rsidR="00540405">
        <w:rPr>
          <w:rFonts w:eastAsiaTheme="minorEastAsia" w:cstheme="minorHAnsi"/>
          <w:sz w:val="24"/>
          <w:szCs w:val="24"/>
        </w:rPr>
        <w:t xml:space="preserve"> elasticity we find when summing together the micro elasticity with the elasticity of the macroeconomic effects found in section 4</w:t>
      </w:r>
      <w:r w:rsidR="004C5315">
        <w:rPr>
          <w:rFonts w:eastAsiaTheme="minorEastAsia" w:cstheme="minorHAnsi"/>
          <w:sz w:val="24"/>
          <w:szCs w:val="24"/>
        </w:rPr>
        <w:t xml:space="preserve">. </w:t>
      </w:r>
    </w:p>
    <w:p w14:paraId="06A6E2F2" w14:textId="2BD2A314" w:rsidR="00A62CE3"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w:t>
      </w:r>
      <w:r w:rsidR="008668D4">
        <w:rPr>
          <w:rFonts w:eastAsiaTheme="minorEastAsia" w:cstheme="minorHAnsi"/>
          <w:sz w:val="24"/>
          <w:szCs w:val="24"/>
        </w:rPr>
        <w:t>why so</w:t>
      </w:r>
      <w:r>
        <w:rPr>
          <w:rFonts w:eastAsiaTheme="minorEastAsia" w:cstheme="minorHAnsi"/>
          <w:sz w:val="24"/>
          <w:szCs w:val="24"/>
        </w:rPr>
        <w:t xml:space="preserve"> different estimates of the elasticity</w:t>
      </w:r>
      <w:r w:rsidR="008668D4">
        <w:rPr>
          <w:rFonts w:eastAsiaTheme="minorEastAsia" w:cstheme="minorHAnsi"/>
          <w:sz w:val="24"/>
          <w:szCs w:val="24"/>
        </w:rPr>
        <w:t xml:space="preserve"> is obtained by the literature</w:t>
      </w:r>
      <w:r>
        <w:rPr>
          <w:rFonts w:eastAsiaTheme="minorEastAsia" w:cstheme="minorHAnsi"/>
          <w:sz w:val="24"/>
          <w:szCs w:val="24"/>
        </w:rPr>
        <w:t xml:space="preserve"> is given by </w:t>
      </w:r>
      <w:r w:rsidR="00DF306B" w:rsidRPr="00D85753">
        <w:rPr>
          <w:rFonts w:eastAsiaTheme="minorEastAsia" w:cstheme="minorHAnsi"/>
          <w:noProof/>
          <w:sz w:val="24"/>
          <w:szCs w:val="24"/>
        </w:rPr>
        <w:t>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suppress-author":1,"uris":["http://www.mendeley.com/documents/?uuid=73bc7cfc-726f-45a9-a9cd-32009d9ecd61"]}],"mendeley":{"formattedCitation":"(2006)","plainTextFormattedCitation":"(2006)","previouslyFormattedCitation":"(2006)"},"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(2006)</w:t>
      </w:r>
      <w:r w:rsidR="00D85753">
        <w:rPr>
          <w:rFonts w:eastAsiaTheme="minorEastAsia" w:cstheme="minorHAnsi"/>
          <w:sz w:val="24"/>
          <w:szCs w:val="24"/>
        </w:rPr>
        <w:fldChar w:fldCharType="end"/>
      </w:r>
      <w:r w:rsidR="008668D4">
        <w:rPr>
          <w:rFonts w:eastAsiaTheme="minorEastAsia" w:cstheme="minorHAnsi"/>
          <w:sz w:val="24"/>
          <w:szCs w:val="24"/>
        </w:rPr>
        <w:t>. He</w:t>
      </w:r>
      <w:r w:rsidR="00B02941">
        <w:rPr>
          <w:rFonts w:eastAsiaTheme="minorEastAsia" w:cstheme="minorHAnsi"/>
          <w:sz w:val="24"/>
          <w:szCs w:val="24"/>
        </w:rPr>
        <w:t xml:space="preserve"> argues that the size of the elasticity can depend on the type of shock performed, as we use a counterfactual scenario for estimating the macro elasticity, we should get </w:t>
      </w:r>
      <w:r w:rsidR="00B02941">
        <w:rPr>
          <w:rFonts w:eastAsiaTheme="minorEastAsia" w:cstheme="minorHAnsi"/>
          <w:sz w:val="24"/>
          <w:szCs w:val="24"/>
        </w:rPr>
        <w:lastRenderedPageBreak/>
        <w:t>the elasticity associated with precisely this political initiative.</w:t>
      </w:r>
      <w:r>
        <w:rPr>
          <w:rFonts w:eastAsiaTheme="minorEastAsia" w:cstheme="minorHAnsi"/>
          <w:sz w:val="24"/>
          <w:szCs w:val="24"/>
        </w:rPr>
        <w:t xml:space="preserve"> </w:t>
      </w:r>
      <w:r w:rsidR="008668D4">
        <w:rPr>
          <w:rFonts w:eastAsiaTheme="minorEastAsia" w:cstheme="minorHAnsi"/>
          <w:sz w:val="24"/>
          <w:szCs w:val="24"/>
        </w:rPr>
        <w:t>This is a further argumentation for using the results of this paper</w:t>
      </w:r>
      <w:r w:rsidR="00EB3864">
        <w:rPr>
          <w:rFonts w:eastAsiaTheme="minorEastAsia" w:cstheme="minorHAnsi"/>
          <w:sz w:val="24"/>
          <w:szCs w:val="24"/>
        </w:rPr>
        <w:t>.</w:t>
      </w:r>
      <w:r w:rsidR="008668D4">
        <w:rPr>
          <w:rFonts w:eastAsiaTheme="minorEastAsia" w:cstheme="minorHAnsi"/>
          <w:sz w:val="24"/>
          <w:szCs w:val="24"/>
        </w:rPr>
        <w:t xml:space="preserve"> </w:t>
      </w:r>
    </w:p>
    <w:p w14:paraId="09143E39" w14:textId="63CBFE59" w:rsidR="00A62CE3" w:rsidRDefault="00A62CE3" w:rsidP="00BF3FA4">
      <w:pPr>
        <w:spacing w:line="360" w:lineRule="auto"/>
        <w:rPr>
          <w:rFonts w:eastAsiaTheme="minorEastAsia" w:cstheme="minorHAnsi"/>
          <w:sz w:val="24"/>
          <w:szCs w:val="24"/>
        </w:rPr>
      </w:pPr>
      <w:r>
        <w:rPr>
          <w:rFonts w:eastAsiaTheme="minorEastAsia" w:cstheme="minorHAnsi"/>
          <w:sz w:val="24"/>
          <w:szCs w:val="24"/>
        </w:rPr>
        <w:t>We now introduce 3 different cases looking at the relationship between the marginal gain and marginal costs in the Baily-Chetty framework. We already presented the calculation</w:t>
      </w:r>
      <w:r w:rsidR="00EB3864">
        <w:rPr>
          <w:rFonts w:eastAsiaTheme="minorEastAsia" w:cstheme="minorHAnsi"/>
          <w:sz w:val="24"/>
          <w:szCs w:val="24"/>
        </w:rPr>
        <w:t>s</w:t>
      </w:r>
      <w:r>
        <w:rPr>
          <w:rFonts w:eastAsiaTheme="minorEastAsia" w:cstheme="minorHAnsi"/>
          <w:sz w:val="24"/>
          <w:szCs w:val="24"/>
        </w:rPr>
        <w:t xml:space="preserve"> of </w:t>
      </w:r>
      <w:r w:rsidR="00014C74">
        <w:rPr>
          <w:rFonts w:eastAsiaTheme="minorEastAsia" w:cstheme="minorHAnsi"/>
          <w:sz w:val="24"/>
          <w:szCs w:val="24"/>
        </w:rPr>
        <w:t>the</w:t>
      </w:r>
      <w:r w:rsidR="008668D4">
        <w:rPr>
          <w:rFonts w:eastAsiaTheme="minorEastAsia" w:cstheme="minorHAnsi"/>
          <w:sz w:val="24"/>
          <w:szCs w:val="24"/>
        </w:rPr>
        <w:t xml:space="preserve"> micro and macro elasticities that we </w:t>
      </w:r>
      <w:r w:rsidR="00014C74">
        <w:rPr>
          <w:rFonts w:eastAsiaTheme="minorEastAsia" w:cstheme="minorHAnsi"/>
          <w:sz w:val="24"/>
          <w:szCs w:val="24"/>
        </w:rPr>
        <w:t>wish to use</w:t>
      </w:r>
      <w:r w:rsidRPr="009111C1">
        <w:rPr>
          <w:rFonts w:eastAsiaTheme="minorEastAsia" w:cstheme="minorHAnsi"/>
          <w:sz w:val="24"/>
          <w:szCs w:val="24"/>
        </w:rPr>
        <w:t xml:space="preserve"> </w:t>
      </w:r>
      <w:r w:rsidR="00014C74">
        <w:rPr>
          <w:rFonts w:eastAsiaTheme="minorEastAsia" w:cstheme="minorHAnsi"/>
          <w:sz w:val="24"/>
          <w:szCs w:val="24"/>
        </w:rPr>
        <w:t xml:space="preserve">in </w:t>
      </w:r>
      <w:r w:rsidRPr="009111C1">
        <w:rPr>
          <w:rFonts w:eastAsiaTheme="minorEastAsia" w:cstheme="minorHAnsi"/>
          <w:sz w:val="24"/>
          <w:szCs w:val="24"/>
        </w:rPr>
        <w:t>the Baily-Chetty function</w:t>
      </w:r>
      <w:r w:rsidR="00EB3864">
        <w:rPr>
          <w:rFonts w:eastAsiaTheme="minorEastAsia" w:cstheme="minorHAnsi"/>
          <w:sz w:val="24"/>
          <w:szCs w:val="24"/>
        </w:rPr>
        <w:t>,</w:t>
      </w:r>
      <w:r w:rsidR="00014C74">
        <w:rPr>
          <w:rFonts w:eastAsiaTheme="minorEastAsia" w:cstheme="minorHAnsi"/>
          <w:sz w:val="24"/>
          <w:szCs w:val="24"/>
        </w:rPr>
        <w:t xml:space="preserve"> but</w:t>
      </w:r>
      <w:r w:rsidRPr="009111C1">
        <w:rPr>
          <w:rFonts w:eastAsiaTheme="minorEastAsia" w:cstheme="minorHAnsi"/>
          <w:sz w:val="24"/>
          <w:szCs w:val="24"/>
        </w:rPr>
        <w:t xml:space="preserve"> we </w:t>
      </w:r>
      <w:r w:rsidR="00014C74">
        <w:rPr>
          <w:rFonts w:eastAsiaTheme="minorEastAsia" w:cstheme="minorHAnsi"/>
          <w:sz w:val="24"/>
          <w:szCs w:val="24"/>
        </w:rPr>
        <w:t xml:space="preserve">still </w:t>
      </w:r>
      <w:r w:rsidRPr="009111C1">
        <w:rPr>
          <w:rFonts w:eastAsiaTheme="minorEastAsia" w:cstheme="minorHAnsi"/>
          <w:sz w:val="24"/>
          <w:szCs w:val="24"/>
        </w:rPr>
        <w:t>need</w:t>
      </w:r>
      <w:r w:rsidR="00014C74">
        <w:rPr>
          <w:rFonts w:eastAsiaTheme="minorEastAsia" w:cstheme="minorHAnsi"/>
          <w:sz w:val="24"/>
          <w:szCs w:val="24"/>
        </w:rPr>
        <w:t xml:space="preserve"> a</w:t>
      </w:r>
      <w:r w:rsidR="00DF306B">
        <w:rPr>
          <w:rFonts w:eastAsiaTheme="minorEastAsia" w:cstheme="minorHAnsi"/>
          <w:sz w:val="24"/>
          <w:szCs w:val="24"/>
        </w:rPr>
        <w:t>n</w:t>
      </w:r>
      <w:r w:rsidRPr="009111C1">
        <w:rPr>
          <w:rFonts w:eastAsiaTheme="minorEastAsia" w:cstheme="minorHAnsi"/>
          <w:sz w:val="24"/>
          <w:szCs w:val="24"/>
        </w:rPr>
        <w:t xml:space="preserve"> estimate of the change in consumption going from employment to unemployment</w:t>
      </w:r>
      <w:r w:rsidR="00EB3864">
        <w:rPr>
          <w:rFonts w:eastAsiaTheme="minorEastAsia" w:cstheme="minorHAnsi"/>
          <w:sz w:val="24"/>
          <w:szCs w:val="24"/>
        </w:rPr>
        <w:t>.</w:t>
      </w:r>
      <w:r w:rsidRPr="009111C1">
        <w:rPr>
          <w:rFonts w:eastAsiaTheme="minorEastAsia" w:cstheme="minorHAnsi"/>
          <w:sz w:val="24"/>
          <w:szCs w:val="24"/>
        </w:rPr>
        <w:t xml:space="preserve"> </w:t>
      </w:r>
      <w:r w:rsidR="00EB3864">
        <w:rPr>
          <w:rFonts w:eastAsiaTheme="minorEastAsia" w:cstheme="minorHAnsi"/>
          <w:sz w:val="24"/>
          <w:szCs w:val="24"/>
        </w:rPr>
        <w:t>H</w:t>
      </w:r>
      <w:r w:rsidRPr="009111C1">
        <w:rPr>
          <w:rFonts w:eastAsiaTheme="minorEastAsia" w:cstheme="minorHAnsi"/>
          <w:sz w:val="24"/>
          <w:szCs w:val="24"/>
        </w:rPr>
        <w:t>ere we do as</w:t>
      </w:r>
      <w:r w:rsidR="00DF306B">
        <w:rPr>
          <w:rFonts w:eastAsiaTheme="minorEastAsia" w:cstheme="minorHAnsi"/>
          <w:sz w:val="24"/>
          <w:szCs w:val="24"/>
        </w:rPr>
        <w:t xml:space="preserve"> </w:t>
      </w:r>
      <w:r w:rsidR="00DF306B" w:rsidRPr="00DF372B">
        <w:rPr>
          <w:rFonts w:eastAsiaTheme="minorEastAsia" w:cstheme="minorHAnsi"/>
          <w:noProof/>
          <w:sz w:val="24"/>
          <w:szCs w:val="24"/>
        </w:rPr>
        <w:t>DØRS</w:t>
      </w:r>
      <w:r w:rsidRPr="009111C1">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Pr>
          <w:rFonts w:eastAsiaTheme="minorEastAsia" w:cstheme="minorHAnsi"/>
          <w:sz w:val="24"/>
          <w:szCs w:val="24"/>
        </w:rPr>
        <w:fldChar w:fldCharType="separate"/>
      </w:r>
      <w:r w:rsidR="00DF306B" w:rsidRPr="00DF306B">
        <w:rPr>
          <w:rFonts w:eastAsiaTheme="minorEastAsia" w:cstheme="minorHAnsi"/>
          <w:noProof/>
          <w:sz w:val="24"/>
          <w:szCs w:val="24"/>
        </w:rPr>
        <w:t>(2014)</w:t>
      </w:r>
      <w:r>
        <w:rPr>
          <w:rFonts w:eastAsiaTheme="minorEastAsia" w:cstheme="minorHAnsi"/>
          <w:sz w:val="24"/>
          <w:szCs w:val="24"/>
        </w:rPr>
        <w:fldChar w:fldCharType="end"/>
      </w:r>
      <w:r>
        <w:rPr>
          <w:rFonts w:eastAsiaTheme="minorEastAsia" w:cstheme="minorHAnsi"/>
          <w:sz w:val="24"/>
          <w:szCs w:val="24"/>
        </w:rPr>
        <w:t xml:space="preserve"> </w:t>
      </w:r>
      <w:r w:rsidRPr="009111C1">
        <w:rPr>
          <w:rFonts w:eastAsiaTheme="minorEastAsia" w:cstheme="minorHAnsi"/>
          <w:sz w:val="24"/>
          <w:szCs w:val="24"/>
        </w:rPr>
        <w:t>and use the compensation rate</w:t>
      </w:r>
      <w:r w:rsidR="00EB3864">
        <w:rPr>
          <w:rFonts w:eastAsiaTheme="minorEastAsia" w:cstheme="minorHAnsi"/>
          <w:sz w:val="24"/>
          <w:szCs w:val="24"/>
        </w:rPr>
        <w:t>,</w:t>
      </w:r>
      <w:r>
        <w:rPr>
          <w:rFonts w:eastAsiaTheme="minorEastAsia" w:cstheme="minorHAnsi"/>
          <w:sz w:val="24"/>
          <w:szCs w:val="24"/>
        </w:rPr>
        <w:t xml:space="preserve"> showing the relationship between wages and the average level of income insurance.</w:t>
      </w:r>
      <w:r w:rsidR="008668D4">
        <w:rPr>
          <w:rFonts w:eastAsiaTheme="minorEastAsia" w:cstheme="minorHAnsi"/>
          <w:sz w:val="24"/>
          <w:szCs w:val="24"/>
        </w:rPr>
        <w:t xml:space="preserve"> Additionally, w</w:t>
      </w:r>
      <w:r w:rsidR="008668D4" w:rsidRPr="009111C1">
        <w:rPr>
          <w:rFonts w:eastAsiaTheme="minorEastAsia" w:cstheme="minorHAnsi"/>
          <w:sz w:val="24"/>
          <w:szCs w:val="24"/>
        </w:rPr>
        <w:t>e set the unemployment rate to</w:t>
      </w:r>
      <w:r w:rsidR="008668D4">
        <w:rPr>
          <w:rFonts w:eastAsiaTheme="minorEastAsia" w:cstheme="minorHAnsi"/>
          <w:sz w:val="24"/>
          <w:szCs w:val="24"/>
        </w:rPr>
        <w:t xml:space="preserve"> 5%</w:t>
      </w:r>
      <w:r w:rsidR="008668D4" w:rsidRPr="00967F45">
        <w:rPr>
          <w:rStyle w:val="Fodnotehenvisning"/>
        </w:rPr>
        <w:footnoteReference w:id="24"/>
      </w:r>
      <w:r w:rsidR="008668D4" w:rsidRPr="009111C1">
        <w:rPr>
          <w:rFonts w:eastAsiaTheme="minorEastAsia" w:cstheme="minorHAnsi"/>
          <w:sz w:val="24"/>
          <w:szCs w:val="24"/>
        </w:rPr>
        <w:t xml:space="preserve"> </w:t>
      </w:r>
      <w:r w:rsidR="008668D4">
        <w:rPr>
          <w:rFonts w:eastAsiaTheme="minorEastAsia" w:cstheme="minorHAnsi"/>
          <w:sz w:val="24"/>
          <w:szCs w:val="24"/>
        </w:rPr>
        <w:t>and find that small changes to the unemployment rate will not affect the conclusions in the different cases</w:t>
      </w:r>
      <w:r w:rsidR="008668D4" w:rsidRPr="009111C1">
        <w:rPr>
          <w:rFonts w:eastAsiaTheme="minorEastAsia" w:cstheme="minorHAnsi"/>
          <w:sz w:val="24"/>
          <w:szCs w:val="24"/>
        </w:rPr>
        <w:t>. Lastly, we set the relative risk aversion parameter to 1</w:t>
      </w:r>
      <w:r w:rsidR="008668D4">
        <w:rPr>
          <w:rFonts w:eastAsiaTheme="minorEastAsia" w:cstheme="minorHAnsi"/>
          <w:sz w:val="24"/>
          <w:szCs w:val="24"/>
        </w:rPr>
        <w:t xml:space="preserve"> as done by </w:t>
      </w:r>
      <w:r w:rsidR="008668D4" w:rsidRPr="00DF372B">
        <w:rPr>
          <w:rFonts w:eastAsiaTheme="minorEastAsia" w:cstheme="minorHAnsi"/>
          <w:noProof/>
          <w:sz w:val="24"/>
          <w:szCs w:val="24"/>
        </w:rPr>
        <w:t>DØRS</w:t>
      </w:r>
      <w:r w:rsidR="008668D4">
        <w:rPr>
          <w:rFonts w:eastAsiaTheme="minorEastAsia" w:cstheme="minorHAnsi"/>
          <w:sz w:val="24"/>
          <w:szCs w:val="24"/>
        </w:rPr>
        <w:t xml:space="preserve"> </w:t>
      </w:r>
      <w:r w:rsidR="008668D4">
        <w:rPr>
          <w:rFonts w:eastAsiaTheme="minorEastAsia" w:cstheme="minorHAnsi"/>
          <w:sz w:val="24"/>
          <w:szCs w:val="24"/>
        </w:rPr>
        <w:fldChar w:fldCharType="begin" w:fldLock="1"/>
      </w:r>
      <w:r w:rsidR="008668D4">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8668D4">
        <w:rPr>
          <w:rFonts w:eastAsiaTheme="minorEastAsia" w:cstheme="minorHAnsi"/>
          <w:sz w:val="24"/>
          <w:szCs w:val="24"/>
        </w:rPr>
        <w:fldChar w:fldCharType="separate"/>
      </w:r>
      <w:r w:rsidR="008668D4" w:rsidRPr="00F548A0">
        <w:rPr>
          <w:rFonts w:eastAsiaTheme="minorEastAsia" w:cstheme="minorHAnsi"/>
          <w:noProof/>
          <w:sz w:val="24"/>
          <w:szCs w:val="24"/>
        </w:rPr>
        <w:t>(2014)</w:t>
      </w:r>
      <w:r w:rsidR="008668D4">
        <w:rPr>
          <w:rFonts w:eastAsiaTheme="minorEastAsia" w:cstheme="minorHAnsi"/>
          <w:sz w:val="24"/>
          <w:szCs w:val="24"/>
        </w:rPr>
        <w:fldChar w:fldCharType="end"/>
      </w:r>
      <w:r w:rsidR="008668D4">
        <w:rPr>
          <w:rFonts w:eastAsiaTheme="minorEastAsia" w:cstheme="minorHAnsi"/>
          <w:sz w:val="24"/>
          <w:szCs w:val="24"/>
        </w:rPr>
        <w:t xml:space="preserve"> for the case of Denmark.</w:t>
      </w:r>
      <w:r>
        <w:rPr>
          <w:rFonts w:eastAsiaTheme="minorEastAsia" w:cstheme="minorHAnsi"/>
          <w:sz w:val="24"/>
          <w:szCs w:val="24"/>
        </w:rPr>
        <w:t xml:space="preserve"> </w:t>
      </w:r>
      <w:r w:rsidR="00014C74">
        <w:rPr>
          <w:rFonts w:eastAsiaTheme="minorEastAsia" w:cstheme="minorHAnsi"/>
          <w:sz w:val="24"/>
          <w:szCs w:val="24"/>
        </w:rPr>
        <w:t>We</w:t>
      </w:r>
      <w:r w:rsidR="0030683A">
        <w:rPr>
          <w:rFonts w:eastAsiaTheme="minorEastAsia" w:cstheme="minorHAnsi"/>
          <w:sz w:val="24"/>
          <w:szCs w:val="24"/>
        </w:rPr>
        <w:t xml:space="preserve"> will</w:t>
      </w:r>
      <w:r w:rsidR="00014C74">
        <w:rPr>
          <w:rFonts w:eastAsiaTheme="minorEastAsia" w:cstheme="minorHAnsi"/>
          <w:sz w:val="24"/>
          <w:szCs w:val="24"/>
        </w:rPr>
        <w:t xml:space="preserve"> now present the three cases</w:t>
      </w:r>
      <w:r w:rsidR="001F04BC">
        <w:rPr>
          <w:rFonts w:eastAsiaTheme="minorEastAsia" w:cstheme="minorHAnsi"/>
          <w:sz w:val="24"/>
          <w:szCs w:val="24"/>
        </w:rPr>
        <w:t xml:space="preserve">, where the parameters used in each case is presented in the figure </w:t>
      </w:r>
      <w:r w:rsidR="001F04BC">
        <w:rPr>
          <w:rFonts w:eastAsiaTheme="minorEastAsia" w:cstheme="minorHAnsi"/>
          <w:sz w:val="24"/>
          <w:szCs w:val="24"/>
        </w:rPr>
        <w:fldChar w:fldCharType="begin"/>
      </w:r>
      <w:r w:rsidR="001F04BC">
        <w:rPr>
          <w:rFonts w:eastAsiaTheme="minorEastAsia" w:cstheme="minorHAnsi"/>
          <w:sz w:val="24"/>
          <w:szCs w:val="24"/>
        </w:rPr>
        <w:instrText xml:space="preserve"> REF _Ref120617850 \p \h </w:instrText>
      </w:r>
      <w:r w:rsidR="001F04BC">
        <w:rPr>
          <w:rFonts w:eastAsiaTheme="minorEastAsia" w:cstheme="minorHAnsi"/>
          <w:sz w:val="24"/>
          <w:szCs w:val="24"/>
        </w:rPr>
      </w:r>
      <w:r w:rsidR="001F04BC">
        <w:rPr>
          <w:rFonts w:eastAsiaTheme="minorEastAsia" w:cstheme="minorHAnsi"/>
          <w:sz w:val="24"/>
          <w:szCs w:val="24"/>
        </w:rPr>
        <w:fldChar w:fldCharType="separate"/>
      </w:r>
      <w:r w:rsidR="00775321">
        <w:rPr>
          <w:rFonts w:eastAsiaTheme="minorEastAsia" w:cstheme="minorHAnsi"/>
          <w:sz w:val="24"/>
          <w:szCs w:val="24"/>
        </w:rPr>
        <w:t>below</w:t>
      </w:r>
      <w:r w:rsidR="001F04BC">
        <w:rPr>
          <w:rFonts w:eastAsiaTheme="minorEastAsia" w:cstheme="minorHAnsi"/>
          <w:sz w:val="24"/>
          <w:szCs w:val="24"/>
        </w:rPr>
        <w:fldChar w:fldCharType="end"/>
      </w:r>
      <w:r w:rsidR="001F04BC">
        <w:rPr>
          <w:rFonts w:eastAsiaTheme="minorEastAsia" w:cstheme="minorHAnsi"/>
          <w:sz w:val="24"/>
          <w:szCs w:val="24"/>
        </w:rPr>
        <w:t xml:space="preserve"> </w:t>
      </w:r>
      <w:r w:rsidR="00014C74">
        <w:rPr>
          <w:rFonts w:eastAsiaTheme="minorEastAsia" w:cstheme="minorHAnsi"/>
          <w:sz w:val="24"/>
          <w:szCs w:val="24"/>
        </w:rPr>
        <w:t>:</w:t>
      </w:r>
    </w:p>
    <w:p w14:paraId="10B0DCA1" w14:textId="0058B4BB" w:rsidR="00014C74" w:rsidRPr="00EE677A" w:rsidRDefault="00014C74" w:rsidP="00014C74">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first case</w:t>
      </w:r>
      <w:r w:rsidR="001F04BC">
        <w:rPr>
          <w:rFonts w:eastAsiaTheme="minorEastAsia" w:cstheme="minorHAnsi"/>
          <w:sz w:val="24"/>
          <w:szCs w:val="24"/>
        </w:rPr>
        <w:t>,</w:t>
      </w:r>
      <w:r>
        <w:rPr>
          <w:rFonts w:eastAsiaTheme="minorEastAsia" w:cstheme="minorHAnsi"/>
          <w:sz w:val="24"/>
          <w:szCs w:val="24"/>
        </w:rPr>
        <w:t xml:space="preserve"> we look at the problem from the perspective of the </w:t>
      </w:r>
      <w:r w:rsidR="00D67ABC" w:rsidRPr="009111C1">
        <w:rPr>
          <w:rFonts w:eastAsiaTheme="minorEastAsia" w:cstheme="minorHAnsi"/>
          <w:sz w:val="24"/>
          <w:szCs w:val="24"/>
        </w:rPr>
        <w:t>income insurance companies</w:t>
      </w:r>
      <w:r w:rsidR="00EB3864">
        <w:rPr>
          <w:rFonts w:eastAsiaTheme="minorEastAsia" w:cstheme="minorHAnsi"/>
          <w:sz w:val="24"/>
          <w:szCs w:val="24"/>
        </w:rPr>
        <w:t>,</w:t>
      </w:r>
      <w:r w:rsidR="00D67ABC" w:rsidRPr="009111C1">
        <w:rPr>
          <w:rFonts w:eastAsiaTheme="minorEastAsia" w:cstheme="minorHAnsi"/>
          <w:sz w:val="24"/>
          <w:szCs w:val="24"/>
        </w:rPr>
        <w:t xml:space="preserve"> and worker unions. </w:t>
      </w:r>
      <w:r>
        <w:rPr>
          <w:rFonts w:eastAsiaTheme="minorEastAsia" w:cstheme="minorHAnsi"/>
          <w:sz w:val="24"/>
          <w:szCs w:val="24"/>
        </w:rPr>
        <w:t>As they argue that changes in the level of income insurance should have</w:t>
      </w:r>
      <w:r w:rsidR="00D67ABC" w:rsidRPr="009111C1">
        <w:rPr>
          <w:rFonts w:eastAsiaTheme="minorEastAsia" w:cstheme="minorHAnsi"/>
          <w:sz w:val="24"/>
          <w:szCs w:val="24"/>
        </w:rPr>
        <w:t xml:space="preserve"> </w:t>
      </w:r>
      <w:r>
        <w:rPr>
          <w:rFonts w:eastAsiaTheme="minorEastAsia" w:cstheme="minorHAnsi"/>
          <w:sz w:val="24"/>
          <w:szCs w:val="24"/>
        </w:rPr>
        <w:t>no</w:t>
      </w:r>
      <w:r w:rsidR="00D67ABC" w:rsidRPr="009111C1">
        <w:rPr>
          <w:rFonts w:eastAsiaTheme="minorEastAsia" w:cstheme="minorHAnsi"/>
          <w:sz w:val="24"/>
          <w:szCs w:val="24"/>
        </w:rPr>
        <w:t xml:space="preserve"> </w:t>
      </w:r>
      <w:r>
        <w:rPr>
          <w:rFonts w:eastAsiaTheme="minorEastAsia" w:cstheme="minorHAnsi"/>
          <w:sz w:val="24"/>
          <w:szCs w:val="24"/>
        </w:rPr>
        <w:t xml:space="preserve">effect on the </w:t>
      </w:r>
      <w:r w:rsidR="00D67ABC" w:rsidRPr="009111C1">
        <w:rPr>
          <w:rFonts w:eastAsiaTheme="minorEastAsia" w:cstheme="minorHAnsi"/>
          <w:sz w:val="24"/>
          <w:szCs w:val="24"/>
        </w:rPr>
        <w:t>approach</w:t>
      </w:r>
      <w:r>
        <w:rPr>
          <w:rFonts w:eastAsiaTheme="minorEastAsia" w:cstheme="minorHAnsi"/>
          <w:sz w:val="24"/>
          <w:szCs w:val="24"/>
        </w:rPr>
        <w:t xml:space="preserve"> </w:t>
      </w:r>
      <w:r w:rsidR="008A418F">
        <w:rPr>
          <w:rFonts w:eastAsiaTheme="minorEastAsia" w:cstheme="minorHAnsi"/>
          <w:sz w:val="24"/>
          <w:szCs w:val="24"/>
        </w:rPr>
        <w:t>rate,</w:t>
      </w:r>
      <w:r>
        <w:rPr>
          <w:rFonts w:eastAsiaTheme="minorEastAsia" w:cstheme="minorHAnsi"/>
          <w:sz w:val="24"/>
          <w:szCs w:val="24"/>
        </w:rPr>
        <w:t xml:space="preserve"> we use the associated micro elasticity calculated above</w:t>
      </w:r>
      <w:r w:rsidR="00086BC9">
        <w:rPr>
          <w:rFonts w:eastAsiaTheme="minorEastAsia" w:cstheme="minorHAnsi"/>
          <w:sz w:val="24"/>
          <w:szCs w:val="24"/>
        </w:rPr>
        <w:t xml:space="preserve"> </w:t>
      </w:r>
      <w:r w:rsidR="00EB3864">
        <w:rPr>
          <w:rFonts w:eastAsiaTheme="minorEastAsia" w:cstheme="minorHAnsi"/>
          <w:sz w:val="24"/>
          <w:szCs w:val="24"/>
        </w:rPr>
        <w:t>to be</w:t>
      </w:r>
      <w:r w:rsidR="00086BC9">
        <w:rPr>
          <w:rFonts w:eastAsiaTheme="minorEastAsia" w:cstheme="minorHAnsi"/>
          <w:sz w:val="24"/>
          <w:szCs w:val="24"/>
        </w:rPr>
        <w:t xml:space="preserve"> 0.31</w:t>
      </w:r>
      <w:r w:rsidR="00D67ABC" w:rsidRPr="009111C1">
        <w:rPr>
          <w:rFonts w:eastAsiaTheme="minorEastAsia" w:cstheme="minorHAnsi"/>
          <w:sz w:val="24"/>
          <w:szCs w:val="24"/>
        </w:rPr>
        <w:t>.</w:t>
      </w:r>
      <w:r w:rsidR="008A418F">
        <w:rPr>
          <w:rFonts w:eastAsiaTheme="minorEastAsia" w:cstheme="minorHAnsi"/>
          <w:sz w:val="24"/>
          <w:szCs w:val="24"/>
        </w:rPr>
        <w:t xml:space="preserve"> Furthermore, we use the compensation rate calculated </w:t>
      </w:r>
      <w:r w:rsidR="008A418F" w:rsidRPr="009111C1">
        <w:rPr>
          <w:rFonts w:eastAsiaTheme="minorEastAsia" w:cstheme="minorHAnsi"/>
          <w:sz w:val="24"/>
          <w:szCs w:val="24"/>
        </w:rPr>
        <w:t>by</w:t>
      </w:r>
      <w:r w:rsidR="00F548A0">
        <w:rPr>
          <w:rFonts w:eastAsiaTheme="minorEastAsia" w:cstheme="minorHAnsi"/>
          <w:sz w:val="24"/>
          <w:szCs w:val="24"/>
        </w:rPr>
        <w:t xml:space="preserve"> </w:t>
      </w:r>
      <w:r w:rsidR="00F548A0" w:rsidRPr="00156602">
        <w:rPr>
          <w:rFonts w:eastAsiaTheme="minorEastAsia" w:cstheme="minorHAnsi"/>
          <w:noProof/>
          <w:sz w:val="24"/>
          <w:szCs w:val="24"/>
        </w:rPr>
        <w:t>Aastrup</w:t>
      </w:r>
      <w:r w:rsidR="008A418F" w:rsidRPr="009111C1">
        <w:rPr>
          <w:rFonts w:eastAsiaTheme="minorEastAsia" w:cstheme="minorHAnsi"/>
          <w:sz w:val="24"/>
          <w:szCs w:val="24"/>
        </w:rPr>
        <w:t xml:space="preserve"> </w:t>
      </w:r>
      <w:r w:rsidR="008A418F">
        <w:rPr>
          <w:rFonts w:eastAsiaTheme="minorEastAsia" w:cstheme="minorHAnsi"/>
          <w:sz w:val="24"/>
          <w:szCs w:val="24"/>
        </w:rPr>
        <w:fldChar w:fldCharType="begin" w:fldLock="1"/>
      </w:r>
      <w:r w:rsidR="005634E3">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8A418F">
        <w:rPr>
          <w:rFonts w:eastAsiaTheme="minorEastAsia" w:cstheme="minorHAnsi"/>
          <w:sz w:val="24"/>
          <w:szCs w:val="24"/>
        </w:rPr>
        <w:fldChar w:fldCharType="separate"/>
      </w:r>
      <w:r w:rsidR="00F548A0" w:rsidRPr="00F548A0">
        <w:rPr>
          <w:rFonts w:eastAsiaTheme="minorEastAsia" w:cstheme="minorHAnsi"/>
          <w:noProof/>
          <w:sz w:val="24"/>
          <w:szCs w:val="24"/>
        </w:rPr>
        <w:t>(2018)</w:t>
      </w:r>
      <w:r w:rsidR="008A418F">
        <w:rPr>
          <w:rFonts w:eastAsiaTheme="minorEastAsia" w:cstheme="minorHAnsi"/>
          <w:sz w:val="24"/>
          <w:szCs w:val="24"/>
        </w:rPr>
        <w:fldChar w:fldCharType="end"/>
      </w:r>
      <w:r w:rsidR="00EE677A">
        <w:rPr>
          <w:rFonts w:eastAsiaTheme="minorEastAsia" w:cstheme="minorHAnsi"/>
          <w:sz w:val="24"/>
          <w:szCs w:val="24"/>
        </w:rPr>
        <w:t xml:space="preserve"> to be 0.55 in 2016</w:t>
      </w:r>
      <w:r w:rsidR="001F04BC">
        <w:rPr>
          <w:rStyle w:val="Fodnotehenvisning"/>
          <w:rFonts w:eastAsiaTheme="minorEastAsia" w:cstheme="minorHAnsi"/>
          <w:sz w:val="24"/>
          <w:szCs w:val="24"/>
        </w:rPr>
        <w:footnoteReference w:id="25"/>
      </w:r>
      <w:r w:rsidR="00EE677A">
        <w:rPr>
          <w:rFonts w:eastAsiaTheme="minorEastAsia" w:cstheme="minorHAnsi"/>
          <w:sz w:val="24"/>
          <w:szCs w:val="24"/>
        </w:rPr>
        <w:t xml:space="preserve">. </w:t>
      </w:r>
    </w:p>
    <w:p w14:paraId="45687B11" w14:textId="661A2174" w:rsidR="00D67ABC" w:rsidRPr="009111C1" w:rsidRDefault="008A418F"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w:t>
      </w:r>
      <w:r w:rsidR="00D67ABC" w:rsidRPr="009111C1">
        <w:rPr>
          <w:rFonts w:eastAsiaTheme="minorEastAsia" w:cstheme="minorHAnsi"/>
          <w:sz w:val="24"/>
          <w:szCs w:val="24"/>
        </w:rPr>
        <w:t>he</w:t>
      </w:r>
      <w:r>
        <w:rPr>
          <w:rFonts w:eastAsiaTheme="minorEastAsia" w:cstheme="minorHAnsi"/>
          <w:sz w:val="24"/>
          <w:szCs w:val="24"/>
        </w:rPr>
        <w:t xml:space="preserve"> second</w:t>
      </w:r>
      <w:r w:rsidR="00D67ABC" w:rsidRPr="009111C1">
        <w:rPr>
          <w:rFonts w:eastAsiaTheme="minorEastAsia" w:cstheme="minorHAnsi"/>
          <w:sz w:val="24"/>
          <w:szCs w:val="24"/>
        </w:rPr>
        <w:t xml:space="preserve"> case</w:t>
      </w:r>
      <w:r w:rsidR="001F04BC">
        <w:rPr>
          <w:rFonts w:eastAsiaTheme="minorEastAsia" w:cstheme="minorHAnsi"/>
          <w:sz w:val="24"/>
          <w:szCs w:val="24"/>
        </w:rPr>
        <w:t>,</w:t>
      </w:r>
      <w:r w:rsidR="00D67ABC" w:rsidRPr="009111C1">
        <w:rPr>
          <w:rFonts w:eastAsiaTheme="minorEastAsia" w:cstheme="minorHAnsi"/>
          <w:sz w:val="24"/>
          <w:szCs w:val="24"/>
        </w:rPr>
        <w:t xml:space="preserve"> </w:t>
      </w:r>
      <w:r>
        <w:rPr>
          <w:rFonts w:eastAsiaTheme="minorEastAsia" w:cstheme="minorHAnsi"/>
          <w:sz w:val="24"/>
          <w:szCs w:val="24"/>
        </w:rPr>
        <w:t>we</w:t>
      </w:r>
      <w:r w:rsidR="00EE677A">
        <w:rPr>
          <w:rFonts w:eastAsiaTheme="minorEastAsia" w:cstheme="minorHAnsi"/>
          <w:sz w:val="24"/>
          <w:szCs w:val="24"/>
        </w:rPr>
        <w:t xml:space="preserve"> use</w:t>
      </w:r>
      <w:r w:rsidR="00D67ABC" w:rsidRPr="009111C1">
        <w:rPr>
          <w:rFonts w:eastAsiaTheme="minorEastAsia" w:cstheme="minorHAnsi"/>
          <w:sz w:val="24"/>
          <w:szCs w:val="24"/>
        </w:rPr>
        <w:t xml:space="preserve"> the</w:t>
      </w:r>
      <w:r w:rsidR="00EE677A">
        <w:rPr>
          <w:rFonts w:eastAsiaTheme="minorEastAsia" w:cstheme="minorHAnsi"/>
          <w:sz w:val="24"/>
          <w:szCs w:val="24"/>
        </w:rPr>
        <w:t xml:space="preserve"> results obtained by the IS-commission</w:t>
      </w:r>
      <w:r w:rsidR="00D67ABC" w:rsidRPr="009111C1">
        <w:rPr>
          <w:rFonts w:eastAsiaTheme="minorEastAsia" w:cstheme="minorHAnsi"/>
          <w:sz w:val="24"/>
          <w:szCs w:val="24"/>
        </w:rPr>
        <w:t xml:space="preserve"> </w:t>
      </w:r>
      <w:r w:rsidR="00EE677A">
        <w:rPr>
          <w:rFonts w:eastAsiaTheme="minorEastAsia" w:cstheme="minorHAnsi"/>
          <w:sz w:val="24"/>
          <w:szCs w:val="24"/>
        </w:rPr>
        <w:t>using the</w:t>
      </w:r>
      <w:r w:rsidR="001F04BC">
        <w:rPr>
          <w:rFonts w:eastAsiaTheme="minorEastAsia" w:cstheme="minorHAnsi"/>
          <w:sz w:val="24"/>
          <w:szCs w:val="24"/>
        </w:rPr>
        <w:t xml:space="preserve"> estimates of the</w:t>
      </w:r>
      <w:r w:rsidR="00EE677A">
        <w:rPr>
          <w:rFonts w:eastAsiaTheme="minorEastAsia" w:cstheme="minorHAnsi"/>
          <w:sz w:val="24"/>
          <w:szCs w:val="24"/>
        </w:rPr>
        <w:t xml:space="preserve"> </w:t>
      </w:r>
      <w:r w:rsidR="002539F9">
        <w:rPr>
          <w:rFonts w:eastAsiaTheme="minorEastAsia" w:cstheme="minorHAnsi"/>
          <w:sz w:val="24"/>
          <w:szCs w:val="24"/>
        </w:rPr>
        <w:t>IS-model</w:t>
      </w:r>
      <w:r w:rsidR="00D67ABC" w:rsidRPr="009111C1">
        <w:rPr>
          <w:rFonts w:eastAsiaTheme="minorEastAsia" w:cstheme="minorHAnsi"/>
          <w:sz w:val="24"/>
          <w:szCs w:val="24"/>
        </w:rPr>
        <w:t xml:space="preserve">. </w:t>
      </w:r>
      <w:r w:rsidR="00EE677A">
        <w:rPr>
          <w:rFonts w:eastAsiaTheme="minorEastAsia" w:cstheme="minorHAnsi"/>
          <w:sz w:val="24"/>
          <w:szCs w:val="24"/>
        </w:rPr>
        <w:t>B</w:t>
      </w:r>
      <w:r w:rsidR="00D67ABC" w:rsidRPr="009111C1">
        <w:rPr>
          <w:rFonts w:eastAsiaTheme="minorEastAsia" w:cstheme="minorHAnsi"/>
          <w:sz w:val="24"/>
          <w:szCs w:val="24"/>
        </w:rPr>
        <w:t>ased on the question asked towards the ministry of labor</w:t>
      </w:r>
      <w:r w:rsidR="00EB3864">
        <w:rPr>
          <w:rFonts w:eastAsiaTheme="minorEastAsia" w:cstheme="minorHAnsi"/>
          <w:sz w:val="24"/>
          <w:szCs w:val="24"/>
        </w:rPr>
        <w:t>,</w:t>
      </w:r>
      <w:r w:rsidR="00EE677A">
        <w:rPr>
          <w:rFonts w:eastAsiaTheme="minorEastAsia" w:cstheme="minorHAnsi"/>
          <w:sz w:val="24"/>
          <w:szCs w:val="24"/>
        </w:rPr>
        <w:t xml:space="preserve"> we use</w:t>
      </w:r>
      <w:r w:rsidR="00086BC9">
        <w:rPr>
          <w:rFonts w:eastAsiaTheme="minorEastAsia" w:cstheme="minorHAnsi"/>
          <w:sz w:val="24"/>
          <w:szCs w:val="24"/>
        </w:rPr>
        <w:t xml:space="preserve"> the micro elasticity of 0.66.</w:t>
      </w:r>
      <w:r w:rsidR="00EE677A">
        <w:rPr>
          <w:rFonts w:eastAsiaTheme="minorEastAsia" w:cstheme="minorHAnsi"/>
          <w:sz w:val="24"/>
          <w:szCs w:val="24"/>
        </w:rPr>
        <w:t xml:space="preserve"> Additionally, we use the compensation rate calculated by the </w:t>
      </w:r>
      <w:r w:rsidR="002539F9">
        <w:rPr>
          <w:rFonts w:eastAsiaTheme="minorEastAsia" w:cstheme="minorHAnsi"/>
          <w:sz w:val="24"/>
          <w:szCs w:val="24"/>
        </w:rPr>
        <w:t>IS-</w:t>
      </w:r>
      <w:r w:rsidR="00EE677A">
        <w:rPr>
          <w:rFonts w:eastAsiaTheme="minorEastAsia" w:cstheme="minorHAnsi"/>
          <w:sz w:val="24"/>
          <w:szCs w:val="24"/>
        </w:rPr>
        <w:t>commission with the latest estimated value being 0.51 in 2012.</w:t>
      </w:r>
    </w:p>
    <w:p w14:paraId="032B35F4" w14:textId="58FE7560" w:rsidR="001F04BC" w:rsidRPr="00052901" w:rsidRDefault="000E3A81"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third case</w:t>
      </w:r>
      <w:r w:rsidR="001F04BC">
        <w:rPr>
          <w:rFonts w:eastAsiaTheme="minorEastAsia" w:cstheme="minorHAnsi"/>
          <w:sz w:val="24"/>
          <w:szCs w:val="24"/>
        </w:rPr>
        <w:t>,</w:t>
      </w:r>
      <w:r>
        <w:rPr>
          <w:rFonts w:eastAsiaTheme="minorEastAsia" w:cstheme="minorHAnsi"/>
          <w:sz w:val="24"/>
          <w:szCs w:val="24"/>
        </w:rPr>
        <w:t xml:space="preserve"> we </w:t>
      </w:r>
      <w:r w:rsidR="001F04BC">
        <w:rPr>
          <w:rFonts w:eastAsiaTheme="minorEastAsia" w:cstheme="minorHAnsi"/>
          <w:sz w:val="24"/>
          <w:szCs w:val="24"/>
        </w:rPr>
        <w:t xml:space="preserve">include the parameters we expect to be the most realistic when evaluating the political regulation. Here we </w:t>
      </w:r>
      <w:r>
        <w:rPr>
          <w:rFonts w:eastAsiaTheme="minorEastAsia" w:cstheme="minorHAnsi"/>
          <w:sz w:val="24"/>
          <w:szCs w:val="24"/>
        </w:rPr>
        <w:t>use the new information presented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AE0B5F">
        <w:rPr>
          <w:rFonts w:eastAsiaTheme="minorEastAsia" w:cstheme="minorHAnsi"/>
          <w:sz w:val="24"/>
          <w:szCs w:val="24"/>
        </w:rPr>
        <w:t xml:space="preserve"> </w:t>
      </w:r>
      <w:r w:rsidR="00AE0B5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E0B5F">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E0B5F">
        <w:rPr>
          <w:rFonts w:eastAsiaTheme="minorEastAsia" w:cstheme="minorHAnsi"/>
          <w:sz w:val="24"/>
          <w:szCs w:val="24"/>
        </w:rPr>
        <w:fldChar w:fldCharType="end"/>
      </w:r>
      <w:r w:rsidR="00AE0B5F">
        <w:rPr>
          <w:rFonts w:eastAsiaTheme="minorEastAsia" w:cstheme="minorHAnsi"/>
          <w:sz w:val="24"/>
          <w:szCs w:val="24"/>
        </w:rPr>
        <w:t xml:space="preserve"> </w:t>
      </w:r>
      <w:r>
        <w:rPr>
          <w:rFonts w:eastAsiaTheme="minorEastAsia" w:cstheme="minorHAnsi"/>
          <w:sz w:val="24"/>
          <w:szCs w:val="24"/>
        </w:rPr>
        <w:t>towards the effect on the approach rate</w:t>
      </w:r>
      <w:r w:rsidR="001F04BC">
        <w:rPr>
          <w:rFonts w:eastAsiaTheme="minorEastAsia" w:cstheme="minorHAnsi"/>
          <w:sz w:val="24"/>
          <w:szCs w:val="24"/>
        </w:rPr>
        <w:t>,</w:t>
      </w:r>
      <w:r>
        <w:rPr>
          <w:rFonts w:eastAsiaTheme="minorEastAsia" w:cstheme="minorHAnsi"/>
          <w:sz w:val="24"/>
          <w:szCs w:val="24"/>
        </w:rPr>
        <w:t xml:space="preserve"> resulting in a micro elasticity of 0.51. We add this to the elasticity found in this paper of the macroeconomic effects</w:t>
      </w:r>
      <w:r w:rsidR="001F04BC">
        <w:rPr>
          <w:rFonts w:eastAsiaTheme="minorEastAsia" w:cstheme="minorHAnsi"/>
          <w:sz w:val="24"/>
          <w:szCs w:val="24"/>
        </w:rPr>
        <w:t>, using an estimate of</w:t>
      </w:r>
      <w:r>
        <w:rPr>
          <w:rFonts w:eastAsiaTheme="minorEastAsia" w:cstheme="minorHAnsi"/>
          <w:sz w:val="24"/>
          <w:szCs w:val="24"/>
        </w:rPr>
        <w:t xml:space="preserve"> 0.38, resulting in a total macro elasticity of </w:t>
      </w:r>
      <w:r w:rsidR="00AE0B5F">
        <w:rPr>
          <w:rFonts w:eastAsiaTheme="minorEastAsia" w:cstheme="minorHAnsi"/>
          <w:sz w:val="24"/>
          <w:szCs w:val="24"/>
        </w:rPr>
        <w:t xml:space="preserve">0.89. We use the compensation rate </w:t>
      </w:r>
      <w:r w:rsidR="00AE0B5F">
        <w:rPr>
          <w:rFonts w:eastAsiaTheme="minorEastAsia" w:cstheme="minorHAnsi"/>
          <w:sz w:val="24"/>
          <w:szCs w:val="24"/>
        </w:rPr>
        <w:lastRenderedPageBreak/>
        <w:t>from the simulation in scenario 6</w:t>
      </w:r>
      <w:r w:rsidR="001F04BC">
        <w:rPr>
          <w:rFonts w:eastAsiaTheme="minorEastAsia" w:cstheme="minorHAnsi"/>
          <w:sz w:val="24"/>
          <w:szCs w:val="24"/>
        </w:rPr>
        <w:t>,</w:t>
      </w:r>
      <w:r w:rsidR="00AE0B5F">
        <w:rPr>
          <w:rFonts w:eastAsiaTheme="minorEastAsia" w:cstheme="minorHAnsi"/>
          <w:sz w:val="24"/>
          <w:szCs w:val="24"/>
        </w:rPr>
        <w:t xml:space="preserve"> leaving us with a compensation rate of 0.57 for 2016 when the shock was introduced. </w:t>
      </w:r>
    </w:p>
    <w:p w14:paraId="4E13F618" w14:textId="76593684" w:rsidR="00F548A0" w:rsidRDefault="00F548A0" w:rsidP="00F548A0">
      <w:pPr>
        <w:pStyle w:val="Billedtekst"/>
        <w:keepNext/>
      </w:pPr>
      <w:bookmarkStart w:id="48" w:name="_Ref120617850"/>
      <w:r>
        <w:t xml:space="preserve">Table </w:t>
      </w:r>
      <w:fldSimple w:instr=" SEQ Table \* ARABIC ">
        <w:r w:rsidR="00775321">
          <w:rPr>
            <w:noProof/>
          </w:rPr>
          <w:t>1</w:t>
        </w:r>
      </w:fldSimple>
      <w:r w:rsidR="000856FC">
        <w:rPr>
          <w:noProof/>
        </w:rPr>
        <w:t>: Estimates used in the 3 cases</w:t>
      </w:r>
      <w:bookmarkEnd w:id="48"/>
    </w:p>
    <w:tbl>
      <w:tblPr>
        <w:tblStyle w:val="Almindeligtabel1"/>
        <w:tblW w:w="5000" w:type="pct"/>
        <w:tblLook w:val="0020" w:firstRow="1" w:lastRow="0" w:firstColumn="0" w:lastColumn="0" w:noHBand="0" w:noVBand="0"/>
      </w:tblPr>
      <w:tblGrid>
        <w:gridCol w:w="1775"/>
        <w:gridCol w:w="1668"/>
        <w:gridCol w:w="4074"/>
        <w:gridCol w:w="769"/>
        <w:gridCol w:w="1342"/>
      </w:tblGrid>
      <w:tr w:rsidR="00A4273D"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Default="00A4273D" w:rsidP="00A4273D">
            <w:pPr>
              <w:pStyle w:val="Compact"/>
              <w:jc w:val="center"/>
              <w:outlineLvl w:val="0"/>
            </w:pPr>
            <w:r>
              <w:t>Case:</w:t>
            </w:r>
          </w:p>
        </w:tc>
        <w:tc>
          <w:tcPr>
            <w:tcW w:w="0" w:type="auto"/>
            <w:hideMark/>
          </w:tcPr>
          <w:p w14:paraId="2CF2864C"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ΔC</m:t>
                </m:r>
                <m:r>
                  <m:rPr>
                    <m:sty m:val="b"/>
                  </m:rPr>
                  <w:rPr>
                    <w:rFonts w:ascii="Cambria Math" w:hAnsi="Cambria Math"/>
                  </w:rPr>
                  <m:t>/</m:t>
                </m:r>
                <m:r>
                  <m:rPr>
                    <m:sty m:val="bi"/>
                  </m:rPr>
                  <w:rPr>
                    <w:rFonts w:ascii="Cambria Math" w:hAnsi="Cambria Math"/>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Default="00A4273D" w:rsidP="00A4273D">
            <w:pPr>
              <w:pStyle w:val="Compact"/>
              <w:jc w:val="center"/>
              <w:outlineLvl w:val="0"/>
            </w:pPr>
            <m:oMathPara>
              <m:oMathParaPr>
                <m:jc m:val="center"/>
              </m:oMathParaPr>
              <m:oMath>
                <m:r>
                  <m:rPr>
                    <m:sty m:val="bi"/>
                  </m:rPr>
                  <w:rPr>
                    <w:rFonts w:ascii="Cambria Math" w:hAnsi="Cambria Math"/>
                  </w:rPr>
                  <m:t>ε</m:t>
                </m:r>
              </m:oMath>
            </m:oMathPara>
          </w:p>
        </w:tc>
        <w:tc>
          <w:tcPr>
            <w:tcW w:w="0" w:type="auto"/>
            <w:hideMark/>
          </w:tcPr>
          <w:p w14:paraId="597978CF"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Default="00A4273D" w:rsidP="00A4273D">
            <w:pPr>
              <w:pStyle w:val="Compact"/>
              <w:jc w:val="center"/>
              <w:outlineLvl w:val="0"/>
            </w:pPr>
            <m:oMathPara>
              <m:oMathParaPr>
                <m:jc m:val="center"/>
              </m:oMathParaPr>
              <m:oMath>
                <m:r>
                  <m:rPr>
                    <m:sty m:val="bi"/>
                  </m:rPr>
                  <w:rPr>
                    <w:rFonts w:ascii="Cambria Math" w:hAnsi="Cambria Math"/>
                  </w:rPr>
                  <m:t>ur</m:t>
                </m:r>
              </m:oMath>
            </m:oMathPara>
          </w:p>
        </w:tc>
      </w:tr>
      <w:tr w:rsidR="00A4273D"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Default="00A4273D" w:rsidP="00A4273D">
            <w:pPr>
              <w:pStyle w:val="Compact"/>
              <w:jc w:val="center"/>
              <w:outlineLvl w:val="0"/>
            </w:pPr>
            <w:r>
              <w:t>Case 1</w:t>
            </w:r>
          </w:p>
        </w:tc>
        <w:tc>
          <w:tcPr>
            <w:tcW w:w="0" w:type="auto"/>
            <w:hideMark/>
          </w:tcPr>
          <w:p w14:paraId="47EF0DD6"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Default="00A4273D" w:rsidP="00A4273D">
            <w:pPr>
              <w:pStyle w:val="Compact"/>
              <w:jc w:val="center"/>
              <w:outlineLvl w:val="0"/>
            </w:pPr>
            <w:r>
              <w:t>0.36</w:t>
            </w:r>
          </w:p>
        </w:tc>
        <w:tc>
          <w:tcPr>
            <w:tcW w:w="0" w:type="auto"/>
            <w:hideMark/>
          </w:tcPr>
          <w:p w14:paraId="52A5F70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Default="00A4273D" w:rsidP="00A4273D">
            <w:pPr>
              <w:pStyle w:val="Compact"/>
              <w:jc w:val="center"/>
              <w:outlineLvl w:val="0"/>
            </w:pPr>
            <w:r>
              <w:t>0.05</w:t>
            </w:r>
          </w:p>
        </w:tc>
      </w:tr>
      <w:tr w:rsidR="00A4273D"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Default="00A4273D" w:rsidP="00A4273D">
            <w:pPr>
              <w:pStyle w:val="Compact"/>
              <w:jc w:val="center"/>
              <w:outlineLvl w:val="0"/>
            </w:pPr>
            <w:r>
              <w:t>Case 2</w:t>
            </w:r>
          </w:p>
        </w:tc>
        <w:tc>
          <w:tcPr>
            <w:tcW w:w="0" w:type="auto"/>
            <w:hideMark/>
          </w:tcPr>
          <w:p w14:paraId="0C960CC8"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Default="00A4273D" w:rsidP="00A4273D">
            <w:pPr>
              <w:pStyle w:val="Compact"/>
              <w:jc w:val="center"/>
              <w:outlineLvl w:val="0"/>
            </w:pPr>
            <w:r>
              <w:t>0.66</w:t>
            </w:r>
          </w:p>
        </w:tc>
        <w:tc>
          <w:tcPr>
            <w:tcW w:w="0" w:type="auto"/>
            <w:hideMark/>
          </w:tcPr>
          <w:p w14:paraId="6D9A5CF1"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Default="00A4273D" w:rsidP="00A4273D">
            <w:pPr>
              <w:pStyle w:val="Compact"/>
              <w:jc w:val="center"/>
              <w:outlineLvl w:val="0"/>
            </w:pPr>
            <w:r>
              <w:t>0.05</w:t>
            </w:r>
          </w:p>
        </w:tc>
      </w:tr>
      <w:tr w:rsidR="00A4273D"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77777777" w:rsidR="00A4273D" w:rsidRDefault="00A4273D" w:rsidP="00A4273D">
            <w:pPr>
              <w:pStyle w:val="Compact"/>
              <w:jc w:val="center"/>
              <w:outlineLvl w:val="0"/>
            </w:pPr>
            <w:r>
              <w:t>Case 3</w:t>
            </w:r>
          </w:p>
        </w:tc>
        <w:tc>
          <w:tcPr>
            <w:tcW w:w="0" w:type="auto"/>
            <w:hideMark/>
          </w:tcPr>
          <w:p w14:paraId="6678C85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0.57</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09DC6A1B" w:rsidR="00A4273D" w:rsidRDefault="00A4273D" w:rsidP="00A4273D">
            <w:pPr>
              <w:pStyle w:val="Compact"/>
              <w:jc w:val="center"/>
              <w:outlineLvl w:val="0"/>
            </w:pPr>
            <w:r>
              <w:t>0.51 + 0.38</w:t>
            </w:r>
            <w:r w:rsidR="00B0781A">
              <w:t xml:space="preserve"> = 0.89</w:t>
            </w:r>
          </w:p>
        </w:tc>
        <w:tc>
          <w:tcPr>
            <w:tcW w:w="0" w:type="auto"/>
            <w:hideMark/>
          </w:tcPr>
          <w:p w14:paraId="0D0E8AF1"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Default="00A4273D" w:rsidP="00A4273D">
            <w:pPr>
              <w:pStyle w:val="Compact"/>
              <w:jc w:val="center"/>
              <w:outlineLvl w:val="0"/>
            </w:pPr>
            <w:r>
              <w:t>0.05</w:t>
            </w:r>
          </w:p>
        </w:tc>
      </w:tr>
    </w:tbl>
    <w:p w14:paraId="0B0B76E4" w14:textId="77777777" w:rsidR="00A4273D" w:rsidRPr="009111C1" w:rsidRDefault="00A4273D" w:rsidP="00D67ABC">
      <w:pPr>
        <w:spacing w:line="360" w:lineRule="auto"/>
        <w:rPr>
          <w:rFonts w:eastAsiaTheme="minorEastAsia" w:cstheme="minorHAnsi"/>
          <w:sz w:val="24"/>
          <w:szCs w:val="24"/>
        </w:rPr>
      </w:pPr>
    </w:p>
    <w:p w14:paraId="0A48218C" w14:textId="420C9B24" w:rsidR="00B0781A"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0A9170C" w14:textId="1B8118C2" w:rsidR="00295DEE"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 the estimates argued by the income insurance companies</w:t>
      </w:r>
      <w:r w:rsidR="00B0781A">
        <w:rPr>
          <w:rFonts w:eastAsiaTheme="minorEastAsia" w:cstheme="minorHAnsi"/>
          <w:sz w:val="24"/>
          <w:szCs w:val="24"/>
        </w:rPr>
        <w:t>, and presented in the table above</w:t>
      </w:r>
      <w:r w:rsidRPr="009111C1">
        <w:rPr>
          <w:rFonts w:eastAsiaTheme="minorEastAsia" w:cstheme="minorHAnsi"/>
          <w:sz w:val="24"/>
          <w:szCs w:val="24"/>
        </w:rPr>
        <w:t xml:space="preserve">,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and the marginal costs to be </w:t>
      </w:r>
      <w:r w:rsidR="00E03D34">
        <w:rPr>
          <w:rFonts w:eastAsiaTheme="minorEastAsia" w:cstheme="minorHAnsi"/>
          <w:sz w:val="24"/>
          <w:szCs w:val="24"/>
        </w:rPr>
        <w:t>0.38. As we find the 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 xml:space="preserve">conclude that </w:t>
      </w:r>
      <w:r w:rsidR="005D2CD5">
        <w:rPr>
          <w:rFonts w:eastAsiaTheme="minorEastAsia" w:cstheme="minorHAnsi"/>
          <w:sz w:val="24"/>
          <w:szCs w:val="24"/>
        </w:rPr>
        <w:t>removing the regulation</w:t>
      </w:r>
      <w:r w:rsidR="00E03D34">
        <w:rPr>
          <w:rFonts w:eastAsiaTheme="minorEastAsia" w:cstheme="minorHAnsi"/>
          <w:sz w:val="24"/>
          <w:szCs w:val="24"/>
        </w:rPr>
        <w:t xml:space="preserve"> has a negative 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 xml:space="preserve">fits </w:t>
      </w:r>
      <w:r w:rsidR="00B0781A">
        <w:rPr>
          <w:rFonts w:eastAsiaTheme="minorEastAsia" w:cstheme="minorHAnsi"/>
          <w:sz w:val="24"/>
          <w:szCs w:val="24"/>
        </w:rPr>
        <w:t xml:space="preserve">well </w:t>
      </w:r>
      <w:r w:rsidR="00942B51">
        <w:rPr>
          <w:rFonts w:eastAsiaTheme="minorEastAsia" w:cstheme="minorHAnsi"/>
          <w:sz w:val="24"/>
          <w:szCs w:val="24"/>
        </w:rPr>
        <w:t>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w:t>
      </w:r>
      <w:r w:rsidR="005D2CD5">
        <w:rPr>
          <w:rFonts w:eastAsiaTheme="minorEastAsia" w:cstheme="minorHAnsi"/>
          <w:sz w:val="24"/>
          <w:szCs w:val="24"/>
        </w:rPr>
        <w:t>organizations</w:t>
      </w:r>
      <w:r w:rsidR="00942B51">
        <w:rPr>
          <w:rFonts w:eastAsiaTheme="minorEastAsia" w:cstheme="minorHAnsi"/>
          <w:sz w:val="24"/>
          <w:szCs w:val="24"/>
        </w:rPr>
        <w:t xml:space="preserve">, </w:t>
      </w:r>
      <w:r w:rsidR="005D2CD5">
        <w:rPr>
          <w:rFonts w:eastAsiaTheme="minorEastAsia" w:cstheme="minorHAnsi"/>
          <w:sz w:val="24"/>
          <w:szCs w:val="24"/>
        </w:rPr>
        <w:t>who also wish to increase</w:t>
      </w:r>
      <w:r w:rsidR="00021CDF">
        <w:rPr>
          <w:rFonts w:eastAsiaTheme="minorEastAsia" w:cstheme="minorHAnsi"/>
          <w:sz w:val="24"/>
          <w:szCs w:val="24"/>
        </w:rPr>
        <w:t xml:space="preserve"> the compensation rate over time</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4D3A4B88" w14:textId="5FF762BA" w:rsidR="006800FF"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w:t>
      </w:r>
      <w:r w:rsidR="00D44FD0">
        <w:rPr>
          <w:rFonts w:eastAsiaTheme="minorEastAsia" w:cstheme="minorHAnsi"/>
          <w:sz w:val="24"/>
          <w:szCs w:val="24"/>
        </w:rPr>
        <w:t xml:space="preserve"> only</w:t>
      </w:r>
      <w:r w:rsidRPr="009111C1">
        <w:rPr>
          <w:rFonts w:eastAsiaTheme="minorEastAsia" w:cstheme="minorHAnsi"/>
          <w:sz w:val="24"/>
          <w:szCs w:val="24"/>
        </w:rPr>
        <w:t xml:space="preserve"> the estimates </w:t>
      </w:r>
      <w:r w:rsidR="00D44FD0">
        <w:rPr>
          <w:rFonts w:eastAsiaTheme="minorEastAsia" w:cstheme="minorHAnsi"/>
          <w:sz w:val="24"/>
          <w:szCs w:val="24"/>
        </w:rPr>
        <w:t>argued by</w:t>
      </w:r>
      <w:r w:rsidRPr="009111C1">
        <w:rPr>
          <w:rFonts w:eastAsiaTheme="minorEastAsia" w:cstheme="minorHAnsi"/>
          <w:sz w:val="24"/>
          <w:szCs w:val="24"/>
        </w:rPr>
        <w:t xml:space="preserve"> the </w:t>
      </w:r>
      <w:r w:rsidR="002539F9">
        <w:rPr>
          <w:rFonts w:eastAsiaTheme="minorEastAsia" w:cstheme="minorHAnsi"/>
          <w:sz w:val="24"/>
          <w:szCs w:val="24"/>
        </w:rPr>
        <w:t>IS-model</w:t>
      </w:r>
      <w:r w:rsidRPr="009111C1">
        <w:rPr>
          <w:rFonts w:eastAsiaTheme="minorEastAsia" w:cstheme="minorHAnsi"/>
          <w:sz w:val="24"/>
          <w:szCs w:val="24"/>
        </w:rPr>
        <w:t>,</w:t>
      </w:r>
      <w:r w:rsidR="00D44FD0">
        <w:rPr>
          <w:rFonts w:eastAsiaTheme="minorEastAsia" w:cstheme="minorHAnsi"/>
          <w:sz w:val="24"/>
          <w:szCs w:val="24"/>
        </w:rPr>
        <w:t xml:space="preserve"> thereby not taking into account the critics of the approach rate as well as neglecting macroeconomic effects,</w:t>
      </w:r>
      <w:r w:rsidRPr="009111C1">
        <w:rPr>
          <w:rFonts w:eastAsiaTheme="minorEastAsia" w:cstheme="minorHAnsi"/>
          <w:sz w:val="24"/>
          <w:szCs w:val="24"/>
        </w:rPr>
        <w:t xml:space="preserve"> we </w:t>
      </w:r>
      <w:r w:rsidR="00D44FD0">
        <w:rPr>
          <w:rFonts w:eastAsiaTheme="minorEastAsia" w:cstheme="minorHAnsi"/>
          <w:sz w:val="24"/>
          <w:szCs w:val="24"/>
        </w:rPr>
        <w:t>calculate</w:t>
      </w:r>
      <w:r w:rsidR="00E67E1E">
        <w:rPr>
          <w:rFonts w:eastAsiaTheme="minorEastAsia" w:cstheme="minorHAnsi"/>
          <w:sz w:val="24"/>
          <w:szCs w:val="24"/>
        </w:rPr>
        <w:t xml:space="preserve"> the</w:t>
      </w:r>
      <w:r w:rsidRPr="009111C1">
        <w:rPr>
          <w:rFonts w:eastAsiaTheme="minorEastAsia" w:cstheme="minorHAnsi"/>
          <w:sz w:val="24"/>
          <w:szCs w:val="24"/>
        </w:rPr>
        <w:t xml:space="preserve"> marginal gains</w:t>
      </w:r>
      <w:r w:rsidR="00E67E1E">
        <w:rPr>
          <w:rFonts w:eastAsiaTheme="minorEastAsia" w:cstheme="minorHAnsi"/>
          <w:sz w:val="24"/>
          <w:szCs w:val="24"/>
        </w:rPr>
        <w:t xml:space="preserve"> to be 0.52 </w:t>
      </w:r>
      <w:r w:rsidR="00D44FD0">
        <w:rPr>
          <w:rFonts w:eastAsiaTheme="minorEastAsia" w:cstheme="minorHAnsi"/>
          <w:sz w:val="24"/>
          <w:szCs w:val="24"/>
        </w:rPr>
        <w:t>and thereby</w:t>
      </w:r>
      <w:r w:rsidRPr="009111C1">
        <w:rPr>
          <w:rFonts w:eastAsiaTheme="minorEastAsia" w:cstheme="minorHAnsi"/>
          <w:sz w:val="24"/>
          <w:szCs w:val="24"/>
        </w:rPr>
        <w:t xml:space="preserve"> lower than the</w:t>
      </w:r>
      <w:r w:rsidR="00E67E1E">
        <w:rPr>
          <w:rFonts w:eastAsiaTheme="minorEastAsia" w:cstheme="minorHAnsi"/>
          <w:sz w:val="24"/>
          <w:szCs w:val="24"/>
        </w:rPr>
        <w:t xml:space="preserve"> estimate for the</w:t>
      </w:r>
      <w:r w:rsidRPr="009111C1">
        <w:rPr>
          <w:rFonts w:eastAsiaTheme="minorEastAsia" w:cstheme="minorHAnsi"/>
          <w:sz w:val="24"/>
          <w:szCs w:val="24"/>
        </w:rPr>
        <w:t xml:space="preserve"> marginal costs</w:t>
      </w:r>
      <w:r w:rsidR="00E67E1E">
        <w:rPr>
          <w:rFonts w:eastAsiaTheme="minorEastAsia" w:cstheme="minorHAnsi"/>
          <w:sz w:val="24"/>
          <w:szCs w:val="24"/>
        </w:rPr>
        <w:t xml:space="preserve"> being 0.69</w:t>
      </w:r>
      <w:r w:rsidRPr="009111C1">
        <w:rPr>
          <w:rFonts w:eastAsiaTheme="minorEastAsia" w:cstheme="minorHAnsi"/>
          <w:sz w:val="24"/>
          <w:szCs w:val="24"/>
        </w:rPr>
        <w:t xml:space="preserve">. </w:t>
      </w:r>
      <w:r w:rsidR="00D44FD0">
        <w:rPr>
          <w:rFonts w:eastAsiaTheme="minorEastAsia" w:cstheme="minorHAnsi"/>
          <w:sz w:val="24"/>
          <w:szCs w:val="24"/>
        </w:rPr>
        <w:t>This leaves us to validate</w:t>
      </w:r>
      <w:r w:rsidR="00B1293A">
        <w:rPr>
          <w:rFonts w:eastAsiaTheme="minorEastAsia" w:cstheme="minorHAnsi"/>
          <w:sz w:val="24"/>
          <w:szCs w:val="24"/>
        </w:rPr>
        <w:t xml:space="preserve">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w:t>
      </w:r>
      <w:r w:rsidR="00D44FD0">
        <w:rPr>
          <w:rFonts w:eastAsiaTheme="minorEastAsia" w:cstheme="minorHAnsi"/>
          <w:sz w:val="24"/>
          <w:szCs w:val="24"/>
        </w:rPr>
        <w:t>state</w:t>
      </w:r>
      <w:r w:rsidR="00B1293A">
        <w:rPr>
          <w:rFonts w:eastAsiaTheme="minorEastAsia" w:cstheme="minorHAnsi"/>
          <w:sz w:val="24"/>
          <w:szCs w:val="24"/>
        </w:rPr>
        <w:t xml:space="preserve"> regulation percent</w:t>
      </w:r>
      <w:r w:rsidR="00D44FD0">
        <w:rPr>
          <w:rFonts w:eastAsiaTheme="minorEastAsia" w:cstheme="minorHAnsi"/>
          <w:sz w:val="24"/>
          <w:szCs w:val="24"/>
        </w:rPr>
        <w:t>age</w:t>
      </w:r>
      <w:r w:rsidR="00B1293A">
        <w:rPr>
          <w:rFonts w:eastAsiaTheme="minorEastAsia" w:cstheme="minorHAnsi"/>
          <w:sz w:val="24"/>
          <w:szCs w:val="24"/>
        </w:rPr>
        <w:t xml:space="preserve">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1D68A419" w14:textId="13824FD6" w:rsidR="00A83A56" w:rsidRDefault="00E67E1E" w:rsidP="00D67ABC">
      <w:pPr>
        <w:spacing w:line="360" w:lineRule="auto"/>
        <w:rPr>
          <w:rFonts w:eastAsiaTheme="minorEastAsia" w:cstheme="minorHAnsi"/>
          <w:sz w:val="24"/>
          <w:szCs w:val="24"/>
        </w:rPr>
      </w:pPr>
      <w:r>
        <w:rPr>
          <w:rFonts w:eastAsiaTheme="minorEastAsia" w:cstheme="minorHAnsi"/>
          <w:sz w:val="24"/>
          <w:szCs w:val="24"/>
        </w:rPr>
        <w:t xml:space="preserve">Using </w:t>
      </w:r>
      <w:r w:rsidR="0092793F">
        <w:rPr>
          <w:rFonts w:eastAsiaTheme="minorEastAsia" w:cstheme="minorHAnsi"/>
          <w:sz w:val="24"/>
          <w:szCs w:val="24"/>
        </w:rPr>
        <w:t>what we find to be the most realistic estimate of the micro elasticity together with the elasticity of the macroeconomic effects found in this paper,</w:t>
      </w:r>
      <w:r>
        <w:rPr>
          <w:rFonts w:eastAsiaTheme="minorEastAsia" w:cstheme="minorHAnsi"/>
          <w:sz w:val="24"/>
          <w:szCs w:val="24"/>
        </w:rPr>
        <w:t xml:space="preserve"> we get the estimate of the</w:t>
      </w:r>
      <w:r w:rsidR="00CB3248" w:rsidRPr="009111C1">
        <w:rPr>
          <w:rFonts w:eastAsiaTheme="minorEastAsia" w:cstheme="minorHAnsi"/>
          <w:sz w:val="24"/>
          <w:szCs w:val="24"/>
        </w:rPr>
        <w:t xml:space="preserve"> marginal gains</w:t>
      </w:r>
      <w:r>
        <w:rPr>
          <w:rFonts w:eastAsiaTheme="minorEastAsia" w:cstheme="minorHAnsi"/>
          <w:sz w:val="24"/>
          <w:szCs w:val="24"/>
        </w:rPr>
        <w:t xml:space="preserve"> to be 0.57</w:t>
      </w:r>
      <w:r w:rsidR="00EB3864">
        <w:rPr>
          <w:rFonts w:eastAsiaTheme="minorEastAsia" w:cstheme="minorHAnsi"/>
          <w:sz w:val="24"/>
          <w:szCs w:val="24"/>
        </w:rPr>
        <w:t>,</w:t>
      </w:r>
      <w:r>
        <w:rPr>
          <w:rFonts w:eastAsiaTheme="minorEastAsia" w:cstheme="minorHAnsi"/>
          <w:sz w:val="24"/>
          <w:szCs w:val="24"/>
        </w:rPr>
        <w:t xml:space="preserve"> </w:t>
      </w:r>
      <w:r w:rsidR="0092793F">
        <w:rPr>
          <w:rFonts w:eastAsiaTheme="minorEastAsia" w:cstheme="minorHAnsi"/>
          <w:sz w:val="24"/>
          <w:szCs w:val="24"/>
        </w:rPr>
        <w:t>and thereby</w:t>
      </w:r>
      <w:r w:rsidR="00CB3248" w:rsidRPr="009111C1">
        <w:rPr>
          <w:rFonts w:eastAsiaTheme="minorEastAsia" w:cstheme="minorHAnsi"/>
          <w:sz w:val="24"/>
          <w:szCs w:val="24"/>
        </w:rPr>
        <w:t xml:space="preserve"> lower than the</w:t>
      </w:r>
      <w:r>
        <w:rPr>
          <w:rFonts w:eastAsiaTheme="minorEastAsia" w:cstheme="minorHAnsi"/>
          <w:sz w:val="24"/>
          <w:szCs w:val="24"/>
        </w:rPr>
        <w:t xml:space="preserve"> estimated value of the</w:t>
      </w:r>
      <w:r w:rsidR="00CB3248" w:rsidRPr="009111C1">
        <w:rPr>
          <w:rFonts w:eastAsiaTheme="minorEastAsia" w:cstheme="minorHAnsi"/>
          <w:sz w:val="24"/>
          <w:szCs w:val="24"/>
        </w:rPr>
        <w:t xml:space="preserve"> marginal costs</w:t>
      </w:r>
      <w:r>
        <w:rPr>
          <w:rFonts w:eastAsiaTheme="minorEastAsia" w:cstheme="minorHAnsi"/>
          <w:sz w:val="24"/>
          <w:szCs w:val="24"/>
        </w:rPr>
        <w:t xml:space="preserve"> being 0.96</w:t>
      </w:r>
      <w:r w:rsidR="00CB3248" w:rsidRPr="009111C1">
        <w:rPr>
          <w:rFonts w:eastAsiaTheme="minorEastAsia" w:cstheme="minorHAnsi"/>
          <w:sz w:val="24"/>
          <w:szCs w:val="24"/>
        </w:rPr>
        <w:t>.</w:t>
      </w:r>
      <w:r w:rsidR="00942B51">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sidR="00942B51">
        <w:rPr>
          <w:rFonts w:eastAsiaTheme="minorEastAsia" w:cstheme="minorHAnsi"/>
          <w:sz w:val="24"/>
          <w:szCs w:val="24"/>
        </w:rPr>
        <w:t>is larger than the</w:t>
      </w:r>
      <w:r w:rsidR="00B1293A">
        <w:rPr>
          <w:rFonts w:eastAsiaTheme="minorEastAsia" w:cstheme="minorHAnsi"/>
          <w:sz w:val="24"/>
          <w:szCs w:val="24"/>
        </w:rPr>
        <w:t xml:space="preserve"> reduc</w:t>
      </w:r>
      <w:r w:rsidR="00942B51">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sidR="00942B51">
        <w:rPr>
          <w:rFonts w:eastAsiaTheme="minorEastAsia" w:cstheme="minorHAnsi"/>
          <w:sz w:val="24"/>
          <w:szCs w:val="24"/>
        </w:rPr>
        <w:t>coming</w:t>
      </w:r>
      <w:r w:rsidR="00B1293A">
        <w:rPr>
          <w:rFonts w:eastAsiaTheme="minorEastAsia" w:cstheme="minorHAnsi"/>
          <w:sz w:val="24"/>
          <w:szCs w:val="24"/>
        </w:rPr>
        <w:t xml:space="preserve"> of the</w:t>
      </w:r>
      <w:r w:rsidR="00942B51">
        <w:rPr>
          <w:rFonts w:eastAsiaTheme="minorEastAsia" w:cstheme="minorHAnsi"/>
          <w:sz w:val="24"/>
          <w:szCs w:val="24"/>
        </w:rPr>
        <w:t xml:space="preserve"> lower</w:t>
      </w:r>
      <w:r w:rsidR="00B1293A">
        <w:rPr>
          <w:rFonts w:eastAsiaTheme="minorEastAsia" w:cstheme="minorHAnsi"/>
          <w:sz w:val="24"/>
          <w:szCs w:val="24"/>
        </w:rPr>
        <w:t xml:space="preserve"> approach rate</w:t>
      </w:r>
      <w:r w:rsidR="00942B51">
        <w:rPr>
          <w:rFonts w:eastAsiaTheme="minorEastAsia" w:cstheme="minorHAnsi"/>
          <w:sz w:val="24"/>
          <w:szCs w:val="24"/>
        </w:rPr>
        <w:t xml:space="preserve"> as</w:t>
      </w:r>
      <w:r w:rsidR="00B1293A">
        <w:rPr>
          <w:rFonts w:eastAsiaTheme="minorEastAsia" w:cstheme="minorHAnsi"/>
          <w:sz w:val="24"/>
          <w:szCs w:val="24"/>
        </w:rPr>
        <w:t xml:space="preserve"> argued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B1293A">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92793F">
        <w:rPr>
          <w:rFonts w:eastAsiaTheme="minorEastAsia" w:cstheme="minorHAnsi"/>
          <w:sz w:val="24"/>
          <w:szCs w:val="24"/>
        </w:rPr>
        <w:t>Based on this result, we find that</w:t>
      </w:r>
      <w:r w:rsidR="00021CDF">
        <w:rPr>
          <w:rFonts w:eastAsiaTheme="minorEastAsia" w:cstheme="minorHAnsi"/>
          <w:sz w:val="24"/>
          <w:szCs w:val="24"/>
        </w:rPr>
        <w:t xml:space="preserve"> </w:t>
      </w:r>
      <w:r w:rsidR="007908F3">
        <w:rPr>
          <w:rFonts w:eastAsiaTheme="minorEastAsia" w:cstheme="minorHAnsi"/>
          <w:sz w:val="24"/>
          <w:szCs w:val="24"/>
        </w:rPr>
        <w:t xml:space="preserve">the government </w:t>
      </w:r>
      <w:r w:rsidR="0092793F">
        <w:rPr>
          <w:rFonts w:eastAsiaTheme="minorEastAsia" w:cstheme="minorHAnsi"/>
          <w:sz w:val="24"/>
          <w:szCs w:val="24"/>
        </w:rPr>
        <w:t>is</w:t>
      </w:r>
      <w:r w:rsidR="007908F3">
        <w:rPr>
          <w:rFonts w:eastAsiaTheme="minorEastAsia" w:cstheme="minorHAnsi"/>
          <w:sz w:val="24"/>
          <w:szCs w:val="24"/>
        </w:rPr>
        <w:t xml:space="preserv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w:t>
      </w:r>
      <w:r w:rsidR="007908F3">
        <w:rPr>
          <w:rFonts w:eastAsiaTheme="minorEastAsia" w:cstheme="minorHAnsi"/>
          <w:sz w:val="24"/>
          <w:szCs w:val="24"/>
        </w:rPr>
        <w:lastRenderedPageBreak/>
        <w:t xml:space="preserve">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w:t>
      </w:r>
      <w:r w:rsidR="0092793F">
        <w:rPr>
          <w:rFonts w:eastAsiaTheme="minorEastAsia" w:cstheme="minorHAnsi"/>
          <w:sz w:val="24"/>
          <w:szCs w:val="24"/>
        </w:rPr>
        <w:t>,</w:t>
      </w:r>
      <w:r w:rsidR="00021CDF">
        <w:rPr>
          <w:rFonts w:eastAsiaTheme="minorEastAsia" w:cstheme="minorHAnsi"/>
          <w:sz w:val="24"/>
          <w:szCs w:val="24"/>
        </w:rPr>
        <w:t xml:space="preserve"> by suppressing the </w:t>
      </w:r>
      <w:r w:rsidR="00B61329">
        <w:rPr>
          <w:rFonts w:eastAsiaTheme="minorEastAsia" w:cstheme="minorHAnsi"/>
          <w:sz w:val="24"/>
          <w:szCs w:val="24"/>
        </w:rPr>
        <w:t>state</w:t>
      </w:r>
      <w:r w:rsidR="00021CDF">
        <w:rPr>
          <w:rFonts w:eastAsiaTheme="minorEastAsia" w:cstheme="minorHAnsi"/>
          <w:sz w:val="24"/>
          <w:szCs w:val="24"/>
        </w:rPr>
        <w:t xml:space="preserve"> regulation percentage.</w:t>
      </w:r>
      <w:r w:rsidR="007908F3">
        <w:rPr>
          <w:rFonts w:eastAsiaTheme="minorEastAsia" w:cstheme="minorHAnsi"/>
          <w:sz w:val="24"/>
          <w:szCs w:val="24"/>
        </w:rPr>
        <w:t xml:space="preserve"> </w:t>
      </w:r>
    </w:p>
    <w:p w14:paraId="7035CBB6" w14:textId="6A913955" w:rsidR="008311CF" w:rsidRDefault="0092793F" w:rsidP="00D67ABC">
      <w:pPr>
        <w:spacing w:line="360" w:lineRule="auto"/>
        <w:rPr>
          <w:rFonts w:eastAsiaTheme="minorEastAsia" w:cstheme="minorHAnsi"/>
          <w:sz w:val="24"/>
          <w:szCs w:val="24"/>
        </w:rPr>
      </w:pPr>
      <w:r>
        <w:rPr>
          <w:rFonts w:eastAsiaTheme="minorEastAsia" w:cstheme="minorHAnsi"/>
          <w:sz w:val="24"/>
          <w:szCs w:val="24"/>
        </w:rPr>
        <w:t>It is very</w:t>
      </w:r>
      <w:r w:rsidR="0080080C">
        <w:rPr>
          <w:rFonts w:eastAsiaTheme="minorEastAsia" w:cstheme="minorHAnsi"/>
          <w:sz w:val="24"/>
          <w:szCs w:val="24"/>
        </w:rPr>
        <w:t xml:space="preserve"> important </w:t>
      </w:r>
      <w:r>
        <w:rPr>
          <w:rFonts w:eastAsiaTheme="minorEastAsia" w:cstheme="minorHAnsi"/>
          <w:sz w:val="24"/>
          <w:szCs w:val="24"/>
        </w:rPr>
        <w:t>to highlight</w:t>
      </w:r>
      <w:r w:rsidR="0080080C">
        <w:rPr>
          <w:rFonts w:eastAsiaTheme="minorEastAsia" w:cstheme="minorHAnsi"/>
          <w:sz w:val="24"/>
          <w:szCs w:val="24"/>
        </w:rPr>
        <w:t xml:space="preserve"> that th</w:t>
      </w:r>
      <w:r w:rsidR="006F2CD4">
        <w:rPr>
          <w:rFonts w:eastAsiaTheme="minorEastAsia" w:cstheme="minorHAnsi"/>
          <w:sz w:val="24"/>
          <w:szCs w:val="24"/>
        </w:rPr>
        <w:t>is</w:t>
      </w:r>
      <w:r w:rsidR="0080080C">
        <w:rPr>
          <w:rFonts w:eastAsiaTheme="minorEastAsia" w:cstheme="minorHAnsi"/>
          <w:sz w:val="24"/>
          <w:szCs w:val="24"/>
        </w:rPr>
        <w:t xml:space="preserve"> result </w:t>
      </w:r>
      <w:r w:rsidR="006F2CD4">
        <w:rPr>
          <w:rFonts w:eastAsiaTheme="minorEastAsia" w:cstheme="minorHAnsi"/>
          <w:sz w:val="24"/>
          <w:szCs w:val="24"/>
        </w:rPr>
        <w:t xml:space="preserve">heavily rely on the assumption </w:t>
      </w:r>
      <w:r w:rsidR="00EB3864">
        <w:rPr>
          <w:rFonts w:eastAsiaTheme="minorEastAsia" w:cstheme="minorHAnsi"/>
          <w:sz w:val="24"/>
          <w:szCs w:val="24"/>
        </w:rPr>
        <w:t xml:space="preserve">of Denmark having the same elasticity </w:t>
      </w:r>
      <w:r w:rsidR="0080080C">
        <w:rPr>
          <w:rFonts w:eastAsiaTheme="minorEastAsia" w:cstheme="minorHAnsi"/>
          <w:sz w:val="24"/>
          <w:szCs w:val="24"/>
        </w:rPr>
        <w:t>of the level of income insurance on wages</w:t>
      </w:r>
      <w:r w:rsidR="004F646D">
        <w:rPr>
          <w:rFonts w:eastAsiaTheme="minorEastAsia" w:cstheme="minorHAnsi"/>
          <w:sz w:val="24"/>
          <w:szCs w:val="24"/>
        </w:rPr>
        <w:t xml:space="preserve"> </w:t>
      </w:r>
      <w:r w:rsidR="00EB3864">
        <w:rPr>
          <w:rFonts w:eastAsiaTheme="minorEastAsia" w:cstheme="minorHAnsi"/>
          <w:sz w:val="24"/>
          <w:szCs w:val="24"/>
        </w:rPr>
        <w:t>as</w:t>
      </w:r>
      <w:r w:rsidR="0080080C">
        <w:rPr>
          <w:rFonts w:eastAsiaTheme="minorEastAsia" w:cstheme="minorHAnsi"/>
          <w:sz w:val="24"/>
          <w:szCs w:val="24"/>
        </w:rPr>
        <w:t xml:space="preserve"> found by</w:t>
      </w:r>
      <w:r w:rsidR="00F548A0">
        <w:rPr>
          <w:rFonts w:eastAsiaTheme="minorEastAsia" w:cstheme="minorHAnsi"/>
          <w:sz w:val="24"/>
          <w:szCs w:val="24"/>
        </w:rPr>
        <w:t xml:space="preserve"> </w:t>
      </w:r>
      <w:r w:rsidR="00F548A0" w:rsidRPr="0080080C">
        <w:rPr>
          <w:rFonts w:eastAsiaTheme="minorEastAsia" w:cstheme="minorHAnsi"/>
          <w:noProof/>
          <w:sz w:val="24"/>
          <w:szCs w:val="24"/>
        </w:rPr>
        <w:t>Fredriksson &amp; Söderström</w:t>
      </w:r>
      <w:r w:rsidR="0080080C">
        <w:rPr>
          <w:rFonts w:eastAsiaTheme="minorEastAsia" w:cstheme="minorHAnsi"/>
          <w:sz w:val="24"/>
          <w:szCs w:val="24"/>
        </w:rPr>
        <w:t xml:space="preserve"> </w:t>
      </w:r>
      <w:r w:rsidR="0080080C">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80080C">
        <w:rPr>
          <w:rFonts w:eastAsiaTheme="minorEastAsia" w:cstheme="minorHAnsi"/>
          <w:sz w:val="24"/>
          <w:szCs w:val="24"/>
        </w:rPr>
        <w:fldChar w:fldCharType="separate"/>
      </w:r>
      <w:r w:rsidR="00F548A0" w:rsidRPr="00F548A0">
        <w:rPr>
          <w:rFonts w:eastAsiaTheme="minorEastAsia" w:cstheme="minorHAnsi"/>
          <w:noProof/>
          <w:sz w:val="24"/>
          <w:szCs w:val="24"/>
        </w:rPr>
        <w:t>(2020)</w:t>
      </w:r>
      <w:r w:rsidR="0080080C">
        <w:rPr>
          <w:rFonts w:eastAsiaTheme="minorEastAsia" w:cstheme="minorHAnsi"/>
          <w:sz w:val="24"/>
          <w:szCs w:val="24"/>
        </w:rPr>
        <w:fldChar w:fldCharType="end"/>
      </w:r>
      <w:r w:rsidR="000C5AE2">
        <w:rPr>
          <w:rFonts w:eastAsiaTheme="minorEastAsia" w:cstheme="minorHAnsi"/>
          <w:sz w:val="24"/>
          <w:szCs w:val="24"/>
        </w:rPr>
        <w:t xml:space="preserve"> for the Swedish economy</w:t>
      </w:r>
      <w:r w:rsidR="004F646D">
        <w:rPr>
          <w:rFonts w:eastAsiaTheme="minorEastAsia" w:cstheme="minorHAnsi"/>
          <w:sz w:val="24"/>
          <w:szCs w:val="24"/>
        </w:rPr>
        <w:t>.</w:t>
      </w:r>
      <w:r w:rsidR="0080080C">
        <w:rPr>
          <w:rFonts w:eastAsiaTheme="minorEastAsia" w:cstheme="minorHAnsi"/>
          <w:sz w:val="24"/>
          <w:szCs w:val="24"/>
        </w:rPr>
        <w:t xml:space="preserve"> </w:t>
      </w:r>
      <w:r w:rsidR="00EB3864">
        <w:rPr>
          <w:rFonts w:eastAsiaTheme="minorEastAsia" w:cstheme="minorHAnsi"/>
          <w:sz w:val="24"/>
          <w:szCs w:val="24"/>
        </w:rPr>
        <w:t>The fact that</w:t>
      </w:r>
      <w:r w:rsidR="0080080C">
        <w:rPr>
          <w:rFonts w:eastAsiaTheme="minorEastAsia" w:cstheme="minorHAnsi"/>
          <w:sz w:val="24"/>
          <w:szCs w:val="24"/>
        </w:rPr>
        <w:t xml:space="preserve"> th</w:t>
      </w:r>
      <w:r w:rsidR="004F646D">
        <w:rPr>
          <w:rFonts w:eastAsiaTheme="minorEastAsia" w:cstheme="minorHAnsi"/>
          <w:sz w:val="24"/>
          <w:szCs w:val="24"/>
        </w:rPr>
        <w:t>e</w:t>
      </w:r>
      <w:r w:rsidR="0080080C">
        <w:rPr>
          <w:rFonts w:eastAsiaTheme="minorEastAsia" w:cstheme="minorHAnsi"/>
          <w:sz w:val="24"/>
          <w:szCs w:val="24"/>
        </w:rPr>
        <w:t xml:space="preserve"> elasticity</w:t>
      </w:r>
      <w:r w:rsidR="004F646D">
        <w:rPr>
          <w:rFonts w:eastAsiaTheme="minorEastAsia" w:cstheme="minorHAnsi"/>
          <w:sz w:val="24"/>
          <w:szCs w:val="24"/>
        </w:rPr>
        <w:t xml:space="preserve"> found in Sweden</w:t>
      </w:r>
      <w:r w:rsidR="0080080C">
        <w:rPr>
          <w:rFonts w:eastAsiaTheme="minorEastAsia" w:cstheme="minorHAnsi"/>
          <w:sz w:val="24"/>
          <w:szCs w:val="24"/>
        </w:rPr>
        <w:t xml:space="preserve"> is based on changes in the ceiling for the maximum level of income insurance</w:t>
      </w:r>
      <w:r w:rsidR="000C5AE2">
        <w:rPr>
          <w:rFonts w:eastAsiaTheme="minorEastAsia" w:cstheme="minorHAnsi"/>
          <w:sz w:val="24"/>
          <w:szCs w:val="24"/>
        </w:rPr>
        <w:t>, making the comparability</w:t>
      </w:r>
      <w:r w:rsidR="006F2CD4">
        <w:rPr>
          <w:rFonts w:eastAsiaTheme="minorEastAsia" w:cstheme="minorHAnsi"/>
          <w:sz w:val="24"/>
          <w:szCs w:val="24"/>
        </w:rPr>
        <w:t xml:space="preserve"> with our results</w:t>
      </w:r>
      <w:r w:rsidR="000C5AE2">
        <w:rPr>
          <w:rFonts w:eastAsiaTheme="minorEastAsia" w:cstheme="minorHAnsi"/>
          <w:sz w:val="24"/>
          <w:szCs w:val="24"/>
        </w:rPr>
        <w:t xml:space="preserve"> more complicated</w:t>
      </w:r>
      <w:r w:rsidR="004F646D">
        <w:rPr>
          <w:rFonts w:eastAsiaTheme="minorEastAsia" w:cstheme="minorHAnsi"/>
          <w:sz w:val="24"/>
          <w:szCs w:val="24"/>
        </w:rPr>
        <w:t>.</w:t>
      </w:r>
      <w:r w:rsidR="000C5AE2">
        <w:rPr>
          <w:rFonts w:eastAsiaTheme="minorEastAsia" w:cstheme="minorHAnsi"/>
          <w:sz w:val="24"/>
          <w:szCs w:val="24"/>
        </w:rPr>
        <w:br/>
      </w:r>
      <w:r w:rsidR="00EB3864">
        <w:rPr>
          <w:rFonts w:eastAsiaTheme="minorEastAsia" w:cstheme="minorHAnsi"/>
          <w:sz w:val="24"/>
          <w:szCs w:val="24"/>
        </w:rPr>
        <w:t>In an attempt to</w:t>
      </w:r>
      <w:r w:rsidR="000C5AE2">
        <w:rPr>
          <w:rFonts w:eastAsiaTheme="minorEastAsia" w:cstheme="minorHAnsi"/>
          <w:sz w:val="24"/>
          <w:szCs w:val="24"/>
        </w:rPr>
        <w:t xml:space="preserve"> overcome these uncertainties </w:t>
      </w:r>
      <w:r w:rsidR="00EB3864">
        <w:rPr>
          <w:rFonts w:eastAsiaTheme="minorEastAsia" w:cstheme="minorHAnsi"/>
          <w:sz w:val="24"/>
          <w:szCs w:val="24"/>
        </w:rPr>
        <w:t xml:space="preserve">we </w:t>
      </w:r>
      <w:r w:rsidR="000C5AE2">
        <w:rPr>
          <w:rFonts w:eastAsiaTheme="minorEastAsia" w:cstheme="minorHAnsi"/>
          <w:sz w:val="24"/>
          <w:szCs w:val="24"/>
        </w:rPr>
        <w:t>include</w:t>
      </w:r>
      <w:r w:rsidR="00EB3864">
        <w:rPr>
          <w:rFonts w:eastAsiaTheme="minorEastAsia" w:cstheme="minorHAnsi"/>
          <w:sz w:val="24"/>
          <w:szCs w:val="24"/>
        </w:rPr>
        <w:t>d</w:t>
      </w:r>
      <w:r w:rsidR="000C5AE2">
        <w:rPr>
          <w:rFonts w:eastAsiaTheme="minorEastAsia" w:cstheme="minorHAnsi"/>
          <w:sz w:val="24"/>
          <w:szCs w:val="24"/>
        </w:rPr>
        <w:t xml:space="preserve"> the average level of income insurance directly into the wage equation</w:t>
      </w:r>
      <w:r w:rsidR="004F646D">
        <w:rPr>
          <w:rFonts w:eastAsiaTheme="minorEastAsia" w:cstheme="minorHAnsi"/>
          <w:sz w:val="24"/>
          <w:szCs w:val="24"/>
        </w:rPr>
        <w:t>, to get an estimate of how the level of income insurance affects the wages in Denmark</w:t>
      </w:r>
      <w:r w:rsidR="000C5AE2">
        <w:rPr>
          <w:rFonts w:eastAsiaTheme="minorEastAsia" w:cstheme="minorHAnsi"/>
          <w:sz w:val="24"/>
          <w:szCs w:val="24"/>
        </w:rPr>
        <w:t>, doing this we find no significant long-run effects</w:t>
      </w:r>
      <w:r w:rsidR="006F2CD4">
        <w:rPr>
          <w:rFonts w:eastAsiaTheme="minorEastAsia" w:cstheme="minorHAnsi"/>
          <w:sz w:val="24"/>
          <w:szCs w:val="24"/>
        </w:rPr>
        <w:t xml:space="preserve"> between the level of income insurance and wages</w:t>
      </w:r>
      <w:r w:rsidR="000C5AE2">
        <w:rPr>
          <w:rFonts w:eastAsiaTheme="minorEastAsia" w:cstheme="minorHAnsi"/>
          <w:sz w:val="24"/>
          <w:szCs w:val="24"/>
        </w:rPr>
        <w:t xml:space="preserve">. </w:t>
      </w:r>
      <w:r w:rsidR="006F2CD4">
        <w:rPr>
          <w:rFonts w:eastAsiaTheme="minorEastAsia" w:cstheme="minorHAnsi"/>
          <w:sz w:val="24"/>
          <w:szCs w:val="24"/>
        </w:rPr>
        <w:t>Using this as an argument to</w:t>
      </w:r>
      <w:r w:rsidR="000C5AE2">
        <w:rPr>
          <w:rFonts w:eastAsiaTheme="minorEastAsia" w:cstheme="minorHAnsi"/>
          <w:sz w:val="24"/>
          <w:szCs w:val="24"/>
        </w:rPr>
        <w:t xml:space="preserve"> exclude the wage-channel when estimating the macro </w:t>
      </w:r>
      <w:r w:rsidR="0016509E">
        <w:rPr>
          <w:rFonts w:eastAsiaTheme="minorEastAsia" w:cstheme="minorHAnsi"/>
          <w:sz w:val="24"/>
          <w:szCs w:val="24"/>
        </w:rPr>
        <w:t>elasticity</w:t>
      </w:r>
      <w:r w:rsidR="006F2CD4">
        <w:rPr>
          <w:rFonts w:eastAsiaTheme="minorEastAsia" w:cstheme="minorHAnsi"/>
          <w:sz w:val="24"/>
          <w:szCs w:val="24"/>
        </w:rPr>
        <w:t xml:space="preserve">, we instead obtain an </w:t>
      </w:r>
      <w:r w:rsidR="004F646D">
        <w:rPr>
          <w:rFonts w:eastAsiaTheme="minorEastAsia" w:cstheme="minorHAnsi"/>
          <w:sz w:val="24"/>
          <w:szCs w:val="24"/>
        </w:rPr>
        <w:t>elasticity for the macroeconomic effects</w:t>
      </w:r>
      <w:r w:rsidR="0016509E">
        <w:rPr>
          <w:rFonts w:eastAsiaTheme="minorEastAsia" w:cstheme="minorHAnsi"/>
          <w:sz w:val="24"/>
          <w:szCs w:val="24"/>
        </w:rPr>
        <w:t xml:space="preserve"> </w:t>
      </w:r>
      <w:r w:rsidR="004F646D">
        <w:rPr>
          <w:rFonts w:eastAsiaTheme="minorEastAsia" w:cstheme="minorHAnsi"/>
          <w:sz w:val="24"/>
          <w:szCs w:val="24"/>
        </w:rPr>
        <w:t xml:space="preserve">of </w:t>
      </w:r>
      <w:r w:rsidR="0016509E">
        <w:rPr>
          <w:rFonts w:eastAsiaTheme="minorEastAsia" w:cstheme="minorHAnsi"/>
          <w:sz w:val="24"/>
          <w:szCs w:val="24"/>
        </w:rPr>
        <w:t>approximately -0.04 instead of 0.35-0.4 as presented above</w:t>
      </w:r>
      <w:r w:rsidR="00EB3864">
        <w:rPr>
          <w:rFonts w:eastAsiaTheme="minorEastAsia" w:cstheme="minorHAnsi"/>
          <w:sz w:val="24"/>
          <w:szCs w:val="24"/>
        </w:rPr>
        <w:t xml:space="preserve">, </w:t>
      </w:r>
      <w:r w:rsidR="001F108A">
        <w:rPr>
          <w:rFonts w:eastAsiaTheme="minorEastAsia" w:cstheme="minorHAnsi"/>
          <w:sz w:val="24"/>
          <w:szCs w:val="24"/>
        </w:rPr>
        <w:t>this</w:t>
      </w:r>
      <w:r w:rsidR="006F2CD4">
        <w:rPr>
          <w:rFonts w:eastAsiaTheme="minorEastAsia" w:cstheme="minorHAnsi"/>
          <w:sz w:val="24"/>
          <w:szCs w:val="24"/>
        </w:rPr>
        <w:t xml:space="preserve"> leav</w:t>
      </w:r>
      <w:r w:rsidR="00EB3864">
        <w:rPr>
          <w:rFonts w:eastAsiaTheme="minorEastAsia" w:cstheme="minorHAnsi"/>
          <w:sz w:val="24"/>
          <w:szCs w:val="24"/>
        </w:rPr>
        <w:t>es</w:t>
      </w:r>
      <w:r w:rsidR="006F2CD4">
        <w:rPr>
          <w:rFonts w:eastAsiaTheme="minorEastAsia" w:cstheme="minorHAnsi"/>
          <w:sz w:val="24"/>
          <w:szCs w:val="24"/>
        </w:rPr>
        <w:t xml:space="preserve"> us with a macro elasticity of 0.47</w:t>
      </w:r>
      <w:r w:rsidR="000C5AE2">
        <w:rPr>
          <w:rFonts w:eastAsiaTheme="minorEastAsia" w:cstheme="minorHAnsi"/>
          <w:sz w:val="24"/>
          <w:szCs w:val="24"/>
        </w:rPr>
        <w:t xml:space="preserve">. </w:t>
      </w:r>
      <w:r w:rsidR="004F646D">
        <w:rPr>
          <w:rFonts w:eastAsiaTheme="minorEastAsia" w:cstheme="minorHAnsi"/>
          <w:sz w:val="24"/>
          <w:szCs w:val="24"/>
        </w:rPr>
        <w:t>If we instead use this</w:t>
      </w:r>
      <w:r w:rsidR="0016509E">
        <w:rPr>
          <w:rFonts w:eastAsiaTheme="minorEastAsia" w:cstheme="minorHAnsi"/>
          <w:sz w:val="24"/>
          <w:szCs w:val="24"/>
        </w:rPr>
        <w:t xml:space="preserve"> estimate in case </w:t>
      </w:r>
      <w:r w:rsidR="000979F6">
        <w:rPr>
          <w:rFonts w:eastAsiaTheme="minorEastAsia" w:cstheme="minorHAnsi"/>
          <w:sz w:val="24"/>
          <w:szCs w:val="24"/>
        </w:rPr>
        <w:t>3,</w:t>
      </w:r>
      <w:r w:rsidR="0016509E">
        <w:rPr>
          <w:rFonts w:eastAsiaTheme="minorEastAsia" w:cstheme="minorHAnsi"/>
          <w:sz w:val="24"/>
          <w:szCs w:val="24"/>
        </w:rPr>
        <w:t xml:space="preserve"> </w:t>
      </w:r>
      <w:r w:rsidR="000979F6">
        <w:rPr>
          <w:rFonts w:eastAsiaTheme="minorEastAsia" w:cstheme="minorHAnsi"/>
          <w:sz w:val="24"/>
          <w:szCs w:val="24"/>
        </w:rPr>
        <w:t xml:space="preserve">we </w:t>
      </w:r>
      <w:bookmarkStart w:id="49" w:name="_Hlk120453013"/>
      <w:r w:rsidR="0016509E">
        <w:rPr>
          <w:rFonts w:eastAsiaTheme="minorEastAsia" w:cstheme="minorHAnsi"/>
          <w:sz w:val="24"/>
          <w:szCs w:val="24"/>
        </w:rPr>
        <w:t xml:space="preserve">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 xml:space="preserve">compensation rate, thereby making the decision to suppress the </w:t>
      </w:r>
      <w:r w:rsidR="00B61329">
        <w:rPr>
          <w:rFonts w:eastAsiaTheme="minorEastAsia" w:cstheme="minorHAnsi"/>
          <w:sz w:val="24"/>
          <w:szCs w:val="24"/>
        </w:rPr>
        <w:t>state</w:t>
      </w:r>
      <w:r w:rsidR="004F646D">
        <w:rPr>
          <w:rFonts w:eastAsiaTheme="minorEastAsia" w:cstheme="minorHAnsi"/>
          <w:sz w:val="24"/>
          <w:szCs w:val="24"/>
        </w:rPr>
        <w:t xml:space="preserve"> regulation </w:t>
      </w:r>
      <w:r w:rsidR="00B61329">
        <w:rPr>
          <w:rFonts w:eastAsiaTheme="minorEastAsia" w:cstheme="minorHAnsi"/>
          <w:sz w:val="24"/>
          <w:szCs w:val="24"/>
        </w:rPr>
        <w:t>percentage</w:t>
      </w:r>
      <w:r w:rsidR="004F646D">
        <w:rPr>
          <w:rFonts w:eastAsiaTheme="minorEastAsia" w:cstheme="minorHAnsi"/>
          <w:sz w:val="24"/>
          <w:szCs w:val="24"/>
        </w:rPr>
        <w:t xml:space="preserve"> non optimal looking at the economic welfare</w:t>
      </w:r>
      <w:r w:rsidR="008311CF">
        <w:rPr>
          <w:rFonts w:eastAsiaTheme="minorEastAsia" w:cstheme="minorHAnsi"/>
          <w:sz w:val="24"/>
          <w:szCs w:val="24"/>
        </w:rPr>
        <w:t>.</w:t>
      </w:r>
      <w:bookmarkEnd w:id="49"/>
    </w:p>
    <w:p w14:paraId="59E717EF" w14:textId="2B830913" w:rsidR="00E84765" w:rsidRPr="00F00A78" w:rsidRDefault="00EE7EDF" w:rsidP="00D67ABC">
      <w:pPr>
        <w:spacing w:line="360" w:lineRule="auto"/>
        <w:rPr>
          <w:rFonts w:eastAsiaTheme="minorEastAsia" w:cstheme="minorHAnsi"/>
          <w:sz w:val="24"/>
          <w:szCs w:val="24"/>
        </w:rPr>
      </w:pPr>
      <w:r>
        <w:rPr>
          <w:rFonts w:eastAsiaTheme="minorEastAsia" w:cstheme="minorHAnsi"/>
          <w:sz w:val="24"/>
          <w:szCs w:val="24"/>
        </w:rPr>
        <w:t xml:space="preserve">In the end, our results found in case 3 validating the political decision to suppress the </w:t>
      </w:r>
      <w:r w:rsidR="00B61329">
        <w:rPr>
          <w:rFonts w:eastAsiaTheme="minorEastAsia" w:cstheme="minorHAnsi"/>
          <w:sz w:val="24"/>
          <w:szCs w:val="24"/>
        </w:rPr>
        <w:t>state</w:t>
      </w:r>
      <w:r>
        <w:rPr>
          <w:rFonts w:eastAsiaTheme="minorEastAsia" w:cstheme="minorHAnsi"/>
          <w:sz w:val="24"/>
          <w:szCs w:val="24"/>
        </w:rPr>
        <w:t xml:space="preserve"> regulation </w:t>
      </w:r>
      <w:r w:rsidR="00B61329">
        <w:rPr>
          <w:rFonts w:eastAsiaTheme="minorEastAsia" w:cstheme="minorHAnsi"/>
          <w:sz w:val="24"/>
          <w:szCs w:val="24"/>
        </w:rPr>
        <w:t>percentage</w:t>
      </w:r>
      <w:r>
        <w:rPr>
          <w:rFonts w:eastAsiaTheme="minorEastAsia" w:cstheme="minorHAnsi"/>
          <w:sz w:val="24"/>
          <w:szCs w:val="24"/>
        </w:rPr>
        <w:t xml:space="preserve"> </w:t>
      </w:r>
      <w:r w:rsidR="000979F6">
        <w:rPr>
          <w:rFonts w:eastAsiaTheme="minorEastAsia" w:cstheme="minorHAnsi"/>
          <w:sz w:val="24"/>
          <w:szCs w:val="24"/>
        </w:rPr>
        <w:t>rely on two critical</w:t>
      </w:r>
      <w:r>
        <w:rPr>
          <w:rFonts w:eastAsiaTheme="minorEastAsia" w:cstheme="minorHAnsi"/>
          <w:sz w:val="24"/>
          <w:szCs w:val="24"/>
        </w:rPr>
        <w:t xml:space="preserve"> assumptions</w:t>
      </w:r>
      <w:r w:rsidR="000979F6">
        <w:rPr>
          <w:rFonts w:eastAsiaTheme="minorEastAsia" w:cstheme="minorHAnsi"/>
          <w:sz w:val="24"/>
          <w:szCs w:val="24"/>
        </w:rPr>
        <w:t>. First, that our findings of Denmark being categorized as profit-led</w:t>
      </w:r>
      <w:r>
        <w:rPr>
          <w:rFonts w:eastAsiaTheme="minorEastAsia" w:cstheme="minorHAnsi"/>
          <w:sz w:val="24"/>
          <w:szCs w:val="24"/>
        </w:rPr>
        <w:t>,</w:t>
      </w:r>
      <w:r w:rsidR="000979F6">
        <w:rPr>
          <w:rFonts w:eastAsiaTheme="minorEastAsia" w:cstheme="minorHAnsi"/>
          <w:sz w:val="24"/>
          <w:szCs w:val="24"/>
        </w:rPr>
        <w:t xml:space="preserve"> holds,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w:t>
      </w:r>
      <w:r>
        <w:rPr>
          <w:rFonts w:eastAsiaTheme="minorEastAsia" w:cstheme="minorHAnsi"/>
          <w:sz w:val="24"/>
          <w:szCs w:val="24"/>
        </w:rPr>
        <w:t>determining the</w:t>
      </w:r>
      <w:r w:rsidR="000979F6">
        <w:rPr>
          <w:rFonts w:eastAsiaTheme="minorEastAsia" w:cstheme="minorHAnsi"/>
          <w:sz w:val="24"/>
          <w:szCs w:val="24"/>
        </w:rPr>
        <w:t xml:space="preserve"> demand regime for Denmark, but </w:t>
      </w:r>
      <w:r>
        <w:rPr>
          <w:rFonts w:eastAsiaTheme="minorEastAsia" w:cstheme="minorHAnsi"/>
          <w:sz w:val="24"/>
          <w:szCs w:val="24"/>
        </w:rPr>
        <w:t xml:space="preserve">as the results </w:t>
      </w:r>
      <w:r w:rsidR="000979F6">
        <w:rPr>
          <w:rFonts w:eastAsiaTheme="minorEastAsia" w:cstheme="minorHAnsi"/>
          <w:sz w:val="24"/>
          <w:szCs w:val="24"/>
        </w:rPr>
        <w:t xml:space="preserve">based on our model seems to be very </w:t>
      </w:r>
      <w:r w:rsidR="00650FEB">
        <w:rPr>
          <w:rFonts w:eastAsiaTheme="minorEastAsia" w:cstheme="minorHAnsi"/>
          <w:sz w:val="24"/>
          <w:szCs w:val="24"/>
        </w:rPr>
        <w:t>robust,</w:t>
      </w:r>
      <w:r w:rsidR="00F00A78">
        <w:rPr>
          <w:rFonts w:eastAsiaTheme="minorEastAsia" w:cstheme="minorHAnsi"/>
          <w:sz w:val="24"/>
          <w:szCs w:val="24"/>
        </w:rPr>
        <w:t xml:space="preserve"> we are not concerned about this assumption</w:t>
      </w:r>
      <w:r w:rsidR="000979F6">
        <w:rPr>
          <w:rFonts w:eastAsiaTheme="minorEastAsia" w:cstheme="minorHAnsi"/>
          <w:sz w:val="24"/>
          <w:szCs w:val="24"/>
        </w:rPr>
        <w:t xml:space="preserve">. </w:t>
      </w:r>
      <w:r>
        <w:rPr>
          <w:rFonts w:eastAsiaTheme="minorEastAsia" w:cstheme="minorHAnsi"/>
          <w:sz w:val="24"/>
          <w:szCs w:val="24"/>
        </w:rPr>
        <w:br/>
      </w:r>
      <w:r w:rsidR="00F00A78">
        <w:rPr>
          <w:rFonts w:eastAsiaTheme="minorEastAsia" w:cstheme="minorHAnsi"/>
          <w:sz w:val="24"/>
          <w:szCs w:val="24"/>
        </w:rPr>
        <w:t xml:space="preserve">It gets more critical for the next assumption, as </w:t>
      </w:r>
      <w:r>
        <w:rPr>
          <w:rFonts w:eastAsiaTheme="minorEastAsia" w:cstheme="minorHAnsi"/>
          <w:sz w:val="24"/>
          <w:szCs w:val="24"/>
        </w:rPr>
        <w:t>the results of our paper</w:t>
      </w:r>
      <w:r w:rsidR="00F00A78">
        <w:rPr>
          <w:rFonts w:eastAsiaTheme="minorEastAsia" w:cstheme="minorHAnsi"/>
          <w:sz w:val="24"/>
          <w:szCs w:val="24"/>
        </w:rPr>
        <w:t xml:space="preserve">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w:t>
      </w:r>
      <w:r>
        <w:rPr>
          <w:rFonts w:eastAsiaTheme="minorEastAsia" w:cstheme="minorHAnsi"/>
          <w:sz w:val="24"/>
          <w:szCs w:val="24"/>
        </w:rPr>
        <w:t>2</w:t>
      </w:r>
      <w:r w:rsidR="00F00A78">
        <w:rPr>
          <w:rFonts w:eastAsiaTheme="minorEastAsia" w:cstheme="minorHAnsi"/>
          <w:sz w:val="24"/>
          <w:szCs w:val="24"/>
        </w:rPr>
        <w:t xml:space="preserve">), whereas we set the minimum gap that the worker unions will allow according to the results found by </w:t>
      </w:r>
      <w:r w:rsidR="00F548A0" w:rsidRPr="00F00A78">
        <w:rPr>
          <w:rFonts w:eastAsiaTheme="minorEastAsia" w:cstheme="minorHAnsi"/>
          <w:noProof/>
          <w:sz w:val="24"/>
          <w:szCs w:val="24"/>
        </w:rPr>
        <w:t>Fredriksson &amp; Söderström</w:t>
      </w:r>
      <w:r w:rsidR="00F548A0">
        <w:rPr>
          <w:rFonts w:eastAsiaTheme="minorEastAsia" w:cstheme="minorHAnsi"/>
          <w:sz w:val="24"/>
          <w:szCs w:val="24"/>
        </w:rPr>
        <w:t xml:space="preserve"> </w:t>
      </w:r>
      <w:r w:rsidR="00F00A78">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F00A78">
        <w:rPr>
          <w:rFonts w:eastAsiaTheme="minorEastAsia" w:cstheme="minorHAnsi"/>
          <w:sz w:val="24"/>
          <w:szCs w:val="24"/>
        </w:rPr>
        <w:fldChar w:fldCharType="separate"/>
      </w:r>
      <w:r w:rsidR="00F548A0" w:rsidRPr="00F548A0">
        <w:rPr>
          <w:rFonts w:eastAsiaTheme="minorEastAsia" w:cstheme="minorHAnsi"/>
          <w:noProof/>
          <w:sz w:val="24"/>
          <w:szCs w:val="24"/>
        </w:rPr>
        <w:t>(2020)</w:t>
      </w:r>
      <w:r w:rsidR="00F00A78">
        <w:rPr>
          <w:rFonts w:eastAsiaTheme="minorEastAsia" w:cstheme="minorHAnsi"/>
          <w:sz w:val="24"/>
          <w:szCs w:val="24"/>
        </w:rPr>
        <w:fldChar w:fldCharType="end"/>
      </w:r>
      <w:r w:rsidR="00F00A78">
        <w:rPr>
          <w:rFonts w:eastAsiaTheme="minorEastAsia" w:cstheme="minorHAnsi"/>
          <w:sz w:val="24"/>
          <w:szCs w:val="24"/>
        </w:rPr>
        <w:t>. If we on the other hand rely on our own estimates when including the level of income insurance into the wage equation, we find no significant long run relationship</w:t>
      </w:r>
      <w:r w:rsidR="00EB3864">
        <w:rPr>
          <w:rFonts w:eastAsiaTheme="minorEastAsia" w:cstheme="minorHAnsi"/>
          <w:sz w:val="24"/>
          <w:szCs w:val="24"/>
        </w:rPr>
        <w:t>.</w:t>
      </w:r>
      <w:r w:rsidR="00F00A78">
        <w:rPr>
          <w:rFonts w:eastAsiaTheme="minorEastAsia" w:cstheme="minorHAnsi"/>
          <w:sz w:val="24"/>
          <w:szCs w:val="24"/>
        </w:rPr>
        <w:t xml:space="preserve"> </w:t>
      </w:r>
      <w:r w:rsidR="00EB3864">
        <w:rPr>
          <w:rFonts w:eastAsiaTheme="minorEastAsia" w:cstheme="minorHAnsi"/>
          <w:sz w:val="24"/>
          <w:szCs w:val="24"/>
        </w:rPr>
        <w:t>U</w:t>
      </w:r>
      <w:r w:rsidR="00F00A78">
        <w:rPr>
          <w:rFonts w:eastAsiaTheme="minorEastAsia" w:cstheme="minorHAnsi"/>
          <w:sz w:val="24"/>
          <w:szCs w:val="24"/>
        </w:rPr>
        <w:t xml:space="preserve">sing this as an argumentation to exclude the wage-channel, we end up with the </w:t>
      </w:r>
      <w:r w:rsidR="00F00A78">
        <w:rPr>
          <w:rFonts w:eastAsiaTheme="minorEastAsia" w:cstheme="minorHAnsi"/>
          <w:sz w:val="24"/>
          <w:szCs w:val="24"/>
        </w:rPr>
        <w:lastRenderedPageBreak/>
        <w:t xml:space="preserve">opposite conclusion for case 3, that suppressing the </w:t>
      </w:r>
      <w:r w:rsidR="00B61329">
        <w:rPr>
          <w:rFonts w:eastAsiaTheme="minorEastAsia" w:cstheme="minorHAnsi"/>
          <w:sz w:val="24"/>
          <w:szCs w:val="24"/>
        </w:rPr>
        <w:t>state</w:t>
      </w:r>
      <w:r w:rsidR="00F00A78">
        <w:rPr>
          <w:rFonts w:eastAsiaTheme="minorEastAsia" w:cstheme="minorHAnsi"/>
          <w:sz w:val="24"/>
          <w:szCs w:val="24"/>
        </w:rPr>
        <w:t xml:space="preserve"> regulation percentage lowers the economic welfare</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2C87ECDE" w14:textId="379174AF" w:rsidR="007B3CF2" w:rsidRPr="008A007F" w:rsidRDefault="0020720A" w:rsidP="00780999">
      <w:pPr>
        <w:spacing w:line="360" w:lineRule="auto"/>
        <w:rPr>
          <w:sz w:val="24"/>
          <w:szCs w:val="24"/>
        </w:rPr>
      </w:pPr>
      <w:bookmarkStart w:id="50" w:name="_Hlk120453569"/>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w:t>
      </w:r>
      <w:r w:rsidR="00D969ED">
        <w:rPr>
          <w:sz w:val="24"/>
          <w:szCs w:val="24"/>
        </w:rPr>
        <w:t>due</w:t>
      </w:r>
      <w:r w:rsidRPr="007B17B8">
        <w:rPr>
          <w:sz w:val="24"/>
          <w:szCs w:val="24"/>
        </w:rPr>
        <w:t xml:space="preserve"> to the tax reform of 2012, lowering the </w:t>
      </w:r>
      <w:r w:rsidR="00DD796D">
        <w:rPr>
          <w:sz w:val="24"/>
          <w:szCs w:val="24"/>
        </w:rPr>
        <w:t>state</w:t>
      </w:r>
      <w:r w:rsidRPr="007B17B8">
        <w:rPr>
          <w:sz w:val="24"/>
          <w:szCs w:val="24"/>
        </w:rPr>
        <w:t xml:space="preserve"> regulation </w:t>
      </w:r>
      <w:r w:rsidR="00F83119">
        <w:rPr>
          <w:sz w:val="24"/>
          <w:szCs w:val="24"/>
        </w:rPr>
        <w:t>percentage</w:t>
      </w:r>
      <w:r w:rsidRPr="007B17B8">
        <w:rPr>
          <w:sz w:val="24"/>
          <w:szCs w:val="24"/>
        </w:rPr>
        <w:t xml:space="preserve"> starting from 2016. In 2015</w:t>
      </w:r>
      <w:r w:rsidR="00DD796D">
        <w:rPr>
          <w:sz w:val="24"/>
          <w:szCs w:val="24"/>
        </w:rPr>
        <w:t>,</w:t>
      </w:r>
      <w:r w:rsidR="00D5311F">
        <w:rPr>
          <w:sz w:val="24"/>
          <w:szCs w:val="24"/>
        </w:rPr>
        <w:t xml:space="preserve"> the debate resulted in a</w:t>
      </w:r>
      <w:r w:rsidR="00780999" w:rsidRPr="007B17B8">
        <w:rPr>
          <w:sz w:val="24"/>
          <w:szCs w:val="24"/>
        </w:rPr>
        <w:t xml:space="preserve"> commission set down </w:t>
      </w:r>
      <w:r w:rsidR="00F226C4">
        <w:rPr>
          <w:sz w:val="24"/>
          <w:szCs w:val="24"/>
        </w:rPr>
        <w:t>to analyze the Danish income insurance program</w:t>
      </w:r>
      <w:r w:rsidR="00F83119">
        <w:rPr>
          <w:sz w:val="24"/>
          <w:szCs w:val="24"/>
        </w:rPr>
        <w:t>,</w:t>
      </w:r>
      <w:r w:rsidR="00F226C4">
        <w:rPr>
          <w:sz w:val="24"/>
          <w:szCs w:val="24"/>
        </w:rPr>
        <w:t xml:space="preserve"> </w:t>
      </w:r>
      <w:r w:rsidR="00D5311F">
        <w:rPr>
          <w:sz w:val="24"/>
          <w:szCs w:val="24"/>
        </w:rPr>
        <w:t>the outcome being</w:t>
      </w:r>
      <w:r w:rsidR="00780999" w:rsidRPr="007B17B8">
        <w:rPr>
          <w:sz w:val="24"/>
          <w:szCs w:val="24"/>
        </w:rPr>
        <w:t xml:space="preserve"> the</w:t>
      </w:r>
      <w:r w:rsidR="002539F9">
        <w:rPr>
          <w:sz w:val="24"/>
          <w:szCs w:val="24"/>
        </w:rPr>
        <w:t xml:space="preserve"> Danish</w:t>
      </w:r>
      <w:r w:rsidR="00780999" w:rsidRPr="007B17B8">
        <w:rPr>
          <w:sz w:val="24"/>
          <w:szCs w:val="24"/>
        </w:rPr>
        <w:t xml:space="preserv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F548A0" w:rsidRPr="00E04480">
        <w:rPr>
          <w:noProof/>
          <w:sz w:val="24"/>
          <w:szCs w:val="24"/>
        </w:rPr>
        <w:t>Andersen et al.</w:t>
      </w:r>
      <w:r w:rsidR="00F548A0">
        <w:rPr>
          <w:noProof/>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Pr="007B17B8">
        <w:rPr>
          <w:sz w:val="24"/>
          <w:szCs w:val="24"/>
        </w:rPr>
        <w:t xml:space="preserve">. </w:t>
      </w:r>
      <w:bookmarkEnd w:id="50"/>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w:t>
      </w:r>
      <w:r w:rsidR="00DD796D">
        <w:rPr>
          <w:sz w:val="24"/>
          <w:szCs w:val="24"/>
        </w:rPr>
        <w:t>due to</w:t>
      </w:r>
      <w:r w:rsidR="00A75037" w:rsidRPr="007B17B8">
        <w:rPr>
          <w:sz w:val="24"/>
          <w:szCs w:val="24"/>
        </w:rPr>
        <w:t xml:space="preserve"> </w:t>
      </w:r>
      <w:r w:rsidR="00D5311F">
        <w:rPr>
          <w:sz w:val="24"/>
          <w:szCs w:val="24"/>
        </w:rPr>
        <w:t xml:space="preserve">a </w:t>
      </w:r>
      <w:r w:rsidR="00A75037" w:rsidRPr="007B17B8">
        <w:rPr>
          <w:sz w:val="24"/>
          <w:szCs w:val="24"/>
        </w:rPr>
        <w:t>lack of empirical evidence</w:t>
      </w:r>
      <w:r w:rsidR="00DD796D">
        <w:rPr>
          <w:sz w:val="24"/>
          <w:szCs w:val="24"/>
        </w:rPr>
        <w:t xml:space="preserve"> for the effect on</w:t>
      </w:r>
      <w:r w:rsidR="00A75037" w:rsidRPr="007B17B8">
        <w:rPr>
          <w:sz w:val="24"/>
          <w:szCs w:val="24"/>
        </w:rPr>
        <w:t xml:space="preserve"> the approach rate</w:t>
      </w:r>
      <w:r w:rsidR="00DD796D">
        <w:rPr>
          <w:sz w:val="24"/>
          <w:szCs w:val="24"/>
        </w:rPr>
        <w:t xml:space="preserv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w:t>
      </w:r>
      <w:r w:rsidR="00DD796D">
        <w:rPr>
          <w:sz w:val="24"/>
          <w:szCs w:val="24"/>
        </w:rPr>
        <w:t xml:space="preserve">, arguing to leave out the effect on the approach rate </w:t>
      </w:r>
      <w:r w:rsidR="00DD796D">
        <w:rPr>
          <w:sz w:val="24"/>
          <w:szCs w:val="24"/>
        </w:rPr>
        <w:fldChar w:fldCharType="begin" w:fldLock="1"/>
      </w:r>
      <w:r w:rsidR="005665D4">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id":"ITEM-3","issue":"September 2018","issued":{"date-parts":[["2018"]]},"title":"30 Års dagpengeforringelser","type":"article-journal"},"uris":["http://www.mendeley.com/documents/?uuid=f6713169-51f1-434f-9976-a6f0d8693e60"]}],"mendeley":{"formattedCitation":"(Aastrup,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DD796D">
        <w:rPr>
          <w:sz w:val="24"/>
          <w:szCs w:val="24"/>
        </w:rPr>
        <w:fldChar w:fldCharType="separate"/>
      </w:r>
      <w:r w:rsidR="005634E3" w:rsidRPr="005634E3">
        <w:rPr>
          <w:noProof/>
          <w:sz w:val="24"/>
          <w:szCs w:val="24"/>
        </w:rPr>
        <w:t>(Aastrup, 2018; Jensen, 2021; Risgaard, 2021)</w:t>
      </w:r>
      <w:r w:rsidR="00DD796D">
        <w:rPr>
          <w:sz w:val="24"/>
          <w:szCs w:val="24"/>
        </w:rPr>
        <w:fldChar w:fldCharType="end"/>
      </w:r>
      <w:r w:rsidR="008E5F9F" w:rsidRPr="007B17B8">
        <w:rPr>
          <w:sz w:val="24"/>
          <w:szCs w:val="24"/>
        </w:rPr>
        <w:t xml:space="preserve">. </w:t>
      </w:r>
      <w:bookmarkStart w:id="51" w:name="_Hlk120453642"/>
      <w:r w:rsidR="00DD796D">
        <w:rPr>
          <w:sz w:val="24"/>
          <w:szCs w:val="24"/>
        </w:rPr>
        <w:t>Looking at</w:t>
      </w:r>
      <w:r w:rsidR="00A75037" w:rsidRPr="007B17B8">
        <w:rPr>
          <w:sz w:val="24"/>
          <w:szCs w:val="24"/>
        </w:rPr>
        <w:t xml:space="preserve"> newer literature</w:t>
      </w:r>
      <w:r w:rsidR="00D5311F">
        <w:rPr>
          <w:sz w:val="24"/>
          <w:szCs w:val="24"/>
        </w:rPr>
        <w:t xml:space="preserve"> </w:t>
      </w:r>
      <w:r w:rsidR="00DD796D" w:rsidRPr="00DF372B">
        <w:rPr>
          <w:noProof/>
          <w:sz w:val="24"/>
          <w:szCs w:val="24"/>
        </w:rPr>
        <w:t>DØRS</w:t>
      </w:r>
      <w:r w:rsidR="00DD796D">
        <w:rPr>
          <w:sz w:val="24"/>
          <w:szCs w:val="24"/>
        </w:rPr>
        <w:t xml:space="preserve"> </w:t>
      </w:r>
      <w:r w:rsidR="00DD796D">
        <w:rPr>
          <w:sz w:val="24"/>
          <w:szCs w:val="24"/>
        </w:rPr>
        <w:fldChar w:fldCharType="begin" w:fldLock="1"/>
      </w:r>
      <w:r w:rsidR="00DD796D">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DD796D">
        <w:rPr>
          <w:sz w:val="24"/>
          <w:szCs w:val="24"/>
        </w:rPr>
        <w:fldChar w:fldCharType="separate"/>
      </w:r>
      <w:r w:rsidR="00DD796D" w:rsidRPr="00F548A0">
        <w:rPr>
          <w:noProof/>
          <w:sz w:val="24"/>
          <w:szCs w:val="24"/>
        </w:rPr>
        <w:t>(2022)</w:t>
      </w:r>
      <w:r w:rsidR="00DD796D">
        <w:rPr>
          <w:sz w:val="24"/>
          <w:szCs w:val="24"/>
        </w:rPr>
        <w:fldChar w:fldCharType="end"/>
      </w:r>
      <w:r w:rsidR="00DD796D">
        <w:rPr>
          <w:sz w:val="24"/>
          <w:szCs w:val="24"/>
        </w:rPr>
        <w:t xml:space="preserve"> finds evidence that </w:t>
      </w:r>
      <w:r w:rsidR="00D5311F">
        <w:rPr>
          <w:sz w:val="24"/>
          <w:szCs w:val="24"/>
        </w:rPr>
        <w:t>the effect on the approach rate</w:t>
      </w:r>
      <w:r w:rsidR="00F226C4">
        <w:rPr>
          <w:sz w:val="24"/>
          <w:szCs w:val="24"/>
        </w:rPr>
        <w:t xml:space="preserv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w:t>
      </w:r>
      <w:r w:rsidR="00DD796D">
        <w:rPr>
          <w:sz w:val="24"/>
          <w:szCs w:val="24"/>
        </w:rPr>
        <w:br/>
      </w:r>
      <w:r w:rsidR="008E5F9F" w:rsidRPr="007B17B8">
        <w:rPr>
          <w:sz w:val="24"/>
          <w:szCs w:val="24"/>
        </w:rPr>
        <w:t xml:space="preserve">Besides </w:t>
      </w:r>
      <w:r w:rsidR="00D5311F">
        <w:rPr>
          <w:sz w:val="24"/>
          <w:szCs w:val="24"/>
        </w:rPr>
        <w:t>the critics associated with</w:t>
      </w:r>
      <w:r w:rsidR="008E5F9F" w:rsidRPr="007B17B8">
        <w:rPr>
          <w:sz w:val="24"/>
          <w:szCs w:val="24"/>
        </w:rPr>
        <w:t xml:space="preserve"> the approach rate, the income insurance model </w:t>
      </w:r>
      <w:r w:rsidR="00DD796D">
        <w:rPr>
          <w:sz w:val="24"/>
          <w:szCs w:val="24"/>
        </w:rPr>
        <w:t>also</w:t>
      </w:r>
      <w:r w:rsidR="00D5311F">
        <w:rPr>
          <w:sz w:val="24"/>
          <w:szCs w:val="24"/>
        </w:rPr>
        <w:t xml:space="preserve">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w:t>
      </w:r>
      <w:r w:rsidR="00F548A0">
        <w:rPr>
          <w:sz w:val="24"/>
          <w:szCs w:val="24"/>
        </w:rPr>
        <w:t xml:space="preserve"> </w:t>
      </w:r>
      <w:r w:rsidR="00F548A0" w:rsidRPr="00DF372B">
        <w:rPr>
          <w:noProof/>
          <w:sz w:val="24"/>
          <w:szCs w:val="24"/>
        </w:rPr>
        <w:t>DØRS</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E04480">
        <w:rPr>
          <w:sz w:val="24"/>
          <w:szCs w:val="24"/>
        </w:rPr>
        <w:t xml:space="preserve"> </w:t>
      </w:r>
      <w:r w:rsidR="008E5F9F" w:rsidRPr="007B17B8">
        <w:rPr>
          <w:sz w:val="24"/>
          <w:szCs w:val="24"/>
        </w:rPr>
        <w:t>and</w:t>
      </w:r>
      <w:r w:rsidR="00F548A0">
        <w:rPr>
          <w:sz w:val="24"/>
          <w:szCs w:val="24"/>
        </w:rPr>
        <w:t xml:space="preserve"> </w:t>
      </w:r>
      <w:r w:rsidR="00F548A0" w:rsidRPr="00E04480">
        <w:rPr>
          <w:noProof/>
          <w:sz w:val="24"/>
          <w:szCs w:val="24"/>
        </w:rPr>
        <w:t>Andersen et al.</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resulting in the micro elasticity</w:t>
      </w:r>
      <w:r w:rsidR="008E5F9F" w:rsidRPr="007B17B8">
        <w:rPr>
          <w:sz w:val="24"/>
          <w:szCs w:val="24"/>
        </w:rPr>
        <w:t xml:space="preserve">, towards including macroeconomic effects, and thereby obtaining the macro elasticity of income insurance on unemployment. </w:t>
      </w:r>
      <w:bookmarkEnd w:id="51"/>
      <w:r w:rsidR="000F139B" w:rsidRPr="007B17B8">
        <w:rPr>
          <w:sz w:val="24"/>
          <w:szCs w:val="24"/>
        </w:rPr>
        <w:br/>
      </w:r>
      <w:r w:rsidR="00F83119">
        <w:rPr>
          <w:sz w:val="24"/>
          <w:szCs w:val="24"/>
        </w:rPr>
        <w:t>In this paper we introduce</w:t>
      </w:r>
      <w:r w:rsidR="00DD796D">
        <w:rPr>
          <w:sz w:val="24"/>
          <w:szCs w:val="24"/>
        </w:rPr>
        <w:t>d</w:t>
      </w:r>
      <w:r w:rsidR="00F83119">
        <w:rPr>
          <w:sz w:val="24"/>
          <w:szCs w:val="24"/>
        </w:rPr>
        <w:t xml:space="preserve"> </w:t>
      </w:r>
      <w:r w:rsidR="00DD796D">
        <w:rPr>
          <w:sz w:val="24"/>
          <w:szCs w:val="24"/>
        </w:rPr>
        <w:t>five</w:t>
      </w:r>
      <w:r w:rsidR="000F2529" w:rsidRPr="007B17B8">
        <w:rPr>
          <w:sz w:val="24"/>
          <w:szCs w:val="24"/>
        </w:rPr>
        <w:t xml:space="preserve"> possible</w:t>
      </w:r>
      <w:r w:rsidR="000F139B" w:rsidRPr="007B17B8">
        <w:rPr>
          <w:sz w:val="24"/>
          <w:szCs w:val="24"/>
        </w:rPr>
        <w:t xml:space="preserve"> </w:t>
      </w:r>
      <w:r w:rsidR="00F83119">
        <w:rPr>
          <w:sz w:val="24"/>
          <w:szCs w:val="24"/>
        </w:rPr>
        <w:t>macro</w:t>
      </w:r>
      <w:r w:rsidR="001F108A">
        <w:rPr>
          <w:sz w:val="24"/>
          <w:szCs w:val="24"/>
        </w:rPr>
        <w:t>economic</w:t>
      </w:r>
      <w:r w:rsidR="00F83119">
        <w:rPr>
          <w:sz w:val="24"/>
          <w:szCs w:val="24"/>
        </w:rPr>
        <w:t xml:space="preserve"> channels</w:t>
      </w:r>
      <w:r w:rsidR="000F139B" w:rsidRPr="007B17B8">
        <w:rPr>
          <w:sz w:val="24"/>
          <w:szCs w:val="24"/>
        </w:rPr>
        <w:t xml:space="preserve"> </w:t>
      </w:r>
      <w:r w:rsidR="00F83119">
        <w:rPr>
          <w:sz w:val="24"/>
          <w:szCs w:val="24"/>
        </w:rPr>
        <w:t>in which</w:t>
      </w:r>
      <w:r w:rsidR="000F2529" w:rsidRPr="007B17B8">
        <w:rPr>
          <w:sz w:val="24"/>
          <w:szCs w:val="24"/>
        </w:rPr>
        <w:t xml:space="preserve"> changes to the level of income insurance</w:t>
      </w:r>
      <w:r w:rsidR="00F83119">
        <w:rPr>
          <w:sz w:val="24"/>
          <w:szCs w:val="24"/>
        </w:rPr>
        <w:t xml:space="preserve"> would affect the economy</w:t>
      </w:r>
      <w:r w:rsidR="000F139B" w:rsidRPr="007B17B8">
        <w:rPr>
          <w:sz w:val="24"/>
          <w:szCs w:val="24"/>
        </w:rPr>
        <w:t xml:space="preserve">, </w:t>
      </w:r>
      <w:r w:rsidR="00F83119">
        <w:rPr>
          <w:sz w:val="24"/>
          <w:szCs w:val="24"/>
        </w:rPr>
        <w:t xml:space="preserve">the </w:t>
      </w:r>
      <w:r w:rsidR="00DD796D">
        <w:rPr>
          <w:sz w:val="24"/>
          <w:szCs w:val="24"/>
        </w:rPr>
        <w:t>five</w:t>
      </w:r>
      <w:r w:rsidR="00F83119">
        <w:rPr>
          <w:sz w:val="24"/>
          <w:szCs w:val="24"/>
        </w:rPr>
        <w:t xml:space="preserve"> channels </w:t>
      </w:r>
      <w:r w:rsidR="00DD796D">
        <w:rPr>
          <w:sz w:val="24"/>
          <w:szCs w:val="24"/>
        </w:rPr>
        <w:t>included</w:t>
      </w:r>
      <w:r w:rsidR="00F83119">
        <w:rPr>
          <w:sz w:val="24"/>
          <w:szCs w:val="24"/>
        </w:rPr>
        <w:t xml:space="preserve"> the</w:t>
      </w:r>
      <w:r w:rsidR="000F2529" w:rsidRPr="007B17B8">
        <w:rPr>
          <w:sz w:val="24"/>
          <w:szCs w:val="24"/>
        </w:rPr>
        <w:t xml:space="preserve"> </w:t>
      </w:r>
      <w:r w:rsidR="000F139B" w:rsidRPr="007B17B8">
        <w:rPr>
          <w:sz w:val="24"/>
          <w:szCs w:val="24"/>
        </w:rPr>
        <w:t>effect on demand, wages, insurance rate, labor force, and productivity</w:t>
      </w:r>
      <w:r w:rsidR="001F108A">
        <w:rPr>
          <w:sz w:val="24"/>
          <w:szCs w:val="24"/>
        </w:rPr>
        <w:t>.</w:t>
      </w:r>
      <w:r w:rsidR="000F2529" w:rsidRPr="007B17B8">
        <w:rPr>
          <w:sz w:val="24"/>
          <w:szCs w:val="24"/>
        </w:rPr>
        <w:t xml:space="preserve"> </w:t>
      </w:r>
      <w:r w:rsidR="001F108A">
        <w:rPr>
          <w:sz w:val="24"/>
          <w:szCs w:val="24"/>
        </w:rPr>
        <w:t>B</w:t>
      </w:r>
      <w:r w:rsidR="00F83119">
        <w:rPr>
          <w:sz w:val="24"/>
          <w:szCs w:val="24"/>
        </w:rPr>
        <w:t>y</w:t>
      </w:r>
      <w:r w:rsidR="000F2529" w:rsidRPr="007B17B8">
        <w:rPr>
          <w:sz w:val="24"/>
          <w:szCs w:val="24"/>
        </w:rPr>
        <w:t xml:space="preserve"> includ</w:t>
      </w:r>
      <w:r w:rsidR="001F108A">
        <w:rPr>
          <w:sz w:val="24"/>
          <w:szCs w:val="24"/>
        </w:rPr>
        <w:t>ing</w:t>
      </w:r>
      <w:r w:rsidR="000F2529" w:rsidRPr="007B17B8">
        <w:rPr>
          <w:sz w:val="24"/>
          <w:szCs w:val="24"/>
        </w:rPr>
        <w:t xml:space="preserve"> </w:t>
      </w:r>
      <w:r w:rsidR="00F83119">
        <w:rPr>
          <w:sz w:val="24"/>
          <w:szCs w:val="24"/>
        </w:rPr>
        <w:t>the</w:t>
      </w:r>
      <w:r w:rsidR="001F108A">
        <w:rPr>
          <w:sz w:val="24"/>
          <w:szCs w:val="24"/>
        </w:rPr>
        <w:t>se</w:t>
      </w:r>
      <w:r w:rsidR="00F83119">
        <w:rPr>
          <w:sz w:val="24"/>
          <w:szCs w:val="24"/>
        </w:rPr>
        <w:t xml:space="preserve"> channels</w:t>
      </w:r>
      <w:r w:rsidR="000F2529" w:rsidRPr="007B17B8">
        <w:rPr>
          <w:sz w:val="24"/>
          <w:szCs w:val="24"/>
        </w:rPr>
        <w:t xml:space="preserve"> </w:t>
      </w:r>
      <w:r w:rsidR="0062727A">
        <w:rPr>
          <w:sz w:val="24"/>
          <w:szCs w:val="24"/>
        </w:rPr>
        <w:t>in</w:t>
      </w:r>
      <w:r w:rsidR="000F2529" w:rsidRPr="007B17B8">
        <w:rPr>
          <w:sz w:val="24"/>
          <w:szCs w:val="24"/>
        </w:rPr>
        <w:t xml:space="preserve"> a quarterly Stock-Flow-Consistent model for the Danish economy, </w:t>
      </w:r>
      <w:bookmarkStart w:id="52" w:name="_Hlk120453777"/>
      <w:r w:rsidR="000F2529" w:rsidRPr="007B17B8">
        <w:rPr>
          <w:sz w:val="24"/>
          <w:szCs w:val="24"/>
        </w:rPr>
        <w:t>building upon the work of</w:t>
      </w:r>
      <w:r w:rsidR="00F548A0">
        <w:rPr>
          <w:sz w:val="24"/>
          <w:szCs w:val="24"/>
        </w:rPr>
        <w:t xml:space="preserve"> </w:t>
      </w:r>
      <w:r w:rsidR="00F548A0" w:rsidRPr="00E04480">
        <w:rPr>
          <w:noProof/>
          <w:sz w:val="24"/>
          <w:szCs w:val="24"/>
        </w:rPr>
        <w:t>Byrialsen et al.</w:t>
      </w:r>
      <w:r w:rsidR="000F139B"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170171">
        <w:rPr>
          <w:sz w:val="24"/>
          <w:szCs w:val="24"/>
        </w:rPr>
        <w:t>, we were able to estimate the effect on unemployment associated with each channel</w:t>
      </w:r>
      <w:r w:rsidR="0062727A">
        <w:rPr>
          <w:sz w:val="24"/>
          <w:szCs w:val="24"/>
        </w:rPr>
        <w:t>.</w:t>
      </w:r>
      <w:bookmarkEnd w:id="52"/>
      <w:r w:rsidR="0062727A">
        <w:rPr>
          <w:sz w:val="24"/>
          <w:szCs w:val="24"/>
        </w:rPr>
        <w:t xml:space="preserve"> </w:t>
      </w:r>
      <w:bookmarkStart w:id="53" w:name="_Hlk120453977"/>
      <w:r w:rsidR="00170171">
        <w:rPr>
          <w:sz w:val="24"/>
          <w:szCs w:val="24"/>
        </w:rPr>
        <w:t xml:space="preserve">We did so, by </w:t>
      </w:r>
      <w:r w:rsidR="00F226C4">
        <w:rPr>
          <w:sz w:val="24"/>
          <w:szCs w:val="24"/>
        </w:rPr>
        <w:t>introduc</w:t>
      </w:r>
      <w:r w:rsidR="00170171">
        <w:rPr>
          <w:sz w:val="24"/>
          <w:szCs w:val="24"/>
        </w:rPr>
        <w:t>ing</w:t>
      </w:r>
      <w:r w:rsidR="000F2529" w:rsidRPr="007B17B8">
        <w:rPr>
          <w:sz w:val="24"/>
          <w:szCs w:val="24"/>
        </w:rPr>
        <w:t xml:space="preserve"> </w:t>
      </w:r>
      <w:r w:rsidR="00F83119">
        <w:rPr>
          <w:sz w:val="24"/>
          <w:szCs w:val="24"/>
        </w:rPr>
        <w:t>5 scenarios</w:t>
      </w:r>
      <w:r w:rsidR="000F2529" w:rsidRPr="007B17B8">
        <w:rPr>
          <w:sz w:val="24"/>
          <w:szCs w:val="24"/>
        </w:rPr>
        <w:t xml:space="preserve">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w:t>
      </w:r>
      <w:r w:rsidR="00F83119">
        <w:rPr>
          <w:sz w:val="24"/>
          <w:szCs w:val="24"/>
        </w:rPr>
        <w:t>ed</w:t>
      </w:r>
      <w:r w:rsidR="000F2529" w:rsidRPr="007B17B8">
        <w:rPr>
          <w:sz w:val="24"/>
          <w:szCs w:val="24"/>
        </w:rPr>
        <w:t xml:space="preserve"> the </w:t>
      </w:r>
      <w:r w:rsidR="00F226C4">
        <w:rPr>
          <w:sz w:val="24"/>
          <w:szCs w:val="24"/>
        </w:rPr>
        <w:t xml:space="preserve">macro effects </w:t>
      </w:r>
      <w:r w:rsidR="000F2529" w:rsidRPr="007B17B8">
        <w:rPr>
          <w:sz w:val="24"/>
          <w:szCs w:val="24"/>
        </w:rPr>
        <w:t xml:space="preserve">when removing the suppressing of the </w:t>
      </w:r>
      <w:r w:rsidR="00B61329">
        <w:rPr>
          <w:sz w:val="24"/>
          <w:szCs w:val="24"/>
        </w:rPr>
        <w:t>state</w:t>
      </w:r>
      <w:r w:rsidR="000F2529" w:rsidRPr="007B17B8">
        <w:rPr>
          <w:sz w:val="24"/>
          <w:szCs w:val="24"/>
        </w:rPr>
        <w:t xml:space="preserve"> regulation percent</w:t>
      </w:r>
      <w:r w:rsidR="001F108A">
        <w:rPr>
          <w:sz w:val="24"/>
          <w:szCs w:val="24"/>
        </w:rPr>
        <w:t>age</w:t>
      </w:r>
      <w:r w:rsidR="000F2529" w:rsidRPr="007B17B8">
        <w:rPr>
          <w:sz w:val="24"/>
          <w:szCs w:val="24"/>
        </w:rPr>
        <w:t xml:space="preserve"> </w:t>
      </w:r>
      <w:r w:rsidR="00F83119">
        <w:rPr>
          <w:sz w:val="24"/>
          <w:szCs w:val="24"/>
        </w:rPr>
        <w:t>starting from</w:t>
      </w:r>
      <w:r w:rsidR="000F2529" w:rsidRPr="007B17B8">
        <w:rPr>
          <w:sz w:val="24"/>
          <w:szCs w:val="24"/>
        </w:rPr>
        <w:t xml:space="preserve"> 2016</w:t>
      </w:r>
      <w:bookmarkEnd w:id="53"/>
      <w:r w:rsidR="000F2529" w:rsidRPr="007B17B8">
        <w:rPr>
          <w:sz w:val="24"/>
          <w:szCs w:val="24"/>
        </w:rPr>
        <w:t>.</w:t>
      </w:r>
      <w:r w:rsidR="00170171">
        <w:rPr>
          <w:sz w:val="24"/>
          <w:szCs w:val="24"/>
        </w:rPr>
        <w:t xml:space="preserve"> Based on the results of these scenarios, we chose to exclude</w:t>
      </w:r>
      <w:r w:rsidR="00170171" w:rsidRPr="007B17B8">
        <w:rPr>
          <w:sz w:val="24"/>
          <w:szCs w:val="24"/>
        </w:rPr>
        <w:t xml:space="preserve"> the productivity channel</w:t>
      </w:r>
      <w:r w:rsidR="000F2529" w:rsidRPr="007B17B8">
        <w:rPr>
          <w:sz w:val="24"/>
          <w:szCs w:val="24"/>
        </w:rPr>
        <w:t xml:space="preserve"> </w:t>
      </w:r>
      <w:r w:rsidR="00170171">
        <w:rPr>
          <w:sz w:val="24"/>
          <w:szCs w:val="24"/>
        </w:rPr>
        <w:t>d</w:t>
      </w:r>
      <w:r w:rsidR="00D969ED">
        <w:rPr>
          <w:sz w:val="24"/>
          <w:szCs w:val="24"/>
        </w:rPr>
        <w:t>ue</w:t>
      </w:r>
      <w:r w:rsidR="00560ED3" w:rsidRPr="007B17B8">
        <w:rPr>
          <w:sz w:val="24"/>
          <w:szCs w:val="24"/>
        </w:rPr>
        <w:t xml:space="preserve"> to</w:t>
      </w:r>
      <w:r w:rsidR="00DD796D">
        <w:rPr>
          <w:sz w:val="24"/>
          <w:szCs w:val="24"/>
        </w:rPr>
        <w:t xml:space="preserve"> a</w:t>
      </w:r>
      <w:r w:rsidR="00560ED3" w:rsidRPr="007B17B8">
        <w:rPr>
          <w:sz w:val="24"/>
          <w:szCs w:val="24"/>
        </w:rPr>
        <w:t xml:space="preserve"> lack of empirical </w:t>
      </w:r>
      <w:r w:rsidR="00560ED3" w:rsidRPr="007B17B8">
        <w:rPr>
          <w:sz w:val="24"/>
          <w:szCs w:val="24"/>
        </w:rPr>
        <w:lastRenderedPageBreak/>
        <w:t xml:space="preserve">evidence </w:t>
      </w:r>
      <w:r w:rsidR="00DD796D">
        <w:rPr>
          <w:sz w:val="24"/>
          <w:szCs w:val="24"/>
        </w:rPr>
        <w:t>as well as finding</w:t>
      </w:r>
      <w:r w:rsidR="00560ED3" w:rsidRPr="007B17B8">
        <w:rPr>
          <w:sz w:val="24"/>
          <w:szCs w:val="24"/>
        </w:rPr>
        <w:t xml:space="preserve"> </w:t>
      </w:r>
      <w:r w:rsidR="00DD796D">
        <w:rPr>
          <w:sz w:val="24"/>
          <w:szCs w:val="24"/>
        </w:rPr>
        <w:t>quite unrealistic</w:t>
      </w:r>
      <w:r w:rsidR="00560ED3" w:rsidRPr="007B17B8">
        <w:rPr>
          <w:sz w:val="24"/>
          <w:szCs w:val="24"/>
        </w:rPr>
        <w:t xml:space="preserve"> results</w:t>
      </w:r>
      <w:r w:rsidR="00170171">
        <w:rPr>
          <w:sz w:val="24"/>
          <w:szCs w:val="24"/>
        </w:rPr>
        <w:t>,</w:t>
      </w:r>
      <w:r w:rsidR="00560ED3" w:rsidRPr="007B17B8">
        <w:rPr>
          <w:sz w:val="24"/>
          <w:szCs w:val="24"/>
        </w:rPr>
        <w:t xml:space="preserve">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w:t>
      </w:r>
      <w:r w:rsidR="00F83119">
        <w:rPr>
          <w:sz w:val="24"/>
          <w:szCs w:val="24"/>
        </w:rPr>
        <w:t>tly</w:t>
      </w:r>
      <w:r w:rsidR="00F226C4">
        <w:rPr>
          <w:sz w:val="24"/>
          <w:szCs w:val="24"/>
        </w:rPr>
        <w:t xml:space="preserve"> of the other channels</w:t>
      </w:r>
      <w:r w:rsidR="00560ED3" w:rsidRPr="007B17B8">
        <w:rPr>
          <w:sz w:val="24"/>
          <w:szCs w:val="24"/>
        </w:rPr>
        <w:t xml:space="preserve">. In </w:t>
      </w:r>
      <w:r w:rsidR="00F83119">
        <w:rPr>
          <w:sz w:val="24"/>
          <w:szCs w:val="24"/>
        </w:rPr>
        <w:t>a 6</w:t>
      </w:r>
      <w:r w:rsidR="00F83119" w:rsidRPr="00F83119">
        <w:rPr>
          <w:sz w:val="24"/>
          <w:szCs w:val="24"/>
          <w:vertAlign w:val="superscript"/>
        </w:rPr>
        <w:t>th</w:t>
      </w:r>
      <w:r w:rsidR="00F83119">
        <w:rPr>
          <w:sz w:val="24"/>
          <w:szCs w:val="24"/>
        </w:rPr>
        <w:t xml:space="preserve"> scenario</w:t>
      </w:r>
      <w:r w:rsidR="00DD796D">
        <w:rPr>
          <w:sz w:val="24"/>
          <w:szCs w:val="24"/>
        </w:rPr>
        <w:t>,</w:t>
      </w:r>
      <w:r w:rsidR="00560ED3" w:rsidRPr="007B17B8">
        <w:rPr>
          <w:sz w:val="24"/>
          <w:szCs w:val="24"/>
        </w:rPr>
        <w:t xml:space="preserve"> we</w:t>
      </w:r>
      <w:r w:rsidR="00170171">
        <w:rPr>
          <w:sz w:val="24"/>
          <w:szCs w:val="24"/>
        </w:rPr>
        <w:t xml:space="preserve"> then</w:t>
      </w:r>
      <w:r w:rsidR="00560ED3" w:rsidRPr="007B17B8">
        <w:rPr>
          <w:sz w:val="24"/>
          <w:szCs w:val="24"/>
        </w:rPr>
        <w:t xml:space="preserve"> include</w:t>
      </w:r>
      <w:r w:rsidR="00F83119">
        <w:rPr>
          <w:sz w:val="24"/>
          <w:szCs w:val="24"/>
        </w:rPr>
        <w:t>d</w:t>
      </w:r>
      <w:r w:rsidR="00560ED3" w:rsidRPr="007B17B8">
        <w:rPr>
          <w:sz w:val="24"/>
          <w:szCs w:val="24"/>
        </w:rPr>
        <w:t xml:space="preserve"> the macro effects from scenario 1-4 together</w:t>
      </w:r>
      <w:r w:rsidR="00170171">
        <w:rPr>
          <w:sz w:val="24"/>
          <w:szCs w:val="24"/>
        </w:rPr>
        <w:t xml:space="preserve"> leaving </w:t>
      </w:r>
      <w:r w:rsidR="00172D47">
        <w:rPr>
          <w:sz w:val="24"/>
          <w:szCs w:val="24"/>
        </w:rPr>
        <w:t>unemployment to</w:t>
      </w:r>
      <w:r w:rsidR="00F23B92" w:rsidRPr="007B17B8">
        <w:rPr>
          <w:sz w:val="24"/>
          <w:szCs w:val="24"/>
        </w:rPr>
        <w:t xml:space="preserve"> increase by 2362</w:t>
      </w:r>
      <w:r w:rsidR="00F23B92">
        <w:rPr>
          <w:sz w:val="24"/>
          <w:szCs w:val="24"/>
        </w:rPr>
        <w:t xml:space="preserve"> people,</w:t>
      </w:r>
      <w:r w:rsidR="001F108A">
        <w:rPr>
          <w:sz w:val="24"/>
          <w:szCs w:val="24"/>
        </w:rPr>
        <w:t xml:space="preserve"> when removing the suppressing of the state regulation percentage.</w:t>
      </w:r>
      <w:r w:rsidR="00F23B92">
        <w:rPr>
          <w:sz w:val="24"/>
          <w:szCs w:val="24"/>
        </w:rPr>
        <w:t xml:space="preserve"> </w:t>
      </w:r>
      <w:r w:rsidR="001F108A">
        <w:rPr>
          <w:sz w:val="24"/>
          <w:szCs w:val="24"/>
        </w:rPr>
        <w:t>W</w:t>
      </w:r>
      <w:r w:rsidR="00170171">
        <w:rPr>
          <w:sz w:val="24"/>
          <w:szCs w:val="24"/>
        </w:rPr>
        <w:t>e use this result to estimate the elasticity of these 4 macroeconomic channels, getting an estimate of 0.35-0.4</w:t>
      </w:r>
      <w:r w:rsidR="00560ED3" w:rsidRPr="007B17B8">
        <w:rPr>
          <w:sz w:val="24"/>
          <w:szCs w:val="24"/>
        </w:rPr>
        <w:t xml:space="preserve">. </w:t>
      </w:r>
      <w:r w:rsidR="00170171">
        <w:rPr>
          <w:sz w:val="24"/>
          <w:szCs w:val="24"/>
        </w:rPr>
        <w:t>Now, to be able to estimate</w:t>
      </w:r>
      <w:r w:rsidR="00F23B92">
        <w:rPr>
          <w:sz w:val="24"/>
          <w:szCs w:val="24"/>
        </w:rPr>
        <w:t xml:space="preserve"> </w:t>
      </w:r>
      <w:r w:rsidR="00FD35A3" w:rsidRPr="007B17B8">
        <w:rPr>
          <w:sz w:val="24"/>
          <w:szCs w:val="24"/>
        </w:rPr>
        <w:t>the</w:t>
      </w:r>
      <w:r w:rsidR="00F23B92">
        <w:rPr>
          <w:sz w:val="24"/>
          <w:szCs w:val="24"/>
        </w:rPr>
        <w:t xml:space="preserve"> </w:t>
      </w:r>
      <w:r w:rsidR="00FD35A3" w:rsidRPr="007B17B8">
        <w:rPr>
          <w:sz w:val="24"/>
          <w:szCs w:val="24"/>
        </w:rPr>
        <w:t>macro elasticity of income insurance on unemployment</w:t>
      </w:r>
      <w:r w:rsidR="00170171">
        <w:rPr>
          <w:sz w:val="24"/>
          <w:szCs w:val="24"/>
        </w:rPr>
        <w:t xml:space="preserve">, we only needed an estimate of the </w:t>
      </w:r>
      <w:r w:rsidR="00FD35A3" w:rsidRPr="007B17B8">
        <w:rPr>
          <w:sz w:val="24"/>
          <w:szCs w:val="24"/>
        </w:rPr>
        <w:t>micro elasticity</w:t>
      </w:r>
      <w:r w:rsidR="00170171">
        <w:rPr>
          <w:sz w:val="24"/>
          <w:szCs w:val="24"/>
        </w:rPr>
        <w:t>.</w:t>
      </w:r>
      <w:r w:rsidR="00B22025">
        <w:rPr>
          <w:sz w:val="24"/>
          <w:szCs w:val="24"/>
        </w:rPr>
        <w:br/>
      </w:r>
      <w:r w:rsidR="00FD35A3" w:rsidRPr="007B17B8">
        <w:rPr>
          <w:sz w:val="24"/>
          <w:szCs w:val="24"/>
        </w:rPr>
        <w:t xml:space="preserve"> We find th</w:t>
      </w:r>
      <w:r w:rsidR="00172D47">
        <w:rPr>
          <w:sz w:val="24"/>
          <w:szCs w:val="24"/>
        </w:rPr>
        <w:t>ree different estimates of the</w:t>
      </w:r>
      <w:r w:rsidR="00FD35A3" w:rsidRPr="007B17B8">
        <w:rPr>
          <w:sz w:val="24"/>
          <w:szCs w:val="24"/>
        </w:rPr>
        <w:t xml:space="preserve"> micro elasticity depending on</w:t>
      </w:r>
      <w:r w:rsidR="00170171">
        <w:rPr>
          <w:sz w:val="24"/>
          <w:szCs w:val="24"/>
        </w:rPr>
        <w:t xml:space="preserve"> what measure we use for the approach effect</w:t>
      </w:r>
      <w:r w:rsidR="00172D47">
        <w:rPr>
          <w:sz w:val="24"/>
          <w:szCs w:val="24"/>
        </w:rPr>
        <w:t xml:space="preserve">. Using the effects from the income insurance model we find the micro </w:t>
      </w:r>
      <w:r w:rsidR="00172D47" w:rsidRPr="008A007F">
        <w:rPr>
          <w:sz w:val="24"/>
          <w:szCs w:val="24"/>
        </w:rPr>
        <w:t>elasticity to be 0.66, using the newer literature presented by</w:t>
      </w:r>
      <w:r w:rsidR="00F548A0" w:rsidRPr="008A007F">
        <w:rPr>
          <w:noProof/>
          <w:sz w:val="24"/>
          <w:szCs w:val="24"/>
        </w:rPr>
        <w:t xml:space="preserve"> DØRS</w:t>
      </w:r>
      <w:r w:rsidR="00172D47" w:rsidRPr="008A007F">
        <w:rPr>
          <w:sz w:val="24"/>
          <w:szCs w:val="24"/>
        </w:rPr>
        <w:t xml:space="preserve"> </w:t>
      </w:r>
      <w:r w:rsidR="00B22025" w:rsidRPr="008A007F">
        <w:rPr>
          <w:sz w:val="24"/>
          <w:szCs w:val="24"/>
        </w:rPr>
        <w:fldChar w:fldCharType="begin" w:fldLock="1"/>
      </w:r>
      <w:r w:rsidR="00F548A0" w:rsidRPr="008A007F">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22025" w:rsidRPr="008A007F">
        <w:rPr>
          <w:sz w:val="24"/>
          <w:szCs w:val="24"/>
        </w:rPr>
        <w:fldChar w:fldCharType="separate"/>
      </w:r>
      <w:r w:rsidR="00F548A0" w:rsidRPr="008A007F">
        <w:rPr>
          <w:noProof/>
          <w:sz w:val="24"/>
          <w:szCs w:val="24"/>
        </w:rPr>
        <w:t>(2022)</w:t>
      </w:r>
      <w:r w:rsidR="00B22025" w:rsidRPr="008A007F">
        <w:rPr>
          <w:sz w:val="24"/>
          <w:szCs w:val="24"/>
        </w:rPr>
        <w:fldChar w:fldCharType="end"/>
      </w:r>
      <w:r w:rsidR="00172D47" w:rsidRPr="008A007F">
        <w:rPr>
          <w:sz w:val="24"/>
          <w:szCs w:val="24"/>
        </w:rPr>
        <w:t xml:space="preserve"> we find the micro elasticity to be 0.51, and lastly using the argumentation </w:t>
      </w:r>
      <w:r w:rsidR="00F23B92" w:rsidRPr="008A007F">
        <w:rPr>
          <w:sz w:val="24"/>
          <w:szCs w:val="24"/>
        </w:rPr>
        <w:t>f</w:t>
      </w:r>
      <w:r w:rsidR="00A50A3E" w:rsidRPr="008A007F">
        <w:rPr>
          <w:sz w:val="24"/>
          <w:szCs w:val="24"/>
        </w:rPr>
        <w:t>ro</w:t>
      </w:r>
      <w:r w:rsidR="00F23B92" w:rsidRPr="008A007F">
        <w:rPr>
          <w:sz w:val="24"/>
          <w:szCs w:val="24"/>
        </w:rPr>
        <w:t>m</w:t>
      </w:r>
      <w:r w:rsidR="007B3CF2" w:rsidRPr="008A007F">
        <w:rPr>
          <w:sz w:val="24"/>
          <w:szCs w:val="24"/>
        </w:rPr>
        <w:t xml:space="preserve"> </w:t>
      </w:r>
      <w:r w:rsidR="007B3CF2" w:rsidRPr="008A007F">
        <w:rPr>
          <w:noProof/>
          <w:sz w:val="24"/>
          <w:szCs w:val="24"/>
        </w:rPr>
        <w:t xml:space="preserve">Aastrup </w:t>
      </w:r>
      <w:r w:rsidR="007B3CF2" w:rsidRPr="008A007F">
        <w:rPr>
          <w:noProof/>
          <w:sz w:val="24"/>
          <w:szCs w:val="24"/>
        </w:rPr>
        <w:fldChar w:fldCharType="begin" w:fldLock="1"/>
      </w:r>
      <w:r w:rsidR="005634E3">
        <w:rPr>
          <w:noProof/>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(2018)</w:t>
      </w:r>
      <w:r w:rsidR="007B3CF2" w:rsidRPr="008A007F">
        <w:rPr>
          <w:noProof/>
          <w:sz w:val="24"/>
          <w:szCs w:val="24"/>
        </w:rPr>
        <w:fldChar w:fldCharType="end"/>
      </w:r>
      <w:r w:rsidR="007B3CF2" w:rsidRPr="008A007F">
        <w:rPr>
          <w:noProof/>
          <w:sz w:val="24"/>
          <w:szCs w:val="24"/>
        </w:rPr>
        <w:t xml:space="preserve">, Jensen </w:t>
      </w:r>
      <w:r w:rsidR="007B3CF2" w:rsidRPr="008A007F">
        <w:rPr>
          <w:noProof/>
          <w:sz w:val="24"/>
          <w:szCs w:val="24"/>
        </w:rPr>
        <w:fldChar w:fldCharType="begin" w:fldLock="1"/>
      </w:r>
      <w:r w:rsidR="005634E3">
        <w:rPr>
          <w:noProof/>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(2021)</w:t>
      </w:r>
      <w:r w:rsidR="007B3CF2" w:rsidRPr="008A007F">
        <w:rPr>
          <w:noProof/>
          <w:sz w:val="24"/>
          <w:szCs w:val="24"/>
        </w:rPr>
        <w:fldChar w:fldCharType="end"/>
      </w:r>
      <w:r w:rsidR="007B3CF2" w:rsidRPr="008A007F">
        <w:rPr>
          <w:noProof/>
          <w:sz w:val="24"/>
          <w:szCs w:val="24"/>
        </w:rPr>
        <w:t xml:space="preserve">, and Risgaard </w:t>
      </w:r>
      <w:r w:rsidR="007B3CF2" w:rsidRPr="008A007F">
        <w:rPr>
          <w:noProof/>
          <w:sz w:val="24"/>
          <w:szCs w:val="24"/>
        </w:rPr>
        <w:fldChar w:fldCharType="begin" w:fldLock="1"/>
      </w:r>
      <w:r w:rsidR="007B3CF2" w:rsidRPr="008A007F">
        <w:rPr>
          <w:noProof/>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(2021)</w:t>
      </w:r>
      <w:r w:rsidR="007B3CF2" w:rsidRPr="008A007F">
        <w:rPr>
          <w:noProof/>
          <w:sz w:val="24"/>
          <w:szCs w:val="24"/>
        </w:rPr>
        <w:fldChar w:fldCharType="end"/>
      </w:r>
      <w:r w:rsidR="00F23B92" w:rsidRPr="008A007F">
        <w:rPr>
          <w:sz w:val="24"/>
          <w:szCs w:val="24"/>
        </w:rPr>
        <w:t xml:space="preserve"> </w:t>
      </w:r>
      <w:r w:rsidR="00172D47" w:rsidRPr="008A007F">
        <w:rPr>
          <w:sz w:val="24"/>
          <w:szCs w:val="24"/>
        </w:rPr>
        <w:t>we find the micro elasticity to be 0.31</w:t>
      </w:r>
      <w:r w:rsidR="00F23B92" w:rsidRPr="008A007F">
        <w:rPr>
          <w:sz w:val="24"/>
          <w:szCs w:val="24"/>
        </w:rPr>
        <w:t xml:space="preserve">. </w:t>
      </w:r>
      <w:r w:rsidR="007B3CF2" w:rsidRPr="008A007F">
        <w:rPr>
          <w:rFonts w:cstheme="minorHAnsi"/>
          <w:sz w:val="24"/>
          <w:szCs w:val="24"/>
        </w:rPr>
        <w:t xml:space="preserve">As we find the argumentation made by DØRS </w:t>
      </w:r>
      <w:r w:rsidR="007B3CF2" w:rsidRPr="008A007F">
        <w:rPr>
          <w:rFonts w:cstheme="minorHAnsi"/>
          <w:sz w:val="24"/>
          <w:szCs w:val="24"/>
        </w:rPr>
        <w:fldChar w:fldCharType="begin" w:fldLock="1"/>
      </w:r>
      <w:r w:rsidR="006E69D0">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B3CF2" w:rsidRPr="008A007F">
        <w:rPr>
          <w:rFonts w:cstheme="minorHAnsi"/>
          <w:sz w:val="24"/>
          <w:szCs w:val="24"/>
        </w:rPr>
        <w:fldChar w:fldCharType="separate"/>
      </w:r>
      <w:r w:rsidR="007B3CF2" w:rsidRPr="008A007F">
        <w:rPr>
          <w:rFonts w:cstheme="minorHAnsi"/>
          <w:noProof/>
          <w:sz w:val="24"/>
          <w:szCs w:val="24"/>
        </w:rPr>
        <w:t>(2022)</w:t>
      </w:r>
      <w:r w:rsidR="007B3CF2" w:rsidRPr="008A007F">
        <w:rPr>
          <w:rFonts w:cstheme="minorHAnsi"/>
          <w:sz w:val="24"/>
          <w:szCs w:val="24"/>
        </w:rPr>
        <w:fldChar w:fldCharType="end"/>
      </w:r>
      <w:r w:rsidR="007B3CF2" w:rsidRPr="008A007F">
        <w:rPr>
          <w:rFonts w:cstheme="minorHAnsi"/>
          <w:sz w:val="24"/>
          <w:szCs w:val="24"/>
        </w:rPr>
        <w:t xml:space="preserve"> to be the most trustworthy, we find the more realistic estimate to be the one of 0.51. </w:t>
      </w:r>
      <w:r w:rsidR="007B3CF2" w:rsidRPr="008A007F">
        <w:rPr>
          <w:sz w:val="24"/>
          <w:szCs w:val="24"/>
        </w:rPr>
        <w:t>Using the</w:t>
      </w:r>
      <w:r w:rsidR="007B3CF2" w:rsidRPr="008A007F">
        <w:rPr>
          <w:rFonts w:cstheme="minorHAnsi"/>
          <w:sz w:val="24"/>
          <w:szCs w:val="24"/>
        </w:rPr>
        <w:t xml:space="preserve"> same idea as </w:t>
      </w:r>
      <w:r w:rsidR="007B3CF2" w:rsidRPr="008A007F">
        <w:rPr>
          <w:rFonts w:cstheme="minorHAnsi"/>
          <w:noProof/>
          <w:sz w:val="24"/>
          <w:szCs w:val="24"/>
        </w:rPr>
        <w:t>Lalive et al.</w:t>
      </w:r>
      <w:r w:rsidR="007B3CF2" w:rsidRPr="008A007F">
        <w:rPr>
          <w:rFonts w:cstheme="minorHAnsi"/>
          <w:sz w:val="24"/>
          <w:szCs w:val="24"/>
        </w:rPr>
        <w:t xml:space="preserve"> </w:t>
      </w:r>
      <w:r w:rsidR="007B3CF2" w:rsidRPr="008A007F">
        <w:rPr>
          <w:rFonts w:cstheme="minorHAnsi"/>
          <w:sz w:val="24"/>
          <w:szCs w:val="24"/>
        </w:rPr>
        <w:fldChar w:fldCharType="begin" w:fldLock="1"/>
      </w:r>
      <w:r w:rsidR="007B3CF2" w:rsidRPr="008A007F">
        <w:rPr>
          <w:rFonts w:cstheme="minorHAnsi"/>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B3CF2" w:rsidRPr="008A007F">
        <w:rPr>
          <w:rFonts w:cstheme="minorHAnsi"/>
          <w:sz w:val="24"/>
          <w:szCs w:val="24"/>
        </w:rPr>
        <w:fldChar w:fldCharType="separate"/>
      </w:r>
      <w:r w:rsidR="007B3CF2" w:rsidRPr="008A007F">
        <w:rPr>
          <w:rFonts w:cstheme="minorHAnsi"/>
          <w:noProof/>
          <w:sz w:val="24"/>
          <w:szCs w:val="24"/>
        </w:rPr>
        <w:t>(2015)</w:t>
      </w:r>
      <w:r w:rsidR="007B3CF2" w:rsidRPr="008A007F">
        <w:rPr>
          <w:rFonts w:cstheme="minorHAnsi"/>
          <w:sz w:val="24"/>
          <w:szCs w:val="24"/>
        </w:rPr>
        <w:fldChar w:fldCharType="end"/>
      </w:r>
      <w:r w:rsidR="007B3CF2" w:rsidRPr="008A007F">
        <w:rPr>
          <w:rFonts w:cstheme="minorHAnsi"/>
          <w:sz w:val="24"/>
          <w:szCs w:val="24"/>
        </w:rPr>
        <w:t xml:space="preserve"> calculating the macro elasticity by taking the sum of the micro effect and macro effects we obtain a macro elasticity of 0.89.</w:t>
      </w:r>
    </w:p>
    <w:p w14:paraId="34D946D9" w14:textId="1572C3C5" w:rsidR="00F20542" w:rsidRPr="00650FEB" w:rsidRDefault="00553FC6" w:rsidP="00780999">
      <w:pPr>
        <w:spacing w:line="360" w:lineRule="auto"/>
        <w:rPr>
          <w:sz w:val="24"/>
          <w:szCs w:val="24"/>
        </w:rPr>
      </w:pPr>
      <w:r w:rsidRPr="008A007F">
        <w:rPr>
          <w:sz w:val="24"/>
          <w:szCs w:val="24"/>
        </w:rPr>
        <w:t xml:space="preserve">Lastly, </w:t>
      </w:r>
      <w:r w:rsidRPr="008A007F">
        <w:rPr>
          <w:rFonts w:cstheme="minorHAnsi"/>
          <w:sz w:val="24"/>
          <w:szCs w:val="24"/>
        </w:rPr>
        <w:t xml:space="preserve">we compare the estimated micro elasticity </w:t>
      </w:r>
      <w:r w:rsidR="001F108A">
        <w:rPr>
          <w:rFonts w:cstheme="minorHAnsi"/>
          <w:sz w:val="24"/>
          <w:szCs w:val="24"/>
        </w:rPr>
        <w:t>found by</w:t>
      </w:r>
      <w:r w:rsidRPr="008A007F">
        <w:rPr>
          <w:rFonts w:cstheme="minorHAnsi"/>
          <w:sz w:val="24"/>
          <w:szCs w:val="24"/>
        </w:rPr>
        <w:t xml:space="preserve"> the IS-model (0.66), the income insurance companies and worker unions (0.31), </w:t>
      </w:r>
      <w:r w:rsidR="001F108A">
        <w:rPr>
          <w:rFonts w:cstheme="minorHAnsi"/>
          <w:sz w:val="24"/>
          <w:szCs w:val="24"/>
        </w:rPr>
        <w:t>and our own</w:t>
      </w:r>
      <w:r w:rsidRPr="008A007F">
        <w:rPr>
          <w:rFonts w:cstheme="minorHAnsi"/>
          <w:sz w:val="24"/>
          <w:szCs w:val="24"/>
        </w:rPr>
        <w:t xml:space="preserve"> results obtained </w:t>
      </w:r>
      <w:r w:rsidR="001F108A">
        <w:rPr>
          <w:rFonts w:cstheme="minorHAnsi"/>
          <w:sz w:val="24"/>
          <w:szCs w:val="24"/>
        </w:rPr>
        <w:t>by using</w:t>
      </w:r>
      <w:r w:rsidRPr="008A007F">
        <w:rPr>
          <w:rFonts w:cstheme="minorHAnsi"/>
          <w:sz w:val="24"/>
          <w:szCs w:val="24"/>
        </w:rPr>
        <w:t xml:space="preserve"> a macro elasticity of 0.89. We do this</w:t>
      </w:r>
      <w:r w:rsidR="001F108A">
        <w:rPr>
          <w:rFonts w:cstheme="minorHAnsi"/>
          <w:sz w:val="24"/>
          <w:szCs w:val="24"/>
        </w:rPr>
        <w:t>,</w:t>
      </w:r>
      <w:r w:rsidRPr="008A007F">
        <w:rPr>
          <w:rFonts w:cstheme="minorHAnsi"/>
          <w:sz w:val="24"/>
          <w:szCs w:val="24"/>
        </w:rPr>
        <w:t xml:space="preserve"> by seeing if we reach different conclusions when evaluating the decision to suppress the state regulation rate using the Baily-Chetty function.</w:t>
      </w:r>
      <w:r w:rsidRPr="008A007F">
        <w:rPr>
          <w:sz w:val="24"/>
          <w:szCs w:val="24"/>
        </w:rPr>
        <w:t xml:space="preserve"> In each of the three cases, </w:t>
      </w:r>
      <w:r w:rsidR="00087984" w:rsidRPr="008A007F">
        <w:rPr>
          <w:sz w:val="24"/>
          <w:szCs w:val="24"/>
        </w:rPr>
        <w:t>we use</w:t>
      </w:r>
      <w:r w:rsidR="00F20542" w:rsidRPr="008A007F">
        <w:rPr>
          <w:sz w:val="24"/>
          <w:szCs w:val="24"/>
        </w:rPr>
        <w:t xml:space="preserve"> the </w:t>
      </w:r>
      <w:r w:rsidR="000772FC" w:rsidRPr="008A007F">
        <w:rPr>
          <w:sz w:val="24"/>
          <w:szCs w:val="24"/>
        </w:rPr>
        <w:t>Baily-Chetty function</w:t>
      </w:r>
      <w:r w:rsidR="00087984" w:rsidRPr="008A007F">
        <w:rPr>
          <w:sz w:val="24"/>
          <w:szCs w:val="24"/>
        </w:rPr>
        <w:t xml:space="preserve"> to find both the marginal gains and marginal costs.</w:t>
      </w:r>
      <w:r w:rsidR="007B4B48" w:rsidRPr="008A007F">
        <w:rPr>
          <w:sz w:val="24"/>
          <w:szCs w:val="24"/>
        </w:rPr>
        <w:t xml:space="preserve"> </w:t>
      </w:r>
      <w:r w:rsidRPr="008A007F">
        <w:rPr>
          <w:sz w:val="24"/>
          <w:szCs w:val="24"/>
        </w:rPr>
        <w:t>L</w:t>
      </w:r>
      <w:r w:rsidR="00F20542" w:rsidRPr="008A007F">
        <w:rPr>
          <w:sz w:val="24"/>
          <w:szCs w:val="24"/>
        </w:rPr>
        <w:t>ooking</w:t>
      </w:r>
      <w:r w:rsidRPr="008A007F">
        <w:rPr>
          <w:sz w:val="24"/>
          <w:szCs w:val="24"/>
        </w:rPr>
        <w:t xml:space="preserve"> at the first case, using the results based on the argumentation of the </w:t>
      </w:r>
      <w:r w:rsidR="00F20542" w:rsidRPr="008A007F">
        <w:rPr>
          <w:sz w:val="24"/>
          <w:szCs w:val="24"/>
        </w:rPr>
        <w:t>income insurance companies and worker unions</w:t>
      </w:r>
      <w:r w:rsidR="00087984" w:rsidRPr="008A007F">
        <w:rPr>
          <w:sz w:val="24"/>
          <w:szCs w:val="24"/>
        </w:rPr>
        <w:t xml:space="preserve">, </w:t>
      </w:r>
      <w:r w:rsidR="008A007F" w:rsidRPr="008A007F">
        <w:rPr>
          <w:sz w:val="24"/>
          <w:szCs w:val="24"/>
        </w:rPr>
        <w:t xml:space="preserve">we find that the suppressing of the state regulation percentage </w:t>
      </w:r>
      <w:r w:rsidR="00087984" w:rsidRPr="008A007F">
        <w:rPr>
          <w:sz w:val="24"/>
          <w:szCs w:val="24"/>
        </w:rPr>
        <w:t>reduce</w:t>
      </w:r>
      <w:r w:rsidR="00B22025" w:rsidRPr="008A007F">
        <w:rPr>
          <w:sz w:val="24"/>
          <w:szCs w:val="24"/>
        </w:rPr>
        <w:t>s</w:t>
      </w:r>
      <w:r w:rsidR="00087984" w:rsidRPr="008A007F">
        <w:rPr>
          <w:sz w:val="24"/>
          <w:szCs w:val="24"/>
        </w:rPr>
        <w:t xml:space="preserve"> economic welfare, while</w:t>
      </w:r>
      <w:r w:rsidR="00CA13D5" w:rsidRPr="008A007F">
        <w:rPr>
          <w:sz w:val="24"/>
          <w:szCs w:val="24"/>
        </w:rPr>
        <w:t xml:space="preserve"> </w:t>
      </w:r>
      <w:r w:rsidR="00087984" w:rsidRPr="008A007F">
        <w:rPr>
          <w:sz w:val="24"/>
          <w:szCs w:val="24"/>
        </w:rPr>
        <w:t>o</w:t>
      </w:r>
      <w:r w:rsidR="00F20542" w:rsidRPr="008A007F">
        <w:rPr>
          <w:sz w:val="24"/>
          <w:szCs w:val="24"/>
        </w:rPr>
        <w:t xml:space="preserve">n the other hand, using the estimates </w:t>
      </w:r>
      <w:r w:rsidR="008A007F" w:rsidRPr="008A007F">
        <w:rPr>
          <w:sz w:val="24"/>
          <w:szCs w:val="24"/>
        </w:rPr>
        <w:t>presented by</w:t>
      </w:r>
      <w:r w:rsidR="00F20542" w:rsidRPr="008A007F">
        <w:rPr>
          <w:sz w:val="24"/>
          <w:szCs w:val="24"/>
        </w:rPr>
        <w:t xml:space="preserve"> the income insurance model</w:t>
      </w:r>
      <w:r w:rsidR="008A007F" w:rsidRPr="008A007F">
        <w:rPr>
          <w:sz w:val="24"/>
          <w:szCs w:val="24"/>
        </w:rPr>
        <w:t>, we</w:t>
      </w:r>
      <w:r w:rsidR="00F20542" w:rsidRPr="008A007F">
        <w:rPr>
          <w:sz w:val="24"/>
          <w:szCs w:val="24"/>
        </w:rPr>
        <w:t xml:space="preserve"> find that the </w:t>
      </w:r>
      <w:r w:rsidR="008A007F" w:rsidRPr="008A007F">
        <w:rPr>
          <w:sz w:val="24"/>
          <w:szCs w:val="24"/>
        </w:rPr>
        <w:t>regulation</w:t>
      </w:r>
      <w:r w:rsidR="00F20542" w:rsidRPr="008A007F">
        <w:rPr>
          <w:sz w:val="24"/>
          <w:szCs w:val="24"/>
        </w:rPr>
        <w:t xml:space="preserve"> </w:t>
      </w:r>
      <w:r w:rsidR="00F20542" w:rsidRPr="00650FEB">
        <w:rPr>
          <w:sz w:val="24"/>
          <w:szCs w:val="24"/>
        </w:rPr>
        <w:t>increases economic welfare.</w:t>
      </w:r>
    </w:p>
    <w:p w14:paraId="242716D1" w14:textId="2602C574" w:rsidR="008A007F" w:rsidRPr="00650FEB" w:rsidRDefault="00CA13D5" w:rsidP="00B22025">
      <w:pPr>
        <w:spacing w:line="360" w:lineRule="auto"/>
        <w:rPr>
          <w:sz w:val="24"/>
          <w:szCs w:val="24"/>
        </w:rPr>
      </w:pPr>
      <w:r w:rsidRPr="00650FEB">
        <w:rPr>
          <w:sz w:val="24"/>
          <w:szCs w:val="24"/>
        </w:rPr>
        <w:t xml:space="preserve"> </w:t>
      </w:r>
      <w:r w:rsidR="00087984" w:rsidRPr="00650FEB">
        <w:rPr>
          <w:sz w:val="24"/>
          <w:szCs w:val="24"/>
        </w:rPr>
        <w:t xml:space="preserve">In </w:t>
      </w:r>
      <w:r w:rsidR="008A007F" w:rsidRPr="00650FEB">
        <w:rPr>
          <w:sz w:val="24"/>
          <w:szCs w:val="24"/>
        </w:rPr>
        <w:t>the third case,</w:t>
      </w:r>
      <w:r w:rsidR="00087984" w:rsidRPr="00650FEB">
        <w:rPr>
          <w:sz w:val="24"/>
          <w:szCs w:val="24"/>
        </w:rPr>
        <w:t xml:space="preserve"> </w:t>
      </w:r>
      <w:r w:rsidR="008A007F" w:rsidRPr="00650FEB">
        <w:rPr>
          <w:sz w:val="24"/>
          <w:szCs w:val="24"/>
        </w:rPr>
        <w:t>using the macro elasticity found in this paper</w:t>
      </w:r>
      <w:r w:rsidRPr="00650FEB">
        <w:rPr>
          <w:sz w:val="24"/>
          <w:szCs w:val="24"/>
        </w:rPr>
        <w:t>,</w:t>
      </w:r>
      <w:r w:rsidR="00087984" w:rsidRPr="00650FEB">
        <w:rPr>
          <w:sz w:val="24"/>
          <w:szCs w:val="24"/>
        </w:rPr>
        <w:t xml:space="preserve"> we find the </w:t>
      </w:r>
      <w:r w:rsidR="008A007F" w:rsidRPr="00650FEB">
        <w:rPr>
          <w:sz w:val="24"/>
          <w:szCs w:val="24"/>
        </w:rPr>
        <w:t>regulation</w:t>
      </w:r>
      <w:r w:rsidR="00087984" w:rsidRPr="00650FEB">
        <w:rPr>
          <w:sz w:val="24"/>
          <w:szCs w:val="24"/>
        </w:rPr>
        <w:t xml:space="preserve"> to increase the economic welfare</w:t>
      </w:r>
      <w:r w:rsidR="008A007F" w:rsidRPr="00650FEB">
        <w:rPr>
          <w:sz w:val="24"/>
          <w:szCs w:val="24"/>
        </w:rPr>
        <w:t>, thereby validating the decision to suppress the state regulation percentage</w:t>
      </w:r>
      <w:r w:rsidR="00087984" w:rsidRPr="00650FEB">
        <w:rPr>
          <w:sz w:val="24"/>
          <w:szCs w:val="24"/>
        </w:rPr>
        <w:t>.</w:t>
      </w:r>
      <w:r w:rsidRPr="00650FEB">
        <w:rPr>
          <w:sz w:val="24"/>
          <w:szCs w:val="24"/>
        </w:rPr>
        <w:t xml:space="preserve"> </w:t>
      </w:r>
      <w:r w:rsidR="008A007F" w:rsidRPr="00650FEB">
        <w:rPr>
          <w:sz w:val="24"/>
          <w:szCs w:val="24"/>
        </w:rPr>
        <w:t xml:space="preserve">We reach this conclusion relying on </w:t>
      </w:r>
      <w:r w:rsidR="00665784" w:rsidRPr="00650FEB">
        <w:rPr>
          <w:sz w:val="24"/>
          <w:szCs w:val="24"/>
        </w:rPr>
        <w:t xml:space="preserve">two assumptions. </w:t>
      </w:r>
      <w:r w:rsidR="00830830" w:rsidRPr="00650FEB">
        <w:rPr>
          <w:sz w:val="24"/>
          <w:szCs w:val="24"/>
        </w:rPr>
        <w:t>First</w:t>
      </w:r>
      <w:r w:rsidR="00665784" w:rsidRPr="00650FEB">
        <w:rPr>
          <w:sz w:val="24"/>
          <w:szCs w:val="24"/>
        </w:rPr>
        <w:t>, that</w:t>
      </w:r>
      <w:r w:rsidR="000772FC" w:rsidRPr="00650FEB">
        <w:rPr>
          <w:sz w:val="24"/>
          <w:szCs w:val="24"/>
        </w:rPr>
        <w:t xml:space="preserve"> we find the</w:t>
      </w:r>
      <w:r w:rsidR="00665784" w:rsidRPr="00650FEB">
        <w:rPr>
          <w:sz w:val="24"/>
          <w:szCs w:val="24"/>
        </w:rPr>
        <w:t xml:space="preserve"> D</w:t>
      </w:r>
      <w:r w:rsidR="000772FC" w:rsidRPr="00650FEB">
        <w:rPr>
          <w:sz w:val="24"/>
          <w:szCs w:val="24"/>
        </w:rPr>
        <w:t>anish economy to be</w:t>
      </w:r>
      <w:r w:rsidR="00665784" w:rsidRPr="00650FEB">
        <w:rPr>
          <w:sz w:val="24"/>
          <w:szCs w:val="24"/>
        </w:rPr>
        <w:t xml:space="preserve"> categorized as profit-led </w:t>
      </w:r>
      <w:r w:rsidR="000772FC" w:rsidRPr="00650FEB">
        <w:rPr>
          <w:sz w:val="24"/>
          <w:szCs w:val="24"/>
        </w:rPr>
        <w:t>when wages increase,</w:t>
      </w:r>
      <w:r w:rsidR="00665784" w:rsidRPr="00650FEB">
        <w:rPr>
          <w:sz w:val="24"/>
          <w:szCs w:val="24"/>
        </w:rPr>
        <w:t xml:space="preserve"> leading to the wage-channel increasing unemployment</w:t>
      </w:r>
      <w:r w:rsidR="00830830" w:rsidRPr="00650FEB">
        <w:rPr>
          <w:sz w:val="24"/>
          <w:szCs w:val="24"/>
        </w:rPr>
        <w:t xml:space="preserve"> as a result of a lower</w:t>
      </w:r>
      <w:r w:rsidR="00665784" w:rsidRPr="00650FEB">
        <w:rPr>
          <w:sz w:val="24"/>
          <w:szCs w:val="24"/>
        </w:rPr>
        <w:t xml:space="preserve"> profit share</w:t>
      </w:r>
      <w:r w:rsidR="000772FC" w:rsidRPr="00650FEB">
        <w:rPr>
          <w:sz w:val="24"/>
          <w:szCs w:val="24"/>
        </w:rPr>
        <w:t>.</w:t>
      </w:r>
      <w:r w:rsidR="00830830" w:rsidRPr="00650FEB">
        <w:rPr>
          <w:sz w:val="24"/>
          <w:szCs w:val="24"/>
        </w:rPr>
        <w:t xml:space="preserve"> </w:t>
      </w:r>
      <w:r w:rsidR="008A007F" w:rsidRPr="00650FEB">
        <w:rPr>
          <w:sz w:val="24"/>
          <w:szCs w:val="24"/>
        </w:rPr>
        <w:t>We find the</w:t>
      </w:r>
      <w:r w:rsidR="00830830" w:rsidRPr="00650FEB">
        <w:rPr>
          <w:sz w:val="24"/>
          <w:szCs w:val="24"/>
        </w:rPr>
        <w:t xml:space="preserve"> literature </w:t>
      </w:r>
      <w:r w:rsidR="008A007F" w:rsidRPr="00650FEB">
        <w:rPr>
          <w:sz w:val="24"/>
          <w:szCs w:val="24"/>
        </w:rPr>
        <w:t xml:space="preserve">to be </w:t>
      </w:r>
      <w:r w:rsidR="00830830" w:rsidRPr="00650FEB">
        <w:rPr>
          <w:sz w:val="24"/>
          <w:szCs w:val="24"/>
        </w:rPr>
        <w:t xml:space="preserve">split in determining the Danish demand -regime, </w:t>
      </w:r>
      <w:r w:rsidR="00087984" w:rsidRPr="00650FEB">
        <w:rPr>
          <w:sz w:val="24"/>
          <w:szCs w:val="24"/>
        </w:rPr>
        <w:t>but</w:t>
      </w:r>
      <w:r w:rsidR="008A007F" w:rsidRPr="00650FEB">
        <w:rPr>
          <w:sz w:val="24"/>
          <w:szCs w:val="24"/>
        </w:rPr>
        <w:t xml:space="preserve"> as</w:t>
      </w:r>
      <w:r w:rsidR="00087984" w:rsidRPr="00650FEB">
        <w:rPr>
          <w:sz w:val="24"/>
          <w:szCs w:val="24"/>
        </w:rPr>
        <w:t xml:space="preserve"> </w:t>
      </w:r>
      <w:r w:rsidR="00830830" w:rsidRPr="00650FEB">
        <w:rPr>
          <w:sz w:val="24"/>
          <w:szCs w:val="24"/>
        </w:rPr>
        <w:t>we find</w:t>
      </w:r>
      <w:r w:rsidR="008A007F" w:rsidRPr="00650FEB">
        <w:rPr>
          <w:sz w:val="24"/>
          <w:szCs w:val="24"/>
        </w:rPr>
        <w:t xml:space="preserve"> our</w:t>
      </w:r>
      <w:r w:rsidR="00830830" w:rsidRPr="00650FEB">
        <w:rPr>
          <w:sz w:val="24"/>
          <w:szCs w:val="24"/>
        </w:rPr>
        <w:t xml:space="preserve"> result</w:t>
      </w:r>
      <w:r w:rsidR="008A007F" w:rsidRPr="00650FEB">
        <w:rPr>
          <w:sz w:val="24"/>
          <w:szCs w:val="24"/>
        </w:rPr>
        <w:t xml:space="preserve"> from the model indicating that Denmark is </w:t>
      </w:r>
      <w:r w:rsidR="008A007F" w:rsidRPr="00650FEB">
        <w:rPr>
          <w:sz w:val="24"/>
          <w:szCs w:val="24"/>
        </w:rPr>
        <w:lastRenderedPageBreak/>
        <w:t>categorized as profit-led</w:t>
      </w:r>
      <w:r w:rsidR="00830830" w:rsidRPr="00650FEB">
        <w:rPr>
          <w:sz w:val="24"/>
          <w:szCs w:val="24"/>
        </w:rPr>
        <w:t xml:space="preserve"> to be</w:t>
      </w:r>
      <w:r w:rsidR="000772FC" w:rsidRPr="00650FEB">
        <w:rPr>
          <w:sz w:val="24"/>
          <w:szCs w:val="24"/>
        </w:rPr>
        <w:t xml:space="preserve"> very</w:t>
      </w:r>
      <w:r w:rsidR="00830830" w:rsidRPr="00650FEB">
        <w:rPr>
          <w:sz w:val="24"/>
          <w:szCs w:val="24"/>
        </w:rPr>
        <w:t xml:space="preserve"> robust in our model</w:t>
      </w:r>
      <w:r w:rsidR="008A007F" w:rsidRPr="00650FEB">
        <w:rPr>
          <w:sz w:val="24"/>
          <w:szCs w:val="24"/>
        </w:rPr>
        <w:t xml:space="preserve"> we rely on this result</w:t>
      </w:r>
      <w:r w:rsidR="00830830" w:rsidRPr="00650FEB">
        <w:rPr>
          <w:sz w:val="24"/>
          <w:szCs w:val="24"/>
        </w:rPr>
        <w:t xml:space="preserve">. </w:t>
      </w:r>
      <w:r w:rsidR="00B22025" w:rsidRPr="00650FEB">
        <w:rPr>
          <w:sz w:val="24"/>
          <w:szCs w:val="24"/>
        </w:rPr>
        <w:br/>
      </w:r>
      <w:r w:rsidR="00830830" w:rsidRPr="00650FEB">
        <w:rPr>
          <w:sz w:val="24"/>
          <w:szCs w:val="24"/>
        </w:rPr>
        <w:t xml:space="preserve">Second, </w:t>
      </w:r>
      <w:bookmarkStart w:id="54" w:name="_Hlk120455450"/>
      <w:r w:rsidR="00830830" w:rsidRPr="00650FEB">
        <w:rPr>
          <w:sz w:val="24"/>
          <w:szCs w:val="24"/>
        </w:rPr>
        <w:t xml:space="preserve">we assume the worker unions in Denmark to be capable of affecting wages when the gap between the level of income insurance and wages </w:t>
      </w:r>
      <w:bookmarkEnd w:id="54"/>
      <w:r w:rsidR="00B61329" w:rsidRPr="00650FEB">
        <w:rPr>
          <w:sz w:val="24"/>
          <w:szCs w:val="24"/>
        </w:rPr>
        <w:t>gets</w:t>
      </w:r>
      <w:r w:rsidR="008A007F" w:rsidRPr="00650FEB">
        <w:rPr>
          <w:sz w:val="24"/>
          <w:szCs w:val="24"/>
        </w:rPr>
        <w:t xml:space="preserve"> below a certain threshold</w:t>
      </w:r>
      <w:r w:rsidR="00830830" w:rsidRPr="00650FEB">
        <w:rPr>
          <w:sz w:val="24"/>
          <w:szCs w:val="24"/>
        </w:rPr>
        <w:t xml:space="preserve">. </w:t>
      </w:r>
      <w:bookmarkStart w:id="55" w:name="_Hlk120455479"/>
      <w:r w:rsidR="008A007F" w:rsidRPr="00650FEB">
        <w:rPr>
          <w:sz w:val="24"/>
          <w:szCs w:val="24"/>
        </w:rPr>
        <w:t>Even though we find empirical evidence for this</w:t>
      </w:r>
      <w:r w:rsidR="00650FEB" w:rsidRPr="00650FEB">
        <w:rPr>
          <w:sz w:val="24"/>
          <w:szCs w:val="24"/>
        </w:rPr>
        <w:t xml:space="preserve"> in the literature</w:t>
      </w:r>
      <w:r w:rsidR="008A007F" w:rsidRPr="00650FEB">
        <w:rPr>
          <w:sz w:val="24"/>
          <w:szCs w:val="24"/>
        </w:rPr>
        <w:t>, there seems to be no significant relationship between the level of income insurance and wages using our own data for Denmark. This suggests that we should leave out the wage-channel when estimating the total macro elasticity. Doing this</w:t>
      </w:r>
      <w:r w:rsidR="001F108A">
        <w:rPr>
          <w:sz w:val="24"/>
          <w:szCs w:val="24"/>
        </w:rPr>
        <w:t>,</w:t>
      </w:r>
      <w:r w:rsidR="008A007F" w:rsidRPr="00650FEB">
        <w:rPr>
          <w:sz w:val="24"/>
          <w:szCs w:val="24"/>
        </w:rPr>
        <w:t xml:space="preserve"> we obtain an estimate of 0.47 instead of 0.89, thereby resulting in the opposite conclusion, leaving the political decision to suppress the state regulation percentage to lower the economic welfare.</w:t>
      </w:r>
    </w:p>
    <w:bookmarkEnd w:id="55"/>
    <w:p w14:paraId="25A3A5A4" w14:textId="77777777" w:rsidR="00E04480" w:rsidRPr="00665784" w:rsidRDefault="00E04480" w:rsidP="004C5315"/>
    <w:p w14:paraId="55D55952" w14:textId="6F32386E" w:rsidR="004C5315" w:rsidRPr="00665784" w:rsidRDefault="004C5315" w:rsidP="004C5315"/>
    <w:p w14:paraId="74ABB717" w14:textId="7589233E" w:rsidR="00CD17D9" w:rsidRPr="00B33E3B" w:rsidRDefault="00CD17D9" w:rsidP="00CD17D9">
      <w:pPr>
        <w:pStyle w:val="Overskrift1"/>
        <w:rPr>
          <w:lang w:val="da-DK"/>
        </w:rPr>
      </w:pPr>
      <w:r w:rsidRPr="00B33E3B">
        <w:rPr>
          <w:lang w:val="da-DK"/>
        </w:rPr>
        <w:t xml:space="preserve">Reference list </w:t>
      </w:r>
    </w:p>
    <w:p w14:paraId="2919FEF5" w14:textId="7D0416A6" w:rsidR="00CD17D9" w:rsidRPr="00B33E3B" w:rsidRDefault="00CD17D9" w:rsidP="00CD17D9">
      <w:pPr>
        <w:rPr>
          <w:lang w:val="da-DK"/>
        </w:rPr>
      </w:pPr>
    </w:p>
    <w:p w14:paraId="0BDEF4D6" w14:textId="050A819B" w:rsidR="00B61329" w:rsidRPr="00B61329" w:rsidRDefault="00333B3D" w:rsidP="00B61329">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B61329" w:rsidRPr="00CF0F0D">
        <w:rPr>
          <w:rFonts w:ascii="Calibri" w:hAnsi="Calibri" w:cs="Calibri"/>
          <w:noProof/>
          <w:szCs w:val="24"/>
          <w:lang w:val="da-DK"/>
          <w:rPrChange w:id="56" w:author="Simon Fløj Thomsen" w:date="2022-12-16T15:18:00Z">
            <w:rPr>
              <w:rFonts w:ascii="Calibri" w:hAnsi="Calibri" w:cs="Calibri"/>
              <w:noProof/>
              <w:szCs w:val="24"/>
            </w:rPr>
          </w:rPrChange>
        </w:rPr>
        <w:t xml:space="preserve">Aastrup, M. (2018). </w:t>
      </w:r>
      <w:r w:rsidR="00B61329" w:rsidRPr="00CF0F0D">
        <w:rPr>
          <w:rFonts w:ascii="Calibri" w:hAnsi="Calibri" w:cs="Calibri"/>
          <w:i/>
          <w:iCs/>
          <w:noProof/>
          <w:szCs w:val="24"/>
          <w:lang w:val="da-DK"/>
          <w:rPrChange w:id="57" w:author="Simon Fløj Thomsen" w:date="2022-12-16T15:18:00Z">
            <w:rPr>
              <w:rFonts w:ascii="Calibri" w:hAnsi="Calibri" w:cs="Calibri"/>
              <w:i/>
              <w:iCs/>
              <w:noProof/>
              <w:szCs w:val="24"/>
            </w:rPr>
          </w:rPrChange>
        </w:rPr>
        <w:t>30 Års dagpengeforringelser</w:t>
      </w:r>
      <w:r w:rsidR="00B61329" w:rsidRPr="00CF0F0D">
        <w:rPr>
          <w:rFonts w:ascii="Calibri" w:hAnsi="Calibri" w:cs="Calibri"/>
          <w:noProof/>
          <w:szCs w:val="24"/>
          <w:lang w:val="da-DK"/>
          <w:rPrChange w:id="58" w:author="Simon Fløj Thomsen" w:date="2022-12-16T15:18:00Z">
            <w:rPr>
              <w:rFonts w:ascii="Calibri" w:hAnsi="Calibri" w:cs="Calibri"/>
              <w:noProof/>
              <w:szCs w:val="24"/>
            </w:rPr>
          </w:rPrChange>
        </w:rPr>
        <w:t xml:space="preserve">. </w:t>
      </w:r>
      <w:r w:rsidR="00B61329" w:rsidRPr="00B61329">
        <w:rPr>
          <w:rFonts w:ascii="Calibri" w:hAnsi="Calibri" w:cs="Calibri"/>
          <w:i/>
          <w:iCs/>
          <w:noProof/>
          <w:szCs w:val="24"/>
        </w:rPr>
        <w:t>September 2018</w:t>
      </w:r>
      <w:r w:rsidR="00B61329" w:rsidRPr="00B61329">
        <w:rPr>
          <w:rFonts w:ascii="Calibri" w:hAnsi="Calibri" w:cs="Calibri"/>
          <w:noProof/>
          <w:szCs w:val="24"/>
        </w:rPr>
        <w:t>.</w:t>
      </w:r>
    </w:p>
    <w:p w14:paraId="03635C1C" w14:textId="77777777" w:rsidR="00B61329" w:rsidRPr="00CF0F0D" w:rsidRDefault="00B61329" w:rsidP="00B61329">
      <w:pPr>
        <w:widowControl w:val="0"/>
        <w:autoSpaceDE w:val="0"/>
        <w:autoSpaceDN w:val="0"/>
        <w:adjustRightInd w:val="0"/>
        <w:spacing w:line="240" w:lineRule="auto"/>
        <w:ind w:left="480" w:hanging="480"/>
        <w:rPr>
          <w:rFonts w:ascii="Calibri" w:hAnsi="Calibri" w:cs="Calibri"/>
          <w:noProof/>
          <w:szCs w:val="24"/>
          <w:lang w:val="da-DK"/>
          <w:rPrChange w:id="59" w:author="Simon Fløj Thomsen" w:date="2022-12-16T15:18:00Z">
            <w:rPr>
              <w:rFonts w:ascii="Calibri" w:hAnsi="Calibri" w:cs="Calibri"/>
              <w:noProof/>
              <w:szCs w:val="24"/>
            </w:rPr>
          </w:rPrChange>
        </w:rPr>
      </w:pPr>
      <w:r w:rsidRPr="00B61329">
        <w:rPr>
          <w:rFonts w:ascii="Calibri" w:hAnsi="Calibri" w:cs="Calibri"/>
          <w:noProof/>
          <w:szCs w:val="24"/>
        </w:rPr>
        <w:t xml:space="preserve">Andersen, T. M., &amp; Svarer, M. (2006). Flexicurity: The Danish Labour-Market Model. </w:t>
      </w:r>
      <w:r w:rsidRPr="00CF0F0D">
        <w:rPr>
          <w:rFonts w:ascii="Calibri" w:hAnsi="Calibri" w:cs="Calibri"/>
          <w:i/>
          <w:iCs/>
          <w:noProof/>
          <w:szCs w:val="24"/>
          <w:lang w:val="da-DK"/>
          <w:rPrChange w:id="60" w:author="Simon Fløj Thomsen" w:date="2022-12-16T15:18:00Z">
            <w:rPr>
              <w:rFonts w:ascii="Calibri" w:hAnsi="Calibri" w:cs="Calibri"/>
              <w:i/>
              <w:iCs/>
              <w:noProof/>
              <w:szCs w:val="24"/>
            </w:rPr>
          </w:rPrChange>
        </w:rPr>
        <w:t>Ekonomisk Debatt</w:t>
      </w:r>
      <w:r w:rsidRPr="00CF0F0D">
        <w:rPr>
          <w:rFonts w:ascii="Calibri" w:hAnsi="Calibri" w:cs="Calibri"/>
          <w:noProof/>
          <w:szCs w:val="24"/>
          <w:lang w:val="da-DK"/>
          <w:rPrChange w:id="61" w:author="Simon Fløj Thomsen" w:date="2022-12-16T15:18:00Z">
            <w:rPr>
              <w:rFonts w:ascii="Calibri" w:hAnsi="Calibri" w:cs="Calibri"/>
              <w:noProof/>
              <w:szCs w:val="24"/>
            </w:rPr>
          </w:rPrChange>
        </w:rPr>
        <w:t xml:space="preserve">, </w:t>
      </w:r>
      <w:r w:rsidRPr="00CF0F0D">
        <w:rPr>
          <w:rFonts w:ascii="Calibri" w:hAnsi="Calibri" w:cs="Calibri"/>
          <w:i/>
          <w:iCs/>
          <w:noProof/>
          <w:szCs w:val="24"/>
          <w:lang w:val="da-DK"/>
          <w:rPrChange w:id="62" w:author="Simon Fløj Thomsen" w:date="2022-12-16T15:18:00Z">
            <w:rPr>
              <w:rFonts w:ascii="Calibri" w:hAnsi="Calibri" w:cs="Calibri"/>
              <w:i/>
              <w:iCs/>
              <w:noProof/>
              <w:szCs w:val="24"/>
            </w:rPr>
          </w:rPrChange>
        </w:rPr>
        <w:t>1</w:t>
      </w:r>
      <w:r w:rsidRPr="00CF0F0D">
        <w:rPr>
          <w:rFonts w:ascii="Calibri" w:hAnsi="Calibri" w:cs="Calibri"/>
          <w:noProof/>
          <w:szCs w:val="24"/>
          <w:lang w:val="da-DK"/>
          <w:rPrChange w:id="63" w:author="Simon Fløj Thomsen" w:date="2022-12-16T15:18:00Z">
            <w:rPr>
              <w:rFonts w:ascii="Calibri" w:hAnsi="Calibri" w:cs="Calibri"/>
              <w:noProof/>
              <w:szCs w:val="24"/>
            </w:rPr>
          </w:rPrChange>
        </w:rPr>
        <w:t>(April), 17–29.</w:t>
      </w:r>
    </w:p>
    <w:p w14:paraId="15D151A7"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CF0F0D">
        <w:rPr>
          <w:rFonts w:ascii="Calibri" w:hAnsi="Calibri" w:cs="Calibri"/>
          <w:noProof/>
          <w:szCs w:val="24"/>
          <w:lang w:val="da-DK"/>
          <w:rPrChange w:id="64" w:author="Simon Fløj Thomsen" w:date="2022-12-16T15:18:00Z">
            <w:rPr>
              <w:rFonts w:ascii="Calibri" w:hAnsi="Calibri" w:cs="Calibri"/>
              <w:noProof/>
              <w:szCs w:val="24"/>
            </w:rPr>
          </w:rPrChange>
        </w:rPr>
        <w:t xml:space="preserve">Andersen, T. M., Svarer, M., &amp; Vejlin, R. M. (2015). Litteraturreview af effekter af indretning af arbejdsunderstøttelsen. </w:t>
      </w:r>
      <w:r w:rsidRPr="00B61329">
        <w:rPr>
          <w:rFonts w:ascii="Calibri" w:hAnsi="Calibri" w:cs="Calibri"/>
          <w:i/>
          <w:iCs/>
          <w:noProof/>
          <w:szCs w:val="24"/>
        </w:rPr>
        <w:t>Beskæftigelsesministeriet</w:t>
      </w:r>
      <w:r w:rsidRPr="00B61329">
        <w:rPr>
          <w:rFonts w:ascii="Calibri" w:hAnsi="Calibri" w:cs="Calibri"/>
          <w:noProof/>
          <w:szCs w:val="24"/>
        </w:rPr>
        <w:t>, 1–99.</w:t>
      </w:r>
    </w:p>
    <w:p w14:paraId="1A361EFB"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Bengtsson, E., &amp; Stockhammer, E. (2018). Wages, Income Distribution and Economic Growth: Long-Run Perspectives in Scandinavia, 1900–2010. </w:t>
      </w:r>
      <w:r w:rsidRPr="00B61329">
        <w:rPr>
          <w:rFonts w:ascii="Calibri" w:hAnsi="Calibri" w:cs="Calibri"/>
          <w:i/>
          <w:iCs/>
          <w:noProof/>
          <w:szCs w:val="24"/>
        </w:rPr>
        <w:t>Review of Political Economy</w:t>
      </w:r>
      <w:r w:rsidRPr="00B61329">
        <w:rPr>
          <w:rFonts w:ascii="Calibri" w:hAnsi="Calibri" w:cs="Calibri"/>
          <w:noProof/>
          <w:szCs w:val="24"/>
        </w:rPr>
        <w:t xml:space="preserve">, </w:t>
      </w:r>
      <w:r w:rsidRPr="00B61329">
        <w:rPr>
          <w:rFonts w:ascii="Calibri" w:hAnsi="Calibri" w:cs="Calibri"/>
          <w:i/>
          <w:iCs/>
          <w:noProof/>
          <w:szCs w:val="24"/>
        </w:rPr>
        <w:t>33</w:t>
      </w:r>
      <w:r w:rsidRPr="00B61329">
        <w:rPr>
          <w:rFonts w:ascii="Calibri" w:hAnsi="Calibri" w:cs="Calibri"/>
          <w:noProof/>
          <w:szCs w:val="24"/>
        </w:rPr>
        <w:t>(4), 725–745. https://doi.org/10.1080/09538259.2020.1860307</w:t>
      </w:r>
    </w:p>
    <w:p w14:paraId="294F3636"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Boone, C., Dube, A., Goodman, L., &amp; Kaplan, E. (2021). Unemployment Insurance Generosity and Aggregate Employment. </w:t>
      </w:r>
      <w:r w:rsidRPr="00B61329">
        <w:rPr>
          <w:rFonts w:ascii="Calibri" w:hAnsi="Calibri" w:cs="Calibri"/>
          <w:i/>
          <w:iCs/>
          <w:noProof/>
          <w:szCs w:val="24"/>
        </w:rPr>
        <w:t>American Economic Journal: Economic Policy</w:t>
      </w:r>
      <w:r w:rsidRPr="00B61329">
        <w:rPr>
          <w:rFonts w:ascii="Calibri" w:hAnsi="Calibri" w:cs="Calibri"/>
          <w:noProof/>
          <w:szCs w:val="24"/>
        </w:rPr>
        <w:t xml:space="preserve">, </w:t>
      </w:r>
      <w:r w:rsidRPr="00B61329">
        <w:rPr>
          <w:rFonts w:ascii="Calibri" w:hAnsi="Calibri" w:cs="Calibri"/>
          <w:i/>
          <w:iCs/>
          <w:noProof/>
          <w:szCs w:val="24"/>
        </w:rPr>
        <w:t>13</w:t>
      </w:r>
      <w:r w:rsidRPr="00B61329">
        <w:rPr>
          <w:rFonts w:ascii="Calibri" w:hAnsi="Calibri" w:cs="Calibri"/>
          <w:noProof/>
          <w:szCs w:val="24"/>
        </w:rPr>
        <w:t>(2), 58–99. https://doi.org/10.1257/pol.20160613</w:t>
      </w:r>
    </w:p>
    <w:p w14:paraId="5EDF83D7"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Byrialsen, M. R., &amp; Raza, H. (2018). Macroeconomic effects of unemployment benefits in small open economies: A stock–flow consistent approach. </w:t>
      </w:r>
      <w:r w:rsidRPr="00B61329">
        <w:rPr>
          <w:rFonts w:ascii="Calibri" w:hAnsi="Calibri" w:cs="Calibri"/>
          <w:i/>
          <w:iCs/>
          <w:noProof/>
          <w:szCs w:val="24"/>
        </w:rPr>
        <w:t>European Journal of Economics and Economic Policies: Intervention</w:t>
      </w:r>
      <w:r w:rsidRPr="00B61329">
        <w:rPr>
          <w:rFonts w:ascii="Calibri" w:hAnsi="Calibri" w:cs="Calibri"/>
          <w:noProof/>
          <w:szCs w:val="24"/>
        </w:rPr>
        <w:t xml:space="preserve">, </w:t>
      </w:r>
      <w:r w:rsidRPr="00B61329">
        <w:rPr>
          <w:rFonts w:ascii="Calibri" w:hAnsi="Calibri" w:cs="Calibri"/>
          <w:i/>
          <w:iCs/>
          <w:noProof/>
          <w:szCs w:val="24"/>
        </w:rPr>
        <w:t>15</w:t>
      </w:r>
      <w:r w:rsidRPr="00B61329">
        <w:rPr>
          <w:rFonts w:ascii="Calibri" w:hAnsi="Calibri" w:cs="Calibri"/>
          <w:noProof/>
          <w:szCs w:val="24"/>
        </w:rPr>
        <w:t>(3), 335–363. https://doi.org/10.4337/ejeep.2018.0032</w:t>
      </w:r>
    </w:p>
    <w:p w14:paraId="3FD1C139"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CF0F0D">
        <w:rPr>
          <w:rFonts w:ascii="Calibri" w:hAnsi="Calibri" w:cs="Calibri"/>
          <w:noProof/>
          <w:szCs w:val="24"/>
          <w:lang w:val="da-DK"/>
          <w:rPrChange w:id="65" w:author="Simon Fløj Thomsen" w:date="2022-12-16T15:18:00Z">
            <w:rPr>
              <w:rFonts w:ascii="Calibri" w:hAnsi="Calibri" w:cs="Calibri"/>
              <w:noProof/>
              <w:szCs w:val="24"/>
            </w:rPr>
          </w:rPrChange>
        </w:rPr>
        <w:t xml:space="preserve">Byrialsen, M. R., Raza, H., &amp; Valdecantos, S. (2022). </w:t>
      </w:r>
      <w:r w:rsidRPr="00B61329">
        <w:rPr>
          <w:rFonts w:ascii="Calibri" w:hAnsi="Calibri" w:cs="Calibri"/>
          <w:i/>
          <w:iCs/>
          <w:noProof/>
          <w:szCs w:val="24"/>
        </w:rPr>
        <w:t>QMDE : A QUARTERLY EMPIRICAL MODEL FOR THE DANISH ECONOMY : A STOCK-FLOW CONSISTENT APPROACH</w:t>
      </w:r>
      <w:r w:rsidRPr="00B61329">
        <w:rPr>
          <w:rFonts w:ascii="Calibri" w:hAnsi="Calibri" w:cs="Calibri"/>
          <w:noProof/>
          <w:szCs w:val="24"/>
        </w:rPr>
        <w:t xml:space="preserve">. </w:t>
      </w:r>
      <w:r w:rsidRPr="00B61329">
        <w:rPr>
          <w:rFonts w:ascii="Calibri" w:hAnsi="Calibri" w:cs="Calibri"/>
          <w:i/>
          <w:iCs/>
          <w:noProof/>
          <w:szCs w:val="24"/>
        </w:rPr>
        <w:t>79</w:t>
      </w:r>
      <w:r w:rsidRPr="00B61329">
        <w:rPr>
          <w:rFonts w:ascii="Calibri" w:hAnsi="Calibri" w:cs="Calibri"/>
          <w:noProof/>
          <w:szCs w:val="24"/>
        </w:rPr>
        <w:t>.</w:t>
      </w:r>
    </w:p>
    <w:p w14:paraId="6CEE73AF"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Chetty, R. (2006). A general formula for the optimal level of social insurance. </w:t>
      </w:r>
      <w:r w:rsidRPr="00B61329">
        <w:rPr>
          <w:rFonts w:ascii="Calibri" w:hAnsi="Calibri" w:cs="Calibri"/>
          <w:i/>
          <w:iCs/>
          <w:noProof/>
          <w:szCs w:val="24"/>
        </w:rPr>
        <w:t>Journal of Public Economics</w:t>
      </w:r>
      <w:r w:rsidRPr="00B61329">
        <w:rPr>
          <w:rFonts w:ascii="Calibri" w:hAnsi="Calibri" w:cs="Calibri"/>
          <w:noProof/>
          <w:szCs w:val="24"/>
        </w:rPr>
        <w:t xml:space="preserve">, </w:t>
      </w:r>
      <w:r w:rsidRPr="00B61329">
        <w:rPr>
          <w:rFonts w:ascii="Calibri" w:hAnsi="Calibri" w:cs="Calibri"/>
          <w:i/>
          <w:iCs/>
          <w:noProof/>
          <w:szCs w:val="24"/>
        </w:rPr>
        <w:t>90</w:t>
      </w:r>
      <w:r w:rsidRPr="00B61329">
        <w:rPr>
          <w:rFonts w:ascii="Calibri" w:hAnsi="Calibri" w:cs="Calibri"/>
          <w:noProof/>
          <w:szCs w:val="24"/>
        </w:rPr>
        <w:t>(10–11), 1879–1901. https://doi.org/10.1016/j.jpubeco.2006.01.004</w:t>
      </w:r>
    </w:p>
    <w:p w14:paraId="12D8E176"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Chetty, R. (2008). Moral hazard versus liquidity and optimal unemployment insurance. </w:t>
      </w:r>
      <w:r w:rsidRPr="00B61329">
        <w:rPr>
          <w:rFonts w:ascii="Calibri" w:hAnsi="Calibri" w:cs="Calibri"/>
          <w:i/>
          <w:iCs/>
          <w:noProof/>
          <w:szCs w:val="24"/>
        </w:rPr>
        <w:t>Journal of Political Economy</w:t>
      </w:r>
      <w:r w:rsidRPr="00B61329">
        <w:rPr>
          <w:rFonts w:ascii="Calibri" w:hAnsi="Calibri" w:cs="Calibri"/>
          <w:noProof/>
          <w:szCs w:val="24"/>
        </w:rPr>
        <w:t xml:space="preserve">, </w:t>
      </w:r>
      <w:r w:rsidRPr="00B61329">
        <w:rPr>
          <w:rFonts w:ascii="Calibri" w:hAnsi="Calibri" w:cs="Calibri"/>
          <w:i/>
          <w:iCs/>
          <w:noProof/>
          <w:szCs w:val="24"/>
        </w:rPr>
        <w:t>116</w:t>
      </w:r>
      <w:r w:rsidRPr="00B61329">
        <w:rPr>
          <w:rFonts w:ascii="Calibri" w:hAnsi="Calibri" w:cs="Calibri"/>
          <w:noProof/>
          <w:szCs w:val="24"/>
        </w:rPr>
        <w:t>(2), 173–234. https://doi.org/10.1086/588585</w:t>
      </w:r>
    </w:p>
    <w:p w14:paraId="254E1A1A" w14:textId="77777777" w:rsidR="00B61329" w:rsidRPr="00CF0F0D" w:rsidRDefault="00B61329" w:rsidP="00B61329">
      <w:pPr>
        <w:widowControl w:val="0"/>
        <w:autoSpaceDE w:val="0"/>
        <w:autoSpaceDN w:val="0"/>
        <w:adjustRightInd w:val="0"/>
        <w:spacing w:line="240" w:lineRule="auto"/>
        <w:ind w:left="480" w:hanging="480"/>
        <w:rPr>
          <w:rFonts w:ascii="Calibri" w:hAnsi="Calibri" w:cs="Calibri"/>
          <w:noProof/>
          <w:szCs w:val="24"/>
          <w:lang w:val="da-DK"/>
          <w:rPrChange w:id="66" w:author="Simon Fløj Thomsen" w:date="2022-12-16T15:18:00Z">
            <w:rPr>
              <w:rFonts w:ascii="Calibri" w:hAnsi="Calibri" w:cs="Calibri"/>
              <w:noProof/>
              <w:szCs w:val="24"/>
            </w:rPr>
          </w:rPrChange>
        </w:rPr>
      </w:pPr>
      <w:r w:rsidRPr="00B61329">
        <w:rPr>
          <w:rFonts w:ascii="Calibri" w:hAnsi="Calibri" w:cs="Calibri"/>
          <w:noProof/>
          <w:szCs w:val="24"/>
        </w:rPr>
        <w:t xml:space="preserve">Danish Ministry of Taxation. </w:t>
      </w:r>
      <w:r w:rsidRPr="00CF0F0D">
        <w:rPr>
          <w:rFonts w:ascii="Calibri" w:hAnsi="Calibri" w:cs="Calibri"/>
          <w:noProof/>
          <w:szCs w:val="24"/>
          <w:lang w:val="da-DK"/>
          <w:rPrChange w:id="67" w:author="Simon Fløj Thomsen" w:date="2022-12-16T15:18:00Z">
            <w:rPr>
              <w:rFonts w:ascii="Calibri" w:hAnsi="Calibri" w:cs="Calibri"/>
              <w:noProof/>
              <w:szCs w:val="24"/>
            </w:rPr>
          </w:rPrChange>
        </w:rPr>
        <w:t xml:space="preserve">(2012). </w:t>
      </w:r>
      <w:r w:rsidRPr="00CF0F0D">
        <w:rPr>
          <w:rFonts w:ascii="Calibri" w:hAnsi="Calibri" w:cs="Calibri"/>
          <w:i/>
          <w:iCs/>
          <w:noProof/>
          <w:szCs w:val="24"/>
          <w:lang w:val="da-DK"/>
          <w:rPrChange w:id="68" w:author="Simon Fløj Thomsen" w:date="2022-12-16T15:18:00Z">
            <w:rPr>
              <w:rFonts w:ascii="Calibri" w:hAnsi="Calibri" w:cs="Calibri"/>
              <w:i/>
              <w:iCs/>
              <w:noProof/>
              <w:szCs w:val="24"/>
            </w:rPr>
          </w:rPrChange>
        </w:rPr>
        <w:t>Aftale om skattereform</w:t>
      </w:r>
      <w:r w:rsidRPr="00CF0F0D">
        <w:rPr>
          <w:rFonts w:ascii="Calibri" w:hAnsi="Calibri" w:cs="Calibri"/>
          <w:noProof/>
          <w:szCs w:val="24"/>
          <w:lang w:val="da-DK"/>
          <w:rPrChange w:id="69" w:author="Simon Fløj Thomsen" w:date="2022-12-16T15:18:00Z">
            <w:rPr>
              <w:rFonts w:ascii="Calibri" w:hAnsi="Calibri" w:cs="Calibri"/>
              <w:noProof/>
              <w:szCs w:val="24"/>
            </w:rPr>
          </w:rPrChange>
        </w:rPr>
        <w:t>. 1–28.</w:t>
      </w:r>
    </w:p>
    <w:p w14:paraId="404C0DB2" w14:textId="77777777" w:rsidR="00B61329" w:rsidRPr="00CF0F0D" w:rsidRDefault="00B61329" w:rsidP="00B61329">
      <w:pPr>
        <w:widowControl w:val="0"/>
        <w:autoSpaceDE w:val="0"/>
        <w:autoSpaceDN w:val="0"/>
        <w:adjustRightInd w:val="0"/>
        <w:spacing w:line="240" w:lineRule="auto"/>
        <w:ind w:left="480" w:hanging="480"/>
        <w:rPr>
          <w:rFonts w:ascii="Calibri" w:hAnsi="Calibri" w:cs="Calibri"/>
          <w:noProof/>
          <w:szCs w:val="24"/>
          <w:lang w:val="da-DK"/>
          <w:rPrChange w:id="70" w:author="Simon Fløj Thomsen" w:date="2022-12-16T15:18:00Z">
            <w:rPr>
              <w:rFonts w:ascii="Calibri" w:hAnsi="Calibri" w:cs="Calibri"/>
              <w:noProof/>
              <w:szCs w:val="24"/>
            </w:rPr>
          </w:rPrChange>
        </w:rPr>
      </w:pPr>
      <w:r w:rsidRPr="00CF0F0D">
        <w:rPr>
          <w:rFonts w:ascii="Calibri" w:hAnsi="Calibri" w:cs="Calibri"/>
          <w:noProof/>
          <w:szCs w:val="24"/>
          <w:lang w:val="da-DK"/>
          <w:rPrChange w:id="71" w:author="Simon Fløj Thomsen" w:date="2022-12-16T15:18:00Z">
            <w:rPr>
              <w:rFonts w:ascii="Calibri" w:hAnsi="Calibri" w:cs="Calibri"/>
              <w:noProof/>
              <w:szCs w:val="24"/>
            </w:rPr>
          </w:rPrChange>
        </w:rPr>
        <w:t xml:space="preserve">Danmarks Statistik. (2012). ADAM - En Model Af Dansk Økonomi. In </w:t>
      </w:r>
      <w:r w:rsidRPr="00CF0F0D">
        <w:rPr>
          <w:rFonts w:ascii="Calibri" w:hAnsi="Calibri" w:cs="Calibri"/>
          <w:i/>
          <w:iCs/>
          <w:noProof/>
          <w:szCs w:val="24"/>
          <w:lang w:val="da-DK"/>
          <w:rPrChange w:id="72" w:author="Simon Fløj Thomsen" w:date="2022-12-16T15:18:00Z">
            <w:rPr>
              <w:rFonts w:ascii="Calibri" w:hAnsi="Calibri" w:cs="Calibri"/>
              <w:i/>
              <w:iCs/>
              <w:noProof/>
              <w:szCs w:val="24"/>
            </w:rPr>
          </w:rPrChange>
        </w:rPr>
        <w:t>Danmarks Statistik</w:t>
      </w:r>
      <w:r w:rsidRPr="00CF0F0D">
        <w:rPr>
          <w:rFonts w:ascii="Calibri" w:hAnsi="Calibri" w:cs="Calibri"/>
          <w:noProof/>
          <w:szCs w:val="24"/>
          <w:lang w:val="da-DK"/>
          <w:rPrChange w:id="73" w:author="Simon Fløj Thomsen" w:date="2022-12-16T15:18:00Z">
            <w:rPr>
              <w:rFonts w:ascii="Calibri" w:hAnsi="Calibri" w:cs="Calibri"/>
              <w:noProof/>
              <w:szCs w:val="24"/>
            </w:rPr>
          </w:rPrChange>
        </w:rPr>
        <w:t>. Danmarks Statistik. https://www.dst.dk/da/Statistik/Publikationer/VisPub?cid=17987</w:t>
      </w:r>
    </w:p>
    <w:p w14:paraId="40B62C9F"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CF0F0D">
        <w:rPr>
          <w:rFonts w:ascii="Calibri" w:hAnsi="Calibri" w:cs="Calibri"/>
          <w:noProof/>
          <w:szCs w:val="24"/>
          <w:lang w:val="da-DK"/>
          <w:rPrChange w:id="74" w:author="Simon Fløj Thomsen" w:date="2022-12-16T15:18:00Z">
            <w:rPr>
              <w:rFonts w:ascii="Calibri" w:hAnsi="Calibri" w:cs="Calibri"/>
              <w:noProof/>
              <w:szCs w:val="24"/>
            </w:rPr>
          </w:rPrChange>
        </w:rPr>
        <w:lastRenderedPageBreak/>
        <w:t xml:space="preserve">Dieterle, S., Bartalotti, O., &amp; Brummet, Q. (2021). </w:t>
      </w:r>
      <w:r w:rsidRPr="00B61329">
        <w:rPr>
          <w:rFonts w:ascii="Calibri" w:hAnsi="Calibri" w:cs="Calibri"/>
          <w:noProof/>
          <w:szCs w:val="24"/>
        </w:rPr>
        <w:t xml:space="preserve">Revisiting the Effects of Unemployment Insurance Extensions on Unemployment: A Measurement Error-Corrected Regression Discontinuity Approach. </w:t>
      </w:r>
      <w:r w:rsidRPr="00B61329">
        <w:rPr>
          <w:rFonts w:ascii="Calibri" w:hAnsi="Calibri" w:cs="Calibri"/>
          <w:i/>
          <w:iCs/>
          <w:noProof/>
          <w:szCs w:val="24"/>
        </w:rPr>
        <w:t>SSRN Electronic Journal</w:t>
      </w:r>
      <w:r w:rsidRPr="00B61329">
        <w:rPr>
          <w:rFonts w:ascii="Calibri" w:hAnsi="Calibri" w:cs="Calibri"/>
          <w:noProof/>
          <w:szCs w:val="24"/>
        </w:rPr>
        <w:t xml:space="preserve">, </w:t>
      </w:r>
      <w:r w:rsidRPr="00B61329">
        <w:rPr>
          <w:rFonts w:ascii="Calibri" w:hAnsi="Calibri" w:cs="Calibri"/>
          <w:i/>
          <w:iCs/>
          <w:noProof/>
          <w:szCs w:val="24"/>
        </w:rPr>
        <w:t>11496</w:t>
      </w:r>
      <w:r w:rsidRPr="00B61329">
        <w:rPr>
          <w:rFonts w:ascii="Calibri" w:hAnsi="Calibri" w:cs="Calibri"/>
          <w:noProof/>
          <w:szCs w:val="24"/>
        </w:rPr>
        <w:t>. https://doi.org/10.2139/ssrn.3177370</w:t>
      </w:r>
    </w:p>
    <w:p w14:paraId="27DAAA21" w14:textId="724A9870" w:rsidR="00B61329" w:rsidRPr="00CF0F0D" w:rsidRDefault="00965238" w:rsidP="00B61329">
      <w:pPr>
        <w:widowControl w:val="0"/>
        <w:autoSpaceDE w:val="0"/>
        <w:autoSpaceDN w:val="0"/>
        <w:adjustRightInd w:val="0"/>
        <w:spacing w:line="240" w:lineRule="auto"/>
        <w:ind w:left="480" w:hanging="480"/>
        <w:rPr>
          <w:rFonts w:ascii="Calibri" w:hAnsi="Calibri" w:cs="Calibri"/>
          <w:noProof/>
          <w:szCs w:val="24"/>
          <w:lang w:val="da-DK"/>
          <w:rPrChange w:id="75" w:author="Simon Fløj Thomsen" w:date="2022-12-16T15:18:00Z">
            <w:rPr>
              <w:rFonts w:ascii="Calibri" w:hAnsi="Calibri" w:cs="Calibri"/>
              <w:noProof/>
              <w:szCs w:val="24"/>
            </w:rPr>
          </w:rPrChange>
        </w:rPr>
      </w:pPr>
      <w:r>
        <w:rPr>
          <w:rFonts w:ascii="Calibri" w:hAnsi="Calibri" w:cs="Calibri"/>
          <w:noProof/>
          <w:szCs w:val="24"/>
        </w:rPr>
        <w:t>The Economic Council of Denmark</w:t>
      </w:r>
      <w:r w:rsidR="00B61329" w:rsidRPr="00B61329">
        <w:rPr>
          <w:rFonts w:ascii="Calibri" w:hAnsi="Calibri" w:cs="Calibri"/>
          <w:noProof/>
          <w:szCs w:val="24"/>
        </w:rPr>
        <w:t xml:space="preserve">. </w:t>
      </w:r>
      <w:r w:rsidR="00B61329" w:rsidRPr="00CF0F0D">
        <w:rPr>
          <w:rFonts w:ascii="Calibri" w:hAnsi="Calibri" w:cs="Calibri"/>
          <w:noProof/>
          <w:szCs w:val="24"/>
          <w:lang w:val="da-DK"/>
          <w:rPrChange w:id="76" w:author="Simon Fløj Thomsen" w:date="2022-12-16T15:18:00Z">
            <w:rPr>
              <w:rFonts w:ascii="Calibri" w:hAnsi="Calibri" w:cs="Calibri"/>
              <w:noProof/>
              <w:szCs w:val="24"/>
            </w:rPr>
          </w:rPrChange>
        </w:rPr>
        <w:t xml:space="preserve">(2014). </w:t>
      </w:r>
      <w:r w:rsidR="00B61329" w:rsidRPr="00CF0F0D">
        <w:rPr>
          <w:rFonts w:ascii="Calibri" w:hAnsi="Calibri" w:cs="Calibri"/>
          <w:i/>
          <w:iCs/>
          <w:noProof/>
          <w:szCs w:val="24"/>
          <w:lang w:val="da-DK"/>
          <w:rPrChange w:id="77" w:author="Simon Fløj Thomsen" w:date="2022-12-16T15:18:00Z">
            <w:rPr>
              <w:rFonts w:ascii="Calibri" w:hAnsi="Calibri" w:cs="Calibri"/>
              <w:i/>
              <w:iCs/>
              <w:noProof/>
              <w:szCs w:val="24"/>
            </w:rPr>
          </w:rPrChange>
        </w:rPr>
        <w:t>Dansk økonomi. Efterår 2014 : Konjunkturvurdering ; Dagpengesystemet</w:t>
      </w:r>
      <w:r w:rsidR="00B61329" w:rsidRPr="00CF0F0D">
        <w:rPr>
          <w:rFonts w:ascii="Calibri" w:hAnsi="Calibri" w:cs="Calibri"/>
          <w:noProof/>
          <w:szCs w:val="24"/>
          <w:lang w:val="da-DK"/>
          <w:rPrChange w:id="78" w:author="Simon Fløj Thomsen" w:date="2022-12-16T15:18:00Z">
            <w:rPr>
              <w:rFonts w:ascii="Calibri" w:hAnsi="Calibri" w:cs="Calibri"/>
              <w:noProof/>
              <w:szCs w:val="24"/>
            </w:rPr>
          </w:rPrChange>
        </w:rPr>
        <w:t>.</w:t>
      </w:r>
    </w:p>
    <w:p w14:paraId="0ABD69B7" w14:textId="38355D57" w:rsidR="00B61329" w:rsidRPr="00CF0F0D" w:rsidRDefault="00965238" w:rsidP="00B61329">
      <w:pPr>
        <w:widowControl w:val="0"/>
        <w:autoSpaceDE w:val="0"/>
        <w:autoSpaceDN w:val="0"/>
        <w:adjustRightInd w:val="0"/>
        <w:spacing w:line="240" w:lineRule="auto"/>
        <w:ind w:left="480" w:hanging="480"/>
        <w:rPr>
          <w:rFonts w:ascii="Calibri" w:hAnsi="Calibri" w:cs="Calibri"/>
          <w:noProof/>
          <w:szCs w:val="24"/>
          <w:lang w:val="da-DK"/>
          <w:rPrChange w:id="79" w:author="Simon Fløj Thomsen" w:date="2022-12-16T15:18:00Z">
            <w:rPr>
              <w:rFonts w:ascii="Calibri" w:hAnsi="Calibri" w:cs="Calibri"/>
              <w:noProof/>
              <w:szCs w:val="24"/>
            </w:rPr>
          </w:rPrChange>
        </w:rPr>
      </w:pPr>
      <w:r>
        <w:rPr>
          <w:rFonts w:ascii="Calibri" w:hAnsi="Calibri" w:cs="Calibri"/>
          <w:noProof/>
          <w:szCs w:val="24"/>
        </w:rPr>
        <w:t>The Economic Council of Denmark</w:t>
      </w:r>
      <w:r w:rsidR="00B61329" w:rsidRPr="00B61329">
        <w:rPr>
          <w:rFonts w:ascii="Calibri" w:hAnsi="Calibri" w:cs="Calibri"/>
          <w:noProof/>
          <w:szCs w:val="24"/>
        </w:rPr>
        <w:t xml:space="preserve">. </w:t>
      </w:r>
      <w:r w:rsidR="00B61329" w:rsidRPr="00CF0F0D">
        <w:rPr>
          <w:rFonts w:ascii="Calibri" w:hAnsi="Calibri" w:cs="Calibri"/>
          <w:noProof/>
          <w:szCs w:val="24"/>
          <w:lang w:val="da-DK"/>
          <w:rPrChange w:id="80" w:author="Simon Fløj Thomsen" w:date="2022-12-16T15:18:00Z">
            <w:rPr>
              <w:rFonts w:ascii="Calibri" w:hAnsi="Calibri" w:cs="Calibri"/>
              <w:noProof/>
              <w:szCs w:val="24"/>
            </w:rPr>
          </w:rPrChange>
        </w:rPr>
        <w:t xml:space="preserve">(2022). </w:t>
      </w:r>
      <w:r w:rsidR="00B61329" w:rsidRPr="00CF0F0D">
        <w:rPr>
          <w:rFonts w:ascii="Calibri" w:hAnsi="Calibri" w:cs="Calibri"/>
          <w:i/>
          <w:iCs/>
          <w:noProof/>
          <w:szCs w:val="24"/>
          <w:lang w:val="da-DK"/>
          <w:rPrChange w:id="81" w:author="Simon Fløj Thomsen" w:date="2022-12-16T15:18:00Z">
            <w:rPr>
              <w:rFonts w:ascii="Calibri" w:hAnsi="Calibri" w:cs="Calibri"/>
              <w:i/>
              <w:iCs/>
              <w:noProof/>
              <w:szCs w:val="24"/>
            </w:rPr>
          </w:rPrChange>
        </w:rPr>
        <w:t>RAPPORT FRA FORMANDSKABET DANSK ØKONOMI FORÅR 2022</w:t>
      </w:r>
      <w:r w:rsidR="00B61329" w:rsidRPr="00CF0F0D">
        <w:rPr>
          <w:rFonts w:ascii="Calibri" w:hAnsi="Calibri" w:cs="Calibri"/>
          <w:noProof/>
          <w:szCs w:val="24"/>
          <w:lang w:val="da-DK"/>
          <w:rPrChange w:id="82" w:author="Simon Fløj Thomsen" w:date="2022-12-16T15:18:00Z">
            <w:rPr>
              <w:rFonts w:ascii="Calibri" w:hAnsi="Calibri" w:cs="Calibri"/>
              <w:noProof/>
              <w:szCs w:val="24"/>
            </w:rPr>
          </w:rPrChange>
        </w:rPr>
        <w:t>. https://dors.dk/raad-vismaend/loven.</w:t>
      </w:r>
    </w:p>
    <w:p w14:paraId="1F8D4E06"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Dray, M., &amp; Thirlwall, A. P. (2011). The endogeneity of the natural rate of growth for a selection of Asian countries. </w:t>
      </w:r>
      <w:r w:rsidRPr="00B61329">
        <w:rPr>
          <w:rFonts w:ascii="Calibri" w:hAnsi="Calibri" w:cs="Calibri"/>
          <w:i/>
          <w:iCs/>
          <w:noProof/>
          <w:szCs w:val="24"/>
        </w:rPr>
        <w:t>Journal of Post Keynesian Economics</w:t>
      </w:r>
      <w:r w:rsidRPr="00B61329">
        <w:rPr>
          <w:rFonts w:ascii="Calibri" w:hAnsi="Calibri" w:cs="Calibri"/>
          <w:noProof/>
          <w:szCs w:val="24"/>
        </w:rPr>
        <w:t xml:space="preserve">, </w:t>
      </w:r>
      <w:r w:rsidRPr="00B61329">
        <w:rPr>
          <w:rFonts w:ascii="Calibri" w:hAnsi="Calibri" w:cs="Calibri"/>
          <w:i/>
          <w:iCs/>
          <w:noProof/>
          <w:szCs w:val="24"/>
        </w:rPr>
        <w:t>33</w:t>
      </w:r>
      <w:r w:rsidRPr="00B61329">
        <w:rPr>
          <w:rFonts w:ascii="Calibri" w:hAnsi="Calibri" w:cs="Calibri"/>
          <w:noProof/>
          <w:szCs w:val="24"/>
        </w:rPr>
        <w:t>(3), 451–468. https://doi.org/10.2753/PKE0160-3477330303</w:t>
      </w:r>
    </w:p>
    <w:p w14:paraId="0AF70D08" w14:textId="1FCC0B8B" w:rsidR="00B61329" w:rsidRPr="00CF0F0D" w:rsidRDefault="00B61329" w:rsidP="00B61329">
      <w:pPr>
        <w:widowControl w:val="0"/>
        <w:autoSpaceDE w:val="0"/>
        <w:autoSpaceDN w:val="0"/>
        <w:adjustRightInd w:val="0"/>
        <w:spacing w:line="240" w:lineRule="auto"/>
        <w:ind w:left="480" w:hanging="480"/>
        <w:rPr>
          <w:rFonts w:ascii="Calibri" w:hAnsi="Calibri" w:cs="Calibri"/>
          <w:noProof/>
          <w:szCs w:val="24"/>
          <w:lang w:val="da-DK"/>
          <w:rPrChange w:id="83" w:author="Simon Fløj Thomsen" w:date="2022-12-16T15:18:00Z">
            <w:rPr>
              <w:rFonts w:ascii="Calibri" w:hAnsi="Calibri" w:cs="Calibri"/>
              <w:noProof/>
              <w:szCs w:val="24"/>
            </w:rPr>
          </w:rPrChange>
        </w:rPr>
      </w:pPr>
      <w:r w:rsidRPr="00B61329">
        <w:rPr>
          <w:rFonts w:ascii="Calibri" w:hAnsi="Calibri" w:cs="Calibri"/>
          <w:noProof/>
          <w:szCs w:val="24"/>
        </w:rPr>
        <w:t>D</w:t>
      </w:r>
      <w:r w:rsidR="00965238">
        <w:rPr>
          <w:rFonts w:ascii="Calibri" w:hAnsi="Calibri" w:cs="Calibri"/>
          <w:noProof/>
          <w:szCs w:val="24"/>
        </w:rPr>
        <w:t>anish Research Institute for Economic Analysis and Modeling</w:t>
      </w:r>
      <w:r w:rsidRPr="00B61329">
        <w:rPr>
          <w:rFonts w:ascii="Calibri" w:hAnsi="Calibri" w:cs="Calibri"/>
          <w:noProof/>
          <w:szCs w:val="24"/>
        </w:rPr>
        <w:t xml:space="preserve">. </w:t>
      </w:r>
      <w:r w:rsidRPr="00CF0F0D">
        <w:rPr>
          <w:rFonts w:ascii="Calibri" w:hAnsi="Calibri" w:cs="Calibri"/>
          <w:noProof/>
          <w:szCs w:val="24"/>
          <w:lang w:val="da-DK"/>
          <w:rPrChange w:id="84" w:author="Simon Fløj Thomsen" w:date="2022-12-16T15:18:00Z">
            <w:rPr>
              <w:rFonts w:ascii="Calibri" w:hAnsi="Calibri" w:cs="Calibri"/>
              <w:noProof/>
              <w:szCs w:val="24"/>
            </w:rPr>
          </w:rPrChange>
        </w:rPr>
        <w:t xml:space="preserve">(2013). </w:t>
      </w:r>
      <w:r w:rsidRPr="00CF0F0D">
        <w:rPr>
          <w:rFonts w:ascii="Calibri" w:hAnsi="Calibri" w:cs="Calibri"/>
          <w:i/>
          <w:iCs/>
          <w:noProof/>
          <w:szCs w:val="24"/>
          <w:lang w:val="da-DK"/>
          <w:rPrChange w:id="85" w:author="Simon Fløj Thomsen" w:date="2022-12-16T15:18:00Z">
            <w:rPr>
              <w:rFonts w:ascii="Calibri" w:hAnsi="Calibri" w:cs="Calibri"/>
              <w:i/>
              <w:iCs/>
              <w:noProof/>
              <w:szCs w:val="24"/>
            </w:rPr>
          </w:rPrChange>
        </w:rPr>
        <w:t>Langsigtet økonomisk fremskrivning 2013</w:t>
      </w:r>
      <w:r w:rsidRPr="00CF0F0D">
        <w:rPr>
          <w:rFonts w:ascii="Calibri" w:hAnsi="Calibri" w:cs="Calibri"/>
          <w:noProof/>
          <w:szCs w:val="24"/>
          <w:lang w:val="da-DK"/>
          <w:rPrChange w:id="86" w:author="Simon Fløj Thomsen" w:date="2022-12-16T15:18:00Z">
            <w:rPr>
              <w:rFonts w:ascii="Calibri" w:hAnsi="Calibri" w:cs="Calibri"/>
              <w:noProof/>
              <w:szCs w:val="24"/>
            </w:rPr>
          </w:rPrChange>
        </w:rPr>
        <w:t xml:space="preserve">. </w:t>
      </w:r>
      <w:r w:rsidRPr="00CF0F0D">
        <w:rPr>
          <w:rFonts w:ascii="Calibri" w:hAnsi="Calibri" w:cs="Calibri"/>
          <w:i/>
          <w:iCs/>
          <w:noProof/>
          <w:szCs w:val="24"/>
          <w:lang w:val="da-DK"/>
          <w:rPrChange w:id="87" w:author="Simon Fløj Thomsen" w:date="2022-12-16T15:18:00Z">
            <w:rPr>
              <w:rFonts w:ascii="Calibri" w:hAnsi="Calibri" w:cs="Calibri"/>
              <w:i/>
              <w:iCs/>
              <w:noProof/>
              <w:szCs w:val="24"/>
            </w:rPr>
          </w:rPrChange>
        </w:rPr>
        <w:t>August</w:t>
      </w:r>
      <w:r w:rsidRPr="00CF0F0D">
        <w:rPr>
          <w:rFonts w:ascii="Calibri" w:hAnsi="Calibri" w:cs="Calibri"/>
          <w:noProof/>
          <w:szCs w:val="24"/>
          <w:lang w:val="da-DK"/>
          <w:rPrChange w:id="88" w:author="Simon Fløj Thomsen" w:date="2022-12-16T15:18:00Z">
            <w:rPr>
              <w:rFonts w:ascii="Calibri" w:hAnsi="Calibri" w:cs="Calibri"/>
              <w:noProof/>
              <w:szCs w:val="24"/>
            </w:rPr>
          </w:rPrChange>
        </w:rPr>
        <w:t>.</w:t>
      </w:r>
    </w:p>
    <w:p w14:paraId="42BB9F02"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CF0F0D">
        <w:rPr>
          <w:rFonts w:ascii="Calibri" w:hAnsi="Calibri" w:cs="Calibri"/>
          <w:noProof/>
          <w:szCs w:val="24"/>
          <w:lang w:val="da-DK"/>
          <w:rPrChange w:id="89" w:author="Simon Fløj Thomsen" w:date="2022-12-16T15:18:00Z">
            <w:rPr>
              <w:rFonts w:ascii="Calibri" w:hAnsi="Calibri" w:cs="Calibri"/>
              <w:noProof/>
              <w:szCs w:val="24"/>
            </w:rPr>
          </w:rPrChange>
        </w:rPr>
        <w:t xml:space="preserve">Falch, N. S. (2015). </w:t>
      </w:r>
      <w:r w:rsidRPr="00B61329">
        <w:rPr>
          <w:rFonts w:ascii="Calibri" w:hAnsi="Calibri" w:cs="Calibri"/>
          <w:i/>
          <w:iCs/>
          <w:noProof/>
          <w:szCs w:val="24"/>
        </w:rPr>
        <w:t>Three essays on unemployment insurance</w:t>
      </w:r>
      <w:r w:rsidRPr="00B61329">
        <w:rPr>
          <w:rFonts w:ascii="Calibri" w:hAnsi="Calibri" w:cs="Calibri"/>
          <w:noProof/>
          <w:szCs w:val="24"/>
        </w:rPr>
        <w:t xml:space="preserve">. </w:t>
      </w:r>
      <w:r w:rsidRPr="00B61329">
        <w:rPr>
          <w:rFonts w:ascii="Calibri" w:hAnsi="Calibri" w:cs="Calibri"/>
          <w:i/>
          <w:iCs/>
          <w:noProof/>
          <w:szCs w:val="24"/>
        </w:rPr>
        <w:t>April</w:t>
      </w:r>
      <w:r w:rsidRPr="00B61329">
        <w:rPr>
          <w:rFonts w:ascii="Calibri" w:hAnsi="Calibri" w:cs="Calibri"/>
          <w:noProof/>
          <w:szCs w:val="24"/>
        </w:rPr>
        <w:t>.</w:t>
      </w:r>
    </w:p>
    <w:p w14:paraId="32CFE4EC"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Fazzari, S. M., Ferri, P., &amp; Variato, A. M. (2020). Demand-led growth and accommodating supply. </w:t>
      </w:r>
      <w:r w:rsidRPr="00B61329">
        <w:rPr>
          <w:rFonts w:ascii="Calibri" w:hAnsi="Calibri" w:cs="Calibri"/>
          <w:i/>
          <w:iCs/>
          <w:noProof/>
          <w:szCs w:val="24"/>
        </w:rPr>
        <w:t>Cambridge Journal of Economics</w:t>
      </w:r>
      <w:r w:rsidRPr="00B61329">
        <w:rPr>
          <w:rFonts w:ascii="Calibri" w:hAnsi="Calibri" w:cs="Calibri"/>
          <w:noProof/>
          <w:szCs w:val="24"/>
        </w:rPr>
        <w:t xml:space="preserve">, </w:t>
      </w:r>
      <w:r w:rsidRPr="00B61329">
        <w:rPr>
          <w:rFonts w:ascii="Calibri" w:hAnsi="Calibri" w:cs="Calibri"/>
          <w:i/>
          <w:iCs/>
          <w:noProof/>
          <w:szCs w:val="24"/>
        </w:rPr>
        <w:t>44</w:t>
      </w:r>
      <w:r w:rsidRPr="00B61329">
        <w:rPr>
          <w:rFonts w:ascii="Calibri" w:hAnsi="Calibri" w:cs="Calibri"/>
          <w:noProof/>
          <w:szCs w:val="24"/>
        </w:rPr>
        <w:t>(3), 583–605. https://doi.org/10.1093/cje/bez055</w:t>
      </w:r>
    </w:p>
    <w:p w14:paraId="6C8DF95D" w14:textId="659F798E" w:rsidR="00B61329" w:rsidRPr="00CF0F0D" w:rsidRDefault="00965238" w:rsidP="00B61329">
      <w:pPr>
        <w:widowControl w:val="0"/>
        <w:autoSpaceDE w:val="0"/>
        <w:autoSpaceDN w:val="0"/>
        <w:adjustRightInd w:val="0"/>
        <w:spacing w:line="240" w:lineRule="auto"/>
        <w:ind w:left="480" w:hanging="480"/>
        <w:rPr>
          <w:rFonts w:ascii="Calibri" w:hAnsi="Calibri" w:cs="Calibri"/>
          <w:noProof/>
          <w:szCs w:val="24"/>
          <w:lang w:val="da-DK"/>
          <w:rPrChange w:id="90" w:author="Simon Fløj Thomsen" w:date="2022-12-16T15:18:00Z">
            <w:rPr>
              <w:rFonts w:ascii="Calibri" w:hAnsi="Calibri" w:cs="Calibri"/>
              <w:noProof/>
              <w:szCs w:val="24"/>
            </w:rPr>
          </w:rPrChange>
        </w:rPr>
      </w:pPr>
      <w:r>
        <w:rPr>
          <w:rFonts w:ascii="Calibri" w:hAnsi="Calibri" w:cs="Calibri"/>
          <w:noProof/>
          <w:szCs w:val="24"/>
        </w:rPr>
        <w:t>Ministry of Finance Denmark</w:t>
      </w:r>
      <w:r w:rsidR="00B61329" w:rsidRPr="00B61329">
        <w:rPr>
          <w:rFonts w:ascii="Calibri" w:hAnsi="Calibri" w:cs="Calibri"/>
          <w:noProof/>
          <w:szCs w:val="24"/>
        </w:rPr>
        <w:t xml:space="preserve">. </w:t>
      </w:r>
      <w:r w:rsidR="00B61329" w:rsidRPr="00CF0F0D">
        <w:rPr>
          <w:rFonts w:ascii="Calibri" w:hAnsi="Calibri" w:cs="Calibri"/>
          <w:noProof/>
          <w:szCs w:val="24"/>
          <w:lang w:val="da-DK"/>
          <w:rPrChange w:id="91" w:author="Simon Fløj Thomsen" w:date="2022-12-16T15:18:00Z">
            <w:rPr>
              <w:rFonts w:ascii="Calibri" w:hAnsi="Calibri" w:cs="Calibri"/>
              <w:noProof/>
              <w:szCs w:val="24"/>
            </w:rPr>
          </w:rPrChange>
        </w:rPr>
        <w:t xml:space="preserve">(2017). </w:t>
      </w:r>
      <w:r w:rsidR="00B61329" w:rsidRPr="00CF0F0D">
        <w:rPr>
          <w:rFonts w:ascii="Calibri" w:hAnsi="Calibri" w:cs="Calibri"/>
          <w:i/>
          <w:iCs/>
          <w:noProof/>
          <w:szCs w:val="24"/>
          <w:lang w:val="da-DK"/>
          <w:rPrChange w:id="92" w:author="Simon Fløj Thomsen" w:date="2022-12-16T15:18:00Z">
            <w:rPr>
              <w:rFonts w:ascii="Calibri" w:hAnsi="Calibri" w:cs="Calibri"/>
              <w:i/>
              <w:iCs/>
              <w:noProof/>
              <w:szCs w:val="24"/>
            </w:rPr>
          </w:rPrChange>
        </w:rPr>
        <w:t>Det danske pensionssystem nu og i fremtiden</w:t>
      </w:r>
      <w:r w:rsidR="00B61329" w:rsidRPr="00CF0F0D">
        <w:rPr>
          <w:rFonts w:ascii="Calibri" w:hAnsi="Calibri" w:cs="Calibri"/>
          <w:noProof/>
          <w:szCs w:val="24"/>
          <w:lang w:val="da-DK"/>
          <w:rPrChange w:id="93" w:author="Simon Fløj Thomsen" w:date="2022-12-16T15:18:00Z">
            <w:rPr>
              <w:rFonts w:ascii="Calibri" w:hAnsi="Calibri" w:cs="Calibri"/>
              <w:noProof/>
              <w:szCs w:val="24"/>
            </w:rPr>
          </w:rPrChange>
        </w:rPr>
        <w:t>.</w:t>
      </w:r>
    </w:p>
    <w:p w14:paraId="1DA45781"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Finkelstein, A., &amp; Chetty, R. (2012). </w:t>
      </w:r>
      <w:r w:rsidRPr="00B61329">
        <w:rPr>
          <w:rFonts w:ascii="Calibri" w:hAnsi="Calibri" w:cs="Calibri"/>
          <w:i/>
          <w:iCs/>
          <w:noProof/>
          <w:szCs w:val="24"/>
        </w:rPr>
        <w:t>SOCIAL INSURANCE: CONNECTING THEORY TO DATA</w:t>
      </w:r>
      <w:r w:rsidRPr="00B61329">
        <w:rPr>
          <w:rFonts w:ascii="Calibri" w:hAnsi="Calibri" w:cs="Calibri"/>
          <w:noProof/>
          <w:szCs w:val="24"/>
        </w:rPr>
        <w:t>.</w:t>
      </w:r>
    </w:p>
    <w:p w14:paraId="44BDA6F0"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Fredriksson, P., &amp; Söderström, M. (2020). The equilibrium impact of unemployment insurance on unemployment: Evidence from a non-linear policy rule. </w:t>
      </w:r>
      <w:r w:rsidRPr="00B61329">
        <w:rPr>
          <w:rFonts w:ascii="Calibri" w:hAnsi="Calibri" w:cs="Calibri"/>
          <w:i/>
          <w:iCs/>
          <w:noProof/>
          <w:szCs w:val="24"/>
        </w:rPr>
        <w:t>Journal of Public Economics</w:t>
      </w:r>
      <w:r w:rsidRPr="00B61329">
        <w:rPr>
          <w:rFonts w:ascii="Calibri" w:hAnsi="Calibri" w:cs="Calibri"/>
          <w:noProof/>
          <w:szCs w:val="24"/>
        </w:rPr>
        <w:t xml:space="preserve">, </w:t>
      </w:r>
      <w:r w:rsidRPr="00B61329">
        <w:rPr>
          <w:rFonts w:ascii="Calibri" w:hAnsi="Calibri" w:cs="Calibri"/>
          <w:i/>
          <w:iCs/>
          <w:noProof/>
          <w:szCs w:val="24"/>
        </w:rPr>
        <w:t>187</w:t>
      </w:r>
      <w:r w:rsidRPr="00B61329">
        <w:rPr>
          <w:rFonts w:ascii="Calibri" w:hAnsi="Calibri" w:cs="Calibri"/>
          <w:noProof/>
          <w:szCs w:val="24"/>
        </w:rPr>
        <w:t>, 104199. https://doi.org/10.1016/j.jpubeco.2020.104199</w:t>
      </w:r>
    </w:p>
    <w:p w14:paraId="3ABA0C12"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Gutierrez, I. A. (2016). Job insecurity, unemployment insurance and on-the-job search. Evidence from older American workers. </w:t>
      </w:r>
      <w:r w:rsidRPr="00B61329">
        <w:rPr>
          <w:rFonts w:ascii="Calibri" w:hAnsi="Calibri" w:cs="Calibri"/>
          <w:i/>
          <w:iCs/>
          <w:noProof/>
          <w:szCs w:val="24"/>
        </w:rPr>
        <w:t>Labour Economics</w:t>
      </w:r>
      <w:r w:rsidRPr="00B61329">
        <w:rPr>
          <w:rFonts w:ascii="Calibri" w:hAnsi="Calibri" w:cs="Calibri"/>
          <w:noProof/>
          <w:szCs w:val="24"/>
        </w:rPr>
        <w:t xml:space="preserve">, </w:t>
      </w:r>
      <w:r w:rsidRPr="00B61329">
        <w:rPr>
          <w:rFonts w:ascii="Calibri" w:hAnsi="Calibri" w:cs="Calibri"/>
          <w:i/>
          <w:iCs/>
          <w:noProof/>
          <w:szCs w:val="24"/>
        </w:rPr>
        <w:t>41</w:t>
      </w:r>
      <w:r w:rsidRPr="00B61329">
        <w:rPr>
          <w:rFonts w:ascii="Calibri" w:hAnsi="Calibri" w:cs="Calibri"/>
          <w:noProof/>
          <w:szCs w:val="24"/>
        </w:rPr>
        <w:t>, 228–245. https://doi.org/10.1016/j.labeco.2016.05.011</w:t>
      </w:r>
    </w:p>
    <w:p w14:paraId="0E6DE1F0"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CF0F0D">
        <w:rPr>
          <w:rFonts w:ascii="Calibri" w:hAnsi="Calibri" w:cs="Calibri"/>
          <w:noProof/>
          <w:szCs w:val="24"/>
          <w:lang w:val="da-DK"/>
          <w:rPrChange w:id="94" w:author="Simon Fløj Thomsen" w:date="2022-12-16T15:18:00Z">
            <w:rPr>
              <w:rFonts w:ascii="Calibri" w:hAnsi="Calibri" w:cs="Calibri"/>
              <w:noProof/>
              <w:szCs w:val="24"/>
            </w:rPr>
          </w:rPrChange>
        </w:rPr>
        <w:t xml:space="preserve">Hagedorn, M., Karahan, F., Manovskii, I., &amp; Mitman, K. (2013). </w:t>
      </w:r>
      <w:r w:rsidRPr="00B61329">
        <w:rPr>
          <w:rFonts w:ascii="Calibri" w:hAnsi="Calibri" w:cs="Calibri"/>
          <w:noProof/>
          <w:szCs w:val="24"/>
        </w:rPr>
        <w:t xml:space="preserve">Unemployment Benefits and Unemployment in the Great Recession: The Role of Macro Effects. </w:t>
      </w:r>
      <w:r w:rsidRPr="00B61329">
        <w:rPr>
          <w:rFonts w:ascii="Calibri" w:hAnsi="Calibri" w:cs="Calibri"/>
          <w:i/>
          <w:iCs/>
          <w:noProof/>
          <w:szCs w:val="24"/>
        </w:rPr>
        <w:t>SSRN Electronic Journal</w:t>
      </w:r>
      <w:r w:rsidRPr="00B61329">
        <w:rPr>
          <w:rFonts w:ascii="Calibri" w:hAnsi="Calibri" w:cs="Calibri"/>
          <w:noProof/>
          <w:szCs w:val="24"/>
        </w:rPr>
        <w:t>. https://doi.org/10.2139/ssrn.2340678</w:t>
      </w:r>
    </w:p>
    <w:p w14:paraId="28816E09"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Hagedorn, M., Manovskii, I., &amp; Mitman, K. (2016). Interpreting Recent Quasi-Experimental Evidence on the Effects of Unemployment Benefit Extensions. </w:t>
      </w:r>
      <w:r w:rsidRPr="00B61329">
        <w:rPr>
          <w:rFonts w:ascii="Calibri" w:hAnsi="Calibri" w:cs="Calibri"/>
          <w:i/>
          <w:iCs/>
          <w:noProof/>
          <w:szCs w:val="24"/>
        </w:rPr>
        <w:t>NBER Working Paper Series</w:t>
      </w:r>
      <w:r w:rsidRPr="00B61329">
        <w:rPr>
          <w:rFonts w:ascii="Calibri" w:hAnsi="Calibri" w:cs="Calibri"/>
          <w:noProof/>
          <w:szCs w:val="24"/>
        </w:rPr>
        <w:t>, 24. http://www.nber.org/papers/w22280</w:t>
      </w:r>
    </w:p>
    <w:p w14:paraId="08670B71"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Hopenhayn, H. A., &amp; Nicolini, J. P. (2009). Optimal unemployment insurance and employment history. </w:t>
      </w:r>
      <w:r w:rsidRPr="00B61329">
        <w:rPr>
          <w:rFonts w:ascii="Calibri" w:hAnsi="Calibri" w:cs="Calibri"/>
          <w:i/>
          <w:iCs/>
          <w:noProof/>
          <w:szCs w:val="24"/>
        </w:rPr>
        <w:t>Review of Economic Studies</w:t>
      </w:r>
      <w:r w:rsidRPr="00B61329">
        <w:rPr>
          <w:rFonts w:ascii="Calibri" w:hAnsi="Calibri" w:cs="Calibri"/>
          <w:noProof/>
          <w:szCs w:val="24"/>
        </w:rPr>
        <w:t xml:space="preserve">, </w:t>
      </w:r>
      <w:r w:rsidRPr="00B61329">
        <w:rPr>
          <w:rFonts w:ascii="Calibri" w:hAnsi="Calibri" w:cs="Calibri"/>
          <w:i/>
          <w:iCs/>
          <w:noProof/>
          <w:szCs w:val="24"/>
        </w:rPr>
        <w:t>76</w:t>
      </w:r>
      <w:r w:rsidRPr="00B61329">
        <w:rPr>
          <w:rFonts w:ascii="Calibri" w:hAnsi="Calibri" w:cs="Calibri"/>
          <w:noProof/>
          <w:szCs w:val="24"/>
        </w:rPr>
        <w:t>(3), 1049–1070. https://doi.org/10.1111/j.1467-937X.2009.00555.x</w:t>
      </w:r>
    </w:p>
    <w:p w14:paraId="742E9C0E"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Hopenhayn, H. A., &amp; Wang, C. (1996). Unemployment insurance with moral hazard in a dynamic economy A comment. </w:t>
      </w:r>
      <w:r w:rsidRPr="00B61329">
        <w:rPr>
          <w:rFonts w:ascii="Calibri" w:hAnsi="Calibri" w:cs="Calibri"/>
          <w:i/>
          <w:iCs/>
          <w:noProof/>
          <w:szCs w:val="24"/>
        </w:rPr>
        <w:t>Carnegie-Rochester Conference Series on Public Policy</w:t>
      </w:r>
      <w:r w:rsidRPr="00B61329">
        <w:rPr>
          <w:rFonts w:ascii="Calibri" w:hAnsi="Calibri" w:cs="Calibri"/>
          <w:noProof/>
          <w:szCs w:val="24"/>
        </w:rPr>
        <w:t xml:space="preserve">, </w:t>
      </w:r>
      <w:r w:rsidRPr="00B61329">
        <w:rPr>
          <w:rFonts w:ascii="Calibri" w:hAnsi="Calibri" w:cs="Calibri"/>
          <w:i/>
          <w:iCs/>
          <w:noProof/>
          <w:szCs w:val="24"/>
        </w:rPr>
        <w:t>44</w:t>
      </w:r>
      <w:r w:rsidRPr="00B61329">
        <w:rPr>
          <w:rFonts w:ascii="Calibri" w:hAnsi="Calibri" w:cs="Calibri"/>
          <w:noProof/>
          <w:szCs w:val="24"/>
        </w:rPr>
        <w:t>, 43–46. https://doi.org/10.1016/s0167-2231(96)90003-2</w:t>
      </w:r>
    </w:p>
    <w:p w14:paraId="3B25B328"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Howell, D., &amp; Azizoglu, B. (2011). Unemployment Benefits and Work Incentives: The U.S. Labor Market in the Great Recession. </w:t>
      </w:r>
      <w:r w:rsidRPr="00B61329">
        <w:rPr>
          <w:rFonts w:ascii="Calibri" w:hAnsi="Calibri" w:cs="Calibri"/>
          <w:i/>
          <w:iCs/>
          <w:noProof/>
          <w:szCs w:val="24"/>
        </w:rPr>
        <w:t>Political Economy Research Institute</w:t>
      </w:r>
      <w:r w:rsidRPr="00B61329">
        <w:rPr>
          <w:rFonts w:ascii="Calibri" w:hAnsi="Calibri" w:cs="Calibri"/>
          <w:noProof/>
          <w:szCs w:val="24"/>
        </w:rPr>
        <w:t xml:space="preserve">, </w:t>
      </w:r>
      <w:r w:rsidRPr="00B61329">
        <w:rPr>
          <w:rFonts w:ascii="Calibri" w:hAnsi="Calibri" w:cs="Calibri"/>
          <w:i/>
          <w:iCs/>
          <w:noProof/>
          <w:szCs w:val="24"/>
        </w:rPr>
        <w:t>257</w:t>
      </w:r>
      <w:r w:rsidRPr="00B61329">
        <w:rPr>
          <w:rFonts w:ascii="Calibri" w:hAnsi="Calibri" w:cs="Calibri"/>
          <w:noProof/>
          <w:szCs w:val="24"/>
        </w:rPr>
        <w:t>, 151–162. https://doi.org/10.4324/9781315143842</w:t>
      </w:r>
    </w:p>
    <w:p w14:paraId="3056D8ED" w14:textId="77777777" w:rsidR="00B61329" w:rsidRPr="00CF0F0D" w:rsidRDefault="00B61329" w:rsidP="00B61329">
      <w:pPr>
        <w:widowControl w:val="0"/>
        <w:autoSpaceDE w:val="0"/>
        <w:autoSpaceDN w:val="0"/>
        <w:adjustRightInd w:val="0"/>
        <w:spacing w:line="240" w:lineRule="auto"/>
        <w:ind w:left="480" w:hanging="480"/>
        <w:rPr>
          <w:rFonts w:ascii="Calibri" w:hAnsi="Calibri" w:cs="Calibri"/>
          <w:noProof/>
          <w:szCs w:val="24"/>
          <w:lang w:val="da-DK"/>
          <w:rPrChange w:id="95" w:author="Simon Fløj Thomsen" w:date="2022-12-16T15:18:00Z">
            <w:rPr>
              <w:rFonts w:ascii="Calibri" w:hAnsi="Calibri" w:cs="Calibri"/>
              <w:noProof/>
              <w:szCs w:val="24"/>
            </w:rPr>
          </w:rPrChange>
        </w:rPr>
      </w:pPr>
      <w:r w:rsidRPr="00B61329">
        <w:rPr>
          <w:rFonts w:ascii="Calibri" w:hAnsi="Calibri" w:cs="Calibri"/>
          <w:noProof/>
          <w:szCs w:val="24"/>
        </w:rPr>
        <w:t xml:space="preserve">Hummelgaard, P. (2021). </w:t>
      </w:r>
      <w:r w:rsidRPr="00B61329">
        <w:rPr>
          <w:rFonts w:ascii="Calibri" w:hAnsi="Calibri" w:cs="Calibri"/>
          <w:i/>
          <w:iCs/>
          <w:noProof/>
          <w:szCs w:val="24"/>
        </w:rPr>
        <w:t>Spørgsmål nr:270</w:t>
      </w:r>
      <w:r w:rsidRPr="00B61329">
        <w:rPr>
          <w:rFonts w:ascii="Calibri" w:hAnsi="Calibri" w:cs="Calibri"/>
          <w:noProof/>
          <w:szCs w:val="24"/>
        </w:rPr>
        <w:t xml:space="preserve">. </w:t>
      </w:r>
      <w:r w:rsidRPr="00CF0F0D">
        <w:rPr>
          <w:rFonts w:ascii="Calibri" w:hAnsi="Calibri" w:cs="Calibri"/>
          <w:noProof/>
          <w:szCs w:val="24"/>
          <w:lang w:val="da-DK"/>
          <w:rPrChange w:id="96" w:author="Simon Fløj Thomsen" w:date="2022-12-16T15:18:00Z">
            <w:rPr>
              <w:rFonts w:ascii="Calibri" w:hAnsi="Calibri" w:cs="Calibri"/>
              <w:noProof/>
              <w:szCs w:val="24"/>
            </w:rPr>
          </w:rPrChange>
        </w:rPr>
        <w:t>Beskæftigelses Ministeriet. https://www.ft.dk/samling/20201/almdel/beu/spm/270/svar/1776624/2384360/index.htm</w:t>
      </w:r>
    </w:p>
    <w:p w14:paraId="0ECCDC4F"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CF0F0D">
        <w:rPr>
          <w:rFonts w:ascii="Calibri" w:hAnsi="Calibri" w:cs="Calibri"/>
          <w:noProof/>
          <w:szCs w:val="24"/>
          <w:lang w:val="da-DK"/>
          <w:rPrChange w:id="97" w:author="Simon Fløj Thomsen" w:date="2022-12-16T15:18:00Z">
            <w:rPr>
              <w:rFonts w:ascii="Calibri" w:hAnsi="Calibri" w:cs="Calibri"/>
              <w:noProof/>
              <w:szCs w:val="24"/>
            </w:rPr>
          </w:rPrChange>
        </w:rPr>
        <w:t xml:space="preserve">Jensen, M. T. (2021). </w:t>
      </w:r>
      <w:r w:rsidRPr="00CF0F0D">
        <w:rPr>
          <w:rFonts w:ascii="Calibri" w:hAnsi="Calibri" w:cs="Calibri"/>
          <w:i/>
          <w:iCs/>
          <w:noProof/>
          <w:szCs w:val="24"/>
          <w:lang w:val="da-DK"/>
          <w:rPrChange w:id="98" w:author="Simon Fløj Thomsen" w:date="2022-12-16T15:18:00Z">
            <w:rPr>
              <w:rFonts w:ascii="Calibri" w:hAnsi="Calibri" w:cs="Calibri"/>
              <w:i/>
              <w:iCs/>
              <w:noProof/>
              <w:szCs w:val="24"/>
            </w:rPr>
          </w:rPrChange>
        </w:rPr>
        <w:t>Prisen for at løfte dagpengene overdrives</w:t>
      </w:r>
      <w:r w:rsidRPr="00CF0F0D">
        <w:rPr>
          <w:rFonts w:ascii="Calibri" w:hAnsi="Calibri" w:cs="Calibri"/>
          <w:noProof/>
          <w:szCs w:val="24"/>
          <w:lang w:val="da-DK"/>
          <w:rPrChange w:id="99" w:author="Simon Fløj Thomsen" w:date="2022-12-16T15:18:00Z">
            <w:rPr>
              <w:rFonts w:ascii="Calibri" w:hAnsi="Calibri" w:cs="Calibri"/>
              <w:noProof/>
              <w:szCs w:val="24"/>
            </w:rPr>
          </w:rPrChange>
        </w:rPr>
        <w:t xml:space="preserve">. </w:t>
      </w:r>
      <w:r w:rsidRPr="00B61329">
        <w:rPr>
          <w:rFonts w:ascii="Calibri" w:hAnsi="Calibri" w:cs="Calibri"/>
          <w:noProof/>
          <w:szCs w:val="24"/>
        </w:rPr>
        <w:t>1–10.</w:t>
      </w:r>
    </w:p>
    <w:p w14:paraId="642C7EDD"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lastRenderedPageBreak/>
        <w:t xml:space="preserve">Jurajda, Š. (2002). Estimating the effect of unemployment insurance compensation on the labor market histories of displaced workers. </w:t>
      </w:r>
      <w:r w:rsidRPr="00B61329">
        <w:rPr>
          <w:rFonts w:ascii="Calibri" w:hAnsi="Calibri" w:cs="Calibri"/>
          <w:i/>
          <w:iCs/>
          <w:noProof/>
          <w:szCs w:val="24"/>
        </w:rPr>
        <w:t>Journal of Econometrics</w:t>
      </w:r>
      <w:r w:rsidRPr="00B61329">
        <w:rPr>
          <w:rFonts w:ascii="Calibri" w:hAnsi="Calibri" w:cs="Calibri"/>
          <w:noProof/>
          <w:szCs w:val="24"/>
        </w:rPr>
        <w:t xml:space="preserve">, </w:t>
      </w:r>
      <w:r w:rsidRPr="00B61329">
        <w:rPr>
          <w:rFonts w:ascii="Calibri" w:hAnsi="Calibri" w:cs="Calibri"/>
          <w:i/>
          <w:iCs/>
          <w:noProof/>
          <w:szCs w:val="24"/>
        </w:rPr>
        <w:t>108</w:t>
      </w:r>
      <w:r w:rsidRPr="00B61329">
        <w:rPr>
          <w:rFonts w:ascii="Calibri" w:hAnsi="Calibri" w:cs="Calibri"/>
          <w:noProof/>
          <w:szCs w:val="24"/>
        </w:rPr>
        <w:t>(2), 227–252. https://doi.org/10.1016/S0304-4076(01)00135-X</w:t>
      </w:r>
    </w:p>
    <w:p w14:paraId="1A0BDF05" w14:textId="32071EE5"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Kongshøj, P. (2015). </w:t>
      </w:r>
      <w:r w:rsidRPr="00965238">
        <w:rPr>
          <w:rFonts w:ascii="Calibri" w:hAnsi="Calibri" w:cs="Calibri"/>
          <w:i/>
          <w:iCs/>
          <w:noProof/>
          <w:szCs w:val="24"/>
          <w:lang w:val="da-DK"/>
        </w:rPr>
        <w:t>Dansk flexicurity under pres – både indefra og udefra</w:t>
      </w:r>
      <w:r w:rsidRPr="00965238">
        <w:rPr>
          <w:rFonts w:ascii="Calibri" w:hAnsi="Calibri" w:cs="Calibri"/>
          <w:noProof/>
          <w:szCs w:val="24"/>
          <w:lang w:val="da-DK"/>
        </w:rPr>
        <w:t xml:space="preserve">. </w:t>
      </w:r>
      <w:r w:rsidRPr="00B61329">
        <w:rPr>
          <w:rFonts w:ascii="Calibri" w:hAnsi="Calibri" w:cs="Calibri"/>
          <w:i/>
          <w:iCs/>
          <w:noProof/>
          <w:szCs w:val="24"/>
        </w:rPr>
        <w:t>1</w:t>
      </w:r>
      <w:r w:rsidRPr="00B61329">
        <w:rPr>
          <w:rFonts w:ascii="Calibri" w:hAnsi="Calibri" w:cs="Calibri"/>
          <w:noProof/>
          <w:szCs w:val="24"/>
        </w:rPr>
        <w:t>, 5–10.</w:t>
      </w:r>
    </w:p>
    <w:p w14:paraId="54778A86"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Lalive, B. R., Landais, C., &amp; Zweimüller, J. (2015). </w:t>
      </w:r>
      <w:r w:rsidRPr="00B61329">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B61329">
        <w:rPr>
          <w:rFonts w:ascii="Calibri" w:hAnsi="Calibri" w:cs="Calibri"/>
          <w:noProof/>
          <w:szCs w:val="24"/>
        </w:rPr>
        <w:t xml:space="preserve">. </w:t>
      </w:r>
      <w:r w:rsidRPr="00B61329">
        <w:rPr>
          <w:rFonts w:ascii="Calibri" w:hAnsi="Calibri" w:cs="Calibri"/>
          <w:i/>
          <w:iCs/>
          <w:noProof/>
          <w:szCs w:val="24"/>
        </w:rPr>
        <w:t>105</w:t>
      </w:r>
      <w:r w:rsidRPr="00B61329">
        <w:rPr>
          <w:rFonts w:ascii="Calibri" w:hAnsi="Calibri" w:cs="Calibri"/>
          <w:noProof/>
          <w:szCs w:val="24"/>
        </w:rPr>
        <w:t>(12), 3564–3596.</w:t>
      </w:r>
    </w:p>
    <w:p w14:paraId="090A0A01"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Lavoie, M., &amp; Godley, W. (2012). Monetary Economics - An Integrated Approach to Credit, Money, Income, Production and Wealth. In </w:t>
      </w:r>
      <w:r w:rsidRPr="00B61329">
        <w:rPr>
          <w:rFonts w:ascii="Calibri" w:hAnsi="Calibri" w:cs="Calibri"/>
          <w:i/>
          <w:iCs/>
          <w:noProof/>
          <w:szCs w:val="24"/>
        </w:rPr>
        <w:t>Https://Medium.Com/</w:t>
      </w:r>
      <w:r w:rsidRPr="00B61329">
        <w:rPr>
          <w:rFonts w:ascii="Calibri" w:hAnsi="Calibri" w:cs="Calibri"/>
          <w:noProof/>
          <w:szCs w:val="24"/>
        </w:rPr>
        <w:t>. https://medium.com/@arifwicaksanaa/pengertian-use-case-a7e576e1b6bf</w:t>
      </w:r>
    </w:p>
    <w:p w14:paraId="612E7B3D"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Marinescu, I. (2017). The general equilibrium impacts of unemployment insurance: Evidence from a large online job board. </w:t>
      </w:r>
      <w:r w:rsidRPr="00B61329">
        <w:rPr>
          <w:rFonts w:ascii="Calibri" w:hAnsi="Calibri" w:cs="Calibri"/>
          <w:i/>
          <w:iCs/>
          <w:noProof/>
          <w:szCs w:val="24"/>
        </w:rPr>
        <w:t>Journal of Public Economics</w:t>
      </w:r>
      <w:r w:rsidRPr="00B61329">
        <w:rPr>
          <w:rFonts w:ascii="Calibri" w:hAnsi="Calibri" w:cs="Calibri"/>
          <w:noProof/>
          <w:szCs w:val="24"/>
        </w:rPr>
        <w:t xml:space="preserve">, </w:t>
      </w:r>
      <w:r w:rsidRPr="00B61329">
        <w:rPr>
          <w:rFonts w:ascii="Calibri" w:hAnsi="Calibri" w:cs="Calibri"/>
          <w:i/>
          <w:iCs/>
          <w:noProof/>
          <w:szCs w:val="24"/>
        </w:rPr>
        <w:t>150</w:t>
      </w:r>
      <w:r w:rsidRPr="00B61329">
        <w:rPr>
          <w:rFonts w:ascii="Calibri" w:hAnsi="Calibri" w:cs="Calibri"/>
          <w:noProof/>
          <w:szCs w:val="24"/>
        </w:rPr>
        <w:t>, 14–29. https://doi.org/10.1016/j.jpubeco.2017.02.012</w:t>
      </w:r>
    </w:p>
    <w:p w14:paraId="4F3AB9D0"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Mcdonald, I. M., &amp; Solow, R. M. (1981). </w:t>
      </w:r>
      <w:r w:rsidRPr="00B61329">
        <w:rPr>
          <w:rFonts w:ascii="Calibri" w:hAnsi="Calibri" w:cs="Calibri"/>
          <w:i/>
          <w:iCs/>
          <w:noProof/>
          <w:szCs w:val="24"/>
        </w:rPr>
        <w:t>Wage Bargaining and Employment</w:t>
      </w:r>
      <w:r w:rsidRPr="00B61329">
        <w:rPr>
          <w:rFonts w:ascii="Calibri" w:hAnsi="Calibri" w:cs="Calibri"/>
          <w:noProof/>
          <w:szCs w:val="24"/>
        </w:rPr>
        <w:t xml:space="preserve">. </w:t>
      </w:r>
      <w:r w:rsidRPr="00B61329">
        <w:rPr>
          <w:rFonts w:ascii="Calibri" w:hAnsi="Calibri" w:cs="Calibri"/>
          <w:i/>
          <w:iCs/>
          <w:noProof/>
          <w:szCs w:val="24"/>
        </w:rPr>
        <w:t>71</w:t>
      </w:r>
      <w:r w:rsidRPr="00B61329">
        <w:rPr>
          <w:rFonts w:ascii="Calibri" w:hAnsi="Calibri" w:cs="Calibri"/>
          <w:noProof/>
          <w:szCs w:val="24"/>
        </w:rPr>
        <w:t>(5), 896–908.</w:t>
      </w:r>
    </w:p>
    <w:p w14:paraId="1AF7348F"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Millemaci, E., &amp; Ofria, F. (2014). Kaldor-Verdoorn’s law and increasing returns to scale: A comparison across developed countries. </w:t>
      </w:r>
      <w:r w:rsidRPr="00B61329">
        <w:rPr>
          <w:rFonts w:ascii="Calibri" w:hAnsi="Calibri" w:cs="Calibri"/>
          <w:i/>
          <w:iCs/>
          <w:noProof/>
          <w:szCs w:val="24"/>
        </w:rPr>
        <w:t>Journal of Economic Studies</w:t>
      </w:r>
      <w:r w:rsidRPr="00B61329">
        <w:rPr>
          <w:rFonts w:ascii="Calibri" w:hAnsi="Calibri" w:cs="Calibri"/>
          <w:noProof/>
          <w:szCs w:val="24"/>
        </w:rPr>
        <w:t xml:space="preserve">, </w:t>
      </w:r>
      <w:r w:rsidRPr="00B61329">
        <w:rPr>
          <w:rFonts w:ascii="Calibri" w:hAnsi="Calibri" w:cs="Calibri"/>
          <w:i/>
          <w:iCs/>
          <w:noProof/>
          <w:szCs w:val="24"/>
        </w:rPr>
        <w:t>41</w:t>
      </w:r>
      <w:r w:rsidRPr="00B61329">
        <w:rPr>
          <w:rFonts w:ascii="Calibri" w:hAnsi="Calibri" w:cs="Calibri"/>
          <w:noProof/>
          <w:szCs w:val="24"/>
        </w:rPr>
        <w:t>(1), 140–162. https://doi.org/10.1108/JES-02-2012-0026</w:t>
      </w:r>
    </w:p>
    <w:p w14:paraId="18A81D2E" w14:textId="77777777" w:rsidR="00B61329" w:rsidRPr="00CF0F0D" w:rsidRDefault="00B61329" w:rsidP="00B61329">
      <w:pPr>
        <w:widowControl w:val="0"/>
        <w:autoSpaceDE w:val="0"/>
        <w:autoSpaceDN w:val="0"/>
        <w:adjustRightInd w:val="0"/>
        <w:spacing w:line="240" w:lineRule="auto"/>
        <w:ind w:left="480" w:hanging="480"/>
        <w:rPr>
          <w:rFonts w:ascii="Calibri" w:hAnsi="Calibri" w:cs="Calibri"/>
          <w:noProof/>
          <w:szCs w:val="24"/>
          <w:lang w:val="da-DK"/>
          <w:rPrChange w:id="100" w:author="Simon Fløj Thomsen" w:date="2022-12-16T15:18:00Z">
            <w:rPr>
              <w:rFonts w:ascii="Calibri" w:hAnsi="Calibri" w:cs="Calibri"/>
              <w:noProof/>
              <w:szCs w:val="24"/>
            </w:rPr>
          </w:rPrChange>
        </w:rPr>
      </w:pPr>
      <w:r w:rsidRPr="00B61329">
        <w:rPr>
          <w:rFonts w:ascii="Calibri" w:hAnsi="Calibri" w:cs="Calibri"/>
          <w:noProof/>
          <w:szCs w:val="24"/>
        </w:rPr>
        <w:t xml:space="preserve">Nørgaard, T. (1995). </w:t>
      </w:r>
      <w:r w:rsidRPr="00CF0F0D">
        <w:rPr>
          <w:rFonts w:ascii="Calibri" w:hAnsi="Calibri" w:cs="Calibri"/>
          <w:i/>
          <w:iCs/>
          <w:noProof/>
          <w:szCs w:val="24"/>
          <w:lang w:val="da-DK"/>
          <w:rPrChange w:id="101" w:author="Simon Fløj Thomsen" w:date="2022-12-16T15:18:00Z">
            <w:rPr>
              <w:rFonts w:ascii="Calibri" w:hAnsi="Calibri" w:cs="Calibri"/>
              <w:i/>
              <w:iCs/>
              <w:noProof/>
              <w:szCs w:val="24"/>
            </w:rPr>
          </w:rPrChange>
        </w:rPr>
        <w:t>Bekendtgørelse om fastsættelse og regulering af omregningssats</w:t>
      </w:r>
      <w:r w:rsidRPr="00CF0F0D">
        <w:rPr>
          <w:rFonts w:ascii="Calibri" w:hAnsi="Calibri" w:cs="Calibri"/>
          <w:noProof/>
          <w:szCs w:val="24"/>
          <w:lang w:val="da-DK"/>
          <w:rPrChange w:id="102" w:author="Simon Fløj Thomsen" w:date="2022-12-16T15:18:00Z">
            <w:rPr>
              <w:rFonts w:ascii="Calibri" w:hAnsi="Calibri" w:cs="Calibri"/>
              <w:noProof/>
              <w:szCs w:val="24"/>
            </w:rPr>
          </w:rPrChange>
        </w:rPr>
        <w:t>. https://www.retsinformation.dk/eli/lta/1995/1154</w:t>
      </w:r>
    </w:p>
    <w:p w14:paraId="04742F47"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Onaran, O., &amp; Galanis, G. (2012). Is aggregate demand wage-led or profit-led? </w:t>
      </w:r>
      <w:r w:rsidRPr="00B61329">
        <w:rPr>
          <w:rFonts w:ascii="Calibri" w:hAnsi="Calibri" w:cs="Calibri"/>
          <w:i/>
          <w:iCs/>
          <w:noProof/>
          <w:szCs w:val="24"/>
        </w:rPr>
        <w:t>Conditions of Work and Employment Series</w:t>
      </w:r>
      <w:r w:rsidRPr="00B61329">
        <w:rPr>
          <w:rFonts w:ascii="Calibri" w:hAnsi="Calibri" w:cs="Calibri"/>
          <w:noProof/>
          <w:szCs w:val="24"/>
        </w:rPr>
        <w:t xml:space="preserve">, </w:t>
      </w:r>
      <w:r w:rsidRPr="00B61329">
        <w:rPr>
          <w:rFonts w:ascii="Calibri" w:hAnsi="Calibri" w:cs="Calibri"/>
          <w:i/>
          <w:iCs/>
          <w:noProof/>
          <w:szCs w:val="24"/>
        </w:rPr>
        <w:t>40</w:t>
      </w:r>
      <w:r w:rsidRPr="00B61329">
        <w:rPr>
          <w:rFonts w:ascii="Calibri" w:hAnsi="Calibri" w:cs="Calibri"/>
          <w:noProof/>
          <w:szCs w:val="24"/>
        </w:rPr>
        <w:t>(40).</w:t>
      </w:r>
    </w:p>
    <w:p w14:paraId="784667CB"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Onaran, O., &amp; Obst, T. (2015). </w:t>
      </w:r>
      <w:r w:rsidRPr="00B61329">
        <w:rPr>
          <w:rFonts w:ascii="Calibri" w:hAnsi="Calibri" w:cs="Calibri"/>
          <w:i/>
          <w:iCs/>
          <w:noProof/>
          <w:szCs w:val="24"/>
        </w:rPr>
        <w:t>Wage-led growth in the EU15 Member States: the effects of income distribution on growth, investment, trade balance, and inflation</w:t>
      </w:r>
      <w:r w:rsidRPr="00B61329">
        <w:rPr>
          <w:rFonts w:ascii="Calibri" w:hAnsi="Calibri" w:cs="Calibri"/>
          <w:noProof/>
          <w:szCs w:val="24"/>
        </w:rPr>
        <w:t>. 1–48.</w:t>
      </w:r>
    </w:p>
    <w:p w14:paraId="4008CF02"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Risgaard, L. (2021). </w:t>
      </w:r>
      <w:r w:rsidRPr="00B61329">
        <w:rPr>
          <w:rFonts w:ascii="Calibri" w:hAnsi="Calibri" w:cs="Calibri"/>
          <w:i/>
          <w:iCs/>
          <w:noProof/>
          <w:szCs w:val="24"/>
        </w:rPr>
        <w:t>Mere tryghed til lønmodtagerne</w:t>
      </w:r>
      <w:r w:rsidRPr="00B61329">
        <w:rPr>
          <w:rFonts w:ascii="Calibri" w:hAnsi="Calibri" w:cs="Calibri"/>
          <w:noProof/>
          <w:szCs w:val="24"/>
        </w:rPr>
        <w:t>.</w:t>
      </w:r>
    </w:p>
    <w:p w14:paraId="2CFA47BC"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Setterfield, M. (2003). Supply and Demand in the Theory of Long-run Growth: Introduction to a symposium on demand-led growth. </w:t>
      </w:r>
      <w:r w:rsidRPr="00B61329">
        <w:rPr>
          <w:rFonts w:ascii="Calibri" w:hAnsi="Calibri" w:cs="Calibri"/>
          <w:i/>
          <w:iCs/>
          <w:noProof/>
          <w:szCs w:val="24"/>
        </w:rPr>
        <w:t>Review of Political Economy</w:t>
      </w:r>
      <w:r w:rsidRPr="00B61329">
        <w:rPr>
          <w:rFonts w:ascii="Calibri" w:hAnsi="Calibri" w:cs="Calibri"/>
          <w:noProof/>
          <w:szCs w:val="24"/>
        </w:rPr>
        <w:t xml:space="preserve">, </w:t>
      </w:r>
      <w:r w:rsidRPr="00B61329">
        <w:rPr>
          <w:rFonts w:ascii="Calibri" w:hAnsi="Calibri" w:cs="Calibri"/>
          <w:i/>
          <w:iCs/>
          <w:noProof/>
          <w:szCs w:val="24"/>
        </w:rPr>
        <w:t>15</w:t>
      </w:r>
      <w:r w:rsidRPr="00B61329">
        <w:rPr>
          <w:rFonts w:ascii="Calibri" w:hAnsi="Calibri" w:cs="Calibri"/>
          <w:noProof/>
          <w:szCs w:val="24"/>
        </w:rPr>
        <w:t>(1), 23–32. https://doi.org/10.1080/09538250308440</w:t>
      </w:r>
    </w:p>
    <w:p w14:paraId="189EC021"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Shapiro, B. C., &amp; Stiglitz, J. E. (1984). American Economic Association Equilibrium Unemployment as a Worker Discipline Device. </w:t>
      </w:r>
      <w:r w:rsidRPr="00B61329">
        <w:rPr>
          <w:rFonts w:ascii="Calibri" w:hAnsi="Calibri" w:cs="Calibri"/>
          <w:i/>
          <w:iCs/>
          <w:noProof/>
          <w:szCs w:val="24"/>
        </w:rPr>
        <w:t>The American Economic Review</w:t>
      </w:r>
      <w:r w:rsidRPr="00B61329">
        <w:rPr>
          <w:rFonts w:ascii="Calibri" w:hAnsi="Calibri" w:cs="Calibri"/>
          <w:noProof/>
          <w:szCs w:val="24"/>
        </w:rPr>
        <w:t xml:space="preserve">, </w:t>
      </w:r>
      <w:r w:rsidRPr="00B61329">
        <w:rPr>
          <w:rFonts w:ascii="Calibri" w:hAnsi="Calibri" w:cs="Calibri"/>
          <w:i/>
          <w:iCs/>
          <w:noProof/>
          <w:szCs w:val="24"/>
        </w:rPr>
        <w:t>74</w:t>
      </w:r>
      <w:r w:rsidRPr="00B61329">
        <w:rPr>
          <w:rFonts w:ascii="Calibri" w:hAnsi="Calibri" w:cs="Calibri"/>
          <w:noProof/>
          <w:szCs w:val="24"/>
        </w:rPr>
        <w:t>(3), 433–444.</w:t>
      </w:r>
    </w:p>
    <w:p w14:paraId="1D3D7ABF"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Stockhammer, E., &amp; Lavoie, M. (2013). Wage-led Growth. In </w:t>
      </w:r>
      <w:r w:rsidRPr="00B61329">
        <w:rPr>
          <w:rFonts w:ascii="Calibri" w:hAnsi="Calibri" w:cs="Calibri"/>
          <w:i/>
          <w:iCs/>
          <w:noProof/>
          <w:szCs w:val="24"/>
        </w:rPr>
        <w:t>Wage-led Growth</w:t>
      </w:r>
      <w:r w:rsidRPr="00B61329">
        <w:rPr>
          <w:rFonts w:ascii="Calibri" w:hAnsi="Calibri" w:cs="Calibri"/>
          <w:noProof/>
          <w:szCs w:val="24"/>
        </w:rPr>
        <w:t xml:space="preserve"> (Issue February). https://doi.org/10.1057/9781137357939</w:t>
      </w:r>
    </w:p>
    <w:p w14:paraId="5A9AB32C" w14:textId="735CD9CC"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The </w:t>
      </w:r>
      <w:r w:rsidR="00965238">
        <w:rPr>
          <w:rFonts w:ascii="Calibri" w:hAnsi="Calibri" w:cs="Calibri"/>
          <w:noProof/>
          <w:szCs w:val="24"/>
        </w:rPr>
        <w:t>Income Insurance Commission of Denmark</w:t>
      </w:r>
      <w:r w:rsidRPr="00B61329">
        <w:rPr>
          <w:rFonts w:ascii="Calibri" w:hAnsi="Calibri" w:cs="Calibri"/>
          <w:noProof/>
          <w:szCs w:val="24"/>
        </w:rPr>
        <w:t xml:space="preserve">. (2015a). </w:t>
      </w:r>
      <w:r w:rsidRPr="00B61329">
        <w:rPr>
          <w:rFonts w:ascii="Calibri" w:hAnsi="Calibri" w:cs="Calibri"/>
          <w:i/>
          <w:iCs/>
          <w:noProof/>
          <w:szCs w:val="24"/>
        </w:rPr>
        <w:t>Dagpengemodellen teknisk analyserapport</w:t>
      </w:r>
      <w:r w:rsidRPr="00B61329">
        <w:rPr>
          <w:rFonts w:ascii="Calibri" w:hAnsi="Calibri" w:cs="Calibri"/>
          <w:noProof/>
          <w:szCs w:val="24"/>
        </w:rPr>
        <w:t>.</w:t>
      </w:r>
    </w:p>
    <w:p w14:paraId="7BD88B41" w14:textId="7813410C" w:rsidR="00B61329" w:rsidRPr="00CF0F0D" w:rsidRDefault="00B61329" w:rsidP="00B61329">
      <w:pPr>
        <w:widowControl w:val="0"/>
        <w:autoSpaceDE w:val="0"/>
        <w:autoSpaceDN w:val="0"/>
        <w:adjustRightInd w:val="0"/>
        <w:spacing w:line="240" w:lineRule="auto"/>
        <w:ind w:left="480" w:hanging="480"/>
        <w:rPr>
          <w:rFonts w:ascii="Calibri" w:hAnsi="Calibri" w:cs="Calibri"/>
          <w:noProof/>
          <w:szCs w:val="24"/>
          <w:lang w:val="da-DK"/>
          <w:rPrChange w:id="103" w:author="Simon Fløj Thomsen" w:date="2022-12-16T15:18:00Z">
            <w:rPr>
              <w:rFonts w:ascii="Calibri" w:hAnsi="Calibri" w:cs="Calibri"/>
              <w:noProof/>
              <w:szCs w:val="24"/>
            </w:rPr>
          </w:rPrChange>
        </w:rPr>
      </w:pPr>
      <w:r w:rsidRPr="00B61329">
        <w:rPr>
          <w:rFonts w:ascii="Calibri" w:hAnsi="Calibri" w:cs="Calibri"/>
          <w:noProof/>
          <w:szCs w:val="24"/>
        </w:rPr>
        <w:t>The I</w:t>
      </w:r>
      <w:r w:rsidR="00965238">
        <w:rPr>
          <w:rFonts w:ascii="Calibri" w:hAnsi="Calibri" w:cs="Calibri"/>
          <w:noProof/>
          <w:szCs w:val="24"/>
        </w:rPr>
        <w:t>ncome Insurance commission of Denmark</w:t>
      </w:r>
      <w:r w:rsidRPr="00B61329">
        <w:rPr>
          <w:rFonts w:ascii="Calibri" w:hAnsi="Calibri" w:cs="Calibri"/>
          <w:noProof/>
          <w:szCs w:val="24"/>
        </w:rPr>
        <w:t xml:space="preserve">. </w:t>
      </w:r>
      <w:r w:rsidRPr="00CF0F0D">
        <w:rPr>
          <w:rFonts w:ascii="Calibri" w:hAnsi="Calibri" w:cs="Calibri"/>
          <w:noProof/>
          <w:szCs w:val="24"/>
          <w:lang w:val="da-DK"/>
          <w:rPrChange w:id="104" w:author="Simon Fløj Thomsen" w:date="2022-12-16T15:18:00Z">
            <w:rPr>
              <w:rFonts w:ascii="Calibri" w:hAnsi="Calibri" w:cs="Calibri"/>
              <w:noProof/>
              <w:szCs w:val="24"/>
            </w:rPr>
          </w:rPrChange>
        </w:rPr>
        <w:t xml:space="preserve">(2015b). </w:t>
      </w:r>
      <w:r w:rsidRPr="00CF0F0D">
        <w:rPr>
          <w:rFonts w:ascii="Calibri" w:hAnsi="Calibri" w:cs="Calibri"/>
          <w:i/>
          <w:iCs/>
          <w:noProof/>
          <w:szCs w:val="24"/>
          <w:lang w:val="da-DK"/>
          <w:rPrChange w:id="105" w:author="Simon Fløj Thomsen" w:date="2022-12-16T15:18:00Z">
            <w:rPr>
              <w:rFonts w:ascii="Calibri" w:hAnsi="Calibri" w:cs="Calibri"/>
              <w:i/>
              <w:iCs/>
              <w:noProof/>
              <w:szCs w:val="24"/>
            </w:rPr>
          </w:rPrChange>
        </w:rPr>
        <w:t>Kompensationsgraden i dagpengesystemet</w:t>
      </w:r>
      <w:r w:rsidRPr="00CF0F0D">
        <w:rPr>
          <w:rFonts w:ascii="Calibri" w:hAnsi="Calibri" w:cs="Calibri"/>
          <w:noProof/>
          <w:szCs w:val="24"/>
          <w:lang w:val="da-DK"/>
          <w:rPrChange w:id="106" w:author="Simon Fløj Thomsen" w:date="2022-12-16T15:18:00Z">
            <w:rPr>
              <w:rFonts w:ascii="Calibri" w:hAnsi="Calibri" w:cs="Calibri"/>
              <w:noProof/>
              <w:szCs w:val="24"/>
            </w:rPr>
          </w:rPrChange>
        </w:rPr>
        <w:t>. 41.</w:t>
      </w:r>
    </w:p>
    <w:p w14:paraId="3D632883"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rPr>
      </w:pPr>
      <w:r w:rsidRPr="00CF0F0D">
        <w:rPr>
          <w:rFonts w:ascii="Calibri" w:hAnsi="Calibri" w:cs="Calibri"/>
          <w:noProof/>
          <w:szCs w:val="24"/>
          <w:lang w:val="da-DK"/>
          <w:rPrChange w:id="107" w:author="Simon Fløj Thomsen" w:date="2022-12-16T15:18:00Z">
            <w:rPr>
              <w:rFonts w:ascii="Calibri" w:hAnsi="Calibri" w:cs="Calibri"/>
              <w:noProof/>
              <w:szCs w:val="24"/>
            </w:rPr>
          </w:rPrChange>
        </w:rPr>
        <w:t xml:space="preserve">Topel, B. R. H. (1983). </w:t>
      </w:r>
      <w:r w:rsidRPr="00B61329">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B61329">
        <w:rPr>
          <w:rFonts w:ascii="Calibri" w:hAnsi="Calibri" w:cs="Calibri"/>
          <w:noProof/>
          <w:szCs w:val="24"/>
        </w:rPr>
        <w:t xml:space="preserve">. </w:t>
      </w:r>
      <w:r w:rsidRPr="00B61329">
        <w:rPr>
          <w:rFonts w:ascii="Calibri" w:hAnsi="Calibri" w:cs="Calibri"/>
          <w:i/>
          <w:iCs/>
          <w:noProof/>
          <w:szCs w:val="24"/>
        </w:rPr>
        <w:t>73</w:t>
      </w:r>
      <w:r w:rsidRPr="00B61329">
        <w:rPr>
          <w:rFonts w:ascii="Calibri" w:hAnsi="Calibri" w:cs="Calibri"/>
          <w:noProof/>
          <w:szCs w:val="24"/>
        </w:rPr>
        <w:t>(4), 541–559.</w:t>
      </w:r>
    </w:p>
    <w:p w14:paraId="20E5C81B" w14:textId="439C3AD6" w:rsidR="00CD17D9" w:rsidRDefault="00333B3D" w:rsidP="00CD17D9">
      <w:r>
        <w:fldChar w:fldCharType="end"/>
      </w:r>
    </w:p>
    <w:p w14:paraId="5B8A0E95" w14:textId="77777777" w:rsidR="00B61329" w:rsidRPr="00CD17D9" w:rsidRDefault="00B61329" w:rsidP="00CD17D9"/>
    <w:p w14:paraId="684A78FD" w14:textId="3831C385" w:rsidR="007A3DA7" w:rsidRDefault="0006174A" w:rsidP="00E734B2">
      <w:pPr>
        <w:pStyle w:val="Overskrift1"/>
      </w:pPr>
      <w:r w:rsidRPr="0006174A">
        <w:lastRenderedPageBreak/>
        <w:t>Appendix</w:t>
      </w:r>
    </w:p>
    <w:p w14:paraId="68268DFF" w14:textId="4055265B" w:rsidR="00A67746" w:rsidRDefault="00A67746" w:rsidP="00A67746"/>
    <w:p w14:paraId="34FA95E0" w14:textId="3A197024" w:rsidR="00B312A8" w:rsidRDefault="00583A8B" w:rsidP="00B312A8">
      <w:pPr>
        <w:pStyle w:val="Overskrift2"/>
      </w:pPr>
      <w:r>
        <w:t>Appendix 1: DAG</w:t>
      </w:r>
    </w:p>
    <w:p w14:paraId="7CEFE2A0" w14:textId="77777777" w:rsidR="00313FC0" w:rsidRPr="00313FC0" w:rsidRDefault="00313FC0" w:rsidP="00313FC0"/>
    <w:p w14:paraId="6A28A93C" w14:textId="110EF6AE" w:rsidR="00313FC0" w:rsidRDefault="00313FC0" w:rsidP="00313FC0">
      <w:pPr>
        <w:pStyle w:val="Billedtekst"/>
        <w:keepNext/>
      </w:pPr>
      <w:bookmarkStart w:id="108" w:name="_Ref120688480"/>
      <w:r>
        <w:t>Figure A1</w:t>
      </w:r>
      <w:r>
        <w:noBreakHyphen/>
      </w:r>
      <w:fldSimple w:instr=" SEQ Figure \* ARABIC ">
        <w:r w:rsidR="00775321">
          <w:rPr>
            <w:noProof/>
          </w:rPr>
          <w:t>20</w:t>
        </w:r>
      </w:fldSimple>
      <w:r w:rsidR="004A128F">
        <w:t xml:space="preserve">: </w:t>
      </w:r>
      <w:r w:rsidR="00E32A6D">
        <w:t>A simple d</w:t>
      </w:r>
      <w:r w:rsidR="004A128F">
        <w:t>irected acyclic graph of the SFC-model used in this paper.</w:t>
      </w:r>
      <w:bookmarkEnd w:id="108"/>
      <w:r w:rsidR="004A128F">
        <w:t xml:space="preserve"> </w:t>
      </w:r>
    </w:p>
    <w:p w14:paraId="05B9C1A6" w14:textId="1915263A" w:rsidR="00E32A6D" w:rsidRPr="00E32A6D" w:rsidRDefault="00E32A6D" w:rsidP="00E32A6D">
      <w:r w:rsidRPr="00E32A6D">
        <w:rPr>
          <w:noProof/>
        </w:rPr>
        <w:drawing>
          <wp:inline distT="0" distB="0" distL="0" distR="0" wp14:anchorId="5B683218" wp14:editId="46BF9E3D">
            <wp:extent cx="6120130" cy="4079875"/>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079875"/>
                    </a:xfrm>
                    <a:prstGeom prst="rect">
                      <a:avLst/>
                    </a:prstGeom>
                  </pic:spPr>
                </pic:pic>
              </a:graphicData>
            </a:graphic>
          </wp:inline>
        </w:drawing>
      </w:r>
    </w:p>
    <w:p w14:paraId="2724B59A" w14:textId="40266A25" w:rsidR="00CD0F6F" w:rsidRDefault="00CD0F6F" w:rsidP="00A67746"/>
    <w:p w14:paraId="6BBC187B" w14:textId="77777777" w:rsidR="00CD0F6F" w:rsidRPr="00A67746" w:rsidRDefault="00CD0F6F" w:rsidP="00A67746"/>
    <w:p w14:paraId="478C1641" w14:textId="3A9B728C" w:rsidR="0058393C" w:rsidRDefault="00583A8B" w:rsidP="00B312A8">
      <w:pPr>
        <w:pStyle w:val="Overskrift2"/>
      </w:pPr>
      <w:bookmarkStart w:id="109" w:name="_Ref120689876"/>
      <w:r>
        <w:t xml:space="preserve">Appendix 2: </w:t>
      </w:r>
      <w:r w:rsidR="0006174A">
        <w:t>Sensitivity analysis</w:t>
      </w:r>
      <w:bookmarkEnd w:id="109"/>
      <w:r w:rsidR="0006174A">
        <w:t xml:space="preserve"> </w:t>
      </w:r>
    </w:p>
    <w:p w14:paraId="788630C2" w14:textId="4F0982C1" w:rsidR="00583A8B" w:rsidRDefault="00583A8B" w:rsidP="00583A8B"/>
    <w:p w14:paraId="3AE9FEC1" w14:textId="3357200E" w:rsidR="00583A8B" w:rsidRPr="00583A8B" w:rsidRDefault="00583A8B" w:rsidP="00CD0F6F">
      <w:pPr>
        <w:spacing w:line="360" w:lineRule="auto"/>
      </w:pPr>
      <w:r>
        <w:t xml:space="preserve">To make sure that the results obtained in this paper, as well as the conclusion derived from these results are not affected by small changes of crucial coefficients in the model. We perform a sensitivity test of the most influential parameters in the shocks. </w:t>
      </w:r>
      <w:r>
        <w:br/>
      </w:r>
    </w:p>
    <w:p w14:paraId="16133B84" w14:textId="69479D45" w:rsidR="0058393C" w:rsidRPr="0058393C" w:rsidRDefault="0058393C" w:rsidP="0058393C"/>
    <w:p w14:paraId="20C39124" w14:textId="26D274AD" w:rsidR="00313FC0" w:rsidRDefault="00313FC0" w:rsidP="00313FC0">
      <w:pPr>
        <w:pStyle w:val="Billedtekst"/>
        <w:keepNext/>
      </w:pPr>
      <w:r>
        <w:lastRenderedPageBreak/>
        <w:t>Figure A2</w:t>
      </w:r>
      <w:r w:rsidR="003F3836">
        <w:noBreakHyphen/>
        <w:t>1</w:t>
      </w:r>
      <w:r w:rsidR="004A128F">
        <w:t xml:space="preserve">: Sensitivity of the relationship between the maximum level of income insurance, and the average level of income insurance. </w:t>
      </w:r>
    </w:p>
    <w:p w14:paraId="7FE8B276" w14:textId="30758F8E" w:rsidR="0006174A" w:rsidRDefault="00313FC0" w:rsidP="0006174A">
      <w:r w:rsidRPr="00313FC0">
        <w:rPr>
          <w:noProof/>
        </w:rPr>
        <w:drawing>
          <wp:inline distT="0" distB="0" distL="0" distR="0" wp14:anchorId="65006101" wp14:editId="110BF02C">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29110597" w14:textId="0FDAD9F4" w:rsidR="003F3836" w:rsidRDefault="003F3836" w:rsidP="003F3836">
      <w:pPr>
        <w:spacing w:line="360" w:lineRule="auto"/>
      </w:pPr>
      <w:r>
        <w:t>In the plot above we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w:t>
      </w:r>
    </w:p>
    <w:p w14:paraId="66501C95" w14:textId="1CEE3F69" w:rsidR="003F3836" w:rsidRDefault="003F3836" w:rsidP="003F3836">
      <w:pPr>
        <w:pStyle w:val="Billedtekst"/>
        <w:keepNext/>
      </w:pPr>
      <w:r>
        <w:lastRenderedPageBreak/>
        <w:t>Figure A2</w:t>
      </w:r>
      <w:r>
        <w:noBreakHyphen/>
        <w:t>2</w:t>
      </w:r>
      <w:r w:rsidR="004A128F">
        <w:t>: Sensitivity of the minimum wage-gap limit</w:t>
      </w:r>
    </w:p>
    <w:p w14:paraId="7FA87F6B" w14:textId="73E57EAB" w:rsidR="003F3836" w:rsidRDefault="003F3836" w:rsidP="0006174A">
      <w:r w:rsidRPr="003F3836">
        <w:rPr>
          <w:noProof/>
        </w:rPr>
        <w:drawing>
          <wp:inline distT="0" distB="0" distL="0" distR="0" wp14:anchorId="52C0364D" wp14:editId="603CEF22">
            <wp:extent cx="6120130" cy="377698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776980"/>
                    </a:xfrm>
                    <a:prstGeom prst="rect">
                      <a:avLst/>
                    </a:prstGeom>
                  </pic:spPr>
                </pic:pic>
              </a:graphicData>
            </a:graphic>
          </wp:inline>
        </w:drawing>
      </w:r>
    </w:p>
    <w:p w14:paraId="052C6518" w14:textId="01502473" w:rsidR="003F3836" w:rsidRDefault="003F3836" w:rsidP="003F3836">
      <w:pPr>
        <w:spacing w:line="360" w:lineRule="auto"/>
      </w:pPr>
      <w:r>
        <w:t xml:space="preserve">In the plot above we test a central parameter used for the results of this paper being the estimate used for the wage channel setting the limit that the worker unions will allow for the wage gap. As we don’t observe this limit in the data it is hard to find any evidence that backs up the value of this parameter. We use the empirical results from </w:t>
      </w:r>
      <w:r>
        <w:fldChar w:fldCharType="begin" w:fldLock="1"/>
      </w:r>
      <w:r w:rsidR="00670BEF">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fldChar w:fldCharType="separate"/>
      </w:r>
      <w:r w:rsidRPr="00313FC0">
        <w:rPr>
          <w:noProof/>
        </w:rPr>
        <w:t>(Fredriksson &amp; Söderström, 2020)</w:t>
      </w:r>
      <w:r>
        <w:fldChar w:fldCharType="end"/>
      </w:r>
      <w:r>
        <w:t xml:space="preserve"> setting the minimum wage gap allowed to be 42% of the wage. In the plot below, we see the effects of changing this limit to 40% or 44%.  </w:t>
      </w:r>
    </w:p>
    <w:p w14:paraId="0E6EE4EC" w14:textId="77777777" w:rsidR="003F3836" w:rsidRDefault="003F3836" w:rsidP="0006174A"/>
    <w:p w14:paraId="4939D127" w14:textId="4A1991F8" w:rsidR="003F3836" w:rsidRDefault="003F3836" w:rsidP="003F3836"/>
    <w:p w14:paraId="447F1D7C" w14:textId="0B813282" w:rsidR="003F3836" w:rsidRDefault="003F3836" w:rsidP="003F3836">
      <w:pPr>
        <w:pStyle w:val="Billedtekst"/>
        <w:keepNext/>
      </w:pPr>
      <w:r>
        <w:lastRenderedPageBreak/>
        <w:t>Figure A1</w:t>
      </w:r>
      <w:r>
        <w:noBreakHyphen/>
        <w:t>3</w:t>
      </w:r>
      <w:r w:rsidR="004A128F">
        <w:t>: Relaxing assumptions in the productivity channel</w:t>
      </w:r>
    </w:p>
    <w:p w14:paraId="610212B4" w14:textId="6B38266C" w:rsidR="00AB46CB" w:rsidRPr="003F3836" w:rsidRDefault="003F3836" w:rsidP="00AB46CB">
      <w:r w:rsidRPr="003F3836">
        <w:rPr>
          <w:noProof/>
        </w:rPr>
        <w:drawing>
          <wp:inline distT="0" distB="0" distL="0" distR="0" wp14:anchorId="5C9F3DF2" wp14:editId="1159E530">
            <wp:extent cx="6120130" cy="377698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76980"/>
                    </a:xfrm>
                    <a:prstGeom prst="rect">
                      <a:avLst/>
                    </a:prstGeom>
                  </pic:spPr>
                </pic:pic>
              </a:graphicData>
            </a:graphic>
          </wp:inline>
        </w:drawing>
      </w:r>
    </w:p>
    <w:p w14:paraId="049B996F" w14:textId="20485FAB" w:rsidR="006002F9" w:rsidRDefault="006002F9" w:rsidP="00AB46CB">
      <w:pPr>
        <w:rPr>
          <w:lang w:val="da-DK"/>
        </w:rPr>
      </w:pPr>
    </w:p>
    <w:p w14:paraId="69642EC8" w14:textId="1F9BFD6D" w:rsidR="007D6E84" w:rsidRDefault="003F3836" w:rsidP="00CD0F6F">
      <w:pPr>
        <w:spacing w:line="360" w:lineRule="auto"/>
      </w:pPr>
      <w:r w:rsidRPr="003F3836">
        <w:t>In the</w:t>
      </w:r>
      <w:r w:rsidR="00181228">
        <w:t xml:space="preserve"> figure</w:t>
      </w:r>
      <w:r w:rsidRPr="003F3836">
        <w:t xml:space="preserve"> a</w:t>
      </w:r>
      <w:r>
        <w:t>bove</w:t>
      </w:r>
      <w:r w:rsidR="00181228">
        <w:t xml:space="preserve"> we focus on the </w:t>
      </w:r>
      <w:r w:rsidR="00BF05F0">
        <w:t>productivity</w:t>
      </w:r>
      <w:r w:rsidR="00181228">
        <w:t xml:space="preserve"> channel, we mostly exclude this channel </w:t>
      </w:r>
      <w:r w:rsidR="00D969ED">
        <w:t>due</w:t>
      </w:r>
      <w:r w:rsidR="00181228">
        <w:t xml:space="preserve"> to the lack of empirical justification as well as the radical results found in scenario 5. In an attempt to make the shock more realistic we relax the assumption that</w:t>
      </w:r>
      <w:r w:rsidR="00181228" w:rsidRPr="00A32105">
        <w:t xml:space="preserve"> firms from one period to another can adjust employment to match the demand, we now obtain much lower effects on unemployment. But the overall match between simulated data and real data is very weak, making these results less trustworthy</w:t>
      </w:r>
      <w:r w:rsidR="00181228">
        <w:t xml:space="preserve">. </w:t>
      </w:r>
    </w:p>
    <w:p w14:paraId="2BC0D160" w14:textId="1F2D2106" w:rsidR="00EE17FC" w:rsidRDefault="00EE17FC" w:rsidP="007D6E84"/>
    <w:p w14:paraId="44123DF4" w14:textId="14297819" w:rsidR="00BF05F0" w:rsidRDefault="00BF05F0" w:rsidP="00BF05F0">
      <w:pPr>
        <w:pStyle w:val="Billedtekst"/>
        <w:keepNext/>
      </w:pPr>
      <w:r>
        <w:lastRenderedPageBreak/>
        <w:t>Figure A2</w:t>
      </w:r>
      <w:r>
        <w:noBreakHyphen/>
        <w:t>4</w:t>
      </w:r>
      <w:r w:rsidR="004A128F">
        <w:t>: Including the productivity channel in scenario 6.</w:t>
      </w:r>
    </w:p>
    <w:p w14:paraId="689DD545" w14:textId="3245F2C4" w:rsidR="007D6E84" w:rsidRPr="00BF05F0" w:rsidRDefault="00EE17FC" w:rsidP="007D6E84">
      <w:r w:rsidRPr="00EE17FC">
        <w:rPr>
          <w:noProof/>
        </w:rPr>
        <w:drawing>
          <wp:inline distT="0" distB="0" distL="0" distR="0" wp14:anchorId="153C6DB6" wp14:editId="63D8F96C">
            <wp:extent cx="6120130" cy="4283710"/>
            <wp:effectExtent l="0" t="0" r="0" b="254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4283710"/>
                    </a:xfrm>
                    <a:prstGeom prst="rect">
                      <a:avLst/>
                    </a:prstGeom>
                  </pic:spPr>
                </pic:pic>
              </a:graphicData>
            </a:graphic>
          </wp:inline>
        </w:drawing>
      </w:r>
    </w:p>
    <w:p w14:paraId="6D2CEE16" w14:textId="0139D6D7" w:rsidR="007D6E84" w:rsidRPr="00BF05F0" w:rsidRDefault="00BF05F0" w:rsidP="00CD0F6F">
      <w:pPr>
        <w:spacing w:line="360" w:lineRule="auto"/>
      </w:pPr>
      <w:r w:rsidRPr="00BF05F0">
        <w:t>As argued above we e</w:t>
      </w:r>
      <w:r>
        <w:t xml:space="preserve">xclude the productivity channel in scenario 6 when letting the channels interact. As we mainly use the results from scenario 6 to evaluate the decision to suppress the state regulation percentage, we now show the effects of not excluding the productivity channel when finding these results. As mentioned in the paper, we now obtain an elasticity of 3 of the macroeconomic effects. </w:t>
      </w:r>
    </w:p>
    <w:p w14:paraId="614C4A32" w14:textId="3F6A2C65" w:rsidR="007D6E84" w:rsidRDefault="007D6E84" w:rsidP="007D6E84"/>
    <w:p w14:paraId="673603E1" w14:textId="1E3FC786" w:rsidR="00BF05F0" w:rsidRDefault="00BF05F0" w:rsidP="007D6E84"/>
    <w:p w14:paraId="0FD63207" w14:textId="5D1BEEEB" w:rsidR="00BF05F0" w:rsidRDefault="00BF05F0" w:rsidP="007D6E84"/>
    <w:p w14:paraId="13A9A662" w14:textId="7FA36414" w:rsidR="00BF05F0" w:rsidRDefault="00BF05F0" w:rsidP="007D6E84"/>
    <w:p w14:paraId="3A434528" w14:textId="08ABC638" w:rsidR="00BF05F0" w:rsidRDefault="00BF05F0" w:rsidP="007D6E84"/>
    <w:p w14:paraId="40E00C30" w14:textId="5B860A16" w:rsidR="00BF05F0" w:rsidRDefault="00BF05F0" w:rsidP="007D6E84"/>
    <w:p w14:paraId="403DCF40" w14:textId="52928ED5" w:rsidR="00BF05F0" w:rsidRDefault="00BF05F0" w:rsidP="007D6E84"/>
    <w:p w14:paraId="74760368" w14:textId="68690595" w:rsidR="006002F9" w:rsidRDefault="006002F9" w:rsidP="006002F9"/>
    <w:p w14:paraId="200817C5" w14:textId="77777777" w:rsidR="00BF05F0" w:rsidRPr="00B33E3B" w:rsidRDefault="00BF05F0" w:rsidP="006002F9"/>
    <w:p w14:paraId="2DBA4FDE" w14:textId="5F96CA25" w:rsidR="00B53960" w:rsidRPr="00B33E3B" w:rsidRDefault="00B53960" w:rsidP="00B53960"/>
    <w:p w14:paraId="5C5E4DD1" w14:textId="22F02B0F" w:rsidR="00BF05F0" w:rsidRDefault="00BF05F0" w:rsidP="00BF05F0">
      <w:r>
        <w:t>Figure A2</w:t>
      </w:r>
      <w:r>
        <w:noBreakHyphen/>
        <w:t xml:space="preserve">5: </w:t>
      </w:r>
      <w:r w:rsidRPr="00B53960">
        <w:t>Removing autonomous consumption, restricting estimate of the profit-share to -0.1 from -0.45</w:t>
      </w:r>
      <w:r w:rsidRPr="00B33E3B">
        <w:t xml:space="preserve">. </w:t>
      </w:r>
    </w:p>
    <w:p w14:paraId="3A667761" w14:textId="47EDACE5" w:rsidR="00B53960" w:rsidRPr="00463DFD" w:rsidRDefault="00B53960" w:rsidP="00B53960">
      <w:pPr>
        <w:rPr>
          <w:lang w:val="da-DK"/>
        </w:rPr>
      </w:pPr>
      <w:r w:rsidRPr="00B53960">
        <w:rPr>
          <w:noProof/>
        </w:rPr>
        <w:drawing>
          <wp:inline distT="0" distB="0" distL="0" distR="0" wp14:anchorId="22E4E565" wp14:editId="6E6DB1AA">
            <wp:extent cx="5857875" cy="3456940"/>
            <wp:effectExtent l="0" t="0" r="9525"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66541" cy="3462054"/>
                    </a:xfrm>
                    <a:prstGeom prst="rect">
                      <a:avLst/>
                    </a:prstGeom>
                  </pic:spPr>
                </pic:pic>
              </a:graphicData>
            </a:graphic>
          </wp:inline>
        </w:drawing>
      </w:r>
    </w:p>
    <w:p w14:paraId="342A83C3" w14:textId="6A008D6D" w:rsidR="00B53960" w:rsidRPr="00B33E3B" w:rsidRDefault="00B53960" w:rsidP="00B53960"/>
    <w:p w14:paraId="182A7897" w14:textId="1C3B840F" w:rsidR="00BF05F0" w:rsidRDefault="00BF05F0" w:rsidP="00BF05F0">
      <w:r>
        <w:t xml:space="preserve">Figure A2-6: </w:t>
      </w:r>
      <w:r w:rsidRPr="00463DFD">
        <w:t>Removing autonomous consumption, restricting estimate of the profit-share to 0.1 from 0.45, and setting estimate of real exchange rate on exports to - 0.1 instead of -0.24</w:t>
      </w:r>
    </w:p>
    <w:p w14:paraId="323E78EC" w14:textId="1C91D15F" w:rsidR="00463DFD" w:rsidRDefault="00463DFD" w:rsidP="00B53960">
      <w:pPr>
        <w:rPr>
          <w:lang w:val="da-DK"/>
        </w:rPr>
      </w:pPr>
      <w:r w:rsidRPr="00463DFD">
        <w:rPr>
          <w:noProof/>
        </w:rPr>
        <w:drawing>
          <wp:inline distT="0" distB="0" distL="0" distR="0" wp14:anchorId="5E9A1A2F" wp14:editId="58859855">
            <wp:extent cx="5857875" cy="3409950"/>
            <wp:effectExtent l="0" t="0" r="952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71058" cy="3417624"/>
                    </a:xfrm>
                    <a:prstGeom prst="rect">
                      <a:avLst/>
                    </a:prstGeom>
                  </pic:spPr>
                </pic:pic>
              </a:graphicData>
            </a:graphic>
          </wp:inline>
        </w:drawing>
      </w:r>
    </w:p>
    <w:p w14:paraId="2119EAC7" w14:textId="05B28C5C" w:rsidR="00394F97" w:rsidRDefault="00394F97" w:rsidP="00CD0F6F">
      <w:pPr>
        <w:spacing w:line="360" w:lineRule="auto"/>
      </w:pPr>
      <w:r w:rsidRPr="00394F97">
        <w:lastRenderedPageBreak/>
        <w:t>In the</w:t>
      </w:r>
      <w:r w:rsidR="00572960">
        <w:t xml:space="preserve"> two plots above we test the sensitivity of Denmark being categorized as profit led. We do so by changing important coefficients in the investment, consumption and export function. In the last plot we see </w:t>
      </w:r>
      <w:r w:rsidRPr="00394F97">
        <w:t>that the increase in consumption is actually larger than the decrease of investments and net-exports, but as the real government spending is falling (</w:t>
      </w:r>
      <w:r w:rsidR="00D969ED">
        <w:t>due</w:t>
      </w:r>
      <w:r w:rsidRPr="00394F97">
        <w:t xml:space="preserve"> to nominal government spending being </w:t>
      </w:r>
      <w:r w:rsidR="00572960" w:rsidRPr="00394F97">
        <w:t>exogenous</w:t>
      </w:r>
      <w:r w:rsidRPr="00394F97">
        <w:t xml:space="preserve"> in the mode) GDP is still decreasing. </w:t>
      </w:r>
      <w:r w:rsidR="00572960">
        <w:t xml:space="preserve">Here we conclude that really large changes are necessary to define Denmark as wage led. </w:t>
      </w:r>
    </w:p>
    <w:p w14:paraId="0179EE31" w14:textId="77777777" w:rsidR="00181228" w:rsidRDefault="00181228" w:rsidP="00B53960"/>
    <w:p w14:paraId="473EC433" w14:textId="77777777" w:rsidR="00583A8B" w:rsidRDefault="00583A8B" w:rsidP="004E1FF2">
      <w:pPr>
        <w:pStyle w:val="Overskrift2"/>
      </w:pPr>
      <w:r>
        <w:t>Appendix 3: List of equations of the full model and related symbols</w:t>
      </w:r>
    </w:p>
    <w:p w14:paraId="4DF9BEF4" w14:textId="77777777" w:rsidR="00583A8B" w:rsidRDefault="00583A8B" w:rsidP="00583A8B">
      <w:pPr>
        <w:spacing w:line="276" w:lineRule="auto"/>
      </w:pPr>
    </w:p>
    <w:p w14:paraId="2FE87C50" w14:textId="3C21074E" w:rsidR="00583A8B" w:rsidRDefault="00583A8B" w:rsidP="00583A8B">
      <w:pPr>
        <w:spacing w:line="276" w:lineRule="auto"/>
      </w:pPr>
      <w:r>
        <w:t>As done in the paper, capital letters denote nominal variables and lower-case letters denote real variables.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7338"/>
        <w:gridCol w:w="1166"/>
      </w:tblGrid>
      <w:tr w:rsidR="00583A8B" w14:paraId="0B3C4276" w14:textId="77777777" w:rsidTr="00AC2EDF">
        <w:tc>
          <w:tcPr>
            <w:tcW w:w="7338" w:type="dxa"/>
          </w:tcPr>
          <w:p w14:paraId="04F5C982" w14:textId="77777777" w:rsidR="00583A8B" w:rsidRDefault="00583A8B" w:rsidP="00AC2EDF">
            <w:pPr>
              <w:rPr>
                <w:b/>
              </w:rPr>
            </w:pPr>
            <w:r>
              <w:rPr>
                <w:b/>
              </w:rPr>
              <w:t>Non-Financial Corporations</w:t>
            </w:r>
          </w:p>
        </w:tc>
        <w:tc>
          <w:tcPr>
            <w:tcW w:w="1166" w:type="dxa"/>
          </w:tcPr>
          <w:p w14:paraId="644020EE" w14:textId="77777777" w:rsidR="00583A8B" w:rsidRDefault="00583A8B" w:rsidP="00AC2EDF"/>
        </w:tc>
      </w:tr>
      <w:tr w:rsidR="00583A8B" w14:paraId="1165627C" w14:textId="77777777" w:rsidTr="00AC2EDF">
        <w:tc>
          <w:tcPr>
            <w:tcW w:w="7338" w:type="dxa"/>
          </w:tcPr>
          <w:p w14:paraId="0700F364" w14:textId="2B685A92" w:rsidR="00583A8B" w:rsidRPr="009E62A5" w:rsidRDefault="00000000" w:rsidP="009E62A5">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4A85FDC6" w14:textId="77777777" w:rsidR="00583A8B" w:rsidRDefault="00583A8B" w:rsidP="00AC2EDF">
            <w:pPr>
              <w:jc w:val="center"/>
              <w:rPr>
                <w:sz w:val="20"/>
                <w:szCs w:val="20"/>
              </w:rPr>
            </w:pPr>
            <w:r>
              <w:rPr>
                <w:sz w:val="20"/>
                <w:szCs w:val="20"/>
              </w:rPr>
              <w:t>(A. 1)</w:t>
            </w:r>
          </w:p>
        </w:tc>
      </w:tr>
      <w:tr w:rsidR="00583A8B" w14:paraId="572DEC45" w14:textId="77777777" w:rsidTr="00AC2EDF">
        <w:tc>
          <w:tcPr>
            <w:tcW w:w="7338" w:type="dxa"/>
          </w:tcPr>
          <w:p w14:paraId="797FE272" w14:textId="75133D3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3A1F207B" w14:textId="77777777" w:rsidR="00583A8B" w:rsidRDefault="00583A8B" w:rsidP="00AC2EDF">
            <w:pPr>
              <w:jc w:val="center"/>
              <w:rPr>
                <w:sz w:val="20"/>
                <w:szCs w:val="20"/>
              </w:rPr>
            </w:pPr>
            <w:r>
              <w:rPr>
                <w:sz w:val="20"/>
                <w:szCs w:val="20"/>
              </w:rPr>
              <w:t>(A. 2)</w:t>
            </w:r>
          </w:p>
        </w:tc>
      </w:tr>
      <w:tr w:rsidR="00583A8B" w14:paraId="7B15205A" w14:textId="77777777" w:rsidTr="00AC2EDF">
        <w:tc>
          <w:tcPr>
            <w:tcW w:w="7338" w:type="dxa"/>
          </w:tcPr>
          <w:p w14:paraId="17CDE7E3" w14:textId="55B331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den>
                </m:f>
              </m:oMath>
            </m:oMathPara>
          </w:p>
        </w:tc>
        <w:tc>
          <w:tcPr>
            <w:tcW w:w="1166" w:type="dxa"/>
          </w:tcPr>
          <w:p w14:paraId="5145BA9E" w14:textId="77777777" w:rsidR="00583A8B" w:rsidRDefault="00583A8B" w:rsidP="00AC2EDF">
            <w:pPr>
              <w:jc w:val="center"/>
              <w:rPr>
                <w:sz w:val="20"/>
                <w:szCs w:val="20"/>
              </w:rPr>
            </w:pPr>
            <w:r>
              <w:rPr>
                <w:sz w:val="20"/>
                <w:szCs w:val="20"/>
              </w:rPr>
              <w:t>(A. 3)</w:t>
            </w:r>
          </w:p>
        </w:tc>
      </w:tr>
      <w:tr w:rsidR="00583A8B" w14:paraId="1BEA0501" w14:textId="77777777" w:rsidTr="00AC2EDF">
        <w:tc>
          <w:tcPr>
            <w:tcW w:w="7338" w:type="dxa"/>
          </w:tcPr>
          <w:p w14:paraId="74871E8B" w14:textId="5D873DC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7EABB274" w14:textId="77777777" w:rsidR="00583A8B" w:rsidRDefault="00583A8B" w:rsidP="00AC2EDF">
            <w:pPr>
              <w:jc w:val="center"/>
              <w:rPr>
                <w:sz w:val="20"/>
                <w:szCs w:val="20"/>
              </w:rPr>
            </w:pPr>
            <w:r>
              <w:rPr>
                <w:sz w:val="20"/>
                <w:szCs w:val="20"/>
              </w:rPr>
              <w:t>(A. 4)</w:t>
            </w:r>
          </w:p>
        </w:tc>
      </w:tr>
      <w:tr w:rsidR="00583A8B" w14:paraId="32FBEF57" w14:textId="77777777" w:rsidTr="00AC2EDF">
        <w:tc>
          <w:tcPr>
            <w:tcW w:w="7338" w:type="dxa"/>
          </w:tcPr>
          <w:p w14:paraId="7BCEAA63" w14:textId="608A34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426B8C8E" w14:textId="77777777" w:rsidR="00583A8B" w:rsidRDefault="00583A8B" w:rsidP="00AC2EDF">
            <w:pPr>
              <w:jc w:val="center"/>
              <w:rPr>
                <w:sz w:val="20"/>
                <w:szCs w:val="20"/>
              </w:rPr>
            </w:pPr>
            <w:r>
              <w:rPr>
                <w:sz w:val="20"/>
                <w:szCs w:val="20"/>
              </w:rPr>
              <w:t>(A. 5)</w:t>
            </w:r>
          </w:p>
        </w:tc>
      </w:tr>
      <w:tr w:rsidR="00583A8B" w14:paraId="43E2709C" w14:textId="77777777" w:rsidTr="00AC2EDF">
        <w:tc>
          <w:tcPr>
            <w:tcW w:w="7338" w:type="dxa"/>
          </w:tcPr>
          <w:p w14:paraId="0619A896" w14:textId="69C33EB2"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 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=-0.12*∆</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+0.57*∆ln</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+0.05*</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+ 0.13*∆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+0.04*</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func>
                <m:r>
                  <w:rPr>
                    <w:rFonts w:ascii="Cambria Math" w:eastAsia="Cambria Math" w:hAnsi="Cambria Math" w:cs="Cambria Math"/>
                    <w:color w:val="000000"/>
                    <w:sz w:val="20"/>
                    <w:szCs w:val="20"/>
                  </w:rPr>
                  <m:t>-0.03*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e>
                </m:func>
                <m:r>
                  <w:rPr>
                    <w:rFonts w:ascii="Cambria Math" w:eastAsia="Cambria Math" w:hAnsi="Cambria Math" w:cs="Cambria Math"/>
                    <w:color w:val="000000"/>
                    <w:sz w:val="20"/>
                    <w:szCs w:val="20"/>
                  </w:rPr>
                  <m:t>+0.03</m:t>
                </m:r>
                <m:r>
                  <m:rPr>
                    <m:sty m:val="p"/>
                  </m:rPr>
                  <w:rPr>
                    <w:rFonts w:ascii="Cambria Math" w:eastAsia="Cambria Math" w:hAnsi="Cambria Math" w:cs="Cambria Math"/>
                    <w:color w:val="000000"/>
                    <w:sz w:val="20"/>
                    <w:szCs w:val="20"/>
                  </w:rPr>
                  <m:t>*</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pro</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+ 0.02*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func>
              </m:oMath>
            </m:oMathPara>
          </w:p>
        </w:tc>
        <w:tc>
          <w:tcPr>
            <w:tcW w:w="1166" w:type="dxa"/>
          </w:tcPr>
          <w:p w14:paraId="21653D03" w14:textId="77777777" w:rsidR="00583A8B" w:rsidRDefault="00583A8B" w:rsidP="00AC2EDF">
            <w:pPr>
              <w:jc w:val="center"/>
              <w:rPr>
                <w:sz w:val="20"/>
                <w:szCs w:val="20"/>
              </w:rPr>
            </w:pPr>
            <w:r>
              <w:rPr>
                <w:sz w:val="20"/>
                <w:szCs w:val="20"/>
              </w:rPr>
              <w:t>(A. 6)</w:t>
            </w:r>
          </w:p>
        </w:tc>
      </w:tr>
      <w:tr w:rsidR="00583A8B" w14:paraId="06BB3ADB" w14:textId="77777777" w:rsidTr="00AC2EDF">
        <w:tc>
          <w:tcPr>
            <w:tcW w:w="7338" w:type="dxa"/>
          </w:tcPr>
          <w:p w14:paraId="6106E650" w14:textId="376779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0BE7C81" w14:textId="77777777" w:rsidR="00583A8B" w:rsidRDefault="00583A8B" w:rsidP="00AC2EDF">
            <w:pPr>
              <w:jc w:val="center"/>
              <w:rPr>
                <w:sz w:val="20"/>
                <w:szCs w:val="20"/>
              </w:rPr>
            </w:pPr>
            <w:r>
              <w:rPr>
                <w:sz w:val="20"/>
                <w:szCs w:val="20"/>
              </w:rPr>
              <w:t>(A. 7)</w:t>
            </w:r>
          </w:p>
        </w:tc>
      </w:tr>
      <w:tr w:rsidR="00583A8B" w14:paraId="16A6A186" w14:textId="77777777" w:rsidTr="00AC2EDF">
        <w:tc>
          <w:tcPr>
            <w:tcW w:w="7338" w:type="dxa"/>
          </w:tcPr>
          <w:p w14:paraId="57CD9CCD" w14:textId="597FAE3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6055BFD" w14:textId="77777777" w:rsidR="00583A8B" w:rsidRDefault="00583A8B" w:rsidP="00AC2EDF">
            <w:pPr>
              <w:jc w:val="center"/>
              <w:rPr>
                <w:sz w:val="20"/>
                <w:szCs w:val="20"/>
              </w:rPr>
            </w:pPr>
            <w:r>
              <w:rPr>
                <w:sz w:val="20"/>
                <w:szCs w:val="20"/>
              </w:rPr>
              <w:t>(A. 8)</w:t>
            </w:r>
          </w:p>
        </w:tc>
      </w:tr>
      <w:tr w:rsidR="00583A8B" w14:paraId="597B8422" w14:textId="77777777" w:rsidTr="00AC2EDF">
        <w:tc>
          <w:tcPr>
            <w:tcW w:w="7338" w:type="dxa"/>
          </w:tcPr>
          <w:p w14:paraId="118F5664" w14:textId="77191997"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f>
                  <m:fPr>
                    <m:ctrlPr>
                      <w:rPr>
                        <w:rFonts w:ascii="Cambria Math" w:eastAsia="Cambria Math" w:hAnsi="Cambria Math" w:cs="Cambria Math"/>
                        <w:color w:val="000000"/>
                        <w:sz w:val="20"/>
                        <w:szCs w:val="20"/>
                      </w:rPr>
                    </m:ctrlPr>
                  </m:fPr>
                  <m:num>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num>
                  <m:den>
                    <m:r>
                      <w:rPr>
                        <w:rFonts w:ascii="Cambria Math" w:eastAsia="Cambria Math" w:hAnsi="Cambria Math" w:cs="Cambria Math"/>
                        <w:color w:val="000000"/>
                        <w:sz w:val="20"/>
                        <w:szCs w:val="20"/>
                      </w:rPr>
                      <m:t>a</m:t>
                    </m:r>
                  </m:den>
                </m:f>
              </m:oMath>
            </m:oMathPara>
          </w:p>
        </w:tc>
        <w:tc>
          <w:tcPr>
            <w:tcW w:w="1166" w:type="dxa"/>
          </w:tcPr>
          <w:p w14:paraId="42F20375" w14:textId="77777777" w:rsidR="00583A8B" w:rsidRDefault="00583A8B" w:rsidP="00AC2EDF">
            <w:pPr>
              <w:jc w:val="center"/>
              <w:rPr>
                <w:sz w:val="20"/>
                <w:szCs w:val="20"/>
              </w:rPr>
            </w:pPr>
            <w:r>
              <w:rPr>
                <w:sz w:val="20"/>
                <w:szCs w:val="20"/>
              </w:rPr>
              <w:t>(A. 9)</w:t>
            </w:r>
          </w:p>
        </w:tc>
      </w:tr>
      <w:tr w:rsidR="00583A8B" w14:paraId="0AD87799" w14:textId="77777777" w:rsidTr="00AC2EDF">
        <w:tc>
          <w:tcPr>
            <w:tcW w:w="7338" w:type="dxa"/>
          </w:tcPr>
          <w:p w14:paraId="7288E404" w14:textId="653A43A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08A05B3A" w14:textId="77777777" w:rsidR="00583A8B" w:rsidRDefault="00583A8B" w:rsidP="00AC2EDF">
            <w:pPr>
              <w:jc w:val="center"/>
              <w:rPr>
                <w:sz w:val="20"/>
                <w:szCs w:val="20"/>
              </w:rPr>
            </w:pPr>
            <w:r>
              <w:rPr>
                <w:sz w:val="20"/>
                <w:szCs w:val="20"/>
              </w:rPr>
              <w:t>(A. 10)</w:t>
            </w:r>
          </w:p>
        </w:tc>
      </w:tr>
      <w:tr w:rsidR="00583A8B" w14:paraId="2529C849" w14:textId="77777777" w:rsidTr="00AC2EDF">
        <w:tc>
          <w:tcPr>
            <w:tcW w:w="7338" w:type="dxa"/>
          </w:tcPr>
          <w:p w14:paraId="2D70CC8D" w14:textId="19620C7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5B63F7E4" w14:textId="77777777" w:rsidR="00583A8B" w:rsidRDefault="00583A8B" w:rsidP="00AC2EDF">
            <w:pPr>
              <w:jc w:val="center"/>
              <w:rPr>
                <w:sz w:val="20"/>
                <w:szCs w:val="20"/>
              </w:rPr>
            </w:pPr>
            <w:r>
              <w:rPr>
                <w:sz w:val="20"/>
                <w:szCs w:val="20"/>
              </w:rPr>
              <w:t>(A. 11)</w:t>
            </w:r>
          </w:p>
        </w:tc>
      </w:tr>
      <w:tr w:rsidR="00583A8B" w14:paraId="26F49943" w14:textId="77777777" w:rsidTr="00AC2EDF">
        <w:tc>
          <w:tcPr>
            <w:tcW w:w="7338" w:type="dxa"/>
          </w:tcPr>
          <w:p w14:paraId="4EF565EB" w14:textId="7D7F82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3753DA90" w14:textId="77777777" w:rsidR="00583A8B" w:rsidRDefault="00583A8B" w:rsidP="00AC2EDF">
            <w:pPr>
              <w:jc w:val="center"/>
              <w:rPr>
                <w:sz w:val="20"/>
                <w:szCs w:val="20"/>
              </w:rPr>
            </w:pPr>
            <w:r>
              <w:rPr>
                <w:sz w:val="20"/>
                <w:szCs w:val="20"/>
              </w:rPr>
              <w:t>(A. 12)</w:t>
            </w:r>
          </w:p>
        </w:tc>
      </w:tr>
      <w:tr w:rsidR="00583A8B" w14:paraId="5ACB01B5" w14:textId="77777777" w:rsidTr="00AC2EDF">
        <w:tc>
          <w:tcPr>
            <w:tcW w:w="7338" w:type="dxa"/>
          </w:tcPr>
          <w:p w14:paraId="10A855BE" w14:textId="0C648D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24EE088E" w14:textId="77777777" w:rsidR="00583A8B" w:rsidRDefault="00583A8B" w:rsidP="00AC2EDF">
            <w:pPr>
              <w:jc w:val="center"/>
              <w:rPr>
                <w:sz w:val="20"/>
                <w:szCs w:val="20"/>
              </w:rPr>
            </w:pPr>
            <w:r>
              <w:rPr>
                <w:sz w:val="20"/>
                <w:szCs w:val="20"/>
              </w:rPr>
              <w:t>(A. 13)</w:t>
            </w:r>
          </w:p>
        </w:tc>
      </w:tr>
      <w:tr w:rsidR="00583A8B" w14:paraId="48A44DD8" w14:textId="77777777" w:rsidTr="00AC2EDF">
        <w:tc>
          <w:tcPr>
            <w:tcW w:w="7338" w:type="dxa"/>
          </w:tcPr>
          <w:p w14:paraId="390D5997" w14:textId="5E25D14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5032D1B8" w14:textId="77777777" w:rsidR="00583A8B" w:rsidRDefault="00583A8B" w:rsidP="00AC2EDF">
            <w:pPr>
              <w:jc w:val="center"/>
              <w:rPr>
                <w:sz w:val="20"/>
                <w:szCs w:val="20"/>
              </w:rPr>
            </w:pPr>
            <w:r>
              <w:rPr>
                <w:sz w:val="20"/>
                <w:szCs w:val="20"/>
              </w:rPr>
              <w:t>(A. 14)</w:t>
            </w:r>
          </w:p>
        </w:tc>
      </w:tr>
      <w:tr w:rsidR="00583A8B" w14:paraId="3D9733FB" w14:textId="77777777" w:rsidTr="00AC2EDF">
        <w:tc>
          <w:tcPr>
            <w:tcW w:w="7338" w:type="dxa"/>
          </w:tcPr>
          <w:p w14:paraId="624B34AE" w14:textId="20F935C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30CF8C" w14:textId="77777777" w:rsidR="00583A8B" w:rsidRDefault="00583A8B" w:rsidP="00AC2EDF">
            <w:pPr>
              <w:jc w:val="center"/>
              <w:rPr>
                <w:sz w:val="20"/>
                <w:szCs w:val="20"/>
              </w:rPr>
            </w:pPr>
            <w:r>
              <w:rPr>
                <w:sz w:val="20"/>
                <w:szCs w:val="20"/>
              </w:rPr>
              <w:t>(A. 15)</w:t>
            </w:r>
          </w:p>
        </w:tc>
      </w:tr>
      <w:tr w:rsidR="00583A8B" w14:paraId="3E6735DD" w14:textId="77777777" w:rsidTr="00AC2EDF">
        <w:tc>
          <w:tcPr>
            <w:tcW w:w="7338" w:type="dxa"/>
          </w:tcPr>
          <w:p w14:paraId="6CB2036A" w14:textId="1A781A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den>
                </m:f>
              </m:oMath>
            </m:oMathPara>
          </w:p>
        </w:tc>
        <w:tc>
          <w:tcPr>
            <w:tcW w:w="1166" w:type="dxa"/>
          </w:tcPr>
          <w:p w14:paraId="0439F48B" w14:textId="77777777" w:rsidR="00583A8B" w:rsidRDefault="00583A8B" w:rsidP="00AC2EDF">
            <w:pPr>
              <w:jc w:val="center"/>
              <w:rPr>
                <w:sz w:val="20"/>
                <w:szCs w:val="20"/>
              </w:rPr>
            </w:pPr>
            <w:r>
              <w:rPr>
                <w:sz w:val="20"/>
                <w:szCs w:val="20"/>
              </w:rPr>
              <w:t>(A. 16)</w:t>
            </w:r>
          </w:p>
        </w:tc>
      </w:tr>
      <w:tr w:rsidR="00583A8B" w14:paraId="53CF70B1" w14:textId="77777777" w:rsidTr="00AC2EDF">
        <w:tc>
          <w:tcPr>
            <w:tcW w:w="7338" w:type="dxa"/>
          </w:tcPr>
          <w:p w14:paraId="188A3010" w14:textId="4A1E6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=0.42-0.45*∆ln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-0.14*∆ln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+1.3*∆ln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-0.01*∆ln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-0.33*ln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+0.87*ln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 +0.07*ln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e>
                </m:d>
              </m:oMath>
            </m:oMathPara>
          </w:p>
          <w:p w14:paraId="086281F3" w14:textId="77777777" w:rsidR="00583A8B" w:rsidRDefault="00583A8B" w:rsidP="00AC2EDF">
            <w:pPr>
              <w:jc w:val="center"/>
              <w:rPr>
                <w:rFonts w:ascii="Calibri" w:eastAsia="Calibri" w:hAnsi="Calibri" w:cs="Calibri"/>
                <w:sz w:val="20"/>
                <w:szCs w:val="20"/>
              </w:rPr>
            </w:pPr>
          </w:p>
        </w:tc>
        <w:tc>
          <w:tcPr>
            <w:tcW w:w="1166" w:type="dxa"/>
          </w:tcPr>
          <w:p w14:paraId="461FFA3B" w14:textId="77777777" w:rsidR="00583A8B" w:rsidRDefault="00583A8B" w:rsidP="00AC2EDF">
            <w:pPr>
              <w:jc w:val="center"/>
              <w:rPr>
                <w:sz w:val="20"/>
                <w:szCs w:val="20"/>
              </w:rPr>
            </w:pPr>
            <w:r>
              <w:rPr>
                <w:sz w:val="20"/>
                <w:szCs w:val="20"/>
              </w:rPr>
              <w:t>(A. 17)</w:t>
            </w:r>
          </w:p>
        </w:tc>
      </w:tr>
      <w:tr w:rsidR="00583A8B" w14:paraId="3A7F0156" w14:textId="77777777" w:rsidTr="00AC2EDF">
        <w:tc>
          <w:tcPr>
            <w:tcW w:w="7338" w:type="dxa"/>
          </w:tcPr>
          <w:p w14:paraId="5823062C" w14:textId="7A96B3E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=-0.08-0.19*∆ln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NFC</m:t>
                            </m:r>
                          </m:sup>
                        </m:sSubSup>
                      </m:den>
                    </m:f>
                  </m:e>
                </m:d>
                <m:r>
                  <w:rPr>
                    <w:rFonts w:ascii="Cambria Math" w:eastAsia="Cambria Math" w:hAnsi="Cambria Math" w:cs="Cambria Math"/>
                    <w:sz w:val="20"/>
                    <w:szCs w:val="20"/>
                  </w:rPr>
                  <m:t xml:space="preserve"> -0.23*∆ln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-0.41*ln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+0.45*ln⁡(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)+0.07*ln⁡(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oMath>
            </m:oMathPara>
          </w:p>
          <w:p w14:paraId="52B0B7F3" w14:textId="77777777" w:rsidR="00583A8B" w:rsidRDefault="00583A8B" w:rsidP="00AC2EDF">
            <w:pPr>
              <w:jc w:val="center"/>
              <w:rPr>
                <w:rFonts w:ascii="Calibri" w:eastAsia="Calibri" w:hAnsi="Calibri" w:cs="Calibri"/>
                <w:sz w:val="20"/>
                <w:szCs w:val="20"/>
              </w:rPr>
            </w:pPr>
          </w:p>
        </w:tc>
        <w:tc>
          <w:tcPr>
            <w:tcW w:w="1166" w:type="dxa"/>
          </w:tcPr>
          <w:p w14:paraId="608DC9AE" w14:textId="77777777" w:rsidR="00583A8B" w:rsidRDefault="00583A8B" w:rsidP="00AC2EDF">
            <w:pPr>
              <w:jc w:val="center"/>
              <w:rPr>
                <w:sz w:val="20"/>
                <w:szCs w:val="20"/>
              </w:rPr>
            </w:pPr>
            <w:r>
              <w:rPr>
                <w:sz w:val="20"/>
                <w:szCs w:val="20"/>
              </w:rPr>
              <w:t>(A. 18)</w:t>
            </w:r>
          </w:p>
        </w:tc>
      </w:tr>
      <w:tr w:rsidR="00583A8B" w14:paraId="65490737" w14:textId="77777777" w:rsidTr="00AC2EDF">
        <w:tc>
          <w:tcPr>
            <w:tcW w:w="7338" w:type="dxa"/>
          </w:tcPr>
          <w:p w14:paraId="35631403" w14:textId="764501E8"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e>
                  <m:sub>
                    <m:d>
                      <m:dPr>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e>
                    </m:d>
                  </m:sub>
                </m:sSub>
              </m:oMath>
            </m:oMathPara>
          </w:p>
        </w:tc>
        <w:tc>
          <w:tcPr>
            <w:tcW w:w="1166" w:type="dxa"/>
          </w:tcPr>
          <w:p w14:paraId="350393C7" w14:textId="77777777" w:rsidR="00583A8B" w:rsidRDefault="00583A8B" w:rsidP="00AC2EDF">
            <w:pPr>
              <w:jc w:val="center"/>
              <w:rPr>
                <w:sz w:val="20"/>
                <w:szCs w:val="20"/>
              </w:rPr>
            </w:pPr>
            <w:r>
              <w:rPr>
                <w:sz w:val="20"/>
                <w:szCs w:val="20"/>
              </w:rPr>
              <w:t>(A. 19)</w:t>
            </w:r>
          </w:p>
        </w:tc>
      </w:tr>
      <w:tr w:rsidR="00583A8B" w14:paraId="382D5B06" w14:textId="77777777" w:rsidTr="00AC2EDF">
        <w:tc>
          <w:tcPr>
            <w:tcW w:w="7338" w:type="dxa"/>
          </w:tcPr>
          <w:p w14:paraId="3DA6C596" w14:textId="6BB9A43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den>
                </m:f>
              </m:oMath>
            </m:oMathPara>
          </w:p>
        </w:tc>
        <w:tc>
          <w:tcPr>
            <w:tcW w:w="1166" w:type="dxa"/>
          </w:tcPr>
          <w:p w14:paraId="41F6E7F4" w14:textId="77777777" w:rsidR="00583A8B" w:rsidRDefault="00583A8B" w:rsidP="00AC2EDF">
            <w:pPr>
              <w:jc w:val="center"/>
              <w:rPr>
                <w:sz w:val="20"/>
                <w:szCs w:val="20"/>
              </w:rPr>
            </w:pPr>
            <w:r>
              <w:rPr>
                <w:sz w:val="20"/>
                <w:szCs w:val="20"/>
              </w:rPr>
              <w:t>(A. 20)</w:t>
            </w:r>
          </w:p>
        </w:tc>
      </w:tr>
      <w:tr w:rsidR="00583A8B" w14:paraId="06482E03" w14:textId="77777777" w:rsidTr="00AC2EDF">
        <w:tc>
          <w:tcPr>
            <w:tcW w:w="7338" w:type="dxa"/>
          </w:tcPr>
          <w:p w14:paraId="3F09D7C9" w14:textId="0F49186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77A8155B" w14:textId="77777777" w:rsidR="00583A8B" w:rsidRDefault="00583A8B" w:rsidP="00AC2EDF">
            <w:pPr>
              <w:jc w:val="center"/>
              <w:rPr>
                <w:sz w:val="20"/>
                <w:szCs w:val="20"/>
              </w:rPr>
            </w:pPr>
            <w:r>
              <w:rPr>
                <w:sz w:val="20"/>
                <w:szCs w:val="20"/>
              </w:rPr>
              <w:t>(A. 21)</w:t>
            </w:r>
          </w:p>
        </w:tc>
      </w:tr>
      <w:tr w:rsidR="00583A8B" w14:paraId="5B27B078" w14:textId="77777777" w:rsidTr="00AC2EDF">
        <w:tc>
          <w:tcPr>
            <w:tcW w:w="7338" w:type="dxa"/>
          </w:tcPr>
          <w:p w14:paraId="1A19D693" w14:textId="6B4417E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6C4982B1" w14:textId="77777777" w:rsidR="00583A8B" w:rsidRDefault="00583A8B" w:rsidP="00AC2EDF">
            <w:pPr>
              <w:jc w:val="center"/>
              <w:rPr>
                <w:sz w:val="20"/>
                <w:szCs w:val="20"/>
              </w:rPr>
            </w:pPr>
            <w:r>
              <w:rPr>
                <w:sz w:val="20"/>
                <w:szCs w:val="20"/>
              </w:rPr>
              <w:t>(A. 22)</w:t>
            </w:r>
          </w:p>
        </w:tc>
      </w:tr>
      <w:tr w:rsidR="00583A8B" w14:paraId="0F27249F" w14:textId="77777777" w:rsidTr="00AC2EDF">
        <w:tc>
          <w:tcPr>
            <w:tcW w:w="7338" w:type="dxa"/>
          </w:tcPr>
          <w:p w14:paraId="1CA9C24A" w14:textId="07E53FB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378F4A6E" w14:textId="77777777" w:rsidR="00583A8B" w:rsidRDefault="00583A8B" w:rsidP="00AC2EDF">
            <w:pPr>
              <w:jc w:val="center"/>
              <w:rPr>
                <w:sz w:val="20"/>
                <w:szCs w:val="20"/>
              </w:rPr>
            </w:pPr>
            <w:r>
              <w:rPr>
                <w:sz w:val="20"/>
                <w:szCs w:val="20"/>
              </w:rPr>
              <w:t>(A. 23)</w:t>
            </w:r>
          </w:p>
        </w:tc>
      </w:tr>
      <w:tr w:rsidR="00583A8B" w14:paraId="133046C6" w14:textId="77777777" w:rsidTr="00AC2EDF">
        <w:tc>
          <w:tcPr>
            <w:tcW w:w="7338" w:type="dxa"/>
          </w:tcPr>
          <w:p w14:paraId="6BB4A640" w14:textId="34031A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0C5AD1D3" w14:textId="77777777" w:rsidR="00583A8B" w:rsidRDefault="00583A8B" w:rsidP="00AC2EDF">
            <w:pPr>
              <w:jc w:val="center"/>
              <w:rPr>
                <w:sz w:val="20"/>
                <w:szCs w:val="20"/>
              </w:rPr>
            </w:pPr>
            <w:r>
              <w:rPr>
                <w:sz w:val="20"/>
                <w:szCs w:val="20"/>
              </w:rPr>
              <w:t>(A. 24)</w:t>
            </w:r>
          </w:p>
        </w:tc>
      </w:tr>
      <w:tr w:rsidR="00583A8B" w14:paraId="4C0B33ED" w14:textId="77777777" w:rsidTr="00AC2EDF">
        <w:tc>
          <w:tcPr>
            <w:tcW w:w="7338" w:type="dxa"/>
          </w:tcPr>
          <w:p w14:paraId="3E17D978" w14:textId="03CB19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3FEABA2" w14:textId="77777777" w:rsidR="00583A8B" w:rsidRDefault="00583A8B" w:rsidP="00AC2EDF">
            <w:pPr>
              <w:jc w:val="center"/>
              <w:rPr>
                <w:sz w:val="20"/>
                <w:szCs w:val="20"/>
              </w:rPr>
            </w:pPr>
            <w:r>
              <w:rPr>
                <w:sz w:val="20"/>
                <w:szCs w:val="20"/>
              </w:rPr>
              <w:t>(A. 25)</w:t>
            </w:r>
          </w:p>
        </w:tc>
      </w:tr>
      <w:tr w:rsidR="00583A8B" w14:paraId="613D9239" w14:textId="77777777" w:rsidTr="00AC2EDF">
        <w:tc>
          <w:tcPr>
            <w:tcW w:w="7338" w:type="dxa"/>
          </w:tcPr>
          <w:p w14:paraId="64D3EF46" w14:textId="3DFBC0D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18F4B03" w14:textId="77777777" w:rsidR="00583A8B" w:rsidRDefault="00583A8B" w:rsidP="00AC2EDF">
            <w:pPr>
              <w:jc w:val="center"/>
              <w:rPr>
                <w:sz w:val="20"/>
                <w:szCs w:val="20"/>
              </w:rPr>
            </w:pPr>
            <w:r>
              <w:rPr>
                <w:sz w:val="20"/>
                <w:szCs w:val="20"/>
              </w:rPr>
              <w:t>(A. 26)</w:t>
            </w:r>
          </w:p>
        </w:tc>
      </w:tr>
      <w:tr w:rsidR="00583A8B" w14:paraId="63E73847" w14:textId="77777777" w:rsidTr="00AC2EDF">
        <w:tc>
          <w:tcPr>
            <w:tcW w:w="7338" w:type="dxa"/>
          </w:tcPr>
          <w:p w14:paraId="121F7046" w14:textId="04DF774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den>
                </m:f>
              </m:oMath>
            </m:oMathPara>
          </w:p>
        </w:tc>
        <w:tc>
          <w:tcPr>
            <w:tcW w:w="1166" w:type="dxa"/>
          </w:tcPr>
          <w:p w14:paraId="5B22DF8E" w14:textId="77777777" w:rsidR="00583A8B" w:rsidRDefault="00583A8B" w:rsidP="00AC2EDF">
            <w:pPr>
              <w:jc w:val="center"/>
              <w:rPr>
                <w:sz w:val="20"/>
                <w:szCs w:val="20"/>
              </w:rPr>
            </w:pPr>
            <w:r>
              <w:rPr>
                <w:sz w:val="20"/>
                <w:szCs w:val="20"/>
              </w:rPr>
              <w:t>(A. 27)</w:t>
            </w:r>
          </w:p>
        </w:tc>
      </w:tr>
      <w:tr w:rsidR="00583A8B" w14:paraId="69FC1F76" w14:textId="77777777" w:rsidTr="00AC2EDF">
        <w:tc>
          <w:tcPr>
            <w:tcW w:w="7338" w:type="dxa"/>
          </w:tcPr>
          <w:p w14:paraId="3866F900" w14:textId="113E44C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den>
                </m:f>
              </m:oMath>
            </m:oMathPara>
          </w:p>
        </w:tc>
        <w:tc>
          <w:tcPr>
            <w:tcW w:w="1166" w:type="dxa"/>
          </w:tcPr>
          <w:p w14:paraId="616B3C7B" w14:textId="77777777" w:rsidR="00583A8B" w:rsidRDefault="00583A8B" w:rsidP="00AC2EDF">
            <w:pPr>
              <w:jc w:val="center"/>
              <w:rPr>
                <w:sz w:val="20"/>
                <w:szCs w:val="20"/>
              </w:rPr>
            </w:pPr>
            <w:r>
              <w:rPr>
                <w:sz w:val="20"/>
                <w:szCs w:val="20"/>
              </w:rPr>
              <w:t>(A. 28)</w:t>
            </w:r>
          </w:p>
        </w:tc>
      </w:tr>
      <w:tr w:rsidR="00583A8B" w14:paraId="6C1A0FD2" w14:textId="77777777" w:rsidTr="00AC2EDF">
        <w:tc>
          <w:tcPr>
            <w:tcW w:w="7338" w:type="dxa"/>
          </w:tcPr>
          <w:p w14:paraId="084FD779" w14:textId="476E28D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Sub>
                  </m:sub>
                </m:sSub>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09FC1E" w14:textId="77777777" w:rsidR="00583A8B" w:rsidRDefault="00583A8B" w:rsidP="00AC2EDF">
            <w:pPr>
              <w:jc w:val="center"/>
              <w:rPr>
                <w:sz w:val="20"/>
                <w:szCs w:val="20"/>
              </w:rPr>
            </w:pPr>
            <w:r>
              <w:rPr>
                <w:sz w:val="20"/>
                <w:szCs w:val="20"/>
              </w:rPr>
              <w:t>(A. 29)</w:t>
            </w:r>
          </w:p>
        </w:tc>
      </w:tr>
      <w:tr w:rsidR="00583A8B" w14:paraId="56213389" w14:textId="77777777" w:rsidTr="00AC2EDF">
        <w:tc>
          <w:tcPr>
            <w:tcW w:w="7338" w:type="dxa"/>
          </w:tcPr>
          <w:p w14:paraId="3EDDCE1F" w14:textId="528577E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1166" w:type="dxa"/>
          </w:tcPr>
          <w:p w14:paraId="5E394537" w14:textId="77777777" w:rsidR="00583A8B" w:rsidRDefault="00583A8B" w:rsidP="00AC2EDF">
            <w:pPr>
              <w:jc w:val="center"/>
              <w:rPr>
                <w:sz w:val="20"/>
                <w:szCs w:val="20"/>
              </w:rPr>
            </w:pPr>
            <w:r>
              <w:rPr>
                <w:sz w:val="20"/>
                <w:szCs w:val="20"/>
              </w:rPr>
              <w:t>(A. 30)</w:t>
            </w:r>
          </w:p>
        </w:tc>
      </w:tr>
      <w:tr w:rsidR="00583A8B" w14:paraId="416DE4B3" w14:textId="77777777" w:rsidTr="00AC2EDF">
        <w:tc>
          <w:tcPr>
            <w:tcW w:w="7338" w:type="dxa"/>
          </w:tcPr>
          <w:p w14:paraId="52C2DF77" w14:textId="72487F6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1903CA20" w14:textId="77777777" w:rsidR="00583A8B" w:rsidRDefault="00583A8B" w:rsidP="00AC2EDF">
            <w:pPr>
              <w:jc w:val="center"/>
              <w:rPr>
                <w:sz w:val="20"/>
                <w:szCs w:val="20"/>
              </w:rPr>
            </w:pPr>
            <w:r>
              <w:rPr>
                <w:sz w:val="20"/>
                <w:szCs w:val="20"/>
              </w:rPr>
              <w:t>(A. 31)</w:t>
            </w:r>
          </w:p>
        </w:tc>
      </w:tr>
      <w:tr w:rsidR="00583A8B" w14:paraId="53EBFAD7" w14:textId="77777777" w:rsidTr="00AC2EDF">
        <w:tc>
          <w:tcPr>
            <w:tcW w:w="7338" w:type="dxa"/>
          </w:tcPr>
          <w:p w14:paraId="2FEB6DE9" w14:textId="3CEA23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75E45709" w14:textId="77777777" w:rsidR="00583A8B" w:rsidRDefault="00583A8B" w:rsidP="00AC2EDF">
            <w:pPr>
              <w:jc w:val="center"/>
              <w:rPr>
                <w:sz w:val="20"/>
                <w:szCs w:val="20"/>
              </w:rPr>
            </w:pPr>
            <w:r>
              <w:rPr>
                <w:sz w:val="20"/>
                <w:szCs w:val="20"/>
              </w:rPr>
              <w:t>(A. 32)</w:t>
            </w:r>
          </w:p>
        </w:tc>
      </w:tr>
      <w:tr w:rsidR="00583A8B" w14:paraId="14D92B34" w14:textId="77777777" w:rsidTr="00AC2EDF">
        <w:tc>
          <w:tcPr>
            <w:tcW w:w="7338" w:type="dxa"/>
          </w:tcPr>
          <w:p w14:paraId="1F02ECA3" w14:textId="4C62D4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E3CFD95" w14:textId="77777777" w:rsidR="00583A8B" w:rsidRDefault="00583A8B" w:rsidP="00AC2EDF">
            <w:pPr>
              <w:jc w:val="center"/>
              <w:rPr>
                <w:sz w:val="20"/>
                <w:szCs w:val="20"/>
              </w:rPr>
            </w:pPr>
            <w:r>
              <w:rPr>
                <w:sz w:val="20"/>
                <w:szCs w:val="20"/>
              </w:rPr>
              <w:t>(A. 33)</w:t>
            </w:r>
          </w:p>
        </w:tc>
      </w:tr>
      <w:tr w:rsidR="00583A8B" w14:paraId="61410530" w14:textId="77777777" w:rsidTr="00AC2EDF">
        <w:tc>
          <w:tcPr>
            <w:tcW w:w="7338" w:type="dxa"/>
          </w:tcPr>
          <w:p w14:paraId="6A5B16D8" w14:textId="5E914C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3885C12" w14:textId="77777777" w:rsidR="00583A8B" w:rsidRDefault="00583A8B" w:rsidP="00AC2EDF">
            <w:pPr>
              <w:jc w:val="center"/>
              <w:rPr>
                <w:sz w:val="20"/>
                <w:szCs w:val="20"/>
              </w:rPr>
            </w:pPr>
            <w:r>
              <w:rPr>
                <w:sz w:val="20"/>
                <w:szCs w:val="20"/>
              </w:rPr>
              <w:t>(A. 34)</w:t>
            </w:r>
          </w:p>
        </w:tc>
      </w:tr>
      <w:tr w:rsidR="00583A8B" w14:paraId="766A702A" w14:textId="77777777" w:rsidTr="00AC2EDF">
        <w:tc>
          <w:tcPr>
            <w:tcW w:w="7338" w:type="dxa"/>
          </w:tcPr>
          <w:p w14:paraId="1670FCCC" w14:textId="24ACED0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79EE957" w14:textId="77777777" w:rsidR="00583A8B" w:rsidRDefault="00583A8B" w:rsidP="00AC2EDF">
            <w:pPr>
              <w:jc w:val="center"/>
              <w:rPr>
                <w:sz w:val="20"/>
                <w:szCs w:val="20"/>
              </w:rPr>
            </w:pPr>
            <w:r>
              <w:rPr>
                <w:sz w:val="20"/>
                <w:szCs w:val="20"/>
              </w:rPr>
              <w:t>(A. 35)</w:t>
            </w:r>
          </w:p>
        </w:tc>
      </w:tr>
      <w:tr w:rsidR="00583A8B" w14:paraId="024133F3" w14:textId="77777777" w:rsidTr="00AC2EDF">
        <w:tc>
          <w:tcPr>
            <w:tcW w:w="7338" w:type="dxa"/>
          </w:tcPr>
          <w:p w14:paraId="6C5DF8FC" w14:textId="69AA563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C25D3F4" w14:textId="77777777" w:rsidR="00583A8B" w:rsidRDefault="00583A8B" w:rsidP="00AC2EDF">
            <w:pPr>
              <w:jc w:val="center"/>
              <w:rPr>
                <w:sz w:val="20"/>
                <w:szCs w:val="20"/>
              </w:rPr>
            </w:pPr>
            <w:r>
              <w:rPr>
                <w:sz w:val="20"/>
                <w:szCs w:val="20"/>
              </w:rPr>
              <w:t>(A. 36)</w:t>
            </w:r>
          </w:p>
        </w:tc>
      </w:tr>
      <w:tr w:rsidR="00583A8B" w14:paraId="3EE2492B" w14:textId="77777777" w:rsidTr="00AC2EDF">
        <w:tc>
          <w:tcPr>
            <w:tcW w:w="7338" w:type="dxa"/>
          </w:tcPr>
          <w:p w14:paraId="1A72B1F1" w14:textId="2EFAD5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3D213B07" w14:textId="77777777" w:rsidR="00583A8B" w:rsidRDefault="00583A8B" w:rsidP="00AC2EDF">
            <w:pPr>
              <w:jc w:val="center"/>
              <w:rPr>
                <w:sz w:val="20"/>
                <w:szCs w:val="20"/>
              </w:rPr>
            </w:pPr>
            <w:r>
              <w:rPr>
                <w:sz w:val="20"/>
                <w:szCs w:val="20"/>
              </w:rPr>
              <w:t>(A. 37)</w:t>
            </w:r>
          </w:p>
        </w:tc>
      </w:tr>
      <w:tr w:rsidR="00583A8B" w14:paraId="417C6577" w14:textId="77777777" w:rsidTr="00AC2EDF">
        <w:tc>
          <w:tcPr>
            <w:tcW w:w="7338" w:type="dxa"/>
          </w:tcPr>
          <w:p w14:paraId="0A1DD75B" w14:textId="77777777" w:rsidR="00583A8B" w:rsidRDefault="00583A8B" w:rsidP="00AC2EDF">
            <w:pPr>
              <w:jc w:val="center"/>
              <w:rPr>
                <w:rFonts w:ascii="Calibri" w:eastAsia="Calibri" w:hAnsi="Calibri" w:cs="Calibri"/>
                <w:sz w:val="20"/>
                <w:szCs w:val="20"/>
              </w:rPr>
            </w:pPr>
          </w:p>
        </w:tc>
        <w:tc>
          <w:tcPr>
            <w:tcW w:w="1166" w:type="dxa"/>
          </w:tcPr>
          <w:p w14:paraId="35DB84A4" w14:textId="77777777" w:rsidR="00583A8B" w:rsidRDefault="00583A8B" w:rsidP="00AC2EDF">
            <w:pPr>
              <w:rPr>
                <w:sz w:val="20"/>
                <w:szCs w:val="20"/>
              </w:rPr>
            </w:pPr>
          </w:p>
        </w:tc>
      </w:tr>
      <w:tr w:rsidR="00583A8B" w14:paraId="4B00A5A4" w14:textId="77777777" w:rsidTr="00AC2EDF">
        <w:tc>
          <w:tcPr>
            <w:tcW w:w="7338" w:type="dxa"/>
          </w:tcPr>
          <w:p w14:paraId="5C4D508F" w14:textId="77777777" w:rsidR="00583A8B" w:rsidRDefault="00583A8B" w:rsidP="00AC2EDF">
            <w:pPr>
              <w:rPr>
                <w:rFonts w:ascii="Calibri" w:eastAsia="Calibri" w:hAnsi="Calibri" w:cs="Calibri"/>
                <w:b/>
                <w:sz w:val="20"/>
                <w:szCs w:val="20"/>
              </w:rPr>
            </w:pPr>
            <w:r>
              <w:rPr>
                <w:rFonts w:ascii="Calibri" w:eastAsia="Calibri" w:hAnsi="Calibri" w:cs="Calibri"/>
                <w:b/>
                <w:sz w:val="20"/>
                <w:szCs w:val="20"/>
              </w:rPr>
              <w:lastRenderedPageBreak/>
              <w:t>Households</w:t>
            </w:r>
          </w:p>
        </w:tc>
        <w:tc>
          <w:tcPr>
            <w:tcW w:w="1166" w:type="dxa"/>
          </w:tcPr>
          <w:p w14:paraId="1D185EFC" w14:textId="77777777" w:rsidR="00583A8B" w:rsidRDefault="00583A8B" w:rsidP="00AC2EDF">
            <w:pPr>
              <w:jc w:val="center"/>
              <w:rPr>
                <w:sz w:val="20"/>
                <w:szCs w:val="20"/>
              </w:rPr>
            </w:pPr>
          </w:p>
        </w:tc>
      </w:tr>
      <w:tr w:rsidR="00583A8B" w14:paraId="77170408" w14:textId="77777777" w:rsidTr="00AC2EDF">
        <w:tc>
          <w:tcPr>
            <w:tcW w:w="7338" w:type="dxa"/>
          </w:tcPr>
          <w:p w14:paraId="72DF51FA" w14:textId="3FD7F01C"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H,1</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NIA</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NII</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2</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7C58D602" w14:textId="77777777" w:rsidR="00583A8B" w:rsidRDefault="00583A8B" w:rsidP="00AC2EDF">
            <w:pPr>
              <w:jc w:val="center"/>
              <w:rPr>
                <w:sz w:val="20"/>
                <w:szCs w:val="20"/>
              </w:rPr>
            </w:pPr>
            <w:r>
              <w:rPr>
                <w:sz w:val="20"/>
                <w:szCs w:val="20"/>
              </w:rPr>
              <w:t>(A. 38)</w:t>
            </w:r>
          </w:p>
        </w:tc>
      </w:tr>
      <w:tr w:rsidR="00583A8B" w14:paraId="1330D95C" w14:textId="77777777" w:rsidTr="00AC2EDF">
        <w:tc>
          <w:tcPr>
            <w:tcW w:w="7338" w:type="dxa"/>
          </w:tcPr>
          <w:p w14:paraId="4902AA1B" w14:textId="78CD9B59"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H,2</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SC</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OCT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0644A9C0" w14:textId="77777777" w:rsidR="00583A8B" w:rsidRDefault="00583A8B" w:rsidP="00AC2EDF">
            <w:pPr>
              <w:jc w:val="center"/>
              <w:rPr>
                <w:sz w:val="20"/>
                <w:szCs w:val="20"/>
              </w:rPr>
            </w:pPr>
            <w:r>
              <w:rPr>
                <w:sz w:val="20"/>
                <w:szCs w:val="20"/>
              </w:rPr>
              <w:t>(A. 39)</w:t>
            </w:r>
          </w:p>
        </w:tc>
      </w:tr>
      <w:tr w:rsidR="00583A8B" w14:paraId="6F2C858D" w14:textId="77777777" w:rsidTr="00AC2EDF">
        <w:tc>
          <w:tcPr>
            <w:tcW w:w="7338" w:type="dxa"/>
          </w:tcPr>
          <w:p w14:paraId="540F5126" w14:textId="44A76C8F"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oMath>
            </m:oMathPara>
          </w:p>
        </w:tc>
        <w:tc>
          <w:tcPr>
            <w:tcW w:w="1166" w:type="dxa"/>
          </w:tcPr>
          <w:p w14:paraId="6AA8F784" w14:textId="77777777" w:rsidR="00583A8B" w:rsidRDefault="00583A8B" w:rsidP="00AC2EDF">
            <w:pPr>
              <w:jc w:val="center"/>
              <w:rPr>
                <w:sz w:val="20"/>
                <w:szCs w:val="20"/>
              </w:rPr>
            </w:pPr>
            <w:r>
              <w:rPr>
                <w:sz w:val="20"/>
                <w:szCs w:val="20"/>
              </w:rPr>
              <w:t>(A. 40)</w:t>
            </w:r>
          </w:p>
        </w:tc>
      </w:tr>
      <w:tr w:rsidR="00583A8B" w14:paraId="2C0AD19D" w14:textId="77777777" w:rsidTr="00AC2EDF">
        <w:tc>
          <w:tcPr>
            <w:tcW w:w="7338" w:type="dxa"/>
          </w:tcPr>
          <w:p w14:paraId="1A0C6311" w14:textId="0BDAF0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=wage⋅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8414BEE" w14:textId="77777777" w:rsidR="00583A8B" w:rsidRDefault="00583A8B" w:rsidP="00AC2EDF">
            <w:pPr>
              <w:jc w:val="center"/>
              <w:rPr>
                <w:sz w:val="20"/>
                <w:szCs w:val="20"/>
              </w:rPr>
            </w:pPr>
            <w:r>
              <w:rPr>
                <w:sz w:val="20"/>
                <w:szCs w:val="20"/>
              </w:rPr>
              <w:t>(A. 41)</w:t>
            </w:r>
          </w:p>
        </w:tc>
      </w:tr>
      <w:tr w:rsidR="00583A8B" w14:paraId="255E0AD6" w14:textId="77777777" w:rsidTr="00AC2EDF">
        <w:tc>
          <w:tcPr>
            <w:tcW w:w="7338" w:type="dxa"/>
          </w:tcPr>
          <w:p w14:paraId="361839F2" w14:textId="2A2C885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73BE72" w14:textId="77777777" w:rsidR="00583A8B" w:rsidRDefault="00583A8B" w:rsidP="00AC2EDF">
            <w:pPr>
              <w:jc w:val="center"/>
              <w:rPr>
                <w:sz w:val="20"/>
                <w:szCs w:val="20"/>
              </w:rPr>
            </w:pPr>
            <w:r>
              <w:rPr>
                <w:sz w:val="20"/>
                <w:szCs w:val="20"/>
              </w:rPr>
              <w:t>(A. 42)</w:t>
            </w:r>
          </w:p>
        </w:tc>
      </w:tr>
      <w:tr w:rsidR="00583A8B" w14:paraId="5F0B0844" w14:textId="77777777" w:rsidTr="00AC2EDF">
        <w:tc>
          <w:tcPr>
            <w:tcW w:w="7338" w:type="dxa"/>
          </w:tcPr>
          <w:p w14:paraId="23D26B0B" w14:textId="2C27CCA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613A6B" w14:textId="77777777" w:rsidR="00583A8B" w:rsidRDefault="00583A8B" w:rsidP="00AC2EDF">
            <w:pPr>
              <w:jc w:val="center"/>
              <w:rPr>
                <w:sz w:val="20"/>
                <w:szCs w:val="20"/>
              </w:rPr>
            </w:pPr>
            <w:r>
              <w:rPr>
                <w:sz w:val="20"/>
                <w:szCs w:val="20"/>
              </w:rPr>
              <w:t>(A. 43)</w:t>
            </w:r>
          </w:p>
        </w:tc>
      </w:tr>
      <w:tr w:rsidR="00583A8B" w14:paraId="5761F813" w14:textId="77777777" w:rsidTr="00AC2EDF">
        <w:tc>
          <w:tcPr>
            <w:tcW w:w="7338" w:type="dxa"/>
          </w:tcPr>
          <w:p w14:paraId="4548FA09" w14:textId="7359458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1BAD033D" w14:textId="77777777" w:rsidR="00583A8B" w:rsidRDefault="00583A8B" w:rsidP="00AC2EDF">
            <w:pPr>
              <w:jc w:val="center"/>
              <w:rPr>
                <w:sz w:val="20"/>
                <w:szCs w:val="20"/>
              </w:rPr>
            </w:pPr>
            <w:r>
              <w:rPr>
                <w:sz w:val="20"/>
                <w:szCs w:val="20"/>
              </w:rPr>
              <w:t>(A. 44)</w:t>
            </w:r>
          </w:p>
        </w:tc>
      </w:tr>
      <w:tr w:rsidR="00583A8B" w14:paraId="016EB656" w14:textId="77777777" w:rsidTr="00AC2EDF">
        <w:tc>
          <w:tcPr>
            <w:tcW w:w="7338" w:type="dxa"/>
          </w:tcPr>
          <w:p w14:paraId="6476E497" w14:textId="62C448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NSBEN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=NBE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02C6014" w14:textId="77777777" w:rsidR="00583A8B" w:rsidRDefault="00583A8B" w:rsidP="00AC2EDF">
            <w:pPr>
              <w:jc w:val="center"/>
              <w:rPr>
                <w:sz w:val="20"/>
                <w:szCs w:val="20"/>
              </w:rPr>
            </w:pPr>
            <w:r>
              <w:rPr>
                <w:sz w:val="20"/>
                <w:szCs w:val="20"/>
              </w:rPr>
              <w:t>(A. 45)</w:t>
            </w:r>
          </w:p>
        </w:tc>
      </w:tr>
      <w:tr w:rsidR="00583A8B" w14:paraId="392D6521" w14:textId="77777777" w:rsidTr="00AC2EDF">
        <w:tc>
          <w:tcPr>
            <w:tcW w:w="7338" w:type="dxa"/>
          </w:tcPr>
          <w:p w14:paraId="0F55B745" w14:textId="39F3D600" w:rsidR="00583A8B" w:rsidRPr="00432F71"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)=0.092*∆</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)+0.269*∆ln⁡(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)-46.166*∆ln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e>
                </m:d>
                <m:r>
                  <w:rPr>
                    <w:rFonts w:ascii="Cambria Math" w:eastAsia="Cambria Math" w:hAnsi="Cambria Math" w:cs="Cambria Math"/>
                    <w:sz w:val="20"/>
                    <w:szCs w:val="20"/>
                  </w:rPr>
                  <m:t>-0.609*ln⁡(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)+0.363*ln⁡(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)-0.954*ln⁡(</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r>
                  <w:rPr>
                    <w:rFonts w:ascii="Cambria Math" w:eastAsia="Cambria Math" w:hAnsi="Cambria Math" w:cs="Cambria Math"/>
                    <w:sz w:val="20"/>
                    <w:szCs w:val="20"/>
                  </w:rPr>
                  <m:t>)</m:t>
                </m:r>
              </m:oMath>
            </m:oMathPara>
          </w:p>
        </w:tc>
        <w:tc>
          <w:tcPr>
            <w:tcW w:w="1166" w:type="dxa"/>
          </w:tcPr>
          <w:p w14:paraId="6664841E" w14:textId="77777777" w:rsidR="00583A8B" w:rsidRDefault="00583A8B" w:rsidP="00AC2EDF">
            <w:pPr>
              <w:jc w:val="center"/>
              <w:rPr>
                <w:sz w:val="20"/>
                <w:szCs w:val="20"/>
              </w:rPr>
            </w:pPr>
            <w:r>
              <w:rPr>
                <w:sz w:val="20"/>
                <w:szCs w:val="20"/>
              </w:rPr>
              <w:t>(A. 46)</w:t>
            </w:r>
          </w:p>
        </w:tc>
      </w:tr>
      <w:tr w:rsidR="00583A8B" w14:paraId="1C75923D" w14:textId="77777777" w:rsidTr="00AC2EDF">
        <w:tc>
          <w:tcPr>
            <w:tcW w:w="7338" w:type="dxa"/>
          </w:tcPr>
          <w:p w14:paraId="1D8D6647" w14:textId="037BF134" w:rsidR="00583A8B" w:rsidRPr="005500A7" w:rsidRDefault="005500A7" w:rsidP="00AC2EDF">
            <w:pPr>
              <w:jc w:val="center"/>
              <w:rPr>
                <w:rFonts w:eastAsiaTheme="minorEastAsia"/>
                <w:sz w:val="20"/>
                <w:szCs w:val="20"/>
              </w:rPr>
            </w:pPr>
            <m:oMathPara>
              <m:oMath>
                <m:r>
                  <w:rPr>
                    <w:rFonts w:ascii="Cambria Math" w:eastAsia="Cambria Math" w:hAnsi="Cambria Math" w:cs="Cambria Math"/>
                    <w:sz w:val="20"/>
                    <w:szCs w:val="20"/>
                  </w:rPr>
                  <m:t>∆</m:t>
                </m:r>
                <m:func>
                  <m:funcPr>
                    <m:ctrlPr>
                      <w:rPr>
                        <w:rFonts w:ascii="Cambria Math" w:eastAsia="Cambria Math" w:hAnsi="Cambria Math" w:cs="Cambria Math"/>
                        <w:sz w:val="20"/>
                        <w:szCs w:val="20"/>
                      </w:rPr>
                    </m:ctrlPr>
                  </m:funcPr>
                  <m:fName>
                    <m:r>
                      <m:rPr>
                        <m:sty m:val="p"/>
                      </m:rPr>
                      <w:rPr>
                        <w:rFonts w:ascii="Cambria Math" w:eastAsia="Cambria Math" w:hAnsi="Cambria Math" w:cs="Cambria Math"/>
                        <w:sz w:val="20"/>
                        <w:szCs w:val="20"/>
                      </w:rPr>
                      <m:t>ln</m:t>
                    </m:r>
                  </m:fName>
                  <m:e>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e>
                    </m:d>
                  </m:e>
                </m:func>
                <m:r>
                  <w:rPr>
                    <w:rFonts w:ascii="Cambria Math" w:eastAsia="Cambria Math" w:hAnsi="Cambria Math" w:cs="Cambria Math"/>
                    <w:sz w:val="20"/>
                    <w:szCs w:val="20"/>
                  </w:rPr>
                  <m:t>=-31.66+1.74*∆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+0.001*∆</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+0.0005*</m:t>
                </m:r>
                <m:r>
                  <m:rPr>
                    <m:sty m:val="p"/>
                  </m:rPr>
                  <w:rPr>
                    <w:rFonts w:ascii="Cambria Math" w:eastAsia="Cambria Math" w:hAnsi="Cambria Math" w:cs="Cambria Math"/>
                    <w:sz w:val="20"/>
                    <w:szCs w:val="20"/>
                  </w:rPr>
                  <m:t>Δ</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e>
                </m:d>
                <m:r>
                  <w:rPr>
                    <w:rFonts w:ascii="Cambria Math" w:hAnsi="Cambria Math"/>
                  </w:rPr>
                  <m:t xml:space="preserve"> </m:t>
                </m:r>
                <m:r>
                  <w:rPr>
                    <w:rFonts w:ascii="Cambria Math" w:eastAsia="Cambria Math" w:hAnsi="Cambria Math" w:cs="Cambria Math"/>
                    <w:sz w:val="20"/>
                    <w:szCs w:val="20"/>
                  </w:rPr>
                  <m:t>-0.83*</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e>
                </m:d>
                <m:r>
                  <w:rPr>
                    <w:rFonts w:ascii="Cambria Math" w:hAnsi="Cambria Math"/>
                  </w:rPr>
                  <m:t xml:space="preserve"> </m:t>
                </m:r>
                <m:r>
                  <w:rPr>
                    <w:rFonts w:ascii="Cambria Math" w:eastAsia="Cambria Math" w:hAnsi="Cambria Math" w:cs="Cambria Math"/>
                    <w:sz w:val="20"/>
                    <w:szCs w:val="20"/>
                  </w:rPr>
                  <m:t>+0.0004*⁡(U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r>
                  <w:rPr>
                    <w:rFonts w:ascii="Cambria Math" w:eastAsia="Cambria Math" w:hAnsi="Cambria Math" w:cs="Cambria Math"/>
                    <w:sz w:val="20"/>
                    <w:szCs w:val="20"/>
                  </w:rPr>
                  <m:t>)+2.76*</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t-1</m:t>
                        </m:r>
                      </m:sub>
                    </m:sSub>
                  </m:e>
                </m:d>
                <m:r>
                  <w:rPr>
                    <w:rFonts w:ascii="Cambria Math" w:hAnsi="Cambria Math"/>
                  </w:rPr>
                  <m:t xml:space="preserve"> </m:t>
                </m:r>
              </m:oMath>
            </m:oMathPara>
          </w:p>
        </w:tc>
        <w:tc>
          <w:tcPr>
            <w:tcW w:w="1166" w:type="dxa"/>
          </w:tcPr>
          <w:p w14:paraId="5499699D" w14:textId="77777777" w:rsidR="00583A8B" w:rsidRDefault="00583A8B" w:rsidP="00AC2EDF">
            <w:pPr>
              <w:jc w:val="center"/>
              <w:rPr>
                <w:sz w:val="20"/>
                <w:szCs w:val="20"/>
              </w:rPr>
            </w:pPr>
            <w:r>
              <w:rPr>
                <w:sz w:val="20"/>
                <w:szCs w:val="20"/>
              </w:rPr>
              <w:t>(A. 47)</w:t>
            </w:r>
          </w:p>
        </w:tc>
      </w:tr>
      <w:tr w:rsidR="001C50FB" w14:paraId="6D9436CA" w14:textId="77777777" w:rsidTr="00AC2EDF">
        <w:tc>
          <w:tcPr>
            <w:tcW w:w="7338" w:type="dxa"/>
          </w:tcPr>
          <w:p w14:paraId="5E532B44" w14:textId="789806A0" w:rsidR="001C50FB" w:rsidRPr="001C50FB" w:rsidRDefault="001C50FB" w:rsidP="001C50FB">
            <w:pPr>
              <w:spacing w:line="360" w:lineRule="auto"/>
              <w:rPr>
                <w:rFonts w:cstheme="minorHAnsi"/>
                <w:sz w:val="20"/>
                <w:szCs w:val="20"/>
              </w:rPr>
            </w:pPr>
          </w:p>
        </w:tc>
        <w:tc>
          <w:tcPr>
            <w:tcW w:w="1166" w:type="dxa"/>
          </w:tcPr>
          <w:p w14:paraId="37AFC7E4" w14:textId="77777777" w:rsidR="001C50FB" w:rsidRDefault="001C50FB" w:rsidP="00AC2EDF">
            <w:pPr>
              <w:jc w:val="center"/>
              <w:rPr>
                <w:sz w:val="20"/>
                <w:szCs w:val="20"/>
              </w:rPr>
            </w:pPr>
          </w:p>
        </w:tc>
      </w:tr>
      <w:tr w:rsidR="00583A8B" w14:paraId="2CDF8A6F" w14:textId="77777777" w:rsidTr="00AC2EDF">
        <w:tc>
          <w:tcPr>
            <w:tcW w:w="7338" w:type="dxa"/>
          </w:tcPr>
          <w:p w14:paraId="6577FEB5" w14:textId="5F159B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H,1</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77349B5" w14:textId="77777777" w:rsidR="00583A8B" w:rsidRDefault="00583A8B" w:rsidP="00AC2EDF">
            <w:pPr>
              <w:jc w:val="center"/>
              <w:rPr>
                <w:sz w:val="20"/>
                <w:szCs w:val="20"/>
              </w:rPr>
            </w:pPr>
            <w:r>
              <w:rPr>
                <w:sz w:val="20"/>
                <w:szCs w:val="20"/>
              </w:rPr>
              <w:t>(A. 48)</w:t>
            </w:r>
          </w:p>
        </w:tc>
      </w:tr>
      <w:tr w:rsidR="00583A8B" w14:paraId="51D2F49B" w14:textId="77777777" w:rsidTr="00AC2EDF">
        <w:tc>
          <w:tcPr>
            <w:tcW w:w="7338" w:type="dxa"/>
          </w:tcPr>
          <w:p w14:paraId="16CE8A76" w14:textId="56AA0B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H,2</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0CA284F2" w14:textId="77777777" w:rsidR="00583A8B" w:rsidRDefault="00583A8B" w:rsidP="00AC2EDF">
            <w:pPr>
              <w:jc w:val="center"/>
              <w:rPr>
                <w:sz w:val="20"/>
                <w:szCs w:val="20"/>
              </w:rPr>
            </w:pPr>
            <w:r>
              <w:rPr>
                <w:sz w:val="20"/>
                <w:szCs w:val="20"/>
              </w:rPr>
              <w:t>(A. 49)</w:t>
            </w:r>
          </w:p>
        </w:tc>
      </w:tr>
      <w:tr w:rsidR="00583A8B" w14:paraId="00487D7F" w14:textId="77777777" w:rsidTr="00AC2EDF">
        <w:tc>
          <w:tcPr>
            <w:tcW w:w="7338" w:type="dxa"/>
          </w:tcPr>
          <w:p w14:paraId="24FEBD18" w14:textId="2671CFDD" w:rsidR="00583A8B" w:rsidRPr="00583A8B" w:rsidRDefault="00583A8B" w:rsidP="00AC2EDF">
            <w:pPr>
              <w:jc w:val="center"/>
            </w:pPr>
            <m:oMathPara>
              <m:oMath>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=0.76-0.26*ln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+0.13*ln</m:t>
                </m:r>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+0.005*</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2</m:t>
                        </m:r>
                      </m:sup>
                    </m:sSubSup>
                  </m:e>
                </m:d>
                <m:r>
                  <w:rPr>
                    <w:rFonts w:ascii="Cambria Math" w:hAnsi="Cambria Math"/>
                  </w:rPr>
                  <m:t xml:space="preserve"> </m:t>
                </m:r>
                <m:r>
                  <w:rPr>
                    <w:rFonts w:ascii="Cambria Math" w:eastAsia="Cambria Math" w:hAnsi="Cambria Math" w:cs="Cambria Math"/>
                    <w:sz w:val="20"/>
                    <w:szCs w:val="20"/>
                  </w:rPr>
                  <m:t>+0.05*ln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fnw</m:t>
                        </m:r>
                      </m:e>
                      <m:sub>
                        <m:r>
                          <w:rPr>
                            <w:rFonts w:ascii="Cambria Math" w:eastAsia="Cambria Math" w:hAnsi="Cambria Math" w:cs="Cambria Math"/>
                            <w:sz w:val="20"/>
                            <w:szCs w:val="20"/>
                          </w:rPr>
                          <m:t>t-2</m:t>
                        </m:r>
                      </m:sub>
                    </m:sSub>
                  </m:e>
                </m:d>
                <m:r>
                  <w:rPr>
                    <w:rFonts w:ascii="Cambria Math" w:eastAsia="Cambria Math" w:hAnsi="Cambria Math" w:cs="Cambria Math"/>
                    <w:sz w:val="20"/>
                    <w:szCs w:val="20"/>
                  </w:rPr>
                  <m:t>+0.12*∆</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-0.39*∆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t-2</m:t>
                        </m:r>
                      </m:sub>
                    </m:sSub>
                  </m:e>
                </m:d>
                <m:r>
                  <w:rPr>
                    <w:rFonts w:ascii="Cambria Math" w:hAnsi="Cambria Math"/>
                  </w:rPr>
                  <m:t>-</m:t>
                </m:r>
                <m:r>
                  <w:rPr>
                    <w:rFonts w:ascii="Cambria Math" w:eastAsia="Cambria Math" w:hAnsi="Cambria Math" w:cs="Cambria Math"/>
                    <w:sz w:val="20"/>
                    <w:szCs w:val="20"/>
                  </w:rPr>
                  <m:t>0.19*∆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t-3</m:t>
                        </m:r>
                      </m:sub>
                    </m:sSub>
                  </m:e>
                </m:d>
                <m:r>
                  <w:rPr>
                    <w:rFonts w:ascii="Cambria Math" w:hAnsi="Cambria Math"/>
                  </w:rPr>
                  <m:t xml:space="preserve"> </m:t>
                </m:r>
                <m:r>
                  <w:rPr>
                    <w:rFonts w:ascii="Cambria Math" w:eastAsia="Cambria Math" w:hAnsi="Cambria Math" w:cs="Cambria Math"/>
                    <w:sz w:val="20"/>
                    <w:szCs w:val="20"/>
                  </w:rPr>
                  <m:t>+0.04*∆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e>
                </m:d>
                <m:r>
                  <w:rPr>
                    <w:rFonts w:ascii="Cambria Math" w:hAnsi="Cambria Math"/>
                  </w:rPr>
                  <m:t xml:space="preserve"> </m:t>
                </m:r>
              </m:oMath>
            </m:oMathPara>
          </w:p>
        </w:tc>
        <w:tc>
          <w:tcPr>
            <w:tcW w:w="1166" w:type="dxa"/>
          </w:tcPr>
          <w:p w14:paraId="5BA912F1" w14:textId="77777777" w:rsidR="00583A8B" w:rsidRDefault="00583A8B" w:rsidP="00AC2EDF">
            <w:pPr>
              <w:jc w:val="center"/>
              <w:rPr>
                <w:sz w:val="20"/>
                <w:szCs w:val="20"/>
              </w:rPr>
            </w:pPr>
            <w:r>
              <w:rPr>
                <w:sz w:val="20"/>
                <w:szCs w:val="20"/>
              </w:rPr>
              <w:t>(A. 50)</w:t>
            </w:r>
          </w:p>
        </w:tc>
      </w:tr>
      <w:tr w:rsidR="00583A8B" w14:paraId="2699A679" w14:textId="77777777" w:rsidTr="00AC2EDF">
        <w:tc>
          <w:tcPr>
            <w:tcW w:w="7338" w:type="dxa"/>
          </w:tcPr>
          <w:p w14:paraId="780331B9" w14:textId="5659E89B"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1166" w:type="dxa"/>
          </w:tcPr>
          <w:p w14:paraId="2D977614" w14:textId="77777777" w:rsidR="00583A8B" w:rsidRDefault="00583A8B" w:rsidP="00AC2EDF">
            <w:pPr>
              <w:jc w:val="center"/>
              <w:rPr>
                <w:sz w:val="20"/>
                <w:szCs w:val="20"/>
              </w:rPr>
            </w:pPr>
            <w:r>
              <w:rPr>
                <w:sz w:val="20"/>
                <w:szCs w:val="20"/>
              </w:rPr>
              <w:t>(A. 51)</w:t>
            </w:r>
          </w:p>
        </w:tc>
      </w:tr>
      <w:tr w:rsidR="00583A8B" w14:paraId="014E5A31" w14:textId="77777777" w:rsidTr="00AC2EDF">
        <w:tc>
          <w:tcPr>
            <w:tcW w:w="7338" w:type="dxa"/>
          </w:tcPr>
          <w:p w14:paraId="6F943530" w14:textId="188A4C23" w:rsidR="00583A8B" w:rsidRPr="00583A8B" w:rsidRDefault="00583A8B" w:rsidP="00AC2EDF">
            <w:pPr>
              <w:jc w:val="center"/>
            </w:pPr>
            <m:oMathPara>
              <m:oMath>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t-4</m:t>
                        </m:r>
                      </m:sub>
                    </m:sSub>
                  </m:e>
                </m:d>
                <m:r>
                  <w:rPr>
                    <w:rFonts w:ascii="Cambria Math" w:hAnsi="Cambria Math"/>
                  </w:rPr>
                  <m:t xml:space="preserve"> </m:t>
                </m:r>
                <m:r>
                  <w:rPr>
                    <w:rFonts w:ascii="Cambria Math" w:eastAsia="Cambria Math" w:hAnsi="Cambria Math" w:cs="Cambria Math"/>
                    <w:color w:val="000000"/>
                    <w:sz w:val="20"/>
                    <w:szCs w:val="20"/>
                  </w:rPr>
                  <m:t>+0.59*∆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+0.15*ln</m:t>
                </m:r>
                <m:d>
                  <m:dPr>
                    <m:ctrlPr>
                      <w:rPr>
                        <w:rFonts w:ascii="Cambria Math" w:eastAsia="Cambria Math" w:hAnsi="Cambria Math" w:cs="Cambria Math"/>
                        <w:color w:val="000000"/>
                        <w:sz w:val="20"/>
                        <w:szCs w:val="20"/>
                      </w:rPr>
                    </m:ctrlPr>
                  </m:dPr>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m:t>
                        </m:r>
                      </m:sup>
                    </m:sSubSup>
                  </m:e>
                </m:d>
                <m:r>
                  <w:rPr>
                    <w:rFonts w:ascii="Cambria Math" w:eastAsia="Cambria Math" w:hAnsi="Cambria Math" w:cs="Cambria Math"/>
                    <w:color w:val="000000"/>
                    <w:sz w:val="20"/>
                    <w:szCs w:val="20"/>
                  </w:rPr>
                  <m:t>+0.23*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23C96C59" w14:textId="77777777" w:rsidR="00583A8B" w:rsidRDefault="00583A8B" w:rsidP="00AC2EDF">
            <w:pPr>
              <w:jc w:val="center"/>
              <w:rPr>
                <w:sz w:val="20"/>
                <w:szCs w:val="20"/>
              </w:rPr>
            </w:pPr>
            <w:r>
              <w:rPr>
                <w:sz w:val="20"/>
                <w:szCs w:val="20"/>
              </w:rPr>
              <w:t>(A. 52)</w:t>
            </w:r>
          </w:p>
        </w:tc>
      </w:tr>
      <w:tr w:rsidR="00583A8B" w14:paraId="41F09343" w14:textId="77777777" w:rsidTr="00AC2EDF">
        <w:tc>
          <w:tcPr>
            <w:tcW w:w="7338" w:type="dxa"/>
          </w:tcPr>
          <w:p w14:paraId="35E6C4B2" w14:textId="49AE141E"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oMath>
            </m:oMathPara>
          </w:p>
        </w:tc>
        <w:tc>
          <w:tcPr>
            <w:tcW w:w="1166" w:type="dxa"/>
          </w:tcPr>
          <w:p w14:paraId="7114B1A9" w14:textId="77777777" w:rsidR="00583A8B" w:rsidRDefault="00583A8B" w:rsidP="00AC2EDF">
            <w:pPr>
              <w:jc w:val="center"/>
              <w:rPr>
                <w:sz w:val="20"/>
                <w:szCs w:val="20"/>
              </w:rPr>
            </w:pPr>
            <w:r>
              <w:rPr>
                <w:sz w:val="20"/>
                <w:szCs w:val="20"/>
              </w:rPr>
              <w:t>(A. 53)</w:t>
            </w:r>
          </w:p>
        </w:tc>
      </w:tr>
      <w:tr w:rsidR="00583A8B" w14:paraId="4AA98C63" w14:textId="77777777" w:rsidTr="00AC2EDF">
        <w:tc>
          <w:tcPr>
            <w:tcW w:w="7338" w:type="dxa"/>
          </w:tcPr>
          <w:p w14:paraId="454E3659" w14:textId="18E16079"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r>
                              <w:rPr>
                                <w:rFonts w:ascii="Cambria Math" w:eastAsia="Cambria Math" w:hAnsi="Cambria Math" w:cs="Cambria Math"/>
                                <w:color w:val="000000"/>
                                <w:sz w:val="20"/>
                                <w:szCs w:val="20"/>
                              </w:rPr>
                              <m:t>B</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=0.38-0.39*∆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+0.67*∆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+0.21*∆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-0.16*</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+0.50*ln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eastAsia="Cambria Math" w:hAnsi="Cambria Math" w:cs="Cambria Math"/>
                    <w:color w:val="000000"/>
                    <w:sz w:val="20"/>
                    <w:szCs w:val="20"/>
                  </w:rPr>
                  <m:t>-0.58*ln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eastAsia="Cambria Math" w:hAnsi="Cambria Math" w:cs="Cambria Math"/>
                    <w:color w:val="000000"/>
                    <w:sz w:val="20"/>
                    <w:szCs w:val="20"/>
                  </w:rPr>
                  <m:t>-0.31*ln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oMath>
            </m:oMathPara>
          </w:p>
        </w:tc>
        <w:tc>
          <w:tcPr>
            <w:tcW w:w="1166" w:type="dxa"/>
          </w:tcPr>
          <w:p w14:paraId="6487D955" w14:textId="77777777" w:rsidR="00583A8B" w:rsidRDefault="00583A8B" w:rsidP="00AC2EDF">
            <w:pPr>
              <w:jc w:val="center"/>
              <w:rPr>
                <w:sz w:val="20"/>
                <w:szCs w:val="20"/>
              </w:rPr>
            </w:pPr>
            <w:r>
              <w:rPr>
                <w:sz w:val="20"/>
                <w:szCs w:val="20"/>
              </w:rPr>
              <w:t>(A. 54)</w:t>
            </w:r>
          </w:p>
        </w:tc>
      </w:tr>
      <w:tr w:rsidR="00583A8B" w14:paraId="2E44AE9A" w14:textId="77777777" w:rsidTr="00AC2EDF">
        <w:tc>
          <w:tcPr>
            <w:tcW w:w="7338" w:type="dxa"/>
          </w:tcPr>
          <w:p w14:paraId="657B8B21" w14:textId="2704365F" w:rsidR="00583A8B" w:rsidRPr="00583A8B" w:rsidRDefault="004E1218" w:rsidP="00AC2EDF">
            <w:pPr>
              <w:jc w:val="center"/>
              <w:rPr>
                <w:rFonts w:ascii="Cambria Math" w:eastAsia="Cambria Math" w:hAnsi="Cambria Math" w:cs="Cambria Math"/>
                <w:sz w:val="20"/>
                <w:szCs w:val="20"/>
              </w:rPr>
            </w:pPr>
            <m:oMathPara>
              <m:oMath>
                <m:r>
                  <w:rPr>
                    <w:rFonts w:ascii="Cambria Math" w:eastAsia="Calibri" w:hAnsi="Cambria Math" w:cs="Arial"/>
                    <w:sz w:val="20"/>
                    <w:szCs w:val="20"/>
                  </w:rPr>
                  <w:lastRenderedPageBreak/>
                  <m:t>NBE</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NBENRes</m:t>
                </m:r>
                <m:sSubSup>
                  <m:sSubSupPr>
                    <m:ctrlPr>
                      <w:rPr>
                        <w:rFonts w:ascii="Cambria Math" w:eastAsia="Calibri" w:hAnsi="Cambria Math" w:cs="Arial"/>
                        <w:i/>
                        <w:sz w:val="20"/>
                        <w:szCs w:val="20"/>
                      </w:rPr>
                    </m:ctrlPr>
                  </m:sSubSupPr>
                  <m:e>
                    <m:r>
                      <w:rPr>
                        <w:rFonts w:ascii="Cambria Math" w:eastAsia="Calibri" w:hAnsi="Cambria Math" w:cs="Arial"/>
                        <w:sz w:val="20"/>
                        <w:szCs w:val="20"/>
                      </w:rPr>
                      <m:t>t</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NBENU</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oMath>
            </m:oMathPara>
          </w:p>
        </w:tc>
        <w:tc>
          <w:tcPr>
            <w:tcW w:w="1166" w:type="dxa"/>
          </w:tcPr>
          <w:p w14:paraId="4F9550AC" w14:textId="77777777" w:rsidR="00583A8B" w:rsidRDefault="00583A8B" w:rsidP="00AC2EDF">
            <w:pPr>
              <w:jc w:val="center"/>
              <w:rPr>
                <w:sz w:val="20"/>
                <w:szCs w:val="20"/>
              </w:rPr>
            </w:pPr>
            <w:r>
              <w:rPr>
                <w:sz w:val="20"/>
                <w:szCs w:val="20"/>
              </w:rPr>
              <w:t>(A. 55)</w:t>
            </w:r>
          </w:p>
        </w:tc>
      </w:tr>
      <w:tr w:rsidR="00583A8B" w14:paraId="53D3508F" w14:textId="77777777" w:rsidTr="00AC2EDF">
        <w:tc>
          <w:tcPr>
            <w:tcW w:w="7338" w:type="dxa"/>
          </w:tcPr>
          <w:p w14:paraId="1BEB14CD" w14:textId="035797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489C18F" w14:textId="77777777" w:rsidR="00583A8B" w:rsidRDefault="00583A8B" w:rsidP="00AC2EDF">
            <w:pPr>
              <w:jc w:val="center"/>
              <w:rPr>
                <w:sz w:val="20"/>
                <w:szCs w:val="20"/>
              </w:rPr>
            </w:pPr>
            <w:r>
              <w:rPr>
                <w:sz w:val="20"/>
                <w:szCs w:val="20"/>
              </w:rPr>
              <w:t>(A. 56)</w:t>
            </w:r>
          </w:p>
        </w:tc>
      </w:tr>
      <w:tr w:rsidR="00583A8B" w14:paraId="300D6CE0" w14:textId="77777777" w:rsidTr="00AC2EDF">
        <w:tc>
          <w:tcPr>
            <w:tcW w:w="7338" w:type="dxa"/>
          </w:tcPr>
          <w:p w14:paraId="6CC64DF8" w14:textId="13C1BBA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EQUIP</m:t>
                    </m:r>
                  </m:sup>
                </m:sSubSup>
              </m:oMath>
            </m:oMathPara>
          </w:p>
        </w:tc>
        <w:tc>
          <w:tcPr>
            <w:tcW w:w="1166" w:type="dxa"/>
          </w:tcPr>
          <w:p w14:paraId="0EAA2300" w14:textId="77777777" w:rsidR="00583A8B" w:rsidRDefault="00583A8B" w:rsidP="00AC2EDF">
            <w:pPr>
              <w:jc w:val="center"/>
              <w:rPr>
                <w:sz w:val="20"/>
                <w:szCs w:val="20"/>
              </w:rPr>
            </w:pPr>
            <w:r>
              <w:rPr>
                <w:sz w:val="20"/>
                <w:szCs w:val="20"/>
              </w:rPr>
              <w:t>(A. 57)</w:t>
            </w:r>
          </w:p>
        </w:tc>
      </w:tr>
      <w:tr w:rsidR="00583A8B" w14:paraId="25B7A679" w14:textId="77777777" w:rsidTr="00AC2EDF">
        <w:tc>
          <w:tcPr>
            <w:tcW w:w="7338" w:type="dxa"/>
          </w:tcPr>
          <w:p w14:paraId="0E1697DB" w14:textId="16C89AA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3CC752B" w14:textId="77777777" w:rsidR="00583A8B" w:rsidRDefault="00583A8B" w:rsidP="00AC2EDF">
            <w:pPr>
              <w:jc w:val="center"/>
              <w:rPr>
                <w:sz w:val="20"/>
                <w:szCs w:val="20"/>
              </w:rPr>
            </w:pPr>
            <w:r>
              <w:rPr>
                <w:sz w:val="20"/>
                <w:szCs w:val="20"/>
              </w:rPr>
              <w:t>(A. 58)</w:t>
            </w:r>
          </w:p>
        </w:tc>
      </w:tr>
      <w:tr w:rsidR="00583A8B" w14:paraId="2F9F931B" w14:textId="77777777" w:rsidTr="00AC2EDF">
        <w:tc>
          <w:tcPr>
            <w:tcW w:w="7338" w:type="dxa"/>
          </w:tcPr>
          <w:p w14:paraId="117A3E1C" w14:textId="4EF0DA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9AD7CF5" w14:textId="77777777" w:rsidR="00583A8B" w:rsidRDefault="00583A8B" w:rsidP="00AC2EDF">
            <w:pPr>
              <w:jc w:val="center"/>
              <w:rPr>
                <w:sz w:val="20"/>
                <w:szCs w:val="20"/>
              </w:rPr>
            </w:pPr>
            <w:r>
              <w:rPr>
                <w:sz w:val="20"/>
                <w:szCs w:val="20"/>
              </w:rPr>
              <w:t>(A. 59)</w:t>
            </w:r>
          </w:p>
        </w:tc>
      </w:tr>
      <w:tr w:rsidR="00583A8B" w14:paraId="301B5176" w14:textId="77777777" w:rsidTr="00AC2EDF">
        <w:tc>
          <w:tcPr>
            <w:tcW w:w="7338" w:type="dxa"/>
          </w:tcPr>
          <w:p w14:paraId="17DB2CF5" w14:textId="206DC3C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4E5864AE" w14:textId="77777777" w:rsidR="00583A8B" w:rsidRDefault="00583A8B" w:rsidP="00AC2EDF">
            <w:pPr>
              <w:jc w:val="center"/>
              <w:rPr>
                <w:sz w:val="20"/>
                <w:szCs w:val="20"/>
              </w:rPr>
            </w:pPr>
            <w:r>
              <w:rPr>
                <w:sz w:val="20"/>
                <w:szCs w:val="20"/>
              </w:rPr>
              <w:t>(A. 60)</w:t>
            </w:r>
          </w:p>
        </w:tc>
      </w:tr>
      <w:tr w:rsidR="00583A8B" w14:paraId="1D874543" w14:textId="77777777" w:rsidTr="00AC2EDF">
        <w:tc>
          <w:tcPr>
            <w:tcW w:w="7338" w:type="dxa"/>
          </w:tcPr>
          <w:p w14:paraId="2310E513" w14:textId="21C3C8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5A30CF23" w14:textId="77777777" w:rsidR="00583A8B" w:rsidRDefault="00583A8B" w:rsidP="00AC2EDF">
            <w:pPr>
              <w:jc w:val="center"/>
              <w:rPr>
                <w:sz w:val="20"/>
                <w:szCs w:val="20"/>
              </w:rPr>
            </w:pPr>
            <w:r>
              <w:rPr>
                <w:sz w:val="20"/>
                <w:szCs w:val="20"/>
              </w:rPr>
              <w:t>(A. 61)</w:t>
            </w:r>
          </w:p>
        </w:tc>
      </w:tr>
      <w:tr w:rsidR="00583A8B" w14:paraId="75D85457" w14:textId="77777777" w:rsidTr="00AC2EDF">
        <w:tc>
          <w:tcPr>
            <w:tcW w:w="7338" w:type="dxa"/>
          </w:tcPr>
          <w:p w14:paraId="6978E31E" w14:textId="7DD83413"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C</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KT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oMath>
            </m:oMathPara>
          </w:p>
        </w:tc>
        <w:tc>
          <w:tcPr>
            <w:tcW w:w="1166" w:type="dxa"/>
          </w:tcPr>
          <w:p w14:paraId="5DADF68C" w14:textId="77777777" w:rsidR="00583A8B" w:rsidRDefault="00583A8B" w:rsidP="00AC2EDF">
            <w:pPr>
              <w:jc w:val="center"/>
              <w:rPr>
                <w:sz w:val="20"/>
                <w:szCs w:val="20"/>
              </w:rPr>
            </w:pPr>
            <w:r>
              <w:rPr>
                <w:sz w:val="20"/>
                <w:szCs w:val="20"/>
              </w:rPr>
              <w:t>(A. 62)</w:t>
            </w:r>
          </w:p>
        </w:tc>
      </w:tr>
      <w:tr w:rsidR="00583A8B" w14:paraId="01669C03" w14:textId="77777777" w:rsidTr="00AC2EDF">
        <w:tc>
          <w:tcPr>
            <w:tcW w:w="7338" w:type="dxa"/>
          </w:tcPr>
          <w:p w14:paraId="072874A3" w14:textId="2391300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+INSXT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360F3B67" w14:textId="77777777" w:rsidR="00583A8B" w:rsidRDefault="00583A8B" w:rsidP="00AC2EDF">
            <w:pPr>
              <w:jc w:val="center"/>
              <w:rPr>
                <w:sz w:val="20"/>
                <w:szCs w:val="20"/>
              </w:rPr>
            </w:pPr>
            <w:r>
              <w:rPr>
                <w:sz w:val="20"/>
                <w:szCs w:val="20"/>
              </w:rPr>
              <w:t>(A. 63)</w:t>
            </w:r>
          </w:p>
        </w:tc>
      </w:tr>
      <w:tr w:rsidR="00583A8B" w14:paraId="382653E9" w14:textId="77777777" w:rsidTr="00AC2EDF">
        <w:tc>
          <w:tcPr>
            <w:tcW w:w="7338" w:type="dxa"/>
          </w:tcPr>
          <w:p w14:paraId="587BDE67" w14:textId="64FD071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231001EB" w14:textId="77777777" w:rsidR="00583A8B" w:rsidRDefault="00583A8B" w:rsidP="00AC2EDF">
            <w:pPr>
              <w:jc w:val="center"/>
              <w:rPr>
                <w:sz w:val="20"/>
                <w:szCs w:val="20"/>
              </w:rPr>
            </w:pPr>
            <w:r>
              <w:rPr>
                <w:sz w:val="20"/>
                <w:szCs w:val="20"/>
              </w:rPr>
              <w:t>(A. 65)</w:t>
            </w:r>
          </w:p>
        </w:tc>
      </w:tr>
      <w:tr w:rsidR="00583A8B" w14:paraId="4DE79B7C" w14:textId="77777777" w:rsidTr="00AC2EDF">
        <w:tc>
          <w:tcPr>
            <w:tcW w:w="7338" w:type="dxa"/>
          </w:tcPr>
          <w:p w14:paraId="316DECAF" w14:textId="38B0AF1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11DC3A6" w14:textId="77777777" w:rsidR="00583A8B" w:rsidRDefault="00583A8B" w:rsidP="00AC2EDF">
            <w:pPr>
              <w:jc w:val="center"/>
              <w:rPr>
                <w:sz w:val="20"/>
                <w:szCs w:val="20"/>
              </w:rPr>
            </w:pPr>
            <w:r>
              <w:rPr>
                <w:sz w:val="20"/>
                <w:szCs w:val="20"/>
              </w:rPr>
              <w:t>(A. 66)</w:t>
            </w:r>
          </w:p>
        </w:tc>
      </w:tr>
      <w:tr w:rsidR="00583A8B" w14:paraId="69BA354D" w14:textId="77777777" w:rsidTr="00AC2EDF">
        <w:tc>
          <w:tcPr>
            <w:tcW w:w="7338" w:type="dxa"/>
          </w:tcPr>
          <w:p w14:paraId="4944B844" w14:textId="29C4CE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6C5DE8D5" w14:textId="77777777" w:rsidR="00583A8B" w:rsidRDefault="00583A8B" w:rsidP="00AC2EDF">
            <w:pPr>
              <w:jc w:val="center"/>
              <w:rPr>
                <w:sz w:val="20"/>
                <w:szCs w:val="20"/>
              </w:rPr>
            </w:pPr>
            <w:r>
              <w:rPr>
                <w:sz w:val="20"/>
                <w:szCs w:val="20"/>
              </w:rPr>
              <w:t>(A. 67)</w:t>
            </w:r>
          </w:p>
        </w:tc>
      </w:tr>
      <w:tr w:rsidR="00583A8B" w14:paraId="0753ADF6" w14:textId="77777777" w:rsidTr="00AC2EDF">
        <w:tc>
          <w:tcPr>
            <w:tcW w:w="7338" w:type="dxa"/>
          </w:tcPr>
          <w:p w14:paraId="279BC9FA" w14:textId="568A845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=0.07+6.85*∆</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-0.10*</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-2.14*</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t-2</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oMath>
            </m:oMathPara>
          </w:p>
        </w:tc>
        <w:tc>
          <w:tcPr>
            <w:tcW w:w="1166" w:type="dxa"/>
          </w:tcPr>
          <w:p w14:paraId="1EA05117" w14:textId="77777777" w:rsidR="00583A8B" w:rsidRDefault="00583A8B" w:rsidP="00AC2EDF">
            <w:pPr>
              <w:jc w:val="center"/>
              <w:rPr>
                <w:sz w:val="20"/>
                <w:szCs w:val="20"/>
              </w:rPr>
            </w:pPr>
            <w:r>
              <w:rPr>
                <w:sz w:val="20"/>
                <w:szCs w:val="20"/>
              </w:rPr>
              <w:t>(A. 68)</w:t>
            </w:r>
          </w:p>
        </w:tc>
      </w:tr>
      <w:tr w:rsidR="00583A8B" w14:paraId="70FDEB29" w14:textId="77777777" w:rsidTr="00AC2EDF">
        <w:tc>
          <w:tcPr>
            <w:tcW w:w="7338" w:type="dxa"/>
          </w:tcPr>
          <w:p w14:paraId="3045583C" w14:textId="3E5476B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1</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F56D388" w14:textId="77777777" w:rsidR="00583A8B" w:rsidRDefault="00583A8B" w:rsidP="00AC2EDF">
            <w:pPr>
              <w:jc w:val="center"/>
              <w:rPr>
                <w:sz w:val="20"/>
                <w:szCs w:val="20"/>
              </w:rPr>
            </w:pPr>
            <w:r>
              <w:rPr>
                <w:sz w:val="20"/>
                <w:szCs w:val="20"/>
              </w:rPr>
              <w:t>(A. 69)</w:t>
            </w:r>
          </w:p>
        </w:tc>
      </w:tr>
      <w:tr w:rsidR="00583A8B" w14:paraId="36D9DA9D" w14:textId="77777777" w:rsidTr="00AC2EDF">
        <w:tc>
          <w:tcPr>
            <w:tcW w:w="7338" w:type="dxa"/>
          </w:tcPr>
          <w:p w14:paraId="58336D51" w14:textId="51F9176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2</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7F5AC25" w14:textId="77777777" w:rsidR="00583A8B" w:rsidRDefault="00583A8B" w:rsidP="00AC2EDF">
            <w:pPr>
              <w:jc w:val="center"/>
              <w:rPr>
                <w:sz w:val="20"/>
                <w:szCs w:val="20"/>
              </w:rPr>
            </w:pPr>
            <w:r>
              <w:rPr>
                <w:sz w:val="20"/>
                <w:szCs w:val="20"/>
              </w:rPr>
              <w:t>(A. 70)</w:t>
            </w:r>
          </w:p>
        </w:tc>
      </w:tr>
      <w:tr w:rsidR="00583A8B" w14:paraId="093EFFF7" w14:textId="77777777" w:rsidTr="00AC2EDF">
        <w:tc>
          <w:tcPr>
            <w:tcW w:w="7338" w:type="dxa"/>
          </w:tcPr>
          <w:p w14:paraId="5EA48456" w14:textId="674EA55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1166" w:type="dxa"/>
          </w:tcPr>
          <w:p w14:paraId="6875C622" w14:textId="77777777" w:rsidR="00583A8B" w:rsidRDefault="00583A8B" w:rsidP="00AC2EDF">
            <w:pPr>
              <w:jc w:val="center"/>
              <w:rPr>
                <w:sz w:val="20"/>
                <w:szCs w:val="20"/>
              </w:rPr>
            </w:pPr>
            <w:r>
              <w:rPr>
                <w:sz w:val="20"/>
                <w:szCs w:val="20"/>
              </w:rPr>
              <w:t>(A. 71)</w:t>
            </w:r>
          </w:p>
        </w:tc>
      </w:tr>
      <w:tr w:rsidR="00583A8B" w14:paraId="2E55BA88" w14:textId="77777777" w:rsidTr="00AC2EDF">
        <w:tc>
          <w:tcPr>
            <w:tcW w:w="7338" w:type="dxa"/>
          </w:tcPr>
          <w:p w14:paraId="50EE52A3" w14:textId="09F7AA8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=1.27+0.13*∆</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-26.23*∆</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r>
                  <w:rPr>
                    <w:rFonts w:ascii="Cambria Math" w:eastAsia="Cambria Math" w:hAnsi="Cambria Math" w:cs="Cambria Math"/>
                    <w:sz w:val="20"/>
                    <w:szCs w:val="20"/>
                  </w:rPr>
                  <m:t>+0.26*∆ln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t-3</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-0.72*</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-0.49*</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oMath>
            </m:oMathPara>
          </w:p>
        </w:tc>
        <w:tc>
          <w:tcPr>
            <w:tcW w:w="1166" w:type="dxa"/>
          </w:tcPr>
          <w:p w14:paraId="61E521FC" w14:textId="77777777" w:rsidR="00583A8B" w:rsidRDefault="00583A8B" w:rsidP="00AC2EDF">
            <w:pPr>
              <w:jc w:val="center"/>
              <w:rPr>
                <w:sz w:val="20"/>
                <w:szCs w:val="20"/>
              </w:rPr>
            </w:pPr>
            <w:r>
              <w:rPr>
                <w:sz w:val="20"/>
                <w:szCs w:val="20"/>
              </w:rPr>
              <w:t>(A. 72)</w:t>
            </w:r>
          </w:p>
        </w:tc>
      </w:tr>
      <w:tr w:rsidR="00583A8B" w14:paraId="08F1FE86" w14:textId="77777777" w:rsidTr="00AC2EDF">
        <w:tc>
          <w:tcPr>
            <w:tcW w:w="7338" w:type="dxa"/>
          </w:tcPr>
          <w:p w14:paraId="29E1C228" w14:textId="79E0C5D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54E24EB3" w14:textId="77777777" w:rsidR="00583A8B" w:rsidRDefault="00583A8B" w:rsidP="00AC2EDF">
            <w:pPr>
              <w:jc w:val="center"/>
              <w:rPr>
                <w:sz w:val="20"/>
                <w:szCs w:val="20"/>
              </w:rPr>
            </w:pPr>
            <w:r>
              <w:rPr>
                <w:sz w:val="20"/>
                <w:szCs w:val="20"/>
              </w:rPr>
              <w:t>(A. 73)</w:t>
            </w:r>
          </w:p>
        </w:tc>
      </w:tr>
      <w:tr w:rsidR="00583A8B" w14:paraId="1AD48E2E" w14:textId="77777777" w:rsidTr="00AC2EDF">
        <w:tc>
          <w:tcPr>
            <w:tcW w:w="7338" w:type="dxa"/>
          </w:tcPr>
          <w:p w14:paraId="46BE17D2" w14:textId="6CEB0C2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5A4B586" w14:textId="77777777" w:rsidR="00583A8B" w:rsidRDefault="00583A8B" w:rsidP="00AC2EDF">
            <w:pPr>
              <w:jc w:val="center"/>
              <w:rPr>
                <w:sz w:val="20"/>
                <w:szCs w:val="20"/>
              </w:rPr>
            </w:pPr>
            <w:r>
              <w:rPr>
                <w:sz w:val="20"/>
                <w:szCs w:val="20"/>
              </w:rPr>
              <w:t>(A. 74)</w:t>
            </w:r>
          </w:p>
        </w:tc>
      </w:tr>
      <w:tr w:rsidR="00583A8B" w14:paraId="306C26F8" w14:textId="77777777" w:rsidTr="00AC2EDF">
        <w:tc>
          <w:tcPr>
            <w:tcW w:w="7338" w:type="dxa"/>
          </w:tcPr>
          <w:p w14:paraId="675F2C89" w14:textId="3217769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93C7BF4" w14:textId="77777777" w:rsidR="00583A8B" w:rsidRDefault="00583A8B" w:rsidP="00AC2EDF">
            <w:pPr>
              <w:jc w:val="center"/>
              <w:rPr>
                <w:sz w:val="20"/>
                <w:szCs w:val="20"/>
              </w:rPr>
            </w:pPr>
            <w:r>
              <w:rPr>
                <w:sz w:val="20"/>
                <w:szCs w:val="20"/>
              </w:rPr>
              <w:t>(A. 75)</w:t>
            </w:r>
          </w:p>
        </w:tc>
      </w:tr>
      <w:tr w:rsidR="00583A8B" w14:paraId="523B3780" w14:textId="77777777" w:rsidTr="00AC2EDF">
        <w:tc>
          <w:tcPr>
            <w:tcW w:w="7338" w:type="dxa"/>
          </w:tcPr>
          <w:p w14:paraId="401FBE14" w14:textId="042A009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1CCBD1C5" w14:textId="77777777" w:rsidR="00583A8B" w:rsidRDefault="00583A8B" w:rsidP="00AC2EDF">
            <w:pPr>
              <w:jc w:val="center"/>
              <w:rPr>
                <w:sz w:val="20"/>
                <w:szCs w:val="20"/>
              </w:rPr>
            </w:pPr>
            <w:r>
              <w:rPr>
                <w:sz w:val="20"/>
                <w:szCs w:val="20"/>
              </w:rPr>
              <w:t>(A. 76)</w:t>
            </w:r>
          </w:p>
        </w:tc>
      </w:tr>
      <w:tr w:rsidR="00583A8B" w14:paraId="06939110" w14:textId="77777777" w:rsidTr="00AC2EDF">
        <w:tc>
          <w:tcPr>
            <w:tcW w:w="7338" w:type="dxa"/>
          </w:tcPr>
          <w:p w14:paraId="44CD0789" w14:textId="7407081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8A6EB0A" w14:textId="77777777" w:rsidR="00583A8B" w:rsidRDefault="00583A8B" w:rsidP="00AC2EDF">
            <w:pPr>
              <w:jc w:val="center"/>
              <w:rPr>
                <w:sz w:val="20"/>
                <w:szCs w:val="20"/>
              </w:rPr>
            </w:pPr>
            <w:r>
              <w:rPr>
                <w:sz w:val="20"/>
                <w:szCs w:val="20"/>
              </w:rPr>
              <w:t>(A. 77)</w:t>
            </w:r>
          </w:p>
        </w:tc>
      </w:tr>
      <w:tr w:rsidR="00583A8B" w14:paraId="501C934F" w14:textId="77777777" w:rsidTr="00AC2EDF">
        <w:tc>
          <w:tcPr>
            <w:tcW w:w="7338" w:type="dxa"/>
          </w:tcPr>
          <w:p w14:paraId="6630CFA7" w14:textId="1CE428B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799B2663" w14:textId="77777777" w:rsidR="00583A8B" w:rsidRDefault="00583A8B" w:rsidP="00AC2EDF">
            <w:pPr>
              <w:jc w:val="center"/>
              <w:rPr>
                <w:sz w:val="20"/>
                <w:szCs w:val="20"/>
              </w:rPr>
            </w:pPr>
            <w:r>
              <w:rPr>
                <w:sz w:val="20"/>
                <w:szCs w:val="20"/>
              </w:rPr>
              <w:t>(A. 78)</w:t>
            </w:r>
          </w:p>
        </w:tc>
      </w:tr>
      <w:tr w:rsidR="00583A8B" w14:paraId="10E95EC0" w14:textId="77777777" w:rsidTr="00AC2EDF">
        <w:tc>
          <w:tcPr>
            <w:tcW w:w="7338" w:type="dxa"/>
          </w:tcPr>
          <w:p w14:paraId="734C148A" w14:textId="4323CB3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8BCDFFA" w14:textId="77777777" w:rsidR="00583A8B" w:rsidRDefault="00583A8B" w:rsidP="00AC2EDF">
            <w:pPr>
              <w:jc w:val="center"/>
              <w:rPr>
                <w:sz w:val="20"/>
                <w:szCs w:val="20"/>
              </w:rPr>
            </w:pPr>
            <w:r>
              <w:rPr>
                <w:sz w:val="20"/>
                <w:szCs w:val="20"/>
              </w:rPr>
              <w:t>(A. 79)</w:t>
            </w:r>
          </w:p>
        </w:tc>
      </w:tr>
      <w:tr w:rsidR="00583A8B" w14:paraId="3C8143E9" w14:textId="77777777" w:rsidTr="00AC2EDF">
        <w:tc>
          <w:tcPr>
            <w:tcW w:w="7338" w:type="dxa"/>
          </w:tcPr>
          <w:p w14:paraId="63E4B8ED" w14:textId="77777777" w:rsidR="00583A8B" w:rsidRDefault="00583A8B" w:rsidP="00AC2EDF">
            <w:pPr>
              <w:rPr>
                <w:rFonts w:ascii="Calibri" w:eastAsia="Calibri" w:hAnsi="Calibri" w:cs="Calibri"/>
              </w:rPr>
            </w:pPr>
          </w:p>
        </w:tc>
        <w:tc>
          <w:tcPr>
            <w:tcW w:w="1166" w:type="dxa"/>
          </w:tcPr>
          <w:p w14:paraId="58973962" w14:textId="77777777" w:rsidR="00583A8B" w:rsidRDefault="00583A8B" w:rsidP="00AC2EDF">
            <w:pPr>
              <w:jc w:val="right"/>
            </w:pPr>
          </w:p>
        </w:tc>
      </w:tr>
      <w:tr w:rsidR="00583A8B" w14:paraId="31619A9C" w14:textId="77777777" w:rsidTr="00AC2EDF">
        <w:tc>
          <w:tcPr>
            <w:tcW w:w="7338" w:type="dxa"/>
          </w:tcPr>
          <w:p w14:paraId="46171D48" w14:textId="77777777" w:rsidR="00583A8B" w:rsidRDefault="00583A8B" w:rsidP="00AC2EDF">
            <w:pPr>
              <w:rPr>
                <w:rFonts w:ascii="Calibri" w:eastAsia="Calibri" w:hAnsi="Calibri" w:cs="Calibri"/>
                <w:b/>
              </w:rPr>
            </w:pPr>
            <w:r>
              <w:rPr>
                <w:rFonts w:ascii="Calibri" w:eastAsia="Calibri" w:hAnsi="Calibri" w:cs="Calibri"/>
                <w:b/>
              </w:rPr>
              <w:t>Financial Sector</w:t>
            </w:r>
          </w:p>
        </w:tc>
        <w:tc>
          <w:tcPr>
            <w:tcW w:w="1166" w:type="dxa"/>
          </w:tcPr>
          <w:p w14:paraId="7FCB329C" w14:textId="77777777" w:rsidR="00583A8B" w:rsidRDefault="00583A8B" w:rsidP="00AC2EDF">
            <w:pPr>
              <w:jc w:val="right"/>
            </w:pPr>
          </w:p>
        </w:tc>
      </w:tr>
      <w:tr w:rsidR="00583A8B" w14:paraId="1B142673" w14:textId="77777777" w:rsidTr="00AC2EDF">
        <w:tc>
          <w:tcPr>
            <w:tcW w:w="7338" w:type="dxa"/>
          </w:tcPr>
          <w:p w14:paraId="087529F8" w14:textId="59CA00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1D7B3A9" w14:textId="77777777" w:rsidR="00583A8B" w:rsidRDefault="00583A8B" w:rsidP="00AC2EDF">
            <w:pPr>
              <w:jc w:val="right"/>
              <w:rPr>
                <w:sz w:val="20"/>
                <w:szCs w:val="20"/>
              </w:rPr>
            </w:pPr>
            <w:r>
              <w:rPr>
                <w:sz w:val="20"/>
                <w:szCs w:val="20"/>
              </w:rPr>
              <w:t>(A. 80)</w:t>
            </w:r>
          </w:p>
        </w:tc>
      </w:tr>
      <w:tr w:rsidR="00583A8B" w14:paraId="24FB7B8A" w14:textId="77777777" w:rsidTr="00AC2EDF">
        <w:tc>
          <w:tcPr>
            <w:tcW w:w="7338" w:type="dxa"/>
          </w:tcPr>
          <w:p w14:paraId="6F13CB43" w14:textId="297490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569C019" w14:textId="77777777" w:rsidR="00583A8B" w:rsidRDefault="00583A8B" w:rsidP="00AC2EDF">
            <w:pPr>
              <w:jc w:val="right"/>
              <w:rPr>
                <w:sz w:val="20"/>
                <w:szCs w:val="20"/>
              </w:rPr>
            </w:pPr>
            <w:r>
              <w:rPr>
                <w:sz w:val="20"/>
                <w:szCs w:val="20"/>
              </w:rPr>
              <w:t>(A. 81)</w:t>
            </w:r>
          </w:p>
        </w:tc>
      </w:tr>
      <w:tr w:rsidR="00583A8B" w14:paraId="3ACB15E3" w14:textId="77777777" w:rsidTr="00AC2EDF">
        <w:tc>
          <w:tcPr>
            <w:tcW w:w="7338" w:type="dxa"/>
          </w:tcPr>
          <w:p w14:paraId="5EBF2BA8" w14:textId="5C8849F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6FAB3A8" w14:textId="77777777" w:rsidR="00583A8B" w:rsidRDefault="00583A8B" w:rsidP="00AC2EDF">
            <w:pPr>
              <w:jc w:val="right"/>
              <w:rPr>
                <w:sz w:val="20"/>
                <w:szCs w:val="20"/>
              </w:rPr>
            </w:pPr>
            <w:r>
              <w:rPr>
                <w:sz w:val="20"/>
                <w:szCs w:val="20"/>
              </w:rPr>
              <w:t>(A. 82)</w:t>
            </w:r>
          </w:p>
        </w:tc>
      </w:tr>
      <w:tr w:rsidR="00583A8B" w14:paraId="62AD3EA6" w14:textId="77777777" w:rsidTr="00AC2EDF">
        <w:tc>
          <w:tcPr>
            <w:tcW w:w="7338" w:type="dxa"/>
          </w:tcPr>
          <w:p w14:paraId="1C1387D9" w14:textId="29840DC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344F5644" w14:textId="77777777" w:rsidR="00583A8B" w:rsidRDefault="00583A8B" w:rsidP="00AC2EDF">
            <w:pPr>
              <w:jc w:val="right"/>
              <w:rPr>
                <w:sz w:val="20"/>
                <w:szCs w:val="20"/>
              </w:rPr>
            </w:pPr>
            <w:r>
              <w:rPr>
                <w:sz w:val="20"/>
                <w:szCs w:val="20"/>
              </w:rPr>
              <w:t>(A. 83)</w:t>
            </w:r>
          </w:p>
        </w:tc>
      </w:tr>
      <w:tr w:rsidR="00583A8B" w14:paraId="3F73E38D" w14:textId="77777777" w:rsidTr="00AC2EDF">
        <w:tc>
          <w:tcPr>
            <w:tcW w:w="7338" w:type="dxa"/>
          </w:tcPr>
          <w:p w14:paraId="2B495F3E" w14:textId="0204141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F</m:t>
                    </m:r>
                  </m:sup>
                </m:sSup>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e>
                </m:d>
              </m:oMath>
            </m:oMathPara>
          </w:p>
        </w:tc>
        <w:tc>
          <w:tcPr>
            <w:tcW w:w="1166" w:type="dxa"/>
          </w:tcPr>
          <w:p w14:paraId="38D78772" w14:textId="77777777" w:rsidR="00583A8B" w:rsidRDefault="00583A8B" w:rsidP="00AC2EDF">
            <w:pPr>
              <w:jc w:val="right"/>
              <w:rPr>
                <w:sz w:val="20"/>
                <w:szCs w:val="20"/>
              </w:rPr>
            </w:pPr>
            <w:r>
              <w:rPr>
                <w:sz w:val="20"/>
                <w:szCs w:val="20"/>
              </w:rPr>
              <w:t>(A. 84)</w:t>
            </w:r>
          </w:p>
        </w:tc>
      </w:tr>
      <w:tr w:rsidR="00583A8B" w14:paraId="1733F96F" w14:textId="77777777" w:rsidTr="00AC2EDF">
        <w:tc>
          <w:tcPr>
            <w:tcW w:w="7338" w:type="dxa"/>
          </w:tcPr>
          <w:p w14:paraId="5BED6878" w14:textId="38CE69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DCDB20A" w14:textId="77777777" w:rsidR="00583A8B" w:rsidRDefault="00583A8B" w:rsidP="00AC2EDF">
            <w:pPr>
              <w:jc w:val="right"/>
              <w:rPr>
                <w:sz w:val="20"/>
                <w:szCs w:val="20"/>
              </w:rPr>
            </w:pPr>
            <w:r>
              <w:rPr>
                <w:sz w:val="20"/>
                <w:szCs w:val="20"/>
              </w:rPr>
              <w:t>(A. 85)</w:t>
            </w:r>
          </w:p>
        </w:tc>
      </w:tr>
      <w:tr w:rsidR="00583A8B" w14:paraId="3BB0D9CB" w14:textId="77777777" w:rsidTr="00AC2EDF">
        <w:tc>
          <w:tcPr>
            <w:tcW w:w="7338" w:type="dxa"/>
          </w:tcPr>
          <w:p w14:paraId="3FF4DBF5" w14:textId="1C813E7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FA72E88" w14:textId="77777777" w:rsidR="00583A8B" w:rsidRDefault="00583A8B" w:rsidP="00AC2EDF">
            <w:pPr>
              <w:jc w:val="right"/>
              <w:rPr>
                <w:sz w:val="20"/>
                <w:szCs w:val="20"/>
              </w:rPr>
            </w:pPr>
            <w:r>
              <w:rPr>
                <w:sz w:val="20"/>
                <w:szCs w:val="20"/>
              </w:rPr>
              <w:t>(A. 86)</w:t>
            </w:r>
          </w:p>
        </w:tc>
      </w:tr>
      <w:tr w:rsidR="00583A8B" w14:paraId="7FBA1A5C" w14:textId="77777777" w:rsidTr="00AC2EDF">
        <w:tc>
          <w:tcPr>
            <w:tcW w:w="7338" w:type="dxa"/>
          </w:tcPr>
          <w:p w14:paraId="0AA0180B" w14:textId="1CA8574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oMath>
            </m:oMathPara>
          </w:p>
        </w:tc>
        <w:tc>
          <w:tcPr>
            <w:tcW w:w="1166" w:type="dxa"/>
          </w:tcPr>
          <w:p w14:paraId="3AC70290" w14:textId="77777777" w:rsidR="00583A8B" w:rsidRDefault="00583A8B" w:rsidP="00AC2EDF">
            <w:pPr>
              <w:jc w:val="right"/>
              <w:rPr>
                <w:sz w:val="20"/>
                <w:szCs w:val="20"/>
              </w:rPr>
            </w:pPr>
            <w:r>
              <w:rPr>
                <w:sz w:val="20"/>
                <w:szCs w:val="20"/>
              </w:rPr>
              <w:t>(A. 87)</w:t>
            </w:r>
          </w:p>
        </w:tc>
      </w:tr>
      <w:tr w:rsidR="00583A8B" w14:paraId="517F96CB" w14:textId="77777777" w:rsidTr="00AC2EDF">
        <w:tc>
          <w:tcPr>
            <w:tcW w:w="7338" w:type="dxa"/>
          </w:tcPr>
          <w:p w14:paraId="219249A3" w14:textId="55D95E0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41FC2C4" w14:textId="77777777" w:rsidR="00583A8B" w:rsidRDefault="00583A8B" w:rsidP="00AC2EDF">
            <w:pPr>
              <w:jc w:val="right"/>
              <w:rPr>
                <w:sz w:val="20"/>
                <w:szCs w:val="20"/>
              </w:rPr>
            </w:pPr>
            <w:r>
              <w:rPr>
                <w:sz w:val="20"/>
                <w:szCs w:val="20"/>
              </w:rPr>
              <w:t>(A. 88)</w:t>
            </w:r>
          </w:p>
        </w:tc>
      </w:tr>
      <w:tr w:rsidR="00583A8B" w14:paraId="6C3B365F" w14:textId="77777777" w:rsidTr="00AC2EDF">
        <w:tc>
          <w:tcPr>
            <w:tcW w:w="7338" w:type="dxa"/>
          </w:tcPr>
          <w:p w14:paraId="26C8CF6D" w14:textId="740C378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0CA4EBC" w14:textId="77777777" w:rsidR="00583A8B" w:rsidRDefault="00583A8B" w:rsidP="00AC2EDF">
            <w:pPr>
              <w:jc w:val="right"/>
              <w:rPr>
                <w:sz w:val="20"/>
                <w:szCs w:val="20"/>
              </w:rPr>
            </w:pPr>
            <w:r>
              <w:rPr>
                <w:sz w:val="20"/>
                <w:szCs w:val="20"/>
              </w:rPr>
              <w:t>(A. 89)</w:t>
            </w:r>
          </w:p>
        </w:tc>
      </w:tr>
      <w:tr w:rsidR="00583A8B" w14:paraId="6BA7262C" w14:textId="77777777" w:rsidTr="00AC2EDF">
        <w:tc>
          <w:tcPr>
            <w:tcW w:w="7338" w:type="dxa"/>
          </w:tcPr>
          <w:p w14:paraId="36A1BD92" w14:textId="34911A1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75F24DFF" w14:textId="77777777" w:rsidR="00583A8B" w:rsidRDefault="00583A8B" w:rsidP="00AC2EDF">
            <w:pPr>
              <w:jc w:val="right"/>
              <w:rPr>
                <w:sz w:val="20"/>
                <w:szCs w:val="20"/>
              </w:rPr>
            </w:pPr>
            <w:r>
              <w:rPr>
                <w:sz w:val="20"/>
                <w:szCs w:val="20"/>
              </w:rPr>
              <w:t>(A. 90)</w:t>
            </w:r>
          </w:p>
        </w:tc>
      </w:tr>
      <w:tr w:rsidR="00583A8B" w14:paraId="43216C4B" w14:textId="77777777" w:rsidTr="00AC2EDF">
        <w:tc>
          <w:tcPr>
            <w:tcW w:w="7338" w:type="dxa"/>
          </w:tcPr>
          <w:p w14:paraId="06704D9D" w14:textId="0986848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D5E3B9B" w14:textId="77777777" w:rsidR="00583A8B" w:rsidRDefault="00583A8B" w:rsidP="00AC2EDF">
            <w:pPr>
              <w:jc w:val="right"/>
              <w:rPr>
                <w:sz w:val="20"/>
                <w:szCs w:val="20"/>
              </w:rPr>
            </w:pPr>
            <w:r>
              <w:rPr>
                <w:sz w:val="20"/>
                <w:szCs w:val="20"/>
              </w:rPr>
              <w:t>(A. 91)</w:t>
            </w:r>
          </w:p>
        </w:tc>
      </w:tr>
      <w:tr w:rsidR="00583A8B" w14:paraId="46B0ED80" w14:textId="77777777" w:rsidTr="00AC2EDF">
        <w:tc>
          <w:tcPr>
            <w:tcW w:w="7338" w:type="dxa"/>
          </w:tcPr>
          <w:p w14:paraId="744461EB" w14:textId="64F50C6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1166" w:type="dxa"/>
          </w:tcPr>
          <w:p w14:paraId="7E6D6B0E" w14:textId="77777777" w:rsidR="00583A8B" w:rsidRDefault="00583A8B" w:rsidP="00AC2EDF">
            <w:pPr>
              <w:jc w:val="right"/>
              <w:rPr>
                <w:sz w:val="20"/>
                <w:szCs w:val="20"/>
              </w:rPr>
            </w:pPr>
            <w:r>
              <w:rPr>
                <w:sz w:val="20"/>
                <w:szCs w:val="20"/>
              </w:rPr>
              <w:t>(A. 92)</w:t>
            </w:r>
          </w:p>
        </w:tc>
      </w:tr>
      <w:tr w:rsidR="00583A8B" w14:paraId="29F331BD" w14:textId="77777777" w:rsidTr="00AC2EDF">
        <w:tc>
          <w:tcPr>
            <w:tcW w:w="7338" w:type="dxa"/>
          </w:tcPr>
          <w:p w14:paraId="0C941342" w14:textId="0B053A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27B37098" w14:textId="77777777" w:rsidR="00583A8B" w:rsidRDefault="00583A8B" w:rsidP="00AC2EDF">
            <w:pPr>
              <w:jc w:val="right"/>
              <w:rPr>
                <w:sz w:val="20"/>
                <w:szCs w:val="20"/>
              </w:rPr>
            </w:pPr>
            <w:r>
              <w:rPr>
                <w:sz w:val="20"/>
                <w:szCs w:val="20"/>
              </w:rPr>
              <w:t>(A. 93)</w:t>
            </w:r>
          </w:p>
        </w:tc>
      </w:tr>
      <w:tr w:rsidR="00583A8B" w14:paraId="60039436" w14:textId="77777777" w:rsidTr="00AC2EDF">
        <w:tc>
          <w:tcPr>
            <w:tcW w:w="7338" w:type="dxa"/>
          </w:tcPr>
          <w:p w14:paraId="71C7F42D" w14:textId="79E599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1EEF5E5B" w14:textId="77777777" w:rsidR="00583A8B" w:rsidRDefault="00583A8B" w:rsidP="00AC2EDF">
            <w:pPr>
              <w:jc w:val="right"/>
              <w:rPr>
                <w:sz w:val="20"/>
                <w:szCs w:val="20"/>
              </w:rPr>
            </w:pPr>
            <w:r>
              <w:rPr>
                <w:sz w:val="20"/>
                <w:szCs w:val="20"/>
              </w:rPr>
              <w:t>(A. 94)</w:t>
            </w:r>
          </w:p>
        </w:tc>
      </w:tr>
      <w:tr w:rsidR="00583A8B" w14:paraId="12A7B25A" w14:textId="77777777" w:rsidTr="00AC2EDF">
        <w:tc>
          <w:tcPr>
            <w:tcW w:w="7338" w:type="dxa"/>
          </w:tcPr>
          <w:p w14:paraId="0459BC94" w14:textId="34DE55BD"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1A42EE5" w14:textId="77777777" w:rsidR="00583A8B" w:rsidRDefault="00583A8B" w:rsidP="00AC2EDF">
            <w:pPr>
              <w:jc w:val="right"/>
              <w:rPr>
                <w:sz w:val="20"/>
                <w:szCs w:val="20"/>
              </w:rPr>
            </w:pPr>
            <w:r>
              <w:rPr>
                <w:sz w:val="20"/>
                <w:szCs w:val="20"/>
              </w:rPr>
              <w:t>(A. 95)</w:t>
            </w:r>
          </w:p>
        </w:tc>
      </w:tr>
      <w:tr w:rsidR="00583A8B" w14:paraId="2FDCEE8C" w14:textId="77777777" w:rsidTr="00AC2EDF">
        <w:tc>
          <w:tcPr>
            <w:tcW w:w="7338" w:type="dxa"/>
          </w:tcPr>
          <w:p w14:paraId="4671F226" w14:textId="31703F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1166" w:type="dxa"/>
          </w:tcPr>
          <w:p w14:paraId="1C637DC7" w14:textId="77777777" w:rsidR="00583A8B" w:rsidRDefault="00583A8B" w:rsidP="00AC2EDF">
            <w:pPr>
              <w:jc w:val="right"/>
              <w:rPr>
                <w:sz w:val="20"/>
                <w:szCs w:val="20"/>
              </w:rPr>
            </w:pPr>
            <w:r>
              <w:rPr>
                <w:sz w:val="20"/>
                <w:szCs w:val="20"/>
              </w:rPr>
              <w:t>(A. 96)</w:t>
            </w:r>
          </w:p>
        </w:tc>
      </w:tr>
      <w:tr w:rsidR="00583A8B" w14:paraId="5E81DCD7" w14:textId="77777777" w:rsidTr="00AC2EDF">
        <w:tc>
          <w:tcPr>
            <w:tcW w:w="7338" w:type="dxa"/>
          </w:tcPr>
          <w:p w14:paraId="49B82DA0" w14:textId="5FAE44E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39BB38E1" w14:textId="77777777" w:rsidR="00583A8B" w:rsidRDefault="00583A8B" w:rsidP="00AC2EDF">
            <w:pPr>
              <w:jc w:val="right"/>
              <w:rPr>
                <w:sz w:val="20"/>
                <w:szCs w:val="20"/>
              </w:rPr>
            </w:pPr>
            <w:r>
              <w:rPr>
                <w:sz w:val="20"/>
                <w:szCs w:val="20"/>
              </w:rPr>
              <w:t>(A. 97)</w:t>
            </w:r>
          </w:p>
        </w:tc>
      </w:tr>
      <w:tr w:rsidR="00583A8B" w14:paraId="71812905" w14:textId="77777777" w:rsidTr="00AC2EDF">
        <w:tc>
          <w:tcPr>
            <w:tcW w:w="7338" w:type="dxa"/>
          </w:tcPr>
          <w:p w14:paraId="3701FA6C" w14:textId="074CFA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61F0E4AA" w14:textId="77777777" w:rsidR="00583A8B" w:rsidRDefault="00583A8B" w:rsidP="00AC2EDF">
            <w:pPr>
              <w:jc w:val="right"/>
              <w:rPr>
                <w:sz w:val="20"/>
                <w:szCs w:val="20"/>
              </w:rPr>
            </w:pPr>
            <w:r>
              <w:rPr>
                <w:sz w:val="20"/>
                <w:szCs w:val="20"/>
              </w:rPr>
              <w:t>(A. 98)</w:t>
            </w:r>
          </w:p>
        </w:tc>
      </w:tr>
      <w:tr w:rsidR="00583A8B" w14:paraId="026A5D51" w14:textId="77777777" w:rsidTr="00AC2EDF">
        <w:tc>
          <w:tcPr>
            <w:tcW w:w="7338" w:type="dxa"/>
          </w:tcPr>
          <w:p w14:paraId="030F87CD" w14:textId="1E0BCB9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5D97501" w14:textId="77777777" w:rsidR="00583A8B" w:rsidRDefault="00583A8B" w:rsidP="00AC2EDF">
            <w:pPr>
              <w:jc w:val="right"/>
              <w:rPr>
                <w:sz w:val="20"/>
                <w:szCs w:val="20"/>
              </w:rPr>
            </w:pPr>
            <w:r>
              <w:rPr>
                <w:sz w:val="20"/>
                <w:szCs w:val="20"/>
              </w:rPr>
              <w:t>(A. 99)</w:t>
            </w:r>
          </w:p>
        </w:tc>
      </w:tr>
      <w:tr w:rsidR="00583A8B" w14:paraId="09EC96B4" w14:textId="77777777" w:rsidTr="00AC2EDF">
        <w:tc>
          <w:tcPr>
            <w:tcW w:w="7338" w:type="dxa"/>
          </w:tcPr>
          <w:p w14:paraId="458AAE81" w14:textId="170E20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R</m:t>
                    </m:r>
                  </m:e>
                  <m:sup>
                    <m:r>
                      <w:rPr>
                        <w:rFonts w:ascii="Cambria Math" w:eastAsia="Cambria Math" w:hAnsi="Cambria Math" w:cs="Cambria Math"/>
                        <w:sz w:val="20"/>
                        <w:szCs w:val="20"/>
                      </w:rPr>
                      <m:t>W</m:t>
                    </m:r>
                  </m:sup>
                </m:sSup>
              </m:oMath>
            </m:oMathPara>
          </w:p>
        </w:tc>
        <w:tc>
          <w:tcPr>
            <w:tcW w:w="1166" w:type="dxa"/>
          </w:tcPr>
          <w:p w14:paraId="74555D63" w14:textId="77777777" w:rsidR="00583A8B" w:rsidRDefault="00583A8B" w:rsidP="00AC2EDF">
            <w:pPr>
              <w:jc w:val="right"/>
              <w:rPr>
                <w:sz w:val="20"/>
                <w:szCs w:val="20"/>
              </w:rPr>
            </w:pPr>
            <w:r>
              <w:rPr>
                <w:sz w:val="20"/>
                <w:szCs w:val="20"/>
              </w:rPr>
              <w:t>(A. 100)</w:t>
            </w:r>
          </w:p>
        </w:tc>
      </w:tr>
      <w:tr w:rsidR="00583A8B" w14:paraId="00745C50" w14:textId="77777777" w:rsidTr="00AC2EDF">
        <w:tc>
          <w:tcPr>
            <w:tcW w:w="7338" w:type="dxa"/>
          </w:tcPr>
          <w:p w14:paraId="545E350E" w14:textId="57399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oMath>
            </m:oMathPara>
          </w:p>
        </w:tc>
        <w:tc>
          <w:tcPr>
            <w:tcW w:w="1166" w:type="dxa"/>
          </w:tcPr>
          <w:p w14:paraId="3D2646BC" w14:textId="77777777" w:rsidR="00583A8B" w:rsidRDefault="00583A8B" w:rsidP="00AC2EDF">
            <w:pPr>
              <w:jc w:val="right"/>
              <w:rPr>
                <w:sz w:val="20"/>
                <w:szCs w:val="20"/>
              </w:rPr>
            </w:pPr>
            <w:r>
              <w:rPr>
                <w:sz w:val="20"/>
                <w:szCs w:val="20"/>
              </w:rPr>
              <w:t>(A. 101)</w:t>
            </w:r>
          </w:p>
        </w:tc>
      </w:tr>
      <w:tr w:rsidR="00583A8B" w14:paraId="173C434F" w14:textId="77777777" w:rsidTr="00AC2EDF">
        <w:tc>
          <w:tcPr>
            <w:tcW w:w="7338" w:type="dxa"/>
          </w:tcPr>
          <w:p w14:paraId="0B061D84" w14:textId="13FA7B7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04A70A21" w14:textId="77777777" w:rsidR="00583A8B" w:rsidRDefault="00583A8B" w:rsidP="00AC2EDF">
            <w:pPr>
              <w:jc w:val="right"/>
              <w:rPr>
                <w:sz w:val="20"/>
                <w:szCs w:val="20"/>
              </w:rPr>
            </w:pPr>
            <w:r>
              <w:rPr>
                <w:sz w:val="20"/>
                <w:szCs w:val="20"/>
              </w:rPr>
              <w:t>(A. 102)</w:t>
            </w:r>
          </w:p>
        </w:tc>
      </w:tr>
      <w:tr w:rsidR="00583A8B" w14:paraId="663935B5" w14:textId="77777777" w:rsidTr="00AC2EDF">
        <w:tc>
          <w:tcPr>
            <w:tcW w:w="7338" w:type="dxa"/>
          </w:tcPr>
          <w:p w14:paraId="7DEEE914" w14:textId="4698573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51708F60" w14:textId="77777777" w:rsidR="00583A8B" w:rsidRDefault="00583A8B" w:rsidP="00AC2EDF">
            <w:pPr>
              <w:jc w:val="right"/>
              <w:rPr>
                <w:sz w:val="20"/>
                <w:szCs w:val="20"/>
              </w:rPr>
            </w:pPr>
            <w:r>
              <w:rPr>
                <w:sz w:val="20"/>
                <w:szCs w:val="20"/>
              </w:rPr>
              <w:t>(A. 103)</w:t>
            </w:r>
          </w:p>
        </w:tc>
      </w:tr>
      <w:tr w:rsidR="00583A8B" w14:paraId="72403265" w14:textId="77777777" w:rsidTr="00AC2EDF">
        <w:tc>
          <w:tcPr>
            <w:tcW w:w="7338" w:type="dxa"/>
          </w:tcPr>
          <w:p w14:paraId="3BCE46CF" w14:textId="77777777" w:rsidR="00583A8B" w:rsidRDefault="00583A8B" w:rsidP="00AC2EDF">
            <w:pPr>
              <w:rPr>
                <w:rFonts w:ascii="Calibri" w:eastAsia="Calibri" w:hAnsi="Calibri" w:cs="Calibri"/>
              </w:rPr>
            </w:pPr>
          </w:p>
        </w:tc>
        <w:tc>
          <w:tcPr>
            <w:tcW w:w="1166" w:type="dxa"/>
          </w:tcPr>
          <w:p w14:paraId="737F35CF" w14:textId="77777777" w:rsidR="00583A8B" w:rsidRDefault="00583A8B" w:rsidP="00AC2EDF">
            <w:pPr>
              <w:jc w:val="right"/>
            </w:pPr>
          </w:p>
        </w:tc>
      </w:tr>
      <w:tr w:rsidR="00583A8B" w14:paraId="32BF4D58" w14:textId="77777777" w:rsidTr="00AC2EDF">
        <w:tc>
          <w:tcPr>
            <w:tcW w:w="7338" w:type="dxa"/>
          </w:tcPr>
          <w:p w14:paraId="23DA319F" w14:textId="77777777" w:rsidR="00583A8B" w:rsidRDefault="00583A8B" w:rsidP="00AC2EDF">
            <w:pPr>
              <w:rPr>
                <w:rFonts w:ascii="Calibri" w:eastAsia="Calibri" w:hAnsi="Calibri" w:cs="Calibri"/>
                <w:b/>
              </w:rPr>
            </w:pPr>
            <w:r>
              <w:rPr>
                <w:rFonts w:ascii="Calibri" w:eastAsia="Calibri" w:hAnsi="Calibri" w:cs="Calibri"/>
                <w:b/>
              </w:rPr>
              <w:t xml:space="preserve">Government </w:t>
            </w:r>
          </w:p>
        </w:tc>
        <w:tc>
          <w:tcPr>
            <w:tcW w:w="1166" w:type="dxa"/>
          </w:tcPr>
          <w:p w14:paraId="04AE6E04" w14:textId="77777777" w:rsidR="00583A8B" w:rsidRDefault="00583A8B" w:rsidP="00AC2EDF">
            <w:pPr>
              <w:jc w:val="right"/>
            </w:pPr>
          </w:p>
        </w:tc>
      </w:tr>
      <w:tr w:rsidR="00583A8B" w14:paraId="5CCD066F" w14:textId="77777777" w:rsidTr="00AC2EDF">
        <w:tc>
          <w:tcPr>
            <w:tcW w:w="7338" w:type="dxa"/>
          </w:tcPr>
          <w:p w14:paraId="70070427" w14:textId="343F78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58374E8B" w14:textId="77777777" w:rsidR="00583A8B" w:rsidRDefault="00583A8B" w:rsidP="00AC2EDF">
            <w:pPr>
              <w:jc w:val="right"/>
              <w:rPr>
                <w:sz w:val="20"/>
                <w:szCs w:val="20"/>
              </w:rPr>
            </w:pPr>
            <w:r>
              <w:rPr>
                <w:sz w:val="20"/>
                <w:szCs w:val="20"/>
              </w:rPr>
              <w:t>(A. 104)</w:t>
            </w:r>
          </w:p>
        </w:tc>
      </w:tr>
      <w:tr w:rsidR="00583A8B" w14:paraId="48CC46F5" w14:textId="77777777" w:rsidTr="00AC2EDF">
        <w:tc>
          <w:tcPr>
            <w:tcW w:w="7338" w:type="dxa"/>
          </w:tcPr>
          <w:p w14:paraId="407CA54B" w14:textId="1485FC5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8DE0757" w14:textId="77777777" w:rsidR="00583A8B" w:rsidRDefault="00583A8B" w:rsidP="00AC2EDF">
            <w:pPr>
              <w:jc w:val="right"/>
              <w:rPr>
                <w:sz w:val="20"/>
                <w:szCs w:val="20"/>
              </w:rPr>
            </w:pPr>
            <w:r>
              <w:rPr>
                <w:sz w:val="20"/>
                <w:szCs w:val="20"/>
              </w:rPr>
              <w:t>(A. 105)</w:t>
            </w:r>
          </w:p>
        </w:tc>
      </w:tr>
      <w:tr w:rsidR="00583A8B" w14:paraId="0E5158F9" w14:textId="77777777" w:rsidTr="00AC2EDF">
        <w:tc>
          <w:tcPr>
            <w:tcW w:w="7338" w:type="dxa"/>
          </w:tcPr>
          <w:p w14:paraId="5FCB013D" w14:textId="12BB14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9FB7201" w14:textId="77777777" w:rsidR="00583A8B" w:rsidRDefault="00583A8B" w:rsidP="00AC2EDF">
            <w:pPr>
              <w:jc w:val="right"/>
              <w:rPr>
                <w:sz w:val="20"/>
                <w:szCs w:val="20"/>
              </w:rPr>
            </w:pPr>
            <w:r>
              <w:rPr>
                <w:sz w:val="20"/>
                <w:szCs w:val="20"/>
              </w:rPr>
              <w:t>(A. 106)</w:t>
            </w:r>
          </w:p>
        </w:tc>
      </w:tr>
      <w:tr w:rsidR="00583A8B" w14:paraId="3B08DFFB" w14:textId="77777777" w:rsidTr="00AC2EDF">
        <w:tc>
          <w:tcPr>
            <w:tcW w:w="7338" w:type="dxa"/>
          </w:tcPr>
          <w:p w14:paraId="61CEFC4E" w14:textId="555FB0A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5CB230D9" w14:textId="77777777" w:rsidR="00583A8B" w:rsidRDefault="00583A8B" w:rsidP="00AC2EDF">
            <w:pPr>
              <w:jc w:val="right"/>
              <w:rPr>
                <w:sz w:val="20"/>
                <w:szCs w:val="20"/>
              </w:rPr>
            </w:pPr>
            <w:r>
              <w:rPr>
                <w:sz w:val="20"/>
                <w:szCs w:val="20"/>
              </w:rPr>
              <w:t>(A. 107)</w:t>
            </w:r>
          </w:p>
        </w:tc>
      </w:tr>
      <w:tr w:rsidR="00583A8B" w14:paraId="407003CD" w14:textId="77777777" w:rsidTr="00AC2EDF">
        <w:tc>
          <w:tcPr>
            <w:tcW w:w="7338" w:type="dxa"/>
          </w:tcPr>
          <w:p w14:paraId="5E857048" w14:textId="49476BD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40315AAA" w14:textId="77777777" w:rsidR="00583A8B" w:rsidRDefault="00583A8B" w:rsidP="00AC2EDF">
            <w:pPr>
              <w:jc w:val="right"/>
              <w:rPr>
                <w:sz w:val="20"/>
                <w:szCs w:val="20"/>
              </w:rPr>
            </w:pPr>
            <w:r>
              <w:rPr>
                <w:sz w:val="20"/>
                <w:szCs w:val="20"/>
              </w:rPr>
              <w:t>(A. 108)</w:t>
            </w:r>
          </w:p>
        </w:tc>
      </w:tr>
      <w:tr w:rsidR="00583A8B" w14:paraId="16B05ABA" w14:textId="77777777" w:rsidTr="00AC2EDF">
        <w:tc>
          <w:tcPr>
            <w:tcW w:w="7338" w:type="dxa"/>
          </w:tcPr>
          <w:p w14:paraId="244E935C" w14:textId="0E0464A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7577F9A0" w14:textId="77777777" w:rsidR="00583A8B" w:rsidRDefault="00583A8B" w:rsidP="00AC2EDF">
            <w:pPr>
              <w:jc w:val="right"/>
              <w:rPr>
                <w:sz w:val="20"/>
                <w:szCs w:val="20"/>
              </w:rPr>
            </w:pPr>
            <w:r>
              <w:rPr>
                <w:sz w:val="20"/>
                <w:szCs w:val="20"/>
              </w:rPr>
              <w:t>(A. 109)</w:t>
            </w:r>
          </w:p>
        </w:tc>
      </w:tr>
      <w:tr w:rsidR="00583A8B" w14:paraId="45DAE07B" w14:textId="77777777" w:rsidTr="00AC2EDF">
        <w:tc>
          <w:tcPr>
            <w:tcW w:w="7338" w:type="dxa"/>
          </w:tcPr>
          <w:p w14:paraId="06953EC2" w14:textId="780D4E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69539E5" w14:textId="77777777" w:rsidR="00583A8B" w:rsidRDefault="00583A8B" w:rsidP="00AC2EDF">
            <w:pPr>
              <w:jc w:val="right"/>
              <w:rPr>
                <w:sz w:val="20"/>
                <w:szCs w:val="20"/>
              </w:rPr>
            </w:pPr>
            <w:r>
              <w:rPr>
                <w:sz w:val="20"/>
                <w:szCs w:val="20"/>
              </w:rPr>
              <w:t>(A. 110)</w:t>
            </w:r>
          </w:p>
        </w:tc>
      </w:tr>
      <w:tr w:rsidR="00583A8B" w14:paraId="4CDBBD0C" w14:textId="77777777" w:rsidTr="00AC2EDF">
        <w:tc>
          <w:tcPr>
            <w:tcW w:w="7338" w:type="dxa"/>
          </w:tcPr>
          <w:p w14:paraId="78E2A3CD" w14:textId="2AF05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9B2D680" w14:textId="77777777" w:rsidR="00583A8B" w:rsidRDefault="00583A8B" w:rsidP="00AC2EDF">
            <w:pPr>
              <w:jc w:val="right"/>
              <w:rPr>
                <w:sz w:val="20"/>
                <w:szCs w:val="20"/>
              </w:rPr>
            </w:pPr>
            <w:r>
              <w:rPr>
                <w:sz w:val="20"/>
                <w:szCs w:val="20"/>
              </w:rPr>
              <w:t>(A. 111)</w:t>
            </w:r>
          </w:p>
        </w:tc>
      </w:tr>
      <w:tr w:rsidR="00583A8B" w14:paraId="7E2A3A27" w14:textId="77777777" w:rsidTr="00AC2EDF">
        <w:tc>
          <w:tcPr>
            <w:tcW w:w="7338" w:type="dxa"/>
          </w:tcPr>
          <w:p w14:paraId="24F05951" w14:textId="29625E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39F37BE" w14:textId="77777777" w:rsidR="00583A8B" w:rsidRDefault="00583A8B" w:rsidP="00AC2EDF">
            <w:pPr>
              <w:jc w:val="right"/>
              <w:rPr>
                <w:sz w:val="20"/>
                <w:szCs w:val="20"/>
              </w:rPr>
            </w:pPr>
            <w:r>
              <w:rPr>
                <w:sz w:val="20"/>
                <w:szCs w:val="20"/>
              </w:rPr>
              <w:t>(A. 112)</w:t>
            </w:r>
          </w:p>
        </w:tc>
      </w:tr>
      <w:tr w:rsidR="00583A8B" w14:paraId="7F98E375" w14:textId="77777777" w:rsidTr="00AC2EDF">
        <w:tc>
          <w:tcPr>
            <w:tcW w:w="7338" w:type="dxa"/>
          </w:tcPr>
          <w:p w14:paraId="3505EAF8" w14:textId="5DFDC79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F140F39" w14:textId="77777777" w:rsidR="00583A8B" w:rsidRDefault="00583A8B" w:rsidP="00AC2EDF">
            <w:pPr>
              <w:jc w:val="right"/>
              <w:rPr>
                <w:sz w:val="20"/>
                <w:szCs w:val="20"/>
              </w:rPr>
            </w:pPr>
            <w:r>
              <w:rPr>
                <w:sz w:val="20"/>
                <w:szCs w:val="20"/>
              </w:rPr>
              <w:t>(A. 113)</w:t>
            </w:r>
          </w:p>
        </w:tc>
      </w:tr>
      <w:tr w:rsidR="00583A8B" w14:paraId="015B8173" w14:textId="77777777" w:rsidTr="00AC2EDF">
        <w:tc>
          <w:tcPr>
            <w:tcW w:w="7338" w:type="dxa"/>
          </w:tcPr>
          <w:p w14:paraId="275AF2F8" w14:textId="04554E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+D</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6727EA7C" w14:textId="77777777" w:rsidR="00583A8B" w:rsidRDefault="00583A8B" w:rsidP="00AC2EDF">
            <w:pPr>
              <w:jc w:val="right"/>
              <w:rPr>
                <w:sz w:val="20"/>
                <w:szCs w:val="20"/>
              </w:rPr>
            </w:pPr>
            <w:r>
              <w:rPr>
                <w:sz w:val="20"/>
                <w:szCs w:val="20"/>
              </w:rPr>
              <w:t>(A. 114)</w:t>
            </w:r>
          </w:p>
        </w:tc>
      </w:tr>
      <w:tr w:rsidR="00583A8B" w14:paraId="55221058" w14:textId="77777777" w:rsidTr="00AC2EDF">
        <w:tc>
          <w:tcPr>
            <w:tcW w:w="7338" w:type="dxa"/>
          </w:tcPr>
          <w:p w14:paraId="2E81C98F" w14:textId="4698A3A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441E2FF1" w14:textId="77777777" w:rsidR="00583A8B" w:rsidRDefault="00583A8B" w:rsidP="00AC2EDF">
            <w:pPr>
              <w:jc w:val="right"/>
              <w:rPr>
                <w:sz w:val="20"/>
                <w:szCs w:val="20"/>
              </w:rPr>
            </w:pPr>
            <w:r>
              <w:rPr>
                <w:sz w:val="20"/>
                <w:szCs w:val="20"/>
              </w:rPr>
              <w:t>(A. 115)</w:t>
            </w:r>
          </w:p>
        </w:tc>
      </w:tr>
      <w:tr w:rsidR="00583A8B" w14:paraId="55B7AC9E" w14:textId="77777777" w:rsidTr="00AC2EDF">
        <w:tc>
          <w:tcPr>
            <w:tcW w:w="7338" w:type="dxa"/>
          </w:tcPr>
          <w:p w14:paraId="16D9F5C2" w14:textId="5F2BCCF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1166" w:type="dxa"/>
          </w:tcPr>
          <w:p w14:paraId="42B5DBA2" w14:textId="77777777" w:rsidR="00583A8B" w:rsidRDefault="00583A8B" w:rsidP="00AC2EDF">
            <w:pPr>
              <w:jc w:val="right"/>
              <w:rPr>
                <w:sz w:val="20"/>
                <w:szCs w:val="20"/>
              </w:rPr>
            </w:pPr>
            <w:r>
              <w:rPr>
                <w:sz w:val="20"/>
                <w:szCs w:val="20"/>
              </w:rPr>
              <w:t>(A. 116)</w:t>
            </w:r>
          </w:p>
        </w:tc>
      </w:tr>
      <w:tr w:rsidR="00583A8B" w14:paraId="17B019C0" w14:textId="77777777" w:rsidTr="00AC2EDF">
        <w:tc>
          <w:tcPr>
            <w:tcW w:w="7338" w:type="dxa"/>
          </w:tcPr>
          <w:p w14:paraId="02661047" w14:textId="77777777" w:rsidR="00583A8B" w:rsidRDefault="00583A8B" w:rsidP="00AC2EDF">
            <w:pPr>
              <w:rPr>
                <w:rFonts w:ascii="Calibri" w:eastAsia="Calibri" w:hAnsi="Calibri" w:cs="Calibri"/>
                <w:color w:val="000000"/>
              </w:rPr>
            </w:pPr>
          </w:p>
        </w:tc>
        <w:tc>
          <w:tcPr>
            <w:tcW w:w="1166" w:type="dxa"/>
          </w:tcPr>
          <w:p w14:paraId="208B3655" w14:textId="77777777" w:rsidR="00583A8B" w:rsidRDefault="00583A8B" w:rsidP="00AC2EDF">
            <w:pPr>
              <w:jc w:val="right"/>
            </w:pPr>
          </w:p>
        </w:tc>
      </w:tr>
      <w:tr w:rsidR="00583A8B" w14:paraId="249636A2" w14:textId="77777777" w:rsidTr="00AC2EDF">
        <w:tc>
          <w:tcPr>
            <w:tcW w:w="7338" w:type="dxa"/>
          </w:tcPr>
          <w:p w14:paraId="59D88E13" w14:textId="77777777" w:rsidR="00583A8B" w:rsidRDefault="00583A8B" w:rsidP="00AC2EDF">
            <w:pPr>
              <w:rPr>
                <w:rFonts w:ascii="Calibri" w:eastAsia="Calibri" w:hAnsi="Calibri" w:cs="Calibri"/>
                <w:b/>
                <w:color w:val="000000"/>
              </w:rPr>
            </w:pPr>
            <w:r>
              <w:rPr>
                <w:rFonts w:ascii="Calibri" w:eastAsia="Calibri" w:hAnsi="Calibri" w:cs="Calibri"/>
                <w:b/>
                <w:color w:val="000000"/>
              </w:rPr>
              <w:t>Rest of the world</w:t>
            </w:r>
          </w:p>
        </w:tc>
        <w:tc>
          <w:tcPr>
            <w:tcW w:w="1166" w:type="dxa"/>
          </w:tcPr>
          <w:p w14:paraId="63CF5900" w14:textId="77777777" w:rsidR="00583A8B" w:rsidRDefault="00583A8B" w:rsidP="00AC2EDF">
            <w:pPr>
              <w:jc w:val="right"/>
            </w:pPr>
          </w:p>
        </w:tc>
      </w:tr>
      <w:tr w:rsidR="00583A8B" w14:paraId="67E9B2E3" w14:textId="77777777" w:rsidTr="00AC2EDF">
        <w:tc>
          <w:tcPr>
            <w:tcW w:w="7338" w:type="dxa"/>
          </w:tcPr>
          <w:p w14:paraId="31BAB254" w14:textId="4A34E992"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1.30*∆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-0.63*∆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0.25*</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t-2</m:t>
                        </m:r>
                      </m:sub>
                    </m:sSub>
                  </m:e>
                </m:d>
                <m:r>
                  <w:rPr>
                    <w:rFonts w:ascii="Cambria Math" w:hAnsi="Cambria Math"/>
                  </w:rPr>
                  <m:t xml:space="preserve">  </m:t>
                </m:r>
              </m:oMath>
            </m:oMathPara>
          </w:p>
        </w:tc>
        <w:tc>
          <w:tcPr>
            <w:tcW w:w="1166" w:type="dxa"/>
          </w:tcPr>
          <w:p w14:paraId="6258134F" w14:textId="77777777" w:rsidR="00583A8B" w:rsidRDefault="00583A8B" w:rsidP="00AC2EDF">
            <w:pPr>
              <w:jc w:val="right"/>
              <w:rPr>
                <w:sz w:val="20"/>
                <w:szCs w:val="20"/>
              </w:rPr>
            </w:pPr>
            <w:r>
              <w:rPr>
                <w:sz w:val="20"/>
                <w:szCs w:val="20"/>
              </w:rPr>
              <w:t>(A. 117)</w:t>
            </w:r>
          </w:p>
        </w:tc>
      </w:tr>
      <w:tr w:rsidR="00583A8B" w14:paraId="6EAD5B4D" w14:textId="77777777" w:rsidTr="00AC2EDF">
        <w:tc>
          <w:tcPr>
            <w:tcW w:w="7338" w:type="dxa"/>
          </w:tcPr>
          <w:p w14:paraId="0B808B9B" w14:textId="5237B5B6"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=-3.76-0.13*∆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d>
                <m:r>
                  <w:rPr>
                    <w:rFonts w:ascii="Cambria Math" w:hAnsi="Cambria Math"/>
                  </w:rPr>
                  <m:t xml:space="preserve"> </m:t>
                </m:r>
                <m:r>
                  <w:rPr>
                    <w:rFonts w:ascii="Cambria Math" w:eastAsia="Cambria Math" w:hAnsi="Cambria Math" w:cs="Cambria Math"/>
                    <w:color w:val="000000"/>
                    <w:sz w:val="20"/>
                    <w:szCs w:val="20"/>
                  </w:rPr>
                  <m:t>+0.28*∆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t-1</m:t>
                        </m:r>
                      </m:sub>
                    </m:sSub>
                  </m:e>
                </m:d>
                <m:r>
                  <w:rPr>
                    <w:rFonts w:ascii="Cambria Math" w:hAnsi="Cambria Math"/>
                  </w:rPr>
                  <m:t xml:space="preserve"> </m:t>
                </m:r>
                <m:r>
                  <w:rPr>
                    <w:rFonts w:ascii="Cambria Math" w:eastAsia="Cambria Math" w:hAnsi="Cambria Math" w:cs="Cambria Math"/>
                    <w:color w:val="000000"/>
                    <w:sz w:val="20"/>
                    <w:szCs w:val="20"/>
                  </w:rPr>
                  <m:t>+0.38*∆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t-3</m:t>
                        </m:r>
                      </m:sub>
                    </m:sSub>
                  </m:e>
                </m:d>
                <m:r>
                  <w:rPr>
                    <w:rFonts w:ascii="Cambria Math" w:hAnsi="Cambria Math"/>
                  </w:rPr>
                  <m:t xml:space="preserve"> </m:t>
                </m:r>
                <m:r>
                  <w:rPr>
                    <w:rFonts w:ascii="Cambria Math" w:eastAsia="Cambria Math" w:hAnsi="Cambria Math" w:cs="Cambria Math"/>
                    <w:color w:val="000000"/>
                    <w:sz w:val="20"/>
                    <w:szCs w:val="20"/>
                  </w:rPr>
                  <m:t>+1.22*∆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0.57*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5D786451" w14:textId="77777777" w:rsidR="00583A8B" w:rsidRDefault="00583A8B" w:rsidP="00AC2EDF">
            <w:pPr>
              <w:jc w:val="right"/>
              <w:rPr>
                <w:sz w:val="20"/>
                <w:szCs w:val="20"/>
              </w:rPr>
            </w:pPr>
            <w:r>
              <w:rPr>
                <w:sz w:val="20"/>
                <w:szCs w:val="20"/>
              </w:rPr>
              <w:t>(A. 118)</w:t>
            </w:r>
          </w:p>
        </w:tc>
      </w:tr>
      <w:tr w:rsidR="00583A8B" w14:paraId="4C0AED19" w14:textId="77777777" w:rsidTr="00AC2EDF">
        <w:tc>
          <w:tcPr>
            <w:tcW w:w="7338" w:type="dxa"/>
          </w:tcPr>
          <w:p w14:paraId="0B949E0C" w14:textId="69FF35D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xr</m:t>
                    </m:r>
                  </m:e>
                  <m:sub>
                    <m:r>
                      <w:rPr>
                        <w:rFonts w:ascii="Cambria Math" w:eastAsia="Cambria Math" w:hAnsi="Cambria Math" w:cs="Cambria Math"/>
                        <w:sz w:val="20"/>
                        <w:szCs w:val="20"/>
                      </w:rPr>
                      <m:t>t</m:t>
                    </m:r>
                  </m:sub>
                </m:sSub>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den>
                </m:f>
              </m:oMath>
            </m:oMathPara>
          </w:p>
        </w:tc>
        <w:tc>
          <w:tcPr>
            <w:tcW w:w="1166" w:type="dxa"/>
          </w:tcPr>
          <w:p w14:paraId="5F7FFC9D" w14:textId="77777777" w:rsidR="00583A8B" w:rsidRDefault="00583A8B" w:rsidP="00AC2EDF">
            <w:pPr>
              <w:jc w:val="right"/>
              <w:rPr>
                <w:sz w:val="20"/>
                <w:szCs w:val="20"/>
              </w:rPr>
            </w:pPr>
            <w:r>
              <w:rPr>
                <w:sz w:val="20"/>
                <w:szCs w:val="20"/>
              </w:rPr>
              <w:t>(A. 119)</w:t>
            </w:r>
          </w:p>
        </w:tc>
      </w:tr>
      <w:tr w:rsidR="00583A8B" w14:paraId="21F7CC96" w14:textId="77777777" w:rsidTr="00AC2EDF">
        <w:tc>
          <w:tcPr>
            <w:tcW w:w="7338" w:type="dxa"/>
          </w:tcPr>
          <w:p w14:paraId="5A36BEA8" w14:textId="4094FAFC"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1166" w:type="dxa"/>
          </w:tcPr>
          <w:p w14:paraId="013D266D" w14:textId="77777777" w:rsidR="00583A8B" w:rsidRDefault="00583A8B" w:rsidP="00AC2EDF">
            <w:pPr>
              <w:jc w:val="right"/>
              <w:rPr>
                <w:sz w:val="20"/>
                <w:szCs w:val="20"/>
              </w:rPr>
            </w:pPr>
            <w:r>
              <w:rPr>
                <w:sz w:val="20"/>
                <w:szCs w:val="20"/>
              </w:rPr>
              <w:t>(A. 120)</w:t>
            </w:r>
          </w:p>
        </w:tc>
      </w:tr>
      <w:tr w:rsidR="00583A8B" w14:paraId="7CB1A6C4" w14:textId="77777777" w:rsidTr="00AC2EDF">
        <w:tc>
          <w:tcPr>
            <w:tcW w:w="7338" w:type="dxa"/>
          </w:tcPr>
          <w:p w14:paraId="3A7057AE" w14:textId="069E167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1166" w:type="dxa"/>
          </w:tcPr>
          <w:p w14:paraId="02E0949B" w14:textId="77777777" w:rsidR="00583A8B" w:rsidRDefault="00583A8B" w:rsidP="00AC2EDF">
            <w:pPr>
              <w:jc w:val="right"/>
              <w:rPr>
                <w:sz w:val="20"/>
                <w:szCs w:val="20"/>
              </w:rPr>
            </w:pPr>
            <w:r>
              <w:rPr>
                <w:sz w:val="20"/>
                <w:szCs w:val="20"/>
              </w:rPr>
              <w:t>(A. 121)</w:t>
            </w:r>
          </w:p>
        </w:tc>
      </w:tr>
      <w:tr w:rsidR="00583A8B" w14:paraId="2BD62705" w14:textId="77777777" w:rsidTr="00AC2EDF">
        <w:tc>
          <w:tcPr>
            <w:tcW w:w="7338" w:type="dxa"/>
          </w:tcPr>
          <w:p w14:paraId="4657B0B4" w14:textId="1314655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2D22D1C4" w14:textId="77777777" w:rsidR="00583A8B" w:rsidRDefault="00583A8B" w:rsidP="00AC2EDF">
            <w:pPr>
              <w:jc w:val="right"/>
              <w:rPr>
                <w:sz w:val="20"/>
                <w:szCs w:val="20"/>
              </w:rPr>
            </w:pPr>
            <w:r>
              <w:rPr>
                <w:sz w:val="20"/>
                <w:szCs w:val="20"/>
              </w:rPr>
              <w:t>(A. 122)</w:t>
            </w:r>
          </w:p>
        </w:tc>
      </w:tr>
      <w:tr w:rsidR="00583A8B" w14:paraId="0905A474" w14:textId="77777777" w:rsidTr="00AC2EDF">
        <w:tc>
          <w:tcPr>
            <w:tcW w:w="7338" w:type="dxa"/>
          </w:tcPr>
          <w:p w14:paraId="51A3A3FC" w14:textId="5A19E8F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-KT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DD6EB18" w14:textId="77777777" w:rsidR="00583A8B" w:rsidRDefault="00583A8B" w:rsidP="00AC2EDF">
            <w:pPr>
              <w:jc w:val="right"/>
              <w:rPr>
                <w:sz w:val="20"/>
                <w:szCs w:val="20"/>
              </w:rPr>
            </w:pPr>
            <w:r>
              <w:rPr>
                <w:sz w:val="20"/>
                <w:szCs w:val="20"/>
              </w:rPr>
              <w:t>(A. 123)</w:t>
            </w:r>
          </w:p>
        </w:tc>
      </w:tr>
      <w:tr w:rsidR="00583A8B" w14:paraId="3A6A7154" w14:textId="77777777" w:rsidTr="00AC2EDF">
        <w:tc>
          <w:tcPr>
            <w:tcW w:w="7338" w:type="dxa"/>
          </w:tcPr>
          <w:p w14:paraId="3882BA7A" w14:textId="6C93798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e>
                </m:d>
              </m:oMath>
            </m:oMathPara>
          </w:p>
        </w:tc>
        <w:tc>
          <w:tcPr>
            <w:tcW w:w="1166" w:type="dxa"/>
          </w:tcPr>
          <w:p w14:paraId="0A38A6FA" w14:textId="77777777" w:rsidR="00583A8B" w:rsidRDefault="00583A8B" w:rsidP="00AC2EDF">
            <w:pPr>
              <w:jc w:val="right"/>
              <w:rPr>
                <w:sz w:val="20"/>
                <w:szCs w:val="20"/>
              </w:rPr>
            </w:pPr>
            <w:r>
              <w:rPr>
                <w:sz w:val="20"/>
                <w:szCs w:val="20"/>
              </w:rPr>
              <w:t>(A. 124)</w:t>
            </w:r>
          </w:p>
        </w:tc>
      </w:tr>
      <w:tr w:rsidR="00583A8B" w14:paraId="2C27D23B" w14:textId="77777777" w:rsidTr="00AC2EDF">
        <w:tc>
          <w:tcPr>
            <w:tcW w:w="7338" w:type="dxa"/>
          </w:tcPr>
          <w:p w14:paraId="208A7950" w14:textId="3AB97B2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7B5CA4B6" w14:textId="77777777" w:rsidR="00583A8B" w:rsidRDefault="00583A8B" w:rsidP="00AC2EDF">
            <w:pPr>
              <w:jc w:val="right"/>
              <w:rPr>
                <w:sz w:val="20"/>
                <w:szCs w:val="20"/>
              </w:rPr>
            </w:pPr>
            <w:r>
              <w:rPr>
                <w:sz w:val="20"/>
                <w:szCs w:val="20"/>
              </w:rPr>
              <w:t>(A. 125)</w:t>
            </w:r>
          </w:p>
        </w:tc>
      </w:tr>
      <w:tr w:rsidR="00583A8B" w14:paraId="292F2332" w14:textId="77777777" w:rsidTr="00AC2EDF">
        <w:tc>
          <w:tcPr>
            <w:tcW w:w="7338" w:type="dxa"/>
          </w:tcPr>
          <w:p w14:paraId="0EB8DB82" w14:textId="7347D8F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64C9B4EF" w14:textId="77777777" w:rsidR="00583A8B" w:rsidRDefault="00583A8B" w:rsidP="00AC2EDF">
            <w:pPr>
              <w:jc w:val="right"/>
              <w:rPr>
                <w:sz w:val="20"/>
                <w:szCs w:val="20"/>
              </w:rPr>
            </w:pPr>
            <w:r>
              <w:rPr>
                <w:sz w:val="20"/>
                <w:szCs w:val="20"/>
              </w:rPr>
              <w:t>(A. 126)</w:t>
            </w:r>
          </w:p>
        </w:tc>
      </w:tr>
      <w:tr w:rsidR="00583A8B" w14:paraId="7D592C7A" w14:textId="77777777" w:rsidTr="00AC2EDF">
        <w:tc>
          <w:tcPr>
            <w:tcW w:w="7338" w:type="dxa"/>
          </w:tcPr>
          <w:p w14:paraId="1065FDFF" w14:textId="3787272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33CDE865" w14:textId="77777777" w:rsidR="00583A8B" w:rsidRDefault="00583A8B" w:rsidP="00AC2EDF">
            <w:pPr>
              <w:jc w:val="right"/>
              <w:rPr>
                <w:sz w:val="20"/>
                <w:szCs w:val="20"/>
              </w:rPr>
            </w:pPr>
            <w:r>
              <w:rPr>
                <w:sz w:val="20"/>
                <w:szCs w:val="20"/>
              </w:rPr>
              <w:t>(A. 127)</w:t>
            </w:r>
          </w:p>
        </w:tc>
      </w:tr>
      <w:tr w:rsidR="00583A8B" w14:paraId="3FE0210A" w14:textId="77777777" w:rsidTr="00AC2EDF">
        <w:tc>
          <w:tcPr>
            <w:tcW w:w="7338" w:type="dxa"/>
          </w:tcPr>
          <w:p w14:paraId="610C3097" w14:textId="679A64B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2BB0FCD4" w14:textId="77777777" w:rsidR="00583A8B" w:rsidRDefault="00583A8B" w:rsidP="00AC2EDF">
            <w:pPr>
              <w:jc w:val="right"/>
              <w:rPr>
                <w:sz w:val="20"/>
                <w:szCs w:val="20"/>
              </w:rPr>
            </w:pPr>
            <w:r>
              <w:rPr>
                <w:sz w:val="20"/>
                <w:szCs w:val="20"/>
              </w:rPr>
              <w:t>(A. 128)</w:t>
            </w:r>
          </w:p>
        </w:tc>
      </w:tr>
      <w:tr w:rsidR="00583A8B" w14:paraId="1D7D1F51" w14:textId="77777777" w:rsidTr="00AC2EDF">
        <w:tc>
          <w:tcPr>
            <w:tcW w:w="7338" w:type="dxa"/>
          </w:tcPr>
          <w:p w14:paraId="1460562D" w14:textId="188B211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D6B225" w14:textId="77777777" w:rsidR="00583A8B" w:rsidRDefault="00583A8B" w:rsidP="00AC2EDF">
            <w:pPr>
              <w:jc w:val="right"/>
              <w:rPr>
                <w:sz w:val="20"/>
                <w:szCs w:val="20"/>
              </w:rPr>
            </w:pPr>
            <w:r>
              <w:rPr>
                <w:sz w:val="20"/>
                <w:szCs w:val="20"/>
              </w:rPr>
              <w:t>(A. 129)</w:t>
            </w:r>
          </w:p>
        </w:tc>
      </w:tr>
      <w:tr w:rsidR="00583A8B" w14:paraId="57B1D366" w14:textId="77777777" w:rsidTr="00AC2EDF">
        <w:tc>
          <w:tcPr>
            <w:tcW w:w="7338" w:type="dxa"/>
          </w:tcPr>
          <w:p w14:paraId="64273327" w14:textId="21F677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E23902" w14:textId="77777777" w:rsidR="00583A8B" w:rsidRDefault="00583A8B" w:rsidP="00AC2EDF">
            <w:pPr>
              <w:jc w:val="right"/>
              <w:rPr>
                <w:sz w:val="20"/>
                <w:szCs w:val="20"/>
              </w:rPr>
            </w:pPr>
            <w:r>
              <w:rPr>
                <w:sz w:val="20"/>
                <w:szCs w:val="20"/>
              </w:rPr>
              <w:t>(A. 130)</w:t>
            </w:r>
          </w:p>
        </w:tc>
      </w:tr>
      <w:tr w:rsidR="00583A8B" w14:paraId="5D34A754" w14:textId="77777777" w:rsidTr="00AC2EDF">
        <w:tc>
          <w:tcPr>
            <w:tcW w:w="7338" w:type="dxa"/>
          </w:tcPr>
          <w:p w14:paraId="5C07C971" w14:textId="6E96281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31C7E8A4" w14:textId="77777777" w:rsidR="00583A8B" w:rsidRDefault="00583A8B" w:rsidP="00AC2EDF">
            <w:pPr>
              <w:jc w:val="right"/>
              <w:rPr>
                <w:sz w:val="20"/>
                <w:szCs w:val="20"/>
              </w:rPr>
            </w:pPr>
            <w:r>
              <w:rPr>
                <w:sz w:val="20"/>
                <w:szCs w:val="20"/>
              </w:rPr>
              <w:t>(A. 131)</w:t>
            </w:r>
          </w:p>
        </w:tc>
      </w:tr>
      <w:tr w:rsidR="00583A8B" w14:paraId="75167891" w14:textId="77777777" w:rsidTr="00AC2EDF">
        <w:tc>
          <w:tcPr>
            <w:tcW w:w="7338" w:type="dxa"/>
          </w:tcPr>
          <w:p w14:paraId="480433DB" w14:textId="6535D2F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64463970" w14:textId="77777777" w:rsidR="00583A8B" w:rsidRDefault="00583A8B" w:rsidP="00AC2EDF">
            <w:pPr>
              <w:jc w:val="right"/>
              <w:rPr>
                <w:sz w:val="20"/>
                <w:szCs w:val="20"/>
              </w:rPr>
            </w:pPr>
            <w:r>
              <w:rPr>
                <w:sz w:val="20"/>
                <w:szCs w:val="20"/>
              </w:rPr>
              <w:t>(A. 132)</w:t>
            </w:r>
          </w:p>
        </w:tc>
      </w:tr>
      <w:tr w:rsidR="00583A8B" w14:paraId="3ABC729A" w14:textId="77777777" w:rsidTr="00AC2EDF">
        <w:tc>
          <w:tcPr>
            <w:tcW w:w="7338" w:type="dxa"/>
          </w:tcPr>
          <w:p w14:paraId="7A1C4EAE" w14:textId="77777777" w:rsidR="00583A8B" w:rsidRDefault="00583A8B" w:rsidP="00AC2EDF">
            <w:pPr>
              <w:jc w:val="center"/>
              <w:rPr>
                <w:rFonts w:ascii="Calibri" w:eastAsia="Calibri" w:hAnsi="Calibri" w:cs="Calibri"/>
              </w:rPr>
            </w:pPr>
          </w:p>
        </w:tc>
        <w:tc>
          <w:tcPr>
            <w:tcW w:w="1166" w:type="dxa"/>
          </w:tcPr>
          <w:p w14:paraId="2B035ABB" w14:textId="77777777" w:rsidR="00583A8B" w:rsidRDefault="00583A8B" w:rsidP="00AC2EDF">
            <w:pPr>
              <w:jc w:val="right"/>
            </w:pPr>
          </w:p>
        </w:tc>
      </w:tr>
      <w:tr w:rsidR="00583A8B" w14:paraId="5FEE701D" w14:textId="77777777" w:rsidTr="00AC2EDF">
        <w:tc>
          <w:tcPr>
            <w:tcW w:w="7338" w:type="dxa"/>
          </w:tcPr>
          <w:p w14:paraId="6A856066" w14:textId="77777777" w:rsidR="00583A8B" w:rsidRDefault="00583A8B" w:rsidP="00AC2EDF">
            <w:pPr>
              <w:rPr>
                <w:rFonts w:ascii="Calibri" w:eastAsia="Calibri" w:hAnsi="Calibri" w:cs="Calibri"/>
                <w:b/>
              </w:rPr>
            </w:pPr>
            <w:r>
              <w:rPr>
                <w:rFonts w:ascii="Calibri" w:eastAsia="Calibri" w:hAnsi="Calibri" w:cs="Calibri"/>
                <w:b/>
              </w:rPr>
              <w:t>Labour market</w:t>
            </w:r>
          </w:p>
        </w:tc>
        <w:tc>
          <w:tcPr>
            <w:tcW w:w="1166" w:type="dxa"/>
          </w:tcPr>
          <w:p w14:paraId="19D01CD2" w14:textId="77777777" w:rsidR="00583A8B" w:rsidRDefault="00583A8B" w:rsidP="00AC2EDF">
            <w:pPr>
              <w:jc w:val="right"/>
            </w:pPr>
          </w:p>
        </w:tc>
      </w:tr>
      <w:tr w:rsidR="00583A8B" w14:paraId="20D3E454" w14:textId="77777777" w:rsidTr="00AC2EDF">
        <w:tc>
          <w:tcPr>
            <w:tcW w:w="7338" w:type="dxa"/>
          </w:tcPr>
          <w:p w14:paraId="595001D8" w14:textId="6403B0D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PN</m:t>
                    </m:r>
                  </m:sup>
                </m:sSubSup>
              </m:oMath>
            </m:oMathPara>
          </w:p>
        </w:tc>
        <w:tc>
          <w:tcPr>
            <w:tcW w:w="1166" w:type="dxa"/>
          </w:tcPr>
          <w:p w14:paraId="6D63983A" w14:textId="77777777" w:rsidR="00583A8B" w:rsidRDefault="00583A8B" w:rsidP="00AC2EDF">
            <w:pPr>
              <w:jc w:val="right"/>
              <w:rPr>
                <w:sz w:val="20"/>
                <w:szCs w:val="20"/>
              </w:rPr>
            </w:pPr>
            <w:r>
              <w:rPr>
                <w:sz w:val="20"/>
                <w:szCs w:val="20"/>
              </w:rPr>
              <w:t>(A. 133)</w:t>
            </w:r>
          </w:p>
        </w:tc>
      </w:tr>
      <w:tr w:rsidR="00583A8B" w14:paraId="29DB367A" w14:textId="77777777" w:rsidTr="00AC2EDF">
        <w:tc>
          <w:tcPr>
            <w:tcW w:w="7338" w:type="dxa"/>
          </w:tcPr>
          <w:p w14:paraId="7BEB3CB5" w14:textId="326F1DE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den>
                </m:f>
              </m:oMath>
            </m:oMathPara>
          </w:p>
        </w:tc>
        <w:tc>
          <w:tcPr>
            <w:tcW w:w="1166" w:type="dxa"/>
          </w:tcPr>
          <w:p w14:paraId="0A84F5ED" w14:textId="77777777" w:rsidR="00583A8B" w:rsidRDefault="00583A8B" w:rsidP="00AC2EDF">
            <w:pPr>
              <w:jc w:val="right"/>
              <w:rPr>
                <w:sz w:val="20"/>
                <w:szCs w:val="20"/>
              </w:rPr>
            </w:pPr>
            <w:r>
              <w:rPr>
                <w:sz w:val="20"/>
                <w:szCs w:val="20"/>
              </w:rPr>
              <w:t>(A. 134)</w:t>
            </w:r>
          </w:p>
        </w:tc>
      </w:tr>
      <w:tr w:rsidR="00583A8B" w14:paraId="147868CC" w14:textId="77777777" w:rsidTr="00AC2EDF">
        <w:tc>
          <w:tcPr>
            <w:tcW w:w="7338" w:type="dxa"/>
          </w:tcPr>
          <w:p w14:paraId="59C5B4B2" w14:textId="00A09D66"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a</m:t>
                    </m:r>
                  </m:den>
                </m:f>
              </m:oMath>
            </m:oMathPara>
          </w:p>
        </w:tc>
        <w:tc>
          <w:tcPr>
            <w:tcW w:w="1166" w:type="dxa"/>
          </w:tcPr>
          <w:p w14:paraId="10B1EA5B" w14:textId="77777777" w:rsidR="00583A8B" w:rsidRDefault="00583A8B" w:rsidP="00AC2EDF">
            <w:pPr>
              <w:jc w:val="right"/>
              <w:rPr>
                <w:sz w:val="20"/>
                <w:szCs w:val="20"/>
              </w:rPr>
            </w:pPr>
            <w:r>
              <w:rPr>
                <w:sz w:val="20"/>
                <w:szCs w:val="20"/>
              </w:rPr>
              <w:t>(A. 135)</w:t>
            </w:r>
          </w:p>
        </w:tc>
      </w:tr>
      <w:tr w:rsidR="00583A8B" w14:paraId="724CFA46" w14:textId="77777777" w:rsidTr="00AC2EDF">
        <w:tc>
          <w:tcPr>
            <w:tcW w:w="7338" w:type="dxa"/>
          </w:tcPr>
          <w:p w14:paraId="6A591560" w14:textId="403724BA"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N</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W</m:t>
                    </m:r>
                  </m:sup>
                </m:sSubSup>
              </m:oMath>
            </m:oMathPara>
          </w:p>
        </w:tc>
        <w:tc>
          <w:tcPr>
            <w:tcW w:w="1166" w:type="dxa"/>
          </w:tcPr>
          <w:p w14:paraId="7695F7B6" w14:textId="77777777" w:rsidR="00583A8B" w:rsidRDefault="00583A8B" w:rsidP="00AC2EDF">
            <w:pPr>
              <w:jc w:val="right"/>
              <w:rPr>
                <w:sz w:val="20"/>
                <w:szCs w:val="20"/>
              </w:rPr>
            </w:pPr>
            <w:r>
              <w:rPr>
                <w:sz w:val="20"/>
                <w:szCs w:val="20"/>
              </w:rPr>
              <w:t>(A. 136)</w:t>
            </w:r>
          </w:p>
        </w:tc>
      </w:tr>
      <w:tr w:rsidR="00583A8B" w14:paraId="619028E7" w14:textId="77777777" w:rsidTr="00AC2EDF">
        <w:tc>
          <w:tcPr>
            <w:tcW w:w="7338" w:type="dxa"/>
          </w:tcPr>
          <w:p w14:paraId="0E2A44B2" w14:textId="240528E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den>
                </m:f>
              </m:oMath>
            </m:oMathPara>
          </w:p>
        </w:tc>
        <w:tc>
          <w:tcPr>
            <w:tcW w:w="1166" w:type="dxa"/>
          </w:tcPr>
          <w:p w14:paraId="069A1E7C" w14:textId="77777777" w:rsidR="00583A8B" w:rsidRDefault="00583A8B" w:rsidP="00AC2EDF">
            <w:pPr>
              <w:jc w:val="right"/>
              <w:rPr>
                <w:sz w:val="20"/>
                <w:szCs w:val="20"/>
              </w:rPr>
            </w:pPr>
            <w:r>
              <w:rPr>
                <w:sz w:val="20"/>
                <w:szCs w:val="20"/>
              </w:rPr>
              <w:t>(A. 137)</w:t>
            </w:r>
          </w:p>
        </w:tc>
      </w:tr>
      <w:tr w:rsidR="00583A8B" w14:paraId="0B6D552A" w14:textId="77777777" w:rsidTr="00AC2EDF">
        <w:tc>
          <w:tcPr>
            <w:tcW w:w="7338" w:type="dxa"/>
          </w:tcPr>
          <w:p w14:paraId="727E060C" w14:textId="339692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1166" w:type="dxa"/>
          </w:tcPr>
          <w:p w14:paraId="67BAFC48" w14:textId="77777777" w:rsidR="00583A8B" w:rsidRDefault="00583A8B" w:rsidP="00AC2EDF">
            <w:pPr>
              <w:jc w:val="right"/>
              <w:rPr>
                <w:sz w:val="20"/>
                <w:szCs w:val="20"/>
              </w:rPr>
            </w:pPr>
            <w:r>
              <w:rPr>
                <w:sz w:val="20"/>
                <w:szCs w:val="20"/>
              </w:rPr>
              <w:t>(A. 138)</w:t>
            </w:r>
          </w:p>
        </w:tc>
      </w:tr>
      <w:tr w:rsidR="00583A8B" w14:paraId="43D6C83A" w14:textId="77777777" w:rsidTr="00AC2EDF">
        <w:tc>
          <w:tcPr>
            <w:tcW w:w="7338" w:type="dxa"/>
          </w:tcPr>
          <w:p w14:paraId="7C68DB29" w14:textId="38BF9A4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den>
                </m:f>
              </m:oMath>
            </m:oMathPara>
          </w:p>
        </w:tc>
        <w:tc>
          <w:tcPr>
            <w:tcW w:w="1166" w:type="dxa"/>
          </w:tcPr>
          <w:p w14:paraId="5DACA8DB" w14:textId="77777777" w:rsidR="00583A8B" w:rsidRDefault="00583A8B" w:rsidP="00AC2EDF">
            <w:pPr>
              <w:jc w:val="right"/>
              <w:rPr>
                <w:sz w:val="20"/>
                <w:szCs w:val="20"/>
              </w:rPr>
            </w:pPr>
            <w:r>
              <w:rPr>
                <w:sz w:val="20"/>
                <w:szCs w:val="20"/>
              </w:rPr>
              <w:t>(A. 139)</w:t>
            </w:r>
          </w:p>
        </w:tc>
      </w:tr>
      <w:tr w:rsidR="00583A8B" w14:paraId="1F7784F7" w14:textId="77777777" w:rsidTr="00AC2EDF">
        <w:tc>
          <w:tcPr>
            <w:tcW w:w="7338" w:type="dxa"/>
          </w:tcPr>
          <w:p w14:paraId="21CC3DC7" w14:textId="461292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=part*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1166" w:type="dxa"/>
          </w:tcPr>
          <w:p w14:paraId="336AB391" w14:textId="77777777" w:rsidR="00583A8B" w:rsidRDefault="00583A8B" w:rsidP="00AC2EDF">
            <w:pPr>
              <w:jc w:val="right"/>
              <w:rPr>
                <w:sz w:val="20"/>
                <w:szCs w:val="20"/>
              </w:rPr>
            </w:pPr>
            <w:r>
              <w:rPr>
                <w:sz w:val="20"/>
                <w:szCs w:val="20"/>
              </w:rPr>
              <w:t>(A. 140)</w:t>
            </w:r>
          </w:p>
        </w:tc>
      </w:tr>
      <w:tr w:rsidR="00583A8B" w14:paraId="62141825" w14:textId="77777777" w:rsidTr="00AC2EDF">
        <w:tc>
          <w:tcPr>
            <w:tcW w:w="7338" w:type="dxa"/>
          </w:tcPr>
          <w:p w14:paraId="4734AF8D" w14:textId="5A044E4F"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d>
                          <m:dPr>
                            <m:ctrlPr>
                              <w:rPr>
                                <w:rFonts w:ascii="Cambria Math" w:eastAsia="Cambria Math" w:hAnsi="Cambria Math" w:cs="Cambria Math"/>
                                <w:sz w:val="20"/>
                                <w:szCs w:val="20"/>
                              </w:rPr>
                            </m:ctrlPr>
                          </m:dPr>
                          <m:e>
                            <m:r>
                              <w:rPr>
                                <w:rFonts w:ascii="Cambria Math" w:eastAsia="Cambria Math" w:hAnsi="Cambria Math" w:cs="Cambria Math"/>
                                <w:sz w:val="20"/>
                                <w:szCs w:val="20"/>
                              </w:rPr>
                              <m:t>65+</m:t>
                            </m:r>
                          </m:e>
                        </m:d>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den>
                </m:f>
              </m:oMath>
            </m:oMathPara>
          </w:p>
        </w:tc>
        <w:tc>
          <w:tcPr>
            <w:tcW w:w="1166" w:type="dxa"/>
          </w:tcPr>
          <w:p w14:paraId="4B3F9A6D" w14:textId="77777777" w:rsidR="00583A8B" w:rsidRDefault="00583A8B" w:rsidP="00AC2EDF">
            <w:pPr>
              <w:jc w:val="right"/>
              <w:rPr>
                <w:sz w:val="20"/>
                <w:szCs w:val="20"/>
              </w:rPr>
            </w:pPr>
            <w:r>
              <w:rPr>
                <w:sz w:val="20"/>
                <w:szCs w:val="20"/>
              </w:rPr>
              <w:t>(A. 141)</w:t>
            </w:r>
          </w:p>
        </w:tc>
      </w:tr>
      <w:tr w:rsidR="00432F71" w14:paraId="23E349EB" w14:textId="77777777" w:rsidTr="00AC2EDF">
        <w:tc>
          <w:tcPr>
            <w:tcW w:w="7338" w:type="dxa"/>
          </w:tcPr>
          <w:p w14:paraId="1706120F" w14:textId="0C8AD250" w:rsidR="00432F71" w:rsidRPr="00AE71E7" w:rsidRDefault="00B33DEC" w:rsidP="00AC2EDF">
            <w:pPr>
              <w:jc w:val="center"/>
              <w:rPr>
                <w:rFonts w:ascii="Calibri" w:eastAsia="Calibri" w:hAnsi="Calibri" w:cs="Arial"/>
                <w:sz w:val="20"/>
                <w:szCs w:val="20"/>
              </w:rPr>
            </w:pPr>
            <w:bookmarkStart w:id="110" w:name="_Hlk120432915"/>
            <m:oMathPara>
              <m:oMath>
                <m:r>
                  <w:rPr>
                    <w:rFonts w:ascii="Cambria Math" w:hAnsi="Cambria Math" w:cstheme="minorHAnsi"/>
                    <w:sz w:val="20"/>
                    <w:szCs w:val="20"/>
                  </w:rPr>
                  <m:t>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w:bookmarkEnd w:id="110"/>
                <m:r>
                  <w:rPr>
                    <w:rFonts w:ascii="Cambria Math" w:hAnsi="Cambria Math" w:cstheme="minorHAnsi"/>
                    <w:sz w:val="20"/>
                    <w:szCs w:val="20"/>
                  </w:rPr>
                  <m:t>= 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t-4</m:t>
                    </m:r>
                  </m:sub>
                </m:sSub>
                <m:r>
                  <w:rPr>
                    <w:rFonts w:ascii="Cambria Math" w:hAnsi="Cambria Math" w:cstheme="minorHAnsi"/>
                    <w:sz w:val="20"/>
                    <w:szCs w:val="20"/>
                  </w:rPr>
                  <m:t>(1 +SReg</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+RAdj</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eastAsiaTheme="minorEastAsia" w:hAnsi="Cambria Math" w:cstheme="minorHAnsi"/>
                    <w:sz w:val="20"/>
                    <w:szCs w:val="20"/>
                  </w:rPr>
                  <m:t>)</m:t>
                </m:r>
              </m:oMath>
            </m:oMathPara>
          </w:p>
        </w:tc>
        <w:tc>
          <w:tcPr>
            <w:tcW w:w="1166" w:type="dxa"/>
          </w:tcPr>
          <w:p w14:paraId="5EEF7834" w14:textId="1EE2B75D" w:rsidR="00432F71" w:rsidRDefault="00B33DEC" w:rsidP="00AC2EDF">
            <w:pPr>
              <w:jc w:val="right"/>
              <w:rPr>
                <w:sz w:val="20"/>
                <w:szCs w:val="20"/>
              </w:rPr>
            </w:pPr>
            <w:r>
              <w:rPr>
                <w:sz w:val="20"/>
                <w:szCs w:val="20"/>
              </w:rPr>
              <w:t>(A. 142)</w:t>
            </w:r>
          </w:p>
        </w:tc>
      </w:tr>
      <w:tr w:rsidR="00B33DEC" w14:paraId="1939DD37" w14:textId="77777777" w:rsidTr="00AC2EDF">
        <w:tc>
          <w:tcPr>
            <w:tcW w:w="7338" w:type="dxa"/>
          </w:tcPr>
          <w:p w14:paraId="293AF746" w14:textId="5E669E2C" w:rsidR="00B33DEC" w:rsidRPr="001C50FB" w:rsidRDefault="00B33DEC" w:rsidP="001C50FB">
            <w:pPr>
              <w:spacing w:line="360" w:lineRule="auto"/>
              <w:rPr>
                <w:rFonts w:eastAsiaTheme="minorEastAsia" w:cstheme="minorHAnsi"/>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num>
                  <m:den>
                    <m:r>
                      <w:rPr>
                        <w:rFonts w:ascii="Cambria Math" w:hAnsi="Cambria Math" w:cstheme="minorHAnsi"/>
                        <w:sz w:val="20"/>
                        <w:szCs w:val="20"/>
                      </w:rPr>
                      <m:t>Wag</m:t>
                    </m:r>
                    <m:sSub>
                      <m:sSubPr>
                        <m:ctrlPr>
                          <w:rPr>
                            <w:rFonts w:ascii="Cambria Math" w:hAnsi="Cambria Math" w:cstheme="minorHAnsi"/>
                            <w:i/>
                            <w:sz w:val="20"/>
                            <w:szCs w:val="20"/>
                          </w:rPr>
                        </m:ctrlPr>
                      </m:sSubPr>
                      <m:e>
                        <m:r>
                          <w:rPr>
                            <w:rFonts w:ascii="Cambria Math" w:hAnsi="Cambria Math" w:cstheme="minorHAnsi"/>
                            <w:sz w:val="20"/>
                            <w:szCs w:val="20"/>
                          </w:rPr>
                          <m:t>e</m:t>
                        </m:r>
                      </m:e>
                      <m:sub>
                        <m:r>
                          <w:rPr>
                            <w:rFonts w:ascii="Cambria Math" w:hAnsi="Cambria Math" w:cstheme="minorHAnsi"/>
                            <w:sz w:val="20"/>
                            <w:szCs w:val="20"/>
                          </w:rPr>
                          <m:t>t</m:t>
                        </m:r>
                      </m:sub>
                    </m:sSub>
                  </m:den>
                </m:f>
              </m:oMath>
            </m:oMathPara>
          </w:p>
        </w:tc>
        <w:tc>
          <w:tcPr>
            <w:tcW w:w="1166" w:type="dxa"/>
          </w:tcPr>
          <w:p w14:paraId="562D0C33" w14:textId="1EB233CC" w:rsidR="00B33DEC" w:rsidRDefault="00B33DEC" w:rsidP="00AC2EDF">
            <w:pPr>
              <w:jc w:val="right"/>
              <w:rPr>
                <w:sz w:val="20"/>
                <w:szCs w:val="20"/>
              </w:rPr>
            </w:pPr>
            <w:r>
              <w:rPr>
                <w:sz w:val="20"/>
                <w:szCs w:val="20"/>
              </w:rPr>
              <w:t>(A. 143)</w:t>
            </w:r>
          </w:p>
        </w:tc>
      </w:tr>
      <w:tr w:rsidR="00B33DEC" w14:paraId="11FA665C" w14:textId="77777777" w:rsidTr="00AC2EDF">
        <w:tc>
          <w:tcPr>
            <w:tcW w:w="7338" w:type="dxa"/>
          </w:tcPr>
          <w:p w14:paraId="1B33607E" w14:textId="67A6B1BA" w:rsidR="00B33DEC" w:rsidRPr="004E1218" w:rsidRDefault="00B33DEC" w:rsidP="00B33DEC">
            <w:pPr>
              <w:spacing w:line="360" w:lineRule="auto"/>
              <w:rPr>
                <w:rFonts w:cstheme="minorHAnsi"/>
                <w:sz w:val="20"/>
                <w:szCs w:val="20"/>
              </w:rPr>
            </w:pPr>
            <w:bookmarkStart w:id="111" w:name="_Hlk120431989"/>
            <m:oMathPara>
              <m:oMath>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w:bookmarkEnd w:id="111"/>
                <m:r>
                  <w:rPr>
                    <w:rFonts w:ascii="Cambria Math" w:hAnsi="Cambria Math" w:cstheme="minorHAnsi"/>
                    <w:sz w:val="20"/>
                    <w:szCs w:val="20"/>
                  </w:rPr>
                  <m:t>=0.9507*MaxD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1166" w:type="dxa"/>
          </w:tcPr>
          <w:p w14:paraId="1D0989DB" w14:textId="18AB3EC2" w:rsidR="00B33DEC" w:rsidRDefault="00B33DEC" w:rsidP="00AC2EDF">
            <w:pPr>
              <w:jc w:val="right"/>
              <w:rPr>
                <w:sz w:val="20"/>
                <w:szCs w:val="20"/>
              </w:rPr>
            </w:pPr>
            <w:r>
              <w:rPr>
                <w:sz w:val="20"/>
                <w:szCs w:val="20"/>
              </w:rPr>
              <w:t>(A. 14</w:t>
            </w:r>
            <w:r w:rsidR="00AE71E7">
              <w:rPr>
                <w:sz w:val="20"/>
                <w:szCs w:val="20"/>
              </w:rPr>
              <w:t>4</w:t>
            </w:r>
            <w:r>
              <w:rPr>
                <w:sz w:val="20"/>
                <w:szCs w:val="20"/>
              </w:rPr>
              <w:t>)</w:t>
            </w:r>
          </w:p>
        </w:tc>
      </w:tr>
      <w:tr w:rsidR="00B33DEC" w14:paraId="2FF5641F" w14:textId="77777777" w:rsidTr="00AC2EDF">
        <w:tc>
          <w:tcPr>
            <w:tcW w:w="7338" w:type="dxa"/>
          </w:tcPr>
          <w:p w14:paraId="15933109" w14:textId="32B5B649" w:rsidR="00B33DEC" w:rsidRPr="001C50FB" w:rsidRDefault="00AE71E7" w:rsidP="00B33DEC">
            <w:pPr>
              <w:spacing w:line="360" w:lineRule="auto"/>
              <w:rPr>
                <w:rFonts w:eastAsiaTheme="minorEastAsia"/>
                <w:iCs/>
                <w:sz w:val="20"/>
                <w:szCs w:val="20"/>
              </w:rPr>
            </w:pPr>
            <m:oMathPara>
              <m:oMath>
                <m:r>
                  <m:rPr>
                    <m:sty m:val="p"/>
                  </m:rPr>
                  <w:rPr>
                    <w:rFonts w:ascii="Cambria Math" w:hAnsi="Cambria Math"/>
                    <w:sz w:val="20"/>
                    <w:szCs w:val="20"/>
                  </w:rPr>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t</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t</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m:t>
                    </m:r>
                    <m:sSub>
                      <m:sSubPr>
                        <m:ctrlPr>
                          <w:rPr>
                            <w:rFonts w:ascii="Cambria Math" w:hAnsi="Cambria Math"/>
                            <w:sz w:val="20"/>
                            <w:szCs w:val="20"/>
                          </w:rPr>
                        </m:ctrlPr>
                      </m:sSubPr>
                      <m:e>
                        <m:r>
                          <m:rPr>
                            <m:sty m:val="p"/>
                          </m:rPr>
                          <w:rPr>
                            <w:rFonts w:ascii="Cambria Math" w:hAnsi="Cambria Math"/>
                            <w:sz w:val="20"/>
                            <w:szCs w:val="20"/>
                          </w:rPr>
                          <m:t>Inf</m:t>
                        </m:r>
                      </m:e>
                      <m:sub>
                        <m:r>
                          <m:rPr>
                            <m:sty m:val="p"/>
                          </m:rPr>
                          <w:rPr>
                            <w:rFonts w:ascii="Cambria Math" w:hAnsi="Cambria Math"/>
                            <w:sz w:val="20"/>
                            <w:szCs w:val="20"/>
                          </w:rPr>
                          <m:t>t</m:t>
                        </m:r>
                      </m:sub>
                    </m:sSub>
                  </m:e>
                </m:d>
              </m:oMath>
            </m:oMathPara>
          </w:p>
        </w:tc>
        <w:tc>
          <w:tcPr>
            <w:tcW w:w="1166" w:type="dxa"/>
          </w:tcPr>
          <w:p w14:paraId="4ACCDADE" w14:textId="698EF0C3" w:rsidR="00B33DEC" w:rsidRDefault="00B33DEC" w:rsidP="00AC2EDF">
            <w:pPr>
              <w:jc w:val="right"/>
              <w:rPr>
                <w:sz w:val="20"/>
                <w:szCs w:val="20"/>
              </w:rPr>
            </w:pPr>
            <w:r>
              <w:rPr>
                <w:sz w:val="20"/>
                <w:szCs w:val="20"/>
              </w:rPr>
              <w:t>(A. 14</w:t>
            </w:r>
            <w:r w:rsidR="00AE71E7">
              <w:rPr>
                <w:sz w:val="20"/>
                <w:szCs w:val="20"/>
              </w:rPr>
              <w:t>5</w:t>
            </w:r>
            <w:r w:rsidR="00CB7DC8">
              <w:rPr>
                <w:sz w:val="20"/>
                <w:szCs w:val="20"/>
              </w:rPr>
              <w:t>a</w:t>
            </w:r>
            <w:r>
              <w:rPr>
                <w:sz w:val="20"/>
                <w:szCs w:val="20"/>
              </w:rPr>
              <w:t>)</w:t>
            </w:r>
          </w:p>
        </w:tc>
      </w:tr>
      <w:tr w:rsidR="001C50FB" w14:paraId="60A14E31" w14:textId="77777777" w:rsidTr="00AC2EDF">
        <w:tc>
          <w:tcPr>
            <w:tcW w:w="7338" w:type="dxa"/>
          </w:tcPr>
          <w:p w14:paraId="7D7082DD" w14:textId="274186AB" w:rsidR="001C50FB" w:rsidRPr="00AE71E7" w:rsidRDefault="001C50FB" w:rsidP="00B33DEC">
            <w:pPr>
              <w:spacing w:line="360" w:lineRule="auto"/>
              <w:rPr>
                <w:rFonts w:ascii="Calibri" w:eastAsia="Calibri" w:hAnsi="Calibri" w:cs="Arial"/>
                <w:iCs/>
                <w:sz w:val="20"/>
                <w:szCs w:val="20"/>
              </w:rPr>
            </w:pPr>
            <m:oMathPara>
              <m:oMath>
                <m:r>
                  <w:rPr>
                    <w:rFonts w:ascii="Cambria Math" w:hAnsi="Cambria Math" w:cstheme="minorHAnsi"/>
                    <w:sz w:val="20"/>
                    <w:szCs w:val="20"/>
                  </w:rPr>
                  <m:t>NBENU</m:t>
                </m:r>
                <m:sSubSup>
                  <m:sSubSupPr>
                    <m:ctrlPr>
                      <w:rPr>
                        <w:rFonts w:ascii="Cambria Math" w:hAnsi="Cambria Math" w:cstheme="minorHAnsi"/>
                        <w:i/>
                        <w:sz w:val="20"/>
                        <w:szCs w:val="20"/>
                      </w:rPr>
                    </m:ctrlPr>
                  </m:sSubSupPr>
                  <m:e>
                    <m:r>
                      <w:rPr>
                        <w:rFonts w:ascii="Cambria Math" w:hAnsi="Cambria Math" w:cstheme="minorHAnsi"/>
                        <w:sz w:val="20"/>
                        <w:szCs w:val="20"/>
                      </w:rPr>
                      <m:t>n</m:t>
                    </m:r>
                  </m:e>
                  <m:sub>
                    <m:r>
                      <w:rPr>
                        <w:rFonts w:ascii="Cambria Math" w:hAnsi="Cambria Math" w:cstheme="minorHAnsi"/>
                        <w:sz w:val="20"/>
                        <w:szCs w:val="20"/>
                      </w:rPr>
                      <m:t>t</m:t>
                    </m:r>
                  </m:sub>
                  <m:sup>
                    <m:r>
                      <w:rPr>
                        <w:rFonts w:ascii="Cambria Math" w:hAnsi="Cambria Math" w:cstheme="minorHAnsi"/>
                        <w:sz w:val="20"/>
                        <w:szCs w:val="20"/>
                      </w:rPr>
                      <m:t>h</m:t>
                    </m:r>
                  </m:sup>
                </m:sSubSup>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*U</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1166" w:type="dxa"/>
          </w:tcPr>
          <w:p w14:paraId="605965C0" w14:textId="70AF95A6" w:rsidR="001C50FB" w:rsidRDefault="001C50FB" w:rsidP="00AC2EDF">
            <w:pPr>
              <w:jc w:val="right"/>
              <w:rPr>
                <w:sz w:val="20"/>
                <w:szCs w:val="20"/>
              </w:rPr>
            </w:pPr>
            <w:r>
              <w:rPr>
                <w:sz w:val="20"/>
                <w:szCs w:val="20"/>
              </w:rPr>
              <w:t>(A. 146)</w:t>
            </w:r>
          </w:p>
        </w:tc>
      </w:tr>
      <w:tr w:rsidR="001C50FB" w14:paraId="793B5FB0" w14:textId="77777777" w:rsidTr="00AC2EDF">
        <w:tc>
          <w:tcPr>
            <w:tcW w:w="7338" w:type="dxa"/>
          </w:tcPr>
          <w:p w14:paraId="19A4BAE3" w14:textId="1F0007A1" w:rsidR="000E7BEC" w:rsidRDefault="000E7BEC" w:rsidP="000E7BEC">
            <w:pPr>
              <w:spacing w:line="240" w:lineRule="auto"/>
            </w:pPr>
            <m:oMathPara>
              <m:oMath>
                <m:r>
                  <w:rPr>
                    <w:rFonts w:ascii="Cambria Math" w:hAnsi="Cambria Math"/>
                  </w:rPr>
                  <m:t>If Adj</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xml:space="preserve"> &lt; 0 </m:t>
                </m:r>
              </m:oMath>
            </m:oMathPara>
          </w:p>
          <w:p w14:paraId="1466D24A" w14:textId="63EC3D4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p w14:paraId="74C73E22" w14:textId="3E8A1A69"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 0 &amp;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&lt;=0.003</m:t>
                </m:r>
              </m:oMath>
            </m:oMathPara>
          </w:p>
          <w:p w14:paraId="4C6622D6" w14:textId="1C59AB8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m:t>
                </m:r>
              </m:oMath>
            </m:oMathPara>
          </w:p>
          <w:p w14:paraId="3C0CFE8F" w14:textId="3486653D"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&gt;=0.003</m:t>
                </m:r>
              </m:oMath>
            </m:oMathPara>
          </w:p>
          <w:p w14:paraId="5FF37965" w14:textId="2C2F676A"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- 0.003</m:t>
                </m:r>
              </m:oMath>
            </m:oMathPara>
          </w:p>
        </w:tc>
        <w:tc>
          <w:tcPr>
            <w:tcW w:w="1166" w:type="dxa"/>
          </w:tcPr>
          <w:p w14:paraId="1A84F1C2" w14:textId="12405BC4" w:rsidR="001C50FB" w:rsidRDefault="000E7BEC" w:rsidP="00AC2EDF">
            <w:pPr>
              <w:jc w:val="right"/>
              <w:rPr>
                <w:sz w:val="20"/>
                <w:szCs w:val="20"/>
              </w:rPr>
            </w:pPr>
            <w:r>
              <w:rPr>
                <w:sz w:val="20"/>
                <w:szCs w:val="20"/>
              </w:rPr>
              <w:t>(A. 14</w:t>
            </w:r>
            <w:r w:rsidR="004E1218">
              <w:rPr>
                <w:sz w:val="20"/>
                <w:szCs w:val="20"/>
              </w:rPr>
              <w:t>7</w:t>
            </w:r>
            <w:r>
              <w:rPr>
                <w:sz w:val="20"/>
                <w:szCs w:val="20"/>
              </w:rPr>
              <w:t>)</w:t>
            </w:r>
          </w:p>
        </w:tc>
      </w:tr>
      <w:tr w:rsidR="000E7BEC" w:rsidRPr="000E7BEC" w14:paraId="12829564" w14:textId="77777777" w:rsidTr="00AC2EDF">
        <w:tc>
          <w:tcPr>
            <w:tcW w:w="7338" w:type="dxa"/>
          </w:tcPr>
          <w:p w14:paraId="0AE76CEA" w14:textId="07A2BF2B" w:rsidR="000E7BEC" w:rsidRPr="000E7BEC" w:rsidRDefault="00D848CD" w:rsidP="00B33DEC">
            <w:pPr>
              <w:spacing w:line="360" w:lineRule="auto"/>
              <w:rPr>
                <w:rFonts w:ascii="Calibri" w:eastAsia="Calibri" w:hAnsi="Calibri" w:cs="Arial"/>
                <w:i/>
                <w:iCs/>
                <w:sz w:val="20"/>
                <w:szCs w:val="20"/>
                <w:lang w:val="da-DK"/>
              </w:rPr>
            </w:pPr>
            <m:oMathPara>
              <m:oMath>
                <m:r>
                  <w:rPr>
                    <w:rFonts w:ascii="Cambria Math" w:eastAsia="Calibri" w:hAnsi="Cambria Math" w:cs="Arial"/>
                    <w:sz w:val="20"/>
                    <w:szCs w:val="20"/>
                    <w:lang w:val="da-DK"/>
                  </w:rPr>
                  <m:t>Adj</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P</m:t>
                    </m:r>
                  </m:e>
                  <m:sub>
                    <m:r>
                      <w:rPr>
                        <w:rFonts w:ascii="Cambria Math" w:eastAsia="Calibri" w:hAnsi="Cambria Math" w:cs="Arial"/>
                        <w:sz w:val="20"/>
                        <w:szCs w:val="20"/>
                        <w:lang w:val="da-DK"/>
                      </w:rPr>
                      <m:t>t</m:t>
                    </m:r>
                  </m:sub>
                </m:sSub>
                <m:r>
                  <w:rPr>
                    <w:rFonts w:ascii="Cambria Math" w:eastAsia="Calibri" w:hAnsi="Cambria Math" w:cs="Arial"/>
                    <w:sz w:val="20"/>
                    <w:szCs w:val="20"/>
                    <w:lang w:val="da-DK"/>
                  </w:rPr>
                  <m:t xml:space="preserve"> =(wag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t-8</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 - 0.02</m:t>
                </m:r>
              </m:oMath>
            </m:oMathPara>
          </w:p>
        </w:tc>
        <w:tc>
          <w:tcPr>
            <w:tcW w:w="1166" w:type="dxa"/>
          </w:tcPr>
          <w:p w14:paraId="6B4A0A86" w14:textId="37EA9625" w:rsidR="000E7BEC" w:rsidRPr="000E7BEC" w:rsidRDefault="000E7BEC" w:rsidP="00AC2EDF">
            <w:pPr>
              <w:jc w:val="right"/>
              <w:rPr>
                <w:sz w:val="20"/>
                <w:szCs w:val="20"/>
                <w:lang w:val="da-DK"/>
              </w:rPr>
            </w:pPr>
            <w:r>
              <w:rPr>
                <w:sz w:val="20"/>
                <w:szCs w:val="20"/>
              </w:rPr>
              <w:t>(A. 14</w:t>
            </w:r>
            <w:r w:rsidR="004E1218">
              <w:rPr>
                <w:sz w:val="20"/>
                <w:szCs w:val="20"/>
              </w:rPr>
              <w:t>8</w:t>
            </w:r>
            <w:r>
              <w:rPr>
                <w:sz w:val="20"/>
                <w:szCs w:val="20"/>
              </w:rPr>
              <w:t>)</w:t>
            </w:r>
          </w:p>
        </w:tc>
      </w:tr>
      <w:tr w:rsidR="005244DB" w:rsidRPr="000E7BEC" w14:paraId="6FF6FDD9" w14:textId="77777777" w:rsidTr="00AC2EDF">
        <w:tc>
          <w:tcPr>
            <w:tcW w:w="7338" w:type="dxa"/>
          </w:tcPr>
          <w:p w14:paraId="040A1152" w14:textId="7AA7A079" w:rsidR="005244DB" w:rsidRPr="005244DB" w:rsidRDefault="005244DB" w:rsidP="00B33DEC">
            <w:pPr>
              <w:spacing w:line="360" w:lineRule="auto"/>
              <w:rPr>
                <w:rFonts w:ascii="Calibri" w:eastAsia="Calibri" w:hAnsi="Calibri" w:cs="Arial"/>
                <w:b/>
                <w:bCs/>
                <w:sz w:val="20"/>
                <w:szCs w:val="20"/>
                <w:lang w:val="da-DK"/>
              </w:rPr>
            </w:pPr>
            <w:proofErr w:type="spellStart"/>
            <w:r>
              <w:rPr>
                <w:rFonts w:ascii="Calibri" w:eastAsia="Calibri" w:hAnsi="Calibri" w:cs="Arial"/>
                <w:b/>
                <w:bCs/>
                <w:sz w:val="20"/>
                <w:szCs w:val="20"/>
                <w:lang w:val="da-DK"/>
              </w:rPr>
              <w:t>Wage</w:t>
            </w:r>
            <w:proofErr w:type="spellEnd"/>
            <w:r>
              <w:rPr>
                <w:rFonts w:ascii="Calibri" w:eastAsia="Calibri" w:hAnsi="Calibri" w:cs="Arial"/>
                <w:b/>
                <w:bCs/>
                <w:sz w:val="20"/>
                <w:szCs w:val="20"/>
                <w:lang w:val="da-DK"/>
              </w:rPr>
              <w:t xml:space="preserve"> </w:t>
            </w:r>
            <w:proofErr w:type="spellStart"/>
            <w:r>
              <w:rPr>
                <w:rFonts w:ascii="Calibri" w:eastAsia="Calibri" w:hAnsi="Calibri" w:cs="Arial"/>
                <w:b/>
                <w:bCs/>
                <w:sz w:val="20"/>
                <w:szCs w:val="20"/>
                <w:lang w:val="da-DK"/>
              </w:rPr>
              <w:t>channel</w:t>
            </w:r>
            <w:proofErr w:type="spellEnd"/>
            <w:r>
              <w:rPr>
                <w:rFonts w:ascii="Calibri" w:eastAsia="Calibri" w:hAnsi="Calibri" w:cs="Arial"/>
                <w:b/>
                <w:bCs/>
                <w:sz w:val="20"/>
                <w:szCs w:val="20"/>
                <w:lang w:val="da-DK"/>
              </w:rPr>
              <w:t xml:space="preserve"> </w:t>
            </w:r>
            <w:proofErr w:type="spellStart"/>
            <w:r>
              <w:rPr>
                <w:rFonts w:ascii="Calibri" w:eastAsia="Calibri" w:hAnsi="Calibri" w:cs="Arial"/>
                <w:b/>
                <w:bCs/>
                <w:sz w:val="20"/>
                <w:szCs w:val="20"/>
                <w:lang w:val="da-DK"/>
              </w:rPr>
              <w:t>equations</w:t>
            </w:r>
            <w:proofErr w:type="spellEnd"/>
            <w:r>
              <w:rPr>
                <w:rFonts w:ascii="Calibri" w:eastAsia="Calibri" w:hAnsi="Calibri" w:cs="Arial"/>
                <w:b/>
                <w:bCs/>
                <w:sz w:val="20"/>
                <w:szCs w:val="20"/>
                <w:lang w:val="da-DK"/>
              </w:rPr>
              <w:t>:</w:t>
            </w:r>
          </w:p>
        </w:tc>
        <w:tc>
          <w:tcPr>
            <w:tcW w:w="1166" w:type="dxa"/>
          </w:tcPr>
          <w:p w14:paraId="11471B82" w14:textId="77777777" w:rsidR="005244DB" w:rsidRDefault="005244DB" w:rsidP="00AC2EDF">
            <w:pPr>
              <w:jc w:val="right"/>
              <w:rPr>
                <w:sz w:val="20"/>
                <w:szCs w:val="20"/>
              </w:rPr>
            </w:pPr>
          </w:p>
        </w:tc>
      </w:tr>
      <w:tr w:rsidR="00CB7DC8" w:rsidRPr="000E7BEC" w14:paraId="573A4146" w14:textId="77777777" w:rsidTr="00AC2EDF">
        <w:tc>
          <w:tcPr>
            <w:tcW w:w="7338" w:type="dxa"/>
          </w:tcPr>
          <w:p w14:paraId="3AD7DCEC" w14:textId="390D40E3" w:rsidR="00CB7DC8" w:rsidRDefault="00CB7DC8" w:rsidP="00B33DEC">
            <w:pPr>
              <w:spacing w:line="360" w:lineRule="auto"/>
              <w:rPr>
                <w:rFonts w:ascii="Calibri" w:eastAsia="Calibri" w:hAnsi="Calibri" w:cs="Arial"/>
                <w:b/>
                <w:bCs/>
                <w:sz w:val="20"/>
                <w:szCs w:val="20"/>
                <w:lang w:val="da-DK"/>
              </w:rPr>
            </w:pPr>
            <m:oMathPara>
              <m:oMath>
                <m:r>
                  <m:rPr>
                    <m:sty m:val="p"/>
                  </m:rPr>
                  <w:rPr>
                    <w:rFonts w:ascii="Cambria Math" w:hAnsi="Cambria Math"/>
                    <w:sz w:val="20"/>
                    <w:szCs w:val="20"/>
                  </w:rPr>
                  <w:lastRenderedPageBreak/>
                  <m:t xml:space="preserve">If </m:t>
                </m:r>
                <m:sSubSup>
                  <m:sSubSupPr>
                    <m:ctrlPr>
                      <w:rPr>
                        <w:rFonts w:ascii="Cambria Math" w:hAnsi="Cambria Math"/>
                        <w:i/>
                        <w:sz w:val="20"/>
                        <w:szCs w:val="20"/>
                      </w:rPr>
                    </m:ctrlPr>
                  </m:sSubSupPr>
                  <m:e>
                    <m:r>
                      <m:rPr>
                        <m:sty m:val="p"/>
                      </m:rPr>
                      <w:rPr>
                        <w:rFonts w:ascii="Cambria Math" w:hAnsi="Cambria Math"/>
                        <w:sz w:val="20"/>
                        <w:szCs w:val="20"/>
                      </w:rPr>
                      <m:t>wage</m:t>
                    </m:r>
                    <m:ctrlPr>
                      <w:rPr>
                        <w:rFonts w:ascii="Cambria Math" w:hAnsi="Cambria Math"/>
                        <w:sz w:val="20"/>
                        <w:szCs w:val="20"/>
                      </w:rPr>
                    </m:ctrlPr>
                  </m:e>
                  <m:sub>
                    <m:r>
                      <w:rPr>
                        <w:rFonts w:ascii="Cambria Math" w:hAnsi="Cambria Math"/>
                        <w:sz w:val="20"/>
                        <w:szCs w:val="20"/>
                      </w:rPr>
                      <m:t>t-1</m:t>
                    </m:r>
                  </m:sub>
                  <m:sup>
                    <m:r>
                      <m:rPr>
                        <m:sty m:val="p"/>
                      </m:rPr>
                      <w:rPr>
                        <w:rFonts w:ascii="Cambria Math" w:hAnsi="Cambria Math"/>
                        <w:sz w:val="20"/>
                        <w:szCs w:val="20"/>
                      </w:rPr>
                      <m:t>Gap</m:t>
                    </m:r>
                    <m:ctrlPr>
                      <w:rPr>
                        <w:rFonts w:ascii="Cambria Math" w:hAnsi="Cambria Math"/>
                        <w:sz w:val="20"/>
                        <w:szCs w:val="20"/>
                      </w:rPr>
                    </m:ctrlPr>
                  </m:sup>
                </m:sSubSup>
                <m:r>
                  <m:rPr>
                    <m:sty m:val="p"/>
                  </m:rPr>
                  <w:rPr>
                    <w:rFonts w:ascii="Cambria Math" w:hAnsi="Cambria Math"/>
                    <w:sz w:val="20"/>
                    <w:szCs w:val="20"/>
                  </w:rPr>
                  <m:t xml:space="preserve"> &gt;</m:t>
                </m:r>
                <m:r>
                  <w:rPr>
                    <w:rFonts w:ascii="Cambria Math" w:hAnsi="Cambria Math"/>
                    <w:sz w:val="20"/>
                    <w:szCs w:val="20"/>
                  </w:rPr>
                  <m:t>Ma</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t</m:t>
                    </m:r>
                  </m:sub>
                  <m:sup>
                    <m:r>
                      <w:rPr>
                        <w:rFonts w:ascii="Cambria Math" w:hAnsi="Cambria Math"/>
                        <w:sz w:val="20"/>
                        <w:szCs w:val="20"/>
                      </w:rPr>
                      <m:t>Gap</m:t>
                    </m:r>
                  </m:sup>
                </m:sSubSup>
                <m:r>
                  <m:rPr>
                    <m:sty m:val="p"/>
                  </m:rPr>
                  <w:rPr>
                    <w:rFonts w:ascii="Cambria Math" w:hAnsi="Cambria Math"/>
                    <w:sz w:val="20"/>
                    <w:szCs w:val="20"/>
                  </w:rPr>
                  <m:t xml:space="preserve"> </m:t>
                </m:r>
              </m:oMath>
            </m:oMathPara>
          </w:p>
        </w:tc>
        <w:tc>
          <w:tcPr>
            <w:tcW w:w="1166" w:type="dxa"/>
          </w:tcPr>
          <w:p w14:paraId="0643199D" w14:textId="15D366C1" w:rsidR="00CB7DC8" w:rsidRDefault="00CB7DC8" w:rsidP="00AC2EDF">
            <w:pPr>
              <w:jc w:val="right"/>
              <w:rPr>
                <w:sz w:val="20"/>
                <w:szCs w:val="20"/>
              </w:rPr>
            </w:pPr>
            <w:r>
              <w:rPr>
                <w:sz w:val="20"/>
                <w:szCs w:val="20"/>
              </w:rPr>
              <w:t>(A. 145b)</w:t>
            </w:r>
          </w:p>
        </w:tc>
      </w:tr>
      <w:tr w:rsidR="00CB7DC8" w:rsidRPr="000E7BEC" w14:paraId="7FB74E03" w14:textId="77777777" w:rsidTr="00AC2EDF">
        <w:tc>
          <w:tcPr>
            <w:tcW w:w="7338" w:type="dxa"/>
          </w:tcPr>
          <w:p w14:paraId="177D3E60" w14:textId="77777777" w:rsidR="00CB7DC8" w:rsidRPr="00660437" w:rsidRDefault="00CB7DC8" w:rsidP="00CB7DC8">
            <w:pPr>
              <w:spacing w:line="360" w:lineRule="auto"/>
              <w:rPr>
                <w:rFonts w:ascii="Calibri" w:eastAsia="Calibri" w:hAnsi="Calibri" w:cs="Arial"/>
                <w:iCs/>
                <w:sz w:val="20"/>
                <w:szCs w:val="20"/>
              </w:rPr>
            </w:pPr>
            <m:oMathPara>
              <m:oMath>
                <m:r>
                  <m:rPr>
                    <m:sty m:val="p"/>
                  </m:rPr>
                  <w:rPr>
                    <w:rFonts w:ascii="Cambria Math" w:hAnsi="Cambria Math"/>
                    <w:sz w:val="20"/>
                    <w:szCs w:val="20"/>
                  </w:rPr>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t</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t</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m:t>
                    </m:r>
                    <m:sSub>
                      <m:sSubPr>
                        <m:ctrlPr>
                          <w:rPr>
                            <w:rFonts w:ascii="Cambria Math" w:hAnsi="Cambria Math"/>
                            <w:sz w:val="20"/>
                            <w:szCs w:val="20"/>
                          </w:rPr>
                        </m:ctrlPr>
                      </m:sSubPr>
                      <m:e>
                        <m:r>
                          <m:rPr>
                            <m:sty m:val="p"/>
                          </m:rPr>
                          <w:rPr>
                            <w:rFonts w:ascii="Cambria Math" w:hAnsi="Cambria Math"/>
                            <w:sz w:val="20"/>
                            <w:szCs w:val="20"/>
                          </w:rPr>
                          <m:t>Inf</m:t>
                        </m:r>
                      </m:e>
                      <m:sub>
                        <m:r>
                          <m:rPr>
                            <m:sty m:val="p"/>
                          </m:rPr>
                          <w:rPr>
                            <w:rFonts w:ascii="Cambria Math" w:hAnsi="Cambria Math"/>
                            <w:sz w:val="20"/>
                            <w:szCs w:val="20"/>
                          </w:rPr>
                          <m:t>t</m:t>
                        </m:r>
                      </m:sub>
                    </m:sSub>
                  </m:e>
                </m:d>
              </m:oMath>
            </m:oMathPara>
          </w:p>
          <w:p w14:paraId="17A07EBC" w14:textId="77777777" w:rsidR="00660437" w:rsidRPr="00660437" w:rsidRDefault="00660437" w:rsidP="00CB7DC8">
            <w:pPr>
              <w:spacing w:line="360" w:lineRule="auto"/>
              <w:rPr>
                <w:rFonts w:ascii="Calibri" w:eastAsia="Calibri" w:hAnsi="Calibri" w:cs="Arial"/>
                <w:sz w:val="20"/>
                <w:szCs w:val="20"/>
              </w:rPr>
            </w:pPr>
            <m:oMathPara>
              <m:oMath>
                <m:r>
                  <m:rPr>
                    <m:sty m:val="p"/>
                  </m:rPr>
                  <w:rPr>
                    <w:rFonts w:ascii="Cambria Math" w:hAnsi="Cambria Math"/>
                    <w:sz w:val="20"/>
                    <w:szCs w:val="20"/>
                  </w:rPr>
                  <m:t xml:space="preserve">If </m:t>
                </m:r>
                <m:sSubSup>
                  <m:sSubSupPr>
                    <m:ctrlPr>
                      <w:rPr>
                        <w:rFonts w:ascii="Cambria Math" w:hAnsi="Cambria Math"/>
                        <w:i/>
                        <w:sz w:val="20"/>
                        <w:szCs w:val="20"/>
                      </w:rPr>
                    </m:ctrlPr>
                  </m:sSubSupPr>
                  <m:e>
                    <m:r>
                      <m:rPr>
                        <m:sty m:val="p"/>
                      </m:rPr>
                      <w:rPr>
                        <w:rFonts w:ascii="Cambria Math" w:hAnsi="Cambria Math"/>
                        <w:sz w:val="20"/>
                        <w:szCs w:val="20"/>
                      </w:rPr>
                      <m:t>wage</m:t>
                    </m:r>
                    <m:ctrlPr>
                      <w:rPr>
                        <w:rFonts w:ascii="Cambria Math" w:hAnsi="Cambria Math"/>
                        <w:sz w:val="20"/>
                        <w:szCs w:val="20"/>
                      </w:rPr>
                    </m:ctrlPr>
                  </m:e>
                  <m:sub>
                    <m:r>
                      <w:rPr>
                        <w:rFonts w:ascii="Cambria Math" w:hAnsi="Cambria Math"/>
                        <w:sz w:val="20"/>
                        <w:szCs w:val="20"/>
                      </w:rPr>
                      <m:t>t-1</m:t>
                    </m:r>
                  </m:sub>
                  <m:sup>
                    <m:r>
                      <m:rPr>
                        <m:sty m:val="p"/>
                      </m:rPr>
                      <w:rPr>
                        <w:rFonts w:ascii="Cambria Math" w:hAnsi="Cambria Math"/>
                        <w:sz w:val="20"/>
                        <w:szCs w:val="20"/>
                      </w:rPr>
                      <m:t>Gap</m:t>
                    </m:r>
                    <m:ctrlPr>
                      <w:rPr>
                        <w:rFonts w:ascii="Cambria Math" w:hAnsi="Cambria Math"/>
                        <w:sz w:val="20"/>
                        <w:szCs w:val="20"/>
                      </w:rPr>
                    </m:ctrlPr>
                  </m:sup>
                </m:sSubSup>
                <m:r>
                  <m:rPr>
                    <m:sty m:val="p"/>
                  </m:rPr>
                  <w:rPr>
                    <w:rFonts w:ascii="Cambria Math" w:hAnsi="Cambria Math"/>
                    <w:sz w:val="20"/>
                    <w:szCs w:val="20"/>
                  </w:rPr>
                  <m:t>&lt;=</m:t>
                </m:r>
                <m:r>
                  <w:rPr>
                    <w:rFonts w:ascii="Cambria Math" w:hAnsi="Cambria Math"/>
                    <w:sz w:val="20"/>
                    <w:szCs w:val="20"/>
                  </w:rPr>
                  <m:t>Ma</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t</m:t>
                    </m:r>
                  </m:sub>
                  <m:sup>
                    <m:r>
                      <w:rPr>
                        <w:rFonts w:ascii="Cambria Math" w:hAnsi="Cambria Math"/>
                        <w:sz w:val="20"/>
                        <w:szCs w:val="20"/>
                      </w:rPr>
                      <m:t>Gap</m:t>
                    </m:r>
                  </m:sup>
                </m:sSubSup>
              </m:oMath>
            </m:oMathPara>
          </w:p>
          <w:p w14:paraId="529AEAC1" w14:textId="27214B8C" w:rsidR="00660437" w:rsidRDefault="00660437" w:rsidP="00CB7DC8">
            <w:pPr>
              <w:spacing w:line="360" w:lineRule="auto"/>
              <w:rPr>
                <w:rFonts w:ascii="Calibri" w:eastAsia="Calibri" w:hAnsi="Calibri" w:cs="Arial"/>
                <w:sz w:val="20"/>
                <w:szCs w:val="20"/>
              </w:rPr>
            </w:pPr>
            <m:oMathPara>
              <m:oMath>
                <m:r>
                  <w:rPr>
                    <w:rFonts w:ascii="Cambria Math" w:eastAsia="Calibri" w:hAnsi="Cambria Math" w:cs="Arial"/>
                    <w:sz w:val="20"/>
                    <w:szCs w:val="20"/>
                  </w:rPr>
                  <m:t>wag</m:t>
                </m:r>
                <m:sSubSup>
                  <m:sSubSupPr>
                    <m:ctrlPr>
                      <w:rPr>
                        <w:rFonts w:ascii="Cambria Math" w:eastAsia="Calibri" w:hAnsi="Cambria Math" w:cs="Arial"/>
                        <w:i/>
                        <w:sz w:val="20"/>
                        <w:szCs w:val="20"/>
                      </w:rPr>
                    </m:ctrlPr>
                  </m:sSubSupPr>
                  <m:e>
                    <m:r>
                      <w:rPr>
                        <w:rFonts w:ascii="Cambria Math" w:eastAsia="Calibri" w:hAnsi="Cambria Math" w:cs="Arial"/>
                        <w:sz w:val="20"/>
                        <w:szCs w:val="20"/>
                      </w:rPr>
                      <m:t>e</m:t>
                    </m:r>
                  </m:e>
                  <m:sub>
                    <m:r>
                      <w:rPr>
                        <w:rFonts w:ascii="Cambria Math" w:eastAsia="Calibri" w:hAnsi="Cambria Math" w:cs="Arial"/>
                        <w:sz w:val="20"/>
                        <w:szCs w:val="20"/>
                      </w:rPr>
                      <m:t>t</m:t>
                    </m:r>
                  </m:sub>
                  <m:sup>
                    <m:r>
                      <w:rPr>
                        <w:rFonts w:ascii="Cambria Math" w:eastAsia="Calibri" w:hAnsi="Cambria Math" w:cs="Arial"/>
                        <w:sz w:val="20"/>
                        <w:szCs w:val="20"/>
                      </w:rPr>
                      <m:t>T</m:t>
                    </m:r>
                  </m:sup>
                </m:sSubSup>
                <m:r>
                  <w:rPr>
                    <w:rFonts w:ascii="Cambria Math" w:eastAsia="Calibri" w:hAnsi="Cambria Math" w:cs="Arial"/>
                    <w:sz w:val="20"/>
                    <w:szCs w:val="20"/>
                  </w:rPr>
                  <m:t>= maxD</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/(1-</m:t>
                </m:r>
                <m:sSubSup>
                  <m:sSubSupPr>
                    <m:ctrlPr>
                      <w:rPr>
                        <w:rFonts w:ascii="Cambria Math" w:eastAsia="Calibri" w:hAnsi="Cambria Math" w:cs="Arial"/>
                        <w:i/>
                        <w:sz w:val="20"/>
                        <w:szCs w:val="20"/>
                      </w:rPr>
                    </m:ctrlPr>
                  </m:sSubSupPr>
                  <m:e>
                    <m:r>
                      <m:rPr>
                        <m:sty m:val="p"/>
                      </m:rPr>
                      <w:rPr>
                        <w:rFonts w:ascii="Cambria Math" w:eastAsia="Calibri" w:hAnsi="Cambria Math" w:cs="Arial"/>
                        <w:sz w:val="20"/>
                        <w:szCs w:val="20"/>
                      </w:rPr>
                      <m:t>Max</m:t>
                    </m:r>
                  </m:e>
                  <m:sub>
                    <m:r>
                      <w:rPr>
                        <w:rFonts w:ascii="Cambria Math" w:eastAsia="Calibri" w:hAnsi="Cambria Math" w:cs="Arial"/>
                        <w:sz w:val="20"/>
                        <w:szCs w:val="20"/>
                      </w:rPr>
                      <m:t>t</m:t>
                    </m:r>
                  </m:sub>
                  <m:sup>
                    <m:r>
                      <m:rPr>
                        <m:sty m:val="p"/>
                      </m:rPr>
                      <w:rPr>
                        <w:rFonts w:ascii="Cambria Math" w:eastAsia="Calibri" w:hAnsi="Cambria Math" w:cs="Arial"/>
                        <w:sz w:val="20"/>
                        <w:szCs w:val="20"/>
                      </w:rPr>
                      <m:t>Gap</m:t>
                    </m:r>
                    <m:ctrlPr>
                      <w:rPr>
                        <w:rFonts w:ascii="Cambria Math" w:eastAsia="Calibri" w:hAnsi="Cambria Math" w:cs="Arial"/>
                        <w:sz w:val="20"/>
                        <w:szCs w:val="20"/>
                      </w:rPr>
                    </m:ctrlPr>
                  </m:sup>
                </m:sSubSup>
                <m:r>
                  <w:rPr>
                    <w:rFonts w:ascii="Cambria Math" w:eastAsia="Calibri" w:hAnsi="Cambria Math" w:cs="Arial"/>
                    <w:sz w:val="20"/>
                    <w:szCs w:val="20"/>
                  </w:rPr>
                  <m:t>)</m:t>
                </m:r>
              </m:oMath>
            </m:oMathPara>
          </w:p>
        </w:tc>
        <w:tc>
          <w:tcPr>
            <w:tcW w:w="1166" w:type="dxa"/>
          </w:tcPr>
          <w:p w14:paraId="1C2CDA16" w14:textId="77777777" w:rsidR="00CB7DC8" w:rsidRDefault="00CB7DC8" w:rsidP="00CB7DC8">
            <w:pPr>
              <w:jc w:val="right"/>
              <w:rPr>
                <w:sz w:val="20"/>
                <w:szCs w:val="20"/>
              </w:rPr>
            </w:pPr>
          </w:p>
        </w:tc>
      </w:tr>
      <w:tr w:rsidR="00660437" w:rsidRPr="000E7BEC" w14:paraId="0E33DD10" w14:textId="77777777" w:rsidTr="00AC2EDF">
        <w:tc>
          <w:tcPr>
            <w:tcW w:w="7338" w:type="dxa"/>
          </w:tcPr>
          <w:p w14:paraId="3FAEF97B" w14:textId="289B9E19" w:rsidR="00660437" w:rsidRPr="00660437" w:rsidRDefault="00660437" w:rsidP="00CB7DC8">
            <w:pPr>
              <w:spacing w:line="360" w:lineRule="auto"/>
              <w:rPr>
                <w:rFonts w:ascii="Calibri" w:eastAsia="Calibri" w:hAnsi="Calibri" w:cs="Arial"/>
                <w:b/>
                <w:bCs/>
                <w:sz w:val="20"/>
                <w:szCs w:val="20"/>
              </w:rPr>
            </w:pPr>
            <w:r w:rsidRPr="00660437">
              <w:rPr>
                <w:rFonts w:ascii="Calibri" w:eastAsia="Calibri" w:hAnsi="Calibri" w:cs="Arial"/>
                <w:b/>
                <w:bCs/>
                <w:sz w:val="20"/>
                <w:szCs w:val="20"/>
              </w:rPr>
              <w:t xml:space="preserve">Insurance rate channel equations: </w:t>
            </w:r>
          </w:p>
        </w:tc>
        <w:tc>
          <w:tcPr>
            <w:tcW w:w="1166" w:type="dxa"/>
          </w:tcPr>
          <w:p w14:paraId="36A5B595" w14:textId="77777777" w:rsidR="00660437" w:rsidRDefault="00660437" w:rsidP="00CB7DC8">
            <w:pPr>
              <w:jc w:val="right"/>
              <w:rPr>
                <w:sz w:val="20"/>
                <w:szCs w:val="20"/>
              </w:rPr>
            </w:pPr>
          </w:p>
        </w:tc>
      </w:tr>
      <w:tr w:rsidR="00660437" w:rsidRPr="000E7BEC" w14:paraId="2687BA07" w14:textId="77777777" w:rsidTr="00AC2EDF">
        <w:tc>
          <w:tcPr>
            <w:tcW w:w="7338" w:type="dxa"/>
          </w:tcPr>
          <w:p w14:paraId="3D7FE26F" w14:textId="77266786" w:rsidR="00660437" w:rsidRPr="00660437" w:rsidRDefault="00660437" w:rsidP="00CB7DC8">
            <w:pPr>
              <w:spacing w:line="360" w:lineRule="auto"/>
              <w:rPr>
                <w:rFonts w:ascii="Calibri" w:eastAsia="Calibri" w:hAnsi="Calibri" w:cs="Arial"/>
                <w:b/>
                <w:bCs/>
                <w:sz w:val="20"/>
                <w:szCs w:val="20"/>
              </w:rPr>
            </w:pPr>
            <m:oMathPara>
              <m:oMath>
                <m:r>
                  <m:rPr>
                    <m:sty m:val="p"/>
                  </m:rPr>
                  <w:rPr>
                    <w:rFonts w:ascii="Cambria Math" w:hAnsi="Cambria Math"/>
                    <w:sz w:val="20"/>
                    <w:szCs w:val="20"/>
                  </w:rPr>
                  <m:t>Δ</m:t>
                </m:r>
                <m:func>
                  <m:funcPr>
                    <m:ctrlPr>
                      <w:rPr>
                        <w:rFonts w:ascii="Cambria Math" w:hAnsi="Cambria Math"/>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kul</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m:t>
                            </m:r>
                          </m:sub>
                        </m:sSub>
                      </m:e>
                    </m:d>
                  </m:e>
                </m:func>
                <m:r>
                  <w:rPr>
                    <w:rFonts w:ascii="Cambria Math" w:hAnsi="Cambria Math"/>
                    <w:sz w:val="20"/>
                    <w:szCs w:val="20"/>
                  </w:rPr>
                  <m:t>= 0.045*</m:t>
                </m:r>
                <m:r>
                  <m:rPr>
                    <m:sty m:val="p"/>
                  </m:rPr>
                  <w:rPr>
                    <w:rFonts w:ascii="Cambria Math" w:hAnsi="Cambria Math"/>
                    <w:sz w:val="20"/>
                    <w:szCs w:val="20"/>
                  </w:rPr>
                  <m:t>ln⁡</m:t>
                </m:r>
                <m:r>
                  <w:rPr>
                    <w:rFonts w:ascii="Cambria Math" w:hAnsi="Cambria Math"/>
                    <w:sz w:val="20"/>
                    <w:szCs w:val="20"/>
                  </w:rPr>
                  <m:t>(komp</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t-1</m:t>
                    </m:r>
                  </m:sub>
                </m:sSub>
                <m:r>
                  <w:rPr>
                    <w:rFonts w:ascii="Cambria Math" w:hAnsi="Cambria Math"/>
                    <w:sz w:val="20"/>
                    <w:szCs w:val="20"/>
                  </w:rPr>
                  <m:t>)-0.12*</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kul</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t-1</m:t>
                            </m:r>
                          </m:sub>
                        </m:sSub>
                      </m:e>
                    </m:d>
                  </m:e>
                </m:func>
              </m:oMath>
            </m:oMathPara>
          </w:p>
        </w:tc>
        <w:tc>
          <w:tcPr>
            <w:tcW w:w="1166" w:type="dxa"/>
          </w:tcPr>
          <w:p w14:paraId="6E1E96AF" w14:textId="3A14616C" w:rsidR="00660437" w:rsidRDefault="00660437" w:rsidP="00CB7DC8">
            <w:pPr>
              <w:jc w:val="right"/>
              <w:rPr>
                <w:sz w:val="20"/>
                <w:szCs w:val="20"/>
              </w:rPr>
            </w:pPr>
            <w:r>
              <w:rPr>
                <w:sz w:val="20"/>
                <w:szCs w:val="20"/>
              </w:rPr>
              <w:t>(A. 149)</w:t>
            </w:r>
          </w:p>
        </w:tc>
      </w:tr>
      <w:tr w:rsidR="00660437" w:rsidRPr="000E7BEC" w14:paraId="4C595577" w14:textId="77777777" w:rsidTr="00AC2EDF">
        <w:tc>
          <w:tcPr>
            <w:tcW w:w="7338" w:type="dxa"/>
          </w:tcPr>
          <w:p w14:paraId="72A11FAC" w14:textId="4CE28C0D" w:rsidR="00660437" w:rsidRPr="00660437" w:rsidRDefault="00660437" w:rsidP="00CB7DC8">
            <w:pPr>
              <w:spacing w:line="360" w:lineRule="auto"/>
              <w:rPr>
                <w:rFonts w:ascii="Calibri" w:eastAsia="Calibri" w:hAnsi="Calibri" w:cs="Arial"/>
                <w:b/>
                <w:bCs/>
                <w:sz w:val="20"/>
                <w:szCs w:val="20"/>
              </w:rPr>
            </w:pPr>
            <w:r w:rsidRPr="00660437">
              <w:rPr>
                <w:rFonts w:ascii="Calibri" w:eastAsia="Calibri" w:hAnsi="Calibri" w:cs="Arial"/>
                <w:b/>
                <w:bCs/>
                <w:sz w:val="20"/>
                <w:szCs w:val="20"/>
              </w:rPr>
              <w:t>Labor-force channel equations</w:t>
            </w:r>
            <w:r>
              <w:rPr>
                <w:rFonts w:ascii="Calibri" w:eastAsia="Calibri" w:hAnsi="Calibri" w:cs="Arial"/>
                <w:b/>
                <w:bCs/>
                <w:sz w:val="20"/>
                <w:szCs w:val="20"/>
              </w:rPr>
              <w:t>:</w:t>
            </w:r>
          </w:p>
        </w:tc>
        <w:tc>
          <w:tcPr>
            <w:tcW w:w="1166" w:type="dxa"/>
          </w:tcPr>
          <w:p w14:paraId="2A48F7DB" w14:textId="77777777" w:rsidR="00660437" w:rsidRDefault="00660437" w:rsidP="00CB7DC8">
            <w:pPr>
              <w:jc w:val="right"/>
              <w:rPr>
                <w:sz w:val="20"/>
                <w:szCs w:val="20"/>
              </w:rPr>
            </w:pPr>
          </w:p>
        </w:tc>
      </w:tr>
      <w:tr w:rsidR="00660437" w:rsidRPr="000E7BEC" w14:paraId="69198B3E" w14:textId="77777777" w:rsidTr="00AC2EDF">
        <w:tc>
          <w:tcPr>
            <w:tcW w:w="7338" w:type="dxa"/>
          </w:tcPr>
          <w:p w14:paraId="529718D4" w14:textId="371DFAC4" w:rsidR="00660437" w:rsidRPr="00660437" w:rsidRDefault="00660437" w:rsidP="00CB7DC8">
            <w:pPr>
              <w:spacing w:line="360" w:lineRule="auto"/>
              <w:rPr>
                <w:sz w:val="20"/>
                <w:szCs w:val="20"/>
              </w:rPr>
            </w:pPr>
            <m:oMathPara>
              <m:oMath>
                <m:r>
                  <w:rPr>
                    <w:rFonts w:ascii="Cambria Math" w:hAnsi="Cambria Math"/>
                    <w:sz w:val="20"/>
                    <w:szCs w:val="20"/>
                  </w:rPr>
                  <m:t>par</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t</m:t>
                    </m:r>
                  </m:sub>
                </m:sSub>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1000</m:t>
                    </m:r>
                  </m:num>
                  <m:den>
                    <m:r>
                      <w:rPr>
                        <w:rFonts w:ascii="Cambria Math" w:hAnsi="Cambria Math"/>
                        <w:sz w:val="20"/>
                        <w:szCs w:val="20"/>
                      </w:rPr>
                      <m:t>po</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t</m:t>
                        </m:r>
                      </m:sub>
                    </m:sSub>
                  </m:den>
                </m:f>
              </m:oMath>
            </m:oMathPara>
          </w:p>
        </w:tc>
        <w:tc>
          <w:tcPr>
            <w:tcW w:w="1166" w:type="dxa"/>
          </w:tcPr>
          <w:p w14:paraId="09A06399" w14:textId="27BC8E33" w:rsidR="00660437" w:rsidRDefault="00660437" w:rsidP="00CB7DC8">
            <w:pPr>
              <w:jc w:val="right"/>
              <w:rPr>
                <w:sz w:val="20"/>
                <w:szCs w:val="20"/>
              </w:rPr>
            </w:pPr>
            <w:r>
              <w:rPr>
                <w:sz w:val="20"/>
                <w:szCs w:val="20"/>
              </w:rPr>
              <w:t>(A. 150)</w:t>
            </w:r>
          </w:p>
        </w:tc>
      </w:tr>
      <w:tr w:rsidR="00660437" w:rsidRPr="000E7BEC" w14:paraId="61C1E82A" w14:textId="77777777" w:rsidTr="00AC2EDF">
        <w:tc>
          <w:tcPr>
            <w:tcW w:w="7338" w:type="dxa"/>
          </w:tcPr>
          <w:p w14:paraId="75F8F018" w14:textId="5C90A276" w:rsidR="00660437" w:rsidRPr="006F0F68" w:rsidRDefault="00660437" w:rsidP="00660437">
            <w:pPr>
              <w:spacing w:line="360" w:lineRule="auto"/>
              <w:rPr>
                <w:sz w:val="20"/>
                <w:szCs w:val="20"/>
              </w:rPr>
            </w:pPr>
            <m:oMathPara>
              <m:oMath>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 2965-1374*u</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t-1</m:t>
                    </m:r>
                  </m:sub>
                </m:sSub>
              </m:oMath>
            </m:oMathPara>
          </w:p>
        </w:tc>
        <w:tc>
          <w:tcPr>
            <w:tcW w:w="1166" w:type="dxa"/>
          </w:tcPr>
          <w:p w14:paraId="6A1FD1D6" w14:textId="2D4A1B78" w:rsidR="00660437" w:rsidRDefault="00660437" w:rsidP="00CB7DC8">
            <w:pPr>
              <w:jc w:val="right"/>
              <w:rPr>
                <w:sz w:val="20"/>
                <w:szCs w:val="20"/>
              </w:rPr>
            </w:pPr>
            <w:r>
              <w:rPr>
                <w:sz w:val="20"/>
                <w:szCs w:val="20"/>
              </w:rPr>
              <w:t>(A. 151)</w:t>
            </w:r>
          </w:p>
        </w:tc>
      </w:tr>
      <w:tr w:rsidR="006F0F68" w:rsidRPr="000E7BEC" w14:paraId="36D3D795" w14:textId="77777777" w:rsidTr="00AC2EDF">
        <w:tc>
          <w:tcPr>
            <w:tcW w:w="7338" w:type="dxa"/>
          </w:tcPr>
          <w:p w14:paraId="1478F3E9" w14:textId="3076E735" w:rsidR="006F0F68" w:rsidRPr="006F0F68" w:rsidRDefault="006F0F68" w:rsidP="00660437">
            <w:pPr>
              <w:spacing w:line="360" w:lineRule="auto"/>
              <w:rPr>
                <w:rFonts w:ascii="Calibri" w:eastAsia="Calibri" w:hAnsi="Calibri" w:cs="Arial"/>
                <w:b/>
                <w:bCs/>
                <w:sz w:val="20"/>
                <w:szCs w:val="20"/>
              </w:rPr>
            </w:pPr>
            <w:r w:rsidRPr="006F0F68">
              <w:rPr>
                <w:rFonts w:ascii="Calibri" w:eastAsia="Calibri" w:hAnsi="Calibri" w:cs="Arial"/>
                <w:b/>
                <w:bCs/>
                <w:sz w:val="20"/>
                <w:szCs w:val="20"/>
              </w:rPr>
              <w:t>Productivity channel equations:</w:t>
            </w:r>
          </w:p>
        </w:tc>
        <w:tc>
          <w:tcPr>
            <w:tcW w:w="1166" w:type="dxa"/>
          </w:tcPr>
          <w:p w14:paraId="7F31DC0D" w14:textId="77777777" w:rsidR="006F0F68" w:rsidRDefault="006F0F68" w:rsidP="00CB7DC8">
            <w:pPr>
              <w:jc w:val="right"/>
              <w:rPr>
                <w:sz w:val="20"/>
                <w:szCs w:val="20"/>
              </w:rPr>
            </w:pPr>
          </w:p>
        </w:tc>
      </w:tr>
      <w:tr w:rsidR="006F0F68" w:rsidRPr="000E7BEC" w14:paraId="0D23A820" w14:textId="77777777" w:rsidTr="00AC2EDF">
        <w:tc>
          <w:tcPr>
            <w:tcW w:w="7338" w:type="dxa"/>
          </w:tcPr>
          <w:p w14:paraId="2BF58B86" w14:textId="77777777" w:rsidR="006F0F68" w:rsidRPr="006F0F68" w:rsidRDefault="006F0F68" w:rsidP="006F0F68">
            <w:pPr>
              <w:rPr>
                <w:sz w:val="20"/>
                <w:szCs w:val="20"/>
              </w:rPr>
            </w:pPr>
            <m:oMathPara>
              <m:oMath>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m:t>
                            </m:r>
                          </m:sub>
                        </m:sSub>
                      </m:e>
                    </m:d>
                  </m:e>
                </m:func>
                <m:r>
                  <w:rPr>
                    <w:rFonts w:ascii="Cambria Math" w:hAnsi="Cambria Math"/>
                    <w:sz w:val="20"/>
                    <w:szCs w:val="20"/>
                  </w:rPr>
                  <m:t>=0.45*</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m:t>
                            </m:r>
                          </m:sub>
                        </m:sSub>
                      </m:e>
                    </m:d>
                  </m:e>
                </m:func>
                <m:r>
                  <w:rPr>
                    <w:rFonts w:ascii="Cambria Math" w:hAnsi="Cambria Math"/>
                    <w:sz w:val="20"/>
                    <w:szCs w:val="20"/>
                  </w:rPr>
                  <m:t>+ 0.24*</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t-1</m:t>
                            </m:r>
                          </m:sub>
                        </m:sSub>
                      </m:e>
                    </m:d>
                  </m:e>
                </m:func>
                <m:r>
                  <w:rPr>
                    <w:rFonts w:ascii="Cambria Math" w:hAnsi="Cambria Math"/>
                    <w:sz w:val="20"/>
                    <w:szCs w:val="20"/>
                  </w:rPr>
                  <m:t>-0.20*</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t-4</m:t>
                            </m:r>
                          </m:sub>
                        </m:sSub>
                      </m:e>
                    </m:d>
                  </m:e>
                </m:func>
                <m:r>
                  <w:rPr>
                    <w:rFonts w:ascii="Cambria Math" w:hAnsi="Cambria Math"/>
                    <w:sz w:val="20"/>
                    <w:szCs w:val="20"/>
                  </w:rPr>
                  <m:t>+0.69*</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e>
                    </m:d>
                  </m:e>
                </m:func>
                <m:r>
                  <w:rPr>
                    <w:rFonts w:ascii="Cambria Math" w:hAnsi="Cambria Math"/>
                    <w:sz w:val="20"/>
                    <w:szCs w:val="20"/>
                  </w:rPr>
                  <m:t>+0.01*</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t-2</m:t>
                            </m:r>
                          </m:sub>
                        </m:sSub>
                      </m:e>
                    </m:d>
                  </m:e>
                </m:func>
                <m:r>
                  <w:rPr>
                    <w:rFonts w:ascii="Cambria Math" w:hAnsi="Cambria Math"/>
                    <w:sz w:val="20"/>
                    <w:szCs w:val="20"/>
                  </w:rPr>
                  <m:t>+0.06*</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DpPerso</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t-2</m:t>
                            </m:r>
                          </m:sub>
                        </m:sSub>
                      </m:e>
                    </m:d>
                  </m:e>
                </m:func>
                <m:r>
                  <w:rPr>
                    <w:rFonts w:ascii="Cambria Math" w:hAnsi="Cambria Math"/>
                    <w:sz w:val="20"/>
                    <w:szCs w:val="20"/>
                  </w:rPr>
                  <m:t>-0.20*</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t-1</m:t>
                            </m:r>
                          </m:sub>
                        </m:sSub>
                      </m:e>
                    </m:d>
                  </m:e>
                </m:func>
                <m:r>
                  <w:rPr>
                    <w:rFonts w:ascii="Cambria Math" w:hAnsi="Cambria Math"/>
                    <w:sz w:val="20"/>
                    <w:szCs w:val="20"/>
                  </w:rPr>
                  <m:t>+0.14*</m:t>
                </m:r>
                <m:r>
                  <m:rPr>
                    <m:sty m:val="p"/>
                  </m:rPr>
                  <w:rPr>
                    <w:rFonts w:ascii="Cambria Math" w:hAnsi="Cambria Math"/>
                    <w:sz w:val="20"/>
                    <w:szCs w:val="20"/>
                  </w:rPr>
                  <m:t>ln⁡</m:t>
                </m:r>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t-2</m:t>
                    </m:r>
                  </m:sub>
                </m:sSub>
                <m:r>
                  <w:rPr>
                    <w:rFonts w:ascii="Cambria Math" w:hAnsi="Cambria Math"/>
                    <w:sz w:val="20"/>
                    <w:szCs w:val="20"/>
                  </w:rPr>
                  <m:t xml:space="preserve"> )</m:t>
                </m:r>
              </m:oMath>
            </m:oMathPara>
          </w:p>
          <w:p w14:paraId="3220359E" w14:textId="77777777" w:rsidR="006F0F68" w:rsidRPr="006F0F68" w:rsidRDefault="006F0F68" w:rsidP="00660437">
            <w:pPr>
              <w:spacing w:line="360" w:lineRule="auto"/>
              <w:rPr>
                <w:rFonts w:ascii="Calibri" w:eastAsia="Calibri" w:hAnsi="Calibri" w:cs="Arial"/>
                <w:b/>
                <w:bCs/>
                <w:sz w:val="20"/>
                <w:szCs w:val="20"/>
              </w:rPr>
            </w:pPr>
          </w:p>
        </w:tc>
        <w:tc>
          <w:tcPr>
            <w:tcW w:w="1166" w:type="dxa"/>
          </w:tcPr>
          <w:p w14:paraId="18B5AFBD" w14:textId="3474B3B2" w:rsidR="006F0F68" w:rsidRDefault="006F0F68" w:rsidP="00CB7DC8">
            <w:pPr>
              <w:jc w:val="right"/>
              <w:rPr>
                <w:sz w:val="20"/>
                <w:szCs w:val="20"/>
              </w:rPr>
            </w:pPr>
            <w:r>
              <w:rPr>
                <w:sz w:val="20"/>
                <w:szCs w:val="20"/>
              </w:rPr>
              <w:t>(A. 152)</w:t>
            </w:r>
          </w:p>
        </w:tc>
      </w:tr>
    </w:tbl>
    <w:p w14:paraId="09797EC7" w14:textId="77777777" w:rsidR="00AE71E7" w:rsidRPr="000E7BEC" w:rsidRDefault="00AE71E7" w:rsidP="00583A8B">
      <w:pPr>
        <w:spacing w:line="276" w:lineRule="auto"/>
        <w:rPr>
          <w:lang w:val="da-DK"/>
        </w:rPr>
      </w:pPr>
    </w:p>
    <w:p w14:paraId="6CC7335E" w14:textId="77777777" w:rsidR="00583A8B" w:rsidRDefault="00583A8B" w:rsidP="00583A8B">
      <w:r>
        <w:rPr>
          <w:b/>
        </w:rPr>
        <w:t>Symbols</w:t>
      </w:r>
      <w:r>
        <w:t>:</w:t>
      </w:r>
    </w:p>
    <w:p w14:paraId="310A89A5" w14:textId="77777777" w:rsidR="00583A8B" w:rsidRDefault="00583A8B" w:rsidP="00583A8B">
      <w:pPr>
        <w:rPr>
          <w:sz w:val="18"/>
          <w:szCs w:val="18"/>
        </w:rPr>
      </w:pPr>
      <w:r>
        <w:rPr>
          <w:sz w:val="18"/>
          <w:szCs w:val="18"/>
        </w:rPr>
        <w:t>N = non-financial corporations, F = financial corporations, G = government, H = Households, W = Rest of the World</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811"/>
        <w:gridCol w:w="3693"/>
      </w:tblGrid>
      <w:tr w:rsidR="00583A8B" w14:paraId="1C18392F" w14:textId="77777777" w:rsidTr="00AC2EDF">
        <w:tc>
          <w:tcPr>
            <w:tcW w:w="4811" w:type="dxa"/>
            <w:tcBorders>
              <w:bottom w:val="single" w:sz="4" w:space="0" w:color="000000"/>
            </w:tcBorders>
          </w:tcPr>
          <w:p w14:paraId="7C4F5960" w14:textId="77777777" w:rsidR="00583A8B" w:rsidRDefault="00583A8B" w:rsidP="00AC2EDF">
            <w:pPr>
              <w:rPr>
                <w:sz w:val="20"/>
                <w:szCs w:val="20"/>
              </w:rPr>
            </w:pPr>
            <w:r>
              <w:rPr>
                <w:sz w:val="20"/>
                <w:szCs w:val="20"/>
              </w:rPr>
              <w:t>Notation</w:t>
            </w:r>
          </w:p>
        </w:tc>
        <w:tc>
          <w:tcPr>
            <w:tcW w:w="3693" w:type="dxa"/>
            <w:tcBorders>
              <w:bottom w:val="single" w:sz="4" w:space="0" w:color="000000"/>
            </w:tcBorders>
          </w:tcPr>
          <w:p w14:paraId="0B24C14C" w14:textId="77777777" w:rsidR="00583A8B" w:rsidRDefault="00583A8B" w:rsidP="00AC2EDF">
            <w:pPr>
              <w:rPr>
                <w:sz w:val="20"/>
                <w:szCs w:val="20"/>
              </w:rPr>
            </w:pPr>
            <w:r>
              <w:rPr>
                <w:sz w:val="20"/>
                <w:szCs w:val="20"/>
              </w:rPr>
              <w:t>Description</w:t>
            </w:r>
          </w:p>
        </w:tc>
      </w:tr>
      <w:tr w:rsidR="00583A8B" w14:paraId="21BEBDD2" w14:textId="77777777" w:rsidTr="00AC2EDF">
        <w:tc>
          <w:tcPr>
            <w:tcW w:w="4811" w:type="dxa"/>
            <w:tcBorders>
              <w:top w:val="single" w:sz="4" w:space="0" w:color="000000"/>
            </w:tcBorders>
          </w:tcPr>
          <w:p w14:paraId="685678DE" w14:textId="65B1564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Borders>
              <w:top w:val="single" w:sz="4" w:space="0" w:color="000000"/>
            </w:tcBorders>
          </w:tcPr>
          <w:p w14:paraId="5867D0B6" w14:textId="77777777" w:rsidR="00583A8B" w:rsidRDefault="00583A8B" w:rsidP="00AC2EDF">
            <w:pPr>
              <w:rPr>
                <w:sz w:val="20"/>
                <w:szCs w:val="20"/>
              </w:rPr>
            </w:pPr>
            <w:r>
              <w:rPr>
                <w:sz w:val="20"/>
                <w:szCs w:val="20"/>
              </w:rPr>
              <w:t>Nominal GDP</w:t>
            </w:r>
          </w:p>
        </w:tc>
      </w:tr>
      <w:tr w:rsidR="00583A8B" w14:paraId="5D7308E5" w14:textId="77777777" w:rsidTr="00AC2EDF">
        <w:tc>
          <w:tcPr>
            <w:tcW w:w="4811" w:type="dxa"/>
          </w:tcPr>
          <w:p w14:paraId="2D84E3C0" w14:textId="5BF37E4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E221B02" w14:textId="77777777" w:rsidR="00583A8B" w:rsidRDefault="00583A8B" w:rsidP="00AC2EDF">
            <w:pPr>
              <w:rPr>
                <w:sz w:val="20"/>
                <w:szCs w:val="20"/>
              </w:rPr>
            </w:pPr>
            <w:r>
              <w:rPr>
                <w:sz w:val="20"/>
                <w:szCs w:val="20"/>
              </w:rPr>
              <w:t>Nominal Private Consumption</w:t>
            </w:r>
          </w:p>
        </w:tc>
      </w:tr>
      <w:tr w:rsidR="00583A8B" w14:paraId="7EB123BE" w14:textId="77777777" w:rsidTr="00AC2EDF">
        <w:tc>
          <w:tcPr>
            <w:tcW w:w="4811" w:type="dxa"/>
          </w:tcPr>
          <w:p w14:paraId="21292BFC" w14:textId="246569A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43892083" w14:textId="77777777" w:rsidR="00583A8B" w:rsidRDefault="00583A8B" w:rsidP="00AC2EDF">
            <w:pPr>
              <w:rPr>
                <w:sz w:val="20"/>
                <w:szCs w:val="20"/>
              </w:rPr>
            </w:pPr>
            <w:r>
              <w:rPr>
                <w:sz w:val="20"/>
                <w:szCs w:val="20"/>
              </w:rPr>
              <w:t>Nominal Gross fixed capital formation</w:t>
            </w:r>
          </w:p>
        </w:tc>
      </w:tr>
      <w:tr w:rsidR="00583A8B" w14:paraId="5ED45B33" w14:textId="77777777" w:rsidTr="00AC2EDF">
        <w:tc>
          <w:tcPr>
            <w:tcW w:w="4811" w:type="dxa"/>
          </w:tcPr>
          <w:p w14:paraId="6CB52E46" w14:textId="562E214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7DBD362D" w14:textId="77777777" w:rsidR="00583A8B" w:rsidRDefault="00583A8B" w:rsidP="00AC2EDF">
            <w:pPr>
              <w:rPr>
                <w:sz w:val="20"/>
                <w:szCs w:val="20"/>
              </w:rPr>
            </w:pPr>
            <w:proofErr w:type="spellStart"/>
            <w:r>
              <w:rPr>
                <w:sz w:val="20"/>
                <w:szCs w:val="20"/>
              </w:rPr>
              <w:t>Noninal</w:t>
            </w:r>
            <w:proofErr w:type="spellEnd"/>
            <w:r>
              <w:rPr>
                <w:sz w:val="20"/>
                <w:szCs w:val="20"/>
              </w:rPr>
              <w:t xml:space="preserve"> Exports of goods and services</w:t>
            </w:r>
          </w:p>
        </w:tc>
      </w:tr>
      <w:tr w:rsidR="00583A8B" w14:paraId="2FC0F899" w14:textId="77777777" w:rsidTr="00AC2EDF">
        <w:tc>
          <w:tcPr>
            <w:tcW w:w="4811" w:type="dxa"/>
          </w:tcPr>
          <w:p w14:paraId="13BBA14D" w14:textId="362E8E1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2027BE6C" w14:textId="77777777" w:rsidR="00583A8B" w:rsidRDefault="00583A8B" w:rsidP="00AC2EDF">
            <w:pPr>
              <w:rPr>
                <w:sz w:val="20"/>
                <w:szCs w:val="20"/>
              </w:rPr>
            </w:pPr>
            <w:r>
              <w:rPr>
                <w:sz w:val="20"/>
                <w:szCs w:val="20"/>
              </w:rPr>
              <w:t>Nominal Imports of goods and services</w:t>
            </w:r>
          </w:p>
        </w:tc>
      </w:tr>
      <w:tr w:rsidR="00583A8B" w14:paraId="0BF46225" w14:textId="77777777" w:rsidTr="00AC2EDF">
        <w:tc>
          <w:tcPr>
            <w:tcW w:w="4811" w:type="dxa"/>
          </w:tcPr>
          <w:p w14:paraId="190DC460" w14:textId="1EC2847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oMath>
            </m:oMathPara>
          </w:p>
        </w:tc>
        <w:tc>
          <w:tcPr>
            <w:tcW w:w="3693" w:type="dxa"/>
          </w:tcPr>
          <w:p w14:paraId="40335298" w14:textId="77777777" w:rsidR="00583A8B" w:rsidRDefault="00583A8B" w:rsidP="00AC2EDF">
            <w:pPr>
              <w:rPr>
                <w:sz w:val="20"/>
                <w:szCs w:val="20"/>
              </w:rPr>
            </w:pPr>
            <w:r>
              <w:rPr>
                <w:sz w:val="20"/>
                <w:szCs w:val="20"/>
              </w:rPr>
              <w:t>GDP deflator</w:t>
            </w:r>
          </w:p>
        </w:tc>
      </w:tr>
      <w:tr w:rsidR="00583A8B" w14:paraId="6E7AC2C3" w14:textId="77777777" w:rsidTr="00AC2EDF">
        <w:tc>
          <w:tcPr>
            <w:tcW w:w="4811" w:type="dxa"/>
          </w:tcPr>
          <w:p w14:paraId="3965DF83" w14:textId="3CD5630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Pr>
          <w:p w14:paraId="143C75AA" w14:textId="77777777" w:rsidR="00583A8B" w:rsidRDefault="00583A8B" w:rsidP="00AC2EDF">
            <w:pPr>
              <w:rPr>
                <w:sz w:val="20"/>
                <w:szCs w:val="20"/>
              </w:rPr>
            </w:pPr>
            <w:r>
              <w:rPr>
                <w:sz w:val="20"/>
                <w:szCs w:val="20"/>
              </w:rPr>
              <w:t>Real GDP</w:t>
            </w:r>
          </w:p>
        </w:tc>
      </w:tr>
      <w:tr w:rsidR="00583A8B" w14:paraId="49D35A68" w14:textId="77777777" w:rsidTr="00AC2EDF">
        <w:tc>
          <w:tcPr>
            <w:tcW w:w="4811" w:type="dxa"/>
          </w:tcPr>
          <w:p w14:paraId="768EA208" w14:textId="576D98C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8EAFC06" w14:textId="77777777" w:rsidR="00583A8B" w:rsidRDefault="00583A8B" w:rsidP="00AC2EDF">
            <w:pPr>
              <w:rPr>
                <w:sz w:val="20"/>
                <w:szCs w:val="20"/>
              </w:rPr>
            </w:pPr>
            <w:r>
              <w:rPr>
                <w:sz w:val="20"/>
                <w:szCs w:val="20"/>
              </w:rPr>
              <w:t>Real Private Consumption</w:t>
            </w:r>
          </w:p>
        </w:tc>
      </w:tr>
      <w:tr w:rsidR="00583A8B" w14:paraId="380CC6A1" w14:textId="77777777" w:rsidTr="00AC2EDF">
        <w:tc>
          <w:tcPr>
            <w:tcW w:w="4811" w:type="dxa"/>
          </w:tcPr>
          <w:p w14:paraId="4C4014A8" w14:textId="4866875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516558CE" w14:textId="77777777" w:rsidR="00583A8B" w:rsidRDefault="00583A8B" w:rsidP="00AC2EDF">
            <w:pPr>
              <w:rPr>
                <w:sz w:val="20"/>
                <w:szCs w:val="20"/>
              </w:rPr>
            </w:pPr>
            <w:r>
              <w:rPr>
                <w:sz w:val="20"/>
                <w:szCs w:val="20"/>
              </w:rPr>
              <w:t>Real Gross fixed capital formation</w:t>
            </w:r>
          </w:p>
        </w:tc>
      </w:tr>
      <w:tr w:rsidR="00583A8B" w14:paraId="5962A263" w14:textId="77777777" w:rsidTr="00AC2EDF">
        <w:tc>
          <w:tcPr>
            <w:tcW w:w="4811" w:type="dxa"/>
          </w:tcPr>
          <w:p w14:paraId="5D2CE8A0" w14:textId="365D1E9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1EE52FAC" w14:textId="77777777" w:rsidR="00583A8B" w:rsidRDefault="00583A8B" w:rsidP="00AC2EDF">
            <w:pPr>
              <w:rPr>
                <w:sz w:val="20"/>
                <w:szCs w:val="20"/>
              </w:rPr>
            </w:pPr>
            <w:r>
              <w:rPr>
                <w:sz w:val="20"/>
                <w:szCs w:val="20"/>
              </w:rPr>
              <w:t>Real Exports of goods and services</w:t>
            </w:r>
          </w:p>
        </w:tc>
      </w:tr>
      <w:tr w:rsidR="00583A8B" w14:paraId="793DC665" w14:textId="77777777" w:rsidTr="00AC2EDF">
        <w:tc>
          <w:tcPr>
            <w:tcW w:w="4811" w:type="dxa"/>
          </w:tcPr>
          <w:p w14:paraId="37FCA60D" w14:textId="0549B7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m</m:t>
                </m:r>
              </m:oMath>
            </m:oMathPara>
          </w:p>
        </w:tc>
        <w:tc>
          <w:tcPr>
            <w:tcW w:w="3693" w:type="dxa"/>
          </w:tcPr>
          <w:p w14:paraId="727B24C0" w14:textId="77777777" w:rsidR="00583A8B" w:rsidRDefault="00583A8B" w:rsidP="00AC2EDF">
            <w:pPr>
              <w:rPr>
                <w:sz w:val="20"/>
                <w:szCs w:val="20"/>
              </w:rPr>
            </w:pPr>
            <w:r>
              <w:rPr>
                <w:sz w:val="20"/>
                <w:szCs w:val="20"/>
              </w:rPr>
              <w:t>Real Imports of goods and services</w:t>
            </w:r>
          </w:p>
        </w:tc>
      </w:tr>
      <w:tr w:rsidR="00583A8B" w14:paraId="1A870C19" w14:textId="77777777" w:rsidTr="00AC2EDF">
        <w:tc>
          <w:tcPr>
            <w:tcW w:w="4811" w:type="dxa"/>
          </w:tcPr>
          <w:p w14:paraId="51F0F937" w14:textId="62D3FD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24959BCF" w14:textId="77777777" w:rsidR="00583A8B" w:rsidRDefault="00583A8B" w:rsidP="00AC2EDF">
            <w:pPr>
              <w:rPr>
                <w:sz w:val="20"/>
                <w:szCs w:val="20"/>
              </w:rPr>
            </w:pPr>
            <w:r>
              <w:rPr>
                <w:sz w:val="20"/>
                <w:szCs w:val="20"/>
              </w:rPr>
              <w:t>Nonfinancial corporations Nominal Investment in Buildings and Dwellings</w:t>
            </w:r>
          </w:p>
        </w:tc>
      </w:tr>
      <w:tr w:rsidR="00583A8B" w14:paraId="0AFD05F2" w14:textId="77777777" w:rsidTr="00AC2EDF">
        <w:tc>
          <w:tcPr>
            <w:tcW w:w="4811" w:type="dxa"/>
          </w:tcPr>
          <w:p w14:paraId="49E7E1E4" w14:textId="789D947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5FD1B441" w14:textId="77777777" w:rsidR="00583A8B" w:rsidRDefault="00583A8B" w:rsidP="00AC2EDF">
            <w:pPr>
              <w:rPr>
                <w:sz w:val="20"/>
                <w:szCs w:val="20"/>
              </w:rPr>
            </w:pPr>
            <w:r>
              <w:rPr>
                <w:sz w:val="20"/>
                <w:szCs w:val="20"/>
              </w:rPr>
              <w:t>Financial corporations Nominal Investment in Buildings and Dwellings</w:t>
            </w:r>
          </w:p>
        </w:tc>
      </w:tr>
      <w:tr w:rsidR="00583A8B" w14:paraId="2FE8A141" w14:textId="77777777" w:rsidTr="00AC2EDF">
        <w:tc>
          <w:tcPr>
            <w:tcW w:w="4811" w:type="dxa"/>
          </w:tcPr>
          <w:p w14:paraId="27D9D0B5" w14:textId="024AC1E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6A2887A4" w14:textId="77777777" w:rsidR="00583A8B" w:rsidRDefault="00583A8B" w:rsidP="00AC2EDF">
            <w:pPr>
              <w:rPr>
                <w:sz w:val="20"/>
                <w:szCs w:val="20"/>
              </w:rPr>
            </w:pPr>
            <w:r>
              <w:rPr>
                <w:sz w:val="20"/>
                <w:szCs w:val="20"/>
              </w:rPr>
              <w:t>Households Nominal Investment in Buildings and Dwellings</w:t>
            </w:r>
          </w:p>
        </w:tc>
      </w:tr>
      <w:tr w:rsidR="00583A8B" w14:paraId="2D72EC33" w14:textId="77777777" w:rsidTr="00AC2EDF">
        <w:tc>
          <w:tcPr>
            <w:tcW w:w="4811" w:type="dxa"/>
          </w:tcPr>
          <w:p w14:paraId="0A7F0C10" w14:textId="52523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46FE864C" w14:textId="77777777" w:rsidR="00583A8B" w:rsidRDefault="00583A8B" w:rsidP="00AC2EDF">
            <w:pPr>
              <w:rPr>
                <w:sz w:val="20"/>
                <w:szCs w:val="20"/>
              </w:rPr>
            </w:pPr>
            <w:r>
              <w:rPr>
                <w:sz w:val="20"/>
                <w:szCs w:val="20"/>
              </w:rPr>
              <w:t>Government Nominal Investment in Buildings and Dwellings</w:t>
            </w:r>
          </w:p>
        </w:tc>
      </w:tr>
      <w:tr w:rsidR="00583A8B" w14:paraId="1621CEE0" w14:textId="77777777" w:rsidTr="00AC2EDF">
        <w:tc>
          <w:tcPr>
            <w:tcW w:w="4811" w:type="dxa"/>
          </w:tcPr>
          <w:p w14:paraId="2CDC2B28" w14:textId="5A6863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15707414" w14:textId="77777777" w:rsidR="00583A8B" w:rsidRDefault="00583A8B" w:rsidP="00AC2EDF">
            <w:pPr>
              <w:rPr>
                <w:sz w:val="20"/>
                <w:szCs w:val="20"/>
              </w:rPr>
            </w:pPr>
            <w:r>
              <w:rPr>
                <w:sz w:val="20"/>
                <w:szCs w:val="20"/>
              </w:rPr>
              <w:t>Nonfinancial corporations Nominal Investment in Equipment</w:t>
            </w:r>
          </w:p>
        </w:tc>
      </w:tr>
      <w:tr w:rsidR="00583A8B" w14:paraId="40E7F805" w14:textId="77777777" w:rsidTr="00AC2EDF">
        <w:tc>
          <w:tcPr>
            <w:tcW w:w="4811" w:type="dxa"/>
          </w:tcPr>
          <w:p w14:paraId="2A0A3647" w14:textId="60643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64D0FF88" w14:textId="77777777" w:rsidR="00583A8B" w:rsidRDefault="00583A8B" w:rsidP="00AC2EDF">
            <w:pPr>
              <w:rPr>
                <w:sz w:val="20"/>
                <w:szCs w:val="20"/>
              </w:rPr>
            </w:pPr>
            <w:r>
              <w:rPr>
                <w:sz w:val="20"/>
                <w:szCs w:val="20"/>
              </w:rPr>
              <w:t>Financial corporations Nominal Investment in Equipment</w:t>
            </w:r>
          </w:p>
        </w:tc>
      </w:tr>
      <w:tr w:rsidR="00583A8B" w14:paraId="50CE9095" w14:textId="77777777" w:rsidTr="00AC2EDF">
        <w:tc>
          <w:tcPr>
            <w:tcW w:w="4811" w:type="dxa"/>
          </w:tcPr>
          <w:p w14:paraId="1E22BC13" w14:textId="4459B08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3595D9BA" w14:textId="77777777" w:rsidR="00583A8B" w:rsidRDefault="00583A8B" w:rsidP="00AC2EDF">
            <w:pPr>
              <w:rPr>
                <w:sz w:val="20"/>
                <w:szCs w:val="20"/>
              </w:rPr>
            </w:pPr>
            <w:r>
              <w:rPr>
                <w:sz w:val="20"/>
                <w:szCs w:val="20"/>
              </w:rPr>
              <w:t>Households Nominal Investment in Equipment</w:t>
            </w:r>
          </w:p>
        </w:tc>
      </w:tr>
      <w:tr w:rsidR="00583A8B" w14:paraId="75A82187" w14:textId="77777777" w:rsidTr="00AC2EDF">
        <w:tc>
          <w:tcPr>
            <w:tcW w:w="4811" w:type="dxa"/>
          </w:tcPr>
          <w:p w14:paraId="1F8D8011" w14:textId="084ED38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1276E126" w14:textId="77777777" w:rsidR="00583A8B" w:rsidRDefault="00583A8B" w:rsidP="00AC2EDF">
            <w:pPr>
              <w:rPr>
                <w:sz w:val="20"/>
                <w:szCs w:val="20"/>
              </w:rPr>
            </w:pPr>
            <w:r>
              <w:rPr>
                <w:sz w:val="20"/>
                <w:szCs w:val="20"/>
              </w:rPr>
              <w:t>Government Nominal Investment in Equipment</w:t>
            </w:r>
          </w:p>
        </w:tc>
      </w:tr>
      <w:tr w:rsidR="00583A8B" w14:paraId="7D9B04FA" w14:textId="77777777" w:rsidTr="00AC2EDF">
        <w:tc>
          <w:tcPr>
            <w:tcW w:w="4811" w:type="dxa"/>
          </w:tcPr>
          <w:p w14:paraId="4E1B371F" w14:textId="0E1FC78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3693" w:type="dxa"/>
          </w:tcPr>
          <w:p w14:paraId="051E7C81" w14:textId="77777777" w:rsidR="00583A8B" w:rsidRDefault="00583A8B" w:rsidP="00AC2EDF">
            <w:pPr>
              <w:rPr>
                <w:sz w:val="20"/>
                <w:szCs w:val="20"/>
              </w:rPr>
            </w:pPr>
            <w:r>
              <w:rPr>
                <w:sz w:val="20"/>
                <w:szCs w:val="20"/>
              </w:rPr>
              <w:t>Price deflator on consumption</w:t>
            </w:r>
          </w:p>
        </w:tc>
      </w:tr>
      <w:tr w:rsidR="00583A8B" w14:paraId="25B43F9B" w14:textId="77777777" w:rsidTr="00AC2EDF">
        <w:tc>
          <w:tcPr>
            <w:tcW w:w="4811" w:type="dxa"/>
          </w:tcPr>
          <w:p w14:paraId="3F1AD9CA" w14:textId="1E338A9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0421F4AD" w14:textId="77777777" w:rsidR="00583A8B" w:rsidRDefault="00583A8B" w:rsidP="00AC2EDF">
            <w:pPr>
              <w:rPr>
                <w:sz w:val="20"/>
                <w:szCs w:val="20"/>
              </w:rPr>
            </w:pPr>
            <w:r>
              <w:rPr>
                <w:sz w:val="20"/>
                <w:szCs w:val="20"/>
              </w:rPr>
              <w:t>Wage bill paid by firms</w:t>
            </w:r>
          </w:p>
        </w:tc>
      </w:tr>
      <w:tr w:rsidR="00583A8B" w14:paraId="4CB4AC72" w14:textId="77777777" w:rsidTr="00AC2EDF">
        <w:tc>
          <w:tcPr>
            <w:tcW w:w="4811" w:type="dxa"/>
          </w:tcPr>
          <w:p w14:paraId="0EF8DDFA" w14:textId="4332EB6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oMath>
            </m:oMathPara>
          </w:p>
        </w:tc>
        <w:tc>
          <w:tcPr>
            <w:tcW w:w="3693" w:type="dxa"/>
          </w:tcPr>
          <w:p w14:paraId="7C6869ED" w14:textId="77777777" w:rsidR="00583A8B" w:rsidRDefault="00583A8B" w:rsidP="00AC2EDF">
            <w:pPr>
              <w:rPr>
                <w:sz w:val="20"/>
                <w:szCs w:val="20"/>
              </w:rPr>
            </w:pPr>
            <w:r>
              <w:rPr>
                <w:sz w:val="20"/>
                <w:szCs w:val="20"/>
              </w:rPr>
              <w:t>Wage bill received by households</w:t>
            </w:r>
          </w:p>
        </w:tc>
      </w:tr>
      <w:tr w:rsidR="00583A8B" w14:paraId="193B4483" w14:textId="77777777" w:rsidTr="00AC2EDF">
        <w:tc>
          <w:tcPr>
            <w:tcW w:w="4811" w:type="dxa"/>
          </w:tcPr>
          <w:p w14:paraId="4A487B4A" w14:textId="162193A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AE929C" w14:textId="77777777" w:rsidR="00583A8B" w:rsidRDefault="00583A8B" w:rsidP="00AC2EDF">
            <w:pPr>
              <w:rPr>
                <w:sz w:val="20"/>
                <w:szCs w:val="20"/>
              </w:rPr>
            </w:pPr>
            <w:r>
              <w:rPr>
                <w:sz w:val="20"/>
                <w:szCs w:val="20"/>
              </w:rPr>
              <w:t>Wage bill received by the rest of the world</w:t>
            </w:r>
          </w:p>
        </w:tc>
      </w:tr>
      <w:tr w:rsidR="00583A8B" w14:paraId="3DD4EA29" w14:textId="77777777" w:rsidTr="00AC2EDF">
        <w:tc>
          <w:tcPr>
            <w:tcW w:w="4811" w:type="dxa"/>
          </w:tcPr>
          <w:p w14:paraId="11C02744" w14:textId="6353566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13AF0EBB" w14:textId="77777777" w:rsidR="00583A8B" w:rsidRDefault="00583A8B" w:rsidP="00AC2EDF">
            <w:pPr>
              <w:rPr>
                <w:sz w:val="20"/>
                <w:szCs w:val="20"/>
              </w:rPr>
            </w:pPr>
            <w:r>
              <w:rPr>
                <w:sz w:val="20"/>
                <w:szCs w:val="20"/>
              </w:rPr>
              <w:t>Total Employment</w:t>
            </w:r>
          </w:p>
        </w:tc>
      </w:tr>
      <w:tr w:rsidR="00583A8B" w14:paraId="4656290A" w14:textId="77777777" w:rsidTr="00AC2EDF">
        <w:tc>
          <w:tcPr>
            <w:tcW w:w="4811" w:type="dxa"/>
          </w:tcPr>
          <w:p w14:paraId="2C27F2A6" w14:textId="1F95C5D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3949649" w14:textId="77777777" w:rsidR="00583A8B" w:rsidRDefault="00583A8B" w:rsidP="00AC2EDF">
            <w:pPr>
              <w:rPr>
                <w:sz w:val="20"/>
                <w:szCs w:val="20"/>
              </w:rPr>
            </w:pPr>
            <w:r>
              <w:rPr>
                <w:sz w:val="20"/>
                <w:szCs w:val="20"/>
              </w:rPr>
              <w:t>Employment hired to the households</w:t>
            </w:r>
          </w:p>
        </w:tc>
      </w:tr>
      <w:tr w:rsidR="00583A8B" w14:paraId="2F9D90B8" w14:textId="77777777" w:rsidTr="00AC2EDF">
        <w:tc>
          <w:tcPr>
            <w:tcW w:w="4811" w:type="dxa"/>
          </w:tcPr>
          <w:p w14:paraId="72713926" w14:textId="03C589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CAA62CF" w14:textId="77777777" w:rsidR="00583A8B" w:rsidRDefault="00583A8B" w:rsidP="00AC2EDF">
            <w:pPr>
              <w:rPr>
                <w:sz w:val="20"/>
                <w:szCs w:val="20"/>
              </w:rPr>
            </w:pPr>
            <w:r>
              <w:rPr>
                <w:sz w:val="20"/>
                <w:szCs w:val="20"/>
              </w:rPr>
              <w:t>Employment hired to the rest of the world</w:t>
            </w:r>
          </w:p>
        </w:tc>
      </w:tr>
      <w:tr w:rsidR="00583A8B" w14:paraId="0687D2C4" w14:textId="77777777" w:rsidTr="00AC2EDF">
        <w:tc>
          <w:tcPr>
            <w:tcW w:w="4811" w:type="dxa"/>
          </w:tcPr>
          <w:p w14:paraId="4AC59D83" w14:textId="751A4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3693" w:type="dxa"/>
          </w:tcPr>
          <w:p w14:paraId="1A388D0C" w14:textId="77777777" w:rsidR="00583A8B" w:rsidRDefault="00583A8B" w:rsidP="00AC2EDF">
            <w:pPr>
              <w:rPr>
                <w:sz w:val="20"/>
                <w:szCs w:val="20"/>
              </w:rPr>
            </w:pPr>
            <w:r>
              <w:rPr>
                <w:sz w:val="20"/>
                <w:szCs w:val="20"/>
              </w:rPr>
              <w:t>Unemployment</w:t>
            </w:r>
          </w:p>
        </w:tc>
      </w:tr>
      <w:tr w:rsidR="00583A8B" w14:paraId="54C16DF0" w14:textId="77777777" w:rsidTr="00AC2EDF">
        <w:tc>
          <w:tcPr>
            <w:tcW w:w="4811" w:type="dxa"/>
          </w:tcPr>
          <w:p w14:paraId="23AD4EAB" w14:textId="20EF95F4"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m:t>
                    </m:r>
                  </m:sub>
                </m:sSub>
              </m:oMath>
            </m:oMathPara>
          </w:p>
        </w:tc>
        <w:tc>
          <w:tcPr>
            <w:tcW w:w="3693" w:type="dxa"/>
          </w:tcPr>
          <w:p w14:paraId="4AAFC911" w14:textId="77777777" w:rsidR="00583A8B" w:rsidRDefault="00583A8B" w:rsidP="00AC2EDF">
            <w:pPr>
              <w:rPr>
                <w:sz w:val="20"/>
                <w:szCs w:val="20"/>
              </w:rPr>
            </w:pPr>
            <w:r>
              <w:rPr>
                <w:sz w:val="20"/>
                <w:szCs w:val="20"/>
              </w:rPr>
              <w:t>Rate of unemployment</w:t>
            </w:r>
          </w:p>
        </w:tc>
      </w:tr>
      <w:tr w:rsidR="00583A8B" w14:paraId="7E7BAA95" w14:textId="77777777" w:rsidTr="00AC2EDF">
        <w:tc>
          <w:tcPr>
            <w:tcW w:w="4811" w:type="dxa"/>
          </w:tcPr>
          <w:p w14:paraId="1BA36515" w14:textId="3FD05B3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oMath>
            </m:oMathPara>
          </w:p>
        </w:tc>
        <w:tc>
          <w:tcPr>
            <w:tcW w:w="3693" w:type="dxa"/>
          </w:tcPr>
          <w:p w14:paraId="6669A8C0" w14:textId="77777777" w:rsidR="00583A8B" w:rsidRDefault="00583A8B" w:rsidP="00AC2EDF">
            <w:pPr>
              <w:rPr>
                <w:sz w:val="20"/>
                <w:szCs w:val="20"/>
              </w:rPr>
            </w:pPr>
            <w:r>
              <w:rPr>
                <w:sz w:val="20"/>
                <w:szCs w:val="20"/>
              </w:rPr>
              <w:t>Labour force</w:t>
            </w:r>
          </w:p>
        </w:tc>
      </w:tr>
      <w:tr w:rsidR="00583A8B" w14:paraId="22ECC167" w14:textId="77777777" w:rsidTr="00AC2EDF">
        <w:tc>
          <w:tcPr>
            <w:tcW w:w="4811" w:type="dxa"/>
          </w:tcPr>
          <w:p w14:paraId="694C185A" w14:textId="2072257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3693" w:type="dxa"/>
          </w:tcPr>
          <w:p w14:paraId="274F2936" w14:textId="77777777" w:rsidR="00583A8B" w:rsidRDefault="00583A8B" w:rsidP="00AC2EDF">
            <w:pPr>
              <w:rPr>
                <w:sz w:val="20"/>
                <w:szCs w:val="20"/>
              </w:rPr>
            </w:pPr>
            <w:r>
              <w:rPr>
                <w:sz w:val="20"/>
                <w:szCs w:val="20"/>
              </w:rPr>
              <w:t>Population</w:t>
            </w:r>
          </w:p>
        </w:tc>
      </w:tr>
      <w:tr w:rsidR="00583A8B" w14:paraId="2C03CAE9" w14:textId="77777777" w:rsidTr="00AC2EDF">
        <w:tc>
          <w:tcPr>
            <w:tcW w:w="4811" w:type="dxa"/>
          </w:tcPr>
          <w:p w14:paraId="6FC45C84" w14:textId="644FAC6A"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oMath>
            </m:oMathPara>
          </w:p>
        </w:tc>
        <w:tc>
          <w:tcPr>
            <w:tcW w:w="3693" w:type="dxa"/>
          </w:tcPr>
          <w:p w14:paraId="5B1E1476" w14:textId="77777777" w:rsidR="00583A8B" w:rsidRDefault="00583A8B" w:rsidP="00AC2EDF">
            <w:pPr>
              <w:rPr>
                <w:sz w:val="20"/>
                <w:szCs w:val="20"/>
              </w:rPr>
            </w:pPr>
            <w:r>
              <w:rPr>
                <w:sz w:val="20"/>
                <w:szCs w:val="20"/>
              </w:rPr>
              <w:t>Retired people</w:t>
            </w:r>
          </w:p>
        </w:tc>
      </w:tr>
      <w:tr w:rsidR="00583A8B" w14:paraId="10351E46" w14:textId="77777777" w:rsidTr="00AC2EDF">
        <w:tc>
          <w:tcPr>
            <w:tcW w:w="4811" w:type="dxa"/>
          </w:tcPr>
          <w:p w14:paraId="288C1088" w14:textId="783015A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oMath>
            </m:oMathPara>
          </w:p>
        </w:tc>
        <w:tc>
          <w:tcPr>
            <w:tcW w:w="3693" w:type="dxa"/>
          </w:tcPr>
          <w:p w14:paraId="2062FA9D" w14:textId="77777777" w:rsidR="00583A8B" w:rsidRDefault="00583A8B" w:rsidP="00AC2EDF">
            <w:pPr>
              <w:rPr>
                <w:sz w:val="20"/>
                <w:szCs w:val="20"/>
              </w:rPr>
            </w:pPr>
            <w:r>
              <w:rPr>
                <w:sz w:val="20"/>
                <w:szCs w:val="20"/>
              </w:rPr>
              <w:t>Wage rate</w:t>
            </w:r>
          </w:p>
        </w:tc>
      </w:tr>
      <w:tr w:rsidR="00583A8B" w14:paraId="1A9C1238" w14:textId="77777777" w:rsidTr="00AC2EDF">
        <w:tc>
          <w:tcPr>
            <w:tcW w:w="4811" w:type="dxa"/>
          </w:tcPr>
          <w:p w14:paraId="60D7109C" w14:textId="38503D5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5A51ED1" w14:textId="77777777" w:rsidR="00583A8B" w:rsidRDefault="00583A8B" w:rsidP="00AC2EDF">
            <w:pPr>
              <w:rPr>
                <w:sz w:val="20"/>
                <w:szCs w:val="20"/>
              </w:rPr>
            </w:pPr>
            <w:r>
              <w:rPr>
                <w:sz w:val="20"/>
                <w:szCs w:val="20"/>
              </w:rPr>
              <w:t>Disposable income</w:t>
            </w:r>
          </w:p>
        </w:tc>
      </w:tr>
      <w:tr w:rsidR="00583A8B" w14:paraId="317095B9" w14:textId="77777777" w:rsidTr="00AC2EDF">
        <w:tc>
          <w:tcPr>
            <w:tcW w:w="4811" w:type="dxa"/>
          </w:tcPr>
          <w:p w14:paraId="70739D19" w14:textId="08B4769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oMath>
            </m:oMathPara>
          </w:p>
        </w:tc>
        <w:tc>
          <w:tcPr>
            <w:tcW w:w="3693" w:type="dxa"/>
          </w:tcPr>
          <w:p w14:paraId="1E5EAF1C" w14:textId="77777777" w:rsidR="00583A8B" w:rsidRDefault="00583A8B" w:rsidP="00AC2EDF">
            <w:pPr>
              <w:rPr>
                <w:sz w:val="20"/>
                <w:szCs w:val="20"/>
              </w:rPr>
            </w:pPr>
            <w:r>
              <w:rPr>
                <w:sz w:val="20"/>
                <w:szCs w:val="20"/>
              </w:rPr>
              <w:t>Disposable income of profit</w:t>
            </w:r>
          </w:p>
        </w:tc>
      </w:tr>
      <w:tr w:rsidR="00583A8B" w14:paraId="641CD584" w14:textId="77777777" w:rsidTr="00AC2EDF">
        <w:tc>
          <w:tcPr>
            <w:tcW w:w="4811" w:type="dxa"/>
          </w:tcPr>
          <w:p w14:paraId="472C97CC" w14:textId="3D1E53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oMath>
            </m:oMathPara>
          </w:p>
        </w:tc>
        <w:tc>
          <w:tcPr>
            <w:tcW w:w="3693" w:type="dxa"/>
          </w:tcPr>
          <w:p w14:paraId="14C852CA" w14:textId="77777777" w:rsidR="00583A8B" w:rsidRDefault="00583A8B" w:rsidP="00AC2EDF">
            <w:pPr>
              <w:rPr>
                <w:sz w:val="20"/>
                <w:szCs w:val="20"/>
              </w:rPr>
            </w:pPr>
            <w:r>
              <w:rPr>
                <w:sz w:val="20"/>
                <w:szCs w:val="20"/>
              </w:rPr>
              <w:t>Disposable income on wages/transfers</w:t>
            </w:r>
          </w:p>
        </w:tc>
      </w:tr>
      <w:tr w:rsidR="00583A8B" w14:paraId="6386EC62" w14:textId="77777777" w:rsidTr="00AC2EDF">
        <w:tc>
          <w:tcPr>
            <w:tcW w:w="4811" w:type="dxa"/>
          </w:tcPr>
          <w:p w14:paraId="41380364" w14:textId="10048F4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CE6F663" w14:textId="77777777" w:rsidR="00583A8B" w:rsidRDefault="00583A8B" w:rsidP="00AC2EDF">
            <w:pPr>
              <w:rPr>
                <w:sz w:val="20"/>
                <w:szCs w:val="20"/>
              </w:rPr>
            </w:pPr>
            <w:r>
              <w:rPr>
                <w:sz w:val="20"/>
                <w:szCs w:val="20"/>
              </w:rPr>
              <w:t>Change in pension entitlements</w:t>
            </w:r>
          </w:p>
        </w:tc>
      </w:tr>
      <w:tr w:rsidR="00583A8B" w14:paraId="146FB631" w14:textId="77777777" w:rsidTr="00AC2EDF">
        <w:tc>
          <w:tcPr>
            <w:tcW w:w="4811" w:type="dxa"/>
          </w:tcPr>
          <w:p w14:paraId="4A276330" w14:textId="1F63238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6414FE61" w14:textId="77777777" w:rsidR="00583A8B" w:rsidRDefault="00583A8B" w:rsidP="00AC2EDF">
            <w:pPr>
              <w:rPr>
                <w:sz w:val="20"/>
                <w:szCs w:val="20"/>
              </w:rPr>
            </w:pPr>
            <w:r>
              <w:rPr>
                <w:sz w:val="20"/>
                <w:szCs w:val="20"/>
              </w:rPr>
              <w:t>Benefits received by the households</w:t>
            </w:r>
          </w:p>
        </w:tc>
      </w:tr>
      <w:tr w:rsidR="00AE71E7" w14:paraId="4BA828AB" w14:textId="77777777" w:rsidTr="00AC2EDF">
        <w:tc>
          <w:tcPr>
            <w:tcW w:w="4811" w:type="dxa"/>
          </w:tcPr>
          <w:p w14:paraId="3BB2C3CE" w14:textId="5FE3D44E"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540E8243" w14:textId="4CB82D9B" w:rsidR="00AE71E7" w:rsidRDefault="00AE71E7" w:rsidP="00AC2EDF">
            <w:pPr>
              <w:rPr>
                <w:sz w:val="20"/>
                <w:szCs w:val="20"/>
              </w:rPr>
            </w:pPr>
            <w:r>
              <w:rPr>
                <w:sz w:val="20"/>
                <w:szCs w:val="20"/>
              </w:rPr>
              <w:t>Benefits received by the households subtracted the amount paid in income insurance</w:t>
            </w:r>
          </w:p>
        </w:tc>
      </w:tr>
      <w:tr w:rsidR="00AE71E7" w14:paraId="1F6505DF" w14:textId="77777777" w:rsidTr="00AC2EDF">
        <w:tc>
          <w:tcPr>
            <w:tcW w:w="4811" w:type="dxa"/>
          </w:tcPr>
          <w:p w14:paraId="2781BF42" w14:textId="54FB69EC"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NBENUn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7930CF6" w14:textId="61D024FC" w:rsidR="00AE71E7" w:rsidRDefault="00AE71E7" w:rsidP="00AC2EDF">
            <w:pPr>
              <w:rPr>
                <w:sz w:val="20"/>
                <w:szCs w:val="20"/>
              </w:rPr>
            </w:pPr>
            <w:r>
              <w:rPr>
                <w:sz w:val="20"/>
                <w:szCs w:val="20"/>
              </w:rPr>
              <w:t xml:space="preserve">Benefits received by the households in the form </w:t>
            </w:r>
            <w:r w:rsidR="005244DB">
              <w:rPr>
                <w:sz w:val="20"/>
                <w:szCs w:val="20"/>
              </w:rPr>
              <w:t>of income</w:t>
            </w:r>
            <w:r>
              <w:rPr>
                <w:sz w:val="20"/>
                <w:szCs w:val="20"/>
              </w:rPr>
              <w:t xml:space="preserve"> insurance</w:t>
            </w:r>
          </w:p>
        </w:tc>
      </w:tr>
      <w:tr w:rsidR="00583A8B" w14:paraId="0519FC7B" w14:textId="77777777" w:rsidTr="00AC2EDF">
        <w:tc>
          <w:tcPr>
            <w:tcW w:w="4811" w:type="dxa"/>
          </w:tcPr>
          <w:p w14:paraId="1CAD3F4F" w14:textId="3663A6F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627472" w14:textId="77777777" w:rsidR="00583A8B" w:rsidRDefault="00583A8B" w:rsidP="00AC2EDF">
            <w:pPr>
              <w:rPr>
                <w:sz w:val="20"/>
                <w:szCs w:val="20"/>
              </w:rPr>
            </w:pPr>
            <w:r>
              <w:rPr>
                <w:sz w:val="20"/>
                <w:szCs w:val="20"/>
              </w:rPr>
              <w:t xml:space="preserve">Savings </w:t>
            </w:r>
          </w:p>
        </w:tc>
      </w:tr>
      <w:tr w:rsidR="00583A8B" w14:paraId="4EAE263A" w14:textId="77777777" w:rsidTr="00AC2EDF">
        <w:tc>
          <w:tcPr>
            <w:tcW w:w="4811" w:type="dxa"/>
          </w:tcPr>
          <w:p w14:paraId="50F79D99" w14:textId="0946E5B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oMath>
            </m:oMathPara>
          </w:p>
        </w:tc>
        <w:tc>
          <w:tcPr>
            <w:tcW w:w="3693" w:type="dxa"/>
          </w:tcPr>
          <w:p w14:paraId="4665E926" w14:textId="77777777" w:rsidR="00583A8B" w:rsidRDefault="00583A8B" w:rsidP="00AC2EDF">
            <w:pPr>
              <w:rPr>
                <w:sz w:val="20"/>
                <w:szCs w:val="20"/>
              </w:rPr>
            </w:pPr>
            <w:r>
              <w:rPr>
                <w:sz w:val="20"/>
                <w:szCs w:val="20"/>
              </w:rPr>
              <w:t>Aggregate gross operating surplus</w:t>
            </w:r>
          </w:p>
        </w:tc>
      </w:tr>
      <w:tr w:rsidR="00583A8B" w14:paraId="7F248AA2" w14:textId="77777777" w:rsidTr="00AC2EDF">
        <w:tc>
          <w:tcPr>
            <w:tcW w:w="4811" w:type="dxa"/>
          </w:tcPr>
          <w:p w14:paraId="09FD6D98" w14:textId="7C16800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5A62109F" w14:textId="77777777" w:rsidR="00583A8B" w:rsidRDefault="00583A8B" w:rsidP="00AC2EDF">
            <w:pPr>
              <w:rPr>
                <w:sz w:val="20"/>
                <w:szCs w:val="20"/>
              </w:rPr>
            </w:pPr>
            <w:r>
              <w:rPr>
                <w:sz w:val="20"/>
                <w:szCs w:val="20"/>
              </w:rPr>
              <w:t xml:space="preserve">Sectoral gross operating surpluses </w:t>
            </w:r>
          </w:p>
        </w:tc>
      </w:tr>
      <w:tr w:rsidR="00583A8B" w14:paraId="4FD082E3" w14:textId="77777777" w:rsidTr="00AC2EDF">
        <w:tc>
          <w:tcPr>
            <w:tcW w:w="4811" w:type="dxa"/>
          </w:tcPr>
          <w:p w14:paraId="37E7781E" w14:textId="5188020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5F7D5C3" w14:textId="77777777" w:rsidR="00583A8B" w:rsidRDefault="00583A8B" w:rsidP="00AC2EDF">
            <w:pPr>
              <w:rPr>
                <w:sz w:val="20"/>
                <w:szCs w:val="20"/>
              </w:rPr>
            </w:pPr>
            <w:r>
              <w:rPr>
                <w:sz w:val="20"/>
                <w:szCs w:val="20"/>
              </w:rPr>
              <w:t xml:space="preserve">Net interest income on interest bearing assets </w:t>
            </w:r>
          </w:p>
        </w:tc>
      </w:tr>
      <w:tr w:rsidR="00583A8B" w14:paraId="5D8D0729" w14:textId="77777777" w:rsidTr="00AC2EDF">
        <w:tc>
          <w:tcPr>
            <w:tcW w:w="4811" w:type="dxa"/>
          </w:tcPr>
          <w:p w14:paraId="0D3A31A2" w14:textId="5D8A0EE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C8ECE4D" w14:textId="77777777" w:rsidR="00583A8B" w:rsidRDefault="00583A8B" w:rsidP="00AC2EDF">
            <w:pPr>
              <w:rPr>
                <w:sz w:val="20"/>
                <w:szCs w:val="20"/>
              </w:rPr>
            </w:pPr>
            <w:r>
              <w:rPr>
                <w:sz w:val="20"/>
                <w:szCs w:val="20"/>
              </w:rPr>
              <w:t xml:space="preserve">Net interest income on insurance </w:t>
            </w:r>
          </w:p>
        </w:tc>
      </w:tr>
      <w:tr w:rsidR="00583A8B" w14:paraId="30061398" w14:textId="77777777" w:rsidTr="00AC2EDF">
        <w:tc>
          <w:tcPr>
            <w:tcW w:w="4811" w:type="dxa"/>
          </w:tcPr>
          <w:p w14:paraId="065889AA" w14:textId="34BA2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DA5E31A" w14:textId="77777777" w:rsidR="00583A8B" w:rsidRDefault="00583A8B" w:rsidP="00AC2EDF">
            <w:pPr>
              <w:rPr>
                <w:sz w:val="20"/>
                <w:szCs w:val="20"/>
              </w:rPr>
            </w:pPr>
            <w:r>
              <w:rPr>
                <w:sz w:val="20"/>
                <w:szCs w:val="20"/>
              </w:rPr>
              <w:t xml:space="preserve">Net dividends </w:t>
            </w:r>
          </w:p>
        </w:tc>
      </w:tr>
      <w:tr w:rsidR="00583A8B" w14:paraId="53DB454B" w14:textId="77777777" w:rsidTr="00AC2EDF">
        <w:tc>
          <w:tcPr>
            <w:tcW w:w="4811" w:type="dxa"/>
          </w:tcPr>
          <w:p w14:paraId="742A7C11" w14:textId="02A976E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3693" w:type="dxa"/>
          </w:tcPr>
          <w:p w14:paraId="1CE68DD1" w14:textId="77777777" w:rsidR="00583A8B" w:rsidRDefault="00583A8B" w:rsidP="00AC2EDF">
            <w:pPr>
              <w:rPr>
                <w:sz w:val="20"/>
                <w:szCs w:val="20"/>
              </w:rPr>
            </w:pPr>
            <w:r>
              <w:rPr>
                <w:sz w:val="20"/>
                <w:szCs w:val="20"/>
              </w:rPr>
              <w:t>Net indirect taxes</w:t>
            </w:r>
          </w:p>
        </w:tc>
      </w:tr>
      <w:tr w:rsidR="00583A8B" w14:paraId="3487BE44" w14:textId="77777777" w:rsidTr="00AC2EDF">
        <w:tc>
          <w:tcPr>
            <w:tcW w:w="4811" w:type="dxa"/>
          </w:tcPr>
          <w:p w14:paraId="1DFE3B32" w14:textId="602B73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31A4B0" w14:textId="77777777" w:rsidR="00583A8B" w:rsidRDefault="00583A8B" w:rsidP="00AC2EDF">
            <w:pPr>
              <w:rPr>
                <w:sz w:val="20"/>
                <w:szCs w:val="20"/>
              </w:rPr>
            </w:pPr>
            <w:r>
              <w:rPr>
                <w:sz w:val="20"/>
                <w:szCs w:val="20"/>
              </w:rPr>
              <w:t>Income taxes</w:t>
            </w:r>
          </w:p>
        </w:tc>
      </w:tr>
      <w:tr w:rsidR="00583A8B" w14:paraId="39E7DE84" w14:textId="77777777" w:rsidTr="00AC2EDF">
        <w:tc>
          <w:tcPr>
            <w:tcW w:w="4811" w:type="dxa"/>
          </w:tcPr>
          <w:p w14:paraId="569B17BC" w14:textId="5C1A68C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6EA69C1" w14:textId="77777777" w:rsidR="00583A8B" w:rsidRDefault="00583A8B" w:rsidP="00AC2EDF">
            <w:pPr>
              <w:rPr>
                <w:sz w:val="20"/>
                <w:szCs w:val="20"/>
              </w:rPr>
            </w:pPr>
            <w:r>
              <w:rPr>
                <w:sz w:val="20"/>
                <w:szCs w:val="20"/>
              </w:rPr>
              <w:t xml:space="preserve">Social contributions </w:t>
            </w:r>
          </w:p>
        </w:tc>
      </w:tr>
      <w:tr w:rsidR="00583A8B" w14:paraId="1AE370B6" w14:textId="77777777" w:rsidTr="00AC2EDF">
        <w:tc>
          <w:tcPr>
            <w:tcW w:w="4811" w:type="dxa"/>
          </w:tcPr>
          <w:p w14:paraId="0F5039C9" w14:textId="6C1EB8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3C5809B" w14:textId="77777777" w:rsidR="00583A8B" w:rsidRDefault="00583A8B" w:rsidP="00AC2EDF">
            <w:pPr>
              <w:rPr>
                <w:sz w:val="20"/>
                <w:szCs w:val="20"/>
              </w:rPr>
            </w:pPr>
            <w:r>
              <w:rPr>
                <w:sz w:val="20"/>
                <w:szCs w:val="20"/>
              </w:rPr>
              <w:t>Social benefits</w:t>
            </w:r>
          </w:p>
        </w:tc>
      </w:tr>
      <w:tr w:rsidR="00583A8B" w14:paraId="73AEA06E" w14:textId="77777777" w:rsidTr="00AC2EDF">
        <w:tc>
          <w:tcPr>
            <w:tcW w:w="4811" w:type="dxa"/>
          </w:tcPr>
          <w:p w14:paraId="2267A4A6" w14:textId="5EB6F9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D24466C" w14:textId="77777777" w:rsidR="00583A8B" w:rsidRDefault="00583A8B" w:rsidP="00AC2EDF">
            <w:pPr>
              <w:rPr>
                <w:sz w:val="20"/>
                <w:szCs w:val="20"/>
              </w:rPr>
            </w:pPr>
            <w:r>
              <w:rPr>
                <w:sz w:val="20"/>
                <w:szCs w:val="20"/>
              </w:rPr>
              <w:t>Other current transfers</w:t>
            </w:r>
          </w:p>
        </w:tc>
      </w:tr>
      <w:tr w:rsidR="00583A8B" w14:paraId="791BA0A8" w14:textId="77777777" w:rsidTr="00AC2EDF">
        <w:tc>
          <w:tcPr>
            <w:tcW w:w="4811" w:type="dxa"/>
          </w:tcPr>
          <w:p w14:paraId="0D4D9E44" w14:textId="2386D86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oMath>
            </m:oMathPara>
          </w:p>
        </w:tc>
        <w:tc>
          <w:tcPr>
            <w:tcW w:w="3693" w:type="dxa"/>
          </w:tcPr>
          <w:p w14:paraId="75BD4561" w14:textId="77777777" w:rsidR="00583A8B" w:rsidRDefault="00583A8B" w:rsidP="00AC2EDF">
            <w:pPr>
              <w:rPr>
                <w:sz w:val="20"/>
                <w:szCs w:val="20"/>
              </w:rPr>
            </w:pPr>
            <w:r>
              <w:rPr>
                <w:sz w:val="20"/>
                <w:szCs w:val="20"/>
              </w:rPr>
              <w:t>GDP at factor costs</w:t>
            </w:r>
          </w:p>
        </w:tc>
      </w:tr>
      <w:tr w:rsidR="00583A8B" w14:paraId="49D03C4A" w14:textId="77777777" w:rsidTr="00AC2EDF">
        <w:tc>
          <w:tcPr>
            <w:tcW w:w="4811" w:type="dxa"/>
          </w:tcPr>
          <w:p w14:paraId="33EF4824" w14:textId="735A5609"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oMath>
            </m:oMathPara>
          </w:p>
        </w:tc>
        <w:tc>
          <w:tcPr>
            <w:tcW w:w="3693" w:type="dxa"/>
          </w:tcPr>
          <w:p w14:paraId="7DAF5156" w14:textId="77777777" w:rsidR="00583A8B" w:rsidRDefault="00583A8B" w:rsidP="00AC2EDF">
            <w:pPr>
              <w:rPr>
                <w:sz w:val="20"/>
                <w:szCs w:val="20"/>
              </w:rPr>
            </w:pPr>
            <w:r>
              <w:rPr>
                <w:sz w:val="20"/>
                <w:szCs w:val="20"/>
              </w:rPr>
              <w:t>Profit share</w:t>
            </w:r>
          </w:p>
        </w:tc>
      </w:tr>
      <w:tr w:rsidR="00583A8B" w14:paraId="116A6B11" w14:textId="77777777" w:rsidTr="00AC2EDF">
        <w:tc>
          <w:tcPr>
            <w:tcW w:w="4811" w:type="dxa"/>
          </w:tcPr>
          <w:p w14:paraId="54A5BA06" w14:textId="26397B3B"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oMath>
            </m:oMathPara>
          </w:p>
        </w:tc>
        <w:tc>
          <w:tcPr>
            <w:tcW w:w="3693" w:type="dxa"/>
          </w:tcPr>
          <w:p w14:paraId="74DE5B88" w14:textId="77777777" w:rsidR="00583A8B" w:rsidRDefault="00583A8B" w:rsidP="00AC2EDF">
            <w:pPr>
              <w:rPr>
                <w:sz w:val="20"/>
                <w:szCs w:val="20"/>
              </w:rPr>
            </w:pPr>
            <w:r>
              <w:rPr>
                <w:sz w:val="20"/>
                <w:szCs w:val="20"/>
              </w:rPr>
              <w:t>Labour productivity</w:t>
            </w:r>
          </w:p>
        </w:tc>
      </w:tr>
      <w:tr w:rsidR="00583A8B" w14:paraId="70068988" w14:textId="77777777" w:rsidTr="00AC2EDF">
        <w:tc>
          <w:tcPr>
            <w:tcW w:w="4811" w:type="dxa"/>
          </w:tcPr>
          <w:p w14:paraId="3A9A2BFD" w14:textId="7AA0749C"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m:t>
                    </m:r>
                  </m:e>
                  <m:sub>
                    <m:r>
                      <w:rPr>
                        <w:rFonts w:ascii="Cambria Math" w:eastAsia="Cambria Math" w:hAnsi="Cambria Math" w:cs="Cambria Math"/>
                        <w:color w:val="000000"/>
                        <w:sz w:val="20"/>
                        <w:szCs w:val="20"/>
                      </w:rPr>
                      <m:t>t</m:t>
                    </m:r>
                  </m:sub>
                </m:sSub>
              </m:oMath>
            </m:oMathPara>
          </w:p>
        </w:tc>
        <w:tc>
          <w:tcPr>
            <w:tcW w:w="3693" w:type="dxa"/>
          </w:tcPr>
          <w:p w14:paraId="47966752" w14:textId="77777777" w:rsidR="00583A8B" w:rsidRDefault="00583A8B" w:rsidP="00AC2EDF">
            <w:pPr>
              <w:rPr>
                <w:sz w:val="20"/>
                <w:szCs w:val="20"/>
              </w:rPr>
            </w:pPr>
            <w:r>
              <w:rPr>
                <w:sz w:val="20"/>
                <w:szCs w:val="20"/>
              </w:rPr>
              <w:t>Capacity utilization</w:t>
            </w:r>
          </w:p>
        </w:tc>
      </w:tr>
      <w:tr w:rsidR="00583A8B" w14:paraId="602F3EB2" w14:textId="77777777" w:rsidTr="00AC2EDF">
        <w:tc>
          <w:tcPr>
            <w:tcW w:w="4811" w:type="dxa"/>
          </w:tcPr>
          <w:p w14:paraId="45D710F4" w14:textId="501AC7E6"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q</m:t>
                    </m:r>
                  </m:e>
                  <m:sub>
                    <m:r>
                      <w:rPr>
                        <w:rFonts w:ascii="Cambria Math" w:eastAsia="Cambria Math" w:hAnsi="Cambria Math" w:cs="Cambria Math"/>
                        <w:color w:val="000000"/>
                        <w:sz w:val="20"/>
                        <w:szCs w:val="20"/>
                      </w:rPr>
                      <m:t>t</m:t>
                    </m:r>
                  </m:sub>
                </m:sSub>
              </m:oMath>
            </m:oMathPara>
          </w:p>
        </w:tc>
        <w:tc>
          <w:tcPr>
            <w:tcW w:w="3693" w:type="dxa"/>
          </w:tcPr>
          <w:p w14:paraId="66B245DE" w14:textId="77777777" w:rsidR="00583A8B" w:rsidRDefault="00583A8B" w:rsidP="00AC2EDF">
            <w:pPr>
              <w:rPr>
                <w:sz w:val="20"/>
                <w:szCs w:val="20"/>
              </w:rPr>
            </w:pPr>
            <w:r>
              <w:rPr>
                <w:sz w:val="20"/>
                <w:szCs w:val="20"/>
              </w:rPr>
              <w:t>Tobin’s q</w:t>
            </w:r>
          </w:p>
        </w:tc>
      </w:tr>
      <w:tr w:rsidR="00583A8B" w14:paraId="31BD6A34" w14:textId="77777777" w:rsidTr="00AC2EDF">
        <w:tc>
          <w:tcPr>
            <w:tcW w:w="4811" w:type="dxa"/>
          </w:tcPr>
          <w:p w14:paraId="0F8525D5" w14:textId="775632B2"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oMath>
            </m:oMathPara>
          </w:p>
        </w:tc>
        <w:tc>
          <w:tcPr>
            <w:tcW w:w="3693" w:type="dxa"/>
          </w:tcPr>
          <w:p w14:paraId="020916D4" w14:textId="77777777" w:rsidR="00583A8B" w:rsidRDefault="00583A8B" w:rsidP="00AC2EDF">
            <w:pPr>
              <w:rPr>
                <w:sz w:val="20"/>
                <w:szCs w:val="20"/>
              </w:rPr>
            </w:pPr>
            <w:r>
              <w:rPr>
                <w:sz w:val="20"/>
                <w:szCs w:val="20"/>
              </w:rPr>
              <w:t>Real exchange rate</w:t>
            </w:r>
          </w:p>
        </w:tc>
      </w:tr>
      <w:tr w:rsidR="00583A8B" w14:paraId="4BDC131B" w14:textId="77777777" w:rsidTr="00AC2EDF">
        <w:tc>
          <w:tcPr>
            <w:tcW w:w="4811" w:type="dxa"/>
          </w:tcPr>
          <w:p w14:paraId="4AA026A8" w14:textId="5909AD2F"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xr</m:t>
                    </m:r>
                  </m:e>
                  <m:sub>
                    <m:r>
                      <w:rPr>
                        <w:rFonts w:ascii="Cambria Math" w:eastAsia="Cambria Math" w:hAnsi="Cambria Math" w:cs="Cambria Math"/>
                        <w:color w:val="000000"/>
                        <w:sz w:val="20"/>
                        <w:szCs w:val="20"/>
                      </w:rPr>
                      <m:t>t</m:t>
                    </m:r>
                  </m:sub>
                </m:sSub>
              </m:oMath>
            </m:oMathPara>
          </w:p>
        </w:tc>
        <w:tc>
          <w:tcPr>
            <w:tcW w:w="3693" w:type="dxa"/>
          </w:tcPr>
          <w:p w14:paraId="7CF7DCBC" w14:textId="77777777" w:rsidR="00583A8B" w:rsidRDefault="00583A8B" w:rsidP="00AC2EDF">
            <w:pPr>
              <w:rPr>
                <w:sz w:val="20"/>
                <w:szCs w:val="20"/>
              </w:rPr>
            </w:pPr>
            <w:r>
              <w:rPr>
                <w:sz w:val="20"/>
                <w:szCs w:val="20"/>
              </w:rPr>
              <w:t>Nominal exchange rate</w:t>
            </w:r>
          </w:p>
        </w:tc>
      </w:tr>
      <w:tr w:rsidR="00583A8B" w14:paraId="76ED9163" w14:textId="77777777" w:rsidTr="00AC2EDF">
        <w:tc>
          <w:tcPr>
            <w:tcW w:w="4811" w:type="dxa"/>
          </w:tcPr>
          <w:p w14:paraId="54D5C18F" w14:textId="1F38071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276F611E" w14:textId="77777777" w:rsidR="00583A8B" w:rsidRDefault="00583A8B" w:rsidP="00AC2EDF">
            <w:pPr>
              <w:tabs>
                <w:tab w:val="left" w:pos="493"/>
              </w:tabs>
              <w:rPr>
                <w:sz w:val="20"/>
                <w:szCs w:val="20"/>
              </w:rPr>
            </w:pPr>
            <w:r>
              <w:rPr>
                <w:sz w:val="20"/>
                <w:szCs w:val="20"/>
              </w:rPr>
              <w:t>Stock of buildings and dwellings</w:t>
            </w:r>
          </w:p>
        </w:tc>
      </w:tr>
      <w:tr w:rsidR="00583A8B" w14:paraId="4D49A488" w14:textId="77777777" w:rsidTr="00AC2EDF">
        <w:tc>
          <w:tcPr>
            <w:tcW w:w="4811" w:type="dxa"/>
          </w:tcPr>
          <w:p w14:paraId="12EF8CD6" w14:textId="638AC0F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0AFAA99D" w14:textId="77777777" w:rsidR="00583A8B" w:rsidRDefault="00583A8B" w:rsidP="00AC2EDF">
            <w:pPr>
              <w:rPr>
                <w:sz w:val="20"/>
                <w:szCs w:val="20"/>
              </w:rPr>
            </w:pPr>
            <w:r>
              <w:rPr>
                <w:sz w:val="20"/>
                <w:szCs w:val="20"/>
              </w:rPr>
              <w:t>Stock of capital of equipment</w:t>
            </w:r>
          </w:p>
        </w:tc>
      </w:tr>
      <w:tr w:rsidR="00583A8B" w14:paraId="572DAEBE" w14:textId="77777777" w:rsidTr="00AC2EDF">
        <w:tc>
          <w:tcPr>
            <w:tcW w:w="4811" w:type="dxa"/>
          </w:tcPr>
          <w:p w14:paraId="1D39CD99" w14:textId="3DE07D6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D913867" w14:textId="77777777" w:rsidR="00583A8B" w:rsidRDefault="00583A8B" w:rsidP="00AC2EDF">
            <w:pPr>
              <w:rPr>
                <w:sz w:val="20"/>
                <w:szCs w:val="20"/>
              </w:rPr>
            </w:pPr>
            <w:r>
              <w:rPr>
                <w:sz w:val="20"/>
                <w:szCs w:val="20"/>
              </w:rPr>
              <w:t>Net lending</w:t>
            </w:r>
          </w:p>
        </w:tc>
      </w:tr>
      <w:tr w:rsidR="00583A8B" w14:paraId="031B5664" w14:textId="77777777" w:rsidTr="00AC2EDF">
        <w:tc>
          <w:tcPr>
            <w:tcW w:w="4811" w:type="dxa"/>
          </w:tcPr>
          <w:p w14:paraId="0E959B60" w14:textId="61B591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oMath>
            </m:oMathPara>
          </w:p>
        </w:tc>
        <w:tc>
          <w:tcPr>
            <w:tcW w:w="3693" w:type="dxa"/>
          </w:tcPr>
          <w:p w14:paraId="1C765804" w14:textId="77777777" w:rsidR="00583A8B" w:rsidRDefault="00583A8B" w:rsidP="00AC2EDF">
            <w:pPr>
              <w:rPr>
                <w:sz w:val="20"/>
                <w:szCs w:val="20"/>
              </w:rPr>
            </w:pPr>
            <w:r>
              <w:rPr>
                <w:sz w:val="20"/>
                <w:szCs w:val="20"/>
              </w:rPr>
              <w:t>Current account balance</w:t>
            </w:r>
          </w:p>
        </w:tc>
      </w:tr>
      <w:tr w:rsidR="00583A8B" w14:paraId="2C2E9A7F" w14:textId="77777777" w:rsidTr="00AC2EDF">
        <w:tc>
          <w:tcPr>
            <w:tcW w:w="4811" w:type="dxa"/>
          </w:tcPr>
          <w:p w14:paraId="4ACDF200" w14:textId="1D1C437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C9C244" w14:textId="77777777" w:rsidR="00583A8B" w:rsidRDefault="00583A8B" w:rsidP="00AC2EDF">
            <w:pPr>
              <w:rPr>
                <w:sz w:val="20"/>
                <w:szCs w:val="20"/>
              </w:rPr>
            </w:pPr>
            <w:r>
              <w:rPr>
                <w:sz w:val="20"/>
                <w:szCs w:val="20"/>
              </w:rPr>
              <w:t>Net acquisitions of non-produced non-financial assets</w:t>
            </w:r>
          </w:p>
        </w:tc>
      </w:tr>
      <w:tr w:rsidR="00583A8B" w14:paraId="138B35BB" w14:textId="77777777" w:rsidTr="00AC2EDF">
        <w:tc>
          <w:tcPr>
            <w:tcW w:w="4811" w:type="dxa"/>
          </w:tcPr>
          <w:p w14:paraId="12E9D447" w14:textId="122734C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816EFA" w14:textId="77777777" w:rsidR="00583A8B" w:rsidRDefault="00583A8B" w:rsidP="00AC2EDF">
            <w:pPr>
              <w:tabs>
                <w:tab w:val="left" w:pos="1080"/>
              </w:tabs>
              <w:rPr>
                <w:sz w:val="20"/>
                <w:szCs w:val="20"/>
              </w:rPr>
            </w:pPr>
            <w:r>
              <w:rPr>
                <w:sz w:val="20"/>
                <w:szCs w:val="20"/>
              </w:rPr>
              <w:t>Capital transfers</w:t>
            </w:r>
          </w:p>
        </w:tc>
      </w:tr>
      <w:tr w:rsidR="00583A8B" w14:paraId="4705D713" w14:textId="77777777" w:rsidTr="00AC2EDF">
        <w:tc>
          <w:tcPr>
            <w:tcW w:w="4811" w:type="dxa"/>
          </w:tcPr>
          <w:p w14:paraId="5E98F04B" w14:textId="1514602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C475147" w14:textId="77777777" w:rsidR="00583A8B" w:rsidRDefault="00583A8B" w:rsidP="00AC2EDF">
            <w:pPr>
              <w:rPr>
                <w:sz w:val="20"/>
                <w:szCs w:val="20"/>
              </w:rPr>
            </w:pPr>
            <w:r>
              <w:rPr>
                <w:sz w:val="20"/>
                <w:szCs w:val="20"/>
              </w:rPr>
              <w:t>Stock of Equities</w:t>
            </w:r>
          </w:p>
        </w:tc>
      </w:tr>
      <w:tr w:rsidR="00583A8B" w14:paraId="77519BD7" w14:textId="77777777" w:rsidTr="00AC2EDF">
        <w:tc>
          <w:tcPr>
            <w:tcW w:w="4811" w:type="dxa"/>
          </w:tcPr>
          <w:p w14:paraId="4618DC47" w14:textId="0C9853F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NW</m:t>
                    </m:r>
                  </m:sup>
                </m:sSubSup>
              </m:oMath>
            </m:oMathPara>
          </w:p>
        </w:tc>
        <w:tc>
          <w:tcPr>
            <w:tcW w:w="3693" w:type="dxa"/>
          </w:tcPr>
          <w:p w14:paraId="42C76A9B" w14:textId="77777777" w:rsidR="00583A8B" w:rsidRDefault="00583A8B" w:rsidP="00AC2EDF">
            <w:pPr>
              <w:rPr>
                <w:sz w:val="20"/>
                <w:szCs w:val="20"/>
              </w:rPr>
            </w:pPr>
            <w:r>
              <w:rPr>
                <w:sz w:val="20"/>
                <w:szCs w:val="20"/>
              </w:rPr>
              <w:t>Transaction of equities</w:t>
            </w:r>
          </w:p>
        </w:tc>
      </w:tr>
      <w:tr w:rsidR="00583A8B" w14:paraId="6C12697E" w14:textId="77777777" w:rsidTr="00AC2EDF">
        <w:tc>
          <w:tcPr>
            <w:tcW w:w="4811" w:type="dxa"/>
          </w:tcPr>
          <w:p w14:paraId="10D477A7" w14:textId="06A756B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41FEEE8D" w14:textId="77777777" w:rsidR="00583A8B" w:rsidRDefault="00583A8B" w:rsidP="00AC2EDF">
            <w:pPr>
              <w:rPr>
                <w:sz w:val="20"/>
                <w:szCs w:val="20"/>
              </w:rPr>
            </w:pPr>
            <w:r>
              <w:rPr>
                <w:sz w:val="20"/>
                <w:szCs w:val="20"/>
              </w:rPr>
              <w:t>Capital gains on equities</w:t>
            </w:r>
          </w:p>
        </w:tc>
      </w:tr>
      <w:tr w:rsidR="00583A8B" w14:paraId="7DF52C4D" w14:textId="77777777" w:rsidTr="00AC2EDF">
        <w:tc>
          <w:tcPr>
            <w:tcW w:w="4811" w:type="dxa"/>
          </w:tcPr>
          <w:p w14:paraId="1965F18D" w14:textId="562496A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oMath>
            </m:oMathPara>
          </w:p>
        </w:tc>
        <w:tc>
          <w:tcPr>
            <w:tcW w:w="3693" w:type="dxa"/>
          </w:tcPr>
          <w:p w14:paraId="76F05B8D" w14:textId="77777777" w:rsidR="00583A8B" w:rsidRDefault="00583A8B" w:rsidP="00AC2EDF">
            <w:pPr>
              <w:rPr>
                <w:sz w:val="20"/>
                <w:szCs w:val="20"/>
              </w:rPr>
            </w:pPr>
            <w:r>
              <w:rPr>
                <w:sz w:val="20"/>
                <w:szCs w:val="20"/>
              </w:rPr>
              <w:t>Nonfinancial corporations’ demand for equities (flow)</w:t>
            </w:r>
          </w:p>
        </w:tc>
      </w:tr>
      <w:tr w:rsidR="00583A8B" w14:paraId="2A40FA73" w14:textId="77777777" w:rsidTr="00AC2EDF">
        <w:tc>
          <w:tcPr>
            <w:tcW w:w="4811" w:type="dxa"/>
          </w:tcPr>
          <w:p w14:paraId="41B17E62" w14:textId="4CF9AA2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3693" w:type="dxa"/>
          </w:tcPr>
          <w:p w14:paraId="514A4B8B" w14:textId="77777777" w:rsidR="00583A8B" w:rsidRDefault="00583A8B" w:rsidP="00AC2EDF">
            <w:pPr>
              <w:rPr>
                <w:sz w:val="20"/>
                <w:szCs w:val="20"/>
              </w:rPr>
            </w:pPr>
            <w:r>
              <w:rPr>
                <w:sz w:val="20"/>
                <w:szCs w:val="20"/>
              </w:rPr>
              <w:t>Nonfinancial corporations’ supply of equities (flow)</w:t>
            </w:r>
          </w:p>
        </w:tc>
      </w:tr>
      <w:tr w:rsidR="00583A8B" w14:paraId="49E9E1C3" w14:textId="77777777" w:rsidTr="00AC2EDF">
        <w:tc>
          <w:tcPr>
            <w:tcW w:w="4811" w:type="dxa"/>
          </w:tcPr>
          <w:p w14:paraId="19D4D749" w14:textId="467004A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oMath>
            </m:oMathPara>
          </w:p>
        </w:tc>
        <w:tc>
          <w:tcPr>
            <w:tcW w:w="3693" w:type="dxa"/>
          </w:tcPr>
          <w:p w14:paraId="1553C644" w14:textId="77777777" w:rsidR="00583A8B" w:rsidRDefault="00583A8B" w:rsidP="00AC2EDF">
            <w:pPr>
              <w:rPr>
                <w:sz w:val="20"/>
                <w:szCs w:val="20"/>
              </w:rPr>
            </w:pPr>
            <w:r>
              <w:rPr>
                <w:sz w:val="20"/>
                <w:szCs w:val="20"/>
              </w:rPr>
              <w:t>Financial corporations’ demand for equities (flow)</w:t>
            </w:r>
          </w:p>
        </w:tc>
      </w:tr>
      <w:tr w:rsidR="00583A8B" w14:paraId="05DD70AE" w14:textId="77777777" w:rsidTr="00AC2EDF">
        <w:tc>
          <w:tcPr>
            <w:tcW w:w="4811" w:type="dxa"/>
          </w:tcPr>
          <w:p w14:paraId="2C86E57C" w14:textId="3D5F8A0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3693" w:type="dxa"/>
          </w:tcPr>
          <w:p w14:paraId="4E1E9240" w14:textId="77777777" w:rsidR="00583A8B" w:rsidRDefault="00583A8B" w:rsidP="00AC2EDF">
            <w:pPr>
              <w:rPr>
                <w:sz w:val="20"/>
                <w:szCs w:val="20"/>
              </w:rPr>
            </w:pPr>
            <w:r>
              <w:rPr>
                <w:sz w:val="20"/>
                <w:szCs w:val="20"/>
              </w:rPr>
              <w:t>Financial corporations’ supply of equities (flow)</w:t>
            </w:r>
          </w:p>
        </w:tc>
      </w:tr>
      <w:tr w:rsidR="00583A8B" w14:paraId="39300EDE" w14:textId="77777777" w:rsidTr="00AC2EDF">
        <w:tc>
          <w:tcPr>
            <w:tcW w:w="4811" w:type="dxa"/>
          </w:tcPr>
          <w:p w14:paraId="1B386502" w14:textId="2EE4D0F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oMath>
            </m:oMathPara>
          </w:p>
        </w:tc>
        <w:tc>
          <w:tcPr>
            <w:tcW w:w="3693" w:type="dxa"/>
          </w:tcPr>
          <w:p w14:paraId="5D87AE21" w14:textId="77777777" w:rsidR="00583A8B" w:rsidRDefault="00583A8B" w:rsidP="00AC2EDF">
            <w:pPr>
              <w:rPr>
                <w:sz w:val="20"/>
                <w:szCs w:val="20"/>
              </w:rPr>
            </w:pPr>
            <w:r>
              <w:rPr>
                <w:sz w:val="20"/>
                <w:szCs w:val="20"/>
              </w:rPr>
              <w:t>Households demand for equities issued by nonfinancial corporations</w:t>
            </w:r>
          </w:p>
        </w:tc>
      </w:tr>
      <w:tr w:rsidR="00583A8B" w14:paraId="25256806" w14:textId="77777777" w:rsidTr="00AC2EDF">
        <w:tc>
          <w:tcPr>
            <w:tcW w:w="4811" w:type="dxa"/>
          </w:tcPr>
          <w:p w14:paraId="03B71D30" w14:textId="23321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3693" w:type="dxa"/>
          </w:tcPr>
          <w:p w14:paraId="22E7794E" w14:textId="77777777" w:rsidR="00583A8B" w:rsidRDefault="00583A8B" w:rsidP="00AC2EDF">
            <w:pPr>
              <w:rPr>
                <w:sz w:val="20"/>
                <w:szCs w:val="20"/>
              </w:rPr>
            </w:pPr>
            <w:r>
              <w:rPr>
                <w:sz w:val="20"/>
                <w:szCs w:val="20"/>
              </w:rPr>
              <w:t>Households demand for equities issued by financial corporations</w:t>
            </w:r>
          </w:p>
        </w:tc>
      </w:tr>
      <w:tr w:rsidR="00583A8B" w14:paraId="4E3E10D3" w14:textId="77777777" w:rsidTr="00AC2EDF">
        <w:tc>
          <w:tcPr>
            <w:tcW w:w="4811" w:type="dxa"/>
          </w:tcPr>
          <w:p w14:paraId="27147AFC" w14:textId="5BED224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oMath>
            </m:oMathPara>
          </w:p>
        </w:tc>
        <w:tc>
          <w:tcPr>
            <w:tcW w:w="3693" w:type="dxa"/>
          </w:tcPr>
          <w:p w14:paraId="57BECFFD" w14:textId="77777777" w:rsidR="00583A8B" w:rsidRDefault="00583A8B" w:rsidP="00AC2EDF">
            <w:pPr>
              <w:rPr>
                <w:sz w:val="20"/>
                <w:szCs w:val="20"/>
              </w:rPr>
            </w:pPr>
            <w:r>
              <w:rPr>
                <w:sz w:val="20"/>
                <w:szCs w:val="20"/>
              </w:rPr>
              <w:t>Households demand for equities issued by the rest of the world</w:t>
            </w:r>
          </w:p>
        </w:tc>
      </w:tr>
      <w:tr w:rsidR="00583A8B" w14:paraId="222613EA" w14:textId="77777777" w:rsidTr="00AC2EDF">
        <w:tc>
          <w:tcPr>
            <w:tcW w:w="4811" w:type="dxa"/>
          </w:tcPr>
          <w:p w14:paraId="3E18486B" w14:textId="6C51BDC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49EFB93" w14:textId="77777777" w:rsidR="00583A8B" w:rsidRDefault="00583A8B" w:rsidP="00AC2EDF">
            <w:pPr>
              <w:rPr>
                <w:sz w:val="20"/>
                <w:szCs w:val="20"/>
              </w:rPr>
            </w:pPr>
            <w:r>
              <w:rPr>
                <w:sz w:val="20"/>
                <w:szCs w:val="20"/>
              </w:rPr>
              <w:t>Stock of interest-bearing assets</w:t>
            </w:r>
          </w:p>
        </w:tc>
      </w:tr>
      <w:tr w:rsidR="00583A8B" w14:paraId="2A5156C0" w14:textId="77777777" w:rsidTr="00AC2EDF">
        <w:tc>
          <w:tcPr>
            <w:tcW w:w="4811" w:type="dxa"/>
          </w:tcPr>
          <w:p w14:paraId="29D6C5DC" w14:textId="4F0F799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715833" w14:textId="77777777" w:rsidR="00583A8B" w:rsidRDefault="00583A8B" w:rsidP="00AC2EDF">
            <w:pPr>
              <w:rPr>
                <w:sz w:val="20"/>
                <w:szCs w:val="20"/>
              </w:rPr>
            </w:pPr>
            <w:r>
              <w:rPr>
                <w:sz w:val="20"/>
                <w:szCs w:val="20"/>
              </w:rPr>
              <w:t>Transaction of interest-bearing assets</w:t>
            </w:r>
          </w:p>
        </w:tc>
      </w:tr>
      <w:tr w:rsidR="00583A8B" w14:paraId="55EBC5DE" w14:textId="77777777" w:rsidTr="00AC2EDF">
        <w:tc>
          <w:tcPr>
            <w:tcW w:w="4811" w:type="dxa"/>
          </w:tcPr>
          <w:p w14:paraId="0D79BC66" w14:textId="5FF4155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123D54D2" w14:textId="77777777" w:rsidR="00583A8B" w:rsidRDefault="00583A8B" w:rsidP="00AC2EDF">
            <w:pPr>
              <w:rPr>
                <w:sz w:val="20"/>
                <w:szCs w:val="20"/>
              </w:rPr>
            </w:pPr>
            <w:r>
              <w:rPr>
                <w:sz w:val="20"/>
                <w:szCs w:val="20"/>
              </w:rPr>
              <w:t>Capital gains on interest-bearing assets</w:t>
            </w:r>
          </w:p>
        </w:tc>
      </w:tr>
      <w:tr w:rsidR="00583A8B" w14:paraId="00953640" w14:textId="77777777" w:rsidTr="00AC2EDF">
        <w:tc>
          <w:tcPr>
            <w:tcW w:w="4811" w:type="dxa"/>
          </w:tcPr>
          <w:p w14:paraId="5112BDB9" w14:textId="7EEBBF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7054782" w14:textId="77777777" w:rsidR="00583A8B" w:rsidRDefault="00583A8B" w:rsidP="00AC2EDF">
            <w:pPr>
              <w:rPr>
                <w:sz w:val="20"/>
                <w:szCs w:val="20"/>
              </w:rPr>
            </w:pPr>
            <w:r>
              <w:rPr>
                <w:sz w:val="20"/>
                <w:szCs w:val="20"/>
              </w:rPr>
              <w:t>Stock of loans</w:t>
            </w:r>
          </w:p>
        </w:tc>
      </w:tr>
      <w:tr w:rsidR="00583A8B" w14:paraId="6463EB90" w14:textId="77777777" w:rsidTr="00AC2EDF">
        <w:tc>
          <w:tcPr>
            <w:tcW w:w="4811" w:type="dxa"/>
          </w:tcPr>
          <w:p w14:paraId="774ED790" w14:textId="4FDB445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6B0B6DC" w14:textId="77777777" w:rsidR="00583A8B" w:rsidRDefault="00583A8B" w:rsidP="00AC2EDF">
            <w:pPr>
              <w:rPr>
                <w:sz w:val="20"/>
                <w:szCs w:val="20"/>
              </w:rPr>
            </w:pPr>
            <w:r>
              <w:rPr>
                <w:sz w:val="20"/>
                <w:szCs w:val="20"/>
              </w:rPr>
              <w:t>Transaction of loans</w:t>
            </w:r>
          </w:p>
        </w:tc>
      </w:tr>
      <w:tr w:rsidR="00583A8B" w14:paraId="6878B70D" w14:textId="77777777" w:rsidTr="00AC2EDF">
        <w:tc>
          <w:tcPr>
            <w:tcW w:w="4811" w:type="dxa"/>
          </w:tcPr>
          <w:p w14:paraId="6850E4C0" w14:textId="4A05D3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02649A1B" w14:textId="77777777" w:rsidR="00583A8B" w:rsidRDefault="00583A8B" w:rsidP="00AC2EDF">
            <w:pPr>
              <w:rPr>
                <w:sz w:val="20"/>
                <w:szCs w:val="20"/>
              </w:rPr>
            </w:pPr>
            <w:r>
              <w:rPr>
                <w:sz w:val="20"/>
                <w:szCs w:val="20"/>
              </w:rPr>
              <w:t>Capital gains on loans</w:t>
            </w:r>
          </w:p>
        </w:tc>
      </w:tr>
      <w:tr w:rsidR="00583A8B" w14:paraId="379B5203" w14:textId="77777777" w:rsidTr="00AC2EDF">
        <w:tc>
          <w:tcPr>
            <w:tcW w:w="4811" w:type="dxa"/>
          </w:tcPr>
          <w:p w14:paraId="7A13653B" w14:textId="570AEB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51F94C6" w14:textId="77777777" w:rsidR="00583A8B" w:rsidRDefault="00583A8B" w:rsidP="00AC2EDF">
            <w:pPr>
              <w:rPr>
                <w:sz w:val="20"/>
                <w:szCs w:val="20"/>
              </w:rPr>
            </w:pPr>
            <w:r>
              <w:rPr>
                <w:sz w:val="20"/>
                <w:szCs w:val="20"/>
              </w:rPr>
              <w:t>Stock of securities</w:t>
            </w:r>
          </w:p>
        </w:tc>
      </w:tr>
      <w:tr w:rsidR="00583A8B" w14:paraId="32010AC1" w14:textId="77777777" w:rsidTr="00AC2EDF">
        <w:tc>
          <w:tcPr>
            <w:tcW w:w="4811" w:type="dxa"/>
          </w:tcPr>
          <w:p w14:paraId="5CA60E03" w14:textId="6BD1DF3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9746985" w14:textId="77777777" w:rsidR="00583A8B" w:rsidRDefault="00583A8B" w:rsidP="00AC2EDF">
            <w:pPr>
              <w:rPr>
                <w:sz w:val="20"/>
                <w:szCs w:val="20"/>
              </w:rPr>
            </w:pPr>
            <w:r>
              <w:rPr>
                <w:sz w:val="20"/>
                <w:szCs w:val="20"/>
              </w:rPr>
              <w:t>Transaction of securities</w:t>
            </w:r>
          </w:p>
        </w:tc>
      </w:tr>
      <w:tr w:rsidR="00583A8B" w14:paraId="7830DD79" w14:textId="77777777" w:rsidTr="00AC2EDF">
        <w:tc>
          <w:tcPr>
            <w:tcW w:w="4811" w:type="dxa"/>
          </w:tcPr>
          <w:p w14:paraId="6D06561E" w14:textId="0955F9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2722AC18" w14:textId="77777777" w:rsidR="00583A8B" w:rsidRDefault="00583A8B" w:rsidP="00AC2EDF">
            <w:pPr>
              <w:rPr>
                <w:sz w:val="20"/>
                <w:szCs w:val="20"/>
              </w:rPr>
            </w:pPr>
            <w:r>
              <w:rPr>
                <w:sz w:val="20"/>
                <w:szCs w:val="20"/>
              </w:rPr>
              <w:t>Capital gains on securities</w:t>
            </w:r>
          </w:p>
        </w:tc>
      </w:tr>
      <w:tr w:rsidR="00583A8B" w14:paraId="4D6CEDE7" w14:textId="77777777" w:rsidTr="00AC2EDF">
        <w:tc>
          <w:tcPr>
            <w:tcW w:w="4811" w:type="dxa"/>
          </w:tcPr>
          <w:p w14:paraId="05AD531C" w14:textId="2621243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oMath>
            </m:oMathPara>
          </w:p>
        </w:tc>
        <w:tc>
          <w:tcPr>
            <w:tcW w:w="3693" w:type="dxa"/>
          </w:tcPr>
          <w:p w14:paraId="655A1F3A" w14:textId="77777777" w:rsidR="00583A8B" w:rsidRDefault="00583A8B" w:rsidP="00AC2EDF">
            <w:pPr>
              <w:rPr>
                <w:sz w:val="20"/>
                <w:szCs w:val="20"/>
              </w:rPr>
            </w:pPr>
            <w:r>
              <w:rPr>
                <w:sz w:val="20"/>
                <w:szCs w:val="20"/>
              </w:rPr>
              <w:t xml:space="preserve">Domestic securities issued by </w:t>
            </w:r>
            <w:proofErr w:type="gramStart"/>
            <w:r>
              <w:rPr>
                <w:sz w:val="20"/>
                <w:szCs w:val="20"/>
              </w:rPr>
              <w:t>Financial</w:t>
            </w:r>
            <w:proofErr w:type="gramEnd"/>
            <w:r>
              <w:rPr>
                <w:sz w:val="20"/>
                <w:szCs w:val="20"/>
              </w:rPr>
              <w:t xml:space="preserve"> corporations</w:t>
            </w:r>
          </w:p>
        </w:tc>
      </w:tr>
      <w:tr w:rsidR="00583A8B" w14:paraId="7D800FBB" w14:textId="77777777" w:rsidTr="00AC2EDF">
        <w:tc>
          <w:tcPr>
            <w:tcW w:w="4811" w:type="dxa"/>
          </w:tcPr>
          <w:p w14:paraId="66EF9E18" w14:textId="076F9C2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3693" w:type="dxa"/>
          </w:tcPr>
          <w:p w14:paraId="1190DD22" w14:textId="77777777" w:rsidR="00583A8B" w:rsidRDefault="00583A8B" w:rsidP="00AC2EDF">
            <w:pPr>
              <w:rPr>
                <w:sz w:val="20"/>
                <w:szCs w:val="20"/>
              </w:rPr>
            </w:pPr>
            <w:r>
              <w:rPr>
                <w:sz w:val="20"/>
                <w:szCs w:val="20"/>
              </w:rPr>
              <w:t>Domestic securities held by the rest of the world</w:t>
            </w:r>
          </w:p>
        </w:tc>
      </w:tr>
      <w:tr w:rsidR="00583A8B" w14:paraId="146FB5B2" w14:textId="77777777" w:rsidTr="00AC2EDF">
        <w:tc>
          <w:tcPr>
            <w:tcW w:w="4811" w:type="dxa"/>
          </w:tcPr>
          <w:p w14:paraId="34E8637C" w14:textId="5F3D9B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23D4AE9" w14:textId="77777777" w:rsidR="00583A8B" w:rsidRDefault="00583A8B" w:rsidP="00AC2EDF">
            <w:pPr>
              <w:rPr>
                <w:sz w:val="20"/>
                <w:szCs w:val="20"/>
              </w:rPr>
            </w:pPr>
            <w:r>
              <w:rPr>
                <w:sz w:val="20"/>
                <w:szCs w:val="20"/>
              </w:rPr>
              <w:t>Stock of insurance technical reserves</w:t>
            </w:r>
          </w:p>
        </w:tc>
      </w:tr>
      <w:tr w:rsidR="00583A8B" w14:paraId="1C23F530" w14:textId="77777777" w:rsidTr="00AC2EDF">
        <w:tc>
          <w:tcPr>
            <w:tcW w:w="4811" w:type="dxa"/>
          </w:tcPr>
          <w:p w14:paraId="1C9A3A78" w14:textId="1BBE45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3C1C809" w14:textId="77777777" w:rsidR="00583A8B" w:rsidRDefault="00583A8B" w:rsidP="00AC2EDF">
            <w:pPr>
              <w:rPr>
                <w:sz w:val="20"/>
                <w:szCs w:val="20"/>
              </w:rPr>
            </w:pPr>
            <w:r>
              <w:rPr>
                <w:sz w:val="20"/>
                <w:szCs w:val="20"/>
              </w:rPr>
              <w:t>Transaction of insurances</w:t>
            </w:r>
          </w:p>
        </w:tc>
      </w:tr>
      <w:tr w:rsidR="00583A8B" w14:paraId="49DF69B6" w14:textId="77777777" w:rsidTr="00AC2EDF">
        <w:tc>
          <w:tcPr>
            <w:tcW w:w="4811" w:type="dxa"/>
          </w:tcPr>
          <w:p w14:paraId="2A81E5D7" w14:textId="1159C74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W</m:t>
                    </m:r>
                  </m:sup>
                </m:sSubSup>
              </m:oMath>
            </m:oMathPara>
          </w:p>
        </w:tc>
        <w:tc>
          <w:tcPr>
            <w:tcW w:w="3693" w:type="dxa"/>
          </w:tcPr>
          <w:p w14:paraId="545B33CF" w14:textId="77777777" w:rsidR="00583A8B" w:rsidRDefault="00583A8B" w:rsidP="00AC2EDF">
            <w:pPr>
              <w:rPr>
                <w:sz w:val="20"/>
                <w:szCs w:val="20"/>
              </w:rPr>
            </w:pPr>
            <w:r>
              <w:rPr>
                <w:sz w:val="20"/>
                <w:szCs w:val="20"/>
              </w:rPr>
              <w:t>Capital gains on insurances</w:t>
            </w:r>
          </w:p>
        </w:tc>
      </w:tr>
      <w:tr w:rsidR="00583A8B" w14:paraId="031B63BC" w14:textId="77777777" w:rsidTr="00AC2EDF">
        <w:tc>
          <w:tcPr>
            <w:tcW w:w="4811" w:type="dxa"/>
          </w:tcPr>
          <w:p w14:paraId="1AE738F8" w14:textId="62FE709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381515E" w14:textId="77777777" w:rsidR="00583A8B" w:rsidRDefault="00583A8B" w:rsidP="00AC2EDF">
            <w:pPr>
              <w:rPr>
                <w:sz w:val="20"/>
                <w:szCs w:val="20"/>
              </w:rPr>
            </w:pPr>
            <w:r>
              <w:rPr>
                <w:sz w:val="20"/>
                <w:szCs w:val="20"/>
              </w:rPr>
              <w:t>Financial net wealth</w:t>
            </w:r>
          </w:p>
        </w:tc>
      </w:tr>
      <w:tr w:rsidR="00583A8B" w14:paraId="6FB6FDCA" w14:textId="77777777" w:rsidTr="00AC2EDF">
        <w:tc>
          <w:tcPr>
            <w:tcW w:w="4811" w:type="dxa"/>
          </w:tcPr>
          <w:p w14:paraId="4CCDDBF1" w14:textId="470CB0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07B92AF" w14:textId="77777777" w:rsidR="00583A8B" w:rsidRDefault="00583A8B" w:rsidP="00AC2EDF">
            <w:pPr>
              <w:rPr>
                <w:sz w:val="20"/>
                <w:szCs w:val="20"/>
              </w:rPr>
            </w:pPr>
            <w:r>
              <w:rPr>
                <w:sz w:val="20"/>
                <w:szCs w:val="20"/>
              </w:rPr>
              <w:t>Net wealth</w:t>
            </w:r>
          </w:p>
        </w:tc>
      </w:tr>
      <w:tr w:rsidR="00AE71E7" w14:paraId="1FF6CCDA" w14:textId="77777777" w:rsidTr="00AC2EDF">
        <w:tc>
          <w:tcPr>
            <w:tcW w:w="4811" w:type="dxa"/>
          </w:tcPr>
          <w:p w14:paraId="15E4811E" w14:textId="406E67D6" w:rsidR="00AE71E7" w:rsidRPr="00DB083A" w:rsidRDefault="00AE71E7" w:rsidP="00AC2EDF">
            <w:pPr>
              <w:jc w:val="center"/>
              <w:rPr>
                <w:rFonts w:ascii="Calibri" w:eastAsia="Calibri" w:hAnsi="Calibri" w:cs="Arial"/>
                <w:sz w:val="20"/>
                <w:szCs w:val="20"/>
              </w:rPr>
            </w:pPr>
            <m:oMathPara>
              <m:oMath>
                <m:r>
                  <w:rPr>
                    <w:rFonts w:ascii="Cambria Math" w:hAnsi="Cambria Math" w:cstheme="minorHAnsi"/>
                    <w:sz w:val="20"/>
                    <w:szCs w:val="20"/>
                  </w:rPr>
                  <w:lastRenderedPageBreak/>
                  <m:t>Ma</m:t>
                </m:r>
                <m:sSubSup>
                  <m:sSubSupPr>
                    <m:ctrlPr>
                      <w:rPr>
                        <w:rFonts w:ascii="Cambria Math" w:hAnsi="Cambria Math" w:cstheme="minorHAnsi"/>
                        <w:i/>
                        <w:sz w:val="20"/>
                        <w:szCs w:val="20"/>
                      </w:rPr>
                    </m:ctrlPr>
                  </m:sSubSupPr>
                  <m:e>
                    <m:r>
                      <w:rPr>
                        <w:rFonts w:ascii="Cambria Math" w:hAnsi="Cambria Math" w:cstheme="minorHAnsi"/>
                        <w:sz w:val="20"/>
                        <w:szCs w:val="20"/>
                      </w:rPr>
                      <m:t>x</m:t>
                    </m:r>
                  </m:e>
                  <m:sub>
                    <m:r>
                      <w:rPr>
                        <w:rFonts w:ascii="Cambria Math" w:hAnsi="Cambria Math" w:cstheme="minorHAnsi"/>
                        <w:sz w:val="20"/>
                        <w:szCs w:val="20"/>
                      </w:rPr>
                      <m:t>t</m:t>
                    </m:r>
                  </m:sub>
                  <m:sup>
                    <m:r>
                      <w:rPr>
                        <w:rFonts w:ascii="Cambria Math" w:hAnsi="Cambria Math" w:cstheme="minorHAnsi"/>
                        <w:sz w:val="20"/>
                        <w:szCs w:val="20"/>
                      </w:rPr>
                      <m:t>dp</m:t>
                    </m:r>
                  </m:sup>
                </m:sSubSup>
              </m:oMath>
            </m:oMathPara>
          </w:p>
        </w:tc>
        <w:tc>
          <w:tcPr>
            <w:tcW w:w="3693" w:type="dxa"/>
          </w:tcPr>
          <w:p w14:paraId="7A3A0C4D" w14:textId="14F28555" w:rsidR="00AE71E7" w:rsidRDefault="00AE71E7" w:rsidP="00AC2EDF">
            <w:pPr>
              <w:rPr>
                <w:sz w:val="20"/>
                <w:szCs w:val="20"/>
              </w:rPr>
            </w:pPr>
            <w:r>
              <w:rPr>
                <w:sz w:val="20"/>
                <w:szCs w:val="20"/>
              </w:rPr>
              <w:t>Maximum level of income insurance</w:t>
            </w:r>
          </w:p>
        </w:tc>
      </w:tr>
      <w:tr w:rsidR="00AE71E7" w14:paraId="213BCDCE" w14:textId="77777777" w:rsidTr="00AC2EDF">
        <w:tc>
          <w:tcPr>
            <w:tcW w:w="4811" w:type="dxa"/>
          </w:tcPr>
          <w:p w14:paraId="5880E723" w14:textId="6ADD268D"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RAd</m:t>
                </m:r>
                <m:sSub>
                  <m:sSubPr>
                    <m:ctrlPr>
                      <w:rPr>
                        <w:rFonts w:ascii="Cambria Math" w:hAnsi="Cambria Math" w:cstheme="minorHAnsi"/>
                        <w:i/>
                        <w:sz w:val="20"/>
                        <w:szCs w:val="20"/>
                      </w:rPr>
                    </m:ctrlPr>
                  </m:sSubPr>
                  <m:e>
                    <m:r>
                      <w:rPr>
                        <w:rFonts w:ascii="Cambria Math" w:hAnsi="Cambria Math" w:cstheme="minorHAnsi"/>
                        <w:sz w:val="20"/>
                        <w:szCs w:val="20"/>
                      </w:rPr>
                      <m:t>jP</m:t>
                    </m:r>
                  </m:e>
                  <m:sub>
                    <m:r>
                      <w:rPr>
                        <w:rFonts w:ascii="Cambria Math" w:hAnsi="Cambria Math" w:cstheme="minorHAnsi"/>
                        <w:sz w:val="20"/>
                        <w:szCs w:val="20"/>
                      </w:rPr>
                      <m:t>t</m:t>
                    </m:r>
                  </m:sub>
                </m:sSub>
              </m:oMath>
            </m:oMathPara>
          </w:p>
        </w:tc>
        <w:tc>
          <w:tcPr>
            <w:tcW w:w="3693" w:type="dxa"/>
          </w:tcPr>
          <w:p w14:paraId="643004FA" w14:textId="0304A369" w:rsidR="00AE71E7" w:rsidRDefault="00AE71E7" w:rsidP="00AC2EDF">
            <w:pPr>
              <w:rPr>
                <w:sz w:val="20"/>
                <w:szCs w:val="20"/>
              </w:rPr>
            </w:pPr>
            <w:r>
              <w:rPr>
                <w:sz w:val="20"/>
                <w:szCs w:val="20"/>
              </w:rPr>
              <w:t>Rate adjustment percentage</w:t>
            </w:r>
          </w:p>
        </w:tc>
      </w:tr>
      <w:tr w:rsidR="00AE71E7" w14:paraId="0D2F6B73" w14:textId="77777777" w:rsidTr="00AC2EDF">
        <w:tc>
          <w:tcPr>
            <w:tcW w:w="4811" w:type="dxa"/>
          </w:tcPr>
          <w:p w14:paraId="2FC9E7D5" w14:textId="3DDFBF87"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SRe</m:t>
                </m:r>
                <m:sSub>
                  <m:sSubPr>
                    <m:ctrlPr>
                      <w:rPr>
                        <w:rFonts w:ascii="Cambria Math" w:hAnsi="Cambria Math" w:cstheme="minorHAnsi"/>
                        <w:i/>
                        <w:sz w:val="20"/>
                        <w:szCs w:val="20"/>
                      </w:rPr>
                    </m:ctrlPr>
                  </m:sSubPr>
                  <m:e>
                    <m:r>
                      <w:rPr>
                        <w:rFonts w:ascii="Cambria Math" w:hAnsi="Cambria Math" w:cstheme="minorHAnsi"/>
                        <w:sz w:val="20"/>
                        <w:szCs w:val="20"/>
                      </w:rPr>
                      <m:t>gP</m:t>
                    </m:r>
                  </m:e>
                  <m:sub>
                    <m:r>
                      <w:rPr>
                        <w:rFonts w:ascii="Cambria Math" w:hAnsi="Cambria Math" w:cstheme="minorHAnsi"/>
                        <w:sz w:val="20"/>
                        <w:szCs w:val="20"/>
                      </w:rPr>
                      <m:t>t</m:t>
                    </m:r>
                  </m:sub>
                </m:sSub>
              </m:oMath>
            </m:oMathPara>
          </w:p>
        </w:tc>
        <w:tc>
          <w:tcPr>
            <w:tcW w:w="3693" w:type="dxa"/>
          </w:tcPr>
          <w:p w14:paraId="6FCFAD11" w14:textId="7E419E7D" w:rsidR="00AE71E7" w:rsidRDefault="00AE71E7" w:rsidP="00AC2EDF">
            <w:pPr>
              <w:rPr>
                <w:sz w:val="20"/>
                <w:szCs w:val="20"/>
              </w:rPr>
            </w:pPr>
            <w:r>
              <w:rPr>
                <w:sz w:val="20"/>
                <w:szCs w:val="20"/>
              </w:rPr>
              <w:t>State regulation percentage</w:t>
            </w:r>
          </w:p>
        </w:tc>
      </w:tr>
      <w:tr w:rsidR="000836FF" w14:paraId="39CEF3AB" w14:textId="77777777" w:rsidTr="00AC2EDF">
        <w:tc>
          <w:tcPr>
            <w:tcW w:w="4811" w:type="dxa"/>
          </w:tcPr>
          <w:p w14:paraId="0682D4E0" w14:textId="461F5549" w:rsidR="000836FF" w:rsidRPr="00DB083A" w:rsidRDefault="000836FF" w:rsidP="00AC2EDF">
            <w:pPr>
              <w:jc w:val="center"/>
              <w:rPr>
                <w:rFonts w:ascii="Calibri" w:eastAsia="Calibri" w:hAnsi="Calibri" w:cs="Arial"/>
                <w:sz w:val="20"/>
                <w:szCs w:val="20"/>
              </w:rPr>
            </w:pPr>
            <m:oMathPara>
              <m:oMath>
                <m:r>
                  <w:rPr>
                    <w:rFonts w:ascii="Cambria Math" w:eastAsia="Calibri" w:hAnsi="Cambria Math" w:cs="Arial"/>
                    <w:sz w:val="20"/>
                    <w:szCs w:val="20"/>
                  </w:rPr>
                  <m:t>Adj</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tc>
        <w:tc>
          <w:tcPr>
            <w:tcW w:w="3693" w:type="dxa"/>
          </w:tcPr>
          <w:p w14:paraId="642D52D0" w14:textId="39ACEDE4" w:rsidR="000836FF" w:rsidRDefault="000836FF" w:rsidP="00AC2EDF">
            <w:pPr>
              <w:rPr>
                <w:sz w:val="20"/>
                <w:szCs w:val="20"/>
              </w:rPr>
            </w:pPr>
            <w:r>
              <w:rPr>
                <w:sz w:val="20"/>
                <w:szCs w:val="20"/>
              </w:rPr>
              <w:t>Adjustment percentage</w:t>
            </w:r>
          </w:p>
        </w:tc>
      </w:tr>
      <w:tr w:rsidR="00DB083A" w14:paraId="39DD0F3C" w14:textId="77777777" w:rsidTr="00AC2EDF">
        <w:tc>
          <w:tcPr>
            <w:tcW w:w="4811" w:type="dxa"/>
          </w:tcPr>
          <w:p w14:paraId="311887F6" w14:textId="34EC9441"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oMath>
            </m:oMathPara>
          </w:p>
        </w:tc>
        <w:tc>
          <w:tcPr>
            <w:tcW w:w="3693" w:type="dxa"/>
          </w:tcPr>
          <w:p w14:paraId="1524A510" w14:textId="2A5BFC71" w:rsidR="00DB083A" w:rsidRDefault="00DB083A" w:rsidP="00AC2EDF">
            <w:pPr>
              <w:rPr>
                <w:sz w:val="20"/>
                <w:szCs w:val="20"/>
              </w:rPr>
            </w:pPr>
            <w:r>
              <w:rPr>
                <w:sz w:val="20"/>
                <w:szCs w:val="20"/>
              </w:rPr>
              <w:t>Compensation rate</w:t>
            </w:r>
          </w:p>
        </w:tc>
      </w:tr>
      <w:tr w:rsidR="00DB083A" w14:paraId="0B202A13" w14:textId="77777777" w:rsidTr="00AC2EDF">
        <w:tc>
          <w:tcPr>
            <w:tcW w:w="4811" w:type="dxa"/>
          </w:tcPr>
          <w:p w14:paraId="4F652B31" w14:textId="0C0526D2"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3693" w:type="dxa"/>
          </w:tcPr>
          <w:p w14:paraId="7736C493" w14:textId="345BB569" w:rsidR="00DB083A" w:rsidRDefault="00DB083A" w:rsidP="00AC2EDF">
            <w:pPr>
              <w:rPr>
                <w:sz w:val="20"/>
                <w:szCs w:val="20"/>
              </w:rPr>
            </w:pPr>
            <w:r>
              <w:rPr>
                <w:sz w:val="20"/>
                <w:szCs w:val="20"/>
              </w:rPr>
              <w:t>Average amount of income insurance received per person in the IS-program.</w:t>
            </w:r>
          </w:p>
        </w:tc>
      </w:tr>
      <w:tr w:rsidR="00DB083A" w14:paraId="5A456E8C" w14:textId="77777777" w:rsidTr="00AC2EDF">
        <w:tc>
          <w:tcPr>
            <w:tcW w:w="4811" w:type="dxa"/>
          </w:tcPr>
          <w:p w14:paraId="7D244637" w14:textId="1CA1E66F"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3693" w:type="dxa"/>
          </w:tcPr>
          <w:p w14:paraId="73A69F98" w14:textId="60FA8C20" w:rsidR="00DB083A" w:rsidRDefault="00DB083A" w:rsidP="00AC2EDF">
            <w:pPr>
              <w:rPr>
                <w:sz w:val="20"/>
                <w:szCs w:val="20"/>
              </w:rPr>
            </w:pPr>
            <w:r>
              <w:rPr>
                <w:sz w:val="20"/>
                <w:szCs w:val="20"/>
              </w:rPr>
              <w:t>The rate of people being member of the IS-program.</w:t>
            </w:r>
          </w:p>
        </w:tc>
      </w:tr>
      <w:tr w:rsidR="00EB18A1" w14:paraId="04AFBFFC" w14:textId="77777777" w:rsidTr="00AC2EDF">
        <w:tc>
          <w:tcPr>
            <w:tcW w:w="4811" w:type="dxa"/>
          </w:tcPr>
          <w:p w14:paraId="5B593293" w14:textId="3D88A911" w:rsidR="00EB18A1" w:rsidRDefault="00000000" w:rsidP="00AC2EDF">
            <w:pPr>
              <w:jc w:val="center"/>
              <w:rPr>
                <w:rFonts w:ascii="Calibri" w:eastAsia="Calibri" w:hAnsi="Calibri" w:cs="Arial"/>
                <w:sz w:val="20"/>
                <w:szCs w:val="20"/>
              </w:rPr>
            </w:pPr>
            <m:oMathPara>
              <m:oMath>
                <m:sSub>
                  <m:sSubPr>
                    <m:ctrlPr>
                      <w:rPr>
                        <w:rFonts w:ascii="Cambria Math" w:eastAsia="Calibri" w:hAnsi="Cambria Math" w:cs="Arial"/>
                        <w:sz w:val="20"/>
                        <w:szCs w:val="20"/>
                      </w:rPr>
                    </m:ctrlPr>
                  </m:sSubPr>
                  <m:e>
                    <m:r>
                      <m:rPr>
                        <m:sty m:val="p"/>
                      </m:rPr>
                      <w:rPr>
                        <w:rFonts w:ascii="Cambria Math" w:eastAsia="Calibri" w:hAnsi="Cambria Math" w:cs="Arial"/>
                        <w:sz w:val="20"/>
                        <w:szCs w:val="20"/>
                      </w:rPr>
                      <m:t>Inf</m:t>
                    </m:r>
                  </m:e>
                  <m:sub>
                    <m:r>
                      <m:rPr>
                        <m:sty m:val="p"/>
                      </m:rPr>
                      <w:rPr>
                        <w:rFonts w:ascii="Cambria Math" w:eastAsia="Calibri" w:hAnsi="Cambria Math" w:cs="Arial"/>
                        <w:sz w:val="20"/>
                        <w:szCs w:val="20"/>
                      </w:rPr>
                      <m:t>t</m:t>
                    </m:r>
                  </m:sub>
                </m:sSub>
                <m:r>
                  <w:rPr>
                    <w:rFonts w:ascii="Cambria Math" w:eastAsia="Calibri" w:hAnsi="Cambria Math" w:cs="Arial"/>
                    <w:sz w:val="20"/>
                    <w:szCs w:val="20"/>
                  </w:rPr>
                  <m:t xml:space="preserve"> </m:t>
                </m:r>
              </m:oMath>
            </m:oMathPara>
          </w:p>
        </w:tc>
        <w:tc>
          <w:tcPr>
            <w:tcW w:w="3693" w:type="dxa"/>
          </w:tcPr>
          <w:p w14:paraId="07F60879" w14:textId="65B7E4D7" w:rsidR="00EB18A1" w:rsidRDefault="00EB18A1" w:rsidP="00AC2EDF">
            <w:pPr>
              <w:rPr>
                <w:sz w:val="20"/>
                <w:szCs w:val="20"/>
              </w:rPr>
            </w:pPr>
            <w:r>
              <w:rPr>
                <w:sz w:val="20"/>
                <w:szCs w:val="20"/>
              </w:rPr>
              <w:t>Inflation</w:t>
            </w:r>
          </w:p>
        </w:tc>
      </w:tr>
    </w:tbl>
    <w:p w14:paraId="5A3333C1" w14:textId="77777777" w:rsidR="00583A8B" w:rsidRDefault="00583A8B" w:rsidP="00583A8B">
      <w:pPr>
        <w:rPr>
          <w:sz w:val="20"/>
          <w:szCs w:val="20"/>
        </w:rPr>
      </w:pPr>
    </w:p>
    <w:p w14:paraId="7955593D" w14:textId="77777777" w:rsidR="00583A8B" w:rsidRDefault="00583A8B" w:rsidP="00583A8B">
      <w:pPr>
        <w:rPr>
          <w:b/>
        </w:rPr>
      </w:pPr>
      <w:r>
        <w:rPr>
          <w:b/>
        </w:rPr>
        <w:t>Parameters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244"/>
        <w:gridCol w:w="4260"/>
      </w:tblGrid>
      <w:tr w:rsidR="00583A8B" w14:paraId="52FB7D5C" w14:textId="77777777" w:rsidTr="00AC2EDF">
        <w:tc>
          <w:tcPr>
            <w:tcW w:w="4244" w:type="dxa"/>
          </w:tcPr>
          <w:p w14:paraId="5A4D691A" w14:textId="518A51BB"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 xml:space="preserve">, </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oMath>
            </m:oMathPara>
          </w:p>
        </w:tc>
        <w:tc>
          <w:tcPr>
            <w:tcW w:w="4260" w:type="dxa"/>
          </w:tcPr>
          <w:p w14:paraId="66C5F2AB" w14:textId="77777777" w:rsidR="00583A8B" w:rsidRDefault="00583A8B" w:rsidP="00AC2EDF">
            <w:pPr>
              <w:rPr>
                <w:sz w:val="20"/>
                <w:szCs w:val="20"/>
              </w:rPr>
            </w:pPr>
            <w:r>
              <w:rPr>
                <w:sz w:val="20"/>
                <w:szCs w:val="20"/>
              </w:rPr>
              <w:t>Net indirect tax rate</w:t>
            </w:r>
          </w:p>
        </w:tc>
      </w:tr>
      <w:tr w:rsidR="00583A8B" w14:paraId="24FE9425" w14:textId="77777777" w:rsidTr="00AC2EDF">
        <w:tc>
          <w:tcPr>
            <w:tcW w:w="4244" w:type="dxa"/>
          </w:tcPr>
          <w:p w14:paraId="15051A33" w14:textId="00373A4F"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H,1</m:t>
                    </m:r>
                  </m:sup>
                </m:s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H,2</m:t>
                    </m:r>
                  </m:sup>
                </m:sSup>
              </m:oMath>
            </m:oMathPara>
          </w:p>
        </w:tc>
        <w:tc>
          <w:tcPr>
            <w:tcW w:w="4260" w:type="dxa"/>
          </w:tcPr>
          <w:p w14:paraId="7FCADFF4" w14:textId="77777777" w:rsidR="00583A8B" w:rsidRDefault="00583A8B" w:rsidP="00AC2EDF">
            <w:pPr>
              <w:rPr>
                <w:sz w:val="20"/>
                <w:szCs w:val="20"/>
              </w:rPr>
            </w:pPr>
            <w:r>
              <w:rPr>
                <w:sz w:val="20"/>
                <w:szCs w:val="20"/>
              </w:rPr>
              <w:t>Income tax rate levied Households</w:t>
            </w:r>
          </w:p>
        </w:tc>
      </w:tr>
      <w:tr w:rsidR="00583A8B" w14:paraId="69268985" w14:textId="77777777" w:rsidTr="00AC2EDF">
        <w:tc>
          <w:tcPr>
            <w:tcW w:w="4244" w:type="dxa"/>
          </w:tcPr>
          <w:p w14:paraId="558616B2" w14:textId="03ADE2BD"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N</m:t>
                    </m:r>
                  </m:sup>
                </m:sSup>
              </m:oMath>
            </m:oMathPara>
          </w:p>
        </w:tc>
        <w:tc>
          <w:tcPr>
            <w:tcW w:w="4260" w:type="dxa"/>
          </w:tcPr>
          <w:p w14:paraId="1421A0E7" w14:textId="77777777" w:rsidR="00583A8B" w:rsidRDefault="00583A8B" w:rsidP="00AC2EDF">
            <w:pPr>
              <w:rPr>
                <w:sz w:val="20"/>
                <w:szCs w:val="20"/>
              </w:rPr>
            </w:pPr>
            <w:r>
              <w:rPr>
                <w:sz w:val="20"/>
                <w:szCs w:val="20"/>
              </w:rPr>
              <w:t>Income tax rate levied on nonfinancial corporations</w:t>
            </w:r>
          </w:p>
        </w:tc>
      </w:tr>
      <w:tr w:rsidR="00583A8B" w14:paraId="44C03BDD" w14:textId="77777777" w:rsidTr="00AC2EDF">
        <w:tc>
          <w:tcPr>
            <w:tcW w:w="4244" w:type="dxa"/>
          </w:tcPr>
          <w:p w14:paraId="067697B9" w14:textId="5D81ED0E"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F</m:t>
                    </m:r>
                  </m:sup>
                </m:sSup>
              </m:oMath>
            </m:oMathPara>
          </w:p>
        </w:tc>
        <w:tc>
          <w:tcPr>
            <w:tcW w:w="4260" w:type="dxa"/>
          </w:tcPr>
          <w:p w14:paraId="0EA756F9" w14:textId="77777777" w:rsidR="00583A8B" w:rsidRDefault="00583A8B" w:rsidP="00AC2EDF">
            <w:pPr>
              <w:rPr>
                <w:sz w:val="20"/>
                <w:szCs w:val="20"/>
              </w:rPr>
            </w:pPr>
            <w:r>
              <w:rPr>
                <w:sz w:val="20"/>
                <w:szCs w:val="20"/>
              </w:rPr>
              <w:t>Income tax rate levied on financial corporations</w:t>
            </w:r>
          </w:p>
        </w:tc>
      </w:tr>
      <w:tr w:rsidR="00583A8B" w14:paraId="6248DCD8" w14:textId="77777777" w:rsidTr="00AC2EDF">
        <w:tc>
          <w:tcPr>
            <w:tcW w:w="4244" w:type="dxa"/>
          </w:tcPr>
          <w:p w14:paraId="1DC569F9" w14:textId="523F405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4260" w:type="dxa"/>
          </w:tcPr>
          <w:p w14:paraId="397F4362" w14:textId="77777777" w:rsidR="00583A8B" w:rsidRDefault="00583A8B" w:rsidP="00AC2EDF">
            <w:pPr>
              <w:rPr>
                <w:sz w:val="20"/>
                <w:szCs w:val="20"/>
              </w:rPr>
            </w:pPr>
            <w:r>
              <w:rPr>
                <w:sz w:val="20"/>
                <w:szCs w:val="20"/>
              </w:rPr>
              <w:t>Price deflator of building and dwellings</w:t>
            </w:r>
          </w:p>
        </w:tc>
      </w:tr>
      <w:tr w:rsidR="00583A8B" w14:paraId="5BC5DC13" w14:textId="77777777" w:rsidTr="00AC2EDF">
        <w:tc>
          <w:tcPr>
            <w:tcW w:w="4244" w:type="dxa"/>
          </w:tcPr>
          <w:p w14:paraId="204D26EF" w14:textId="260887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4260" w:type="dxa"/>
          </w:tcPr>
          <w:p w14:paraId="4ADB57D8" w14:textId="77777777" w:rsidR="00583A8B" w:rsidRDefault="00583A8B" w:rsidP="00AC2EDF">
            <w:pPr>
              <w:rPr>
                <w:sz w:val="20"/>
                <w:szCs w:val="20"/>
              </w:rPr>
            </w:pPr>
            <w:r>
              <w:rPr>
                <w:sz w:val="20"/>
                <w:szCs w:val="20"/>
              </w:rPr>
              <w:t>Price deflator of Equipment</w:t>
            </w:r>
          </w:p>
        </w:tc>
      </w:tr>
      <w:tr w:rsidR="00583A8B" w14:paraId="0E1DBBDF" w14:textId="77777777" w:rsidTr="00AC2EDF">
        <w:tc>
          <w:tcPr>
            <w:tcW w:w="4244" w:type="dxa"/>
          </w:tcPr>
          <w:p w14:paraId="5098A03D" w14:textId="2A1C33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4260" w:type="dxa"/>
          </w:tcPr>
          <w:p w14:paraId="0A482E1D" w14:textId="77777777" w:rsidR="00583A8B" w:rsidRDefault="00583A8B" w:rsidP="00AC2EDF">
            <w:pPr>
              <w:rPr>
                <w:sz w:val="20"/>
                <w:szCs w:val="20"/>
              </w:rPr>
            </w:pPr>
            <w:r>
              <w:rPr>
                <w:sz w:val="20"/>
                <w:szCs w:val="20"/>
              </w:rPr>
              <w:t>Price deflator of imports</w:t>
            </w:r>
          </w:p>
        </w:tc>
      </w:tr>
      <w:tr w:rsidR="00583A8B" w14:paraId="5A5BAD08" w14:textId="77777777" w:rsidTr="00AC2EDF">
        <w:tc>
          <w:tcPr>
            <w:tcW w:w="4244" w:type="dxa"/>
          </w:tcPr>
          <w:p w14:paraId="25BD095E" w14:textId="2B352A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4260" w:type="dxa"/>
          </w:tcPr>
          <w:p w14:paraId="601D2D31" w14:textId="77777777" w:rsidR="00583A8B" w:rsidRDefault="00583A8B" w:rsidP="00AC2EDF">
            <w:pPr>
              <w:rPr>
                <w:sz w:val="20"/>
                <w:szCs w:val="20"/>
              </w:rPr>
            </w:pPr>
            <w:r>
              <w:rPr>
                <w:sz w:val="20"/>
                <w:szCs w:val="20"/>
              </w:rPr>
              <w:t>Price deflator of exports</w:t>
            </w:r>
          </w:p>
        </w:tc>
      </w:tr>
      <w:tr w:rsidR="00583A8B" w14:paraId="7D46DDDF" w14:textId="77777777" w:rsidTr="00AC2EDF">
        <w:tc>
          <w:tcPr>
            <w:tcW w:w="4244" w:type="dxa"/>
          </w:tcPr>
          <w:p w14:paraId="0A09EBE5" w14:textId="15B8101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4260" w:type="dxa"/>
          </w:tcPr>
          <w:p w14:paraId="39AB5774" w14:textId="77777777" w:rsidR="00583A8B" w:rsidRDefault="00583A8B" w:rsidP="00AC2EDF">
            <w:pPr>
              <w:rPr>
                <w:sz w:val="20"/>
                <w:szCs w:val="20"/>
              </w:rPr>
            </w:pPr>
            <w:r>
              <w:rPr>
                <w:sz w:val="20"/>
                <w:szCs w:val="20"/>
              </w:rPr>
              <w:t>Price deflator of public consumption</w:t>
            </w:r>
          </w:p>
        </w:tc>
      </w:tr>
      <w:tr w:rsidR="00583A8B" w14:paraId="44D718E6" w14:textId="77777777" w:rsidTr="00AC2EDF">
        <w:tc>
          <w:tcPr>
            <w:tcW w:w="4244" w:type="dxa"/>
          </w:tcPr>
          <w:p w14:paraId="22BAA0F6" w14:textId="683B4D0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oMath>
            </m:oMathPara>
          </w:p>
        </w:tc>
        <w:tc>
          <w:tcPr>
            <w:tcW w:w="4260" w:type="dxa"/>
          </w:tcPr>
          <w:p w14:paraId="6CBDB509" w14:textId="77777777" w:rsidR="00583A8B" w:rsidRDefault="00583A8B" w:rsidP="00AC2EDF">
            <w:pPr>
              <w:rPr>
                <w:sz w:val="20"/>
                <w:szCs w:val="20"/>
              </w:rPr>
            </w:pPr>
            <w:r>
              <w:rPr>
                <w:sz w:val="20"/>
                <w:szCs w:val="20"/>
              </w:rPr>
              <w:t>International price index</w:t>
            </w:r>
          </w:p>
        </w:tc>
      </w:tr>
      <w:tr w:rsidR="00583A8B" w14:paraId="5014877C" w14:textId="77777777" w:rsidTr="00AC2EDF">
        <w:tc>
          <w:tcPr>
            <w:tcW w:w="4244" w:type="dxa"/>
          </w:tcPr>
          <w:p w14:paraId="0AE30880" w14:textId="20336B5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δ</m:t>
                    </m:r>
                  </m:e>
                  <m:sub>
                    <m:r>
                      <w:rPr>
                        <w:rFonts w:ascii="Cambria Math" w:eastAsia="Cambria Math" w:hAnsi="Cambria Math" w:cs="Cambria Math"/>
                        <w:sz w:val="20"/>
                        <w:szCs w:val="20"/>
                      </w:rPr>
                      <m:t>BD</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oMath>
            </m:oMathPara>
          </w:p>
        </w:tc>
        <w:tc>
          <w:tcPr>
            <w:tcW w:w="4260" w:type="dxa"/>
          </w:tcPr>
          <w:p w14:paraId="42C9BAEA" w14:textId="77777777" w:rsidR="00583A8B" w:rsidRDefault="00583A8B" w:rsidP="00AC2EDF">
            <w:pPr>
              <w:rPr>
                <w:sz w:val="20"/>
                <w:szCs w:val="20"/>
              </w:rPr>
            </w:pPr>
            <w:r>
              <w:rPr>
                <w:sz w:val="20"/>
                <w:szCs w:val="20"/>
              </w:rPr>
              <w:t>Depreciation rates of the capital stock</w:t>
            </w:r>
          </w:p>
        </w:tc>
      </w:tr>
      <w:tr w:rsidR="00583A8B" w14:paraId="4F4CB0A1" w14:textId="77777777" w:rsidTr="00AC2EDF">
        <w:tc>
          <w:tcPr>
            <w:tcW w:w="4244" w:type="dxa"/>
          </w:tcPr>
          <w:p w14:paraId="3E9E9024" w14:textId="793A988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D</m:t>
                    </m:r>
                  </m:sup>
                </m:sSubSup>
              </m:oMath>
            </m:oMathPara>
          </w:p>
        </w:tc>
        <w:tc>
          <w:tcPr>
            <w:tcW w:w="4260" w:type="dxa"/>
          </w:tcPr>
          <w:p w14:paraId="640C84BA" w14:textId="77777777" w:rsidR="00583A8B" w:rsidRDefault="00583A8B" w:rsidP="00AC2EDF">
            <w:pPr>
              <w:rPr>
                <w:sz w:val="20"/>
                <w:szCs w:val="20"/>
              </w:rPr>
            </w:pPr>
            <w:r>
              <w:rPr>
                <w:sz w:val="20"/>
                <w:szCs w:val="20"/>
              </w:rPr>
              <w:t>Interest rate on interest-bearing assets</w:t>
            </w:r>
          </w:p>
        </w:tc>
      </w:tr>
      <w:tr w:rsidR="00583A8B" w14:paraId="31831F5F" w14:textId="77777777" w:rsidTr="00AC2EDF">
        <w:tc>
          <w:tcPr>
            <w:tcW w:w="4244" w:type="dxa"/>
          </w:tcPr>
          <w:p w14:paraId="4C210141" w14:textId="3418C53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S</m:t>
                    </m:r>
                  </m:sup>
                </m:sSubSup>
              </m:oMath>
            </m:oMathPara>
          </w:p>
        </w:tc>
        <w:tc>
          <w:tcPr>
            <w:tcW w:w="4260" w:type="dxa"/>
          </w:tcPr>
          <w:p w14:paraId="293A029E" w14:textId="77777777" w:rsidR="00583A8B" w:rsidRDefault="00583A8B" w:rsidP="00AC2EDF">
            <w:pPr>
              <w:rPr>
                <w:sz w:val="20"/>
                <w:szCs w:val="20"/>
              </w:rPr>
            </w:pPr>
            <w:r>
              <w:rPr>
                <w:sz w:val="20"/>
                <w:szCs w:val="20"/>
              </w:rPr>
              <w:t>Interest rate on securities</w:t>
            </w:r>
          </w:p>
        </w:tc>
      </w:tr>
      <w:tr w:rsidR="00583A8B" w14:paraId="273E8E25" w14:textId="77777777" w:rsidTr="00AC2EDF">
        <w:tc>
          <w:tcPr>
            <w:tcW w:w="4244" w:type="dxa"/>
          </w:tcPr>
          <w:p w14:paraId="0E574D4A" w14:textId="4CD6904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oMath>
            </m:oMathPara>
          </w:p>
        </w:tc>
        <w:tc>
          <w:tcPr>
            <w:tcW w:w="4260" w:type="dxa"/>
          </w:tcPr>
          <w:p w14:paraId="463CD830" w14:textId="77777777" w:rsidR="00583A8B" w:rsidRDefault="00583A8B" w:rsidP="00AC2EDF">
            <w:pPr>
              <w:rPr>
                <w:sz w:val="20"/>
                <w:szCs w:val="20"/>
              </w:rPr>
            </w:pPr>
            <w:r>
              <w:rPr>
                <w:sz w:val="20"/>
                <w:szCs w:val="20"/>
              </w:rPr>
              <w:t>Interest rate on loans</w:t>
            </w:r>
          </w:p>
        </w:tc>
      </w:tr>
      <w:tr w:rsidR="00583A8B" w14:paraId="56B3B163" w14:textId="77777777" w:rsidTr="00AC2EDF">
        <w:tc>
          <w:tcPr>
            <w:tcW w:w="4244" w:type="dxa"/>
          </w:tcPr>
          <w:p w14:paraId="25DFD9B7" w14:textId="440D386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I</m:t>
                    </m:r>
                  </m:sup>
                </m:sSubSup>
              </m:oMath>
            </m:oMathPara>
          </w:p>
        </w:tc>
        <w:tc>
          <w:tcPr>
            <w:tcW w:w="4260" w:type="dxa"/>
          </w:tcPr>
          <w:p w14:paraId="17B004C5" w14:textId="77777777" w:rsidR="00583A8B" w:rsidRDefault="00583A8B" w:rsidP="00AC2EDF">
            <w:pPr>
              <w:rPr>
                <w:sz w:val="20"/>
                <w:szCs w:val="20"/>
              </w:rPr>
            </w:pPr>
            <w:r>
              <w:rPr>
                <w:sz w:val="20"/>
                <w:szCs w:val="20"/>
              </w:rPr>
              <w:t>Interest rate on insurance technical reserves</w:t>
            </w:r>
          </w:p>
        </w:tc>
      </w:tr>
      <w:tr w:rsidR="00583A8B" w14:paraId="4A3B6093" w14:textId="77777777" w:rsidTr="00AC2EDF">
        <w:tc>
          <w:tcPr>
            <w:tcW w:w="4244" w:type="dxa"/>
          </w:tcPr>
          <w:p w14:paraId="46A9092B" w14:textId="171716F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div</m:t>
                </m:r>
              </m:oMath>
            </m:oMathPara>
          </w:p>
        </w:tc>
        <w:tc>
          <w:tcPr>
            <w:tcW w:w="4260" w:type="dxa"/>
          </w:tcPr>
          <w:p w14:paraId="5DD1872B" w14:textId="77777777" w:rsidR="00583A8B" w:rsidRDefault="00583A8B" w:rsidP="00AC2EDF">
            <w:pPr>
              <w:rPr>
                <w:sz w:val="20"/>
                <w:szCs w:val="20"/>
              </w:rPr>
            </w:pPr>
            <w:r>
              <w:rPr>
                <w:sz w:val="20"/>
                <w:szCs w:val="20"/>
              </w:rPr>
              <w:t>Dividend distribution rate</w:t>
            </w:r>
          </w:p>
        </w:tc>
      </w:tr>
      <w:tr w:rsidR="00583A8B" w14:paraId="2D626748" w14:textId="77777777" w:rsidTr="00AC2EDF">
        <w:tc>
          <w:tcPr>
            <w:tcW w:w="4244" w:type="dxa"/>
          </w:tcPr>
          <w:p w14:paraId="62F4CD14" w14:textId="0D18FEA2"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1</m:t>
                    </m:r>
                  </m:sub>
                </m:sSub>
              </m:oMath>
            </m:oMathPara>
          </w:p>
        </w:tc>
        <w:tc>
          <w:tcPr>
            <w:tcW w:w="4260" w:type="dxa"/>
          </w:tcPr>
          <w:p w14:paraId="646C64C3" w14:textId="77777777" w:rsidR="00583A8B" w:rsidRDefault="00583A8B" w:rsidP="00AC2EDF">
            <w:pPr>
              <w:rPr>
                <w:sz w:val="20"/>
                <w:szCs w:val="20"/>
              </w:rPr>
            </w:pPr>
            <w:r>
              <w:rPr>
                <w:sz w:val="20"/>
                <w:szCs w:val="20"/>
              </w:rPr>
              <w:t>Households share of equities issued by nonfinancial corporations</w:t>
            </w:r>
          </w:p>
        </w:tc>
      </w:tr>
      <w:tr w:rsidR="00583A8B" w14:paraId="7D1DAE9E" w14:textId="77777777" w:rsidTr="00AC2EDF">
        <w:tc>
          <w:tcPr>
            <w:tcW w:w="4244" w:type="dxa"/>
          </w:tcPr>
          <w:p w14:paraId="3320F1D9" w14:textId="1EA66BB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2</m:t>
                    </m:r>
                  </m:sub>
                </m:sSub>
              </m:oMath>
            </m:oMathPara>
          </w:p>
        </w:tc>
        <w:tc>
          <w:tcPr>
            <w:tcW w:w="4260" w:type="dxa"/>
          </w:tcPr>
          <w:p w14:paraId="11EAF09F" w14:textId="77777777" w:rsidR="00583A8B" w:rsidRDefault="00583A8B" w:rsidP="00AC2EDF">
            <w:pPr>
              <w:rPr>
                <w:sz w:val="20"/>
                <w:szCs w:val="20"/>
              </w:rPr>
            </w:pPr>
            <w:r>
              <w:rPr>
                <w:sz w:val="20"/>
                <w:szCs w:val="20"/>
              </w:rPr>
              <w:t>Households share of equities issued by financial corporations</w:t>
            </w:r>
          </w:p>
        </w:tc>
      </w:tr>
      <w:tr w:rsidR="005244DB" w14:paraId="762F4939" w14:textId="77777777" w:rsidTr="00AC2EDF">
        <w:tc>
          <w:tcPr>
            <w:tcW w:w="4244" w:type="dxa"/>
          </w:tcPr>
          <w:p w14:paraId="61AA8767" w14:textId="0F18F6D0" w:rsidR="005244DB" w:rsidRDefault="005244DB" w:rsidP="00AC2EDF">
            <w:pPr>
              <w:jc w:val="center"/>
              <w:rPr>
                <w:rFonts w:ascii="Calibri" w:eastAsia="Calibri" w:hAnsi="Calibri" w:cs="Arial"/>
                <w:sz w:val="20"/>
                <w:szCs w:val="20"/>
              </w:rPr>
            </w:pPr>
            <m:oMathPara>
              <m:oMath>
                <m:r>
                  <w:rPr>
                    <w:rFonts w:ascii="Cambria Math" w:hAnsi="Cambria Math"/>
                  </w:rPr>
                  <w:lastRenderedPageBreak/>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tc>
        <w:tc>
          <w:tcPr>
            <w:tcW w:w="4260" w:type="dxa"/>
          </w:tcPr>
          <w:p w14:paraId="66195DC5" w14:textId="754921F8" w:rsidR="005244DB" w:rsidRDefault="005244DB" w:rsidP="00AC2EDF">
            <w:pPr>
              <w:rPr>
                <w:sz w:val="20"/>
                <w:szCs w:val="20"/>
              </w:rPr>
            </w:pPr>
            <w:r>
              <w:rPr>
                <w:sz w:val="20"/>
                <w:szCs w:val="20"/>
              </w:rPr>
              <w:t>Minimum wage-gap allowed by the workers unions.</w:t>
            </w:r>
          </w:p>
        </w:tc>
      </w:tr>
    </w:tbl>
    <w:p w14:paraId="48006A4E" w14:textId="77777777" w:rsidR="00EE6980" w:rsidRDefault="00EE6980" w:rsidP="00B53960"/>
    <w:p w14:paraId="1D24D868" w14:textId="77777777" w:rsidR="00AA51D1" w:rsidRDefault="00AA51D1" w:rsidP="00B53960"/>
    <w:p w14:paraId="4538D676" w14:textId="298ED0C5" w:rsidR="00AA51D1" w:rsidRDefault="009E62A5" w:rsidP="00AA51D1">
      <w:pPr>
        <w:pStyle w:val="Overskrift2"/>
      </w:pPr>
      <w:r>
        <w:t>Appendix 4: estimation of behavioral equations</w:t>
      </w:r>
    </w:p>
    <w:p w14:paraId="49C3D3F7" w14:textId="04FD4E89" w:rsidR="00DB083A" w:rsidRDefault="00DB083A" w:rsidP="00DB083A">
      <w:pPr>
        <w:pStyle w:val="Overskrift3"/>
      </w:pPr>
      <w:r>
        <w:t xml:space="preserve">Baseline: </w:t>
      </w:r>
    </w:p>
    <w:p w14:paraId="04BA9465" w14:textId="34235D97" w:rsidR="00DB083A" w:rsidRDefault="00DB083A" w:rsidP="00DB083A"/>
    <w:p w14:paraId="3CFEF7FE" w14:textId="5D50E5AE" w:rsidR="006D056C" w:rsidRDefault="006D056C" w:rsidP="006D056C">
      <w:pPr>
        <w:pStyle w:val="Billedtekst"/>
        <w:keepNext/>
      </w:pPr>
      <w:r>
        <w:t>Figure A4</w:t>
      </w:r>
      <w:r>
        <w:noBreakHyphen/>
        <w:t>1: Households Consumption</w:t>
      </w:r>
    </w:p>
    <w:p w14:paraId="4BCA3B22" w14:textId="03882EFD" w:rsidR="006D056C" w:rsidRDefault="006D056C" w:rsidP="00DB083A">
      <w:r>
        <w:rPr>
          <w:noProof/>
        </w:rPr>
        <w:drawing>
          <wp:inline distT="0" distB="0" distL="0" distR="0" wp14:anchorId="290C38C8" wp14:editId="19216E68">
            <wp:extent cx="4066404" cy="5184475"/>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32"/>
                    <a:stretch>
                      <a:fillRect/>
                    </a:stretch>
                  </pic:blipFill>
                  <pic:spPr>
                    <a:xfrm>
                      <a:off x="0" y="0"/>
                      <a:ext cx="4074426" cy="5194703"/>
                    </a:xfrm>
                    <a:prstGeom prst="rect">
                      <a:avLst/>
                    </a:prstGeom>
                  </pic:spPr>
                </pic:pic>
              </a:graphicData>
            </a:graphic>
          </wp:inline>
        </w:drawing>
      </w:r>
    </w:p>
    <w:p w14:paraId="1A7F4D2B" w14:textId="20C0395F" w:rsidR="006D056C" w:rsidRDefault="006D056C" w:rsidP="00DB083A"/>
    <w:p w14:paraId="5D588F36" w14:textId="395ED023" w:rsidR="006D056C" w:rsidRDefault="006D056C" w:rsidP="006D056C">
      <w:pPr>
        <w:pStyle w:val="Billedtekst"/>
        <w:keepNext/>
      </w:pPr>
      <w:r>
        <w:lastRenderedPageBreak/>
        <w:t xml:space="preserve">Figure </w:t>
      </w:r>
      <w:r w:rsidR="00061257">
        <w:t>A4</w:t>
      </w:r>
      <w:r>
        <w:noBreakHyphen/>
      </w:r>
      <w:fldSimple w:instr=" SEQ Figure \* ARABIC ">
        <w:r w:rsidR="00775321">
          <w:rPr>
            <w:noProof/>
          </w:rPr>
          <w:t>21</w:t>
        </w:r>
      </w:fldSimple>
      <w:r w:rsidR="00061257">
        <w:t>a: Households investments in buildings</w:t>
      </w:r>
      <w:r w:rsidR="00AA51D1">
        <w:t xml:space="preserve"> and dwellings</w:t>
      </w:r>
    </w:p>
    <w:p w14:paraId="0965C7AF" w14:textId="6DED3B18" w:rsidR="006D056C" w:rsidRDefault="006D056C" w:rsidP="00DB083A">
      <w:r w:rsidRPr="006D056C">
        <w:rPr>
          <w:noProof/>
        </w:rPr>
        <w:drawing>
          <wp:inline distT="0" distB="0" distL="0" distR="0" wp14:anchorId="670CEE5A" wp14:editId="724576D8">
            <wp:extent cx="4058583" cy="4408098"/>
            <wp:effectExtent l="0" t="0" r="0" b="0"/>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33"/>
                    <a:stretch>
                      <a:fillRect/>
                    </a:stretch>
                  </pic:blipFill>
                  <pic:spPr>
                    <a:xfrm>
                      <a:off x="0" y="0"/>
                      <a:ext cx="4068406" cy="4418767"/>
                    </a:xfrm>
                    <a:prstGeom prst="rect">
                      <a:avLst/>
                    </a:prstGeom>
                  </pic:spPr>
                </pic:pic>
              </a:graphicData>
            </a:graphic>
          </wp:inline>
        </w:drawing>
      </w:r>
    </w:p>
    <w:p w14:paraId="64C2DCA4" w14:textId="489EB1E0" w:rsidR="006D056C" w:rsidRDefault="006D056C" w:rsidP="006D056C">
      <w:pPr>
        <w:pStyle w:val="Billedtekst"/>
        <w:keepNext/>
      </w:pPr>
      <w:r>
        <w:t xml:space="preserve">Figure </w:t>
      </w:r>
      <w:r w:rsidR="00061257">
        <w:t>A4</w:t>
      </w:r>
      <w:r>
        <w:noBreakHyphen/>
      </w:r>
      <w:r w:rsidR="00061257">
        <w:t>2b: Summary of regression above</w:t>
      </w:r>
    </w:p>
    <w:p w14:paraId="41010706" w14:textId="78B7796E" w:rsidR="006D056C" w:rsidRDefault="006D056C" w:rsidP="00DB083A">
      <w:r>
        <w:rPr>
          <w:noProof/>
        </w:rPr>
        <w:drawing>
          <wp:inline distT="0" distB="0" distL="0" distR="0" wp14:anchorId="104992FE" wp14:editId="54D64E43">
            <wp:extent cx="4058285" cy="219690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34"/>
                    <a:stretch>
                      <a:fillRect/>
                    </a:stretch>
                  </pic:blipFill>
                  <pic:spPr>
                    <a:xfrm>
                      <a:off x="0" y="0"/>
                      <a:ext cx="4080069" cy="2208692"/>
                    </a:xfrm>
                    <a:prstGeom prst="rect">
                      <a:avLst/>
                    </a:prstGeom>
                  </pic:spPr>
                </pic:pic>
              </a:graphicData>
            </a:graphic>
          </wp:inline>
        </w:drawing>
      </w:r>
    </w:p>
    <w:p w14:paraId="31BA6B78" w14:textId="57B9B3D5" w:rsidR="006D056C" w:rsidRDefault="006D056C" w:rsidP="00DB083A"/>
    <w:p w14:paraId="0A34D909" w14:textId="2876DBE7" w:rsidR="006D056C" w:rsidRDefault="006D056C" w:rsidP="00DB083A"/>
    <w:p w14:paraId="72DEF825" w14:textId="6EE28B5D" w:rsidR="006D056C" w:rsidRDefault="006D056C" w:rsidP="00DB083A"/>
    <w:p w14:paraId="04096C98" w14:textId="7897B5CB" w:rsidR="006D056C" w:rsidRDefault="006D056C" w:rsidP="00DB083A"/>
    <w:p w14:paraId="29DEF4B6" w14:textId="0C4389C5" w:rsidR="00061257" w:rsidRDefault="00061257" w:rsidP="00061257">
      <w:pPr>
        <w:pStyle w:val="Billedtekst"/>
        <w:keepNext/>
      </w:pPr>
      <w:r>
        <w:lastRenderedPageBreak/>
        <w:t>Figure A4</w:t>
      </w:r>
      <w:r>
        <w:noBreakHyphen/>
      </w:r>
      <w:fldSimple w:instr=" SEQ Figure \* ARABIC ">
        <w:r w:rsidR="00775321">
          <w:rPr>
            <w:noProof/>
          </w:rPr>
          <w:t>22</w:t>
        </w:r>
      </w:fldSimple>
      <w:r>
        <w:t>: Benefits received by Households subtracted with the amount paid in income insurance</w:t>
      </w:r>
    </w:p>
    <w:p w14:paraId="6F261DE3" w14:textId="1BD3CC32" w:rsidR="006D056C" w:rsidRDefault="006D056C" w:rsidP="00DB083A">
      <w:r>
        <w:rPr>
          <w:noProof/>
        </w:rPr>
        <w:drawing>
          <wp:inline distT="0" distB="0" distL="0" distR="0" wp14:anchorId="15FA6CA0" wp14:editId="0275B7C2">
            <wp:extent cx="4753155" cy="3622675"/>
            <wp:effectExtent l="0" t="0" r="9525"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35"/>
                    <a:stretch>
                      <a:fillRect/>
                    </a:stretch>
                  </pic:blipFill>
                  <pic:spPr>
                    <a:xfrm>
                      <a:off x="0" y="0"/>
                      <a:ext cx="4775918" cy="3640024"/>
                    </a:xfrm>
                    <a:prstGeom prst="rect">
                      <a:avLst/>
                    </a:prstGeom>
                  </pic:spPr>
                </pic:pic>
              </a:graphicData>
            </a:graphic>
          </wp:inline>
        </w:drawing>
      </w:r>
    </w:p>
    <w:p w14:paraId="5AE6F86A" w14:textId="0FA8380D" w:rsidR="00061257" w:rsidRDefault="00061257" w:rsidP="00061257">
      <w:pPr>
        <w:pStyle w:val="Billedtekst"/>
        <w:keepNext/>
      </w:pPr>
      <w:r>
        <w:t>Figure A4</w:t>
      </w:r>
      <w:r>
        <w:noBreakHyphen/>
      </w:r>
      <w:fldSimple w:instr=" SEQ Figure \* ARABIC ">
        <w:r w:rsidR="00775321">
          <w:rPr>
            <w:noProof/>
          </w:rPr>
          <w:t>23</w:t>
        </w:r>
      </w:fldSimple>
      <w:r>
        <w:t xml:space="preserve">: </w:t>
      </w:r>
      <w:r w:rsidR="00AA51D1">
        <w:t>Households demand for loans</w:t>
      </w:r>
    </w:p>
    <w:p w14:paraId="274D49BF" w14:textId="17E4AFBD" w:rsidR="006D056C" w:rsidRDefault="006D056C" w:rsidP="00DB083A">
      <w:r>
        <w:rPr>
          <w:noProof/>
        </w:rPr>
        <w:drawing>
          <wp:inline distT="0" distB="0" distL="0" distR="0" wp14:anchorId="1B2F972A" wp14:editId="2339CE4F">
            <wp:extent cx="4727276" cy="4165956"/>
            <wp:effectExtent l="0" t="0" r="0" b="635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36"/>
                    <a:stretch>
                      <a:fillRect/>
                    </a:stretch>
                  </pic:blipFill>
                  <pic:spPr>
                    <a:xfrm>
                      <a:off x="0" y="0"/>
                      <a:ext cx="4766629" cy="4200636"/>
                    </a:xfrm>
                    <a:prstGeom prst="rect">
                      <a:avLst/>
                    </a:prstGeom>
                  </pic:spPr>
                </pic:pic>
              </a:graphicData>
            </a:graphic>
          </wp:inline>
        </w:drawing>
      </w:r>
    </w:p>
    <w:p w14:paraId="3B36A340" w14:textId="3A21B3EE" w:rsidR="006D056C" w:rsidRDefault="006D056C" w:rsidP="00DB083A"/>
    <w:p w14:paraId="648A2DB8" w14:textId="70CFCF71" w:rsidR="00061257" w:rsidRDefault="00061257" w:rsidP="00061257">
      <w:pPr>
        <w:pStyle w:val="Billedtekst"/>
        <w:keepNext/>
      </w:pPr>
      <w:r>
        <w:t>Figure A4</w:t>
      </w:r>
      <w:r>
        <w:noBreakHyphen/>
      </w:r>
      <w:fldSimple w:instr=" SEQ Figure \* ARABIC ">
        <w:r w:rsidR="00775321">
          <w:rPr>
            <w:noProof/>
          </w:rPr>
          <w:t>24</w:t>
        </w:r>
      </w:fldSimple>
      <w:r w:rsidR="00AA51D1">
        <w:t>: Households demand for equities</w:t>
      </w:r>
    </w:p>
    <w:p w14:paraId="3A007798" w14:textId="74E03D1E" w:rsidR="006D056C" w:rsidRDefault="006D056C" w:rsidP="00DB083A">
      <w:r w:rsidRPr="006D056C">
        <w:rPr>
          <w:noProof/>
        </w:rPr>
        <w:drawing>
          <wp:inline distT="0" distB="0" distL="0" distR="0" wp14:anchorId="214151C9" wp14:editId="3AE651CD">
            <wp:extent cx="4908431" cy="3803650"/>
            <wp:effectExtent l="0" t="0" r="6985" b="6350"/>
            <wp:docPr id="10"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10;&#10;Automatisk genereret beskrivelse"/>
                    <pic:cNvPicPr/>
                  </pic:nvPicPr>
                  <pic:blipFill>
                    <a:blip r:embed="rId37"/>
                    <a:stretch>
                      <a:fillRect/>
                    </a:stretch>
                  </pic:blipFill>
                  <pic:spPr>
                    <a:xfrm>
                      <a:off x="0" y="0"/>
                      <a:ext cx="4939159" cy="3827462"/>
                    </a:xfrm>
                    <a:prstGeom prst="rect">
                      <a:avLst/>
                    </a:prstGeom>
                  </pic:spPr>
                </pic:pic>
              </a:graphicData>
            </a:graphic>
          </wp:inline>
        </w:drawing>
      </w:r>
    </w:p>
    <w:p w14:paraId="0FE7C74B" w14:textId="7B9D7DB0" w:rsidR="00061257" w:rsidRDefault="00061257" w:rsidP="00061257">
      <w:pPr>
        <w:pStyle w:val="Billedtekst"/>
        <w:keepNext/>
      </w:pPr>
      <w:r>
        <w:t>Figure A4</w:t>
      </w:r>
      <w:r>
        <w:noBreakHyphen/>
      </w:r>
      <w:fldSimple w:instr=" SEQ Figure \* ARABIC ">
        <w:r w:rsidR="00775321">
          <w:rPr>
            <w:noProof/>
          </w:rPr>
          <w:t>25</w:t>
        </w:r>
      </w:fldSimple>
      <w:r w:rsidR="00AA51D1">
        <w:t>: Households contribution to the pension system</w:t>
      </w:r>
    </w:p>
    <w:p w14:paraId="59959B10" w14:textId="5138AB08" w:rsidR="006D056C" w:rsidRDefault="006D056C" w:rsidP="00DB083A">
      <w:r w:rsidRPr="006D056C">
        <w:rPr>
          <w:noProof/>
        </w:rPr>
        <w:drawing>
          <wp:inline distT="0" distB="0" distL="0" distR="0" wp14:anchorId="542272FD" wp14:editId="35DCBD64">
            <wp:extent cx="4856672" cy="3700145"/>
            <wp:effectExtent l="0" t="0" r="1270" b="0"/>
            <wp:docPr id="11" name="Billede 1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10;&#10;Automatisk genereret beskrivelse"/>
                    <pic:cNvPicPr/>
                  </pic:nvPicPr>
                  <pic:blipFill>
                    <a:blip r:embed="rId38"/>
                    <a:stretch>
                      <a:fillRect/>
                    </a:stretch>
                  </pic:blipFill>
                  <pic:spPr>
                    <a:xfrm>
                      <a:off x="0" y="0"/>
                      <a:ext cx="4876632" cy="3715352"/>
                    </a:xfrm>
                    <a:prstGeom prst="rect">
                      <a:avLst/>
                    </a:prstGeom>
                  </pic:spPr>
                </pic:pic>
              </a:graphicData>
            </a:graphic>
          </wp:inline>
        </w:drawing>
      </w:r>
    </w:p>
    <w:p w14:paraId="06063B56" w14:textId="76E77881" w:rsidR="006D056C" w:rsidRDefault="006D056C" w:rsidP="00DB083A"/>
    <w:p w14:paraId="07C071DA" w14:textId="0C5D3E7A" w:rsidR="00061257" w:rsidRDefault="00061257" w:rsidP="00061257">
      <w:pPr>
        <w:pStyle w:val="Billedtekst"/>
        <w:keepNext/>
      </w:pPr>
      <w:r>
        <w:t xml:space="preserve">Figure </w:t>
      </w:r>
      <w:r w:rsidR="00AA51D1">
        <w:t>A4</w:t>
      </w:r>
      <w:r>
        <w:noBreakHyphen/>
      </w:r>
      <w:fldSimple w:instr=" SEQ Figure \* ARABIC ">
        <w:r w:rsidR="00775321">
          <w:rPr>
            <w:noProof/>
          </w:rPr>
          <w:t>26</w:t>
        </w:r>
      </w:fldSimple>
      <w:r w:rsidR="00AA51D1">
        <w:t>: Exports</w:t>
      </w:r>
    </w:p>
    <w:p w14:paraId="2906DB62" w14:textId="18D441B9" w:rsidR="006D056C" w:rsidRDefault="006D056C" w:rsidP="00DB083A">
      <w:r>
        <w:rPr>
          <w:noProof/>
        </w:rPr>
        <w:drawing>
          <wp:inline distT="0" distB="0" distL="0" distR="0" wp14:anchorId="22799394" wp14:editId="101BE2B0">
            <wp:extent cx="4563374" cy="6081849"/>
            <wp:effectExtent l="0" t="0" r="8890" b="0"/>
            <wp:docPr id="12" name="Billede 1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pic:nvPicPr>
                  <pic:blipFill>
                    <a:blip r:embed="rId39"/>
                    <a:stretch>
                      <a:fillRect/>
                    </a:stretch>
                  </pic:blipFill>
                  <pic:spPr>
                    <a:xfrm>
                      <a:off x="0" y="0"/>
                      <a:ext cx="4565901" cy="6085216"/>
                    </a:xfrm>
                    <a:prstGeom prst="rect">
                      <a:avLst/>
                    </a:prstGeom>
                  </pic:spPr>
                </pic:pic>
              </a:graphicData>
            </a:graphic>
          </wp:inline>
        </w:drawing>
      </w:r>
    </w:p>
    <w:p w14:paraId="21EA2123" w14:textId="2E0607C5" w:rsidR="006D056C" w:rsidRDefault="006D056C" w:rsidP="00DB083A"/>
    <w:p w14:paraId="3864D20E" w14:textId="0EDB337D" w:rsidR="006D056C" w:rsidRDefault="006D056C" w:rsidP="00DB083A"/>
    <w:p w14:paraId="0A52F211" w14:textId="2B1D3DBC" w:rsidR="006D056C" w:rsidRDefault="006D056C" w:rsidP="00DB083A"/>
    <w:p w14:paraId="1BD61AAF" w14:textId="7FCA66B0" w:rsidR="006D056C" w:rsidRDefault="006D056C" w:rsidP="00DB083A"/>
    <w:p w14:paraId="12D27A35" w14:textId="2FA6F7EE" w:rsidR="006D056C" w:rsidRDefault="006D056C" w:rsidP="00DB083A"/>
    <w:p w14:paraId="3382338A" w14:textId="24FFF2F3" w:rsidR="006D056C" w:rsidRDefault="006D056C" w:rsidP="00DB083A"/>
    <w:p w14:paraId="0A182880" w14:textId="5BD67045" w:rsidR="006D056C" w:rsidRDefault="006D056C" w:rsidP="00DB083A"/>
    <w:p w14:paraId="4C9DE2A1" w14:textId="600C12FA" w:rsidR="006D056C" w:rsidRDefault="006D056C" w:rsidP="00DB083A"/>
    <w:p w14:paraId="1B61FC49" w14:textId="6485C960" w:rsidR="00061257" w:rsidRDefault="00061257" w:rsidP="00061257">
      <w:pPr>
        <w:pStyle w:val="Billedtekst"/>
        <w:keepNext/>
      </w:pPr>
      <w:r>
        <w:t xml:space="preserve">Figure </w:t>
      </w:r>
      <w:r w:rsidR="00AA51D1">
        <w:t>A4</w:t>
      </w:r>
      <w:r>
        <w:noBreakHyphen/>
      </w:r>
      <w:fldSimple w:instr=" SEQ Figure \* ARABIC ">
        <w:r w:rsidR="00775321">
          <w:rPr>
            <w:noProof/>
          </w:rPr>
          <w:t>27</w:t>
        </w:r>
      </w:fldSimple>
      <w:r w:rsidR="00AA51D1">
        <w:t>: Imports</w:t>
      </w:r>
    </w:p>
    <w:p w14:paraId="4A40EE84" w14:textId="270C2331" w:rsidR="006D056C" w:rsidRDefault="006D056C" w:rsidP="00DB083A">
      <w:r>
        <w:rPr>
          <w:noProof/>
        </w:rPr>
        <w:drawing>
          <wp:inline distT="0" distB="0" distL="0" distR="0" wp14:anchorId="15271B2F" wp14:editId="184A87C9">
            <wp:extent cx="5114925" cy="7219950"/>
            <wp:effectExtent l="0" t="0" r="9525" b="0"/>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40"/>
                    <a:stretch>
                      <a:fillRect/>
                    </a:stretch>
                  </pic:blipFill>
                  <pic:spPr>
                    <a:xfrm>
                      <a:off x="0" y="0"/>
                      <a:ext cx="5114925" cy="7219950"/>
                    </a:xfrm>
                    <a:prstGeom prst="rect">
                      <a:avLst/>
                    </a:prstGeom>
                  </pic:spPr>
                </pic:pic>
              </a:graphicData>
            </a:graphic>
          </wp:inline>
        </w:drawing>
      </w:r>
    </w:p>
    <w:p w14:paraId="472FCAB7" w14:textId="0F80A853" w:rsidR="006D056C" w:rsidRDefault="006D056C" w:rsidP="00DB083A"/>
    <w:p w14:paraId="71F17ED4" w14:textId="0C22B721" w:rsidR="00061257" w:rsidRDefault="00061257" w:rsidP="00061257">
      <w:pPr>
        <w:pStyle w:val="Billedtekst"/>
        <w:keepNext/>
      </w:pPr>
      <w:r>
        <w:lastRenderedPageBreak/>
        <w:t xml:space="preserve">Figure </w:t>
      </w:r>
      <w:r w:rsidR="00AA51D1">
        <w:t>A4</w:t>
      </w:r>
      <w:r>
        <w:noBreakHyphen/>
      </w:r>
      <w:fldSimple w:instr=" SEQ Figure \* ARABIC ">
        <w:r w:rsidR="00775321">
          <w:rPr>
            <w:noProof/>
          </w:rPr>
          <w:t>28</w:t>
        </w:r>
      </w:fldSimple>
      <w:r w:rsidR="00AA51D1">
        <w:t>a:</w:t>
      </w:r>
      <w:r w:rsidR="00AA51D1" w:rsidRPr="00AA51D1">
        <w:t xml:space="preserve"> </w:t>
      </w:r>
      <w:r w:rsidR="00AA51D1">
        <w:t>Non-financial Corporations’ investment in buildings and dwellings</w:t>
      </w:r>
    </w:p>
    <w:p w14:paraId="55C62376" w14:textId="71A58F5A" w:rsidR="006D056C" w:rsidRDefault="006D056C" w:rsidP="00DB083A">
      <w:r>
        <w:rPr>
          <w:noProof/>
        </w:rPr>
        <w:drawing>
          <wp:inline distT="0" distB="0" distL="0" distR="0" wp14:anchorId="49EE76D1" wp14:editId="43CEDA9D">
            <wp:extent cx="6120130" cy="4986655"/>
            <wp:effectExtent l="0" t="0" r="0" b="4445"/>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41"/>
                    <a:stretch>
                      <a:fillRect/>
                    </a:stretch>
                  </pic:blipFill>
                  <pic:spPr>
                    <a:xfrm>
                      <a:off x="0" y="0"/>
                      <a:ext cx="6120130" cy="4986655"/>
                    </a:xfrm>
                    <a:prstGeom prst="rect">
                      <a:avLst/>
                    </a:prstGeom>
                  </pic:spPr>
                </pic:pic>
              </a:graphicData>
            </a:graphic>
          </wp:inline>
        </w:drawing>
      </w:r>
    </w:p>
    <w:p w14:paraId="2A93C7EE" w14:textId="3CB5E630" w:rsidR="00061257" w:rsidRDefault="00061257" w:rsidP="00061257">
      <w:pPr>
        <w:pStyle w:val="Billedtekst"/>
        <w:keepNext/>
      </w:pPr>
      <w:r>
        <w:t xml:space="preserve">Figure </w:t>
      </w:r>
      <w:r w:rsidR="00AA51D1">
        <w:t>A4</w:t>
      </w:r>
      <w:r>
        <w:noBreakHyphen/>
      </w:r>
      <w:r w:rsidR="00AA51D1">
        <w:t>8b: Summary statistics for regression above</w:t>
      </w:r>
    </w:p>
    <w:p w14:paraId="3806DC3D" w14:textId="11590D42" w:rsidR="006D056C" w:rsidRDefault="006D056C" w:rsidP="00DB083A">
      <w:r w:rsidRPr="006D056C">
        <w:rPr>
          <w:noProof/>
        </w:rPr>
        <w:drawing>
          <wp:inline distT="0" distB="0" distL="0" distR="0" wp14:anchorId="50DF9AD6" wp14:editId="2D43E60D">
            <wp:extent cx="3771900" cy="2676525"/>
            <wp:effectExtent l="0" t="0" r="0" b="9525"/>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a:blip r:embed="rId42"/>
                    <a:stretch>
                      <a:fillRect/>
                    </a:stretch>
                  </pic:blipFill>
                  <pic:spPr>
                    <a:xfrm>
                      <a:off x="0" y="0"/>
                      <a:ext cx="3771900" cy="2676525"/>
                    </a:xfrm>
                    <a:prstGeom prst="rect">
                      <a:avLst/>
                    </a:prstGeom>
                  </pic:spPr>
                </pic:pic>
              </a:graphicData>
            </a:graphic>
          </wp:inline>
        </w:drawing>
      </w:r>
    </w:p>
    <w:p w14:paraId="6CB8E3F4" w14:textId="023F6CF6" w:rsidR="00061257" w:rsidRDefault="00061257" w:rsidP="00061257">
      <w:pPr>
        <w:pStyle w:val="Billedtekst"/>
        <w:keepNext/>
      </w:pPr>
      <w:r>
        <w:lastRenderedPageBreak/>
        <w:t xml:space="preserve">Figure </w:t>
      </w:r>
      <w:r w:rsidR="00AA51D1">
        <w:t>A4</w:t>
      </w:r>
      <w:r>
        <w:noBreakHyphen/>
      </w:r>
      <w:r w:rsidR="00AA51D1">
        <w:t>9a: Non-financial Corporations’ investment in equipment</w:t>
      </w:r>
    </w:p>
    <w:p w14:paraId="531D918C" w14:textId="7A3BF490" w:rsidR="006D056C" w:rsidRDefault="006D056C" w:rsidP="00DB083A">
      <w:r>
        <w:rPr>
          <w:noProof/>
        </w:rPr>
        <w:drawing>
          <wp:inline distT="0" distB="0" distL="0" distR="0" wp14:anchorId="425EDED1" wp14:editId="587ECFAA">
            <wp:extent cx="5305210" cy="4183811"/>
            <wp:effectExtent l="0" t="0" r="0" b="7620"/>
            <wp:docPr id="24" name="Billede 2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descr="Et billede, der indeholder tekst&#10;&#10;Automatisk genereret beskrivelse"/>
                    <pic:cNvPicPr/>
                  </pic:nvPicPr>
                  <pic:blipFill>
                    <a:blip r:embed="rId43"/>
                    <a:stretch>
                      <a:fillRect/>
                    </a:stretch>
                  </pic:blipFill>
                  <pic:spPr>
                    <a:xfrm>
                      <a:off x="0" y="0"/>
                      <a:ext cx="5317933" cy="4193845"/>
                    </a:xfrm>
                    <a:prstGeom prst="rect">
                      <a:avLst/>
                    </a:prstGeom>
                  </pic:spPr>
                </pic:pic>
              </a:graphicData>
            </a:graphic>
          </wp:inline>
        </w:drawing>
      </w:r>
    </w:p>
    <w:p w14:paraId="0AE6BEFA" w14:textId="1B2F5793" w:rsidR="00AA51D1" w:rsidRDefault="00AA51D1" w:rsidP="00AA51D1">
      <w:pPr>
        <w:pStyle w:val="Billedtekst"/>
        <w:keepNext/>
      </w:pPr>
      <w:r>
        <w:t>Figure A4</w:t>
      </w:r>
      <w:r>
        <w:noBreakHyphen/>
        <w:t>9b: Summary statistics for regression above</w:t>
      </w:r>
    </w:p>
    <w:p w14:paraId="6922216F" w14:textId="5FEA37AD" w:rsidR="006D056C" w:rsidRDefault="006D056C" w:rsidP="00DB083A">
      <w:r>
        <w:rPr>
          <w:noProof/>
        </w:rPr>
        <w:drawing>
          <wp:inline distT="0" distB="0" distL="0" distR="0" wp14:anchorId="014B4073" wp14:editId="3EF426DD">
            <wp:extent cx="4029075" cy="269557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lede 25" descr="Et billede, der indeholder tekst&#10;&#10;Automatisk genereret beskrivelse"/>
                    <pic:cNvPicPr/>
                  </pic:nvPicPr>
                  <pic:blipFill>
                    <a:blip r:embed="rId44"/>
                    <a:stretch>
                      <a:fillRect/>
                    </a:stretch>
                  </pic:blipFill>
                  <pic:spPr>
                    <a:xfrm>
                      <a:off x="0" y="0"/>
                      <a:ext cx="4029075" cy="2695575"/>
                    </a:xfrm>
                    <a:prstGeom prst="rect">
                      <a:avLst/>
                    </a:prstGeom>
                  </pic:spPr>
                </pic:pic>
              </a:graphicData>
            </a:graphic>
          </wp:inline>
        </w:drawing>
      </w:r>
    </w:p>
    <w:p w14:paraId="3766DB50" w14:textId="7FF86260" w:rsidR="006D056C" w:rsidRDefault="006D056C" w:rsidP="00DB083A"/>
    <w:p w14:paraId="76E306AA" w14:textId="7E83A975" w:rsidR="006D056C" w:rsidRDefault="006D056C" w:rsidP="00DB083A"/>
    <w:p w14:paraId="51F94139" w14:textId="6247F601" w:rsidR="006D056C" w:rsidRDefault="006D056C" w:rsidP="00DB083A"/>
    <w:p w14:paraId="37F57B66" w14:textId="59ED22C2" w:rsidR="00061257" w:rsidRDefault="00061257" w:rsidP="00061257">
      <w:pPr>
        <w:pStyle w:val="Billedtekst"/>
        <w:keepNext/>
      </w:pPr>
      <w:r>
        <w:lastRenderedPageBreak/>
        <w:t xml:space="preserve">Figure </w:t>
      </w:r>
      <w:r w:rsidR="00AA51D1">
        <w:t>A4</w:t>
      </w:r>
      <w:r>
        <w:noBreakHyphen/>
      </w:r>
      <w:r w:rsidR="00AA51D1">
        <w:t>10a: Prices</w:t>
      </w:r>
    </w:p>
    <w:p w14:paraId="7DB57D72" w14:textId="0CD3CCF8" w:rsidR="006D056C" w:rsidRDefault="006D056C" w:rsidP="00DB083A">
      <w:r>
        <w:rPr>
          <w:noProof/>
        </w:rPr>
        <w:drawing>
          <wp:inline distT="0" distB="0" distL="0" distR="0" wp14:anchorId="4190CA9B" wp14:editId="07FE45A8">
            <wp:extent cx="4166235" cy="5080958"/>
            <wp:effectExtent l="0" t="0" r="5715" b="5715"/>
            <wp:docPr id="26" name="Billede 2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26" descr="Et billede, der indeholder tekst&#10;&#10;Automatisk genereret beskrivelse"/>
                    <pic:cNvPicPr/>
                  </pic:nvPicPr>
                  <pic:blipFill>
                    <a:blip r:embed="rId45"/>
                    <a:stretch>
                      <a:fillRect/>
                    </a:stretch>
                  </pic:blipFill>
                  <pic:spPr>
                    <a:xfrm>
                      <a:off x="0" y="0"/>
                      <a:ext cx="4171954" cy="5087932"/>
                    </a:xfrm>
                    <a:prstGeom prst="rect">
                      <a:avLst/>
                    </a:prstGeom>
                  </pic:spPr>
                </pic:pic>
              </a:graphicData>
            </a:graphic>
          </wp:inline>
        </w:drawing>
      </w:r>
    </w:p>
    <w:p w14:paraId="2D07A1E0" w14:textId="5ABB2E54" w:rsidR="00AA51D1" w:rsidRDefault="00AA51D1" w:rsidP="00AA51D1">
      <w:pPr>
        <w:pStyle w:val="Billedtekst"/>
        <w:keepNext/>
      </w:pPr>
      <w:r>
        <w:t>Figure A4</w:t>
      </w:r>
      <w:r>
        <w:noBreakHyphen/>
        <w:t>10b: Summary statistics for regression above</w:t>
      </w:r>
    </w:p>
    <w:p w14:paraId="346B0A5B" w14:textId="0A89CD72" w:rsidR="006D056C" w:rsidRDefault="006D056C" w:rsidP="00DB083A">
      <w:r>
        <w:rPr>
          <w:noProof/>
        </w:rPr>
        <w:drawing>
          <wp:inline distT="0" distB="0" distL="0" distR="0" wp14:anchorId="1C625309" wp14:editId="06154629">
            <wp:extent cx="3915884" cy="2346385"/>
            <wp:effectExtent l="0" t="0" r="8890" b="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46"/>
                    <a:stretch>
                      <a:fillRect/>
                    </a:stretch>
                  </pic:blipFill>
                  <pic:spPr>
                    <a:xfrm>
                      <a:off x="0" y="0"/>
                      <a:ext cx="3921250" cy="2349600"/>
                    </a:xfrm>
                    <a:prstGeom prst="rect">
                      <a:avLst/>
                    </a:prstGeom>
                  </pic:spPr>
                </pic:pic>
              </a:graphicData>
            </a:graphic>
          </wp:inline>
        </w:drawing>
      </w:r>
    </w:p>
    <w:p w14:paraId="639B3753" w14:textId="54A64BBC" w:rsidR="006D056C" w:rsidRDefault="006D056C" w:rsidP="00DB083A"/>
    <w:p w14:paraId="5DE65DAA" w14:textId="2BC1B37F" w:rsidR="00061257" w:rsidRDefault="00061257" w:rsidP="00061257">
      <w:pPr>
        <w:pStyle w:val="Billedtekst"/>
        <w:keepNext/>
      </w:pPr>
      <w:r>
        <w:lastRenderedPageBreak/>
        <w:t xml:space="preserve">Figure </w:t>
      </w:r>
      <w:r w:rsidR="00AA51D1">
        <w:t>A4</w:t>
      </w:r>
      <w:r>
        <w:noBreakHyphen/>
      </w:r>
      <w:r w:rsidR="00AA51D1">
        <w:t>11: Wages</w:t>
      </w:r>
    </w:p>
    <w:p w14:paraId="0AB44A4F" w14:textId="4EA5DCFD" w:rsidR="006D056C" w:rsidRDefault="006D056C" w:rsidP="00DB083A">
      <w:r>
        <w:rPr>
          <w:noProof/>
        </w:rPr>
        <w:drawing>
          <wp:inline distT="0" distB="0" distL="0" distR="0" wp14:anchorId="392FFB92" wp14:editId="00D2DC9F">
            <wp:extent cx="4791075" cy="5876925"/>
            <wp:effectExtent l="0" t="0" r="9525"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47"/>
                    <a:stretch>
                      <a:fillRect/>
                    </a:stretch>
                  </pic:blipFill>
                  <pic:spPr>
                    <a:xfrm>
                      <a:off x="0" y="0"/>
                      <a:ext cx="4791075" cy="5876925"/>
                    </a:xfrm>
                    <a:prstGeom prst="rect">
                      <a:avLst/>
                    </a:prstGeom>
                  </pic:spPr>
                </pic:pic>
              </a:graphicData>
            </a:graphic>
          </wp:inline>
        </w:drawing>
      </w:r>
    </w:p>
    <w:p w14:paraId="4C1BA735" w14:textId="3E4D73AD" w:rsidR="006D056C" w:rsidRDefault="006D056C" w:rsidP="00DB083A"/>
    <w:p w14:paraId="3C5B8CB7" w14:textId="1F320C4B" w:rsidR="00061257" w:rsidRDefault="00061257" w:rsidP="00DB083A"/>
    <w:p w14:paraId="5E0E5B7B" w14:textId="67D86D66" w:rsidR="00061257" w:rsidRDefault="00061257" w:rsidP="00DB083A"/>
    <w:p w14:paraId="74E9DB96" w14:textId="4A99FB28" w:rsidR="00061257" w:rsidRDefault="00061257" w:rsidP="00DB083A"/>
    <w:p w14:paraId="10451C81" w14:textId="466334B7" w:rsidR="00061257" w:rsidRDefault="00061257" w:rsidP="00DB083A"/>
    <w:p w14:paraId="66EA1EA1" w14:textId="3EA5F1A3" w:rsidR="00061257" w:rsidRDefault="00061257" w:rsidP="00DB083A"/>
    <w:p w14:paraId="7F33CA4F" w14:textId="77777777" w:rsidR="00061257" w:rsidRDefault="00061257" w:rsidP="00DB083A"/>
    <w:p w14:paraId="7D33601A" w14:textId="28F48A7B" w:rsidR="00061257" w:rsidRDefault="00061257" w:rsidP="00061257">
      <w:pPr>
        <w:pStyle w:val="Overskrift3"/>
      </w:pPr>
      <w:r>
        <w:lastRenderedPageBreak/>
        <w:t xml:space="preserve">Regressions for Scenarios </w:t>
      </w:r>
    </w:p>
    <w:p w14:paraId="4871516C" w14:textId="77777777" w:rsidR="00061257" w:rsidRPr="00061257" w:rsidRDefault="00061257" w:rsidP="00061257"/>
    <w:p w14:paraId="7E38C952" w14:textId="0790EA5D" w:rsidR="00061257" w:rsidRDefault="00061257" w:rsidP="00061257">
      <w:pPr>
        <w:pStyle w:val="Billedtekst"/>
        <w:keepNext/>
      </w:pPr>
      <w:r>
        <w:t xml:space="preserve">Figure </w:t>
      </w:r>
      <w:r w:rsidR="00AA51D1">
        <w:t>A4</w:t>
      </w:r>
      <w:r>
        <w:noBreakHyphen/>
      </w:r>
      <w:r w:rsidR="00AA51D1">
        <w:t>12: productivity of workers</w:t>
      </w:r>
    </w:p>
    <w:p w14:paraId="4C974D66" w14:textId="00E53F93" w:rsidR="00061257" w:rsidRDefault="00061257" w:rsidP="00061257">
      <w:r>
        <w:rPr>
          <w:noProof/>
        </w:rPr>
        <w:drawing>
          <wp:inline distT="0" distB="0" distL="0" distR="0" wp14:anchorId="621BC146" wp14:editId="5DD288DF">
            <wp:extent cx="5276850" cy="6696075"/>
            <wp:effectExtent l="0" t="0" r="0"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48"/>
                    <a:stretch>
                      <a:fillRect/>
                    </a:stretch>
                  </pic:blipFill>
                  <pic:spPr>
                    <a:xfrm>
                      <a:off x="0" y="0"/>
                      <a:ext cx="5276850" cy="6696075"/>
                    </a:xfrm>
                    <a:prstGeom prst="rect">
                      <a:avLst/>
                    </a:prstGeom>
                  </pic:spPr>
                </pic:pic>
              </a:graphicData>
            </a:graphic>
          </wp:inline>
        </w:drawing>
      </w:r>
    </w:p>
    <w:p w14:paraId="75C49C14" w14:textId="12A49585" w:rsidR="00061257" w:rsidRDefault="00061257" w:rsidP="00061257"/>
    <w:p w14:paraId="3101CE56" w14:textId="2D55994D" w:rsidR="00061257" w:rsidRDefault="00061257" w:rsidP="00061257"/>
    <w:p w14:paraId="6CBF424F" w14:textId="06B8CC84" w:rsidR="00061257" w:rsidRDefault="00061257" w:rsidP="00061257">
      <w:pPr>
        <w:pStyle w:val="Billedtekst"/>
        <w:keepNext/>
      </w:pPr>
      <w:r>
        <w:lastRenderedPageBreak/>
        <w:t xml:space="preserve">Figure </w:t>
      </w:r>
      <w:r w:rsidR="00AA51D1">
        <w:t>A4</w:t>
      </w:r>
      <w:r>
        <w:noBreakHyphen/>
      </w:r>
      <w:r w:rsidR="00AA51D1">
        <w:t>12: Labor force</w:t>
      </w:r>
    </w:p>
    <w:p w14:paraId="47E6F391" w14:textId="5B99A3E0" w:rsidR="00061257" w:rsidRDefault="00AA51D1" w:rsidP="00061257">
      <w:r>
        <w:rPr>
          <w:noProof/>
        </w:rPr>
        <w:drawing>
          <wp:inline distT="0" distB="0" distL="0" distR="0" wp14:anchorId="30309EEB" wp14:editId="28E990EB">
            <wp:extent cx="4057650" cy="4162425"/>
            <wp:effectExtent l="0" t="0" r="0" b="9525"/>
            <wp:docPr id="36" name="Billede 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ede 36" descr="Et billede, der indeholder tekst&#10;&#10;Automatisk genereret beskrivelse"/>
                    <pic:cNvPicPr/>
                  </pic:nvPicPr>
                  <pic:blipFill>
                    <a:blip r:embed="rId49"/>
                    <a:stretch>
                      <a:fillRect/>
                    </a:stretch>
                  </pic:blipFill>
                  <pic:spPr>
                    <a:xfrm>
                      <a:off x="0" y="0"/>
                      <a:ext cx="4057650" cy="4162425"/>
                    </a:xfrm>
                    <a:prstGeom prst="rect">
                      <a:avLst/>
                    </a:prstGeom>
                  </pic:spPr>
                </pic:pic>
              </a:graphicData>
            </a:graphic>
          </wp:inline>
        </w:drawing>
      </w:r>
    </w:p>
    <w:p w14:paraId="76A9E622" w14:textId="6EEE8AAE" w:rsidR="00061257" w:rsidRDefault="00061257" w:rsidP="00061257"/>
    <w:p w14:paraId="3CED0246" w14:textId="5F3C7E2B" w:rsidR="00061257" w:rsidRDefault="00061257" w:rsidP="00061257">
      <w:pPr>
        <w:pStyle w:val="Billedtekst"/>
        <w:keepNext/>
      </w:pPr>
      <w:r>
        <w:lastRenderedPageBreak/>
        <w:t xml:space="preserve">Figure </w:t>
      </w:r>
      <w:r w:rsidR="00E13422">
        <w:t>A</w:t>
      </w:r>
      <w:r w:rsidR="00AA51D1">
        <w:t>4</w:t>
      </w:r>
      <w:r>
        <w:noBreakHyphen/>
      </w:r>
      <w:r w:rsidR="00E13422">
        <w:t>13: Insurance rate</w:t>
      </w:r>
    </w:p>
    <w:p w14:paraId="504B1771" w14:textId="1B90901A" w:rsidR="00061257" w:rsidRPr="00061257" w:rsidRDefault="00061257" w:rsidP="00061257">
      <w:r>
        <w:rPr>
          <w:noProof/>
        </w:rPr>
        <w:drawing>
          <wp:inline distT="0" distB="0" distL="0" distR="0" wp14:anchorId="13F4F01E" wp14:editId="36AC6AFE">
            <wp:extent cx="4924425" cy="4667250"/>
            <wp:effectExtent l="0" t="0" r="9525" b="0"/>
            <wp:docPr id="31" name="Billede 3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lede 31" descr="Et billede, der indeholder tekst&#10;&#10;Automatisk genereret beskrivelse"/>
                    <pic:cNvPicPr/>
                  </pic:nvPicPr>
                  <pic:blipFill>
                    <a:blip r:embed="rId50"/>
                    <a:stretch>
                      <a:fillRect/>
                    </a:stretch>
                  </pic:blipFill>
                  <pic:spPr>
                    <a:xfrm>
                      <a:off x="0" y="0"/>
                      <a:ext cx="4924425" cy="4667250"/>
                    </a:xfrm>
                    <a:prstGeom prst="rect">
                      <a:avLst/>
                    </a:prstGeom>
                  </pic:spPr>
                </pic:pic>
              </a:graphicData>
            </a:graphic>
          </wp:inline>
        </w:drawing>
      </w:r>
    </w:p>
    <w:sectPr w:rsidR="00061257" w:rsidRPr="00061257" w:rsidSect="00D0045A">
      <w:headerReference w:type="default" r:id="rId51"/>
      <w:footerReference w:type="default" r:id="rId52"/>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1" w:author="Simon Thomsen" w:date="2022-12-15T08:15:00Z" w:initials="ST">
    <w:p w14:paraId="146604CC" w14:textId="77777777" w:rsidR="00366564" w:rsidRDefault="00366564" w:rsidP="00DA604A">
      <w:pPr>
        <w:pStyle w:val="Kommentartekst"/>
      </w:pPr>
      <w:r>
        <w:rPr>
          <w:rStyle w:val="Kommentarhenvisning"/>
        </w:rPr>
        <w:annotationRef/>
      </w:r>
      <w:r>
        <w:t>Inkluderer noget med økonomiens tilstand også - Arbejdsløsheds raten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6604C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55629" w16cex:dateUtc="2022-12-15T07: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6604CC" w16cid:durableId="2745562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C62158" w14:textId="77777777" w:rsidR="00200F9E" w:rsidRDefault="00200F9E" w:rsidP="005F6ED0">
      <w:pPr>
        <w:spacing w:after="0" w:line="240" w:lineRule="auto"/>
      </w:pPr>
      <w:r>
        <w:separator/>
      </w:r>
    </w:p>
  </w:endnote>
  <w:endnote w:type="continuationSeparator" w:id="0">
    <w:p w14:paraId="5B4979E5" w14:textId="77777777" w:rsidR="00200F9E" w:rsidRDefault="00200F9E"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0903F0" w14:textId="77777777" w:rsidR="00200F9E" w:rsidRDefault="00200F9E" w:rsidP="005F6ED0">
      <w:pPr>
        <w:spacing w:after="0" w:line="240" w:lineRule="auto"/>
      </w:pPr>
      <w:r>
        <w:separator/>
      </w:r>
    </w:p>
  </w:footnote>
  <w:footnote w:type="continuationSeparator" w:id="0">
    <w:p w14:paraId="4013E3F2" w14:textId="77777777" w:rsidR="00200F9E" w:rsidRDefault="00200F9E" w:rsidP="005F6ED0">
      <w:pPr>
        <w:spacing w:after="0" w:line="240" w:lineRule="auto"/>
      </w:pPr>
      <w:r>
        <w:continuationSeparator/>
      </w:r>
    </w:p>
  </w:footnote>
  <w:footnote w:id="1">
    <w:p w14:paraId="79723BFB" w14:textId="77777777" w:rsidR="003C4BAC" w:rsidRPr="005900D2" w:rsidDel="00366564" w:rsidRDefault="003C4BAC" w:rsidP="003C4BAC">
      <w:pPr>
        <w:pStyle w:val="Fodnotetekst"/>
        <w:rPr>
          <w:del w:id="39" w:author="Simon Thomsen" w:date="2022-12-15T08:12:00Z"/>
        </w:rPr>
      </w:pPr>
      <w:del w:id="40" w:author="Simon Thomsen" w:date="2022-12-15T08:12:00Z">
        <w:r w:rsidRPr="00967F45" w:rsidDel="00366564">
          <w:rPr>
            <w:rStyle w:val="Fodnotehenvisning"/>
          </w:rPr>
          <w:footnoteRef/>
        </w:r>
        <w:r w:rsidDel="00366564">
          <w:delText xml:space="preserve"> </w:delText>
        </w:r>
        <w:r w:rsidDel="00366564">
          <w:rPr>
            <w:rStyle w:val="cf01"/>
          </w:rPr>
          <w:delText>Theoretically we should look at the reservation salary, but as this is not observable studies usually use different measures of the wage.</w:delText>
        </w:r>
      </w:del>
    </w:p>
  </w:footnote>
  <w:footnote w:id="2">
    <w:p w14:paraId="6BAF6B95" w14:textId="51A205DB" w:rsidR="00176D07" w:rsidRPr="00176D07" w:rsidRDefault="00176D07">
      <w:pPr>
        <w:pStyle w:val="Fodnotetekst"/>
      </w:pPr>
      <w:r>
        <w:rPr>
          <w:rStyle w:val="Fodnotehenvisning"/>
        </w:rPr>
        <w:footnoteRef/>
      </w:r>
      <w:r>
        <w:t xml:space="preserve"> In the case of </w:t>
      </w:r>
      <w:r w:rsidR="009D1E5C">
        <w:t>Denmark,</w:t>
      </w:r>
      <w:r>
        <w:t xml:space="preserve"> we would expect this reverse effect to be lower, due to the effects of an active labor policy. </w:t>
      </w:r>
    </w:p>
  </w:footnote>
  <w:footnote w:id="3">
    <w:p w14:paraId="10C094FB" w14:textId="49E08D09" w:rsidR="00A82B25" w:rsidRPr="005634E3" w:rsidRDefault="00A82B25">
      <w:pPr>
        <w:pStyle w:val="Fodnotetekst"/>
      </w:pPr>
      <w:r>
        <w:rPr>
          <w:rStyle w:val="Fodnotehenvisning"/>
        </w:rPr>
        <w:footnoteRef/>
      </w:r>
      <w:r>
        <w:t xml:space="preserve"> </w:t>
      </w:r>
      <w:r w:rsidRPr="00A82B25">
        <w:t>Morten Aastrup writes under the organization” Landsorganisationen”, Magnus Jensen and Asbjørn Nørregaard writes under the organization ”Cevea”, and lastly Lizette Risgaard writes under the organization ”Fagbevægelsens Hovedorganisation”</w:t>
      </w:r>
    </w:p>
  </w:footnote>
  <w:footnote w:id="4">
    <w:p w14:paraId="5266F0F0" w14:textId="64A49960" w:rsidR="00D1625A" w:rsidRPr="005900D2" w:rsidRDefault="00D1625A">
      <w:pPr>
        <w:pStyle w:val="Fodnotetekst"/>
      </w:pPr>
      <w:r w:rsidRPr="00967F45">
        <w:rPr>
          <w:rStyle w:val="Fodnotehenvisning"/>
        </w:rPr>
        <w:footnoteRef/>
      </w:r>
      <w:r>
        <w:t xml:space="preserve"> </w:t>
      </w:r>
      <w:r>
        <w:rPr>
          <w:rStyle w:val="cf01"/>
        </w:rPr>
        <w:t xml:space="preserve">Benefits received if you do not meet the requirements of income insurance program. </w:t>
      </w:r>
    </w:p>
  </w:footnote>
  <w:footnote w:id="5">
    <w:p w14:paraId="3031AAA3" w14:textId="20B7692D" w:rsidR="00D1625A" w:rsidRPr="00D1625A" w:rsidRDefault="00D1625A">
      <w:pPr>
        <w:pStyle w:val="Fodnotetekst"/>
      </w:pPr>
      <w:r w:rsidRPr="00967F45">
        <w:rPr>
          <w:rStyle w:val="Fodnotehenvisning"/>
        </w:rPr>
        <w:footnoteRef/>
      </w:r>
      <w:r w:rsidRPr="00D1625A">
        <w:t xml:space="preserve"> In our opinion this assumption is quite unrealistic, but not many seems to criticize this assumption. </w:t>
      </w:r>
    </w:p>
  </w:footnote>
  <w:footnote w:id="6">
    <w:p w14:paraId="59717236" w14:textId="2218F032" w:rsidR="00EC5CB9" w:rsidRPr="00052901" w:rsidRDefault="00EC5CB9" w:rsidP="005E7208">
      <w:pPr>
        <w:pStyle w:val="pf0"/>
        <w:rPr>
          <w:rFonts w:asciiTheme="minorHAnsi" w:hAnsiTheme="minorHAnsi" w:cstheme="minorHAnsi"/>
          <w:sz w:val="18"/>
          <w:szCs w:val="18"/>
        </w:rPr>
      </w:pPr>
      <w:r w:rsidRPr="00052901">
        <w:rPr>
          <w:rStyle w:val="Fodnotehenvisning"/>
          <w:rFonts w:asciiTheme="minorHAnsi" w:hAnsiTheme="minorHAnsi" w:cstheme="minorHAnsi"/>
          <w:sz w:val="18"/>
          <w:szCs w:val="18"/>
        </w:rPr>
        <w:footnoteRef/>
      </w:r>
      <w:r w:rsidRPr="00052901">
        <w:rPr>
          <w:rFonts w:asciiTheme="minorHAnsi" w:hAnsiTheme="minorHAnsi" w:cstheme="minorHAnsi"/>
          <w:sz w:val="18"/>
          <w:szCs w:val="18"/>
        </w:rPr>
        <w:t xml:space="preserve"> </w:t>
      </w:r>
      <w:r w:rsidRPr="00052901">
        <w:rPr>
          <w:rStyle w:val="cf01"/>
          <w:rFonts w:asciiTheme="minorHAnsi" w:hAnsiTheme="minorHAnsi" w:cstheme="minorHAnsi"/>
        </w:rPr>
        <w:t>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w:t>
      </w:r>
      <w:r w:rsidR="00052901">
        <w:rPr>
          <w:rStyle w:val="cf01"/>
          <w:rFonts w:asciiTheme="minorHAnsi" w:hAnsiTheme="minorHAnsi" w:cstheme="minorHAnsi"/>
        </w:rPr>
        <w:t xml:space="preserve"> is</w:t>
      </w:r>
      <w:r w:rsidRPr="00052901">
        <w:rPr>
          <w:rStyle w:val="cf01"/>
          <w:rFonts w:asciiTheme="minorHAnsi" w:hAnsiTheme="minorHAnsi" w:cstheme="minorHAnsi"/>
        </w:rPr>
        <w:t xml:space="preserve"> not coming from the wage</w:t>
      </w:r>
      <w:r w:rsidR="00052901">
        <w:rPr>
          <w:rStyle w:val="cf01"/>
          <w:rFonts w:asciiTheme="minorHAnsi" w:hAnsiTheme="minorHAnsi" w:cstheme="minorHAnsi"/>
        </w:rPr>
        <w:t>s</w:t>
      </w:r>
      <w:r w:rsidRPr="00052901">
        <w:rPr>
          <w:rStyle w:val="cf01"/>
          <w:rFonts w:asciiTheme="minorHAnsi" w:hAnsiTheme="minorHAnsi" w:cstheme="minorHAnsi"/>
        </w:rPr>
        <w:t xml:space="preserve">, it will only increase the income insurance for the 85% receiving the maximum level. </w:t>
      </w:r>
    </w:p>
  </w:footnote>
  <w:footnote w:id="7">
    <w:p w14:paraId="3B2E79B4" w14:textId="4E5E930B" w:rsidR="005E7208" w:rsidRPr="00052901" w:rsidRDefault="005E7208">
      <w:pPr>
        <w:pStyle w:val="Fodnotetekst"/>
        <w:rPr>
          <w:rFonts w:cstheme="minorHAnsi"/>
          <w:sz w:val="18"/>
          <w:szCs w:val="18"/>
        </w:rPr>
      </w:pPr>
      <w:r w:rsidRPr="00052901">
        <w:rPr>
          <w:rStyle w:val="Fodnotehenvisning"/>
          <w:rFonts w:cstheme="minorHAnsi"/>
          <w:sz w:val="18"/>
          <w:szCs w:val="18"/>
        </w:rPr>
        <w:footnoteRef/>
      </w:r>
      <w:r w:rsidR="00052901">
        <w:rPr>
          <w:rFonts w:cstheme="minorHAnsi"/>
          <w:sz w:val="18"/>
          <w:szCs w:val="18"/>
        </w:rPr>
        <w:t xml:space="preserve"> </w:t>
      </w:r>
      <w:r w:rsidRPr="00052901">
        <w:rPr>
          <w:rFonts w:cstheme="minorHAnsi"/>
          <w:sz w:val="18"/>
          <w:szCs w:val="18"/>
        </w:rPr>
        <w:t xml:space="preserve">The share of people being a member of the income insurance program. </w:t>
      </w:r>
    </w:p>
  </w:footnote>
  <w:footnote w:id="8">
    <w:p w14:paraId="48DD71DE" w14:textId="7DA12B23" w:rsidR="00F268F7" w:rsidRPr="00F268F7" w:rsidRDefault="00F268F7">
      <w:pPr>
        <w:pStyle w:val="Fodnotetekst"/>
      </w:pPr>
      <w:r w:rsidRPr="00052901">
        <w:rPr>
          <w:rStyle w:val="Fodnotehenvisning"/>
          <w:rFonts w:cstheme="minorHAnsi"/>
          <w:sz w:val="18"/>
          <w:szCs w:val="18"/>
        </w:rPr>
        <w:footnoteRef/>
      </w:r>
      <w:r w:rsidRPr="00052901">
        <w:rPr>
          <w:rFonts w:cstheme="minorHAnsi"/>
          <w:sz w:val="18"/>
          <w:szCs w:val="18"/>
        </w:rPr>
        <w:t xml:space="preserve"> We do not see this as a problem, as we are mostly interested in the effects on unemployment.</w:t>
      </w:r>
    </w:p>
  </w:footnote>
  <w:footnote w:id="9">
    <w:p w14:paraId="0EDF4BBE" w14:textId="70FA28CB" w:rsidR="00675E6C" w:rsidRPr="005900D2" w:rsidRDefault="00675E6C">
      <w:pPr>
        <w:pStyle w:val="Fodnotetekst"/>
      </w:pPr>
      <w:r>
        <w:rPr>
          <w:rStyle w:val="Fodnotehenvisning"/>
        </w:rPr>
        <w:footnoteRef/>
      </w:r>
      <w:r>
        <w:t xml:space="preserve"> </w:t>
      </w:r>
      <w:r w:rsidRPr="00675E6C">
        <w:t xml:space="preserve">It should be noted that when adding in the macroeconomic channels we create a new baseline for each specific scenario, therefore when </w:t>
      </w:r>
      <w:r>
        <w:t>removing the suppressing of the state regulation rate</w:t>
      </w:r>
      <w:r w:rsidRPr="00675E6C">
        <w:t>, the economy can be in different states. Looking at how the baselines fit the current data we do</w:t>
      </w:r>
      <w:r>
        <w:t xml:space="preserve"> </w:t>
      </w:r>
      <w:r w:rsidRPr="00675E6C">
        <w:t>n</w:t>
      </w:r>
      <w:r>
        <w:t>o</w:t>
      </w:r>
      <w:r w:rsidRPr="00675E6C">
        <w:t>t see this as a major issue in comparing the results of each scenario.</w:t>
      </w:r>
      <w:r w:rsidRPr="005900D2">
        <w:t xml:space="preserve"> </w:t>
      </w:r>
    </w:p>
  </w:footnote>
  <w:footnote w:id="10">
    <w:p w14:paraId="4BF42E35" w14:textId="7BC37DA6" w:rsidR="00F018CF" w:rsidRPr="005900D2" w:rsidRDefault="00F018CF">
      <w:pPr>
        <w:pStyle w:val="Fodnotetekst"/>
      </w:pPr>
      <w:r w:rsidRPr="00967F45">
        <w:rPr>
          <w:rStyle w:val="Fodnotehenvisning"/>
        </w:rPr>
        <w:footnoteRef/>
      </w:r>
      <w:r>
        <w:t xml:space="preserve"> </w:t>
      </w:r>
      <w:r>
        <w:rPr>
          <w:rStyle w:val="cf01"/>
        </w:rPr>
        <w:t>In this case the estimate is upward biased as the shock does not affect the wages, therefor</w:t>
      </w:r>
      <w:r w:rsidR="00D969ED">
        <w:rPr>
          <w:rStyle w:val="cf01"/>
        </w:rPr>
        <w:t>e</w:t>
      </w:r>
      <w:r>
        <w:rPr>
          <w:rStyle w:val="cf01"/>
        </w:rPr>
        <w:t xml:space="preserve"> people not receiving the maximum level of income Insurance will not experience an increase. We analyze the effect of this in the sensitivity analysis pg.</w:t>
      </w:r>
      <w:r w:rsidR="00052901">
        <w:rPr>
          <w:rStyle w:val="cf01"/>
        </w:rPr>
        <w:t xml:space="preserve"> </w:t>
      </w:r>
      <w:r w:rsidR="00052901">
        <w:rPr>
          <w:rStyle w:val="cf01"/>
        </w:rPr>
        <w:fldChar w:fldCharType="begin"/>
      </w:r>
      <w:r w:rsidR="00052901">
        <w:rPr>
          <w:rStyle w:val="cf01"/>
        </w:rPr>
        <w:instrText xml:space="preserve"> PAGEREF _Ref120689876 \h </w:instrText>
      </w:r>
      <w:r w:rsidR="00052901">
        <w:rPr>
          <w:rStyle w:val="cf01"/>
        </w:rPr>
      </w:r>
      <w:r w:rsidR="00052901">
        <w:rPr>
          <w:rStyle w:val="cf01"/>
        </w:rPr>
        <w:fldChar w:fldCharType="separate"/>
      </w:r>
      <w:r w:rsidR="00052901">
        <w:rPr>
          <w:rStyle w:val="cf01"/>
          <w:noProof/>
        </w:rPr>
        <w:t>55</w:t>
      </w:r>
      <w:r w:rsidR="00052901">
        <w:rPr>
          <w:rStyle w:val="cf01"/>
        </w:rPr>
        <w:fldChar w:fldCharType="end"/>
      </w:r>
      <w:r>
        <w:rPr>
          <w:rStyle w:val="cf01"/>
        </w:rPr>
        <w:t>.</w:t>
      </w:r>
    </w:p>
  </w:footnote>
  <w:footnote w:id="11">
    <w:p w14:paraId="6E1EDBE7" w14:textId="3D0068C7" w:rsidR="00845283" w:rsidRPr="005900D2" w:rsidRDefault="00845283">
      <w:pPr>
        <w:pStyle w:val="Fodnotetekst"/>
      </w:pPr>
      <w:r w:rsidRPr="00967F45">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2">
    <w:p w14:paraId="15A7B6E5" w14:textId="59365743" w:rsidR="00845283" w:rsidRPr="005900D2" w:rsidRDefault="00845283">
      <w:pPr>
        <w:pStyle w:val="Fodnotetekst"/>
      </w:pPr>
      <w:r w:rsidRPr="00967F45">
        <w:rPr>
          <w:rStyle w:val="Fodnotehenvisning"/>
        </w:rPr>
        <w:footnoteRef/>
      </w:r>
      <w:r>
        <w:t xml:space="preserve"> </w:t>
      </w:r>
      <w:r w:rsidRPr="00845283">
        <w:t>Thereby</w:t>
      </w:r>
      <w:r>
        <w:t xml:space="preserve"> we leave out the two effect</w:t>
      </w:r>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3">
    <w:p w14:paraId="5A7FF35B" w14:textId="5E23B270" w:rsidR="00845283" w:rsidRPr="005900D2" w:rsidRDefault="00845283">
      <w:pPr>
        <w:pStyle w:val="Fodnotetekst"/>
      </w:pPr>
      <w:r w:rsidRPr="00967F45">
        <w:rPr>
          <w:rStyle w:val="Fodnotehenvisning"/>
        </w:rPr>
        <w:footnoteRef/>
      </w:r>
      <w:r>
        <w:t xml:space="preserve"> </w:t>
      </w:r>
      <w:r>
        <w:rPr>
          <w:rStyle w:val="cf01"/>
        </w:rPr>
        <w:t>The fall in unemployment compared with in scenario 1 is a bit surprising. We reach this result as the increase in the labor-force increases the amount of employed by an even higher magnitude. This may be a result of using a demand -led economy, where the employment is determined out from demand.</w:t>
      </w:r>
    </w:p>
  </w:footnote>
  <w:footnote w:id="14">
    <w:p w14:paraId="21D01B03" w14:textId="3FED5DA6" w:rsidR="00C100EC" w:rsidRPr="005900D2" w:rsidRDefault="00C100EC">
      <w:pPr>
        <w:pStyle w:val="Fodnotetekst"/>
      </w:pPr>
      <w:r w:rsidRPr="00967F45">
        <w:rPr>
          <w:rStyle w:val="Fodnotehenvisning"/>
        </w:rPr>
        <w:footnoteRef/>
      </w:r>
      <w:r>
        <w:t xml:space="preserve"> </w:t>
      </w:r>
      <w:r>
        <w:rPr>
          <w:rStyle w:val="cf01"/>
        </w:rPr>
        <w:t>Using this result, we calculate the elasticity</w:t>
      </w:r>
      <w:r w:rsidR="00052901">
        <w:rPr>
          <w:rStyle w:val="cf01"/>
        </w:rPr>
        <w:t xml:space="preserve"> of the macroeconomic effects</w:t>
      </w:r>
      <w:r>
        <w:rPr>
          <w:rStyle w:val="cf01"/>
        </w:rPr>
        <w:t xml:space="preserve"> to</w:t>
      </w:r>
      <w:r w:rsidR="00052901">
        <w:rPr>
          <w:rStyle w:val="cf01"/>
        </w:rPr>
        <w:t xml:space="preserve"> be</w:t>
      </w:r>
      <w:r>
        <w:rPr>
          <w:rStyle w:val="cf01"/>
        </w:rPr>
        <w:t xml:space="preserve"> approximately 3.5, using the micro elasticity calculated below we get the full macro elasticity to approximately 4. Comparing this with the results of </w:t>
      </w:r>
      <w:r>
        <w:rPr>
          <w:rStyle w:val="cf01"/>
        </w:rPr>
        <w:fldChar w:fldCharType="begin" w:fldLock="1"/>
      </w:r>
      <w:r>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who obtain a macro elasticity of 3, we overshoot this a bit. More interesting is the macro elasticity relative to the micro elasticity, where we get the macro elasticity to be eight times as high as the micro elasticity, whereas </w:t>
      </w:r>
      <w:r>
        <w:rPr>
          <w:rStyle w:val="cf01"/>
        </w:rPr>
        <w:fldChar w:fldCharType="begin" w:fldLock="1"/>
      </w:r>
      <w:r w:rsidR="003240E2">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only finds it to be twice as high.</w:t>
      </w:r>
    </w:p>
  </w:footnote>
  <w:footnote w:id="15">
    <w:p w14:paraId="0422AF64" w14:textId="6B303E91" w:rsidR="00D21A6E" w:rsidRPr="005900D2" w:rsidRDefault="00D21A6E">
      <w:pPr>
        <w:pStyle w:val="Fodnotetekst"/>
      </w:pPr>
      <w:r>
        <w:rPr>
          <w:rStyle w:val="Fodnotehenvisning"/>
        </w:rPr>
        <w:footnoteRef/>
      </w:r>
      <w:r>
        <w:t xml:space="preserve"> </w:t>
      </w:r>
      <w:r>
        <w:rPr>
          <w:rStyle w:val="cf01"/>
        </w:rPr>
        <w:t>The standard set-up of this method is</w:t>
      </w:r>
      <w:r w:rsidR="00052901">
        <w:rPr>
          <w:rStyle w:val="cf01"/>
        </w:rPr>
        <w:t xml:space="preserve"> as follows: I</w:t>
      </w:r>
      <w:r>
        <w:rPr>
          <w:rStyle w:val="cf01"/>
        </w:rPr>
        <w:t>f region 1 is hit by a shock (could be a political decision)</w:t>
      </w:r>
      <w:r w:rsidR="00052901">
        <w:rPr>
          <w:rStyle w:val="cf01"/>
        </w:rPr>
        <w:t>,</w:t>
      </w:r>
      <w:r>
        <w:rPr>
          <w:rStyle w:val="cf01"/>
        </w:rPr>
        <w:t xml:space="preserve"> </w:t>
      </w:r>
      <w:r w:rsidR="00052901">
        <w:rPr>
          <w:rStyle w:val="cf01"/>
        </w:rPr>
        <w:t>w</w:t>
      </w:r>
      <w:r>
        <w:rPr>
          <w:rStyle w:val="cf01"/>
        </w:rPr>
        <w:t>e use a region 2 not experiencing the shock to compare with region 1. Thereby using the development in region 2 as a proxy for how the development in region 1 would have continued if not hit by the shock.</w:t>
      </w:r>
    </w:p>
  </w:footnote>
  <w:footnote w:id="16">
    <w:p w14:paraId="3360922D" w14:textId="1A4DB9CB" w:rsidR="00C100EC" w:rsidRPr="005900D2" w:rsidRDefault="00C100EC">
      <w:pPr>
        <w:pStyle w:val="Fodnotetekst"/>
      </w:pPr>
      <w:r w:rsidRPr="00967F45">
        <w:rPr>
          <w:rStyle w:val="Fodnotehenvisning"/>
        </w:rPr>
        <w:footnoteRef/>
      </w:r>
      <w:r>
        <w:t xml:space="preserve"> </w:t>
      </w:r>
      <w:r>
        <w:rPr>
          <w:rStyle w:val="cf01"/>
        </w:rPr>
        <w:t>As we use a dynamic model, we get different estimates of the elasticity for every period. To compare results, we use an average of the elasticity calculated per year. Still there is differences whether we look at the elasticity immediately after the shock in 2016, or the elasticities 4 years after in 2020.</w:t>
      </w:r>
    </w:p>
  </w:footnote>
  <w:footnote w:id="17">
    <w:p w14:paraId="6F416863" w14:textId="2DCEF930" w:rsidR="00D21A6E" w:rsidRPr="005900D2" w:rsidRDefault="00D21A6E">
      <w:pPr>
        <w:pStyle w:val="Fodnotetekst"/>
      </w:pPr>
      <w:r>
        <w:rPr>
          <w:rStyle w:val="Fodnotehenvisning"/>
        </w:rPr>
        <w:footnoteRef/>
      </w:r>
      <w:r>
        <w:t xml:space="preserve"> </w:t>
      </w:r>
      <w:r>
        <w:rPr>
          <w:rStyle w:val="cf01"/>
        </w:rPr>
        <w:t>When categorizing Denmark to be profit-led as a closed economy we leave out the negative effect of the net exports, which will usually be the determining factor of categorizing open economies as profit-led, instead we only look at the relationship between the increase in consumption relative to the fall in investments when increasing the wage-share.</w:t>
      </w:r>
    </w:p>
  </w:footnote>
  <w:footnote w:id="18">
    <w:p w14:paraId="70C6B6EF" w14:textId="17CBC136" w:rsidR="00C100EC" w:rsidRPr="005900D2" w:rsidRDefault="00C100EC">
      <w:pPr>
        <w:pStyle w:val="Fodnotetekst"/>
      </w:pPr>
      <w:r w:rsidRPr="00967F45">
        <w:rPr>
          <w:rStyle w:val="Fodnotehenvisning"/>
        </w:rPr>
        <w:footnoteRef/>
      </w:r>
      <w:r>
        <w:t xml:space="preserve"> </w:t>
      </w:r>
      <w:r>
        <w:rPr>
          <w:rStyle w:val="cf01"/>
        </w:rPr>
        <w:t xml:space="preserve">In the appendix pg. </w:t>
      </w:r>
      <w:r w:rsidR="00052901">
        <w:rPr>
          <w:rStyle w:val="cf01"/>
        </w:rPr>
        <w:fldChar w:fldCharType="begin"/>
      </w:r>
      <w:r w:rsidR="00052901">
        <w:rPr>
          <w:rStyle w:val="cf01"/>
        </w:rPr>
        <w:instrText xml:space="preserve"> PAGEREF _Ref120689876 \h </w:instrText>
      </w:r>
      <w:r w:rsidR="00052901">
        <w:rPr>
          <w:rStyle w:val="cf01"/>
        </w:rPr>
      </w:r>
      <w:r w:rsidR="00052901">
        <w:rPr>
          <w:rStyle w:val="cf01"/>
        </w:rPr>
        <w:fldChar w:fldCharType="separate"/>
      </w:r>
      <w:r w:rsidR="00052901">
        <w:rPr>
          <w:rStyle w:val="cf01"/>
          <w:noProof/>
        </w:rPr>
        <w:t>55</w:t>
      </w:r>
      <w:r w:rsidR="00052901">
        <w:rPr>
          <w:rStyle w:val="cf01"/>
        </w:rPr>
        <w:fldChar w:fldCharType="end"/>
      </w:r>
      <w:r w:rsidR="00052901">
        <w:rPr>
          <w:rStyle w:val="cf01"/>
        </w:rPr>
        <w:t xml:space="preserve"> </w:t>
      </w:r>
      <w:r>
        <w:rPr>
          <w:rStyle w:val="cf01"/>
        </w:rPr>
        <w:t>we perform a sensitivity analysis finding that even with relatively large changes to the estimates in the consumption, investment, export and import functions the conclusion of Denmark being profit-led stands.</w:t>
      </w:r>
    </w:p>
  </w:footnote>
  <w:footnote w:id="19">
    <w:p w14:paraId="14DA72BB" w14:textId="2338D5DE" w:rsidR="00C100EC" w:rsidRPr="005900D2" w:rsidRDefault="00C100EC">
      <w:pPr>
        <w:pStyle w:val="Fodnotetekst"/>
      </w:pPr>
      <w:r w:rsidRPr="00967F45">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20">
    <w:p w14:paraId="1A8CC49C" w14:textId="294826D6" w:rsidR="00006999" w:rsidRPr="005900D2" w:rsidRDefault="00006999">
      <w:pPr>
        <w:pStyle w:val="Fodnotetekst"/>
      </w:pPr>
      <w:r w:rsidRPr="00967F45">
        <w:rPr>
          <w:rStyle w:val="Fodnotehenvisning"/>
        </w:rPr>
        <w:footnoteRef/>
      </w:r>
      <w:r>
        <w:t xml:space="preserve"> </w:t>
      </w:r>
      <w:r>
        <w:rPr>
          <w:rStyle w:val="cf01"/>
        </w:rPr>
        <w:t>Evaluated in 2025, so that the full effects have been carried through.</w:t>
      </w:r>
    </w:p>
  </w:footnote>
  <w:footnote w:id="21">
    <w:p w14:paraId="2AC894CC" w14:textId="57D71F02" w:rsidR="00006999" w:rsidRPr="005900D2" w:rsidRDefault="00006999">
      <w:pPr>
        <w:pStyle w:val="Fodnotetekst"/>
      </w:pPr>
      <w:r w:rsidRPr="00967F45">
        <w:rPr>
          <w:rStyle w:val="Fodnotehenvisning"/>
        </w:rPr>
        <w:footnoteRef/>
      </w:r>
      <w:r>
        <w:t xml:space="preserve"> </w:t>
      </w:r>
      <w:r>
        <w:rPr>
          <w:rStyle w:val="cf01"/>
        </w:rPr>
        <w:t>As the participation rate is fixed the fall in employment will directly result in an increase in unemployment of the same amount.</w:t>
      </w:r>
    </w:p>
  </w:footnote>
  <w:footnote w:id="22">
    <w:p w14:paraId="01B3DA56" w14:textId="39FC58EE" w:rsidR="00553FC6" w:rsidRPr="00553FC6" w:rsidRDefault="00553FC6">
      <w:pPr>
        <w:pStyle w:val="Fodnotetekst"/>
      </w:pPr>
      <w:r w:rsidRPr="00553FC6">
        <w:rPr>
          <w:rStyle w:val="Fodnotehenvisning"/>
        </w:rPr>
        <w:footnoteRef/>
      </w:r>
      <w:r w:rsidRPr="00553FC6">
        <w:t xml:space="preserve"> In future calculations we will use a value of 0.38</w:t>
      </w:r>
    </w:p>
  </w:footnote>
  <w:footnote w:id="23">
    <w:p w14:paraId="6D77F73D" w14:textId="77777777" w:rsidR="00573A0D" w:rsidRPr="005900D2" w:rsidRDefault="00573A0D" w:rsidP="00573A0D">
      <w:pPr>
        <w:pStyle w:val="Fodnotetekst"/>
      </w:pPr>
      <w:r w:rsidRPr="000577BB">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24">
    <w:p w14:paraId="5E8C2973" w14:textId="5B868648" w:rsidR="008668D4" w:rsidRPr="005900D2" w:rsidRDefault="008668D4" w:rsidP="008668D4">
      <w:pPr>
        <w:pStyle w:val="Fodnotetekst"/>
      </w:pPr>
      <w:r w:rsidRPr="00967F45">
        <w:rPr>
          <w:rStyle w:val="Fodnotehenvisning"/>
        </w:rPr>
        <w:footnoteRef/>
      </w:r>
      <w:r>
        <w:t xml:space="preserve"> </w:t>
      </w:r>
      <w:r>
        <w:rPr>
          <w:rStyle w:val="cf01"/>
        </w:rPr>
        <w:t>As this is the estimated value for 2016</w:t>
      </w:r>
      <w:r w:rsidR="001F04BC">
        <w:rPr>
          <w:rStyle w:val="cf01"/>
        </w:rPr>
        <w:t xml:space="preserve">, where the suppressing of the state regulation </w:t>
      </w:r>
      <w:r w:rsidR="00052901">
        <w:rPr>
          <w:rStyle w:val="cf01"/>
        </w:rPr>
        <w:t>percentage</w:t>
      </w:r>
      <w:r w:rsidR="001F04BC">
        <w:rPr>
          <w:rStyle w:val="cf01"/>
        </w:rPr>
        <w:t xml:space="preserve"> started</w:t>
      </w:r>
      <w:r>
        <w:rPr>
          <w:rStyle w:val="cf01"/>
        </w:rPr>
        <w:t>.</w:t>
      </w:r>
    </w:p>
  </w:footnote>
  <w:footnote w:id="25">
    <w:p w14:paraId="64540479" w14:textId="3618ADFA" w:rsidR="001F04BC" w:rsidRPr="005634E3" w:rsidRDefault="001F04BC">
      <w:pPr>
        <w:pStyle w:val="Fodnotetekst"/>
      </w:pPr>
      <w:r>
        <w:rPr>
          <w:rStyle w:val="Fodnotehenvisning"/>
        </w:rPr>
        <w:footnoteRef/>
      </w:r>
      <w:r>
        <w:t xml:space="preserve"> We use the value of 2016, as this is the year the suppressing of the state regulation percentage started.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4733E" w14:textId="0DA7A562" w:rsidR="00775321" w:rsidRPr="00775321" w:rsidRDefault="00775321" w:rsidP="00775321">
    <w:pPr>
      <w:pStyle w:val="Sidehoved"/>
      <w:tabs>
        <w:tab w:val="clear" w:pos="4819"/>
        <w:tab w:val="clear" w:pos="9638"/>
        <w:tab w:val="left" w:pos="7860"/>
      </w:tabs>
      <w:rPr>
        <w:lang w:val="da-DK"/>
      </w:rPr>
    </w:pPr>
    <w:r>
      <w:rPr>
        <w:lang w:val="da-DK"/>
      </w:rPr>
      <w:t xml:space="preserve">Simon Fløj Thomsen </w:t>
    </w:r>
    <w:r>
      <w:rPr>
        <w:lang w:val="da-DK"/>
      </w:rPr>
      <w:tab/>
      <w:t xml:space="preserve">9. Semester </w:t>
    </w:r>
    <w:proofErr w:type="spellStart"/>
    <w:r>
      <w:rPr>
        <w:lang w:val="da-DK"/>
      </w:rPr>
      <w:t>project</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Thomsen">
    <w15:presenceInfo w15:providerId="Windows Live" w15:userId="7d8d416fbc7e2ed1"/>
  </w15:person>
  <w15:person w15:author="Simon Fløj Thomsen">
    <w15:presenceInfo w15:providerId="None" w15:userId="Simon Fløj Thoms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5FD0"/>
    <w:rsid w:val="00006999"/>
    <w:rsid w:val="00007D2E"/>
    <w:rsid w:val="00010219"/>
    <w:rsid w:val="00011517"/>
    <w:rsid w:val="000123BC"/>
    <w:rsid w:val="00013666"/>
    <w:rsid w:val="000141E8"/>
    <w:rsid w:val="00014C74"/>
    <w:rsid w:val="00017C4E"/>
    <w:rsid w:val="000212EE"/>
    <w:rsid w:val="00021CDF"/>
    <w:rsid w:val="00022FF8"/>
    <w:rsid w:val="000240FC"/>
    <w:rsid w:val="00024C63"/>
    <w:rsid w:val="00025ACD"/>
    <w:rsid w:val="00026AE3"/>
    <w:rsid w:val="00030420"/>
    <w:rsid w:val="00033142"/>
    <w:rsid w:val="00033D62"/>
    <w:rsid w:val="000360BB"/>
    <w:rsid w:val="000412E2"/>
    <w:rsid w:val="000418F7"/>
    <w:rsid w:val="00043224"/>
    <w:rsid w:val="00044DFB"/>
    <w:rsid w:val="00044FA8"/>
    <w:rsid w:val="0004568C"/>
    <w:rsid w:val="00045701"/>
    <w:rsid w:val="00046BAD"/>
    <w:rsid w:val="000477A3"/>
    <w:rsid w:val="00047A84"/>
    <w:rsid w:val="000504BD"/>
    <w:rsid w:val="00051EFD"/>
    <w:rsid w:val="00052901"/>
    <w:rsid w:val="00052F0E"/>
    <w:rsid w:val="0005370F"/>
    <w:rsid w:val="00054260"/>
    <w:rsid w:val="0005620B"/>
    <w:rsid w:val="00056B79"/>
    <w:rsid w:val="00057821"/>
    <w:rsid w:val="00061257"/>
    <w:rsid w:val="0006174A"/>
    <w:rsid w:val="000627D0"/>
    <w:rsid w:val="0006288F"/>
    <w:rsid w:val="00062B51"/>
    <w:rsid w:val="000630D4"/>
    <w:rsid w:val="00064052"/>
    <w:rsid w:val="00064617"/>
    <w:rsid w:val="0006552D"/>
    <w:rsid w:val="0007004A"/>
    <w:rsid w:val="00072C21"/>
    <w:rsid w:val="00073123"/>
    <w:rsid w:val="00073F08"/>
    <w:rsid w:val="0007523E"/>
    <w:rsid w:val="000766E5"/>
    <w:rsid w:val="000772FC"/>
    <w:rsid w:val="00077A49"/>
    <w:rsid w:val="000804A7"/>
    <w:rsid w:val="000804DD"/>
    <w:rsid w:val="00082E46"/>
    <w:rsid w:val="00082FF3"/>
    <w:rsid w:val="000836FF"/>
    <w:rsid w:val="000837DA"/>
    <w:rsid w:val="000856FC"/>
    <w:rsid w:val="00086BC9"/>
    <w:rsid w:val="000876FC"/>
    <w:rsid w:val="00087984"/>
    <w:rsid w:val="000914E4"/>
    <w:rsid w:val="00091DEB"/>
    <w:rsid w:val="000924AE"/>
    <w:rsid w:val="000930C2"/>
    <w:rsid w:val="00093676"/>
    <w:rsid w:val="00094148"/>
    <w:rsid w:val="0009470F"/>
    <w:rsid w:val="00096242"/>
    <w:rsid w:val="000979F6"/>
    <w:rsid w:val="000A059F"/>
    <w:rsid w:val="000A3027"/>
    <w:rsid w:val="000A334F"/>
    <w:rsid w:val="000A5116"/>
    <w:rsid w:val="000A6093"/>
    <w:rsid w:val="000A6F43"/>
    <w:rsid w:val="000B0204"/>
    <w:rsid w:val="000B3321"/>
    <w:rsid w:val="000B6CD9"/>
    <w:rsid w:val="000C24CF"/>
    <w:rsid w:val="000C2886"/>
    <w:rsid w:val="000C36D7"/>
    <w:rsid w:val="000C3E5C"/>
    <w:rsid w:val="000C4B41"/>
    <w:rsid w:val="000C5AE2"/>
    <w:rsid w:val="000C6735"/>
    <w:rsid w:val="000C6E64"/>
    <w:rsid w:val="000D24F2"/>
    <w:rsid w:val="000D2FC6"/>
    <w:rsid w:val="000D5AB6"/>
    <w:rsid w:val="000D5EFB"/>
    <w:rsid w:val="000D74F8"/>
    <w:rsid w:val="000D7CF7"/>
    <w:rsid w:val="000E2DF7"/>
    <w:rsid w:val="000E35EA"/>
    <w:rsid w:val="000E3A81"/>
    <w:rsid w:val="000E5613"/>
    <w:rsid w:val="000E7BEC"/>
    <w:rsid w:val="000F052E"/>
    <w:rsid w:val="000F0B47"/>
    <w:rsid w:val="000F0D4B"/>
    <w:rsid w:val="000F139B"/>
    <w:rsid w:val="000F1AED"/>
    <w:rsid w:val="000F2529"/>
    <w:rsid w:val="000F288B"/>
    <w:rsid w:val="000F317D"/>
    <w:rsid w:val="000F3FE9"/>
    <w:rsid w:val="000F680F"/>
    <w:rsid w:val="00100B51"/>
    <w:rsid w:val="00101117"/>
    <w:rsid w:val="00103347"/>
    <w:rsid w:val="001047AB"/>
    <w:rsid w:val="00104803"/>
    <w:rsid w:val="0010513A"/>
    <w:rsid w:val="001051CC"/>
    <w:rsid w:val="00105580"/>
    <w:rsid w:val="001061B2"/>
    <w:rsid w:val="0010741B"/>
    <w:rsid w:val="001074B3"/>
    <w:rsid w:val="00107F45"/>
    <w:rsid w:val="00111564"/>
    <w:rsid w:val="001117B6"/>
    <w:rsid w:val="001138F6"/>
    <w:rsid w:val="00114EED"/>
    <w:rsid w:val="00117995"/>
    <w:rsid w:val="00120836"/>
    <w:rsid w:val="00125001"/>
    <w:rsid w:val="00125EBD"/>
    <w:rsid w:val="001271AB"/>
    <w:rsid w:val="00127EA8"/>
    <w:rsid w:val="00132150"/>
    <w:rsid w:val="00133187"/>
    <w:rsid w:val="0013694F"/>
    <w:rsid w:val="001417FD"/>
    <w:rsid w:val="00142E91"/>
    <w:rsid w:val="00144F71"/>
    <w:rsid w:val="00145BA3"/>
    <w:rsid w:val="00147306"/>
    <w:rsid w:val="00150126"/>
    <w:rsid w:val="00150DB5"/>
    <w:rsid w:val="00151A6F"/>
    <w:rsid w:val="00152282"/>
    <w:rsid w:val="00156602"/>
    <w:rsid w:val="00160AA0"/>
    <w:rsid w:val="00162AD8"/>
    <w:rsid w:val="00162CBB"/>
    <w:rsid w:val="00162CD9"/>
    <w:rsid w:val="0016509E"/>
    <w:rsid w:val="00166B1E"/>
    <w:rsid w:val="00167010"/>
    <w:rsid w:val="00167FDE"/>
    <w:rsid w:val="00170171"/>
    <w:rsid w:val="001722A0"/>
    <w:rsid w:val="00172AD0"/>
    <w:rsid w:val="00172D47"/>
    <w:rsid w:val="00173422"/>
    <w:rsid w:val="00173E7B"/>
    <w:rsid w:val="00174C5E"/>
    <w:rsid w:val="00175E58"/>
    <w:rsid w:val="00176D07"/>
    <w:rsid w:val="00181228"/>
    <w:rsid w:val="001814F6"/>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1664"/>
    <w:rsid w:val="001B284E"/>
    <w:rsid w:val="001B3107"/>
    <w:rsid w:val="001B37D9"/>
    <w:rsid w:val="001B6085"/>
    <w:rsid w:val="001B630A"/>
    <w:rsid w:val="001C1D6F"/>
    <w:rsid w:val="001C2035"/>
    <w:rsid w:val="001C4C18"/>
    <w:rsid w:val="001C50FB"/>
    <w:rsid w:val="001D0A2F"/>
    <w:rsid w:val="001D2C97"/>
    <w:rsid w:val="001D4F86"/>
    <w:rsid w:val="001D5D5B"/>
    <w:rsid w:val="001D7469"/>
    <w:rsid w:val="001E1981"/>
    <w:rsid w:val="001E2889"/>
    <w:rsid w:val="001E2E55"/>
    <w:rsid w:val="001E3AAB"/>
    <w:rsid w:val="001E5F77"/>
    <w:rsid w:val="001E66A8"/>
    <w:rsid w:val="001E73A2"/>
    <w:rsid w:val="001F04BC"/>
    <w:rsid w:val="001F087E"/>
    <w:rsid w:val="001F108A"/>
    <w:rsid w:val="001F1527"/>
    <w:rsid w:val="001F2583"/>
    <w:rsid w:val="001F320D"/>
    <w:rsid w:val="001F38A6"/>
    <w:rsid w:val="001F4309"/>
    <w:rsid w:val="001F6CAA"/>
    <w:rsid w:val="00200F9E"/>
    <w:rsid w:val="00201996"/>
    <w:rsid w:val="00205146"/>
    <w:rsid w:val="0020720A"/>
    <w:rsid w:val="00207C01"/>
    <w:rsid w:val="002103A8"/>
    <w:rsid w:val="00215694"/>
    <w:rsid w:val="00215E94"/>
    <w:rsid w:val="00220986"/>
    <w:rsid w:val="00223F82"/>
    <w:rsid w:val="002244CA"/>
    <w:rsid w:val="002248A4"/>
    <w:rsid w:val="002316D6"/>
    <w:rsid w:val="00231ED5"/>
    <w:rsid w:val="00232AB4"/>
    <w:rsid w:val="00234480"/>
    <w:rsid w:val="00234E1C"/>
    <w:rsid w:val="00235B07"/>
    <w:rsid w:val="002425AF"/>
    <w:rsid w:val="002449A4"/>
    <w:rsid w:val="00245BF2"/>
    <w:rsid w:val="002473E6"/>
    <w:rsid w:val="00247E37"/>
    <w:rsid w:val="00251120"/>
    <w:rsid w:val="0025132E"/>
    <w:rsid w:val="00251655"/>
    <w:rsid w:val="00253117"/>
    <w:rsid w:val="002535ED"/>
    <w:rsid w:val="002539F9"/>
    <w:rsid w:val="002564B8"/>
    <w:rsid w:val="002569C7"/>
    <w:rsid w:val="00262E6D"/>
    <w:rsid w:val="00262F3F"/>
    <w:rsid w:val="0026344E"/>
    <w:rsid w:val="00266716"/>
    <w:rsid w:val="00267A10"/>
    <w:rsid w:val="00267CBC"/>
    <w:rsid w:val="002700CE"/>
    <w:rsid w:val="0027031B"/>
    <w:rsid w:val="0027188B"/>
    <w:rsid w:val="0027369B"/>
    <w:rsid w:val="00273710"/>
    <w:rsid w:val="00274B3E"/>
    <w:rsid w:val="0027521C"/>
    <w:rsid w:val="002770FB"/>
    <w:rsid w:val="00281F51"/>
    <w:rsid w:val="00282129"/>
    <w:rsid w:val="00282F8F"/>
    <w:rsid w:val="00286BB8"/>
    <w:rsid w:val="00287C0E"/>
    <w:rsid w:val="00287E19"/>
    <w:rsid w:val="00292F95"/>
    <w:rsid w:val="00295DEE"/>
    <w:rsid w:val="002966DF"/>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0AD3"/>
    <w:rsid w:val="002C4166"/>
    <w:rsid w:val="002C669C"/>
    <w:rsid w:val="002D2C25"/>
    <w:rsid w:val="002D4028"/>
    <w:rsid w:val="002D5E55"/>
    <w:rsid w:val="002D77BE"/>
    <w:rsid w:val="002E0351"/>
    <w:rsid w:val="002E04A2"/>
    <w:rsid w:val="002E0B2C"/>
    <w:rsid w:val="002E0F79"/>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2F721B"/>
    <w:rsid w:val="0030022E"/>
    <w:rsid w:val="003013AA"/>
    <w:rsid w:val="003028C8"/>
    <w:rsid w:val="0030303A"/>
    <w:rsid w:val="00305E92"/>
    <w:rsid w:val="00305EB0"/>
    <w:rsid w:val="0030683A"/>
    <w:rsid w:val="00310534"/>
    <w:rsid w:val="003107E3"/>
    <w:rsid w:val="00310D7D"/>
    <w:rsid w:val="00311316"/>
    <w:rsid w:val="00313A09"/>
    <w:rsid w:val="00313FC0"/>
    <w:rsid w:val="003150F0"/>
    <w:rsid w:val="003204AC"/>
    <w:rsid w:val="003205F7"/>
    <w:rsid w:val="0032110E"/>
    <w:rsid w:val="0032294E"/>
    <w:rsid w:val="00322F1F"/>
    <w:rsid w:val="003240E2"/>
    <w:rsid w:val="00327399"/>
    <w:rsid w:val="0032745A"/>
    <w:rsid w:val="00332521"/>
    <w:rsid w:val="00333AEC"/>
    <w:rsid w:val="00333B3D"/>
    <w:rsid w:val="003402DC"/>
    <w:rsid w:val="00340753"/>
    <w:rsid w:val="003438B4"/>
    <w:rsid w:val="00343C95"/>
    <w:rsid w:val="0034422D"/>
    <w:rsid w:val="0034478F"/>
    <w:rsid w:val="00345E16"/>
    <w:rsid w:val="0034690F"/>
    <w:rsid w:val="003528D9"/>
    <w:rsid w:val="00352E9F"/>
    <w:rsid w:val="00357815"/>
    <w:rsid w:val="00360517"/>
    <w:rsid w:val="003622FD"/>
    <w:rsid w:val="00362402"/>
    <w:rsid w:val="00362B72"/>
    <w:rsid w:val="00362CB0"/>
    <w:rsid w:val="00362D03"/>
    <w:rsid w:val="0036380B"/>
    <w:rsid w:val="00363BDD"/>
    <w:rsid w:val="003642BF"/>
    <w:rsid w:val="003645DC"/>
    <w:rsid w:val="00366564"/>
    <w:rsid w:val="003674B6"/>
    <w:rsid w:val="00367558"/>
    <w:rsid w:val="00367F22"/>
    <w:rsid w:val="0037257E"/>
    <w:rsid w:val="00372F29"/>
    <w:rsid w:val="00372F93"/>
    <w:rsid w:val="003747E8"/>
    <w:rsid w:val="00377F4C"/>
    <w:rsid w:val="003811BF"/>
    <w:rsid w:val="00384121"/>
    <w:rsid w:val="003856B0"/>
    <w:rsid w:val="00387278"/>
    <w:rsid w:val="003873AB"/>
    <w:rsid w:val="00390BFE"/>
    <w:rsid w:val="003931E7"/>
    <w:rsid w:val="00394C13"/>
    <w:rsid w:val="00394F97"/>
    <w:rsid w:val="00395100"/>
    <w:rsid w:val="0039626A"/>
    <w:rsid w:val="00397708"/>
    <w:rsid w:val="003A0099"/>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BAC"/>
    <w:rsid w:val="003C4F0D"/>
    <w:rsid w:val="003C7715"/>
    <w:rsid w:val="003D0CEF"/>
    <w:rsid w:val="003D1361"/>
    <w:rsid w:val="003D13F0"/>
    <w:rsid w:val="003D2CF8"/>
    <w:rsid w:val="003D2F39"/>
    <w:rsid w:val="003D314F"/>
    <w:rsid w:val="003D40B6"/>
    <w:rsid w:val="003D4B18"/>
    <w:rsid w:val="003D4B98"/>
    <w:rsid w:val="003D574E"/>
    <w:rsid w:val="003E1DD6"/>
    <w:rsid w:val="003E1EBB"/>
    <w:rsid w:val="003E28E7"/>
    <w:rsid w:val="003E500D"/>
    <w:rsid w:val="003F066C"/>
    <w:rsid w:val="003F23A4"/>
    <w:rsid w:val="003F32AA"/>
    <w:rsid w:val="003F3836"/>
    <w:rsid w:val="003F7A29"/>
    <w:rsid w:val="00403B19"/>
    <w:rsid w:val="00410595"/>
    <w:rsid w:val="00412BC7"/>
    <w:rsid w:val="00414CC4"/>
    <w:rsid w:val="00416502"/>
    <w:rsid w:val="004173B8"/>
    <w:rsid w:val="004178EE"/>
    <w:rsid w:val="00421DBA"/>
    <w:rsid w:val="00425124"/>
    <w:rsid w:val="00425D00"/>
    <w:rsid w:val="004260CF"/>
    <w:rsid w:val="00431CFC"/>
    <w:rsid w:val="00432F71"/>
    <w:rsid w:val="004341BF"/>
    <w:rsid w:val="00434265"/>
    <w:rsid w:val="004355A7"/>
    <w:rsid w:val="0043603F"/>
    <w:rsid w:val="00440727"/>
    <w:rsid w:val="00445043"/>
    <w:rsid w:val="00445BFF"/>
    <w:rsid w:val="0044711A"/>
    <w:rsid w:val="00447F28"/>
    <w:rsid w:val="0045136C"/>
    <w:rsid w:val="00451A55"/>
    <w:rsid w:val="00457851"/>
    <w:rsid w:val="00460547"/>
    <w:rsid w:val="00463D22"/>
    <w:rsid w:val="00463DFD"/>
    <w:rsid w:val="00464265"/>
    <w:rsid w:val="00464811"/>
    <w:rsid w:val="00464870"/>
    <w:rsid w:val="00464ACD"/>
    <w:rsid w:val="00464DF8"/>
    <w:rsid w:val="00465A56"/>
    <w:rsid w:val="00466122"/>
    <w:rsid w:val="0046692F"/>
    <w:rsid w:val="00467047"/>
    <w:rsid w:val="00470F0B"/>
    <w:rsid w:val="00471CBD"/>
    <w:rsid w:val="00473312"/>
    <w:rsid w:val="00473604"/>
    <w:rsid w:val="0047394C"/>
    <w:rsid w:val="004829BD"/>
    <w:rsid w:val="00482E29"/>
    <w:rsid w:val="004878A3"/>
    <w:rsid w:val="00487A7C"/>
    <w:rsid w:val="0049139C"/>
    <w:rsid w:val="00492AEB"/>
    <w:rsid w:val="0049569D"/>
    <w:rsid w:val="0049756A"/>
    <w:rsid w:val="004A0D6D"/>
    <w:rsid w:val="004A128F"/>
    <w:rsid w:val="004A21DF"/>
    <w:rsid w:val="004A796F"/>
    <w:rsid w:val="004B616C"/>
    <w:rsid w:val="004B7170"/>
    <w:rsid w:val="004C00B0"/>
    <w:rsid w:val="004C0622"/>
    <w:rsid w:val="004C0FB6"/>
    <w:rsid w:val="004C2583"/>
    <w:rsid w:val="004C34FF"/>
    <w:rsid w:val="004C5315"/>
    <w:rsid w:val="004C59CA"/>
    <w:rsid w:val="004C7B41"/>
    <w:rsid w:val="004D12B6"/>
    <w:rsid w:val="004D585C"/>
    <w:rsid w:val="004D5878"/>
    <w:rsid w:val="004D59A0"/>
    <w:rsid w:val="004D7CEF"/>
    <w:rsid w:val="004E1218"/>
    <w:rsid w:val="004E1FF2"/>
    <w:rsid w:val="004E2A76"/>
    <w:rsid w:val="004E2D15"/>
    <w:rsid w:val="004E2F17"/>
    <w:rsid w:val="004E331C"/>
    <w:rsid w:val="004E4362"/>
    <w:rsid w:val="004E4CC5"/>
    <w:rsid w:val="004E640C"/>
    <w:rsid w:val="004F0914"/>
    <w:rsid w:val="004F609D"/>
    <w:rsid w:val="004F646D"/>
    <w:rsid w:val="004F68C8"/>
    <w:rsid w:val="004F68F1"/>
    <w:rsid w:val="004F76B5"/>
    <w:rsid w:val="0050083C"/>
    <w:rsid w:val="00502AC7"/>
    <w:rsid w:val="00503232"/>
    <w:rsid w:val="00503A28"/>
    <w:rsid w:val="00503D9C"/>
    <w:rsid w:val="00504BF2"/>
    <w:rsid w:val="00507D3C"/>
    <w:rsid w:val="005114AE"/>
    <w:rsid w:val="005125C9"/>
    <w:rsid w:val="00513D05"/>
    <w:rsid w:val="00515BE6"/>
    <w:rsid w:val="00517164"/>
    <w:rsid w:val="00521ACE"/>
    <w:rsid w:val="005244DB"/>
    <w:rsid w:val="005329C4"/>
    <w:rsid w:val="00533E84"/>
    <w:rsid w:val="00534BD7"/>
    <w:rsid w:val="00536BB3"/>
    <w:rsid w:val="00540405"/>
    <w:rsid w:val="005420C4"/>
    <w:rsid w:val="005423B4"/>
    <w:rsid w:val="00544105"/>
    <w:rsid w:val="00544881"/>
    <w:rsid w:val="005449E6"/>
    <w:rsid w:val="00546FE1"/>
    <w:rsid w:val="005500A7"/>
    <w:rsid w:val="0055114E"/>
    <w:rsid w:val="00551430"/>
    <w:rsid w:val="00551654"/>
    <w:rsid w:val="00552417"/>
    <w:rsid w:val="00552C3A"/>
    <w:rsid w:val="00552DDD"/>
    <w:rsid w:val="00553833"/>
    <w:rsid w:val="00553B3D"/>
    <w:rsid w:val="00553D39"/>
    <w:rsid w:val="00553FC6"/>
    <w:rsid w:val="00556129"/>
    <w:rsid w:val="005575E8"/>
    <w:rsid w:val="00557A09"/>
    <w:rsid w:val="005607CC"/>
    <w:rsid w:val="00560ED3"/>
    <w:rsid w:val="00561448"/>
    <w:rsid w:val="005621CD"/>
    <w:rsid w:val="005634E3"/>
    <w:rsid w:val="00564C1C"/>
    <w:rsid w:val="00564CAE"/>
    <w:rsid w:val="00565802"/>
    <w:rsid w:val="005665D4"/>
    <w:rsid w:val="00567F47"/>
    <w:rsid w:val="00570056"/>
    <w:rsid w:val="00572960"/>
    <w:rsid w:val="00572A34"/>
    <w:rsid w:val="00572E99"/>
    <w:rsid w:val="00573A0D"/>
    <w:rsid w:val="00573D4F"/>
    <w:rsid w:val="0057540B"/>
    <w:rsid w:val="005754A1"/>
    <w:rsid w:val="005759A8"/>
    <w:rsid w:val="00577AEF"/>
    <w:rsid w:val="0058393C"/>
    <w:rsid w:val="00583A8B"/>
    <w:rsid w:val="00583DA9"/>
    <w:rsid w:val="0058613A"/>
    <w:rsid w:val="005900D2"/>
    <w:rsid w:val="00592070"/>
    <w:rsid w:val="00593F91"/>
    <w:rsid w:val="00594072"/>
    <w:rsid w:val="0059745C"/>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2CD5"/>
    <w:rsid w:val="005D394C"/>
    <w:rsid w:val="005D666D"/>
    <w:rsid w:val="005E1037"/>
    <w:rsid w:val="005E2F00"/>
    <w:rsid w:val="005E538A"/>
    <w:rsid w:val="005E54A1"/>
    <w:rsid w:val="005E571D"/>
    <w:rsid w:val="005E57F5"/>
    <w:rsid w:val="005E6092"/>
    <w:rsid w:val="005E7208"/>
    <w:rsid w:val="005F034B"/>
    <w:rsid w:val="005F09CB"/>
    <w:rsid w:val="005F2952"/>
    <w:rsid w:val="005F2A9D"/>
    <w:rsid w:val="005F4E8E"/>
    <w:rsid w:val="005F5CFA"/>
    <w:rsid w:val="005F6ED0"/>
    <w:rsid w:val="005F74C9"/>
    <w:rsid w:val="006002F9"/>
    <w:rsid w:val="00600338"/>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42B2"/>
    <w:rsid w:val="00634972"/>
    <w:rsid w:val="00635057"/>
    <w:rsid w:val="00636A70"/>
    <w:rsid w:val="00637370"/>
    <w:rsid w:val="00637774"/>
    <w:rsid w:val="006409C0"/>
    <w:rsid w:val="006427A6"/>
    <w:rsid w:val="00642B69"/>
    <w:rsid w:val="00642F26"/>
    <w:rsid w:val="006434D7"/>
    <w:rsid w:val="006435B6"/>
    <w:rsid w:val="006454FF"/>
    <w:rsid w:val="00647143"/>
    <w:rsid w:val="006472FC"/>
    <w:rsid w:val="006503D9"/>
    <w:rsid w:val="00650FEB"/>
    <w:rsid w:val="0065225C"/>
    <w:rsid w:val="00653E38"/>
    <w:rsid w:val="006545D7"/>
    <w:rsid w:val="006550CF"/>
    <w:rsid w:val="00656813"/>
    <w:rsid w:val="00660437"/>
    <w:rsid w:val="00661FFD"/>
    <w:rsid w:val="00662931"/>
    <w:rsid w:val="00662F9B"/>
    <w:rsid w:val="00663217"/>
    <w:rsid w:val="00665784"/>
    <w:rsid w:val="00665CDD"/>
    <w:rsid w:val="0066742F"/>
    <w:rsid w:val="006677E4"/>
    <w:rsid w:val="00667CCA"/>
    <w:rsid w:val="00670703"/>
    <w:rsid w:val="00670BEF"/>
    <w:rsid w:val="00671230"/>
    <w:rsid w:val="0067474C"/>
    <w:rsid w:val="00674D5C"/>
    <w:rsid w:val="0067517D"/>
    <w:rsid w:val="00675E6C"/>
    <w:rsid w:val="00677830"/>
    <w:rsid w:val="00677913"/>
    <w:rsid w:val="00677F82"/>
    <w:rsid w:val="006800FF"/>
    <w:rsid w:val="0068041A"/>
    <w:rsid w:val="0068423F"/>
    <w:rsid w:val="006900ED"/>
    <w:rsid w:val="006909D0"/>
    <w:rsid w:val="00691825"/>
    <w:rsid w:val="00694187"/>
    <w:rsid w:val="006949E2"/>
    <w:rsid w:val="00697B08"/>
    <w:rsid w:val="006A0343"/>
    <w:rsid w:val="006A1276"/>
    <w:rsid w:val="006A228A"/>
    <w:rsid w:val="006A256A"/>
    <w:rsid w:val="006A2B2C"/>
    <w:rsid w:val="006A3EEA"/>
    <w:rsid w:val="006A4C7A"/>
    <w:rsid w:val="006B0059"/>
    <w:rsid w:val="006B378A"/>
    <w:rsid w:val="006B51E7"/>
    <w:rsid w:val="006B6212"/>
    <w:rsid w:val="006B71D2"/>
    <w:rsid w:val="006C3D5A"/>
    <w:rsid w:val="006C3F78"/>
    <w:rsid w:val="006C4623"/>
    <w:rsid w:val="006C5A1E"/>
    <w:rsid w:val="006C68C1"/>
    <w:rsid w:val="006C7E9A"/>
    <w:rsid w:val="006D056C"/>
    <w:rsid w:val="006D25A4"/>
    <w:rsid w:val="006D2B78"/>
    <w:rsid w:val="006D39AC"/>
    <w:rsid w:val="006D4472"/>
    <w:rsid w:val="006D48CD"/>
    <w:rsid w:val="006D4C4E"/>
    <w:rsid w:val="006D53C0"/>
    <w:rsid w:val="006D6FB9"/>
    <w:rsid w:val="006E2C40"/>
    <w:rsid w:val="006E4491"/>
    <w:rsid w:val="006E47C8"/>
    <w:rsid w:val="006E56C8"/>
    <w:rsid w:val="006E69D0"/>
    <w:rsid w:val="006F0F68"/>
    <w:rsid w:val="006F2C08"/>
    <w:rsid w:val="006F2CD4"/>
    <w:rsid w:val="006F3CF5"/>
    <w:rsid w:val="006F5E0A"/>
    <w:rsid w:val="00700D96"/>
    <w:rsid w:val="0070208A"/>
    <w:rsid w:val="007030A2"/>
    <w:rsid w:val="007058C1"/>
    <w:rsid w:val="00706B4F"/>
    <w:rsid w:val="00710D24"/>
    <w:rsid w:val="00711A72"/>
    <w:rsid w:val="00711C0B"/>
    <w:rsid w:val="00712B3E"/>
    <w:rsid w:val="0071348A"/>
    <w:rsid w:val="007173E7"/>
    <w:rsid w:val="00720B17"/>
    <w:rsid w:val="00721922"/>
    <w:rsid w:val="00724E4C"/>
    <w:rsid w:val="007250D8"/>
    <w:rsid w:val="00725B6E"/>
    <w:rsid w:val="007261A0"/>
    <w:rsid w:val="007267B7"/>
    <w:rsid w:val="00727684"/>
    <w:rsid w:val="00727980"/>
    <w:rsid w:val="00730EA8"/>
    <w:rsid w:val="00730FE1"/>
    <w:rsid w:val="00731F27"/>
    <w:rsid w:val="00732969"/>
    <w:rsid w:val="00733BD5"/>
    <w:rsid w:val="007361A0"/>
    <w:rsid w:val="00737B4B"/>
    <w:rsid w:val="00740738"/>
    <w:rsid w:val="007426B3"/>
    <w:rsid w:val="00744FD6"/>
    <w:rsid w:val="00745270"/>
    <w:rsid w:val="00745A47"/>
    <w:rsid w:val="00750710"/>
    <w:rsid w:val="0075087B"/>
    <w:rsid w:val="00750941"/>
    <w:rsid w:val="00751362"/>
    <w:rsid w:val="00753265"/>
    <w:rsid w:val="007539B0"/>
    <w:rsid w:val="0075427B"/>
    <w:rsid w:val="00755973"/>
    <w:rsid w:val="00757265"/>
    <w:rsid w:val="0075752D"/>
    <w:rsid w:val="00760CBE"/>
    <w:rsid w:val="00762FD9"/>
    <w:rsid w:val="007638F1"/>
    <w:rsid w:val="00763BD8"/>
    <w:rsid w:val="00764887"/>
    <w:rsid w:val="00766B70"/>
    <w:rsid w:val="00766C31"/>
    <w:rsid w:val="00767AF9"/>
    <w:rsid w:val="00770935"/>
    <w:rsid w:val="00775321"/>
    <w:rsid w:val="00776DA3"/>
    <w:rsid w:val="00780999"/>
    <w:rsid w:val="0078484D"/>
    <w:rsid w:val="007853D4"/>
    <w:rsid w:val="007868D7"/>
    <w:rsid w:val="00786A9E"/>
    <w:rsid w:val="00786CB2"/>
    <w:rsid w:val="00790385"/>
    <w:rsid w:val="007908F3"/>
    <w:rsid w:val="00791AAF"/>
    <w:rsid w:val="00791B11"/>
    <w:rsid w:val="00792AE4"/>
    <w:rsid w:val="007932B5"/>
    <w:rsid w:val="00794ED8"/>
    <w:rsid w:val="00794FD6"/>
    <w:rsid w:val="00795942"/>
    <w:rsid w:val="007969EC"/>
    <w:rsid w:val="007974B3"/>
    <w:rsid w:val="007A1018"/>
    <w:rsid w:val="007A200A"/>
    <w:rsid w:val="007A28D6"/>
    <w:rsid w:val="007A368B"/>
    <w:rsid w:val="007A3A04"/>
    <w:rsid w:val="007A3DA7"/>
    <w:rsid w:val="007A492E"/>
    <w:rsid w:val="007A59E1"/>
    <w:rsid w:val="007A68BD"/>
    <w:rsid w:val="007A6CD9"/>
    <w:rsid w:val="007B17B8"/>
    <w:rsid w:val="007B2804"/>
    <w:rsid w:val="007B3CF2"/>
    <w:rsid w:val="007B3DB0"/>
    <w:rsid w:val="007B4A4F"/>
    <w:rsid w:val="007B4B48"/>
    <w:rsid w:val="007B62CC"/>
    <w:rsid w:val="007C0476"/>
    <w:rsid w:val="007C05AF"/>
    <w:rsid w:val="007C272B"/>
    <w:rsid w:val="007C329C"/>
    <w:rsid w:val="007C3869"/>
    <w:rsid w:val="007C4CF5"/>
    <w:rsid w:val="007C7EE5"/>
    <w:rsid w:val="007D0CB8"/>
    <w:rsid w:val="007D17A3"/>
    <w:rsid w:val="007D3C27"/>
    <w:rsid w:val="007D531C"/>
    <w:rsid w:val="007D5417"/>
    <w:rsid w:val="007D6088"/>
    <w:rsid w:val="007D6E84"/>
    <w:rsid w:val="007D789C"/>
    <w:rsid w:val="007E2722"/>
    <w:rsid w:val="007E3D50"/>
    <w:rsid w:val="007E5408"/>
    <w:rsid w:val="007E6400"/>
    <w:rsid w:val="007E6698"/>
    <w:rsid w:val="007E6AD1"/>
    <w:rsid w:val="007F1377"/>
    <w:rsid w:val="007F2C8D"/>
    <w:rsid w:val="007F31FE"/>
    <w:rsid w:val="007F4513"/>
    <w:rsid w:val="007F7F59"/>
    <w:rsid w:val="0080080C"/>
    <w:rsid w:val="00800FEE"/>
    <w:rsid w:val="008054B1"/>
    <w:rsid w:val="00805A76"/>
    <w:rsid w:val="00805F2A"/>
    <w:rsid w:val="00806786"/>
    <w:rsid w:val="00806CA2"/>
    <w:rsid w:val="00807E9E"/>
    <w:rsid w:val="00810B0B"/>
    <w:rsid w:val="00812DCC"/>
    <w:rsid w:val="00814D8B"/>
    <w:rsid w:val="00816530"/>
    <w:rsid w:val="00816603"/>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1603"/>
    <w:rsid w:val="00851696"/>
    <w:rsid w:val="0085403F"/>
    <w:rsid w:val="00854445"/>
    <w:rsid w:val="00854CCC"/>
    <w:rsid w:val="00855200"/>
    <w:rsid w:val="00856060"/>
    <w:rsid w:val="00862CC3"/>
    <w:rsid w:val="00863342"/>
    <w:rsid w:val="008639FA"/>
    <w:rsid w:val="00863BC8"/>
    <w:rsid w:val="0086429D"/>
    <w:rsid w:val="0086586A"/>
    <w:rsid w:val="008668D4"/>
    <w:rsid w:val="00871621"/>
    <w:rsid w:val="00874529"/>
    <w:rsid w:val="0087511E"/>
    <w:rsid w:val="008757A6"/>
    <w:rsid w:val="008768FD"/>
    <w:rsid w:val="00877DD0"/>
    <w:rsid w:val="00877DE3"/>
    <w:rsid w:val="00881864"/>
    <w:rsid w:val="0088294C"/>
    <w:rsid w:val="00884655"/>
    <w:rsid w:val="00884952"/>
    <w:rsid w:val="00885CF7"/>
    <w:rsid w:val="00887198"/>
    <w:rsid w:val="00892444"/>
    <w:rsid w:val="008942B0"/>
    <w:rsid w:val="0089435C"/>
    <w:rsid w:val="0089459B"/>
    <w:rsid w:val="00894D66"/>
    <w:rsid w:val="00896ED0"/>
    <w:rsid w:val="0089791B"/>
    <w:rsid w:val="008A007F"/>
    <w:rsid w:val="008A0CA9"/>
    <w:rsid w:val="008A0E83"/>
    <w:rsid w:val="008A1EC4"/>
    <w:rsid w:val="008A2BE4"/>
    <w:rsid w:val="008A418F"/>
    <w:rsid w:val="008A592C"/>
    <w:rsid w:val="008A606E"/>
    <w:rsid w:val="008A6EF9"/>
    <w:rsid w:val="008A7460"/>
    <w:rsid w:val="008B316D"/>
    <w:rsid w:val="008B3728"/>
    <w:rsid w:val="008B486B"/>
    <w:rsid w:val="008B6507"/>
    <w:rsid w:val="008B6674"/>
    <w:rsid w:val="008B719F"/>
    <w:rsid w:val="008C02FE"/>
    <w:rsid w:val="008C04DB"/>
    <w:rsid w:val="008C2EAA"/>
    <w:rsid w:val="008C3542"/>
    <w:rsid w:val="008C3E64"/>
    <w:rsid w:val="008C5D1F"/>
    <w:rsid w:val="008C621B"/>
    <w:rsid w:val="008C679E"/>
    <w:rsid w:val="008C7887"/>
    <w:rsid w:val="008C7AAF"/>
    <w:rsid w:val="008D0625"/>
    <w:rsid w:val="008D4A0E"/>
    <w:rsid w:val="008D51BD"/>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5FCC"/>
    <w:rsid w:val="008F6D03"/>
    <w:rsid w:val="008F72FE"/>
    <w:rsid w:val="008F74FD"/>
    <w:rsid w:val="008F77EC"/>
    <w:rsid w:val="008F7F7E"/>
    <w:rsid w:val="00900EDC"/>
    <w:rsid w:val="00900F21"/>
    <w:rsid w:val="00902943"/>
    <w:rsid w:val="009029C0"/>
    <w:rsid w:val="00903D15"/>
    <w:rsid w:val="009042A8"/>
    <w:rsid w:val="00904464"/>
    <w:rsid w:val="00904699"/>
    <w:rsid w:val="00906730"/>
    <w:rsid w:val="009068FC"/>
    <w:rsid w:val="009111C1"/>
    <w:rsid w:val="0091531D"/>
    <w:rsid w:val="009157C3"/>
    <w:rsid w:val="00917541"/>
    <w:rsid w:val="0091768F"/>
    <w:rsid w:val="009215B4"/>
    <w:rsid w:val="00921C32"/>
    <w:rsid w:val="00921D2D"/>
    <w:rsid w:val="00922D7E"/>
    <w:rsid w:val="00924651"/>
    <w:rsid w:val="00925560"/>
    <w:rsid w:val="0092793F"/>
    <w:rsid w:val="00927CE6"/>
    <w:rsid w:val="00930F4D"/>
    <w:rsid w:val="00933239"/>
    <w:rsid w:val="00933BEF"/>
    <w:rsid w:val="00934626"/>
    <w:rsid w:val="00935D9A"/>
    <w:rsid w:val="009423DF"/>
    <w:rsid w:val="0094247A"/>
    <w:rsid w:val="00942B51"/>
    <w:rsid w:val="00943BA1"/>
    <w:rsid w:val="009457AA"/>
    <w:rsid w:val="00945EB8"/>
    <w:rsid w:val="00945EEF"/>
    <w:rsid w:val="00946215"/>
    <w:rsid w:val="009462C2"/>
    <w:rsid w:val="00946A96"/>
    <w:rsid w:val="00947449"/>
    <w:rsid w:val="00947FDD"/>
    <w:rsid w:val="0095038F"/>
    <w:rsid w:val="009518A8"/>
    <w:rsid w:val="0095297C"/>
    <w:rsid w:val="00955FB7"/>
    <w:rsid w:val="0095636B"/>
    <w:rsid w:val="00956BF1"/>
    <w:rsid w:val="00962FF7"/>
    <w:rsid w:val="00965238"/>
    <w:rsid w:val="009652E4"/>
    <w:rsid w:val="00965ED1"/>
    <w:rsid w:val="00967C56"/>
    <w:rsid w:val="00967F45"/>
    <w:rsid w:val="009705F4"/>
    <w:rsid w:val="009706FE"/>
    <w:rsid w:val="00971A89"/>
    <w:rsid w:val="0097260F"/>
    <w:rsid w:val="009754C1"/>
    <w:rsid w:val="00980B88"/>
    <w:rsid w:val="00980DDB"/>
    <w:rsid w:val="00981213"/>
    <w:rsid w:val="00981518"/>
    <w:rsid w:val="00981927"/>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489"/>
    <w:rsid w:val="009B386C"/>
    <w:rsid w:val="009B3878"/>
    <w:rsid w:val="009B54B2"/>
    <w:rsid w:val="009B61E6"/>
    <w:rsid w:val="009C1D5A"/>
    <w:rsid w:val="009C1F6B"/>
    <w:rsid w:val="009C25FC"/>
    <w:rsid w:val="009C295F"/>
    <w:rsid w:val="009C5A76"/>
    <w:rsid w:val="009C72AF"/>
    <w:rsid w:val="009C7D76"/>
    <w:rsid w:val="009C7F75"/>
    <w:rsid w:val="009D1295"/>
    <w:rsid w:val="009D1E5C"/>
    <w:rsid w:val="009D28BD"/>
    <w:rsid w:val="009D3FDF"/>
    <w:rsid w:val="009D470F"/>
    <w:rsid w:val="009D752D"/>
    <w:rsid w:val="009D7887"/>
    <w:rsid w:val="009D7F01"/>
    <w:rsid w:val="009E0A71"/>
    <w:rsid w:val="009E3EAA"/>
    <w:rsid w:val="009E4971"/>
    <w:rsid w:val="009E610D"/>
    <w:rsid w:val="009E62A5"/>
    <w:rsid w:val="009F5BDB"/>
    <w:rsid w:val="009F61ED"/>
    <w:rsid w:val="009F696F"/>
    <w:rsid w:val="009F733A"/>
    <w:rsid w:val="00A0271D"/>
    <w:rsid w:val="00A02C56"/>
    <w:rsid w:val="00A05EEE"/>
    <w:rsid w:val="00A10763"/>
    <w:rsid w:val="00A107A7"/>
    <w:rsid w:val="00A1110D"/>
    <w:rsid w:val="00A12CDC"/>
    <w:rsid w:val="00A1417C"/>
    <w:rsid w:val="00A21279"/>
    <w:rsid w:val="00A214CF"/>
    <w:rsid w:val="00A21C17"/>
    <w:rsid w:val="00A22D11"/>
    <w:rsid w:val="00A2572B"/>
    <w:rsid w:val="00A258EB"/>
    <w:rsid w:val="00A25DAD"/>
    <w:rsid w:val="00A26496"/>
    <w:rsid w:val="00A2729E"/>
    <w:rsid w:val="00A31433"/>
    <w:rsid w:val="00A31695"/>
    <w:rsid w:val="00A31D25"/>
    <w:rsid w:val="00A32105"/>
    <w:rsid w:val="00A32407"/>
    <w:rsid w:val="00A32739"/>
    <w:rsid w:val="00A33F6E"/>
    <w:rsid w:val="00A347C6"/>
    <w:rsid w:val="00A3492F"/>
    <w:rsid w:val="00A36179"/>
    <w:rsid w:val="00A37ED4"/>
    <w:rsid w:val="00A426F5"/>
    <w:rsid w:val="00A4273D"/>
    <w:rsid w:val="00A42D17"/>
    <w:rsid w:val="00A455E4"/>
    <w:rsid w:val="00A46484"/>
    <w:rsid w:val="00A50A3E"/>
    <w:rsid w:val="00A51212"/>
    <w:rsid w:val="00A517BE"/>
    <w:rsid w:val="00A5243E"/>
    <w:rsid w:val="00A54398"/>
    <w:rsid w:val="00A54F38"/>
    <w:rsid w:val="00A56D55"/>
    <w:rsid w:val="00A61600"/>
    <w:rsid w:val="00A61B04"/>
    <w:rsid w:val="00A624F1"/>
    <w:rsid w:val="00A62685"/>
    <w:rsid w:val="00A62CE3"/>
    <w:rsid w:val="00A63068"/>
    <w:rsid w:val="00A634D0"/>
    <w:rsid w:val="00A639B3"/>
    <w:rsid w:val="00A64A0B"/>
    <w:rsid w:val="00A65072"/>
    <w:rsid w:val="00A65427"/>
    <w:rsid w:val="00A66449"/>
    <w:rsid w:val="00A67746"/>
    <w:rsid w:val="00A70035"/>
    <w:rsid w:val="00A73C06"/>
    <w:rsid w:val="00A7403F"/>
    <w:rsid w:val="00A7461D"/>
    <w:rsid w:val="00A74720"/>
    <w:rsid w:val="00A75037"/>
    <w:rsid w:val="00A75B84"/>
    <w:rsid w:val="00A76722"/>
    <w:rsid w:val="00A76DD3"/>
    <w:rsid w:val="00A82B25"/>
    <w:rsid w:val="00A83A56"/>
    <w:rsid w:val="00A857B5"/>
    <w:rsid w:val="00A85823"/>
    <w:rsid w:val="00A8732E"/>
    <w:rsid w:val="00A87C53"/>
    <w:rsid w:val="00A91153"/>
    <w:rsid w:val="00A974C3"/>
    <w:rsid w:val="00AA2F82"/>
    <w:rsid w:val="00AA51D1"/>
    <w:rsid w:val="00AA537D"/>
    <w:rsid w:val="00AA5429"/>
    <w:rsid w:val="00AA7102"/>
    <w:rsid w:val="00AB13DF"/>
    <w:rsid w:val="00AB1C9F"/>
    <w:rsid w:val="00AB36A2"/>
    <w:rsid w:val="00AB3D2F"/>
    <w:rsid w:val="00AB46CB"/>
    <w:rsid w:val="00AB5675"/>
    <w:rsid w:val="00AB751C"/>
    <w:rsid w:val="00AC0541"/>
    <w:rsid w:val="00AC3265"/>
    <w:rsid w:val="00AC33B8"/>
    <w:rsid w:val="00AC4737"/>
    <w:rsid w:val="00AC4F97"/>
    <w:rsid w:val="00AC7AC8"/>
    <w:rsid w:val="00AD031C"/>
    <w:rsid w:val="00AD273E"/>
    <w:rsid w:val="00AD3A32"/>
    <w:rsid w:val="00AD4320"/>
    <w:rsid w:val="00AD7565"/>
    <w:rsid w:val="00AE0B5F"/>
    <w:rsid w:val="00AE0EB7"/>
    <w:rsid w:val="00AE2326"/>
    <w:rsid w:val="00AE3754"/>
    <w:rsid w:val="00AE3C66"/>
    <w:rsid w:val="00AE531D"/>
    <w:rsid w:val="00AE5E58"/>
    <w:rsid w:val="00AE68B3"/>
    <w:rsid w:val="00AE71E7"/>
    <w:rsid w:val="00AE78D2"/>
    <w:rsid w:val="00AF0E78"/>
    <w:rsid w:val="00AF165B"/>
    <w:rsid w:val="00AF5632"/>
    <w:rsid w:val="00AF7100"/>
    <w:rsid w:val="00B00D2F"/>
    <w:rsid w:val="00B02941"/>
    <w:rsid w:val="00B036CF"/>
    <w:rsid w:val="00B041EF"/>
    <w:rsid w:val="00B06091"/>
    <w:rsid w:val="00B0768F"/>
    <w:rsid w:val="00B07814"/>
    <w:rsid w:val="00B0781A"/>
    <w:rsid w:val="00B10B39"/>
    <w:rsid w:val="00B1158F"/>
    <w:rsid w:val="00B1293A"/>
    <w:rsid w:val="00B15085"/>
    <w:rsid w:val="00B22025"/>
    <w:rsid w:val="00B23402"/>
    <w:rsid w:val="00B23D52"/>
    <w:rsid w:val="00B24C1D"/>
    <w:rsid w:val="00B25D84"/>
    <w:rsid w:val="00B30949"/>
    <w:rsid w:val="00B30E9B"/>
    <w:rsid w:val="00B312A8"/>
    <w:rsid w:val="00B31314"/>
    <w:rsid w:val="00B31350"/>
    <w:rsid w:val="00B32590"/>
    <w:rsid w:val="00B329CB"/>
    <w:rsid w:val="00B33DEC"/>
    <w:rsid w:val="00B33E3B"/>
    <w:rsid w:val="00B373E3"/>
    <w:rsid w:val="00B40B23"/>
    <w:rsid w:val="00B40CDF"/>
    <w:rsid w:val="00B43E1A"/>
    <w:rsid w:val="00B43EDC"/>
    <w:rsid w:val="00B4576D"/>
    <w:rsid w:val="00B47F20"/>
    <w:rsid w:val="00B503F9"/>
    <w:rsid w:val="00B51E9A"/>
    <w:rsid w:val="00B53960"/>
    <w:rsid w:val="00B562FC"/>
    <w:rsid w:val="00B60855"/>
    <w:rsid w:val="00B61329"/>
    <w:rsid w:val="00B64ACD"/>
    <w:rsid w:val="00B65BE8"/>
    <w:rsid w:val="00B70A66"/>
    <w:rsid w:val="00B70CFA"/>
    <w:rsid w:val="00B722B1"/>
    <w:rsid w:val="00B73DDB"/>
    <w:rsid w:val="00B75AD4"/>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1D72"/>
    <w:rsid w:val="00BB389E"/>
    <w:rsid w:val="00BB5796"/>
    <w:rsid w:val="00BB5FA2"/>
    <w:rsid w:val="00BB6B8C"/>
    <w:rsid w:val="00BC0838"/>
    <w:rsid w:val="00BC0EF3"/>
    <w:rsid w:val="00BC1E01"/>
    <w:rsid w:val="00BC22EB"/>
    <w:rsid w:val="00BC3066"/>
    <w:rsid w:val="00BC3C9E"/>
    <w:rsid w:val="00BC4458"/>
    <w:rsid w:val="00BC4A00"/>
    <w:rsid w:val="00BC4F7C"/>
    <w:rsid w:val="00BC52F4"/>
    <w:rsid w:val="00BD0752"/>
    <w:rsid w:val="00BD0882"/>
    <w:rsid w:val="00BD2562"/>
    <w:rsid w:val="00BD4800"/>
    <w:rsid w:val="00BD5669"/>
    <w:rsid w:val="00BD7A2E"/>
    <w:rsid w:val="00BE0CFC"/>
    <w:rsid w:val="00BE1D62"/>
    <w:rsid w:val="00BE49F5"/>
    <w:rsid w:val="00BE5F4C"/>
    <w:rsid w:val="00BE6053"/>
    <w:rsid w:val="00BE6902"/>
    <w:rsid w:val="00BE6ECA"/>
    <w:rsid w:val="00BE7695"/>
    <w:rsid w:val="00BF05F0"/>
    <w:rsid w:val="00BF11E0"/>
    <w:rsid w:val="00BF1897"/>
    <w:rsid w:val="00BF1D8A"/>
    <w:rsid w:val="00BF1EB5"/>
    <w:rsid w:val="00BF3FA4"/>
    <w:rsid w:val="00BF5C5C"/>
    <w:rsid w:val="00BF5E9C"/>
    <w:rsid w:val="00BF601F"/>
    <w:rsid w:val="00C01085"/>
    <w:rsid w:val="00C0235F"/>
    <w:rsid w:val="00C04157"/>
    <w:rsid w:val="00C04215"/>
    <w:rsid w:val="00C04F99"/>
    <w:rsid w:val="00C053D9"/>
    <w:rsid w:val="00C074C2"/>
    <w:rsid w:val="00C100EC"/>
    <w:rsid w:val="00C11286"/>
    <w:rsid w:val="00C1149C"/>
    <w:rsid w:val="00C12361"/>
    <w:rsid w:val="00C129CD"/>
    <w:rsid w:val="00C12A03"/>
    <w:rsid w:val="00C13BE7"/>
    <w:rsid w:val="00C155F4"/>
    <w:rsid w:val="00C16738"/>
    <w:rsid w:val="00C1692A"/>
    <w:rsid w:val="00C178C5"/>
    <w:rsid w:val="00C17C13"/>
    <w:rsid w:val="00C17E43"/>
    <w:rsid w:val="00C21116"/>
    <w:rsid w:val="00C21C3D"/>
    <w:rsid w:val="00C22BC4"/>
    <w:rsid w:val="00C23C1C"/>
    <w:rsid w:val="00C24122"/>
    <w:rsid w:val="00C2684E"/>
    <w:rsid w:val="00C27226"/>
    <w:rsid w:val="00C30065"/>
    <w:rsid w:val="00C3081B"/>
    <w:rsid w:val="00C3353B"/>
    <w:rsid w:val="00C34CD1"/>
    <w:rsid w:val="00C359FB"/>
    <w:rsid w:val="00C376AB"/>
    <w:rsid w:val="00C40061"/>
    <w:rsid w:val="00C44380"/>
    <w:rsid w:val="00C5121C"/>
    <w:rsid w:val="00C5526D"/>
    <w:rsid w:val="00C55837"/>
    <w:rsid w:val="00C55C6D"/>
    <w:rsid w:val="00C565EE"/>
    <w:rsid w:val="00C56F57"/>
    <w:rsid w:val="00C57F78"/>
    <w:rsid w:val="00C632AF"/>
    <w:rsid w:val="00C63AC0"/>
    <w:rsid w:val="00C63E25"/>
    <w:rsid w:val="00C6598F"/>
    <w:rsid w:val="00C66184"/>
    <w:rsid w:val="00C6733C"/>
    <w:rsid w:val="00C73B15"/>
    <w:rsid w:val="00C74F09"/>
    <w:rsid w:val="00C7684F"/>
    <w:rsid w:val="00C7733A"/>
    <w:rsid w:val="00C8083A"/>
    <w:rsid w:val="00C81939"/>
    <w:rsid w:val="00C83D12"/>
    <w:rsid w:val="00C84591"/>
    <w:rsid w:val="00C858DE"/>
    <w:rsid w:val="00C87AA6"/>
    <w:rsid w:val="00C913D8"/>
    <w:rsid w:val="00C92956"/>
    <w:rsid w:val="00C92BC2"/>
    <w:rsid w:val="00C9325D"/>
    <w:rsid w:val="00C939CA"/>
    <w:rsid w:val="00C95362"/>
    <w:rsid w:val="00C964B0"/>
    <w:rsid w:val="00CA076F"/>
    <w:rsid w:val="00CA09FF"/>
    <w:rsid w:val="00CA12CD"/>
    <w:rsid w:val="00CA13D5"/>
    <w:rsid w:val="00CA188B"/>
    <w:rsid w:val="00CA217F"/>
    <w:rsid w:val="00CA2488"/>
    <w:rsid w:val="00CA2502"/>
    <w:rsid w:val="00CA5C6A"/>
    <w:rsid w:val="00CA6774"/>
    <w:rsid w:val="00CA6CCB"/>
    <w:rsid w:val="00CB0740"/>
    <w:rsid w:val="00CB165C"/>
    <w:rsid w:val="00CB1B8E"/>
    <w:rsid w:val="00CB24AF"/>
    <w:rsid w:val="00CB3248"/>
    <w:rsid w:val="00CB6B8E"/>
    <w:rsid w:val="00CB7792"/>
    <w:rsid w:val="00CB7DC8"/>
    <w:rsid w:val="00CC02CD"/>
    <w:rsid w:val="00CC180E"/>
    <w:rsid w:val="00CC1AB0"/>
    <w:rsid w:val="00CC304A"/>
    <w:rsid w:val="00CC532F"/>
    <w:rsid w:val="00CC6A92"/>
    <w:rsid w:val="00CC6F6A"/>
    <w:rsid w:val="00CD06AB"/>
    <w:rsid w:val="00CD0F6F"/>
    <w:rsid w:val="00CD17D9"/>
    <w:rsid w:val="00CD2B12"/>
    <w:rsid w:val="00CD3A03"/>
    <w:rsid w:val="00CD71C2"/>
    <w:rsid w:val="00CE325F"/>
    <w:rsid w:val="00CE439A"/>
    <w:rsid w:val="00CE448D"/>
    <w:rsid w:val="00CE51A5"/>
    <w:rsid w:val="00CE6810"/>
    <w:rsid w:val="00CE72D3"/>
    <w:rsid w:val="00CF0A6A"/>
    <w:rsid w:val="00CF0F0D"/>
    <w:rsid w:val="00CF26A9"/>
    <w:rsid w:val="00CF51F3"/>
    <w:rsid w:val="00CF5F9D"/>
    <w:rsid w:val="00CF6060"/>
    <w:rsid w:val="00D00185"/>
    <w:rsid w:val="00D0045A"/>
    <w:rsid w:val="00D023C1"/>
    <w:rsid w:val="00D0261D"/>
    <w:rsid w:val="00D0380D"/>
    <w:rsid w:val="00D0428D"/>
    <w:rsid w:val="00D058B9"/>
    <w:rsid w:val="00D06507"/>
    <w:rsid w:val="00D12279"/>
    <w:rsid w:val="00D15118"/>
    <w:rsid w:val="00D15FB3"/>
    <w:rsid w:val="00D1625A"/>
    <w:rsid w:val="00D1693E"/>
    <w:rsid w:val="00D171AC"/>
    <w:rsid w:val="00D20CDF"/>
    <w:rsid w:val="00D21107"/>
    <w:rsid w:val="00D2140C"/>
    <w:rsid w:val="00D21A6E"/>
    <w:rsid w:val="00D22628"/>
    <w:rsid w:val="00D2272D"/>
    <w:rsid w:val="00D22845"/>
    <w:rsid w:val="00D22948"/>
    <w:rsid w:val="00D23556"/>
    <w:rsid w:val="00D2398E"/>
    <w:rsid w:val="00D242A7"/>
    <w:rsid w:val="00D27422"/>
    <w:rsid w:val="00D30DA3"/>
    <w:rsid w:val="00D33510"/>
    <w:rsid w:val="00D35E1E"/>
    <w:rsid w:val="00D373B9"/>
    <w:rsid w:val="00D37B2C"/>
    <w:rsid w:val="00D41C51"/>
    <w:rsid w:val="00D43152"/>
    <w:rsid w:val="00D439B0"/>
    <w:rsid w:val="00D43EB4"/>
    <w:rsid w:val="00D44ECD"/>
    <w:rsid w:val="00D44FD0"/>
    <w:rsid w:val="00D468B5"/>
    <w:rsid w:val="00D5311F"/>
    <w:rsid w:val="00D539ED"/>
    <w:rsid w:val="00D54324"/>
    <w:rsid w:val="00D543CE"/>
    <w:rsid w:val="00D572C2"/>
    <w:rsid w:val="00D61B0A"/>
    <w:rsid w:val="00D63D8B"/>
    <w:rsid w:val="00D650C6"/>
    <w:rsid w:val="00D677C5"/>
    <w:rsid w:val="00D67ABC"/>
    <w:rsid w:val="00D70885"/>
    <w:rsid w:val="00D71028"/>
    <w:rsid w:val="00D719D9"/>
    <w:rsid w:val="00D739FB"/>
    <w:rsid w:val="00D7453A"/>
    <w:rsid w:val="00D74D8E"/>
    <w:rsid w:val="00D75400"/>
    <w:rsid w:val="00D75C29"/>
    <w:rsid w:val="00D769F0"/>
    <w:rsid w:val="00D77EFC"/>
    <w:rsid w:val="00D80B60"/>
    <w:rsid w:val="00D830E9"/>
    <w:rsid w:val="00D83617"/>
    <w:rsid w:val="00D848CD"/>
    <w:rsid w:val="00D85753"/>
    <w:rsid w:val="00D867D3"/>
    <w:rsid w:val="00D86BA3"/>
    <w:rsid w:val="00D871AF"/>
    <w:rsid w:val="00D8733D"/>
    <w:rsid w:val="00D876ED"/>
    <w:rsid w:val="00D87CB3"/>
    <w:rsid w:val="00D9046B"/>
    <w:rsid w:val="00D94584"/>
    <w:rsid w:val="00D96868"/>
    <w:rsid w:val="00D969ED"/>
    <w:rsid w:val="00D9709B"/>
    <w:rsid w:val="00DA029E"/>
    <w:rsid w:val="00DA20D1"/>
    <w:rsid w:val="00DA7D8B"/>
    <w:rsid w:val="00DA7ED0"/>
    <w:rsid w:val="00DB01F2"/>
    <w:rsid w:val="00DB083A"/>
    <w:rsid w:val="00DB18F7"/>
    <w:rsid w:val="00DB2843"/>
    <w:rsid w:val="00DB287A"/>
    <w:rsid w:val="00DB3517"/>
    <w:rsid w:val="00DB56DC"/>
    <w:rsid w:val="00DB5A7D"/>
    <w:rsid w:val="00DB7710"/>
    <w:rsid w:val="00DC0289"/>
    <w:rsid w:val="00DC02FE"/>
    <w:rsid w:val="00DC0BA1"/>
    <w:rsid w:val="00DC2287"/>
    <w:rsid w:val="00DC2777"/>
    <w:rsid w:val="00DC2929"/>
    <w:rsid w:val="00DC2C78"/>
    <w:rsid w:val="00DC3AF8"/>
    <w:rsid w:val="00DC73D6"/>
    <w:rsid w:val="00DD2782"/>
    <w:rsid w:val="00DD500B"/>
    <w:rsid w:val="00DD6234"/>
    <w:rsid w:val="00DD742A"/>
    <w:rsid w:val="00DD796D"/>
    <w:rsid w:val="00DE0E67"/>
    <w:rsid w:val="00DE16C7"/>
    <w:rsid w:val="00DE20BF"/>
    <w:rsid w:val="00DE26DA"/>
    <w:rsid w:val="00DE460E"/>
    <w:rsid w:val="00DE62EB"/>
    <w:rsid w:val="00DE77BD"/>
    <w:rsid w:val="00DF1CFA"/>
    <w:rsid w:val="00DF306B"/>
    <w:rsid w:val="00DF372B"/>
    <w:rsid w:val="00DF3A06"/>
    <w:rsid w:val="00DF450F"/>
    <w:rsid w:val="00DF5153"/>
    <w:rsid w:val="00DF5ADC"/>
    <w:rsid w:val="00DF5EAD"/>
    <w:rsid w:val="00E01740"/>
    <w:rsid w:val="00E01B59"/>
    <w:rsid w:val="00E03D34"/>
    <w:rsid w:val="00E04480"/>
    <w:rsid w:val="00E06031"/>
    <w:rsid w:val="00E06F4E"/>
    <w:rsid w:val="00E118A7"/>
    <w:rsid w:val="00E133AB"/>
    <w:rsid w:val="00E13422"/>
    <w:rsid w:val="00E14C64"/>
    <w:rsid w:val="00E21539"/>
    <w:rsid w:val="00E23ABB"/>
    <w:rsid w:val="00E246B1"/>
    <w:rsid w:val="00E30322"/>
    <w:rsid w:val="00E32A6D"/>
    <w:rsid w:val="00E334EE"/>
    <w:rsid w:val="00E334EF"/>
    <w:rsid w:val="00E33DD6"/>
    <w:rsid w:val="00E34F1B"/>
    <w:rsid w:val="00E35333"/>
    <w:rsid w:val="00E36D4D"/>
    <w:rsid w:val="00E37282"/>
    <w:rsid w:val="00E37596"/>
    <w:rsid w:val="00E4200B"/>
    <w:rsid w:val="00E427BB"/>
    <w:rsid w:val="00E43D4F"/>
    <w:rsid w:val="00E44FD3"/>
    <w:rsid w:val="00E450F0"/>
    <w:rsid w:val="00E45206"/>
    <w:rsid w:val="00E46729"/>
    <w:rsid w:val="00E47E6F"/>
    <w:rsid w:val="00E50349"/>
    <w:rsid w:val="00E50820"/>
    <w:rsid w:val="00E54160"/>
    <w:rsid w:val="00E55BA0"/>
    <w:rsid w:val="00E5618E"/>
    <w:rsid w:val="00E561F7"/>
    <w:rsid w:val="00E57C40"/>
    <w:rsid w:val="00E60618"/>
    <w:rsid w:val="00E62D8D"/>
    <w:rsid w:val="00E65BE3"/>
    <w:rsid w:val="00E66151"/>
    <w:rsid w:val="00E67E1E"/>
    <w:rsid w:val="00E7001C"/>
    <w:rsid w:val="00E71B17"/>
    <w:rsid w:val="00E71D8E"/>
    <w:rsid w:val="00E73119"/>
    <w:rsid w:val="00E734B2"/>
    <w:rsid w:val="00E77B5F"/>
    <w:rsid w:val="00E81755"/>
    <w:rsid w:val="00E83A4D"/>
    <w:rsid w:val="00E83F11"/>
    <w:rsid w:val="00E840E6"/>
    <w:rsid w:val="00E84765"/>
    <w:rsid w:val="00E861C4"/>
    <w:rsid w:val="00E87C76"/>
    <w:rsid w:val="00E917DD"/>
    <w:rsid w:val="00E94BBF"/>
    <w:rsid w:val="00E95DE7"/>
    <w:rsid w:val="00EA3CF1"/>
    <w:rsid w:val="00EA455C"/>
    <w:rsid w:val="00EA663C"/>
    <w:rsid w:val="00EA706C"/>
    <w:rsid w:val="00EB0D5D"/>
    <w:rsid w:val="00EB0F0A"/>
    <w:rsid w:val="00EB18A1"/>
    <w:rsid w:val="00EB209C"/>
    <w:rsid w:val="00EB3864"/>
    <w:rsid w:val="00EB504E"/>
    <w:rsid w:val="00EB54FF"/>
    <w:rsid w:val="00EB7CB3"/>
    <w:rsid w:val="00EC33AB"/>
    <w:rsid w:val="00EC578D"/>
    <w:rsid w:val="00EC5CB9"/>
    <w:rsid w:val="00ED06D9"/>
    <w:rsid w:val="00ED0C06"/>
    <w:rsid w:val="00ED3896"/>
    <w:rsid w:val="00ED38CE"/>
    <w:rsid w:val="00ED3C43"/>
    <w:rsid w:val="00EE17FC"/>
    <w:rsid w:val="00EE180D"/>
    <w:rsid w:val="00EE677A"/>
    <w:rsid w:val="00EE6980"/>
    <w:rsid w:val="00EE6C6F"/>
    <w:rsid w:val="00EE7B67"/>
    <w:rsid w:val="00EE7EDF"/>
    <w:rsid w:val="00EF18D3"/>
    <w:rsid w:val="00EF24B6"/>
    <w:rsid w:val="00EF4E01"/>
    <w:rsid w:val="00EF56E5"/>
    <w:rsid w:val="00F00A78"/>
    <w:rsid w:val="00F010F8"/>
    <w:rsid w:val="00F018CF"/>
    <w:rsid w:val="00F03D6E"/>
    <w:rsid w:val="00F04E63"/>
    <w:rsid w:val="00F0515C"/>
    <w:rsid w:val="00F064D3"/>
    <w:rsid w:val="00F073B9"/>
    <w:rsid w:val="00F10544"/>
    <w:rsid w:val="00F12EE0"/>
    <w:rsid w:val="00F13439"/>
    <w:rsid w:val="00F1397C"/>
    <w:rsid w:val="00F165BB"/>
    <w:rsid w:val="00F1731B"/>
    <w:rsid w:val="00F20542"/>
    <w:rsid w:val="00F2092E"/>
    <w:rsid w:val="00F21B04"/>
    <w:rsid w:val="00F226C4"/>
    <w:rsid w:val="00F22808"/>
    <w:rsid w:val="00F228AF"/>
    <w:rsid w:val="00F22F0A"/>
    <w:rsid w:val="00F23405"/>
    <w:rsid w:val="00F23B92"/>
    <w:rsid w:val="00F24D30"/>
    <w:rsid w:val="00F25149"/>
    <w:rsid w:val="00F25725"/>
    <w:rsid w:val="00F25F2F"/>
    <w:rsid w:val="00F26337"/>
    <w:rsid w:val="00F266DA"/>
    <w:rsid w:val="00F268F7"/>
    <w:rsid w:val="00F2697F"/>
    <w:rsid w:val="00F26C7A"/>
    <w:rsid w:val="00F27417"/>
    <w:rsid w:val="00F279C2"/>
    <w:rsid w:val="00F30E7B"/>
    <w:rsid w:val="00F31B66"/>
    <w:rsid w:val="00F333B9"/>
    <w:rsid w:val="00F34ED7"/>
    <w:rsid w:val="00F41869"/>
    <w:rsid w:val="00F41B3F"/>
    <w:rsid w:val="00F4278B"/>
    <w:rsid w:val="00F454B9"/>
    <w:rsid w:val="00F46DD3"/>
    <w:rsid w:val="00F471E4"/>
    <w:rsid w:val="00F47727"/>
    <w:rsid w:val="00F504A7"/>
    <w:rsid w:val="00F5206F"/>
    <w:rsid w:val="00F5378C"/>
    <w:rsid w:val="00F53F1C"/>
    <w:rsid w:val="00F548A0"/>
    <w:rsid w:val="00F548BE"/>
    <w:rsid w:val="00F60C05"/>
    <w:rsid w:val="00F642D0"/>
    <w:rsid w:val="00F649A0"/>
    <w:rsid w:val="00F649F4"/>
    <w:rsid w:val="00F64BBC"/>
    <w:rsid w:val="00F6501F"/>
    <w:rsid w:val="00F66C11"/>
    <w:rsid w:val="00F673EB"/>
    <w:rsid w:val="00F72A2D"/>
    <w:rsid w:val="00F73F7D"/>
    <w:rsid w:val="00F80CBC"/>
    <w:rsid w:val="00F81D83"/>
    <w:rsid w:val="00F83119"/>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D3D3C"/>
    <w:rsid w:val="00FD54F5"/>
    <w:rsid w:val="00FE0D65"/>
    <w:rsid w:val="00FE593F"/>
    <w:rsid w:val="00FE7531"/>
    <w:rsid w:val="00FF0793"/>
    <w:rsid w:val="00FF17E1"/>
    <w:rsid w:val="00FF194E"/>
    <w:rsid w:val="00FF21EA"/>
    <w:rsid w:val="00FF2390"/>
    <w:rsid w:val="00FF37AC"/>
    <w:rsid w:val="00FF3B74"/>
    <w:rsid w:val="00FF728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lang w:val="da-DK" w:eastAsia="da-DK"/>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semiHidden/>
    <w:unhideWhenUsed/>
    <w:rsid w:val="00A4273D"/>
    <w:pPr>
      <w:spacing w:after="120"/>
    </w:pPr>
  </w:style>
  <w:style w:type="character" w:customStyle="1" w:styleId="BrdtekstTegn">
    <w:name w:val="Brødtekst Tegn"/>
    <w:basedOn w:val="Standardskrifttypeiafsnit"/>
    <w:link w:val="Brdtekst"/>
    <w:uiPriority w:val="99"/>
    <w:semiHidden/>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evaluate the political decision of suppressing the state regulation percentage, voted through by the Danish government in the tax reform of 2012. We do so by estimating the macro elasticity of income insurance on unemployment. We find it important to analyze the full macroeconomic effects as the Danish income insurance model, used by the Danish government to analyze changes to the Danish income insurance program today, do not include any macroeconomic effects. To obtain these macro effects we utilize the quarterly Stock-Flow-Consistent model for the Danish economy developed by Mikael et al. (2022). Here we incorporate the Danish income insurance program and five macroeconomic channels, allowing changes in the program to affect the economy. We simulate the model including these five channels to generate an estimate of the change in unemployment associated with each macroeconomic effect both independently and together. We then use these macroeconomic effects together with the microeconomic effects found by the Danish income insurance model to estimate the macro elasticity. We find the macro elasticity to be approximately twice as large as the micro elasticity in the case of Denmark. Using a Baily-Chetty framework including the macro elasticity obtained in this paper, we find evidence that suppressing the state regulation percentage in Denmark was a correct decision looking at the economic welfare. More interestingly, we find this conclusion to be highly dependent on two findings.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so far has been considered when evaluating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TotalTime>
  <Pages>79</Pages>
  <Words>42937</Words>
  <Characters>261917</Characters>
  <Application>Microsoft Office Word</Application>
  <DocSecurity>0</DocSecurity>
  <Lines>2182</Lines>
  <Paragraphs>608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iNCLUDING MACROECONOMIC EFFECTS WHEN ANALZING REGULATIONS TOWARDS THE DANISH INCOME INSURANCE PROGRAM</vt:lpstr>
      <vt:lpstr/>
    </vt:vector>
  </TitlesOfParts>
  <Company/>
  <LinksUpToDate>false</LinksUpToDate>
  <CharactersWithSpaces>304246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iNCLUDING MACROECONOMIC EFFECTS WHEN ANALZING REGULATIONS TOWARDS THE DANISH INCOME INSURANCE PROGRAM</dc:title>
  <dc:subject>Performing a counterfactual analysis in a Stock-Flow-Consistent framework</dc:subject>
  <dc:creator>Simon Fløj Thomsen</dc:creator>
  <cp:keywords/>
  <dc:description/>
  <cp:lastModifiedBy>Simon Fløj Thomsen</cp:lastModifiedBy>
  <cp:revision>3</cp:revision>
  <cp:lastPrinted>2022-11-30T09:36:00Z</cp:lastPrinted>
  <dcterms:created xsi:type="dcterms:W3CDTF">2022-12-15T07:16:00Z</dcterms:created>
  <dcterms:modified xsi:type="dcterms:W3CDTF">2022-12-16T14:57:00Z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