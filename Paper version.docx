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2F8FB456" w:rsidR="00D0045A" w:rsidRDefault="00965238">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71E4E522">
                    <wp:simplePos x="0" y="0"/>
                    <wp:positionH relativeFrom="margin">
                      <wp:align>left</wp:align>
                    </wp:positionH>
                    <wp:positionV relativeFrom="paragraph">
                      <wp:posOffset>7901940</wp:posOffset>
                    </wp:positionV>
                    <wp:extent cx="2952750" cy="1476375"/>
                    <wp:effectExtent l="0" t="0" r="0" b="0"/>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noFill/>
                            <a:ln w="6350">
                              <a:noFill/>
                            </a:ln>
                          </wps:spPr>
                          <wps:txb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0;margin-top:622.2pt;width:232.5pt;height:116.25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" filled="f" stroked="f" strokeweight=".5pt">
                    <v:textbox>
                      <w:txbxContent>
                        <w:p w14:paraId="5D955BBD" w14:textId="2A9829F8"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44D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5EE3E2BD"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r w:rsidR="00E36D4D">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65238">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1051CC">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600</w:t>
                          </w:r>
                        </w:p>
                      </w:txbxContent>
                    </v:textbox>
                    <w10:wrap anchorx="margin"/>
                  </v:shape>
                </w:pict>
              </mc:Fallback>
            </mc:AlternateContent>
          </w:r>
          <w:r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789B12BB">
                    <wp:simplePos x="0" y="0"/>
                    <wp:positionH relativeFrom="margin">
                      <wp:posOffset>-529590</wp:posOffset>
                    </wp:positionH>
                    <wp:positionV relativeFrom="margin">
                      <wp:posOffset>243840</wp:posOffset>
                    </wp:positionV>
                    <wp:extent cx="7162800" cy="88011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62800" cy="8801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F4C1C00" id="Text Box 138" o:spid="_x0000_s1027" type="#_x0000_t202" style="position:absolute;margin-left:-41.7pt;margin-top:19.2pt;width:564pt;height:69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96"/>
                            <w:gridCol w:w="548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F8B34F" w:rsidR="00D0045A" w:rsidRDefault="00BF1D8A">
                                    <w:pPr>
                                      <w:pStyle w:val="Ingenafstand"/>
                                      <w:spacing w:line="312" w:lineRule="auto"/>
                                      <w:jc w:val="right"/>
                                      <w:rPr>
                                        <w:caps/>
                                        <w:color w:val="191919" w:themeColor="text1" w:themeTint="E6"/>
                                        <w:sz w:val="72"/>
                                        <w:szCs w:val="72"/>
                                      </w:rPr>
                                    </w:pPr>
                                    <w:r>
                                      <w:rPr>
                                        <w:caps/>
                                        <w:color w:val="191919" w:themeColor="text1" w:themeTint="E6"/>
                                        <w:sz w:val="30"/>
                                        <w:szCs w:val="30"/>
                                      </w:rPr>
                                      <w:t>iNCLUDING MACROECONOMIC EFFECTS WHEN ANALZING REGULATIONS TOWARDS THE DANISH INCOME INSURANCE PROGRAM</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3DB3A537" w14:textId="11375FBE" w:rsidR="00D0045A" w:rsidRDefault="00BF1D8A">
                                    <w:pPr>
                                      <w:jc w:val="right"/>
                                      <w:rPr>
                                        <w:sz w:val="24"/>
                                        <w:szCs w:val="24"/>
                                      </w:rPr>
                                    </w:pPr>
                                    <w:r>
                                      <w:rPr>
                                        <w:color w:val="000000" w:themeColor="text1"/>
                                        <w:sz w:val="24"/>
                                        <w:szCs w:val="24"/>
                                      </w:rPr>
                                      <w:t>Performing a counterfactual analysis in a Stock-Flow-Consistent framework</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286DB6D5" w:rsidR="00D0045A" w:rsidRPr="000141E8" w:rsidRDefault="00F26337">
                                    <w:pPr>
                                      <w:rPr>
                                        <w:i/>
                                        <w:iCs/>
                                        <w:color w:val="000000" w:themeColor="text1"/>
                                      </w:rPr>
                                    </w:pPr>
                                    <w:r w:rsidRPr="00A37ED4">
                                      <w:rPr>
                                        <w:i/>
                                        <w:iCs/>
                                        <w:color w:val="000000" w:themeColor="text1"/>
                                        <w:sz w:val="20"/>
                                        <w:szCs w:val="20"/>
                                      </w:rPr>
                                      <w:t xml:space="preserve">This paper attempts to </w:t>
                                    </w:r>
                                    <w:r>
                                      <w:rPr>
                                        <w:i/>
                                        <w:iCs/>
                                        <w:color w:val="000000" w:themeColor="text1"/>
                                        <w:sz w:val="20"/>
                                        <w:szCs w:val="20"/>
                                      </w:rPr>
                                      <w:t>evaluate</w:t>
                                    </w:r>
                                    <w:r w:rsidRPr="00A37ED4">
                                      <w:rPr>
                                        <w:i/>
                                        <w:iCs/>
                                        <w:color w:val="000000" w:themeColor="text1"/>
                                        <w:sz w:val="20"/>
                                        <w:szCs w:val="20"/>
                                      </w:rPr>
                                      <w:t xml:space="preserve"> the</w:t>
                                    </w:r>
                                    <w:r w:rsidR="00F03D6E">
                                      <w:rPr>
                                        <w:i/>
                                        <w:iCs/>
                                        <w:color w:val="000000" w:themeColor="text1"/>
                                        <w:sz w:val="20"/>
                                        <w:szCs w:val="20"/>
                                      </w:rPr>
                                      <w:t xml:space="preserve"> political</w:t>
                                    </w:r>
                                    <w:r w:rsidRPr="00A37ED4">
                                      <w:rPr>
                                        <w:i/>
                                        <w:iCs/>
                                        <w:color w:val="000000" w:themeColor="text1"/>
                                        <w:sz w:val="20"/>
                                        <w:szCs w:val="20"/>
                                      </w:rPr>
                                      <w:t xml:space="preserve"> decision </w:t>
                                    </w:r>
                                    <w:r w:rsidR="00F03D6E">
                                      <w:rPr>
                                        <w:i/>
                                        <w:iCs/>
                                        <w:color w:val="000000" w:themeColor="text1"/>
                                        <w:sz w:val="20"/>
                                        <w:szCs w:val="20"/>
                                      </w:rPr>
                                      <w:t>of</w:t>
                                    </w:r>
                                    <w:r w:rsidRPr="00A37ED4">
                                      <w:rPr>
                                        <w:i/>
                                        <w:iCs/>
                                        <w:color w:val="000000" w:themeColor="text1"/>
                                        <w:sz w:val="20"/>
                                        <w:szCs w:val="20"/>
                                      </w:rPr>
                                      <w:t xml:space="preserve"> suppress</w:t>
                                    </w:r>
                                    <w:r w:rsidR="00F03D6E">
                                      <w:rPr>
                                        <w:i/>
                                        <w:iCs/>
                                        <w:color w:val="000000" w:themeColor="text1"/>
                                        <w:sz w:val="20"/>
                                        <w:szCs w:val="20"/>
                                      </w:rPr>
                                      <w:t>ing</w:t>
                                    </w:r>
                                    <w:r w:rsidRPr="00A37ED4">
                                      <w:rPr>
                                        <w:i/>
                                        <w:iCs/>
                                        <w:color w:val="000000" w:themeColor="text1"/>
                                        <w:sz w:val="20"/>
                                        <w:szCs w:val="20"/>
                                      </w:rPr>
                                      <w:t xml:space="preserve"> the </w:t>
                                    </w:r>
                                    <w:r w:rsidR="00B61329">
                                      <w:rPr>
                                        <w:i/>
                                        <w:iCs/>
                                        <w:color w:val="000000" w:themeColor="text1"/>
                                        <w:sz w:val="20"/>
                                        <w:szCs w:val="20"/>
                                      </w:rPr>
                                      <w:t>state</w:t>
                                    </w:r>
                                    <w:r w:rsidRPr="00A37ED4">
                                      <w:rPr>
                                        <w:i/>
                                        <w:iCs/>
                                        <w:color w:val="000000" w:themeColor="text1"/>
                                        <w:sz w:val="20"/>
                                        <w:szCs w:val="20"/>
                                      </w:rPr>
                                      <w:t xml:space="preserve"> regulation percentage, voted through by the Danish government in the tax reform of 2012. We do so by</w:t>
                                    </w:r>
                                    <w:r>
                                      <w:rPr>
                                        <w:i/>
                                        <w:iCs/>
                                        <w:color w:val="000000" w:themeColor="text1"/>
                                        <w:sz w:val="20"/>
                                        <w:szCs w:val="20"/>
                                      </w:rPr>
                                      <w:t xml:space="preserve"> estimating the </w:t>
                                    </w:r>
                                    <w:r w:rsidRPr="00613187">
                                      <w:rPr>
                                        <w:i/>
                                        <w:iCs/>
                                        <w:color w:val="000000" w:themeColor="text1"/>
                                        <w:sz w:val="20"/>
                                        <w:szCs w:val="20"/>
                                      </w:rPr>
                                      <w:t>macro elasticity of income insurance on unemployment</w:t>
                                    </w:r>
                                    <w:r w:rsidR="007F4513">
                                      <w:rPr>
                                        <w:i/>
                                        <w:iCs/>
                                        <w:color w:val="000000" w:themeColor="text1"/>
                                        <w:sz w:val="20"/>
                                        <w:szCs w:val="20"/>
                                      </w:rPr>
                                      <w:t>. We find it important to analyze the full macroeconomic effects</w:t>
                                    </w:r>
                                    <w:r w:rsidR="00F03D6E">
                                      <w:rPr>
                                        <w:i/>
                                        <w:iCs/>
                                        <w:color w:val="000000" w:themeColor="text1"/>
                                        <w:sz w:val="20"/>
                                        <w:szCs w:val="20"/>
                                      </w:rPr>
                                      <w:t xml:space="preserve"> as the Danish income insurance model, used by the Danish government to analyze changes to </w:t>
                                    </w:r>
                                    <w:r w:rsidRPr="00876306">
                                      <w:rPr>
                                        <w:i/>
                                        <w:iCs/>
                                        <w:color w:val="000000" w:themeColor="text1"/>
                                        <w:sz w:val="20"/>
                                        <w:szCs w:val="20"/>
                                      </w:rPr>
                                      <w:t>the Danish income insurance program</w:t>
                                    </w:r>
                                    <w:r w:rsidR="00F03D6E">
                                      <w:rPr>
                                        <w:i/>
                                        <w:iCs/>
                                        <w:color w:val="000000" w:themeColor="text1"/>
                                        <w:sz w:val="20"/>
                                        <w:szCs w:val="20"/>
                                      </w:rPr>
                                      <w:t xml:space="preserve"> today, do not include </w:t>
                                    </w:r>
                                    <w:r w:rsidR="007F4513">
                                      <w:rPr>
                                        <w:i/>
                                        <w:iCs/>
                                        <w:color w:val="000000" w:themeColor="text1"/>
                                        <w:sz w:val="20"/>
                                        <w:szCs w:val="20"/>
                                      </w:rPr>
                                      <w:t xml:space="preserve">any </w:t>
                                    </w:r>
                                    <w:r w:rsidR="00F03D6E">
                                      <w:rPr>
                                        <w:i/>
                                        <w:iCs/>
                                        <w:color w:val="000000" w:themeColor="text1"/>
                                        <w:sz w:val="20"/>
                                        <w:szCs w:val="20"/>
                                      </w:rPr>
                                      <w:t>macroeconomic effects. To obtain these macro effects w</w:t>
                                    </w:r>
                                    <w:r w:rsidRPr="00A37ED4">
                                      <w:rPr>
                                        <w:i/>
                                        <w:iCs/>
                                        <w:color w:val="000000" w:themeColor="text1"/>
                                        <w:sz w:val="20"/>
                                        <w:szCs w:val="20"/>
                                      </w:rPr>
                                      <w:t xml:space="preserve">e </w:t>
                                    </w:r>
                                    <w:r w:rsidR="00F03D6E" w:rsidRPr="00A37ED4">
                                      <w:rPr>
                                        <w:i/>
                                        <w:iCs/>
                                        <w:color w:val="000000" w:themeColor="text1"/>
                                        <w:sz w:val="20"/>
                                        <w:szCs w:val="20"/>
                                      </w:rPr>
                                      <w:t>u</w:t>
                                    </w:r>
                                    <w:r w:rsidR="00F03D6E">
                                      <w:rPr>
                                        <w:i/>
                                        <w:iCs/>
                                        <w:color w:val="000000" w:themeColor="text1"/>
                                        <w:sz w:val="20"/>
                                        <w:szCs w:val="20"/>
                                      </w:rPr>
                                      <w:t>tilize</w:t>
                                    </w:r>
                                    <w:r w:rsidRPr="00A37ED4">
                                      <w:rPr>
                                        <w:i/>
                                        <w:iCs/>
                                        <w:color w:val="000000" w:themeColor="text1"/>
                                        <w:sz w:val="20"/>
                                        <w:szCs w:val="20"/>
                                      </w:rPr>
                                      <w:t xml:space="preserve"> the quarterly</w:t>
                                    </w:r>
                                    <w:r w:rsidR="00F03D6E">
                                      <w:rPr>
                                        <w:i/>
                                        <w:iCs/>
                                        <w:color w:val="000000" w:themeColor="text1"/>
                                        <w:sz w:val="20"/>
                                        <w:szCs w:val="20"/>
                                      </w:rPr>
                                      <w:t xml:space="preserve"> Stock-Flow-Consistent </w:t>
                                    </w:r>
                                    <w:r w:rsidR="00F03D6E" w:rsidRPr="00A37ED4">
                                      <w:rPr>
                                        <w:i/>
                                        <w:iCs/>
                                        <w:color w:val="000000" w:themeColor="text1"/>
                                        <w:sz w:val="20"/>
                                        <w:szCs w:val="20"/>
                                      </w:rPr>
                                      <w:t>model</w:t>
                                    </w:r>
                                    <w:r w:rsidRPr="00A37ED4">
                                      <w:rPr>
                                        <w:i/>
                                        <w:iCs/>
                                        <w:color w:val="000000" w:themeColor="text1"/>
                                        <w:sz w:val="20"/>
                                        <w:szCs w:val="20"/>
                                      </w:rPr>
                                      <w:t xml:space="preserve"> for the Danish economy developed by Mika</w:t>
                                    </w:r>
                                    <w:r w:rsidR="007F4513">
                                      <w:rPr>
                                        <w:i/>
                                        <w:iCs/>
                                        <w:color w:val="000000" w:themeColor="text1"/>
                                        <w:sz w:val="20"/>
                                        <w:szCs w:val="20"/>
                                      </w:rPr>
                                      <w:t>e</w:t>
                                    </w:r>
                                    <w:r w:rsidRPr="00A37ED4">
                                      <w:rPr>
                                        <w:i/>
                                        <w:iCs/>
                                        <w:color w:val="000000" w:themeColor="text1"/>
                                        <w:sz w:val="20"/>
                                        <w:szCs w:val="20"/>
                                      </w:rPr>
                                      <w:t>l et al.</w:t>
                                    </w:r>
                                    <w:r>
                                      <w:rPr>
                                        <w:i/>
                                        <w:iCs/>
                                        <w:color w:val="000000" w:themeColor="text1"/>
                                        <w:sz w:val="20"/>
                                        <w:szCs w:val="20"/>
                                      </w:rPr>
                                      <w:t xml:space="preserve"> (2022</w:t>
                                    </w:r>
                                    <w:r w:rsidR="00F03D6E">
                                      <w:rPr>
                                        <w:i/>
                                        <w:iCs/>
                                        <w:color w:val="000000" w:themeColor="text1"/>
                                        <w:sz w:val="20"/>
                                        <w:szCs w:val="20"/>
                                      </w:rPr>
                                      <w:t>). Here we</w:t>
                                    </w:r>
                                    <w:r w:rsidRPr="00A37ED4">
                                      <w:rPr>
                                        <w:i/>
                                        <w:iCs/>
                                        <w:color w:val="000000" w:themeColor="text1"/>
                                        <w:sz w:val="20"/>
                                        <w:szCs w:val="20"/>
                                      </w:rPr>
                                      <w:t xml:space="preserve"> incorporat</w:t>
                                    </w:r>
                                    <w:r w:rsidR="00F03D6E">
                                      <w:rPr>
                                        <w:i/>
                                        <w:iCs/>
                                        <w:color w:val="000000" w:themeColor="text1"/>
                                        <w:sz w:val="20"/>
                                        <w:szCs w:val="20"/>
                                      </w:rPr>
                                      <w:t>e</w:t>
                                    </w:r>
                                    <w:r w:rsidRPr="00A37ED4">
                                      <w:rPr>
                                        <w:i/>
                                        <w:iCs/>
                                        <w:color w:val="000000" w:themeColor="text1"/>
                                        <w:sz w:val="20"/>
                                        <w:szCs w:val="20"/>
                                      </w:rPr>
                                      <w:t xml:space="preserve"> the Danish income insurance program</w:t>
                                    </w:r>
                                    <w:r>
                                      <w:rPr>
                                        <w:i/>
                                        <w:iCs/>
                                        <w:color w:val="000000" w:themeColor="text1"/>
                                        <w:sz w:val="20"/>
                                        <w:szCs w:val="20"/>
                                      </w:rPr>
                                      <w:t xml:space="preserve"> and five macroeconomic channels</w:t>
                                    </w:r>
                                    <w:r w:rsidR="007F4513">
                                      <w:rPr>
                                        <w:i/>
                                        <w:iCs/>
                                        <w:color w:val="000000" w:themeColor="text1"/>
                                        <w:sz w:val="20"/>
                                        <w:szCs w:val="20"/>
                                      </w:rPr>
                                      <w:t>, allowing</w:t>
                                    </w:r>
                                    <w:r w:rsidR="00F03D6E">
                                      <w:rPr>
                                        <w:i/>
                                        <w:iCs/>
                                        <w:color w:val="000000" w:themeColor="text1"/>
                                        <w:sz w:val="20"/>
                                        <w:szCs w:val="20"/>
                                      </w:rPr>
                                      <w:t xml:space="preserve"> changes </w:t>
                                    </w:r>
                                    <w:r w:rsidR="007F4513">
                                      <w:rPr>
                                        <w:i/>
                                        <w:iCs/>
                                        <w:color w:val="000000" w:themeColor="text1"/>
                                        <w:sz w:val="20"/>
                                        <w:szCs w:val="20"/>
                                      </w:rPr>
                                      <w:t>in</w:t>
                                    </w:r>
                                    <w:r w:rsidR="00F03D6E">
                                      <w:rPr>
                                        <w:i/>
                                        <w:iCs/>
                                        <w:color w:val="000000" w:themeColor="text1"/>
                                        <w:sz w:val="20"/>
                                        <w:szCs w:val="20"/>
                                      </w:rPr>
                                      <w:t xml:space="preserve"> the program</w:t>
                                    </w:r>
                                    <w:r>
                                      <w:rPr>
                                        <w:i/>
                                        <w:iCs/>
                                        <w:color w:val="000000" w:themeColor="text1"/>
                                        <w:sz w:val="20"/>
                                        <w:szCs w:val="20"/>
                                      </w:rPr>
                                      <w:t xml:space="preserve"> </w:t>
                                    </w:r>
                                    <w:r w:rsidR="007F4513">
                                      <w:rPr>
                                        <w:i/>
                                        <w:iCs/>
                                        <w:color w:val="000000" w:themeColor="text1"/>
                                        <w:sz w:val="20"/>
                                        <w:szCs w:val="20"/>
                                      </w:rPr>
                                      <w:t>to</w:t>
                                    </w:r>
                                    <w:r>
                                      <w:rPr>
                                        <w:i/>
                                        <w:iCs/>
                                        <w:color w:val="000000" w:themeColor="text1"/>
                                        <w:sz w:val="20"/>
                                        <w:szCs w:val="20"/>
                                      </w:rPr>
                                      <w:t xml:space="preserve"> affect the economy</w:t>
                                    </w:r>
                                    <w:r w:rsidRPr="00A37ED4">
                                      <w:rPr>
                                        <w:i/>
                                        <w:iCs/>
                                        <w:color w:val="000000" w:themeColor="text1"/>
                                        <w:sz w:val="20"/>
                                        <w:szCs w:val="20"/>
                                      </w:rPr>
                                      <w:t>. We simulate the model including these</w:t>
                                    </w:r>
                                    <w:r w:rsidR="00F03D6E">
                                      <w:rPr>
                                        <w:i/>
                                        <w:iCs/>
                                        <w:color w:val="000000" w:themeColor="text1"/>
                                        <w:sz w:val="20"/>
                                        <w:szCs w:val="20"/>
                                      </w:rPr>
                                      <w:t xml:space="preserve"> five</w:t>
                                    </w:r>
                                    <w:r w:rsidRPr="00A37ED4">
                                      <w:rPr>
                                        <w:i/>
                                        <w:iCs/>
                                        <w:color w:val="000000" w:themeColor="text1"/>
                                        <w:sz w:val="20"/>
                                        <w:szCs w:val="20"/>
                                      </w:rPr>
                                      <w:t xml:space="preserve"> channels to generate an estimate of the change in unemployment associated with each </w:t>
                                    </w:r>
                                    <w:r w:rsidR="007F4513">
                                      <w:rPr>
                                        <w:i/>
                                        <w:iCs/>
                                        <w:color w:val="000000" w:themeColor="text1"/>
                                        <w:sz w:val="20"/>
                                        <w:szCs w:val="20"/>
                                      </w:rPr>
                                      <w:t>macroeconomic effect</w:t>
                                    </w:r>
                                    <w:r>
                                      <w:rPr>
                                        <w:i/>
                                        <w:iCs/>
                                        <w:color w:val="000000" w:themeColor="text1"/>
                                        <w:sz w:val="20"/>
                                        <w:szCs w:val="20"/>
                                      </w:rPr>
                                      <w:t xml:space="preserve"> both independently and together</w:t>
                                    </w:r>
                                    <w:r w:rsidRPr="00A37ED4">
                                      <w:rPr>
                                        <w:i/>
                                        <w:iCs/>
                                        <w:color w:val="000000" w:themeColor="text1"/>
                                        <w:sz w:val="20"/>
                                        <w:szCs w:val="20"/>
                                      </w:rPr>
                                      <w:t>.</w:t>
                                    </w:r>
                                    <w:r>
                                      <w:rPr>
                                        <w:i/>
                                        <w:iCs/>
                                        <w:color w:val="000000" w:themeColor="text1"/>
                                        <w:sz w:val="20"/>
                                        <w:szCs w:val="20"/>
                                      </w:rPr>
                                      <w:t xml:space="preserve"> </w:t>
                                    </w:r>
                                    <w:r w:rsidR="00F03D6E">
                                      <w:rPr>
                                        <w:i/>
                                        <w:iCs/>
                                        <w:color w:val="000000" w:themeColor="text1"/>
                                        <w:sz w:val="20"/>
                                        <w:szCs w:val="20"/>
                                      </w:rPr>
                                      <w:t>We then use these macroeconomic effects</w:t>
                                    </w:r>
                                    <w:r>
                                      <w:rPr>
                                        <w:i/>
                                        <w:iCs/>
                                        <w:color w:val="000000" w:themeColor="text1"/>
                                        <w:sz w:val="20"/>
                                        <w:szCs w:val="20"/>
                                      </w:rPr>
                                      <w:t xml:space="preserve"> </w:t>
                                    </w:r>
                                    <w:r w:rsidR="00F03D6E">
                                      <w:rPr>
                                        <w:i/>
                                        <w:iCs/>
                                        <w:color w:val="000000" w:themeColor="text1"/>
                                        <w:sz w:val="20"/>
                                        <w:szCs w:val="20"/>
                                      </w:rPr>
                                      <w:t>together with the</w:t>
                                    </w:r>
                                    <w:r>
                                      <w:rPr>
                                        <w:i/>
                                        <w:iCs/>
                                        <w:color w:val="000000" w:themeColor="text1"/>
                                        <w:sz w:val="20"/>
                                        <w:szCs w:val="20"/>
                                      </w:rPr>
                                      <w:t xml:space="preserve"> </w:t>
                                    </w:r>
                                    <w:r w:rsidR="00F03D6E">
                                      <w:rPr>
                                        <w:i/>
                                        <w:iCs/>
                                        <w:color w:val="000000" w:themeColor="text1"/>
                                        <w:sz w:val="20"/>
                                        <w:szCs w:val="20"/>
                                      </w:rPr>
                                      <w:t>microeconomic effects found by the Danish income insurance model</w:t>
                                    </w:r>
                                    <w:r w:rsidRPr="00A37ED4">
                                      <w:rPr>
                                        <w:i/>
                                        <w:iCs/>
                                        <w:color w:val="000000" w:themeColor="text1"/>
                                        <w:sz w:val="20"/>
                                        <w:szCs w:val="20"/>
                                      </w:rPr>
                                      <w:t xml:space="preserve"> </w:t>
                                    </w:r>
                                    <w:r w:rsidR="00F03D6E">
                                      <w:rPr>
                                        <w:i/>
                                        <w:iCs/>
                                        <w:color w:val="000000" w:themeColor="text1"/>
                                        <w:sz w:val="20"/>
                                        <w:szCs w:val="20"/>
                                      </w:rPr>
                                      <w:t>to</w:t>
                                    </w:r>
                                    <w:r>
                                      <w:rPr>
                                        <w:i/>
                                        <w:iCs/>
                                        <w:color w:val="000000" w:themeColor="text1"/>
                                        <w:sz w:val="20"/>
                                        <w:szCs w:val="20"/>
                                      </w:rPr>
                                      <w:t xml:space="preserve"> estimate the</w:t>
                                    </w:r>
                                    <w:r w:rsidRPr="00A37ED4">
                                      <w:rPr>
                                        <w:i/>
                                        <w:iCs/>
                                        <w:color w:val="000000" w:themeColor="text1"/>
                                        <w:sz w:val="20"/>
                                        <w:szCs w:val="20"/>
                                      </w:rPr>
                                      <w:t xml:space="preserve"> macro elasticity</w:t>
                                    </w:r>
                                    <w:r w:rsidR="00F03D6E">
                                      <w:rPr>
                                        <w:i/>
                                        <w:iCs/>
                                        <w:color w:val="000000" w:themeColor="text1"/>
                                        <w:sz w:val="20"/>
                                        <w:szCs w:val="20"/>
                                      </w:rPr>
                                      <w:t>. We find the macro elasticity</w:t>
                                    </w:r>
                                    <w:r w:rsidRPr="00A37ED4">
                                      <w:rPr>
                                        <w:i/>
                                        <w:iCs/>
                                        <w:color w:val="000000" w:themeColor="text1"/>
                                        <w:sz w:val="20"/>
                                        <w:szCs w:val="20"/>
                                      </w:rPr>
                                      <w:t xml:space="preserve"> to be approximately twice as large as the micro elasticity</w:t>
                                    </w:r>
                                    <w:r>
                                      <w:rPr>
                                        <w:i/>
                                        <w:iCs/>
                                        <w:color w:val="000000" w:themeColor="text1"/>
                                        <w:sz w:val="20"/>
                                        <w:szCs w:val="20"/>
                                      </w:rPr>
                                      <w:t xml:space="preserve"> in the case of Denmark</w:t>
                                    </w:r>
                                    <w:r w:rsidRPr="00A37ED4">
                                      <w:rPr>
                                        <w:i/>
                                        <w:iCs/>
                                        <w:color w:val="000000" w:themeColor="text1"/>
                                        <w:sz w:val="20"/>
                                        <w:szCs w:val="20"/>
                                      </w:rPr>
                                      <w:t xml:space="preserve">. </w:t>
                                    </w:r>
                                    <w:r w:rsidR="00F03D6E">
                                      <w:rPr>
                                        <w:i/>
                                        <w:iCs/>
                                        <w:color w:val="000000" w:themeColor="text1"/>
                                        <w:sz w:val="20"/>
                                        <w:szCs w:val="20"/>
                                      </w:rPr>
                                      <w:t xml:space="preserve">Using a Baily-Chetty framework </w:t>
                                    </w:r>
                                    <w:r w:rsidR="007F4513">
                                      <w:rPr>
                                        <w:i/>
                                        <w:iCs/>
                                        <w:color w:val="000000" w:themeColor="text1"/>
                                        <w:sz w:val="20"/>
                                        <w:szCs w:val="20"/>
                                      </w:rPr>
                                      <w:t xml:space="preserve">including </w:t>
                                    </w:r>
                                    <w:r w:rsidR="00F03D6E">
                                      <w:rPr>
                                        <w:i/>
                                        <w:iCs/>
                                        <w:color w:val="000000" w:themeColor="text1"/>
                                        <w:sz w:val="20"/>
                                        <w:szCs w:val="20"/>
                                      </w:rPr>
                                      <w:t>the macro elasticity obtained in this paper, we</w:t>
                                    </w:r>
                                    <w:r w:rsidRPr="00A37ED4">
                                      <w:rPr>
                                        <w:i/>
                                        <w:iCs/>
                                        <w:color w:val="000000" w:themeColor="text1"/>
                                        <w:sz w:val="20"/>
                                        <w:szCs w:val="20"/>
                                      </w:rPr>
                                      <w:t xml:space="preserve"> </w:t>
                                    </w:r>
                                    <w:r w:rsidR="00F03D6E">
                                      <w:rPr>
                                        <w:i/>
                                        <w:iCs/>
                                        <w:color w:val="000000" w:themeColor="text1"/>
                                        <w:sz w:val="20"/>
                                        <w:szCs w:val="20"/>
                                      </w:rPr>
                                      <w:t>find</w:t>
                                    </w:r>
                                    <w:r w:rsidR="007F4513">
                                      <w:rPr>
                                        <w:i/>
                                        <w:iCs/>
                                        <w:color w:val="000000" w:themeColor="text1"/>
                                        <w:sz w:val="20"/>
                                        <w:szCs w:val="20"/>
                                      </w:rPr>
                                      <w:t xml:space="preserve"> evidence</w:t>
                                    </w:r>
                                    <w:r w:rsidRPr="00A37ED4">
                                      <w:rPr>
                                        <w:i/>
                                        <w:iCs/>
                                        <w:color w:val="000000" w:themeColor="text1"/>
                                        <w:sz w:val="20"/>
                                        <w:szCs w:val="20"/>
                                      </w:rPr>
                                      <w:t xml:space="preserve"> that suppressing the </w:t>
                                    </w:r>
                                    <w:r w:rsidR="00B61329">
                                      <w:rPr>
                                        <w:i/>
                                        <w:iCs/>
                                        <w:color w:val="000000" w:themeColor="text1"/>
                                        <w:sz w:val="20"/>
                                        <w:szCs w:val="20"/>
                                      </w:rPr>
                                      <w:t>stat</w:t>
                                    </w:r>
                                    <w:r w:rsidRPr="00A37ED4">
                                      <w:rPr>
                                        <w:i/>
                                        <w:iCs/>
                                        <w:color w:val="000000" w:themeColor="text1"/>
                                        <w:sz w:val="20"/>
                                        <w:szCs w:val="20"/>
                                      </w:rPr>
                                      <w:t>e regulation percentage in Denmark was a correct decision looking at the economic welfare. More interesting</w:t>
                                    </w:r>
                                    <w:r>
                                      <w:rPr>
                                        <w:i/>
                                        <w:iCs/>
                                        <w:color w:val="000000" w:themeColor="text1"/>
                                        <w:sz w:val="20"/>
                                        <w:szCs w:val="20"/>
                                      </w:rPr>
                                      <w:t>ly,</w:t>
                                    </w:r>
                                    <w:r w:rsidRPr="00A37ED4">
                                      <w:rPr>
                                        <w:i/>
                                        <w:iCs/>
                                        <w:color w:val="000000" w:themeColor="text1"/>
                                        <w:sz w:val="20"/>
                                        <w:szCs w:val="20"/>
                                      </w:rPr>
                                      <w:t xml:space="preserve"> we find this conclusion to be highly dependent on two </w:t>
                                    </w:r>
                                    <w:r>
                                      <w:rPr>
                                        <w:i/>
                                        <w:iCs/>
                                        <w:color w:val="000000" w:themeColor="text1"/>
                                        <w:sz w:val="20"/>
                                        <w:szCs w:val="20"/>
                                      </w:rPr>
                                      <w:t>findings</w:t>
                                    </w:r>
                                    <w:r w:rsidRPr="00A37ED4">
                                      <w:rPr>
                                        <w:i/>
                                        <w:iCs/>
                                        <w:color w:val="000000" w:themeColor="text1"/>
                                        <w:sz w:val="20"/>
                                        <w:szCs w:val="20"/>
                                      </w:rPr>
                                      <w:t xml:space="preserve">.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w:t>
                                    </w:r>
                                    <w:r w:rsidR="00600338">
                                      <w:rPr>
                                        <w:i/>
                                        <w:iCs/>
                                        <w:color w:val="000000" w:themeColor="text1"/>
                                        <w:sz w:val="20"/>
                                        <w:szCs w:val="20"/>
                                      </w:rPr>
                                      <w:t>so far has been</w:t>
                                    </w:r>
                                    <w:r w:rsidRPr="00A37ED4">
                                      <w:rPr>
                                        <w:i/>
                                        <w:iCs/>
                                        <w:color w:val="000000" w:themeColor="text1"/>
                                        <w:sz w:val="20"/>
                                        <w:szCs w:val="20"/>
                                      </w:rPr>
                                      <w:t xml:space="preserve"> considered when </w:t>
                                    </w:r>
                                    <w:r w:rsidR="00600338">
                                      <w:rPr>
                                        <w:i/>
                                        <w:iCs/>
                                        <w:color w:val="000000" w:themeColor="text1"/>
                                        <w:sz w:val="20"/>
                                        <w:szCs w:val="20"/>
                                      </w:rPr>
                                      <w:t>evaluating</w:t>
                                    </w:r>
                                    <w:r w:rsidRPr="00A37ED4">
                                      <w:rPr>
                                        <w:i/>
                                        <w:iCs/>
                                        <w:color w:val="000000" w:themeColor="text1"/>
                                        <w:sz w:val="20"/>
                                        <w:szCs w:val="20"/>
                                      </w:rPr>
                                      <w:t xml:space="preserve"> political decisions regarding the Danish income insurance program.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222269F9" w:rsidR="00D0045A" w:rsidRDefault="00D0045A">
                                    <w:pPr>
                                      <w:pStyle w:val="Ingenafstand"/>
                                      <w:rPr>
                                        <w:color w:val="ED7D31" w:themeColor="accent2"/>
                                        <w:sz w:val="26"/>
                                        <w:szCs w:val="26"/>
                                      </w:rPr>
                                    </w:pPr>
                                    <w:r>
                                      <w:rPr>
                                        <w:color w:val="ED7D31" w:themeColor="accent2"/>
                                        <w:sz w:val="26"/>
                                        <w:szCs w:val="26"/>
                                      </w:rPr>
                                      <w:t>Simon</w:t>
                                    </w:r>
                                    <w:r w:rsidR="00BF1D8A">
                                      <w:rPr>
                                        <w:color w:val="ED7D31" w:themeColor="accent2"/>
                                        <w:sz w:val="26"/>
                                        <w:szCs w:val="26"/>
                                      </w:rPr>
                                      <w:t xml:space="preserve"> Fløj</w:t>
                                    </w:r>
                                    <w:r>
                                      <w:rPr>
                                        <w:color w:val="ED7D31" w:themeColor="accent2"/>
                                        <w:sz w:val="26"/>
                                        <w:szCs w:val="26"/>
                                      </w:rPr>
                                      <w:t xml:space="preserve">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margin" anchory="margin"/>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 xml:space="preserve">Andersen &amp; Svarer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6E28F9A3"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w:t>
      </w:r>
      <w:r w:rsidR="007D789C">
        <w:rPr>
          <w:sz w:val="24"/>
          <w:szCs w:val="24"/>
        </w:rPr>
        <w:t>,</w:t>
      </w:r>
      <w:r>
        <w:rPr>
          <w:sz w:val="24"/>
          <w:szCs w:val="24"/>
        </w:rPr>
        <w:t xml:space="preserve"> some attribute this to the falling compensation rate showing the level of income insurance </w:t>
      </w:r>
      <w:r w:rsidR="00B722B1">
        <w:rPr>
          <w:sz w:val="24"/>
          <w:szCs w:val="24"/>
        </w:rPr>
        <w:t>relative to</w:t>
      </w:r>
      <w:r>
        <w:rPr>
          <w:sz w:val="24"/>
          <w:szCs w:val="24"/>
        </w:rPr>
        <w:t xml:space="preserve">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w:t>
      </w:r>
      <w:r w:rsidR="00B722B1">
        <w:rPr>
          <w:sz w:val="24"/>
          <w:szCs w:val="24"/>
        </w:rPr>
        <w:t xml:space="preserve"> rate</w:t>
      </w:r>
      <w:r w:rsidR="008C3E64">
        <w:rPr>
          <w:sz w:val="24"/>
          <w:szCs w:val="24"/>
        </w:rPr>
        <w:t xml:space="preserve"> of the maximum level of income insurance. </w:t>
      </w:r>
      <w:r w:rsidR="00CA6CCB">
        <w:rPr>
          <w:sz w:val="24"/>
          <w:szCs w:val="24"/>
        </w:rPr>
        <w:t>Usually,</w:t>
      </w:r>
      <w:r w:rsidR="008C3E64">
        <w:rPr>
          <w:sz w:val="24"/>
          <w:szCs w:val="24"/>
        </w:rPr>
        <w:t xml:space="preserve"> the</w:t>
      </w:r>
      <w:r w:rsidR="00CA6CCB">
        <w:rPr>
          <w:sz w:val="24"/>
          <w:szCs w:val="24"/>
        </w:rPr>
        <w:t xml:space="preserve"> growth </w:t>
      </w:r>
      <w:r w:rsidR="00B722B1">
        <w:rPr>
          <w:sz w:val="24"/>
          <w:szCs w:val="24"/>
        </w:rPr>
        <w:t xml:space="preserve">rate </w:t>
      </w:r>
      <w:r w:rsidR="00CA6CCB">
        <w:rPr>
          <w:sz w:val="24"/>
          <w:szCs w:val="24"/>
        </w:rPr>
        <w:t>is determined so that it approximately follows the growth</w:t>
      </w:r>
      <w:r w:rsidR="00B722B1">
        <w:rPr>
          <w:sz w:val="24"/>
          <w:szCs w:val="24"/>
        </w:rPr>
        <w:t xml:space="preserve"> rate</w:t>
      </w:r>
      <w:r w:rsidR="00CA6CCB">
        <w:rPr>
          <w:sz w:val="24"/>
          <w:szCs w:val="24"/>
        </w:rPr>
        <w:t xml:space="preserve"> in wages</w:t>
      </w:r>
      <w:r w:rsidR="00B722B1">
        <w:rPr>
          <w:sz w:val="24"/>
          <w:szCs w:val="24"/>
        </w:rPr>
        <w:t>.</w:t>
      </w:r>
      <w:r w:rsidR="008C3E64">
        <w:rPr>
          <w:sz w:val="24"/>
          <w:szCs w:val="24"/>
        </w:rPr>
        <w:t xml:space="preserve"> </w:t>
      </w:r>
      <w:r w:rsidR="00B722B1">
        <w:rPr>
          <w:sz w:val="24"/>
          <w:szCs w:val="24"/>
        </w:rPr>
        <w:t>B</w:t>
      </w:r>
      <w:r w:rsidR="008C3E64">
        <w:rPr>
          <w:sz w:val="24"/>
          <w:szCs w:val="24"/>
        </w:rPr>
        <w:t xml:space="preserve">ut </w:t>
      </w:r>
      <w:r w:rsidR="00B722B1">
        <w:rPr>
          <w:sz w:val="24"/>
          <w:szCs w:val="24"/>
        </w:rPr>
        <w:t>starting in</w:t>
      </w:r>
      <w:r w:rsidR="008C3E64">
        <w:rPr>
          <w:sz w:val="24"/>
          <w:szCs w:val="24"/>
        </w:rPr>
        <w:t xml:space="preserve"> 2016</w:t>
      </w:r>
      <w:r w:rsidR="00B722B1">
        <w:rPr>
          <w:sz w:val="24"/>
          <w:szCs w:val="24"/>
        </w:rPr>
        <w:t xml:space="preserve"> the government </w:t>
      </w:r>
      <w:r w:rsidR="0034478F">
        <w:rPr>
          <w:sz w:val="24"/>
          <w:szCs w:val="24"/>
        </w:rPr>
        <w:t>suppressed this growth rate of the maximum level of income insurance, in 2016 with</w:t>
      </w:r>
      <w:r w:rsidR="00BF5E9C" w:rsidRPr="00AB3D2F">
        <w:rPr>
          <w:sz w:val="24"/>
          <w:szCs w:val="24"/>
        </w:rPr>
        <w:t xml:space="preserve"> </w:t>
      </w:r>
      <w:r w:rsidR="00CA6CCB">
        <w:rPr>
          <w:sz w:val="24"/>
          <w:szCs w:val="24"/>
        </w:rPr>
        <w:t>0.3 percent points</w:t>
      </w:r>
      <w:r w:rsidR="00B722B1">
        <w:rPr>
          <w:sz w:val="24"/>
          <w:szCs w:val="24"/>
        </w:rPr>
        <w:t>,</w:t>
      </w:r>
      <w:r w:rsidR="00CA6CCB">
        <w:rPr>
          <w:sz w:val="24"/>
          <w:szCs w:val="24"/>
        </w:rPr>
        <w:t xml:space="preserve"> </w:t>
      </w:r>
      <w:r w:rsidR="00B722B1">
        <w:rPr>
          <w:sz w:val="24"/>
          <w:szCs w:val="24"/>
        </w:rPr>
        <w:t>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w:t>
      </w:r>
      <w:r w:rsidR="0034478F">
        <w:rPr>
          <w:sz w:val="24"/>
          <w:szCs w:val="24"/>
        </w:rPr>
        <w:t>5 percent points</w:t>
      </w:r>
      <w:r w:rsidR="00B722B1">
        <w:rPr>
          <w:sz w:val="24"/>
          <w:szCs w:val="24"/>
        </w:rPr>
        <w:t>, explaining a large part of the fall in the compensation rate in the later years</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5421192E"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sidR="00CD71C2">
        <w:rPr>
          <w:sz w:val="24"/>
          <w:szCs w:val="24"/>
        </w:rPr>
        <w:t xml:space="preserve"> (IS-program)</w:t>
      </w:r>
      <w:r w:rsidR="00CA6CCB">
        <w:rPr>
          <w:sz w:val="24"/>
          <w:szCs w:val="24"/>
        </w:rPr>
        <w:t>,</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lastRenderedPageBreak/>
        <w:t>economic 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34478F">
        <w:rPr>
          <w:sz w:val="24"/>
          <w:szCs w:val="24"/>
        </w:rPr>
        <w:t>obtain</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xml:space="preserve">. </w:t>
      </w:r>
      <w:r w:rsidR="007D789C">
        <w:rPr>
          <w:sz w:val="24"/>
          <w:szCs w:val="24"/>
        </w:rPr>
        <w:br/>
      </w:r>
      <w:r w:rsidR="009029C0" w:rsidRPr="00AB3D2F">
        <w:rPr>
          <w:sz w:val="24"/>
          <w:szCs w:val="24"/>
        </w:rPr>
        <w:t>W</w:t>
      </w:r>
      <w:r w:rsidR="00162CD9" w:rsidRPr="00AB3D2F">
        <w:rPr>
          <w:sz w:val="24"/>
          <w:szCs w:val="24"/>
        </w:rPr>
        <w:t>e use a stock-flow consistent model as this</w:t>
      </w:r>
      <w:r w:rsidR="004D5878" w:rsidRPr="00AB3D2F">
        <w:rPr>
          <w:sz w:val="24"/>
          <w:szCs w:val="24"/>
        </w:rPr>
        <w:t xml:space="preserve"> </w:t>
      </w:r>
      <w:r w:rsidR="0034478F">
        <w:rPr>
          <w:sz w:val="24"/>
          <w:szCs w:val="24"/>
        </w:rPr>
        <w:t>allow</w:t>
      </w:r>
      <w:r w:rsidR="00162CD9" w:rsidRPr="00AB3D2F">
        <w:rPr>
          <w:sz w:val="24"/>
          <w:szCs w:val="24"/>
        </w:rPr>
        <w:t xml:space="preserve">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w:t>
      </w:r>
      <w:r w:rsidR="0034478F">
        <w:rPr>
          <w:sz w:val="24"/>
          <w:szCs w:val="24"/>
        </w:rPr>
        <w:t>analyze</w:t>
      </w:r>
      <w:r w:rsidR="00162CD9" w:rsidRPr="00AB3D2F">
        <w:rPr>
          <w:sz w:val="24"/>
          <w:szCs w:val="24"/>
        </w:rPr>
        <w:t xml:space="preserve"> changes in stock</w:t>
      </w:r>
      <w:r w:rsidR="0034478F">
        <w:rPr>
          <w:sz w:val="24"/>
          <w:szCs w:val="24"/>
        </w:rPr>
        <w:t>-variables</w:t>
      </w:r>
      <w:r w:rsidR="00D7453A" w:rsidRPr="00AB3D2F">
        <w:rPr>
          <w:sz w:val="24"/>
          <w:szCs w:val="24"/>
        </w:rPr>
        <w:t xml:space="preserve">, </w:t>
      </w:r>
      <w:r w:rsidR="00AD3A32" w:rsidRPr="00AB3D2F">
        <w:rPr>
          <w:sz w:val="24"/>
          <w:szCs w:val="24"/>
        </w:rPr>
        <w:t xml:space="preserve">as well as including the feedback effects </w:t>
      </w:r>
      <w:r w:rsidR="00D7453A" w:rsidRPr="00AB3D2F">
        <w:rPr>
          <w:sz w:val="24"/>
          <w:szCs w:val="24"/>
        </w:rPr>
        <w:t xml:space="preserve">when </w:t>
      </w:r>
      <w:r w:rsidR="0034478F">
        <w:rPr>
          <w:sz w:val="24"/>
          <w:szCs w:val="24"/>
        </w:rPr>
        <w:t>analyzing the</w:t>
      </w:r>
      <w:r w:rsidR="00D7453A" w:rsidRPr="00AB3D2F">
        <w:rPr>
          <w:sz w:val="24"/>
          <w:szCs w:val="24"/>
        </w:rPr>
        <w:t xml:space="preserve"> </w:t>
      </w:r>
      <w:r w:rsidR="0034478F">
        <w:rPr>
          <w:sz w:val="24"/>
          <w:szCs w:val="24"/>
        </w:rPr>
        <w:t>development</w:t>
      </w:r>
      <w:r w:rsidR="004D5878" w:rsidRPr="00AB3D2F">
        <w:rPr>
          <w:sz w:val="24"/>
          <w:szCs w:val="24"/>
        </w:rPr>
        <w:t xml:space="preserve">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D969ED">
        <w:rPr>
          <w:sz w:val="24"/>
          <w:szCs w:val="24"/>
        </w:rPr>
        <w:t>due</w:t>
      </w:r>
      <w:r w:rsidR="008A0E83" w:rsidRPr="00AB3D2F">
        <w:rPr>
          <w:sz w:val="24"/>
          <w:szCs w:val="24"/>
        </w:rPr>
        <w:t xml:space="preserve">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2539F9">
        <w:rPr>
          <w:sz w:val="24"/>
          <w:szCs w:val="24"/>
        </w:rPr>
        <w:t xml:space="preserve"> (IS-model)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34478F">
        <w:rPr>
          <w:sz w:val="24"/>
          <w:szCs w:val="24"/>
        </w:rPr>
        <w:t>,</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1BDB5652"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xml:space="preserve">. First, we </w:t>
      </w:r>
      <w:r w:rsidR="007D789C">
        <w:rPr>
          <w:sz w:val="24"/>
          <w:szCs w:val="24"/>
        </w:rPr>
        <w:t>build upon the</w:t>
      </w:r>
      <w:r w:rsidR="00F064D3" w:rsidRPr="00AB3D2F">
        <w:rPr>
          <w:sz w:val="24"/>
          <w:szCs w:val="24"/>
        </w:rPr>
        <w:t xml:space="preserve"> empirical SFC-model </w:t>
      </w:r>
      <w:r w:rsidR="007D789C">
        <w:rPr>
          <w:sz w:val="24"/>
          <w:szCs w:val="24"/>
        </w:rPr>
        <w:t xml:space="preserve">presented by </w:t>
      </w:r>
      <w:r w:rsidR="007D789C" w:rsidRPr="007D789C">
        <w:rPr>
          <w:noProof/>
          <w:sz w:val="24"/>
          <w:szCs w:val="24"/>
        </w:rPr>
        <w:t>Byrialsen et al.</w:t>
      </w:r>
      <w:r w:rsidR="007D789C">
        <w:rPr>
          <w:sz w:val="24"/>
          <w:szCs w:val="24"/>
        </w:rPr>
        <w:t xml:space="preserve"> </w:t>
      </w:r>
      <w:r w:rsidR="007D789C">
        <w:rPr>
          <w:sz w:val="24"/>
          <w:szCs w:val="24"/>
        </w:rPr>
        <w:fldChar w:fldCharType="begin" w:fldLock="1"/>
      </w:r>
      <w:r w:rsidR="00753265">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7D789C">
        <w:rPr>
          <w:sz w:val="24"/>
          <w:szCs w:val="24"/>
        </w:rPr>
        <w:fldChar w:fldCharType="separate"/>
      </w:r>
      <w:r w:rsidR="007D789C" w:rsidRPr="007D789C">
        <w:rPr>
          <w:noProof/>
          <w:sz w:val="24"/>
          <w:szCs w:val="24"/>
        </w:rPr>
        <w:t>(2022)</w:t>
      </w:r>
      <w:r w:rsidR="007D789C">
        <w:rPr>
          <w:sz w:val="24"/>
          <w:szCs w:val="24"/>
        </w:rPr>
        <w:fldChar w:fldCharType="end"/>
      </w:r>
      <w:r w:rsidR="007D789C">
        <w:rPr>
          <w:sz w:val="24"/>
          <w:szCs w:val="24"/>
        </w:rPr>
        <w:t xml:space="preserve"> </w:t>
      </w:r>
      <w:r w:rsidR="00F064D3" w:rsidRPr="00AB3D2F">
        <w:rPr>
          <w:sz w:val="24"/>
          <w:szCs w:val="24"/>
        </w:rPr>
        <w:t xml:space="preserve">integrating the dynamics of the Danish </w:t>
      </w:r>
      <w:r w:rsidR="007D789C">
        <w:rPr>
          <w:sz w:val="24"/>
          <w:szCs w:val="24"/>
        </w:rPr>
        <w:t>income insurance program</w:t>
      </w:r>
      <w:r w:rsidR="00F064D3" w:rsidRPr="00AB3D2F">
        <w:rPr>
          <w:sz w:val="24"/>
          <w:szCs w:val="24"/>
        </w:rPr>
        <w:t xml:space="preserve">, specifically including the variables that are used for political regulation of the unemployment benefits. Second, </w:t>
      </w:r>
      <w:r w:rsidR="00E36D4D">
        <w:rPr>
          <w:sz w:val="24"/>
          <w:szCs w:val="24"/>
        </w:rPr>
        <w:t>we perform a</w:t>
      </w:r>
      <w:r w:rsidR="00F064D3" w:rsidRPr="00AB3D2F">
        <w:rPr>
          <w:sz w:val="24"/>
          <w:szCs w:val="24"/>
        </w:rPr>
        <w:t xml:space="preserve"> counterfactual analysis</w:t>
      </w:r>
      <w:r w:rsidR="00E36D4D">
        <w:rPr>
          <w:sz w:val="24"/>
          <w:szCs w:val="24"/>
        </w:rPr>
        <w:t xml:space="preserve"> by removing the </w:t>
      </w:r>
      <w:r w:rsidR="00E36D4D" w:rsidRPr="00AB3D2F">
        <w:rPr>
          <w:sz w:val="24"/>
          <w:szCs w:val="24"/>
        </w:rPr>
        <w:t>regulation made towards the unemployment benefits in the tax reform of 2012</w:t>
      </w:r>
      <w:r w:rsidR="00E36D4D">
        <w:rPr>
          <w:sz w:val="24"/>
          <w:szCs w:val="24"/>
        </w:rPr>
        <w:t>, making it possible to evaluate this regulation</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0AD50C6" w14:textId="2BEA7627" w:rsidR="00FF0793" w:rsidRPr="00BF1D8A" w:rsidRDefault="000360BB" w:rsidP="00BF1D8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w:t>
      </w:r>
      <w:r w:rsidR="006427A6">
        <w:rPr>
          <w:sz w:val="24"/>
          <w:szCs w:val="24"/>
        </w:rPr>
        <w:t xml:space="preserve">Danish </w:t>
      </w:r>
      <w:r w:rsidR="002E270F" w:rsidRPr="00AB3D2F">
        <w:rPr>
          <w:sz w:val="24"/>
          <w:szCs w:val="24"/>
        </w:rPr>
        <w:t>income insurance program</w:t>
      </w:r>
      <w:r w:rsidR="006472FC">
        <w:rPr>
          <w:sz w:val="24"/>
          <w:szCs w:val="24"/>
        </w:rPr>
        <w:t>.</w:t>
      </w:r>
      <w:r w:rsidR="002E270F" w:rsidRPr="00AB3D2F">
        <w:rPr>
          <w:sz w:val="24"/>
          <w:szCs w:val="24"/>
        </w:rPr>
        <w:t xml:space="preserve"> Section 2</w:t>
      </w:r>
      <w:r w:rsidR="006472FC">
        <w:rPr>
          <w:sz w:val="24"/>
          <w:szCs w:val="24"/>
        </w:rPr>
        <w:t>,</w:t>
      </w:r>
      <w:r w:rsidR="002E270F" w:rsidRPr="00AB3D2F">
        <w:rPr>
          <w:sz w:val="24"/>
          <w:szCs w:val="24"/>
        </w:rPr>
        <w:t xml:space="preserve"> will present the current literature on </w:t>
      </w:r>
      <w:r w:rsidR="00AD3A32" w:rsidRPr="00AB3D2F">
        <w:rPr>
          <w:sz w:val="24"/>
          <w:szCs w:val="24"/>
        </w:rPr>
        <w:t xml:space="preserve">the effects </w:t>
      </w:r>
      <w:r w:rsidR="002E270F" w:rsidRPr="00AB3D2F">
        <w:rPr>
          <w:sz w:val="24"/>
          <w:szCs w:val="24"/>
        </w:rPr>
        <w:t xml:space="preserve">of changes to the </w:t>
      </w:r>
      <w:r w:rsidR="00CD71C2">
        <w:rPr>
          <w:sz w:val="24"/>
          <w:szCs w:val="24"/>
        </w:rPr>
        <w:t>IS-program</w:t>
      </w:r>
      <w:r w:rsidR="00AD3A32" w:rsidRPr="00AB3D2F">
        <w:rPr>
          <w:sz w:val="24"/>
          <w:szCs w:val="24"/>
        </w:rPr>
        <w:t>, focusing on</w:t>
      </w:r>
      <w:r w:rsidR="006427A6">
        <w:rPr>
          <w:sz w:val="24"/>
          <w:szCs w:val="24"/>
        </w:rPr>
        <w:t xml:space="preserve"> both</w:t>
      </w:r>
      <w:r w:rsidR="00AD3A32" w:rsidRPr="00AB3D2F">
        <w:rPr>
          <w:sz w:val="24"/>
          <w:szCs w:val="24"/>
        </w:rPr>
        <w:t xml:space="preserve"> the micro-</w:t>
      </w:r>
      <w:r w:rsidR="006427A6">
        <w:rPr>
          <w:sz w:val="24"/>
          <w:szCs w:val="24"/>
        </w:rPr>
        <w:t xml:space="preserve"> and macro-</w:t>
      </w:r>
      <w:r w:rsidR="00AD3A32" w:rsidRPr="00AB3D2F">
        <w:rPr>
          <w:sz w:val="24"/>
          <w:szCs w:val="24"/>
        </w:rPr>
        <w:t>effects</w:t>
      </w:r>
      <w:r w:rsidR="002E270F" w:rsidRPr="00AB3D2F">
        <w:rPr>
          <w:sz w:val="24"/>
          <w:szCs w:val="24"/>
        </w:rPr>
        <w:t xml:space="preserve">. </w:t>
      </w:r>
      <w:r w:rsidR="006427A6">
        <w:rPr>
          <w:sz w:val="24"/>
          <w:szCs w:val="24"/>
        </w:rPr>
        <w:t>In s</w:t>
      </w:r>
      <w:r w:rsidR="002E270F" w:rsidRPr="00AB3D2F">
        <w:rPr>
          <w:sz w:val="24"/>
          <w:szCs w:val="24"/>
        </w:rPr>
        <w:t>ection 3</w:t>
      </w:r>
      <w:r w:rsidR="006472FC">
        <w:rPr>
          <w:sz w:val="24"/>
          <w:szCs w:val="24"/>
        </w:rPr>
        <w:t>,</w:t>
      </w:r>
      <w:r w:rsidR="002E270F" w:rsidRPr="00AB3D2F">
        <w:rPr>
          <w:sz w:val="24"/>
          <w:szCs w:val="24"/>
        </w:rPr>
        <w:t xml:space="preserve"> </w:t>
      </w:r>
      <w:r w:rsidR="006427A6">
        <w:rPr>
          <w:sz w:val="24"/>
          <w:szCs w:val="24"/>
        </w:rPr>
        <w:t>we provide a further description of the Danish IS-program</w:t>
      </w:r>
      <w:r w:rsidR="006472FC">
        <w:rPr>
          <w:sz w:val="24"/>
          <w:szCs w:val="24"/>
        </w:rPr>
        <w:t xml:space="preserve"> by taking</w:t>
      </w:r>
      <w:r w:rsidR="002E270F" w:rsidRPr="00AB3D2F">
        <w:rPr>
          <w:sz w:val="24"/>
          <w:szCs w:val="24"/>
        </w:rPr>
        <w:t xml:space="preserve"> a closer look at the </w:t>
      </w:r>
      <w:r w:rsidR="006427A6">
        <w:rPr>
          <w:sz w:val="24"/>
          <w:szCs w:val="24"/>
        </w:rPr>
        <w:t>IS-</w:t>
      </w:r>
      <w:r w:rsidR="002E270F" w:rsidRPr="00AB3D2F">
        <w:rPr>
          <w:sz w:val="24"/>
          <w:szCs w:val="24"/>
        </w:rPr>
        <w:t xml:space="preserve">model build in </w:t>
      </w:r>
      <w:r w:rsidR="006D25A4" w:rsidRPr="00AB3D2F">
        <w:rPr>
          <w:sz w:val="24"/>
          <w:szCs w:val="24"/>
        </w:rPr>
        <w:t>2015</w:t>
      </w:r>
      <w:r w:rsidR="006472FC">
        <w:rPr>
          <w:sz w:val="24"/>
          <w:szCs w:val="24"/>
        </w:rPr>
        <w:t>,</w:t>
      </w:r>
      <w:r w:rsidR="006D25A4" w:rsidRPr="00AB3D2F">
        <w:rPr>
          <w:sz w:val="24"/>
          <w:szCs w:val="24"/>
        </w:rPr>
        <w:t xml:space="preserve"> </w:t>
      </w:r>
      <w:r w:rsidR="006427A6">
        <w:rPr>
          <w:sz w:val="24"/>
          <w:szCs w:val="24"/>
        </w:rPr>
        <w:t>today used by the government to analyze political regulations towards the Danish IS-program</w:t>
      </w:r>
      <w:r w:rsidR="006D25A4" w:rsidRPr="00AB3D2F">
        <w:rPr>
          <w:sz w:val="24"/>
          <w:szCs w:val="24"/>
        </w:rPr>
        <w:t>. In section 4</w:t>
      </w:r>
      <w:r w:rsidR="006472FC">
        <w:rPr>
          <w:sz w:val="24"/>
          <w:szCs w:val="24"/>
        </w:rPr>
        <w:t>,</w:t>
      </w:r>
      <w:r w:rsidR="006D25A4" w:rsidRPr="00AB3D2F">
        <w:rPr>
          <w:sz w:val="24"/>
          <w:szCs w:val="24"/>
        </w:rPr>
        <w:t xml:space="preserve"> we will present a quarterly SFC-model for Denmark, specifically looking at the Danish </w:t>
      </w:r>
      <w:r w:rsidR="006427A6">
        <w:rPr>
          <w:sz w:val="24"/>
          <w:szCs w:val="24"/>
        </w:rPr>
        <w:t>IS-</w:t>
      </w:r>
      <w:r w:rsidR="006427A6">
        <w:rPr>
          <w:sz w:val="24"/>
          <w:szCs w:val="24"/>
        </w:rPr>
        <w:lastRenderedPageBreak/>
        <w:t>program</w:t>
      </w:r>
      <w:r w:rsidR="006472FC">
        <w:rPr>
          <w:sz w:val="24"/>
          <w:szCs w:val="24"/>
        </w:rPr>
        <w:t xml:space="preserve"> by</w:t>
      </w:r>
      <w:r w:rsidR="006D25A4" w:rsidRPr="00AB3D2F">
        <w:rPr>
          <w:sz w:val="24"/>
          <w:szCs w:val="24"/>
        </w:rPr>
        <w:t xml:space="preserve"> </w:t>
      </w:r>
      <w:r w:rsidR="006427A6">
        <w:rPr>
          <w:sz w:val="24"/>
          <w:szCs w:val="24"/>
        </w:rPr>
        <w:t>analyzing</w:t>
      </w:r>
      <w:r w:rsidR="006D25A4" w:rsidRPr="00AB3D2F">
        <w:rPr>
          <w:sz w:val="24"/>
          <w:szCs w:val="24"/>
        </w:rPr>
        <w:t xml:space="preserve"> different macroeconomic channels </w:t>
      </w:r>
      <w:r w:rsidR="006472FC">
        <w:rPr>
          <w:sz w:val="24"/>
          <w:szCs w:val="24"/>
        </w:rPr>
        <w:t>with</w:t>
      </w:r>
      <w:r w:rsidR="006D25A4" w:rsidRPr="00AB3D2F">
        <w:rPr>
          <w:sz w:val="24"/>
          <w:szCs w:val="24"/>
        </w:rPr>
        <w:t xml:space="preserve">in the model. In section </w:t>
      </w:r>
      <w:r w:rsidR="006472FC">
        <w:rPr>
          <w:sz w:val="24"/>
          <w:szCs w:val="24"/>
        </w:rPr>
        <w:t>5,</w:t>
      </w:r>
      <w:r w:rsidR="006D25A4" w:rsidRPr="00AB3D2F">
        <w:rPr>
          <w:sz w:val="24"/>
          <w:szCs w:val="24"/>
        </w:rPr>
        <w:t xml:space="preserve"> we use the results from section </w:t>
      </w:r>
      <w:r w:rsidR="006472FC">
        <w:rPr>
          <w:sz w:val="24"/>
          <w:szCs w:val="24"/>
        </w:rPr>
        <w:t>4</w:t>
      </w:r>
      <w:r w:rsidR="006D25A4" w:rsidRPr="00AB3D2F">
        <w:rPr>
          <w:sz w:val="24"/>
          <w:szCs w:val="24"/>
        </w:rPr>
        <w:t xml:space="preserve">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w:t>
      </w:r>
      <w:r w:rsidR="006472FC">
        <w:rPr>
          <w:sz w:val="24"/>
          <w:szCs w:val="24"/>
        </w:rPr>
        <w:t xml:space="preserve"> of suppressing the state regulation percentage</w:t>
      </w:r>
      <w:r w:rsidR="006D25A4" w:rsidRPr="00AB3D2F">
        <w:rPr>
          <w:sz w:val="24"/>
          <w:szCs w:val="24"/>
        </w:rPr>
        <w:t xml:space="preserve">. Lastly in section </w:t>
      </w:r>
      <w:r w:rsidR="006427A6">
        <w:rPr>
          <w:sz w:val="24"/>
          <w:szCs w:val="24"/>
        </w:rPr>
        <w:t>6</w:t>
      </w:r>
      <w:r w:rsidR="006472FC">
        <w:rPr>
          <w:sz w:val="24"/>
          <w:szCs w:val="24"/>
        </w:rPr>
        <w:t>,</w:t>
      </w:r>
      <w:r w:rsidR="006D25A4" w:rsidRPr="00AB3D2F">
        <w:rPr>
          <w:sz w:val="24"/>
          <w:szCs w:val="24"/>
        </w:rPr>
        <w:t xml:space="preserve"> we conclude the results.</w:t>
      </w:r>
    </w:p>
    <w:p w14:paraId="625E1022" w14:textId="5BA3E80A" w:rsidR="00C30065" w:rsidRDefault="007F31FE" w:rsidP="00E334EF">
      <w:pPr>
        <w:pStyle w:val="Overskrift1"/>
      </w:pPr>
      <w:bookmarkStart w:id="0" w:name="_Ref119913428"/>
      <w:commentRangeStart w:id="1"/>
      <w:r>
        <w:t>Section 2: Lit</w:t>
      </w:r>
      <w:r w:rsidR="00BF1D8A">
        <w:t>erature</w:t>
      </w:r>
      <w:r>
        <w:t xml:space="preserve"> review</w:t>
      </w:r>
      <w:bookmarkEnd w:id="0"/>
      <w:commentRangeEnd w:id="1"/>
      <w:r w:rsidR="001D572D">
        <w:rPr>
          <w:rStyle w:val="Kommentarhenvisning"/>
          <w:rFonts w:asciiTheme="minorHAnsi" w:eastAsiaTheme="minorHAnsi" w:hAnsiTheme="minorHAnsi" w:cstheme="minorBidi"/>
          <w:color w:val="auto"/>
        </w:rPr>
        <w:commentReference w:id="1"/>
      </w:r>
    </w:p>
    <w:p w14:paraId="3D6E0714" w14:textId="41125D49" w:rsidR="00C30065" w:rsidRDefault="00C30065" w:rsidP="00C30065"/>
    <w:p w14:paraId="78919D3F" w14:textId="1A29DE40" w:rsidR="00C30065" w:rsidRPr="00AB3D2F" w:rsidRDefault="00C30065" w:rsidP="003D1361">
      <w:pPr>
        <w:spacing w:line="360" w:lineRule="auto"/>
        <w:rPr>
          <w:sz w:val="24"/>
          <w:szCs w:val="24"/>
        </w:rPr>
      </w:pPr>
      <w:r w:rsidRPr="00AB3D2F">
        <w:rPr>
          <w:sz w:val="24"/>
          <w:szCs w:val="24"/>
        </w:rPr>
        <w:t>In the later years there has been a large amount of literature towards the effects of unemployment benefits</w:t>
      </w:r>
      <w:r w:rsidR="0034478F">
        <w:rPr>
          <w:sz w:val="24"/>
          <w:szCs w:val="24"/>
        </w:rPr>
        <w:t>,</w:t>
      </w:r>
      <w:r w:rsidRPr="00AB3D2F">
        <w:rPr>
          <w:sz w:val="24"/>
          <w:szCs w:val="24"/>
        </w:rPr>
        <w:t xml:space="preserve"> </w:t>
      </w:r>
      <w:r w:rsidR="0034478F">
        <w:rPr>
          <w:sz w:val="24"/>
          <w:szCs w:val="24"/>
        </w:rPr>
        <w:t>m</w:t>
      </w:r>
      <w:r w:rsidRPr="00AB3D2F">
        <w:rPr>
          <w:sz w:val="24"/>
          <w:szCs w:val="24"/>
        </w:rPr>
        <w:t xml:space="preserve">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34478F">
        <w:rPr>
          <w:sz w:val="24"/>
          <w:szCs w:val="24"/>
        </w:rPr>
        <w:t>,</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 xml:space="preserve">to </w:t>
      </w:r>
      <w:r w:rsidR="002770FB">
        <w:rPr>
          <w:sz w:val="24"/>
          <w:szCs w:val="24"/>
        </w:rPr>
        <w:t>effects like the</w:t>
      </w:r>
      <w:r w:rsidR="007F4513">
        <w:rPr>
          <w:sz w:val="24"/>
          <w:szCs w:val="24"/>
        </w:rPr>
        <w:t xml:space="preserve"> Moral Hazzard</w:t>
      </w:r>
      <w:r w:rsidR="00AE3C66">
        <w:rPr>
          <w:sz w:val="24"/>
          <w:szCs w:val="24"/>
        </w:rPr>
        <w:t xml:space="preserve"> effect</w:t>
      </w:r>
      <w:r w:rsidR="00A22D11">
        <w:rPr>
          <w:sz w:val="24"/>
          <w:szCs w:val="24"/>
        </w:rPr>
        <w:t>,</w:t>
      </w:r>
      <w:r w:rsidR="00AE3C66">
        <w:rPr>
          <w:sz w:val="24"/>
          <w:szCs w:val="24"/>
        </w:rPr>
        <w:t xml:space="preserve"> 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w:t>
      </w:r>
      <w:r w:rsidR="002770FB">
        <w:rPr>
          <w:sz w:val="24"/>
          <w:szCs w:val="24"/>
        </w:rPr>
        <w:t>work</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698C8A1"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753265">
        <w:rPr>
          <w:sz w:val="24"/>
          <w:szCs w:val="24"/>
        </w:rPr>
        <w:t xml:space="preserve">using </w:t>
      </w:r>
      <w:r w:rsidR="009C1D5A" w:rsidRPr="00AB3D2F">
        <w:rPr>
          <w:sz w:val="24"/>
          <w:szCs w:val="24"/>
        </w:rPr>
        <w:t xml:space="preserve">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w:t>
      </w:r>
      <w:r w:rsidR="002770FB">
        <w:rPr>
          <w:sz w:val="24"/>
          <w:szCs w:val="24"/>
        </w:rPr>
        <w:t>effect</w:t>
      </w:r>
      <w:r w:rsidR="00567F47" w:rsidRPr="00AB3D2F">
        <w:rPr>
          <w:sz w:val="24"/>
          <w:szCs w:val="24"/>
        </w:rPr>
        <w:t xml:space="preserve"> is still sparse, not showing any significant </w:t>
      </w:r>
      <w:r w:rsidR="00623D36" w:rsidRPr="00AB3D2F">
        <w:rPr>
          <w:sz w:val="24"/>
          <w:szCs w:val="24"/>
        </w:rPr>
        <w:t>movement</w:t>
      </w:r>
      <w:r w:rsidR="002770FB">
        <w:rPr>
          <w:sz w:val="24"/>
          <w:szCs w:val="24"/>
        </w:rPr>
        <w:t xml:space="preserve"> (from employment to unemployment)</w:t>
      </w:r>
      <w:r w:rsidR="00623D36" w:rsidRPr="00AB3D2F">
        <w:rPr>
          <w:sz w:val="24"/>
          <w:szCs w:val="24"/>
        </w:rPr>
        <w:t xml:space="preserve"> when changing the level of income insurance.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w:t>
      </w:r>
      <w:r w:rsidR="001814F6">
        <w:rPr>
          <w:sz w:val="24"/>
          <w:szCs w:val="24"/>
        </w:rPr>
        <w:t>E</w:t>
      </w:r>
      <w:r>
        <w:rPr>
          <w:sz w:val="24"/>
          <w:szCs w:val="24"/>
        </w:rPr>
        <w:t xml:space="preserve">conomic </w:t>
      </w:r>
      <w:r w:rsidR="001814F6">
        <w:rPr>
          <w:sz w:val="24"/>
          <w:szCs w:val="24"/>
        </w:rPr>
        <w:t>c</w:t>
      </w:r>
      <w:r>
        <w:rPr>
          <w:sz w:val="24"/>
          <w:szCs w:val="24"/>
        </w:rPr>
        <w:t>ouncil of Denmark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w:t>
      </w:r>
      <w:r w:rsidR="00753265">
        <w:rPr>
          <w:sz w:val="24"/>
          <w:szCs w:val="24"/>
        </w:rPr>
        <w:t>showing</w:t>
      </w:r>
      <w:r w:rsidR="007B4A4F" w:rsidRPr="00AB3D2F">
        <w:rPr>
          <w:sz w:val="24"/>
          <w:szCs w:val="24"/>
        </w:rPr>
        <w:t xml:space="preserve"> significant evidence for a lower job-search</w:t>
      </w:r>
      <w:r w:rsidR="00753265">
        <w:rPr>
          <w:sz w:val="24"/>
          <w:szCs w:val="24"/>
        </w:rPr>
        <w:t xml:space="preserve"> </w:t>
      </w:r>
      <w:r w:rsidR="00753265" w:rsidRPr="00AB3D2F">
        <w:rPr>
          <w:sz w:val="24"/>
          <w:szCs w:val="24"/>
        </w:rPr>
        <w:t>for people already in employment</w:t>
      </w:r>
      <w:r w:rsidR="007B4A4F" w:rsidRPr="00AB3D2F">
        <w:rPr>
          <w:sz w:val="24"/>
          <w:szCs w:val="24"/>
        </w:rPr>
        <w:t xml:space="preserve"> when income insurance increases </w:t>
      </w:r>
      <w:r w:rsidR="00753265">
        <w:rPr>
          <w:sz w:val="24"/>
          <w:szCs w:val="24"/>
        </w:rPr>
        <w:fldChar w:fldCharType="begin" w:fldLock="1"/>
      </w:r>
      <w:r w:rsidR="00A64A0B">
        <w:rPr>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00753265">
        <w:rPr>
          <w:sz w:val="24"/>
          <w:szCs w:val="24"/>
        </w:rPr>
        <w:fldChar w:fldCharType="separate"/>
      </w:r>
      <w:r w:rsidR="00753265" w:rsidRPr="00753265">
        <w:rPr>
          <w:noProof/>
          <w:sz w:val="24"/>
          <w:szCs w:val="24"/>
        </w:rPr>
        <w:t>(Gutierrez, 2016)</w:t>
      </w:r>
      <w:r w:rsidR="00753265">
        <w:rPr>
          <w:sz w:val="24"/>
          <w:szCs w:val="24"/>
        </w:rPr>
        <w:fldChar w:fldCharType="end"/>
      </w:r>
      <w:r w:rsidR="00753265">
        <w:rPr>
          <w:sz w:val="24"/>
          <w:szCs w:val="24"/>
        </w:rPr>
        <w:t>.</w:t>
      </w:r>
    </w:p>
    <w:p w14:paraId="41E618AB" w14:textId="56E9021F" w:rsidR="00D75C29" w:rsidRPr="00AB3D2F" w:rsidRDefault="001814F6" w:rsidP="003D1361">
      <w:pPr>
        <w:spacing w:line="360" w:lineRule="auto"/>
        <w:rPr>
          <w:sz w:val="24"/>
          <w:szCs w:val="24"/>
        </w:rPr>
      </w:pPr>
      <w:r>
        <w:rPr>
          <w:sz w:val="24"/>
          <w:szCs w:val="24"/>
        </w:rPr>
        <w:lastRenderedPageBreak/>
        <w:t>DØRS</w:t>
      </w:r>
      <w:r w:rsidRPr="00AB3D2F">
        <w:rPr>
          <w:sz w:val="24"/>
          <w:szCs w:val="24"/>
        </w:rPr>
        <w:t xml:space="preserve"> </w:t>
      </w:r>
      <w:r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Pr="00492AEB">
        <w:rPr>
          <w:noProof/>
          <w:sz w:val="24"/>
          <w:szCs w:val="24"/>
        </w:rPr>
        <w:t>(2022)</w:t>
      </w:r>
      <w:r w:rsidRPr="00AB3D2F">
        <w:rPr>
          <w:sz w:val="24"/>
          <w:szCs w:val="24"/>
        </w:rPr>
        <w:fldChar w:fldCharType="end"/>
      </w:r>
      <w:r w:rsidRPr="00AB3D2F">
        <w:rPr>
          <w:sz w:val="24"/>
          <w:szCs w:val="24"/>
        </w:rPr>
        <w:t xml:space="preserve"> </w:t>
      </w:r>
      <w:r>
        <w:rPr>
          <w:sz w:val="24"/>
          <w:szCs w:val="24"/>
        </w:rPr>
        <w:t xml:space="preserve">argue that </w:t>
      </w:r>
      <w:r w:rsidR="003D13F0" w:rsidRPr="00AB3D2F">
        <w:rPr>
          <w:sz w:val="24"/>
          <w:szCs w:val="24"/>
        </w:rPr>
        <w:t xml:space="preserve">the lack of new literature towards </w:t>
      </w:r>
      <w:r w:rsidR="00BA5C45" w:rsidRPr="00AB3D2F">
        <w:rPr>
          <w:sz w:val="24"/>
          <w:szCs w:val="24"/>
        </w:rPr>
        <w:t>the approach</w:t>
      </w:r>
      <w:r w:rsidR="002770FB">
        <w:rPr>
          <w:sz w:val="24"/>
          <w:szCs w:val="24"/>
        </w:rPr>
        <w:t xml:space="preserve"> effect,</w:t>
      </w:r>
      <w:r w:rsidR="00BA5C45" w:rsidRPr="00AB3D2F">
        <w:rPr>
          <w:sz w:val="24"/>
          <w:szCs w:val="24"/>
        </w:rPr>
        <w:t xml:space="preserve"> </w:t>
      </w:r>
      <w:r w:rsidR="002770FB">
        <w:rPr>
          <w:sz w:val="24"/>
          <w:szCs w:val="24"/>
        </w:rPr>
        <w:t>is mostly explained by the</w:t>
      </w:r>
      <w:r w:rsidR="00C9325D" w:rsidRPr="00AB3D2F">
        <w:rPr>
          <w:sz w:val="24"/>
          <w:szCs w:val="24"/>
        </w:rPr>
        <w:t xml:space="preserve"> newer literature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2770FB">
        <w:rPr>
          <w:sz w:val="24"/>
          <w:szCs w:val="24"/>
        </w:rPr>
        <w:t>.</w:t>
      </w:r>
      <w:r w:rsidR="002770FB">
        <w:rPr>
          <w:sz w:val="24"/>
          <w:szCs w:val="24"/>
        </w:rPr>
        <w:br/>
      </w:r>
      <w:r w:rsidR="00753265" w:rsidRPr="00AB3D2F">
        <w:rPr>
          <w:sz w:val="24"/>
          <w:szCs w:val="24"/>
        </w:rPr>
        <w:t>Instead,</w:t>
      </w:r>
      <w:r w:rsidR="00BA5C45" w:rsidRPr="00AB3D2F">
        <w:rPr>
          <w:sz w:val="24"/>
          <w:szCs w:val="24"/>
        </w:rPr>
        <w:t xml:space="preserve"> newer literature</w:t>
      </w:r>
      <w:r w:rsidR="003D1361" w:rsidRPr="00AB3D2F">
        <w:rPr>
          <w:sz w:val="24"/>
          <w:szCs w:val="24"/>
        </w:rPr>
        <w:t xml:space="preserve"> focus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Pr>
          <w:sz w:val="24"/>
          <w:szCs w:val="24"/>
        </w:rPr>
        <w:t>considering</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Pr>
          <w:sz w:val="24"/>
          <w:szCs w:val="24"/>
        </w:rPr>
        <w:t>when</w:t>
      </w:r>
      <w:r w:rsidR="00185B9F" w:rsidRPr="00AB3D2F">
        <w:rPr>
          <w:sz w:val="24"/>
          <w:szCs w:val="24"/>
        </w:rPr>
        <w:t xml:space="preserve"> </w:t>
      </w:r>
      <w:r>
        <w:rPr>
          <w:sz w:val="24"/>
          <w:szCs w:val="24"/>
        </w:rPr>
        <w:t xml:space="preserve">evaluating </w:t>
      </w:r>
      <w:r w:rsidR="00185B9F" w:rsidRPr="00AB3D2F">
        <w:rPr>
          <w:sz w:val="24"/>
          <w:szCs w:val="24"/>
        </w:rPr>
        <w:t>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FE16D65"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w:t>
      </w:r>
      <w:r w:rsidR="00D969ED">
        <w:rPr>
          <w:sz w:val="24"/>
          <w:szCs w:val="24"/>
        </w:rPr>
        <w:t>e</w:t>
      </w:r>
      <w:r w:rsidR="00AC4F97">
        <w:rPr>
          <w:sz w:val="24"/>
          <w:szCs w:val="24"/>
        </w:rPr>
        <w:t xml:space="preserve">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8A957BE" w:rsidR="00057821" w:rsidRPr="00AB3D2F" w:rsidRDefault="00057821" w:rsidP="0006552D">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 Post-Keynesians take in regard both fairness, in the form of lower inequality, and the economic 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 xml:space="preserve">ro-capital distributional policies usually </w:t>
      </w:r>
      <w:r w:rsidRPr="00AB3D2F">
        <w:rPr>
          <w:sz w:val="24"/>
          <w:szCs w:val="24"/>
        </w:rPr>
        <w:lastRenderedPageBreak/>
        <w:t>claim to promote ‘</w:t>
      </w:r>
      <w:r w:rsidR="00E36D4D" w:rsidRPr="00AB3D2F">
        <w:rPr>
          <w:sz w:val="24"/>
          <w:szCs w:val="24"/>
        </w:rPr>
        <w:t>labor</w:t>
      </w:r>
      <w:r w:rsidRPr="00AB3D2F">
        <w:rPr>
          <w:sz w:val="24"/>
          <w:szCs w:val="24"/>
        </w:rPr>
        <w:t xml:space="preserve"> market flexibility’ or wage flexibility, rather than increasing capital income. Increases in the unemployment benefit</w:t>
      </w:r>
      <w:r w:rsidR="001814F6">
        <w:rPr>
          <w:sz w:val="24"/>
          <w:szCs w:val="24"/>
        </w:rPr>
        <w:t>s</w:t>
      </w:r>
      <w:r w:rsidRPr="00AB3D2F">
        <w:rPr>
          <w:sz w:val="24"/>
          <w:szCs w:val="24"/>
        </w:rPr>
        <w:t xml:space="preserve"> </w:t>
      </w:r>
      <w:r w:rsidR="001814F6">
        <w:rPr>
          <w:sz w:val="24"/>
          <w:szCs w:val="24"/>
        </w:rPr>
        <w:t>are</w:t>
      </w:r>
      <w:r w:rsidRPr="00AB3D2F">
        <w:rPr>
          <w:sz w:val="24"/>
          <w:szCs w:val="24"/>
        </w:rPr>
        <w:t xml:space="preserve">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1E913FB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w:t>
      </w:r>
      <w:r w:rsidR="002770FB">
        <w:rPr>
          <w:sz w:val="24"/>
          <w:szCs w:val="24"/>
        </w:rPr>
        <w:t>is</w:t>
      </w:r>
      <w:r w:rsidR="00A22D11" w:rsidRPr="00AB3D2F">
        <w:rPr>
          <w:sz w:val="24"/>
          <w:szCs w:val="24"/>
        </w:rPr>
        <w:t xml:space="preserv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w:t>
      </w:r>
      <w:r w:rsidR="002770FB">
        <w:rPr>
          <w:sz w:val="24"/>
          <w:szCs w:val="24"/>
        </w:rPr>
        <w:t xml:space="preserve"> changes to the level of</w:t>
      </w:r>
      <w:r w:rsidR="00A22D11" w:rsidRPr="00AB3D2F">
        <w:rPr>
          <w:sz w:val="24"/>
          <w:szCs w:val="24"/>
        </w:rPr>
        <w:t xml:space="preserve"> income insurance.</w:t>
      </w:r>
    </w:p>
    <w:p w14:paraId="508AC260" w14:textId="77777777" w:rsidR="00AC7AC8" w:rsidRDefault="00CB1B8E" w:rsidP="003C4BAC">
      <w:pPr>
        <w:spacing w:line="360" w:lineRule="auto"/>
        <w:rPr>
          <w:ins w:id="2" w:author="Simon Thomsen" w:date="2022-12-15T07:57:00Z"/>
          <w:sz w:val="24"/>
          <w:szCs w:val="24"/>
        </w:rPr>
      </w:pPr>
      <w:r>
        <w:rPr>
          <w:sz w:val="24"/>
          <w:szCs w:val="24"/>
        </w:rPr>
        <w:t xml:space="preserve">Another </w:t>
      </w:r>
      <w:r w:rsidR="001814F6">
        <w:rPr>
          <w:sz w:val="24"/>
          <w:szCs w:val="24"/>
        </w:rPr>
        <w:t>channel</w:t>
      </w:r>
      <w:r>
        <w:rPr>
          <w:sz w:val="24"/>
          <w:szCs w:val="24"/>
        </w:rPr>
        <w:t xml:space="preserve">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t>
      </w:r>
      <w:r w:rsidR="001814F6">
        <w:rPr>
          <w:sz w:val="24"/>
          <w:szCs w:val="24"/>
        </w:rPr>
        <w:t>finding empirical evidence that</w:t>
      </w:r>
      <w:r w:rsidR="00F333B9">
        <w:rPr>
          <w:sz w:val="24"/>
          <w:szCs w:val="24"/>
        </w:rPr>
        <w:t xml:space="preserve"> unemployment benefits</w:t>
      </w:r>
      <w:r>
        <w:rPr>
          <w:sz w:val="24"/>
          <w:szCs w:val="24"/>
        </w:rPr>
        <w:t xml:space="preserve"> </w:t>
      </w:r>
      <w:r w:rsidR="001814F6">
        <w:rPr>
          <w:sz w:val="24"/>
          <w:szCs w:val="24"/>
        </w:rPr>
        <w:t>has a positive relationship with</w:t>
      </w:r>
      <w:r w:rsidR="003C4BAC" w:rsidRPr="00AB3D2F">
        <w:rPr>
          <w:sz w:val="24"/>
          <w:szCs w:val="24"/>
        </w:rPr>
        <w:t xml:space="preserve"> wage</w:t>
      </w:r>
      <w:r>
        <w:rPr>
          <w:sz w:val="24"/>
          <w:szCs w:val="24"/>
        </w:rPr>
        <w:t>s</w:t>
      </w:r>
      <w:r w:rsidR="001814F6">
        <w:rPr>
          <w:sz w:val="24"/>
          <w:szCs w:val="24"/>
        </w:rPr>
        <w:t xml:space="preserve">. </w:t>
      </w:r>
      <w:r w:rsidR="00706B4F">
        <w:rPr>
          <w:sz w:val="24"/>
          <w:szCs w:val="24"/>
        </w:rPr>
        <w:t>It is argued that</w:t>
      </w:r>
      <w:r w:rsidR="003C4BAC" w:rsidRPr="00AB3D2F">
        <w:rPr>
          <w:sz w:val="24"/>
          <w:szCs w:val="24"/>
        </w:rPr>
        <w:t xml:space="preserve"> a change in the level of income insurance will affect the wage negotiations, expecting that a higher level of income insurance would increase the targeted wages demanded </w:t>
      </w:r>
      <w:r w:rsidR="002770FB">
        <w:rPr>
          <w:sz w:val="24"/>
          <w:szCs w:val="24"/>
        </w:rPr>
        <w:t>by</w:t>
      </w:r>
      <w:r w:rsidR="003C4BAC" w:rsidRPr="00AB3D2F">
        <w:rPr>
          <w:sz w:val="24"/>
          <w:szCs w:val="24"/>
        </w:rPr>
        <w:t xml:space="preserve">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w:t>
      </w:r>
      <w:r w:rsidR="002770FB">
        <w:rPr>
          <w:sz w:val="24"/>
          <w:szCs w:val="24"/>
        </w:rPr>
        <w:t>where</w:t>
      </w:r>
      <w:r w:rsidR="003C4BAC" w:rsidRPr="00AB3D2F">
        <w:rPr>
          <w:sz w:val="24"/>
          <w:szCs w:val="24"/>
        </w:rPr>
        <w:t xml:space="preserve"> the wage will have a negative effect in the form of lowering the demand for labor</w:t>
      </w:r>
      <w:r w:rsidR="002770FB">
        <w:rPr>
          <w:sz w:val="24"/>
          <w:szCs w:val="24"/>
        </w:rPr>
        <w:t>, thereby</w:t>
      </w:r>
      <w:r w:rsidR="003C4BAC" w:rsidRPr="00AB3D2F">
        <w:rPr>
          <w:sz w:val="24"/>
          <w:szCs w:val="24"/>
        </w:rPr>
        <w:t xml:space="preserve"> increasing the number of unemployed. </w:t>
      </w:r>
    </w:p>
    <w:p w14:paraId="3D1F5175" w14:textId="2F04F336" w:rsidR="003C4BAC" w:rsidRPr="00AB3D2F" w:rsidRDefault="00AC7AC8" w:rsidP="003C4BAC">
      <w:pPr>
        <w:spacing w:line="360" w:lineRule="auto"/>
        <w:rPr>
          <w:sz w:val="24"/>
          <w:szCs w:val="24"/>
        </w:rPr>
      </w:pPr>
      <w:ins w:id="3" w:author="Simon Thomsen" w:date="2022-12-15T07:57:00Z">
        <w:r w:rsidRPr="00AB3D2F">
          <w:rPr>
            <w:noProof/>
            <w:sz w:val="24"/>
            <w:szCs w:val="24"/>
          </w:rPr>
          <w:t>Byrialsen &amp; Raza</w:t>
        </w:r>
        <w:r w:rsidRPr="00AB3D2F">
          <w:rPr>
            <w:sz w:val="24"/>
            <w:szCs w:val="24"/>
          </w:rPr>
          <w:t xml:space="preserve"> </w:t>
        </w:r>
        <w:r w:rsidRPr="00AB3D2F">
          <w:rPr>
            <w:sz w:val="24"/>
            <w:szCs w:val="24"/>
          </w:rPr>
          <w:fldChar w:fldCharType="begin" w:fldLock="1"/>
        </w:r>
        <w:r>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Pr="00AB3D2F">
          <w:rPr>
            <w:sz w:val="24"/>
            <w:szCs w:val="24"/>
          </w:rPr>
          <w:fldChar w:fldCharType="separate"/>
        </w:r>
        <w:r w:rsidRPr="00884952">
          <w:rPr>
            <w:noProof/>
            <w:sz w:val="24"/>
            <w:szCs w:val="24"/>
          </w:rPr>
          <w:t>(2018)</w:t>
        </w:r>
        <w:r w:rsidRPr="00AB3D2F">
          <w:rPr>
            <w:sz w:val="24"/>
            <w:szCs w:val="24"/>
          </w:rPr>
          <w:fldChar w:fldCharType="end"/>
        </w:r>
        <w:r>
          <w:rPr>
            <w:sz w:val="24"/>
            <w:szCs w:val="24"/>
          </w:rPr>
          <w:t xml:space="preserve"> also include a </w:t>
        </w:r>
      </w:ins>
      <w:ins w:id="4" w:author="Simon Thomsen" w:date="2022-12-15T07:58:00Z">
        <w:r>
          <w:rPr>
            <w:sz w:val="24"/>
            <w:szCs w:val="24"/>
          </w:rPr>
          <w:t xml:space="preserve">positive relationship </w:t>
        </w:r>
      </w:ins>
      <w:ins w:id="5" w:author="Simon Thomsen" w:date="2022-12-15T07:57:00Z">
        <w:r>
          <w:rPr>
            <w:sz w:val="24"/>
            <w:szCs w:val="24"/>
          </w:rPr>
          <w:t>between the level of income insurance and wages, when including</w:t>
        </w:r>
      </w:ins>
      <w:ins w:id="6" w:author="Simon Thomsen" w:date="2022-12-15T07:58:00Z">
        <w:r>
          <w:rPr>
            <w:sz w:val="24"/>
            <w:szCs w:val="24"/>
          </w:rPr>
          <w:t xml:space="preserve"> </w:t>
        </w:r>
        <w:r w:rsidRPr="00AB3D2F">
          <w:rPr>
            <w:sz w:val="24"/>
            <w:szCs w:val="24"/>
          </w:rPr>
          <w:t>the compensation rate in the wage equation</w:t>
        </w:r>
      </w:ins>
      <w:ins w:id="7" w:author="Simon Thomsen" w:date="2022-12-15T08:00:00Z">
        <w:r>
          <w:rPr>
            <w:sz w:val="24"/>
            <w:szCs w:val="24"/>
          </w:rPr>
          <w:t xml:space="preserve">. </w:t>
        </w:r>
        <w:r w:rsidRPr="00AB3D2F">
          <w:rPr>
            <w:sz w:val="24"/>
            <w:szCs w:val="24"/>
          </w:rPr>
          <w:t>argui</w:t>
        </w:r>
        <w:r>
          <w:rPr>
            <w:sz w:val="24"/>
            <w:szCs w:val="24"/>
          </w:rPr>
          <w:t>ng</w:t>
        </w:r>
        <w:r w:rsidRPr="00AB3D2F">
          <w:rPr>
            <w:sz w:val="24"/>
            <w:szCs w:val="24"/>
          </w:rPr>
          <w:t xml:space="preserve"> that </w:t>
        </w:r>
      </w:ins>
      <w:ins w:id="8" w:author="Simon Thomsen" w:date="2022-12-15T08:01:00Z">
        <w:r>
          <w:rPr>
            <w:sz w:val="24"/>
            <w:szCs w:val="24"/>
          </w:rPr>
          <w:t>this</w:t>
        </w:r>
      </w:ins>
      <w:ins w:id="9" w:author="Simon Thomsen" w:date="2022-12-15T08:00:00Z">
        <w:r w:rsidRPr="00AB3D2F">
          <w:rPr>
            <w:sz w:val="24"/>
            <w:szCs w:val="24"/>
          </w:rPr>
          <w:t xml:space="preserve"> is in line with standard models of wage setting, which plays an important role in the determination of the targeted wage </w:t>
        </w:r>
        <w:r w:rsidRPr="00AB3D2F">
          <w:rPr>
            <w:sz w:val="24"/>
            <w:szCs w:val="24"/>
          </w:rPr>
          <w:fldChar w:fldCharType="begin" w:fldLock="1"/>
        </w:r>
        <w:r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Pr="00AB3D2F">
          <w:rPr>
            <w:sz w:val="24"/>
            <w:szCs w:val="24"/>
          </w:rPr>
          <w:fldChar w:fldCharType="separate"/>
        </w:r>
        <w:r w:rsidRPr="00AB3D2F">
          <w:rPr>
            <w:noProof/>
            <w:sz w:val="24"/>
            <w:szCs w:val="24"/>
          </w:rPr>
          <w:t>(Mcdonald &amp; Solow, 1981; Shapiro &amp; Stiglitz, 1984)</w:t>
        </w:r>
        <w:r w:rsidRPr="00AB3D2F">
          <w:rPr>
            <w:sz w:val="24"/>
            <w:szCs w:val="24"/>
          </w:rPr>
          <w:fldChar w:fldCharType="end"/>
        </w:r>
        <w:r w:rsidRPr="00AB3D2F">
          <w:rPr>
            <w:sz w:val="24"/>
            <w:szCs w:val="24"/>
          </w:rPr>
          <w:t>.</w:t>
        </w:r>
      </w:ins>
      <w:ins w:id="10" w:author="Simon Thomsen" w:date="2022-12-15T08:01:00Z">
        <w:r>
          <w:rPr>
            <w:sz w:val="24"/>
            <w:szCs w:val="24"/>
          </w:rPr>
          <w:t xml:space="preserve"> </w:t>
        </w:r>
      </w:ins>
      <w:ins w:id="11" w:author="Simon Thomsen" w:date="2022-12-15T07:58:00Z">
        <w:r>
          <w:rPr>
            <w:sz w:val="24"/>
            <w:szCs w:val="24"/>
          </w:rPr>
          <w:t>But t</w:t>
        </w:r>
      </w:ins>
      <w:del w:id="12" w:author="Simon Thomsen" w:date="2022-12-15T07:58:00Z">
        <w:r w:rsidR="003C4BAC" w:rsidRPr="00AB3D2F" w:rsidDel="00AC7AC8">
          <w:rPr>
            <w:sz w:val="24"/>
            <w:szCs w:val="24"/>
          </w:rPr>
          <w:delText>T</w:delText>
        </w:r>
      </w:del>
      <w:r w:rsidR="003C4BAC" w:rsidRPr="00AB3D2F">
        <w:rPr>
          <w:sz w:val="24"/>
          <w:szCs w:val="24"/>
        </w:rPr>
        <w:t>he channel</w:t>
      </w:r>
      <w:ins w:id="13" w:author="Simon Thomsen" w:date="2022-12-15T08:01:00Z">
        <w:r w:rsidR="00814D8B">
          <w:rPr>
            <w:sz w:val="24"/>
            <w:szCs w:val="24"/>
          </w:rPr>
          <w:t xml:space="preserve"> included by </w:t>
        </w:r>
        <w:r w:rsidR="00814D8B" w:rsidRPr="00AB3D2F">
          <w:rPr>
            <w:noProof/>
            <w:sz w:val="24"/>
            <w:szCs w:val="24"/>
          </w:rPr>
          <w:t>Byrialsen &amp; Raza</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(2018)</w:t>
        </w:r>
        <w:r w:rsidR="00814D8B" w:rsidRPr="00AB3D2F">
          <w:rPr>
            <w:sz w:val="24"/>
            <w:szCs w:val="24"/>
          </w:rPr>
          <w:fldChar w:fldCharType="end"/>
        </w:r>
      </w:ins>
      <w:r w:rsidR="003C4BAC" w:rsidRPr="00AB3D2F">
        <w:rPr>
          <w:sz w:val="24"/>
          <w:szCs w:val="24"/>
        </w:rPr>
        <w:t xml:space="preserve"> in which </w:t>
      </w:r>
      <w:del w:id="14" w:author="Simon Thomsen" w:date="2022-12-15T07:58:00Z">
        <w:r w:rsidR="003C4BAC" w:rsidRPr="00AB3D2F" w:rsidDel="00AC7AC8">
          <w:rPr>
            <w:sz w:val="24"/>
            <w:szCs w:val="24"/>
          </w:rPr>
          <w:delText xml:space="preserve">the </w:delText>
        </w:r>
      </w:del>
      <w:r w:rsidR="003C4BAC" w:rsidRPr="00AB3D2F">
        <w:rPr>
          <w:sz w:val="24"/>
          <w:szCs w:val="24"/>
        </w:rPr>
        <w:t>wage</w:t>
      </w:r>
      <w:ins w:id="15" w:author="Simon Thomsen" w:date="2022-12-15T07:58:00Z">
        <w:r>
          <w:rPr>
            <w:sz w:val="24"/>
            <w:szCs w:val="24"/>
          </w:rPr>
          <w:t>s</w:t>
        </w:r>
      </w:ins>
      <w:r w:rsidR="003C4BAC" w:rsidRPr="00AB3D2F">
        <w:rPr>
          <w:sz w:val="24"/>
          <w:szCs w:val="24"/>
        </w:rPr>
        <w:t xml:space="preserve"> affects</w:t>
      </w:r>
      <w:del w:id="16" w:author="Simon Thomsen" w:date="2022-12-15T07:59:00Z">
        <w:r w:rsidR="003C4BAC" w:rsidRPr="00AB3D2F" w:rsidDel="00AC7AC8">
          <w:rPr>
            <w:sz w:val="24"/>
            <w:szCs w:val="24"/>
          </w:rPr>
          <w:delText xml:space="preserve"> the</w:delText>
        </w:r>
      </w:del>
      <w:r w:rsidR="003C4BAC" w:rsidRPr="00AB3D2F">
        <w:rPr>
          <w:sz w:val="24"/>
          <w:szCs w:val="24"/>
        </w:rPr>
        <w:t xml:space="preserve"> unemployment is different</w:t>
      </w:r>
      <w:ins w:id="17" w:author="Simon Fløj Thomsen" w:date="2022-12-18T10:09:00Z">
        <w:r w:rsidR="008900FF">
          <w:rPr>
            <w:sz w:val="24"/>
            <w:szCs w:val="24"/>
          </w:rPr>
          <w:t xml:space="preserve"> than the one argued by Andersen et al. </w:t>
        </w:r>
      </w:ins>
      <w:ins w:id="18" w:author="Simon Fløj Thomsen" w:date="2022-12-18T10:10:00Z">
        <w:r w:rsidR="008900FF">
          <w:rPr>
            <w:sz w:val="24"/>
            <w:szCs w:val="24"/>
          </w:rPr>
          <w:fldChar w:fldCharType="begin" w:fldLock="1"/>
        </w:r>
      </w:ins>
      <w:r w:rsidR="00B908B6">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900FF">
        <w:rPr>
          <w:sz w:val="24"/>
          <w:szCs w:val="24"/>
        </w:rPr>
        <w:fldChar w:fldCharType="separate"/>
      </w:r>
      <w:r w:rsidR="008900FF" w:rsidRPr="008900FF">
        <w:rPr>
          <w:noProof/>
          <w:sz w:val="24"/>
          <w:szCs w:val="24"/>
        </w:rPr>
        <w:t>(2015)</w:t>
      </w:r>
      <w:ins w:id="19" w:author="Simon Fløj Thomsen" w:date="2022-12-18T10:10:00Z">
        <w:r w:rsidR="008900FF">
          <w:rPr>
            <w:sz w:val="24"/>
            <w:szCs w:val="24"/>
          </w:rPr>
          <w:fldChar w:fldCharType="end"/>
        </w:r>
      </w:ins>
      <w:r w:rsidR="003C4BAC" w:rsidRPr="00AB3D2F">
        <w:rPr>
          <w:sz w:val="24"/>
          <w:szCs w:val="24"/>
        </w:rPr>
        <w:t xml:space="preserve"> </w:t>
      </w:r>
      <w:del w:id="20" w:author="Simon Thomsen" w:date="2022-12-15T08:02:00Z">
        <w:r w:rsidR="003C4BAC" w:rsidRPr="00AB3D2F" w:rsidDel="00814D8B">
          <w:rPr>
            <w:sz w:val="24"/>
            <w:szCs w:val="24"/>
          </w:rPr>
          <w:delText xml:space="preserve">in another study by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w:delText>
        </w:r>
      </w:del>
      <w:r w:rsidR="003C4BAC" w:rsidRPr="00AB3D2F">
        <w:rPr>
          <w:sz w:val="24"/>
          <w:szCs w:val="24"/>
        </w:rPr>
        <w:t xml:space="preserve">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w:t>
      </w:r>
      <w:del w:id="21" w:author="Simon Thomsen" w:date="2022-12-15T07:59:00Z">
        <w:r w:rsidR="003C4BAC" w:rsidRPr="00AB3D2F" w:rsidDel="00AC7AC8">
          <w:rPr>
            <w:sz w:val="24"/>
            <w:szCs w:val="24"/>
          </w:rPr>
          <w:delText xml:space="preserve">They use the framework of a theoretical stock-flow consistent model, including the compensation rate in the wage equation, together with the rate of employment, and productivity. </w:delText>
        </w:r>
      </w:del>
      <w:del w:id="22" w:author="Simon Thomsen" w:date="2022-12-15T08:02:00Z">
        <w:r w:rsidR="003C4BAC" w:rsidRPr="00AB3D2F" w:rsidDel="00814D8B">
          <w:rPr>
            <w:sz w:val="24"/>
            <w:szCs w:val="24"/>
          </w:rPr>
          <w:delText xml:space="preserve">The inclusion of the compensation rate in a stock-flow-consistent framework is an addition to the </w:delText>
        </w:r>
        <w:r w:rsidR="003C4BAC" w:rsidRPr="00AB3D2F" w:rsidDel="00814D8B">
          <w:rPr>
            <w:sz w:val="24"/>
            <w:szCs w:val="24"/>
          </w:rPr>
          <w:lastRenderedPageBreak/>
          <w:delText xml:space="preserve">model used by </w:delText>
        </w:r>
        <w:r w:rsidR="00884952" w:rsidRPr="00AB3D2F" w:rsidDel="00814D8B">
          <w:rPr>
            <w:noProof/>
            <w:sz w:val="24"/>
            <w:szCs w:val="24"/>
          </w:rPr>
          <w:delText>Lavoie &amp; Godley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w:delText>
        </w:r>
        <w:r w:rsidR="00884952" w:rsidRPr="00AB3D2F" w:rsidDel="00814D8B">
          <w:rPr>
            <w:noProof/>
            <w:sz w:val="24"/>
            <w:szCs w:val="24"/>
          </w:rPr>
          <w:delText>Byrialsen &amp; Raza</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(2018)</w:delText>
        </w:r>
        <w:r w:rsidR="003C4BAC" w:rsidRPr="00AB3D2F" w:rsidDel="00814D8B">
          <w:rPr>
            <w:sz w:val="24"/>
            <w:szCs w:val="24"/>
          </w:rPr>
          <w:fldChar w:fldCharType="end"/>
        </w:r>
        <w:r w:rsidR="003C4BAC" w:rsidRPr="00AB3D2F" w:rsidDel="00814D8B">
          <w:rPr>
            <w:sz w:val="24"/>
            <w:szCs w:val="24"/>
          </w:rPr>
          <w:delText xml:space="preserve"> argues that incorporating the compensation rate is in line with standard models of wage setting, which plays an important role in the determination of the targeted wage </w:delText>
        </w:r>
        <w:r w:rsidR="003C4BAC" w:rsidRPr="00AB3D2F" w:rsidDel="00814D8B">
          <w:rPr>
            <w:sz w:val="24"/>
            <w:szCs w:val="24"/>
          </w:rPr>
          <w:fldChar w:fldCharType="begin" w:fldLock="1"/>
        </w:r>
        <w:r w:rsidR="003C4BAC" w:rsidRPr="00AB3D2F" w:rsidDel="00814D8B">
          <w:rPr>
            <w:sz w:val="24"/>
            <w:szCs w:val="24"/>
          </w:rPr>
          <w:del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delInstrText>
        </w:r>
        <w:r w:rsidR="003C4BAC" w:rsidRPr="00AB3D2F" w:rsidDel="00814D8B">
          <w:rPr>
            <w:sz w:val="24"/>
            <w:szCs w:val="24"/>
          </w:rPr>
          <w:fldChar w:fldCharType="separate"/>
        </w:r>
        <w:r w:rsidR="003C4BAC" w:rsidRPr="00AB3D2F" w:rsidDel="00814D8B">
          <w:rPr>
            <w:noProof/>
            <w:sz w:val="24"/>
            <w:szCs w:val="24"/>
          </w:rPr>
          <w:delText>(Mcdonald &amp; Solow, 1981; Shapiro &amp; Stiglitz, 1984)</w:delText>
        </w:r>
        <w:r w:rsidR="003C4BAC" w:rsidRPr="00AB3D2F" w:rsidDel="00814D8B">
          <w:rPr>
            <w:sz w:val="24"/>
            <w:szCs w:val="24"/>
          </w:rPr>
          <w:fldChar w:fldCharType="end"/>
        </w:r>
        <w:r w:rsidR="003C4BAC" w:rsidRPr="00AB3D2F" w:rsidDel="00814D8B">
          <w:rPr>
            <w:sz w:val="24"/>
            <w:szCs w:val="24"/>
          </w:rPr>
          <w:delText>.</w:delText>
        </w:r>
      </w:del>
    </w:p>
    <w:p w14:paraId="7584D6FC" w14:textId="7A30DFD7" w:rsidR="003C4BAC" w:rsidRPr="00AB3D2F" w:rsidDel="00814D8B" w:rsidRDefault="00884952" w:rsidP="003C4BAC">
      <w:pPr>
        <w:spacing w:line="360" w:lineRule="auto"/>
        <w:rPr>
          <w:del w:id="23" w:author="Simon Thomsen" w:date="2022-12-15T08:02:00Z"/>
          <w:sz w:val="24"/>
          <w:szCs w:val="24"/>
        </w:rPr>
      </w:pPr>
      <w:del w:id="24" w:author="Simon Thomsen" w:date="2022-12-15T08:02:00Z">
        <w:r w:rsidDel="00814D8B">
          <w:rPr>
            <w:sz w:val="24"/>
            <w:szCs w:val="24"/>
          </w:rPr>
          <w:delText xml:space="preserve">Statistics Denmark </w:delText>
        </w:r>
        <w:r w:rsidR="003C4BAC" w:rsidRPr="00AB3D2F" w:rsidDel="00814D8B">
          <w:rPr>
            <w:sz w:val="24"/>
            <w:szCs w:val="24"/>
          </w:rPr>
          <w:fldChar w:fldCharType="begin" w:fldLock="1"/>
        </w:r>
        <w:r w:rsidDel="00814D8B">
          <w:rPr>
            <w:sz w:val="24"/>
            <w:szCs w:val="24"/>
          </w:rPr>
          <w:del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delInstrText>
        </w:r>
        <w:r w:rsidR="003C4BAC" w:rsidRPr="00AB3D2F" w:rsidDel="00814D8B">
          <w:rPr>
            <w:sz w:val="24"/>
            <w:szCs w:val="24"/>
          </w:rPr>
          <w:fldChar w:fldCharType="separate"/>
        </w:r>
        <w:r w:rsidRPr="00884952" w:rsidDel="00814D8B">
          <w:rPr>
            <w:noProof/>
            <w:sz w:val="24"/>
            <w:szCs w:val="24"/>
          </w:rPr>
          <w:delText>(2012)</w:delText>
        </w:r>
        <w:r w:rsidR="003C4BAC" w:rsidRPr="00AB3D2F" w:rsidDel="00814D8B">
          <w:rPr>
            <w:sz w:val="24"/>
            <w:szCs w:val="24"/>
          </w:rPr>
          <w:fldChar w:fldCharType="end"/>
        </w:r>
        <w:r w:rsidR="003C4BAC" w:rsidRPr="00AB3D2F" w:rsidDel="00814D8B">
          <w:rPr>
            <w:sz w:val="24"/>
            <w:szCs w:val="24"/>
          </w:rPr>
          <w:delTex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delText>
        </w:r>
        <w:r w:rsidR="00E36D4D" w:rsidDel="00814D8B">
          <w:rPr>
            <w:sz w:val="24"/>
            <w:szCs w:val="24"/>
          </w:rPr>
          <w:delText>makes</w:delText>
        </w:r>
        <w:r w:rsidR="003C4BAC" w:rsidRPr="00AB3D2F" w:rsidDel="00814D8B">
          <w:rPr>
            <w:sz w:val="24"/>
            <w:szCs w:val="24"/>
          </w:rPr>
          <w:delText xml:space="preserve"> the wage negotiations</w:delText>
        </w:r>
        <w:r w:rsidR="00E36D4D" w:rsidDel="00814D8B">
          <w:rPr>
            <w:sz w:val="24"/>
            <w:szCs w:val="24"/>
          </w:rPr>
          <w:delText xml:space="preserve"> harder</w:delText>
        </w:r>
        <w:r w:rsidR="003C4BAC" w:rsidRPr="00AB3D2F" w:rsidDel="00814D8B">
          <w:rPr>
            <w:sz w:val="24"/>
            <w:szCs w:val="24"/>
          </w:rPr>
          <w:delText xml:space="preserve"> for</w:delText>
        </w:r>
        <w:r w:rsidR="00E36D4D" w:rsidDel="00814D8B">
          <w:rPr>
            <w:sz w:val="24"/>
            <w:szCs w:val="24"/>
          </w:rPr>
          <w:delText xml:space="preserve"> the</w:delText>
        </w:r>
        <w:r w:rsidR="003C4BAC" w:rsidRPr="00AB3D2F" w:rsidDel="00814D8B">
          <w:rPr>
            <w:sz w:val="24"/>
            <w:szCs w:val="24"/>
          </w:rPr>
          <w:delText xml:space="preserve"> workers and thereby negatively affects the wages. </w:delText>
        </w:r>
      </w:del>
    </w:p>
    <w:p w14:paraId="74B1CFF7" w14:textId="5FCFCED9" w:rsidR="003C4BAC" w:rsidRDefault="00CB1B8E" w:rsidP="003C4BAC">
      <w:pPr>
        <w:spacing w:line="360" w:lineRule="auto"/>
        <w:rPr>
          <w:sz w:val="24"/>
          <w:szCs w:val="24"/>
        </w:rPr>
      </w:pPr>
      <w:r>
        <w:rPr>
          <w:sz w:val="24"/>
          <w:szCs w:val="24"/>
        </w:rPr>
        <w:t>A third macroeconomic effe</w:t>
      </w:r>
      <w:r w:rsidR="00464DF8">
        <w:rPr>
          <w:sz w:val="24"/>
          <w:szCs w:val="24"/>
        </w:rPr>
        <w:t>ct is</w:t>
      </w:r>
      <w:r w:rsidR="003C4BAC" w:rsidRPr="00AB3D2F">
        <w:rPr>
          <w:sz w:val="24"/>
          <w:szCs w:val="24"/>
        </w:rPr>
        <w:t xml:space="preserve"> </w:t>
      </w:r>
      <w:r w:rsidR="00706B4F">
        <w:rPr>
          <w:sz w:val="24"/>
          <w:szCs w:val="24"/>
        </w:rPr>
        <w:t>based on</w:t>
      </w:r>
      <w:r w:rsidR="003C4BAC" w:rsidRPr="00AB3D2F">
        <w:rPr>
          <w:sz w:val="24"/>
          <w:szCs w:val="24"/>
        </w:rPr>
        <w:t xml:space="preserve"> the</w:t>
      </w:r>
      <w:r w:rsidR="00464DF8">
        <w:rPr>
          <w:sz w:val="24"/>
          <w:szCs w:val="24"/>
        </w:rPr>
        <w:t xml:space="preserve"> previous</w:t>
      </w:r>
      <w:r w:rsidR="003C4BAC" w:rsidRPr="00AB3D2F">
        <w:rPr>
          <w:sz w:val="24"/>
          <w:szCs w:val="24"/>
        </w:rPr>
        <w:t xml:space="preserve"> discussion</w:t>
      </w:r>
      <w:r w:rsidR="00464DF8">
        <w:rPr>
          <w:sz w:val="24"/>
          <w:szCs w:val="24"/>
        </w:rPr>
        <w:t>,</w:t>
      </w:r>
      <w:r w:rsidR="003C4BAC" w:rsidRPr="00AB3D2F">
        <w:rPr>
          <w:sz w:val="24"/>
          <w:szCs w:val="24"/>
        </w:rPr>
        <w:t xml:space="preserve"> </w:t>
      </w:r>
      <w:r w:rsidR="00464DF8">
        <w:rPr>
          <w:sz w:val="24"/>
          <w:szCs w:val="24"/>
        </w:rPr>
        <w:t>whether we should use the liquidity or Moral Hazard effect, when explaining the effect on the exit-rate</w:t>
      </w:r>
      <w:r w:rsidR="003C4BAC" w:rsidRPr="00AB3D2F">
        <w:rPr>
          <w:sz w:val="24"/>
          <w:szCs w:val="24"/>
        </w:rPr>
        <w:t xml:space="preserve">. </w:t>
      </w:r>
      <w:r>
        <w:rPr>
          <w:sz w:val="24"/>
          <w:szCs w:val="24"/>
        </w:rPr>
        <w:t>Of these two</w:t>
      </w:r>
      <w:r w:rsidR="00464DF8">
        <w:rPr>
          <w:sz w:val="24"/>
          <w:szCs w:val="24"/>
        </w:rPr>
        <w:t>,</w:t>
      </w:r>
      <w:r>
        <w:rPr>
          <w:sz w:val="24"/>
          <w:szCs w:val="24"/>
        </w:rPr>
        <w:t xml:space="preserve"> t</w:t>
      </w:r>
      <w:r w:rsidR="003C4BAC" w:rsidRPr="00AB3D2F">
        <w:rPr>
          <w:sz w:val="24"/>
          <w:szCs w:val="24"/>
        </w:rPr>
        <w:t>he most commonly used explanation is the Moral Hazard effect</w:t>
      </w:r>
      <w:ins w:id="25" w:author="Simon Thomsen" w:date="2022-12-15T08:07:00Z">
        <w:r w:rsidR="00814D8B">
          <w:rPr>
            <w:sz w:val="24"/>
            <w:szCs w:val="24"/>
          </w:rPr>
          <w:t xml:space="preserve">. </w:t>
        </w:r>
        <w:r w:rsidR="00814D8B" w:rsidRPr="00AB3D2F">
          <w:rPr>
            <w:noProof/>
            <w:sz w:val="24"/>
            <w:szCs w:val="24"/>
          </w:rPr>
          <w:t>Chetty</w:t>
        </w:r>
        <w:r w:rsidR="00814D8B" w:rsidRPr="00AB3D2F">
          <w:rPr>
            <w:sz w:val="24"/>
            <w:szCs w:val="24"/>
          </w:rPr>
          <w:t xml:space="preserve"> </w:t>
        </w:r>
        <w:r w:rsidR="00814D8B" w:rsidRPr="00AB3D2F">
          <w:rPr>
            <w:sz w:val="24"/>
            <w:szCs w:val="24"/>
          </w:rPr>
          <w:fldChar w:fldCharType="begin" w:fldLock="1"/>
        </w:r>
        <w:r w:rsidR="00814D8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814D8B" w:rsidRPr="00AB3D2F">
          <w:rPr>
            <w:sz w:val="24"/>
            <w:szCs w:val="24"/>
          </w:rPr>
          <w:fldChar w:fldCharType="separate"/>
        </w:r>
        <w:r w:rsidR="00814D8B" w:rsidRPr="00884952">
          <w:rPr>
            <w:noProof/>
            <w:sz w:val="24"/>
            <w:szCs w:val="24"/>
          </w:rPr>
          <w:t>(2008)</w:t>
        </w:r>
        <w:r w:rsidR="00814D8B" w:rsidRPr="00AB3D2F">
          <w:rPr>
            <w:sz w:val="24"/>
            <w:szCs w:val="24"/>
          </w:rPr>
          <w:fldChar w:fldCharType="end"/>
        </w:r>
        <w:r w:rsidR="00814D8B">
          <w:rPr>
            <w:sz w:val="24"/>
            <w:szCs w:val="24"/>
          </w:rPr>
          <w:t xml:space="preserve"> on the other hand finds that </w:t>
        </w:r>
        <w:r w:rsidR="00814D8B" w:rsidRPr="00AB3D2F">
          <w:rPr>
            <w:sz w:val="24"/>
            <w:szCs w:val="24"/>
          </w:rPr>
          <w:t>60% of the effect on the unemployment period from an increase in the level of income insurance</w:t>
        </w:r>
        <w:r w:rsidR="00814D8B">
          <w:rPr>
            <w:sz w:val="24"/>
            <w:szCs w:val="24"/>
          </w:rPr>
          <w:t xml:space="preserve"> can be attr</w:t>
        </w:r>
      </w:ins>
      <w:ins w:id="26" w:author="Simon Thomsen" w:date="2022-12-15T08:08:00Z">
        <w:r w:rsidR="00814D8B">
          <w:rPr>
            <w:sz w:val="24"/>
            <w:szCs w:val="24"/>
          </w:rPr>
          <w:t xml:space="preserve">ibuted to the liquidity effect. </w:t>
        </w:r>
      </w:ins>
      <w:ins w:id="27" w:author="Simon Thomsen" w:date="2022-12-15T08:10:00Z">
        <w:r w:rsidR="00814D8B">
          <w:rPr>
            <w:sz w:val="24"/>
            <w:szCs w:val="24"/>
          </w:rPr>
          <w:t>This implies that the</w:t>
        </w:r>
      </w:ins>
      <w:ins w:id="28" w:author="Simon Thomsen" w:date="2022-12-15T08:08:00Z">
        <w:r w:rsidR="00814D8B">
          <w:rPr>
            <w:sz w:val="24"/>
            <w:szCs w:val="24"/>
          </w:rPr>
          <w:t xml:space="preserve"> </w:t>
        </w:r>
      </w:ins>
      <w:moveToRangeStart w:id="29" w:author="Simon Thomsen" w:date="2022-12-15T08:09:00Z" w:name="move121984193"/>
      <w:moveTo w:id="30" w:author="Simon Thomsen" w:date="2022-12-15T08:09:00Z">
        <w:r w:rsidR="00814D8B" w:rsidRPr="00AB3D2F">
          <w:rPr>
            <w:sz w:val="24"/>
            <w:szCs w:val="24"/>
          </w:rPr>
          <w:t xml:space="preserve">unemployed </w:t>
        </w:r>
      </w:moveTo>
      <w:ins w:id="31" w:author="Simon Thomsen" w:date="2022-12-15T08:09:00Z">
        <w:r w:rsidR="00814D8B">
          <w:rPr>
            <w:sz w:val="24"/>
            <w:szCs w:val="24"/>
          </w:rPr>
          <w:t>seems to be</w:t>
        </w:r>
      </w:ins>
      <w:moveTo w:id="32" w:author="Simon Thomsen" w:date="2022-12-15T08:09:00Z">
        <w:del w:id="33" w:author="Simon Thomsen" w:date="2022-12-15T08:09:00Z">
          <w:r w:rsidR="00814D8B" w:rsidRPr="00AB3D2F" w:rsidDel="00814D8B">
            <w:rPr>
              <w:sz w:val="24"/>
              <w:szCs w:val="24"/>
            </w:rPr>
            <w:delText>are</w:delText>
          </w:r>
        </w:del>
        <w:r w:rsidR="00814D8B" w:rsidRPr="00AB3D2F">
          <w:rPr>
            <w:sz w:val="24"/>
            <w:szCs w:val="24"/>
          </w:rPr>
          <w:t xml:space="preserv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814D8B">
          <w:rPr>
            <w:sz w:val="24"/>
            <w:szCs w:val="24"/>
          </w:rPr>
          <w:t>, when decreasing the level of income insurance,</w:t>
        </w:r>
        <w:r w:rsidR="00814D8B" w:rsidRPr="00AB3D2F">
          <w:rPr>
            <w:sz w:val="24"/>
            <w:szCs w:val="24"/>
          </w:rPr>
          <w:t xml:space="preserve"> this could lead to a matching effect</w:t>
        </w:r>
        <w:r w:rsidR="00814D8B">
          <w:rPr>
            <w:sz w:val="24"/>
            <w:szCs w:val="24"/>
          </w:rPr>
          <w:t xml:space="preserve"> resulting in a</w:t>
        </w:r>
        <w:r w:rsidR="00814D8B" w:rsidRPr="00AB3D2F">
          <w:rPr>
            <w:sz w:val="24"/>
            <w:szCs w:val="24"/>
          </w:rPr>
          <w:t xml:space="preserve"> worse job match between employer and employed, not taking advantage of the higher productivity the employer could have had in another job position with a better match</w:t>
        </w:r>
      </w:moveTo>
      <w:moveToRangeEnd w:id="29"/>
      <w:ins w:id="34" w:author="Simon Thomsen" w:date="2022-12-15T08:07:00Z">
        <w:r w:rsidR="00814D8B">
          <w:rPr>
            <w:sz w:val="24"/>
            <w:szCs w:val="24"/>
          </w:rPr>
          <w:t xml:space="preserve"> </w:t>
        </w:r>
      </w:ins>
      <w:del w:id="35" w:author="Simon Thomsen" w:date="2022-12-15T08:07:00Z">
        <w:r w:rsidR="003C4BAC" w:rsidRPr="00AB3D2F" w:rsidDel="00814D8B">
          <w:rPr>
            <w:sz w:val="24"/>
            <w:szCs w:val="24"/>
          </w:rPr>
          <w:delText>,</w:delText>
        </w:r>
      </w:del>
      <w:r w:rsidR="003C4BAC" w:rsidRPr="00AB3D2F">
        <w:rPr>
          <w:sz w:val="24"/>
          <w:szCs w:val="24"/>
        </w:rPr>
        <w:t xml:space="preserve"> </w:t>
      </w:r>
      <w:del w:id="36" w:author="Simon Thomsen" w:date="2022-12-15T08:07:00Z">
        <w:r w:rsidR="003C4BAC" w:rsidRPr="00AB3D2F" w:rsidDel="00814D8B">
          <w:rPr>
            <w:sz w:val="24"/>
            <w:szCs w:val="24"/>
          </w:rPr>
          <w:delText>where an increase in the level of income insurance will result in lower incentive to search for a new job, and in addition to this also be pickier regarding job offers</w:delText>
        </w:r>
        <w:r w:rsidR="00A65427" w:rsidDel="00814D8B">
          <w:rPr>
            <w:sz w:val="24"/>
            <w:szCs w:val="24"/>
          </w:rPr>
          <w:delText>, thereby</w:delText>
        </w:r>
        <w:r w:rsidR="003C4BAC" w:rsidRPr="00AB3D2F" w:rsidDel="00814D8B">
          <w:rPr>
            <w:sz w:val="24"/>
            <w:szCs w:val="24"/>
          </w:rPr>
          <w:delText xml:space="preserve"> increasing the unemployment period. </w:delText>
        </w:r>
      </w:del>
      <w:r w:rsidR="00706B4F">
        <w:rPr>
          <w:sz w:val="24"/>
          <w:szCs w:val="24"/>
        </w:rPr>
        <w:br/>
      </w:r>
      <w:del w:id="37" w:author="Simon Thomsen" w:date="2022-12-15T08:11:00Z">
        <w:r w:rsidR="00884952" w:rsidRPr="00AB3D2F" w:rsidDel="00814D8B">
          <w:rPr>
            <w:noProof/>
            <w:sz w:val="24"/>
            <w:szCs w:val="24"/>
          </w:rPr>
          <w:delText>Chetty</w:delText>
        </w:r>
        <w:r w:rsidR="00884952" w:rsidRPr="00AB3D2F" w:rsidDel="00814D8B">
          <w:rPr>
            <w:sz w:val="24"/>
            <w:szCs w:val="24"/>
          </w:rPr>
          <w:delText xml:space="preserve"> </w:delText>
        </w:r>
        <w:r w:rsidR="003C4BAC" w:rsidRPr="00AB3D2F" w:rsidDel="00814D8B">
          <w:rPr>
            <w:sz w:val="24"/>
            <w:szCs w:val="24"/>
          </w:rPr>
          <w:fldChar w:fldCharType="begin" w:fldLock="1"/>
        </w:r>
        <w:r w:rsidR="00884952" w:rsidDel="00814D8B">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814D8B">
          <w:rPr>
            <w:sz w:val="24"/>
            <w:szCs w:val="24"/>
          </w:rPr>
          <w:fldChar w:fldCharType="separate"/>
        </w:r>
        <w:r w:rsidR="00884952" w:rsidRPr="00884952" w:rsidDel="00814D8B">
          <w:rPr>
            <w:noProof/>
            <w:sz w:val="24"/>
            <w:szCs w:val="24"/>
          </w:rPr>
          <w:delText>(2008)</w:delText>
        </w:r>
        <w:r w:rsidR="003C4BAC" w:rsidRPr="00AB3D2F" w:rsidDel="00814D8B">
          <w:rPr>
            <w:sz w:val="24"/>
            <w:szCs w:val="24"/>
          </w:rPr>
          <w:fldChar w:fldCharType="end"/>
        </w:r>
        <w:r w:rsidR="003C4BAC" w:rsidRPr="00AB3D2F" w:rsidDel="00814D8B">
          <w:rPr>
            <w:sz w:val="24"/>
            <w:szCs w:val="24"/>
          </w:rPr>
          <w:delText xml:space="preserve"> </w:delText>
        </w:r>
        <w:r w:rsidR="00F333B9" w:rsidDel="00814D8B">
          <w:rPr>
            <w:sz w:val="24"/>
            <w:szCs w:val="24"/>
          </w:rPr>
          <w:delText xml:space="preserve">instead </w:delText>
        </w:r>
        <w:r w:rsidR="00176D07" w:rsidDel="00814D8B">
          <w:rPr>
            <w:sz w:val="24"/>
            <w:szCs w:val="24"/>
          </w:rPr>
          <w:delText>presents the</w:delText>
        </w:r>
        <w:r w:rsidR="003C4BAC" w:rsidRPr="00AB3D2F" w:rsidDel="00814D8B">
          <w:rPr>
            <w:sz w:val="24"/>
            <w:szCs w:val="24"/>
          </w:rPr>
          <w:delText xml:space="preserve"> explanation o</w:delText>
        </w:r>
        <w:r w:rsidR="00176D07" w:rsidDel="00814D8B">
          <w:rPr>
            <w:sz w:val="24"/>
            <w:szCs w:val="24"/>
          </w:rPr>
          <w:delText>f</w:delText>
        </w:r>
        <w:r w:rsidR="003C4BAC" w:rsidRPr="00AB3D2F" w:rsidDel="00814D8B">
          <w:rPr>
            <w:sz w:val="24"/>
            <w:szCs w:val="24"/>
          </w:rPr>
          <w:delText xml:space="preserve"> why an increase in the level of income insurance</w:delText>
        </w:r>
        <w:r w:rsidR="00176D07" w:rsidDel="00814D8B">
          <w:rPr>
            <w:sz w:val="24"/>
            <w:szCs w:val="24"/>
          </w:rPr>
          <w:delText>,</w:delText>
        </w:r>
        <w:r w:rsidR="003C4BAC" w:rsidRPr="00AB3D2F" w:rsidDel="00814D8B">
          <w:rPr>
            <w:sz w:val="24"/>
            <w:szCs w:val="24"/>
          </w:rPr>
          <w:delText xml:space="preserve"> </w:delText>
        </w:r>
        <w:r w:rsidR="00176D07" w:rsidDel="00814D8B">
          <w:rPr>
            <w:sz w:val="24"/>
            <w:szCs w:val="24"/>
          </w:rPr>
          <w:delText>through the liquidity effect, should affect</w:delText>
        </w:r>
        <w:r w:rsidR="003C4BAC" w:rsidRPr="00AB3D2F" w:rsidDel="00814D8B">
          <w:rPr>
            <w:sz w:val="24"/>
            <w:szCs w:val="24"/>
          </w:rPr>
          <w:delText xml:space="preserve"> the period in which people are unemployed, </w:delText>
        </w:r>
        <w:r w:rsidR="00176D07" w:rsidDel="00814D8B">
          <w:rPr>
            <w:sz w:val="24"/>
            <w:szCs w:val="24"/>
          </w:rPr>
          <w:delText xml:space="preserve">thereby </w:delText>
        </w:r>
        <w:r w:rsidR="003C4BAC" w:rsidRPr="00AB3D2F" w:rsidDel="00814D8B">
          <w:rPr>
            <w:sz w:val="24"/>
            <w:szCs w:val="24"/>
          </w:rPr>
          <w:delText>lowering the exit-rate. He claims that</w:delText>
        </w:r>
      </w:del>
      <w:moveFromRangeStart w:id="38" w:author="Simon Thomsen" w:date="2022-12-15T08:09:00Z" w:name="move121984193"/>
      <w:moveFrom w:id="39" w:author="Simon Thomsen" w:date="2022-12-15T08:09:00Z">
        <w:del w:id="40" w:author="Simon Thomsen" w:date="2022-12-15T08:11:00Z">
          <w:r w:rsidR="003C4BAC" w:rsidRPr="00AB3D2F" w:rsidDel="00814D8B">
            <w:rPr>
              <w:sz w:val="24"/>
              <w:szCs w:val="24"/>
            </w:rPr>
            <w:delText xml:space="preserve"> </w:delText>
          </w:r>
        </w:del>
        <w:r w:rsidR="003C4BAC" w:rsidRPr="00AB3D2F" w:rsidDel="00814D8B">
          <w:rPr>
            <w:sz w:val="24"/>
            <w:szCs w:val="24"/>
          </w:rPr>
          <w:t>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w:t>
        </w:r>
        <w:r w:rsidR="00706B4F" w:rsidDel="00814D8B">
          <w:rPr>
            <w:sz w:val="24"/>
            <w:szCs w:val="24"/>
          </w:rPr>
          <w:t xml:space="preserve">, when </w:t>
        </w:r>
        <w:r w:rsidR="00706B4F" w:rsidDel="00814D8B">
          <w:rPr>
            <w:sz w:val="24"/>
            <w:szCs w:val="24"/>
          </w:rPr>
          <w:lastRenderedPageBreak/>
          <w:t>decreasing the level of income insurance,</w:t>
        </w:r>
        <w:r w:rsidR="003C4BAC" w:rsidRPr="00AB3D2F" w:rsidDel="00814D8B">
          <w:rPr>
            <w:sz w:val="24"/>
            <w:szCs w:val="24"/>
          </w:rPr>
          <w:t xml:space="preserve"> this could lead to a matching effect</w:t>
        </w:r>
        <w:r w:rsidR="00706B4F" w:rsidDel="00814D8B">
          <w:rPr>
            <w:sz w:val="24"/>
            <w:szCs w:val="24"/>
          </w:rPr>
          <w:t xml:space="preserve"> resulting in a</w:t>
        </w:r>
        <w:r w:rsidR="003C4BAC" w:rsidRPr="00AB3D2F" w:rsidDel="00814D8B">
          <w:rPr>
            <w:sz w:val="24"/>
            <w:szCs w:val="24"/>
          </w:rPr>
          <w:t xml:space="preserve"> worse job match between employer and employed, not taking advantage of the higher productivity the employer could have had in another job position with a better match</w:t>
        </w:r>
      </w:moveFrom>
      <w:moveFromRangeEnd w:id="38"/>
      <w:r w:rsidR="003C4BAC" w:rsidRPr="00AB3D2F">
        <w:rPr>
          <w:sz w:val="24"/>
          <w:szCs w:val="24"/>
        </w:rPr>
        <w:t xml:space="preserve">. </w:t>
      </w:r>
      <w:del w:id="41" w:author="Simon Fløj Thomsen" w:date="2022-12-18T10:12:00Z">
        <w:r w:rsidR="00884952" w:rsidRPr="00AB3D2F" w:rsidDel="00C42407">
          <w:rPr>
            <w:noProof/>
            <w:sz w:val="24"/>
            <w:szCs w:val="24"/>
          </w:rPr>
          <w:delText>Chetty</w:delText>
        </w:r>
        <w:r w:rsidR="00884952" w:rsidRPr="00AB3D2F" w:rsidDel="00C42407">
          <w:rPr>
            <w:sz w:val="24"/>
            <w:szCs w:val="24"/>
          </w:rPr>
          <w:delText xml:space="preserve"> </w:delText>
        </w:r>
        <w:r w:rsidR="003C4BAC" w:rsidRPr="00AB3D2F" w:rsidDel="00C42407">
          <w:rPr>
            <w:sz w:val="24"/>
            <w:szCs w:val="24"/>
          </w:rPr>
          <w:fldChar w:fldCharType="begin" w:fldLock="1"/>
        </w:r>
        <w:r w:rsidR="00884952" w:rsidDel="00C42407">
          <w:rPr>
            <w:sz w:val="24"/>
            <w:szCs w:val="24"/>
          </w:rPr>
          <w:del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delInstrText>
        </w:r>
        <w:r w:rsidR="003C4BAC" w:rsidRPr="00AB3D2F" w:rsidDel="00C42407">
          <w:rPr>
            <w:sz w:val="24"/>
            <w:szCs w:val="24"/>
          </w:rPr>
          <w:fldChar w:fldCharType="separate"/>
        </w:r>
        <w:r w:rsidR="00884952" w:rsidRPr="00884952" w:rsidDel="00C42407">
          <w:rPr>
            <w:noProof/>
            <w:sz w:val="24"/>
            <w:szCs w:val="24"/>
          </w:rPr>
          <w:delText>(2008)</w:delText>
        </w:r>
        <w:r w:rsidR="003C4BAC" w:rsidRPr="00AB3D2F" w:rsidDel="00C42407">
          <w:rPr>
            <w:sz w:val="24"/>
            <w:szCs w:val="24"/>
          </w:rPr>
          <w:fldChar w:fldCharType="end"/>
        </w:r>
        <w:r w:rsidR="003C4BAC" w:rsidRPr="00AB3D2F" w:rsidDel="00C42407">
          <w:rPr>
            <w:sz w:val="24"/>
            <w:szCs w:val="24"/>
          </w:rPr>
          <w:delText xml:space="preserve"> finds that the </w:delText>
        </w:r>
      </w:del>
      <w:del w:id="42" w:author="Simon Thomsen" w:date="2022-12-15T08:11:00Z">
        <w:r w:rsidR="003C4BAC" w:rsidRPr="00AB3D2F" w:rsidDel="00814D8B">
          <w:rPr>
            <w:sz w:val="24"/>
            <w:szCs w:val="24"/>
          </w:rPr>
          <w:delText xml:space="preserve">liquidity effect explains 60% of the effect on the unemployment period from an increase in the level of income insurance. Using this argumentation, we should expect a rise in the level of income insurance to have an aggregated effect on productivity. </w:delText>
        </w:r>
      </w:del>
      <w:r w:rsidR="00176D07">
        <w:rPr>
          <w:sz w:val="24"/>
          <w:szCs w:val="24"/>
        </w:rPr>
        <w:br/>
      </w:r>
      <w:del w:id="43" w:author="Simon Thomsen" w:date="2022-12-15T08:12:00Z">
        <w:r w:rsidR="00884952" w:rsidRPr="00AB3D2F" w:rsidDel="00366564">
          <w:rPr>
            <w:noProof/>
            <w:sz w:val="24"/>
            <w:szCs w:val="24"/>
          </w:rPr>
          <w:delText>Andersen et al.</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Del="00366564">
          <w:rPr>
            <w:noProof/>
            <w:sz w:val="24"/>
            <w:szCs w:val="24"/>
          </w:rPr>
          <w:delText xml:space="preserve"> </w:delText>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looks at the empirical evidence found for the effect of liquidity constraints on the quality of a job-match.</w:delText>
        </w:r>
        <w:r w:rsidR="00A65427" w:rsidDel="00366564">
          <w:rPr>
            <w:sz w:val="24"/>
            <w:szCs w:val="24"/>
          </w:rPr>
          <w:delText xml:space="preserve"> They find there to be many dimensions of heterogeneity for both workers and companies affecting the job-match, therefore,</w:delText>
        </w:r>
        <w:r w:rsidR="003C4BAC" w:rsidRPr="00AB3D2F" w:rsidDel="00366564">
          <w:rPr>
            <w:sz w:val="24"/>
            <w:szCs w:val="24"/>
          </w:rPr>
          <w:delText xml:space="preserve"> </w:delText>
        </w:r>
        <w:r w:rsidR="00A65427" w:rsidRPr="00AB3D2F" w:rsidDel="00366564">
          <w:rPr>
            <w:sz w:val="24"/>
            <w:szCs w:val="24"/>
          </w:rPr>
          <w:delText>it</w:delText>
        </w:r>
        <w:r w:rsidR="003C4BAC" w:rsidRPr="00AB3D2F" w:rsidDel="00366564">
          <w:rPr>
            <w:sz w:val="24"/>
            <w:szCs w:val="24"/>
          </w:rPr>
          <w:delText xml:space="preserve">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w:delText>
        </w:r>
        <w:r w:rsidR="00A65427" w:rsidDel="00366564">
          <w:rPr>
            <w:sz w:val="24"/>
            <w:szCs w:val="24"/>
          </w:rPr>
          <w:delText>whereas</w:delText>
        </w:r>
        <w:r w:rsidR="003C4BAC" w:rsidRPr="00AB3D2F" w:rsidDel="00366564">
          <w:rPr>
            <w:sz w:val="24"/>
            <w:szCs w:val="24"/>
          </w:rPr>
          <w:delText xml:space="preserve"> reallocation of the working force could therefore lead to a higher output. </w:delText>
        </w:r>
        <w:r w:rsidR="00706B4F" w:rsidDel="00366564">
          <w:rPr>
            <w:sz w:val="24"/>
            <w:szCs w:val="24"/>
          </w:rPr>
          <w:br/>
        </w:r>
        <w:r w:rsidR="003C4BAC" w:rsidRPr="00AB3D2F" w:rsidDel="00366564">
          <w:rPr>
            <w:sz w:val="24"/>
            <w:szCs w:val="24"/>
          </w:rPr>
          <w:delText>Therefor</w:delText>
        </w:r>
        <w:r w:rsidR="003C4BAC" w:rsidDel="00366564">
          <w:rPr>
            <w:sz w:val="24"/>
            <w:szCs w:val="24"/>
          </w:rPr>
          <w:delText>e,</w:delText>
        </w:r>
        <w:r w:rsidR="003C4BAC" w:rsidRPr="00AB3D2F" w:rsidDel="00366564">
          <w:rPr>
            <w:sz w:val="24"/>
            <w:szCs w:val="24"/>
          </w:rPr>
          <w:delText xml:space="preserve"> when increasing the level of income insurance, there will be a decrease in job search lowering the employment quantitively, but the quality might increase </w:delText>
        </w:r>
        <w:r w:rsidR="00D969ED" w:rsidDel="00366564">
          <w:rPr>
            <w:sz w:val="24"/>
            <w:szCs w:val="24"/>
          </w:rPr>
          <w:delText>due</w:delText>
        </w:r>
        <w:r w:rsidR="003C4BAC" w:rsidRPr="00AB3D2F" w:rsidDel="00366564">
          <w:rPr>
            <w:sz w:val="24"/>
            <w:szCs w:val="24"/>
          </w:rPr>
          <w:delText xml:space="preserve"> to the above-mentioned effect. </w:delText>
        </w:r>
        <w:r w:rsidR="00884952" w:rsidRPr="00AB3D2F" w:rsidDel="00366564">
          <w:rPr>
            <w:noProof/>
            <w:sz w:val="24"/>
            <w:szCs w:val="24"/>
          </w:rPr>
          <w:delText>Andersen et al.</w:delText>
        </w:r>
        <w:r w:rsidR="00884952" w:rsidDel="00366564">
          <w:rPr>
            <w:noProof/>
            <w:sz w:val="24"/>
            <w:szCs w:val="24"/>
          </w:rPr>
          <w:delText xml:space="preserve"> </w:delText>
        </w:r>
        <w:r w:rsidR="003C4BAC" w:rsidRPr="00AB3D2F" w:rsidDel="00366564">
          <w:rPr>
            <w:sz w:val="24"/>
            <w:szCs w:val="24"/>
          </w:rPr>
          <w:fldChar w:fldCharType="begin" w:fldLock="1"/>
        </w:r>
        <w:r w:rsidR="00884952" w:rsidDel="00366564">
          <w:rPr>
            <w:sz w:val="24"/>
            <w:szCs w:val="24"/>
          </w:rPr>
          <w:del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delInstrText>
        </w:r>
        <w:r w:rsidR="003C4BAC" w:rsidRPr="00AB3D2F" w:rsidDel="00366564">
          <w:rPr>
            <w:sz w:val="24"/>
            <w:szCs w:val="24"/>
          </w:rPr>
          <w:fldChar w:fldCharType="separate"/>
        </w:r>
        <w:r w:rsidR="00884952" w:rsidRPr="00884952" w:rsidDel="00366564">
          <w:rPr>
            <w:noProof/>
            <w:sz w:val="24"/>
            <w:szCs w:val="24"/>
          </w:rPr>
          <w:delText>(2015)</w:delText>
        </w:r>
        <w:r w:rsidR="003C4BAC" w:rsidRPr="00AB3D2F" w:rsidDel="00366564">
          <w:rPr>
            <w:sz w:val="24"/>
            <w:szCs w:val="24"/>
          </w:rPr>
          <w:fldChar w:fldCharType="end"/>
        </w:r>
        <w:r w:rsidR="003C4BAC" w:rsidRPr="00AB3D2F" w:rsidDel="00366564">
          <w:rPr>
            <w:sz w:val="24"/>
            <w:szCs w:val="24"/>
          </w:rPr>
          <w:delText xml:space="preserve"> presents two measures for the quality of the working force, the wage and hiring period</w:delText>
        </w:r>
        <w:r w:rsidR="003C4BAC" w:rsidRPr="005239BF" w:rsidDel="00366564">
          <w:rPr>
            <w:rStyle w:val="Fodnotehenvisning"/>
          </w:rPr>
          <w:footnoteReference w:id="1"/>
        </w:r>
        <w:r w:rsidR="003C4BAC" w:rsidRPr="00AB3D2F" w:rsidDel="00366564">
          <w:rPr>
            <w:sz w:val="24"/>
            <w:szCs w:val="24"/>
          </w:rPr>
          <w:delText xml:space="preserve">. The challenging part being to control for other effects, affecting the wage and hiring period. </w:delText>
        </w:r>
      </w:del>
      <w:r w:rsidR="00706B4F">
        <w:rPr>
          <w:sz w:val="24"/>
          <w:szCs w:val="24"/>
        </w:rPr>
        <w:br/>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w:t>
      </w:r>
      <w:r w:rsidR="00CC02CD">
        <w:rPr>
          <w:sz w:val="24"/>
          <w:szCs w:val="24"/>
        </w:rPr>
        <w:t>, whereas the empirical evidence that productivity should be affected by changes to the level of income insurance is very sparse</w:t>
      </w:r>
      <w:r w:rsidR="003C4BAC" w:rsidRPr="00AB3D2F">
        <w:rPr>
          <w:sz w:val="24"/>
          <w:szCs w:val="24"/>
        </w:rPr>
        <w:t xml:space="preserve">. </w:t>
      </w:r>
      <w:r w:rsidR="00706B4F">
        <w:rPr>
          <w:sz w:val="24"/>
          <w:szCs w:val="24"/>
        </w:rPr>
        <w:br/>
      </w:r>
      <w:r w:rsidR="003C4BAC"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003C4BAC"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(2015)</w:t>
      </w:r>
      <w:r w:rsidR="003C4BAC" w:rsidRPr="00AB3D2F">
        <w:rPr>
          <w:sz w:val="24"/>
          <w:szCs w:val="24"/>
        </w:rPr>
        <w:fldChar w:fldCharType="end"/>
      </w:r>
      <w:r w:rsidR="003C4BAC" w:rsidRPr="00AB3D2F">
        <w:rPr>
          <w:sz w:val="24"/>
          <w:szCs w:val="24"/>
        </w:rPr>
        <w:t xml:space="preserve"> who shows evidence for a reverse effect of income insurance on the productivity, they argue that as people are spending longer time unemployed, their human capital falls, lowering their </w:t>
      </w:r>
      <w:r w:rsidR="003C4BAC" w:rsidRPr="00AB3D2F">
        <w:rPr>
          <w:sz w:val="24"/>
          <w:szCs w:val="24"/>
        </w:rPr>
        <w:lastRenderedPageBreak/>
        <w:t>productivity</w:t>
      </w:r>
      <w:r w:rsidR="00176D07" w:rsidRPr="005239BF">
        <w:rPr>
          <w:rStyle w:val="Fodnotehenvisning"/>
        </w:rPr>
        <w:footnoteReference w:id="2"/>
      </w:r>
      <w:r w:rsidR="003C4BAC" w:rsidRPr="00AB3D2F">
        <w:rPr>
          <w:sz w:val="24"/>
          <w:szCs w:val="24"/>
        </w:rPr>
        <w:t>. This may be capable of explaining the mixed empirical evidence for a channel existing between the level of income insurance and productivity.</w:t>
      </w:r>
    </w:p>
    <w:p w14:paraId="7CAF7B5D" w14:textId="381A1404" w:rsidR="00073123" w:rsidRPr="00AB3D2F" w:rsidRDefault="00073123" w:rsidP="003C4BAC">
      <w:pPr>
        <w:spacing w:line="360" w:lineRule="auto"/>
        <w:rPr>
          <w:sz w:val="24"/>
          <w:szCs w:val="24"/>
        </w:rPr>
      </w:pPr>
      <w:r>
        <w:rPr>
          <w:sz w:val="24"/>
          <w:szCs w:val="24"/>
        </w:rPr>
        <w:t xml:space="preserve">Additionally to the matching effect, </w:t>
      </w:r>
      <w:r w:rsidR="005634E3" w:rsidRPr="00AC0541">
        <w:rPr>
          <w:noProof/>
          <w:sz w:val="24"/>
          <w:szCs w:val="24"/>
        </w:rPr>
        <w:t>Millemaci &amp; Ofria</w:t>
      </w:r>
      <w:r w:rsidR="005634E3" w:rsidRPr="00AC0541">
        <w:rPr>
          <w:sz w:val="24"/>
          <w:szCs w:val="24"/>
        </w:rPr>
        <w:t xml:space="preserve"> </w:t>
      </w:r>
      <w:r w:rsidR="005634E3" w:rsidRPr="00AC0541">
        <w:rPr>
          <w:sz w:val="24"/>
          <w:szCs w:val="24"/>
        </w:rPr>
        <w:fldChar w:fldCharType="begin" w:fldLock="1"/>
      </w:r>
      <w:r w:rsidR="005634E3">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5634E3" w:rsidRPr="00AC0541">
        <w:rPr>
          <w:sz w:val="24"/>
          <w:szCs w:val="24"/>
        </w:rPr>
        <w:fldChar w:fldCharType="separate"/>
      </w:r>
      <w:r w:rsidR="005634E3" w:rsidRPr="005F2952">
        <w:rPr>
          <w:noProof/>
          <w:sz w:val="24"/>
          <w:szCs w:val="24"/>
        </w:rPr>
        <w:t>(2014)</w:t>
      </w:r>
      <w:r w:rsidR="005634E3" w:rsidRPr="00AC0541">
        <w:rPr>
          <w:sz w:val="24"/>
          <w:szCs w:val="24"/>
        </w:rPr>
        <w:fldChar w:fldCharType="end"/>
      </w:r>
      <w:r w:rsidR="005634E3">
        <w:rPr>
          <w:sz w:val="24"/>
          <w:szCs w:val="24"/>
        </w:rPr>
        <w:t xml:space="preserve"> present </w:t>
      </w:r>
      <w:r w:rsidR="005634E3" w:rsidRPr="00AC0541">
        <w:rPr>
          <w:sz w:val="24"/>
          <w:szCs w:val="24"/>
        </w:rPr>
        <w:t xml:space="preserve">the </w:t>
      </w:r>
      <w:proofErr w:type="spellStart"/>
      <w:r w:rsidR="005634E3" w:rsidRPr="00AC0541">
        <w:rPr>
          <w:sz w:val="24"/>
          <w:szCs w:val="24"/>
        </w:rPr>
        <w:t>Verdoon</w:t>
      </w:r>
      <w:proofErr w:type="spellEnd"/>
      <w:r w:rsidR="005634E3" w:rsidRPr="00AC0541">
        <w:rPr>
          <w:sz w:val="24"/>
          <w:szCs w:val="24"/>
        </w:rPr>
        <w:t xml:space="preserve">-effect </w:t>
      </w:r>
      <w:r w:rsidR="005634E3">
        <w:rPr>
          <w:sz w:val="24"/>
          <w:szCs w:val="24"/>
        </w:rPr>
        <w:t xml:space="preserve">arguing that labor productivity usually is found to be procyclical. This effect is also used by Fazzari </w:t>
      </w:r>
      <w:r w:rsidR="005634E3">
        <w:rPr>
          <w:sz w:val="24"/>
          <w:szCs w:val="24"/>
        </w:rPr>
        <w:fldChar w:fldCharType="begin" w:fldLock="1"/>
      </w:r>
      <w:r w:rsidR="005665D4">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5634E3">
        <w:rPr>
          <w:sz w:val="24"/>
          <w:szCs w:val="24"/>
        </w:rPr>
        <w:fldChar w:fldCharType="separate"/>
      </w:r>
      <w:r w:rsidR="005634E3" w:rsidRPr="005634E3">
        <w:rPr>
          <w:noProof/>
          <w:sz w:val="24"/>
          <w:szCs w:val="24"/>
        </w:rPr>
        <w:t>(2020)</w:t>
      </w:r>
      <w:r w:rsidR="005634E3">
        <w:rPr>
          <w:sz w:val="24"/>
          <w:szCs w:val="24"/>
        </w:rPr>
        <w:fldChar w:fldCharType="end"/>
      </w:r>
      <w:r w:rsidR="005634E3">
        <w:rPr>
          <w:sz w:val="24"/>
          <w:szCs w:val="24"/>
        </w:rPr>
        <w:t xml:space="preserve">, who use the unemployment rate as a regressor of productivity explaining that when there is higher economic activity, R&amp;D expenditures also tends to rise, thereby increasing productivity. </w:t>
      </w:r>
    </w:p>
    <w:p w14:paraId="64841A15" w14:textId="2D1FD63A"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endogenizes the labor force using the strength of the economy measured by the unemployment rate as a regressor. He argues that the unemployment rate should have a negative relationship with the labor force</w:t>
      </w:r>
      <w:r w:rsidR="00706B4F">
        <w:rPr>
          <w:sz w:val="24"/>
          <w:szCs w:val="24"/>
        </w:rPr>
        <w:t>.</w:t>
      </w:r>
      <w:r w:rsidRPr="00AB3D2F">
        <w:rPr>
          <w:sz w:val="24"/>
          <w:szCs w:val="24"/>
        </w:rPr>
        <w:t xml:space="preserve"> </w:t>
      </w:r>
      <w:r w:rsidR="00706B4F">
        <w:rPr>
          <w:sz w:val="24"/>
          <w:szCs w:val="24"/>
        </w:rPr>
        <w:t>The main</w:t>
      </w:r>
      <w:r w:rsidRPr="00AB3D2F">
        <w:rPr>
          <w:sz w:val="24"/>
          <w:szCs w:val="24"/>
        </w:rPr>
        <w:t xml:space="preserve"> reason is</w:t>
      </w:r>
      <w:r w:rsidR="00706B4F">
        <w:rPr>
          <w:sz w:val="24"/>
          <w:szCs w:val="24"/>
        </w:rPr>
        <w:t xml:space="preserve"> that</w:t>
      </w:r>
      <w:r w:rsidRPr="00AB3D2F">
        <w:rPr>
          <w:sz w:val="24"/>
          <w:szCs w:val="24"/>
        </w:rPr>
        <w:t xml:space="preserve"> a decline in labor force participation </w:t>
      </w:r>
      <w:r w:rsidR="009D1E5C">
        <w:rPr>
          <w:sz w:val="24"/>
          <w:szCs w:val="24"/>
        </w:rPr>
        <w:t>should imply a</w:t>
      </w:r>
      <w:r w:rsidRPr="00AB3D2F">
        <w:rPr>
          <w:sz w:val="24"/>
          <w:szCs w:val="24"/>
        </w:rPr>
        <w:t xml:space="preserv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xml:space="preserve">, </w:t>
      </w:r>
      <w:r w:rsidR="00CC02CD">
        <w:rPr>
          <w:sz w:val="24"/>
          <w:szCs w:val="24"/>
        </w:rPr>
        <w:t>also</w:t>
      </w:r>
      <w:r w:rsidR="00884952">
        <w:rPr>
          <w:sz w:val="24"/>
          <w:szCs w:val="24"/>
        </w:rPr>
        <w:t xml:space="preserve">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13EEF835" w:rsidR="003C4BAC" w:rsidRPr="00583A8B" w:rsidRDefault="003C4BAC" w:rsidP="003C4BAC">
      <w:pPr>
        <w:spacing w:line="360" w:lineRule="auto"/>
        <w:rPr>
          <w:sz w:val="24"/>
          <w:szCs w:val="24"/>
        </w:rPr>
      </w:pPr>
      <w:commentRangeStart w:id="46"/>
      <w:r w:rsidRPr="00AB3D2F">
        <w:rPr>
          <w:sz w:val="24"/>
          <w:szCs w:val="24"/>
        </w:rPr>
        <w:t>Lastly, as the income insurance program is not mandatory in Denmark, it is argued that one should expect a lower compensation rate to affect the insurance rate (The rate of workers being a member of the income insurance program)</w:t>
      </w:r>
      <w:r w:rsidR="00552417">
        <w:rPr>
          <w:sz w:val="24"/>
          <w:szCs w:val="24"/>
        </w:rPr>
        <w:t xml:space="preserve"> </w:t>
      </w:r>
      <w:r w:rsidR="00552417" w:rsidRPr="00AB3D2F">
        <w:rPr>
          <w:sz w:val="24"/>
          <w:szCs w:val="24"/>
        </w:rPr>
        <w:fldChar w:fldCharType="begin" w:fldLock="1"/>
      </w:r>
      <w:r w:rsidR="008900FF">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552417" w:rsidRPr="00AB3D2F">
        <w:rPr>
          <w:sz w:val="24"/>
          <w:szCs w:val="24"/>
        </w:rPr>
        <w:fldChar w:fldCharType="separate"/>
      </w:r>
      <w:r w:rsidR="00C14BA0" w:rsidRPr="00C14BA0">
        <w:rPr>
          <w:noProof/>
          <w:sz w:val="24"/>
          <w:szCs w:val="24"/>
        </w:rPr>
        <w:t>(Aastrup, 2018; Jensen &amp; Nørgaard, 2021; Risgaard, 2021)</w:t>
      </w:r>
      <w:r w:rsidR="00552417" w:rsidRPr="00AB3D2F">
        <w:rPr>
          <w:sz w:val="24"/>
          <w:szCs w:val="24"/>
        </w:rPr>
        <w:fldChar w:fldCharType="end"/>
      </w:r>
      <w:r w:rsidR="00A82B25" w:rsidRPr="005239BF">
        <w:rPr>
          <w:rStyle w:val="Fodnotehenvisning"/>
        </w:rPr>
        <w:footnoteReference w:id="3"/>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w:t>
      </w:r>
      <w:r w:rsidR="005665D4">
        <w:rPr>
          <w:sz w:val="24"/>
          <w:szCs w:val="24"/>
        </w:rPr>
        <w:t xml:space="preserve">of the income insurance program </w:t>
      </w:r>
      <w:r w:rsidRPr="00AB3D2F">
        <w:rPr>
          <w:sz w:val="24"/>
          <w:szCs w:val="24"/>
        </w:rPr>
        <w:t xml:space="preserve">has dropped from 84% till 78% even though this period has included political adjustment intended to raise this percentage </w:t>
      </w:r>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r w:rsidRPr="00AB3D2F">
        <w:rPr>
          <w:sz w:val="24"/>
          <w:szCs w:val="24"/>
        </w:rPr>
        <w:t xml:space="preserve">. </w:t>
      </w:r>
      <w:proofErr w:type="spellStart"/>
      <w:r w:rsidR="005665D4">
        <w:rPr>
          <w:sz w:val="24"/>
          <w:szCs w:val="24"/>
        </w:rPr>
        <w:t>Aastrup</w:t>
      </w:r>
      <w:proofErr w:type="spellEnd"/>
      <w:r w:rsidR="005665D4">
        <w:rPr>
          <w:sz w:val="24"/>
          <w:szCs w:val="24"/>
        </w:rPr>
        <w:t xml:space="preserve"> </w:t>
      </w:r>
      <w:r w:rsidR="005665D4">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5665D4">
        <w:rPr>
          <w:sz w:val="24"/>
          <w:szCs w:val="24"/>
        </w:rPr>
        <w:fldChar w:fldCharType="separate"/>
      </w:r>
      <w:r w:rsidR="005665D4" w:rsidRPr="005665D4">
        <w:rPr>
          <w:noProof/>
          <w:sz w:val="24"/>
          <w:szCs w:val="24"/>
        </w:rPr>
        <w:t>(2018)</w:t>
      </w:r>
      <w:r w:rsidR="005665D4">
        <w:rPr>
          <w:sz w:val="24"/>
          <w:szCs w:val="24"/>
        </w:rPr>
        <w:fldChar w:fldCharType="end"/>
      </w:r>
      <w:r w:rsidR="005665D4">
        <w:rPr>
          <w:sz w:val="24"/>
          <w:szCs w:val="24"/>
        </w:rPr>
        <w:t xml:space="preserve"> includes several channels in which a higher insurance rate affects the economy, most importantly, he argues that it leads to higher stabilization at lower economic activity by keeping the aggregate demand high. </w:t>
      </w:r>
      <w:commentRangeEnd w:id="46"/>
      <w:r w:rsidR="00366564">
        <w:rPr>
          <w:rStyle w:val="Kommentarhenvisning"/>
        </w:rPr>
        <w:commentReference w:id="46"/>
      </w:r>
    </w:p>
    <w:p w14:paraId="30F36CD7" w14:textId="43892016" w:rsidR="003C4BAC" w:rsidRPr="00176D07" w:rsidRDefault="00176D07" w:rsidP="008D0625">
      <w:pPr>
        <w:spacing w:line="360" w:lineRule="auto"/>
        <w:rPr>
          <w:sz w:val="24"/>
          <w:szCs w:val="24"/>
        </w:rPr>
      </w:pPr>
      <w:r>
        <w:rPr>
          <w:sz w:val="24"/>
          <w:szCs w:val="24"/>
        </w:rPr>
        <w:t xml:space="preserve">In this section we </w:t>
      </w:r>
      <w:r w:rsidR="00464DF8">
        <w:rPr>
          <w:sz w:val="24"/>
          <w:szCs w:val="24"/>
        </w:rPr>
        <w:t>presented</w:t>
      </w:r>
      <w:r>
        <w:rPr>
          <w:sz w:val="24"/>
          <w:szCs w:val="24"/>
        </w:rPr>
        <w:t xml:space="preserve"> the </w:t>
      </w:r>
      <w:r w:rsidR="00464DF8">
        <w:rPr>
          <w:sz w:val="24"/>
          <w:szCs w:val="24"/>
        </w:rPr>
        <w:t xml:space="preserve">literature on the </w:t>
      </w:r>
      <w:r>
        <w:rPr>
          <w:sz w:val="24"/>
          <w:szCs w:val="24"/>
        </w:rPr>
        <w:t xml:space="preserve">microeconomic and macroeconomic effects </w:t>
      </w:r>
      <w:r w:rsidR="00464DF8">
        <w:rPr>
          <w:sz w:val="24"/>
          <w:szCs w:val="24"/>
        </w:rPr>
        <w:t>associated with a</w:t>
      </w:r>
      <w:r w:rsidR="00463D22">
        <w:rPr>
          <w:sz w:val="24"/>
          <w:szCs w:val="24"/>
        </w:rPr>
        <w:t xml:space="preserve"> change </w:t>
      </w:r>
      <w:r w:rsidR="00464DF8">
        <w:rPr>
          <w:sz w:val="24"/>
          <w:szCs w:val="24"/>
        </w:rPr>
        <w:t>in</w:t>
      </w:r>
      <w:r w:rsidR="00463D22">
        <w:rPr>
          <w:sz w:val="24"/>
          <w:szCs w:val="24"/>
        </w:rPr>
        <w:t xml:space="preserve"> the level of unemployment benefits</w:t>
      </w:r>
      <w:r>
        <w:rPr>
          <w:sz w:val="24"/>
          <w:szCs w:val="24"/>
        </w:rPr>
        <w:t>.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w:t>
      </w:r>
      <w:r w:rsidR="00463D22">
        <w:rPr>
          <w:sz w:val="24"/>
          <w:szCs w:val="24"/>
        </w:rPr>
        <w:lastRenderedPageBreak/>
        <w:t xml:space="preserve">unemployment, as done by several newer studies. </w:t>
      </w:r>
      <w:r w:rsidR="00464DF8">
        <w:rPr>
          <w:sz w:val="24"/>
          <w:szCs w:val="24"/>
        </w:rPr>
        <w:t xml:space="preserve">This emphasizes why we need to calculate the </w:t>
      </w:r>
      <w:r w:rsidR="00463D22">
        <w:rPr>
          <w:sz w:val="24"/>
          <w:szCs w:val="24"/>
        </w:rPr>
        <w:t xml:space="preserve">macro elasticity to evaluate the political decision </w:t>
      </w:r>
      <w:r w:rsidR="008D0625">
        <w:rPr>
          <w:sz w:val="24"/>
          <w:szCs w:val="24"/>
        </w:rPr>
        <w:t>of</w:t>
      </w:r>
      <w:r w:rsidR="00463D22">
        <w:rPr>
          <w:sz w:val="24"/>
          <w:szCs w:val="24"/>
        </w:rPr>
        <w:t xml:space="preserve"> suppress</w:t>
      </w:r>
      <w:r w:rsidR="008D0625">
        <w:rPr>
          <w:sz w:val="24"/>
          <w:szCs w:val="24"/>
        </w:rPr>
        <w:t>ing</w:t>
      </w:r>
      <w:r w:rsidR="00463D22">
        <w:rPr>
          <w:sz w:val="24"/>
          <w:szCs w:val="24"/>
        </w:rPr>
        <w:t xml:space="preserve"> the regulation of the maximum level of income insurance in Denmark</w:t>
      </w:r>
      <w:r w:rsidR="00464DF8">
        <w:rPr>
          <w:sz w:val="24"/>
          <w:szCs w:val="24"/>
        </w:rPr>
        <w:t>. Up until now, the Danish government is still using a micro founded model, when evaluating changes to the income insurance program</w:t>
      </w:r>
      <w:r w:rsidR="008D0625">
        <w:rPr>
          <w:sz w:val="24"/>
          <w:szCs w:val="24"/>
        </w:rPr>
        <w:t>. In the next section, we will present this model,</w:t>
      </w:r>
      <w:r w:rsidR="00464DF8">
        <w:rPr>
          <w:sz w:val="24"/>
          <w:szCs w:val="24"/>
        </w:rPr>
        <w:t xml:space="preserve"> </w:t>
      </w:r>
      <w:r w:rsidR="008D0625">
        <w:rPr>
          <w:sz w:val="24"/>
          <w:szCs w:val="24"/>
        </w:rPr>
        <w:t>b</w:t>
      </w:r>
      <w:r w:rsidR="00464DF8">
        <w:rPr>
          <w:sz w:val="24"/>
          <w:szCs w:val="24"/>
        </w:rPr>
        <w:t xml:space="preserve">ut </w:t>
      </w:r>
      <w:r w:rsidR="008D0625">
        <w:rPr>
          <w:sz w:val="24"/>
          <w:szCs w:val="24"/>
        </w:rPr>
        <w:t xml:space="preserve">first </w:t>
      </w:r>
      <w:r w:rsidR="00464DF8">
        <w:rPr>
          <w:sz w:val="24"/>
          <w:szCs w:val="24"/>
        </w:rPr>
        <w:t xml:space="preserve">provide a short description of the </w:t>
      </w:r>
      <w:r w:rsidR="008D0625">
        <w:rPr>
          <w:sz w:val="24"/>
          <w:szCs w:val="24"/>
        </w:rPr>
        <w:t>Danish income insurance program, and its development over time, as this led to the creation of this model.</w:t>
      </w:r>
      <w:r w:rsidR="00464DF8">
        <w:rPr>
          <w:sz w:val="24"/>
          <w:szCs w:val="24"/>
        </w:rPr>
        <w:t xml:space="preserve"> </w:t>
      </w:r>
    </w:p>
    <w:p w14:paraId="0759F200" w14:textId="13D9E304" w:rsidR="00262F3F" w:rsidRDefault="00CF51F3" w:rsidP="00CF51F3">
      <w:pPr>
        <w:pStyle w:val="Overskrift1"/>
      </w:pPr>
      <w:bookmarkStart w:id="47" w:name="_Ref119913343"/>
      <w:r>
        <w:t>Section 3</w:t>
      </w:r>
      <w:bookmarkEnd w:id="47"/>
      <w:r w:rsidR="004E2D15">
        <w:t xml:space="preserve"> </w:t>
      </w:r>
      <w:r w:rsidR="00CC02CD">
        <w:t>Political regulations of the</w:t>
      </w:r>
      <w:r w:rsidR="00BF1D8A">
        <w:t xml:space="preserve"> Danish income insurance program  </w:t>
      </w:r>
    </w:p>
    <w:p w14:paraId="25A917D8" w14:textId="0B6B3974" w:rsidR="00CF51F3" w:rsidRDefault="00CF51F3" w:rsidP="00CF51F3"/>
    <w:p w14:paraId="56AB9BB4" w14:textId="278672A0"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literature</w:t>
      </w:r>
      <w:r w:rsidR="00BC0EF3">
        <w:rPr>
          <w:sz w:val="24"/>
          <w:szCs w:val="24"/>
        </w:rPr>
        <w:t xml:space="preserve"> focusing</w:t>
      </w:r>
      <w:r w:rsidRPr="00AB3D2F">
        <w:rPr>
          <w:sz w:val="24"/>
          <w:szCs w:val="24"/>
        </w:rPr>
        <w:t xml:space="preserv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w:t>
      </w:r>
      <w:r w:rsidR="00577AEF">
        <w:rPr>
          <w:sz w:val="24"/>
          <w:szCs w:val="24"/>
        </w:rPr>
        <w:t>which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aggregated micro </w:t>
      </w:r>
      <w:r w:rsidR="00463D22" w:rsidRPr="00AB3D2F">
        <w:rPr>
          <w:sz w:val="24"/>
          <w:szCs w:val="24"/>
        </w:rPr>
        <w:t>foundation</w:t>
      </w:r>
      <w:r w:rsidR="00577AEF">
        <w:rPr>
          <w:sz w:val="24"/>
          <w:szCs w:val="24"/>
        </w:rPr>
        <w:t>s</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 xml:space="preserve">in the form of the Danish </w:t>
      </w:r>
      <w:r w:rsidR="00CC02CD">
        <w:rPr>
          <w:sz w:val="24"/>
          <w:szCs w:val="24"/>
        </w:rPr>
        <w:t xml:space="preserve">income insurance </w:t>
      </w:r>
      <w:r w:rsidR="002539F9">
        <w:rPr>
          <w:sz w:val="24"/>
          <w:szCs w:val="24"/>
        </w:rPr>
        <w:t>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r w:rsidR="00BC0EF3">
        <w:rPr>
          <w:sz w:val="24"/>
          <w:szCs w:val="24"/>
        </w:rPr>
        <w:t xml:space="preserve"> over time</w:t>
      </w:r>
      <w:r w:rsidR="005900D2">
        <w:rPr>
          <w:sz w:val="24"/>
          <w:szCs w:val="24"/>
        </w:rPr>
        <w:t>.</w:t>
      </w:r>
    </w:p>
    <w:p w14:paraId="2E094830" w14:textId="15DAA083" w:rsidR="008F5FCC" w:rsidRDefault="00BC0EF3" w:rsidP="00BC0EF3">
      <w:pPr>
        <w:pStyle w:val="Overskrift2"/>
      </w:pPr>
      <w:r>
        <w:t xml:space="preserve">The falling compensation rate in </w:t>
      </w:r>
      <w:r w:rsidR="008F5FCC">
        <w:t xml:space="preserve">Denmark: </w:t>
      </w:r>
    </w:p>
    <w:p w14:paraId="6A8EB928" w14:textId="35B3ADA3"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as observed</w:t>
      </w:r>
      <w:r w:rsidR="00CC02CD">
        <w:rPr>
          <w:sz w:val="24"/>
          <w:szCs w:val="24"/>
        </w:rPr>
        <w:t xml:space="preserve"> below</w:t>
      </w:r>
      <w:r w:rsidRPr="00AB3D2F">
        <w:rPr>
          <w:sz w:val="24"/>
          <w:szCs w:val="24"/>
        </w:rPr>
        <w:t>:</w:t>
      </w:r>
    </w:p>
    <w:p w14:paraId="5DC5A91B" w14:textId="5F4CEED7" w:rsidR="00B61329" w:rsidRDefault="00B61329" w:rsidP="00B61329">
      <w:pPr>
        <w:pStyle w:val="Billedtekst"/>
        <w:keepNext/>
      </w:pPr>
      <w:commentRangeStart w:id="48"/>
      <w:r>
        <w:lastRenderedPageBreak/>
        <w:t xml:space="preserve">Figure </w:t>
      </w:r>
      <w:commentRangeEnd w:id="48"/>
      <w:r w:rsidR="00EA5901">
        <w:rPr>
          <w:rStyle w:val="Kommentarhenvisning"/>
          <w:i w:val="0"/>
          <w:iCs w:val="0"/>
          <w:color w:val="auto"/>
        </w:rPr>
        <w:commentReference w:id="48"/>
      </w:r>
      <w:fldSimple w:instr=" SEQ Figure \* ARABIC ">
        <w:r w:rsidR="00775321">
          <w:rPr>
            <w:noProof/>
          </w:rPr>
          <w:t>1</w:t>
        </w:r>
      </w:fldSimple>
    </w:p>
    <w:p w14:paraId="4F4A6125" w14:textId="737DB6A8" w:rsidR="00BC3C9E" w:rsidRDefault="00BC3C9E" w:rsidP="00EA5901">
      <w:pPr>
        <w:spacing w:line="360" w:lineRule="auto"/>
        <w:jc w:val="center"/>
        <w:rPr>
          <w:sz w:val="24"/>
          <w:szCs w:val="24"/>
        </w:rPr>
      </w:pPr>
      <w:r w:rsidRPr="00AB3D2F">
        <w:rPr>
          <w:noProof/>
          <w:sz w:val="24"/>
          <w:szCs w:val="24"/>
        </w:rPr>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p w14:paraId="47DC5AC4" w14:textId="2C65CE6C" w:rsidR="00125001" w:rsidRPr="00AB3D2F" w:rsidRDefault="00A64A0B" w:rsidP="00125001">
      <w:pPr>
        <w:spacing w:line="360" w:lineRule="auto"/>
        <w:rPr>
          <w:sz w:val="24"/>
          <w:szCs w:val="24"/>
        </w:rPr>
      </w:pPr>
      <w:proofErr w:type="spellStart"/>
      <w:r>
        <w:rPr>
          <w:sz w:val="24"/>
          <w:szCs w:val="24"/>
        </w:rPr>
        <w:t>Aastrup</w:t>
      </w:r>
      <w:proofErr w:type="spellEnd"/>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Pr="00A64A0B">
        <w:rPr>
          <w:noProof/>
          <w:sz w:val="24"/>
          <w:szCs w:val="24"/>
        </w:rPr>
        <w:t>(2018)</w:t>
      </w:r>
      <w:r>
        <w:rPr>
          <w:sz w:val="24"/>
          <w:szCs w:val="24"/>
        </w:rPr>
        <w:fldChar w:fldCharType="end"/>
      </w:r>
      <w:r>
        <w:rPr>
          <w:sz w:val="24"/>
          <w:szCs w:val="24"/>
        </w:rPr>
        <w:t xml:space="preserve">, Jensen </w:t>
      </w:r>
      <w:r>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and Risgaard </w:t>
      </w:r>
      <w:r>
        <w:rPr>
          <w:sz w:val="24"/>
          <w:szCs w:val="24"/>
        </w:rPr>
        <w:fldChar w:fldCharType="begin" w:fldLock="1"/>
      </w:r>
      <w:r w:rsidR="006A4C7A">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Pr>
          <w:sz w:val="24"/>
          <w:szCs w:val="24"/>
        </w:rPr>
        <w:fldChar w:fldCharType="separate"/>
      </w:r>
      <w:r w:rsidRPr="00A64A0B">
        <w:rPr>
          <w:noProof/>
          <w:sz w:val="24"/>
          <w:szCs w:val="24"/>
        </w:rPr>
        <w:t>(2021)</w:t>
      </w:r>
      <w:r>
        <w:rPr>
          <w:sz w:val="24"/>
          <w:szCs w:val="24"/>
        </w:rPr>
        <w:fldChar w:fldCharType="end"/>
      </w:r>
      <w:r>
        <w:rPr>
          <w:sz w:val="24"/>
          <w:szCs w:val="24"/>
        </w:rPr>
        <w:t xml:space="preserve"> all </w:t>
      </w:r>
      <w:r w:rsidR="0091531D">
        <w:rPr>
          <w:sz w:val="24"/>
          <w:szCs w:val="24"/>
        </w:rPr>
        <w:t>associate the fall in the compensation rate,</w:t>
      </w:r>
      <w:r>
        <w:rPr>
          <w:sz w:val="24"/>
          <w:szCs w:val="24"/>
        </w:rPr>
        <w:t xml:space="preserve"> to </w:t>
      </w:r>
      <w:r w:rsidR="00577AEF">
        <w:rPr>
          <w:sz w:val="24"/>
          <w:szCs w:val="24"/>
        </w:rPr>
        <w:t>how</w:t>
      </w:r>
      <w:r w:rsidR="00BC0EF3">
        <w:rPr>
          <w:sz w:val="24"/>
          <w:szCs w:val="24"/>
        </w:rPr>
        <w:t xml:space="preserve"> </w:t>
      </w:r>
      <w:r w:rsidR="0091531D">
        <w:rPr>
          <w:sz w:val="24"/>
          <w:szCs w:val="24"/>
        </w:rPr>
        <w:t xml:space="preserve">growth </w:t>
      </w:r>
      <w:r>
        <w:rPr>
          <w:sz w:val="24"/>
          <w:szCs w:val="24"/>
        </w:rPr>
        <w:t xml:space="preserve">in </w:t>
      </w:r>
      <w:r w:rsidR="0091531D">
        <w:rPr>
          <w:sz w:val="24"/>
          <w:szCs w:val="24"/>
        </w:rPr>
        <w:t xml:space="preserve">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w:t>
      </w:r>
      <w:r w:rsidR="00CC02CD">
        <w:rPr>
          <w:sz w:val="24"/>
          <w:szCs w:val="24"/>
        </w:rPr>
        <w:t>age</w:t>
      </w:r>
      <w:r w:rsidR="00125001" w:rsidRPr="00AB3D2F">
        <w:rPr>
          <w:sz w:val="24"/>
          <w:szCs w:val="24"/>
        </w:rPr>
        <w:t xml:space="preserve">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w:t>
      </w:r>
      <w:r w:rsidR="00577AEF">
        <w:rPr>
          <w:sz w:val="24"/>
          <w:szCs w:val="24"/>
        </w:rPr>
        <w:br/>
      </w:r>
      <w:r w:rsidR="00125001" w:rsidRPr="00AB3D2F">
        <w:rPr>
          <w:sz w:val="24"/>
          <w:szCs w:val="24"/>
        </w:rPr>
        <w:t xml:space="preserve">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r w:rsidR="00577AEF">
        <w:rPr>
          <w:sz w:val="24"/>
          <w:szCs w:val="24"/>
        </w:rPr>
        <w:br/>
      </w:r>
      <w:r w:rsidR="00125001" w:rsidRPr="00AB3D2F">
        <w:rPr>
          <w:sz w:val="24"/>
          <w:szCs w:val="24"/>
        </w:rPr>
        <w:t xml:space="preserve">This creates a situation in which wage growth of more than 2% would result in the maximum level </w:t>
      </w:r>
      <w:r w:rsidR="00125001" w:rsidRPr="00AB3D2F">
        <w:rPr>
          <w:sz w:val="24"/>
          <w:szCs w:val="24"/>
        </w:rPr>
        <w:lastRenderedPageBreak/>
        <w:t>of income insurance not following the wage</w:t>
      </w:r>
      <w:r w:rsidR="00CC02CD">
        <w:rPr>
          <w:sz w:val="24"/>
          <w:szCs w:val="24"/>
        </w:rPr>
        <w:t>s</w:t>
      </w:r>
      <w:r w:rsidR="00125001" w:rsidRPr="00AB3D2F">
        <w:rPr>
          <w:sz w:val="24"/>
          <w:szCs w:val="24"/>
        </w:rPr>
        <w:t xml:space="preserve">, making the compensation rate decline over time. The </w:t>
      </w:r>
      <w:r w:rsidR="00125001">
        <w:rPr>
          <w:sz w:val="24"/>
          <w:szCs w:val="24"/>
        </w:rPr>
        <w:t>figure</w:t>
      </w:r>
      <w:r w:rsidR="00CC02CD">
        <w:rPr>
          <w:sz w:val="24"/>
          <w:szCs w:val="24"/>
        </w:rPr>
        <w:t xml:space="preserve"> below</w:t>
      </w:r>
      <w:r w:rsidR="00125001">
        <w:rPr>
          <w:sz w:val="24"/>
          <w:szCs w:val="24"/>
        </w:rPr>
        <w:t xml:space="preserve"> </w:t>
      </w:r>
      <w:r w:rsidR="00125001" w:rsidRPr="00AB3D2F">
        <w:rPr>
          <w:sz w:val="24"/>
          <w:szCs w:val="24"/>
        </w:rPr>
        <w:t xml:space="preserve">gives an idea of how often the wage has increased by more than </w:t>
      </w:r>
      <w:r w:rsidR="00CC02CD">
        <w:rPr>
          <w:sz w:val="24"/>
          <w:szCs w:val="24"/>
        </w:rPr>
        <w:t>2%</w:t>
      </w:r>
      <w:r w:rsidR="00125001" w:rsidRPr="00AB3D2F">
        <w:rPr>
          <w:sz w:val="24"/>
          <w:szCs w:val="24"/>
        </w:rPr>
        <w:t xml:space="preserve">. </w:t>
      </w:r>
    </w:p>
    <w:p w14:paraId="26954748" w14:textId="77777777" w:rsidR="00125001" w:rsidRDefault="00125001" w:rsidP="00BC3C9E">
      <w:pPr>
        <w:spacing w:line="360" w:lineRule="auto"/>
        <w:rPr>
          <w:sz w:val="24"/>
          <w:szCs w:val="24"/>
        </w:rPr>
      </w:pPr>
    </w:p>
    <w:p w14:paraId="5C433251" w14:textId="4BB89BE1" w:rsidR="008F5FCC" w:rsidRDefault="008F5FCC" w:rsidP="008F5FCC">
      <w:pPr>
        <w:pStyle w:val="Billedtekst"/>
        <w:keepNext/>
      </w:pPr>
      <w:r>
        <w:t xml:space="preserve">Figure </w:t>
      </w:r>
      <w:fldSimple w:instr=" SEQ Figure \* ARABIC ">
        <w:r w:rsidR="00775321">
          <w:rPr>
            <w:noProof/>
          </w:rPr>
          <w:t>2</w:t>
        </w:r>
      </w:fldSimple>
    </w:p>
    <w:p w14:paraId="18EE2E9C" w14:textId="77777777" w:rsidR="008F5FCC" w:rsidRPr="00AB3D2F" w:rsidRDefault="008F5FCC" w:rsidP="00EA5901">
      <w:pPr>
        <w:spacing w:line="360" w:lineRule="auto"/>
        <w:jc w:val="center"/>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494657D2" w:rsidR="008F5FCC" w:rsidRPr="00AB3D2F" w:rsidRDefault="00125001" w:rsidP="008F5FCC">
      <w:pPr>
        <w:spacing w:line="360" w:lineRule="auto"/>
        <w:rPr>
          <w:sz w:val="24"/>
          <w:szCs w:val="24"/>
        </w:rPr>
      </w:pPr>
      <w:r>
        <w:rPr>
          <w:sz w:val="24"/>
          <w:szCs w:val="24"/>
        </w:rPr>
        <w:t>Even though the overall setup of the maximum level of income insurance</w:t>
      </w:r>
      <w:r w:rsidR="007A200A">
        <w:rPr>
          <w:sz w:val="24"/>
          <w:szCs w:val="24"/>
        </w:rPr>
        <w:t xml:space="preserve">, </w:t>
      </w:r>
      <w:r w:rsidR="00CC02CD">
        <w:rPr>
          <w:sz w:val="24"/>
          <w:szCs w:val="24"/>
        </w:rPr>
        <w:t>ensures</w:t>
      </w:r>
      <w:r w:rsidR="007A200A">
        <w:rPr>
          <w:sz w:val="24"/>
          <w:szCs w:val="24"/>
        </w:rPr>
        <w:t xml:space="preserve"> that it does</w:t>
      </w:r>
      <w:r w:rsidR="00CC02CD">
        <w:rPr>
          <w:sz w:val="24"/>
          <w:szCs w:val="24"/>
        </w:rPr>
        <w:t xml:space="preserve"> </w:t>
      </w:r>
      <w:r w:rsidR="007A200A">
        <w:rPr>
          <w:sz w:val="24"/>
          <w:szCs w:val="24"/>
        </w:rPr>
        <w:t>n</w:t>
      </w:r>
      <w:r w:rsidR="00CC02CD">
        <w:rPr>
          <w:sz w:val="24"/>
          <w:szCs w:val="24"/>
        </w:rPr>
        <w:t>ot</w:t>
      </w:r>
      <w:r w:rsidR="007A200A">
        <w:rPr>
          <w:sz w:val="24"/>
          <w:szCs w:val="24"/>
        </w:rPr>
        <w:t xml:space="preserve"> follow wages one-to one, a more recent regulation was made in the tax-reform of 2012 </w:t>
      </w:r>
      <w:r>
        <w:rPr>
          <w:sz w:val="24"/>
          <w:szCs w:val="24"/>
        </w:rPr>
        <w:t>to suppress the regulation of the maximum level of income insurance</w:t>
      </w:r>
      <w:r w:rsidR="00BE1D62">
        <w:rPr>
          <w:sz w:val="24"/>
          <w:szCs w:val="24"/>
        </w:rPr>
        <w:t>. We already introduced this regulation</w:t>
      </w:r>
      <w:r w:rsidR="007A200A">
        <w:rPr>
          <w:sz w:val="24"/>
          <w:szCs w:val="24"/>
        </w:rPr>
        <w:t xml:space="preserve"> in the introduction</w:t>
      </w:r>
      <w:r w:rsidR="00BE1D62">
        <w:rPr>
          <w:sz w:val="24"/>
          <w:szCs w:val="24"/>
        </w:rPr>
        <w:t>, explaining how</w:t>
      </w:r>
      <w:r>
        <w:rPr>
          <w:sz w:val="24"/>
          <w:szCs w:val="24"/>
        </w:rPr>
        <w:t xml:space="preserve"> </w:t>
      </w:r>
      <w:r w:rsidR="00BE1D62">
        <w:rPr>
          <w:sz w:val="24"/>
          <w:szCs w:val="24"/>
        </w:rPr>
        <w:t>t</w:t>
      </w:r>
      <w:r w:rsidR="007A200A">
        <w:rPr>
          <w:sz w:val="24"/>
          <w:szCs w:val="24"/>
        </w:rPr>
        <w: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w:t>
      </w:r>
      <w:r w:rsidR="00BC0EF3">
        <w:rPr>
          <w:sz w:val="24"/>
          <w:szCs w:val="24"/>
        </w:rPr>
        <w:t>from</w:t>
      </w:r>
      <w:r w:rsidR="007A200A">
        <w:rPr>
          <w:sz w:val="24"/>
          <w:szCs w:val="24"/>
        </w:rPr>
        <w:t xml:space="preserve"> the tax reform</w:t>
      </w:r>
      <w:r w:rsidR="00CC02CD">
        <w:rPr>
          <w:sz w:val="24"/>
          <w:szCs w:val="24"/>
        </w:rPr>
        <w:t xml:space="preserve"> of</w:t>
      </w:r>
      <w:r w:rsidR="007A200A">
        <w:rPr>
          <w:sz w:val="24"/>
          <w:szCs w:val="24"/>
        </w:rPr>
        <w:t xml:space="preserve"> 2012. </w:t>
      </w:r>
    </w:p>
    <w:p w14:paraId="3E3E8100" w14:textId="4A7D27C5" w:rsidR="008F5FCC" w:rsidRPr="00AB3D2F" w:rsidRDefault="008F5FCC" w:rsidP="008F5FCC">
      <w:pPr>
        <w:spacing w:line="360" w:lineRule="auto"/>
        <w:rPr>
          <w:sz w:val="24"/>
          <w:szCs w:val="24"/>
        </w:rPr>
      </w:pPr>
      <w:r w:rsidRPr="00AB3D2F">
        <w:rPr>
          <w:sz w:val="24"/>
          <w:szCs w:val="24"/>
        </w:rPr>
        <w:t>Despite the t</w:t>
      </w:r>
      <w:r w:rsidR="00CC02CD">
        <w:rPr>
          <w:sz w:val="24"/>
          <w:szCs w:val="24"/>
        </w:rPr>
        <w:t>wo</w:t>
      </w:r>
      <w:r w:rsidRPr="00AB3D2F">
        <w:rPr>
          <w:sz w:val="24"/>
          <w:szCs w:val="24"/>
        </w:rPr>
        <w:t xml:space="preserve"> main effects described above</w:t>
      </w:r>
      <w:r w:rsidR="007D6088">
        <w:rPr>
          <w:sz w:val="24"/>
          <w:szCs w:val="24"/>
        </w:rPr>
        <w:t xml:space="preserve"> </w:t>
      </w:r>
      <w:r w:rsidR="00CC02CD">
        <w:rPr>
          <w:sz w:val="24"/>
          <w:szCs w:val="24"/>
        </w:rPr>
        <w:t>both</w:t>
      </w:r>
      <w:r w:rsidR="007D6088">
        <w:rPr>
          <w:sz w:val="24"/>
          <w:szCs w:val="24"/>
        </w:rPr>
        <w:t xml:space="preserve"> contributing to a decrease</w:t>
      </w:r>
      <w:r w:rsidRPr="00AB3D2F">
        <w:rPr>
          <w:sz w:val="24"/>
          <w:szCs w:val="24"/>
        </w:rPr>
        <w:t xml:space="preserve"> </w:t>
      </w:r>
      <w:r w:rsidR="007D6088">
        <w:rPr>
          <w:sz w:val="24"/>
          <w:szCs w:val="24"/>
        </w:rPr>
        <w:t>in</w:t>
      </w:r>
      <w:r w:rsidRPr="00AB3D2F">
        <w:rPr>
          <w:sz w:val="24"/>
          <w:szCs w:val="24"/>
        </w:rPr>
        <w:t xml:space="preserve"> the compensation rate over time, other political decisions have been made towards the income insurance program over the </w:t>
      </w:r>
      <w:r>
        <w:rPr>
          <w:sz w:val="24"/>
          <w:szCs w:val="24"/>
        </w:rPr>
        <w:t>last couple of decades</w:t>
      </w:r>
      <w:r w:rsidRPr="00AB3D2F">
        <w:rPr>
          <w:sz w:val="24"/>
          <w:szCs w:val="24"/>
        </w:rPr>
        <w:t xml:space="preserve">. In 2010 </w:t>
      </w:r>
      <w:r w:rsidR="00460547">
        <w:rPr>
          <w:sz w:val="24"/>
          <w:szCs w:val="24"/>
        </w:rPr>
        <w:t>the</w:t>
      </w:r>
      <w:r w:rsidRPr="00AB3D2F">
        <w:rPr>
          <w:sz w:val="24"/>
          <w:szCs w:val="24"/>
        </w:rPr>
        <w:t xml:space="preserve"> income Insura</w:t>
      </w:r>
      <w:r w:rsidR="00460547">
        <w:rPr>
          <w:sz w:val="24"/>
          <w:szCs w:val="24"/>
        </w:rPr>
        <w:t>nce</w:t>
      </w:r>
      <w:r w:rsidRPr="00AB3D2F">
        <w:rPr>
          <w:sz w:val="24"/>
          <w:szCs w:val="24"/>
        </w:rPr>
        <w:t xml:space="preserve"> reform was adopted, decreasing the period in which an unemployed could receive income insurance from 4 </w:t>
      </w:r>
      <w:r w:rsidRPr="00AB3D2F">
        <w:rPr>
          <w:sz w:val="24"/>
          <w:szCs w:val="24"/>
        </w:rPr>
        <w:lastRenderedPageBreak/>
        <w:t xml:space="preserve">years till 2 years, as well as increasing the requirements for receiving income insurance </w:t>
      </w:r>
      <w:r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2015a)","plainTextFormattedCitation":"(IS-Commission, 2015a)","previouslyFormattedCitation":"(IS-Commission, 2015a)"},"properties":{"noteIndex":0},"schema":"https://github.com/citation-style-language/schema/raw/master/csl-citation.json"}</w:instrText>
      </w:r>
      <w:r w:rsidRPr="00AB3D2F">
        <w:rPr>
          <w:sz w:val="24"/>
          <w:szCs w:val="24"/>
        </w:rPr>
        <w:fldChar w:fldCharType="separate"/>
      </w:r>
      <w:r w:rsidR="00C14BA0" w:rsidRPr="00C14BA0">
        <w:rPr>
          <w:noProof/>
          <w:sz w:val="24"/>
          <w:szCs w:val="24"/>
        </w:rPr>
        <w:t>(IS-Commission, 2015a)</w:t>
      </w:r>
      <w:r w:rsidRPr="00AB3D2F">
        <w:rPr>
          <w:sz w:val="24"/>
          <w:szCs w:val="24"/>
        </w:rPr>
        <w:fldChar w:fldCharType="end"/>
      </w:r>
      <w:r w:rsidRPr="00AB3D2F">
        <w:rPr>
          <w:sz w:val="24"/>
          <w:szCs w:val="24"/>
        </w:rPr>
        <w:t>. Later, to make the cutoff date less strict</w:t>
      </w:r>
      <w:r w:rsidR="00BE1D62">
        <w:rPr>
          <w:sz w:val="24"/>
          <w:szCs w:val="24"/>
        </w:rPr>
        <w:t>,</w:t>
      </w:r>
      <w:r w:rsidRPr="00AB3D2F">
        <w:rPr>
          <w:sz w:val="24"/>
          <w:szCs w:val="24"/>
        </w:rPr>
        <w:t xml:space="preserve">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w:t>
      </w:r>
      <w:r w:rsidR="00BE1D62">
        <w:rPr>
          <w:sz w:val="24"/>
          <w:szCs w:val="24"/>
        </w:rPr>
        <w:t>IS-program</w:t>
      </w:r>
      <w:r w:rsidRPr="00AB3D2F">
        <w:rPr>
          <w:sz w:val="24"/>
          <w:szCs w:val="24"/>
        </w:rPr>
        <w:t xml:space="preserve">,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731920DD" w14:textId="60E69622" w:rsidR="008F5FCC" w:rsidRPr="002E0F79" w:rsidRDefault="00017C4E" w:rsidP="002E0F79">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w:t>
      </w:r>
      <w:r w:rsidR="00CC02CD">
        <w:rPr>
          <w:sz w:val="24"/>
          <w:szCs w:val="24"/>
        </w:rPr>
        <w:t xml:space="preserve"> for this commission,</w:t>
      </w:r>
      <w:r w:rsidR="00F2092E" w:rsidRPr="00AB3D2F">
        <w:rPr>
          <w:sz w:val="24"/>
          <w:szCs w:val="24"/>
        </w:rPr>
        <w:t xml:space="preserve"> was to analyze changes to the income insurance program in Denmark, which in 2015 led to the</w:t>
      </w:r>
      <w:r w:rsidR="00CC02CD">
        <w:rPr>
          <w:sz w:val="24"/>
          <w:szCs w:val="24"/>
        </w:rPr>
        <w:t xml:space="preserve"> Danish</w:t>
      </w:r>
      <w:r w:rsidR="002539F9">
        <w:rPr>
          <w:sz w:val="24"/>
          <w:szCs w:val="24"/>
        </w:rPr>
        <w:t xml:space="preserve"> </w:t>
      </w:r>
      <w:r w:rsidR="00F2092E" w:rsidRPr="00AB3D2F">
        <w:rPr>
          <w:sz w:val="24"/>
          <w:szCs w:val="24"/>
        </w:rPr>
        <w:t>income insurance model</w:t>
      </w:r>
      <w:r w:rsidR="003A0099">
        <w:rPr>
          <w:sz w:val="24"/>
          <w:szCs w:val="24"/>
        </w:rPr>
        <w:t xml:space="preserve"> (IS-model)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he dynamics of this model w</w:t>
      </w:r>
      <w:r w:rsidR="00BE1D62">
        <w:rPr>
          <w:sz w:val="24"/>
          <w:szCs w:val="24"/>
        </w:rPr>
        <w:t>ere</w:t>
      </w:r>
      <w:r w:rsidR="00F2092E" w:rsidRPr="00AB3D2F">
        <w:rPr>
          <w:sz w:val="24"/>
          <w:szCs w:val="24"/>
        </w:rPr>
        <w:t xml:space="preserve">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5E571D">
        <w:rPr>
          <w:sz w:val="24"/>
          <w:szCs w:val="24"/>
        </w:rPr>
        <w:t>,</w:t>
      </w:r>
      <w:r w:rsidR="00F2092E" w:rsidRPr="00AB3D2F">
        <w:rPr>
          <w:sz w:val="24"/>
          <w:szCs w:val="24"/>
        </w:rPr>
        <w:t xml:space="preserve"> estimating the change in the exit-rate and approach-rate as a result of changes in the level of income insurance</w:t>
      </w:r>
      <w:r w:rsidR="00D171AC">
        <w:rPr>
          <w:sz w:val="24"/>
          <w:szCs w:val="24"/>
        </w:rPr>
        <w:t>.</w:t>
      </w:r>
      <w:r w:rsidR="00F2092E" w:rsidRPr="00AB3D2F">
        <w:rPr>
          <w:sz w:val="24"/>
          <w:szCs w:val="24"/>
        </w:rPr>
        <w:t xml:space="preserve"> </w:t>
      </w:r>
      <w:r w:rsidR="00D171AC">
        <w:rPr>
          <w:sz w:val="24"/>
          <w:szCs w:val="24"/>
        </w:rPr>
        <w:t>T</w:t>
      </w:r>
      <w:r w:rsidR="00F2092E" w:rsidRPr="00AB3D2F">
        <w:rPr>
          <w:sz w:val="24"/>
          <w:szCs w:val="24"/>
        </w:rPr>
        <w:t>he results of this model favored the lower level of income insurance when looking at the government net lending and unemployment. Th</w:t>
      </w:r>
      <w:r w:rsidR="00F073B9">
        <w:rPr>
          <w:sz w:val="24"/>
          <w:szCs w:val="24"/>
        </w:rPr>
        <w:t>is led to a</w:t>
      </w:r>
      <w:r w:rsidR="00F2092E" w:rsidRPr="00AB3D2F">
        <w:rPr>
          <w:sz w:val="24"/>
          <w:szCs w:val="24"/>
        </w:rPr>
        <w:t xml:space="preserve"> response from worker unions and unemployment insurance companies in Denmark </w:t>
      </w:r>
      <w:r w:rsidR="00E62D8D">
        <w:rPr>
          <w:sz w:val="24"/>
          <w:szCs w:val="24"/>
        </w:rPr>
        <w:t>arguing</w:t>
      </w:r>
      <w:r w:rsidR="00F2092E" w:rsidRPr="00AB3D2F">
        <w:rPr>
          <w:sz w:val="24"/>
          <w:szCs w:val="24"/>
        </w:rPr>
        <w:t xml:space="preserve"> that the estimates of the micro effects were not correctly estimated. But most importantly they argued that important macroeconomic effects were missing </w:t>
      </w:r>
      <w:r w:rsidR="003A0099">
        <w:rPr>
          <w:sz w:val="24"/>
          <w:szCs w:val="24"/>
        </w:rPr>
        <w:t>with</w:t>
      </w:r>
      <w:r w:rsidR="00F2092E" w:rsidRPr="00AB3D2F">
        <w:rPr>
          <w:sz w:val="24"/>
          <w:szCs w:val="24"/>
        </w:rPr>
        <w:t xml:space="preserve">in the model. </w:t>
      </w:r>
      <w:r>
        <w:rPr>
          <w:sz w:val="24"/>
          <w:szCs w:val="24"/>
        </w:rPr>
        <w:t xml:space="preserve">In the following subsection we take a closer look at the dynamics of the </w:t>
      </w:r>
      <w:r w:rsidR="002539F9">
        <w:rPr>
          <w:sz w:val="24"/>
          <w:szCs w:val="24"/>
        </w:rPr>
        <w:t>IS-model</w:t>
      </w:r>
      <w:r>
        <w:rPr>
          <w:sz w:val="24"/>
          <w:szCs w:val="24"/>
        </w:rPr>
        <w:t>, as well as the critics fac</w:t>
      </w:r>
      <w:r w:rsidR="00816603">
        <w:rPr>
          <w:sz w:val="24"/>
          <w:szCs w:val="24"/>
        </w:rPr>
        <w:t>ed by</w:t>
      </w:r>
      <w:r>
        <w:rPr>
          <w:sz w:val="24"/>
          <w:szCs w:val="24"/>
        </w:rPr>
        <w:t xml:space="preserve"> this model. </w:t>
      </w:r>
    </w:p>
    <w:p w14:paraId="55EA6174" w14:textId="4B30C9E9" w:rsidR="00EB7CB3" w:rsidRDefault="00F1397C" w:rsidP="00EB7CB3">
      <w:pPr>
        <w:pStyle w:val="Overskrift2"/>
      </w:pPr>
      <w:r>
        <w:t xml:space="preserve">The </w:t>
      </w:r>
      <w:r w:rsidR="002539F9">
        <w:t xml:space="preserve">Danish </w:t>
      </w:r>
      <w:r>
        <w:t xml:space="preserve">Income </w:t>
      </w:r>
      <w:r w:rsidR="002539F9">
        <w:t>I</w:t>
      </w:r>
      <w:r>
        <w:t>nsurance model</w:t>
      </w:r>
    </w:p>
    <w:p w14:paraId="017C8A92" w14:textId="21DCB638" w:rsidR="00EB7CB3" w:rsidRDefault="00EB7CB3" w:rsidP="00EB7CB3"/>
    <w:p w14:paraId="1E58A750" w14:textId="798D01F2" w:rsidR="007C05AF" w:rsidRDefault="00806786" w:rsidP="004D12B6">
      <w:pPr>
        <w:spacing w:line="360" w:lineRule="auto"/>
        <w:rPr>
          <w:sz w:val="24"/>
          <w:szCs w:val="24"/>
        </w:rPr>
      </w:pPr>
      <w:r>
        <w:rPr>
          <w:sz w:val="24"/>
          <w:szCs w:val="24"/>
        </w:rPr>
        <w:t>In the previous subsection</w:t>
      </w:r>
      <w:r w:rsidR="00924651">
        <w:rPr>
          <w:sz w:val="24"/>
          <w:szCs w:val="24"/>
        </w:rPr>
        <w:t>,</w:t>
      </w:r>
      <w:r>
        <w:rPr>
          <w:sz w:val="24"/>
          <w:szCs w:val="24"/>
        </w:rPr>
        <w:t xml:space="preserve"> we gave a short introduction of the political regulations facing the Danish income insurance program through time. Since the creation of the Danish income insurance model in 2015, this model has been used by the Danish government, to analyze the effects of regulations towards the Danish income insurance program. In this section we present the dynamics of the Danish income insurance model, to show which effects are taken into account </w:t>
      </w:r>
      <w:r>
        <w:rPr>
          <w:sz w:val="24"/>
          <w:szCs w:val="24"/>
        </w:rPr>
        <w:lastRenderedPageBreak/>
        <w:t xml:space="preserve">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450266ED" w:rsidR="00572A34" w:rsidRPr="00AB3D2F" w:rsidRDefault="00EB7CB3" w:rsidP="004D12B6">
      <w:pPr>
        <w:spacing w:line="360" w:lineRule="auto"/>
        <w:rPr>
          <w:sz w:val="24"/>
          <w:szCs w:val="24"/>
        </w:rPr>
      </w:pPr>
      <w:r w:rsidRPr="00AB3D2F">
        <w:rPr>
          <w:sz w:val="24"/>
          <w:szCs w:val="24"/>
        </w:rPr>
        <w:t xml:space="preserve">The </w:t>
      </w:r>
      <w:r w:rsidR="007C272B">
        <w:rPr>
          <w:sz w:val="24"/>
          <w:szCs w:val="24"/>
        </w:rPr>
        <w:t>IS-</w:t>
      </w:r>
      <w:r w:rsidRPr="00AB3D2F">
        <w:rPr>
          <w:sz w:val="24"/>
          <w:szCs w:val="24"/>
        </w:rPr>
        <w:t>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5239BF">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7C272B">
        <w:rPr>
          <w:sz w:val="24"/>
          <w:szCs w:val="24"/>
        </w:rPr>
        <w:t>,</w:t>
      </w:r>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w:t>
      </w:r>
      <w:r w:rsidR="00924651">
        <w:rPr>
          <w:sz w:val="24"/>
          <w:szCs w:val="24"/>
        </w:rPr>
        <w:t xml:space="preserve"> changes to</w:t>
      </w:r>
      <w:r w:rsidR="00635057" w:rsidRPr="00AB3D2F">
        <w:rPr>
          <w:sz w:val="24"/>
          <w:szCs w:val="24"/>
        </w:rPr>
        <w:t xml:space="preserve"> the level of income insurance. </w:t>
      </w:r>
    </w:p>
    <w:p w14:paraId="51820CB9" w14:textId="0833711C"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w:t>
      </w:r>
      <w:r w:rsidR="007C272B">
        <w:rPr>
          <w:sz w:val="24"/>
          <w:szCs w:val="24"/>
        </w:rPr>
        <w:t>IS-</w:t>
      </w:r>
      <w:r w:rsidRPr="00AB3D2F">
        <w:rPr>
          <w:sz w:val="24"/>
          <w:szCs w:val="24"/>
        </w:rPr>
        <w:t xml:space="preserve">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w:t>
      </w:r>
      <w:r w:rsidR="00A2729E">
        <w:rPr>
          <w:sz w:val="24"/>
          <w:szCs w:val="24"/>
        </w:rPr>
        <w:t xml:space="preserve"> the</w:t>
      </w:r>
      <w:r w:rsidR="0049756A" w:rsidRPr="00AB3D2F">
        <w:rPr>
          <w:sz w:val="24"/>
          <w:szCs w:val="24"/>
        </w:rPr>
        <w:t xml:space="preserve"> </w:t>
      </w:r>
      <w:r w:rsidR="007C272B">
        <w:rPr>
          <w:sz w:val="24"/>
          <w:szCs w:val="24"/>
        </w:rPr>
        <w:t>cash-benefits</w:t>
      </w:r>
      <w:r w:rsidR="0049756A" w:rsidRPr="00AB3D2F">
        <w:rPr>
          <w:sz w:val="24"/>
          <w:szCs w:val="24"/>
        </w:rPr>
        <w:t xml:space="preserve"> program instead of the </w:t>
      </w:r>
      <w:r w:rsidR="007C272B">
        <w:rPr>
          <w:sz w:val="24"/>
          <w:szCs w:val="24"/>
        </w:rPr>
        <w:t>IS-</w:t>
      </w:r>
      <w:r w:rsidR="0049756A" w:rsidRPr="00AB3D2F">
        <w:rPr>
          <w:sz w:val="24"/>
          <w:szCs w:val="24"/>
        </w:rPr>
        <w:t>program</w:t>
      </w:r>
      <w:r w:rsidR="00E83A4D" w:rsidRPr="00AB3D2F">
        <w:rPr>
          <w:sz w:val="24"/>
          <w:szCs w:val="24"/>
        </w:rPr>
        <w:t>.</w:t>
      </w:r>
    </w:p>
    <w:p w14:paraId="79522392" w14:textId="18A9A109" w:rsidR="00BB6B8C"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built to calculate the equilibrium levels of employment and unemployment, </w:t>
      </w:r>
      <w:r w:rsidR="00466122">
        <w:rPr>
          <w:sz w:val="24"/>
          <w:szCs w:val="24"/>
        </w:rPr>
        <w:t>doing this,</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w:t>
      </w:r>
      <w:r w:rsidR="00924651">
        <w:rPr>
          <w:sz w:val="24"/>
          <w:szCs w:val="24"/>
        </w:rPr>
        <w:t>se</w:t>
      </w:r>
      <w:r w:rsidR="001B630A" w:rsidRPr="00AB3D2F">
        <w:rPr>
          <w:sz w:val="24"/>
          <w:szCs w:val="24"/>
        </w:rPr>
        <w:t xml:space="preserv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466122">
        <w:rPr>
          <w:sz w:val="24"/>
          <w:szCs w:val="24"/>
        </w:rPr>
        <w:t>. The exit-rate</w:t>
      </w:r>
      <w:r w:rsidR="009968BA" w:rsidRPr="00AB3D2F">
        <w:rPr>
          <w:sz w:val="24"/>
          <w:szCs w:val="24"/>
        </w:rPr>
        <w:t xml:space="preserve"> </w:t>
      </w:r>
      <w:r w:rsidR="00466122">
        <w:rPr>
          <w:sz w:val="24"/>
          <w:szCs w:val="24"/>
        </w:rPr>
        <w:t>shows how</w:t>
      </w:r>
      <w:r w:rsidR="0099039F" w:rsidRPr="00AB3D2F">
        <w:rPr>
          <w:sz w:val="24"/>
          <w:szCs w:val="24"/>
        </w:rPr>
        <w:t xml:space="preserve">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924651">
        <w:rPr>
          <w:sz w:val="24"/>
          <w:szCs w:val="24"/>
        </w:rPr>
        <w:t xml:space="preserve">the </w:t>
      </w:r>
      <w:r w:rsidR="007C05AF">
        <w:rPr>
          <w:sz w:val="24"/>
          <w:szCs w:val="24"/>
        </w:rPr>
        <w:t>previous subsection</w:t>
      </w:r>
      <w:r w:rsidR="00881864" w:rsidRPr="00AB3D2F">
        <w:rPr>
          <w:sz w:val="24"/>
          <w:szCs w:val="24"/>
        </w:rPr>
        <w:t xml:space="preserve"> </w:t>
      </w:r>
      <w:r w:rsidR="00924651">
        <w:rPr>
          <w:sz w:val="24"/>
          <w:szCs w:val="24"/>
        </w:rPr>
        <w:t>showing</w:t>
      </w:r>
      <w:r w:rsidR="00881864" w:rsidRPr="00AB3D2F">
        <w:rPr>
          <w:sz w:val="24"/>
          <w:szCs w:val="24"/>
        </w:rPr>
        <w:t xml:space="preserve"> an effect</w:t>
      </w:r>
      <w:r w:rsidR="00466122">
        <w:rPr>
          <w:sz w:val="24"/>
          <w:szCs w:val="24"/>
        </w:rPr>
        <w:t xml:space="preserve"> on the exit-rate</w:t>
      </w:r>
      <w:r w:rsidR="00881864" w:rsidRPr="00AB3D2F">
        <w:rPr>
          <w:sz w:val="24"/>
          <w:szCs w:val="24"/>
        </w:rPr>
        <w:t xml:space="preserve"> up till 78 weeks before</w:t>
      </w:r>
      <w:r w:rsidR="00466122">
        <w:rPr>
          <w:sz w:val="24"/>
          <w:szCs w:val="24"/>
        </w:rPr>
        <w:t xml:space="preserve"> a</w:t>
      </w:r>
      <w:r w:rsidR="00881864" w:rsidRPr="00AB3D2F">
        <w:rPr>
          <w:sz w:val="24"/>
          <w:szCs w:val="24"/>
        </w:rPr>
        <w:t xml:space="preserve"> reduction in income insurance</w:t>
      </w:r>
      <w:r w:rsidR="00924651">
        <w:rPr>
          <w:sz w:val="24"/>
          <w:szCs w:val="24"/>
        </w:rPr>
        <w:t xml:space="preserve"> and up</w:t>
      </w:r>
      <w:r w:rsidR="00881864" w:rsidRPr="00AB3D2F">
        <w:rPr>
          <w:sz w:val="24"/>
          <w:szCs w:val="24"/>
        </w:rPr>
        <w:t xml:space="preserve"> till 26 weeks after</w:t>
      </w:r>
      <w:r w:rsidR="007C05AF">
        <w:rPr>
          <w:sz w:val="24"/>
          <w:szCs w:val="24"/>
        </w:rPr>
        <w:t xml:space="preserve"> </w:t>
      </w:r>
      <w:r w:rsidR="00466122">
        <w:rPr>
          <w:sz w:val="24"/>
          <w:szCs w:val="24"/>
        </w:rPr>
        <w:t xml:space="preserve">a reduction </w:t>
      </w:r>
      <w:commentRangeStart w:id="49"/>
      <w:r w:rsidR="00360517" w:rsidRPr="00AB3D2F">
        <w:rPr>
          <w:sz w:val="24"/>
          <w:szCs w:val="24"/>
        </w:rPr>
        <w:fldChar w:fldCharType="begin" w:fldLock="1"/>
      </w:r>
      <w:r w:rsidR="008900FF">
        <w:rPr>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2015a)","manualFormatting":"(Dagpengekommissionens sekretariat, 2015)","plainTextFormattedCitation":"(IS-Commission, 2015a)","previouslyFormattedCitation":"(IS-Commission,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49"/>
      <w:r w:rsidR="00EA5901">
        <w:rPr>
          <w:rStyle w:val="Kommentarhenvisning"/>
        </w:rPr>
        <w:commentReference w:id="49"/>
      </w:r>
      <w:r w:rsidR="00466122">
        <w:rPr>
          <w:sz w:val="24"/>
          <w:szCs w:val="24"/>
        </w:rPr>
        <w:t xml:space="preserve">. </w:t>
      </w:r>
      <w:r w:rsidR="00881864" w:rsidRPr="00AB3D2F">
        <w:rPr>
          <w:sz w:val="24"/>
          <w:szCs w:val="24"/>
        </w:rPr>
        <w:t>The</w:t>
      </w:r>
      <w:r w:rsidR="00A2729E">
        <w:rPr>
          <w:sz w:val="24"/>
          <w:szCs w:val="24"/>
        </w:rPr>
        <w:t>se</w:t>
      </w:r>
      <w:r w:rsidR="00881864" w:rsidRPr="00AB3D2F">
        <w:rPr>
          <w:sz w:val="24"/>
          <w:szCs w:val="24"/>
        </w:rPr>
        <w:t xml:space="preserve"> behavioral effects are specified as elasticities</w:t>
      </w:r>
      <w:r w:rsidR="00924651">
        <w:rPr>
          <w:sz w:val="24"/>
          <w:szCs w:val="24"/>
        </w:rPr>
        <w:t>,</w:t>
      </w:r>
      <w:r w:rsidR="00881864" w:rsidRPr="00AB3D2F">
        <w:rPr>
          <w:sz w:val="24"/>
          <w:szCs w:val="24"/>
        </w:rPr>
        <w:t xml:space="preserve"> meaning that a relative change </w:t>
      </w:r>
      <w:r w:rsidR="005607CC" w:rsidRPr="00AB3D2F">
        <w:rPr>
          <w:sz w:val="24"/>
          <w:szCs w:val="24"/>
        </w:rPr>
        <w:t>in the exit rate from unemployment to employment is a function of the relative change in the</w:t>
      </w:r>
      <w:r w:rsidR="00924651">
        <w:rPr>
          <w:sz w:val="24"/>
          <w:szCs w:val="24"/>
        </w:rPr>
        <w:t xml:space="preserve"> level of income insurance</w:t>
      </w:r>
      <w:r w:rsidR="005607CC" w:rsidRPr="00AB3D2F">
        <w:rPr>
          <w:sz w:val="24"/>
          <w:szCs w:val="24"/>
        </w:rPr>
        <w:t xml:space="preserve">. Thereby the effects of an increase in the </w:t>
      </w:r>
      <w:r w:rsidR="00A2729E">
        <w:rPr>
          <w:sz w:val="24"/>
          <w:szCs w:val="24"/>
        </w:rPr>
        <w:t xml:space="preserve">level </w:t>
      </w:r>
      <w:r w:rsidR="00A2729E">
        <w:rPr>
          <w:sz w:val="24"/>
          <w:szCs w:val="24"/>
        </w:rPr>
        <w:lastRenderedPageBreak/>
        <w:t xml:space="preserve">of income </w:t>
      </w:r>
      <w:r w:rsidR="00924651">
        <w:rPr>
          <w:sz w:val="24"/>
          <w:szCs w:val="24"/>
        </w:rPr>
        <w:t>insurance</w:t>
      </w:r>
      <w:r w:rsidR="005607CC" w:rsidRPr="00AB3D2F">
        <w:rPr>
          <w:sz w:val="24"/>
          <w:szCs w:val="24"/>
        </w:rPr>
        <w:t xml:space="preserv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3E3257C0"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 xml:space="preserve">commission must assume that the behavioral effects for people being close to </w:t>
      </w:r>
      <w:r w:rsidR="00924651">
        <w:rPr>
          <w:sz w:val="24"/>
          <w:szCs w:val="24"/>
        </w:rPr>
        <w:t>entering</w:t>
      </w:r>
      <w:r w:rsidRPr="00AB3D2F">
        <w:rPr>
          <w:sz w:val="24"/>
          <w:szCs w:val="24"/>
        </w:rPr>
        <w:t xml:space="preserve"> the insurance program (f</w:t>
      </w:r>
      <w:r w:rsidR="006C5A1E">
        <w:rPr>
          <w:sz w:val="24"/>
          <w:szCs w:val="24"/>
        </w:rPr>
        <w:t>or example</w:t>
      </w:r>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w:t>
      </w:r>
      <w:r w:rsidR="00EA5901">
        <w:rPr>
          <w:sz w:val="24"/>
          <w:szCs w:val="24"/>
        </w:rPr>
        <w:t xml:space="preserve"> </w:t>
      </w:r>
      <w:ins w:id="50" w:author="Simon Fløj Thomsen" w:date="2022-12-18T10:28:00Z">
        <w:r w:rsidR="00EA5901">
          <w:rPr>
            <w:sz w:val="24"/>
            <w:szCs w:val="24"/>
          </w:rPr>
          <w:t>almost</w:t>
        </w:r>
      </w:ins>
      <w:r w:rsidRPr="00AB3D2F">
        <w:rPr>
          <w:sz w:val="24"/>
          <w:szCs w:val="24"/>
        </w:rPr>
        <w:t xml:space="preserve"> 2 years</w:t>
      </w:r>
      <w:r w:rsidR="00D1625A" w:rsidRPr="005239BF">
        <w:rPr>
          <w:rStyle w:val="Fodnotehenvisning"/>
        </w:rPr>
        <w:footnoteReference w:id="5"/>
      </w:r>
      <w:r w:rsidRPr="00AB3D2F">
        <w:rPr>
          <w:sz w:val="24"/>
          <w:szCs w:val="24"/>
        </w:rPr>
        <w:t xml:space="preserve">.  </w:t>
      </w:r>
    </w:p>
    <w:p w14:paraId="79773465" w14:textId="6418B141"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A2729E">
        <w:rPr>
          <w:sz w:val="24"/>
          <w:szCs w:val="24"/>
        </w:rPr>
        <w:t>In addition to this, t</w:t>
      </w:r>
      <w:r w:rsidR="000930C2" w:rsidRPr="00AB3D2F">
        <w:rPr>
          <w:sz w:val="24"/>
          <w:szCs w:val="24"/>
        </w:rPr>
        <w:t xml:space="preserve">hree </w:t>
      </w:r>
      <w:r w:rsidR="00A2729E">
        <w:rPr>
          <w:sz w:val="24"/>
          <w:szCs w:val="24"/>
        </w:rPr>
        <w:t>more</w:t>
      </w:r>
      <w:r w:rsidR="000930C2" w:rsidRPr="00AB3D2F">
        <w:rPr>
          <w:sz w:val="24"/>
          <w:szCs w:val="24"/>
        </w:rPr>
        <w:t xml:space="preserve">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A2729E">
        <w:rPr>
          <w:sz w:val="24"/>
          <w:szCs w:val="24"/>
        </w:rPr>
        <w:t xml:space="preserve"> used</w:t>
      </w:r>
      <w:r w:rsidR="002569C7">
        <w:rPr>
          <w:sz w:val="24"/>
          <w:szCs w:val="24"/>
        </w:rPr>
        <w:t xml:space="preserve"> </w:t>
      </w:r>
      <w:r w:rsidR="003B61CA" w:rsidRPr="00AB3D2F">
        <w:rPr>
          <w:sz w:val="24"/>
          <w:szCs w:val="24"/>
        </w:rPr>
        <w:t>t</w:t>
      </w:r>
      <w:r w:rsidR="003D4B98" w:rsidRPr="00AB3D2F">
        <w:rPr>
          <w:sz w:val="24"/>
          <w:szCs w:val="24"/>
        </w:rPr>
        <w:t>o construct the exit rate</w:t>
      </w:r>
      <w:r w:rsidR="000930C2" w:rsidRPr="00AB3D2F">
        <w:rPr>
          <w:sz w:val="24"/>
          <w:szCs w:val="24"/>
        </w:rPr>
        <w:t xml:space="preserve"> for this group:</w:t>
      </w:r>
      <w:r w:rsidR="003D4B98" w:rsidRPr="00AB3D2F">
        <w:rPr>
          <w:sz w:val="24"/>
          <w:szCs w:val="24"/>
        </w:rPr>
        <w:t xml:space="preserve"> </w:t>
      </w:r>
    </w:p>
    <w:p w14:paraId="4D6F50F0" w14:textId="10347612"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924651">
        <w:rPr>
          <w:sz w:val="24"/>
          <w:szCs w:val="24"/>
        </w:rPr>
        <w:t xml:space="preserve"> in Denmark</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0BEAA6F7" w14:textId="77908661" w:rsidR="00BB6B8C" w:rsidRPr="00A2729E" w:rsidRDefault="003D4B98" w:rsidP="003C249F">
      <w:pPr>
        <w:pStyle w:val="Listeafsnit"/>
        <w:numPr>
          <w:ilvl w:val="0"/>
          <w:numId w:val="3"/>
        </w:numPr>
        <w:spacing w:line="360" w:lineRule="auto"/>
        <w:rPr>
          <w:sz w:val="24"/>
          <w:szCs w:val="24"/>
        </w:rPr>
      </w:pPr>
      <w:r w:rsidRPr="00AB3D2F">
        <w:rPr>
          <w:sz w:val="24"/>
          <w:szCs w:val="24"/>
        </w:rPr>
        <w:t>The exit rate is</w:t>
      </w:r>
      <w:r w:rsidR="00925560">
        <w:rPr>
          <w:sz w:val="24"/>
          <w:szCs w:val="24"/>
        </w:rPr>
        <w:t xml:space="preserve"> assumed to be</w:t>
      </w:r>
      <w:r w:rsidRPr="00AB3D2F">
        <w:rPr>
          <w:sz w:val="24"/>
          <w:szCs w:val="24"/>
        </w:rPr>
        <w:t xml:space="preserve"> the same just before joining the insurance program as right after.</w:t>
      </w: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0CB306AA"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006E69D0" w:rsidRPr="006E69D0">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D8733D">
        <w:rPr>
          <w:sz w:val="24"/>
          <w:szCs w:val="24"/>
        </w:rPr>
        <w:t>from</w:t>
      </w:r>
      <w:r w:rsidR="00C3081B">
        <w:rPr>
          <w:sz w:val="24"/>
          <w:szCs w:val="24"/>
        </w:rPr>
        <w:t xml:space="preserve"> </w:t>
      </w:r>
      <w:r w:rsidR="001A79EF">
        <w:rPr>
          <w:sz w:val="24"/>
          <w:szCs w:val="24"/>
        </w:rPr>
        <w:t>approximately 3.5</w:t>
      </w:r>
      <w:r w:rsidR="00D8733D">
        <w:rPr>
          <w:sz w:val="24"/>
          <w:szCs w:val="24"/>
        </w:rPr>
        <w:t xml:space="preserve">% to </w:t>
      </w:r>
      <w:r w:rsidR="001A79EF">
        <w:rPr>
          <w:sz w:val="24"/>
          <w:szCs w:val="24"/>
        </w:rPr>
        <w:lastRenderedPageBreak/>
        <w:t xml:space="preserve">4.5% at the time of the decrease. As </w:t>
      </w:r>
      <w:r w:rsidR="008C2EAA">
        <w:rPr>
          <w:sz w:val="24"/>
          <w:szCs w:val="24"/>
        </w:rPr>
        <w:t>this regards</w:t>
      </w:r>
      <w:r w:rsidR="00EF4E01" w:rsidRPr="00AB3D2F">
        <w:rPr>
          <w:sz w:val="24"/>
          <w:szCs w:val="24"/>
        </w:rPr>
        <w:t xml:space="preserve"> the exit rate for people in terminated positions</w:t>
      </w:r>
      <w:r w:rsidR="00D8733D">
        <w:rPr>
          <w:sz w:val="24"/>
          <w:szCs w:val="24"/>
        </w:rPr>
        <w:t>,</w:t>
      </w:r>
      <w:r w:rsidR="00EF4E01" w:rsidRPr="00AB3D2F">
        <w:rPr>
          <w:sz w:val="24"/>
          <w:szCs w:val="24"/>
        </w:rPr>
        <w:t xml:space="preserve">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t>
      </w:r>
      <w:r w:rsidR="00D8733D">
        <w:rPr>
          <w:sz w:val="24"/>
          <w:szCs w:val="24"/>
        </w:rPr>
        <w:t>w</w:t>
      </w:r>
      <w:r w:rsidR="00CD3A03" w:rsidRPr="00AB3D2F">
        <w:rPr>
          <w:sz w:val="24"/>
          <w:szCs w:val="24"/>
        </w:rPr>
        <w:t>ith lower effects the later the increase appears)</w:t>
      </w:r>
      <w:r w:rsidR="00D8733D">
        <w:rPr>
          <w:sz w:val="24"/>
          <w:szCs w:val="24"/>
        </w:rPr>
        <w:t>.</w:t>
      </w:r>
    </w:p>
    <w:p w14:paraId="0304F29C" w14:textId="22142277" w:rsidR="00D373B9" w:rsidRPr="00AB3D2F" w:rsidRDefault="00B31314" w:rsidP="00D373B9">
      <w:pPr>
        <w:spacing w:line="360" w:lineRule="auto"/>
        <w:rPr>
          <w:sz w:val="24"/>
          <w:szCs w:val="24"/>
        </w:rPr>
      </w:pPr>
      <w:r>
        <w:rPr>
          <w:sz w:val="24"/>
          <w:szCs w:val="24"/>
        </w:rPr>
        <w:t>The majority of</w:t>
      </w:r>
      <w:r w:rsidR="00D373B9" w:rsidRPr="00AB3D2F">
        <w:rPr>
          <w:sz w:val="24"/>
          <w:szCs w:val="24"/>
        </w:rPr>
        <w:t xml:space="preserve"> the empirical evidence used for the </w:t>
      </w:r>
      <w:r w:rsidR="002539F9">
        <w:rPr>
          <w:sz w:val="24"/>
          <w:szCs w:val="24"/>
        </w:rPr>
        <w:t>IS-model</w:t>
      </w:r>
      <w:r w:rsidR="00D373B9" w:rsidRPr="00AB3D2F">
        <w:rPr>
          <w:sz w:val="24"/>
          <w:szCs w:val="24"/>
        </w:rPr>
        <w:t xml:space="preserve">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00D373B9" w:rsidRPr="00AB3D2F">
        <w:rPr>
          <w:sz w:val="24"/>
          <w:szCs w:val="24"/>
        </w:rPr>
        <w:t xml:space="preserve">This review was made specifically for the </w:t>
      </w:r>
      <w:r w:rsidR="002539F9">
        <w:rPr>
          <w:sz w:val="24"/>
          <w:szCs w:val="24"/>
        </w:rPr>
        <w:t>IS-</w:t>
      </w:r>
      <w:r w:rsidR="00D373B9" w:rsidRPr="00AB3D2F">
        <w:rPr>
          <w:sz w:val="24"/>
          <w:szCs w:val="24"/>
        </w:rPr>
        <w:t xml:space="preserve">commission, and therefore influenced the effects used in the </w:t>
      </w:r>
      <w:r w:rsidR="002539F9">
        <w:rPr>
          <w:sz w:val="24"/>
          <w:szCs w:val="24"/>
        </w:rPr>
        <w:t>IS-model</w:t>
      </w:r>
      <w:r w:rsidR="00D373B9"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00D373B9" w:rsidRPr="00AB3D2F">
        <w:rPr>
          <w:sz w:val="24"/>
          <w:szCs w:val="24"/>
        </w:rPr>
        <w:t xml:space="preserve">pecifically looks at the evidence for </w:t>
      </w:r>
      <w:r>
        <w:rPr>
          <w:sz w:val="24"/>
          <w:szCs w:val="24"/>
        </w:rPr>
        <w:t>an effect on the</w:t>
      </w:r>
      <w:r w:rsidR="00D373B9" w:rsidRPr="00AB3D2F">
        <w:rPr>
          <w:sz w:val="24"/>
          <w:szCs w:val="24"/>
        </w:rPr>
        <w:t xml:space="preserve"> exit-rate and approach rate when raising the level of income insurance. They present 28 different older and newer studies</w:t>
      </w:r>
      <w:r>
        <w:rPr>
          <w:sz w:val="24"/>
          <w:szCs w:val="24"/>
        </w:rPr>
        <w:t>, all</w:t>
      </w:r>
      <w:r w:rsidR="00D373B9" w:rsidRPr="00AB3D2F">
        <w:rPr>
          <w:sz w:val="24"/>
          <w:szCs w:val="24"/>
        </w:rPr>
        <w:t xml:space="preserve"> </w:t>
      </w:r>
      <w:r>
        <w:rPr>
          <w:sz w:val="24"/>
          <w:szCs w:val="24"/>
        </w:rPr>
        <w:t xml:space="preserve">focusing on </w:t>
      </w:r>
      <w:r w:rsidR="006A4C7A">
        <w:rPr>
          <w:sz w:val="24"/>
          <w:szCs w:val="24"/>
        </w:rPr>
        <w:t>finding an effect on the</w:t>
      </w:r>
      <w:r w:rsidR="00D373B9" w:rsidRPr="00AB3D2F">
        <w:rPr>
          <w:sz w:val="24"/>
          <w:szCs w:val="24"/>
        </w:rPr>
        <w:t xml:space="preserve"> exit rate. </w:t>
      </w:r>
      <w:r w:rsidR="006A4C7A">
        <w:rPr>
          <w:sz w:val="24"/>
          <w:szCs w:val="24"/>
        </w:rPr>
        <w:t>When</w:t>
      </w:r>
      <w:r w:rsidR="003A6CDA">
        <w:rPr>
          <w:sz w:val="24"/>
          <w:szCs w:val="24"/>
        </w:rPr>
        <w:t xml:space="preserve"> </w:t>
      </w:r>
      <w:r w:rsidR="006A4C7A">
        <w:rPr>
          <w:sz w:val="24"/>
          <w:szCs w:val="24"/>
        </w:rPr>
        <w:t>analyzing the effect of</w:t>
      </w:r>
      <w:r w:rsidR="00D373B9" w:rsidRPr="00AB3D2F">
        <w:rPr>
          <w:sz w:val="24"/>
          <w:szCs w:val="24"/>
        </w:rPr>
        <w:t xml:space="preserve"> an increase in the level of income insurance, 24</w:t>
      </w:r>
      <w:r w:rsidR="006A4C7A">
        <w:rPr>
          <w:sz w:val="24"/>
          <w:szCs w:val="24"/>
        </w:rPr>
        <w:t xml:space="preserve"> of the studies</w:t>
      </w:r>
      <w:r w:rsidR="00D373B9" w:rsidRPr="00AB3D2F">
        <w:rPr>
          <w:sz w:val="24"/>
          <w:szCs w:val="24"/>
        </w:rPr>
        <w:t xml:space="preserve"> conclude a significant negative effect o</w:t>
      </w:r>
      <w:r w:rsidR="00D8733D">
        <w:rPr>
          <w:sz w:val="24"/>
          <w:szCs w:val="24"/>
        </w:rPr>
        <w:t>n</w:t>
      </w:r>
      <w:r w:rsidR="00D373B9" w:rsidRPr="00AB3D2F">
        <w:rPr>
          <w:sz w:val="24"/>
          <w:szCs w:val="24"/>
        </w:rPr>
        <w:t xml:space="preserve">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w:t>
      </w:r>
      <w:r w:rsidR="006A4C7A">
        <w:rPr>
          <w:sz w:val="24"/>
          <w:szCs w:val="24"/>
        </w:rPr>
        <w:t xml:space="preserve">we find </w:t>
      </w:r>
      <w:r w:rsidR="003A6CDA">
        <w:rPr>
          <w:sz w:val="24"/>
          <w:szCs w:val="24"/>
        </w:rPr>
        <w:t>this</w:t>
      </w:r>
      <w:r w:rsidR="006A4C7A">
        <w:rPr>
          <w:sz w:val="24"/>
          <w:szCs w:val="24"/>
        </w:rPr>
        <w:t xml:space="preserve"> to</w:t>
      </w:r>
      <w:r w:rsidR="00D373B9" w:rsidRPr="00AB3D2F">
        <w:rPr>
          <w:sz w:val="24"/>
          <w:szCs w:val="24"/>
        </w:rPr>
        <w:t xml:space="preserve"> </w:t>
      </w:r>
      <w:r w:rsidR="003A6CDA" w:rsidRPr="00AB3D2F">
        <w:rPr>
          <w:sz w:val="24"/>
          <w:szCs w:val="24"/>
        </w:rPr>
        <w:t>justif</w:t>
      </w:r>
      <w:r w:rsidR="006A4C7A">
        <w:rPr>
          <w:sz w:val="24"/>
          <w:szCs w:val="24"/>
        </w:rPr>
        <w:t>y</w:t>
      </w:r>
      <w:r w:rsidR="00D373B9" w:rsidRPr="00AB3D2F">
        <w:rPr>
          <w:sz w:val="24"/>
          <w:szCs w:val="24"/>
        </w:rPr>
        <w:t xml:space="preserve"> the use of the exit </w:t>
      </w:r>
      <w:r w:rsidR="00D8733D">
        <w:rPr>
          <w:sz w:val="24"/>
          <w:szCs w:val="24"/>
        </w:rPr>
        <w:t>effect</w:t>
      </w:r>
      <w:r w:rsidR="00D373B9" w:rsidRPr="00AB3D2F">
        <w:rPr>
          <w:sz w:val="24"/>
          <w:szCs w:val="24"/>
        </w:rPr>
        <w:t xml:space="preserve"> in the model</w:t>
      </w:r>
      <w:r w:rsidR="006A4C7A">
        <w:rPr>
          <w:sz w:val="24"/>
          <w:szCs w:val="24"/>
        </w:rPr>
        <w:t>, whereas this effect should be included when estimating the micro elasticity in section 5</w:t>
      </w:r>
      <w:r w:rsidR="00D373B9" w:rsidRPr="00AB3D2F">
        <w:rPr>
          <w:sz w:val="24"/>
          <w:szCs w:val="24"/>
        </w:rPr>
        <w:t xml:space="preserve">. </w:t>
      </w:r>
    </w:p>
    <w:p w14:paraId="7541FA22" w14:textId="7777C8D9"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w:t>
      </w:r>
      <w:r w:rsidR="006A4C7A">
        <w:rPr>
          <w:sz w:val="24"/>
          <w:szCs w:val="24"/>
        </w:rPr>
        <w:t xml:space="preserve"> </w:t>
      </w:r>
      <w:r w:rsidR="006A4C7A" w:rsidRPr="00AB3D2F">
        <w:rPr>
          <w:noProof/>
          <w:sz w:val="24"/>
          <w:szCs w:val="24"/>
        </w:rPr>
        <w:t>Falch</w:t>
      </w:r>
      <w:r w:rsidR="00362B72" w:rsidRPr="00AB3D2F">
        <w:rPr>
          <w:sz w:val="24"/>
          <w:szCs w:val="24"/>
        </w:rPr>
        <w:t xml:space="preserve"> </w:t>
      </w:r>
      <w:r w:rsidR="00360517" w:rsidRPr="00AB3D2F">
        <w:rPr>
          <w:sz w:val="24"/>
          <w:szCs w:val="24"/>
        </w:rPr>
        <w:fldChar w:fldCharType="begin" w:fldLock="1"/>
      </w:r>
      <w:r w:rsidR="006A4C7A">
        <w:rPr>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360517" w:rsidRPr="00AB3D2F">
        <w:rPr>
          <w:sz w:val="24"/>
          <w:szCs w:val="24"/>
        </w:rPr>
        <w:fldChar w:fldCharType="separate"/>
      </w:r>
      <w:r w:rsidR="006A4C7A" w:rsidRPr="006A4C7A">
        <w:rPr>
          <w:noProof/>
          <w:sz w:val="24"/>
          <w:szCs w:val="24"/>
        </w:rPr>
        <w:t>(2015)</w:t>
      </w:r>
      <w:r w:rsidR="00360517" w:rsidRPr="00AB3D2F">
        <w:rPr>
          <w:sz w:val="24"/>
          <w:szCs w:val="24"/>
        </w:rPr>
        <w:fldChar w:fldCharType="end"/>
      </w:r>
      <w:r w:rsidR="006A4C7A">
        <w:rPr>
          <w:sz w:val="24"/>
          <w:szCs w:val="24"/>
        </w:rPr>
        <w:t>,</w:t>
      </w:r>
      <w:r w:rsidR="00360517" w:rsidRPr="00AB3D2F">
        <w:rPr>
          <w:sz w:val="24"/>
          <w:szCs w:val="24"/>
        </w:rPr>
        <w:t xml:space="preserve"> </w:t>
      </w:r>
      <w:r w:rsidR="00362B72" w:rsidRPr="00AB3D2F">
        <w:rPr>
          <w:sz w:val="24"/>
          <w:szCs w:val="24"/>
        </w:rPr>
        <w:t>and</w:t>
      </w:r>
      <w:r w:rsidR="006A4C7A">
        <w:rPr>
          <w:sz w:val="24"/>
          <w:szCs w:val="24"/>
        </w:rPr>
        <w:t xml:space="preserve"> </w:t>
      </w:r>
      <w:r w:rsidR="006A4C7A" w:rsidRPr="00AB3D2F">
        <w:rPr>
          <w:noProof/>
          <w:sz w:val="24"/>
          <w:szCs w:val="24"/>
        </w:rPr>
        <w:t>Jurajda</w:t>
      </w:r>
      <w:r w:rsidR="00362B72" w:rsidRPr="00AB3D2F">
        <w:rPr>
          <w:sz w:val="24"/>
          <w:szCs w:val="24"/>
        </w:rPr>
        <w:t xml:space="preserve"> </w:t>
      </w:r>
      <w:r w:rsidR="00D719D9" w:rsidRPr="00AB3D2F">
        <w:rPr>
          <w:sz w:val="24"/>
          <w:szCs w:val="24"/>
        </w:rPr>
        <w:fldChar w:fldCharType="begin" w:fldLock="1"/>
      </w:r>
      <w:r w:rsidR="006A4C7A">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w:t>
      </w:r>
      <w:r w:rsidR="006A4C7A">
        <w:rPr>
          <w:sz w:val="24"/>
          <w:szCs w:val="24"/>
        </w:rPr>
        <w:t xml:space="preserve"> </w:t>
      </w:r>
      <w:r w:rsidR="006A4C7A" w:rsidRPr="00AB3D2F">
        <w:rPr>
          <w:noProof/>
          <w:sz w:val="24"/>
          <w:szCs w:val="24"/>
        </w:rPr>
        <w:t>Topel</w:t>
      </w:r>
      <w:r w:rsidR="00362B72" w:rsidRPr="00AB3D2F">
        <w:rPr>
          <w:sz w:val="24"/>
          <w:szCs w:val="24"/>
        </w:rPr>
        <w:t xml:space="preserve"> </w:t>
      </w:r>
      <w:r w:rsidR="00D719D9" w:rsidRPr="00AB3D2F">
        <w:rPr>
          <w:sz w:val="24"/>
          <w:szCs w:val="24"/>
        </w:rPr>
        <w:fldChar w:fldCharType="begin" w:fldLock="1"/>
      </w:r>
      <w:r w:rsidR="00DB7710">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D719D9" w:rsidRPr="00AB3D2F">
        <w:rPr>
          <w:sz w:val="24"/>
          <w:szCs w:val="24"/>
        </w:rPr>
        <w:fldChar w:fldCharType="separate"/>
      </w:r>
      <w:r w:rsidR="006A4C7A" w:rsidRPr="006A4C7A">
        <w:rPr>
          <w:noProof/>
          <w:sz w:val="24"/>
          <w:szCs w:val="24"/>
        </w:rPr>
        <w:t>(1983)</w:t>
      </w:r>
      <w:r w:rsidR="00D719D9" w:rsidRPr="00AB3D2F">
        <w:rPr>
          <w:sz w:val="24"/>
          <w:szCs w:val="24"/>
        </w:rPr>
        <w:fldChar w:fldCharType="end"/>
      </w:r>
      <w:r w:rsidR="00D719D9" w:rsidRPr="00AB3D2F">
        <w:rPr>
          <w:sz w:val="24"/>
          <w:szCs w:val="24"/>
        </w:rPr>
        <w:t xml:space="preserve"> </w:t>
      </w:r>
      <w:r w:rsidR="006A4C7A">
        <w:rPr>
          <w:sz w:val="24"/>
          <w:szCs w:val="24"/>
        </w:rPr>
        <w:t>using</w:t>
      </w:r>
      <w:r w:rsidR="00362B72" w:rsidRPr="00AB3D2F">
        <w:rPr>
          <w:sz w:val="24"/>
          <w:szCs w:val="24"/>
        </w:rPr>
        <w:t xml:space="preserve"> American retrospective data from 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w:t>
      </w:r>
      <w:r w:rsidR="00D8733D">
        <w:rPr>
          <w:sz w:val="24"/>
          <w:szCs w:val="24"/>
        </w:rPr>
        <w:t>effect</w:t>
      </w:r>
      <w:r w:rsidR="001138F6" w:rsidRPr="00AB3D2F">
        <w:rPr>
          <w:sz w:val="24"/>
          <w:szCs w:val="24"/>
        </w:rPr>
        <w:t xml:space="preserve">. </w:t>
      </w:r>
    </w:p>
    <w:p w14:paraId="44F2C1E8" w14:textId="4EDC4C1E"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6A4C7A">
        <w:rPr>
          <w:sz w:val="24"/>
          <w:szCs w:val="24"/>
        </w:rPr>
        <w:t>,</w:t>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C14BA0">
        <w:rPr>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w:t>
      </w:r>
      <w:r w:rsidR="006A4C7A">
        <w:rPr>
          <w:sz w:val="24"/>
          <w:szCs w:val="24"/>
        </w:rPr>
        <w:t>. They question</w:t>
      </w:r>
      <w:r w:rsidR="00C3081B" w:rsidRPr="00AB3D2F">
        <w:rPr>
          <w:sz w:val="24"/>
          <w:szCs w:val="24"/>
        </w:rPr>
        <w:t xml:space="preserve"> </w:t>
      </w:r>
      <w:r w:rsidR="006A4C7A">
        <w:rPr>
          <w:sz w:val="24"/>
          <w:szCs w:val="24"/>
        </w:rPr>
        <w:t>whether a link</w:t>
      </w:r>
      <w:r w:rsidR="00C3081B" w:rsidRPr="00AB3D2F">
        <w:rPr>
          <w:sz w:val="24"/>
          <w:szCs w:val="24"/>
        </w:rPr>
        <w:t xml:space="preserve"> </w:t>
      </w:r>
      <w:r w:rsidR="009423DF">
        <w:rPr>
          <w:sz w:val="24"/>
          <w:szCs w:val="24"/>
        </w:rPr>
        <w:t>between</w:t>
      </w:r>
      <w:r w:rsidR="00C3081B" w:rsidRPr="00AB3D2F">
        <w:rPr>
          <w:sz w:val="24"/>
          <w:szCs w:val="24"/>
        </w:rPr>
        <w:t xml:space="preserve"> the</w:t>
      </w:r>
      <w:r w:rsidR="00C3081B">
        <w:rPr>
          <w:sz w:val="24"/>
          <w:szCs w:val="24"/>
        </w:rPr>
        <w:t xml:space="preserve"> level of</w:t>
      </w:r>
      <w:r w:rsidR="00C3081B" w:rsidRPr="00AB3D2F">
        <w:rPr>
          <w:sz w:val="24"/>
          <w:szCs w:val="24"/>
        </w:rPr>
        <w:t xml:space="preserve"> income insurance </w:t>
      </w:r>
      <w:r w:rsidR="009423DF">
        <w:rPr>
          <w:sz w:val="24"/>
          <w:szCs w:val="24"/>
        </w:rPr>
        <w:t>and</w:t>
      </w:r>
      <w:r w:rsidR="00C3081B" w:rsidRPr="00AB3D2F">
        <w:rPr>
          <w:sz w:val="24"/>
          <w:szCs w:val="24"/>
        </w:rPr>
        <w:t xml:space="preserve"> the approach</w:t>
      </w:r>
      <w:r w:rsidR="009423DF">
        <w:rPr>
          <w:sz w:val="24"/>
          <w:szCs w:val="24"/>
        </w:rPr>
        <w:t>-rate should even exist</w:t>
      </w:r>
      <w:r w:rsidR="00C3081B" w:rsidRPr="00AB3D2F">
        <w:rPr>
          <w:sz w:val="24"/>
          <w:szCs w:val="24"/>
        </w:rPr>
        <w:t>.</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C14BA0">
        <w:rPr>
          <w:sz w:val="24"/>
          <w:szCs w:val="24"/>
        </w:rPr>
        <w:instrText>ADDIN CSL_CITATION {"citationItems":[{"id":"ITEM-1","itemData":{"author":[{"dropping-particle":"","family":"IS-Commission","given":"","non-dropping-particle":"","parse-names":false,"suffix":""}],"id":"ITEM-1","issued":{"date-parts":[["2015"]]},"page":"41","title":"Kompensationsgraden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6E69D0" w:rsidRPr="006E69D0">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5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don’t see the income insurance at a level where it should be pulling employed into unemployment, they argue that a large percentage of the group experiencing the highest level of compensation rate are still in job.  </w:t>
      </w:r>
      <w:commentRangeEnd w:id="51"/>
      <w:r w:rsidR="00471EEE">
        <w:rPr>
          <w:rStyle w:val="Kommentarhenvisning"/>
        </w:rPr>
        <w:commentReference w:id="51"/>
      </w:r>
    </w:p>
    <w:p w14:paraId="1889AA64" w14:textId="57A7CF7F" w:rsidR="00C3081B" w:rsidRPr="00AB3D2F" w:rsidRDefault="00C3081B" w:rsidP="00C3081B">
      <w:pPr>
        <w:spacing w:line="360" w:lineRule="auto"/>
        <w:rPr>
          <w:sz w:val="24"/>
          <w:szCs w:val="24"/>
        </w:rPr>
      </w:pPr>
      <w:r w:rsidRPr="00AB3D2F">
        <w:rPr>
          <w:sz w:val="24"/>
          <w:szCs w:val="24"/>
        </w:rPr>
        <w:lastRenderedPageBreak/>
        <w:t>More recently</w:t>
      </w:r>
      <w:r w:rsidR="00D8733D">
        <w:rPr>
          <w:sz w:val="24"/>
          <w:szCs w:val="24"/>
        </w:rPr>
        <w:t>,</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w:t>
      </w:r>
      <w:r w:rsidR="00CE6810">
        <w:rPr>
          <w:sz w:val="24"/>
          <w:szCs w:val="24"/>
        </w:rPr>
        <w:t>,</w:t>
      </w:r>
      <w:r w:rsidRPr="00AB3D2F">
        <w:rPr>
          <w:sz w:val="24"/>
          <w:szCs w:val="24"/>
        </w:rPr>
        <w:t xml:space="preserve"> when looking at changes in the level of income insurance</w:t>
      </w:r>
      <w:r w:rsidR="00CE6810">
        <w:rPr>
          <w:sz w:val="24"/>
          <w:szCs w:val="24"/>
        </w:rPr>
        <w:t>,</w:t>
      </w:r>
      <w:r w:rsidRPr="00AB3D2F">
        <w:rPr>
          <w:sz w:val="24"/>
          <w:szCs w:val="24"/>
        </w:rPr>
        <w:t xml:space="preserve"> is overstating the negative effect that the approach </w:t>
      </w:r>
      <w:r>
        <w:rPr>
          <w:sz w:val="24"/>
          <w:szCs w:val="24"/>
        </w:rPr>
        <w:t>rate</w:t>
      </w:r>
      <w:r w:rsidRPr="00AB3D2F">
        <w:rPr>
          <w:sz w:val="24"/>
          <w:szCs w:val="24"/>
        </w:rPr>
        <w:t xml:space="preserve"> has on employment. They split up the analysis into three scenarios</w:t>
      </w:r>
      <w:r w:rsidR="00D8733D">
        <w:rPr>
          <w:sz w:val="24"/>
          <w:szCs w:val="24"/>
        </w:rPr>
        <w:t>,</w:t>
      </w:r>
      <w:r w:rsidRPr="00AB3D2F">
        <w:rPr>
          <w:sz w:val="24"/>
          <w:szCs w:val="24"/>
        </w:rPr>
        <w:t xml:space="preserve">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w:t>
      </w:r>
      <w:r w:rsidR="00D8733D">
        <w:rPr>
          <w:sz w:val="24"/>
          <w:szCs w:val="24"/>
        </w:rPr>
        <w:t>channels</w:t>
      </w:r>
      <w:r w:rsidRPr="00AB3D2F">
        <w:rPr>
          <w:sz w:val="24"/>
          <w:szCs w:val="24"/>
        </w:rPr>
        <w:t xml:space="preserve"> that should </w:t>
      </w:r>
      <w:r w:rsidR="00D8733D">
        <w:rPr>
          <w:sz w:val="24"/>
          <w:szCs w:val="24"/>
        </w:rPr>
        <w:t>affect</w:t>
      </w:r>
      <w:r w:rsidRPr="00AB3D2F">
        <w:rPr>
          <w:sz w:val="24"/>
          <w:szCs w:val="24"/>
        </w:rPr>
        <w:t xml:space="preserve"> the approach </w:t>
      </w:r>
      <w:r w:rsidR="00D8733D">
        <w:rPr>
          <w:sz w:val="24"/>
          <w:szCs w:val="24"/>
        </w:rPr>
        <w:t>to unemployment</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31627BB0" w:rsidR="00C3081B" w:rsidRPr="00AB3D2F" w:rsidRDefault="00C3081B" w:rsidP="00C3081B">
      <w:pPr>
        <w:spacing w:line="360" w:lineRule="auto"/>
        <w:rPr>
          <w:sz w:val="24"/>
          <w:szCs w:val="24"/>
        </w:rPr>
      </w:pPr>
      <w:commentRangeStart w:id="52"/>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w:t>
      </w:r>
      <w:r w:rsidR="002425AF">
        <w:rPr>
          <w:sz w:val="24"/>
          <w:szCs w:val="24"/>
        </w:rPr>
        <w:t>(</w:t>
      </w:r>
      <w:r w:rsidRPr="00AB3D2F">
        <w:rPr>
          <w:sz w:val="24"/>
          <w:szCs w:val="24"/>
        </w:rPr>
        <w:t>the number of terminations or redundancies</w:t>
      </w:r>
      <w:r w:rsidR="002425AF">
        <w:rPr>
          <w:sz w:val="24"/>
          <w:szCs w:val="24"/>
        </w:rPr>
        <w:t>)</w:t>
      </w:r>
      <w:r w:rsidRPr="00AB3D2F">
        <w:rPr>
          <w:sz w:val="24"/>
          <w:szCs w:val="24"/>
        </w:rPr>
        <w:t>. As the higher level of income insurance will lower the costs for a worker losing his or her job. This could lead to a lower effort put in by the worker, increasing the chan</w:t>
      </w:r>
      <w:r w:rsidR="00471EEE">
        <w:rPr>
          <w:sz w:val="24"/>
          <w:szCs w:val="24"/>
        </w:rPr>
        <w:t>c</w:t>
      </w:r>
      <w:r w:rsidRPr="00AB3D2F">
        <w:rPr>
          <w:sz w:val="24"/>
          <w:szCs w:val="24"/>
        </w:rPr>
        <w:t xml:space="preserve">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55705A61" w:rsidR="00C3081B" w:rsidRPr="00AB3D2F" w:rsidRDefault="00C3081B" w:rsidP="00C3081B">
      <w:pPr>
        <w:spacing w:line="360" w:lineRule="auto"/>
        <w:rPr>
          <w:sz w:val="24"/>
          <w:szCs w:val="24"/>
        </w:rPr>
      </w:pPr>
      <w:r w:rsidRPr="00AB3D2F">
        <w:rPr>
          <w:sz w:val="24"/>
          <w:szCs w:val="24"/>
        </w:rPr>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w:t>
      </w:r>
      <w:r w:rsidR="00D969ED">
        <w:rPr>
          <w:sz w:val="24"/>
          <w:szCs w:val="24"/>
        </w:rPr>
        <w:t>due</w:t>
      </w:r>
      <w:r w:rsidRPr="00AB3D2F">
        <w:rPr>
          <w:sz w:val="24"/>
          <w:szCs w:val="24"/>
        </w:rPr>
        <w:t xml:space="preserve">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70628C91" w:rsidR="008768FD" w:rsidRDefault="00C3081B" w:rsidP="004D12B6">
      <w:pPr>
        <w:spacing w:line="360" w:lineRule="auto"/>
        <w:rPr>
          <w:sz w:val="24"/>
          <w:szCs w:val="24"/>
        </w:rPr>
      </w:pPr>
      <w:r w:rsidRPr="00AB3D2F">
        <w:rPr>
          <w:sz w:val="24"/>
          <w:szCs w:val="24"/>
        </w:rPr>
        <w:t xml:space="preserve">Third, they argue that the </w:t>
      </w:r>
      <w:r w:rsidR="002539F9">
        <w:rPr>
          <w:sz w:val="24"/>
          <w:szCs w:val="24"/>
        </w:rPr>
        <w:t>IS-model</w:t>
      </w:r>
      <w:r w:rsidRPr="00AB3D2F">
        <w:rPr>
          <w:sz w:val="24"/>
          <w:szCs w:val="24"/>
        </w:rPr>
        <w:t xml:space="preserve">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commentRangeEnd w:id="52"/>
      <w:r w:rsidR="00471EEE">
        <w:rPr>
          <w:rStyle w:val="Kommentarhenvisning"/>
        </w:rPr>
        <w:commentReference w:id="52"/>
      </w:r>
    </w:p>
    <w:p w14:paraId="4BE1D0BD" w14:textId="59CCE077" w:rsidR="000F0D4B" w:rsidRDefault="002425AF" w:rsidP="004D12B6">
      <w:pPr>
        <w:spacing w:line="360" w:lineRule="auto"/>
        <w:rPr>
          <w:sz w:val="24"/>
          <w:szCs w:val="24"/>
        </w:rPr>
      </w:pPr>
      <w:r>
        <w:rPr>
          <w:sz w:val="24"/>
          <w:szCs w:val="24"/>
        </w:rPr>
        <w:t>Accounting for</w:t>
      </w:r>
      <w:r w:rsidR="000F0D4B" w:rsidRPr="00AB3D2F">
        <w:rPr>
          <w:sz w:val="24"/>
          <w:szCs w:val="24"/>
        </w:rPr>
        <w:t xml:space="preserve"> the</w:t>
      </w:r>
      <w:r>
        <w:rPr>
          <w:sz w:val="24"/>
          <w:szCs w:val="24"/>
        </w:rPr>
        <w:t xml:space="preserve"> critic faced by the</w:t>
      </w:r>
      <w:r w:rsidR="000F0D4B" w:rsidRPr="00AB3D2F">
        <w:rPr>
          <w:sz w:val="24"/>
          <w:szCs w:val="24"/>
        </w:rPr>
        <w:t xml:space="preserve"> </w:t>
      </w:r>
      <w:r w:rsidR="002539F9">
        <w:rPr>
          <w:sz w:val="24"/>
          <w:szCs w:val="24"/>
        </w:rPr>
        <w:t>IS-model</w:t>
      </w:r>
      <w:r w:rsidR="000F0D4B">
        <w:rPr>
          <w:sz w:val="24"/>
          <w:szCs w:val="24"/>
        </w:rPr>
        <w:t xml:space="preserve"> regarding the approach rate</w:t>
      </w:r>
      <w:r>
        <w:rPr>
          <w:sz w:val="24"/>
          <w:szCs w:val="24"/>
        </w:rPr>
        <w:t>,</w:t>
      </w:r>
      <w:r w:rsidR="000F0D4B" w:rsidRPr="00AB3D2F">
        <w:rPr>
          <w:sz w:val="24"/>
          <w:szCs w:val="24"/>
        </w:rPr>
        <w:t xml:space="preserve"> we </w:t>
      </w:r>
      <w:r>
        <w:rPr>
          <w:sz w:val="24"/>
          <w:szCs w:val="24"/>
        </w:rPr>
        <w:t>will still</w:t>
      </w:r>
      <w:r w:rsidR="000F0D4B" w:rsidRPr="00AB3D2F">
        <w:rPr>
          <w:sz w:val="24"/>
          <w:szCs w:val="24"/>
        </w:rPr>
        <w:t xml:space="preserve"> be able to use th</w:t>
      </w:r>
      <w:r w:rsidR="00431CFC">
        <w:rPr>
          <w:sz w:val="24"/>
          <w:szCs w:val="24"/>
        </w:rPr>
        <w:t>e</w:t>
      </w:r>
      <w:r w:rsidR="000F0D4B" w:rsidRPr="00AB3D2F">
        <w:rPr>
          <w:sz w:val="24"/>
          <w:szCs w:val="24"/>
        </w:rPr>
        <w:t xml:space="preserve"> model to estimate the micro elasticity of income insurance on unemployment</w:t>
      </w:r>
      <w:r>
        <w:rPr>
          <w:sz w:val="24"/>
          <w:szCs w:val="24"/>
        </w:rPr>
        <w:t>.</w:t>
      </w:r>
      <w:r w:rsidR="000F0D4B">
        <w:rPr>
          <w:sz w:val="24"/>
          <w:szCs w:val="24"/>
        </w:rPr>
        <w:t xml:space="preserve"> </w:t>
      </w:r>
      <w:r>
        <w:rPr>
          <w:sz w:val="24"/>
          <w:szCs w:val="24"/>
        </w:rPr>
        <w:t xml:space="preserve">This </w:t>
      </w:r>
      <w:r w:rsidR="000F0D4B">
        <w:rPr>
          <w:sz w:val="24"/>
          <w:szCs w:val="24"/>
        </w:rPr>
        <w:t xml:space="preserve">will be </w:t>
      </w:r>
      <w:r w:rsidR="000F0D4B">
        <w:rPr>
          <w:sz w:val="24"/>
          <w:szCs w:val="24"/>
        </w:rPr>
        <w:lastRenderedPageBreak/>
        <w:t>useful in section 5, as we</w:t>
      </w:r>
      <w:r>
        <w:rPr>
          <w:sz w:val="24"/>
          <w:szCs w:val="24"/>
        </w:rPr>
        <w:t xml:space="preserve"> can use the estimates from the IS-model</w:t>
      </w:r>
      <w:r w:rsidR="00D8733D">
        <w:rPr>
          <w:sz w:val="24"/>
          <w:szCs w:val="24"/>
        </w:rPr>
        <w:t>,</w:t>
      </w:r>
      <w:r>
        <w:rPr>
          <w:sz w:val="24"/>
          <w:szCs w:val="24"/>
        </w:rPr>
        <w:t xml:space="preserve"> with some adjustments towards the approach effect</w:t>
      </w:r>
      <w:r w:rsidR="00D8733D">
        <w:rPr>
          <w:sz w:val="24"/>
          <w:szCs w:val="24"/>
        </w:rPr>
        <w:t>,</w:t>
      </w:r>
      <w:r w:rsidR="000F0D4B">
        <w:rPr>
          <w:sz w:val="24"/>
          <w:szCs w:val="24"/>
        </w:rPr>
        <w:t xml:space="preserve"> </w:t>
      </w:r>
      <w:r>
        <w:rPr>
          <w:sz w:val="24"/>
          <w:szCs w:val="24"/>
        </w:rPr>
        <w:t>to estimate</w:t>
      </w:r>
      <w:r w:rsidR="000F0D4B">
        <w:rPr>
          <w:sz w:val="24"/>
          <w:szCs w:val="24"/>
        </w:rPr>
        <w:t xml:space="preserve"> the micro elasticity </w:t>
      </w:r>
      <w:r>
        <w:rPr>
          <w:sz w:val="24"/>
          <w:szCs w:val="24"/>
        </w:rPr>
        <w:t xml:space="preserve">for </w:t>
      </w:r>
      <w:r w:rsidR="00431CFC">
        <w:rPr>
          <w:sz w:val="24"/>
          <w:szCs w:val="24"/>
        </w:rPr>
        <w:t>Denmark</w:t>
      </w:r>
      <w:r w:rsidR="000F0D4B" w:rsidRPr="00AB3D2F">
        <w:rPr>
          <w:sz w:val="24"/>
          <w:szCs w:val="24"/>
        </w:rPr>
        <w:t>.</w:t>
      </w:r>
    </w:p>
    <w:p w14:paraId="10DCA09F" w14:textId="4905380F" w:rsidR="00F25F2F" w:rsidRPr="00A74720" w:rsidRDefault="000F0D4B" w:rsidP="004D12B6">
      <w:pPr>
        <w:spacing w:line="360" w:lineRule="auto"/>
        <w:rPr>
          <w:sz w:val="24"/>
          <w:szCs w:val="24"/>
        </w:rPr>
      </w:pPr>
      <w:r>
        <w:rPr>
          <w:sz w:val="24"/>
          <w:szCs w:val="24"/>
        </w:rPr>
        <w:t>In the literature review</w:t>
      </w:r>
      <w:r w:rsidR="00D8733D">
        <w:rPr>
          <w:sz w:val="24"/>
          <w:szCs w:val="24"/>
        </w:rPr>
        <w:t>,</w:t>
      </w:r>
      <w:r w:rsidR="00775321">
        <w:rPr>
          <w:sz w:val="24"/>
          <w:szCs w:val="24"/>
        </w:rPr>
        <w:t xml:space="preserve"> </w:t>
      </w:r>
      <w:r>
        <w:rPr>
          <w:sz w:val="24"/>
          <w:szCs w:val="24"/>
        </w:rPr>
        <w:t xml:space="preserve">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p>
    <w:p w14:paraId="05688205" w14:textId="41A51C81" w:rsidR="003674B6" w:rsidRPr="0075752D" w:rsidRDefault="006409C0" w:rsidP="004A796F">
      <w:pPr>
        <w:pStyle w:val="Overskrift1"/>
      </w:pPr>
      <w:r>
        <w:t xml:space="preserve">Section 4: </w:t>
      </w:r>
      <w:r w:rsidR="00D2140C">
        <w:t>Including macroeconomic effects in a</w:t>
      </w:r>
      <w:r w:rsidR="00DF5153">
        <w:t xml:space="preserve"> quarterly</w:t>
      </w:r>
      <w:r w:rsidR="00D2140C">
        <w:t xml:space="preserve"> Stock-Flow-Consistent model for Denmark.</w:t>
      </w:r>
    </w:p>
    <w:p w14:paraId="6E7518D3" w14:textId="1D465151" w:rsidR="004A796F" w:rsidRPr="0075752D" w:rsidRDefault="004A796F" w:rsidP="004A796F"/>
    <w:p w14:paraId="00BF5059" w14:textId="0FB7060A" w:rsidR="00C074C2" w:rsidRDefault="00921D2D" w:rsidP="00D2140C">
      <w:pPr>
        <w:spacing w:line="360" w:lineRule="auto"/>
        <w:rPr>
          <w:sz w:val="24"/>
          <w:szCs w:val="24"/>
        </w:rPr>
      </w:pPr>
      <w:r w:rsidRPr="00AB3D2F">
        <w:rPr>
          <w:sz w:val="24"/>
          <w:szCs w:val="24"/>
        </w:rPr>
        <w:t>In this section</w:t>
      </w:r>
      <w:r w:rsidR="00152282">
        <w:rPr>
          <w:sz w:val="24"/>
          <w:szCs w:val="24"/>
        </w:rPr>
        <w:t>,</w:t>
      </w:r>
      <w:r w:rsidRPr="00AB3D2F">
        <w:rPr>
          <w:sz w:val="24"/>
          <w:szCs w:val="24"/>
        </w:rPr>
        <w:t xml:space="preserve">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w:t>
      </w:r>
      <w:r w:rsidR="00D2140C">
        <w:rPr>
          <w:sz w:val="24"/>
          <w:szCs w:val="24"/>
        </w:rPr>
        <w:t>s</w:t>
      </w:r>
      <w:r w:rsidR="000D7CF7">
        <w:rPr>
          <w:sz w:val="24"/>
          <w:szCs w:val="24"/>
        </w:rPr>
        <w:t xml:space="preserve"> added</w:t>
      </w:r>
      <w:r w:rsidR="00C2684E">
        <w:rPr>
          <w:sz w:val="24"/>
          <w:szCs w:val="24"/>
        </w:rPr>
        <w:t xml:space="preserve"> to incorporate the income insurance program within the model</w:t>
      </w:r>
      <w:r w:rsidR="00285870">
        <w:rPr>
          <w:sz w:val="24"/>
          <w:szCs w:val="24"/>
        </w:rPr>
        <w:t>, as well as including several macroeconomic channels in which the program affects the economy</w:t>
      </w:r>
      <w:r w:rsidR="00C2684E">
        <w:rPr>
          <w:sz w:val="24"/>
          <w:szCs w:val="24"/>
        </w:rPr>
        <w:t>. After</w:t>
      </w:r>
      <w:r w:rsidR="00174C5E" w:rsidRPr="00AB3D2F">
        <w:rPr>
          <w:sz w:val="24"/>
          <w:szCs w:val="24"/>
        </w:rPr>
        <w:t xml:space="preserve"> creating a baseline model,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w:t>
      </w:r>
      <w:r w:rsidR="00D2140C">
        <w:rPr>
          <w:sz w:val="24"/>
          <w:szCs w:val="24"/>
        </w:rPr>
        <w:t xml:space="preserve"> by comparing the simulated variables with real data</w:t>
      </w:r>
      <w:r w:rsidR="00C2684E">
        <w:rPr>
          <w:sz w:val="24"/>
          <w:szCs w:val="24"/>
        </w:rPr>
        <w:t xml:space="preserve">. </w:t>
      </w:r>
      <w:r w:rsidR="001572F0">
        <w:rPr>
          <w:sz w:val="24"/>
          <w:szCs w:val="24"/>
        </w:rPr>
        <w:t xml:space="preserve">Next, we introduce a scenario removing the suppressing of the state regulation percentage starting from 2016Q1. </w:t>
      </w:r>
      <w:commentRangeStart w:id="53"/>
      <w:r w:rsidR="001572F0">
        <w:rPr>
          <w:sz w:val="24"/>
          <w:szCs w:val="24"/>
        </w:rPr>
        <w:t xml:space="preserve">In two additional scenarios we relax the assumptions regarding the labor-force channel and wage-channel.  </w:t>
      </w:r>
      <w:commentRangeEnd w:id="53"/>
      <w:r w:rsidR="001572F0">
        <w:rPr>
          <w:rStyle w:val="Kommentarhenvisning"/>
        </w:rPr>
        <w:commentReference w:id="53"/>
      </w:r>
      <w:r w:rsidR="001572F0">
        <w:rPr>
          <w:sz w:val="24"/>
          <w:szCs w:val="24"/>
        </w:rPr>
        <w:t>These three scenarios</w:t>
      </w:r>
      <w:r w:rsidR="00D2140C">
        <w:rPr>
          <w:sz w:val="24"/>
          <w:szCs w:val="24"/>
        </w:rPr>
        <w:t xml:space="preserve"> will later allow us to calculate the elasticity of the level of income insurance on unemployment associated with these macroeconomic </w:t>
      </w:r>
      <w:commentRangeStart w:id="54"/>
      <w:r w:rsidR="00D2140C">
        <w:rPr>
          <w:sz w:val="24"/>
          <w:szCs w:val="24"/>
        </w:rPr>
        <w:t xml:space="preserve">effects. </w:t>
      </w:r>
      <w:commentRangeEnd w:id="54"/>
      <w:r w:rsidR="001572F0">
        <w:rPr>
          <w:rStyle w:val="Kommentarhenvisning"/>
        </w:rPr>
        <w:commentReference w:id="54"/>
      </w:r>
    </w:p>
    <w:p w14:paraId="23F3A2CD" w14:textId="7B6F6228" w:rsidR="000E2AD0" w:rsidRDefault="000E2AD0" w:rsidP="00D2140C">
      <w:pPr>
        <w:spacing w:line="360" w:lineRule="auto"/>
        <w:rPr>
          <w:sz w:val="24"/>
          <w:szCs w:val="24"/>
        </w:rPr>
      </w:pPr>
    </w:p>
    <w:p w14:paraId="7B159608" w14:textId="77777777" w:rsidR="00285870" w:rsidRPr="00D2140C" w:rsidRDefault="00285870" w:rsidP="00D2140C">
      <w:pPr>
        <w:spacing w:line="360" w:lineRule="auto"/>
        <w:rPr>
          <w:sz w:val="24"/>
          <w:szCs w:val="24"/>
        </w:rPr>
      </w:pPr>
    </w:p>
    <w:p w14:paraId="3CE9717B" w14:textId="2B5600C2" w:rsidR="00174C5E" w:rsidRDefault="00251655" w:rsidP="005B6B82">
      <w:pPr>
        <w:pStyle w:val="Overskrift2"/>
      </w:pPr>
      <w:r>
        <w:lastRenderedPageBreak/>
        <w:t>Fundamental equations in baseline model</w:t>
      </w:r>
    </w:p>
    <w:p w14:paraId="1548A94A" w14:textId="70794B02" w:rsidR="006C3D5A" w:rsidRDefault="006C3D5A" w:rsidP="006C3D5A"/>
    <w:p w14:paraId="783F79B8" w14:textId="2BDAAC7A"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D2140C">
        <w:rPr>
          <w:sz w:val="24"/>
          <w:szCs w:val="24"/>
        </w:rPr>
        <w:t>, thereby treating the global economy as exogeneous</w:t>
      </w:r>
      <w:r w:rsidR="002F502B" w:rsidRPr="002F502B">
        <w:rPr>
          <w:sz w:val="24"/>
          <w:szCs w:val="24"/>
        </w:rPr>
        <w:t>.</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w:t>
      </w:r>
      <w:r w:rsidR="00D2140C">
        <w:rPr>
          <w:sz w:val="24"/>
          <w:szCs w:val="24"/>
        </w:rPr>
        <w:t>e</w:t>
      </w:r>
      <w:r w:rsidR="00F5206F">
        <w:rPr>
          <w:sz w:val="24"/>
          <w:szCs w:val="24"/>
        </w:rPr>
        <w:t xml:space="preserve"> to a high rate of employment the Danish economy is very likely to face labor shortages in the labor market. In order to capture this</w:t>
      </w:r>
      <w:r w:rsidR="00231ED5">
        <w:rPr>
          <w:sz w:val="24"/>
          <w:szCs w:val="24"/>
        </w:rPr>
        <w:t>,</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1865D4CE"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 xml:space="preserve">suppressing the </w:t>
      </w:r>
      <w:r w:rsidR="00B61329">
        <w:rPr>
          <w:rFonts w:cstheme="minorHAnsi"/>
          <w:sz w:val="24"/>
          <w:szCs w:val="24"/>
        </w:rPr>
        <w:t>state</w:t>
      </w:r>
      <w:r w:rsidR="00127EA8">
        <w:rPr>
          <w:rFonts w:cstheme="minorHAnsi"/>
          <w:sz w:val="24"/>
          <w:szCs w:val="24"/>
        </w:rPr>
        <w:t xml:space="preserve"> regulation percent</w:t>
      </w:r>
      <w:r w:rsidR="00B61329">
        <w:rPr>
          <w:rFonts w:cstheme="minorHAnsi"/>
          <w:sz w:val="24"/>
          <w:szCs w:val="24"/>
        </w:rPr>
        <w:t>age</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67B68123" w:rsidR="003205F7" w:rsidRPr="00AB3D2F" w:rsidRDefault="00854CCC" w:rsidP="006342B2">
      <w:pPr>
        <w:spacing w:line="360" w:lineRule="auto"/>
        <w:rPr>
          <w:rFonts w:eastAsiaTheme="minorEastAsia" w:cstheme="minorHAnsi"/>
          <w:sz w:val="24"/>
          <w:szCs w:val="24"/>
        </w:rPr>
      </w:pPr>
      <m:oMathPara>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 LF-</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m:oMathPara>
    </w:p>
    <w:p w14:paraId="4FC8E68C" w14:textId="47940E7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w:t>
      </w:r>
      <w:r w:rsidR="0057540B">
        <w:rPr>
          <w:rFonts w:eastAsiaTheme="minorEastAsia" w:cstheme="minorHAnsi"/>
          <w:sz w:val="24"/>
          <w:szCs w:val="24"/>
        </w:rPr>
        <w:t xml:space="preserve">measured </w:t>
      </w:r>
      <w:r w:rsidR="00933BEF">
        <w:rPr>
          <w:rFonts w:eastAsiaTheme="minorEastAsia" w:cstheme="minorHAnsi"/>
          <w:sz w:val="24"/>
          <w:szCs w:val="24"/>
        </w:rPr>
        <w:t>in real terms</w:t>
      </w:r>
      <w:r w:rsidR="00E47E6F" w:rsidRPr="00AB3D2F">
        <w:rPr>
          <w:rFonts w:eastAsiaTheme="minorEastAsia" w:cstheme="minorHAnsi"/>
          <w:sz w:val="24"/>
          <w:szCs w:val="24"/>
        </w:rPr>
        <w:t xml:space="preserve">. </w:t>
      </w:r>
    </w:p>
    <w:p w14:paraId="207600F2" w14:textId="66888609" w:rsidR="003205F7" w:rsidRPr="00933BEF" w:rsidRDefault="00000000" w:rsidP="006342B2">
      <w:pPr>
        <w:spacing w:line="360" w:lineRule="auto"/>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Sub>
          <m:r>
            <w:rPr>
              <w:rFonts w:ascii="Cambria Math" w:eastAsiaTheme="minorEastAsia" w:hAnsi="Cambria Math" w:cstheme="minorHAnsi"/>
              <w:sz w:val="24"/>
              <w:szCs w:val="24"/>
            </w:rPr>
            <m:t>=0.99*</m:t>
          </m:r>
          <m:f>
            <m:fPr>
              <m:ctrlPr>
                <w:rPr>
                  <w:rFonts w:ascii="Cambria Math" w:eastAsiaTheme="minorEastAsia" w:hAnsi="Cambria Math" w:cstheme="minorHAnsi"/>
                  <w:i/>
                  <w:sz w:val="24"/>
                  <w:szCs w:val="24"/>
                </w:rPr>
              </m:ctrlPr>
            </m:fPr>
            <m:num>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y</m:t>
                  </m:r>
                </m:e>
                <m:sub>
                  <m:r>
                    <w:rPr>
                      <w:rFonts w:ascii="Cambria Math" w:eastAsiaTheme="minorEastAsia" w:hAnsi="Cambria Math" w:cstheme="minorHAnsi"/>
                      <w:sz w:val="24"/>
                      <w:szCs w:val="24"/>
                    </w:rPr>
                    <m:t>t</m:t>
                  </m:r>
                </m:sub>
              </m:sSub>
            </m:num>
            <m:den>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a</m:t>
                  </m:r>
                </m:e>
                <m:sub>
                  <m:r>
                    <w:rPr>
                      <w:rFonts w:ascii="Cambria Math" w:eastAsiaTheme="minorEastAsia" w:hAnsi="Cambria Math" w:cstheme="minorHAnsi"/>
                      <w:sz w:val="24"/>
                      <w:szCs w:val="24"/>
                    </w:rPr>
                    <m:t>t</m:t>
                  </m:r>
                </m:sub>
              </m:sSub>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26FE1A9B"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g</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0F50B8C7" w:rsidR="009B3489" w:rsidRPr="00AB3D2F" w:rsidRDefault="00231ED5" w:rsidP="006342B2">
      <w:pPr>
        <w:spacing w:line="360" w:lineRule="auto"/>
        <w:rPr>
          <w:rFonts w:eastAsiaTheme="minorEastAsia" w:cstheme="minorHAnsi"/>
          <w:sz w:val="24"/>
          <w:szCs w:val="24"/>
        </w:rPr>
      </w:pPr>
      <w:r>
        <w:rPr>
          <w:rFonts w:eastAsiaTheme="minorEastAsia" w:cstheme="minorHAnsi"/>
          <w:sz w:val="24"/>
          <w:szCs w:val="24"/>
        </w:rPr>
        <w:t>In the baseline model</w:t>
      </w:r>
      <w:r w:rsidR="0082326F" w:rsidRPr="00AB3D2F">
        <w:rPr>
          <w:rFonts w:eastAsiaTheme="minorEastAsia" w:cstheme="minorHAnsi"/>
          <w:sz w:val="24"/>
          <w:szCs w:val="24"/>
        </w:rPr>
        <w:t xml:space="preserve"> the main effects of income insurance will go through the household’s </w:t>
      </w:r>
      <w:r w:rsidR="00327399" w:rsidRPr="00AB3D2F">
        <w:rPr>
          <w:rFonts w:eastAsiaTheme="minorEastAsia" w:cstheme="minorHAnsi"/>
          <w:sz w:val="24"/>
          <w:szCs w:val="24"/>
        </w:rPr>
        <w:t>disposable income and into the consumption of the households</w:t>
      </w:r>
      <w:r w:rsidR="0082326F"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0082326F"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w:t>
      </w:r>
      <w:r w:rsidR="00327399" w:rsidRPr="00AB3D2F">
        <w:rPr>
          <w:rFonts w:eastAsiaTheme="minorEastAsia" w:cstheme="minorHAnsi"/>
          <w:sz w:val="24"/>
          <w:szCs w:val="24"/>
        </w:rPr>
        <w:lastRenderedPageBreak/>
        <w:t>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w:t>
      </w:r>
      <w:r w:rsidR="0057540B">
        <w:rPr>
          <w:rFonts w:eastAsiaTheme="minorEastAsia" w:cstheme="minorHAnsi"/>
          <w:sz w:val="24"/>
          <w:szCs w:val="24"/>
        </w:rPr>
        <w:t>e net benefits up</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Pr>
          <w:rFonts w:eastAsiaTheme="minorEastAsia" w:cstheme="minorHAnsi"/>
          <w:sz w:val="24"/>
          <w:szCs w:val="24"/>
        </w:rPr>
        <w:t>,</w:t>
      </w:r>
      <w:r w:rsidR="00327399" w:rsidRPr="00AB3D2F">
        <w:rPr>
          <w:rFonts w:eastAsiaTheme="minorEastAsia" w:cstheme="minorHAnsi"/>
          <w:sz w:val="24"/>
          <w:szCs w:val="24"/>
        </w:rPr>
        <w:t xml:space="preserve">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w:t>
      </w:r>
      <w:r>
        <w:rPr>
          <w:rFonts w:eastAsiaTheme="minorEastAsia" w:cstheme="minorHAnsi"/>
          <w:sz w:val="24"/>
          <w:szCs w:val="24"/>
        </w:rPr>
        <w:t>received by</w:t>
      </w:r>
      <w:r w:rsidR="00F83EAB">
        <w:rPr>
          <w:rFonts w:eastAsiaTheme="minorEastAsia" w:cstheme="minorHAnsi"/>
          <w:sz w:val="24"/>
          <w:szCs w:val="24"/>
        </w:rPr>
        <w:t xml:space="preserv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200D827A" w14:textId="73C94F0E" w:rsidR="009B3489" w:rsidRPr="00AB3D2F"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4986CD55" w:rsidR="00AE3754" w:rsidRPr="00AB3D2F" w:rsidRDefault="00231ED5" w:rsidP="00C17E43">
      <w:pPr>
        <w:spacing w:line="360" w:lineRule="auto"/>
        <w:rPr>
          <w:rFonts w:cstheme="minorHAnsi"/>
          <w:sz w:val="24"/>
          <w:szCs w:val="24"/>
        </w:rPr>
      </w:pPr>
      <w:r>
        <w:rPr>
          <w:rFonts w:cstheme="minorHAnsi"/>
          <w:sz w:val="24"/>
          <w:szCs w:val="24"/>
        </w:rPr>
        <w:t>As can be noted, the</w:t>
      </w:r>
      <w:r w:rsidR="009B3489">
        <w:rPr>
          <w:rFonts w:cstheme="minorHAnsi"/>
          <w:sz w:val="24"/>
          <w:szCs w:val="24"/>
        </w:rPr>
        <w:t xml:space="preserve"> baseline model already </w:t>
      </w:r>
      <w:r w:rsidR="00854CCC">
        <w:rPr>
          <w:rFonts w:cstheme="minorHAnsi"/>
          <w:sz w:val="24"/>
          <w:szCs w:val="24"/>
        </w:rPr>
        <w:t>includes</w:t>
      </w:r>
      <w:r w:rsidR="009B3489">
        <w:rPr>
          <w:rFonts w:cstheme="minorHAnsi"/>
          <w:sz w:val="24"/>
          <w:szCs w:val="24"/>
        </w:rPr>
        <w:t xml:space="preserve"> a channel in which changes to the level of income insurance affects</w:t>
      </w:r>
      <w:r>
        <w:rPr>
          <w:rFonts w:cstheme="minorHAnsi"/>
          <w:sz w:val="24"/>
          <w:szCs w:val="24"/>
        </w:rPr>
        <w:t xml:space="preserve"> demand. The channel goes through</w:t>
      </w:r>
      <w:r w:rsidR="009B3489">
        <w:rPr>
          <w:rFonts w:cstheme="minorHAnsi"/>
          <w:sz w:val="24"/>
          <w:szCs w:val="24"/>
        </w:rPr>
        <w:t xml:space="preserve"> the disposable income, affecting the consumption</w:t>
      </w:r>
      <w:r>
        <w:rPr>
          <w:rFonts w:cstheme="minorHAnsi"/>
          <w:sz w:val="24"/>
          <w:szCs w:val="24"/>
        </w:rPr>
        <w:t>,</w:t>
      </w:r>
      <w:r w:rsidR="009B3489">
        <w:rPr>
          <w:rFonts w:cstheme="minorHAnsi"/>
          <w:sz w:val="24"/>
          <w:szCs w:val="24"/>
        </w:rPr>
        <w:t xml:space="preserve"> and thereby affecting the aggregate demand</w:t>
      </w:r>
      <w:r>
        <w:rPr>
          <w:rFonts w:cstheme="minorHAnsi"/>
          <w:sz w:val="24"/>
          <w:szCs w:val="24"/>
        </w:rPr>
        <w:t>.</w:t>
      </w:r>
      <w:r w:rsidR="009B3489">
        <w:rPr>
          <w:rFonts w:cstheme="minorHAnsi"/>
          <w:sz w:val="24"/>
          <w:szCs w:val="24"/>
        </w:rPr>
        <w:t xml:space="preserve"> </w:t>
      </w:r>
      <w:r>
        <w:rPr>
          <w:rFonts w:cstheme="minorHAnsi"/>
          <w:sz w:val="24"/>
          <w:szCs w:val="24"/>
        </w:rPr>
        <w:t>F</w:t>
      </w:r>
      <w:r w:rsidR="009B3489">
        <w:rPr>
          <w:rFonts w:cstheme="minorHAnsi"/>
          <w:sz w:val="24"/>
          <w:szCs w:val="24"/>
        </w:rPr>
        <w:t>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sidR="00C17E43">
        <w:rPr>
          <w:rFonts w:cstheme="minorHAnsi"/>
          <w:sz w:val="24"/>
          <w:szCs w:val="24"/>
        </w:rPr>
        <w:t xml:space="preserve"> </w:t>
      </w:r>
      <w:r w:rsidR="00094148" w:rsidRPr="00AB3D2F">
        <w:rPr>
          <w:rFonts w:cstheme="minorHAnsi"/>
          <w:sz w:val="24"/>
          <w:szCs w:val="24"/>
        </w:rPr>
        <w:t xml:space="preserve">In appendix we have included a </w:t>
      </w:r>
      <w:commentRangeStart w:id="55"/>
      <w:r w:rsidR="00094148" w:rsidRPr="00AB3D2F">
        <w:rPr>
          <w:rFonts w:cstheme="minorHAnsi"/>
          <w:sz w:val="24"/>
          <w:szCs w:val="24"/>
        </w:rPr>
        <w:t>DAG</w:t>
      </w:r>
      <w:r w:rsidR="009B3489">
        <w:rPr>
          <w:rFonts w:cstheme="minorHAnsi"/>
          <w:sz w:val="24"/>
          <w:szCs w:val="24"/>
        </w:rPr>
        <w:t xml:space="preserve"> (pg.</w:t>
      </w:r>
      <w:r>
        <w:rPr>
          <w:rFonts w:cstheme="minorHAnsi"/>
          <w:sz w:val="24"/>
          <w:szCs w:val="24"/>
        </w:rPr>
        <w:t xml:space="preserve"> </w:t>
      </w:r>
      <w:r>
        <w:rPr>
          <w:rFonts w:cstheme="minorHAnsi"/>
          <w:sz w:val="24"/>
          <w:szCs w:val="24"/>
        </w:rPr>
        <w:fldChar w:fldCharType="begin"/>
      </w:r>
      <w:r>
        <w:rPr>
          <w:rFonts w:cstheme="minorHAnsi"/>
          <w:sz w:val="24"/>
          <w:szCs w:val="24"/>
        </w:rPr>
        <w:instrText xml:space="preserve"> PAGEREF _Ref120688480 \h </w:instrText>
      </w:r>
      <w:r>
        <w:rPr>
          <w:rFonts w:cstheme="minorHAnsi"/>
          <w:sz w:val="24"/>
          <w:szCs w:val="24"/>
        </w:rPr>
      </w:r>
      <w:r>
        <w:rPr>
          <w:rFonts w:cstheme="minorHAnsi"/>
          <w:sz w:val="24"/>
          <w:szCs w:val="24"/>
        </w:rPr>
        <w:fldChar w:fldCharType="separate"/>
      </w:r>
      <w:r w:rsidR="00775321">
        <w:rPr>
          <w:rFonts w:cstheme="minorHAnsi"/>
          <w:noProof/>
          <w:sz w:val="24"/>
          <w:szCs w:val="24"/>
        </w:rPr>
        <w:t>55</w:t>
      </w:r>
      <w:r>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w:t>
      </w:r>
      <w:commentRangeEnd w:id="55"/>
      <w:r w:rsidR="0002440B">
        <w:rPr>
          <w:rStyle w:val="Kommentarhenvisning"/>
        </w:rPr>
        <w:commentReference w:id="55"/>
      </w:r>
      <w:r w:rsidR="00094148" w:rsidRPr="00AB3D2F">
        <w:rPr>
          <w:rFonts w:cstheme="minorHAnsi"/>
          <w:sz w:val="24"/>
          <w:szCs w:val="24"/>
        </w:rPr>
        <w:t xml:space="preserve">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03F871C9" w:rsidR="005B6B82" w:rsidRPr="00AB3D2F" w:rsidRDefault="0057540B" w:rsidP="00BB0046">
      <w:pPr>
        <w:spacing w:line="360" w:lineRule="auto"/>
        <w:rPr>
          <w:rFonts w:cstheme="minorHAnsi"/>
          <w:sz w:val="24"/>
          <w:szCs w:val="24"/>
        </w:rPr>
      </w:pPr>
      <w:r>
        <w:rPr>
          <w:rFonts w:cstheme="minorHAnsi"/>
          <w:sz w:val="24"/>
          <w:szCs w:val="24"/>
        </w:rPr>
        <w:t>First, we present the dynamics of the</w:t>
      </w:r>
      <w:r w:rsidR="005B6B82" w:rsidRPr="00AB3D2F">
        <w:rPr>
          <w:rFonts w:cstheme="minorHAnsi"/>
          <w:sz w:val="24"/>
          <w:szCs w:val="24"/>
        </w:rPr>
        <w:t xml:space="preserve"> maximum level of income insurance</w:t>
      </w:r>
      <w:r w:rsidR="00712B3E" w:rsidRPr="00AB3D2F">
        <w:rPr>
          <w:rFonts w:cstheme="minorHAnsi"/>
          <w:sz w:val="24"/>
          <w:szCs w:val="24"/>
        </w:rPr>
        <w:t xml:space="preserve">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Pr>
          <w:rFonts w:eastAsiaTheme="minorEastAsia" w:cstheme="minorHAnsi"/>
          <w:sz w:val="24"/>
          <w:szCs w:val="24"/>
        </w:rPr>
        <w:t xml:space="preserve"> within the model</w:t>
      </w:r>
      <w:r w:rsidR="005B6B82"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005B6B82" w:rsidRPr="00D71028">
        <w:rPr>
          <w:sz w:val="24"/>
          <w:szCs w:val="24"/>
        </w:rPr>
        <w:t>.</w:t>
      </w:r>
      <w:r w:rsidR="005B6B82" w:rsidRPr="00AB3D2F">
        <w:rPr>
          <w:rFonts w:cstheme="minorHAnsi"/>
          <w:sz w:val="24"/>
          <w:szCs w:val="24"/>
        </w:rPr>
        <w:t xml:space="preserve"> In the baseline model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 xml:space="preserve"> </w:t>
      </w:r>
      <w:r w:rsidR="005B6B82" w:rsidRPr="00AB3D2F">
        <w:rPr>
          <w:rFonts w:cstheme="minorHAnsi"/>
          <w:sz w:val="24"/>
          <w:szCs w:val="24"/>
        </w:rPr>
        <w:t>follows the political regulations stated in the introduction</w:t>
      </w:r>
      <w:r w:rsidR="00C074C2" w:rsidRPr="00AB3D2F">
        <w:rPr>
          <w:rFonts w:cstheme="minorHAnsi"/>
          <w:sz w:val="24"/>
          <w:szCs w:val="24"/>
        </w:rPr>
        <w:t>, where</w:t>
      </w:r>
      <w:r w:rsidR="005B6B82" w:rsidRPr="00AB3D2F">
        <w:rPr>
          <w:rFonts w:cstheme="minorHAnsi"/>
          <w:sz w:val="24"/>
          <w:szCs w:val="24"/>
        </w:rPr>
        <w:t xml:space="preserve"> </w:t>
      </w:r>
      <w:r w:rsidR="00C074C2" w:rsidRPr="00AB3D2F">
        <w:rPr>
          <w:rFonts w:cstheme="minorHAnsi"/>
          <w:sz w:val="24"/>
          <w:szCs w:val="24"/>
        </w:rPr>
        <w:t>i</w:t>
      </w:r>
      <w:r w:rsidR="005B6B82"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eastAsiaTheme="minorEastAsia" w:cstheme="minorHAnsi"/>
          <w:sz w:val="24"/>
          <w:szCs w:val="24"/>
        </w:rPr>
        <w:t>)</w:t>
      </w:r>
      <w:r w:rsidR="005B6B82"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w:t>
      </w:r>
      <w:r w:rsidR="005B6B82" w:rsidRPr="00AB3D2F">
        <w:rPr>
          <w:rFonts w:cstheme="minorHAnsi"/>
          <w:sz w:val="24"/>
          <w:szCs w:val="24"/>
        </w:rPr>
        <w:t xml:space="preserve"> each year. </w:t>
      </w:r>
    </w:p>
    <w:p w14:paraId="556C67C5" w14:textId="102C6CB9" w:rsidR="0049569D" w:rsidRPr="00AB3D2F" w:rsidRDefault="0057540B" w:rsidP="00F66C11">
      <w:pPr>
        <w:spacing w:line="360" w:lineRule="auto"/>
        <w:rPr>
          <w:rFonts w:eastAsiaTheme="minorEastAsia" w:cstheme="minorHAnsi"/>
          <w:sz w:val="24"/>
          <w:szCs w:val="24"/>
        </w:rPr>
      </w:pPr>
      <m:oMathPara>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t-4</m:t>
              </m:r>
            </m:sub>
          </m:sSub>
          <m:r>
            <w:rPr>
              <w:rFonts w:ascii="Cambria Math" w:hAnsi="Cambria Math" w:cstheme="minorHAnsi"/>
              <w:sz w:val="24"/>
              <w:szCs w:val="24"/>
            </w:rPr>
            <m:t>(1 +SReg</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+RAdj</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eastAsiaTheme="minorEastAsia" w:hAnsi="Cambria Math" w:cstheme="minorHAnsi"/>
              <w:sz w:val="24"/>
              <w:szCs w:val="24"/>
            </w:rPr>
            <m:t xml:space="preserve">) </m:t>
          </m:r>
        </m:oMath>
      </m:oMathPara>
    </w:p>
    <w:p w14:paraId="7F212E44" w14:textId="4D69C1CD"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w:t>
      </w:r>
      <w:r w:rsidR="0057540B">
        <w:rPr>
          <w:rFonts w:cstheme="minorHAnsi"/>
          <w:sz w:val="24"/>
          <w:szCs w:val="24"/>
        </w:rPr>
        <w:t>, we choose to make it exogenous within</w:t>
      </w:r>
      <w:r w:rsidRPr="00AB3D2F">
        <w:rPr>
          <w:rFonts w:cstheme="minorHAnsi"/>
          <w:sz w:val="24"/>
          <w:szCs w:val="24"/>
        </w:rPr>
        <w:t xml:space="preserve"> the model. On the other hand, the rate adjustment percentage is calculated </w:t>
      </w:r>
      <w:r w:rsidRPr="00AB3D2F">
        <w:rPr>
          <w:rFonts w:cstheme="minorHAnsi"/>
          <w:sz w:val="24"/>
          <w:szCs w:val="24"/>
        </w:rPr>
        <w:lastRenderedPageBreak/>
        <w:t>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56" w:name="_Hlk118274812"/>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C5526D" w:rsidRPr="00AB3D2F">
        <w:rPr>
          <w:rFonts w:cstheme="minorHAnsi"/>
          <w:sz w:val="24"/>
          <w:szCs w:val="24"/>
        </w:rPr>
        <w:t>,</w:t>
      </w:r>
      <w:r w:rsidR="00712B3E" w:rsidRPr="00AB3D2F">
        <w:rPr>
          <w:rFonts w:cstheme="minorHAnsi"/>
          <w:sz w:val="24"/>
          <w:szCs w:val="24"/>
        </w:rPr>
        <w:t xml:space="preserve"> </w:t>
      </w:r>
      <w:bookmarkEnd w:id="56"/>
      <w:r w:rsidRPr="00AB3D2F">
        <w:rPr>
          <w:rFonts w:cstheme="minorHAnsi"/>
          <w:sz w:val="24"/>
          <w:szCs w:val="24"/>
        </w:rPr>
        <w:t xml:space="preserve">the rate adjustment percentage is calculated in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fixed to the end of the year. </w:t>
      </w:r>
    </w:p>
    <w:p w14:paraId="247A7A17" w14:textId="30574FED"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w:t>
      </w:r>
      <w:r w:rsidR="00231ED5">
        <w:rPr>
          <w:rFonts w:cstheme="minorHAnsi"/>
          <w:sz w:val="24"/>
          <w:szCs w:val="24"/>
        </w:rPr>
        <w:t>first</w:t>
      </w:r>
      <w:r w:rsidRPr="00AB3D2F">
        <w:rPr>
          <w:rFonts w:cstheme="minorHAnsi"/>
          <w:sz w:val="24"/>
          <w:szCs w:val="24"/>
        </w:rPr>
        <w:t xml:space="preserve"> </w:t>
      </w:r>
      <w:r w:rsidR="009C1F6B">
        <w:rPr>
          <w:rFonts w:cstheme="minorHAnsi"/>
          <w:sz w:val="24"/>
          <w:szCs w:val="24"/>
        </w:rPr>
        <w:t>q</w:t>
      </w:r>
      <w:r w:rsidRPr="00AB3D2F">
        <w:rPr>
          <w:rFonts w:cstheme="minorHAnsi"/>
          <w:sz w:val="24"/>
          <w:szCs w:val="24"/>
        </w:rPr>
        <w:t xml:space="preserve">uarter and held constant for the rest of the year. </w:t>
      </w:r>
    </w:p>
    <w:p w14:paraId="391BF3DE" w14:textId="25BB614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w:r w:rsidR="00712B3E" w:rsidRPr="00AB3D2F">
        <w:rPr>
          <w:rFonts w:cstheme="minorHAnsi"/>
          <w:sz w:val="24"/>
          <w:szCs w:val="24"/>
        </w:rPr>
        <w:t xml:space="preserve"> </w:t>
      </w:r>
      <w:r w:rsidRPr="00AB3D2F">
        <w:rPr>
          <w:rFonts w:cstheme="minorHAnsi"/>
          <w:sz w:val="24"/>
          <w:szCs w:val="24"/>
        </w:rPr>
        <w:t>is now completed</w:t>
      </w:r>
      <w:r w:rsidR="009C1F6B">
        <w:rPr>
          <w:rFonts w:cstheme="minorHAnsi"/>
          <w:sz w:val="24"/>
          <w:szCs w:val="24"/>
        </w:rPr>
        <w:t>,</w:t>
      </w:r>
      <w:r w:rsidRPr="00AB3D2F">
        <w:rPr>
          <w:rFonts w:cstheme="minorHAnsi"/>
          <w:sz w:val="24"/>
          <w:szCs w:val="24"/>
        </w:rPr>
        <w:t xml:space="preserve"> allow</w:t>
      </w:r>
      <w:r w:rsidR="009C1F6B">
        <w:rPr>
          <w:rFonts w:cstheme="minorHAnsi"/>
          <w:sz w:val="24"/>
          <w:szCs w:val="24"/>
        </w:rPr>
        <w:t>ing</w:t>
      </w:r>
      <w:r w:rsidRPr="00AB3D2F">
        <w:rPr>
          <w:rFonts w:cstheme="minorHAnsi"/>
          <w:sz w:val="24"/>
          <w:szCs w:val="24"/>
        </w:rPr>
        <w:t xml:space="preserve">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oMath>
      <w:r w:rsidRPr="00AB3D2F">
        <w:rPr>
          <w:rFonts w:cstheme="minorHAnsi"/>
          <w:sz w:val="24"/>
          <w:szCs w:val="24"/>
        </w:rPr>
        <w:t>).</w:t>
      </w:r>
    </w:p>
    <w:p w14:paraId="7A2002E5" w14:textId="0D1AB8E4" w:rsidR="00763BD8" w:rsidRPr="0002440B" w:rsidRDefault="00854CCC" w:rsidP="0002440B">
      <w:pPr>
        <w:spacing w:line="360" w:lineRule="auto"/>
        <w:rPr>
          <w:rFonts w:eastAsiaTheme="minorEastAsia" w:cstheme="minorHAnsi"/>
          <w:sz w:val="24"/>
          <w:szCs w:val="24"/>
        </w:rPr>
      </w:pPr>
      <m:oMathPara>
        <m:oMath>
          <m:r>
            <w:rPr>
              <w:rFonts w:ascii="Cambria Math" w:hAnsi="Cambria Math" w:cstheme="minorHAnsi"/>
              <w:sz w:val="24"/>
              <w:szCs w:val="24"/>
            </w:rPr>
            <m:t>komp</m:t>
          </m:r>
          <m:sSub>
            <m:sSubPr>
              <m:ctrlPr>
                <w:rPr>
                  <w:rFonts w:ascii="Cambria Math" w:hAnsi="Cambria Math" w:cstheme="minorHAnsi"/>
                  <w:i/>
                  <w:sz w:val="24"/>
                  <w:szCs w:val="24"/>
                </w:rPr>
              </m:ctrlPr>
            </m:sSubPr>
            <m:e>
              <m:r>
                <w:rPr>
                  <w:rFonts w:ascii="Cambria Math" w:hAnsi="Cambria Math" w:cstheme="minorHAnsi"/>
                  <w:sz w:val="24"/>
                  <w:szCs w:val="24"/>
                </w:rPr>
                <m:t>r</m:t>
              </m:r>
            </m:e>
            <m:sub>
              <m:r>
                <w:rPr>
                  <w:rFonts w:ascii="Cambria Math" w:hAnsi="Cambria Math" w:cstheme="minorHAnsi"/>
                  <w:sz w:val="24"/>
                  <w:szCs w:val="24"/>
                </w:rPr>
                <m:t>t</m:t>
              </m:r>
            </m:sub>
          </m:sSub>
          <m:r>
            <w:rPr>
              <w:rFonts w:ascii="Cambria Math" w:hAnsi="Cambria Math" w:cstheme="minorHAnsi"/>
              <w:sz w:val="24"/>
              <w:szCs w:val="24"/>
            </w:rPr>
            <m:t>=</m:t>
          </m:r>
          <m:f>
            <m:fPr>
              <m:ctrlPr>
                <w:rPr>
                  <w:rFonts w:ascii="Cambria Math" w:hAnsi="Cambria Math" w:cstheme="minorHAnsi"/>
                  <w:i/>
                  <w:sz w:val="24"/>
                  <w:szCs w:val="24"/>
                </w:rPr>
              </m:ctrlPr>
            </m:fPr>
            <m:num>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num>
            <m:den>
              <m:r>
                <w:rPr>
                  <w:rFonts w:ascii="Cambria Math" w:hAnsi="Cambria Math" w:cstheme="minorHAnsi"/>
                  <w:sz w:val="24"/>
                  <w:szCs w:val="24"/>
                </w:rPr>
                <m:t>Wag</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t</m:t>
                  </m:r>
                </m:sub>
              </m:sSub>
            </m:den>
          </m:f>
        </m:oMath>
      </m:oMathPara>
    </w:p>
    <w:p w14:paraId="6BA465B1" w14:textId="66B2574C"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oMath>
      <w:r w:rsidR="00231ED5">
        <w:rPr>
          <w:rFonts w:eastAsiaTheme="minorEastAsia" w:cstheme="minorHAnsi"/>
          <w:sz w:val="24"/>
          <w:szCs w:val="24"/>
        </w:rPr>
        <w:t>,</w:t>
      </w:r>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w:t>
      </w:r>
      <w:r w:rsidR="00231ED5">
        <w:rPr>
          <w:rFonts w:cstheme="minorHAnsi"/>
          <w:sz w:val="24"/>
          <w:szCs w:val="24"/>
        </w:rPr>
        <w:t>,</w:t>
      </w:r>
      <w:r w:rsidR="009C1F6B">
        <w:rPr>
          <w:rFonts w:cstheme="minorHAnsi"/>
          <w:sz w:val="24"/>
          <w:szCs w:val="24"/>
        </w:rPr>
        <w:t xml:space="preserve"> being a member of the IS-program</w:t>
      </w:r>
      <w:r w:rsidRPr="00AB3D2F">
        <w:rPr>
          <w:rFonts w:cstheme="minorHAnsi"/>
          <w:sz w:val="24"/>
          <w:szCs w:val="24"/>
        </w:rPr>
        <w:t xml:space="preserve">. </w:t>
      </w:r>
      <w:del w:id="57" w:author="Simon Fløj Thomsen" w:date="2022-12-18T11:32:00Z">
        <w:r w:rsidRPr="00AB3D2F" w:rsidDel="0002440B">
          <w:rPr>
            <w:rFonts w:cstheme="minorHAnsi"/>
            <w:sz w:val="24"/>
            <w:szCs w:val="24"/>
          </w:rPr>
          <w:delText xml:space="preserve">This is done as an alternative of using aggregated data of benefits received by households, as the gap between observed unemployment and estimated unemployment in the model </w:delText>
        </w:r>
        <w:r w:rsidR="00921D2D" w:rsidRPr="00AB3D2F" w:rsidDel="0002440B">
          <w:rPr>
            <w:rFonts w:cstheme="minorHAnsi"/>
            <w:sz w:val="24"/>
            <w:szCs w:val="24"/>
          </w:rPr>
          <w:delText>at some points are quite</w:delText>
        </w:r>
        <w:r w:rsidRPr="00AB3D2F" w:rsidDel="0002440B">
          <w:rPr>
            <w:rFonts w:cstheme="minorHAnsi"/>
            <w:sz w:val="24"/>
            <w:szCs w:val="24"/>
          </w:rPr>
          <w:delText xml:space="preserve"> large,</w:delText>
        </w:r>
        <w:r w:rsidR="00712B3E" w:rsidRPr="00AB3D2F" w:rsidDel="0002440B">
          <w:rPr>
            <w:rFonts w:cstheme="minorHAnsi"/>
            <w:sz w:val="24"/>
            <w:szCs w:val="24"/>
          </w:rPr>
          <w:delText xml:space="preserve"> thereby</w:delText>
        </w:r>
        <w:r w:rsidRPr="00AB3D2F" w:rsidDel="0002440B">
          <w:rPr>
            <w:rFonts w:cstheme="minorHAnsi"/>
            <w:sz w:val="24"/>
            <w:szCs w:val="24"/>
          </w:rPr>
          <w:delText xml:space="preserve"> creating a lower average of benefits received. </w:delText>
        </w:r>
      </w:del>
      <w:r w:rsidR="00C5526D" w:rsidRPr="00AB3D2F">
        <w:rPr>
          <w:rFonts w:cstheme="minorHAnsi"/>
          <w:sz w:val="24"/>
          <w:szCs w:val="24"/>
        </w:rPr>
        <w:t>Looking at data from ADAM’s databank</w:t>
      </w:r>
      <w:r w:rsidR="00231ED5">
        <w:rPr>
          <w:rFonts w:cstheme="minorHAnsi"/>
          <w:sz w:val="24"/>
          <w:szCs w:val="24"/>
        </w:rPr>
        <w:t>,</w:t>
      </w:r>
      <w:r w:rsidR="00C5526D" w:rsidRPr="00AB3D2F">
        <w:rPr>
          <w:rFonts w:cstheme="minorHAnsi"/>
          <w:sz w:val="24"/>
          <w:szCs w:val="24"/>
        </w:rPr>
        <w:t xml:space="preserve">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009C1F6B">
        <w:rPr>
          <w:rFonts w:cstheme="minorHAnsi"/>
          <w:sz w:val="24"/>
          <w:szCs w:val="24"/>
        </w:rPr>
        <w:t xml:space="preserve">. This implies </w:t>
      </w:r>
      <w:r w:rsidRPr="00AB3D2F">
        <w:rPr>
          <w:rFonts w:cstheme="minorHAnsi"/>
          <w:sz w:val="24"/>
          <w:szCs w:val="24"/>
        </w:rPr>
        <w:t>that</w:t>
      </w:r>
      <w:r w:rsidR="009C1F6B">
        <w:rPr>
          <w:rFonts w:cstheme="minorHAnsi"/>
          <w:sz w:val="24"/>
          <w:szCs w:val="24"/>
        </w:rPr>
        <w:t xml:space="preserve"> the 85%</w:t>
      </w:r>
      <w:r w:rsidR="006A2B2C">
        <w:rPr>
          <w:rFonts w:cstheme="minorHAnsi"/>
          <w:sz w:val="24"/>
          <w:szCs w:val="24"/>
        </w:rPr>
        <w:t xml:space="preserve"> </w:t>
      </w:r>
      <w:r w:rsidR="009C1F6B">
        <w:rPr>
          <w:rFonts w:cstheme="minorHAnsi"/>
          <w:sz w:val="24"/>
          <w:szCs w:val="24"/>
        </w:rPr>
        <w:t xml:space="preserve">receiving the </w:t>
      </w:r>
      <w:r w:rsidR="006A2B2C">
        <w:rPr>
          <w:rFonts w:cstheme="minorHAnsi"/>
          <w:sz w:val="24"/>
          <w:szCs w:val="24"/>
        </w:rPr>
        <w:t>maximum level of income insurance</w:t>
      </w:r>
      <w:r w:rsidR="009C1F6B">
        <w:rPr>
          <w:rFonts w:cstheme="minorHAnsi"/>
          <w:sz w:val="24"/>
          <w:szCs w:val="24"/>
        </w:rPr>
        <w:t xml:space="preserve"> will </w:t>
      </w:r>
      <w:r w:rsidR="00EC5CB9">
        <w:rPr>
          <w:rFonts w:cstheme="minorHAnsi"/>
          <w:sz w:val="24"/>
          <w:szCs w:val="24"/>
        </w:rPr>
        <w:t>experience a one-to-one increase</w:t>
      </w:r>
      <w:r w:rsidR="009C1F6B">
        <w:rPr>
          <w:rFonts w:cstheme="minorHAnsi"/>
          <w:sz w:val="24"/>
          <w:szCs w:val="24"/>
        </w:rPr>
        <w:t xml:space="preserve"> in their level of income insurance</w:t>
      </w:r>
      <w:ins w:id="58" w:author="Simon Fløj Thomsen" w:date="2022-12-18T11:33:00Z">
        <w:r w:rsidR="0002440B">
          <w:rPr>
            <w:rFonts w:cstheme="minorHAnsi"/>
            <w:sz w:val="24"/>
            <w:szCs w:val="24"/>
          </w:rPr>
          <w:t>, when the maximum level of income insurance increases</w:t>
        </w:r>
      </w:ins>
      <w:r w:rsidR="009C1F6B">
        <w:rPr>
          <w:rFonts w:cstheme="minorHAnsi"/>
          <w:sz w:val="24"/>
          <w:szCs w:val="24"/>
        </w:rPr>
        <w:t>.</w:t>
      </w:r>
      <w:r w:rsidR="00EC5CB9">
        <w:rPr>
          <w:rFonts w:cstheme="minorHAnsi"/>
          <w:sz w:val="24"/>
          <w:szCs w:val="24"/>
        </w:rPr>
        <w:t xml:space="preserve"> </w:t>
      </w:r>
      <w:r w:rsidR="009C1F6B">
        <w:rPr>
          <w:rFonts w:cstheme="minorHAnsi"/>
          <w:sz w:val="24"/>
          <w:szCs w:val="24"/>
        </w:rPr>
        <w:t>O</w:t>
      </w:r>
      <w:r w:rsidR="00EC5CB9">
        <w:rPr>
          <w:rFonts w:cstheme="minorHAnsi"/>
          <w:sz w:val="24"/>
          <w:szCs w:val="24"/>
        </w:rPr>
        <w:t xml:space="preserve">n the other </w:t>
      </w:r>
      <w:r w:rsidR="009C1F6B">
        <w:rPr>
          <w:rFonts w:cstheme="minorHAnsi"/>
          <w:sz w:val="24"/>
          <w:szCs w:val="24"/>
        </w:rPr>
        <w:t>hand,</w:t>
      </w:r>
      <w:r w:rsidRPr="00AB3D2F">
        <w:rPr>
          <w:rFonts w:cstheme="minorHAnsi"/>
          <w:sz w:val="24"/>
          <w:szCs w:val="24"/>
        </w:rPr>
        <w:t xml:space="preserve"> people not getting the maximum level would </w:t>
      </w:r>
      <w:r w:rsidR="00EC5CB9">
        <w:rPr>
          <w:rFonts w:cstheme="minorHAnsi"/>
          <w:sz w:val="24"/>
          <w:szCs w:val="24"/>
        </w:rPr>
        <w:t xml:space="preserve">experience a lower increase </w:t>
      </w:r>
      <w:r w:rsidR="009C1F6B">
        <w:rPr>
          <w:rFonts w:cstheme="minorHAnsi"/>
          <w:sz w:val="24"/>
          <w:szCs w:val="24"/>
        </w:rPr>
        <w:t xml:space="preserve">or even no increase at all in their level of income insurance, </w:t>
      </w:r>
      <w:r w:rsidR="00EC5CB9">
        <w:rPr>
          <w:rFonts w:cstheme="minorHAnsi"/>
          <w:sz w:val="24"/>
          <w:szCs w:val="24"/>
        </w:rPr>
        <w:t xml:space="preserve">depending on whether the increase in the maximum level of income insurance is because of </w:t>
      </w:r>
      <w:r w:rsidR="00EC5CB9">
        <w:rPr>
          <w:rFonts w:cstheme="minorHAnsi"/>
          <w:sz w:val="24"/>
          <w:szCs w:val="24"/>
        </w:rPr>
        <w:lastRenderedPageBreak/>
        <w:t>higher wages</w:t>
      </w:r>
      <w:r w:rsidR="00EC5CB9" w:rsidRPr="005239BF">
        <w:rPr>
          <w:rStyle w:val="Fodnotehenvisning"/>
        </w:rPr>
        <w:footnoteReference w:id="6"/>
      </w:r>
      <w:r w:rsidRPr="00AB3D2F">
        <w:rPr>
          <w:rFonts w:cstheme="minorHAnsi"/>
          <w:sz w:val="24"/>
          <w:szCs w:val="24"/>
        </w:rPr>
        <w:t>. For this reason, we know that the coefficient should be between 0.85 and 1</w:t>
      </w:r>
      <w:r w:rsidR="00F268F7">
        <w:rPr>
          <w:rFonts w:cstheme="minorHAnsi"/>
          <w:sz w:val="24"/>
          <w:szCs w:val="24"/>
        </w:rPr>
        <w:t>, which is also what we find when estimating the coefficient to be</w:t>
      </w:r>
      <w:r w:rsidRPr="00AB3D2F">
        <w:rPr>
          <w:rFonts w:cstheme="minorHAnsi"/>
          <w:sz w:val="24"/>
          <w:szCs w:val="24"/>
        </w:rPr>
        <w:t xml:space="preserve"> 0.9507 </w:t>
      </w:r>
      <w:r w:rsidR="00F268F7">
        <w:rPr>
          <w:rFonts w:cstheme="minorHAnsi"/>
          <w:sz w:val="24"/>
          <w:szCs w:val="24"/>
        </w:rPr>
        <w:t>in the equation</w:t>
      </w:r>
      <w:r w:rsidRPr="00AB3D2F">
        <w:rPr>
          <w:rFonts w:cstheme="minorHAnsi"/>
          <w:sz w:val="24"/>
          <w:szCs w:val="24"/>
        </w:rPr>
        <w:t xml:space="preserve"> below.</w:t>
      </w:r>
    </w:p>
    <w:p w14:paraId="19408109" w14:textId="098DB711" w:rsidR="002E04A2" w:rsidRPr="00AB3D2F" w:rsidRDefault="00854CCC" w:rsidP="00A76722">
      <w:pPr>
        <w:spacing w:line="360" w:lineRule="auto"/>
        <w:rPr>
          <w:rFonts w:cstheme="minorHAnsi"/>
          <w:sz w:val="24"/>
          <w:szCs w:val="24"/>
        </w:rPr>
      </w:pPr>
      <m:oMathPara>
        <m:oMath>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=0.9507*MaxD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oMath>
      </m:oMathPara>
    </w:p>
    <w:p w14:paraId="3826AA68" w14:textId="44283E54"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5239BF">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r>
          <w:rPr>
            <w:rFonts w:ascii="Cambria Math" w:hAnsi="Cambria Math" w:cstheme="minorHAnsi"/>
            <w:sz w:val="24"/>
            <w:szCs w:val="24"/>
          </w:rPr>
          <m:t>)</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oMath>
      <w:r w:rsidRPr="00AB3D2F">
        <w:rPr>
          <w:rFonts w:cstheme="minorHAnsi"/>
          <w:sz w:val="24"/>
          <w:szCs w:val="24"/>
        </w:rPr>
        <w:t xml:space="preserve">. </w:t>
      </w:r>
    </w:p>
    <w:p w14:paraId="73AEE96C" w14:textId="56DAD783" w:rsidR="00763BD8" w:rsidRPr="00AB3D2F" w:rsidRDefault="00854CCC" w:rsidP="00362402">
      <w:pPr>
        <w:spacing w:line="360" w:lineRule="auto"/>
        <w:rPr>
          <w:rFonts w:cstheme="minorHAnsi"/>
          <w:sz w:val="24"/>
          <w:szCs w:val="24"/>
        </w:rPr>
      </w:pPr>
      <m:oMathPara>
        <m:oMath>
          <m:r>
            <w:rPr>
              <w:rFonts w:ascii="Cambria Math" w:hAnsi="Cambria Math" w:cstheme="minorHAnsi"/>
              <w:sz w:val="24"/>
              <w:szCs w:val="24"/>
            </w:rPr>
            <m:t>NBENU</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t</m:t>
              </m:r>
            </m:sub>
            <m:sup>
              <m:r>
                <w:rPr>
                  <w:rFonts w:ascii="Cambria Math" w:hAnsi="Cambria Math" w:cstheme="minorHAnsi"/>
                  <w:sz w:val="24"/>
                  <w:szCs w:val="24"/>
                </w:rPr>
                <m:t>H</m:t>
              </m:r>
            </m:sup>
          </m:sSubSup>
          <m:r>
            <w:rPr>
              <w:rFonts w:ascii="Cambria Math" w:hAnsi="Cambria Math" w:cstheme="minorHAnsi"/>
              <w:sz w:val="24"/>
              <w:szCs w:val="24"/>
            </w:rPr>
            <m:t>=DpPerso</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*U</m:t>
          </m:r>
          <m:sSub>
            <m:sSubPr>
              <m:ctrlPr>
                <w:rPr>
                  <w:rFonts w:ascii="Cambria Math" w:hAnsi="Cambria Math" w:cstheme="minorHAnsi"/>
                  <w:i/>
                  <w:sz w:val="24"/>
                  <w:szCs w:val="24"/>
                </w:rPr>
              </m:ctrlPr>
            </m:sSubPr>
            <m:e>
              <m:r>
                <w:rPr>
                  <w:rFonts w:ascii="Cambria Math" w:hAnsi="Cambria Math" w:cstheme="minorHAnsi"/>
                  <w:sz w:val="24"/>
                  <w:szCs w:val="24"/>
                </w:rPr>
                <m:t>N</m:t>
              </m:r>
            </m:e>
            <m:sub>
              <m:r>
                <w:rPr>
                  <w:rFonts w:ascii="Cambria Math" w:hAnsi="Cambria Math" w:cstheme="minorHAnsi"/>
                  <w:sz w:val="24"/>
                  <w:szCs w:val="24"/>
                </w:rPr>
                <m:t>t</m:t>
              </m:r>
            </m:sub>
          </m:sSub>
          <m:r>
            <w:rPr>
              <w:rFonts w:ascii="Cambria Math" w:hAnsi="Cambria Math" w:cstheme="minorHAnsi"/>
              <w:sz w:val="24"/>
              <w:szCs w:val="24"/>
            </w:rPr>
            <m:t>*kul</m:t>
          </m:r>
          <m:sSub>
            <m:sSubPr>
              <m:ctrlPr>
                <w:rPr>
                  <w:rFonts w:ascii="Cambria Math" w:hAnsi="Cambria Math" w:cstheme="minorHAnsi"/>
                  <w:i/>
                  <w:sz w:val="24"/>
                  <w:szCs w:val="24"/>
                </w:rPr>
              </m:ctrlPr>
            </m:sSubPr>
            <m:e>
              <m:r>
                <w:rPr>
                  <w:rFonts w:ascii="Cambria Math" w:hAnsi="Cambria Math" w:cstheme="minorHAnsi"/>
                  <w:sz w:val="24"/>
                  <w:szCs w:val="24"/>
                </w:rPr>
                <m:t>d</m:t>
              </m:r>
            </m:e>
            <m:sub>
              <m:r>
                <w:rPr>
                  <w:rFonts w:ascii="Cambria Math" w:hAnsi="Cambria Math" w:cstheme="minorHAnsi"/>
                  <w:sz w:val="24"/>
                  <w:szCs w:val="24"/>
                </w:rPr>
                <m:t>t</m:t>
              </m:r>
            </m:sub>
          </m:sSub>
        </m:oMath>
      </m:oMathPara>
    </w:p>
    <w:p w14:paraId="1539F363" w14:textId="7B1109F2"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w:t>
      </w:r>
      <w:r w:rsidR="002539F9">
        <w:rPr>
          <w:rFonts w:cstheme="minorHAnsi"/>
          <w:sz w:val="24"/>
          <w:szCs w:val="24"/>
        </w:rPr>
        <w:t>IS-model</w:t>
      </w:r>
      <w:r w:rsidR="000C24CF" w:rsidRPr="00AB3D2F">
        <w:rPr>
          <w:rFonts w:cstheme="minorHAnsi"/>
          <w:sz w:val="24"/>
          <w:szCs w:val="24"/>
        </w:rPr>
        <w:t xml:space="preserve">. </w:t>
      </w:r>
    </w:p>
    <w:p w14:paraId="1F267083" w14:textId="62D6ABA4" w:rsidR="000C24C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 xml:space="preserve">IS-program, </w:t>
      </w:r>
      <w:commentRangeStart w:id="59"/>
      <w:r w:rsidR="00C57F78" w:rsidRPr="00AB3D2F">
        <w:rPr>
          <w:rFonts w:cstheme="minorHAnsi"/>
          <w:sz w:val="24"/>
          <w:szCs w:val="24"/>
        </w:rPr>
        <w:t>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w:t>
      </w:r>
      <w:r w:rsidR="00F268F7" w:rsidRPr="005239BF">
        <w:rPr>
          <w:rStyle w:val="Fodnotehenvisning"/>
        </w:rPr>
        <w:footnoteReference w:id="8"/>
      </w:r>
      <w:r w:rsidRPr="00AB3D2F">
        <w:rPr>
          <w:rFonts w:cstheme="minorHAnsi"/>
          <w:sz w:val="24"/>
          <w:szCs w:val="24"/>
        </w:rPr>
        <w:t xml:space="preserve">. </w:t>
      </w:r>
      <w:commentRangeEnd w:id="59"/>
      <w:r w:rsidR="0002440B">
        <w:rPr>
          <w:rStyle w:val="Kommentarhenvisning"/>
        </w:rPr>
        <w:commentReference w:id="59"/>
      </w:r>
    </w:p>
    <w:p w14:paraId="1EE0ED1D" w14:textId="67FF7139" w:rsidR="00CF0F0D" w:rsidRDefault="00CF0F0D" w:rsidP="00362402">
      <w:pPr>
        <w:spacing w:line="360" w:lineRule="auto"/>
        <w:rPr>
          <w:rFonts w:cstheme="minorHAnsi"/>
          <w:sz w:val="24"/>
          <w:szCs w:val="24"/>
        </w:rPr>
      </w:pPr>
      <w:r>
        <w:rPr>
          <w:rFonts w:cstheme="minorHAnsi"/>
          <w:sz w:val="24"/>
          <w:szCs w:val="24"/>
        </w:rPr>
        <w:t xml:space="preserve">Besides the demand-channel we also include a wage-channel. The literature presented in section 2 suggested that </w:t>
      </w:r>
      <w:r w:rsidRPr="00DF5ADC">
        <w:rPr>
          <w:sz w:val="24"/>
          <w:szCs w:val="24"/>
        </w:rPr>
        <w:t>incorporating the level of income insurance is in line with standard models of wage setting, thereby playing an important role in the determination of the targeted wage</w:t>
      </w:r>
      <w:r w:rsidRPr="00DF5ADC">
        <w:rPr>
          <w:rFonts w:cstheme="minorHAnsi"/>
          <w:sz w:val="24"/>
          <w:szCs w:val="24"/>
        </w:rPr>
        <w:t xml:space="preserve">. In </w:t>
      </w:r>
      <w:bookmarkStart w:id="60" w:name="_Hlk120039186"/>
      <w:r w:rsidR="000E2AD0">
        <w:rPr>
          <w:rFonts w:cstheme="minorHAnsi"/>
          <w:sz w:val="24"/>
          <w:szCs w:val="24"/>
        </w:rPr>
        <w:t>the</w:t>
      </w:r>
      <w:r w:rsidRPr="00DF5ADC">
        <w:rPr>
          <w:rFonts w:cstheme="minorHAnsi"/>
          <w:sz w:val="24"/>
          <w:szCs w:val="24"/>
        </w:rPr>
        <w:t xml:space="preserve"> </w:t>
      </w:r>
      <w:r w:rsidR="000E2AD0">
        <w:rPr>
          <w:rFonts w:cstheme="minorHAnsi"/>
          <w:sz w:val="24"/>
          <w:szCs w:val="24"/>
        </w:rPr>
        <w:t>baseline model</w:t>
      </w:r>
      <w:r w:rsidRPr="00DF5ADC">
        <w:rPr>
          <w:rFonts w:cstheme="minorHAnsi"/>
          <w:sz w:val="24"/>
          <w:szCs w:val="24"/>
        </w:rPr>
        <w:t xml:space="preserve"> we assume that the labor unions got two agendas when determining the target wage. First, they want the</w:t>
      </w:r>
      <w:r w:rsidRPr="00AC0541">
        <w:rPr>
          <w:rFonts w:cstheme="minorHAnsi"/>
          <w:sz w:val="24"/>
          <w:szCs w:val="24"/>
        </w:rPr>
        <w:t xml:space="preserve"> wage to follow inflation so that workers keep their purchasing power over time. Second, they set a threshold for the minimum wage gap</w:t>
      </w:r>
      <w:r>
        <w:rPr>
          <w:rFonts w:cstheme="minorHAnsi"/>
          <w:sz w:val="24"/>
          <w:szCs w:val="24"/>
        </w:rPr>
        <w:t>,</w:t>
      </w:r>
      <w:r w:rsidRPr="00AC0541">
        <w:rPr>
          <w:rFonts w:cstheme="minorHAnsi"/>
          <w:sz w:val="24"/>
          <w:szCs w:val="24"/>
        </w:rPr>
        <w:t xml:space="preserve"> measuring the difference between the wages and maximum level of income insurance relative to the wages, to maintain a certain incentive to stay employed. In the model </w:t>
      </w:r>
      <w:r>
        <w:rPr>
          <w:rFonts w:cstheme="minorHAnsi"/>
          <w:sz w:val="24"/>
          <w:szCs w:val="24"/>
        </w:rPr>
        <w:t>we set the</w:t>
      </w:r>
      <w:r w:rsidRPr="00AC0541">
        <w:rPr>
          <w:rFonts w:cstheme="minorHAnsi"/>
          <w:sz w:val="24"/>
          <w:szCs w:val="24"/>
        </w:rPr>
        <w:t xml:space="preserve"> minimum wage gap to 42% of the </w:t>
      </w:r>
      <w:r w:rsidRPr="00AC0541">
        <w:rPr>
          <w:rFonts w:cstheme="minorHAnsi"/>
          <w:sz w:val="24"/>
          <w:szCs w:val="24"/>
        </w:rPr>
        <w:lastRenderedPageBreak/>
        <w:t xml:space="preserve">wage, </w:t>
      </w:r>
      <w:r>
        <w:rPr>
          <w:rFonts w:cstheme="minorHAnsi"/>
          <w:sz w:val="24"/>
          <w:szCs w:val="24"/>
        </w:rPr>
        <w:t>thereby, we estimate a relationship between income insurance and</w:t>
      </w:r>
      <w:r w:rsidRPr="00AC0541">
        <w:rPr>
          <w:rFonts w:cstheme="minorHAnsi"/>
          <w:sz w:val="24"/>
          <w:szCs w:val="24"/>
        </w:rPr>
        <w:t xml:space="preserve"> wages </w:t>
      </w:r>
      <w:r>
        <w:rPr>
          <w:rFonts w:cstheme="minorHAnsi"/>
          <w:sz w:val="24"/>
          <w:szCs w:val="24"/>
        </w:rPr>
        <w:t>c</w:t>
      </w:r>
      <w:r w:rsidRPr="00AC0541">
        <w:rPr>
          <w:rFonts w:cstheme="minorHAnsi"/>
          <w:sz w:val="24"/>
          <w:szCs w:val="24"/>
        </w:rPr>
        <w:t>lose to the one found by</w:t>
      </w:r>
      <w:r>
        <w:rPr>
          <w:rFonts w:cstheme="minorHAnsi"/>
          <w:sz w:val="24"/>
          <w:szCs w:val="24"/>
        </w:rPr>
        <w:t xml:space="preserve"> </w:t>
      </w:r>
      <w:r w:rsidRPr="00AC0541">
        <w:rPr>
          <w:rFonts w:cstheme="minorHAnsi"/>
          <w:noProof/>
          <w:sz w:val="24"/>
          <w:szCs w:val="24"/>
        </w:rPr>
        <w:t>Fredriksson &amp; Söderström</w:t>
      </w:r>
      <w:r w:rsidRPr="00AC0541">
        <w:rPr>
          <w:rFonts w:cstheme="minorHAnsi"/>
          <w:sz w:val="24"/>
          <w:szCs w:val="24"/>
        </w:rPr>
        <w:t xml:space="preserve"> </w:t>
      </w:r>
      <w:r w:rsidRPr="00AC0541">
        <w:rPr>
          <w:rFonts w:cstheme="minorHAnsi"/>
          <w:sz w:val="24"/>
          <w:szCs w:val="24"/>
        </w:rPr>
        <w:fldChar w:fldCharType="begin" w:fldLock="1"/>
      </w:r>
      <w:r>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rFonts w:cstheme="minorHAnsi"/>
          <w:sz w:val="24"/>
          <w:szCs w:val="24"/>
        </w:rPr>
        <w:fldChar w:fldCharType="separate"/>
      </w:r>
      <w:r w:rsidRPr="005F2952">
        <w:rPr>
          <w:rFonts w:cstheme="minorHAnsi"/>
          <w:noProof/>
          <w:sz w:val="24"/>
          <w:szCs w:val="24"/>
        </w:rPr>
        <w:t>(2020)</w:t>
      </w:r>
      <w:r w:rsidRPr="00AC0541">
        <w:rPr>
          <w:rFonts w:cstheme="minorHAnsi"/>
          <w:sz w:val="24"/>
          <w:szCs w:val="24"/>
        </w:rPr>
        <w:fldChar w:fldCharType="end"/>
      </w:r>
      <w:r>
        <w:rPr>
          <w:rFonts w:cstheme="minorHAnsi"/>
          <w:sz w:val="24"/>
          <w:szCs w:val="24"/>
        </w:rPr>
        <w:t xml:space="preserve"> showing an elasticity of 0.2-0.3</w:t>
      </w:r>
      <w:ins w:id="61" w:author="Simon Fløj Thomsen" w:date="2022-12-18T11:37:00Z">
        <w:r w:rsidR="005A041F">
          <w:rPr>
            <w:rFonts w:cstheme="minorHAnsi"/>
            <w:sz w:val="24"/>
            <w:szCs w:val="24"/>
          </w:rPr>
          <w:t xml:space="preserve"> between the replacement rate and wages</w:t>
        </w:r>
      </w:ins>
      <w:r w:rsidRPr="00AC0541">
        <w:rPr>
          <w:rFonts w:cstheme="minorHAnsi"/>
          <w:sz w:val="24"/>
          <w:szCs w:val="24"/>
        </w:rPr>
        <w:t xml:space="preserve">. In the case where inflation is not able to close the minimum wage-gap alone (thereby leaving the gap to be below 42% of the wage), the labor unions set </w:t>
      </w:r>
      <w:r>
        <w:rPr>
          <w:rFonts w:cstheme="minorHAnsi"/>
          <w:sz w:val="24"/>
          <w:szCs w:val="24"/>
        </w:rPr>
        <w:t xml:space="preserve">the </w:t>
      </w:r>
      <w:r w:rsidRPr="00AC0541">
        <w:rPr>
          <w:rFonts w:cstheme="minorHAnsi"/>
          <w:sz w:val="24"/>
          <w:szCs w:val="24"/>
        </w:rPr>
        <w:t>target</w:t>
      </w:r>
      <w:r>
        <w:rPr>
          <w:rFonts w:cstheme="minorHAnsi"/>
          <w:sz w:val="24"/>
          <w:szCs w:val="24"/>
        </w:rPr>
        <w:t>ed</w:t>
      </w:r>
      <w:r w:rsidRPr="00AC0541">
        <w:rPr>
          <w:rFonts w:cstheme="minorHAnsi"/>
          <w:sz w:val="24"/>
          <w:szCs w:val="24"/>
        </w:rPr>
        <w:t xml:space="preserve"> wage so that the wage gap is exactly 42% of the wage.</w:t>
      </w:r>
      <w:bookmarkEnd w:id="60"/>
      <w:r w:rsidRPr="00AC0541">
        <w:rPr>
          <w:rFonts w:cstheme="minorHAnsi"/>
          <w:sz w:val="24"/>
          <w:szCs w:val="24"/>
        </w:rPr>
        <w:t xml:space="preserve"> The equation for the target wage and the wage gap can be seen below:</w:t>
      </w:r>
    </w:p>
    <w:p w14:paraId="0129C591" w14:textId="77777777" w:rsidR="00CF0F0D" w:rsidRDefault="00CF0F0D" w:rsidP="00CF0F0D">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p w14:paraId="3A8D0F56" w14:textId="77777777" w:rsidR="00CF0F0D" w:rsidRPr="00412BC7" w:rsidRDefault="00CF0F0D" w:rsidP="00CF0F0D">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1+In</m:t>
              </m:r>
              <m:sSub>
                <m:sSubPr>
                  <m:ctrlPr>
                    <w:rPr>
                      <w:rFonts w:ascii="Cambria Math" w:hAnsi="Cambria Math"/>
                      <w:i/>
                    </w:rPr>
                  </m:ctrlPr>
                </m:sSubPr>
                <m:e>
                  <m:r>
                    <w:rPr>
                      <w:rFonts w:ascii="Cambria Math" w:hAnsi="Cambria Math"/>
                    </w:rPr>
                    <m:t>f</m:t>
                  </m:r>
                </m:e>
                <m:sub>
                  <m:r>
                    <w:rPr>
                      <w:rFonts w:ascii="Cambria Math" w:hAnsi="Cambria Math"/>
                    </w:rPr>
                    <m:t>t</m:t>
                  </m:r>
                </m:sub>
              </m:sSub>
            </m:e>
          </m:d>
        </m:oMath>
      </m:oMathPara>
    </w:p>
    <w:p w14:paraId="509230E8" w14:textId="77777777" w:rsidR="00CF0F0D" w:rsidRPr="00412BC7" w:rsidRDefault="00CF0F0D" w:rsidP="00CF0F0D">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1-</m:t>
              </m:r>
              <m:r>
                <w:rPr>
                  <w:rFonts w:ascii="Cambria Math" w:hAnsi="Cambria Math"/>
                </w:rPr>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den>
          </m:f>
        </m:oMath>
      </m:oMathPara>
    </w:p>
    <w:p w14:paraId="136B1158" w14:textId="77777777" w:rsidR="00CF0F0D" w:rsidRDefault="00CF0F0D" w:rsidP="00CF0F0D">
      <w:pPr>
        <w:spacing w:line="360" w:lineRule="auto"/>
        <w:rPr>
          <w:rFonts w:eastAsiaTheme="minorEastAsia"/>
        </w:rPr>
      </w:pPr>
    </w:p>
    <w:p w14:paraId="0D852760" w14:textId="77777777" w:rsidR="00CF0F0D" w:rsidRPr="00770935" w:rsidRDefault="00CF0F0D" w:rsidP="00CF0F0D">
      <w:pPr>
        <w:spacing w:line="360" w:lineRule="auto"/>
        <w:rPr>
          <w:rFonts w:eastAsiaTheme="minorEastAsia"/>
        </w:rPr>
      </w:pPr>
      <m:oMathPara>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t</m:t>
              </m:r>
            </m:sub>
            <m:sup>
              <m:r>
                <w:rPr>
                  <w:rFonts w:ascii="Cambria Math" w:eastAsiaTheme="minorEastAsia" w:hAnsi="Cambria Math"/>
                </w:rPr>
                <m:t>gap</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eastAsiaTheme="minorEastAsia" w:hAnsi="Cambria Math"/>
                </w:rPr>
                <m:t>-MaxD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m:t>
                  </m:r>
                </m:sub>
              </m:sSub>
              <m:r>
                <w:rPr>
                  <w:rFonts w:ascii="Cambria Math" w:eastAsiaTheme="minorEastAsia" w:hAnsi="Cambria Math"/>
                </w:rPr>
                <m:t>*(1+</m:t>
              </m:r>
              <m:r>
                <w:rPr>
                  <w:rFonts w:ascii="Cambria Math" w:hAnsi="Cambria Math"/>
                </w:rPr>
                <m:t>In</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den>
          </m:f>
        </m:oMath>
      </m:oMathPara>
    </w:p>
    <w:p w14:paraId="25D271BC" w14:textId="021AA45C" w:rsidR="00CF0F0D" w:rsidRPr="00AB3D2F" w:rsidRDefault="00CF0F0D" w:rsidP="00362402">
      <w:pPr>
        <w:spacing w:line="360" w:lineRule="auto"/>
        <w:rPr>
          <w:rFonts w:cstheme="minorHAnsi"/>
          <w:sz w:val="24"/>
          <w:szCs w:val="24"/>
        </w:rPr>
      </w:pPr>
      <w:r>
        <w:rPr>
          <w:sz w:val="24"/>
          <w:szCs w:val="24"/>
        </w:rPr>
        <w:t>We then include t</w:t>
      </w:r>
      <w:r w:rsidRPr="00AC0541">
        <w:rPr>
          <w:sz w:val="24"/>
          <w:szCs w:val="24"/>
        </w:rPr>
        <w:t>he targeted wage</w:t>
      </w:r>
      <w:r>
        <w:rPr>
          <w:sz w:val="24"/>
          <w:szCs w:val="24"/>
        </w:rPr>
        <w:t xml:space="preserve"> as a regressor in</w:t>
      </w:r>
      <w:r w:rsidRPr="00AC0541">
        <w:rPr>
          <w:sz w:val="24"/>
          <w:szCs w:val="24"/>
        </w:rPr>
        <w:t xml:space="preserve"> the wage</w:t>
      </w:r>
      <w:r>
        <w:rPr>
          <w:sz w:val="24"/>
          <w:szCs w:val="24"/>
        </w:rPr>
        <w:t xml:space="preserve"> equation</w:t>
      </w:r>
      <w:r w:rsidRPr="00AC0541">
        <w:rPr>
          <w:sz w:val="24"/>
          <w:szCs w:val="24"/>
        </w:rPr>
        <w:t>, estimat</w:t>
      </w:r>
      <w:r>
        <w:rPr>
          <w:sz w:val="24"/>
          <w:szCs w:val="24"/>
        </w:rPr>
        <w:t>ing it</w:t>
      </w:r>
      <w:r w:rsidRPr="00AC0541">
        <w:rPr>
          <w:sz w:val="24"/>
          <w:szCs w:val="24"/>
        </w:rPr>
        <w:t xml:space="preserve"> to have a positive effect on the wage in the long run.</w:t>
      </w:r>
    </w:p>
    <w:p w14:paraId="39C81025" w14:textId="41C8E3E0" w:rsidR="00CF0F0D" w:rsidRPr="00AC0541" w:rsidRDefault="00C57F78" w:rsidP="00CF0F0D">
      <w:pPr>
        <w:spacing w:line="360" w:lineRule="auto"/>
        <w:rPr>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w:t>
      </w:r>
      <w:r w:rsidR="00CF0F0D" w:rsidRPr="00AB3D2F">
        <w:rPr>
          <w:rFonts w:cstheme="minorHAnsi"/>
          <w:sz w:val="24"/>
          <w:szCs w:val="24"/>
        </w:rPr>
        <w:t>endogen</w:t>
      </w:r>
      <w:r w:rsidR="00CF0F0D">
        <w:rPr>
          <w:rFonts w:cstheme="minorHAnsi"/>
          <w:sz w:val="24"/>
          <w:szCs w:val="24"/>
        </w:rPr>
        <w:t>ize the labor force, and thereby also the participation rate</w:t>
      </w:r>
      <w:r w:rsidR="00CF0F0D" w:rsidRPr="00AB3D2F">
        <w:rPr>
          <w:rFonts w:cstheme="minorHAnsi"/>
          <w:sz w:val="24"/>
          <w:szCs w:val="24"/>
        </w:rPr>
        <w:t xml:space="preserve"> using the</w:t>
      </w:r>
      <w:r w:rsidR="00CF0F0D">
        <w:rPr>
          <w:rFonts w:cstheme="minorHAnsi"/>
          <w:sz w:val="24"/>
          <w:szCs w:val="24"/>
        </w:rPr>
        <w:t xml:space="preserve"> same</w:t>
      </w:r>
      <w:r w:rsidR="00CF0F0D" w:rsidRPr="00AB3D2F">
        <w:rPr>
          <w:rFonts w:cstheme="minorHAnsi"/>
          <w:sz w:val="24"/>
          <w:szCs w:val="24"/>
        </w:rPr>
        <w:t xml:space="preserve"> method </w:t>
      </w:r>
      <w:r w:rsidR="00CF0F0D">
        <w:rPr>
          <w:rFonts w:cstheme="minorHAnsi"/>
          <w:sz w:val="24"/>
          <w:szCs w:val="24"/>
        </w:rPr>
        <w:t xml:space="preserve">as </w:t>
      </w:r>
      <w:r w:rsidR="00CF0F0D" w:rsidRPr="00AB3D2F">
        <w:rPr>
          <w:rFonts w:cstheme="minorHAnsi"/>
          <w:noProof/>
          <w:sz w:val="24"/>
          <w:szCs w:val="24"/>
        </w:rPr>
        <w:t>Fazzari et al.</w:t>
      </w:r>
      <w:r w:rsidR="00CF0F0D" w:rsidRPr="00AB3D2F">
        <w:rPr>
          <w:rFonts w:cstheme="minorHAnsi"/>
          <w:sz w:val="24"/>
          <w:szCs w:val="24"/>
        </w:rPr>
        <w:t xml:space="preserve"> </w:t>
      </w:r>
      <w:r w:rsidR="00CF0F0D" w:rsidRPr="00AB3D2F">
        <w:rPr>
          <w:rFonts w:cstheme="minorHAnsi"/>
          <w:sz w:val="24"/>
          <w:szCs w:val="24"/>
        </w:rPr>
        <w:fldChar w:fldCharType="begin" w:fldLock="1"/>
      </w:r>
      <w:r w:rsidR="00CF0F0D">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B3D2F">
        <w:rPr>
          <w:rFonts w:cstheme="minorHAnsi"/>
          <w:sz w:val="24"/>
          <w:szCs w:val="24"/>
        </w:rPr>
        <w:fldChar w:fldCharType="separate"/>
      </w:r>
      <w:r w:rsidR="00CF0F0D" w:rsidRPr="005F2952">
        <w:rPr>
          <w:rFonts w:cstheme="minorHAnsi"/>
          <w:noProof/>
          <w:sz w:val="24"/>
          <w:szCs w:val="24"/>
        </w:rPr>
        <w:t>(2020)</w:t>
      </w:r>
      <w:r w:rsidR="00CF0F0D" w:rsidRPr="00AB3D2F">
        <w:rPr>
          <w:rFonts w:cstheme="minorHAnsi"/>
          <w:sz w:val="24"/>
          <w:szCs w:val="24"/>
        </w:rPr>
        <w:fldChar w:fldCharType="end"/>
      </w:r>
      <w:r w:rsidR="00CF0F0D" w:rsidRPr="00AB3D2F">
        <w:rPr>
          <w:rFonts w:cstheme="minorHAnsi"/>
          <w:sz w:val="24"/>
          <w:szCs w:val="24"/>
        </w:rPr>
        <w:t xml:space="preserve"> </w:t>
      </w:r>
      <w:r w:rsidR="00CF0F0D">
        <w:rPr>
          <w:rFonts w:cstheme="minorHAnsi"/>
          <w:sz w:val="24"/>
          <w:szCs w:val="24"/>
        </w:rPr>
        <w:t>who</w:t>
      </w:r>
      <w:r w:rsidR="00CF0F0D" w:rsidRPr="00AB3D2F">
        <w:rPr>
          <w:rFonts w:cstheme="minorHAnsi"/>
          <w:sz w:val="24"/>
          <w:szCs w:val="24"/>
        </w:rPr>
        <w:t xml:space="preserve"> find</w:t>
      </w:r>
      <w:r w:rsidR="00CF0F0D">
        <w:rPr>
          <w:rFonts w:cstheme="minorHAnsi"/>
          <w:sz w:val="24"/>
          <w:szCs w:val="24"/>
        </w:rPr>
        <w:t>s</w:t>
      </w:r>
      <w:r w:rsidR="00CF0F0D" w:rsidRPr="00AB3D2F">
        <w:rPr>
          <w:rFonts w:cstheme="minorHAnsi"/>
          <w:sz w:val="24"/>
          <w:szCs w:val="24"/>
        </w:rPr>
        <w:t xml:space="preserve"> a significant relationship between the unemployment rate and the labor force.</w:t>
      </w:r>
      <w:r w:rsidR="00CF0F0D" w:rsidRPr="00CF0F0D">
        <w:rPr>
          <w:sz w:val="24"/>
          <w:szCs w:val="24"/>
        </w:rPr>
        <w:t xml:space="preserve"> </w:t>
      </w:r>
      <w:r w:rsidR="00CF0F0D" w:rsidRPr="00AC0541">
        <w:rPr>
          <w:sz w:val="24"/>
          <w:szCs w:val="24"/>
        </w:rPr>
        <w:t>The main explanations used by</w:t>
      </w:r>
      <w:r w:rsidR="00CF0F0D">
        <w:rPr>
          <w:sz w:val="24"/>
          <w:szCs w:val="24"/>
        </w:rPr>
        <w:t xml:space="preserve"> </w:t>
      </w:r>
      <w:r w:rsidR="00CF0F0D" w:rsidRPr="00AC0541">
        <w:rPr>
          <w:noProof/>
          <w:sz w:val="24"/>
          <w:szCs w:val="24"/>
        </w:rPr>
        <w:t>Fazzari et al.</w:t>
      </w:r>
      <w:r w:rsidR="00CF0F0D" w:rsidRPr="00AC0541">
        <w:rPr>
          <w:sz w:val="24"/>
          <w:szCs w:val="24"/>
        </w:rPr>
        <w:t xml:space="preserve"> </w:t>
      </w:r>
      <w:r w:rsidR="00CF0F0D" w:rsidRPr="00AC0541">
        <w:rPr>
          <w:sz w:val="24"/>
          <w:szCs w:val="24"/>
        </w:rPr>
        <w:fldChar w:fldCharType="begin" w:fldLock="1"/>
      </w:r>
      <w:r w:rsidR="00CF0F0D">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CF0F0D" w:rsidRPr="00AC0541">
        <w:rPr>
          <w:sz w:val="24"/>
          <w:szCs w:val="24"/>
        </w:rPr>
        <w:fldChar w:fldCharType="separate"/>
      </w:r>
      <w:r w:rsidR="00CF0F0D" w:rsidRPr="005F2952">
        <w:rPr>
          <w:noProof/>
          <w:sz w:val="24"/>
          <w:szCs w:val="24"/>
        </w:rPr>
        <w:t>(2020)</w:t>
      </w:r>
      <w:r w:rsidR="00CF0F0D" w:rsidRPr="00AC0541">
        <w:rPr>
          <w:sz w:val="24"/>
          <w:szCs w:val="24"/>
        </w:rPr>
        <w:fldChar w:fldCharType="end"/>
      </w:r>
      <w:r w:rsidR="00CF0F0D" w:rsidRPr="00AC0541">
        <w:rPr>
          <w:sz w:val="24"/>
          <w:szCs w:val="24"/>
        </w:rPr>
        <w:t xml:space="preserve"> for this negative relationship</w:t>
      </w:r>
      <w:r w:rsidR="00CF0F0D">
        <w:rPr>
          <w:sz w:val="24"/>
          <w:szCs w:val="24"/>
        </w:rPr>
        <w:t>,</w:t>
      </w:r>
      <w:r w:rsidR="00CF0F0D" w:rsidRPr="00AC0541">
        <w:rPr>
          <w:sz w:val="24"/>
          <w:szCs w:val="24"/>
        </w:rPr>
        <w:t xml:space="preserve"> is that </w:t>
      </w:r>
      <w:r w:rsidR="00CF0F0D">
        <w:rPr>
          <w:sz w:val="24"/>
          <w:szCs w:val="24"/>
        </w:rPr>
        <w:t>a</w:t>
      </w:r>
      <w:r w:rsidR="00CF0F0D" w:rsidRPr="00AC0541">
        <w:rPr>
          <w:sz w:val="24"/>
          <w:szCs w:val="24"/>
        </w:rPr>
        <w:t xml:space="preserve"> rising unemployment rate would indicate rising difficulties of finding acceptable job matches, which might create incentives for some people to stay outside the labor force. The </w:t>
      </w:r>
      <w:del w:id="62" w:author="Simon Fløj Thomsen" w:date="2022-12-18T11:38:00Z">
        <w:r w:rsidR="00CF0F0D" w:rsidRPr="00AC0541" w:rsidDel="005A041F">
          <w:rPr>
            <w:sz w:val="24"/>
            <w:szCs w:val="24"/>
          </w:rPr>
          <w:delText>new</w:delText>
        </w:r>
      </w:del>
      <w:r w:rsidR="00CF0F0D" w:rsidRPr="00AC0541">
        <w:rPr>
          <w:sz w:val="24"/>
          <w:szCs w:val="24"/>
        </w:rPr>
        <w:t xml:space="preserve"> equation for the labor force can be seen below</w:t>
      </w:r>
      <w:r w:rsidR="009F442A" w:rsidRPr="005239BF">
        <w:rPr>
          <w:rStyle w:val="Fodnotehenvisning"/>
        </w:rPr>
        <w:footnoteReference w:id="9"/>
      </w:r>
      <w:r w:rsidR="00CF0F0D">
        <w:rPr>
          <w:sz w:val="24"/>
          <w:szCs w:val="24"/>
        </w:rPr>
        <w:t xml:space="preserve">. </w:t>
      </w:r>
      <w:r w:rsidR="00CF0F0D" w:rsidRPr="00AC0541">
        <w:rPr>
          <w:sz w:val="24"/>
          <w:szCs w:val="24"/>
        </w:rPr>
        <w:t xml:space="preserve"> </w:t>
      </w:r>
    </w:p>
    <w:p w14:paraId="4B202D7D" w14:textId="77777777" w:rsidR="00CF0F0D" w:rsidRPr="00AC0541" w:rsidRDefault="00CF0F0D" w:rsidP="00CF0F0D">
      <w:pPr>
        <w:spacing w:line="360" w:lineRule="auto"/>
        <w:rPr>
          <w:sz w:val="24"/>
          <w:szCs w:val="24"/>
        </w:rPr>
      </w:pPr>
      <m:oMathPara>
        <m:oMath>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 2965-1374*u</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t-1</m:t>
              </m:r>
            </m:sub>
          </m:sSub>
        </m:oMath>
      </m:oMathPara>
    </w:p>
    <w:p w14:paraId="2C7DEA48" w14:textId="77777777" w:rsidR="00CF0F0D" w:rsidRPr="00AC0541" w:rsidRDefault="00CF0F0D" w:rsidP="00CF0F0D">
      <w:pPr>
        <w:spacing w:line="360" w:lineRule="auto"/>
        <w:rPr>
          <w:sz w:val="24"/>
          <w:szCs w:val="24"/>
        </w:rPr>
      </w:pPr>
      <w:r w:rsidRPr="00AC0541">
        <w:rPr>
          <w:sz w:val="24"/>
          <w:szCs w:val="24"/>
        </w:rPr>
        <w:lastRenderedPageBreak/>
        <w:t xml:space="preserve">The labor force can then be used for calculating the participation rate in the Danish economy, using the equation below: </w:t>
      </w:r>
    </w:p>
    <w:p w14:paraId="759185C6" w14:textId="77777777" w:rsidR="00CF0F0D" w:rsidRPr="00AC0541" w:rsidRDefault="00CF0F0D" w:rsidP="00CF0F0D">
      <w:pPr>
        <w:spacing w:line="360" w:lineRule="auto"/>
        <w:rPr>
          <w:sz w:val="24"/>
          <w:szCs w:val="24"/>
        </w:rPr>
      </w:pPr>
      <m:oMathPara>
        <m:oMath>
          <m:r>
            <w:rPr>
              <w:rFonts w:ascii="Cambria Math" w:hAnsi="Cambria Math"/>
              <w:sz w:val="24"/>
              <w:szCs w:val="24"/>
            </w:rPr>
            <m:t>par</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t</m:t>
              </m:r>
            </m:sub>
          </m:sSub>
          <m:r>
            <w:rPr>
              <w:rFonts w:ascii="Cambria Math" w:hAnsi="Cambria Math"/>
              <w:sz w:val="24"/>
              <w:szCs w:val="24"/>
            </w:rPr>
            <m:t>=L</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t</m:t>
                  </m:r>
                </m:sub>
              </m:sSub>
            </m:den>
          </m:f>
        </m:oMath>
      </m:oMathPara>
    </w:p>
    <w:p w14:paraId="76522938" w14:textId="7E7AD6F2" w:rsidR="00CF0F0D" w:rsidRDefault="00CF0F0D" w:rsidP="00362402">
      <w:pPr>
        <w:spacing w:line="360" w:lineRule="auto"/>
        <w:rPr>
          <w:rFonts w:cstheme="minorHAnsi"/>
          <w:sz w:val="24"/>
          <w:szCs w:val="24"/>
        </w:rPr>
      </w:pPr>
    </w:p>
    <w:p w14:paraId="73E1516F" w14:textId="55A42D8A" w:rsidR="000E2AD0" w:rsidRPr="00AC0541" w:rsidRDefault="000E2AD0" w:rsidP="000E2AD0">
      <w:pPr>
        <w:spacing w:line="360" w:lineRule="auto"/>
        <w:rPr>
          <w:sz w:val="24"/>
          <w:szCs w:val="24"/>
        </w:rPr>
      </w:pPr>
      <w:r>
        <w:rPr>
          <w:rFonts w:cstheme="minorHAnsi"/>
          <w:sz w:val="24"/>
          <w:szCs w:val="24"/>
        </w:rPr>
        <w:t xml:space="preserve">Lastly, we include the insurance rate channel, </w:t>
      </w:r>
      <w:r w:rsidRPr="00AC0541">
        <w:rPr>
          <w:sz w:val="24"/>
          <w:szCs w:val="24"/>
        </w:rPr>
        <w:t>as presented in section 2</w:t>
      </w:r>
      <w:r>
        <w:rPr>
          <w:sz w:val="24"/>
          <w:szCs w:val="24"/>
        </w:rPr>
        <w:t>,</w:t>
      </w:r>
      <w:r w:rsidRPr="00AC0541">
        <w:rPr>
          <w:sz w:val="24"/>
          <w:szCs w:val="24"/>
        </w:rPr>
        <w:t xml:space="preserve"> many organizations criticize the </w:t>
      </w:r>
      <w:r>
        <w:rPr>
          <w:sz w:val="24"/>
          <w:szCs w:val="24"/>
        </w:rPr>
        <w:t>IS-model</w:t>
      </w:r>
      <w:r w:rsidRPr="00AC0541">
        <w:rPr>
          <w:sz w:val="24"/>
          <w:szCs w:val="24"/>
        </w:rPr>
        <w:t xml:space="preserve"> for not including </w:t>
      </w:r>
      <w:r>
        <w:rPr>
          <w:sz w:val="24"/>
          <w:szCs w:val="24"/>
        </w:rPr>
        <w:t xml:space="preserve">a relationship between </w:t>
      </w:r>
      <w:r w:rsidRPr="00AC0541">
        <w:rPr>
          <w:sz w:val="24"/>
          <w:szCs w:val="24"/>
        </w:rPr>
        <w:t>the compensation</w:t>
      </w:r>
      <w:r>
        <w:rPr>
          <w:sz w:val="24"/>
          <w:szCs w:val="24"/>
        </w:rPr>
        <w:t xml:space="preserve"> rate</w:t>
      </w:r>
      <w:r w:rsidRPr="00AC0541">
        <w:rPr>
          <w:sz w:val="24"/>
          <w:szCs w:val="24"/>
        </w:rPr>
        <w:t xml:space="preserve"> </w:t>
      </w:r>
      <w:r>
        <w:rPr>
          <w:sz w:val="24"/>
          <w:szCs w:val="24"/>
        </w:rPr>
        <w:t>and</w:t>
      </w:r>
      <w:r w:rsidRPr="00AC0541">
        <w:rPr>
          <w:sz w:val="24"/>
          <w:szCs w:val="24"/>
        </w:rPr>
        <w:t xml:space="preserve"> people’s choice in joining the insurance program</w:t>
      </w:r>
      <w:r w:rsidRPr="005239BF">
        <w:rPr>
          <w:rStyle w:val="Fodnotehenvisning"/>
        </w:rPr>
        <w:footnoteReference w:id="10"/>
      </w:r>
      <w:r w:rsidRPr="00AC0541">
        <w:rPr>
          <w:sz w:val="24"/>
          <w:szCs w:val="24"/>
        </w:rPr>
        <w:t xml:space="preserve">. </w:t>
      </w:r>
      <w:r>
        <w:rPr>
          <w:sz w:val="24"/>
          <w:szCs w:val="24"/>
        </w:rPr>
        <w:t>Such an relationship should exist as people are comparing</w:t>
      </w:r>
      <w:r w:rsidRPr="00AC0541">
        <w:rPr>
          <w:sz w:val="24"/>
          <w:szCs w:val="24"/>
        </w:rPr>
        <w:t xml:space="preserve"> membership costs to the generosity of the program</w:t>
      </w:r>
      <w:r>
        <w:rPr>
          <w:sz w:val="24"/>
          <w:szCs w:val="24"/>
        </w:rPr>
        <w:t xml:space="preserve">, and as the </w:t>
      </w:r>
      <w:r w:rsidRPr="00AC0541">
        <w:rPr>
          <w:sz w:val="24"/>
          <w:szCs w:val="24"/>
        </w:rPr>
        <w:t xml:space="preserve">compensation rate </w:t>
      </w:r>
      <w:r>
        <w:rPr>
          <w:sz w:val="24"/>
          <w:szCs w:val="24"/>
        </w:rPr>
        <w:t>gets</w:t>
      </w:r>
      <w:r w:rsidRPr="00AC0541">
        <w:rPr>
          <w:sz w:val="24"/>
          <w:szCs w:val="24"/>
        </w:rPr>
        <w:t xml:space="preserve"> lower</w:t>
      </w:r>
      <w:r>
        <w:rPr>
          <w:sz w:val="24"/>
          <w:szCs w:val="24"/>
        </w:rPr>
        <w:t xml:space="preserve">, more people are not willing to pay these costs, thereby these people end up leaving the program </w:t>
      </w:r>
      <w:r>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Pr>
          <w:sz w:val="24"/>
          <w:szCs w:val="24"/>
        </w:rPr>
        <w:fldChar w:fldCharType="separate"/>
      </w:r>
      <w:r w:rsidR="00C14BA0" w:rsidRPr="00C14BA0">
        <w:rPr>
          <w:noProof/>
          <w:sz w:val="24"/>
          <w:szCs w:val="24"/>
        </w:rPr>
        <w:t>(Aastrup, 2018; Jensen &amp; Nørgaard, 2021; Risgaard, 2021)</w:t>
      </w:r>
      <w:r>
        <w:rPr>
          <w:sz w:val="24"/>
          <w:szCs w:val="24"/>
        </w:rPr>
        <w:fldChar w:fldCharType="end"/>
      </w:r>
      <w:r w:rsidRPr="00AC0541">
        <w:rPr>
          <w:sz w:val="24"/>
          <w:szCs w:val="24"/>
        </w:rPr>
        <w:t>. The central mechanism</w:t>
      </w:r>
      <w:r>
        <w:rPr>
          <w:sz w:val="24"/>
          <w:szCs w:val="24"/>
        </w:rPr>
        <w:t xml:space="preserve"> of changes in the insurance rate,</w:t>
      </w:r>
      <w:r w:rsidRPr="00AC0541">
        <w:rPr>
          <w:sz w:val="24"/>
          <w:szCs w:val="24"/>
        </w:rPr>
        <w:t xml:space="preserve"> will </w:t>
      </w:r>
      <w:r>
        <w:rPr>
          <w:sz w:val="24"/>
          <w:szCs w:val="24"/>
        </w:rPr>
        <w:t>go through</w:t>
      </w:r>
      <w:r w:rsidRPr="00AC0541">
        <w:rPr>
          <w:sz w:val="24"/>
          <w:szCs w:val="24"/>
        </w:rPr>
        <w:t xml:space="preserve"> the demand si</w:t>
      </w:r>
      <w:r>
        <w:rPr>
          <w:sz w:val="24"/>
          <w:szCs w:val="24"/>
        </w:rPr>
        <w:t>d</w:t>
      </w:r>
      <w:r w:rsidRPr="00AC0541">
        <w:rPr>
          <w:sz w:val="24"/>
          <w:szCs w:val="24"/>
        </w:rPr>
        <w:t xml:space="preserve">e of the economy </w:t>
      </w:r>
      <w:r>
        <w:rPr>
          <w:sz w:val="24"/>
          <w:szCs w:val="24"/>
        </w:rPr>
        <w:t xml:space="preserve">as we change the </w:t>
      </w:r>
      <w:r w:rsidRPr="00AC0541">
        <w:rPr>
          <w:sz w:val="24"/>
          <w:szCs w:val="24"/>
        </w:rPr>
        <w:t>percentage</w:t>
      </w:r>
      <w:r>
        <w:rPr>
          <w:sz w:val="24"/>
          <w:szCs w:val="24"/>
        </w:rPr>
        <w:t xml:space="preserve"> of people</w:t>
      </w:r>
      <w:r w:rsidRPr="00AC0541">
        <w:rPr>
          <w:sz w:val="24"/>
          <w:szCs w:val="24"/>
        </w:rPr>
        <w:t xml:space="preserve"> recei</w:t>
      </w:r>
      <w:r>
        <w:rPr>
          <w:sz w:val="24"/>
          <w:szCs w:val="24"/>
        </w:rPr>
        <w:t>ving</w:t>
      </w:r>
      <w:r w:rsidRPr="00AC0541">
        <w:rPr>
          <w:sz w:val="24"/>
          <w:szCs w:val="24"/>
        </w:rPr>
        <w:t xml:space="preserve"> income insurance when unemployed</w:t>
      </w:r>
      <w:r w:rsidRPr="005239BF">
        <w:rPr>
          <w:rStyle w:val="Fodnotehenvisning"/>
        </w:rPr>
        <w:footnoteReference w:id="11"/>
      </w:r>
      <w:r w:rsidRPr="00AC0541">
        <w:rPr>
          <w:sz w:val="24"/>
          <w:szCs w:val="24"/>
        </w:rPr>
        <w:t xml:space="preserve">. The equation added to the model can be </w:t>
      </w:r>
      <w:commentRangeStart w:id="63"/>
      <w:r w:rsidRPr="00AC0541">
        <w:rPr>
          <w:sz w:val="24"/>
          <w:szCs w:val="24"/>
        </w:rPr>
        <w:t xml:space="preserve">observed below: </w:t>
      </w:r>
      <w:commentRangeEnd w:id="63"/>
      <w:r>
        <w:rPr>
          <w:rStyle w:val="Kommentarhenvisning"/>
        </w:rPr>
        <w:commentReference w:id="63"/>
      </w:r>
    </w:p>
    <w:p w14:paraId="25FDFD3F" w14:textId="77777777" w:rsidR="000E2AD0" w:rsidRDefault="000E2AD0" w:rsidP="000E2AD0">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m:t>
                      </m:r>
                    </m:sub>
                  </m:sSub>
                </m:e>
              </m:d>
            </m:e>
          </m:func>
          <m:r>
            <w:rPr>
              <w:rFonts w:ascii="Cambria Math" w:hAnsi="Cambria Math"/>
            </w:rPr>
            <m:t>= 0.045*</m:t>
          </m:r>
          <m:r>
            <m:rPr>
              <m:sty m:val="p"/>
            </m:rPr>
            <w:rPr>
              <w:rFonts w:ascii="Cambria Math" w:hAnsi="Cambria Math"/>
            </w:rPr>
            <m:t>ln⁡</m:t>
          </m:r>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499506D6" w14:textId="656AE10D" w:rsidR="000E2AD0" w:rsidRDefault="000E2AD0" w:rsidP="000E2AD0">
      <w:pPr>
        <w:spacing w:line="360" w:lineRule="auto"/>
        <w:rPr>
          <w:sz w:val="24"/>
          <w:szCs w:val="24"/>
        </w:rPr>
      </w:pPr>
      <w:r w:rsidRPr="00AC0541">
        <w:rPr>
          <w:sz w:val="24"/>
          <w:szCs w:val="24"/>
        </w:rPr>
        <w:t xml:space="preserve">As noted previously the data used for the </w:t>
      </w:r>
      <w:r>
        <w:rPr>
          <w:sz w:val="24"/>
          <w:szCs w:val="24"/>
        </w:rPr>
        <w:t>insurance rate</w:t>
      </w:r>
      <w:r w:rsidRPr="00AC0541">
        <w:rPr>
          <w:sz w:val="24"/>
          <w:szCs w:val="24"/>
        </w:rPr>
        <w:t xml:space="preserve"> is obtained from ADAMS databank, </w:t>
      </w:r>
      <w:r>
        <w:rPr>
          <w:sz w:val="24"/>
          <w:szCs w:val="24"/>
        </w:rPr>
        <w:t>and as the data is only available till 2018,</w:t>
      </w:r>
      <w:r w:rsidRPr="00AC0541">
        <w:rPr>
          <w:sz w:val="24"/>
          <w:szCs w:val="24"/>
        </w:rPr>
        <w:t xml:space="preserve"> we</w:t>
      </w:r>
      <w:r>
        <w:rPr>
          <w:sz w:val="24"/>
          <w:szCs w:val="24"/>
        </w:rPr>
        <w:t xml:space="preserve"> are</w:t>
      </w:r>
      <w:r w:rsidRPr="00AC0541">
        <w:rPr>
          <w:sz w:val="24"/>
          <w:szCs w:val="24"/>
        </w:rPr>
        <w:t xml:space="preserve"> only</w:t>
      </w:r>
      <w:r>
        <w:rPr>
          <w:sz w:val="24"/>
          <w:szCs w:val="24"/>
        </w:rPr>
        <w:t xml:space="preserve"> able to</w:t>
      </w:r>
      <w:r w:rsidRPr="00AC0541">
        <w:rPr>
          <w:sz w:val="24"/>
          <w:szCs w:val="24"/>
        </w:rPr>
        <w:t xml:space="preserve"> estimate the equation till 2017 quarter 4. </w:t>
      </w:r>
      <w:r>
        <w:rPr>
          <w:sz w:val="24"/>
          <w:szCs w:val="24"/>
        </w:rPr>
        <w:t>Doing this, w</w:t>
      </w:r>
      <w:r w:rsidRPr="00AC0541">
        <w:rPr>
          <w:sz w:val="24"/>
          <w:szCs w:val="24"/>
        </w:rPr>
        <w:t>e find a positive long-run relationship between the compensation rate and the insurance rate</w:t>
      </w:r>
      <w:r>
        <w:rPr>
          <w:sz w:val="24"/>
          <w:szCs w:val="24"/>
        </w:rPr>
        <w:t xml:space="preserve"> but only </w:t>
      </w:r>
      <w:r w:rsidRPr="00AC0541">
        <w:rPr>
          <w:sz w:val="24"/>
          <w:szCs w:val="24"/>
        </w:rPr>
        <w:t>at a 10% significan</w:t>
      </w:r>
      <w:r>
        <w:rPr>
          <w:sz w:val="24"/>
          <w:szCs w:val="24"/>
        </w:rPr>
        <w:t>ce</w:t>
      </w:r>
      <w:r w:rsidRPr="00AC0541">
        <w:rPr>
          <w:sz w:val="24"/>
          <w:szCs w:val="24"/>
        </w:rPr>
        <w:t>-level.</w:t>
      </w:r>
    </w:p>
    <w:p w14:paraId="291EA054" w14:textId="4D7F12C6" w:rsidR="000E2AD0" w:rsidRDefault="00CF0F0D" w:rsidP="00362402">
      <w:pPr>
        <w:spacing w:line="360" w:lineRule="auto"/>
        <w:rPr>
          <w:rFonts w:cstheme="minorHAnsi"/>
          <w:sz w:val="24"/>
          <w:szCs w:val="24"/>
        </w:rPr>
      </w:pPr>
      <w:r>
        <w:rPr>
          <w:rFonts w:cstheme="minorHAnsi"/>
          <w:sz w:val="24"/>
          <w:szCs w:val="24"/>
        </w:rPr>
        <w:t>We have now presented the</w:t>
      </w:r>
      <w:r w:rsidR="00F60C05">
        <w:rPr>
          <w:rFonts w:cstheme="minorHAnsi"/>
          <w:sz w:val="24"/>
          <w:szCs w:val="24"/>
        </w:rPr>
        <w:t xml:space="preserve"> most</w:t>
      </w:r>
      <w:r>
        <w:rPr>
          <w:rFonts w:cstheme="minorHAnsi"/>
          <w:sz w:val="24"/>
          <w:szCs w:val="24"/>
        </w:rPr>
        <w:t xml:space="preserve"> crucial equations </w:t>
      </w:r>
      <w:r w:rsidR="00F60C05">
        <w:rPr>
          <w:rFonts w:cstheme="minorHAnsi"/>
          <w:sz w:val="24"/>
          <w:szCs w:val="24"/>
        </w:rPr>
        <w:t>within the baseline model</w:t>
      </w:r>
      <w:r w:rsidR="000E2AD0">
        <w:rPr>
          <w:rFonts w:cstheme="minorHAnsi"/>
          <w:sz w:val="24"/>
          <w:szCs w:val="24"/>
        </w:rPr>
        <w:t xml:space="preserve">, the reader might notice that we have now included 4 out of 5 macroeconomic channels presented in section 2, leaving out the </w:t>
      </w:r>
      <w:commentRangeStart w:id="64"/>
      <w:r w:rsidR="000E2AD0">
        <w:rPr>
          <w:rFonts w:cstheme="minorHAnsi"/>
          <w:sz w:val="24"/>
          <w:szCs w:val="24"/>
        </w:rPr>
        <w:t>productivity channel</w:t>
      </w:r>
      <w:r w:rsidR="00F60C05">
        <w:rPr>
          <w:rFonts w:cstheme="minorHAnsi"/>
          <w:sz w:val="24"/>
          <w:szCs w:val="24"/>
        </w:rPr>
        <w:t>.</w:t>
      </w:r>
      <w:r w:rsidR="009F442A">
        <w:rPr>
          <w:rFonts w:cstheme="minorHAnsi"/>
          <w:sz w:val="24"/>
          <w:szCs w:val="24"/>
        </w:rPr>
        <w:t xml:space="preserve"> </w:t>
      </w:r>
      <w:commentRangeEnd w:id="64"/>
      <w:r w:rsidR="006D215B">
        <w:rPr>
          <w:rStyle w:val="Kommentarhenvisning"/>
        </w:rPr>
        <w:commentReference w:id="64"/>
      </w:r>
      <w:r w:rsidR="006D215B">
        <w:rPr>
          <w:rFonts w:cstheme="minorHAnsi"/>
          <w:sz w:val="24"/>
          <w:szCs w:val="24"/>
        </w:rPr>
        <w:t xml:space="preserve">The reason for leaving out a productivity channel is first of all </w:t>
      </w:r>
      <w:ins w:id="65" w:author="Simon Fløj Thomsen" w:date="2022-12-18T11:40:00Z">
        <w:r w:rsidR="005A041F">
          <w:rPr>
            <w:rFonts w:cstheme="minorHAnsi"/>
            <w:sz w:val="24"/>
            <w:szCs w:val="24"/>
          </w:rPr>
          <w:t xml:space="preserve">that </w:t>
        </w:r>
      </w:ins>
      <w:r w:rsidR="00810867">
        <w:rPr>
          <w:rFonts w:cstheme="minorHAnsi"/>
          <w:sz w:val="24"/>
          <w:szCs w:val="24"/>
        </w:rPr>
        <w:t>we</w:t>
      </w:r>
      <w:r w:rsidR="006D215B">
        <w:rPr>
          <w:rFonts w:cstheme="minorHAnsi"/>
          <w:sz w:val="24"/>
          <w:szCs w:val="24"/>
        </w:rPr>
        <w:t xml:space="preserve"> find weak empirical evidence for both savings and the level of income insurance having an effect on the productivity, </w:t>
      </w:r>
      <w:r w:rsidR="00810867">
        <w:rPr>
          <w:rFonts w:cstheme="minorHAnsi"/>
          <w:sz w:val="24"/>
          <w:szCs w:val="24"/>
        </w:rPr>
        <w:t xml:space="preserve">just like the literature we therefor have a hard time finding empirical evidence for the matching effect, when changing the level of income insurance. Lastly, the </w:t>
      </w:r>
      <w:proofErr w:type="spellStart"/>
      <w:r w:rsidR="00810867">
        <w:rPr>
          <w:rFonts w:cstheme="minorHAnsi"/>
          <w:sz w:val="24"/>
          <w:szCs w:val="24"/>
        </w:rPr>
        <w:lastRenderedPageBreak/>
        <w:t>Verdoon</w:t>
      </w:r>
      <w:proofErr w:type="spellEnd"/>
      <w:r w:rsidR="00810867">
        <w:rPr>
          <w:rFonts w:cstheme="minorHAnsi"/>
          <w:sz w:val="24"/>
          <w:szCs w:val="24"/>
        </w:rPr>
        <w:t xml:space="preserve"> effect suggests a relationship between the strength of the economy. We </w:t>
      </w:r>
      <w:ins w:id="66" w:author="Simon Fløj Thomsen" w:date="2022-12-18T11:41:00Z">
        <w:r w:rsidR="005A041F">
          <w:rPr>
            <w:rFonts w:cstheme="minorHAnsi"/>
            <w:sz w:val="24"/>
            <w:szCs w:val="24"/>
          </w:rPr>
          <w:t xml:space="preserve">do not </w:t>
        </w:r>
      </w:ins>
      <w:r w:rsidR="00810867">
        <w:rPr>
          <w:rFonts w:cstheme="minorHAnsi"/>
          <w:sz w:val="24"/>
          <w:szCs w:val="24"/>
        </w:rPr>
        <w:t xml:space="preserve">find </w:t>
      </w:r>
      <w:ins w:id="67" w:author="Simon Fløj Thomsen" w:date="2022-12-18T11:41:00Z">
        <w:r w:rsidR="005A041F">
          <w:rPr>
            <w:rFonts w:cstheme="minorHAnsi"/>
            <w:sz w:val="24"/>
            <w:szCs w:val="24"/>
          </w:rPr>
          <w:t>any</w:t>
        </w:r>
      </w:ins>
      <w:del w:id="68" w:author="Simon Fløj Thomsen" w:date="2022-12-18T11:41:00Z">
        <w:r w:rsidR="00810867" w:rsidDel="005A041F">
          <w:rPr>
            <w:rFonts w:cstheme="minorHAnsi"/>
            <w:sz w:val="24"/>
            <w:szCs w:val="24"/>
          </w:rPr>
          <w:delText>not</w:delText>
        </w:r>
      </w:del>
      <w:r w:rsidR="00810867">
        <w:rPr>
          <w:rFonts w:cstheme="minorHAnsi"/>
          <w:sz w:val="24"/>
          <w:szCs w:val="24"/>
        </w:rPr>
        <w:t xml:space="preserve"> significant long-run effects for either the unemployment rate or the GDP on productivity, when also controlling for supply site factors like wages. For these two reasons, we choose to keep the productivity exogenous within the baseline model. </w:t>
      </w:r>
    </w:p>
    <w:p w14:paraId="180DBDC9" w14:textId="7A638EB6" w:rsidR="00F60C05" w:rsidRDefault="009F442A" w:rsidP="00362402">
      <w:pPr>
        <w:spacing w:line="360" w:lineRule="auto"/>
        <w:rPr>
          <w:rFonts w:cstheme="minorHAnsi"/>
          <w:sz w:val="24"/>
          <w:szCs w:val="24"/>
        </w:rPr>
      </w:pPr>
      <w:r>
        <w:rPr>
          <w:rFonts w:cstheme="minorHAnsi"/>
          <w:sz w:val="24"/>
          <w:szCs w:val="24"/>
        </w:rPr>
        <w:t xml:space="preserve">To quickly summarize this section, we </w:t>
      </w:r>
      <w:r w:rsidR="00C14BA0">
        <w:rPr>
          <w:rFonts w:cstheme="minorHAnsi"/>
          <w:sz w:val="24"/>
          <w:szCs w:val="24"/>
        </w:rPr>
        <w:t xml:space="preserve">first introduced the main dynamics of the labor market within the model as also presented by </w:t>
      </w:r>
      <w:proofErr w:type="spellStart"/>
      <w:r w:rsidR="00C14BA0">
        <w:rPr>
          <w:rFonts w:cstheme="minorHAnsi"/>
          <w:sz w:val="24"/>
          <w:szCs w:val="24"/>
        </w:rPr>
        <w:t>Byrialsen</w:t>
      </w:r>
      <w:proofErr w:type="spellEnd"/>
      <w:r w:rsidR="00C14BA0">
        <w:rPr>
          <w:rFonts w:cstheme="minorHAnsi"/>
          <w:sz w:val="24"/>
          <w:szCs w:val="24"/>
        </w:rPr>
        <w:t xml:space="preserve"> </w:t>
      </w:r>
      <w:r w:rsidR="00C14BA0">
        <w:rPr>
          <w:rFonts w:cstheme="minorHAnsi"/>
          <w:sz w:val="24"/>
          <w:szCs w:val="24"/>
        </w:rPr>
        <w:fldChar w:fldCharType="begin" w:fldLock="1"/>
      </w:r>
      <w:r w:rsidR="008900FF">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4BA0">
        <w:rPr>
          <w:rFonts w:cstheme="minorHAnsi"/>
          <w:sz w:val="24"/>
          <w:szCs w:val="24"/>
        </w:rPr>
        <w:fldChar w:fldCharType="separate"/>
      </w:r>
      <w:r w:rsidR="00C14BA0" w:rsidRPr="00C14BA0">
        <w:rPr>
          <w:rFonts w:cstheme="minorHAnsi"/>
          <w:noProof/>
          <w:sz w:val="24"/>
          <w:szCs w:val="24"/>
        </w:rPr>
        <w:t>(2022)</w:t>
      </w:r>
      <w:r w:rsidR="00C14BA0">
        <w:rPr>
          <w:rFonts w:cstheme="minorHAnsi"/>
          <w:sz w:val="24"/>
          <w:szCs w:val="24"/>
        </w:rPr>
        <w:fldChar w:fldCharType="end"/>
      </w:r>
      <w:r w:rsidR="00F60C05">
        <w:rPr>
          <w:rFonts w:cstheme="minorHAnsi"/>
          <w:sz w:val="24"/>
          <w:szCs w:val="24"/>
        </w:rPr>
        <w:t>. Second</w:t>
      </w:r>
      <w:r w:rsidR="00C14BA0">
        <w:rPr>
          <w:rFonts w:cstheme="minorHAnsi"/>
          <w:sz w:val="24"/>
          <w:szCs w:val="24"/>
        </w:rPr>
        <w:t>ly</w:t>
      </w:r>
      <w:r w:rsidR="00F60C05">
        <w:rPr>
          <w:rFonts w:cstheme="minorHAnsi"/>
          <w:sz w:val="24"/>
          <w:szCs w:val="24"/>
        </w:rPr>
        <w:t>,</w:t>
      </w:r>
      <w:r w:rsidR="00C14BA0">
        <w:rPr>
          <w:rFonts w:cstheme="minorHAnsi"/>
          <w:sz w:val="24"/>
          <w:szCs w:val="24"/>
        </w:rPr>
        <w:t xml:space="preserve"> we</w:t>
      </w:r>
      <w:r w:rsidR="00F60C05">
        <w:rPr>
          <w:rFonts w:cstheme="minorHAnsi"/>
          <w:sz w:val="24"/>
          <w:szCs w:val="24"/>
        </w:rPr>
        <w:t xml:space="preserve"> </w:t>
      </w:r>
      <w:r>
        <w:rPr>
          <w:rFonts w:cstheme="minorHAnsi"/>
          <w:sz w:val="24"/>
          <w:szCs w:val="24"/>
        </w:rPr>
        <w:t>introduced</w:t>
      </w:r>
      <w:r w:rsidR="00F60C05">
        <w:rPr>
          <w:rFonts w:cstheme="minorHAnsi"/>
          <w:sz w:val="24"/>
          <w:szCs w:val="24"/>
        </w:rPr>
        <w:t xml:space="preserve"> the Danish income insurance program within the </w:t>
      </w:r>
      <w:r w:rsidR="00C14BA0">
        <w:rPr>
          <w:rFonts w:cstheme="minorHAnsi"/>
          <w:sz w:val="24"/>
          <w:szCs w:val="24"/>
        </w:rPr>
        <w:t>model</w:t>
      </w:r>
      <w:r w:rsidR="00F60C05">
        <w:rPr>
          <w:rFonts w:cstheme="minorHAnsi"/>
          <w:sz w:val="24"/>
          <w:szCs w:val="24"/>
        </w:rPr>
        <w:t xml:space="preserve">, thereby allowing us to make adjustments to the key variables within the program. Lastly, we included 4 macroeconomic channels </w:t>
      </w:r>
      <w:r>
        <w:rPr>
          <w:rFonts w:cstheme="minorHAnsi"/>
          <w:sz w:val="24"/>
          <w:szCs w:val="24"/>
        </w:rPr>
        <w:t xml:space="preserve">presented </w:t>
      </w:r>
      <w:r w:rsidR="00F60C05">
        <w:rPr>
          <w:rFonts w:cstheme="minorHAnsi"/>
          <w:sz w:val="24"/>
          <w:szCs w:val="24"/>
        </w:rPr>
        <w:t>in section 2 for the level of income insurance to affect the Danish economy. In</w:t>
      </w:r>
      <w:r w:rsidR="00C14BA0">
        <w:rPr>
          <w:rFonts w:cstheme="minorHAnsi"/>
          <w:sz w:val="24"/>
          <w:szCs w:val="24"/>
        </w:rPr>
        <w:t xml:space="preserve"> the following subsection,</w:t>
      </w:r>
      <w:r w:rsidR="00F60C05">
        <w:rPr>
          <w:rFonts w:cstheme="minorHAnsi"/>
          <w:sz w:val="24"/>
          <w:szCs w:val="24"/>
        </w:rPr>
        <w:t xml:space="preserve"> we</w:t>
      </w:r>
      <w:r w:rsidR="00C14BA0">
        <w:rPr>
          <w:rFonts w:cstheme="minorHAnsi"/>
          <w:sz w:val="24"/>
          <w:szCs w:val="24"/>
        </w:rPr>
        <w:t xml:space="preserve"> </w:t>
      </w:r>
      <w:r w:rsidR="00F60C05">
        <w:rPr>
          <w:rFonts w:cstheme="minorHAnsi"/>
          <w:sz w:val="24"/>
          <w:szCs w:val="24"/>
        </w:rPr>
        <w:t xml:space="preserve">validate the results of the baseline model. </w:t>
      </w:r>
    </w:p>
    <w:p w14:paraId="321FDCF1" w14:textId="1EAACCA0" w:rsidR="002535ED" w:rsidRDefault="002535ED" w:rsidP="00CE448D">
      <w:pPr>
        <w:pStyle w:val="Overskrift2"/>
      </w:pPr>
      <w:commentRangeStart w:id="69"/>
      <w:commentRangeStart w:id="70"/>
      <w:r>
        <w:t xml:space="preserve">Validation of the model </w:t>
      </w:r>
      <w:commentRangeEnd w:id="69"/>
      <w:r w:rsidR="00DE72D0">
        <w:rPr>
          <w:rStyle w:val="Kommentarhenvisning"/>
          <w:rFonts w:asciiTheme="minorHAnsi" w:eastAsiaTheme="minorHAnsi" w:hAnsiTheme="minorHAnsi" w:cstheme="minorBidi"/>
          <w:color w:val="auto"/>
        </w:rPr>
        <w:commentReference w:id="69"/>
      </w:r>
      <w:commentRangeEnd w:id="70"/>
      <w:r w:rsidR="000C6C31">
        <w:rPr>
          <w:rStyle w:val="Kommentarhenvisning"/>
          <w:rFonts w:asciiTheme="minorHAnsi" w:eastAsiaTheme="minorHAnsi" w:hAnsiTheme="minorHAnsi" w:cstheme="minorBidi"/>
          <w:color w:val="auto"/>
        </w:rPr>
        <w:commentReference w:id="70"/>
      </w:r>
    </w:p>
    <w:p w14:paraId="1978D418" w14:textId="77777777" w:rsidR="00174C5E" w:rsidRPr="00174C5E" w:rsidRDefault="00174C5E" w:rsidP="00174C5E"/>
    <w:p w14:paraId="4A296629" w14:textId="0343FA9A"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simulation</w:t>
      </w:r>
      <w:r w:rsidR="002966DF">
        <w:rPr>
          <w:sz w:val="24"/>
          <w:szCs w:val="24"/>
        </w:rPr>
        <w:t xml:space="preserve"> results</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1C1BD8E5"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231ED5">
        <w:rPr>
          <w:sz w:val="24"/>
          <w:szCs w:val="24"/>
        </w:rPr>
        <w:t>,</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42DD24FF" w:rsidR="003A3E3B" w:rsidRDefault="003A3E3B" w:rsidP="003A3E3B">
      <w:pPr>
        <w:pStyle w:val="Billedtekst"/>
        <w:keepNext/>
      </w:pPr>
      <w:r>
        <w:t xml:space="preserve">Figure </w:t>
      </w:r>
      <w:fldSimple w:instr=" SEQ Figure \* ARABIC ">
        <w:r w:rsidR="00775321">
          <w:rPr>
            <w:noProof/>
          </w:rPr>
          <w:t>3</w:t>
        </w:r>
      </w:fldSimple>
      <w:r w:rsidR="002966DF">
        <w:rPr>
          <w:noProof/>
        </w:rPr>
        <w:t>: Simulation vs. real data.</w:t>
      </w:r>
    </w:p>
    <w:p w14:paraId="13D487CA" w14:textId="6C5F42B9" w:rsidR="00C12A03" w:rsidRDefault="00C17C13" w:rsidP="00F13439">
      <w:pPr>
        <w:spacing w:line="360" w:lineRule="auto"/>
      </w:pPr>
      <w:r w:rsidRPr="00C17C13">
        <w:rPr>
          <w:noProof/>
        </w:rPr>
        <w:drawing>
          <wp:inline distT="0" distB="0" distL="0" distR="0" wp14:anchorId="1D8FAD31" wp14:editId="3358934A">
            <wp:extent cx="6120130" cy="283845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38450"/>
                    </a:xfrm>
                    <a:prstGeom prst="rect">
                      <a:avLst/>
                    </a:prstGeom>
                  </pic:spPr>
                </pic:pic>
              </a:graphicData>
            </a:graphic>
          </wp:inline>
        </w:drawing>
      </w:r>
    </w:p>
    <w:p w14:paraId="5C77B017" w14:textId="0F77AD3A" w:rsidR="002535ED" w:rsidRDefault="002966DF" w:rsidP="00362402">
      <w:pPr>
        <w:spacing w:line="360" w:lineRule="auto"/>
        <w:rPr>
          <w:sz w:val="24"/>
          <w:szCs w:val="24"/>
        </w:rPr>
      </w:pPr>
      <w:r>
        <w:rPr>
          <w:sz w:val="24"/>
          <w:szCs w:val="24"/>
        </w:rPr>
        <w:lastRenderedPageBreak/>
        <w:t>It seems like</w:t>
      </w:r>
      <w:r w:rsidR="001E3AAB" w:rsidRPr="00AC0541">
        <w:rPr>
          <w:sz w:val="24"/>
          <w:szCs w:val="24"/>
        </w:rPr>
        <w:t xml:space="preserve"> </w:t>
      </w:r>
      <w:r>
        <w:rPr>
          <w:sz w:val="24"/>
          <w:szCs w:val="24"/>
        </w:rPr>
        <w:t>we</w:t>
      </w:r>
      <w:r w:rsidR="001E3AAB" w:rsidRPr="00AC0541">
        <w:rPr>
          <w:sz w:val="24"/>
          <w:szCs w:val="24"/>
        </w:rPr>
        <w:t xml:space="preserve">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w:t>
      </w:r>
      <w:r w:rsidR="00231ED5">
        <w:rPr>
          <w:sz w:val="24"/>
          <w:szCs w:val="24"/>
        </w:rPr>
        <w:t xml:space="preserve"> periods, due to higher wage growth</w:t>
      </w:r>
      <w:r w:rsidR="00D539ED" w:rsidRPr="00AC0541">
        <w:rPr>
          <w:sz w:val="24"/>
          <w:szCs w:val="24"/>
        </w:rPr>
        <w:t>.</w:t>
      </w:r>
      <w:r w:rsidR="00231ED5">
        <w:rPr>
          <w:sz w:val="24"/>
          <w:szCs w:val="24"/>
        </w:rPr>
        <w:t xml:space="preserve"> </w:t>
      </w:r>
      <w:r w:rsidR="00D539ED" w:rsidRPr="00AC0541">
        <w:rPr>
          <w:sz w:val="24"/>
          <w:szCs w:val="24"/>
        </w:rPr>
        <w:t xml:space="preserve">As the increase in </w:t>
      </w:r>
      <w:r w:rsidR="009954FC" w:rsidRPr="00AC0541">
        <w:rPr>
          <w:sz w:val="24"/>
          <w:szCs w:val="24"/>
        </w:rPr>
        <w:t>wage growth</w:t>
      </w:r>
      <w:r w:rsidR="00231ED5">
        <w:rPr>
          <w:sz w:val="24"/>
          <w:szCs w:val="24"/>
        </w:rPr>
        <w:t xml:space="preserve"> also</w:t>
      </w:r>
      <w:r w:rsidR="009954FC" w:rsidRPr="00AC0541">
        <w:rPr>
          <w:sz w:val="24"/>
          <w:szCs w:val="24"/>
        </w:rPr>
        <w:t xml:space="preserve"> goes</w:t>
      </w:r>
      <w:r w:rsidR="00C13BE7" w:rsidRPr="00AC0541">
        <w:rPr>
          <w:sz w:val="24"/>
          <w:szCs w:val="24"/>
        </w:rPr>
        <w:t xml:space="preserve"> directly</w:t>
      </w:r>
      <w:r w:rsidR="009954FC" w:rsidRPr="00AC0541">
        <w:rPr>
          <w:sz w:val="24"/>
          <w:szCs w:val="24"/>
        </w:rPr>
        <w:t xml:space="preserve"> into the compensation rate in the same period, </w:t>
      </w:r>
      <w:r w:rsidR="00C13BE7" w:rsidRPr="00AC0541">
        <w:rPr>
          <w:sz w:val="24"/>
          <w:szCs w:val="24"/>
        </w:rPr>
        <w:t>meanwhile</w:t>
      </w:r>
      <w:r w:rsidR="009954FC" w:rsidRPr="00AC0541">
        <w:rPr>
          <w:sz w:val="24"/>
          <w:szCs w:val="24"/>
        </w:rPr>
        <w:t xml:space="preserve"> the maximum level of income insurance </w:t>
      </w:r>
      <w:r w:rsidR="00C13BE7" w:rsidRPr="00AC0541">
        <w:rPr>
          <w:sz w:val="24"/>
          <w:szCs w:val="24"/>
        </w:rPr>
        <w:t xml:space="preserve">will be </w:t>
      </w:r>
      <w:r w:rsidR="00000DDB" w:rsidRPr="00AC0541">
        <w:rPr>
          <w:sz w:val="24"/>
          <w:szCs w:val="24"/>
        </w:rPr>
        <w:t>affected</w:t>
      </w:r>
      <w:r w:rsidR="00C13BE7"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w:t>
      </w:r>
      <w:r>
        <w:rPr>
          <w:sz w:val="24"/>
          <w:szCs w:val="24"/>
        </w:rPr>
        <w:t>in the period of</w:t>
      </w:r>
      <w:r w:rsidR="009954FC" w:rsidRPr="00AC0541">
        <w:rPr>
          <w:sz w:val="24"/>
          <w:szCs w:val="24"/>
        </w:rPr>
        <w:t xml:space="preserve"> 2010 - 2012, but as the adjustments</w:t>
      </w:r>
      <w:r w:rsidR="00BE0CFC" w:rsidRPr="00AC0541">
        <w:rPr>
          <w:sz w:val="24"/>
          <w:szCs w:val="24"/>
        </w:rPr>
        <w:t xml:space="preserve"> to the income insurance through higher wages</w:t>
      </w:r>
      <w:r w:rsidR="009954FC" w:rsidRPr="00AC0541">
        <w:rPr>
          <w:sz w:val="24"/>
          <w:szCs w:val="24"/>
        </w:rPr>
        <w:t xml:space="preserve"> </w:t>
      </w:r>
      <w:r w:rsidR="009F442A" w:rsidRPr="00AC0541">
        <w:rPr>
          <w:sz w:val="24"/>
          <w:szCs w:val="24"/>
        </w:rPr>
        <w:t>happens,</w:t>
      </w:r>
      <w:r w:rsidR="00093676" w:rsidRPr="00AC0541">
        <w:rPr>
          <w:sz w:val="24"/>
          <w:szCs w:val="24"/>
        </w:rPr>
        <w:t xml:space="preserve"> </w:t>
      </w:r>
      <w:r>
        <w:rPr>
          <w:sz w:val="24"/>
          <w:szCs w:val="24"/>
        </w:rPr>
        <w:t xml:space="preserve">we again find a good match with </w:t>
      </w:r>
      <w:commentRangeStart w:id="71"/>
      <w:r>
        <w:rPr>
          <w:sz w:val="24"/>
          <w:szCs w:val="24"/>
        </w:rPr>
        <w:t>the</w:t>
      </w:r>
      <w:r w:rsidR="009954FC" w:rsidRPr="00AC0541">
        <w:rPr>
          <w:sz w:val="24"/>
          <w:szCs w:val="24"/>
        </w:rPr>
        <w:t xml:space="preserve"> real data.  </w:t>
      </w:r>
      <w:commentRangeEnd w:id="71"/>
      <w:r w:rsidR="009F442A">
        <w:rPr>
          <w:rStyle w:val="Kommentarhenvisning"/>
        </w:rPr>
        <w:commentReference w:id="71"/>
      </w:r>
    </w:p>
    <w:p w14:paraId="68C32913" w14:textId="53D1D64B" w:rsidR="00C17C13" w:rsidRPr="00AC0541" w:rsidRDefault="00C17C13" w:rsidP="00C17C13">
      <w:pPr>
        <w:spacing w:line="360" w:lineRule="auto"/>
        <w:jc w:val="center"/>
        <w:rPr>
          <w:sz w:val="24"/>
          <w:szCs w:val="24"/>
        </w:rPr>
      </w:pPr>
      <w:r w:rsidRPr="00C17C13">
        <w:rPr>
          <w:noProof/>
        </w:rPr>
        <w:drawing>
          <wp:inline distT="0" distB="0" distL="0" distR="0" wp14:anchorId="6CED590D" wp14:editId="0BA3E319">
            <wp:extent cx="5095875" cy="3144871"/>
            <wp:effectExtent l="0" t="0" r="0" b="0"/>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0928" cy="3154161"/>
                    </a:xfrm>
                    <a:prstGeom prst="rect">
                      <a:avLst/>
                    </a:prstGeom>
                  </pic:spPr>
                </pic:pic>
              </a:graphicData>
            </a:graphic>
          </wp:inline>
        </w:drawing>
      </w:r>
    </w:p>
    <w:p w14:paraId="7E9CBCAD" w14:textId="735486DD" w:rsidR="003A3E3B" w:rsidRDefault="003A3E3B" w:rsidP="003A3E3B">
      <w:pPr>
        <w:pStyle w:val="Billedtekst"/>
        <w:keepNext/>
      </w:pPr>
      <w:bookmarkStart w:id="72" w:name="_Ref119756235"/>
      <w:r>
        <w:lastRenderedPageBreak/>
        <w:t>Figure</w:t>
      </w:r>
      <w:r w:rsidR="002966DF">
        <w:t xml:space="preserve"> </w:t>
      </w:r>
      <w:fldSimple w:instr=" SEQ Figure \* ARABIC ">
        <w:r w:rsidR="00775321">
          <w:rPr>
            <w:noProof/>
          </w:rPr>
          <w:t>4</w:t>
        </w:r>
      </w:fldSimple>
      <w:bookmarkEnd w:id="72"/>
      <w:r w:rsidR="002966DF">
        <w:rPr>
          <w:noProof/>
        </w:rPr>
        <w:t xml:space="preserve">: Simulation vs. real </w:t>
      </w:r>
      <w:commentRangeStart w:id="73"/>
      <w:r w:rsidR="002966DF">
        <w:rPr>
          <w:noProof/>
        </w:rPr>
        <w:t>data</w:t>
      </w:r>
      <w:commentRangeEnd w:id="73"/>
      <w:r w:rsidR="009F44F0">
        <w:rPr>
          <w:rStyle w:val="Kommentarhenvisning"/>
          <w:i w:val="0"/>
          <w:iCs w:val="0"/>
          <w:color w:val="auto"/>
        </w:rPr>
        <w:commentReference w:id="73"/>
      </w:r>
    </w:p>
    <w:p w14:paraId="553A3962" w14:textId="618A77DF" w:rsidR="00F010F8" w:rsidRDefault="00C17C13" w:rsidP="00CE448D">
      <w:pPr>
        <w:spacing w:line="360" w:lineRule="auto"/>
      </w:pPr>
      <w:r w:rsidRPr="00C17C13">
        <w:rPr>
          <w:noProof/>
        </w:rPr>
        <w:drawing>
          <wp:inline distT="0" distB="0" distL="0" distR="0" wp14:anchorId="18259475" wp14:editId="1FEED63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569970"/>
                    </a:xfrm>
                    <a:prstGeom prst="rect">
                      <a:avLst/>
                    </a:prstGeom>
                  </pic:spPr>
                </pic:pic>
              </a:graphicData>
            </a:graphic>
          </wp:inline>
        </w:drawing>
      </w:r>
    </w:p>
    <w:p w14:paraId="4F6DADB0" w14:textId="736444F1"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75321">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 xml:space="preserve">is slightly increasing, especially </w:t>
      </w:r>
      <w:r w:rsidR="002966DF">
        <w:rPr>
          <w:sz w:val="24"/>
          <w:szCs w:val="24"/>
        </w:rPr>
        <w:t>in the period of</w:t>
      </w:r>
      <w:r w:rsidR="0078484D" w:rsidRPr="00AC0541">
        <w:rPr>
          <w:sz w:val="24"/>
          <w:szCs w:val="24"/>
        </w:rPr>
        <w:t xml:space="preserve"> 2008-2016</w:t>
      </w:r>
      <w:r w:rsidR="0049139C" w:rsidRPr="00AC0541">
        <w:rPr>
          <w:sz w:val="24"/>
          <w:szCs w:val="24"/>
        </w:rPr>
        <w:t xml:space="preserve">, </w:t>
      </w:r>
      <w:r w:rsidR="002966DF">
        <w:rPr>
          <w:sz w:val="24"/>
          <w:szCs w:val="24"/>
        </w:rPr>
        <w:t>we attribute this to a</w:t>
      </w:r>
      <w:r w:rsidR="0049139C" w:rsidRPr="00AC0541">
        <w:rPr>
          <w:sz w:val="24"/>
          <w:szCs w:val="24"/>
        </w:rPr>
        <w:t xml:space="preserve"> slowdown in the growth rate of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w:t>
      </w:r>
      <w:r w:rsidR="002966DF">
        <w:rPr>
          <w:sz w:val="24"/>
          <w:szCs w:val="24"/>
        </w:rPr>
        <w:t>, finding that the compensation rate increases within this period</w:t>
      </w:r>
      <w:r w:rsidR="0078484D" w:rsidRPr="00AC0541">
        <w:rPr>
          <w:sz w:val="24"/>
          <w:szCs w:val="24"/>
        </w:rPr>
        <w:t xml:space="preserve">. </w:t>
      </w:r>
      <w:r w:rsidR="00C74F09" w:rsidRPr="00AC0541">
        <w:rPr>
          <w:sz w:val="24"/>
          <w:szCs w:val="24"/>
        </w:rPr>
        <w:t>Most importantly</w:t>
      </w:r>
      <w:r w:rsidR="002966DF">
        <w:rPr>
          <w:sz w:val="24"/>
          <w:szCs w:val="24"/>
        </w:rPr>
        <w:t xml:space="preserve">, our baseline model shows </w:t>
      </w:r>
      <w:r w:rsidR="0078484D" w:rsidRPr="00AC0541">
        <w:rPr>
          <w:sz w:val="24"/>
          <w:szCs w:val="24"/>
        </w:rPr>
        <w:t>a fall</w:t>
      </w:r>
      <w:r w:rsidR="00C74F09" w:rsidRPr="00AC0541">
        <w:rPr>
          <w:sz w:val="24"/>
          <w:szCs w:val="24"/>
        </w:rPr>
        <w:t xml:space="preserve"> in the</w:t>
      </w:r>
      <w:r w:rsidR="0078484D" w:rsidRPr="00AC0541">
        <w:rPr>
          <w:sz w:val="24"/>
          <w:szCs w:val="24"/>
        </w:rPr>
        <w:t xml:space="preserve"> compensation rate in </w:t>
      </w:r>
      <w:r w:rsidR="002966DF">
        <w:rPr>
          <w:sz w:val="24"/>
          <w:szCs w:val="24"/>
        </w:rPr>
        <w:t xml:space="preserve">the period </w:t>
      </w:r>
      <w:r w:rsidR="0078484D" w:rsidRPr="00AC0541">
        <w:rPr>
          <w:sz w:val="24"/>
          <w:szCs w:val="24"/>
        </w:rPr>
        <w:t xml:space="preserve">of suppressing the regulation of the maximum level of income insurance </w:t>
      </w:r>
      <w:r w:rsidR="002966DF">
        <w:rPr>
          <w:sz w:val="24"/>
          <w:szCs w:val="24"/>
        </w:rPr>
        <w:t xml:space="preserve">starting in </w:t>
      </w:r>
      <w:r w:rsidR="0078484D" w:rsidRPr="00AC0541">
        <w:rPr>
          <w:sz w:val="24"/>
          <w:szCs w:val="24"/>
        </w:rPr>
        <w:t xml:space="preserve">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7BD07723"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w:t>
      </w:r>
      <w:del w:id="74" w:author="Simon Fløj Thomsen" w:date="2022-12-18T11:59:00Z">
        <w:r w:rsidR="0049139C" w:rsidRPr="00AC0541" w:rsidDel="000C6C31">
          <w:rPr>
            <w:sz w:val="24"/>
            <w:szCs w:val="24"/>
          </w:rPr>
          <w:delText xml:space="preserve"> </w:delText>
        </w:r>
        <w:r w:rsidR="009B3878" w:rsidDel="000C6C31">
          <w:rPr>
            <w:sz w:val="24"/>
            <w:szCs w:val="24"/>
          </w:rPr>
          <w:delText>five</w:delText>
        </w:r>
      </w:del>
      <w:r w:rsidR="0049139C" w:rsidRPr="00AC0541">
        <w:rPr>
          <w:sz w:val="24"/>
          <w:szCs w:val="24"/>
        </w:rPr>
        <w:t xml:space="preserve"> macroeconomic effects</w:t>
      </w:r>
      <w:r w:rsidR="009B3878">
        <w:rPr>
          <w:sz w:val="24"/>
          <w:szCs w:val="24"/>
        </w:rPr>
        <w:t xml:space="preserve"> presented in section 2,</w:t>
      </w:r>
      <w:r w:rsidR="0049139C" w:rsidRPr="00AC0541">
        <w:rPr>
          <w:sz w:val="24"/>
          <w:szCs w:val="24"/>
        </w:rPr>
        <w:t xml:space="preserve"> </w:t>
      </w:r>
      <w:r w:rsidR="009B3878">
        <w:rPr>
          <w:sz w:val="24"/>
          <w:szCs w:val="24"/>
        </w:rPr>
        <w:t>making it possible to estimate</w:t>
      </w:r>
      <w:r w:rsidR="00BE0CFC" w:rsidRPr="00AC0541">
        <w:rPr>
          <w:sz w:val="24"/>
          <w:szCs w:val="24"/>
        </w:rPr>
        <w:t xml:space="preserve"> the macro elasticity </w:t>
      </w:r>
      <w:r w:rsidR="0049139C" w:rsidRPr="00AC0541">
        <w:rPr>
          <w:sz w:val="24"/>
          <w:szCs w:val="24"/>
        </w:rPr>
        <w:t>of the level of income insurance</w:t>
      </w:r>
      <w:r w:rsidR="00BE0CFC" w:rsidRPr="00AC0541">
        <w:rPr>
          <w:sz w:val="24"/>
          <w:szCs w:val="24"/>
        </w:rPr>
        <w:t xml:space="preserve"> on unemployment</w:t>
      </w:r>
      <w:r w:rsidR="009B3878">
        <w:rPr>
          <w:sz w:val="24"/>
          <w:szCs w:val="24"/>
        </w:rPr>
        <w:t xml:space="preserve"> in section 5.</w:t>
      </w:r>
      <w:r w:rsidR="00DE26DA" w:rsidRPr="00AC0541">
        <w:rPr>
          <w:sz w:val="24"/>
          <w:szCs w:val="24"/>
        </w:rPr>
        <w:t xml:space="preserve"> </w:t>
      </w:r>
      <w:r w:rsidR="00A749C8">
        <w:rPr>
          <w:sz w:val="24"/>
          <w:szCs w:val="24"/>
        </w:rPr>
        <w:t>To obtain our results we will now present three scenarios in which we analyze the effect on unemployment when removing the suppressing of the state regulation percentage</w:t>
      </w:r>
      <w:r w:rsidR="00A749C8" w:rsidRPr="005239BF">
        <w:rPr>
          <w:rStyle w:val="Fodnotehenvisning"/>
        </w:rPr>
        <w:footnoteReference w:id="12"/>
      </w:r>
      <w:r w:rsidR="00A749C8">
        <w:t>.</w:t>
      </w:r>
      <w:r w:rsidR="00A749C8">
        <w:rPr>
          <w:sz w:val="24"/>
          <w:szCs w:val="24"/>
        </w:rPr>
        <w:t xml:space="preserve"> </w:t>
      </w:r>
    </w:p>
    <w:p w14:paraId="7595FCD0" w14:textId="171E3712" w:rsidR="00C74F09" w:rsidRPr="003119F3" w:rsidDel="00A749C8" w:rsidRDefault="000C6C31" w:rsidP="0078484D">
      <w:pPr>
        <w:spacing w:line="360" w:lineRule="auto"/>
        <w:rPr>
          <w:del w:id="75" w:author="Simon Fløj Thomsen" w:date="2022-12-18T12:23:00Z"/>
          <w:sz w:val="24"/>
          <w:szCs w:val="24"/>
        </w:rPr>
      </w:pPr>
      <w:del w:id="76" w:author="Simon Fløj Thomsen" w:date="2022-12-18T12:23:00Z">
        <w:r w:rsidDel="00A749C8">
          <w:rPr>
            <w:sz w:val="24"/>
            <w:szCs w:val="24"/>
          </w:rPr>
          <w:lastRenderedPageBreak/>
          <w:delText xml:space="preserve">To </w:delText>
        </w:r>
        <w:r w:rsidR="003119F3" w:rsidDel="00A749C8">
          <w:rPr>
            <w:sz w:val="24"/>
            <w:szCs w:val="24"/>
          </w:rPr>
          <w:delText>analyze the macroeconomic effects, we introduce three scenarios.</w:delText>
        </w:r>
        <w:r w:rsidR="009C5A76" w:rsidRPr="00AC0541" w:rsidDel="00A749C8">
          <w:rPr>
            <w:sz w:val="24"/>
            <w:szCs w:val="24"/>
          </w:rPr>
          <w:delText xml:space="preserve"> </w:delText>
        </w:r>
        <w:r w:rsidR="00A91153" w:rsidRPr="00AC0541" w:rsidDel="00A749C8">
          <w:rPr>
            <w:sz w:val="24"/>
            <w:szCs w:val="24"/>
          </w:rPr>
          <w:delText>I</w:delText>
        </w:r>
        <w:r w:rsidR="009C5A76" w:rsidRPr="00AC0541" w:rsidDel="00A749C8">
          <w:rPr>
            <w:sz w:val="24"/>
            <w:szCs w:val="24"/>
          </w:rPr>
          <w:delText>n scenario 1</w:delText>
        </w:r>
        <w:r w:rsidR="009B3878" w:rsidDel="00A749C8">
          <w:rPr>
            <w:sz w:val="24"/>
            <w:szCs w:val="24"/>
          </w:rPr>
          <w:delText>,</w:delText>
        </w:r>
        <w:r w:rsidR="009C5A76" w:rsidRPr="00AC0541" w:rsidDel="00A749C8">
          <w:rPr>
            <w:sz w:val="24"/>
            <w:szCs w:val="24"/>
          </w:rPr>
          <w:delText xml:space="preserve"> we will </w:delText>
        </w:r>
        <w:r w:rsidR="009B3878" w:rsidDel="00A749C8">
          <w:rPr>
            <w:sz w:val="24"/>
            <w:szCs w:val="24"/>
          </w:rPr>
          <w:delText xml:space="preserve">perform a </w:delText>
        </w:r>
        <w:r w:rsidR="009C5A76" w:rsidRPr="00AC0541" w:rsidDel="00A749C8">
          <w:rPr>
            <w:sz w:val="24"/>
            <w:szCs w:val="24"/>
          </w:rPr>
          <w:delText xml:space="preserve">counterfactual </w:delText>
        </w:r>
        <w:r w:rsidR="009B3878" w:rsidDel="00A749C8">
          <w:rPr>
            <w:sz w:val="24"/>
            <w:szCs w:val="24"/>
          </w:rPr>
          <w:delText>analysis by</w:delText>
        </w:r>
        <w:r w:rsidR="009C5A76" w:rsidRPr="00AC0541" w:rsidDel="00A749C8">
          <w:rPr>
            <w:sz w:val="24"/>
            <w:szCs w:val="24"/>
          </w:rPr>
          <w:delText xml:space="preserve"> </w:delText>
        </w:r>
        <w:r w:rsidR="003D40B6" w:rsidRPr="00AC0541" w:rsidDel="00A749C8">
          <w:rPr>
            <w:sz w:val="24"/>
            <w:szCs w:val="24"/>
          </w:rPr>
          <w:delText xml:space="preserve">removing the suppressing of the </w:delText>
        </w:r>
        <w:r w:rsidR="00231ED5" w:rsidDel="00A749C8">
          <w:rPr>
            <w:sz w:val="24"/>
            <w:szCs w:val="24"/>
          </w:rPr>
          <w:delText xml:space="preserve">state regulation percentage within </w:delText>
        </w:r>
        <w:r w:rsidR="009B3878" w:rsidDel="00A749C8">
          <w:rPr>
            <w:sz w:val="24"/>
            <w:szCs w:val="24"/>
          </w:rPr>
          <w:delText>the baseline model. This will allow us</w:delText>
        </w:r>
        <w:r w:rsidR="003D40B6" w:rsidRPr="00AC0541" w:rsidDel="00A749C8">
          <w:rPr>
            <w:sz w:val="24"/>
            <w:szCs w:val="24"/>
          </w:rPr>
          <w:delText xml:space="preserve"> to estimate </w:delText>
        </w:r>
        <w:r w:rsidR="00231ED5" w:rsidDel="00A749C8">
          <w:rPr>
            <w:sz w:val="24"/>
            <w:szCs w:val="24"/>
          </w:rPr>
          <w:delText xml:space="preserve">the </w:delText>
        </w:r>
        <w:r w:rsidR="003D40B6" w:rsidRPr="00AC0541" w:rsidDel="00A749C8">
          <w:rPr>
            <w:sz w:val="24"/>
            <w:szCs w:val="24"/>
          </w:rPr>
          <w:delText>effect</w:delText>
        </w:r>
        <w:r w:rsidR="009B3878" w:rsidDel="00A749C8">
          <w:rPr>
            <w:sz w:val="24"/>
            <w:szCs w:val="24"/>
          </w:rPr>
          <w:delText xml:space="preserve"> on unemployment associated with </w:delText>
        </w:r>
        <w:r w:rsidDel="00A749C8">
          <w:rPr>
            <w:sz w:val="24"/>
            <w:szCs w:val="24"/>
          </w:rPr>
          <w:delText>the four macroeconomic channels included</w:delText>
        </w:r>
        <w:r w:rsidR="009C5A76" w:rsidRPr="00AC0541" w:rsidDel="00A749C8">
          <w:rPr>
            <w:sz w:val="24"/>
            <w:szCs w:val="24"/>
          </w:rPr>
          <w:delText xml:space="preserve">. </w:delText>
        </w:r>
        <w:r w:rsidR="003D40B6" w:rsidRPr="00AC0541" w:rsidDel="00A749C8">
          <w:rPr>
            <w:sz w:val="24"/>
            <w:szCs w:val="24"/>
          </w:rPr>
          <w:delText>Next</w:delText>
        </w:r>
        <w:r w:rsidR="009C5A76" w:rsidRPr="00AC0541" w:rsidDel="00A749C8">
          <w:rPr>
            <w:sz w:val="24"/>
            <w:szCs w:val="24"/>
          </w:rPr>
          <w:delText>, we</w:delText>
        </w:r>
        <w:r w:rsidR="003D40B6" w:rsidRPr="00AC0541" w:rsidDel="00A749C8">
          <w:rPr>
            <w:sz w:val="24"/>
            <w:szCs w:val="24"/>
          </w:rPr>
          <w:delText xml:space="preserve"> start by</w:delText>
        </w:r>
        <w:r w:rsidDel="00A749C8">
          <w:rPr>
            <w:sz w:val="24"/>
            <w:szCs w:val="24"/>
          </w:rPr>
          <w:delText xml:space="preserve"> looking at the assumptions for some of the macroeconomic channels</w:delText>
        </w:r>
        <w:r w:rsidR="003D40B6" w:rsidRPr="00AC0541" w:rsidDel="00A749C8">
          <w:rPr>
            <w:sz w:val="24"/>
            <w:szCs w:val="24"/>
          </w:rPr>
          <w:delText xml:space="preserve">. </w:delText>
        </w:r>
        <w:r w:rsidR="00561448" w:rsidRPr="00AC0541" w:rsidDel="00A749C8">
          <w:rPr>
            <w:sz w:val="24"/>
            <w:szCs w:val="24"/>
          </w:rPr>
          <w:delText>In scenario 2</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argue that for a mature economy like Denmark one could argue to oxygenize the labor force channel</w:delText>
        </w:r>
        <w:r w:rsidR="003D40B6" w:rsidRPr="00AC0541" w:rsidDel="00A749C8">
          <w:rPr>
            <w:sz w:val="24"/>
            <w:szCs w:val="24"/>
          </w:rPr>
          <w:delText xml:space="preserve">. </w:delText>
        </w:r>
        <w:r w:rsidR="00561448" w:rsidRPr="00AC0541" w:rsidDel="00A749C8">
          <w:rPr>
            <w:sz w:val="24"/>
            <w:szCs w:val="24"/>
          </w:rPr>
          <w:delText>In scenario 3</w:delText>
        </w:r>
        <w:r w:rsidR="009B3878" w:rsidDel="00A749C8">
          <w:rPr>
            <w:sz w:val="24"/>
            <w:szCs w:val="24"/>
          </w:rPr>
          <w:delText>,</w:delText>
        </w:r>
        <w:r w:rsidR="003D40B6" w:rsidRPr="00AC0541" w:rsidDel="00A749C8">
          <w:rPr>
            <w:sz w:val="24"/>
            <w:szCs w:val="24"/>
          </w:rPr>
          <w:delText xml:space="preserve"> we</w:delText>
        </w:r>
        <w:r w:rsidR="003119F3" w:rsidDel="00A749C8">
          <w:rPr>
            <w:sz w:val="24"/>
            <w:szCs w:val="24"/>
          </w:rPr>
          <w:delText xml:space="preserve"> go against both theoretical and empirical evidence, by removing the wage-channel, as we do not find any significant long run relationship between the maximum level of income insurance and wages</w:delText>
        </w:r>
        <w:r w:rsidR="009C5A76" w:rsidRPr="00AC0541" w:rsidDel="00A749C8">
          <w:rPr>
            <w:sz w:val="24"/>
            <w:szCs w:val="24"/>
          </w:rPr>
          <w:delText>.</w:delText>
        </w:r>
        <w:r w:rsidR="003119F3" w:rsidDel="00A749C8">
          <w:rPr>
            <w:sz w:val="24"/>
            <w:szCs w:val="24"/>
          </w:rPr>
          <w:delText xml:space="preserve"> In all three scenarios, w</w:delText>
        </w:r>
        <w:r w:rsidR="00345E16" w:rsidRPr="00AC0541" w:rsidDel="00A749C8">
          <w:rPr>
            <w:sz w:val="24"/>
            <w:szCs w:val="24"/>
          </w:rPr>
          <w:delText>e would like to</w:delText>
        </w:r>
        <w:r w:rsidR="003D40B6" w:rsidRPr="00AC0541" w:rsidDel="00A749C8">
          <w:rPr>
            <w:sz w:val="24"/>
            <w:szCs w:val="24"/>
          </w:rPr>
          <w:delText xml:space="preserve"> obtain </w:delText>
        </w:r>
        <w:r w:rsidR="00345E16" w:rsidRPr="00AC0541" w:rsidDel="00A749C8">
          <w:rPr>
            <w:sz w:val="24"/>
            <w:szCs w:val="24"/>
          </w:rPr>
          <w:delText xml:space="preserve">the </w:delText>
        </w:r>
        <w:r w:rsidR="003D40B6" w:rsidRPr="00AC0541" w:rsidDel="00A749C8">
          <w:rPr>
            <w:sz w:val="24"/>
            <w:szCs w:val="24"/>
          </w:rPr>
          <w:delText xml:space="preserve">results </w:delText>
        </w:r>
        <w:r w:rsidR="003119F3" w:rsidDel="00A749C8">
          <w:rPr>
            <w:sz w:val="24"/>
            <w:szCs w:val="24"/>
          </w:rPr>
          <w:delText>when performing a</w:delText>
        </w:r>
        <w:r w:rsidR="003D40B6" w:rsidRPr="00AC0541" w:rsidDel="00A749C8">
          <w:rPr>
            <w:sz w:val="24"/>
            <w:szCs w:val="24"/>
          </w:rPr>
          <w:delText xml:space="preserve"> counter factual situation in which </w:delText>
        </w:r>
        <w:r w:rsidR="009C5A76" w:rsidRPr="00AC0541" w:rsidDel="00A749C8">
          <w:rPr>
            <w:sz w:val="24"/>
            <w:szCs w:val="24"/>
          </w:rPr>
          <w:delText xml:space="preserve">the suppressing of the </w:delText>
        </w:r>
        <w:r w:rsidR="00B61329" w:rsidDel="00A749C8">
          <w:rPr>
            <w:sz w:val="24"/>
            <w:szCs w:val="24"/>
          </w:rPr>
          <w:delText>state</w:delText>
        </w:r>
        <w:r w:rsidR="009C5A76" w:rsidRPr="00AC0541" w:rsidDel="00A749C8">
          <w:rPr>
            <w:sz w:val="24"/>
            <w:szCs w:val="24"/>
          </w:rPr>
          <w:delText xml:space="preserve"> regulation</w:delText>
        </w:r>
        <w:r w:rsidR="00B61329" w:rsidDel="00A749C8">
          <w:rPr>
            <w:sz w:val="24"/>
            <w:szCs w:val="24"/>
          </w:rPr>
          <w:delText xml:space="preserve"> percentage</w:delText>
        </w:r>
        <w:r w:rsidR="003D40B6" w:rsidRPr="00AC0541" w:rsidDel="00A749C8">
          <w:rPr>
            <w:sz w:val="24"/>
            <w:szCs w:val="24"/>
          </w:rPr>
          <w:delText xml:space="preserve"> is removed</w:delText>
        </w:r>
        <w:r w:rsidR="00F0515C" w:rsidRPr="00AC0541" w:rsidDel="00A749C8">
          <w:rPr>
            <w:sz w:val="24"/>
            <w:szCs w:val="24"/>
          </w:rPr>
          <w:delText>, to be able to discuss th</w:delText>
        </w:r>
        <w:r w:rsidR="001D4F86" w:rsidDel="00A749C8">
          <w:rPr>
            <w:sz w:val="24"/>
            <w:szCs w:val="24"/>
          </w:rPr>
          <w:delText>ese</w:delText>
        </w:r>
        <w:r w:rsidR="00F0515C" w:rsidRPr="00AC0541" w:rsidDel="00A749C8">
          <w:rPr>
            <w:sz w:val="24"/>
            <w:szCs w:val="24"/>
          </w:rPr>
          <w:delText xml:space="preserve"> in the next section</w:delText>
        </w:r>
        <w:r w:rsidR="003D40B6" w:rsidDel="00A749C8">
          <w:delText xml:space="preserve"> </w:delText>
        </w:r>
      </w:del>
    </w:p>
    <w:p w14:paraId="0962B074" w14:textId="1D56909D" w:rsidR="004878A3" w:rsidRDefault="004878A3" w:rsidP="001C5B33">
      <w:pPr>
        <w:pStyle w:val="Overskrift2"/>
      </w:pPr>
      <w:r>
        <w:t>Scenario 1</w:t>
      </w:r>
      <w:r w:rsidR="001D7469">
        <w:t>:</w:t>
      </w:r>
      <w:r>
        <w:t xml:space="preserve"> </w:t>
      </w:r>
      <w:r w:rsidR="007F7F59">
        <w:t>Removing the suppressing the state regulation percentage</w:t>
      </w:r>
      <w:r w:rsidR="007030A2">
        <w:t xml:space="preserve">. </w:t>
      </w:r>
      <w:r>
        <w:t xml:space="preserve"> </w:t>
      </w:r>
      <w:r w:rsidR="001C5B33">
        <w:br/>
      </w:r>
    </w:p>
    <w:p w14:paraId="2B59A33E" w14:textId="7CB4EE71" w:rsidR="00026C14" w:rsidRDefault="00D71028" w:rsidP="0078484D">
      <w:pPr>
        <w:spacing w:line="360" w:lineRule="auto"/>
        <w:rPr>
          <w:sz w:val="24"/>
          <w:szCs w:val="24"/>
        </w:rPr>
      </w:pPr>
      <w:r w:rsidRPr="00934626">
        <w:rPr>
          <w:sz w:val="24"/>
          <w:szCs w:val="24"/>
        </w:rPr>
        <w:t>In th</w:t>
      </w:r>
      <w:r w:rsidR="00DB287A">
        <w:rPr>
          <w:sz w:val="24"/>
          <w:szCs w:val="24"/>
        </w:rPr>
        <w:t>is</w:t>
      </w:r>
      <w:r w:rsidRPr="00934626">
        <w:rPr>
          <w:sz w:val="24"/>
          <w:szCs w:val="24"/>
        </w:rPr>
        <w:t xml:space="preserve"> first Scenario</w:t>
      </w:r>
      <w:r w:rsidR="00DB287A">
        <w:rPr>
          <w:sz w:val="24"/>
          <w:szCs w:val="24"/>
        </w:rPr>
        <w:t>,</w:t>
      </w:r>
      <w:r w:rsidRPr="00934626">
        <w:rPr>
          <w:sz w:val="24"/>
          <w:szCs w:val="24"/>
        </w:rPr>
        <w:t xml:space="preserve"> we perform a counter factual shock in removing the suppressing of the </w:t>
      </w:r>
      <w:r w:rsidR="00DB287A">
        <w:rPr>
          <w:sz w:val="24"/>
          <w:szCs w:val="24"/>
        </w:rPr>
        <w:t>state</w:t>
      </w:r>
      <w:r w:rsidRPr="00934626">
        <w:rPr>
          <w:sz w:val="24"/>
          <w:szCs w:val="24"/>
        </w:rPr>
        <w:t xml:space="preserve"> regulation</w:t>
      </w:r>
      <w:r w:rsidR="00967C56" w:rsidRPr="00934626">
        <w:rPr>
          <w:sz w:val="24"/>
          <w:szCs w:val="24"/>
        </w:rPr>
        <w:t xml:space="preserve"> percentage, determining the growth in the maximum level of income insurance. T</w:t>
      </w:r>
      <w:r w:rsidRPr="00934626">
        <w:rPr>
          <w:sz w:val="24"/>
          <w:szCs w:val="24"/>
        </w:rPr>
        <w:t xml:space="preserve">he </w:t>
      </w:r>
      <w:r w:rsidR="00DB287A">
        <w:rPr>
          <w:sz w:val="24"/>
          <w:szCs w:val="24"/>
        </w:rPr>
        <w:t>state</w:t>
      </w:r>
      <w:r w:rsidRPr="00934626">
        <w:rPr>
          <w:sz w:val="24"/>
          <w:szCs w:val="24"/>
        </w:rPr>
        <w:t xml:space="preserve"> regulation percentage</w:t>
      </w:r>
      <w:r w:rsidR="00967C56" w:rsidRPr="00934626">
        <w:rPr>
          <w:sz w:val="24"/>
          <w:szCs w:val="24"/>
        </w:rPr>
        <w:t xml:space="preserve"> is</w:t>
      </w:r>
      <w:r w:rsidRPr="00934626">
        <w:rPr>
          <w:sz w:val="24"/>
          <w:szCs w:val="24"/>
        </w:rPr>
        <w:t xml:space="preserve"> usually </w:t>
      </w:r>
      <w:r w:rsidR="00DB287A">
        <w:rPr>
          <w:sz w:val="24"/>
          <w:szCs w:val="24"/>
        </w:rPr>
        <w:t>fixed at</w:t>
      </w:r>
      <w:r w:rsidRPr="00934626">
        <w:rPr>
          <w:sz w:val="24"/>
          <w:szCs w:val="24"/>
        </w:rPr>
        <w:t xml:space="preserve"> 2% </w:t>
      </w:r>
      <w:r w:rsidR="00967C56" w:rsidRPr="00934626">
        <w:rPr>
          <w:sz w:val="24"/>
          <w:szCs w:val="24"/>
        </w:rPr>
        <w:t xml:space="preserve">but due to the tax reform of 2012 </w:t>
      </w:r>
      <w:r w:rsidR="00DB287A">
        <w:rPr>
          <w:sz w:val="24"/>
          <w:szCs w:val="24"/>
        </w:rPr>
        <w:t xml:space="preserve">it </w:t>
      </w:r>
      <w:r w:rsidRPr="00934626">
        <w:rPr>
          <w:sz w:val="24"/>
          <w:szCs w:val="24"/>
        </w:rPr>
        <w:t>is subtracted</w:t>
      </w:r>
      <w:r w:rsidR="00967C56" w:rsidRPr="00934626">
        <w:rPr>
          <w:sz w:val="24"/>
          <w:szCs w:val="24"/>
        </w:rPr>
        <w:t xml:space="preserve"> by</w:t>
      </w:r>
      <w:r w:rsidRPr="00934626">
        <w:rPr>
          <w:sz w:val="24"/>
          <w:szCs w:val="24"/>
        </w:rPr>
        <w:t xml:space="preserve"> 0.3</w:t>
      </w:r>
      <w:r w:rsidR="00DB287A">
        <w:rPr>
          <w:sz w:val="24"/>
          <w:szCs w:val="24"/>
        </w:rPr>
        <w:t xml:space="preserve"> percent</w:t>
      </w:r>
      <w:r w:rsidRPr="00934626">
        <w:rPr>
          <w:sz w:val="24"/>
          <w:szCs w:val="24"/>
        </w:rPr>
        <w:t xml:space="preserve"> points in 2016, 0.4</w:t>
      </w:r>
      <w:r w:rsidR="00DB287A">
        <w:rPr>
          <w:sz w:val="24"/>
          <w:szCs w:val="24"/>
        </w:rPr>
        <w:t xml:space="preserve"> percent</w:t>
      </w:r>
      <w:r w:rsidRPr="00934626">
        <w:rPr>
          <w:sz w:val="24"/>
          <w:szCs w:val="24"/>
        </w:rPr>
        <w:t xml:space="preserve"> points in 2017</w:t>
      </w:r>
      <w:r w:rsidR="00967C56" w:rsidRPr="00934626">
        <w:rPr>
          <w:sz w:val="24"/>
          <w:szCs w:val="24"/>
        </w:rPr>
        <w:t>,</w:t>
      </w:r>
      <w:r w:rsidRPr="00934626">
        <w:rPr>
          <w:sz w:val="24"/>
          <w:szCs w:val="24"/>
        </w:rPr>
        <w:t xml:space="preserve"> and 0.75</w:t>
      </w:r>
      <w:r w:rsidR="00DB287A">
        <w:rPr>
          <w:sz w:val="24"/>
          <w:szCs w:val="24"/>
        </w:rPr>
        <w:t xml:space="preserve"> percent</w:t>
      </w:r>
      <w:r w:rsidRPr="00934626">
        <w:rPr>
          <w:sz w:val="24"/>
          <w:szCs w:val="24"/>
        </w:rPr>
        <w:t xml:space="preserve"> points in 2018-2020. </w:t>
      </w:r>
      <w:r w:rsidR="00DB287A">
        <w:rPr>
          <w:sz w:val="24"/>
          <w:szCs w:val="24"/>
        </w:rPr>
        <w:br/>
        <w:t>Therefore, we introduce the shock by</w:t>
      </w:r>
      <w:r w:rsidRPr="00934626">
        <w:rPr>
          <w:sz w:val="24"/>
          <w:szCs w:val="24"/>
        </w:rPr>
        <w:t xml:space="preserve"> keep</w:t>
      </w:r>
      <w:r w:rsidR="00DB287A">
        <w:rPr>
          <w:sz w:val="24"/>
          <w:szCs w:val="24"/>
        </w:rPr>
        <w:t>ing</w:t>
      </w:r>
      <w:r w:rsidRPr="00934626">
        <w:rPr>
          <w:sz w:val="24"/>
          <w:szCs w:val="24"/>
        </w:rPr>
        <w:t xml:space="preserve"> it fixed at 2% for the entire period</w:t>
      </w:r>
      <w:r w:rsidR="00967C56" w:rsidRPr="00934626">
        <w:rPr>
          <w:sz w:val="24"/>
          <w:szCs w:val="24"/>
        </w:rPr>
        <w:t>.</w:t>
      </w:r>
      <w:r w:rsidRPr="00934626">
        <w:rPr>
          <w:sz w:val="24"/>
          <w:szCs w:val="24"/>
        </w:rPr>
        <w:t xml:space="preserve"> </w:t>
      </w:r>
      <w:r w:rsidR="00967C56" w:rsidRPr="00934626">
        <w:rPr>
          <w:sz w:val="24"/>
          <w:szCs w:val="24"/>
        </w:rPr>
        <w:t>As we perform th</w:t>
      </w:r>
      <w:r w:rsidR="00DB287A">
        <w:rPr>
          <w:sz w:val="24"/>
          <w:szCs w:val="24"/>
        </w:rPr>
        <w:t>is</w:t>
      </w:r>
      <w:r w:rsidR="00967C56" w:rsidRPr="00934626">
        <w:rPr>
          <w:sz w:val="24"/>
          <w:szCs w:val="24"/>
        </w:rPr>
        <w:t xml:space="preserve"> shock on the Baseline model</w:t>
      </w:r>
      <w:r w:rsidR="00026C14">
        <w:rPr>
          <w:sz w:val="24"/>
          <w:szCs w:val="24"/>
        </w:rPr>
        <w:t xml:space="preserve">, the increase in the level of income insurance, will affect the economy both through the Demand, Wage, Insurance rate, and Labor force channel. </w:t>
      </w:r>
      <w:r w:rsidR="00967C56" w:rsidRPr="00934626">
        <w:rPr>
          <w:sz w:val="24"/>
          <w:szCs w:val="24"/>
        </w:rPr>
        <w:t xml:space="preserve"> </w:t>
      </w:r>
    </w:p>
    <w:p w14:paraId="738416A6" w14:textId="33A51616" w:rsidR="00026C14" w:rsidRPr="00026C14" w:rsidRDefault="00425D00" w:rsidP="00026C14">
      <w:pPr>
        <w:pStyle w:val="Overskrift2"/>
      </w:pPr>
      <w:r>
        <w:t xml:space="preserve">Scenario </w:t>
      </w:r>
      <w:r w:rsidR="007F7F59">
        <w:t>2</w:t>
      </w:r>
      <w:r>
        <w:t xml:space="preserve"> </w:t>
      </w:r>
      <w:r w:rsidR="007F7F59">
        <w:t>Denmark as a mature economy</w:t>
      </w:r>
      <w:r w:rsidR="00026C14">
        <w:br/>
      </w:r>
    </w:p>
    <w:p w14:paraId="7FDA947B" w14:textId="14CB98D5" w:rsidR="009F442A" w:rsidRPr="005310E0" w:rsidRDefault="00A749C8" w:rsidP="005310E0">
      <w:pPr>
        <w:spacing w:line="360" w:lineRule="auto"/>
        <w:rPr>
          <w:rFonts w:cstheme="minorHAnsi"/>
          <w:sz w:val="24"/>
          <w:szCs w:val="24"/>
        </w:rPr>
      </w:pPr>
      <w:r>
        <w:rPr>
          <w:rFonts w:cstheme="minorHAnsi"/>
          <w:sz w:val="24"/>
          <w:szCs w:val="24"/>
        </w:rPr>
        <w:t xml:space="preserve">In this scenario we take a closer look at </w:t>
      </w:r>
      <w:r w:rsidR="000C6E55">
        <w:rPr>
          <w:rFonts w:cstheme="minorHAnsi"/>
          <w:sz w:val="24"/>
          <w:szCs w:val="24"/>
        </w:rPr>
        <w:t>the assumption for the labor force channel, as described this includes a relationship between the strength of the economy and the labor-force, arguing that when unemployment is high less people will find it attractive to join the labor-force</w:t>
      </w:r>
      <w:r w:rsidR="009F442A" w:rsidRPr="00AB3D2F">
        <w:rPr>
          <w:rFonts w:cstheme="minorHAnsi"/>
          <w:sz w:val="24"/>
          <w:szCs w:val="24"/>
        </w:rPr>
        <w:t>.</w:t>
      </w:r>
      <w:r w:rsidR="000C6E55">
        <w:rPr>
          <w:rFonts w:cstheme="minorHAnsi"/>
          <w:sz w:val="24"/>
          <w:szCs w:val="24"/>
        </w:rPr>
        <w:t xml:space="preserve"> But as argued by Smith (2021), these types of reforms aimed at changing the incentives for people to participate in the labor force by reducing/increasing the benefits, seems to have almost no effect at these times. Claiming that those who would be affected by these reforms are already part of the labor-force. This is also shown as</w:t>
      </w:r>
      <w:r w:rsidR="009F442A" w:rsidRPr="00AB3D2F">
        <w:rPr>
          <w:rFonts w:cstheme="minorHAnsi"/>
          <w:sz w:val="24"/>
          <w:szCs w:val="24"/>
        </w:rPr>
        <w:t xml:space="preserve"> within the dynamics of the Danish labor market many have failed to determine what brings people into the labor force, in section 2 the literature argued that participation could follow several factors, including norms, wages relative to other workers, </w:t>
      </w:r>
      <w:r w:rsidR="009F442A" w:rsidRPr="00AB3D2F">
        <w:rPr>
          <w:rFonts w:cstheme="minorHAnsi"/>
          <w:sz w:val="24"/>
          <w:szCs w:val="24"/>
        </w:rPr>
        <w:lastRenderedPageBreak/>
        <w:t xml:space="preserve">consumption levels, and the standard of living. </w:t>
      </w:r>
      <w:r w:rsidR="000C6E55">
        <w:rPr>
          <w:rFonts w:cstheme="minorHAnsi"/>
          <w:sz w:val="24"/>
          <w:szCs w:val="24"/>
        </w:rPr>
        <w:t>For this</w:t>
      </w:r>
      <w:r w:rsidR="000C6E55" w:rsidRPr="00AB3D2F">
        <w:rPr>
          <w:rFonts w:cstheme="minorHAnsi"/>
          <w:sz w:val="24"/>
          <w:szCs w:val="24"/>
        </w:rPr>
        <w:t xml:space="preserve"> </w:t>
      </w:r>
      <w:r w:rsidR="00B908B6" w:rsidRPr="00AB3D2F">
        <w:rPr>
          <w:rFonts w:cstheme="minorHAnsi"/>
          <w:sz w:val="24"/>
          <w:szCs w:val="24"/>
        </w:rPr>
        <w:t>reason,</w:t>
      </w:r>
      <w:r w:rsidR="000C6E55" w:rsidRPr="00AB3D2F">
        <w:rPr>
          <w:rFonts w:cstheme="minorHAnsi"/>
          <w:sz w:val="24"/>
          <w:szCs w:val="24"/>
        </w:rPr>
        <w:t xml:space="preserve"> </w:t>
      </w:r>
      <w:r w:rsidR="000C6E55">
        <w:rPr>
          <w:rFonts w:cstheme="minorHAnsi"/>
          <w:sz w:val="24"/>
          <w:szCs w:val="24"/>
        </w:rPr>
        <w:t>one could argue to</w:t>
      </w:r>
      <w:r w:rsidR="000C6E55" w:rsidRPr="00AB3D2F">
        <w:rPr>
          <w:rFonts w:cstheme="minorHAnsi"/>
          <w:sz w:val="24"/>
          <w:szCs w:val="24"/>
        </w:rPr>
        <w:t xml:space="preserve"> </w:t>
      </w:r>
      <w:r w:rsidR="000C6E55">
        <w:rPr>
          <w:rFonts w:cstheme="minorHAnsi"/>
          <w:sz w:val="24"/>
          <w:szCs w:val="24"/>
        </w:rPr>
        <w:t>leave the</w:t>
      </w:r>
      <w:r w:rsidR="000C6E55" w:rsidRPr="00AB3D2F">
        <w:rPr>
          <w:rFonts w:cstheme="minorHAnsi"/>
          <w:sz w:val="24"/>
          <w:szCs w:val="24"/>
        </w:rPr>
        <w:t xml:space="preserve"> participation rate exogenous </w:t>
      </w:r>
      <w:r w:rsidR="00703A1E">
        <w:rPr>
          <w:rFonts w:cstheme="minorHAnsi"/>
          <w:sz w:val="24"/>
          <w:szCs w:val="24"/>
        </w:rPr>
        <w:t xml:space="preserve">within the model, which is done in this scenario. </w:t>
      </w:r>
    </w:p>
    <w:p w14:paraId="0740E073" w14:textId="5BE8493F" w:rsidR="00CF0F0D" w:rsidRDefault="008C02FE" w:rsidP="007F7F59">
      <w:pPr>
        <w:pStyle w:val="Overskrift2"/>
      </w:pPr>
      <w:commentRangeStart w:id="77"/>
      <w:r>
        <w:t xml:space="preserve">Scenario </w:t>
      </w:r>
      <w:r w:rsidR="007F7F59">
        <w:t>3</w:t>
      </w:r>
      <w:r w:rsidR="003F23A4">
        <w:t xml:space="preserve"> </w:t>
      </w:r>
      <w:commentRangeEnd w:id="77"/>
      <w:r w:rsidR="00B908B6">
        <w:rPr>
          <w:rStyle w:val="Kommentarhenvisning"/>
          <w:rFonts w:asciiTheme="minorHAnsi" w:eastAsiaTheme="minorHAnsi" w:hAnsiTheme="minorHAnsi" w:cstheme="minorBidi"/>
          <w:color w:val="auto"/>
        </w:rPr>
        <w:commentReference w:id="77"/>
      </w:r>
      <w:r w:rsidR="007F7F59">
        <w:t>do the level of income insurance affect wage negotiations</w:t>
      </w:r>
    </w:p>
    <w:p w14:paraId="6A090FEA" w14:textId="674C97C3" w:rsidR="007F7F59" w:rsidRDefault="007F7F59" w:rsidP="007F7F59"/>
    <w:p w14:paraId="0089F10C" w14:textId="3CC4B856" w:rsidR="00721337" w:rsidRDefault="001C5B33" w:rsidP="001C5B33">
      <w:pPr>
        <w:spacing w:line="360" w:lineRule="auto"/>
        <w:rPr>
          <w:rFonts w:eastAsiaTheme="minorEastAsia" w:cstheme="minorHAnsi"/>
          <w:sz w:val="24"/>
          <w:szCs w:val="24"/>
        </w:rPr>
      </w:pPr>
      <w:r>
        <w:rPr>
          <w:rFonts w:eastAsiaTheme="minorEastAsia" w:cstheme="minorHAnsi"/>
          <w:sz w:val="24"/>
          <w:szCs w:val="24"/>
        </w:rPr>
        <w:t xml:space="preserve">In </w:t>
      </w:r>
      <w:r w:rsidR="00B908B6">
        <w:rPr>
          <w:rFonts w:eastAsiaTheme="minorEastAsia" w:cstheme="minorHAnsi"/>
          <w:sz w:val="24"/>
          <w:szCs w:val="24"/>
        </w:rPr>
        <w:t>this scenario we will take a closer look at the assumptions for the</w:t>
      </w:r>
      <w:r>
        <w:rPr>
          <w:rFonts w:eastAsiaTheme="minorEastAsia" w:cstheme="minorHAnsi"/>
          <w:sz w:val="24"/>
          <w:szCs w:val="24"/>
        </w:rPr>
        <w:t xml:space="preserve"> wage-channel, in which changes to the maximum level of income insurance affec</w:t>
      </w:r>
      <w:r w:rsidR="00B908B6">
        <w:rPr>
          <w:rFonts w:eastAsiaTheme="minorEastAsia" w:cstheme="minorHAnsi"/>
          <w:sz w:val="24"/>
          <w:szCs w:val="24"/>
        </w:rPr>
        <w:t>ts</w:t>
      </w:r>
      <w:r>
        <w:rPr>
          <w:rFonts w:eastAsiaTheme="minorEastAsia" w:cstheme="minorHAnsi"/>
          <w:sz w:val="24"/>
          <w:szCs w:val="24"/>
        </w:rPr>
        <w:t xml:space="preserve"> the targeted wage set by worker unions. </w:t>
      </w:r>
      <w:r w:rsidR="00721337" w:rsidRPr="00721337">
        <w:rPr>
          <w:sz w:val="24"/>
          <w:szCs w:val="24"/>
        </w:rPr>
        <w:t xml:space="preserve">Both theoretical as well as empirical evidence seems to support this </w:t>
      </w:r>
      <w:r w:rsidR="00721337">
        <w:rPr>
          <w:sz w:val="24"/>
          <w:szCs w:val="24"/>
        </w:rPr>
        <w:t>channel</w:t>
      </w:r>
      <w:r w:rsidR="00721337" w:rsidRPr="00721337">
        <w:rPr>
          <w:sz w:val="24"/>
          <w:szCs w:val="24"/>
        </w:rPr>
        <w:t xml:space="preserve">, whereas we set the minimum gap that the worker unions will allow according to the elasticity of income insurance on wages found by Fredriksson &amp; </w:t>
      </w:r>
      <w:proofErr w:type="spellStart"/>
      <w:r w:rsidR="00721337" w:rsidRPr="00721337">
        <w:rPr>
          <w:sz w:val="24"/>
          <w:szCs w:val="24"/>
        </w:rPr>
        <w:t>Söderström</w:t>
      </w:r>
      <w:proofErr w:type="spellEnd"/>
      <w:r w:rsidR="00721337" w:rsidRPr="00721337">
        <w:rPr>
          <w:sz w:val="24"/>
          <w:szCs w:val="24"/>
        </w:rPr>
        <w:t xml:space="preserve"> (2020)</w:t>
      </w:r>
      <w:r w:rsidR="00721337">
        <w:rPr>
          <w:sz w:val="24"/>
          <w:szCs w:val="24"/>
        </w:rPr>
        <w:t xml:space="preserve">. This implies some weaknesses, first </w:t>
      </w:r>
      <w:r w:rsidR="00721337">
        <w:rPr>
          <w:rFonts w:eastAsiaTheme="minorEastAsia" w:cstheme="minorHAnsi"/>
          <w:sz w:val="24"/>
          <w:szCs w:val="24"/>
        </w:rPr>
        <w:t>that the elasticity found in Sweden is based on changes in the ceiling for the maximum level of income insurance, making the comparability with our results more complicated. Second,</w:t>
      </w:r>
      <w:r w:rsidR="00B908B6">
        <w:rPr>
          <w:rFonts w:eastAsiaTheme="minorEastAsia" w:cstheme="minorHAnsi"/>
          <w:sz w:val="24"/>
          <w:szCs w:val="24"/>
        </w:rPr>
        <w:t xml:space="preserve"> </w:t>
      </w:r>
      <w:r w:rsidR="00721337">
        <w:rPr>
          <w:rFonts w:eastAsiaTheme="minorEastAsia" w:cstheme="minorHAnsi"/>
          <w:sz w:val="24"/>
          <w:szCs w:val="24"/>
        </w:rPr>
        <w:t xml:space="preserve">we could </w:t>
      </w:r>
      <w:r w:rsidR="00B908B6">
        <w:rPr>
          <w:rFonts w:eastAsiaTheme="minorEastAsia" w:cstheme="minorHAnsi"/>
          <w:sz w:val="24"/>
          <w:szCs w:val="24"/>
        </w:rPr>
        <w:t>argue that</w:t>
      </w:r>
      <w:r w:rsidR="00721337">
        <w:rPr>
          <w:rFonts w:eastAsiaTheme="minorEastAsia" w:cstheme="minorHAnsi"/>
          <w:sz w:val="24"/>
          <w:szCs w:val="24"/>
        </w:rPr>
        <w:t xml:space="preserve"> the relationship between the maximum level of income insurance and wages </w:t>
      </w:r>
      <w:r w:rsidR="00B908B6">
        <w:rPr>
          <w:rFonts w:eastAsiaTheme="minorEastAsia" w:cstheme="minorHAnsi"/>
          <w:sz w:val="24"/>
          <w:szCs w:val="24"/>
        </w:rPr>
        <w:t>could</w:t>
      </w:r>
      <w:r w:rsidR="00721337">
        <w:rPr>
          <w:rFonts w:eastAsiaTheme="minorEastAsia" w:cstheme="minorHAnsi"/>
          <w:sz w:val="24"/>
          <w:szCs w:val="24"/>
        </w:rPr>
        <w:t xml:space="preserve"> be different in </w:t>
      </w:r>
      <w:commentRangeStart w:id="78"/>
      <w:r w:rsidR="00721337">
        <w:rPr>
          <w:rFonts w:eastAsiaTheme="minorEastAsia" w:cstheme="minorHAnsi"/>
          <w:sz w:val="24"/>
          <w:szCs w:val="24"/>
        </w:rPr>
        <w:t>Denmark compared to Sweden</w:t>
      </w:r>
      <w:r w:rsidR="00B908B6">
        <w:rPr>
          <w:rFonts w:eastAsiaTheme="minorEastAsia" w:cstheme="minorHAnsi"/>
          <w:sz w:val="24"/>
          <w:szCs w:val="24"/>
        </w:rPr>
        <w:t>, thereby biasing the results</w:t>
      </w:r>
      <w:r w:rsidR="00721337">
        <w:rPr>
          <w:rFonts w:eastAsiaTheme="minorEastAsia" w:cstheme="minorHAnsi"/>
          <w:sz w:val="24"/>
          <w:szCs w:val="24"/>
        </w:rPr>
        <w:t xml:space="preserve">. </w:t>
      </w:r>
      <w:commentRangeEnd w:id="78"/>
      <w:r w:rsidR="00721337">
        <w:rPr>
          <w:rStyle w:val="Kommentarhenvisning"/>
        </w:rPr>
        <w:commentReference w:id="78"/>
      </w:r>
      <w:r w:rsidR="00721337">
        <w:rPr>
          <w:rFonts w:eastAsiaTheme="minorEastAsia" w:cstheme="minorHAnsi"/>
          <w:sz w:val="24"/>
          <w:szCs w:val="24"/>
        </w:rPr>
        <w:t xml:space="preserve">In an attempt to overcome these </w:t>
      </w:r>
      <w:r w:rsidR="00B72D8F">
        <w:rPr>
          <w:rFonts w:eastAsiaTheme="minorEastAsia" w:cstheme="minorHAnsi"/>
          <w:sz w:val="24"/>
          <w:szCs w:val="24"/>
        </w:rPr>
        <w:t>uncertainties,</w:t>
      </w:r>
      <w:r w:rsidR="00721337">
        <w:rPr>
          <w:rFonts w:eastAsiaTheme="minorEastAsia" w:cstheme="minorHAnsi"/>
          <w:sz w:val="24"/>
          <w:szCs w:val="24"/>
        </w:rPr>
        <w:t xml:space="preserve"> we</w:t>
      </w:r>
      <w:r w:rsidR="00B72D8F">
        <w:rPr>
          <w:rFonts w:eastAsiaTheme="minorEastAsia" w:cstheme="minorHAnsi"/>
          <w:sz w:val="24"/>
          <w:szCs w:val="24"/>
        </w:rPr>
        <w:t xml:space="preserve"> have</w:t>
      </w:r>
      <w:r w:rsidR="00721337">
        <w:rPr>
          <w:rFonts w:eastAsiaTheme="minorEastAsia" w:cstheme="minorHAnsi"/>
          <w:sz w:val="24"/>
          <w:szCs w:val="24"/>
        </w:rPr>
        <w:t xml:space="preserve"> included </w:t>
      </w:r>
      <w:r w:rsidR="00B72D8F">
        <w:rPr>
          <w:rFonts w:eastAsiaTheme="minorEastAsia" w:cstheme="minorHAnsi"/>
          <w:sz w:val="24"/>
          <w:szCs w:val="24"/>
        </w:rPr>
        <w:t xml:space="preserve">several measures of the level of income insurance </w:t>
      </w:r>
      <w:r w:rsidR="00721337">
        <w:rPr>
          <w:rFonts w:eastAsiaTheme="minorEastAsia" w:cstheme="minorHAnsi"/>
          <w:sz w:val="24"/>
          <w:szCs w:val="24"/>
        </w:rPr>
        <w:t xml:space="preserve">directly into the wage equation, doing this we find no significant long-run effects between </w:t>
      </w:r>
      <w:r w:rsidR="00B72D8F">
        <w:rPr>
          <w:rFonts w:eastAsiaTheme="minorEastAsia" w:cstheme="minorHAnsi"/>
          <w:sz w:val="24"/>
          <w:szCs w:val="24"/>
        </w:rPr>
        <w:t>any of these</w:t>
      </w:r>
      <w:r w:rsidR="00721337">
        <w:rPr>
          <w:rFonts w:eastAsiaTheme="minorEastAsia" w:cstheme="minorHAnsi"/>
          <w:sz w:val="24"/>
          <w:szCs w:val="24"/>
        </w:rPr>
        <w:t xml:space="preserve"> and wages.</w:t>
      </w:r>
      <w:r w:rsidR="00B72D8F">
        <w:rPr>
          <w:rFonts w:eastAsiaTheme="minorEastAsia" w:cstheme="minorHAnsi"/>
          <w:sz w:val="24"/>
          <w:szCs w:val="24"/>
        </w:rPr>
        <w:t xml:space="preserve"> </w:t>
      </w:r>
      <w:commentRangeStart w:id="79"/>
      <w:r w:rsidR="00B72D8F">
        <w:rPr>
          <w:rFonts w:eastAsiaTheme="minorEastAsia" w:cstheme="minorHAnsi"/>
          <w:sz w:val="24"/>
          <w:szCs w:val="24"/>
        </w:rPr>
        <w:t>There can be several reasons for this, as the wage is based on quarterly data, while the level of income insurance and the maximum level of income insurance is set once a year</w:t>
      </w:r>
      <w:r w:rsidR="00B908B6">
        <w:rPr>
          <w:rFonts w:eastAsiaTheme="minorEastAsia" w:cstheme="minorHAnsi"/>
          <w:sz w:val="24"/>
          <w:szCs w:val="24"/>
        </w:rPr>
        <w:t xml:space="preserve">, another reason could be the econometric method used, where causal effects methods also used by </w:t>
      </w:r>
      <w:r w:rsidR="00B908B6" w:rsidRPr="00721337">
        <w:rPr>
          <w:sz w:val="24"/>
          <w:szCs w:val="24"/>
        </w:rPr>
        <w:t xml:space="preserve">Fredriksson &amp; </w:t>
      </w:r>
      <w:proofErr w:type="spellStart"/>
      <w:r w:rsidR="00B908B6" w:rsidRPr="00721337">
        <w:rPr>
          <w:sz w:val="24"/>
          <w:szCs w:val="24"/>
        </w:rPr>
        <w:t>Söderström</w:t>
      </w:r>
      <w:proofErr w:type="spellEnd"/>
      <w:r w:rsidR="00B908B6">
        <w:rPr>
          <w:sz w:val="24"/>
          <w:szCs w:val="24"/>
        </w:rPr>
        <w:t xml:space="preserve"> </w:t>
      </w:r>
      <w:r w:rsidR="00B908B6">
        <w:rPr>
          <w:sz w:val="24"/>
          <w:szCs w:val="24"/>
        </w:rPr>
        <w:fldChar w:fldCharType="begin" w:fldLock="1"/>
      </w:r>
      <w:r w:rsidR="00B908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operties":{"noteIndex":0},"schema":"https://github.com/citation-style-language/schema/raw/master/csl-citation.json"}</w:instrText>
      </w:r>
      <w:r w:rsidR="00B908B6">
        <w:rPr>
          <w:sz w:val="24"/>
          <w:szCs w:val="24"/>
        </w:rPr>
        <w:fldChar w:fldCharType="separate"/>
      </w:r>
      <w:r w:rsidR="00B908B6" w:rsidRPr="00B908B6">
        <w:rPr>
          <w:noProof/>
          <w:sz w:val="24"/>
          <w:szCs w:val="24"/>
        </w:rPr>
        <w:t>(2020)</w:t>
      </w:r>
      <w:r w:rsidR="00B908B6">
        <w:rPr>
          <w:sz w:val="24"/>
          <w:szCs w:val="24"/>
        </w:rPr>
        <w:fldChar w:fldCharType="end"/>
      </w:r>
      <w:r w:rsidR="00B908B6">
        <w:rPr>
          <w:sz w:val="24"/>
          <w:szCs w:val="24"/>
        </w:rPr>
        <w:t xml:space="preserve"> seems to be superior when examining such a relationship</w:t>
      </w:r>
      <w:r w:rsidR="00B72D8F">
        <w:rPr>
          <w:rFonts w:eastAsiaTheme="minorEastAsia" w:cstheme="minorHAnsi"/>
          <w:sz w:val="24"/>
          <w:szCs w:val="24"/>
        </w:rPr>
        <w:t xml:space="preserve">. </w:t>
      </w:r>
      <w:commentRangeEnd w:id="79"/>
      <w:r w:rsidR="00B72D8F">
        <w:rPr>
          <w:rStyle w:val="Kommentarhenvisning"/>
        </w:rPr>
        <w:commentReference w:id="79"/>
      </w:r>
    </w:p>
    <w:p w14:paraId="2A79AFD9" w14:textId="33CA74A0" w:rsidR="00E21539" w:rsidRPr="00AB3C6B" w:rsidRDefault="00B72D8F" w:rsidP="0078484D">
      <w:pPr>
        <w:spacing w:line="360" w:lineRule="auto"/>
        <w:rPr>
          <w:rFonts w:eastAsiaTheme="minorEastAsia" w:cstheme="minorHAnsi"/>
          <w:sz w:val="24"/>
          <w:szCs w:val="24"/>
        </w:rPr>
      </w:pPr>
      <w:r>
        <w:rPr>
          <w:rFonts w:eastAsiaTheme="minorEastAsia" w:cstheme="minorHAnsi"/>
          <w:sz w:val="24"/>
          <w:szCs w:val="24"/>
        </w:rPr>
        <w:t>In scenario 3 we use the above argumentation to assume that changes in the IS-program, does not affect the targeted wage set by worker unions, and will therefor have no effect on the wages. In the following plots we show the effects of removing the suppressing of the state regulation percentage in all three scenarios</w:t>
      </w:r>
      <w:r w:rsidR="001F384B">
        <w:rPr>
          <w:rFonts w:eastAsiaTheme="minorEastAsia" w:cstheme="minorHAnsi"/>
          <w:sz w:val="24"/>
          <w:szCs w:val="24"/>
        </w:rPr>
        <w:t>, most importantly we look at the effect on unemployment, as these results will be used to calculate the macro elasticity in the next section</w:t>
      </w:r>
      <w:r>
        <w:rPr>
          <w:rFonts w:eastAsiaTheme="minorEastAsia" w:cstheme="minorHAnsi"/>
          <w:sz w:val="24"/>
          <w:szCs w:val="24"/>
        </w:rPr>
        <w:t xml:space="preserve">. </w:t>
      </w:r>
    </w:p>
    <w:p w14:paraId="243A4623" w14:textId="22B4E336" w:rsidR="00B86FBD" w:rsidRDefault="00B86FBD" w:rsidP="00B86FBD">
      <w:pPr>
        <w:spacing w:line="360" w:lineRule="auto"/>
        <w:jc w:val="center"/>
        <w:rPr>
          <w:sz w:val="24"/>
          <w:szCs w:val="24"/>
        </w:rPr>
      </w:pPr>
      <w:r w:rsidRPr="00B86FBD">
        <w:rPr>
          <w:noProof/>
        </w:rPr>
        <w:lastRenderedPageBreak/>
        <w:drawing>
          <wp:inline distT="0" distB="0" distL="0" distR="0" wp14:anchorId="107D635D" wp14:editId="16467B9B">
            <wp:extent cx="5372100" cy="331534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75772" cy="3317606"/>
                    </a:xfrm>
                    <a:prstGeom prst="rect">
                      <a:avLst/>
                    </a:prstGeom>
                  </pic:spPr>
                </pic:pic>
              </a:graphicData>
            </a:graphic>
          </wp:inline>
        </w:drawing>
      </w:r>
    </w:p>
    <w:p w14:paraId="69DF002F" w14:textId="3515EDC7" w:rsidR="001F384B" w:rsidRDefault="001F384B" w:rsidP="0078484D">
      <w:pPr>
        <w:spacing w:line="360" w:lineRule="auto"/>
        <w:rPr>
          <w:sz w:val="24"/>
          <w:szCs w:val="24"/>
        </w:rPr>
      </w:pPr>
      <w:r>
        <w:rPr>
          <w:sz w:val="24"/>
          <w:szCs w:val="24"/>
        </w:rPr>
        <w:t xml:space="preserve">In the figure above, we find that in scenario </w:t>
      </w:r>
      <w:r w:rsidR="00692373">
        <w:rPr>
          <w:sz w:val="24"/>
          <w:szCs w:val="24"/>
        </w:rPr>
        <w:t>1</w:t>
      </w:r>
      <w:r>
        <w:rPr>
          <w:sz w:val="24"/>
          <w:szCs w:val="24"/>
        </w:rPr>
        <w:t xml:space="preserve"> </w:t>
      </w:r>
      <w:r w:rsidR="00692373">
        <w:rPr>
          <w:sz w:val="24"/>
          <w:szCs w:val="24"/>
        </w:rPr>
        <w:t>where the four macroeconomic channels included in the baseline will be active,</w:t>
      </w:r>
      <w:r>
        <w:rPr>
          <w:sz w:val="24"/>
          <w:szCs w:val="24"/>
        </w:rPr>
        <w:t xml:space="preserve"> unemployment</w:t>
      </w:r>
      <w:r w:rsidR="00692373">
        <w:rPr>
          <w:sz w:val="24"/>
          <w:szCs w:val="24"/>
        </w:rPr>
        <w:t xml:space="preserve"> increases</w:t>
      </w:r>
      <w:r>
        <w:rPr>
          <w:sz w:val="24"/>
          <w:szCs w:val="24"/>
        </w:rPr>
        <w:t xml:space="preserve"> by </w:t>
      </w:r>
      <w:r w:rsidR="00692373">
        <w:rPr>
          <w:sz w:val="24"/>
          <w:szCs w:val="24"/>
        </w:rPr>
        <w:t xml:space="preserve">approximately 2600 people. The interaction between the wage channel and labor force channel seems to be the driving factor. As the maximum level of income insurance increases, the gap between this and the wages fall, as the gap falls below 42% the targeted wage will be set such that the gap remains at 42%. </w:t>
      </w:r>
      <w:r w:rsidR="00AB3C6B">
        <w:rPr>
          <w:sz w:val="24"/>
          <w:szCs w:val="24"/>
        </w:rPr>
        <w:t>As the targeted wage increase, so does the wage and a</w:t>
      </w:r>
      <w:r w:rsidR="00B22835">
        <w:rPr>
          <w:sz w:val="24"/>
          <w:szCs w:val="24"/>
        </w:rPr>
        <w:t xml:space="preserve">s we find the Danish economy to be </w:t>
      </w:r>
      <w:commentRangeStart w:id="80"/>
      <w:r w:rsidR="00B22835">
        <w:rPr>
          <w:sz w:val="24"/>
          <w:szCs w:val="24"/>
        </w:rPr>
        <w:t xml:space="preserve">profit led </w:t>
      </w:r>
      <w:commentRangeEnd w:id="80"/>
      <w:r w:rsidR="00B22835">
        <w:rPr>
          <w:rStyle w:val="Kommentarhenvisning"/>
        </w:rPr>
        <w:commentReference w:id="80"/>
      </w:r>
      <w:r w:rsidR="00B22835">
        <w:rPr>
          <w:sz w:val="24"/>
          <w:szCs w:val="24"/>
        </w:rPr>
        <w:t xml:space="preserve">this lowers the economic activity, and thereby increase the unemployment rate. </w:t>
      </w:r>
      <w:r w:rsidR="00AB3C6B">
        <w:rPr>
          <w:sz w:val="24"/>
          <w:szCs w:val="24"/>
        </w:rPr>
        <w:t>T</w:t>
      </w:r>
      <w:commentRangeStart w:id="81"/>
      <w:r w:rsidR="00B22835">
        <w:rPr>
          <w:sz w:val="24"/>
          <w:szCs w:val="24"/>
        </w:rPr>
        <w:t xml:space="preserve">he unemployment rate will lower the labor-force but </w:t>
      </w:r>
      <w:r w:rsidR="00AB3C6B">
        <w:rPr>
          <w:sz w:val="24"/>
          <w:szCs w:val="24"/>
        </w:rPr>
        <w:t xml:space="preserve">at the same time lower employment by even more, leaving the unemployment to increase further. </w:t>
      </w:r>
      <w:r w:rsidR="00B22835">
        <w:rPr>
          <w:sz w:val="24"/>
          <w:szCs w:val="24"/>
        </w:rPr>
        <w:t xml:space="preserve"> </w:t>
      </w:r>
      <w:commentRangeEnd w:id="81"/>
      <w:r w:rsidR="00B22835">
        <w:rPr>
          <w:rStyle w:val="Kommentarhenvisning"/>
        </w:rPr>
        <w:commentReference w:id="81"/>
      </w:r>
    </w:p>
    <w:p w14:paraId="10D479F4" w14:textId="51589C72" w:rsidR="001C5B33" w:rsidRDefault="00B22835" w:rsidP="0078484D">
      <w:pPr>
        <w:spacing w:line="360" w:lineRule="auto"/>
        <w:rPr>
          <w:sz w:val="24"/>
          <w:szCs w:val="24"/>
        </w:rPr>
      </w:pPr>
      <w:r>
        <w:rPr>
          <w:sz w:val="24"/>
          <w:szCs w:val="24"/>
        </w:rPr>
        <w:t xml:space="preserve">In </w:t>
      </w:r>
      <w:r w:rsidR="009F3F2D">
        <w:rPr>
          <w:sz w:val="24"/>
          <w:szCs w:val="24"/>
        </w:rPr>
        <w:t xml:space="preserve">scenario 2, </w:t>
      </w:r>
      <w:r w:rsidR="00EE671D">
        <w:rPr>
          <w:sz w:val="24"/>
          <w:szCs w:val="24"/>
        </w:rPr>
        <w:t xml:space="preserve">we removed the labor-force channel arguing that Denmark </w:t>
      </w:r>
      <w:r w:rsidR="00AB3C6B">
        <w:rPr>
          <w:sz w:val="24"/>
          <w:szCs w:val="24"/>
        </w:rPr>
        <w:t>should be seen as a mature economy</w:t>
      </w:r>
      <w:r w:rsidR="00EE671D">
        <w:rPr>
          <w:sz w:val="24"/>
          <w:szCs w:val="24"/>
        </w:rPr>
        <w:t xml:space="preserve">, </w:t>
      </w:r>
      <w:r w:rsidR="00AB3C6B">
        <w:rPr>
          <w:sz w:val="24"/>
          <w:szCs w:val="24"/>
        </w:rPr>
        <w:t xml:space="preserve">thereby approving the argumentation used </w:t>
      </w:r>
      <w:r w:rsidR="00EE671D">
        <w:rPr>
          <w:sz w:val="24"/>
          <w:szCs w:val="24"/>
        </w:rPr>
        <w:t>by Smith (2021)</w:t>
      </w:r>
      <w:r w:rsidR="00AB3C6B">
        <w:rPr>
          <w:sz w:val="24"/>
          <w:szCs w:val="24"/>
        </w:rPr>
        <w:t xml:space="preserve"> that</w:t>
      </w:r>
      <w:r w:rsidR="00EE671D">
        <w:rPr>
          <w:sz w:val="24"/>
          <w:szCs w:val="24"/>
        </w:rPr>
        <w:t xml:space="preserve"> this type of reform with the goal of changing the level of benefits does not seem to be the right solution</w:t>
      </w:r>
      <w:r w:rsidR="00AB3C6B">
        <w:rPr>
          <w:sz w:val="24"/>
          <w:szCs w:val="24"/>
        </w:rPr>
        <w:t xml:space="preserve"> as </w:t>
      </w:r>
      <w:r w:rsidR="00EE671D">
        <w:rPr>
          <w:sz w:val="24"/>
          <w:szCs w:val="24"/>
        </w:rPr>
        <w:t xml:space="preserve">people </w:t>
      </w:r>
      <w:r w:rsidR="003B1BB1">
        <w:rPr>
          <w:sz w:val="24"/>
          <w:szCs w:val="24"/>
        </w:rPr>
        <w:t xml:space="preserve">are choosing to stay outside the </w:t>
      </w:r>
      <w:r w:rsidR="00EE671D">
        <w:rPr>
          <w:sz w:val="24"/>
          <w:szCs w:val="24"/>
        </w:rPr>
        <w:t>labor force</w:t>
      </w:r>
      <w:r w:rsidR="003B1BB1">
        <w:rPr>
          <w:sz w:val="24"/>
          <w:szCs w:val="24"/>
        </w:rPr>
        <w:t xml:space="preserve"> for other reasons than change</w:t>
      </w:r>
      <w:r w:rsidR="00AB3C6B">
        <w:rPr>
          <w:sz w:val="24"/>
          <w:szCs w:val="24"/>
        </w:rPr>
        <w:t>s</w:t>
      </w:r>
      <w:r w:rsidR="003B1BB1">
        <w:rPr>
          <w:sz w:val="24"/>
          <w:szCs w:val="24"/>
        </w:rPr>
        <w:t xml:space="preserve"> </w:t>
      </w:r>
      <w:r w:rsidR="00AB3C6B">
        <w:rPr>
          <w:sz w:val="24"/>
          <w:szCs w:val="24"/>
        </w:rPr>
        <w:t>in benefits</w:t>
      </w:r>
      <w:r w:rsidR="003B1BB1">
        <w:rPr>
          <w:sz w:val="24"/>
          <w:szCs w:val="24"/>
        </w:rPr>
        <w:t xml:space="preserve">. </w:t>
      </w:r>
      <w:r w:rsidR="003B1BB1">
        <w:rPr>
          <w:sz w:val="24"/>
          <w:szCs w:val="24"/>
        </w:rPr>
        <w:br/>
        <w:t xml:space="preserve">The results of scenario 2 increase unemployment by 1450 people, </w:t>
      </w:r>
      <w:r w:rsidR="00AB3C6B">
        <w:rPr>
          <w:sz w:val="24"/>
          <w:szCs w:val="24"/>
        </w:rPr>
        <w:t>compared to the previous scenario, we now only see the negative effect of the wage channel</w:t>
      </w:r>
      <w:commentRangeStart w:id="82"/>
      <w:r w:rsidR="003B1BB1">
        <w:rPr>
          <w:sz w:val="24"/>
          <w:szCs w:val="24"/>
        </w:rPr>
        <w:t xml:space="preserve">.  </w:t>
      </w:r>
      <w:commentRangeEnd w:id="82"/>
      <w:r w:rsidR="003B1BB1">
        <w:rPr>
          <w:rStyle w:val="Kommentarhenvisning"/>
        </w:rPr>
        <w:commentReference w:id="82"/>
      </w:r>
    </w:p>
    <w:p w14:paraId="13864ACA" w14:textId="4335CF12" w:rsidR="003B1BB1" w:rsidRDefault="00377D68" w:rsidP="0078484D">
      <w:pPr>
        <w:spacing w:line="360" w:lineRule="auto"/>
        <w:rPr>
          <w:sz w:val="24"/>
          <w:szCs w:val="24"/>
        </w:rPr>
      </w:pPr>
      <w:commentRangeStart w:id="83"/>
      <w:commentRangeStart w:id="84"/>
      <w:r>
        <w:rPr>
          <w:sz w:val="24"/>
          <w:szCs w:val="24"/>
        </w:rPr>
        <w:t>In scenario 3</w:t>
      </w:r>
      <w:commentRangeEnd w:id="83"/>
      <w:r w:rsidR="004012A7">
        <w:rPr>
          <w:rStyle w:val="Kommentarhenvisning"/>
        </w:rPr>
        <w:commentReference w:id="83"/>
      </w:r>
      <w:commentRangeEnd w:id="84"/>
      <w:r w:rsidR="004012A7">
        <w:rPr>
          <w:rStyle w:val="Kommentarhenvisning"/>
        </w:rPr>
        <w:commentReference w:id="84"/>
      </w:r>
      <w:r>
        <w:rPr>
          <w:sz w:val="24"/>
          <w:szCs w:val="24"/>
        </w:rPr>
        <w:t>,</w:t>
      </w:r>
      <w:r w:rsidR="00AB3C6B">
        <w:rPr>
          <w:sz w:val="24"/>
          <w:szCs w:val="24"/>
        </w:rPr>
        <w:t xml:space="preserve"> we also remove the wage-channel thereby</w:t>
      </w:r>
      <w:r>
        <w:rPr>
          <w:sz w:val="24"/>
          <w:szCs w:val="24"/>
        </w:rPr>
        <w:t xml:space="preserve"> only </w:t>
      </w:r>
      <w:r w:rsidR="00AB3C6B">
        <w:rPr>
          <w:sz w:val="24"/>
          <w:szCs w:val="24"/>
        </w:rPr>
        <w:t>including the</w:t>
      </w:r>
      <w:r>
        <w:rPr>
          <w:sz w:val="24"/>
          <w:szCs w:val="24"/>
        </w:rPr>
        <w:t xml:space="preserve"> demand channel and insurance rate channel. We now observe a decrease in unemployment of 300 people. As the </w:t>
      </w:r>
      <w:r>
        <w:rPr>
          <w:sz w:val="24"/>
          <w:szCs w:val="24"/>
        </w:rPr>
        <w:lastRenderedPageBreak/>
        <w:t>worker unions now only take into account the inflation when setting the targeted wage, there will be almost no effect on the wages when increasing the maximum level of income insurance. The small decrease in unemployment, can now be attributed to the higher aggregate demand, following the higher consumption for people being unemployed, first because of a higher level of income insurance paid to the unemployed associated with the demand channel, but also as the insurance rate increase leaving more people to get access to income insurance.</w:t>
      </w:r>
    </w:p>
    <w:p w14:paraId="1B26532E" w14:textId="3231ED88" w:rsidR="00B86FBD" w:rsidRDefault="00B86FBD" w:rsidP="006D3714">
      <w:pPr>
        <w:spacing w:line="360" w:lineRule="auto"/>
        <w:rPr>
          <w:sz w:val="24"/>
          <w:szCs w:val="24"/>
        </w:rPr>
      </w:pPr>
      <w:r>
        <w:rPr>
          <w:sz w:val="24"/>
          <w:szCs w:val="24"/>
        </w:rPr>
        <w:t xml:space="preserve">In the figure below, we show the results of the three scenarios on GDP and the governments net-lending. </w:t>
      </w:r>
    </w:p>
    <w:p w14:paraId="6608E49D" w14:textId="40724A48" w:rsidR="00B86FBD" w:rsidRDefault="006D3714" w:rsidP="0078484D">
      <w:pPr>
        <w:spacing w:line="360" w:lineRule="auto"/>
        <w:rPr>
          <w:sz w:val="24"/>
          <w:szCs w:val="24"/>
        </w:rPr>
      </w:pPr>
      <w:r w:rsidRPr="006D3714">
        <w:rPr>
          <w:noProof/>
        </w:rPr>
        <w:drawing>
          <wp:inline distT="0" distB="0" distL="0" distR="0" wp14:anchorId="69A70B84" wp14:editId="3EDBB791">
            <wp:extent cx="6120130" cy="3060065"/>
            <wp:effectExtent l="0" t="0" r="0" b="6985"/>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60065"/>
                    </a:xfrm>
                    <a:prstGeom prst="rect">
                      <a:avLst/>
                    </a:prstGeom>
                  </pic:spPr>
                </pic:pic>
              </a:graphicData>
            </a:graphic>
          </wp:inline>
        </w:drawing>
      </w:r>
    </w:p>
    <w:p w14:paraId="5DF295EF" w14:textId="76DDF8C9" w:rsidR="00AC039B" w:rsidRDefault="00AC039B" w:rsidP="00AC039B">
      <w:pPr>
        <w:spacing w:line="360" w:lineRule="auto"/>
        <w:rPr>
          <w:sz w:val="24"/>
          <w:szCs w:val="24"/>
        </w:rPr>
      </w:pPr>
      <w:r>
        <w:rPr>
          <w:sz w:val="24"/>
          <w:szCs w:val="24"/>
        </w:rPr>
        <w:t xml:space="preserve">In the next section, </w:t>
      </w:r>
      <w:r w:rsidRPr="00AC0541">
        <w:rPr>
          <w:sz w:val="24"/>
          <w:szCs w:val="24"/>
        </w:rPr>
        <w:t>we will use the results obtained from scenario 1-</w:t>
      </w:r>
      <w:r>
        <w:rPr>
          <w:sz w:val="24"/>
          <w:szCs w:val="24"/>
        </w:rPr>
        <w:t>3</w:t>
      </w:r>
      <w:r w:rsidRPr="00AC0541">
        <w:rPr>
          <w:sz w:val="24"/>
          <w:szCs w:val="24"/>
        </w:rPr>
        <w:t xml:space="preserve"> to get an idea of the relationship between the micro elasticity and macro elasticity of income insurance on unemployment</w:t>
      </w:r>
      <w:r>
        <w:rPr>
          <w:sz w:val="24"/>
          <w:szCs w:val="24"/>
        </w:rPr>
        <w:t>.</w:t>
      </w:r>
      <w:r w:rsidRPr="00AC0541">
        <w:rPr>
          <w:sz w:val="24"/>
          <w:szCs w:val="24"/>
        </w:rPr>
        <w:t xml:space="preserve"> </w:t>
      </w:r>
      <w:r>
        <w:rPr>
          <w:sz w:val="24"/>
          <w:szCs w:val="24"/>
        </w:rPr>
        <w:t>We can use the estimates of the IS-model, taking into account the critics of the approach rate, to calculate the micro elasticity for Denmark associated with the suppressing of the state regulation percentage. Also, we can use the results to estimate the elasticity of the macroeconomic effects, also associated with the suppressing of the state regulation percentage. The sum of these effects will then leave us with the macro elasticity of income insurance on unemployment, still associated with the suppressing of the state regulation percentage. Furthermore, W</w:t>
      </w:r>
      <w:r w:rsidRPr="00AC0541">
        <w:rPr>
          <w:sz w:val="24"/>
          <w:szCs w:val="24"/>
        </w:rPr>
        <w:t xml:space="preserve">e compare </w:t>
      </w:r>
      <w:r>
        <w:rPr>
          <w:sz w:val="24"/>
          <w:szCs w:val="24"/>
        </w:rPr>
        <w:t>our findings with</w:t>
      </w:r>
      <w:r w:rsidRPr="00AC0541">
        <w:rPr>
          <w:sz w:val="24"/>
          <w:szCs w:val="24"/>
        </w:rPr>
        <w:t xml:space="preserve"> newer literature</w:t>
      </w:r>
      <w:r>
        <w:rPr>
          <w:sz w:val="24"/>
          <w:szCs w:val="24"/>
        </w:rPr>
        <w:t xml:space="preserve"> who also calculates the macro </w:t>
      </w:r>
      <w:r>
        <w:rPr>
          <w:sz w:val="24"/>
          <w:szCs w:val="24"/>
        </w:rPr>
        <w:lastRenderedPageBreak/>
        <w:t>elasticity</w:t>
      </w:r>
      <w:r w:rsidRPr="00AC0541">
        <w:rPr>
          <w:sz w:val="24"/>
          <w:szCs w:val="24"/>
        </w:rPr>
        <w:t xml:space="preserve">, here we will especially </w:t>
      </w:r>
      <w:r>
        <w:rPr>
          <w:sz w:val="24"/>
          <w:szCs w:val="24"/>
        </w:rPr>
        <w:t>pay attention to</w:t>
      </w:r>
      <w:r w:rsidRPr="00AC0541">
        <w:rPr>
          <w:sz w:val="24"/>
          <w:szCs w:val="24"/>
        </w:rPr>
        <w:t xml:space="preserve"> the study by</w:t>
      </w:r>
      <w:r>
        <w:rPr>
          <w:sz w:val="24"/>
          <w:szCs w:val="24"/>
        </w:rPr>
        <w:t xml:space="preserve"> </w:t>
      </w:r>
      <w:r w:rsidRPr="00AC0541">
        <w:rPr>
          <w:noProof/>
          <w:sz w:val="24"/>
          <w:szCs w:val="24"/>
        </w:rPr>
        <w:t>Fredriksson &amp; Söderström</w:t>
      </w:r>
      <w:r w:rsidRPr="00AC0541">
        <w:rPr>
          <w:sz w:val="24"/>
          <w:szCs w:val="24"/>
        </w:rPr>
        <w:t xml:space="preserve"> </w:t>
      </w:r>
      <w:r w:rsidRPr="00AC0541">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AC0541">
        <w:rPr>
          <w:sz w:val="24"/>
          <w:szCs w:val="24"/>
        </w:rPr>
        <w:fldChar w:fldCharType="separate"/>
      </w:r>
      <w:r w:rsidRPr="003F32AA">
        <w:rPr>
          <w:noProof/>
          <w:sz w:val="24"/>
          <w:szCs w:val="24"/>
        </w:rPr>
        <w:t>(2020)</w:t>
      </w:r>
      <w:r w:rsidRPr="00AC0541">
        <w:rPr>
          <w:sz w:val="24"/>
          <w:szCs w:val="24"/>
        </w:rPr>
        <w:fldChar w:fldCharType="end"/>
      </w:r>
      <w:r w:rsidRPr="00AC0541">
        <w:rPr>
          <w:sz w:val="24"/>
          <w:szCs w:val="24"/>
        </w:rPr>
        <w:t xml:space="preserve"> who finds the </w:t>
      </w:r>
      <w:r>
        <w:rPr>
          <w:sz w:val="24"/>
          <w:szCs w:val="24"/>
        </w:rPr>
        <w:t>macro elasticity</w:t>
      </w:r>
      <w:r w:rsidRPr="00AC0541">
        <w:rPr>
          <w:sz w:val="24"/>
          <w:szCs w:val="24"/>
        </w:rPr>
        <w:t xml:space="preserve"> for the Swedish economy.</w:t>
      </w:r>
      <w:r w:rsidRPr="00D96868">
        <w:rPr>
          <w:sz w:val="24"/>
          <w:szCs w:val="24"/>
        </w:rPr>
        <w:t xml:space="preserve"> </w:t>
      </w:r>
    </w:p>
    <w:p w14:paraId="7B9877C1" w14:textId="77777777" w:rsidR="006D3714" w:rsidRPr="00AC0541" w:rsidRDefault="006D3714" w:rsidP="0078484D">
      <w:pPr>
        <w:spacing w:line="360" w:lineRule="auto"/>
        <w:rPr>
          <w:sz w:val="24"/>
          <w:szCs w:val="24"/>
        </w:rPr>
      </w:pPr>
    </w:p>
    <w:p w14:paraId="12E9C1E6" w14:textId="643D6DC1" w:rsidR="007F7F59" w:rsidRPr="007F7F59" w:rsidRDefault="006409C0" w:rsidP="007F7F59">
      <w:pPr>
        <w:pStyle w:val="Overskrift1"/>
      </w:pPr>
      <w:bookmarkStart w:id="85" w:name="_Ref119913315"/>
      <w:r>
        <w:t xml:space="preserve">Section 5: </w:t>
      </w:r>
      <w:bookmarkEnd w:id="85"/>
      <w:r w:rsidR="0013694F">
        <w:t xml:space="preserve">Evaluating regulations towards the Danish income insurance program </w:t>
      </w:r>
    </w:p>
    <w:p w14:paraId="279C26BA" w14:textId="0AFDA4ED" w:rsidR="008B3BF1" w:rsidRDefault="00A455E4" w:rsidP="0027369B">
      <w:pPr>
        <w:pStyle w:val="pf0"/>
        <w:spacing w:line="360" w:lineRule="auto"/>
        <w:rPr>
          <w:rFonts w:asciiTheme="minorHAnsi" w:hAnsiTheme="minorHAnsi" w:cstheme="minorHAnsi"/>
        </w:rPr>
      </w:pPr>
      <w:r w:rsidRPr="0027369B">
        <w:rPr>
          <w:rFonts w:asciiTheme="minorHAnsi" w:hAnsiTheme="minorHAnsi" w:cstheme="minorHAnsi"/>
        </w:rPr>
        <w:t>In the previous section</w:t>
      </w:r>
      <w:r w:rsidR="006434D7">
        <w:rPr>
          <w:rFonts w:asciiTheme="minorHAnsi" w:hAnsiTheme="minorHAnsi" w:cstheme="minorHAnsi"/>
        </w:rPr>
        <w:t>,</w:t>
      </w:r>
      <w:r w:rsidRPr="0027369B">
        <w:rPr>
          <w:rFonts w:asciiTheme="minorHAnsi" w:hAnsiTheme="minorHAnsi" w:cstheme="minorHAnsi"/>
        </w:rPr>
        <w:t xml:space="preserve"> we introduced </w:t>
      </w:r>
      <w:r w:rsidR="008B3BF1">
        <w:rPr>
          <w:rFonts w:asciiTheme="minorHAnsi" w:hAnsiTheme="minorHAnsi" w:cstheme="minorHAnsi"/>
        </w:rPr>
        <w:t>four out of the five</w:t>
      </w:r>
      <w:r w:rsidRPr="0027369B">
        <w:rPr>
          <w:rFonts w:asciiTheme="minorHAnsi" w:hAnsiTheme="minorHAnsi" w:cstheme="minorHAnsi"/>
        </w:rPr>
        <w:t xml:space="preserve"> macroeconomic channels</w:t>
      </w:r>
      <w:r w:rsidR="00556129">
        <w:rPr>
          <w:rFonts w:asciiTheme="minorHAnsi" w:hAnsiTheme="minorHAnsi" w:cstheme="minorHAnsi"/>
        </w:rPr>
        <w:t xml:space="preserve"> </w:t>
      </w:r>
      <w:r w:rsidR="002E6A65" w:rsidRPr="0027369B">
        <w:rPr>
          <w:rFonts w:asciiTheme="minorHAnsi" w:hAnsiTheme="minorHAnsi" w:cstheme="minorHAnsi"/>
        </w:rPr>
        <w:t xml:space="preserve">presented in section </w:t>
      </w:r>
      <w:r w:rsidR="00556129">
        <w:rPr>
          <w:rFonts w:asciiTheme="minorHAnsi" w:hAnsiTheme="minorHAnsi" w:cstheme="minorHAnsi"/>
        </w:rPr>
        <w:t>2</w:t>
      </w:r>
      <w:r w:rsidRPr="0027369B">
        <w:rPr>
          <w:rFonts w:asciiTheme="minorHAnsi" w:hAnsiTheme="minorHAnsi" w:cstheme="minorHAnsi"/>
        </w:rPr>
        <w:t xml:space="preserve"> </w:t>
      </w:r>
      <w:r w:rsidR="002E6A65" w:rsidRPr="0027369B">
        <w:rPr>
          <w:rFonts w:asciiTheme="minorHAnsi" w:hAnsiTheme="minorHAnsi" w:cstheme="minorHAnsi"/>
        </w:rPr>
        <w:t xml:space="preserve">with the intention </w:t>
      </w:r>
      <w:r w:rsidR="00556129">
        <w:rPr>
          <w:rFonts w:asciiTheme="minorHAnsi" w:hAnsiTheme="minorHAnsi" w:cstheme="minorHAnsi"/>
        </w:rPr>
        <w:t>of</w:t>
      </w:r>
      <w:r w:rsidR="002E6A65" w:rsidRPr="0027369B">
        <w:rPr>
          <w:rFonts w:asciiTheme="minorHAnsi" w:hAnsiTheme="minorHAnsi" w:cstheme="minorHAnsi"/>
        </w:rPr>
        <w:t xml:space="preserve"> analyz</w:t>
      </w:r>
      <w:r w:rsidR="004012A7">
        <w:rPr>
          <w:rFonts w:asciiTheme="minorHAnsi" w:hAnsiTheme="minorHAnsi" w:cstheme="minorHAnsi"/>
        </w:rPr>
        <w:t>ing</w:t>
      </w:r>
      <w:r w:rsidR="002E6A65" w:rsidRPr="0027369B">
        <w:rPr>
          <w:rFonts w:asciiTheme="minorHAnsi" w:hAnsiTheme="minorHAnsi" w:cstheme="minorHAnsi"/>
        </w:rPr>
        <w:t xml:space="preserve"> their</w:t>
      </w:r>
      <w:r w:rsidRPr="0027369B">
        <w:rPr>
          <w:rFonts w:asciiTheme="minorHAnsi" w:hAnsiTheme="minorHAnsi" w:cstheme="minorHAnsi"/>
        </w:rPr>
        <w:t xml:space="preserve"> effect on the</w:t>
      </w:r>
      <w:r w:rsidR="004012A7">
        <w:rPr>
          <w:rFonts w:asciiTheme="minorHAnsi" w:hAnsiTheme="minorHAnsi" w:cstheme="minorHAnsi"/>
        </w:rPr>
        <w:t xml:space="preserve"> level of</w:t>
      </w:r>
      <w:r w:rsidRPr="0027369B">
        <w:rPr>
          <w:rFonts w:asciiTheme="minorHAnsi" w:hAnsiTheme="minorHAnsi" w:cstheme="minorHAnsi"/>
        </w:rPr>
        <w:t xml:space="preserve"> </w:t>
      </w:r>
      <w:r w:rsidR="00556129">
        <w:rPr>
          <w:rFonts w:asciiTheme="minorHAnsi" w:hAnsiTheme="minorHAnsi" w:cstheme="minorHAnsi"/>
        </w:rPr>
        <w:t>unemployment</w:t>
      </w:r>
      <w:r w:rsidR="004012A7">
        <w:rPr>
          <w:rFonts w:asciiTheme="minorHAnsi" w:hAnsiTheme="minorHAnsi" w:cstheme="minorHAnsi"/>
        </w:rPr>
        <w:t>,</w:t>
      </w:r>
      <w:r w:rsidRPr="0027369B">
        <w:rPr>
          <w:rFonts w:asciiTheme="minorHAnsi" w:hAnsiTheme="minorHAnsi" w:cstheme="minorHAnsi"/>
        </w:rPr>
        <w:t xml:space="preserve"> </w:t>
      </w:r>
      <w:r w:rsidR="002E6A65" w:rsidRPr="0027369B">
        <w:rPr>
          <w:rFonts w:asciiTheme="minorHAnsi" w:hAnsiTheme="minorHAnsi" w:cstheme="minorHAnsi"/>
        </w:rPr>
        <w:t xml:space="preserve">when removing the suppressing of the </w:t>
      </w:r>
      <w:r w:rsidR="00B61329">
        <w:rPr>
          <w:rFonts w:asciiTheme="minorHAnsi" w:hAnsiTheme="minorHAnsi" w:cstheme="minorHAnsi"/>
        </w:rPr>
        <w:t>state</w:t>
      </w:r>
      <w:r w:rsidR="002E6A65" w:rsidRPr="0027369B">
        <w:rPr>
          <w:rFonts w:asciiTheme="minorHAnsi" w:hAnsiTheme="minorHAnsi" w:cstheme="minorHAnsi"/>
        </w:rPr>
        <w:t xml:space="preserve"> regulation percentage</w:t>
      </w:r>
      <w:r w:rsidRPr="0027369B">
        <w:rPr>
          <w:rFonts w:asciiTheme="minorHAnsi" w:hAnsiTheme="minorHAnsi" w:cstheme="minorHAnsi"/>
        </w:rPr>
        <w:t>.</w:t>
      </w:r>
    </w:p>
    <w:p w14:paraId="4B646398" w14:textId="717B21DC" w:rsidR="00D21ACC" w:rsidRDefault="008B3BF1" w:rsidP="008B3BF1">
      <w:pPr>
        <w:pStyle w:val="pf0"/>
        <w:spacing w:line="360" w:lineRule="auto"/>
        <w:rPr>
          <w:rStyle w:val="cf01"/>
          <w:rFonts w:asciiTheme="minorHAnsi" w:hAnsiTheme="minorHAnsi" w:cstheme="minorHAnsi"/>
          <w:sz w:val="24"/>
          <w:szCs w:val="24"/>
        </w:rPr>
      </w:pPr>
      <w:commentRangeStart w:id="86"/>
      <w:r>
        <w:rPr>
          <w:rFonts w:asciiTheme="minorHAnsi" w:hAnsiTheme="minorHAnsi" w:cstheme="minorHAnsi"/>
        </w:rPr>
        <w:t>In Scenario 1, we found that including all 4 channels, increased unemployment by 2600 people, we associate the increasement to the wage-channel and Labor-force channel, as the increasing wage lowers economic activity, thereby increasing the unemployment rate</w:t>
      </w:r>
      <w:r w:rsidR="004012A7">
        <w:rPr>
          <w:rFonts w:asciiTheme="minorHAnsi" w:hAnsiTheme="minorHAnsi" w:cstheme="minorHAnsi"/>
        </w:rPr>
        <w:t xml:space="preserve"> </w:t>
      </w:r>
      <w:r w:rsidR="007F5CB2">
        <w:rPr>
          <w:rFonts w:asciiTheme="minorHAnsi" w:hAnsiTheme="minorHAnsi" w:cstheme="minorHAnsi"/>
        </w:rPr>
        <w:t>the LF-Channel</w:t>
      </w:r>
      <w:r>
        <w:rPr>
          <w:rFonts w:asciiTheme="minorHAnsi" w:hAnsiTheme="minorHAnsi" w:cstheme="minorHAnsi"/>
        </w:rPr>
        <w:t xml:space="preserve"> reduc</w:t>
      </w:r>
      <w:r w:rsidR="007F5CB2">
        <w:rPr>
          <w:rFonts w:asciiTheme="minorHAnsi" w:hAnsiTheme="minorHAnsi" w:cstheme="minorHAnsi"/>
        </w:rPr>
        <w:t>es</w:t>
      </w:r>
      <w:r>
        <w:rPr>
          <w:rFonts w:asciiTheme="minorHAnsi" w:hAnsiTheme="minorHAnsi" w:cstheme="minorHAnsi"/>
        </w:rPr>
        <w:t xml:space="preserve"> the participation rate which further lowers</w:t>
      </w:r>
      <w:r w:rsidR="007F5CB2">
        <w:rPr>
          <w:rFonts w:asciiTheme="minorHAnsi" w:hAnsiTheme="minorHAnsi" w:cstheme="minorHAnsi"/>
        </w:rPr>
        <w:t xml:space="preserve"> the</w:t>
      </w:r>
      <w:r>
        <w:rPr>
          <w:rFonts w:asciiTheme="minorHAnsi" w:hAnsiTheme="minorHAnsi" w:cstheme="minorHAnsi"/>
        </w:rPr>
        <w:t xml:space="preserve"> economic activity</w:t>
      </w:r>
      <w:r w:rsidR="00F165BB" w:rsidRPr="0027369B">
        <w:rPr>
          <w:rStyle w:val="cf01"/>
          <w:rFonts w:asciiTheme="minorHAnsi" w:hAnsiTheme="minorHAnsi" w:cstheme="minorHAnsi"/>
          <w:sz w:val="24"/>
          <w:szCs w:val="24"/>
        </w:rPr>
        <w:t>.</w:t>
      </w:r>
      <w:r>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 </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w:t>
      </w:r>
      <w:r w:rsidR="00556129">
        <w:rPr>
          <w:rStyle w:val="cf01"/>
          <w:rFonts w:asciiTheme="minorHAnsi" w:hAnsiTheme="minorHAnsi" w:cstheme="minorHAnsi"/>
          <w:sz w:val="24"/>
          <w:szCs w:val="24"/>
        </w:rPr>
        <w:t xml:space="preserve">we </w:t>
      </w:r>
      <w:r>
        <w:rPr>
          <w:rStyle w:val="cf01"/>
          <w:rFonts w:asciiTheme="minorHAnsi" w:hAnsiTheme="minorHAnsi" w:cstheme="minorHAnsi"/>
          <w:sz w:val="24"/>
          <w:szCs w:val="24"/>
        </w:rPr>
        <w:t>argued that the labor force within the Danish economy, if seen as a mature economy, should be exogenously determined</w:t>
      </w:r>
      <w:r w:rsidR="00D21ACC">
        <w:rPr>
          <w:rStyle w:val="cf01"/>
          <w:rFonts w:asciiTheme="minorHAnsi" w:hAnsiTheme="minorHAnsi" w:cstheme="minorHAnsi"/>
          <w:sz w:val="24"/>
          <w:szCs w:val="24"/>
        </w:rPr>
        <w:t>, therefor removing the labor-force channel</w:t>
      </w:r>
      <w:r>
        <w:rPr>
          <w:rStyle w:val="cf01"/>
          <w:rFonts w:asciiTheme="minorHAnsi" w:hAnsiTheme="minorHAnsi" w:cstheme="minorHAnsi"/>
          <w:sz w:val="24"/>
          <w:szCs w:val="24"/>
        </w:rPr>
        <w:t>.</w:t>
      </w:r>
      <w:r w:rsidR="00D21ACC">
        <w:rPr>
          <w:rStyle w:val="cf01"/>
          <w:rFonts w:asciiTheme="minorHAnsi" w:hAnsiTheme="minorHAnsi" w:cstheme="minorHAnsi"/>
          <w:sz w:val="24"/>
          <w:szCs w:val="24"/>
        </w:rPr>
        <w:t xml:space="preserve"> Doing this we observe an increase in unemployment of 1450 people, when removing the suppressing of the rate regulation percentage. We find this</w:t>
      </w:r>
      <w:r w:rsidR="007F5CB2">
        <w:rPr>
          <w:rStyle w:val="cf01"/>
          <w:rFonts w:asciiTheme="minorHAnsi" w:hAnsiTheme="minorHAnsi" w:cstheme="minorHAnsi"/>
          <w:sz w:val="24"/>
          <w:szCs w:val="24"/>
        </w:rPr>
        <w:t xml:space="preserve"> result</w:t>
      </w:r>
      <w:r w:rsidR="00D21ACC">
        <w:rPr>
          <w:rStyle w:val="cf01"/>
          <w:rFonts w:asciiTheme="minorHAnsi" w:hAnsiTheme="minorHAnsi" w:cstheme="minorHAnsi"/>
          <w:sz w:val="24"/>
          <w:szCs w:val="24"/>
        </w:rPr>
        <w:t xml:space="preserve"> as the wage-channel is still lowering the economic activity. </w:t>
      </w:r>
    </w:p>
    <w:p w14:paraId="18C6AD35" w14:textId="231DFD6C" w:rsidR="007E6AD1" w:rsidRPr="00D21ACC" w:rsidRDefault="00D21ACC" w:rsidP="00D21ACC">
      <w:pPr>
        <w:pStyle w:val="pf0"/>
        <w:spacing w:line="360" w:lineRule="auto"/>
        <w:rPr>
          <w:rFonts w:asciiTheme="minorHAnsi" w:hAnsiTheme="minorHAnsi" w:cstheme="minorHAnsi"/>
        </w:rPr>
      </w:pPr>
      <w:r>
        <w:rPr>
          <w:rStyle w:val="cf01"/>
          <w:rFonts w:asciiTheme="minorHAnsi" w:hAnsiTheme="minorHAnsi" w:cstheme="minorHAnsi"/>
          <w:sz w:val="24"/>
          <w:szCs w:val="24"/>
        </w:rPr>
        <w:t>In scenario 3, we, in contrast to much empirical as well as theoretical evidence, removed the wage-channel</w:t>
      </w:r>
      <w:r w:rsidR="007F5CB2">
        <w:rPr>
          <w:rStyle w:val="cf01"/>
          <w:rFonts w:asciiTheme="minorHAnsi" w:hAnsiTheme="minorHAnsi" w:cstheme="minorHAnsi"/>
          <w:sz w:val="24"/>
          <w:szCs w:val="24"/>
        </w:rPr>
        <w:t>.</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W</w:t>
      </w:r>
      <w:r>
        <w:rPr>
          <w:rStyle w:val="cf01"/>
          <w:rFonts w:asciiTheme="minorHAnsi" w:hAnsiTheme="minorHAnsi" w:cstheme="minorHAnsi"/>
          <w:sz w:val="24"/>
          <w:szCs w:val="24"/>
        </w:rPr>
        <w:t>e</w:t>
      </w:r>
      <w:r w:rsidR="007F5CB2">
        <w:rPr>
          <w:rStyle w:val="cf01"/>
          <w:rFonts w:asciiTheme="minorHAnsi" w:hAnsiTheme="minorHAnsi" w:cstheme="minorHAnsi"/>
          <w:sz w:val="24"/>
          <w:szCs w:val="24"/>
        </w:rPr>
        <w:t xml:space="preserve"> do so, as we</w:t>
      </w:r>
      <w:r>
        <w:rPr>
          <w:rStyle w:val="cf01"/>
          <w:rFonts w:asciiTheme="minorHAnsi" w:hAnsiTheme="minorHAnsi" w:cstheme="minorHAnsi"/>
          <w:sz w:val="24"/>
          <w:szCs w:val="24"/>
        </w:rPr>
        <w:t xml:space="preserve"> are not able to find any long-run relationship between measures of the income insurance and wages</w:t>
      </w:r>
      <w:r w:rsidR="007F5CB2">
        <w:rPr>
          <w:rStyle w:val="cf01"/>
          <w:rFonts w:asciiTheme="minorHAnsi" w:hAnsiTheme="minorHAnsi" w:cstheme="minorHAnsi"/>
          <w:sz w:val="24"/>
          <w:szCs w:val="24"/>
        </w:rPr>
        <w:t xml:space="preserve"> on the data used within the model</w:t>
      </w:r>
      <w:r>
        <w:rPr>
          <w:rStyle w:val="cf01"/>
          <w:rFonts w:asciiTheme="minorHAnsi" w:hAnsiTheme="minorHAnsi" w:cstheme="minorHAnsi"/>
          <w:sz w:val="24"/>
          <w:szCs w:val="24"/>
        </w:rPr>
        <w:t xml:space="preserve">. </w:t>
      </w:r>
      <w:r w:rsidR="007F5CB2">
        <w:rPr>
          <w:rStyle w:val="cf01"/>
          <w:rFonts w:asciiTheme="minorHAnsi" w:hAnsiTheme="minorHAnsi" w:cstheme="minorHAnsi"/>
          <w:sz w:val="24"/>
          <w:szCs w:val="24"/>
        </w:rPr>
        <w:t>Removing the wage-channel</w:t>
      </w:r>
      <w:r>
        <w:rPr>
          <w:rStyle w:val="cf01"/>
          <w:rFonts w:asciiTheme="minorHAnsi" w:hAnsiTheme="minorHAnsi" w:cstheme="minorHAnsi"/>
          <w:sz w:val="24"/>
          <w:szCs w:val="24"/>
        </w:rPr>
        <w:t xml:space="preserve"> we find unemployment to decrease by 300 people. The decrease is du</w:t>
      </w:r>
      <w:r w:rsidR="007F5CB2">
        <w:rPr>
          <w:rStyle w:val="cf01"/>
          <w:rFonts w:asciiTheme="minorHAnsi" w:hAnsiTheme="minorHAnsi" w:cstheme="minorHAnsi"/>
          <w:sz w:val="24"/>
          <w:szCs w:val="24"/>
        </w:rPr>
        <w:t>e</w:t>
      </w:r>
      <w:r>
        <w:rPr>
          <w:rStyle w:val="cf01"/>
          <w:rFonts w:asciiTheme="minorHAnsi" w:hAnsiTheme="minorHAnsi" w:cstheme="minorHAnsi"/>
          <w:sz w:val="24"/>
          <w:szCs w:val="24"/>
        </w:rPr>
        <w:t xml:space="preserve"> to the higher level of aggregate demand, </w:t>
      </w:r>
      <w:r w:rsidR="007F5CB2">
        <w:rPr>
          <w:rStyle w:val="cf01"/>
          <w:rFonts w:asciiTheme="minorHAnsi" w:hAnsiTheme="minorHAnsi" w:cstheme="minorHAnsi"/>
          <w:sz w:val="24"/>
          <w:szCs w:val="24"/>
        </w:rPr>
        <w:t>as a result of a</w:t>
      </w:r>
      <w:r>
        <w:rPr>
          <w:rStyle w:val="cf01"/>
          <w:rFonts w:asciiTheme="minorHAnsi" w:hAnsiTheme="minorHAnsi" w:cstheme="minorHAnsi"/>
          <w:sz w:val="24"/>
          <w:szCs w:val="24"/>
        </w:rPr>
        <w:t xml:space="preserve"> higher</w:t>
      </w:r>
      <w:r w:rsidR="007F5CB2">
        <w:rPr>
          <w:rStyle w:val="cf01"/>
          <w:rFonts w:asciiTheme="minorHAnsi" w:hAnsiTheme="minorHAnsi" w:cstheme="minorHAnsi"/>
          <w:sz w:val="24"/>
          <w:szCs w:val="24"/>
        </w:rPr>
        <w:t xml:space="preserve"> level of</w:t>
      </w:r>
      <w:r>
        <w:rPr>
          <w:rStyle w:val="cf01"/>
          <w:rFonts w:asciiTheme="minorHAnsi" w:hAnsiTheme="minorHAnsi" w:cstheme="minorHAnsi"/>
          <w:sz w:val="24"/>
          <w:szCs w:val="24"/>
        </w:rPr>
        <w:t xml:space="preserve"> benefit</w:t>
      </w:r>
      <w:r w:rsidR="007F5CB2">
        <w:rPr>
          <w:rStyle w:val="cf01"/>
          <w:rFonts w:asciiTheme="minorHAnsi" w:hAnsiTheme="minorHAnsi" w:cstheme="minorHAnsi"/>
          <w:sz w:val="24"/>
          <w:szCs w:val="24"/>
        </w:rPr>
        <w:t>s</w:t>
      </w:r>
      <w:r>
        <w:rPr>
          <w:rStyle w:val="cf01"/>
          <w:rFonts w:asciiTheme="minorHAnsi" w:hAnsiTheme="minorHAnsi" w:cstheme="minorHAnsi"/>
          <w:sz w:val="24"/>
          <w:szCs w:val="24"/>
        </w:rPr>
        <w:t xml:space="preserve">, as well as the higher insurance rate, when removing the suppressing of the state regulation percentage. </w:t>
      </w:r>
      <w:commentRangeEnd w:id="86"/>
      <w:r w:rsidR="00B85EF7">
        <w:rPr>
          <w:rStyle w:val="Kommentarhenvisning"/>
          <w:rFonts w:asciiTheme="minorHAnsi" w:eastAsiaTheme="minorHAnsi" w:hAnsiTheme="minorHAnsi" w:cstheme="minorBidi"/>
        </w:rPr>
        <w:commentReference w:id="86"/>
      </w:r>
      <w:r>
        <w:rPr>
          <w:rStyle w:val="cf01"/>
          <w:rFonts w:asciiTheme="minorHAnsi" w:hAnsiTheme="minorHAnsi" w:cstheme="minorHAnsi"/>
          <w:sz w:val="24"/>
          <w:szCs w:val="24"/>
        </w:rPr>
        <w:br/>
      </w:r>
      <w:r w:rsidR="00786A9E">
        <w:br/>
      </w:r>
      <w:r w:rsidR="00786A9E" w:rsidRPr="00D21ACC">
        <w:rPr>
          <w:rFonts w:asciiTheme="minorHAnsi" w:hAnsiTheme="minorHAnsi" w:cstheme="minorHAnsi"/>
        </w:rPr>
        <w:t>As presented in section 2</w:t>
      </w:r>
      <w:r w:rsidR="0065225C" w:rsidRPr="00D21ACC">
        <w:rPr>
          <w:rFonts w:asciiTheme="minorHAnsi" w:hAnsiTheme="minorHAnsi" w:cstheme="minorHAnsi"/>
        </w:rPr>
        <w:t>,</w:t>
      </w:r>
      <w:r w:rsidR="00786A9E" w:rsidRPr="00D21ACC">
        <w:rPr>
          <w:rFonts w:asciiTheme="minorHAnsi" w:hAnsiTheme="minorHAnsi" w:cstheme="minorHAnsi"/>
        </w:rPr>
        <w:t xml:space="preserve"> the literature </w:t>
      </w:r>
      <w:r w:rsidR="0065225C" w:rsidRPr="00D21ACC">
        <w:rPr>
          <w:rFonts w:asciiTheme="minorHAnsi" w:hAnsiTheme="minorHAnsi" w:cstheme="minorHAnsi"/>
        </w:rPr>
        <w:t>regarding</w:t>
      </w:r>
      <w:r w:rsidR="00786A9E" w:rsidRPr="00D21ACC">
        <w:rPr>
          <w:rFonts w:asciiTheme="minorHAnsi" w:hAnsiTheme="minorHAnsi" w:cstheme="minorHAnsi"/>
        </w:rPr>
        <w:t xml:space="preserve"> income insurance is moving </w:t>
      </w:r>
      <w:r w:rsidR="0065225C" w:rsidRPr="00D21ACC">
        <w:rPr>
          <w:rFonts w:asciiTheme="minorHAnsi" w:hAnsiTheme="minorHAnsi" w:cstheme="minorHAnsi"/>
        </w:rPr>
        <w:t xml:space="preserve">more </w:t>
      </w:r>
      <w:r w:rsidR="00786A9E" w:rsidRPr="00D21ACC">
        <w:rPr>
          <w:rFonts w:asciiTheme="minorHAnsi" w:hAnsiTheme="minorHAnsi" w:cstheme="minorHAnsi"/>
        </w:rPr>
        <w:t>towards estimating the full macro elasticity</w:t>
      </w:r>
      <w:r w:rsidR="00816530" w:rsidRPr="00D21ACC">
        <w:rPr>
          <w:rFonts w:asciiTheme="minorHAnsi" w:hAnsiTheme="minorHAnsi" w:cstheme="minorHAnsi"/>
        </w:rPr>
        <w:t>,</w:t>
      </w:r>
      <w:r w:rsidR="00786A9E" w:rsidRPr="00D21ACC">
        <w:rPr>
          <w:rFonts w:asciiTheme="minorHAnsi" w:hAnsiTheme="minorHAnsi" w:cstheme="minorHAnsi"/>
        </w:rPr>
        <w:t xml:space="preserve"> instead of the</w:t>
      </w:r>
      <w:r w:rsidR="00816530" w:rsidRPr="00D21ACC">
        <w:rPr>
          <w:rFonts w:asciiTheme="minorHAnsi" w:hAnsiTheme="minorHAnsi" w:cstheme="minorHAnsi"/>
        </w:rPr>
        <w:t xml:space="preserve"> </w:t>
      </w:r>
      <w:r w:rsidR="00B61329" w:rsidRPr="00D21ACC">
        <w:rPr>
          <w:rFonts w:asciiTheme="minorHAnsi" w:hAnsiTheme="minorHAnsi" w:cstheme="minorHAnsi"/>
        </w:rPr>
        <w:t>often-used</w:t>
      </w:r>
      <w:r w:rsidR="00786A9E" w:rsidRPr="00D21ACC">
        <w:rPr>
          <w:rFonts w:asciiTheme="minorHAnsi" w:hAnsiTheme="minorHAnsi" w:cstheme="minorHAnsi"/>
        </w:rPr>
        <w:t xml:space="preserve"> micro elasticity found by the Danish income insurance model. </w:t>
      </w:r>
      <w:r w:rsidR="00816530" w:rsidRPr="00D21ACC">
        <w:rPr>
          <w:rFonts w:asciiTheme="minorHAnsi" w:hAnsiTheme="minorHAnsi" w:cstheme="minorHAnsi"/>
        </w:rPr>
        <w:t>To see the importance of estimating the macro elasticity</w:t>
      </w:r>
      <w:r w:rsidR="00D969ED" w:rsidRPr="00D21ACC">
        <w:rPr>
          <w:rFonts w:asciiTheme="minorHAnsi" w:hAnsiTheme="minorHAnsi" w:cstheme="minorHAnsi"/>
        </w:rPr>
        <w:t>,</w:t>
      </w:r>
      <w:r w:rsidR="00786A9E" w:rsidRPr="00D21ACC">
        <w:rPr>
          <w:rFonts w:asciiTheme="minorHAnsi" w:hAnsiTheme="minorHAnsi" w:cstheme="minorHAnsi"/>
        </w:rPr>
        <w:t xml:space="preserve"> we start this </w:t>
      </w:r>
      <w:r w:rsidR="00786A9E" w:rsidRPr="00D21ACC">
        <w:rPr>
          <w:rFonts w:asciiTheme="minorHAnsi" w:hAnsiTheme="minorHAnsi" w:cstheme="minorHAnsi"/>
        </w:rPr>
        <w:lastRenderedPageBreak/>
        <w:t xml:space="preserve">discussion by presenting the current empirical results for the relationship between the micro and macro elasticity. We then estimate both the macro and micro elasticity for Denmark using the results of the </w:t>
      </w:r>
      <w:r w:rsidR="002539F9" w:rsidRPr="00D21ACC">
        <w:rPr>
          <w:rFonts w:asciiTheme="minorHAnsi" w:hAnsiTheme="minorHAnsi" w:cstheme="minorHAnsi"/>
        </w:rPr>
        <w:t>IS-model</w:t>
      </w:r>
      <w:r w:rsidR="006434D7" w:rsidRPr="00D21ACC">
        <w:rPr>
          <w:rFonts w:asciiTheme="minorHAnsi" w:hAnsiTheme="minorHAnsi" w:cstheme="minorHAnsi"/>
        </w:rPr>
        <w:t>,</w:t>
      </w:r>
      <w:r w:rsidR="00786A9E" w:rsidRPr="00D21ACC">
        <w:rPr>
          <w:rFonts w:asciiTheme="minorHAnsi" w:hAnsiTheme="minorHAnsi" w:cstheme="minorHAnsi"/>
        </w:rPr>
        <w:t xml:space="preserve"> as well as the results found in </w:t>
      </w:r>
      <w:r w:rsidR="00816530" w:rsidRPr="00D21ACC">
        <w:rPr>
          <w:rFonts w:asciiTheme="minorHAnsi" w:hAnsiTheme="minorHAnsi" w:cstheme="minorHAnsi"/>
        </w:rPr>
        <w:t>the previous section</w:t>
      </w:r>
      <w:r w:rsidR="00786A9E" w:rsidRPr="00D21ACC">
        <w:rPr>
          <w:rFonts w:asciiTheme="minorHAnsi" w:hAnsiTheme="minorHAnsi" w:cstheme="minorHAnsi"/>
        </w:rPr>
        <w:t xml:space="preserve">. Next, we use the elasticities to evaluate the </w:t>
      </w:r>
      <w:r w:rsidR="00816530" w:rsidRPr="00D21ACC">
        <w:rPr>
          <w:rFonts w:asciiTheme="minorHAnsi" w:hAnsiTheme="minorHAnsi" w:cstheme="minorHAnsi"/>
        </w:rPr>
        <w:t>political decision</w:t>
      </w:r>
      <w:r w:rsidR="00786A9E" w:rsidRPr="00D21ACC">
        <w:rPr>
          <w:rFonts w:asciiTheme="minorHAnsi" w:hAnsiTheme="minorHAnsi" w:cstheme="minorHAnsi"/>
        </w:rPr>
        <w:t xml:space="preserve"> to suppress the state regulation </w:t>
      </w:r>
      <w:r w:rsidR="006434D7" w:rsidRPr="00D21ACC">
        <w:rPr>
          <w:rFonts w:asciiTheme="minorHAnsi" w:hAnsiTheme="minorHAnsi" w:cstheme="minorHAnsi"/>
        </w:rPr>
        <w:t>percentage</w:t>
      </w:r>
      <w:r w:rsidR="00816530" w:rsidRPr="00D21ACC">
        <w:rPr>
          <w:rFonts w:asciiTheme="minorHAnsi" w:hAnsiTheme="minorHAnsi" w:cstheme="minorHAnsi"/>
        </w:rPr>
        <w:t xml:space="preserve">, by using </w:t>
      </w:r>
      <w:r w:rsidR="00786A9E" w:rsidRPr="00D21ACC">
        <w:rPr>
          <w:rFonts w:asciiTheme="minorHAnsi" w:hAnsiTheme="minorHAnsi" w:cstheme="minorHAnsi"/>
        </w:rPr>
        <w:t>the framework of the Baily-Chetty function</w:t>
      </w:r>
      <w:r w:rsidR="00816530" w:rsidRPr="00D21ACC">
        <w:rPr>
          <w:rFonts w:asciiTheme="minorHAnsi" w:hAnsiTheme="minorHAnsi" w:cstheme="minorHAnsi"/>
        </w:rPr>
        <w:t>,</w:t>
      </w:r>
      <w:r w:rsidR="00786A9E" w:rsidRPr="00D21ACC">
        <w:rPr>
          <w:rFonts w:asciiTheme="minorHAnsi" w:hAnsiTheme="minorHAnsi" w:cstheme="minorHAnsi"/>
        </w:rPr>
        <w:t xml:space="preserve"> looking at 3 different cases. Lastly, we discuss the two main assumptions made to obtain our findings.  </w:t>
      </w:r>
      <w:r w:rsidR="006B51E7" w:rsidRPr="00D21ACC">
        <w:rPr>
          <w:rFonts w:asciiTheme="minorHAnsi" w:hAnsiTheme="minorHAnsi" w:cstheme="minorHAnsi"/>
        </w:rPr>
        <w:t xml:space="preserve"> </w:t>
      </w:r>
    </w:p>
    <w:p w14:paraId="79CE873A" w14:textId="05B1C484" w:rsidR="00786A9E" w:rsidRDefault="00786A9E" w:rsidP="005310E0">
      <w:pPr>
        <w:pStyle w:val="Overskrift2"/>
      </w:pPr>
      <w:r>
        <w:t>Finding the relation between the micro and macro elasticity for Denmark</w:t>
      </w:r>
    </w:p>
    <w:p w14:paraId="0FCCAA30" w14:textId="77777777" w:rsidR="005310E0" w:rsidRPr="005310E0" w:rsidRDefault="005310E0" w:rsidP="005310E0"/>
    <w:p w14:paraId="2DF39DA3" w14:textId="41BFD109" w:rsidR="008C3542" w:rsidRPr="00847BCD" w:rsidRDefault="00E861C4" w:rsidP="00847BCD">
      <w:pPr>
        <w:spacing w:line="360" w:lineRule="auto"/>
        <w:rPr>
          <w:sz w:val="24"/>
          <w:szCs w:val="24"/>
        </w:rPr>
      </w:pPr>
      <w:r w:rsidRPr="00847BCD">
        <w:rPr>
          <w:sz w:val="24"/>
          <w:szCs w:val="24"/>
        </w:rPr>
        <w:t xml:space="preserve">When discussing a political </w:t>
      </w:r>
      <w:r w:rsidR="00377F4C">
        <w:rPr>
          <w:sz w:val="24"/>
          <w:szCs w:val="24"/>
        </w:rPr>
        <w:t>regulation</w:t>
      </w:r>
      <w:r w:rsidRPr="00847BCD">
        <w:rPr>
          <w:sz w:val="24"/>
          <w:szCs w:val="24"/>
        </w:rPr>
        <w:t xml:space="preserve"> like suppressing the </w:t>
      </w:r>
      <w:r w:rsidR="00377F4C">
        <w:rPr>
          <w:sz w:val="24"/>
          <w:szCs w:val="24"/>
        </w:rPr>
        <w:t>state</w:t>
      </w:r>
      <w:r w:rsidRPr="00847BCD">
        <w:rPr>
          <w:sz w:val="24"/>
          <w:szCs w:val="24"/>
        </w:rPr>
        <w:t xml:space="preserv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w:t>
      </w:r>
      <w:r w:rsidR="00377F4C">
        <w:rPr>
          <w:sz w:val="24"/>
          <w:szCs w:val="24"/>
        </w:rPr>
        <w:t>Denmark</w:t>
      </w:r>
      <w:r w:rsidR="00BA4CDD">
        <w:rPr>
          <w:sz w:val="24"/>
          <w:szCs w:val="24"/>
        </w:rPr>
        <w:t xml:space="preserve">. </w:t>
      </w:r>
      <w:r w:rsidR="00F73F7D">
        <w:rPr>
          <w:sz w:val="24"/>
          <w:szCs w:val="24"/>
        </w:rPr>
        <w:t xml:space="preserve"> </w:t>
      </w:r>
      <w:r w:rsidR="00BA4CDD" w:rsidRPr="000A6F43">
        <w:rPr>
          <w:sz w:val="24"/>
          <w:szCs w:val="24"/>
        </w:rPr>
        <w:t xml:space="preserve">From a macroeconomic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2539F9">
        <w:rPr>
          <w:sz w:val="24"/>
          <w:szCs w:val="24"/>
        </w:rPr>
        <w:t>IS-model</w:t>
      </w:r>
      <w:r w:rsidR="00377F4C">
        <w:rPr>
          <w:sz w:val="24"/>
          <w:szCs w:val="24"/>
        </w:rPr>
        <w:t>, which will only capture the micro economic effects of changes to the level of income insurance</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w:t>
      </w:r>
      <w:r w:rsidR="006434D7">
        <w:rPr>
          <w:sz w:val="24"/>
          <w:szCs w:val="24"/>
        </w:rPr>
        <w:t>,</w:t>
      </w:r>
      <w:r w:rsidR="00847BCD">
        <w:rPr>
          <w:sz w:val="24"/>
          <w:szCs w:val="24"/>
        </w:rPr>
        <w:t xml:space="preserv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355213C0" w:rsidR="008C3542" w:rsidRPr="00847BCD" w:rsidRDefault="008C3542" w:rsidP="00847BCD">
      <w:pPr>
        <w:spacing w:line="360" w:lineRule="auto"/>
        <w:rPr>
          <w:sz w:val="24"/>
          <w:szCs w:val="24"/>
        </w:rPr>
      </w:pPr>
      <w:r w:rsidRPr="003240E2">
        <w:rPr>
          <w:sz w:val="24"/>
          <w:szCs w:val="24"/>
        </w:rPr>
        <w:t xml:space="preserve">Most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8F77EC">
        <w:rPr>
          <w:sz w:val="24"/>
          <w:szCs w:val="24"/>
        </w:rPr>
        <w:t>,</w:t>
      </w:r>
      <w:r w:rsidR="00662931" w:rsidRPr="00847BCD">
        <w:rPr>
          <w:sz w:val="24"/>
          <w:szCs w:val="24"/>
        </w:rPr>
        <w:t xml:space="preserve"> using boarder-based approaches</w:t>
      </w:r>
      <w:r w:rsidR="00D21A6E" w:rsidRPr="005239BF">
        <w:rPr>
          <w:rStyle w:val="Fodnotehenvisning"/>
        </w:rPr>
        <w:footnoteReference w:id="13"/>
      </w:r>
      <w:r w:rsidR="008F77EC">
        <w:rPr>
          <w:sz w:val="24"/>
          <w:szCs w:val="24"/>
        </w:rPr>
        <w:t>.</w:t>
      </w:r>
      <w:r w:rsidR="00662931" w:rsidRPr="00847BCD">
        <w:rPr>
          <w:sz w:val="24"/>
          <w:szCs w:val="24"/>
        </w:rPr>
        <w:t xml:space="preserve"> </w:t>
      </w:r>
      <w:r w:rsidR="008F77EC">
        <w:rPr>
          <w:sz w:val="24"/>
          <w:szCs w:val="24"/>
        </w:rPr>
        <w:t>T</w:t>
      </w:r>
      <w:r w:rsidR="003240E2">
        <w:rPr>
          <w:sz w:val="24"/>
          <w:szCs w:val="24"/>
        </w:rPr>
        <w:t>hese methods rely on</w:t>
      </w:r>
      <w:r w:rsidR="00662931" w:rsidRPr="00847BCD">
        <w:rPr>
          <w:sz w:val="24"/>
          <w:szCs w:val="24"/>
        </w:rPr>
        <w:t xml:space="preserve"> two </w:t>
      </w:r>
      <w:r w:rsidR="00662931" w:rsidRPr="00847BCD">
        <w:rPr>
          <w:sz w:val="24"/>
          <w:szCs w:val="24"/>
        </w:rPr>
        <w:lastRenderedPageBreak/>
        <w:t>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argue that not all papers have been able to fulfill these conditions, making the results mixed</w:t>
      </w:r>
      <w:r w:rsidR="008F77EC">
        <w:rPr>
          <w:sz w:val="24"/>
          <w:szCs w:val="24"/>
        </w:rPr>
        <w:t xml:space="preserve"> </w:t>
      </w:r>
      <w:r w:rsidR="008F77EC">
        <w:rPr>
          <w:sz w:val="24"/>
          <w:szCs w:val="24"/>
        </w:rPr>
        <w:fldChar w:fldCharType="begin" w:fldLock="1"/>
      </w:r>
      <w:r w:rsidR="00E60618">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8F77EC">
        <w:rPr>
          <w:sz w:val="24"/>
          <w:szCs w:val="24"/>
        </w:rPr>
        <w:fldChar w:fldCharType="separate"/>
      </w:r>
      <w:r w:rsidR="008F77EC" w:rsidRPr="008F77EC">
        <w:rPr>
          <w:noProof/>
          <w:sz w:val="24"/>
          <w:szCs w:val="24"/>
        </w:rPr>
        <w:t>(Dieterle et al., 2021)</w:t>
      </w:r>
      <w:r w:rsidR="008F77EC">
        <w:rPr>
          <w:sz w:val="24"/>
          <w:szCs w:val="24"/>
        </w:rPr>
        <w:fldChar w:fldCharType="end"/>
      </w:r>
      <w:r w:rsidR="000F052E" w:rsidRPr="00847BCD">
        <w:rPr>
          <w:sz w:val="24"/>
          <w:szCs w:val="24"/>
        </w:rPr>
        <w:t xml:space="preserve">. </w:t>
      </w:r>
    </w:p>
    <w:p w14:paraId="4217017C" w14:textId="6006C5CC"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changes in the replacement rate of the wage when going to unemployment</w:t>
      </w:r>
      <w:r w:rsidR="006E2C40">
        <w:rPr>
          <w:sz w:val="24"/>
          <w:szCs w:val="24"/>
        </w:rPr>
        <w:t xml:space="preserve"> to obtain an estimate of the macro elasticity. They</w:t>
      </w:r>
      <w:r w:rsidR="00DC0BA1">
        <w:rPr>
          <w:sz w:val="24"/>
          <w:szCs w:val="24"/>
        </w:rPr>
        <w:t xml:space="preserve"> tak</w:t>
      </w:r>
      <w:r w:rsidR="006E2C40">
        <w:rPr>
          <w:sz w:val="24"/>
          <w:szCs w:val="24"/>
        </w:rPr>
        <w:t>e</w:t>
      </w:r>
      <w:r w:rsidR="00DC0BA1">
        <w:rPr>
          <w:sz w:val="24"/>
          <w:szCs w:val="24"/>
        </w:rPr>
        <w:t xml:space="preserve">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xml:space="preserve">, </w:t>
      </w:r>
      <w:r w:rsidR="00E60618">
        <w:rPr>
          <w:sz w:val="24"/>
          <w:szCs w:val="24"/>
        </w:rPr>
        <w:t xml:space="preserve">where </w:t>
      </w:r>
      <w:r w:rsidR="00847BCD">
        <w:rPr>
          <w:sz w:val="24"/>
          <w:szCs w:val="24"/>
        </w:rPr>
        <w:t>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w:t>
      </w:r>
      <w:commentRangeStart w:id="87"/>
      <w:r w:rsidR="001B6085" w:rsidRPr="00847BCD">
        <w:rPr>
          <w:sz w:val="24"/>
          <w:szCs w:val="24"/>
        </w:rPr>
        <w:t xml:space="preserve">of 3 </w:t>
      </w:r>
      <w:commentRangeEnd w:id="87"/>
      <w:r w:rsidR="007F5CB2">
        <w:rPr>
          <w:rStyle w:val="Kommentarhenvisning"/>
        </w:rPr>
        <w:commentReference w:id="87"/>
      </w:r>
      <w:r w:rsidR="001B6085" w:rsidRPr="00847BCD">
        <w:rPr>
          <w:sz w:val="24"/>
          <w:szCs w:val="24"/>
        </w:rPr>
        <w:t>compared to a micro elasticity of 1.4-1.</w:t>
      </w:r>
      <w:r w:rsidR="005E6092" w:rsidRPr="00847BCD">
        <w:rPr>
          <w:sz w:val="24"/>
          <w:szCs w:val="24"/>
        </w:rPr>
        <w:t>5</w:t>
      </w:r>
      <w:r w:rsidR="001B6085" w:rsidRPr="00847BCD">
        <w:rPr>
          <w:sz w:val="24"/>
          <w:szCs w:val="24"/>
        </w:rPr>
        <w:t>.</w:t>
      </w:r>
    </w:p>
    <w:p w14:paraId="65DA70AA" w14:textId="756D6364" w:rsidR="00E5618E" w:rsidRPr="001117B6" w:rsidRDefault="00971A89" w:rsidP="00847BCD">
      <w:pPr>
        <w:spacing w:line="360" w:lineRule="auto"/>
        <w:rPr>
          <w:sz w:val="24"/>
          <w:szCs w:val="24"/>
        </w:rPr>
      </w:pPr>
      <w:r w:rsidRPr="00847BCD">
        <w:rPr>
          <w:sz w:val="24"/>
          <w:szCs w:val="24"/>
        </w:rPr>
        <w:t>They argue that the main effect</w:t>
      </w:r>
      <w:r w:rsidR="00E60618">
        <w:rPr>
          <w:sz w:val="24"/>
          <w:szCs w:val="24"/>
        </w:rPr>
        <w:t xml:space="preserve"> explaining the difference in the macro and micro elasticity</w:t>
      </w:r>
      <w:r w:rsidRPr="00847BCD">
        <w:rPr>
          <w:sz w:val="24"/>
          <w:szCs w:val="24"/>
        </w:rPr>
        <w:t xml:space="preserve"> is </w:t>
      </w:r>
      <w:r w:rsidR="00D969ED">
        <w:rPr>
          <w:sz w:val="24"/>
          <w:szCs w:val="24"/>
        </w:rPr>
        <w:t>due</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w:t>
      </w:r>
      <w:r w:rsidR="00E60618">
        <w:rPr>
          <w:sz w:val="24"/>
          <w:szCs w:val="24"/>
        </w:rPr>
        <w:t>income insurance</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00E60618">
        <w:rPr>
          <w:sz w:val="24"/>
          <w:szCs w:val="24"/>
        </w:rPr>
        <w:t>show</w:t>
      </w:r>
      <w:r w:rsidRPr="00847BCD">
        <w:rPr>
          <w:sz w:val="24"/>
          <w:szCs w:val="24"/>
        </w:rPr>
        <w:t xml:space="preserve"> empirical evidence</w:t>
      </w:r>
      <w:r w:rsidR="00E60618">
        <w:rPr>
          <w:sz w:val="24"/>
          <w:szCs w:val="24"/>
        </w:rPr>
        <w:t>,</w:t>
      </w:r>
      <w:r w:rsidRPr="00847BCD">
        <w:rPr>
          <w:sz w:val="24"/>
          <w:szCs w:val="24"/>
        </w:rPr>
        <w:t xml:space="preserv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6434D7"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irms respond by creating fewer jobs</w:t>
      </w:r>
      <w:r w:rsidR="00E60618">
        <w:rPr>
          <w:sz w:val="24"/>
          <w:szCs w:val="24"/>
        </w:rPr>
        <w:t>,</w:t>
      </w:r>
      <w:r w:rsidRPr="00082FF3">
        <w:rPr>
          <w:sz w:val="24"/>
          <w:szCs w:val="24"/>
        </w:rPr>
        <w:t xml:space="preserve">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w:t>
      </w:r>
      <w:r w:rsidR="00E60618">
        <w:rPr>
          <w:sz w:val="24"/>
          <w:szCs w:val="24"/>
        </w:rPr>
        <w:t>fail to</w:t>
      </w:r>
      <w:r w:rsidR="003E1DD6" w:rsidRPr="00082FF3">
        <w:rPr>
          <w:sz w:val="24"/>
          <w:szCs w:val="24"/>
        </w:rPr>
        <w:t xml:space="preserve"> show any evidence for this channel</w:t>
      </w:r>
      <w:r w:rsidR="00994766" w:rsidRPr="00082FF3">
        <w:rPr>
          <w:sz w:val="24"/>
          <w:szCs w:val="24"/>
        </w:rPr>
        <w:t xml:space="preserve"> </w:t>
      </w:r>
      <w:r w:rsidR="00E60618">
        <w:rPr>
          <w:sz w:val="24"/>
          <w:szCs w:val="24"/>
        </w:rPr>
        <w:t>as they do not test for a relationship between the replacement rate and</w:t>
      </w:r>
      <w:r w:rsidR="003E1DD6" w:rsidRPr="00082FF3">
        <w:rPr>
          <w:sz w:val="24"/>
          <w:szCs w:val="24"/>
        </w:rPr>
        <w:t xml:space="preserve">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w:t>
      </w:r>
      <w:r w:rsidR="00E60618">
        <w:rPr>
          <w:sz w:val="24"/>
          <w:szCs w:val="24"/>
        </w:rPr>
        <w:t>relationship</w:t>
      </w:r>
      <w:r w:rsidR="003E1DD6" w:rsidRPr="00082FF3">
        <w:rPr>
          <w:sz w:val="24"/>
          <w:szCs w:val="24"/>
        </w:rPr>
        <w:t xml:space="preserve">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r w:rsidR="001117B6">
        <w:rPr>
          <w:noProof/>
          <w:sz w:val="24"/>
          <w:szCs w:val="24"/>
        </w:rPr>
        <w:t xml:space="preserve">Just like </w:t>
      </w:r>
      <w:r w:rsidR="001117B6" w:rsidRPr="00E60618">
        <w:rPr>
          <w:noProof/>
          <w:sz w:val="24"/>
          <w:szCs w:val="24"/>
        </w:rPr>
        <w:t>Fredriksson &amp; Söderström</w:t>
      </w:r>
      <w:r w:rsidR="001117B6">
        <w:rPr>
          <w:sz w:val="24"/>
          <w:szCs w:val="24"/>
        </w:rPr>
        <w:t xml:space="preserve"> </w:t>
      </w:r>
      <w:r w:rsidR="001117B6">
        <w:rPr>
          <w:sz w:val="24"/>
          <w:szCs w:val="24"/>
        </w:rPr>
        <w:fldChar w:fldCharType="begin" w:fldLock="1"/>
      </w:r>
      <w:r w:rsidR="001117B6">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117B6">
        <w:rPr>
          <w:sz w:val="24"/>
          <w:szCs w:val="24"/>
        </w:rPr>
        <w:fldChar w:fldCharType="separate"/>
      </w:r>
      <w:r w:rsidR="001117B6" w:rsidRPr="00E60618">
        <w:rPr>
          <w:noProof/>
          <w:sz w:val="24"/>
          <w:szCs w:val="24"/>
        </w:rPr>
        <w:t>(2020)</w:t>
      </w:r>
      <w:r w:rsidR="001117B6">
        <w:rPr>
          <w:sz w:val="24"/>
          <w:szCs w:val="24"/>
        </w:rPr>
        <w:fldChar w:fldCharType="end"/>
      </w:r>
      <w:r w:rsidR="001117B6">
        <w:rPr>
          <w:sz w:val="24"/>
          <w:szCs w:val="24"/>
        </w:rPr>
        <w:t xml:space="preserve">, </w:t>
      </w:r>
      <w:r w:rsidR="007F5CB2">
        <w:rPr>
          <w:sz w:val="24"/>
          <w:szCs w:val="24"/>
        </w:rPr>
        <w:t>our results also points towards the wage-channel being important for estimating the relationship</w:t>
      </w:r>
      <w:r w:rsidR="00E60618">
        <w:rPr>
          <w:sz w:val="24"/>
          <w:szCs w:val="24"/>
        </w:rPr>
        <w:t xml:space="preserve"> between the macro and micro </w:t>
      </w:r>
      <w:r w:rsidR="001117B6">
        <w:rPr>
          <w:sz w:val="24"/>
          <w:szCs w:val="24"/>
        </w:rPr>
        <w:t>elasticity for the Danish economy,</w:t>
      </w:r>
      <w:r w:rsidR="007F5CB2">
        <w:rPr>
          <w:sz w:val="24"/>
          <w:szCs w:val="24"/>
        </w:rPr>
        <w:t xml:space="preserve"> which we will comment on later. </w:t>
      </w:r>
    </w:p>
    <w:p w14:paraId="771C16CC" w14:textId="0414D337" w:rsidR="00167FDE" w:rsidRDefault="000A059F" w:rsidP="00847BCD">
      <w:pPr>
        <w:spacing w:line="360" w:lineRule="auto"/>
        <w:rPr>
          <w:sz w:val="24"/>
          <w:szCs w:val="24"/>
        </w:rPr>
      </w:pPr>
      <w:r>
        <w:rPr>
          <w:sz w:val="24"/>
          <w:szCs w:val="24"/>
        </w:rPr>
        <w:t>As we will now turn into calculating the macro elasticity for Denmark</w:t>
      </w:r>
      <w:r w:rsidR="00BB0FA4" w:rsidRPr="00847BCD">
        <w:rPr>
          <w:sz w:val="24"/>
          <w:szCs w:val="24"/>
        </w:rPr>
        <w:t>,</w:t>
      </w:r>
      <w:r w:rsidR="00885CF7"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00885CF7"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00885CF7" w:rsidRPr="00847BCD">
        <w:rPr>
          <w:sz w:val="24"/>
          <w:szCs w:val="24"/>
        </w:rPr>
        <w:t xml:space="preserve">where </w:t>
      </w:r>
      <w:r w:rsidR="00BB0FA4" w:rsidRPr="00847BCD">
        <w:rPr>
          <w:sz w:val="24"/>
          <w:szCs w:val="24"/>
        </w:rPr>
        <w:t xml:space="preserve">calculating </w:t>
      </w:r>
      <w:r>
        <w:rPr>
          <w:sz w:val="24"/>
          <w:szCs w:val="24"/>
        </w:rPr>
        <w:t xml:space="preserve">the </w:t>
      </w:r>
      <w:r w:rsidR="00885CF7" w:rsidRPr="00847BCD">
        <w:rPr>
          <w:sz w:val="24"/>
          <w:szCs w:val="24"/>
        </w:rPr>
        <w:t xml:space="preserve">macro </w:t>
      </w:r>
      <w:r>
        <w:rPr>
          <w:sz w:val="24"/>
          <w:szCs w:val="24"/>
        </w:rPr>
        <w:t>elasticity</w:t>
      </w:r>
      <w:r w:rsidR="00885CF7" w:rsidRPr="00847BCD">
        <w:rPr>
          <w:sz w:val="24"/>
          <w:szCs w:val="24"/>
        </w:rPr>
        <w:t xml:space="preserve"> </w:t>
      </w:r>
      <w:r w:rsidR="00172AA9">
        <w:rPr>
          <w:sz w:val="24"/>
          <w:szCs w:val="24"/>
        </w:rPr>
        <w:t>implies</w:t>
      </w:r>
      <w:r w:rsidR="00D00185">
        <w:rPr>
          <w:sz w:val="24"/>
          <w:szCs w:val="24"/>
        </w:rPr>
        <w:t xml:space="preserve"> taking</w:t>
      </w:r>
      <w:r w:rsidR="00885CF7" w:rsidRPr="00847BCD">
        <w:rPr>
          <w:sz w:val="24"/>
          <w:szCs w:val="24"/>
        </w:rPr>
        <w:t xml:space="preserve"> the sum of the mic</w:t>
      </w:r>
      <w:r w:rsidR="00BB0FA4" w:rsidRPr="00847BCD">
        <w:rPr>
          <w:sz w:val="24"/>
          <w:szCs w:val="24"/>
        </w:rPr>
        <w:t>ro effect</w:t>
      </w:r>
      <w:r>
        <w:rPr>
          <w:sz w:val="24"/>
          <w:szCs w:val="24"/>
        </w:rPr>
        <w:t>s</w:t>
      </w:r>
      <w:r w:rsidR="00BB0FA4" w:rsidRPr="00847BCD">
        <w:rPr>
          <w:sz w:val="24"/>
          <w:szCs w:val="24"/>
        </w:rPr>
        <w:t xml:space="preserve"> </w:t>
      </w:r>
      <w:r w:rsidR="00E334EE">
        <w:rPr>
          <w:sz w:val="24"/>
          <w:szCs w:val="24"/>
        </w:rPr>
        <w:t>and</w:t>
      </w:r>
      <w:r w:rsidR="00BB0FA4" w:rsidRPr="00847BCD">
        <w:rPr>
          <w:sz w:val="24"/>
          <w:szCs w:val="24"/>
        </w:rPr>
        <w:t xml:space="preserve"> m</w:t>
      </w:r>
      <w:r>
        <w:rPr>
          <w:sz w:val="24"/>
          <w:szCs w:val="24"/>
        </w:rPr>
        <w:t>acro effects</w:t>
      </w:r>
      <w:r w:rsidR="00BB0FA4" w:rsidRPr="00847BCD">
        <w:rPr>
          <w:sz w:val="24"/>
          <w:szCs w:val="24"/>
        </w:rPr>
        <w:t xml:space="preserve">. So, if finding significant </w:t>
      </w:r>
      <w:r>
        <w:rPr>
          <w:sz w:val="24"/>
          <w:szCs w:val="24"/>
        </w:rPr>
        <w:t>macro effects,</w:t>
      </w:r>
      <w:r w:rsidR="00BB0FA4" w:rsidRPr="00847BCD">
        <w:rPr>
          <w:sz w:val="24"/>
          <w:szCs w:val="24"/>
        </w:rPr>
        <w:t xml:space="preserve"> as we do in our study, we can use </w:t>
      </w:r>
      <w:r w:rsidR="00BB0FA4" w:rsidRPr="00847BCD">
        <w:rPr>
          <w:sz w:val="24"/>
          <w:szCs w:val="24"/>
        </w:rPr>
        <w:lastRenderedPageBreak/>
        <w:t xml:space="preserve">those together with the micro effects of the </w:t>
      </w:r>
      <w:r w:rsidR="002539F9">
        <w:rPr>
          <w:sz w:val="24"/>
          <w:szCs w:val="24"/>
        </w:rPr>
        <w:t>IS-model</w:t>
      </w:r>
      <w:r w:rsidR="00BB0FA4" w:rsidRPr="00847BCD">
        <w:rPr>
          <w:sz w:val="24"/>
          <w:szCs w:val="24"/>
        </w:rPr>
        <w:t xml:space="preserve"> </w:t>
      </w:r>
      <w:r>
        <w:rPr>
          <w:sz w:val="24"/>
          <w:szCs w:val="24"/>
        </w:rPr>
        <w:t xml:space="preserve">to obtain an estimate of the </w:t>
      </w:r>
      <w:r w:rsidR="00BB0FA4" w:rsidRPr="00847BCD">
        <w:rPr>
          <w:sz w:val="24"/>
          <w:szCs w:val="24"/>
        </w:rPr>
        <w:t>macro elasticity</w:t>
      </w:r>
      <w:r w:rsidR="00C100EC" w:rsidRPr="005239BF">
        <w:rPr>
          <w:rStyle w:val="Fodnotehenvisning"/>
        </w:rPr>
        <w:footnoteReference w:id="14"/>
      </w:r>
      <w:r w:rsidR="00BB0FA4" w:rsidRPr="00847BCD">
        <w:rPr>
          <w:sz w:val="24"/>
          <w:szCs w:val="24"/>
        </w:rPr>
        <w:t xml:space="preserve">. </w:t>
      </w:r>
    </w:p>
    <w:p w14:paraId="122AAF47" w14:textId="6B3F121E" w:rsidR="002A3975" w:rsidRPr="008F7F7E" w:rsidRDefault="00790385" w:rsidP="00847BCD">
      <w:pPr>
        <w:spacing w:line="360" w:lineRule="auto"/>
        <w:rPr>
          <w:sz w:val="24"/>
          <w:szCs w:val="24"/>
        </w:rPr>
      </w:pPr>
      <w:r w:rsidRPr="008F7F7E">
        <w:rPr>
          <w:sz w:val="24"/>
          <w:szCs w:val="24"/>
        </w:rPr>
        <w:t>We estimate t</w:t>
      </w:r>
      <w:r w:rsidR="002A3975" w:rsidRPr="008F7F7E">
        <w:rPr>
          <w:sz w:val="24"/>
          <w:szCs w:val="24"/>
        </w:rPr>
        <w:t xml:space="preserve">he micro elasticity for </w:t>
      </w:r>
      <w:r w:rsidR="00DC0289" w:rsidRPr="008F7F7E">
        <w:rPr>
          <w:sz w:val="24"/>
          <w:szCs w:val="24"/>
        </w:rPr>
        <w:t>the Danish economy</w:t>
      </w:r>
      <w:r w:rsidRPr="008F7F7E">
        <w:rPr>
          <w:sz w:val="24"/>
          <w:szCs w:val="24"/>
        </w:rPr>
        <w:t xml:space="preserve"> </w:t>
      </w:r>
      <w:r w:rsidR="002A3975" w:rsidRPr="008F7F7E">
        <w:rPr>
          <w:sz w:val="24"/>
          <w:szCs w:val="24"/>
        </w:rPr>
        <w:t>using</w:t>
      </w:r>
      <w:r w:rsidR="00D00185" w:rsidRPr="008F7F7E">
        <w:rPr>
          <w:sz w:val="24"/>
          <w:szCs w:val="24"/>
        </w:rPr>
        <w:t xml:space="preserve"> calculations </w:t>
      </w:r>
      <w:r w:rsidR="00DC0289" w:rsidRPr="008F7F7E">
        <w:rPr>
          <w:sz w:val="24"/>
          <w:szCs w:val="24"/>
        </w:rPr>
        <w:t>presented</w:t>
      </w:r>
      <w:r w:rsidR="00D00185" w:rsidRPr="008F7F7E">
        <w:rPr>
          <w:sz w:val="24"/>
          <w:szCs w:val="24"/>
        </w:rPr>
        <w:t xml:space="preserve"> by the ministry of </w:t>
      </w:r>
      <w:r w:rsidR="006434D7">
        <w:rPr>
          <w:sz w:val="24"/>
          <w:szCs w:val="24"/>
        </w:rPr>
        <w:t>labor</w:t>
      </w:r>
      <w:r w:rsidR="00DC0289" w:rsidRPr="008F7F7E">
        <w:rPr>
          <w:sz w:val="24"/>
          <w:szCs w:val="24"/>
        </w:rPr>
        <w:t xml:space="preserve">, </w:t>
      </w:r>
      <w:r w:rsidR="00D00185" w:rsidRPr="008F7F7E">
        <w:rPr>
          <w:sz w:val="24"/>
          <w:szCs w:val="24"/>
        </w:rPr>
        <w:t>us</w:t>
      </w:r>
      <w:r w:rsidR="00DC0289" w:rsidRPr="008F7F7E">
        <w:rPr>
          <w:sz w:val="24"/>
          <w:szCs w:val="24"/>
        </w:rPr>
        <w:t>ing</w:t>
      </w:r>
      <w:r w:rsidR="002A3975" w:rsidRPr="008F7F7E">
        <w:rPr>
          <w:sz w:val="24"/>
          <w:szCs w:val="24"/>
        </w:rPr>
        <w:t xml:space="preserve"> the </w:t>
      </w:r>
      <w:r w:rsidR="002539F9" w:rsidRPr="008F7F7E">
        <w:rPr>
          <w:sz w:val="24"/>
          <w:szCs w:val="24"/>
        </w:rPr>
        <w:t>IS-model</w:t>
      </w:r>
      <w:r w:rsidR="00DC0289" w:rsidRPr="008F7F7E">
        <w:rPr>
          <w:sz w:val="24"/>
          <w:szCs w:val="24"/>
        </w:rPr>
        <w:t xml:space="preserve"> to provide the effects of removing the suppressing of the state regulation percentage in the period 2020-2023</w:t>
      </w:r>
      <w:r w:rsidR="00006999" w:rsidRPr="005239BF">
        <w:rPr>
          <w:rStyle w:val="Fodnotehenvisning"/>
        </w:rPr>
        <w:footnoteReference w:id="15"/>
      </w:r>
      <w:r w:rsidR="002A3975" w:rsidRPr="008F7F7E">
        <w:rPr>
          <w:sz w:val="24"/>
          <w:szCs w:val="24"/>
        </w:rPr>
        <w:t xml:space="preserve">. </w:t>
      </w:r>
      <w:r w:rsidR="00DC0289" w:rsidRPr="008F7F7E">
        <w:rPr>
          <w:sz w:val="24"/>
          <w:szCs w:val="24"/>
        </w:rPr>
        <w:t>They estimate that removing this regulation</w:t>
      </w:r>
      <w:r w:rsidR="002A3975" w:rsidRPr="008F7F7E">
        <w:rPr>
          <w:sz w:val="24"/>
          <w:szCs w:val="24"/>
        </w:rPr>
        <w:t xml:space="preserve"> </w:t>
      </w:r>
      <w:r w:rsidR="00DC0289" w:rsidRPr="008F7F7E">
        <w:rPr>
          <w:sz w:val="24"/>
          <w:szCs w:val="24"/>
        </w:rPr>
        <w:t>will leave</w:t>
      </w:r>
      <w:r w:rsidR="002A3975" w:rsidRPr="008F7F7E">
        <w:rPr>
          <w:sz w:val="24"/>
          <w:szCs w:val="24"/>
        </w:rPr>
        <w:t xml:space="preserve"> the level of income insurance</w:t>
      </w:r>
      <w:r w:rsidR="00DC0289" w:rsidRPr="008F7F7E">
        <w:rPr>
          <w:sz w:val="24"/>
          <w:szCs w:val="24"/>
        </w:rPr>
        <w:t xml:space="preserve"> to increase by 2.25%, and thereby</w:t>
      </w:r>
      <w:r w:rsidR="002A3975" w:rsidRPr="008F7F7E">
        <w:rPr>
          <w:sz w:val="24"/>
          <w:szCs w:val="24"/>
        </w:rPr>
        <w:t xml:space="preserve"> lower employment by 2900 people</w:t>
      </w:r>
      <w:r w:rsidR="00006999" w:rsidRPr="005239BF">
        <w:rPr>
          <w:rStyle w:val="Fodnotehenvisning"/>
        </w:rPr>
        <w:footnoteReference w:id="16"/>
      </w:r>
      <w:r w:rsidR="001B1664" w:rsidRPr="008F7F7E">
        <w:rPr>
          <w:sz w:val="24"/>
          <w:szCs w:val="24"/>
        </w:rPr>
        <w:t>.</w:t>
      </w:r>
      <w:r w:rsidR="002A3975" w:rsidRPr="008F7F7E">
        <w:rPr>
          <w:sz w:val="24"/>
          <w:szCs w:val="24"/>
        </w:rPr>
        <w:t xml:space="preserve"> </w:t>
      </w:r>
      <w:r w:rsidR="008F7F7E" w:rsidRPr="008F7F7E">
        <w:rPr>
          <w:rFonts w:cstheme="minorHAnsi"/>
          <w:sz w:val="24"/>
          <w:szCs w:val="24"/>
        </w:rPr>
        <w:t xml:space="preserve">This is further split up showing the effect associated with the exit-rate (1600 people) and the approach-rate (1300 people) independently </w:t>
      </w:r>
      <w:r w:rsidR="008F7F7E" w:rsidRPr="008F7F7E">
        <w:rPr>
          <w:sz w:val="24"/>
          <w:szCs w:val="24"/>
        </w:rPr>
        <w:fldChar w:fldCharType="begin" w:fldLock="1"/>
      </w:r>
      <w:r w:rsidR="008F7F7E" w:rsidRPr="008F7F7E">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8F7F7E">
        <w:rPr>
          <w:sz w:val="24"/>
          <w:szCs w:val="24"/>
        </w:rPr>
        <w:fldChar w:fldCharType="separate"/>
      </w:r>
      <w:r w:rsidR="008F7F7E" w:rsidRPr="008F7F7E">
        <w:rPr>
          <w:noProof/>
          <w:sz w:val="24"/>
          <w:szCs w:val="24"/>
        </w:rPr>
        <w:t>(Hummelgaard, 2021)</w:t>
      </w:r>
      <w:r w:rsidR="008F7F7E" w:rsidRPr="008F7F7E">
        <w:rPr>
          <w:sz w:val="24"/>
          <w:szCs w:val="24"/>
        </w:rPr>
        <w:fldChar w:fldCharType="end"/>
      </w:r>
      <w:r w:rsidR="008F7F7E" w:rsidRPr="008F7F7E">
        <w:rPr>
          <w:sz w:val="24"/>
          <w:szCs w:val="24"/>
        </w:rPr>
        <w:t xml:space="preserve">. </w:t>
      </w:r>
      <w:r w:rsidR="002A3975" w:rsidRPr="008F7F7E">
        <w:rPr>
          <w:sz w:val="24"/>
          <w:szCs w:val="24"/>
        </w:rPr>
        <w:t>As mentioned by</w:t>
      </w:r>
      <w:r w:rsidR="00DF306B" w:rsidRPr="008F7F7E">
        <w:rPr>
          <w:sz w:val="24"/>
          <w:szCs w:val="24"/>
        </w:rPr>
        <w:t xml:space="preserve"> </w:t>
      </w:r>
      <w:r w:rsidR="00DF306B" w:rsidRPr="008F7F7E">
        <w:rPr>
          <w:noProof/>
          <w:sz w:val="24"/>
          <w:szCs w:val="24"/>
        </w:rPr>
        <w:t>Jensen</w:t>
      </w:r>
      <w:r w:rsidR="002A3975" w:rsidRPr="008F7F7E">
        <w:rPr>
          <w:sz w:val="24"/>
          <w:szCs w:val="24"/>
        </w:rPr>
        <w:t xml:space="preserve"> </w:t>
      </w:r>
      <w:r w:rsidR="00DF306B" w:rsidRPr="008F7F7E">
        <w:rPr>
          <w:sz w:val="24"/>
          <w:szCs w:val="24"/>
        </w:rPr>
        <w:fldChar w:fldCharType="begin" w:fldLock="1"/>
      </w:r>
      <w:r w:rsidR="00C14BA0">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8F7F7E">
        <w:rPr>
          <w:sz w:val="24"/>
          <w:szCs w:val="24"/>
        </w:rPr>
        <w:fldChar w:fldCharType="separate"/>
      </w:r>
      <w:r w:rsidR="00DF306B" w:rsidRPr="008F7F7E">
        <w:rPr>
          <w:noProof/>
          <w:sz w:val="24"/>
          <w:szCs w:val="24"/>
        </w:rPr>
        <w:t>(2021)</w:t>
      </w:r>
      <w:r w:rsidR="00DF306B" w:rsidRPr="008F7F7E">
        <w:rPr>
          <w:sz w:val="24"/>
          <w:szCs w:val="24"/>
        </w:rPr>
        <w:fldChar w:fldCharType="end"/>
      </w:r>
      <w:r w:rsidR="00DF306B" w:rsidRPr="008F7F7E">
        <w:rPr>
          <w:sz w:val="24"/>
          <w:szCs w:val="24"/>
        </w:rPr>
        <w:t xml:space="preserve"> </w:t>
      </w:r>
      <w:r w:rsidR="002A3975" w:rsidRPr="008F7F7E">
        <w:rPr>
          <w:sz w:val="24"/>
          <w:szCs w:val="24"/>
        </w:rPr>
        <w:t xml:space="preserve">the </w:t>
      </w:r>
      <w:r w:rsidR="008F7F7E" w:rsidRPr="008F7F7E">
        <w:rPr>
          <w:sz w:val="24"/>
          <w:szCs w:val="24"/>
        </w:rPr>
        <w:t>approach rate i</w:t>
      </w:r>
      <w:r w:rsidR="006434D7">
        <w:rPr>
          <w:sz w:val="24"/>
          <w:szCs w:val="24"/>
        </w:rPr>
        <w:t>n this example</w:t>
      </w:r>
      <w:r w:rsidR="008F7F7E" w:rsidRPr="008F7F7E">
        <w:rPr>
          <w:sz w:val="24"/>
          <w:szCs w:val="24"/>
        </w:rPr>
        <w:t xml:space="preserve"> contributes with</w:t>
      </w:r>
      <w:r w:rsidR="002A3975" w:rsidRPr="008F7F7E">
        <w:rPr>
          <w:sz w:val="24"/>
          <w:szCs w:val="24"/>
        </w:rPr>
        <w:t xml:space="preserve"> 45% of the total effect</w:t>
      </w:r>
      <w:r w:rsidR="008F7F7E" w:rsidRPr="008F7F7E">
        <w:rPr>
          <w:sz w:val="24"/>
          <w:szCs w:val="24"/>
        </w:rPr>
        <w:t>, which they find to be very unrealistic</w:t>
      </w:r>
      <w:r w:rsidR="002A3975" w:rsidRPr="008F7F7E">
        <w:rPr>
          <w:sz w:val="24"/>
          <w:szCs w:val="24"/>
        </w:rPr>
        <w:t>.</w:t>
      </w:r>
      <w:r w:rsidR="00A0271D" w:rsidRPr="008F7F7E">
        <w:rPr>
          <w:sz w:val="24"/>
          <w:szCs w:val="24"/>
        </w:rPr>
        <w:t xml:space="preserve"> </w:t>
      </w:r>
    </w:p>
    <w:p w14:paraId="7E414AB1" w14:textId="501C3A8F" w:rsidR="008D64C5" w:rsidRPr="006800FF" w:rsidRDefault="008F7F7E" w:rsidP="006800FF">
      <w:pPr>
        <w:spacing w:line="360" w:lineRule="auto"/>
        <w:rPr>
          <w:rFonts w:cstheme="minorHAnsi"/>
          <w:sz w:val="24"/>
          <w:szCs w:val="24"/>
        </w:rPr>
      </w:pPr>
      <w:r>
        <w:rPr>
          <w:rFonts w:cstheme="minorHAnsi"/>
          <w:sz w:val="24"/>
          <w:szCs w:val="24"/>
        </w:rPr>
        <w:t xml:space="preserve"> </w:t>
      </w:r>
      <w:r w:rsidR="002A3975" w:rsidRPr="006800FF">
        <w:rPr>
          <w:rFonts w:cstheme="minorHAnsi"/>
          <w:sz w:val="24"/>
          <w:szCs w:val="24"/>
        </w:rPr>
        <w:t xml:space="preserve">When estimating the micro </w:t>
      </w:r>
      <w:r w:rsidR="00A0271D" w:rsidRPr="006800FF">
        <w:rPr>
          <w:rFonts w:cstheme="minorHAnsi"/>
          <w:sz w:val="24"/>
          <w:szCs w:val="24"/>
        </w:rPr>
        <w:t>elasticity,</w:t>
      </w:r>
      <w:r w:rsidR="002A3975"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e</w:t>
      </w:r>
      <w:r>
        <w:rPr>
          <w:rStyle w:val="cf01"/>
          <w:rFonts w:asciiTheme="minorHAnsi" w:hAnsiTheme="minorHAnsi" w:cstheme="minorHAnsi"/>
          <w:sz w:val="24"/>
          <w:szCs w:val="24"/>
        </w:rPr>
        <w:t xml:space="preserve"> therefore</w:t>
      </w:r>
      <w:r w:rsidR="00DC2777" w:rsidRPr="006800FF">
        <w:rPr>
          <w:rStyle w:val="cf01"/>
          <w:rFonts w:asciiTheme="minorHAnsi" w:hAnsiTheme="minorHAnsi" w:cstheme="minorHAnsi"/>
          <w:sz w:val="24"/>
          <w:szCs w:val="24"/>
        </w:rPr>
        <w:t xml:space="preserve"> include different measures of the approach effect in our analysis</w:t>
      </w:r>
      <w:r>
        <w:rPr>
          <w:rStyle w:val="cf01"/>
          <w:rFonts w:asciiTheme="minorHAnsi" w:hAnsiTheme="minorHAnsi" w:cstheme="minorHAnsi"/>
          <w:sz w:val="24"/>
          <w:szCs w:val="24"/>
        </w:rPr>
        <w:t xml:space="preserve">. </w:t>
      </w:r>
      <w:r>
        <w:rPr>
          <w:rFonts w:cstheme="minorHAnsi"/>
          <w:sz w:val="24"/>
          <w:szCs w:val="24"/>
        </w:rPr>
        <w:t>B</w:t>
      </w:r>
      <w:r w:rsidR="00DC2777" w:rsidRPr="006800FF">
        <w:rPr>
          <w:rFonts w:cstheme="minorHAnsi"/>
          <w:sz w:val="24"/>
          <w:szCs w:val="24"/>
        </w:rPr>
        <w:t xml:space="preserve">esides following the estimates of the </w:t>
      </w:r>
      <w:r w:rsidR="002539F9">
        <w:rPr>
          <w:rFonts w:cstheme="minorHAnsi"/>
          <w:sz w:val="24"/>
          <w:szCs w:val="24"/>
        </w:rPr>
        <w:t>IS-model</w:t>
      </w:r>
      <w:r>
        <w:rPr>
          <w:rFonts w:cstheme="minorHAnsi"/>
          <w:sz w:val="24"/>
          <w:szCs w:val="24"/>
        </w:rPr>
        <w:t xml:space="preserve"> (where the approach rate contributes with 45%)</w:t>
      </w:r>
      <w:r w:rsidR="00DC2777" w:rsidRPr="006800FF">
        <w:rPr>
          <w:rFonts w:cstheme="minorHAnsi"/>
          <w:sz w:val="24"/>
          <w:szCs w:val="24"/>
        </w:rPr>
        <w:t>, we also include</w:t>
      </w:r>
      <w:r w:rsidR="002A3975" w:rsidRPr="006800FF">
        <w:rPr>
          <w:rFonts w:cstheme="minorHAnsi"/>
          <w:sz w:val="24"/>
          <w:szCs w:val="24"/>
        </w:rPr>
        <w:t xml:space="preserve"> the results </w:t>
      </w:r>
      <w:r>
        <w:rPr>
          <w:rFonts w:cstheme="minorHAnsi"/>
          <w:sz w:val="24"/>
          <w:szCs w:val="24"/>
        </w:rPr>
        <w:t>found by</w:t>
      </w:r>
      <w:r w:rsidR="00DF306B">
        <w:rPr>
          <w:rFonts w:cstheme="minorHAnsi"/>
          <w:sz w:val="24"/>
          <w:szCs w:val="24"/>
        </w:rPr>
        <w:t xml:space="preserve"> </w:t>
      </w:r>
      <w:r w:rsidR="00DF306B" w:rsidRPr="00DF372B">
        <w:rPr>
          <w:rFonts w:cstheme="minorHAnsi"/>
          <w:noProof/>
          <w:sz w:val="24"/>
          <w:szCs w:val="24"/>
        </w:rPr>
        <w:t>DØRS</w:t>
      </w:r>
      <w:r w:rsidR="002A3975"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002A3975" w:rsidRPr="006800FF">
        <w:rPr>
          <w:rFonts w:cstheme="minorHAnsi"/>
          <w:sz w:val="24"/>
          <w:szCs w:val="24"/>
        </w:rPr>
        <w:t xml:space="preserve">who argues that the estimate used in the </w:t>
      </w:r>
      <w:r w:rsidR="00A0271D" w:rsidRPr="006800FF">
        <w:rPr>
          <w:rFonts w:cstheme="minorHAnsi"/>
          <w:sz w:val="24"/>
          <w:szCs w:val="24"/>
        </w:rPr>
        <w:t xml:space="preserve">IS-model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as argued by literature presented in 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8900FF">
        <w:rPr>
          <w:rFonts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6800FF">
        <w:rPr>
          <w:rFonts w:cstheme="minorHAnsi"/>
          <w:sz w:val="24"/>
          <w:szCs w:val="24"/>
        </w:rPr>
        <w:fldChar w:fldCharType="separate"/>
      </w:r>
      <w:r w:rsidR="00C14BA0" w:rsidRPr="00C14BA0">
        <w:rPr>
          <w:rFonts w:cstheme="minorHAnsi"/>
          <w:noProof/>
          <w:sz w:val="24"/>
          <w:szCs w:val="24"/>
        </w:rPr>
        <w:t>(Aastrup, 2018; Jensen &amp; Nørgaard, 2021; Risgaard,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017EAA1C"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w:t>
      </w:r>
      <w:r w:rsidR="001722A0">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we use the answer given by the ministry of labor above</w:t>
      </w:r>
      <w:r w:rsidR="00903676">
        <w:rPr>
          <w:rStyle w:val="cf01"/>
          <w:rFonts w:asciiTheme="minorHAnsi" w:hAnsiTheme="minorHAnsi" w:cstheme="minorHAnsi"/>
          <w:sz w:val="24"/>
          <w:szCs w:val="24"/>
        </w:rPr>
        <w:t>,</w:t>
      </w:r>
      <w:r w:rsidRPr="006800FF">
        <w:rPr>
          <w:rStyle w:val="cf01"/>
          <w:rFonts w:asciiTheme="minorHAnsi" w:hAnsiTheme="minorHAnsi" w:cstheme="minorHAnsi"/>
          <w:sz w:val="24"/>
          <w:szCs w:val="24"/>
        </w:rPr>
        <w:t xml:space="preser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Pr>
          <w:rStyle w:val="cf01"/>
          <w:rFonts w:asciiTheme="minorHAnsi" w:hAnsiTheme="minorHAnsi" w:cstheme="minorHAnsi"/>
          <w:sz w:val="24"/>
          <w:szCs w:val="24"/>
        </w:rPr>
        <w:t xml:space="preserve"> as argued by Jensen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proofErr w:type="spellStart"/>
      <w:r w:rsidR="00B43E1A">
        <w:rPr>
          <w:rStyle w:val="cf01"/>
          <w:rFonts w:asciiTheme="minorHAnsi" w:hAnsiTheme="minorHAnsi" w:cstheme="minorHAnsi"/>
          <w:sz w:val="24"/>
          <w:szCs w:val="24"/>
        </w:rPr>
        <w:t>Aastrup</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C14BA0">
        <w:rPr>
          <w:rStyle w:val="cf01"/>
          <w:rFonts w:asciiTheme="minorHAnsi" w:hAnsiTheme="minorHAnsi"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(2018)</w:t>
      </w:r>
      <w:r w:rsidR="00B43E1A">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t xml:space="preserve">and </w:t>
      </w:r>
      <w:proofErr w:type="spellStart"/>
      <w:r w:rsidR="00B43E1A">
        <w:rPr>
          <w:rStyle w:val="cf01"/>
          <w:rFonts w:asciiTheme="minorHAnsi" w:hAnsiTheme="minorHAnsi" w:cstheme="minorHAnsi"/>
          <w:sz w:val="24"/>
          <w:szCs w:val="24"/>
        </w:rPr>
        <w:t>Risgaard</w:t>
      </w:r>
      <w:proofErr w:type="spellEnd"/>
      <w:r w:rsidR="00B43E1A">
        <w:rPr>
          <w:rStyle w:val="cf01"/>
          <w:rFonts w:asciiTheme="minorHAnsi" w:hAnsiTheme="minorHAnsi" w:cstheme="minorHAnsi"/>
          <w:sz w:val="24"/>
          <w:szCs w:val="24"/>
        </w:rPr>
        <w:t xml:space="preserve"> </w:t>
      </w:r>
      <w:r w:rsidR="00B43E1A">
        <w:rPr>
          <w:rStyle w:val="cf01"/>
          <w:rFonts w:asciiTheme="minorHAnsi" w:hAnsiTheme="minorHAnsi" w:cstheme="minorHAnsi"/>
          <w:sz w:val="24"/>
          <w:szCs w:val="24"/>
        </w:rPr>
        <w:fldChar w:fldCharType="begin" w:fldLock="1"/>
      </w:r>
      <w:r w:rsidR="00744FD6">
        <w:rPr>
          <w:rStyle w:val="cf01"/>
          <w:rFonts w:asciiTheme="minorHAnsi" w:hAnsiTheme="minorHAnsi" w:cstheme="minorHAns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Pr>
          <w:rStyle w:val="cf01"/>
          <w:rFonts w:asciiTheme="minorHAnsi" w:hAnsiTheme="minorHAnsi" w:cstheme="minorHAnsi"/>
          <w:sz w:val="24"/>
          <w:szCs w:val="24"/>
        </w:rPr>
        <w:fldChar w:fldCharType="separate"/>
      </w:r>
      <w:r w:rsidR="00B43E1A" w:rsidRPr="00B43E1A">
        <w:rPr>
          <w:rStyle w:val="cf01"/>
          <w:rFonts w:asciiTheme="minorHAnsi" w:hAnsiTheme="minorHAnsi" w:cstheme="minorHAnsi"/>
          <w:noProof/>
          <w:sz w:val="24"/>
          <w:szCs w:val="24"/>
        </w:rPr>
        <w:t>(2021)</w:t>
      </w:r>
      <w:r w:rsidR="00B43E1A">
        <w:rPr>
          <w:rStyle w:val="cf01"/>
          <w:rFonts w:asciiTheme="minorHAnsi" w:hAnsiTheme="minorHAnsi" w:cstheme="minorHAnsi"/>
          <w:sz w:val="24"/>
          <w:szCs w:val="24"/>
        </w:rPr>
        <w:fldChar w:fldCharType="end"/>
      </w:r>
      <w:r w:rsidR="00B43E1A">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t>we find the increase in unemployment to be of 1600 people, further reducing the micro elasticity to 0.36.</w:t>
      </w:r>
    </w:p>
    <w:p w14:paraId="77144A4C" w14:textId="695EFAA1" w:rsidR="00903676" w:rsidRDefault="00B43E1A" w:rsidP="00BF3FA4">
      <w:pPr>
        <w:spacing w:line="360" w:lineRule="auto"/>
        <w:rPr>
          <w:sz w:val="24"/>
          <w:szCs w:val="24"/>
        </w:rPr>
      </w:pPr>
      <w:r>
        <w:rPr>
          <w:sz w:val="24"/>
          <w:szCs w:val="24"/>
        </w:rPr>
        <w:lastRenderedPageBreak/>
        <w:t xml:space="preserve">We now obtained three different estimates of the micro elasticity and opt into </w:t>
      </w:r>
      <w:r w:rsidR="00AE78D2" w:rsidRPr="00C44380">
        <w:rPr>
          <w:sz w:val="24"/>
          <w:szCs w:val="24"/>
        </w:rPr>
        <w:t xml:space="preserve">calculating the macro </w:t>
      </w:r>
      <w:r w:rsidR="00305EB0" w:rsidRPr="00C44380">
        <w:rPr>
          <w:sz w:val="24"/>
          <w:szCs w:val="24"/>
        </w:rPr>
        <w:t>elasticity</w:t>
      </w:r>
      <w:r>
        <w:rPr>
          <w:sz w:val="24"/>
          <w:szCs w:val="24"/>
        </w:rPr>
        <w:t xml:space="preserve">. </w:t>
      </w:r>
      <w:r w:rsidR="00903676">
        <w:rPr>
          <w:sz w:val="24"/>
          <w:szCs w:val="24"/>
        </w:rPr>
        <w:t xml:space="preserve">Depending on which of the three scenarios we use, we obtain different measures of the elasticity of the macroeconomic effects on unemployment. Using all four macroeconomic effects in scenario 1, we obtain an elasticity of 0.35. Using the results from scenario 2, thereby arguing that the participation rate in Denmark is </w:t>
      </w:r>
      <w:r w:rsidR="00502E41">
        <w:rPr>
          <w:sz w:val="24"/>
          <w:szCs w:val="24"/>
        </w:rPr>
        <w:t>exogenous</w:t>
      </w:r>
      <w:r w:rsidR="00903676">
        <w:rPr>
          <w:sz w:val="24"/>
          <w:szCs w:val="24"/>
        </w:rPr>
        <w:t xml:space="preserve">, we find the elasticity to be 0.26. Lastly, </w:t>
      </w:r>
      <w:r w:rsidR="00993390">
        <w:rPr>
          <w:sz w:val="24"/>
          <w:szCs w:val="24"/>
        </w:rPr>
        <w:t>assuming that the workers unions are not considering the gap between wages and the maximum level of income insurance, we obtain an elasticity of -0.05.</w:t>
      </w:r>
    </w:p>
    <w:p w14:paraId="72E925B0" w14:textId="7AD48792" w:rsidR="00700D96" w:rsidRDefault="00993390" w:rsidP="00BF3FA4">
      <w:pPr>
        <w:spacing w:line="360" w:lineRule="auto"/>
        <w:rPr>
          <w:sz w:val="24"/>
          <w:szCs w:val="24"/>
        </w:rPr>
      </w:pPr>
      <w:r>
        <w:rPr>
          <w:sz w:val="24"/>
          <w:szCs w:val="24"/>
        </w:rPr>
        <w:t>In the first two scenarios, we find the</w:t>
      </w:r>
      <w:r w:rsidR="00B43E1A">
        <w:rPr>
          <w:sz w:val="24"/>
          <w:szCs w:val="24"/>
        </w:rPr>
        <w:t xml:space="preserve"> estimate to be positive, i</w:t>
      </w:r>
      <w:r>
        <w:rPr>
          <w:sz w:val="24"/>
          <w:szCs w:val="24"/>
        </w:rPr>
        <w:t>mplying</w:t>
      </w:r>
      <w:r w:rsidR="00305EB0" w:rsidRPr="00C44380">
        <w:rPr>
          <w:sz w:val="24"/>
          <w:szCs w:val="24"/>
        </w:rPr>
        <w:t xml:space="preserve">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744FD6">
        <w:rPr>
          <w:sz w:val="24"/>
          <w:szCs w:val="24"/>
        </w:rPr>
        <w:t xml:space="preserve">. As we find the micro elasticity using the argumentation from DØRS </w:t>
      </w:r>
      <w:r w:rsidR="00744FD6">
        <w:rPr>
          <w:sz w:val="24"/>
          <w:szCs w:val="24"/>
        </w:rPr>
        <w:fldChar w:fldCharType="begin" w:fldLock="1"/>
      </w:r>
      <w:r w:rsidR="00D739F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Pr>
          <w:sz w:val="24"/>
          <w:szCs w:val="24"/>
        </w:rPr>
        <w:fldChar w:fldCharType="separate"/>
      </w:r>
      <w:r w:rsidR="00744FD6" w:rsidRPr="00744FD6">
        <w:rPr>
          <w:noProof/>
          <w:sz w:val="24"/>
          <w:szCs w:val="24"/>
        </w:rPr>
        <w:t>(2022)</w:t>
      </w:r>
      <w:r w:rsidR="00744FD6">
        <w:rPr>
          <w:sz w:val="24"/>
          <w:szCs w:val="24"/>
        </w:rPr>
        <w:fldChar w:fldCharType="end"/>
      </w:r>
      <w:r w:rsidR="00744FD6">
        <w:rPr>
          <w:sz w:val="24"/>
          <w:szCs w:val="24"/>
        </w:rPr>
        <w:t xml:space="preserve"> to be the most realistic, this leaves us with a macro elasticity </w:t>
      </w:r>
      <w:r>
        <w:rPr>
          <w:sz w:val="24"/>
          <w:szCs w:val="24"/>
        </w:rPr>
        <w:t>in the range of</w:t>
      </w:r>
      <w:r w:rsidR="00744FD6">
        <w:rPr>
          <w:sz w:val="24"/>
          <w:szCs w:val="24"/>
        </w:rPr>
        <w:t xml:space="preserve"> </w:t>
      </w:r>
      <w:r w:rsidR="00800FEE">
        <w:rPr>
          <w:sz w:val="24"/>
          <w:szCs w:val="24"/>
        </w:rPr>
        <w:t>0.</w:t>
      </w:r>
      <w:r>
        <w:rPr>
          <w:sz w:val="24"/>
          <w:szCs w:val="24"/>
        </w:rPr>
        <w:t>45</w:t>
      </w:r>
      <w:r w:rsidR="00800FEE">
        <w:rPr>
          <w:sz w:val="24"/>
          <w:szCs w:val="24"/>
        </w:rPr>
        <w:t>-0.</w:t>
      </w:r>
      <w:r>
        <w:rPr>
          <w:sz w:val="24"/>
          <w:szCs w:val="24"/>
        </w:rPr>
        <w:t>85 depending on which one of the three scenarios we use</w:t>
      </w:r>
      <w:r w:rsidR="00800FEE">
        <w:rPr>
          <w:sz w:val="24"/>
          <w:szCs w:val="24"/>
        </w:rPr>
        <w:t xml:space="preserve">. </w:t>
      </w:r>
    </w:p>
    <w:p w14:paraId="195C6544" w14:textId="45C4464F" w:rsidR="00EB3864" w:rsidRPr="009C4073" w:rsidRDefault="00744FD6" w:rsidP="00BF3FA4">
      <w:pPr>
        <w:spacing w:line="360" w:lineRule="auto"/>
        <w:rPr>
          <w:rFonts w:cstheme="minorHAnsi"/>
          <w:sz w:val="24"/>
          <w:szCs w:val="24"/>
        </w:rPr>
      </w:pPr>
      <w:r w:rsidRPr="00800FEE">
        <w:rPr>
          <w:sz w:val="24"/>
          <w:szCs w:val="24"/>
        </w:rPr>
        <w:t xml:space="preserve">At the start of the regulation period in 2016, the government faced the </w:t>
      </w:r>
      <w:r w:rsidR="00FD32C7">
        <w:rPr>
          <w:sz w:val="24"/>
          <w:szCs w:val="24"/>
        </w:rPr>
        <w:t xml:space="preserve">micro </w:t>
      </w:r>
      <w:r w:rsidRPr="00800FEE">
        <w:rPr>
          <w:sz w:val="24"/>
          <w:szCs w:val="24"/>
        </w:rPr>
        <w:t>elasticity found above of 0.66</w:t>
      </w:r>
      <w:r w:rsidR="00FD32C7">
        <w:rPr>
          <w:sz w:val="24"/>
          <w:szCs w:val="24"/>
        </w:rPr>
        <w:t>, when using the income insurance model to assess political decision</w:t>
      </w:r>
      <w:r w:rsidRPr="00800FEE">
        <w:rPr>
          <w:sz w:val="24"/>
          <w:szCs w:val="24"/>
        </w:rPr>
        <w:t xml:space="preserve">. Using our own results, we instead estimate the </w:t>
      </w:r>
      <w:r w:rsidR="00FD32C7">
        <w:rPr>
          <w:sz w:val="24"/>
          <w:szCs w:val="24"/>
        </w:rPr>
        <w:t xml:space="preserve">macro </w:t>
      </w:r>
      <w:r w:rsidRPr="00800FEE">
        <w:rPr>
          <w:sz w:val="24"/>
          <w:szCs w:val="24"/>
        </w:rPr>
        <w:t>elasticity to be in the range of 0.</w:t>
      </w:r>
      <w:r w:rsidR="00FD32C7">
        <w:rPr>
          <w:sz w:val="24"/>
          <w:szCs w:val="24"/>
        </w:rPr>
        <w:t>45</w:t>
      </w:r>
      <w:r w:rsidRPr="00800FEE">
        <w:rPr>
          <w:sz w:val="24"/>
          <w:szCs w:val="24"/>
        </w:rPr>
        <w:t>-0.</w:t>
      </w:r>
      <w:r w:rsidR="00FD32C7">
        <w:rPr>
          <w:sz w:val="24"/>
          <w:szCs w:val="24"/>
        </w:rPr>
        <w:t>8</w:t>
      </w:r>
      <w:r w:rsidR="00FE1E01">
        <w:rPr>
          <w:sz w:val="24"/>
          <w:szCs w:val="24"/>
        </w:rPr>
        <w:t>5</w:t>
      </w:r>
      <w:r w:rsidRPr="00800FEE">
        <w:rPr>
          <w:sz w:val="24"/>
          <w:szCs w:val="24"/>
        </w:rPr>
        <w:t xml:space="preserve"> taking into account the lower approach effect, as well as macroeconomic effects.</w:t>
      </w:r>
      <w:r w:rsidRPr="00800FEE">
        <w:rPr>
          <w:rFonts w:cstheme="minorHAnsi"/>
          <w:sz w:val="24"/>
          <w:szCs w:val="24"/>
        </w:rPr>
        <w:t xml:space="preserve"> </w:t>
      </w:r>
      <w:r w:rsidR="00800FEE" w:rsidRPr="00800FEE">
        <w:rPr>
          <w:rFonts w:cstheme="minorHAnsi"/>
          <w:sz w:val="24"/>
          <w:szCs w:val="24"/>
        </w:rPr>
        <w:t>In the next section, w</w:t>
      </w:r>
      <w:r w:rsidRPr="00800FEE">
        <w:rPr>
          <w:rFonts w:cstheme="minorHAnsi"/>
          <w:sz w:val="24"/>
          <w:szCs w:val="24"/>
        </w:rPr>
        <w:t xml:space="preserve">e can now use these </w:t>
      </w:r>
      <w:r w:rsidR="00800FEE" w:rsidRPr="00800FEE">
        <w:rPr>
          <w:rFonts w:cstheme="minorHAnsi"/>
          <w:sz w:val="24"/>
          <w:szCs w:val="24"/>
        </w:rPr>
        <w:t>results</w:t>
      </w:r>
      <w:r w:rsidRPr="00800FEE">
        <w:rPr>
          <w:rFonts w:cstheme="minorHAnsi"/>
          <w:sz w:val="24"/>
          <w:szCs w:val="24"/>
        </w:rPr>
        <w:t xml:space="preserve"> in the framework of the Baily-Chetty function to see if we reach different conclusion when evaluating the political decision to suppress the state regulation percentage.</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55031FAE" w14:textId="6FA9D5E1" w:rsidR="00573A0D" w:rsidRDefault="00BB5FA2" w:rsidP="00573A0D">
      <w:pPr>
        <w:spacing w:line="360" w:lineRule="auto"/>
        <w:rPr>
          <w:rFonts w:cstheme="minorHAnsi"/>
          <w:sz w:val="24"/>
          <w:szCs w:val="24"/>
        </w:rPr>
      </w:pPr>
      <w:r>
        <w:rPr>
          <w:rFonts w:cstheme="minorHAnsi"/>
          <w:sz w:val="24"/>
          <w:szCs w:val="24"/>
        </w:rPr>
        <w:t>In the previous section</w:t>
      </w:r>
      <w:r w:rsidR="00EB3864">
        <w:rPr>
          <w:rFonts w:cstheme="minorHAnsi"/>
          <w:sz w:val="24"/>
          <w:szCs w:val="24"/>
        </w:rPr>
        <w:t>,</w:t>
      </w:r>
      <w:r>
        <w:rPr>
          <w:rFonts w:cstheme="minorHAnsi"/>
          <w:sz w:val="24"/>
          <w:szCs w:val="24"/>
        </w:rPr>
        <w:t xml:space="preserve"> we obtained</w:t>
      </w:r>
      <w:r w:rsidR="00CF5F9D" w:rsidRPr="009111C1">
        <w:rPr>
          <w:rFonts w:cstheme="minorHAnsi"/>
          <w:sz w:val="24"/>
          <w:szCs w:val="24"/>
        </w:rPr>
        <w:t xml:space="preserve"> </w:t>
      </w:r>
      <w:r w:rsidR="005239BF">
        <w:rPr>
          <w:rFonts w:cstheme="minorHAnsi"/>
          <w:sz w:val="24"/>
          <w:szCs w:val="24"/>
        </w:rPr>
        <w:t>several</w:t>
      </w:r>
      <w:r w:rsidR="00CF5F9D" w:rsidRPr="009111C1">
        <w:rPr>
          <w:rFonts w:cstheme="minorHAnsi"/>
          <w:sz w:val="24"/>
          <w:szCs w:val="24"/>
        </w:rPr>
        <w:t xml:space="preserve"> </w:t>
      </w:r>
      <w:r w:rsidR="005239BF" w:rsidRPr="009111C1">
        <w:rPr>
          <w:rFonts w:cstheme="minorHAnsi"/>
          <w:sz w:val="24"/>
          <w:szCs w:val="24"/>
        </w:rPr>
        <w:t>estimat</w:t>
      </w:r>
      <w:r w:rsidR="005239BF">
        <w:rPr>
          <w:rFonts w:cstheme="minorHAnsi"/>
          <w:sz w:val="24"/>
          <w:szCs w:val="24"/>
        </w:rPr>
        <w:t>es</w:t>
      </w:r>
      <w:r w:rsidR="00CF5F9D" w:rsidRPr="009111C1">
        <w:rPr>
          <w:rFonts w:cstheme="minorHAnsi"/>
          <w:sz w:val="24"/>
          <w:szCs w:val="24"/>
        </w:rPr>
        <w:t xml:space="preserve"> of the macro and micro elasticity for Denmark</w:t>
      </w:r>
      <w:r w:rsidR="00EB3864">
        <w:rPr>
          <w:rFonts w:cstheme="minorHAnsi"/>
          <w:sz w:val="24"/>
          <w:szCs w:val="24"/>
        </w:rPr>
        <w:t>.</w:t>
      </w:r>
      <w:r w:rsidR="00CF5F9D" w:rsidRPr="009111C1">
        <w:rPr>
          <w:rFonts w:cstheme="minorHAnsi"/>
          <w:sz w:val="24"/>
          <w:szCs w:val="24"/>
        </w:rPr>
        <w:t xml:space="preserve"> </w:t>
      </w:r>
      <w:r w:rsidR="00EB3864">
        <w:rPr>
          <w:rFonts w:cstheme="minorHAnsi"/>
          <w:sz w:val="24"/>
          <w:szCs w:val="24"/>
        </w:rPr>
        <w:t>L</w:t>
      </w:r>
      <w:r w:rsidR="00CF5F9D" w:rsidRPr="009111C1">
        <w:rPr>
          <w:rFonts w:cstheme="minorHAnsi"/>
          <w:sz w:val="24"/>
          <w:szCs w:val="24"/>
        </w:rPr>
        <w:t>ooking at th</w:t>
      </w:r>
      <w:r w:rsidR="00DC73D6">
        <w:rPr>
          <w:rFonts w:cstheme="minorHAnsi"/>
          <w:sz w:val="24"/>
          <w:szCs w:val="24"/>
        </w:rPr>
        <w:t>e</w:t>
      </w:r>
      <w:r w:rsidR="00CF5F9D" w:rsidRPr="009111C1">
        <w:rPr>
          <w:rFonts w:cstheme="minorHAnsi"/>
          <w:sz w:val="24"/>
          <w:szCs w:val="24"/>
        </w:rPr>
        <w:t xml:space="preserve"> </w:t>
      </w:r>
      <w:r w:rsidR="005239BF" w:rsidRPr="009111C1">
        <w:rPr>
          <w:rFonts w:cstheme="minorHAnsi"/>
          <w:sz w:val="24"/>
          <w:szCs w:val="24"/>
        </w:rPr>
        <w:t>relationshi</w:t>
      </w:r>
      <w:r w:rsidR="005239BF">
        <w:rPr>
          <w:rFonts w:cstheme="minorHAnsi"/>
          <w:sz w:val="24"/>
          <w:szCs w:val="24"/>
        </w:rPr>
        <w:t>ps with the micro elasticity</w:t>
      </w:r>
      <w:r>
        <w:rPr>
          <w:rFonts w:cstheme="minorHAnsi"/>
          <w:sz w:val="24"/>
          <w:szCs w:val="24"/>
        </w:rPr>
        <w:t xml:space="preserve">, we find </w:t>
      </w:r>
      <w:r w:rsidR="005239BF">
        <w:rPr>
          <w:rFonts w:cstheme="minorHAnsi"/>
          <w:sz w:val="24"/>
          <w:szCs w:val="24"/>
        </w:rPr>
        <w:t>the macro elasticity to be significantly higher than the micro elasticity in two of the three scenarios, while in the last scenario we find it to be marginally smaller</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w:t>
      </w:r>
      <w:r w:rsidR="00DC73D6" w:rsidRPr="00573A0D">
        <w:rPr>
          <w:rFonts w:cstheme="minorHAnsi"/>
          <w:sz w:val="24"/>
          <w:szCs w:val="24"/>
        </w:rPr>
        <w:t xml:space="preserve">information </w:t>
      </w:r>
      <w:r w:rsidR="00CF5F9D" w:rsidRPr="00573A0D">
        <w:rPr>
          <w:rFonts w:cstheme="minorHAnsi"/>
          <w:sz w:val="24"/>
          <w:szCs w:val="24"/>
        </w:rPr>
        <w:t xml:space="preserve">to </w:t>
      </w:r>
      <w:r w:rsidR="00D71028" w:rsidRPr="00573A0D">
        <w:rPr>
          <w:rFonts w:cstheme="minorHAnsi"/>
          <w:sz w:val="24"/>
          <w:szCs w:val="24"/>
        </w:rPr>
        <w:t>evaluate</w:t>
      </w:r>
      <w:r w:rsidR="00CF5F9D" w:rsidRPr="00573A0D">
        <w:rPr>
          <w:rFonts w:cstheme="minorHAnsi"/>
          <w:sz w:val="24"/>
          <w:szCs w:val="24"/>
        </w:rPr>
        <w:t xml:space="preserve"> the</w:t>
      </w:r>
      <w:r w:rsidR="00DC73D6" w:rsidRPr="00573A0D">
        <w:rPr>
          <w:rFonts w:cstheme="minorHAnsi"/>
          <w:sz w:val="24"/>
          <w:szCs w:val="24"/>
        </w:rPr>
        <w:t xml:space="preserve"> political decision to</w:t>
      </w:r>
      <w:r w:rsidR="00CF5F9D" w:rsidRPr="00573A0D">
        <w:rPr>
          <w:rFonts w:cstheme="minorHAnsi"/>
          <w:sz w:val="24"/>
          <w:szCs w:val="24"/>
        </w:rPr>
        <w:t xml:space="preserve"> suppres</w:t>
      </w:r>
      <w:r w:rsidR="00DC73D6" w:rsidRPr="00573A0D">
        <w:rPr>
          <w:rFonts w:cstheme="minorHAnsi"/>
          <w:sz w:val="24"/>
          <w:szCs w:val="24"/>
        </w:rPr>
        <w:t>s</w:t>
      </w:r>
      <w:r w:rsidR="00CF5F9D" w:rsidRPr="00573A0D">
        <w:rPr>
          <w:rFonts w:cstheme="minorHAnsi"/>
          <w:sz w:val="24"/>
          <w:szCs w:val="24"/>
        </w:rPr>
        <w:t xml:space="preserve"> the </w:t>
      </w:r>
      <w:r w:rsidR="00573A0D" w:rsidRPr="00573A0D">
        <w:rPr>
          <w:rFonts w:cstheme="minorHAnsi"/>
          <w:sz w:val="24"/>
          <w:szCs w:val="24"/>
        </w:rPr>
        <w:t>state</w:t>
      </w:r>
      <w:r w:rsidR="00CF5F9D" w:rsidRPr="00573A0D">
        <w:rPr>
          <w:rFonts w:cstheme="minorHAnsi"/>
          <w:sz w:val="24"/>
          <w:szCs w:val="24"/>
        </w:rPr>
        <w:t xml:space="preserve"> regulation </w:t>
      </w:r>
      <w:r w:rsidR="00573A0D" w:rsidRPr="00573A0D">
        <w:rPr>
          <w:rFonts w:cstheme="minorHAnsi"/>
          <w:sz w:val="24"/>
          <w:szCs w:val="24"/>
        </w:rPr>
        <w:t>percentage</w:t>
      </w:r>
      <w:r w:rsidR="00CF5F9D" w:rsidRPr="00573A0D">
        <w:rPr>
          <w:rFonts w:cstheme="minorHAnsi"/>
          <w:sz w:val="24"/>
          <w:szCs w:val="24"/>
        </w:rPr>
        <w:t xml:space="preserve"> </w:t>
      </w:r>
      <w:r w:rsidR="009111C1" w:rsidRPr="00573A0D">
        <w:rPr>
          <w:rFonts w:cstheme="minorHAnsi"/>
          <w:sz w:val="24"/>
          <w:szCs w:val="24"/>
        </w:rPr>
        <w:t>starting</w:t>
      </w:r>
      <w:r w:rsidR="00CF5F9D" w:rsidRPr="00573A0D">
        <w:rPr>
          <w:rFonts w:cstheme="minorHAnsi"/>
          <w:sz w:val="24"/>
          <w:szCs w:val="24"/>
        </w:rPr>
        <w:t xml:space="preserve"> </w:t>
      </w:r>
      <w:r w:rsidR="00DC73D6" w:rsidRPr="00573A0D">
        <w:rPr>
          <w:rFonts w:cstheme="minorHAnsi"/>
          <w:sz w:val="24"/>
          <w:szCs w:val="24"/>
        </w:rPr>
        <w:t>from</w:t>
      </w:r>
      <w:r w:rsidR="00CF5F9D" w:rsidRPr="00573A0D">
        <w:rPr>
          <w:rFonts w:cstheme="minorHAnsi"/>
          <w:sz w:val="24"/>
          <w:szCs w:val="24"/>
        </w:rPr>
        <w:t xml:space="preserve"> 2016</w:t>
      </w:r>
      <w:r w:rsidR="00DC73D6" w:rsidRPr="00573A0D">
        <w:rPr>
          <w:rFonts w:cstheme="minorHAnsi"/>
          <w:sz w:val="24"/>
          <w:szCs w:val="24"/>
        </w:rPr>
        <w:t xml:space="preserve">. We </w:t>
      </w:r>
      <w:r w:rsidR="00193986" w:rsidRPr="00573A0D">
        <w:rPr>
          <w:rFonts w:cstheme="minorHAnsi"/>
          <w:sz w:val="24"/>
          <w:szCs w:val="24"/>
        </w:rPr>
        <w:t>intent</w:t>
      </w:r>
      <w:r w:rsidR="00DC73D6" w:rsidRPr="00573A0D">
        <w:rPr>
          <w:rFonts w:cstheme="minorHAnsi"/>
          <w:sz w:val="24"/>
          <w:szCs w:val="24"/>
        </w:rPr>
        <w:t xml:space="preserve"> to do this by</w:t>
      </w:r>
      <w:r w:rsidR="00CF5F9D" w:rsidRPr="00573A0D">
        <w:rPr>
          <w:rFonts w:cstheme="minorHAnsi"/>
          <w:sz w:val="24"/>
          <w:szCs w:val="24"/>
        </w:rPr>
        <w:t xml:space="preserve"> us</w:t>
      </w:r>
      <w:r w:rsidRPr="00573A0D">
        <w:rPr>
          <w:rFonts w:cstheme="minorHAnsi"/>
          <w:sz w:val="24"/>
          <w:szCs w:val="24"/>
        </w:rPr>
        <w:t>ing</w:t>
      </w:r>
      <w:r w:rsidR="00CF5F9D" w:rsidRPr="00573A0D">
        <w:rPr>
          <w:rFonts w:cstheme="minorHAnsi"/>
          <w:sz w:val="24"/>
          <w:szCs w:val="24"/>
        </w:rPr>
        <w:t xml:space="preserve"> the</w:t>
      </w:r>
      <w:r w:rsidR="00193986" w:rsidRPr="00573A0D">
        <w:rPr>
          <w:rFonts w:cstheme="minorHAnsi"/>
          <w:sz w:val="24"/>
          <w:szCs w:val="24"/>
        </w:rPr>
        <w:t xml:space="preserve"> framework of the</w:t>
      </w:r>
      <w:r w:rsidR="00CF5F9D" w:rsidRPr="00573A0D">
        <w:rPr>
          <w:rFonts w:cstheme="minorHAnsi"/>
          <w:sz w:val="24"/>
          <w:szCs w:val="24"/>
        </w:rPr>
        <w:t xml:space="preserve"> Baily-Chetty function</w:t>
      </w:r>
      <w:r w:rsidR="00193986" w:rsidRPr="00573A0D">
        <w:rPr>
          <w:rFonts w:cstheme="minorHAnsi"/>
          <w:sz w:val="24"/>
          <w:szCs w:val="24"/>
        </w:rPr>
        <w:t>,</w:t>
      </w:r>
      <w:r w:rsidR="009111C1" w:rsidRPr="00573A0D">
        <w:rPr>
          <w:rFonts w:cstheme="minorHAnsi"/>
          <w:sz w:val="24"/>
          <w:szCs w:val="24"/>
        </w:rPr>
        <w:t xml:space="preserve"> </w:t>
      </w:r>
      <w:r w:rsidR="00193986" w:rsidRPr="00573A0D">
        <w:rPr>
          <w:rFonts w:cstheme="minorHAnsi"/>
          <w:sz w:val="24"/>
          <w:szCs w:val="24"/>
        </w:rPr>
        <w:t>which</w:t>
      </w:r>
      <w:r w:rsidR="0086586A" w:rsidRPr="00573A0D">
        <w:rPr>
          <w:rFonts w:cstheme="minorHAnsi"/>
          <w:sz w:val="24"/>
          <w:szCs w:val="24"/>
        </w:rPr>
        <w:t xml:space="preserve"> evaluates the benefit level by using three important parameters. </w:t>
      </w:r>
      <w:r w:rsidR="00573A0D" w:rsidRPr="00573A0D">
        <w:rPr>
          <w:rFonts w:cstheme="minorHAnsi"/>
          <w:sz w:val="24"/>
          <w:szCs w:val="24"/>
        </w:rPr>
        <w:t>First, the elasticity of unemployment</w:t>
      </w:r>
      <w:r w:rsidR="00573A0D">
        <w:rPr>
          <w:rFonts w:cstheme="minorHAnsi"/>
          <w:sz w:val="24"/>
          <w:szCs w:val="24"/>
        </w:rPr>
        <w:t xml:space="preserve"> </w:t>
      </w:r>
      <w:r w:rsidR="00573A0D" w:rsidRPr="00573A0D">
        <w:rPr>
          <w:rFonts w:cstheme="minorHAnsi"/>
          <w:sz w:val="24"/>
          <w:szCs w:val="24"/>
        </w:rPr>
        <w:t xml:space="preserve">with respect to benefits </w:t>
      </w:r>
      <w:r w:rsidR="00573A0D" w:rsidRPr="00573A0D">
        <w:rPr>
          <w:rFonts w:cstheme="minorHAnsi"/>
          <w:sz w:val="24"/>
          <w:szCs w:val="24"/>
        </w:rPr>
        <w:lastRenderedPageBreak/>
        <w:t>(</w:t>
      </w:r>
      <m:oMath>
        <m:r>
          <w:rPr>
            <w:rFonts w:ascii="Cambria Math" w:hAnsi="Cambria Math" w:cstheme="minorHAnsi"/>
            <w:sz w:val="24"/>
            <w:szCs w:val="24"/>
          </w:rPr>
          <m:t>ε)</m:t>
        </m:r>
      </m:oMath>
      <w:r w:rsidR="00573A0D" w:rsidRPr="005239BF">
        <w:rPr>
          <w:rStyle w:val="Fodnotehenvisning"/>
        </w:rPr>
        <w:footnoteReference w:id="17"/>
      </w:r>
      <m:oMath>
        <m:r>
          <w:rPr>
            <w:rFonts w:ascii="Cambria Math" w:hAnsi="Cambria Math" w:cstheme="minorHAnsi"/>
            <w:sz w:val="24"/>
            <w:szCs w:val="24"/>
          </w:rPr>
          <m:t xml:space="preserve">. </m:t>
        </m:r>
      </m:oMath>
      <w:r w:rsidR="00573A0D" w:rsidRPr="00573A0D">
        <w:rPr>
          <w:rFonts w:cstheme="minorHAnsi"/>
          <w:sz w:val="24"/>
          <w:szCs w:val="24"/>
        </w:rPr>
        <w:t xml:space="preserve">Second, the drop in consumption as a function of benefits (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573A0D" w:rsidRPr="00573A0D">
        <w:rPr>
          <w:rFonts w:cstheme="minorHAnsi"/>
          <w:sz w:val="24"/>
          <w:szCs w:val="24"/>
        </w:rPr>
        <w:t>)</w:t>
      </w:r>
      <w:r w:rsidR="00573A0D" w:rsidRPr="00573A0D">
        <w:rPr>
          <w:rFonts w:eastAsiaTheme="minorEastAsia" w:cstheme="minorHAnsi"/>
          <w:sz w:val="24"/>
          <w:szCs w:val="24"/>
        </w:rPr>
        <w:t>, and</w:t>
      </w:r>
      <w:r w:rsidR="00573A0D" w:rsidRPr="00573A0D">
        <w:rPr>
          <w:rFonts w:cstheme="minorHAnsi"/>
          <w:sz w:val="24"/>
          <w:szCs w:val="24"/>
        </w:rPr>
        <w:t xml:space="preserve"> third a coefficient of relative risk aversion (</w:t>
      </w:r>
      <m:oMath>
        <m:r>
          <w:rPr>
            <w:rFonts w:ascii="Cambria Math" w:hAnsi="Cambria Math" w:cstheme="minorHAnsi"/>
            <w:sz w:val="24"/>
            <w:szCs w:val="24"/>
          </w:rPr>
          <m:t>σ</m:t>
        </m:r>
      </m:oMath>
      <w:r w:rsidR="00573A0D" w:rsidRPr="00573A0D">
        <w:rPr>
          <w:rFonts w:cstheme="minorHAnsi"/>
          <w:sz w:val="24"/>
          <w:szCs w:val="24"/>
        </w:rPr>
        <w:t>). Below we see the set-up of the Baily-Chetty function</w:t>
      </w:r>
      <w:r w:rsidR="00D739FB">
        <w:rPr>
          <w:rFonts w:cstheme="minorHAnsi"/>
          <w:sz w:val="24"/>
          <w:szCs w:val="24"/>
        </w:rPr>
        <w:t xml:space="preserve"> also presented by DØRS </w:t>
      </w:r>
      <w:r w:rsidR="00D739FB">
        <w:rPr>
          <w:rFonts w:cstheme="minorHAnsi"/>
          <w:sz w:val="24"/>
          <w:szCs w:val="24"/>
        </w:rPr>
        <w:fldChar w:fldCharType="begin" w:fldLock="1"/>
      </w:r>
      <w:r w:rsidR="00DD796D">
        <w:rPr>
          <w:rFonts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Pr>
          <w:rFonts w:cstheme="minorHAnsi"/>
          <w:sz w:val="24"/>
          <w:szCs w:val="24"/>
        </w:rPr>
        <w:fldChar w:fldCharType="separate"/>
      </w:r>
      <w:r w:rsidR="00D739FB" w:rsidRPr="00D739FB">
        <w:rPr>
          <w:rFonts w:cstheme="minorHAnsi"/>
          <w:noProof/>
          <w:sz w:val="24"/>
          <w:szCs w:val="24"/>
        </w:rPr>
        <w:t>(2014)</w:t>
      </w:r>
      <w:r w:rsidR="00D739FB">
        <w:rPr>
          <w:rFonts w:cstheme="minorHAnsi"/>
          <w:sz w:val="24"/>
          <w:szCs w:val="24"/>
        </w:rPr>
        <w:fldChar w:fldCharType="end"/>
      </w:r>
      <w:r w:rsidR="00D739FB">
        <w:rPr>
          <w:rFonts w:cstheme="minorHAnsi"/>
          <w:sz w:val="24"/>
          <w:szCs w:val="24"/>
        </w:rPr>
        <w:t xml:space="preserve"> </w:t>
      </w:r>
      <w:r w:rsidR="00EB3864">
        <w:rPr>
          <w:rFonts w:cstheme="minorHAnsi"/>
          <w:sz w:val="24"/>
          <w:szCs w:val="24"/>
        </w:rPr>
        <w:t>w</w:t>
      </w:r>
      <w:r w:rsidR="00D739FB">
        <w:rPr>
          <w:rFonts w:cstheme="minorHAnsi"/>
          <w:sz w:val="24"/>
          <w:szCs w:val="24"/>
        </w:rPr>
        <w:t>ho use it for the case of Denmark.</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AC41C9B"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r w:rsidR="00DF306B" w:rsidRPr="00D85753">
        <w:rPr>
          <w:rFonts w:eastAsiaTheme="minorEastAsia" w:cstheme="minorHAnsi"/>
          <w:noProof/>
          <w:sz w:val="24"/>
          <w:szCs w:val="24"/>
        </w:rPr>
        <w:t>DREAM</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239BF">
        <w:rPr>
          <w:rFonts w:eastAsiaTheme="minorEastAsia" w:cstheme="minorHAnsi"/>
          <w:sz w:val="24"/>
          <w:szCs w:val="24"/>
        </w:rPr>
        <w:t>,</w:t>
      </w:r>
    </w:p>
    <w:p w14:paraId="06A6E2F2" w14:textId="2BD2A314"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w:t>
      </w:r>
      <w:r w:rsidR="008668D4">
        <w:rPr>
          <w:rFonts w:eastAsiaTheme="minorEastAsia" w:cstheme="minorHAnsi"/>
          <w:sz w:val="24"/>
          <w:szCs w:val="24"/>
        </w:rPr>
        <w:t>why so</w:t>
      </w:r>
      <w:r>
        <w:rPr>
          <w:rFonts w:eastAsiaTheme="minorEastAsia" w:cstheme="minorHAnsi"/>
          <w:sz w:val="24"/>
          <w:szCs w:val="24"/>
        </w:rPr>
        <w:t xml:space="preserve"> different estimates of the elasticity</w:t>
      </w:r>
      <w:r w:rsidR="008668D4">
        <w:rPr>
          <w:rFonts w:eastAsiaTheme="minorEastAsia" w:cstheme="minorHAnsi"/>
          <w:sz w:val="24"/>
          <w:szCs w:val="24"/>
        </w:rPr>
        <w:t xml:space="preserve"> is obtained by the literature</w:t>
      </w:r>
      <w:r>
        <w:rPr>
          <w:rFonts w:eastAsiaTheme="minorEastAsia" w:cstheme="minorHAnsi"/>
          <w:sz w:val="24"/>
          <w:szCs w:val="24"/>
        </w:rPr>
        <w:t xml:space="preserve">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8668D4">
        <w:rPr>
          <w:rFonts w:eastAsiaTheme="minorEastAsia" w:cstheme="minorHAnsi"/>
          <w:sz w:val="24"/>
          <w:szCs w:val="24"/>
        </w:rPr>
        <w:t>. He</w:t>
      </w:r>
      <w:r w:rsidR="00B02941">
        <w:rPr>
          <w:rFonts w:eastAsiaTheme="minorEastAsia" w:cstheme="minorHAnsi"/>
          <w:sz w:val="24"/>
          <w:szCs w:val="24"/>
        </w:rPr>
        <w:t xml:space="preserve"> argues that the size of the elasticity can depend on the type of shock performed, as we use a counterfactual scenario for estimating the macro elasticity, we should get the elasticity associated with precisely this political initiative.</w:t>
      </w:r>
      <w:r>
        <w:rPr>
          <w:rFonts w:eastAsiaTheme="minorEastAsia" w:cstheme="minorHAnsi"/>
          <w:sz w:val="24"/>
          <w:szCs w:val="24"/>
        </w:rPr>
        <w:t xml:space="preserve"> </w:t>
      </w:r>
      <w:r w:rsidR="008668D4">
        <w:rPr>
          <w:rFonts w:eastAsiaTheme="minorEastAsia" w:cstheme="minorHAnsi"/>
          <w:sz w:val="24"/>
          <w:szCs w:val="24"/>
        </w:rPr>
        <w:t>This is a further argumentation for using the results of this paper</w:t>
      </w:r>
      <w:r w:rsidR="00EB3864">
        <w:rPr>
          <w:rFonts w:eastAsiaTheme="minorEastAsia" w:cstheme="minorHAnsi"/>
          <w:sz w:val="24"/>
          <w:szCs w:val="24"/>
        </w:rPr>
        <w:t>.</w:t>
      </w:r>
      <w:r w:rsidR="008668D4">
        <w:rPr>
          <w:rFonts w:eastAsiaTheme="minorEastAsia" w:cstheme="minorHAnsi"/>
          <w:sz w:val="24"/>
          <w:szCs w:val="24"/>
        </w:rPr>
        <w:t xml:space="preserve"> </w:t>
      </w:r>
    </w:p>
    <w:p w14:paraId="09143E39" w14:textId="63CBFE59" w:rsidR="00A62CE3" w:rsidRDefault="00A62CE3" w:rsidP="00BF3FA4">
      <w:pPr>
        <w:spacing w:line="360" w:lineRule="auto"/>
        <w:rPr>
          <w:rFonts w:eastAsiaTheme="minorEastAsia" w:cstheme="minorHAnsi"/>
          <w:sz w:val="24"/>
          <w:szCs w:val="24"/>
        </w:rPr>
      </w:pPr>
      <w:r>
        <w:rPr>
          <w:rFonts w:eastAsiaTheme="minorEastAsia" w:cstheme="minorHAnsi"/>
          <w:sz w:val="24"/>
          <w:szCs w:val="24"/>
        </w:rPr>
        <w:t>We now introduce 3 different cases looking at the relationship between the marginal gain and marginal costs in the Baily-Chetty framework. We already presented the calculation</w:t>
      </w:r>
      <w:r w:rsidR="00EB3864">
        <w:rPr>
          <w:rFonts w:eastAsiaTheme="minorEastAsia" w:cstheme="minorHAnsi"/>
          <w:sz w:val="24"/>
          <w:szCs w:val="24"/>
        </w:rPr>
        <w:t>s</w:t>
      </w:r>
      <w:r>
        <w:rPr>
          <w:rFonts w:eastAsiaTheme="minorEastAsia" w:cstheme="minorHAnsi"/>
          <w:sz w:val="24"/>
          <w:szCs w:val="24"/>
        </w:rPr>
        <w:t xml:space="preserve"> of </w:t>
      </w:r>
      <w:r w:rsidR="00014C74">
        <w:rPr>
          <w:rFonts w:eastAsiaTheme="minorEastAsia" w:cstheme="minorHAnsi"/>
          <w:sz w:val="24"/>
          <w:szCs w:val="24"/>
        </w:rPr>
        <w:t>the</w:t>
      </w:r>
      <w:r w:rsidR="008668D4">
        <w:rPr>
          <w:rFonts w:eastAsiaTheme="minorEastAsia" w:cstheme="minorHAnsi"/>
          <w:sz w:val="24"/>
          <w:szCs w:val="24"/>
        </w:rPr>
        <w:t xml:space="preserve"> micro and macro elasticities that we </w:t>
      </w:r>
      <w:r w:rsidR="00014C74">
        <w:rPr>
          <w:rFonts w:eastAsiaTheme="minorEastAsia" w:cstheme="minorHAnsi"/>
          <w:sz w:val="24"/>
          <w:szCs w:val="24"/>
        </w:rPr>
        <w:t>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EB3864">
        <w:rPr>
          <w:rFonts w:eastAsiaTheme="minorEastAsia" w:cstheme="minorHAnsi"/>
          <w:sz w:val="24"/>
          <w:szCs w:val="24"/>
        </w:rPr>
        <w:t>,</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w:t>
      </w:r>
      <w:r w:rsidR="00EB3864">
        <w:rPr>
          <w:rFonts w:eastAsiaTheme="minorEastAsia" w:cstheme="minorHAnsi"/>
          <w:sz w:val="24"/>
          <w:szCs w:val="24"/>
        </w:rPr>
        <w:t>.</w:t>
      </w:r>
      <w:r w:rsidRPr="009111C1">
        <w:rPr>
          <w:rFonts w:eastAsiaTheme="minorEastAsia" w:cstheme="minorHAnsi"/>
          <w:sz w:val="24"/>
          <w:szCs w:val="24"/>
        </w:rPr>
        <w:t xml:space="preserve"> </w:t>
      </w:r>
      <w:r w:rsidR="00EB3864">
        <w:rPr>
          <w:rFonts w:eastAsiaTheme="minorEastAsia" w:cstheme="minorHAnsi"/>
          <w:sz w:val="24"/>
          <w:szCs w:val="24"/>
        </w:rPr>
        <w:t>H</w:t>
      </w:r>
      <w:r w:rsidRPr="009111C1">
        <w:rPr>
          <w:rFonts w:eastAsiaTheme="minorEastAsia" w:cstheme="minorHAnsi"/>
          <w:sz w:val="24"/>
          <w:szCs w:val="24"/>
        </w:rPr>
        <w:t>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sidR="00EB3864">
        <w:rPr>
          <w:rFonts w:eastAsiaTheme="minorEastAsia" w:cstheme="minorHAnsi"/>
          <w:sz w:val="24"/>
          <w:szCs w:val="24"/>
        </w:rPr>
        <w:t>,</w:t>
      </w:r>
      <w:r>
        <w:rPr>
          <w:rFonts w:eastAsiaTheme="minorEastAsia" w:cstheme="minorHAnsi"/>
          <w:sz w:val="24"/>
          <w:szCs w:val="24"/>
        </w:rPr>
        <w:t xml:space="preserve"> showing the relationship between wages and the average level of income insurance.</w:t>
      </w:r>
      <w:r w:rsidR="008668D4">
        <w:rPr>
          <w:rFonts w:eastAsiaTheme="minorEastAsia" w:cstheme="minorHAnsi"/>
          <w:sz w:val="24"/>
          <w:szCs w:val="24"/>
        </w:rPr>
        <w:t xml:space="preserve"> Additionally, w</w:t>
      </w:r>
      <w:r w:rsidR="008668D4" w:rsidRPr="009111C1">
        <w:rPr>
          <w:rFonts w:eastAsiaTheme="minorEastAsia" w:cstheme="minorHAnsi"/>
          <w:sz w:val="24"/>
          <w:szCs w:val="24"/>
        </w:rPr>
        <w:t>e set the unemployment rate to</w:t>
      </w:r>
      <w:r w:rsidR="008668D4">
        <w:rPr>
          <w:rFonts w:eastAsiaTheme="minorEastAsia" w:cstheme="minorHAnsi"/>
          <w:sz w:val="24"/>
          <w:szCs w:val="24"/>
        </w:rPr>
        <w:t xml:space="preserve"> 5%</w:t>
      </w:r>
      <w:r w:rsidR="008668D4" w:rsidRPr="005239BF">
        <w:rPr>
          <w:rStyle w:val="Fodnotehenvisning"/>
        </w:rPr>
        <w:footnoteReference w:id="18"/>
      </w:r>
      <w:r w:rsidR="008668D4" w:rsidRPr="009111C1">
        <w:rPr>
          <w:rFonts w:eastAsiaTheme="minorEastAsia" w:cstheme="minorHAnsi"/>
          <w:sz w:val="24"/>
          <w:szCs w:val="24"/>
        </w:rPr>
        <w:t xml:space="preserve"> </w:t>
      </w:r>
      <w:r w:rsidR="008668D4">
        <w:rPr>
          <w:rFonts w:eastAsiaTheme="minorEastAsia" w:cstheme="minorHAnsi"/>
          <w:sz w:val="24"/>
          <w:szCs w:val="24"/>
        </w:rPr>
        <w:t>and find that small changes to the unemployment rate will not affect the conclusions in the different cases</w:t>
      </w:r>
      <w:r w:rsidR="008668D4" w:rsidRPr="009111C1">
        <w:rPr>
          <w:rFonts w:eastAsiaTheme="minorEastAsia" w:cstheme="minorHAnsi"/>
          <w:sz w:val="24"/>
          <w:szCs w:val="24"/>
        </w:rPr>
        <w:t xml:space="preserve">. </w:t>
      </w:r>
      <w:r w:rsidR="008668D4" w:rsidRPr="009111C1">
        <w:rPr>
          <w:rFonts w:eastAsiaTheme="minorEastAsia" w:cstheme="minorHAnsi"/>
          <w:sz w:val="24"/>
          <w:szCs w:val="24"/>
        </w:rPr>
        <w:lastRenderedPageBreak/>
        <w:t>Lastly, we set the relative risk aversion parameter to 1</w:t>
      </w:r>
      <w:r w:rsidR="008668D4">
        <w:rPr>
          <w:rFonts w:eastAsiaTheme="minorEastAsia" w:cstheme="minorHAnsi"/>
          <w:sz w:val="24"/>
          <w:szCs w:val="24"/>
        </w:rPr>
        <w:t xml:space="preserve"> as done by </w:t>
      </w:r>
      <w:r w:rsidR="008668D4" w:rsidRPr="00DF372B">
        <w:rPr>
          <w:rFonts w:eastAsiaTheme="minorEastAsia" w:cstheme="minorHAnsi"/>
          <w:noProof/>
          <w:sz w:val="24"/>
          <w:szCs w:val="24"/>
        </w:rPr>
        <w:t>DØRS</w:t>
      </w:r>
      <w:r w:rsidR="008668D4">
        <w:rPr>
          <w:rFonts w:eastAsiaTheme="minorEastAsia" w:cstheme="minorHAnsi"/>
          <w:sz w:val="24"/>
          <w:szCs w:val="24"/>
        </w:rPr>
        <w:t xml:space="preserve"> </w:t>
      </w:r>
      <w:r w:rsidR="008668D4">
        <w:rPr>
          <w:rFonts w:eastAsiaTheme="minorEastAsia" w:cstheme="minorHAnsi"/>
          <w:sz w:val="24"/>
          <w:szCs w:val="24"/>
        </w:rPr>
        <w:fldChar w:fldCharType="begin" w:fldLock="1"/>
      </w:r>
      <w:r w:rsidR="008668D4">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Pr>
          <w:rFonts w:eastAsiaTheme="minorEastAsia" w:cstheme="minorHAnsi"/>
          <w:sz w:val="24"/>
          <w:szCs w:val="24"/>
        </w:rPr>
        <w:fldChar w:fldCharType="separate"/>
      </w:r>
      <w:r w:rsidR="008668D4" w:rsidRPr="00F548A0">
        <w:rPr>
          <w:rFonts w:eastAsiaTheme="minorEastAsia" w:cstheme="minorHAnsi"/>
          <w:noProof/>
          <w:sz w:val="24"/>
          <w:szCs w:val="24"/>
        </w:rPr>
        <w:t>(2014)</w:t>
      </w:r>
      <w:r w:rsidR="008668D4">
        <w:rPr>
          <w:rFonts w:eastAsiaTheme="minorEastAsia" w:cstheme="minorHAnsi"/>
          <w:sz w:val="24"/>
          <w:szCs w:val="24"/>
        </w:rPr>
        <w:fldChar w:fldCharType="end"/>
      </w:r>
      <w:r w:rsidR="008668D4">
        <w:rPr>
          <w:rFonts w:eastAsiaTheme="minorEastAsia" w:cstheme="minorHAnsi"/>
          <w:sz w:val="24"/>
          <w:szCs w:val="24"/>
        </w:rPr>
        <w:t xml:space="preserve"> for the case of Denmark.</w:t>
      </w:r>
      <w:r>
        <w:rPr>
          <w:rFonts w:eastAsiaTheme="minorEastAsia" w:cstheme="minorHAnsi"/>
          <w:sz w:val="24"/>
          <w:szCs w:val="24"/>
        </w:rPr>
        <w:t xml:space="preserve"> </w:t>
      </w:r>
      <w:r w:rsidR="00014C74">
        <w:rPr>
          <w:rFonts w:eastAsiaTheme="minorEastAsia" w:cstheme="minorHAnsi"/>
          <w:sz w:val="24"/>
          <w:szCs w:val="24"/>
        </w:rPr>
        <w:t>We</w:t>
      </w:r>
      <w:r w:rsidR="0030683A">
        <w:rPr>
          <w:rFonts w:eastAsiaTheme="minorEastAsia" w:cstheme="minorHAnsi"/>
          <w:sz w:val="24"/>
          <w:szCs w:val="24"/>
        </w:rPr>
        <w:t xml:space="preserve"> will</w:t>
      </w:r>
      <w:r w:rsidR="00014C74">
        <w:rPr>
          <w:rFonts w:eastAsiaTheme="minorEastAsia" w:cstheme="minorHAnsi"/>
          <w:sz w:val="24"/>
          <w:szCs w:val="24"/>
        </w:rPr>
        <w:t xml:space="preserve"> now present the three cases</w:t>
      </w:r>
      <w:r w:rsidR="001F04BC">
        <w:rPr>
          <w:rFonts w:eastAsiaTheme="minorEastAsia" w:cstheme="minorHAnsi"/>
          <w:sz w:val="24"/>
          <w:szCs w:val="24"/>
        </w:rPr>
        <w:t xml:space="preserve">, where the parameters used in each case is presented in the figure </w:t>
      </w:r>
      <w:r w:rsidR="001F04BC">
        <w:rPr>
          <w:rFonts w:eastAsiaTheme="minorEastAsia" w:cstheme="minorHAnsi"/>
          <w:sz w:val="24"/>
          <w:szCs w:val="24"/>
        </w:rPr>
        <w:fldChar w:fldCharType="begin"/>
      </w:r>
      <w:r w:rsidR="001F04BC">
        <w:rPr>
          <w:rFonts w:eastAsiaTheme="minorEastAsia" w:cstheme="minorHAnsi"/>
          <w:sz w:val="24"/>
          <w:szCs w:val="24"/>
        </w:rPr>
        <w:instrText xml:space="preserve"> REF _Ref120617850 \p \h </w:instrText>
      </w:r>
      <w:r w:rsidR="001F04BC">
        <w:rPr>
          <w:rFonts w:eastAsiaTheme="minorEastAsia" w:cstheme="minorHAnsi"/>
          <w:sz w:val="24"/>
          <w:szCs w:val="24"/>
        </w:rPr>
      </w:r>
      <w:r w:rsidR="001F04BC">
        <w:rPr>
          <w:rFonts w:eastAsiaTheme="minorEastAsia" w:cstheme="minorHAnsi"/>
          <w:sz w:val="24"/>
          <w:szCs w:val="24"/>
        </w:rPr>
        <w:fldChar w:fldCharType="separate"/>
      </w:r>
      <w:r w:rsidR="00775321">
        <w:rPr>
          <w:rFonts w:eastAsiaTheme="minorEastAsia" w:cstheme="minorHAnsi"/>
          <w:sz w:val="24"/>
          <w:szCs w:val="24"/>
        </w:rPr>
        <w:t>below</w:t>
      </w:r>
      <w:r w:rsidR="001F04BC">
        <w:rPr>
          <w:rFonts w:eastAsiaTheme="minorEastAsia" w:cstheme="minorHAnsi"/>
          <w:sz w:val="24"/>
          <w:szCs w:val="24"/>
        </w:rPr>
        <w:fldChar w:fldCharType="end"/>
      </w:r>
      <w:r w:rsidR="001F04BC">
        <w:rPr>
          <w:rFonts w:eastAsiaTheme="minorEastAsia" w:cstheme="minorHAnsi"/>
          <w:sz w:val="24"/>
          <w:szCs w:val="24"/>
        </w:rPr>
        <w:t xml:space="preserve"> </w:t>
      </w:r>
      <w:r w:rsidR="00014C74">
        <w:rPr>
          <w:rFonts w:eastAsiaTheme="minorEastAsia" w:cstheme="minorHAnsi"/>
          <w:sz w:val="24"/>
          <w:szCs w:val="24"/>
        </w:rPr>
        <w:t>:</w:t>
      </w:r>
    </w:p>
    <w:p w14:paraId="10B0DCA1" w14:textId="043B41AF"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first case</w:t>
      </w:r>
      <w:r w:rsidR="001F04BC">
        <w:rPr>
          <w:rFonts w:eastAsiaTheme="minorEastAsia" w:cstheme="minorHAnsi"/>
          <w:sz w:val="24"/>
          <w:szCs w:val="24"/>
        </w:rPr>
        <w:t>,</w:t>
      </w:r>
      <w:r>
        <w:rPr>
          <w:rFonts w:eastAsiaTheme="minorEastAsia" w:cstheme="minorHAnsi"/>
          <w:sz w:val="24"/>
          <w:szCs w:val="24"/>
        </w:rPr>
        <w:t xml:space="preserve"> we look at the problem from the perspective of the </w:t>
      </w:r>
      <w:r w:rsidR="00D67ABC" w:rsidRPr="009111C1">
        <w:rPr>
          <w:rFonts w:eastAsiaTheme="minorEastAsia" w:cstheme="minorHAnsi"/>
          <w:sz w:val="24"/>
          <w:szCs w:val="24"/>
        </w:rPr>
        <w:t>income insurance companies</w:t>
      </w:r>
      <w:r w:rsidR="00EB3864">
        <w:rPr>
          <w:rFonts w:eastAsiaTheme="minorEastAsia" w:cstheme="minorHAnsi"/>
          <w:sz w:val="24"/>
          <w:szCs w:val="24"/>
        </w:rPr>
        <w:t>,</w:t>
      </w:r>
      <w:r w:rsidR="00D67ABC" w:rsidRPr="009111C1">
        <w:rPr>
          <w:rFonts w:eastAsiaTheme="minorEastAsia" w:cstheme="minorHAnsi"/>
          <w:sz w:val="24"/>
          <w:szCs w:val="24"/>
        </w:rPr>
        <w:t xml:space="preserve">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w:t>
      </w:r>
      <w:r w:rsidR="00EB3864">
        <w:rPr>
          <w:rFonts w:eastAsiaTheme="minorEastAsia" w:cstheme="minorHAnsi"/>
          <w:sz w:val="24"/>
          <w:szCs w:val="24"/>
        </w:rPr>
        <w:t>to be</w:t>
      </w:r>
      <w:r w:rsidR="00086BC9">
        <w:rPr>
          <w:rFonts w:eastAsiaTheme="minorEastAsia" w:cstheme="minorHAnsi"/>
          <w:sz w:val="24"/>
          <w:szCs w:val="24"/>
        </w:rPr>
        <w:t xml:space="preserve">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C14BA0">
        <w:rPr>
          <w:rFonts w:eastAsiaTheme="minorEastAsia" w:cstheme="minorHAns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w:t>
      </w:r>
      <w:r w:rsidR="001F04BC" w:rsidRPr="005239BF">
        <w:rPr>
          <w:rStyle w:val="Fodnotehenvisning"/>
        </w:rPr>
        <w:footnoteReference w:id="19"/>
      </w:r>
      <w:r w:rsidR="00EE677A">
        <w:rPr>
          <w:rFonts w:eastAsiaTheme="minorEastAsia" w:cstheme="minorHAnsi"/>
          <w:sz w:val="24"/>
          <w:szCs w:val="24"/>
        </w:rPr>
        <w:t xml:space="preserve">. </w:t>
      </w:r>
    </w:p>
    <w:p w14:paraId="45687B11" w14:textId="661A2174"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w:t>
      </w:r>
      <w:r w:rsidR="001F04BC">
        <w:rPr>
          <w:rFonts w:eastAsiaTheme="minorEastAsia" w:cstheme="minorHAnsi"/>
          <w:sz w:val="24"/>
          <w:szCs w:val="24"/>
        </w:rPr>
        <w:t>,</w:t>
      </w:r>
      <w:r w:rsidR="00D67ABC" w:rsidRPr="009111C1">
        <w:rPr>
          <w:rFonts w:eastAsiaTheme="minorEastAsia" w:cstheme="minorHAnsi"/>
          <w:sz w:val="24"/>
          <w:szCs w:val="24"/>
        </w:rPr>
        <w:t xml:space="preserv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using the</w:t>
      </w:r>
      <w:r w:rsidR="001F04BC">
        <w:rPr>
          <w:rFonts w:eastAsiaTheme="minorEastAsia" w:cstheme="minorHAnsi"/>
          <w:sz w:val="24"/>
          <w:szCs w:val="24"/>
        </w:rPr>
        <w:t xml:space="preserve"> estimates of the</w:t>
      </w:r>
      <w:r w:rsidR="00EE677A">
        <w:rPr>
          <w:rFonts w:eastAsiaTheme="minorEastAsia" w:cstheme="minorHAnsi"/>
          <w:sz w:val="24"/>
          <w:szCs w:val="24"/>
        </w:rPr>
        <w:t xml:space="preserve"> </w:t>
      </w:r>
      <w:r w:rsidR="002539F9">
        <w:rPr>
          <w:rFonts w:eastAsiaTheme="minorEastAsia" w:cstheme="minorHAnsi"/>
          <w:sz w:val="24"/>
          <w:szCs w:val="24"/>
        </w:rPr>
        <w:t>IS-model</w:t>
      </w:r>
      <w:r w:rsidR="00D67ABC" w:rsidRPr="009111C1">
        <w:rPr>
          <w:rFonts w:eastAsiaTheme="minorEastAsia" w:cstheme="minorHAnsi"/>
          <w:sz w:val="24"/>
          <w:szCs w:val="24"/>
        </w:rPr>
        <w:t xml:space="preserve">.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B3864">
        <w:rPr>
          <w:rFonts w:eastAsiaTheme="minorEastAsia" w:cstheme="minorHAnsi"/>
          <w:sz w:val="24"/>
          <w:szCs w:val="24"/>
        </w:rPr>
        <w:t>,</w:t>
      </w:r>
      <w:r w:rsidR="00EE677A">
        <w:rPr>
          <w:rFonts w:eastAsiaTheme="minorEastAsia" w:cstheme="minorHAnsi"/>
          <w:sz w:val="24"/>
          <w:szCs w:val="24"/>
        </w:rPr>
        <w:t xml:space="preserve">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w:t>
      </w:r>
      <w:r w:rsidR="002539F9">
        <w:rPr>
          <w:rFonts w:eastAsiaTheme="minorEastAsia" w:cstheme="minorHAnsi"/>
          <w:sz w:val="24"/>
          <w:szCs w:val="24"/>
        </w:rPr>
        <w:t>IS-</w:t>
      </w:r>
      <w:r w:rsidR="00EE677A">
        <w:rPr>
          <w:rFonts w:eastAsiaTheme="minorEastAsia" w:cstheme="minorHAnsi"/>
          <w:sz w:val="24"/>
          <w:szCs w:val="24"/>
        </w:rPr>
        <w:t>commission with the latest estimated value being 0.51 in 2012.</w:t>
      </w:r>
    </w:p>
    <w:p w14:paraId="032B35F4" w14:textId="3B16B972" w:rsidR="001F04BC" w:rsidRPr="005239BF" w:rsidRDefault="000E3A81" w:rsidP="005239BF">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w:t>
      </w:r>
      <w:r w:rsidR="001F04BC">
        <w:rPr>
          <w:rFonts w:eastAsiaTheme="minorEastAsia" w:cstheme="minorHAnsi"/>
          <w:sz w:val="24"/>
          <w:szCs w:val="24"/>
        </w:rPr>
        <w:t>,</w:t>
      </w:r>
      <w:r>
        <w:rPr>
          <w:rFonts w:eastAsiaTheme="minorEastAsia" w:cstheme="minorHAnsi"/>
          <w:sz w:val="24"/>
          <w:szCs w:val="24"/>
        </w:rPr>
        <w:t xml:space="preserve"> we </w:t>
      </w:r>
      <w:r w:rsidR="001F04BC">
        <w:rPr>
          <w:rFonts w:eastAsiaTheme="minorEastAsia" w:cstheme="minorHAnsi"/>
          <w:sz w:val="24"/>
          <w:szCs w:val="24"/>
        </w:rPr>
        <w:t xml:space="preserve">include the parameters we expect to be the most realistic when evaluating the political regulation. Here we </w:t>
      </w:r>
      <w:r>
        <w:rPr>
          <w:rFonts w:eastAsiaTheme="minorEastAsia" w:cstheme="minorHAnsi"/>
          <w:sz w:val="24"/>
          <w:szCs w:val="24"/>
        </w:rPr>
        <w:t>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towards the effect on the approach rate</w:t>
      </w:r>
      <w:r w:rsidR="001F04BC">
        <w:rPr>
          <w:rFonts w:eastAsiaTheme="minorEastAsia" w:cstheme="minorHAnsi"/>
          <w:sz w:val="24"/>
          <w:szCs w:val="24"/>
        </w:rPr>
        <w:t>,</w:t>
      </w:r>
      <w:r>
        <w:rPr>
          <w:rFonts w:eastAsiaTheme="minorEastAsia" w:cstheme="minorHAnsi"/>
          <w:sz w:val="24"/>
          <w:szCs w:val="24"/>
        </w:rPr>
        <w:t xml:space="preserve"> resulting in a micro elasticity of 0.51. We add this</w:t>
      </w:r>
      <w:r w:rsidR="005239BF">
        <w:rPr>
          <w:rFonts w:eastAsiaTheme="minorEastAsia" w:cstheme="minorHAnsi"/>
          <w:sz w:val="24"/>
          <w:szCs w:val="24"/>
        </w:rPr>
        <w:t xml:space="preserve"> to the different</w:t>
      </w:r>
      <w:r>
        <w:rPr>
          <w:rFonts w:eastAsiaTheme="minorEastAsia" w:cstheme="minorHAnsi"/>
          <w:sz w:val="24"/>
          <w:szCs w:val="24"/>
        </w:rPr>
        <w:t xml:space="preserve"> </w:t>
      </w:r>
      <w:r w:rsidR="005239BF">
        <w:rPr>
          <w:rFonts w:eastAsiaTheme="minorEastAsia" w:cstheme="minorHAnsi"/>
          <w:sz w:val="24"/>
          <w:szCs w:val="24"/>
        </w:rPr>
        <w:t>elasticities found</w:t>
      </w:r>
      <w:r>
        <w:rPr>
          <w:rFonts w:eastAsiaTheme="minorEastAsia" w:cstheme="minorHAnsi"/>
          <w:sz w:val="24"/>
          <w:szCs w:val="24"/>
        </w:rPr>
        <w:t xml:space="preserve"> in this paper of the macroeconomic effects</w:t>
      </w:r>
      <w:r w:rsidR="001F04BC">
        <w:rPr>
          <w:rFonts w:eastAsiaTheme="minorEastAsia" w:cstheme="minorHAnsi"/>
          <w:sz w:val="24"/>
          <w:szCs w:val="24"/>
        </w:rPr>
        <w:t xml:space="preserve">, </w:t>
      </w:r>
      <w:r w:rsidR="005239BF">
        <w:rPr>
          <w:rFonts w:eastAsiaTheme="minorEastAsia" w:cstheme="minorHAnsi"/>
          <w:sz w:val="24"/>
          <w:szCs w:val="24"/>
        </w:rPr>
        <w:t xml:space="preserve">as we obtain three different estimates for the elasticity of the macroeconomic </w:t>
      </w:r>
      <w:r w:rsidR="00FE1E01">
        <w:rPr>
          <w:rFonts w:eastAsiaTheme="minorEastAsia" w:cstheme="minorHAnsi"/>
          <w:sz w:val="24"/>
          <w:szCs w:val="24"/>
        </w:rPr>
        <w:t>effects,</w:t>
      </w:r>
      <w:r w:rsidR="005239BF">
        <w:rPr>
          <w:rFonts w:eastAsiaTheme="minorEastAsia" w:cstheme="minorHAnsi"/>
          <w:sz w:val="24"/>
          <w:szCs w:val="24"/>
        </w:rPr>
        <w:t xml:space="preserve"> we present three different versions of case 3 (case 3a, case 3b, and case 3c). </w:t>
      </w:r>
      <w:r w:rsidR="00AE0B5F" w:rsidRPr="005239BF">
        <w:rPr>
          <w:rFonts w:eastAsiaTheme="minorEastAsia" w:cstheme="minorHAnsi"/>
          <w:sz w:val="24"/>
          <w:szCs w:val="24"/>
        </w:rPr>
        <w:t>We use the compensation rate</w:t>
      </w:r>
      <w:r w:rsidR="005239BF">
        <w:rPr>
          <w:rFonts w:eastAsiaTheme="minorEastAsia" w:cstheme="minorHAnsi"/>
          <w:sz w:val="24"/>
          <w:szCs w:val="24"/>
        </w:rPr>
        <w:t xml:space="preserve"> associated with the scenario in which we use the elasticity of the macroeconomic effects, as also observed below</w:t>
      </w:r>
      <w:r w:rsidR="009C5E25">
        <w:rPr>
          <w:rFonts w:eastAsiaTheme="minorEastAsia" w:cstheme="minorHAnsi"/>
          <w:sz w:val="24"/>
          <w:szCs w:val="24"/>
        </w:rPr>
        <w:t xml:space="preserve"> this is the same for all three scenarios in case 3</w:t>
      </w:r>
      <w:r w:rsidR="005239BF">
        <w:rPr>
          <w:rFonts w:eastAsiaTheme="minorEastAsia" w:cstheme="minorHAnsi"/>
          <w:sz w:val="24"/>
          <w:szCs w:val="24"/>
        </w:rPr>
        <w:t>.</w:t>
      </w:r>
      <w:r w:rsidR="00AE0B5F" w:rsidRPr="005239BF">
        <w:rPr>
          <w:rFonts w:eastAsiaTheme="minorEastAsia" w:cstheme="minorHAnsi"/>
          <w:sz w:val="24"/>
          <w:szCs w:val="24"/>
        </w:rPr>
        <w:t xml:space="preserve"> </w:t>
      </w:r>
    </w:p>
    <w:p w14:paraId="4E13F618" w14:textId="76593684" w:rsidR="00F548A0" w:rsidRDefault="00F548A0" w:rsidP="00F548A0">
      <w:pPr>
        <w:pStyle w:val="Billedtekst"/>
        <w:keepNext/>
      </w:pPr>
      <w:bookmarkStart w:id="88" w:name="_Ref120617850"/>
      <w:r>
        <w:t xml:space="preserve">Table </w:t>
      </w:r>
      <w:fldSimple w:instr=" SEQ Table \* ARABIC ">
        <w:r w:rsidR="00775321">
          <w:rPr>
            <w:noProof/>
          </w:rPr>
          <w:t>1</w:t>
        </w:r>
      </w:fldSimple>
      <w:r w:rsidR="000856FC">
        <w:rPr>
          <w:noProof/>
        </w:rPr>
        <w:t>: Estimates used in the 3 cases</w:t>
      </w:r>
      <w:bookmarkEnd w:id="88"/>
    </w:p>
    <w:tbl>
      <w:tblPr>
        <w:tblStyle w:val="Almindeligtabel1"/>
        <w:tblW w:w="5000" w:type="pct"/>
        <w:tblLook w:val="0020" w:firstRow="1" w:lastRow="0" w:firstColumn="0" w:lastColumn="0" w:noHBand="0" w:noVBand="0"/>
      </w:tblPr>
      <w:tblGrid>
        <w:gridCol w:w="1983"/>
        <w:gridCol w:w="1624"/>
        <w:gridCol w:w="3966"/>
        <w:gridCol w:w="749"/>
        <w:gridCol w:w="1306"/>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Default="00A4273D" w:rsidP="00A4273D">
            <w:pPr>
              <w:pStyle w:val="Compact"/>
              <w:jc w:val="center"/>
              <w:outlineLvl w:val="0"/>
            </w:pPr>
            <w:r>
              <w:t>Case 3</w:t>
            </w:r>
            <w:r w:rsidR="005239BF">
              <w:t>a</w:t>
            </w:r>
          </w:p>
        </w:tc>
        <w:tc>
          <w:tcPr>
            <w:tcW w:w="0" w:type="auto"/>
            <w:hideMark/>
          </w:tcPr>
          <w:p w14:paraId="6678C853" w14:textId="7298AB12"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w:t>
            </w:r>
            <w:r w:rsidR="00020762">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Default="00A4273D" w:rsidP="00A4273D">
            <w:pPr>
              <w:pStyle w:val="Compact"/>
              <w:jc w:val="center"/>
              <w:outlineLvl w:val="0"/>
            </w:pPr>
            <w:r>
              <w:t>0.51 + 0.3</w:t>
            </w:r>
            <w:r w:rsidR="00FE1E01">
              <w:t>4</w:t>
            </w:r>
            <w:r w:rsidR="00B0781A">
              <w:t xml:space="preserve"> = 0.8</w:t>
            </w:r>
            <w:r w:rsidR="00FE1E01">
              <w:t>5</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r w:rsidR="005239BF"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Default="005239BF" w:rsidP="00A4273D">
            <w:pPr>
              <w:pStyle w:val="Compact"/>
              <w:jc w:val="center"/>
              <w:outlineLvl w:val="0"/>
            </w:pPr>
            <w:r>
              <w:t>Case 3b</w:t>
            </w:r>
          </w:p>
        </w:tc>
        <w:tc>
          <w:tcPr>
            <w:tcW w:w="0" w:type="auto"/>
          </w:tcPr>
          <w:p w14:paraId="5F871373" w14:textId="049CDA1F" w:rsidR="005239BF" w:rsidRDefault="00020762"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Default="00FE1E01" w:rsidP="00A4273D">
            <w:pPr>
              <w:pStyle w:val="Compact"/>
              <w:jc w:val="center"/>
              <w:outlineLvl w:val="0"/>
            </w:pPr>
            <w:r>
              <w:t>0.51 + 0.26 = 0.77</w:t>
            </w:r>
          </w:p>
        </w:tc>
        <w:tc>
          <w:tcPr>
            <w:tcW w:w="0" w:type="auto"/>
          </w:tcPr>
          <w:p w14:paraId="5305CDEA" w14:textId="24490D0A" w:rsidR="005239BF" w:rsidRDefault="00FE1E01"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Default="00FE1E01" w:rsidP="00A4273D">
            <w:pPr>
              <w:pStyle w:val="Compact"/>
              <w:jc w:val="center"/>
              <w:outlineLvl w:val="0"/>
            </w:pPr>
            <w:r>
              <w:t>0.05</w:t>
            </w:r>
          </w:p>
        </w:tc>
      </w:tr>
      <w:tr w:rsidR="00FE1E01"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Default="00FE1E01" w:rsidP="00A4273D">
            <w:pPr>
              <w:pStyle w:val="Compact"/>
              <w:jc w:val="center"/>
              <w:outlineLvl w:val="0"/>
            </w:pPr>
            <w:r>
              <w:t>Case 3c</w:t>
            </w:r>
          </w:p>
        </w:tc>
        <w:tc>
          <w:tcPr>
            <w:tcW w:w="0" w:type="auto"/>
          </w:tcPr>
          <w:p w14:paraId="6B7507B7" w14:textId="661B270F" w:rsidR="00FE1E01" w:rsidRDefault="00020762"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Default="00FE1E01" w:rsidP="00A4273D">
            <w:pPr>
              <w:pStyle w:val="Compact"/>
              <w:jc w:val="center"/>
              <w:outlineLvl w:val="0"/>
            </w:pPr>
            <w:r>
              <w:t>0.51 -0.05 = 0.46</w:t>
            </w:r>
          </w:p>
        </w:tc>
        <w:tc>
          <w:tcPr>
            <w:tcW w:w="0" w:type="auto"/>
          </w:tcPr>
          <w:p w14:paraId="71F25F89" w14:textId="028ACC74" w:rsidR="00FE1E01" w:rsidRDefault="00FE1E01"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Default="00FE1E01"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1</w:t>
      </w:r>
    </w:p>
    <w:p w14:paraId="70A9170C" w14:textId="1B8118C2"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 xml:space="preserve">conclude that </w:t>
      </w:r>
      <w:r w:rsidR="005D2CD5">
        <w:rPr>
          <w:rFonts w:eastAsiaTheme="minorEastAsia" w:cstheme="minorHAnsi"/>
          <w:sz w:val="24"/>
          <w:szCs w:val="24"/>
        </w:rPr>
        <w:t>removing the regulation</w:t>
      </w:r>
      <w:r w:rsidR="00E03D34">
        <w:rPr>
          <w:rFonts w:eastAsiaTheme="minorEastAsia" w:cstheme="minorHAnsi"/>
          <w:sz w:val="24"/>
          <w:szCs w:val="24"/>
        </w:rPr>
        <w:t xml:space="preserv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w:t>
      </w:r>
      <w:r w:rsidR="005D2CD5">
        <w:rPr>
          <w:rFonts w:eastAsiaTheme="minorEastAsia" w:cstheme="minorHAnsi"/>
          <w:sz w:val="24"/>
          <w:szCs w:val="24"/>
        </w:rPr>
        <w:t>organizations</w:t>
      </w:r>
      <w:r w:rsidR="00942B51">
        <w:rPr>
          <w:rFonts w:eastAsiaTheme="minorEastAsia" w:cstheme="minorHAnsi"/>
          <w:sz w:val="24"/>
          <w:szCs w:val="24"/>
        </w:rPr>
        <w:t xml:space="preserve">, </w:t>
      </w:r>
      <w:r w:rsidR="005D2CD5">
        <w:rPr>
          <w:rFonts w:eastAsiaTheme="minorEastAsia" w:cstheme="minorHAnsi"/>
          <w:sz w:val="24"/>
          <w:szCs w:val="24"/>
        </w:rPr>
        <w:t>who also wish to increase</w:t>
      </w:r>
      <w:r w:rsidR="00021CDF">
        <w:rPr>
          <w:rFonts w:eastAsiaTheme="minorEastAsia" w:cstheme="minorHAnsi"/>
          <w:sz w:val="24"/>
          <w:szCs w:val="24"/>
        </w:rPr>
        <w:t xml:space="preserv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5FF762BA"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w:t>
      </w:r>
      <w:r w:rsidR="00D44FD0">
        <w:rPr>
          <w:rFonts w:eastAsiaTheme="minorEastAsia" w:cstheme="minorHAnsi"/>
          <w:sz w:val="24"/>
          <w:szCs w:val="24"/>
        </w:rPr>
        <w:t xml:space="preserve"> only</w:t>
      </w:r>
      <w:r w:rsidRPr="009111C1">
        <w:rPr>
          <w:rFonts w:eastAsiaTheme="minorEastAsia" w:cstheme="minorHAnsi"/>
          <w:sz w:val="24"/>
          <w:szCs w:val="24"/>
        </w:rPr>
        <w:t xml:space="preserve"> the estimates </w:t>
      </w:r>
      <w:r w:rsidR="00D44FD0">
        <w:rPr>
          <w:rFonts w:eastAsiaTheme="minorEastAsia" w:cstheme="minorHAnsi"/>
          <w:sz w:val="24"/>
          <w:szCs w:val="24"/>
        </w:rPr>
        <w:t>argued by</w:t>
      </w:r>
      <w:r w:rsidRPr="009111C1">
        <w:rPr>
          <w:rFonts w:eastAsiaTheme="minorEastAsia" w:cstheme="minorHAnsi"/>
          <w:sz w:val="24"/>
          <w:szCs w:val="24"/>
        </w:rPr>
        <w:t xml:space="preserve"> the </w:t>
      </w:r>
      <w:r w:rsidR="002539F9">
        <w:rPr>
          <w:rFonts w:eastAsiaTheme="minorEastAsia" w:cstheme="minorHAnsi"/>
          <w:sz w:val="24"/>
          <w:szCs w:val="24"/>
        </w:rPr>
        <w:t>IS-model</w:t>
      </w:r>
      <w:r w:rsidRPr="009111C1">
        <w:rPr>
          <w:rFonts w:eastAsiaTheme="minorEastAsia" w:cstheme="minorHAnsi"/>
          <w:sz w:val="24"/>
          <w:szCs w:val="24"/>
        </w:rPr>
        <w:t>,</w:t>
      </w:r>
      <w:r w:rsidR="00D44FD0">
        <w:rPr>
          <w:rFonts w:eastAsiaTheme="minorEastAsia" w:cstheme="minorHAnsi"/>
          <w:sz w:val="24"/>
          <w:szCs w:val="24"/>
        </w:rPr>
        <w:t xml:space="preserve"> thereby not taking into account the critics of the approach rate as well as neglecting macroeconomic effects,</w:t>
      </w:r>
      <w:r w:rsidRPr="009111C1">
        <w:rPr>
          <w:rFonts w:eastAsiaTheme="minorEastAsia" w:cstheme="minorHAnsi"/>
          <w:sz w:val="24"/>
          <w:szCs w:val="24"/>
        </w:rPr>
        <w:t xml:space="preserve"> we </w:t>
      </w:r>
      <w:r w:rsidR="00D44FD0">
        <w:rPr>
          <w:rFonts w:eastAsiaTheme="minorEastAsia" w:cstheme="minorHAnsi"/>
          <w:sz w:val="24"/>
          <w:szCs w:val="24"/>
        </w:rPr>
        <w:t>calculate</w:t>
      </w:r>
      <w:r w:rsidR="00E67E1E">
        <w:rPr>
          <w:rFonts w:eastAsiaTheme="minorEastAsia" w:cstheme="minorHAnsi"/>
          <w:sz w:val="24"/>
          <w:szCs w:val="24"/>
        </w:rPr>
        <w:t xml:space="preserve">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t>
      </w:r>
      <w:r w:rsidR="00D44FD0">
        <w:rPr>
          <w:rFonts w:eastAsiaTheme="minorEastAsia" w:cstheme="minorHAnsi"/>
          <w:sz w:val="24"/>
          <w:szCs w:val="24"/>
        </w:rPr>
        <w:t>and thereby</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D44FD0">
        <w:rPr>
          <w:rFonts w:eastAsiaTheme="minorEastAsia" w:cstheme="minorHAnsi"/>
          <w:sz w:val="24"/>
          <w:szCs w:val="24"/>
        </w:rPr>
        <w:t>This leaves us to validate</w:t>
      </w:r>
      <w:r w:rsidR="00B1293A">
        <w:rPr>
          <w:rFonts w:eastAsiaTheme="minorEastAsia" w:cstheme="minorHAnsi"/>
          <w:sz w:val="24"/>
          <w:szCs w:val="24"/>
        </w:rPr>
        <w:t xml:space="preserve">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w:t>
      </w:r>
      <w:r w:rsidR="00D44FD0">
        <w:rPr>
          <w:rFonts w:eastAsiaTheme="minorEastAsia" w:cstheme="minorHAnsi"/>
          <w:sz w:val="24"/>
          <w:szCs w:val="24"/>
        </w:rPr>
        <w:t>state</w:t>
      </w:r>
      <w:r w:rsidR="00B1293A">
        <w:rPr>
          <w:rFonts w:eastAsiaTheme="minorEastAsia" w:cstheme="minorHAnsi"/>
          <w:sz w:val="24"/>
          <w:szCs w:val="24"/>
        </w:rPr>
        <w:t xml:space="preserve"> regulation percent</w:t>
      </w:r>
      <w:r w:rsidR="00D44FD0">
        <w:rPr>
          <w:rFonts w:eastAsiaTheme="minorEastAsia" w:cstheme="minorHAnsi"/>
          <w:sz w:val="24"/>
          <w:szCs w:val="24"/>
        </w:rPr>
        <w:t>age</w:t>
      </w:r>
      <w:r w:rsidR="00B1293A">
        <w:rPr>
          <w:rFonts w:eastAsiaTheme="minorEastAsia" w:cstheme="minorHAnsi"/>
          <w:sz w:val="24"/>
          <w:szCs w:val="24"/>
        </w:rPr>
        <w:t xml:space="preserve">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77F4B5C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07D0F388" w14:textId="1EFCA317" w:rsidR="00FE1E01" w:rsidRDefault="00E67E1E" w:rsidP="00D67ABC">
      <w:pPr>
        <w:spacing w:line="360" w:lineRule="auto"/>
        <w:rPr>
          <w:rFonts w:eastAsiaTheme="minorEastAsia" w:cstheme="minorHAnsi"/>
          <w:sz w:val="24"/>
          <w:szCs w:val="24"/>
        </w:rPr>
      </w:pPr>
      <w:r>
        <w:rPr>
          <w:rFonts w:eastAsiaTheme="minorEastAsia" w:cstheme="minorHAnsi"/>
          <w:sz w:val="24"/>
          <w:szCs w:val="24"/>
        </w:rPr>
        <w:t xml:space="preserve">Using </w:t>
      </w:r>
      <w:r w:rsidR="0092793F">
        <w:rPr>
          <w:rFonts w:eastAsiaTheme="minorEastAsia" w:cstheme="minorHAnsi"/>
          <w:sz w:val="24"/>
          <w:szCs w:val="24"/>
        </w:rPr>
        <w:t xml:space="preserve">what we find to be the most realistic estimate of the micro elasticity together with the elasticity of the macroeconomic effects found in </w:t>
      </w:r>
      <w:r w:rsidR="00FE1E01">
        <w:rPr>
          <w:rFonts w:eastAsiaTheme="minorEastAsia" w:cstheme="minorHAnsi"/>
          <w:sz w:val="24"/>
          <w:szCs w:val="24"/>
        </w:rPr>
        <w:t>scenario 1</w:t>
      </w:r>
      <w:r w:rsidR="0092793F">
        <w:rPr>
          <w:rFonts w:eastAsiaTheme="minorEastAsia" w:cstheme="minorHAnsi"/>
          <w:sz w:val="24"/>
          <w:szCs w:val="24"/>
        </w:rPr>
        <w:t>,</w:t>
      </w:r>
      <w:r w:rsidR="00FE1E01">
        <w:rPr>
          <w:rFonts w:eastAsiaTheme="minorEastAsia" w:cstheme="minorHAnsi"/>
          <w:sz w:val="24"/>
          <w:szCs w:val="24"/>
        </w:rPr>
        <w:t xml:space="preserve"> thereby evaluating case 3a,</w:t>
      </w:r>
      <w:r>
        <w:rPr>
          <w:rFonts w:eastAsiaTheme="minorEastAsia" w:cstheme="minorHAnsi"/>
          <w:sz w:val="24"/>
          <w:szCs w:val="24"/>
        </w:rPr>
        <w:t xml:space="preserve">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w:t>
      </w:r>
      <w:r w:rsidR="00020762">
        <w:rPr>
          <w:rFonts w:eastAsiaTheme="minorEastAsia" w:cstheme="minorHAnsi"/>
          <w:sz w:val="24"/>
          <w:szCs w:val="24"/>
        </w:rPr>
        <w:t>6</w:t>
      </w:r>
      <w:r w:rsidR="00EB3864">
        <w:rPr>
          <w:rFonts w:eastAsiaTheme="minorEastAsia" w:cstheme="minorHAnsi"/>
          <w:sz w:val="24"/>
          <w:szCs w:val="24"/>
        </w:rPr>
        <w:t>,</w:t>
      </w:r>
      <w:r>
        <w:rPr>
          <w:rFonts w:eastAsiaTheme="minorEastAsia" w:cstheme="minorHAnsi"/>
          <w:sz w:val="24"/>
          <w:szCs w:val="24"/>
        </w:rPr>
        <w:t xml:space="preserve"> </w:t>
      </w:r>
      <w:r w:rsidR="0092793F">
        <w:rPr>
          <w:rFonts w:eastAsiaTheme="minorEastAsia" w:cstheme="minorHAnsi"/>
          <w:sz w:val="24"/>
          <w:szCs w:val="24"/>
        </w:rPr>
        <w:t>and thereby</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w:t>
      </w:r>
      <w:r w:rsidR="00020762">
        <w:rPr>
          <w:rFonts w:eastAsiaTheme="minorEastAsia" w:cstheme="minorHAnsi"/>
          <w:sz w:val="24"/>
          <w:szCs w:val="24"/>
        </w:rPr>
        <w:t>0</w:t>
      </w:r>
      <w:r w:rsidR="00CB3248" w:rsidRPr="009111C1">
        <w:rPr>
          <w:rFonts w:eastAsiaTheme="minorEastAsia" w:cstheme="minorHAnsi"/>
          <w:sz w:val="24"/>
          <w:szCs w:val="24"/>
        </w:rPr>
        <w:t>.</w:t>
      </w:r>
      <w:r w:rsidR="00942B51">
        <w:rPr>
          <w:rFonts w:eastAsiaTheme="minorEastAsia" w:cstheme="minorHAnsi"/>
          <w:sz w:val="24"/>
          <w:szCs w:val="24"/>
        </w:rPr>
        <w:t xml:space="preserve"> </w:t>
      </w:r>
      <w:r w:rsidR="00FE1E01">
        <w:rPr>
          <w:rFonts w:eastAsiaTheme="minorEastAsia" w:cstheme="minorHAnsi"/>
          <w:sz w:val="24"/>
          <w:szCs w:val="24"/>
        </w:rPr>
        <w:t xml:space="preserve">In case 3b, we find the marginal gains to be </w:t>
      </w:r>
      <w:r w:rsidR="00020762">
        <w:rPr>
          <w:rFonts w:eastAsiaTheme="minorEastAsia" w:cstheme="minorHAnsi"/>
          <w:sz w:val="24"/>
          <w:szCs w:val="24"/>
        </w:rPr>
        <w:t xml:space="preserve">0.56, with the marginal costs being 0.81. Lastly, we find the marginal gain in case 3c to be 0.56, with the marginal costs being 0.48. </w:t>
      </w:r>
    </w:p>
    <w:p w14:paraId="1D68A419" w14:textId="14A0B3F2" w:rsidR="00A83A56" w:rsidRDefault="00020762" w:rsidP="00D67ABC">
      <w:pPr>
        <w:spacing w:line="360" w:lineRule="auto"/>
        <w:rPr>
          <w:rFonts w:eastAsiaTheme="minorEastAsia" w:cstheme="minorHAnsi"/>
          <w:sz w:val="24"/>
          <w:szCs w:val="24"/>
        </w:rPr>
      </w:pPr>
      <w:r>
        <w:rPr>
          <w:rFonts w:eastAsiaTheme="minorEastAsia" w:cstheme="minorHAnsi"/>
          <w:sz w:val="24"/>
          <w:szCs w:val="24"/>
        </w:rPr>
        <w:t>In the first two scenarios (Case 3a, and case 3b) w</w:t>
      </w:r>
      <w:r w:rsidR="00942B51">
        <w:rPr>
          <w:rFonts w:eastAsiaTheme="minorEastAsia" w:cstheme="minorHAnsi"/>
          <w:sz w:val="24"/>
          <w:szCs w:val="24"/>
        </w:rPr>
        <w:t>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92793F">
        <w:rPr>
          <w:rFonts w:eastAsiaTheme="minorEastAsia" w:cstheme="minorHAnsi"/>
          <w:sz w:val="24"/>
          <w:szCs w:val="24"/>
        </w:rPr>
        <w:t>Based on this result, we find that</w:t>
      </w:r>
      <w:r w:rsidR="00021CDF">
        <w:rPr>
          <w:rFonts w:eastAsiaTheme="minorEastAsia" w:cstheme="minorHAnsi"/>
          <w:sz w:val="24"/>
          <w:szCs w:val="24"/>
        </w:rPr>
        <w:t xml:space="preserve"> </w:t>
      </w:r>
      <w:r w:rsidR="007908F3">
        <w:rPr>
          <w:rFonts w:eastAsiaTheme="minorEastAsia" w:cstheme="minorHAnsi"/>
          <w:sz w:val="24"/>
          <w:szCs w:val="24"/>
        </w:rPr>
        <w:t xml:space="preserve">the government </w:t>
      </w:r>
      <w:r w:rsidR="0092793F">
        <w:rPr>
          <w:rFonts w:eastAsiaTheme="minorEastAsia" w:cstheme="minorHAnsi"/>
          <w:sz w:val="24"/>
          <w:szCs w:val="24"/>
        </w:rPr>
        <w:t>is</w:t>
      </w:r>
      <w:r w:rsidR="007908F3">
        <w:rPr>
          <w:rFonts w:eastAsiaTheme="minorEastAsia" w:cstheme="minorHAnsi"/>
          <w:sz w:val="24"/>
          <w:szCs w:val="24"/>
        </w:rPr>
        <w:t xml:space="preserv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w:t>
      </w:r>
      <w:r w:rsidR="0092793F">
        <w:rPr>
          <w:rFonts w:eastAsiaTheme="minorEastAsia" w:cstheme="minorHAnsi"/>
          <w:sz w:val="24"/>
          <w:szCs w:val="24"/>
        </w:rPr>
        <w:t>,</w:t>
      </w:r>
      <w:r w:rsidR="00021CDF">
        <w:rPr>
          <w:rFonts w:eastAsiaTheme="minorEastAsia" w:cstheme="minorHAnsi"/>
          <w:sz w:val="24"/>
          <w:szCs w:val="24"/>
        </w:rPr>
        <w:t xml:space="preserve"> by suppressing the </w:t>
      </w:r>
      <w:r w:rsidR="00B61329">
        <w:rPr>
          <w:rFonts w:eastAsiaTheme="minorEastAsia" w:cstheme="minorHAnsi"/>
          <w:sz w:val="24"/>
          <w:szCs w:val="24"/>
        </w:rPr>
        <w:t>state</w:t>
      </w:r>
      <w:r w:rsidR="00021CDF">
        <w:rPr>
          <w:rFonts w:eastAsiaTheme="minorEastAsia" w:cstheme="minorHAnsi"/>
          <w:sz w:val="24"/>
          <w:szCs w:val="24"/>
        </w:rPr>
        <w:t xml:space="preserve"> regulation percentage.</w:t>
      </w:r>
      <w:r w:rsidR="007908F3">
        <w:rPr>
          <w:rFonts w:eastAsiaTheme="minorEastAsia" w:cstheme="minorHAnsi"/>
          <w:sz w:val="24"/>
          <w:szCs w:val="24"/>
        </w:rPr>
        <w:t xml:space="preserve"> </w:t>
      </w:r>
    </w:p>
    <w:p w14:paraId="5966E788" w14:textId="5BCD38C0" w:rsidR="00020762" w:rsidRDefault="006F2CD4" w:rsidP="00D67ABC">
      <w:pPr>
        <w:spacing w:line="360" w:lineRule="auto"/>
        <w:rPr>
          <w:rFonts w:eastAsiaTheme="minorEastAsia" w:cstheme="minorHAnsi"/>
          <w:sz w:val="24"/>
          <w:szCs w:val="24"/>
        </w:rPr>
      </w:pPr>
      <w:r>
        <w:rPr>
          <w:rFonts w:eastAsiaTheme="minorEastAsia" w:cstheme="minorHAnsi"/>
          <w:sz w:val="24"/>
          <w:szCs w:val="24"/>
        </w:rPr>
        <w:t>Usi</w:t>
      </w:r>
      <w:r w:rsidR="00020762">
        <w:rPr>
          <w:rFonts w:eastAsiaTheme="minorEastAsia" w:cstheme="minorHAnsi"/>
          <w:sz w:val="24"/>
          <w:szCs w:val="24"/>
        </w:rPr>
        <w:t xml:space="preserve">ng the </w:t>
      </w:r>
      <w:r>
        <w:rPr>
          <w:rFonts w:eastAsiaTheme="minorEastAsia" w:cstheme="minorHAnsi"/>
          <w:sz w:val="24"/>
          <w:szCs w:val="24"/>
        </w:rPr>
        <w:t>argument</w:t>
      </w:r>
      <w:r w:rsidR="00020762">
        <w:rPr>
          <w:rFonts w:eastAsiaTheme="minorEastAsia" w:cstheme="minorHAnsi"/>
          <w:sz w:val="24"/>
          <w:szCs w:val="24"/>
        </w:rPr>
        <w:t xml:space="preserve"> presented in scenario 3</w:t>
      </w:r>
      <w:r>
        <w:rPr>
          <w:rFonts w:eastAsiaTheme="minorEastAsia" w:cstheme="minorHAnsi"/>
          <w:sz w:val="24"/>
          <w:szCs w:val="24"/>
        </w:rPr>
        <w:t xml:space="preserve"> to</w:t>
      </w:r>
      <w:r w:rsidR="000C5AE2">
        <w:rPr>
          <w:rFonts w:eastAsiaTheme="minorEastAsia" w:cstheme="minorHAnsi"/>
          <w:sz w:val="24"/>
          <w:szCs w:val="24"/>
        </w:rPr>
        <w:t xml:space="preserve"> exclude the wage-channel w</w:t>
      </w:r>
      <w:r w:rsidR="00020762">
        <w:rPr>
          <w:rFonts w:eastAsiaTheme="minorEastAsia" w:cstheme="minorHAnsi"/>
          <w:sz w:val="24"/>
          <w:szCs w:val="24"/>
        </w:rPr>
        <w:t>e should instead look at</w:t>
      </w:r>
      <w:r w:rsidR="000C5AE2">
        <w:rPr>
          <w:rFonts w:eastAsiaTheme="minorEastAsia" w:cstheme="minorHAnsi"/>
          <w:sz w:val="24"/>
          <w:szCs w:val="24"/>
        </w:rPr>
        <w:t xml:space="preserve"> </w:t>
      </w:r>
      <w:r w:rsidR="0016509E">
        <w:rPr>
          <w:rFonts w:eastAsiaTheme="minorEastAsia" w:cstheme="minorHAnsi"/>
          <w:sz w:val="24"/>
          <w:szCs w:val="24"/>
        </w:rPr>
        <w:t xml:space="preserve">case </w:t>
      </w:r>
      <w:r w:rsidR="000979F6">
        <w:rPr>
          <w:rFonts w:eastAsiaTheme="minorEastAsia" w:cstheme="minorHAnsi"/>
          <w:sz w:val="24"/>
          <w:szCs w:val="24"/>
        </w:rPr>
        <w:t>3</w:t>
      </w:r>
      <w:r w:rsidR="00020762">
        <w:rPr>
          <w:rFonts w:eastAsiaTheme="minorEastAsia" w:cstheme="minorHAnsi"/>
          <w:sz w:val="24"/>
          <w:szCs w:val="24"/>
        </w:rPr>
        <w:t>c</w:t>
      </w:r>
      <w:r w:rsidR="000979F6">
        <w:rPr>
          <w:rFonts w:eastAsiaTheme="minorEastAsia" w:cstheme="minorHAnsi"/>
          <w:sz w:val="24"/>
          <w:szCs w:val="24"/>
        </w:rPr>
        <w:t>,</w:t>
      </w:r>
      <w:r w:rsidR="0016509E">
        <w:rPr>
          <w:rFonts w:eastAsiaTheme="minorEastAsia" w:cstheme="minorHAnsi"/>
          <w:sz w:val="24"/>
          <w:szCs w:val="24"/>
        </w:rPr>
        <w:t xml:space="preserve"> </w:t>
      </w:r>
      <w:r w:rsidR="00020762">
        <w:rPr>
          <w:rFonts w:eastAsiaTheme="minorEastAsia" w:cstheme="minorHAnsi"/>
          <w:sz w:val="24"/>
          <w:szCs w:val="24"/>
        </w:rPr>
        <w:t xml:space="preserve">here </w:t>
      </w:r>
      <w:r w:rsidR="000979F6">
        <w:rPr>
          <w:rFonts w:eastAsiaTheme="minorEastAsia" w:cstheme="minorHAnsi"/>
          <w:sz w:val="24"/>
          <w:szCs w:val="24"/>
        </w:rPr>
        <w:t xml:space="preserve">we </w:t>
      </w:r>
      <w:bookmarkStart w:id="89" w:name="_Hlk120453013"/>
      <w:r w:rsidR="0016509E">
        <w:rPr>
          <w:rFonts w:eastAsiaTheme="minorEastAsia" w:cstheme="minorHAnsi"/>
          <w:sz w:val="24"/>
          <w:szCs w:val="24"/>
        </w:rPr>
        <w:t xml:space="preserve">reach the </w:t>
      </w:r>
      <w:r w:rsidR="008311CF">
        <w:rPr>
          <w:rFonts w:eastAsiaTheme="minorEastAsia" w:cstheme="minorHAnsi"/>
          <w:sz w:val="24"/>
          <w:szCs w:val="24"/>
        </w:rPr>
        <w:t xml:space="preserve">opposite conclusion where the marginal gains from increasing the level of income insurance exceeds the marginal costs, favoring the argumentation used by the </w:t>
      </w:r>
      <w:r w:rsidR="008311CF">
        <w:rPr>
          <w:rFonts w:eastAsiaTheme="minorEastAsia" w:cstheme="minorHAnsi"/>
          <w:sz w:val="24"/>
          <w:szCs w:val="24"/>
        </w:rPr>
        <w:lastRenderedPageBreak/>
        <w:t>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 xml:space="preserve">compensation rate, thereby making the decision to suppress the </w:t>
      </w:r>
      <w:r w:rsidR="00B61329">
        <w:rPr>
          <w:rFonts w:eastAsiaTheme="minorEastAsia" w:cstheme="minorHAnsi"/>
          <w:sz w:val="24"/>
          <w:szCs w:val="24"/>
        </w:rPr>
        <w:t>state</w:t>
      </w:r>
      <w:r w:rsidR="004F646D">
        <w:rPr>
          <w:rFonts w:eastAsiaTheme="minorEastAsia" w:cstheme="minorHAnsi"/>
          <w:sz w:val="24"/>
          <w:szCs w:val="24"/>
        </w:rPr>
        <w:t xml:space="preserve"> regulation </w:t>
      </w:r>
      <w:r w:rsidR="00B61329">
        <w:rPr>
          <w:rFonts w:eastAsiaTheme="minorEastAsia" w:cstheme="minorHAnsi"/>
          <w:sz w:val="24"/>
          <w:szCs w:val="24"/>
        </w:rPr>
        <w:t>percentage</w:t>
      </w:r>
      <w:r w:rsidR="004F646D">
        <w:rPr>
          <w:rFonts w:eastAsiaTheme="minorEastAsia" w:cstheme="minorHAnsi"/>
          <w:sz w:val="24"/>
          <w:szCs w:val="24"/>
        </w:rPr>
        <w:t xml:space="preserve"> non optimal looking at the economic welfare</w:t>
      </w:r>
      <w:r w:rsidR="008311CF">
        <w:rPr>
          <w:rFonts w:eastAsiaTheme="minorEastAsia" w:cstheme="minorHAnsi"/>
          <w:sz w:val="24"/>
          <w:szCs w:val="24"/>
        </w:rPr>
        <w:t>.</w:t>
      </w:r>
      <w:bookmarkEnd w:id="89"/>
    </w:p>
    <w:p w14:paraId="59E717EF" w14:textId="0966F3B3" w:rsidR="00E84765" w:rsidRPr="00F00A78" w:rsidRDefault="00020762" w:rsidP="00D67ABC">
      <w:pPr>
        <w:spacing w:line="360" w:lineRule="auto"/>
        <w:rPr>
          <w:rFonts w:eastAsiaTheme="minorEastAsia" w:cstheme="minorHAnsi"/>
          <w:sz w:val="24"/>
          <w:szCs w:val="24"/>
        </w:rPr>
      </w:pPr>
      <w:r>
        <w:rPr>
          <w:rFonts w:eastAsiaTheme="minorEastAsia" w:cstheme="minorHAnsi"/>
          <w:sz w:val="24"/>
          <w:szCs w:val="24"/>
        </w:rPr>
        <w:t>As found using the different scenarios in case 3 the</w:t>
      </w:r>
      <w:r w:rsidR="00EE7EDF">
        <w:rPr>
          <w:rFonts w:eastAsiaTheme="minorEastAsia" w:cstheme="minorHAnsi"/>
          <w:sz w:val="24"/>
          <w:szCs w:val="24"/>
        </w:rPr>
        <w:t xml:space="preserve"> validati</w:t>
      </w:r>
      <w:r>
        <w:rPr>
          <w:rFonts w:eastAsiaTheme="minorEastAsia" w:cstheme="minorHAnsi"/>
          <w:sz w:val="24"/>
          <w:szCs w:val="24"/>
        </w:rPr>
        <w:t>on of</w:t>
      </w:r>
      <w:r w:rsidR="00EE7EDF">
        <w:rPr>
          <w:rFonts w:eastAsiaTheme="minorEastAsia" w:cstheme="minorHAnsi"/>
          <w:sz w:val="24"/>
          <w:szCs w:val="24"/>
        </w:rPr>
        <w:t xml:space="preserve"> the political decision to suppress the </w:t>
      </w:r>
      <w:r w:rsidR="00B61329">
        <w:rPr>
          <w:rFonts w:eastAsiaTheme="minorEastAsia" w:cstheme="minorHAnsi"/>
          <w:sz w:val="24"/>
          <w:szCs w:val="24"/>
        </w:rPr>
        <w:t>state</w:t>
      </w:r>
      <w:r w:rsidR="00EE7EDF">
        <w:rPr>
          <w:rFonts w:eastAsiaTheme="minorEastAsia" w:cstheme="minorHAnsi"/>
          <w:sz w:val="24"/>
          <w:szCs w:val="24"/>
        </w:rPr>
        <w:t xml:space="preserve"> regulation </w:t>
      </w:r>
      <w:r w:rsidR="00B61329">
        <w:rPr>
          <w:rFonts w:eastAsiaTheme="minorEastAsia" w:cstheme="minorHAnsi"/>
          <w:sz w:val="24"/>
          <w:szCs w:val="24"/>
        </w:rPr>
        <w:t>percentage</w:t>
      </w:r>
      <w:r w:rsidR="00EE7EDF">
        <w:rPr>
          <w:rFonts w:eastAsiaTheme="minorEastAsia" w:cstheme="minorHAnsi"/>
          <w:sz w:val="24"/>
          <w:szCs w:val="24"/>
        </w:rPr>
        <w:t xml:space="preserve"> </w:t>
      </w:r>
      <w:r w:rsidR="000979F6">
        <w:rPr>
          <w:rFonts w:eastAsiaTheme="minorEastAsia" w:cstheme="minorHAnsi"/>
          <w:sz w:val="24"/>
          <w:szCs w:val="24"/>
        </w:rPr>
        <w:t>rely on two critical</w:t>
      </w:r>
      <w:r w:rsidR="00EE7EDF">
        <w:rPr>
          <w:rFonts w:eastAsiaTheme="minorEastAsia" w:cstheme="minorHAnsi"/>
          <w:sz w:val="24"/>
          <w:szCs w:val="24"/>
        </w:rPr>
        <w:t xml:space="preserve"> assumptions</w:t>
      </w:r>
      <w:r w:rsidR="000979F6">
        <w:rPr>
          <w:rFonts w:eastAsiaTheme="minorEastAsia" w:cstheme="minorHAnsi"/>
          <w:sz w:val="24"/>
          <w:szCs w:val="24"/>
        </w:rPr>
        <w:t xml:space="preserve">. </w:t>
      </w:r>
      <w:commentRangeStart w:id="90"/>
      <w:commentRangeStart w:id="91"/>
      <w:r w:rsidR="000979F6">
        <w:rPr>
          <w:rFonts w:eastAsiaTheme="minorEastAsia" w:cstheme="minorHAnsi"/>
          <w:sz w:val="24"/>
          <w:szCs w:val="24"/>
        </w:rPr>
        <w:t>First, that our findings of Denmark being categorized as profit-led</w:t>
      </w:r>
      <w:r w:rsidR="00EE7EDF">
        <w:rPr>
          <w:rFonts w:eastAsiaTheme="minorEastAsia" w:cstheme="minorHAnsi"/>
          <w:sz w:val="24"/>
          <w:szCs w:val="24"/>
        </w:rPr>
        <w:t>,</w:t>
      </w:r>
      <w:r w:rsidR="000979F6">
        <w:rPr>
          <w:rFonts w:eastAsiaTheme="minorEastAsia" w:cstheme="minorHAnsi"/>
          <w:sz w:val="24"/>
          <w:szCs w:val="24"/>
        </w:rPr>
        <w:t xml:space="preserve"> holds,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w:t>
      </w:r>
      <w:r w:rsidR="00EE7EDF">
        <w:rPr>
          <w:rFonts w:eastAsiaTheme="minorEastAsia" w:cstheme="minorHAnsi"/>
          <w:sz w:val="24"/>
          <w:szCs w:val="24"/>
        </w:rPr>
        <w:t>determining the</w:t>
      </w:r>
      <w:r w:rsidR="000979F6">
        <w:rPr>
          <w:rFonts w:eastAsiaTheme="minorEastAsia" w:cstheme="minorHAnsi"/>
          <w:sz w:val="24"/>
          <w:szCs w:val="24"/>
        </w:rPr>
        <w:t xml:space="preserve"> demand regime for Denmark, but </w:t>
      </w:r>
      <w:r w:rsidR="00EE7EDF">
        <w:rPr>
          <w:rFonts w:eastAsiaTheme="minorEastAsia" w:cstheme="minorHAnsi"/>
          <w:sz w:val="24"/>
          <w:szCs w:val="24"/>
        </w:rPr>
        <w:t xml:space="preserve">as the results </w:t>
      </w:r>
      <w:r w:rsidR="000979F6">
        <w:rPr>
          <w:rFonts w:eastAsiaTheme="minorEastAsia" w:cstheme="minorHAnsi"/>
          <w:sz w:val="24"/>
          <w:szCs w:val="24"/>
        </w:rPr>
        <w:t xml:space="preserve">based on our model seems to be very </w:t>
      </w:r>
      <w:r w:rsidR="00650FEB">
        <w:rPr>
          <w:rFonts w:eastAsiaTheme="minorEastAsia" w:cstheme="minorHAnsi"/>
          <w:sz w:val="24"/>
          <w:szCs w:val="24"/>
        </w:rPr>
        <w:t>robust,</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commentRangeEnd w:id="90"/>
      <w:r>
        <w:rPr>
          <w:rStyle w:val="Kommentarhenvisning"/>
        </w:rPr>
        <w:commentReference w:id="90"/>
      </w:r>
      <w:commentRangeEnd w:id="91"/>
      <w:r w:rsidR="002F7FE7">
        <w:rPr>
          <w:rStyle w:val="Kommentarhenvisning"/>
        </w:rPr>
        <w:commentReference w:id="91"/>
      </w:r>
      <w:r w:rsidR="00EE7EDF">
        <w:rPr>
          <w:rFonts w:eastAsiaTheme="minorEastAsia" w:cstheme="minorHAnsi"/>
          <w:sz w:val="24"/>
          <w:szCs w:val="24"/>
        </w:rPr>
        <w:br/>
      </w:r>
      <w:r w:rsidR="00F00A78">
        <w:rPr>
          <w:rFonts w:eastAsiaTheme="minorEastAsia" w:cstheme="minorHAnsi"/>
          <w:sz w:val="24"/>
          <w:szCs w:val="24"/>
        </w:rPr>
        <w:t xml:space="preserve">It gets more critical for the next assumption, as </w:t>
      </w:r>
      <w:r w:rsidR="00EE7EDF">
        <w:rPr>
          <w:rFonts w:eastAsiaTheme="minorEastAsia" w:cstheme="minorHAnsi"/>
          <w:sz w:val="24"/>
          <w:szCs w:val="24"/>
        </w:rPr>
        <w:t>the results of our paper</w:t>
      </w:r>
      <w:r w:rsidR="00F00A78">
        <w:rPr>
          <w:rFonts w:eastAsiaTheme="minorEastAsia" w:cstheme="minorHAnsi"/>
          <w:sz w:val="24"/>
          <w:szCs w:val="24"/>
        </w:rPr>
        <w:t xml:space="preserve">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w:t>
      </w:r>
      <w:r w:rsidR="00EE7EDF">
        <w:rPr>
          <w:rFonts w:eastAsiaTheme="minorEastAsia" w:cstheme="minorHAnsi"/>
          <w:sz w:val="24"/>
          <w:szCs w:val="24"/>
        </w:rPr>
        <w:t>2</w:t>
      </w:r>
      <w:r w:rsidR="00F00A78">
        <w:rPr>
          <w:rFonts w:eastAsiaTheme="minorEastAsia" w:cstheme="minorHAnsi"/>
          <w:sz w:val="24"/>
          <w:szCs w:val="24"/>
        </w:rPr>
        <w:t xml:space="preserve">),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w:t>
      </w:r>
      <w:r w:rsidR="00EB3864">
        <w:rPr>
          <w:rFonts w:eastAsiaTheme="minorEastAsia" w:cstheme="minorHAnsi"/>
          <w:sz w:val="24"/>
          <w:szCs w:val="24"/>
        </w:rPr>
        <w:t>.</w:t>
      </w:r>
      <w:r w:rsidR="00F00A78">
        <w:rPr>
          <w:rFonts w:eastAsiaTheme="minorEastAsia" w:cstheme="minorHAnsi"/>
          <w:sz w:val="24"/>
          <w:szCs w:val="24"/>
        </w:rPr>
        <w:t xml:space="preserve"> </w:t>
      </w:r>
      <w:r w:rsidR="00EB3864">
        <w:rPr>
          <w:rFonts w:eastAsiaTheme="minorEastAsia" w:cstheme="minorHAnsi"/>
          <w:sz w:val="24"/>
          <w:szCs w:val="24"/>
        </w:rPr>
        <w:t>U</w:t>
      </w:r>
      <w:r w:rsidR="00F00A78">
        <w:rPr>
          <w:rFonts w:eastAsiaTheme="minorEastAsia" w:cstheme="minorHAnsi"/>
          <w:sz w:val="24"/>
          <w:szCs w:val="24"/>
        </w:rPr>
        <w:t>sing this as an argumentation to exclude the wage-channel, we end up with the opposite conclusion for case 3</w:t>
      </w:r>
      <w:r w:rsidR="002F7FE7">
        <w:rPr>
          <w:rFonts w:eastAsiaTheme="minorEastAsia" w:cstheme="minorHAnsi"/>
          <w:sz w:val="24"/>
          <w:szCs w:val="24"/>
        </w:rPr>
        <w:t>c</w:t>
      </w:r>
      <w:r w:rsidR="00F00A78">
        <w:rPr>
          <w:rFonts w:eastAsiaTheme="minorEastAsia" w:cstheme="minorHAnsi"/>
          <w:sz w:val="24"/>
          <w:szCs w:val="24"/>
        </w:rPr>
        <w:t xml:space="preserve">, that suppressing the </w:t>
      </w:r>
      <w:r w:rsidR="00B61329">
        <w:rPr>
          <w:rFonts w:eastAsiaTheme="minorEastAsia" w:cstheme="minorHAnsi"/>
          <w:sz w:val="24"/>
          <w:szCs w:val="24"/>
        </w:rPr>
        <w:t>state</w:t>
      </w:r>
      <w:r w:rsidR="00F00A78">
        <w:rPr>
          <w:rFonts w:eastAsiaTheme="minorEastAsia" w:cstheme="minorHAnsi"/>
          <w:sz w:val="24"/>
          <w:szCs w:val="24"/>
        </w:rPr>
        <w:t xml:space="preserv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commentRangeStart w:id="92"/>
      <w:r>
        <w:rPr>
          <w:rFonts w:eastAsiaTheme="minorEastAsia"/>
        </w:rPr>
        <w:t xml:space="preserve">Section 6: </w:t>
      </w:r>
      <w:r w:rsidR="004C5315">
        <w:rPr>
          <w:rFonts w:eastAsiaTheme="minorEastAsia"/>
        </w:rPr>
        <w:t>Conclusion</w:t>
      </w:r>
      <w:commentRangeEnd w:id="92"/>
      <w:r w:rsidR="00AC1E57">
        <w:rPr>
          <w:rStyle w:val="Kommentarhenvisning"/>
          <w:rFonts w:asciiTheme="minorHAnsi" w:eastAsiaTheme="minorHAnsi" w:hAnsiTheme="minorHAnsi" w:cstheme="minorBidi"/>
          <w:color w:val="auto"/>
        </w:rPr>
        <w:commentReference w:id="92"/>
      </w:r>
    </w:p>
    <w:p w14:paraId="2DB3AE8C" w14:textId="552E7A4A" w:rsidR="004C5315" w:rsidRDefault="004C5315" w:rsidP="004C5315"/>
    <w:p w14:paraId="2C87ECDE" w14:textId="1B5781CD" w:rsidR="007B3CF2" w:rsidRPr="008A007F" w:rsidRDefault="0020720A" w:rsidP="00780999">
      <w:pPr>
        <w:spacing w:line="360" w:lineRule="auto"/>
        <w:rPr>
          <w:sz w:val="24"/>
          <w:szCs w:val="24"/>
        </w:rPr>
      </w:pPr>
      <w:bookmarkStart w:id="93" w:name="_Hlk120453569"/>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w:t>
      </w:r>
      <w:r w:rsidR="00D969ED">
        <w:rPr>
          <w:sz w:val="24"/>
          <w:szCs w:val="24"/>
        </w:rPr>
        <w:t>due</w:t>
      </w:r>
      <w:r w:rsidRPr="007B17B8">
        <w:rPr>
          <w:sz w:val="24"/>
          <w:szCs w:val="24"/>
        </w:rPr>
        <w:t xml:space="preserve"> to the tax reform of 2012, lowering the </w:t>
      </w:r>
      <w:r w:rsidR="00DD796D">
        <w:rPr>
          <w:sz w:val="24"/>
          <w:szCs w:val="24"/>
        </w:rPr>
        <w:t>state</w:t>
      </w:r>
      <w:r w:rsidRPr="007B17B8">
        <w:rPr>
          <w:sz w:val="24"/>
          <w:szCs w:val="24"/>
        </w:rPr>
        <w:t xml:space="preserve"> regulation </w:t>
      </w:r>
      <w:r w:rsidR="00F83119">
        <w:rPr>
          <w:sz w:val="24"/>
          <w:szCs w:val="24"/>
        </w:rPr>
        <w:t>percentage</w:t>
      </w:r>
      <w:r w:rsidRPr="007B17B8">
        <w:rPr>
          <w:sz w:val="24"/>
          <w:szCs w:val="24"/>
        </w:rPr>
        <w:t xml:space="preserve"> starting from 2016. In 2015</w:t>
      </w:r>
      <w:r w:rsidR="00DD796D">
        <w:rPr>
          <w:sz w:val="24"/>
          <w:szCs w:val="24"/>
        </w:rPr>
        <w:t>,</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w:t>
      </w:r>
      <w:r w:rsidR="002539F9">
        <w:rPr>
          <w:sz w:val="24"/>
          <w:szCs w:val="24"/>
        </w:rPr>
        <w:t xml:space="preserve"> Danish</w:t>
      </w:r>
      <w:r w:rsidR="00780999" w:rsidRPr="007B17B8">
        <w:rPr>
          <w:sz w:val="24"/>
          <w:szCs w:val="24"/>
        </w:rPr>
        <w:t xml:space="preserv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bookmarkEnd w:id="93"/>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w:t>
      </w:r>
      <w:r w:rsidR="00DD796D">
        <w:rPr>
          <w:sz w:val="24"/>
          <w:szCs w:val="24"/>
        </w:rPr>
        <w:t>due to</w:t>
      </w:r>
      <w:r w:rsidR="00A75037" w:rsidRPr="007B17B8">
        <w:rPr>
          <w:sz w:val="24"/>
          <w:szCs w:val="24"/>
        </w:rPr>
        <w:t xml:space="preserve"> </w:t>
      </w:r>
      <w:r w:rsidR="00D5311F">
        <w:rPr>
          <w:sz w:val="24"/>
          <w:szCs w:val="24"/>
        </w:rPr>
        <w:t xml:space="preserve">a </w:t>
      </w:r>
      <w:r w:rsidR="00A75037" w:rsidRPr="007B17B8">
        <w:rPr>
          <w:sz w:val="24"/>
          <w:szCs w:val="24"/>
        </w:rPr>
        <w:t>lack of empirical evidence</w:t>
      </w:r>
      <w:r w:rsidR="00DD796D">
        <w:rPr>
          <w:sz w:val="24"/>
          <w:szCs w:val="24"/>
        </w:rPr>
        <w:t xml:space="preserve"> for the effect on</w:t>
      </w:r>
      <w:r w:rsidR="00A75037" w:rsidRPr="007B17B8">
        <w:rPr>
          <w:sz w:val="24"/>
          <w:szCs w:val="24"/>
        </w:rPr>
        <w:t xml:space="preserve"> the approach rate</w:t>
      </w:r>
      <w:r w:rsidR="00DD796D">
        <w:rPr>
          <w:sz w:val="24"/>
          <w:szCs w:val="24"/>
        </w:rPr>
        <w:t xml:space="preserv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w:t>
      </w:r>
      <w:r w:rsidR="00DD796D">
        <w:rPr>
          <w:sz w:val="24"/>
          <w:szCs w:val="24"/>
        </w:rPr>
        <w:t xml:space="preserve">, arguing to leave out the effect on the approach rate </w:t>
      </w:r>
      <w:r w:rsidR="00DD796D">
        <w:rPr>
          <w:sz w:val="24"/>
          <w:szCs w:val="24"/>
        </w:rPr>
        <w:fldChar w:fldCharType="begin" w:fldLock="1"/>
      </w:r>
      <w:r w:rsidR="008900FF">
        <w:rPr>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Pr>
          <w:sz w:val="24"/>
          <w:szCs w:val="24"/>
        </w:rPr>
        <w:fldChar w:fldCharType="separate"/>
      </w:r>
      <w:r w:rsidR="00C14BA0" w:rsidRPr="00C14BA0">
        <w:rPr>
          <w:noProof/>
          <w:sz w:val="24"/>
          <w:szCs w:val="24"/>
        </w:rPr>
        <w:t>(Aastrup, 2018; Jensen &amp; Nørgaard, 2021; Risgaard, 2021)</w:t>
      </w:r>
      <w:r w:rsidR="00DD796D">
        <w:rPr>
          <w:sz w:val="24"/>
          <w:szCs w:val="24"/>
        </w:rPr>
        <w:fldChar w:fldCharType="end"/>
      </w:r>
      <w:r w:rsidR="008E5F9F" w:rsidRPr="007B17B8">
        <w:rPr>
          <w:sz w:val="24"/>
          <w:szCs w:val="24"/>
        </w:rPr>
        <w:t xml:space="preserve">. </w:t>
      </w:r>
      <w:bookmarkStart w:id="94" w:name="_Hlk120453642"/>
      <w:r w:rsidR="00DD796D">
        <w:rPr>
          <w:sz w:val="24"/>
          <w:szCs w:val="24"/>
        </w:rPr>
        <w:t>Looking at</w:t>
      </w:r>
      <w:r w:rsidR="00A75037" w:rsidRPr="007B17B8">
        <w:rPr>
          <w:sz w:val="24"/>
          <w:szCs w:val="24"/>
        </w:rPr>
        <w:t xml:space="preserve"> newer literature</w:t>
      </w:r>
      <w:r w:rsidR="00D5311F">
        <w:rPr>
          <w:sz w:val="24"/>
          <w:szCs w:val="24"/>
        </w:rPr>
        <w:t xml:space="preserve"> </w:t>
      </w:r>
      <w:r w:rsidR="00DD796D" w:rsidRPr="00DF372B">
        <w:rPr>
          <w:noProof/>
          <w:sz w:val="24"/>
          <w:szCs w:val="24"/>
        </w:rPr>
        <w:t>DØRS</w:t>
      </w:r>
      <w:r w:rsidR="00DD796D">
        <w:rPr>
          <w:sz w:val="24"/>
          <w:szCs w:val="24"/>
        </w:rPr>
        <w:t xml:space="preserve"> </w:t>
      </w:r>
      <w:r w:rsidR="00DD796D">
        <w:rPr>
          <w:sz w:val="24"/>
          <w:szCs w:val="24"/>
        </w:rPr>
        <w:fldChar w:fldCharType="begin" w:fldLock="1"/>
      </w:r>
      <w:r w:rsidR="00DD796D">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Pr>
          <w:sz w:val="24"/>
          <w:szCs w:val="24"/>
        </w:rPr>
        <w:fldChar w:fldCharType="separate"/>
      </w:r>
      <w:r w:rsidR="00DD796D" w:rsidRPr="00F548A0">
        <w:rPr>
          <w:noProof/>
          <w:sz w:val="24"/>
          <w:szCs w:val="24"/>
        </w:rPr>
        <w:t>(2022)</w:t>
      </w:r>
      <w:r w:rsidR="00DD796D">
        <w:rPr>
          <w:sz w:val="24"/>
          <w:szCs w:val="24"/>
        </w:rPr>
        <w:fldChar w:fldCharType="end"/>
      </w:r>
      <w:r w:rsidR="00DD796D">
        <w:rPr>
          <w:sz w:val="24"/>
          <w:szCs w:val="24"/>
        </w:rPr>
        <w:t xml:space="preserve"> finds evidence that </w:t>
      </w:r>
      <w:r w:rsidR="00D5311F">
        <w:rPr>
          <w:sz w:val="24"/>
          <w:szCs w:val="24"/>
        </w:rPr>
        <w:t>the effect on the approach rate</w:t>
      </w:r>
      <w:r w:rsidR="00F226C4">
        <w:rPr>
          <w:sz w:val="24"/>
          <w:szCs w:val="24"/>
        </w:rPr>
        <w:t xml:space="preserve"> </w:t>
      </w:r>
      <w:r w:rsidR="00D5311F">
        <w:rPr>
          <w:sz w:val="24"/>
          <w:szCs w:val="24"/>
        </w:rPr>
        <w:t xml:space="preserve">is only half the </w:t>
      </w:r>
      <w:r w:rsidR="00D5311F">
        <w:rPr>
          <w:sz w:val="24"/>
          <w:szCs w:val="24"/>
        </w:rPr>
        <w:lastRenderedPageBreak/>
        <w:t>size</w:t>
      </w:r>
      <w:r w:rsidR="00A75037" w:rsidRPr="007B17B8">
        <w:rPr>
          <w:sz w:val="24"/>
          <w:szCs w:val="24"/>
        </w:rPr>
        <w:t>, compared to what is found in the income insurance model</w:t>
      </w:r>
      <w:r w:rsidR="008E5F9F" w:rsidRPr="007B17B8">
        <w:rPr>
          <w:sz w:val="24"/>
          <w:szCs w:val="24"/>
        </w:rPr>
        <w:t xml:space="preserve">. </w:t>
      </w:r>
      <w:r w:rsidR="00DD796D">
        <w:rPr>
          <w:sz w:val="24"/>
          <w:szCs w:val="24"/>
        </w:rPr>
        <w:br/>
      </w:r>
      <w:r w:rsidR="008E5F9F" w:rsidRPr="007B17B8">
        <w:rPr>
          <w:sz w:val="24"/>
          <w:szCs w:val="24"/>
        </w:rPr>
        <w:t xml:space="preserve">Besides </w:t>
      </w:r>
      <w:r w:rsidR="00D5311F">
        <w:rPr>
          <w:sz w:val="24"/>
          <w:szCs w:val="24"/>
        </w:rPr>
        <w:t>the critics associated with</w:t>
      </w:r>
      <w:r w:rsidR="008E5F9F" w:rsidRPr="007B17B8">
        <w:rPr>
          <w:sz w:val="24"/>
          <w:szCs w:val="24"/>
        </w:rPr>
        <w:t xml:space="preserve"> the approach rate, the income insurance model </w:t>
      </w:r>
      <w:r w:rsidR="00DD796D">
        <w:rPr>
          <w:sz w:val="24"/>
          <w:szCs w:val="24"/>
        </w:rPr>
        <w:t>also</w:t>
      </w:r>
      <w:r w:rsidR="00D5311F">
        <w:rPr>
          <w:sz w:val="24"/>
          <w:szCs w:val="24"/>
        </w:rPr>
        <w:t xml:space="preserve">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resulting in the micro elasticity</w:t>
      </w:r>
      <w:r w:rsidR="008E5F9F" w:rsidRPr="007B17B8">
        <w:rPr>
          <w:sz w:val="24"/>
          <w:szCs w:val="24"/>
        </w:rPr>
        <w:t xml:space="preserve">, towards including macroeconomic effects, and thereby obtaining the macro elasticity of income insurance on unemployment. </w:t>
      </w:r>
      <w:bookmarkEnd w:id="94"/>
      <w:r w:rsidR="000F139B" w:rsidRPr="007B17B8">
        <w:rPr>
          <w:sz w:val="24"/>
          <w:szCs w:val="24"/>
        </w:rPr>
        <w:br/>
      </w:r>
      <w:r w:rsidR="00F83119">
        <w:rPr>
          <w:sz w:val="24"/>
          <w:szCs w:val="24"/>
        </w:rPr>
        <w:t>In this paper we introduce</w:t>
      </w:r>
      <w:r w:rsidR="00DD796D">
        <w:rPr>
          <w:sz w:val="24"/>
          <w:szCs w:val="24"/>
        </w:rPr>
        <w:t>d</w:t>
      </w:r>
      <w:r w:rsidR="00F83119">
        <w:rPr>
          <w:sz w:val="24"/>
          <w:szCs w:val="24"/>
        </w:rPr>
        <w:t xml:space="preserve"> </w:t>
      </w:r>
      <w:r w:rsidR="00DD796D">
        <w:rPr>
          <w:sz w:val="24"/>
          <w:szCs w:val="24"/>
        </w:rPr>
        <w:t>five</w:t>
      </w:r>
      <w:r w:rsidR="000F2529" w:rsidRPr="007B17B8">
        <w:rPr>
          <w:sz w:val="24"/>
          <w:szCs w:val="24"/>
        </w:rPr>
        <w:t xml:space="preserve"> possible</w:t>
      </w:r>
      <w:r w:rsidR="000F139B" w:rsidRPr="007B17B8">
        <w:rPr>
          <w:sz w:val="24"/>
          <w:szCs w:val="24"/>
        </w:rPr>
        <w:t xml:space="preserve"> </w:t>
      </w:r>
      <w:r w:rsidR="00F83119">
        <w:rPr>
          <w:sz w:val="24"/>
          <w:szCs w:val="24"/>
        </w:rPr>
        <w:t>macro</w:t>
      </w:r>
      <w:r w:rsidR="001F108A">
        <w:rPr>
          <w:sz w:val="24"/>
          <w:szCs w:val="24"/>
        </w:rPr>
        <w:t>economic</w:t>
      </w:r>
      <w:r w:rsidR="00F83119">
        <w:rPr>
          <w:sz w:val="24"/>
          <w:szCs w:val="24"/>
        </w:rPr>
        <w:t xml:space="preserve">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 xml:space="preserve">the </w:t>
      </w:r>
      <w:r w:rsidR="00DD796D">
        <w:rPr>
          <w:sz w:val="24"/>
          <w:szCs w:val="24"/>
        </w:rPr>
        <w:t>five</w:t>
      </w:r>
      <w:r w:rsidR="00F83119">
        <w:rPr>
          <w:sz w:val="24"/>
          <w:szCs w:val="24"/>
        </w:rPr>
        <w:t xml:space="preserve"> channels </w:t>
      </w:r>
      <w:r w:rsidR="00DD796D">
        <w:rPr>
          <w:sz w:val="24"/>
          <w:szCs w:val="24"/>
        </w:rPr>
        <w:t>included</w:t>
      </w:r>
      <w:r w:rsidR="00F83119">
        <w:rPr>
          <w:sz w:val="24"/>
          <w:szCs w:val="24"/>
        </w:rPr>
        <w:t xml:space="preserve"> the</w:t>
      </w:r>
      <w:r w:rsidR="000F2529" w:rsidRPr="007B17B8">
        <w:rPr>
          <w:sz w:val="24"/>
          <w:szCs w:val="24"/>
        </w:rPr>
        <w:t xml:space="preserve"> </w:t>
      </w:r>
      <w:r w:rsidR="000F139B" w:rsidRPr="007B17B8">
        <w:rPr>
          <w:sz w:val="24"/>
          <w:szCs w:val="24"/>
        </w:rPr>
        <w:t>effect on demand, wages, insurance rate, labor force, and productivity</w:t>
      </w:r>
      <w:r w:rsidR="001F108A">
        <w:rPr>
          <w:sz w:val="24"/>
          <w:szCs w:val="24"/>
        </w:rPr>
        <w:t>.</w:t>
      </w:r>
      <w:r w:rsidR="000F2529" w:rsidRPr="007B17B8">
        <w:rPr>
          <w:sz w:val="24"/>
          <w:szCs w:val="24"/>
        </w:rPr>
        <w:t xml:space="preserve"> </w:t>
      </w:r>
      <w:r w:rsidR="001F108A">
        <w:rPr>
          <w:sz w:val="24"/>
          <w:szCs w:val="24"/>
        </w:rPr>
        <w:t>B</w:t>
      </w:r>
      <w:r w:rsidR="00F83119">
        <w:rPr>
          <w:sz w:val="24"/>
          <w:szCs w:val="24"/>
        </w:rPr>
        <w:t>y</w:t>
      </w:r>
      <w:r w:rsidR="000F2529" w:rsidRPr="007B17B8">
        <w:rPr>
          <w:sz w:val="24"/>
          <w:szCs w:val="24"/>
        </w:rPr>
        <w:t xml:space="preserve"> includ</w:t>
      </w:r>
      <w:r w:rsidR="001F108A">
        <w:rPr>
          <w:sz w:val="24"/>
          <w:szCs w:val="24"/>
        </w:rPr>
        <w:t>ing</w:t>
      </w:r>
      <w:r w:rsidR="000F2529" w:rsidRPr="007B17B8">
        <w:rPr>
          <w:sz w:val="24"/>
          <w:szCs w:val="24"/>
        </w:rPr>
        <w:t xml:space="preserve"> </w:t>
      </w:r>
      <w:r w:rsidR="00F83119">
        <w:rPr>
          <w:sz w:val="24"/>
          <w:szCs w:val="24"/>
        </w:rPr>
        <w:t>the</w:t>
      </w:r>
      <w:r w:rsidR="001F108A">
        <w:rPr>
          <w:sz w:val="24"/>
          <w:szCs w:val="24"/>
        </w:rPr>
        <w:t>se</w:t>
      </w:r>
      <w:r w:rsidR="00F83119">
        <w:rPr>
          <w:sz w:val="24"/>
          <w:szCs w:val="24"/>
        </w:rPr>
        <w:t xml:space="preserv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w:t>
      </w:r>
      <w:bookmarkStart w:id="95" w:name="_Hlk120453777"/>
      <w:r w:rsidR="000F2529" w:rsidRPr="007B17B8">
        <w:rPr>
          <w:sz w:val="24"/>
          <w:szCs w:val="24"/>
        </w:rPr>
        <w:t>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170171">
        <w:rPr>
          <w:sz w:val="24"/>
          <w:szCs w:val="24"/>
        </w:rPr>
        <w:t>, we were able to estimate the effect on unemployment associated with each channel</w:t>
      </w:r>
      <w:r w:rsidR="0062727A">
        <w:rPr>
          <w:sz w:val="24"/>
          <w:szCs w:val="24"/>
        </w:rPr>
        <w:t>.</w:t>
      </w:r>
      <w:bookmarkEnd w:id="95"/>
      <w:r w:rsidR="0062727A">
        <w:rPr>
          <w:sz w:val="24"/>
          <w:szCs w:val="24"/>
        </w:rPr>
        <w:t xml:space="preserve"> </w:t>
      </w:r>
      <w:bookmarkStart w:id="96" w:name="_Hlk120453977"/>
      <w:r w:rsidR="00170171">
        <w:rPr>
          <w:sz w:val="24"/>
          <w:szCs w:val="24"/>
        </w:rPr>
        <w:t xml:space="preserve">We did so, by </w:t>
      </w:r>
      <w:r w:rsidR="00F226C4">
        <w:rPr>
          <w:sz w:val="24"/>
          <w:szCs w:val="24"/>
        </w:rPr>
        <w:t>introduc</w:t>
      </w:r>
      <w:r w:rsidR="00170171">
        <w:rPr>
          <w:sz w:val="24"/>
          <w:szCs w:val="24"/>
        </w:rPr>
        <w:t>ing</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w:t>
      </w:r>
      <w:r w:rsidR="00B61329">
        <w:rPr>
          <w:sz w:val="24"/>
          <w:szCs w:val="24"/>
        </w:rPr>
        <w:t>state</w:t>
      </w:r>
      <w:r w:rsidR="000F2529" w:rsidRPr="007B17B8">
        <w:rPr>
          <w:sz w:val="24"/>
          <w:szCs w:val="24"/>
        </w:rPr>
        <w:t xml:space="preserve"> regulation percent</w:t>
      </w:r>
      <w:r w:rsidR="001F108A">
        <w:rPr>
          <w:sz w:val="24"/>
          <w:szCs w:val="24"/>
        </w:rPr>
        <w:t>age</w:t>
      </w:r>
      <w:r w:rsidR="000F2529" w:rsidRPr="007B17B8">
        <w:rPr>
          <w:sz w:val="24"/>
          <w:szCs w:val="24"/>
        </w:rPr>
        <w:t xml:space="preserve"> </w:t>
      </w:r>
      <w:r w:rsidR="00F83119">
        <w:rPr>
          <w:sz w:val="24"/>
          <w:szCs w:val="24"/>
        </w:rPr>
        <w:t>starting from</w:t>
      </w:r>
      <w:r w:rsidR="000F2529" w:rsidRPr="007B17B8">
        <w:rPr>
          <w:sz w:val="24"/>
          <w:szCs w:val="24"/>
        </w:rPr>
        <w:t xml:space="preserve"> 2016</w:t>
      </w:r>
      <w:bookmarkEnd w:id="96"/>
      <w:r w:rsidR="000F2529" w:rsidRPr="007B17B8">
        <w:rPr>
          <w:sz w:val="24"/>
          <w:szCs w:val="24"/>
        </w:rPr>
        <w:t>.</w:t>
      </w:r>
      <w:r w:rsidR="00170171">
        <w:rPr>
          <w:sz w:val="24"/>
          <w:szCs w:val="24"/>
        </w:rPr>
        <w:t xml:space="preserve"> Based on the results of these scenarios, we chose to exclude</w:t>
      </w:r>
      <w:r w:rsidR="00170171" w:rsidRPr="007B17B8">
        <w:rPr>
          <w:sz w:val="24"/>
          <w:szCs w:val="24"/>
        </w:rPr>
        <w:t xml:space="preserve"> the productivity channel</w:t>
      </w:r>
      <w:r w:rsidR="000F2529" w:rsidRPr="007B17B8">
        <w:rPr>
          <w:sz w:val="24"/>
          <w:szCs w:val="24"/>
        </w:rPr>
        <w:t xml:space="preserve"> </w:t>
      </w:r>
      <w:r w:rsidR="00170171">
        <w:rPr>
          <w:sz w:val="24"/>
          <w:szCs w:val="24"/>
        </w:rPr>
        <w:t>d</w:t>
      </w:r>
      <w:r w:rsidR="00D969ED">
        <w:rPr>
          <w:sz w:val="24"/>
          <w:szCs w:val="24"/>
        </w:rPr>
        <w:t>ue</w:t>
      </w:r>
      <w:r w:rsidR="00560ED3" w:rsidRPr="007B17B8">
        <w:rPr>
          <w:sz w:val="24"/>
          <w:szCs w:val="24"/>
        </w:rPr>
        <w:t xml:space="preserve"> to</w:t>
      </w:r>
      <w:r w:rsidR="00DD796D">
        <w:rPr>
          <w:sz w:val="24"/>
          <w:szCs w:val="24"/>
        </w:rPr>
        <w:t xml:space="preserve"> a</w:t>
      </w:r>
      <w:r w:rsidR="00560ED3" w:rsidRPr="007B17B8">
        <w:rPr>
          <w:sz w:val="24"/>
          <w:szCs w:val="24"/>
        </w:rPr>
        <w:t xml:space="preserve"> lack of empirical evidence </w:t>
      </w:r>
      <w:r w:rsidR="00DD796D">
        <w:rPr>
          <w:sz w:val="24"/>
          <w:szCs w:val="24"/>
        </w:rPr>
        <w:t>as well as finding</w:t>
      </w:r>
      <w:r w:rsidR="00560ED3" w:rsidRPr="007B17B8">
        <w:rPr>
          <w:sz w:val="24"/>
          <w:szCs w:val="24"/>
        </w:rPr>
        <w:t xml:space="preserve"> </w:t>
      </w:r>
      <w:r w:rsidR="00DD796D">
        <w:rPr>
          <w:sz w:val="24"/>
          <w:szCs w:val="24"/>
        </w:rPr>
        <w:t>quite unrealistic</w:t>
      </w:r>
      <w:r w:rsidR="00560ED3" w:rsidRPr="007B17B8">
        <w:rPr>
          <w:sz w:val="24"/>
          <w:szCs w:val="24"/>
        </w:rPr>
        <w:t xml:space="preserve"> results</w:t>
      </w:r>
      <w:r w:rsidR="00170171">
        <w:rPr>
          <w:sz w:val="24"/>
          <w:szCs w:val="24"/>
        </w:rPr>
        <w:t>,</w:t>
      </w:r>
      <w:r w:rsidR="00560ED3" w:rsidRPr="007B17B8">
        <w:rPr>
          <w:sz w:val="24"/>
          <w:szCs w:val="24"/>
        </w:rPr>
        <w:t xml:space="preserve">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DD796D">
        <w:rPr>
          <w:sz w:val="24"/>
          <w:szCs w:val="24"/>
        </w:rPr>
        <w:t>,</w:t>
      </w:r>
      <w:r w:rsidR="00560ED3" w:rsidRPr="007B17B8">
        <w:rPr>
          <w:sz w:val="24"/>
          <w:szCs w:val="24"/>
        </w:rPr>
        <w:t xml:space="preserve"> we</w:t>
      </w:r>
      <w:r w:rsidR="00170171">
        <w:rPr>
          <w:sz w:val="24"/>
          <w:szCs w:val="24"/>
        </w:rPr>
        <w:t xml:space="preserve"> then</w:t>
      </w:r>
      <w:r w:rsidR="00560ED3" w:rsidRPr="007B17B8">
        <w:rPr>
          <w:sz w:val="24"/>
          <w:szCs w:val="24"/>
        </w:rPr>
        <w:t xml:space="preserve"> include</w:t>
      </w:r>
      <w:r w:rsidR="00F83119">
        <w:rPr>
          <w:sz w:val="24"/>
          <w:szCs w:val="24"/>
        </w:rPr>
        <w:t>d</w:t>
      </w:r>
      <w:r w:rsidR="00560ED3" w:rsidRPr="007B17B8">
        <w:rPr>
          <w:sz w:val="24"/>
          <w:szCs w:val="24"/>
        </w:rPr>
        <w:t xml:space="preserve"> the macro effects from scenario 1-4 together</w:t>
      </w:r>
      <w:r w:rsidR="00170171">
        <w:rPr>
          <w:sz w:val="24"/>
          <w:szCs w:val="24"/>
        </w:rPr>
        <w:t xml:space="preserve"> leaving </w:t>
      </w:r>
      <w:r w:rsidR="00172D47">
        <w:rPr>
          <w:sz w:val="24"/>
          <w:szCs w:val="24"/>
        </w:rPr>
        <w:t>unemployment to</w:t>
      </w:r>
      <w:r w:rsidR="00F23B92" w:rsidRPr="007B17B8">
        <w:rPr>
          <w:sz w:val="24"/>
          <w:szCs w:val="24"/>
        </w:rPr>
        <w:t xml:space="preserve"> increase by 2362</w:t>
      </w:r>
      <w:r w:rsidR="00F23B92">
        <w:rPr>
          <w:sz w:val="24"/>
          <w:szCs w:val="24"/>
        </w:rPr>
        <w:t xml:space="preserve"> people,</w:t>
      </w:r>
      <w:r w:rsidR="001F108A">
        <w:rPr>
          <w:sz w:val="24"/>
          <w:szCs w:val="24"/>
        </w:rPr>
        <w:t xml:space="preserve"> when removing the suppressing of the state regulation percentage.</w:t>
      </w:r>
      <w:r w:rsidR="00F23B92">
        <w:rPr>
          <w:sz w:val="24"/>
          <w:szCs w:val="24"/>
        </w:rPr>
        <w:t xml:space="preserve"> </w:t>
      </w:r>
      <w:r w:rsidR="001F108A">
        <w:rPr>
          <w:sz w:val="24"/>
          <w:szCs w:val="24"/>
        </w:rPr>
        <w:t>W</w:t>
      </w:r>
      <w:r w:rsidR="00170171">
        <w:rPr>
          <w:sz w:val="24"/>
          <w:szCs w:val="24"/>
        </w:rPr>
        <w:t>e use this result to estimate the elasticity of these 4 macroeconomic channels, getting an estimate of 0.35-0.4</w:t>
      </w:r>
      <w:r w:rsidR="00560ED3" w:rsidRPr="007B17B8">
        <w:rPr>
          <w:sz w:val="24"/>
          <w:szCs w:val="24"/>
        </w:rPr>
        <w:t xml:space="preserve">. </w:t>
      </w:r>
      <w:r w:rsidR="00170171">
        <w:rPr>
          <w:sz w:val="24"/>
          <w:szCs w:val="24"/>
        </w:rPr>
        <w:t>Now, to be able to estimate</w:t>
      </w:r>
      <w:r w:rsidR="00F23B92">
        <w:rPr>
          <w:sz w:val="24"/>
          <w:szCs w:val="24"/>
        </w:rPr>
        <w:t xml:space="preserve"> </w:t>
      </w:r>
      <w:r w:rsidR="00FD35A3" w:rsidRPr="007B17B8">
        <w:rPr>
          <w:sz w:val="24"/>
          <w:szCs w:val="24"/>
        </w:rPr>
        <w:t>the</w:t>
      </w:r>
      <w:r w:rsidR="00F23B92">
        <w:rPr>
          <w:sz w:val="24"/>
          <w:szCs w:val="24"/>
        </w:rPr>
        <w:t xml:space="preserve"> </w:t>
      </w:r>
      <w:r w:rsidR="00FD35A3" w:rsidRPr="007B17B8">
        <w:rPr>
          <w:sz w:val="24"/>
          <w:szCs w:val="24"/>
        </w:rPr>
        <w:t>macro elasticity of income insurance on unemployment</w:t>
      </w:r>
      <w:r w:rsidR="00170171">
        <w:rPr>
          <w:sz w:val="24"/>
          <w:szCs w:val="24"/>
        </w:rPr>
        <w:t xml:space="preserve">, we only needed an estimate of the </w:t>
      </w:r>
      <w:r w:rsidR="00FD35A3" w:rsidRPr="007B17B8">
        <w:rPr>
          <w:sz w:val="24"/>
          <w:szCs w:val="24"/>
        </w:rPr>
        <w:t>micro elasticity</w:t>
      </w:r>
      <w:r w:rsidR="00170171">
        <w:rPr>
          <w:sz w:val="24"/>
          <w:szCs w:val="24"/>
        </w:rPr>
        <w:t>.</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0171">
        <w:rPr>
          <w:sz w:val="24"/>
          <w:szCs w:val="24"/>
        </w:rPr>
        <w:t xml:space="preserve"> what measure we use for the approach effect</w:t>
      </w:r>
      <w:r w:rsidR="00172D47">
        <w:rPr>
          <w:sz w:val="24"/>
          <w:szCs w:val="24"/>
        </w:rPr>
        <w:t xml:space="preserve">. Using the effects from the income insurance model we find the micro </w:t>
      </w:r>
      <w:r w:rsidR="00172D47" w:rsidRPr="008A007F">
        <w:rPr>
          <w:sz w:val="24"/>
          <w:szCs w:val="24"/>
        </w:rPr>
        <w:t>elasticity to be 0.66, using the newer literature presented by</w:t>
      </w:r>
      <w:r w:rsidR="00F548A0" w:rsidRPr="008A007F">
        <w:rPr>
          <w:noProof/>
          <w:sz w:val="24"/>
          <w:szCs w:val="24"/>
        </w:rPr>
        <w:t xml:space="preserve"> DØRS</w:t>
      </w:r>
      <w:r w:rsidR="00172D47" w:rsidRPr="008A007F">
        <w:rPr>
          <w:sz w:val="24"/>
          <w:szCs w:val="24"/>
        </w:rPr>
        <w:t xml:space="preserve"> </w:t>
      </w:r>
      <w:r w:rsidR="00B22025" w:rsidRPr="008A007F">
        <w:rPr>
          <w:sz w:val="24"/>
          <w:szCs w:val="24"/>
        </w:rPr>
        <w:fldChar w:fldCharType="begin" w:fldLock="1"/>
      </w:r>
      <w:r w:rsidR="00F548A0" w:rsidRPr="008A007F">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8A007F">
        <w:rPr>
          <w:sz w:val="24"/>
          <w:szCs w:val="24"/>
        </w:rPr>
        <w:fldChar w:fldCharType="separate"/>
      </w:r>
      <w:r w:rsidR="00F548A0" w:rsidRPr="008A007F">
        <w:rPr>
          <w:noProof/>
          <w:sz w:val="24"/>
          <w:szCs w:val="24"/>
        </w:rPr>
        <w:t>(2022)</w:t>
      </w:r>
      <w:r w:rsidR="00B22025" w:rsidRPr="008A007F">
        <w:rPr>
          <w:sz w:val="24"/>
          <w:szCs w:val="24"/>
        </w:rPr>
        <w:fldChar w:fldCharType="end"/>
      </w:r>
      <w:r w:rsidR="00172D47" w:rsidRPr="008A007F">
        <w:rPr>
          <w:sz w:val="24"/>
          <w:szCs w:val="24"/>
        </w:rPr>
        <w:t xml:space="preserve"> we find the micro elasticity to be 0.51, and lastly using the argumentation </w:t>
      </w:r>
      <w:r w:rsidR="00F23B92" w:rsidRPr="008A007F">
        <w:rPr>
          <w:sz w:val="24"/>
          <w:szCs w:val="24"/>
        </w:rPr>
        <w:t>f</w:t>
      </w:r>
      <w:r w:rsidR="00A50A3E" w:rsidRPr="008A007F">
        <w:rPr>
          <w:sz w:val="24"/>
          <w:szCs w:val="24"/>
        </w:rPr>
        <w:t>ro</w:t>
      </w:r>
      <w:r w:rsidR="00F23B92" w:rsidRPr="008A007F">
        <w:rPr>
          <w:sz w:val="24"/>
          <w:szCs w:val="24"/>
        </w:rPr>
        <w:t>m</w:t>
      </w:r>
      <w:r w:rsidR="007B3CF2" w:rsidRPr="008A007F">
        <w:rPr>
          <w:sz w:val="24"/>
          <w:szCs w:val="24"/>
        </w:rPr>
        <w:t xml:space="preserve"> </w:t>
      </w:r>
      <w:r w:rsidR="007B3CF2" w:rsidRPr="008A007F">
        <w:rPr>
          <w:noProof/>
          <w:sz w:val="24"/>
          <w:szCs w:val="24"/>
        </w:rPr>
        <w:t xml:space="preserve">Aastrup </w:t>
      </w:r>
      <w:r w:rsidR="007B3CF2" w:rsidRPr="008A007F">
        <w:rPr>
          <w:noProof/>
          <w:sz w:val="24"/>
          <w:szCs w:val="24"/>
        </w:rPr>
        <w:fldChar w:fldCharType="begin" w:fldLock="1"/>
      </w:r>
      <w:r w:rsidR="00C14BA0">
        <w:rPr>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(2018)</w:t>
      </w:r>
      <w:r w:rsidR="007B3CF2" w:rsidRPr="008A007F">
        <w:rPr>
          <w:noProof/>
          <w:sz w:val="24"/>
          <w:szCs w:val="24"/>
        </w:rPr>
        <w:fldChar w:fldCharType="end"/>
      </w:r>
      <w:r w:rsidR="007B3CF2" w:rsidRPr="008A007F">
        <w:rPr>
          <w:noProof/>
          <w:sz w:val="24"/>
          <w:szCs w:val="24"/>
        </w:rPr>
        <w:t xml:space="preserve">, Jensen </w:t>
      </w:r>
      <w:r w:rsidR="007B3CF2" w:rsidRPr="008A007F">
        <w:rPr>
          <w:noProof/>
          <w:sz w:val="24"/>
          <w:szCs w:val="24"/>
        </w:rPr>
        <w:fldChar w:fldCharType="begin" w:fldLock="1"/>
      </w:r>
      <w:r w:rsidR="00C14BA0">
        <w:rPr>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7B3CF2" w:rsidRPr="008A007F">
        <w:rPr>
          <w:noProof/>
          <w:sz w:val="24"/>
          <w:szCs w:val="24"/>
        </w:rPr>
        <w:t xml:space="preserve">, and Risgaard </w:t>
      </w:r>
      <w:r w:rsidR="007B3CF2" w:rsidRPr="008A007F">
        <w:rPr>
          <w:noProof/>
          <w:sz w:val="24"/>
          <w:szCs w:val="24"/>
        </w:rPr>
        <w:fldChar w:fldCharType="begin" w:fldLock="1"/>
      </w:r>
      <w:r w:rsidR="007B3CF2" w:rsidRPr="008A007F">
        <w:rPr>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8A007F">
        <w:rPr>
          <w:noProof/>
          <w:sz w:val="24"/>
          <w:szCs w:val="24"/>
        </w:rPr>
        <w:fldChar w:fldCharType="separate"/>
      </w:r>
      <w:r w:rsidR="007B3CF2" w:rsidRPr="008A007F">
        <w:rPr>
          <w:noProof/>
          <w:sz w:val="24"/>
          <w:szCs w:val="24"/>
        </w:rPr>
        <w:t>(2021)</w:t>
      </w:r>
      <w:r w:rsidR="007B3CF2" w:rsidRPr="008A007F">
        <w:rPr>
          <w:noProof/>
          <w:sz w:val="24"/>
          <w:szCs w:val="24"/>
        </w:rPr>
        <w:fldChar w:fldCharType="end"/>
      </w:r>
      <w:r w:rsidR="00F23B92" w:rsidRPr="008A007F">
        <w:rPr>
          <w:sz w:val="24"/>
          <w:szCs w:val="24"/>
        </w:rPr>
        <w:t xml:space="preserve"> </w:t>
      </w:r>
      <w:r w:rsidR="00172D47" w:rsidRPr="008A007F">
        <w:rPr>
          <w:sz w:val="24"/>
          <w:szCs w:val="24"/>
        </w:rPr>
        <w:t>we find the micro elasticity to be 0.31</w:t>
      </w:r>
      <w:r w:rsidR="00F23B92" w:rsidRPr="008A007F">
        <w:rPr>
          <w:sz w:val="24"/>
          <w:szCs w:val="24"/>
        </w:rPr>
        <w:t xml:space="preserve">. </w:t>
      </w:r>
      <w:r w:rsidR="007B3CF2" w:rsidRPr="008A007F">
        <w:rPr>
          <w:rFonts w:cstheme="minorHAnsi"/>
          <w:sz w:val="24"/>
          <w:szCs w:val="24"/>
        </w:rPr>
        <w:t xml:space="preserve">As we find the argumentation made by DØRS </w:t>
      </w:r>
      <w:r w:rsidR="007B3CF2" w:rsidRPr="008A007F">
        <w:rPr>
          <w:rFonts w:cstheme="minorHAnsi"/>
          <w:sz w:val="24"/>
          <w:szCs w:val="24"/>
        </w:rPr>
        <w:fldChar w:fldCharType="begin" w:fldLock="1"/>
      </w:r>
      <w:r w:rsidR="006E69D0">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(2022)</w:t>
      </w:r>
      <w:r w:rsidR="007B3CF2" w:rsidRPr="008A007F">
        <w:rPr>
          <w:rFonts w:cstheme="minorHAnsi"/>
          <w:sz w:val="24"/>
          <w:szCs w:val="24"/>
        </w:rPr>
        <w:fldChar w:fldCharType="end"/>
      </w:r>
      <w:r w:rsidR="007B3CF2" w:rsidRPr="008A007F">
        <w:rPr>
          <w:rFonts w:cstheme="minorHAnsi"/>
          <w:sz w:val="24"/>
          <w:szCs w:val="24"/>
        </w:rPr>
        <w:t xml:space="preserve"> to be the most trustworthy, we find the more realistic estimate to be the one of 0.51. </w:t>
      </w:r>
      <w:r w:rsidR="007B3CF2" w:rsidRPr="008A007F">
        <w:rPr>
          <w:sz w:val="24"/>
          <w:szCs w:val="24"/>
        </w:rPr>
        <w:t>Using the</w:t>
      </w:r>
      <w:r w:rsidR="007B3CF2" w:rsidRPr="008A007F">
        <w:rPr>
          <w:rFonts w:cstheme="minorHAnsi"/>
          <w:sz w:val="24"/>
          <w:szCs w:val="24"/>
        </w:rPr>
        <w:t xml:space="preserve"> same idea as </w:t>
      </w:r>
      <w:r w:rsidR="007B3CF2" w:rsidRPr="008A007F">
        <w:rPr>
          <w:rFonts w:cstheme="minorHAnsi"/>
          <w:noProof/>
          <w:sz w:val="24"/>
          <w:szCs w:val="24"/>
        </w:rPr>
        <w:t>Lalive et al.</w:t>
      </w:r>
      <w:r w:rsidR="007B3CF2" w:rsidRPr="008A007F">
        <w:rPr>
          <w:rFonts w:cstheme="minorHAnsi"/>
          <w:sz w:val="24"/>
          <w:szCs w:val="24"/>
        </w:rPr>
        <w:t xml:space="preserve"> </w:t>
      </w:r>
      <w:r w:rsidR="007B3CF2" w:rsidRPr="008A007F">
        <w:rPr>
          <w:rFonts w:cstheme="minorHAnsi"/>
          <w:sz w:val="24"/>
          <w:szCs w:val="24"/>
        </w:rPr>
        <w:fldChar w:fldCharType="begin" w:fldLock="1"/>
      </w:r>
      <w:r w:rsidR="007B3CF2" w:rsidRPr="008A007F">
        <w:rPr>
          <w:rFonts w:cstheme="minorHAns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8A007F">
        <w:rPr>
          <w:rFonts w:cstheme="minorHAnsi"/>
          <w:sz w:val="24"/>
          <w:szCs w:val="24"/>
        </w:rPr>
        <w:fldChar w:fldCharType="separate"/>
      </w:r>
      <w:r w:rsidR="007B3CF2" w:rsidRPr="008A007F">
        <w:rPr>
          <w:rFonts w:cstheme="minorHAnsi"/>
          <w:noProof/>
          <w:sz w:val="24"/>
          <w:szCs w:val="24"/>
        </w:rPr>
        <w:t>(2015)</w:t>
      </w:r>
      <w:r w:rsidR="007B3CF2" w:rsidRPr="008A007F">
        <w:rPr>
          <w:rFonts w:cstheme="minorHAnsi"/>
          <w:sz w:val="24"/>
          <w:szCs w:val="24"/>
        </w:rPr>
        <w:fldChar w:fldCharType="end"/>
      </w:r>
      <w:r w:rsidR="007B3CF2" w:rsidRPr="008A007F">
        <w:rPr>
          <w:rFonts w:cstheme="minorHAnsi"/>
          <w:sz w:val="24"/>
          <w:szCs w:val="24"/>
        </w:rPr>
        <w:t xml:space="preserve"> calculating the macro elasticity by taking the sum of the micro effect and macro effects we obtain a macro elasticity of 0.89.</w:t>
      </w:r>
    </w:p>
    <w:p w14:paraId="34D946D9" w14:textId="1572C3C5" w:rsidR="00F20542" w:rsidRPr="00650FEB" w:rsidRDefault="00553FC6" w:rsidP="00780999">
      <w:pPr>
        <w:spacing w:line="360" w:lineRule="auto"/>
        <w:rPr>
          <w:sz w:val="24"/>
          <w:szCs w:val="24"/>
        </w:rPr>
      </w:pPr>
      <w:r w:rsidRPr="008A007F">
        <w:rPr>
          <w:sz w:val="24"/>
          <w:szCs w:val="24"/>
        </w:rPr>
        <w:lastRenderedPageBreak/>
        <w:t xml:space="preserve">Lastly, </w:t>
      </w:r>
      <w:r w:rsidRPr="008A007F">
        <w:rPr>
          <w:rFonts w:cstheme="minorHAnsi"/>
          <w:sz w:val="24"/>
          <w:szCs w:val="24"/>
        </w:rPr>
        <w:t xml:space="preserve">we compare the estimated micro elasticity </w:t>
      </w:r>
      <w:r w:rsidR="001F108A">
        <w:rPr>
          <w:rFonts w:cstheme="minorHAnsi"/>
          <w:sz w:val="24"/>
          <w:szCs w:val="24"/>
        </w:rPr>
        <w:t>found by</w:t>
      </w:r>
      <w:r w:rsidRPr="008A007F">
        <w:rPr>
          <w:rFonts w:cstheme="minorHAnsi"/>
          <w:sz w:val="24"/>
          <w:szCs w:val="24"/>
        </w:rPr>
        <w:t xml:space="preserve"> the IS-model (0.66), the income insurance companies and worker unions (0.31), </w:t>
      </w:r>
      <w:r w:rsidR="001F108A">
        <w:rPr>
          <w:rFonts w:cstheme="minorHAnsi"/>
          <w:sz w:val="24"/>
          <w:szCs w:val="24"/>
        </w:rPr>
        <w:t>and our own</w:t>
      </w:r>
      <w:r w:rsidRPr="008A007F">
        <w:rPr>
          <w:rFonts w:cstheme="minorHAnsi"/>
          <w:sz w:val="24"/>
          <w:szCs w:val="24"/>
        </w:rPr>
        <w:t xml:space="preserve"> results obtained </w:t>
      </w:r>
      <w:r w:rsidR="001F108A">
        <w:rPr>
          <w:rFonts w:cstheme="minorHAnsi"/>
          <w:sz w:val="24"/>
          <w:szCs w:val="24"/>
        </w:rPr>
        <w:t>by using</w:t>
      </w:r>
      <w:r w:rsidRPr="008A007F">
        <w:rPr>
          <w:rFonts w:cstheme="minorHAnsi"/>
          <w:sz w:val="24"/>
          <w:szCs w:val="24"/>
        </w:rPr>
        <w:t xml:space="preserve"> a macro elasticity of 0.89. We do this</w:t>
      </w:r>
      <w:r w:rsidR="001F108A">
        <w:rPr>
          <w:rFonts w:cstheme="minorHAnsi"/>
          <w:sz w:val="24"/>
          <w:szCs w:val="24"/>
        </w:rPr>
        <w:t>,</w:t>
      </w:r>
      <w:r w:rsidRPr="008A007F">
        <w:rPr>
          <w:rFonts w:cstheme="minorHAnsi"/>
          <w:sz w:val="24"/>
          <w:szCs w:val="24"/>
        </w:rPr>
        <w:t xml:space="preserve"> by seeing if we reach different conclusions when evaluating the decision to suppress the state regulation rate using the Baily-Chetty function.</w:t>
      </w:r>
      <w:r w:rsidRPr="008A007F">
        <w:rPr>
          <w:sz w:val="24"/>
          <w:szCs w:val="24"/>
        </w:rPr>
        <w:t xml:space="preserve"> In each of the three cases, </w:t>
      </w:r>
      <w:r w:rsidR="00087984" w:rsidRPr="008A007F">
        <w:rPr>
          <w:sz w:val="24"/>
          <w:szCs w:val="24"/>
        </w:rPr>
        <w:t>we use</w:t>
      </w:r>
      <w:r w:rsidR="00F20542" w:rsidRPr="008A007F">
        <w:rPr>
          <w:sz w:val="24"/>
          <w:szCs w:val="24"/>
        </w:rPr>
        <w:t xml:space="preserve"> the </w:t>
      </w:r>
      <w:r w:rsidR="000772FC" w:rsidRPr="008A007F">
        <w:rPr>
          <w:sz w:val="24"/>
          <w:szCs w:val="24"/>
        </w:rPr>
        <w:t>Baily-Chetty function</w:t>
      </w:r>
      <w:r w:rsidR="00087984" w:rsidRPr="008A007F">
        <w:rPr>
          <w:sz w:val="24"/>
          <w:szCs w:val="24"/>
        </w:rPr>
        <w:t xml:space="preserve"> to find both the marginal gains and marginal costs.</w:t>
      </w:r>
      <w:r w:rsidR="007B4B48" w:rsidRPr="008A007F">
        <w:rPr>
          <w:sz w:val="24"/>
          <w:szCs w:val="24"/>
        </w:rPr>
        <w:t xml:space="preserve"> </w:t>
      </w:r>
      <w:r w:rsidRPr="008A007F">
        <w:rPr>
          <w:sz w:val="24"/>
          <w:szCs w:val="24"/>
        </w:rPr>
        <w:t>L</w:t>
      </w:r>
      <w:r w:rsidR="00F20542" w:rsidRPr="008A007F">
        <w:rPr>
          <w:sz w:val="24"/>
          <w:szCs w:val="24"/>
        </w:rPr>
        <w:t>ooking</w:t>
      </w:r>
      <w:r w:rsidRPr="008A007F">
        <w:rPr>
          <w:sz w:val="24"/>
          <w:szCs w:val="24"/>
        </w:rPr>
        <w:t xml:space="preserve"> at the first case, using the results based on the argumentation of the </w:t>
      </w:r>
      <w:r w:rsidR="00F20542" w:rsidRPr="008A007F">
        <w:rPr>
          <w:sz w:val="24"/>
          <w:szCs w:val="24"/>
        </w:rPr>
        <w:t>income insurance companies and worker unions</w:t>
      </w:r>
      <w:r w:rsidR="00087984" w:rsidRPr="008A007F">
        <w:rPr>
          <w:sz w:val="24"/>
          <w:szCs w:val="24"/>
        </w:rPr>
        <w:t xml:space="preserve">, </w:t>
      </w:r>
      <w:r w:rsidR="008A007F" w:rsidRPr="008A007F">
        <w:rPr>
          <w:sz w:val="24"/>
          <w:szCs w:val="24"/>
        </w:rPr>
        <w:t xml:space="preserve">we find that the suppressing of the state regulation percentage </w:t>
      </w:r>
      <w:r w:rsidR="00087984" w:rsidRPr="008A007F">
        <w:rPr>
          <w:sz w:val="24"/>
          <w:szCs w:val="24"/>
        </w:rPr>
        <w:t>reduce</w:t>
      </w:r>
      <w:r w:rsidR="00B22025" w:rsidRPr="008A007F">
        <w:rPr>
          <w:sz w:val="24"/>
          <w:szCs w:val="24"/>
        </w:rPr>
        <w:t>s</w:t>
      </w:r>
      <w:r w:rsidR="00087984" w:rsidRPr="008A007F">
        <w:rPr>
          <w:sz w:val="24"/>
          <w:szCs w:val="24"/>
        </w:rPr>
        <w:t xml:space="preserve"> economic welfare, while</w:t>
      </w:r>
      <w:r w:rsidR="00CA13D5" w:rsidRPr="008A007F">
        <w:rPr>
          <w:sz w:val="24"/>
          <w:szCs w:val="24"/>
        </w:rPr>
        <w:t xml:space="preserve"> </w:t>
      </w:r>
      <w:r w:rsidR="00087984" w:rsidRPr="008A007F">
        <w:rPr>
          <w:sz w:val="24"/>
          <w:szCs w:val="24"/>
        </w:rPr>
        <w:t>o</w:t>
      </w:r>
      <w:r w:rsidR="00F20542" w:rsidRPr="008A007F">
        <w:rPr>
          <w:sz w:val="24"/>
          <w:szCs w:val="24"/>
        </w:rPr>
        <w:t xml:space="preserve">n the other hand, using the estimates </w:t>
      </w:r>
      <w:r w:rsidR="008A007F" w:rsidRPr="008A007F">
        <w:rPr>
          <w:sz w:val="24"/>
          <w:szCs w:val="24"/>
        </w:rPr>
        <w:t>presented by</w:t>
      </w:r>
      <w:r w:rsidR="00F20542" w:rsidRPr="008A007F">
        <w:rPr>
          <w:sz w:val="24"/>
          <w:szCs w:val="24"/>
        </w:rPr>
        <w:t xml:space="preserve"> the income insurance model</w:t>
      </w:r>
      <w:r w:rsidR="008A007F" w:rsidRPr="008A007F">
        <w:rPr>
          <w:sz w:val="24"/>
          <w:szCs w:val="24"/>
        </w:rPr>
        <w:t>, we</w:t>
      </w:r>
      <w:r w:rsidR="00F20542" w:rsidRPr="008A007F">
        <w:rPr>
          <w:sz w:val="24"/>
          <w:szCs w:val="24"/>
        </w:rPr>
        <w:t xml:space="preserve"> find that the </w:t>
      </w:r>
      <w:r w:rsidR="008A007F" w:rsidRPr="008A007F">
        <w:rPr>
          <w:sz w:val="24"/>
          <w:szCs w:val="24"/>
        </w:rPr>
        <w:t>regulation</w:t>
      </w:r>
      <w:r w:rsidR="00F20542" w:rsidRPr="008A007F">
        <w:rPr>
          <w:sz w:val="24"/>
          <w:szCs w:val="24"/>
        </w:rPr>
        <w:t xml:space="preserve"> </w:t>
      </w:r>
      <w:r w:rsidR="00F20542" w:rsidRPr="00650FEB">
        <w:rPr>
          <w:sz w:val="24"/>
          <w:szCs w:val="24"/>
        </w:rPr>
        <w:t>increases economic welfare.</w:t>
      </w:r>
    </w:p>
    <w:p w14:paraId="242716D1" w14:textId="2602C574" w:rsidR="008A007F" w:rsidRPr="00650FEB" w:rsidRDefault="00CA13D5" w:rsidP="00B22025">
      <w:pPr>
        <w:spacing w:line="360" w:lineRule="auto"/>
        <w:rPr>
          <w:sz w:val="24"/>
          <w:szCs w:val="24"/>
        </w:rPr>
      </w:pPr>
      <w:r w:rsidRPr="00650FEB">
        <w:rPr>
          <w:sz w:val="24"/>
          <w:szCs w:val="24"/>
        </w:rPr>
        <w:t xml:space="preserve"> </w:t>
      </w:r>
      <w:r w:rsidR="00087984" w:rsidRPr="00650FEB">
        <w:rPr>
          <w:sz w:val="24"/>
          <w:szCs w:val="24"/>
        </w:rPr>
        <w:t xml:space="preserve">In </w:t>
      </w:r>
      <w:r w:rsidR="008A007F" w:rsidRPr="00650FEB">
        <w:rPr>
          <w:sz w:val="24"/>
          <w:szCs w:val="24"/>
        </w:rPr>
        <w:t>the third case,</w:t>
      </w:r>
      <w:r w:rsidR="00087984" w:rsidRPr="00650FEB">
        <w:rPr>
          <w:sz w:val="24"/>
          <w:szCs w:val="24"/>
        </w:rPr>
        <w:t xml:space="preserve"> </w:t>
      </w:r>
      <w:r w:rsidR="008A007F" w:rsidRPr="00650FEB">
        <w:rPr>
          <w:sz w:val="24"/>
          <w:szCs w:val="24"/>
        </w:rPr>
        <w:t>using the macro elasticity found in this paper</w:t>
      </w:r>
      <w:r w:rsidRPr="00650FEB">
        <w:rPr>
          <w:sz w:val="24"/>
          <w:szCs w:val="24"/>
        </w:rPr>
        <w:t>,</w:t>
      </w:r>
      <w:r w:rsidR="00087984" w:rsidRPr="00650FEB">
        <w:rPr>
          <w:sz w:val="24"/>
          <w:szCs w:val="24"/>
        </w:rPr>
        <w:t xml:space="preserve"> we find the </w:t>
      </w:r>
      <w:r w:rsidR="008A007F" w:rsidRPr="00650FEB">
        <w:rPr>
          <w:sz w:val="24"/>
          <w:szCs w:val="24"/>
        </w:rPr>
        <w:t>regulation</w:t>
      </w:r>
      <w:r w:rsidR="00087984" w:rsidRPr="00650FEB">
        <w:rPr>
          <w:sz w:val="24"/>
          <w:szCs w:val="24"/>
        </w:rPr>
        <w:t xml:space="preserve"> to increase the economic welfare</w:t>
      </w:r>
      <w:r w:rsidR="008A007F" w:rsidRPr="00650FEB">
        <w:rPr>
          <w:sz w:val="24"/>
          <w:szCs w:val="24"/>
        </w:rPr>
        <w:t>, thereby validating the decision to suppress the state regulation percentage</w:t>
      </w:r>
      <w:r w:rsidR="00087984" w:rsidRPr="00650FEB">
        <w:rPr>
          <w:sz w:val="24"/>
          <w:szCs w:val="24"/>
        </w:rPr>
        <w:t>.</w:t>
      </w:r>
      <w:r w:rsidRPr="00650FEB">
        <w:rPr>
          <w:sz w:val="24"/>
          <w:szCs w:val="24"/>
        </w:rPr>
        <w:t xml:space="preserve"> </w:t>
      </w:r>
      <w:r w:rsidR="008A007F" w:rsidRPr="00650FEB">
        <w:rPr>
          <w:sz w:val="24"/>
          <w:szCs w:val="24"/>
        </w:rPr>
        <w:t xml:space="preserve">We reach this conclusion relying on </w:t>
      </w:r>
      <w:r w:rsidR="00665784" w:rsidRPr="00650FEB">
        <w:rPr>
          <w:sz w:val="24"/>
          <w:szCs w:val="24"/>
        </w:rPr>
        <w:t xml:space="preserve">two assumptions. </w:t>
      </w:r>
      <w:r w:rsidR="00830830" w:rsidRPr="00650FEB">
        <w:rPr>
          <w:sz w:val="24"/>
          <w:szCs w:val="24"/>
        </w:rPr>
        <w:t>First</w:t>
      </w:r>
      <w:r w:rsidR="00665784" w:rsidRPr="00650FEB">
        <w:rPr>
          <w:sz w:val="24"/>
          <w:szCs w:val="24"/>
        </w:rPr>
        <w:t>, that</w:t>
      </w:r>
      <w:r w:rsidR="000772FC" w:rsidRPr="00650FEB">
        <w:rPr>
          <w:sz w:val="24"/>
          <w:szCs w:val="24"/>
        </w:rPr>
        <w:t xml:space="preserve"> we find the</w:t>
      </w:r>
      <w:r w:rsidR="00665784" w:rsidRPr="00650FEB">
        <w:rPr>
          <w:sz w:val="24"/>
          <w:szCs w:val="24"/>
        </w:rPr>
        <w:t xml:space="preserve"> D</w:t>
      </w:r>
      <w:r w:rsidR="000772FC" w:rsidRPr="00650FEB">
        <w:rPr>
          <w:sz w:val="24"/>
          <w:szCs w:val="24"/>
        </w:rPr>
        <w:t>anish economy to be</w:t>
      </w:r>
      <w:r w:rsidR="00665784" w:rsidRPr="00650FEB">
        <w:rPr>
          <w:sz w:val="24"/>
          <w:szCs w:val="24"/>
        </w:rPr>
        <w:t xml:space="preserve"> categorized as profit-led </w:t>
      </w:r>
      <w:r w:rsidR="000772FC" w:rsidRPr="00650FEB">
        <w:rPr>
          <w:sz w:val="24"/>
          <w:szCs w:val="24"/>
        </w:rPr>
        <w:t>when wages increase,</w:t>
      </w:r>
      <w:r w:rsidR="00665784" w:rsidRPr="00650FEB">
        <w:rPr>
          <w:sz w:val="24"/>
          <w:szCs w:val="24"/>
        </w:rPr>
        <w:t xml:space="preserve"> leading to the wage-channel increasing unemployment</w:t>
      </w:r>
      <w:r w:rsidR="00830830" w:rsidRPr="00650FEB">
        <w:rPr>
          <w:sz w:val="24"/>
          <w:szCs w:val="24"/>
        </w:rPr>
        <w:t xml:space="preserve"> as a result of a lower</w:t>
      </w:r>
      <w:r w:rsidR="00665784" w:rsidRPr="00650FEB">
        <w:rPr>
          <w:sz w:val="24"/>
          <w:szCs w:val="24"/>
        </w:rPr>
        <w:t xml:space="preserve"> profit share</w:t>
      </w:r>
      <w:r w:rsidR="000772FC" w:rsidRPr="00650FEB">
        <w:rPr>
          <w:sz w:val="24"/>
          <w:szCs w:val="24"/>
        </w:rPr>
        <w:t>.</w:t>
      </w:r>
      <w:r w:rsidR="00830830" w:rsidRPr="00650FEB">
        <w:rPr>
          <w:sz w:val="24"/>
          <w:szCs w:val="24"/>
        </w:rPr>
        <w:t xml:space="preserve"> </w:t>
      </w:r>
      <w:r w:rsidR="008A007F" w:rsidRPr="00650FEB">
        <w:rPr>
          <w:sz w:val="24"/>
          <w:szCs w:val="24"/>
        </w:rPr>
        <w:t>We find the</w:t>
      </w:r>
      <w:r w:rsidR="00830830" w:rsidRPr="00650FEB">
        <w:rPr>
          <w:sz w:val="24"/>
          <w:szCs w:val="24"/>
        </w:rPr>
        <w:t xml:space="preserve"> literature </w:t>
      </w:r>
      <w:r w:rsidR="008A007F" w:rsidRPr="00650FEB">
        <w:rPr>
          <w:sz w:val="24"/>
          <w:szCs w:val="24"/>
        </w:rPr>
        <w:t xml:space="preserve">to be </w:t>
      </w:r>
      <w:r w:rsidR="00830830" w:rsidRPr="00650FEB">
        <w:rPr>
          <w:sz w:val="24"/>
          <w:szCs w:val="24"/>
        </w:rPr>
        <w:t xml:space="preserve">split in determining the Danish demand -regime, </w:t>
      </w:r>
      <w:r w:rsidR="00087984" w:rsidRPr="00650FEB">
        <w:rPr>
          <w:sz w:val="24"/>
          <w:szCs w:val="24"/>
        </w:rPr>
        <w:t>but</w:t>
      </w:r>
      <w:r w:rsidR="008A007F" w:rsidRPr="00650FEB">
        <w:rPr>
          <w:sz w:val="24"/>
          <w:szCs w:val="24"/>
        </w:rPr>
        <w:t xml:space="preserve"> as</w:t>
      </w:r>
      <w:r w:rsidR="00087984" w:rsidRPr="00650FEB">
        <w:rPr>
          <w:sz w:val="24"/>
          <w:szCs w:val="24"/>
        </w:rPr>
        <w:t xml:space="preserve"> </w:t>
      </w:r>
      <w:r w:rsidR="00830830" w:rsidRPr="00650FEB">
        <w:rPr>
          <w:sz w:val="24"/>
          <w:szCs w:val="24"/>
        </w:rPr>
        <w:t>we find</w:t>
      </w:r>
      <w:r w:rsidR="008A007F" w:rsidRPr="00650FEB">
        <w:rPr>
          <w:sz w:val="24"/>
          <w:szCs w:val="24"/>
        </w:rPr>
        <w:t xml:space="preserve"> our</w:t>
      </w:r>
      <w:r w:rsidR="00830830" w:rsidRPr="00650FEB">
        <w:rPr>
          <w:sz w:val="24"/>
          <w:szCs w:val="24"/>
        </w:rPr>
        <w:t xml:space="preserve"> result</w:t>
      </w:r>
      <w:r w:rsidR="008A007F" w:rsidRPr="00650FEB">
        <w:rPr>
          <w:sz w:val="24"/>
          <w:szCs w:val="24"/>
        </w:rPr>
        <w:t xml:space="preserve"> from the model indicating that Denmark is categorized as profit-led</w:t>
      </w:r>
      <w:r w:rsidR="00830830" w:rsidRPr="00650FEB">
        <w:rPr>
          <w:sz w:val="24"/>
          <w:szCs w:val="24"/>
        </w:rPr>
        <w:t xml:space="preserve"> to be</w:t>
      </w:r>
      <w:r w:rsidR="000772FC" w:rsidRPr="00650FEB">
        <w:rPr>
          <w:sz w:val="24"/>
          <w:szCs w:val="24"/>
        </w:rPr>
        <w:t xml:space="preserve"> very</w:t>
      </w:r>
      <w:r w:rsidR="00830830" w:rsidRPr="00650FEB">
        <w:rPr>
          <w:sz w:val="24"/>
          <w:szCs w:val="24"/>
        </w:rPr>
        <w:t xml:space="preserve"> robust in our model</w:t>
      </w:r>
      <w:r w:rsidR="008A007F" w:rsidRPr="00650FEB">
        <w:rPr>
          <w:sz w:val="24"/>
          <w:szCs w:val="24"/>
        </w:rPr>
        <w:t xml:space="preserve"> we rely on this result</w:t>
      </w:r>
      <w:r w:rsidR="00830830" w:rsidRPr="00650FEB">
        <w:rPr>
          <w:sz w:val="24"/>
          <w:szCs w:val="24"/>
        </w:rPr>
        <w:t xml:space="preserve">. </w:t>
      </w:r>
      <w:r w:rsidR="00B22025" w:rsidRPr="00650FEB">
        <w:rPr>
          <w:sz w:val="24"/>
          <w:szCs w:val="24"/>
        </w:rPr>
        <w:br/>
      </w:r>
      <w:r w:rsidR="00830830" w:rsidRPr="00650FEB">
        <w:rPr>
          <w:sz w:val="24"/>
          <w:szCs w:val="24"/>
        </w:rPr>
        <w:t xml:space="preserve">Second, </w:t>
      </w:r>
      <w:bookmarkStart w:id="97" w:name="_Hlk120455450"/>
      <w:r w:rsidR="00830830" w:rsidRPr="00650FEB">
        <w:rPr>
          <w:sz w:val="24"/>
          <w:szCs w:val="24"/>
        </w:rPr>
        <w:t xml:space="preserve">we assume the worker unions in Denmark to be capable of affecting wages when the gap between the level of income insurance and wages </w:t>
      </w:r>
      <w:bookmarkEnd w:id="97"/>
      <w:r w:rsidR="00B61329" w:rsidRPr="00650FEB">
        <w:rPr>
          <w:sz w:val="24"/>
          <w:szCs w:val="24"/>
        </w:rPr>
        <w:t>gets</w:t>
      </w:r>
      <w:r w:rsidR="008A007F" w:rsidRPr="00650FEB">
        <w:rPr>
          <w:sz w:val="24"/>
          <w:szCs w:val="24"/>
        </w:rPr>
        <w:t xml:space="preserve"> below a certain threshold</w:t>
      </w:r>
      <w:r w:rsidR="00830830" w:rsidRPr="00650FEB">
        <w:rPr>
          <w:sz w:val="24"/>
          <w:szCs w:val="24"/>
        </w:rPr>
        <w:t xml:space="preserve">. </w:t>
      </w:r>
      <w:bookmarkStart w:id="98" w:name="_Hlk120455479"/>
      <w:r w:rsidR="008A007F" w:rsidRPr="00650FEB">
        <w:rPr>
          <w:sz w:val="24"/>
          <w:szCs w:val="24"/>
        </w:rPr>
        <w:t>Even though we find empirical evidence for this</w:t>
      </w:r>
      <w:r w:rsidR="00650FEB" w:rsidRPr="00650FEB">
        <w:rPr>
          <w:sz w:val="24"/>
          <w:szCs w:val="24"/>
        </w:rPr>
        <w:t xml:space="preserve"> in the literature</w:t>
      </w:r>
      <w:r w:rsidR="008A007F" w:rsidRPr="00650FEB">
        <w:rPr>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Pr>
          <w:sz w:val="24"/>
          <w:szCs w:val="24"/>
        </w:rPr>
        <w:t>,</w:t>
      </w:r>
      <w:r w:rsidR="008A007F" w:rsidRPr="00650FEB">
        <w:rPr>
          <w:sz w:val="24"/>
          <w:szCs w:val="24"/>
        </w:rPr>
        <w:t xml:space="preserve"> we obtain an estimate of 0.47 instead of 0.89, thereby resulting in the opposite conclusion, leaving the political decision to suppress the state regulation percentage to lower the economic welfare.</w:t>
      </w:r>
    </w:p>
    <w:bookmarkEnd w:id="98"/>
    <w:p w14:paraId="25A3A5A4" w14:textId="77777777" w:rsidR="00E04480" w:rsidRPr="00665784" w:rsidRDefault="00E04480" w:rsidP="004C5315"/>
    <w:p w14:paraId="55D55952" w14:textId="6F32386E" w:rsidR="004C5315" w:rsidRPr="00665784" w:rsidRDefault="004C5315" w:rsidP="004C5315"/>
    <w:p w14:paraId="74ABB717" w14:textId="7589233E" w:rsidR="00CD17D9" w:rsidRPr="00B33E3B" w:rsidRDefault="00CD17D9" w:rsidP="00CD17D9">
      <w:pPr>
        <w:pStyle w:val="Overskrift1"/>
        <w:rPr>
          <w:lang w:val="da-DK"/>
        </w:rPr>
      </w:pPr>
      <w:r w:rsidRPr="00B33E3B">
        <w:rPr>
          <w:lang w:val="da-DK"/>
        </w:rPr>
        <w:t xml:space="preserve">Reference list </w:t>
      </w:r>
    </w:p>
    <w:p w14:paraId="2919FEF5" w14:textId="7D0416A6" w:rsidR="00CD17D9" w:rsidRPr="00B33E3B" w:rsidRDefault="00CD17D9" w:rsidP="00CD17D9">
      <w:pPr>
        <w:rPr>
          <w:lang w:val="da-DK"/>
        </w:rPr>
      </w:pPr>
    </w:p>
    <w:p w14:paraId="7A936B36" w14:textId="177AD75B" w:rsidR="00B908B6" w:rsidRPr="00B908B6" w:rsidRDefault="00333B3D" w:rsidP="00B908B6">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B908B6" w:rsidRPr="00B908B6">
        <w:rPr>
          <w:rFonts w:ascii="Calibri" w:hAnsi="Calibri" w:cs="Calibri"/>
          <w:noProof/>
          <w:szCs w:val="24"/>
        </w:rPr>
        <w:t xml:space="preserve">Aastrup, M. (2018). 30 Års dagpengeforringelser. </w:t>
      </w:r>
      <w:r w:rsidR="00B908B6" w:rsidRPr="00B908B6">
        <w:rPr>
          <w:rFonts w:ascii="Calibri" w:hAnsi="Calibri" w:cs="Calibri"/>
          <w:i/>
          <w:iCs/>
          <w:noProof/>
          <w:szCs w:val="24"/>
        </w:rPr>
        <w:t>Landsorganisationen</w:t>
      </w:r>
      <w:r w:rsidR="00B908B6" w:rsidRPr="00B908B6">
        <w:rPr>
          <w:rFonts w:ascii="Calibri" w:hAnsi="Calibri" w:cs="Calibri"/>
          <w:noProof/>
          <w:szCs w:val="24"/>
        </w:rPr>
        <w:t xml:space="preserve">, </w:t>
      </w:r>
      <w:r w:rsidR="00B908B6" w:rsidRPr="00B908B6">
        <w:rPr>
          <w:rFonts w:ascii="Calibri" w:hAnsi="Calibri" w:cs="Calibri"/>
          <w:i/>
          <w:iCs/>
          <w:noProof/>
          <w:szCs w:val="24"/>
        </w:rPr>
        <w:t>September 2018</w:t>
      </w:r>
      <w:r w:rsidR="00B908B6" w:rsidRPr="00B908B6">
        <w:rPr>
          <w:rFonts w:ascii="Calibri" w:hAnsi="Calibri" w:cs="Calibri"/>
          <w:noProof/>
          <w:szCs w:val="24"/>
        </w:rPr>
        <w:t>.</w:t>
      </w:r>
    </w:p>
    <w:p w14:paraId="0484E9C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Andersen, T. M., &amp; Svarer, M. (2006). Flexicurity: The Danish Labour-Market Model. </w:t>
      </w:r>
      <w:r w:rsidRPr="00B908B6">
        <w:rPr>
          <w:rFonts w:ascii="Calibri" w:hAnsi="Calibri" w:cs="Calibri"/>
          <w:i/>
          <w:iCs/>
          <w:noProof/>
          <w:szCs w:val="24"/>
        </w:rPr>
        <w:t>Ekonomisk Debatt</w:t>
      </w:r>
      <w:r w:rsidRPr="00B908B6">
        <w:rPr>
          <w:rFonts w:ascii="Calibri" w:hAnsi="Calibri" w:cs="Calibri"/>
          <w:noProof/>
          <w:szCs w:val="24"/>
        </w:rPr>
        <w:t xml:space="preserve">, </w:t>
      </w:r>
      <w:r w:rsidRPr="00B908B6">
        <w:rPr>
          <w:rFonts w:ascii="Calibri" w:hAnsi="Calibri" w:cs="Calibri"/>
          <w:i/>
          <w:iCs/>
          <w:noProof/>
          <w:szCs w:val="24"/>
        </w:rPr>
        <w:t>1</w:t>
      </w:r>
      <w:r w:rsidRPr="00B908B6">
        <w:rPr>
          <w:rFonts w:ascii="Calibri" w:hAnsi="Calibri" w:cs="Calibri"/>
          <w:noProof/>
          <w:szCs w:val="24"/>
        </w:rPr>
        <w:t>(April), 17–29.</w:t>
      </w:r>
    </w:p>
    <w:p w14:paraId="7A097E8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lastRenderedPageBreak/>
        <w:t xml:space="preserve">Andersen, T. M., Svarer, M., &amp; Vejlin, R. M. (2015). Litteraturreview af effekter af indretning af arbejdsunderstøttelsen. </w:t>
      </w:r>
      <w:r w:rsidRPr="00B908B6">
        <w:rPr>
          <w:rFonts w:ascii="Calibri" w:hAnsi="Calibri" w:cs="Calibri"/>
          <w:i/>
          <w:iCs/>
          <w:noProof/>
          <w:szCs w:val="24"/>
        </w:rPr>
        <w:t>Beskæftigelsesministeriet</w:t>
      </w:r>
      <w:r w:rsidRPr="00B908B6">
        <w:rPr>
          <w:rFonts w:ascii="Calibri" w:hAnsi="Calibri" w:cs="Calibri"/>
          <w:noProof/>
          <w:szCs w:val="24"/>
        </w:rPr>
        <w:t>, 1–99.</w:t>
      </w:r>
    </w:p>
    <w:p w14:paraId="594848A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Boone, C., Dube, A., Goodman, L., &amp; Kaplan, E. (2021). Unemployment Insurance Generosity and Aggregate Employment. </w:t>
      </w:r>
      <w:r w:rsidRPr="00B908B6">
        <w:rPr>
          <w:rFonts w:ascii="Calibri" w:hAnsi="Calibri" w:cs="Calibri"/>
          <w:i/>
          <w:iCs/>
          <w:noProof/>
          <w:szCs w:val="24"/>
        </w:rPr>
        <w:t>American Economic Journal: Economic Policy</w:t>
      </w:r>
      <w:r w:rsidRPr="00B908B6">
        <w:rPr>
          <w:rFonts w:ascii="Calibri" w:hAnsi="Calibri" w:cs="Calibri"/>
          <w:noProof/>
          <w:szCs w:val="24"/>
        </w:rPr>
        <w:t xml:space="preserve">, </w:t>
      </w:r>
      <w:r w:rsidRPr="00B908B6">
        <w:rPr>
          <w:rFonts w:ascii="Calibri" w:hAnsi="Calibri" w:cs="Calibri"/>
          <w:i/>
          <w:iCs/>
          <w:noProof/>
          <w:szCs w:val="24"/>
        </w:rPr>
        <w:t>13</w:t>
      </w:r>
      <w:r w:rsidRPr="00B908B6">
        <w:rPr>
          <w:rFonts w:ascii="Calibri" w:hAnsi="Calibri" w:cs="Calibri"/>
          <w:noProof/>
          <w:szCs w:val="24"/>
        </w:rPr>
        <w:t>(2), 58–99. https://doi.org/10.1257/pol.20160613</w:t>
      </w:r>
    </w:p>
    <w:p w14:paraId="45180450"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Byrialsen, M. R., &amp; Raza, H. (2018). Macroeconomic effects of unemployment benefits in small open economies: A stock–flow consistent approach. </w:t>
      </w:r>
      <w:r w:rsidRPr="00B908B6">
        <w:rPr>
          <w:rFonts w:ascii="Calibri" w:hAnsi="Calibri" w:cs="Calibri"/>
          <w:i/>
          <w:iCs/>
          <w:noProof/>
          <w:szCs w:val="24"/>
        </w:rPr>
        <w:t>European Journal of Economics and Economic Policies: Intervention</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(3), 335–363. https://doi.org/10.4337/ejeep.2018.0032</w:t>
      </w:r>
    </w:p>
    <w:p w14:paraId="456A3C2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Byrialsen, M. R., Raza, H., &amp; Valdecantos, S. (2022). </w:t>
      </w:r>
      <w:r w:rsidRPr="00B908B6">
        <w:rPr>
          <w:rFonts w:ascii="Calibri" w:hAnsi="Calibri" w:cs="Calibri"/>
          <w:i/>
          <w:iCs/>
          <w:noProof/>
          <w:szCs w:val="24"/>
        </w:rPr>
        <w:t>QMDE : A QUARTERLY EMPIRICAL MODEL FOR THE DANISH ECONOMY : A STOCK-FLOW CONSISTENT APPROACH</w:t>
      </w:r>
      <w:r w:rsidRPr="00B908B6">
        <w:rPr>
          <w:rFonts w:ascii="Calibri" w:hAnsi="Calibri" w:cs="Calibri"/>
          <w:noProof/>
          <w:szCs w:val="24"/>
        </w:rPr>
        <w:t xml:space="preserve">. </w:t>
      </w:r>
      <w:r w:rsidRPr="00B908B6">
        <w:rPr>
          <w:rFonts w:ascii="Calibri" w:hAnsi="Calibri" w:cs="Calibri"/>
          <w:i/>
          <w:iCs/>
          <w:noProof/>
          <w:szCs w:val="24"/>
        </w:rPr>
        <w:t>79</w:t>
      </w:r>
      <w:r w:rsidRPr="00B908B6">
        <w:rPr>
          <w:rFonts w:ascii="Calibri" w:hAnsi="Calibri" w:cs="Calibri"/>
          <w:noProof/>
          <w:szCs w:val="24"/>
        </w:rPr>
        <w:t>.</w:t>
      </w:r>
    </w:p>
    <w:p w14:paraId="17920B12"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Chetty, R. (2006). A general formula for the optimal level of social insurance.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90</w:t>
      </w:r>
      <w:r w:rsidRPr="00B908B6">
        <w:rPr>
          <w:rFonts w:ascii="Calibri" w:hAnsi="Calibri" w:cs="Calibri"/>
          <w:noProof/>
          <w:szCs w:val="24"/>
        </w:rPr>
        <w:t>(10–11), 1879–1901. https://doi.org/10.1016/j.jpubeco.2006.01.004</w:t>
      </w:r>
    </w:p>
    <w:p w14:paraId="58BF6AC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Chetty, R. (2008). Moral hazard versus liquidity and optimal unemployment insurance. </w:t>
      </w:r>
      <w:r w:rsidRPr="00B908B6">
        <w:rPr>
          <w:rFonts w:ascii="Calibri" w:hAnsi="Calibri" w:cs="Calibri"/>
          <w:i/>
          <w:iCs/>
          <w:noProof/>
          <w:szCs w:val="24"/>
        </w:rPr>
        <w:t>Journal of Political Economy</w:t>
      </w:r>
      <w:r w:rsidRPr="00B908B6">
        <w:rPr>
          <w:rFonts w:ascii="Calibri" w:hAnsi="Calibri" w:cs="Calibri"/>
          <w:noProof/>
          <w:szCs w:val="24"/>
        </w:rPr>
        <w:t xml:space="preserve">, </w:t>
      </w:r>
      <w:r w:rsidRPr="00B908B6">
        <w:rPr>
          <w:rFonts w:ascii="Calibri" w:hAnsi="Calibri" w:cs="Calibri"/>
          <w:i/>
          <w:iCs/>
          <w:noProof/>
          <w:szCs w:val="24"/>
        </w:rPr>
        <w:t>116</w:t>
      </w:r>
      <w:r w:rsidRPr="00B908B6">
        <w:rPr>
          <w:rFonts w:ascii="Calibri" w:hAnsi="Calibri" w:cs="Calibri"/>
          <w:noProof/>
          <w:szCs w:val="24"/>
        </w:rPr>
        <w:t>(2), 173–234. https://doi.org/10.1086/588585</w:t>
      </w:r>
    </w:p>
    <w:p w14:paraId="4270722B"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Danish Ministry of Taxation. (2012). </w:t>
      </w:r>
      <w:r w:rsidRPr="00B908B6">
        <w:rPr>
          <w:rFonts w:ascii="Calibri" w:hAnsi="Calibri" w:cs="Calibri"/>
          <w:i/>
          <w:iCs/>
          <w:noProof/>
          <w:szCs w:val="24"/>
        </w:rPr>
        <w:t>Aftale om skattereform</w:t>
      </w:r>
      <w:r w:rsidRPr="00B908B6">
        <w:rPr>
          <w:rFonts w:ascii="Calibri" w:hAnsi="Calibri" w:cs="Calibri"/>
          <w:noProof/>
          <w:szCs w:val="24"/>
        </w:rPr>
        <w:t>. 1–28.</w:t>
      </w:r>
    </w:p>
    <w:p w14:paraId="6ED8AA9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B908B6">
        <w:rPr>
          <w:rFonts w:ascii="Calibri" w:hAnsi="Calibri" w:cs="Calibri"/>
          <w:i/>
          <w:iCs/>
          <w:noProof/>
          <w:szCs w:val="24"/>
        </w:rPr>
        <w:t>SSRN Electronic Journal</w:t>
      </w:r>
      <w:r w:rsidRPr="00B908B6">
        <w:rPr>
          <w:rFonts w:ascii="Calibri" w:hAnsi="Calibri" w:cs="Calibri"/>
          <w:noProof/>
          <w:szCs w:val="24"/>
        </w:rPr>
        <w:t xml:space="preserve">, </w:t>
      </w:r>
      <w:r w:rsidRPr="00B908B6">
        <w:rPr>
          <w:rFonts w:ascii="Calibri" w:hAnsi="Calibri" w:cs="Calibri"/>
          <w:i/>
          <w:iCs/>
          <w:noProof/>
          <w:szCs w:val="24"/>
        </w:rPr>
        <w:t>11496</w:t>
      </w:r>
      <w:r w:rsidRPr="00B908B6">
        <w:rPr>
          <w:rFonts w:ascii="Calibri" w:hAnsi="Calibri" w:cs="Calibri"/>
          <w:noProof/>
          <w:szCs w:val="24"/>
        </w:rPr>
        <w:t>. https://doi.org/10.2139/ssrn.3177370</w:t>
      </w:r>
    </w:p>
    <w:p w14:paraId="0915744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DØRS. (2014). </w:t>
      </w:r>
      <w:r w:rsidRPr="00B908B6">
        <w:rPr>
          <w:rFonts w:ascii="Calibri" w:hAnsi="Calibri" w:cs="Calibri"/>
          <w:i/>
          <w:iCs/>
          <w:noProof/>
          <w:szCs w:val="24"/>
        </w:rPr>
        <w:t>Dansk økonomi. Efterår 2014 : Konjunkturvurdering ; Dagpengesystemet</w:t>
      </w:r>
      <w:r w:rsidRPr="00B908B6">
        <w:rPr>
          <w:rFonts w:ascii="Calibri" w:hAnsi="Calibri" w:cs="Calibri"/>
          <w:noProof/>
          <w:szCs w:val="24"/>
        </w:rPr>
        <w:t>.</w:t>
      </w:r>
    </w:p>
    <w:p w14:paraId="171B2A7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DØRS. (2022). </w:t>
      </w:r>
      <w:r w:rsidRPr="00B908B6">
        <w:rPr>
          <w:rFonts w:ascii="Calibri" w:hAnsi="Calibri" w:cs="Calibri"/>
          <w:i/>
          <w:iCs/>
          <w:noProof/>
          <w:szCs w:val="24"/>
        </w:rPr>
        <w:t>RAPPORT FRA FORMANDSKABET DANSK ØKONOMI FORÅR 2022</w:t>
      </w:r>
      <w:r w:rsidRPr="00B908B6">
        <w:rPr>
          <w:rFonts w:ascii="Calibri" w:hAnsi="Calibri" w:cs="Calibri"/>
          <w:noProof/>
          <w:szCs w:val="24"/>
        </w:rPr>
        <w:t>. https://dors.dk/raad-vismaend/loven.</w:t>
      </w:r>
    </w:p>
    <w:p w14:paraId="08386961"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Dray, M., &amp; Thirlwall, A. P. (2011). The endogeneity of the natural rate of growth for a selection of Asian countries. </w:t>
      </w:r>
      <w:r w:rsidRPr="00B908B6">
        <w:rPr>
          <w:rFonts w:ascii="Calibri" w:hAnsi="Calibri" w:cs="Calibri"/>
          <w:i/>
          <w:iCs/>
          <w:noProof/>
          <w:szCs w:val="24"/>
        </w:rPr>
        <w:t>Journal of Post Keynesian Economics</w:t>
      </w:r>
      <w:r w:rsidRPr="00B908B6">
        <w:rPr>
          <w:rFonts w:ascii="Calibri" w:hAnsi="Calibri" w:cs="Calibri"/>
          <w:noProof/>
          <w:szCs w:val="24"/>
        </w:rPr>
        <w:t xml:space="preserve">, </w:t>
      </w:r>
      <w:r w:rsidRPr="00B908B6">
        <w:rPr>
          <w:rFonts w:ascii="Calibri" w:hAnsi="Calibri" w:cs="Calibri"/>
          <w:i/>
          <w:iCs/>
          <w:noProof/>
          <w:szCs w:val="24"/>
        </w:rPr>
        <w:t>33</w:t>
      </w:r>
      <w:r w:rsidRPr="00B908B6">
        <w:rPr>
          <w:rFonts w:ascii="Calibri" w:hAnsi="Calibri" w:cs="Calibri"/>
          <w:noProof/>
          <w:szCs w:val="24"/>
        </w:rPr>
        <w:t>(3), 451–468. https://doi.org/10.2753/PKE0160-3477330303</w:t>
      </w:r>
    </w:p>
    <w:p w14:paraId="772F5B6B"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DREAM. (2013). </w:t>
      </w:r>
      <w:r w:rsidRPr="00B908B6">
        <w:rPr>
          <w:rFonts w:ascii="Calibri" w:hAnsi="Calibri" w:cs="Calibri"/>
          <w:i/>
          <w:iCs/>
          <w:noProof/>
          <w:szCs w:val="24"/>
        </w:rPr>
        <w:t>Langsigtet økonomisk fremskrivning 2013</w:t>
      </w:r>
      <w:r w:rsidRPr="00B908B6">
        <w:rPr>
          <w:rFonts w:ascii="Calibri" w:hAnsi="Calibri" w:cs="Calibri"/>
          <w:noProof/>
          <w:szCs w:val="24"/>
        </w:rPr>
        <w:t xml:space="preserve">. </w:t>
      </w:r>
      <w:r w:rsidRPr="00B908B6">
        <w:rPr>
          <w:rFonts w:ascii="Calibri" w:hAnsi="Calibri" w:cs="Calibri"/>
          <w:i/>
          <w:iCs/>
          <w:noProof/>
          <w:szCs w:val="24"/>
        </w:rPr>
        <w:t>August</w:t>
      </w:r>
      <w:r w:rsidRPr="00B908B6">
        <w:rPr>
          <w:rFonts w:ascii="Calibri" w:hAnsi="Calibri" w:cs="Calibri"/>
          <w:noProof/>
          <w:szCs w:val="24"/>
        </w:rPr>
        <w:t>.</w:t>
      </w:r>
    </w:p>
    <w:p w14:paraId="6ED30603"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Falch, N. S. (2015). </w:t>
      </w:r>
      <w:r w:rsidRPr="00B908B6">
        <w:rPr>
          <w:rFonts w:ascii="Calibri" w:hAnsi="Calibri" w:cs="Calibri"/>
          <w:i/>
          <w:iCs/>
          <w:noProof/>
          <w:szCs w:val="24"/>
        </w:rPr>
        <w:t>Three essays on unemployment insurance</w:t>
      </w:r>
      <w:r w:rsidRPr="00B908B6">
        <w:rPr>
          <w:rFonts w:ascii="Calibri" w:hAnsi="Calibri" w:cs="Calibri"/>
          <w:noProof/>
          <w:szCs w:val="24"/>
        </w:rPr>
        <w:t xml:space="preserve">. </w:t>
      </w:r>
      <w:r w:rsidRPr="00B908B6">
        <w:rPr>
          <w:rFonts w:ascii="Calibri" w:hAnsi="Calibri" w:cs="Calibri"/>
          <w:i/>
          <w:iCs/>
          <w:noProof/>
          <w:szCs w:val="24"/>
        </w:rPr>
        <w:t>April</w:t>
      </w:r>
      <w:r w:rsidRPr="00B908B6">
        <w:rPr>
          <w:rFonts w:ascii="Calibri" w:hAnsi="Calibri" w:cs="Calibri"/>
          <w:noProof/>
          <w:szCs w:val="24"/>
        </w:rPr>
        <w:t>.</w:t>
      </w:r>
    </w:p>
    <w:p w14:paraId="309AA1E5"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Fazzari, S. M., Ferri, P., &amp; Variato, A. M. (2020). Demand-led growth and accommodating supply. </w:t>
      </w:r>
      <w:r w:rsidRPr="00B908B6">
        <w:rPr>
          <w:rFonts w:ascii="Calibri" w:hAnsi="Calibri" w:cs="Calibri"/>
          <w:i/>
          <w:iCs/>
          <w:noProof/>
          <w:szCs w:val="24"/>
        </w:rPr>
        <w:t>Cambridge Journal of Economics</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(3), 583–605. https://doi.org/10.1093/cje/bez055</w:t>
      </w:r>
    </w:p>
    <w:p w14:paraId="37418AF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Finkelstein, A., &amp; Chetty, R. (2012). </w:t>
      </w:r>
      <w:r w:rsidRPr="00B908B6">
        <w:rPr>
          <w:rFonts w:ascii="Calibri" w:hAnsi="Calibri" w:cs="Calibri"/>
          <w:i/>
          <w:iCs/>
          <w:noProof/>
          <w:szCs w:val="24"/>
        </w:rPr>
        <w:t>SOCIAL INSURANCE: CONNECTING THEORY TO DATA</w:t>
      </w:r>
      <w:r w:rsidRPr="00B908B6">
        <w:rPr>
          <w:rFonts w:ascii="Calibri" w:hAnsi="Calibri" w:cs="Calibri"/>
          <w:noProof/>
          <w:szCs w:val="24"/>
        </w:rPr>
        <w:t>.</w:t>
      </w:r>
    </w:p>
    <w:p w14:paraId="687CBEC1"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Fredriksson, P., &amp; Söderström, M. (2020). The equilibrium impact of unemployment insurance on unemployment: Evidence from a non-linear policy rule.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187</w:t>
      </w:r>
      <w:r w:rsidRPr="00B908B6">
        <w:rPr>
          <w:rFonts w:ascii="Calibri" w:hAnsi="Calibri" w:cs="Calibri"/>
          <w:noProof/>
          <w:szCs w:val="24"/>
        </w:rPr>
        <w:t>, 104199. https://doi.org/10.1016/j.jpubeco.2020.104199</w:t>
      </w:r>
    </w:p>
    <w:p w14:paraId="14AEE595"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Gutierrez, I. A. (2016). Job insecurity, unemployment insurance and on-the-job search. Evidence from older American workers. </w:t>
      </w:r>
      <w:r w:rsidRPr="00B908B6">
        <w:rPr>
          <w:rFonts w:ascii="Calibri" w:hAnsi="Calibri" w:cs="Calibri"/>
          <w:i/>
          <w:iCs/>
          <w:noProof/>
          <w:szCs w:val="24"/>
        </w:rPr>
        <w:t>Labour Economics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 228–245. https://doi.org/10.1016/j.labeco.2016.05.011</w:t>
      </w:r>
    </w:p>
    <w:p w14:paraId="14AA351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Hagedorn, M., Karahan, F., Manovskii, I., &amp; Mitman, K. (2013). Unemployment Benefits and Unemployment in the Great Recession: The Role of Macro Effects. </w:t>
      </w:r>
      <w:r w:rsidRPr="00B908B6">
        <w:rPr>
          <w:rFonts w:ascii="Calibri" w:hAnsi="Calibri" w:cs="Calibri"/>
          <w:i/>
          <w:iCs/>
          <w:noProof/>
          <w:szCs w:val="24"/>
        </w:rPr>
        <w:t>SSRN Electronic Journal</w:t>
      </w:r>
      <w:r w:rsidRPr="00B908B6">
        <w:rPr>
          <w:rFonts w:ascii="Calibri" w:hAnsi="Calibri" w:cs="Calibri"/>
          <w:noProof/>
          <w:szCs w:val="24"/>
        </w:rPr>
        <w:t>. https://doi.org/10.2139/ssrn.2340678</w:t>
      </w:r>
    </w:p>
    <w:p w14:paraId="60C34A0F"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Hagedorn, M., Manovskii, I., &amp; Mitman, K. (2016). Interpreting Recent Quasi-Experimental Evidence on the Effects of Unemployment Benefit Extensions. </w:t>
      </w:r>
      <w:r w:rsidRPr="00B908B6">
        <w:rPr>
          <w:rFonts w:ascii="Calibri" w:hAnsi="Calibri" w:cs="Calibri"/>
          <w:i/>
          <w:iCs/>
          <w:noProof/>
          <w:szCs w:val="24"/>
        </w:rPr>
        <w:t>NBER Working Paper Series</w:t>
      </w:r>
      <w:r w:rsidRPr="00B908B6">
        <w:rPr>
          <w:rFonts w:ascii="Calibri" w:hAnsi="Calibri" w:cs="Calibri"/>
          <w:noProof/>
          <w:szCs w:val="24"/>
        </w:rPr>
        <w:t xml:space="preserve">, 24. </w:t>
      </w:r>
      <w:r w:rsidRPr="00B908B6">
        <w:rPr>
          <w:rFonts w:ascii="Calibri" w:hAnsi="Calibri" w:cs="Calibri"/>
          <w:noProof/>
          <w:szCs w:val="24"/>
        </w:rPr>
        <w:lastRenderedPageBreak/>
        <w:t>http://www.nber.org/papers/w22280</w:t>
      </w:r>
    </w:p>
    <w:p w14:paraId="3EFCFCB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Hopenhayn, H. A., &amp; Nicolini, J. P. (2009). Optimal unemployment insurance and employment history. </w:t>
      </w:r>
      <w:r w:rsidRPr="00B908B6">
        <w:rPr>
          <w:rFonts w:ascii="Calibri" w:hAnsi="Calibri" w:cs="Calibri"/>
          <w:i/>
          <w:iCs/>
          <w:noProof/>
          <w:szCs w:val="24"/>
        </w:rPr>
        <w:t>Review of Economic Studies</w:t>
      </w:r>
      <w:r w:rsidRPr="00B908B6">
        <w:rPr>
          <w:rFonts w:ascii="Calibri" w:hAnsi="Calibri" w:cs="Calibri"/>
          <w:noProof/>
          <w:szCs w:val="24"/>
        </w:rPr>
        <w:t xml:space="preserve">, </w:t>
      </w:r>
      <w:r w:rsidRPr="00B908B6">
        <w:rPr>
          <w:rFonts w:ascii="Calibri" w:hAnsi="Calibri" w:cs="Calibri"/>
          <w:i/>
          <w:iCs/>
          <w:noProof/>
          <w:szCs w:val="24"/>
        </w:rPr>
        <w:t>76</w:t>
      </w:r>
      <w:r w:rsidRPr="00B908B6">
        <w:rPr>
          <w:rFonts w:ascii="Calibri" w:hAnsi="Calibri" w:cs="Calibri"/>
          <w:noProof/>
          <w:szCs w:val="24"/>
        </w:rPr>
        <w:t>(3), 1049–1070. https://doi.org/10.1111/j.1467-937X.2009.00555.x</w:t>
      </w:r>
    </w:p>
    <w:p w14:paraId="0A77B51A"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Hopenhayn, H. A., &amp; Wang, C. (1996). Unemployment insurance with moral hazard in a dynamic economy A comment. </w:t>
      </w:r>
      <w:r w:rsidRPr="00B908B6">
        <w:rPr>
          <w:rFonts w:ascii="Calibri" w:hAnsi="Calibri" w:cs="Calibri"/>
          <w:i/>
          <w:iCs/>
          <w:noProof/>
          <w:szCs w:val="24"/>
        </w:rPr>
        <w:t>Carnegie-Rochester Conference Series on Public Policy</w:t>
      </w:r>
      <w:r w:rsidRPr="00B908B6">
        <w:rPr>
          <w:rFonts w:ascii="Calibri" w:hAnsi="Calibri" w:cs="Calibri"/>
          <w:noProof/>
          <w:szCs w:val="24"/>
        </w:rPr>
        <w:t xml:space="preserve">, </w:t>
      </w:r>
      <w:r w:rsidRPr="00B908B6">
        <w:rPr>
          <w:rFonts w:ascii="Calibri" w:hAnsi="Calibri" w:cs="Calibri"/>
          <w:i/>
          <w:iCs/>
          <w:noProof/>
          <w:szCs w:val="24"/>
        </w:rPr>
        <w:t>44</w:t>
      </w:r>
      <w:r w:rsidRPr="00B908B6">
        <w:rPr>
          <w:rFonts w:ascii="Calibri" w:hAnsi="Calibri" w:cs="Calibri"/>
          <w:noProof/>
          <w:szCs w:val="24"/>
        </w:rPr>
        <w:t>, 43–46. https://doi.org/10.1016/s0167-2231(96)90003-2</w:t>
      </w:r>
    </w:p>
    <w:p w14:paraId="2D6B57E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Howell, D., &amp; Azizoglu, B. (2011). Unemployment Benefits and Work Incentives: The U.S. Labor Market in the Great Recession. </w:t>
      </w:r>
      <w:r w:rsidRPr="00B908B6">
        <w:rPr>
          <w:rFonts w:ascii="Calibri" w:hAnsi="Calibri" w:cs="Calibri"/>
          <w:i/>
          <w:iCs/>
          <w:noProof/>
          <w:szCs w:val="24"/>
        </w:rPr>
        <w:t>Political Economy Research Institute</w:t>
      </w:r>
      <w:r w:rsidRPr="00B908B6">
        <w:rPr>
          <w:rFonts w:ascii="Calibri" w:hAnsi="Calibri" w:cs="Calibri"/>
          <w:noProof/>
          <w:szCs w:val="24"/>
        </w:rPr>
        <w:t xml:space="preserve">, </w:t>
      </w:r>
      <w:r w:rsidRPr="00B908B6">
        <w:rPr>
          <w:rFonts w:ascii="Calibri" w:hAnsi="Calibri" w:cs="Calibri"/>
          <w:i/>
          <w:iCs/>
          <w:noProof/>
          <w:szCs w:val="24"/>
        </w:rPr>
        <w:t>257</w:t>
      </w:r>
      <w:r w:rsidRPr="00B908B6">
        <w:rPr>
          <w:rFonts w:ascii="Calibri" w:hAnsi="Calibri" w:cs="Calibri"/>
          <w:noProof/>
          <w:szCs w:val="24"/>
        </w:rPr>
        <w:t>, 151–162. https://doi.org/10.4324/9781315143842</w:t>
      </w:r>
    </w:p>
    <w:p w14:paraId="0A17E7E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Hummelgaard, P. (2021). </w:t>
      </w:r>
      <w:r w:rsidRPr="00B908B6">
        <w:rPr>
          <w:rFonts w:ascii="Calibri" w:hAnsi="Calibri" w:cs="Calibri"/>
          <w:i/>
          <w:iCs/>
          <w:noProof/>
          <w:szCs w:val="24"/>
        </w:rPr>
        <w:t>Spørgsmål nr:270</w:t>
      </w:r>
      <w:r w:rsidRPr="00B908B6">
        <w:rPr>
          <w:rFonts w:ascii="Calibri" w:hAnsi="Calibri" w:cs="Calibri"/>
          <w:noProof/>
          <w:szCs w:val="24"/>
        </w:rPr>
        <w:t>. Beskæftigelses Ministeriet. https://www.ft.dk/samling/20201/almdel/beu/spm/270/svar/1776624/2384360/index.htm</w:t>
      </w:r>
    </w:p>
    <w:p w14:paraId="5228381F"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IS-Commission. (2015a). </w:t>
      </w:r>
      <w:r w:rsidRPr="00B908B6">
        <w:rPr>
          <w:rFonts w:ascii="Calibri" w:hAnsi="Calibri" w:cs="Calibri"/>
          <w:i/>
          <w:iCs/>
          <w:noProof/>
          <w:szCs w:val="24"/>
        </w:rPr>
        <w:t>Dagpengemodellen teknisk analyserapport</w:t>
      </w:r>
      <w:r w:rsidRPr="00B908B6">
        <w:rPr>
          <w:rFonts w:ascii="Calibri" w:hAnsi="Calibri" w:cs="Calibri"/>
          <w:noProof/>
          <w:szCs w:val="24"/>
        </w:rPr>
        <w:t>.</w:t>
      </w:r>
    </w:p>
    <w:p w14:paraId="6BFDE7B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IS-Commission. (2015b). </w:t>
      </w:r>
      <w:r w:rsidRPr="00B908B6">
        <w:rPr>
          <w:rFonts w:ascii="Calibri" w:hAnsi="Calibri" w:cs="Calibri"/>
          <w:i/>
          <w:iCs/>
          <w:noProof/>
          <w:szCs w:val="24"/>
        </w:rPr>
        <w:t>Kompensationsgraden i dagpengesystemet</w:t>
      </w:r>
      <w:r w:rsidRPr="00B908B6">
        <w:rPr>
          <w:rFonts w:ascii="Calibri" w:hAnsi="Calibri" w:cs="Calibri"/>
          <w:noProof/>
          <w:szCs w:val="24"/>
        </w:rPr>
        <w:t>. 41.</w:t>
      </w:r>
    </w:p>
    <w:p w14:paraId="06AFF569"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Jensen, M. T., &amp; Nørgaard, A. (2021). Prisen for at løfte dagpengene overdrives. </w:t>
      </w:r>
      <w:r w:rsidRPr="00B908B6">
        <w:rPr>
          <w:rFonts w:ascii="Calibri" w:hAnsi="Calibri" w:cs="Calibri"/>
          <w:i/>
          <w:iCs/>
          <w:noProof/>
          <w:szCs w:val="24"/>
        </w:rPr>
        <w:t>Cevea</w:t>
      </w:r>
      <w:r w:rsidRPr="00B908B6">
        <w:rPr>
          <w:rFonts w:ascii="Calibri" w:hAnsi="Calibri" w:cs="Calibri"/>
          <w:noProof/>
          <w:szCs w:val="24"/>
        </w:rPr>
        <w:t>, 1–10.</w:t>
      </w:r>
    </w:p>
    <w:p w14:paraId="27667604"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Jurajda, Š. (2002). Estimating the effect of unemployment insurance compensation on the labor market histories of displaced workers. </w:t>
      </w:r>
      <w:r w:rsidRPr="00B908B6">
        <w:rPr>
          <w:rFonts w:ascii="Calibri" w:hAnsi="Calibri" w:cs="Calibri"/>
          <w:i/>
          <w:iCs/>
          <w:noProof/>
          <w:szCs w:val="24"/>
        </w:rPr>
        <w:t>Journal of Econometrics</w:t>
      </w:r>
      <w:r w:rsidRPr="00B908B6">
        <w:rPr>
          <w:rFonts w:ascii="Calibri" w:hAnsi="Calibri" w:cs="Calibri"/>
          <w:noProof/>
          <w:szCs w:val="24"/>
        </w:rPr>
        <w:t xml:space="preserve">, </w:t>
      </w:r>
      <w:r w:rsidRPr="00B908B6">
        <w:rPr>
          <w:rFonts w:ascii="Calibri" w:hAnsi="Calibri" w:cs="Calibri"/>
          <w:i/>
          <w:iCs/>
          <w:noProof/>
          <w:szCs w:val="24"/>
        </w:rPr>
        <w:t>108</w:t>
      </w:r>
      <w:r w:rsidRPr="00B908B6">
        <w:rPr>
          <w:rFonts w:ascii="Calibri" w:hAnsi="Calibri" w:cs="Calibri"/>
          <w:noProof/>
          <w:szCs w:val="24"/>
        </w:rPr>
        <w:t>(2), 227–252. https://doi.org/10.1016/S0304-4076(01)00135-X</w:t>
      </w:r>
    </w:p>
    <w:p w14:paraId="20CA4C20"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Kongshøj, P. (2015). </w:t>
      </w:r>
      <w:r w:rsidRPr="00B908B6">
        <w:rPr>
          <w:rFonts w:ascii="Calibri" w:hAnsi="Calibri" w:cs="Calibri"/>
          <w:i/>
          <w:iCs/>
          <w:noProof/>
          <w:szCs w:val="24"/>
        </w:rPr>
        <w:t>Dansk fl exicurity under pres – både indefra og udefra</w:t>
      </w:r>
      <w:r w:rsidRPr="00B908B6">
        <w:rPr>
          <w:rFonts w:ascii="Calibri" w:hAnsi="Calibri" w:cs="Calibri"/>
          <w:noProof/>
          <w:szCs w:val="24"/>
        </w:rPr>
        <w:t xml:space="preserve">. </w:t>
      </w:r>
      <w:r w:rsidRPr="00B908B6">
        <w:rPr>
          <w:rFonts w:ascii="Calibri" w:hAnsi="Calibri" w:cs="Calibri"/>
          <w:i/>
          <w:iCs/>
          <w:noProof/>
          <w:szCs w:val="24"/>
        </w:rPr>
        <w:t>1</w:t>
      </w:r>
      <w:r w:rsidRPr="00B908B6">
        <w:rPr>
          <w:rFonts w:ascii="Calibri" w:hAnsi="Calibri" w:cs="Calibri"/>
          <w:noProof/>
          <w:szCs w:val="24"/>
        </w:rPr>
        <w:t>, 5–10.</w:t>
      </w:r>
    </w:p>
    <w:p w14:paraId="0BD724D8"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Lalive, B. R., Landais, C., &amp; Zweimüller, J. (2015). </w:t>
      </w:r>
      <w:r w:rsidRPr="00B908B6">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908B6">
        <w:rPr>
          <w:rFonts w:ascii="Calibri" w:hAnsi="Calibri" w:cs="Calibri"/>
          <w:noProof/>
          <w:szCs w:val="24"/>
        </w:rPr>
        <w:t xml:space="preserve">. </w:t>
      </w:r>
      <w:r w:rsidRPr="00B908B6">
        <w:rPr>
          <w:rFonts w:ascii="Calibri" w:hAnsi="Calibri" w:cs="Calibri"/>
          <w:i/>
          <w:iCs/>
          <w:noProof/>
          <w:szCs w:val="24"/>
        </w:rPr>
        <w:t>105</w:t>
      </w:r>
      <w:r w:rsidRPr="00B908B6">
        <w:rPr>
          <w:rFonts w:ascii="Calibri" w:hAnsi="Calibri" w:cs="Calibri"/>
          <w:noProof/>
          <w:szCs w:val="24"/>
        </w:rPr>
        <w:t>(12), 3564–3596.</w:t>
      </w:r>
    </w:p>
    <w:p w14:paraId="57AD354E"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Marinescu, I. (2017). The general equilibrium impacts of unemployment insurance: Evidence from a large online job board. </w:t>
      </w:r>
      <w:r w:rsidRPr="00B908B6">
        <w:rPr>
          <w:rFonts w:ascii="Calibri" w:hAnsi="Calibri" w:cs="Calibri"/>
          <w:i/>
          <w:iCs/>
          <w:noProof/>
          <w:szCs w:val="24"/>
        </w:rPr>
        <w:t>Journal of Public Economics</w:t>
      </w:r>
      <w:r w:rsidRPr="00B908B6">
        <w:rPr>
          <w:rFonts w:ascii="Calibri" w:hAnsi="Calibri" w:cs="Calibri"/>
          <w:noProof/>
          <w:szCs w:val="24"/>
        </w:rPr>
        <w:t xml:space="preserve">, </w:t>
      </w:r>
      <w:r w:rsidRPr="00B908B6">
        <w:rPr>
          <w:rFonts w:ascii="Calibri" w:hAnsi="Calibri" w:cs="Calibri"/>
          <w:i/>
          <w:iCs/>
          <w:noProof/>
          <w:szCs w:val="24"/>
        </w:rPr>
        <w:t>150</w:t>
      </w:r>
      <w:r w:rsidRPr="00B908B6">
        <w:rPr>
          <w:rFonts w:ascii="Calibri" w:hAnsi="Calibri" w:cs="Calibri"/>
          <w:noProof/>
          <w:szCs w:val="24"/>
        </w:rPr>
        <w:t>, 14–29. https://doi.org/10.1016/j.jpubeco.2017.02.012</w:t>
      </w:r>
    </w:p>
    <w:p w14:paraId="2AE2CC13"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Mcdonald, I. M., &amp; Solow, R. M. (1981). </w:t>
      </w:r>
      <w:r w:rsidRPr="00B908B6">
        <w:rPr>
          <w:rFonts w:ascii="Calibri" w:hAnsi="Calibri" w:cs="Calibri"/>
          <w:i/>
          <w:iCs/>
          <w:noProof/>
          <w:szCs w:val="24"/>
        </w:rPr>
        <w:t>Wage Bargaining and Employment</w:t>
      </w:r>
      <w:r w:rsidRPr="00B908B6">
        <w:rPr>
          <w:rFonts w:ascii="Calibri" w:hAnsi="Calibri" w:cs="Calibri"/>
          <w:noProof/>
          <w:szCs w:val="24"/>
        </w:rPr>
        <w:t xml:space="preserve">. </w:t>
      </w:r>
      <w:r w:rsidRPr="00B908B6">
        <w:rPr>
          <w:rFonts w:ascii="Calibri" w:hAnsi="Calibri" w:cs="Calibri"/>
          <w:i/>
          <w:iCs/>
          <w:noProof/>
          <w:szCs w:val="24"/>
        </w:rPr>
        <w:t>71</w:t>
      </w:r>
      <w:r w:rsidRPr="00B908B6">
        <w:rPr>
          <w:rFonts w:ascii="Calibri" w:hAnsi="Calibri" w:cs="Calibri"/>
          <w:noProof/>
          <w:szCs w:val="24"/>
        </w:rPr>
        <w:t>(5), 896–908.</w:t>
      </w:r>
    </w:p>
    <w:p w14:paraId="59BBCD77"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Millemaci, E., &amp; Ofria, F. (2014). Kaldor-Verdoorn’s law and increasing returns to scale: A comparison across developed countries. </w:t>
      </w:r>
      <w:r w:rsidRPr="00B908B6">
        <w:rPr>
          <w:rFonts w:ascii="Calibri" w:hAnsi="Calibri" w:cs="Calibri"/>
          <w:i/>
          <w:iCs/>
          <w:noProof/>
          <w:szCs w:val="24"/>
        </w:rPr>
        <w:t>Journal of Economic Studies</w:t>
      </w:r>
      <w:r w:rsidRPr="00B908B6">
        <w:rPr>
          <w:rFonts w:ascii="Calibri" w:hAnsi="Calibri" w:cs="Calibri"/>
          <w:noProof/>
          <w:szCs w:val="24"/>
        </w:rPr>
        <w:t xml:space="preserve">, </w:t>
      </w:r>
      <w:r w:rsidRPr="00B908B6">
        <w:rPr>
          <w:rFonts w:ascii="Calibri" w:hAnsi="Calibri" w:cs="Calibri"/>
          <w:i/>
          <w:iCs/>
          <w:noProof/>
          <w:szCs w:val="24"/>
        </w:rPr>
        <w:t>41</w:t>
      </w:r>
      <w:r w:rsidRPr="00B908B6">
        <w:rPr>
          <w:rFonts w:ascii="Calibri" w:hAnsi="Calibri" w:cs="Calibri"/>
          <w:noProof/>
          <w:szCs w:val="24"/>
        </w:rPr>
        <w:t>(1), 140–162. https://doi.org/10.1108/JES-02-2012-0026</w:t>
      </w:r>
    </w:p>
    <w:p w14:paraId="14C642E6"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Nørgaard, T. (1995). </w:t>
      </w:r>
      <w:r w:rsidRPr="00B908B6">
        <w:rPr>
          <w:rFonts w:ascii="Calibri" w:hAnsi="Calibri" w:cs="Calibri"/>
          <w:i/>
          <w:iCs/>
          <w:noProof/>
          <w:szCs w:val="24"/>
        </w:rPr>
        <w:t>Bekendtgørelse om fastsættelse og regulering af omregningssats</w:t>
      </w:r>
      <w:r w:rsidRPr="00B908B6">
        <w:rPr>
          <w:rFonts w:ascii="Calibri" w:hAnsi="Calibri" w:cs="Calibri"/>
          <w:noProof/>
          <w:szCs w:val="24"/>
        </w:rPr>
        <w:t>. https://www.retsinformation.dk/eli/lta/1995/1154</w:t>
      </w:r>
    </w:p>
    <w:p w14:paraId="15011DEA"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Risgaard, L. (2021). </w:t>
      </w:r>
      <w:r w:rsidRPr="00B908B6">
        <w:rPr>
          <w:rFonts w:ascii="Calibri" w:hAnsi="Calibri" w:cs="Calibri"/>
          <w:i/>
          <w:iCs/>
          <w:noProof/>
          <w:szCs w:val="24"/>
        </w:rPr>
        <w:t>Mere tryghed til lønmodtagerne</w:t>
      </w:r>
      <w:r w:rsidRPr="00B908B6">
        <w:rPr>
          <w:rFonts w:ascii="Calibri" w:hAnsi="Calibri" w:cs="Calibri"/>
          <w:noProof/>
          <w:szCs w:val="24"/>
        </w:rPr>
        <w:t>.</w:t>
      </w:r>
    </w:p>
    <w:p w14:paraId="66E561DD"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Setterfield, M. (2003). Supply and Demand in the Theory of Long-run Growth: Introduction to a symposium on demand-led growth. </w:t>
      </w:r>
      <w:r w:rsidRPr="00B908B6">
        <w:rPr>
          <w:rFonts w:ascii="Calibri" w:hAnsi="Calibri" w:cs="Calibri"/>
          <w:i/>
          <w:iCs/>
          <w:noProof/>
          <w:szCs w:val="24"/>
        </w:rPr>
        <w:t>Review of Political Economy</w:t>
      </w:r>
      <w:r w:rsidRPr="00B908B6">
        <w:rPr>
          <w:rFonts w:ascii="Calibri" w:hAnsi="Calibri" w:cs="Calibri"/>
          <w:noProof/>
          <w:szCs w:val="24"/>
        </w:rPr>
        <w:t xml:space="preserve">, </w:t>
      </w:r>
      <w:r w:rsidRPr="00B908B6">
        <w:rPr>
          <w:rFonts w:ascii="Calibri" w:hAnsi="Calibri" w:cs="Calibri"/>
          <w:i/>
          <w:iCs/>
          <w:noProof/>
          <w:szCs w:val="24"/>
        </w:rPr>
        <w:t>15</w:t>
      </w:r>
      <w:r w:rsidRPr="00B908B6">
        <w:rPr>
          <w:rFonts w:ascii="Calibri" w:hAnsi="Calibri" w:cs="Calibri"/>
          <w:noProof/>
          <w:szCs w:val="24"/>
        </w:rPr>
        <w:t>(1), 23–32. https://doi.org/10.1080/09538250308440</w:t>
      </w:r>
    </w:p>
    <w:p w14:paraId="08E83C8C"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Shapiro, B. C., &amp; Stiglitz, J. E. (1984). American Economic Association Equilibrium Unemployment as a Worker Discipline Device. </w:t>
      </w:r>
      <w:r w:rsidRPr="00B908B6">
        <w:rPr>
          <w:rFonts w:ascii="Calibri" w:hAnsi="Calibri" w:cs="Calibri"/>
          <w:i/>
          <w:iCs/>
          <w:noProof/>
          <w:szCs w:val="24"/>
        </w:rPr>
        <w:t>The American Economic Review</w:t>
      </w:r>
      <w:r w:rsidRPr="00B908B6">
        <w:rPr>
          <w:rFonts w:ascii="Calibri" w:hAnsi="Calibri" w:cs="Calibri"/>
          <w:noProof/>
          <w:szCs w:val="24"/>
        </w:rPr>
        <w:t xml:space="preserve">, </w:t>
      </w:r>
      <w:r w:rsidRPr="00B908B6">
        <w:rPr>
          <w:rFonts w:ascii="Calibri" w:hAnsi="Calibri" w:cs="Calibri"/>
          <w:i/>
          <w:iCs/>
          <w:noProof/>
          <w:szCs w:val="24"/>
        </w:rPr>
        <w:t>74</w:t>
      </w:r>
      <w:r w:rsidRPr="00B908B6">
        <w:rPr>
          <w:rFonts w:ascii="Calibri" w:hAnsi="Calibri" w:cs="Calibri"/>
          <w:noProof/>
          <w:szCs w:val="24"/>
        </w:rPr>
        <w:t>(3), 433–444.</w:t>
      </w:r>
    </w:p>
    <w:p w14:paraId="5067717E"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szCs w:val="24"/>
        </w:rPr>
      </w:pPr>
      <w:r w:rsidRPr="00B908B6">
        <w:rPr>
          <w:rFonts w:ascii="Calibri" w:hAnsi="Calibri" w:cs="Calibri"/>
          <w:noProof/>
          <w:szCs w:val="24"/>
        </w:rPr>
        <w:t xml:space="preserve">Stockhammer, E., &amp; Lavoie, M. (2013). Wage-led Growth. In </w:t>
      </w:r>
      <w:r w:rsidRPr="00B908B6">
        <w:rPr>
          <w:rFonts w:ascii="Calibri" w:hAnsi="Calibri" w:cs="Calibri"/>
          <w:i/>
          <w:iCs/>
          <w:noProof/>
          <w:szCs w:val="24"/>
        </w:rPr>
        <w:t>Wage-led Growth</w:t>
      </w:r>
      <w:r w:rsidRPr="00B908B6">
        <w:rPr>
          <w:rFonts w:ascii="Calibri" w:hAnsi="Calibri" w:cs="Calibri"/>
          <w:noProof/>
          <w:szCs w:val="24"/>
        </w:rPr>
        <w:t xml:space="preserve"> (Issue February). https://doi.org/10.1057/9781137357939</w:t>
      </w:r>
    </w:p>
    <w:p w14:paraId="2B79D62D" w14:textId="77777777" w:rsidR="00B908B6" w:rsidRPr="00B908B6" w:rsidRDefault="00B908B6" w:rsidP="00B908B6">
      <w:pPr>
        <w:widowControl w:val="0"/>
        <w:autoSpaceDE w:val="0"/>
        <w:autoSpaceDN w:val="0"/>
        <w:adjustRightInd w:val="0"/>
        <w:spacing w:line="240" w:lineRule="auto"/>
        <w:ind w:left="480" w:hanging="480"/>
        <w:rPr>
          <w:rFonts w:ascii="Calibri" w:hAnsi="Calibri" w:cs="Calibri"/>
          <w:noProof/>
        </w:rPr>
      </w:pPr>
      <w:r w:rsidRPr="00B908B6">
        <w:rPr>
          <w:rFonts w:ascii="Calibri" w:hAnsi="Calibri" w:cs="Calibri"/>
          <w:noProof/>
          <w:szCs w:val="24"/>
        </w:rPr>
        <w:lastRenderedPageBreak/>
        <w:t xml:space="preserve">Topel, B. R. H. (1983). </w:t>
      </w:r>
      <w:r w:rsidRPr="00B908B6">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908B6">
        <w:rPr>
          <w:rFonts w:ascii="Calibri" w:hAnsi="Calibri" w:cs="Calibri"/>
          <w:noProof/>
          <w:szCs w:val="24"/>
        </w:rPr>
        <w:t xml:space="preserve">. </w:t>
      </w:r>
      <w:r w:rsidRPr="00B908B6">
        <w:rPr>
          <w:rFonts w:ascii="Calibri" w:hAnsi="Calibri" w:cs="Calibri"/>
          <w:i/>
          <w:iCs/>
          <w:noProof/>
          <w:szCs w:val="24"/>
        </w:rPr>
        <w:t>73</w:t>
      </w:r>
      <w:r w:rsidRPr="00B908B6">
        <w:rPr>
          <w:rFonts w:ascii="Calibri" w:hAnsi="Calibri" w:cs="Calibri"/>
          <w:noProof/>
          <w:szCs w:val="24"/>
        </w:rPr>
        <w:t>(4), 541–559.</w:t>
      </w:r>
    </w:p>
    <w:p w14:paraId="20E5C81B" w14:textId="439C3AD6" w:rsidR="00CD17D9" w:rsidRDefault="00333B3D" w:rsidP="00CD17D9">
      <w:r>
        <w:fldChar w:fldCharType="end"/>
      </w:r>
    </w:p>
    <w:p w14:paraId="5B8A0E95" w14:textId="77777777" w:rsidR="00B61329" w:rsidRPr="00CD17D9" w:rsidRDefault="00B61329" w:rsidP="00CD17D9"/>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110EF6AE" w:rsidR="00313FC0" w:rsidRDefault="00313FC0" w:rsidP="00313FC0">
      <w:pPr>
        <w:pStyle w:val="Billedtekst"/>
        <w:keepNext/>
      </w:pPr>
      <w:bookmarkStart w:id="99" w:name="_Ref120688480"/>
      <w:r>
        <w:t>Figure A1</w:t>
      </w:r>
      <w:r>
        <w:noBreakHyphen/>
      </w:r>
      <w:fldSimple w:instr=" SEQ Figure \* ARABIC ">
        <w:r w:rsidR="00775321">
          <w:rPr>
            <w:noProof/>
          </w:rPr>
          <w:t>20</w:t>
        </w:r>
      </w:fldSimple>
      <w:r w:rsidR="004A128F">
        <w:t xml:space="preserve">: </w:t>
      </w:r>
      <w:r w:rsidR="00E32A6D">
        <w:t>A simple d</w:t>
      </w:r>
      <w:r w:rsidR="004A128F">
        <w:t>irected acyclic graph of the SFC-model used in this paper.</w:t>
      </w:r>
      <w:bookmarkEnd w:id="99"/>
      <w:r w:rsidR="004A128F">
        <w:t xml:space="preserve"> </w:t>
      </w:r>
    </w:p>
    <w:p w14:paraId="05B9C1A6" w14:textId="1915263A" w:rsidR="00E32A6D" w:rsidRPr="00E32A6D" w:rsidRDefault="00E32A6D" w:rsidP="00E32A6D">
      <w:r w:rsidRPr="00E32A6D">
        <w:rPr>
          <w:noProof/>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079875"/>
                    </a:xfrm>
                    <a:prstGeom prst="rect">
                      <a:avLst/>
                    </a:prstGeom>
                  </pic:spPr>
                </pic:pic>
              </a:graphicData>
            </a:graphic>
          </wp:inline>
        </w:drawing>
      </w:r>
    </w:p>
    <w:p w14:paraId="2724B59A" w14:textId="40266A25"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bookmarkStart w:id="100" w:name="_Ref120689876"/>
      <w:r>
        <w:t xml:space="preserve">Appendix 2: </w:t>
      </w:r>
      <w:r w:rsidR="0006174A">
        <w:t>Sensitivity analysis</w:t>
      </w:r>
      <w:bookmarkEnd w:id="100"/>
      <w:r w:rsidR="0006174A">
        <w:t xml:space="preserve">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1F9BFD6D"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w:t>
      </w:r>
      <w:r w:rsidR="00D969ED">
        <w:t>due</w:t>
      </w:r>
      <w:r w:rsidR="00181228">
        <w:t xml:space="preserve">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71058" cy="3417624"/>
                    </a:xfrm>
                    <a:prstGeom prst="rect">
                      <a:avLst/>
                    </a:prstGeom>
                  </pic:spPr>
                </pic:pic>
              </a:graphicData>
            </a:graphic>
          </wp:inline>
        </w:drawing>
      </w:r>
    </w:p>
    <w:p w14:paraId="2119EAC7" w14:textId="05B28C5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that the increase in consumption is actually larger than the decrease of investments and net-exports, but as the real government spending is falling (</w:t>
      </w:r>
      <w:r w:rsidR="00D969ED">
        <w:t>due</w:t>
      </w:r>
      <w:r w:rsidRPr="00394F97">
        <w:t xml:space="preserve">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2FE87C50" w14:textId="3C21074E" w:rsidR="00583A8B" w:rsidRDefault="00583A8B" w:rsidP="00583A8B">
      <w:pPr>
        <w:spacing w:line="276" w:lineRule="auto"/>
      </w:pPr>
      <w: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lastRenderedPageBreak/>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432F71"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37BF134"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rPr>
                  <m:t>∆</m:t>
                </m:r>
                <m:func>
                  <m:funcPr>
                    <m:ctrlPr>
                      <w:rPr>
                        <w:rFonts w:ascii="Cambria Math" w:eastAsia="Cambria Math" w:hAnsi="Cambria Math" w:cs="Cambria Math"/>
                        <w:sz w:val="20"/>
                        <w:szCs w:val="20"/>
                      </w:rPr>
                    </m:ctrlPr>
                  </m:funcPr>
                  <m:fName>
                    <m:r>
                      <m:rPr>
                        <m:sty m:val="p"/>
                      </m:rPr>
                      <w:rPr>
                        <w:rFonts w:ascii="Cambria Math" w:eastAsia="Cambria Math" w:hAnsi="Cambria Math" w:cs="Cambria Math"/>
                        <w:sz w:val="20"/>
                        <w:szCs w:val="20"/>
                      </w:rPr>
                      <m:t>ln</m:t>
                    </m:r>
                  </m:fName>
                  <m:e>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e>
                </m:func>
                <m:r>
                  <w:rPr>
                    <w:rFonts w:ascii="Cambria Math" w:eastAsia="Cambria Math" w:hAnsi="Cambria Math" w:cs="Cambria Math"/>
                    <w:sz w:val="20"/>
                    <w:szCs w:val="20"/>
                  </w:rPr>
                  <m:t>=-31.66+1.74*∆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r>
                  <m:rPr>
                    <m:sty m:val="p"/>
                  </m:rPr>
                  <w:rPr>
                    <w:rFonts w:ascii="Cambria Math" w:eastAsia="Cambria Math" w:hAnsi="Cambria Math" w:cs="Cambria Math"/>
                    <w:sz w:val="20"/>
                    <w:szCs w:val="20"/>
                  </w:rPr>
                  <m:t>Δ</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-0.83*</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)+2.76*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1C50FB" w14:paraId="6D9436CA" w14:textId="77777777" w:rsidTr="00AC2EDF">
        <w:tc>
          <w:tcPr>
            <w:tcW w:w="7338" w:type="dxa"/>
          </w:tcPr>
          <w:p w14:paraId="5E532B44" w14:textId="789806A0" w:rsidR="001C50FB" w:rsidRPr="001C50FB" w:rsidRDefault="001C50FB" w:rsidP="001C50FB">
            <w:pPr>
              <w:spacing w:line="360" w:lineRule="auto"/>
              <w:rPr>
                <w:rFonts w:cstheme="minorHAnsi"/>
                <w:sz w:val="20"/>
                <w:szCs w:val="20"/>
              </w:rPr>
            </w:pPr>
          </w:p>
        </w:tc>
        <w:tc>
          <w:tcPr>
            <w:tcW w:w="1166" w:type="dxa"/>
          </w:tcPr>
          <w:p w14:paraId="37AFC7E4" w14:textId="77777777" w:rsidR="001C50FB" w:rsidRDefault="001C50FB" w:rsidP="00AC2EDF">
            <w:pPr>
              <w:jc w:val="center"/>
              <w:rPr>
                <w:sz w:val="20"/>
                <w:szCs w:val="20"/>
              </w:rPr>
            </w:pP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88A4C23"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+0.15*ln</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2704365F" w:rsidR="00583A8B" w:rsidRPr="00583A8B" w:rsidRDefault="004E1218" w:rsidP="00AC2EDF">
            <w:pPr>
              <w:jc w:val="center"/>
              <w:rPr>
                <w:rFonts w:ascii="Cambria Math" w:eastAsia="Cambria Math" w:hAnsi="Cambria Math" w:cs="Cambria Math"/>
                <w:sz w:val="20"/>
                <w:szCs w:val="20"/>
              </w:rPr>
            </w:pPr>
            <m:oMathPara>
              <m:oMath>
                <m:r>
                  <w:rPr>
                    <w:rFonts w:ascii="Cambria Math" w:eastAsia="Calibri" w:hAnsi="Cambria Math" w:cs="Arial"/>
                    <w:sz w:val="20"/>
                    <w:szCs w:val="20"/>
                  </w:rPr>
                  <w:lastRenderedPageBreak/>
                  <m:t>NBE</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NBENRes</m:t>
                </m:r>
                <m:sSubSup>
                  <m:sSubSupPr>
                    <m:ctrlPr>
                      <w:rPr>
                        <w:rFonts w:ascii="Cambria Math" w:eastAsia="Calibri" w:hAnsi="Cambria Math" w:cs="Arial"/>
                        <w:i/>
                        <w:sz w:val="20"/>
                        <w:szCs w:val="20"/>
                      </w:rPr>
                    </m:ctrlPr>
                  </m:sSubSupPr>
                  <m:e>
                    <m:r>
                      <w:rPr>
                        <w:rFonts w:ascii="Cambria Math" w:eastAsia="Calibri" w:hAnsi="Cambria Math" w:cs="Arial"/>
                        <w:sz w:val="20"/>
                        <w:szCs w:val="20"/>
                      </w:rPr>
                      <m:t>t</m:t>
                    </m:r>
                  </m:e>
                  <m:sub>
                    <m:r>
                      <w:rPr>
                        <w:rFonts w:ascii="Cambria Math" w:eastAsia="Calibri" w:hAnsi="Cambria Math" w:cs="Arial"/>
                        <w:sz w:val="20"/>
                        <w:szCs w:val="20"/>
                      </w:rPr>
                      <m:t>t</m:t>
                    </m:r>
                  </m:sub>
                  <m:sup>
                    <m:r>
                      <w:rPr>
                        <w:rFonts w:ascii="Cambria Math" w:eastAsia="Calibri" w:hAnsi="Cambria Math" w:cs="Arial"/>
                        <w:sz w:val="20"/>
                        <w:szCs w:val="20"/>
                      </w:rPr>
                      <m:t>H</m:t>
                    </m:r>
                  </m:sup>
                </m:sSubSup>
                <m:r>
                  <w:rPr>
                    <w:rFonts w:ascii="Cambria Math" w:eastAsia="Calibri" w:hAnsi="Cambria Math" w:cs="Arial"/>
                    <w:sz w:val="20"/>
                    <w:szCs w:val="20"/>
                  </w:rPr>
                  <m:t xml:space="preserve"> + NBENU</m:t>
                </m:r>
                <m:sSubSup>
                  <m:sSubSupPr>
                    <m:ctrlPr>
                      <w:rPr>
                        <w:rFonts w:ascii="Cambria Math" w:eastAsia="Calibri" w:hAnsi="Cambria Math" w:cs="Arial"/>
                        <w:i/>
                        <w:sz w:val="20"/>
                        <w:szCs w:val="20"/>
                      </w:rPr>
                    </m:ctrlPr>
                  </m:sSubSupPr>
                  <m:e>
                    <m:r>
                      <w:rPr>
                        <w:rFonts w:ascii="Cambria Math" w:eastAsia="Calibri" w:hAnsi="Cambria Math" w:cs="Arial"/>
                        <w:sz w:val="20"/>
                        <w:szCs w:val="20"/>
                      </w:rPr>
                      <m:t>n</m:t>
                    </m:r>
                  </m:e>
                  <m:sub>
                    <m:r>
                      <w:rPr>
                        <w:rFonts w:ascii="Cambria Math" w:eastAsia="Calibri" w:hAnsi="Cambria Math" w:cs="Arial"/>
                        <w:sz w:val="20"/>
                        <w:szCs w:val="20"/>
                      </w:rPr>
                      <m:t>t</m:t>
                    </m:r>
                  </m:sub>
                  <m:sup>
                    <m:r>
                      <w:rPr>
                        <w:rFonts w:ascii="Cambria Math" w:eastAsia="Calibri" w:hAnsi="Cambria Math" w:cs="Arial"/>
                        <w:sz w:val="20"/>
                        <w:szCs w:val="20"/>
                      </w:rPr>
                      <m:t>H</m:t>
                    </m:r>
                  </m:sup>
                </m:sSubSup>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4A34E992"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-0.63*∆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0.25*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t-2</m:t>
                        </m:r>
                      </m:sub>
                    </m:sSub>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5237B5B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=-3.76-0.13*∆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+0.28*∆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+0.38*∆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+1.22*∆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r>
              <w:rPr>
                <w:rFonts w:ascii="Calibri" w:eastAsia="Calibri" w:hAnsi="Calibri" w:cs="Calibri"/>
                <w:b/>
              </w:rPr>
              <w:t>Labour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r w:rsidR="00432F71" w14:paraId="23E349EB" w14:textId="77777777" w:rsidTr="00AC2EDF">
        <w:tc>
          <w:tcPr>
            <w:tcW w:w="7338" w:type="dxa"/>
          </w:tcPr>
          <w:p w14:paraId="1706120F" w14:textId="0C8AD250" w:rsidR="00432F71" w:rsidRPr="00AE71E7" w:rsidRDefault="00B33DEC" w:rsidP="00AC2EDF">
            <w:pPr>
              <w:jc w:val="center"/>
              <w:rPr>
                <w:rFonts w:ascii="Calibri" w:eastAsia="Calibri" w:hAnsi="Calibri" w:cs="Arial"/>
                <w:sz w:val="20"/>
                <w:szCs w:val="20"/>
              </w:rPr>
            </w:pPr>
            <w:bookmarkStart w:id="101" w:name="_Hlk120432915"/>
            <m:oMathPara>
              <m:oMath>
                <m:r>
                  <w:rPr>
                    <w:rFonts w:ascii="Cambria Math" w:hAnsi="Cambria Math" w:cstheme="minorHAnsi"/>
                    <w:sz w:val="20"/>
                    <w:szCs w:val="20"/>
                  </w:rPr>
                  <m:t>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w:bookmarkEnd w:id="101"/>
                <m:r>
                  <w:rPr>
                    <w:rFonts w:ascii="Cambria Math" w:hAnsi="Cambria Math" w:cstheme="minorHAnsi"/>
                    <w:sz w:val="20"/>
                    <w:szCs w:val="20"/>
                  </w:rPr>
                  <m:t>= 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t-4</m:t>
                    </m:r>
                  </m:sub>
                </m:sSub>
                <m:r>
                  <w:rPr>
                    <w:rFonts w:ascii="Cambria Math" w:hAnsi="Cambria Math" w:cstheme="minorHAnsi"/>
                    <w:sz w:val="20"/>
                    <w:szCs w:val="20"/>
                  </w:rPr>
                  <m:t>(1 +SReg</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+RAdj</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eastAsiaTheme="minorEastAsia" w:hAnsi="Cambria Math" w:cstheme="minorHAnsi"/>
                    <w:sz w:val="20"/>
                    <w:szCs w:val="20"/>
                  </w:rPr>
                  <m:t>)</m:t>
                </m:r>
              </m:oMath>
            </m:oMathPara>
          </w:p>
        </w:tc>
        <w:tc>
          <w:tcPr>
            <w:tcW w:w="1166" w:type="dxa"/>
          </w:tcPr>
          <w:p w14:paraId="5EEF7834" w14:textId="1EE2B75D" w:rsidR="00432F71" w:rsidRDefault="00B33DEC" w:rsidP="00AC2EDF">
            <w:pPr>
              <w:jc w:val="right"/>
              <w:rPr>
                <w:sz w:val="20"/>
                <w:szCs w:val="20"/>
              </w:rPr>
            </w:pPr>
            <w:r>
              <w:rPr>
                <w:sz w:val="20"/>
                <w:szCs w:val="20"/>
              </w:rPr>
              <w:t>(A. 142)</w:t>
            </w:r>
          </w:p>
        </w:tc>
      </w:tr>
      <w:tr w:rsidR="00B33DEC" w14:paraId="1939DD37" w14:textId="77777777" w:rsidTr="00AC2EDF">
        <w:tc>
          <w:tcPr>
            <w:tcW w:w="7338" w:type="dxa"/>
          </w:tcPr>
          <w:p w14:paraId="293AF746" w14:textId="5E669E2C" w:rsidR="00B33DEC" w:rsidRPr="001C50FB" w:rsidRDefault="00B33DEC" w:rsidP="001C50FB">
            <w:pPr>
              <w:spacing w:line="360" w:lineRule="auto"/>
              <w:rPr>
                <w:rFonts w:eastAsiaTheme="minorEastAsia" w:cstheme="minorHAnsi"/>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r>
                  <w:rPr>
                    <w:rFonts w:ascii="Cambria Math" w:hAnsi="Cambria Math" w:cstheme="minorHAnsi"/>
                    <w:sz w:val="20"/>
                    <w:szCs w:val="20"/>
                  </w:rPr>
                  <m:t>=</m:t>
                </m:r>
                <m:f>
                  <m:fPr>
                    <m:ctrlPr>
                      <w:rPr>
                        <w:rFonts w:ascii="Cambria Math" w:hAnsi="Cambria Math" w:cstheme="minorHAnsi"/>
                        <w:i/>
                        <w:sz w:val="20"/>
                        <w:szCs w:val="20"/>
                      </w:rPr>
                    </m:ctrlPr>
                  </m:fPr>
                  <m:num>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num>
                  <m:den>
                    <m:r>
                      <w:rPr>
                        <w:rFonts w:ascii="Cambria Math" w:hAnsi="Cambria Math" w:cstheme="minorHAnsi"/>
                        <w:sz w:val="20"/>
                        <w:szCs w:val="20"/>
                      </w:rPr>
                      <m:t>Wag</m:t>
                    </m:r>
                    <m:sSub>
                      <m:sSubPr>
                        <m:ctrlPr>
                          <w:rPr>
                            <w:rFonts w:ascii="Cambria Math" w:hAnsi="Cambria Math" w:cstheme="minorHAnsi"/>
                            <w:i/>
                            <w:sz w:val="20"/>
                            <w:szCs w:val="20"/>
                          </w:rPr>
                        </m:ctrlPr>
                      </m:sSubPr>
                      <m:e>
                        <m:r>
                          <w:rPr>
                            <w:rFonts w:ascii="Cambria Math" w:hAnsi="Cambria Math" w:cstheme="minorHAnsi"/>
                            <w:sz w:val="20"/>
                            <w:szCs w:val="20"/>
                          </w:rPr>
                          <m:t>e</m:t>
                        </m:r>
                      </m:e>
                      <m:sub>
                        <m:r>
                          <w:rPr>
                            <w:rFonts w:ascii="Cambria Math" w:hAnsi="Cambria Math" w:cstheme="minorHAnsi"/>
                            <w:sz w:val="20"/>
                            <w:szCs w:val="20"/>
                          </w:rPr>
                          <m:t>t</m:t>
                        </m:r>
                      </m:sub>
                    </m:sSub>
                  </m:den>
                </m:f>
              </m:oMath>
            </m:oMathPara>
          </w:p>
        </w:tc>
        <w:tc>
          <w:tcPr>
            <w:tcW w:w="1166" w:type="dxa"/>
          </w:tcPr>
          <w:p w14:paraId="562D0C33" w14:textId="1EB233CC" w:rsidR="00B33DEC" w:rsidRDefault="00B33DEC" w:rsidP="00AC2EDF">
            <w:pPr>
              <w:jc w:val="right"/>
              <w:rPr>
                <w:sz w:val="20"/>
                <w:szCs w:val="20"/>
              </w:rPr>
            </w:pPr>
            <w:r>
              <w:rPr>
                <w:sz w:val="20"/>
                <w:szCs w:val="20"/>
              </w:rPr>
              <w:t>(A. 143)</w:t>
            </w:r>
          </w:p>
        </w:tc>
      </w:tr>
      <w:tr w:rsidR="00B33DEC" w14:paraId="11FA665C" w14:textId="77777777" w:rsidTr="00AC2EDF">
        <w:tc>
          <w:tcPr>
            <w:tcW w:w="7338" w:type="dxa"/>
          </w:tcPr>
          <w:p w14:paraId="1B33607E" w14:textId="67A6B1BA" w:rsidR="00B33DEC" w:rsidRPr="004E1218" w:rsidRDefault="00B33DEC" w:rsidP="00B33DEC">
            <w:pPr>
              <w:spacing w:line="360" w:lineRule="auto"/>
              <w:rPr>
                <w:rFonts w:cstheme="minorHAnsi"/>
                <w:sz w:val="20"/>
                <w:szCs w:val="20"/>
              </w:rPr>
            </w:pPr>
            <w:bookmarkStart w:id="102" w:name="_Hlk120431989"/>
            <m:oMathPara>
              <m:oMath>
                <m:r>
                  <w:rPr>
                    <w:rFonts w:ascii="Cambria Math" w:hAnsi="Cambria Math" w:cstheme="minorHAnsi"/>
                    <w:sz w:val="20"/>
                    <w:szCs w:val="20"/>
                  </w:rPr>
                  <m:t>DpPerso</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w:bookmarkEnd w:id="102"/>
                <m:r>
                  <w:rPr>
                    <w:rFonts w:ascii="Cambria Math" w:hAnsi="Cambria Math" w:cstheme="minorHAnsi"/>
                    <w:sz w:val="20"/>
                    <w:szCs w:val="20"/>
                  </w:rPr>
                  <m:t>=0.9507*MaxD</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1166" w:type="dxa"/>
          </w:tcPr>
          <w:p w14:paraId="1D0989DB" w14:textId="18AB3EC2" w:rsidR="00B33DEC" w:rsidRDefault="00B33DEC" w:rsidP="00AC2EDF">
            <w:pPr>
              <w:jc w:val="right"/>
              <w:rPr>
                <w:sz w:val="20"/>
                <w:szCs w:val="20"/>
              </w:rPr>
            </w:pPr>
            <w:r>
              <w:rPr>
                <w:sz w:val="20"/>
                <w:szCs w:val="20"/>
              </w:rPr>
              <w:t>(A. 14</w:t>
            </w:r>
            <w:r w:rsidR="00AE71E7">
              <w:rPr>
                <w:sz w:val="20"/>
                <w:szCs w:val="20"/>
              </w:rPr>
              <w:t>4</w:t>
            </w:r>
            <w:r>
              <w:rPr>
                <w:sz w:val="20"/>
                <w:szCs w:val="20"/>
              </w:rPr>
              <w:t>)</w:t>
            </w:r>
          </w:p>
        </w:tc>
      </w:tr>
      <w:tr w:rsidR="00B33DEC" w14:paraId="2FF5641F" w14:textId="77777777" w:rsidTr="00AC2EDF">
        <w:tc>
          <w:tcPr>
            <w:tcW w:w="7338" w:type="dxa"/>
          </w:tcPr>
          <w:p w14:paraId="15933109" w14:textId="32B5B649" w:rsidR="00B33DEC" w:rsidRPr="001C50FB" w:rsidRDefault="00AE71E7" w:rsidP="00B33DEC">
            <w:pPr>
              <w:spacing w:line="360" w:lineRule="auto"/>
              <w:rPr>
                <w:rFonts w:eastAsiaTheme="minorEastAsia"/>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tc>
        <w:tc>
          <w:tcPr>
            <w:tcW w:w="1166" w:type="dxa"/>
          </w:tcPr>
          <w:p w14:paraId="4ACCDADE" w14:textId="698EF0C3" w:rsidR="00B33DEC" w:rsidRDefault="00B33DEC" w:rsidP="00AC2EDF">
            <w:pPr>
              <w:jc w:val="right"/>
              <w:rPr>
                <w:sz w:val="20"/>
                <w:szCs w:val="20"/>
              </w:rPr>
            </w:pPr>
            <w:r>
              <w:rPr>
                <w:sz w:val="20"/>
                <w:szCs w:val="20"/>
              </w:rPr>
              <w:t>(A. 14</w:t>
            </w:r>
            <w:r w:rsidR="00AE71E7">
              <w:rPr>
                <w:sz w:val="20"/>
                <w:szCs w:val="20"/>
              </w:rPr>
              <w:t>5</w:t>
            </w:r>
            <w:r w:rsidR="00CB7DC8">
              <w:rPr>
                <w:sz w:val="20"/>
                <w:szCs w:val="20"/>
              </w:rPr>
              <w:t>a</w:t>
            </w:r>
            <w:r>
              <w:rPr>
                <w:sz w:val="20"/>
                <w:szCs w:val="20"/>
              </w:rPr>
              <w:t>)</w:t>
            </w:r>
          </w:p>
        </w:tc>
      </w:tr>
      <w:tr w:rsidR="001C50FB" w14:paraId="60A14E31" w14:textId="77777777" w:rsidTr="00AC2EDF">
        <w:tc>
          <w:tcPr>
            <w:tcW w:w="7338" w:type="dxa"/>
          </w:tcPr>
          <w:p w14:paraId="7D7082DD" w14:textId="274186AB" w:rsidR="001C50FB" w:rsidRPr="00AE71E7" w:rsidRDefault="001C50FB" w:rsidP="00B33DEC">
            <w:pPr>
              <w:spacing w:line="360" w:lineRule="auto"/>
              <w:rPr>
                <w:rFonts w:ascii="Calibri" w:eastAsia="Calibri" w:hAnsi="Calibri" w:cs="Arial"/>
                <w:iCs/>
                <w:sz w:val="20"/>
                <w:szCs w:val="20"/>
              </w:rPr>
            </w:pPr>
            <m:oMathPara>
              <m:oMath>
                <m:r>
                  <w:rPr>
                    <w:rFonts w:ascii="Cambria Math" w:hAnsi="Cambria Math" w:cstheme="minorHAnsi"/>
                    <w:sz w:val="20"/>
                    <w:szCs w:val="20"/>
                  </w:rPr>
                  <m:t>NBENU</m:t>
                </m:r>
                <m:sSubSup>
                  <m:sSubSupPr>
                    <m:ctrlPr>
                      <w:rPr>
                        <w:rFonts w:ascii="Cambria Math" w:hAnsi="Cambria Math" w:cstheme="minorHAnsi"/>
                        <w:i/>
                        <w:sz w:val="20"/>
                        <w:szCs w:val="20"/>
                      </w:rPr>
                    </m:ctrlPr>
                  </m:sSubSupPr>
                  <m:e>
                    <m:r>
                      <w:rPr>
                        <w:rFonts w:ascii="Cambria Math" w:hAnsi="Cambria Math" w:cstheme="minorHAnsi"/>
                        <w:sz w:val="20"/>
                        <w:szCs w:val="20"/>
                      </w:rPr>
                      <m:t>n</m:t>
                    </m:r>
                  </m:e>
                  <m:sub>
                    <m:r>
                      <w:rPr>
                        <w:rFonts w:ascii="Cambria Math" w:hAnsi="Cambria Math" w:cstheme="minorHAnsi"/>
                        <w:sz w:val="20"/>
                        <w:szCs w:val="20"/>
                      </w:rPr>
                      <m:t>t</m:t>
                    </m:r>
                  </m:sub>
                  <m:sup>
                    <m:r>
                      <w:rPr>
                        <w:rFonts w:ascii="Cambria Math" w:hAnsi="Cambria Math" w:cstheme="minorHAnsi"/>
                        <w:sz w:val="20"/>
                        <w:szCs w:val="20"/>
                      </w:rPr>
                      <m:t>h</m:t>
                    </m:r>
                  </m:sup>
                </m:sSubSup>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r>
                  <w:rPr>
                    <w:rFonts w:ascii="Cambria Math" w:hAnsi="Cambria Math" w:cstheme="minorHAnsi"/>
                    <w:sz w:val="20"/>
                    <w:szCs w:val="20"/>
                  </w:rPr>
                  <m:t>*U</m:t>
                </m:r>
                <m:sSub>
                  <m:sSubPr>
                    <m:ctrlPr>
                      <w:rPr>
                        <w:rFonts w:ascii="Cambria Math" w:hAnsi="Cambria Math" w:cstheme="minorHAnsi"/>
                        <w:i/>
                        <w:sz w:val="20"/>
                        <w:szCs w:val="20"/>
                      </w:rPr>
                    </m:ctrlPr>
                  </m:sSubPr>
                  <m:e>
                    <m:r>
                      <w:rPr>
                        <w:rFonts w:ascii="Cambria Math" w:hAnsi="Cambria Math" w:cstheme="minorHAnsi"/>
                        <w:sz w:val="20"/>
                        <w:szCs w:val="20"/>
                      </w:rPr>
                      <m:t>N</m:t>
                    </m:r>
                  </m:e>
                  <m:sub>
                    <m:r>
                      <w:rPr>
                        <w:rFonts w:ascii="Cambria Math" w:hAnsi="Cambria Math" w:cstheme="minorHAnsi"/>
                        <w:sz w:val="20"/>
                        <w:szCs w:val="20"/>
                      </w:rPr>
                      <m:t>t</m:t>
                    </m:r>
                  </m:sub>
                </m:sSub>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1166" w:type="dxa"/>
          </w:tcPr>
          <w:p w14:paraId="605965C0" w14:textId="70AF95A6" w:rsidR="001C50FB" w:rsidRDefault="001C50FB" w:rsidP="00AC2EDF">
            <w:pPr>
              <w:jc w:val="right"/>
              <w:rPr>
                <w:sz w:val="20"/>
                <w:szCs w:val="20"/>
              </w:rPr>
            </w:pPr>
            <w:r>
              <w:rPr>
                <w:sz w:val="20"/>
                <w:szCs w:val="20"/>
              </w:rPr>
              <w:t>(A. 146)</w:t>
            </w:r>
          </w:p>
        </w:tc>
      </w:tr>
      <w:tr w:rsidR="001C50FB" w14:paraId="793B5FB0" w14:textId="77777777" w:rsidTr="00AC2EDF">
        <w:tc>
          <w:tcPr>
            <w:tcW w:w="7338" w:type="dxa"/>
          </w:tcPr>
          <w:p w14:paraId="19A4BAE3" w14:textId="1F0007A1" w:rsidR="000E7BEC" w:rsidRDefault="000E7BEC" w:rsidP="000E7BEC">
            <w:pPr>
              <w:spacing w:line="240" w:lineRule="auto"/>
            </w:pPr>
            <m:oMathPara>
              <m:oMath>
                <m:r>
                  <w:rPr>
                    <w:rFonts w:ascii="Cambria Math" w:hAnsi="Cambria Math"/>
                  </w:rPr>
                  <m:t>If Adj</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&lt; 0 </m:t>
                </m:r>
              </m:oMath>
            </m:oMathPara>
          </w:p>
          <w:p w14:paraId="1466D24A" w14:textId="63EC3D4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p w14:paraId="74C73E22" w14:textId="3E8A1A69"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 0 &amp;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&lt;=0.003</m:t>
                </m:r>
              </m:oMath>
            </m:oMathPara>
          </w:p>
          <w:p w14:paraId="4C6622D6" w14:textId="1C59AB88"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m:t>
                </m:r>
              </m:oMath>
            </m:oMathPara>
          </w:p>
          <w:p w14:paraId="3C0CFE8F" w14:textId="3486653D" w:rsidR="000E7BEC" w:rsidRPr="000E7BEC" w:rsidRDefault="000E7BEC"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If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&gt;=0.003</m:t>
                </m:r>
              </m:oMath>
            </m:oMathPara>
          </w:p>
          <w:p w14:paraId="5FF37965" w14:textId="2C2F676A" w:rsidR="000E7BEC" w:rsidRPr="000E7BEC" w:rsidRDefault="00D848CD" w:rsidP="000E7BEC">
            <w:pPr>
              <w:spacing w:line="240" w:lineRule="auto"/>
              <w:rPr>
                <w:rFonts w:ascii="Calibri" w:eastAsia="Calibri" w:hAnsi="Calibri" w:cs="Arial"/>
                <w:i/>
                <w:iCs/>
                <w:sz w:val="20"/>
                <w:szCs w:val="20"/>
              </w:rPr>
            </w:pPr>
            <m:oMathPara>
              <m:oMath>
                <m:r>
                  <w:rPr>
                    <w:rFonts w:ascii="Cambria Math" w:eastAsia="Calibri" w:hAnsi="Cambria Math" w:cs="Arial"/>
                    <w:sz w:val="20"/>
                    <w:szCs w:val="20"/>
                  </w:rPr>
                  <m:t>RAdj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Adj</m:t>
                </m:r>
                <m:sSub>
                  <m:sSubPr>
                    <m:ctrlPr>
                      <w:rPr>
                        <w:rFonts w:ascii="Cambria Math" w:eastAsia="Calibri" w:hAnsi="Cambria Math" w:cs="Arial"/>
                        <w:i/>
                        <w:iCs/>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 xml:space="preserve"> - 0.003</m:t>
                </m:r>
              </m:oMath>
            </m:oMathPara>
          </w:p>
        </w:tc>
        <w:tc>
          <w:tcPr>
            <w:tcW w:w="1166" w:type="dxa"/>
          </w:tcPr>
          <w:p w14:paraId="1A84F1C2" w14:textId="12405BC4" w:rsidR="001C50FB" w:rsidRDefault="000E7BEC" w:rsidP="00AC2EDF">
            <w:pPr>
              <w:jc w:val="right"/>
              <w:rPr>
                <w:sz w:val="20"/>
                <w:szCs w:val="20"/>
              </w:rPr>
            </w:pPr>
            <w:r>
              <w:rPr>
                <w:sz w:val="20"/>
                <w:szCs w:val="20"/>
              </w:rPr>
              <w:t>(A. 14</w:t>
            </w:r>
            <w:r w:rsidR="004E1218">
              <w:rPr>
                <w:sz w:val="20"/>
                <w:szCs w:val="20"/>
              </w:rPr>
              <w:t>7</w:t>
            </w:r>
            <w:r>
              <w:rPr>
                <w:sz w:val="20"/>
                <w:szCs w:val="20"/>
              </w:rPr>
              <w:t>)</w:t>
            </w:r>
          </w:p>
        </w:tc>
      </w:tr>
      <w:tr w:rsidR="000E7BEC" w:rsidRPr="000E7BEC" w14:paraId="12829564" w14:textId="77777777" w:rsidTr="00AC2EDF">
        <w:tc>
          <w:tcPr>
            <w:tcW w:w="7338" w:type="dxa"/>
          </w:tcPr>
          <w:p w14:paraId="0AE76CEA" w14:textId="07A2BF2B" w:rsidR="000E7BEC" w:rsidRPr="000E7BEC" w:rsidRDefault="00D848CD" w:rsidP="00B33DEC">
            <w:pPr>
              <w:spacing w:line="360" w:lineRule="auto"/>
              <w:rPr>
                <w:rFonts w:ascii="Calibri" w:eastAsia="Calibri" w:hAnsi="Calibri" w:cs="Arial"/>
                <w:i/>
                <w:iCs/>
                <w:sz w:val="20"/>
                <w:szCs w:val="20"/>
                <w:lang w:val="da-DK"/>
              </w:rPr>
            </w:pPr>
            <m:oMathPara>
              <m:oMath>
                <m:r>
                  <w:rPr>
                    <w:rFonts w:ascii="Cambria Math" w:eastAsia="Calibri" w:hAnsi="Cambria Math" w:cs="Arial"/>
                    <w:sz w:val="20"/>
                    <w:szCs w:val="20"/>
                    <w:lang w:val="da-DK"/>
                  </w:rPr>
                  <m:t>Adj</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P</m:t>
                    </m:r>
                  </m:e>
                  <m:sub>
                    <m:r>
                      <w:rPr>
                        <w:rFonts w:ascii="Cambria Math" w:eastAsia="Calibri" w:hAnsi="Cambria Math" w:cs="Arial"/>
                        <w:sz w:val="20"/>
                        <w:szCs w:val="20"/>
                        <w:lang w:val="da-DK"/>
                      </w:rPr>
                      <m:t>t</m:t>
                    </m:r>
                  </m:sub>
                </m:sSub>
                <m:r>
                  <w:rPr>
                    <w:rFonts w:ascii="Cambria Math" w:eastAsia="Calibri" w:hAnsi="Cambria Math" w:cs="Arial"/>
                    <w:sz w:val="20"/>
                    <w:szCs w:val="20"/>
                    <w:lang w:val="da-DK"/>
                  </w:rPr>
                  <m:t xml:space="preserve"> =(wag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t-8</m:t>
                    </m:r>
                  </m:sub>
                </m:sSub>
                <m:r>
                  <w:rPr>
                    <w:rFonts w:ascii="Cambria Math" w:eastAsia="Calibri" w:hAnsi="Cambria Math" w:cs="Arial"/>
                    <w:sz w:val="20"/>
                    <w:szCs w:val="20"/>
                    <w:lang w:val="da-DK"/>
                  </w:rPr>
                  <m:t>)/(wag</m:t>
                </m:r>
                <m:sSub>
                  <m:sSubPr>
                    <m:ctrlPr>
                      <w:rPr>
                        <w:rFonts w:ascii="Cambria Math" w:eastAsia="Calibri" w:hAnsi="Cambria Math" w:cs="Arial"/>
                        <w:i/>
                        <w:iCs/>
                        <w:sz w:val="20"/>
                        <w:szCs w:val="20"/>
                        <w:lang w:val="da-DK"/>
                      </w:rPr>
                    </m:ctrlPr>
                  </m:sSubPr>
                  <m:e>
                    <m:r>
                      <w:rPr>
                        <w:rFonts w:ascii="Cambria Math" w:eastAsia="Calibri" w:hAnsi="Cambria Math" w:cs="Arial"/>
                        <w:sz w:val="20"/>
                        <w:szCs w:val="20"/>
                        <w:lang w:val="da-DK"/>
                      </w:rPr>
                      <m:t>e</m:t>
                    </m:r>
                  </m:e>
                  <m:sub>
                    <m:r>
                      <w:rPr>
                        <w:rFonts w:ascii="Cambria Math" w:eastAsia="Calibri" w:hAnsi="Cambria Math" w:cs="Arial"/>
                        <w:sz w:val="20"/>
                        <w:szCs w:val="20"/>
                        <w:lang w:val="da-DK"/>
                      </w:rPr>
                      <m:t>t-12</m:t>
                    </m:r>
                  </m:sub>
                </m:sSub>
                <m:r>
                  <w:rPr>
                    <w:rFonts w:ascii="Cambria Math" w:eastAsia="Calibri" w:hAnsi="Cambria Math" w:cs="Arial"/>
                    <w:sz w:val="20"/>
                    <w:szCs w:val="20"/>
                    <w:lang w:val="da-DK"/>
                  </w:rPr>
                  <m:t>) - 0.02</m:t>
                </m:r>
              </m:oMath>
            </m:oMathPara>
          </w:p>
        </w:tc>
        <w:tc>
          <w:tcPr>
            <w:tcW w:w="1166" w:type="dxa"/>
          </w:tcPr>
          <w:p w14:paraId="6B4A0A86" w14:textId="37EA9625" w:rsidR="000E7BEC" w:rsidRPr="000E7BEC" w:rsidRDefault="000E7BEC" w:rsidP="00AC2EDF">
            <w:pPr>
              <w:jc w:val="right"/>
              <w:rPr>
                <w:sz w:val="20"/>
                <w:szCs w:val="20"/>
                <w:lang w:val="da-DK"/>
              </w:rPr>
            </w:pPr>
            <w:r>
              <w:rPr>
                <w:sz w:val="20"/>
                <w:szCs w:val="20"/>
              </w:rPr>
              <w:t>(A. 14</w:t>
            </w:r>
            <w:r w:rsidR="004E1218">
              <w:rPr>
                <w:sz w:val="20"/>
                <w:szCs w:val="20"/>
              </w:rPr>
              <w:t>8</w:t>
            </w:r>
            <w:r>
              <w:rPr>
                <w:sz w:val="20"/>
                <w:szCs w:val="20"/>
              </w:rPr>
              <w:t>)</w:t>
            </w:r>
          </w:p>
        </w:tc>
      </w:tr>
      <w:tr w:rsidR="005244DB" w:rsidRPr="000E7BEC" w14:paraId="6FF6FDD9" w14:textId="77777777" w:rsidTr="00AC2EDF">
        <w:tc>
          <w:tcPr>
            <w:tcW w:w="7338" w:type="dxa"/>
          </w:tcPr>
          <w:p w14:paraId="040A1152" w14:textId="7AA7A079" w:rsidR="005244DB" w:rsidRPr="005244DB" w:rsidRDefault="005244DB" w:rsidP="00B33DEC">
            <w:pPr>
              <w:spacing w:line="360" w:lineRule="auto"/>
              <w:rPr>
                <w:rFonts w:ascii="Calibri" w:eastAsia="Calibri" w:hAnsi="Calibri" w:cs="Arial"/>
                <w:b/>
                <w:bCs/>
                <w:sz w:val="20"/>
                <w:szCs w:val="20"/>
                <w:lang w:val="da-DK"/>
              </w:rPr>
            </w:pPr>
            <w:proofErr w:type="spellStart"/>
            <w:r>
              <w:rPr>
                <w:rFonts w:ascii="Calibri" w:eastAsia="Calibri" w:hAnsi="Calibri" w:cs="Arial"/>
                <w:b/>
                <w:bCs/>
                <w:sz w:val="20"/>
                <w:szCs w:val="20"/>
                <w:lang w:val="da-DK"/>
              </w:rPr>
              <w:t>Wage</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channel</w:t>
            </w:r>
            <w:proofErr w:type="spellEnd"/>
            <w:r>
              <w:rPr>
                <w:rFonts w:ascii="Calibri" w:eastAsia="Calibri" w:hAnsi="Calibri" w:cs="Arial"/>
                <w:b/>
                <w:bCs/>
                <w:sz w:val="20"/>
                <w:szCs w:val="20"/>
                <w:lang w:val="da-DK"/>
              </w:rPr>
              <w:t xml:space="preserve"> </w:t>
            </w:r>
            <w:proofErr w:type="spellStart"/>
            <w:r>
              <w:rPr>
                <w:rFonts w:ascii="Calibri" w:eastAsia="Calibri" w:hAnsi="Calibri" w:cs="Arial"/>
                <w:b/>
                <w:bCs/>
                <w:sz w:val="20"/>
                <w:szCs w:val="20"/>
                <w:lang w:val="da-DK"/>
              </w:rPr>
              <w:t>equations</w:t>
            </w:r>
            <w:proofErr w:type="spellEnd"/>
            <w:r>
              <w:rPr>
                <w:rFonts w:ascii="Calibri" w:eastAsia="Calibri" w:hAnsi="Calibri" w:cs="Arial"/>
                <w:b/>
                <w:bCs/>
                <w:sz w:val="20"/>
                <w:szCs w:val="20"/>
                <w:lang w:val="da-DK"/>
              </w:rPr>
              <w:t>:</w:t>
            </w:r>
          </w:p>
        </w:tc>
        <w:tc>
          <w:tcPr>
            <w:tcW w:w="1166" w:type="dxa"/>
          </w:tcPr>
          <w:p w14:paraId="11471B82" w14:textId="77777777" w:rsidR="005244DB" w:rsidRDefault="005244DB" w:rsidP="00AC2EDF">
            <w:pPr>
              <w:jc w:val="right"/>
              <w:rPr>
                <w:sz w:val="20"/>
                <w:szCs w:val="20"/>
              </w:rPr>
            </w:pPr>
          </w:p>
        </w:tc>
      </w:tr>
      <w:tr w:rsidR="00CB7DC8" w:rsidRPr="000E7BEC" w14:paraId="573A4146" w14:textId="77777777" w:rsidTr="00AC2EDF">
        <w:tc>
          <w:tcPr>
            <w:tcW w:w="7338" w:type="dxa"/>
          </w:tcPr>
          <w:p w14:paraId="3AD7DCEC" w14:textId="390D40E3" w:rsidR="00CB7DC8" w:rsidRDefault="00CB7DC8" w:rsidP="00B33DEC">
            <w:pPr>
              <w:spacing w:line="360" w:lineRule="auto"/>
              <w:rPr>
                <w:rFonts w:ascii="Calibri" w:eastAsia="Calibri" w:hAnsi="Calibri" w:cs="Arial"/>
                <w:b/>
                <w:bCs/>
                <w:sz w:val="20"/>
                <w:szCs w:val="20"/>
                <w:lang w:val="da-DK"/>
              </w:rPr>
            </w:pPr>
            <m:oMathPara>
              <m:oMath>
                <m:r>
                  <m:rPr>
                    <m:sty m:val="p"/>
                  </m:rPr>
                  <w:rPr>
                    <w:rFonts w:ascii="Cambria Math" w:hAnsi="Cambria Math"/>
                    <w:sz w:val="20"/>
                    <w:szCs w:val="20"/>
                  </w:rPr>
                  <w:lastRenderedPageBreak/>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 xml:space="preserve"> &gt;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r>
                  <m:rPr>
                    <m:sty m:val="p"/>
                  </m:rPr>
                  <w:rPr>
                    <w:rFonts w:ascii="Cambria Math" w:hAnsi="Cambria Math"/>
                    <w:sz w:val="20"/>
                    <w:szCs w:val="20"/>
                  </w:rPr>
                  <m:t xml:space="preserve"> </m:t>
                </m:r>
              </m:oMath>
            </m:oMathPara>
          </w:p>
        </w:tc>
        <w:tc>
          <w:tcPr>
            <w:tcW w:w="1166" w:type="dxa"/>
          </w:tcPr>
          <w:p w14:paraId="0643199D" w14:textId="15D366C1" w:rsidR="00CB7DC8" w:rsidRDefault="00CB7DC8" w:rsidP="00AC2EDF">
            <w:pPr>
              <w:jc w:val="right"/>
              <w:rPr>
                <w:sz w:val="20"/>
                <w:szCs w:val="20"/>
              </w:rPr>
            </w:pPr>
            <w:r>
              <w:rPr>
                <w:sz w:val="20"/>
                <w:szCs w:val="20"/>
              </w:rPr>
              <w:t>(A. 145b)</w:t>
            </w:r>
          </w:p>
        </w:tc>
      </w:tr>
      <w:tr w:rsidR="00CB7DC8" w:rsidRPr="000E7BEC" w14:paraId="7FB74E03" w14:textId="77777777" w:rsidTr="00AC2EDF">
        <w:tc>
          <w:tcPr>
            <w:tcW w:w="7338" w:type="dxa"/>
          </w:tcPr>
          <w:p w14:paraId="177D3E60" w14:textId="77777777" w:rsidR="00CB7DC8" w:rsidRPr="00660437" w:rsidRDefault="00CB7DC8" w:rsidP="00CB7DC8">
            <w:pPr>
              <w:spacing w:line="360" w:lineRule="auto"/>
              <w:rPr>
                <w:rFonts w:ascii="Calibri" w:eastAsia="Calibri" w:hAnsi="Calibri" w:cs="Arial"/>
                <w:iCs/>
                <w:sz w:val="20"/>
                <w:szCs w:val="20"/>
              </w:rPr>
            </w:pPr>
            <m:oMathPara>
              <m:oMath>
                <m:r>
                  <m:rPr>
                    <m:sty m:val="p"/>
                  </m:rPr>
                  <w:rPr>
                    <w:rFonts w:ascii="Cambria Math" w:hAnsi="Cambria Math"/>
                    <w:sz w:val="20"/>
                    <w:szCs w:val="20"/>
                  </w:rPr>
                  <m:t>wag</m:t>
                </m:r>
                <m:sSubSup>
                  <m:sSubSupPr>
                    <m:ctrlPr>
                      <w:rPr>
                        <w:rFonts w:ascii="Cambria Math" w:hAnsi="Cambria Math"/>
                        <w:iCs/>
                        <w:sz w:val="20"/>
                        <w:szCs w:val="20"/>
                      </w:rPr>
                    </m:ctrlPr>
                  </m:sSubSupPr>
                  <m:e>
                    <m:r>
                      <m:rPr>
                        <m:sty m:val="p"/>
                      </m:rPr>
                      <w:rPr>
                        <w:rFonts w:ascii="Cambria Math" w:hAnsi="Cambria Math"/>
                        <w:sz w:val="20"/>
                        <w:szCs w:val="20"/>
                      </w:rPr>
                      <m:t>e</m:t>
                    </m:r>
                  </m:e>
                  <m:sub>
                    <m:r>
                      <m:rPr>
                        <m:sty m:val="p"/>
                      </m:rPr>
                      <w:rPr>
                        <w:rFonts w:ascii="Cambria Math" w:hAnsi="Cambria Math"/>
                        <w:sz w:val="20"/>
                        <w:szCs w:val="20"/>
                      </w:rPr>
                      <m:t>t</m:t>
                    </m:r>
                  </m:sub>
                  <m:sup>
                    <m:r>
                      <m:rPr>
                        <m:sty m:val="p"/>
                      </m:rPr>
                      <w:rPr>
                        <w:rFonts w:ascii="Cambria Math" w:hAnsi="Cambria Math"/>
                        <w:sz w:val="20"/>
                        <w:szCs w:val="20"/>
                      </w:rPr>
                      <m:t>T</m:t>
                    </m:r>
                  </m:sup>
                </m:sSubSup>
                <m:r>
                  <m:rPr>
                    <m:sty m:val="p"/>
                  </m:rPr>
                  <w:rPr>
                    <w:rFonts w:ascii="Cambria Math" w:hAnsi="Cambria Math"/>
                    <w:sz w:val="20"/>
                    <w:szCs w:val="20"/>
                  </w:rPr>
                  <m:t>=wag</m:t>
                </m:r>
                <m:sSub>
                  <m:sSubPr>
                    <m:ctrlPr>
                      <w:rPr>
                        <w:rFonts w:ascii="Cambria Math" w:hAnsi="Cambria Math"/>
                        <w:iCs/>
                        <w:sz w:val="20"/>
                        <w:szCs w:val="20"/>
                      </w:rPr>
                    </m:ctrlPr>
                  </m:sSubPr>
                  <m:e>
                    <m:r>
                      <m:rPr>
                        <m:sty m:val="p"/>
                      </m:rPr>
                      <w:rPr>
                        <w:rFonts w:ascii="Cambria Math" w:hAnsi="Cambria Math"/>
                        <w:sz w:val="20"/>
                        <w:szCs w:val="20"/>
                      </w:rPr>
                      <m:t>e</m:t>
                    </m:r>
                  </m:e>
                  <m:sub>
                    <m:r>
                      <m:rPr>
                        <m:sty m:val="p"/>
                      </m:rPr>
                      <w:rPr>
                        <w:rFonts w:ascii="Cambria Math" w:hAnsi="Cambria Math"/>
                        <w:sz w:val="20"/>
                        <w:szCs w:val="20"/>
                      </w:rPr>
                      <m:t>t</m:t>
                    </m:r>
                  </m:sub>
                </m:sSub>
                <m:r>
                  <m:rPr>
                    <m:sty m:val="p"/>
                  </m:rPr>
                  <w:rPr>
                    <w:rFonts w:ascii="Cambria Math" w:hAnsi="Cambria Math"/>
                    <w:sz w:val="20"/>
                    <w:szCs w:val="20"/>
                  </w:rPr>
                  <m:t>*</m:t>
                </m:r>
                <m:d>
                  <m:dPr>
                    <m:ctrlPr>
                      <w:rPr>
                        <w:rFonts w:ascii="Cambria Math" w:hAnsi="Cambria Math"/>
                        <w:iCs/>
                        <w:sz w:val="20"/>
                        <w:szCs w:val="20"/>
                      </w:rPr>
                    </m:ctrlPr>
                  </m:dPr>
                  <m:e>
                    <m:r>
                      <m:rPr>
                        <m:sty m:val="p"/>
                      </m:rPr>
                      <w:rPr>
                        <w:rFonts w:ascii="Cambria Math" w:hAnsi="Cambria Math"/>
                        <w:sz w:val="20"/>
                        <w:szCs w:val="20"/>
                      </w:rPr>
                      <m:t>1+</m:t>
                    </m:r>
                    <m:sSub>
                      <m:sSubPr>
                        <m:ctrlPr>
                          <w:rPr>
                            <w:rFonts w:ascii="Cambria Math" w:hAnsi="Cambria Math"/>
                            <w:sz w:val="20"/>
                            <w:szCs w:val="20"/>
                          </w:rPr>
                        </m:ctrlPr>
                      </m:sSubPr>
                      <m:e>
                        <m:r>
                          <m:rPr>
                            <m:sty m:val="p"/>
                          </m:rPr>
                          <w:rPr>
                            <w:rFonts w:ascii="Cambria Math" w:hAnsi="Cambria Math"/>
                            <w:sz w:val="20"/>
                            <w:szCs w:val="20"/>
                          </w:rPr>
                          <m:t>Inf</m:t>
                        </m:r>
                      </m:e>
                      <m:sub>
                        <m:r>
                          <m:rPr>
                            <m:sty m:val="p"/>
                          </m:rPr>
                          <w:rPr>
                            <w:rFonts w:ascii="Cambria Math" w:hAnsi="Cambria Math"/>
                            <w:sz w:val="20"/>
                            <w:szCs w:val="20"/>
                          </w:rPr>
                          <m:t>t</m:t>
                        </m:r>
                      </m:sub>
                    </m:sSub>
                  </m:e>
                </m:d>
              </m:oMath>
            </m:oMathPara>
          </w:p>
          <w:p w14:paraId="17A07EBC" w14:textId="77777777" w:rsidR="00660437" w:rsidRPr="00660437" w:rsidRDefault="00660437" w:rsidP="00CB7DC8">
            <w:pPr>
              <w:spacing w:line="360" w:lineRule="auto"/>
              <w:rPr>
                <w:rFonts w:ascii="Calibri" w:eastAsia="Calibri" w:hAnsi="Calibri" w:cs="Arial"/>
                <w:sz w:val="20"/>
                <w:szCs w:val="20"/>
              </w:rPr>
            </w:pPr>
            <m:oMathPara>
              <m:oMath>
                <m:r>
                  <m:rPr>
                    <m:sty m:val="p"/>
                  </m:rPr>
                  <w:rPr>
                    <w:rFonts w:ascii="Cambria Math" w:hAnsi="Cambria Math"/>
                    <w:sz w:val="20"/>
                    <w:szCs w:val="20"/>
                  </w:rPr>
                  <m:t xml:space="preserve">If </m:t>
                </m:r>
                <m:sSubSup>
                  <m:sSubSupPr>
                    <m:ctrlPr>
                      <w:rPr>
                        <w:rFonts w:ascii="Cambria Math" w:hAnsi="Cambria Math"/>
                        <w:i/>
                        <w:sz w:val="20"/>
                        <w:szCs w:val="20"/>
                      </w:rPr>
                    </m:ctrlPr>
                  </m:sSubSupPr>
                  <m:e>
                    <m:r>
                      <m:rPr>
                        <m:sty m:val="p"/>
                      </m:rPr>
                      <w:rPr>
                        <w:rFonts w:ascii="Cambria Math" w:hAnsi="Cambria Math"/>
                        <w:sz w:val="20"/>
                        <w:szCs w:val="20"/>
                      </w:rPr>
                      <m:t>wage</m:t>
                    </m:r>
                    <m:ctrlPr>
                      <w:rPr>
                        <w:rFonts w:ascii="Cambria Math" w:hAnsi="Cambria Math"/>
                        <w:sz w:val="20"/>
                        <w:szCs w:val="20"/>
                      </w:rPr>
                    </m:ctrlPr>
                  </m:e>
                  <m:sub>
                    <m:r>
                      <w:rPr>
                        <w:rFonts w:ascii="Cambria Math" w:hAnsi="Cambria Math"/>
                        <w:sz w:val="20"/>
                        <w:szCs w:val="20"/>
                      </w:rPr>
                      <m:t>t-1</m:t>
                    </m:r>
                  </m:sub>
                  <m:sup>
                    <m:r>
                      <m:rPr>
                        <m:sty m:val="p"/>
                      </m:rPr>
                      <w:rPr>
                        <w:rFonts w:ascii="Cambria Math" w:hAnsi="Cambria Math"/>
                        <w:sz w:val="20"/>
                        <w:szCs w:val="20"/>
                      </w:rPr>
                      <m:t>Gap</m:t>
                    </m:r>
                    <m:ctrlPr>
                      <w:rPr>
                        <w:rFonts w:ascii="Cambria Math" w:hAnsi="Cambria Math"/>
                        <w:sz w:val="20"/>
                        <w:szCs w:val="20"/>
                      </w:rPr>
                    </m:ctrlPr>
                  </m:sup>
                </m:sSubSup>
                <m:r>
                  <m:rPr>
                    <m:sty m:val="p"/>
                  </m:rPr>
                  <w:rPr>
                    <w:rFonts w:ascii="Cambria Math" w:hAnsi="Cambria Math"/>
                    <w:sz w:val="20"/>
                    <w:szCs w:val="20"/>
                  </w:rPr>
                  <m:t>&lt;=</m:t>
                </m:r>
                <m:r>
                  <w:rPr>
                    <w:rFonts w:ascii="Cambria Math" w:hAnsi="Cambria Math"/>
                    <w:sz w:val="20"/>
                    <w:szCs w:val="20"/>
                  </w:rPr>
                  <m:t>Ma</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t</m:t>
                    </m:r>
                  </m:sub>
                  <m:sup>
                    <m:r>
                      <w:rPr>
                        <w:rFonts w:ascii="Cambria Math" w:hAnsi="Cambria Math"/>
                        <w:sz w:val="20"/>
                        <w:szCs w:val="20"/>
                      </w:rPr>
                      <m:t>Gap</m:t>
                    </m:r>
                  </m:sup>
                </m:sSubSup>
              </m:oMath>
            </m:oMathPara>
          </w:p>
          <w:p w14:paraId="529AEAC1" w14:textId="27214B8C" w:rsidR="00660437" w:rsidRDefault="00660437" w:rsidP="00CB7DC8">
            <w:pPr>
              <w:spacing w:line="360" w:lineRule="auto"/>
              <w:rPr>
                <w:rFonts w:ascii="Calibri" w:eastAsia="Calibri" w:hAnsi="Calibri" w:cs="Arial"/>
                <w:sz w:val="20"/>
                <w:szCs w:val="20"/>
              </w:rPr>
            </w:pPr>
            <m:oMathPara>
              <m:oMath>
                <m:r>
                  <w:rPr>
                    <w:rFonts w:ascii="Cambria Math" w:eastAsia="Calibri" w:hAnsi="Cambria Math" w:cs="Arial"/>
                    <w:sz w:val="20"/>
                    <w:szCs w:val="20"/>
                  </w:rPr>
                  <m:t>wag</m:t>
                </m:r>
                <m:sSubSup>
                  <m:sSubSupPr>
                    <m:ctrlPr>
                      <w:rPr>
                        <w:rFonts w:ascii="Cambria Math" w:eastAsia="Calibri" w:hAnsi="Cambria Math" w:cs="Arial"/>
                        <w:i/>
                        <w:sz w:val="20"/>
                        <w:szCs w:val="20"/>
                      </w:rPr>
                    </m:ctrlPr>
                  </m:sSubSupPr>
                  <m:e>
                    <m:r>
                      <w:rPr>
                        <w:rFonts w:ascii="Cambria Math" w:eastAsia="Calibri" w:hAnsi="Cambria Math" w:cs="Arial"/>
                        <w:sz w:val="20"/>
                        <w:szCs w:val="20"/>
                      </w:rPr>
                      <m:t>e</m:t>
                    </m:r>
                  </m:e>
                  <m:sub>
                    <m:r>
                      <w:rPr>
                        <w:rFonts w:ascii="Cambria Math" w:eastAsia="Calibri" w:hAnsi="Cambria Math" w:cs="Arial"/>
                        <w:sz w:val="20"/>
                        <w:szCs w:val="20"/>
                      </w:rPr>
                      <m:t>t</m:t>
                    </m:r>
                  </m:sub>
                  <m:sup>
                    <m:r>
                      <w:rPr>
                        <w:rFonts w:ascii="Cambria Math" w:eastAsia="Calibri" w:hAnsi="Cambria Math" w:cs="Arial"/>
                        <w:sz w:val="20"/>
                        <w:szCs w:val="20"/>
                      </w:rPr>
                      <m:t>T</m:t>
                    </m:r>
                  </m:sup>
                </m:sSubSup>
                <m:r>
                  <w:rPr>
                    <w:rFonts w:ascii="Cambria Math" w:eastAsia="Calibri" w:hAnsi="Cambria Math" w:cs="Arial"/>
                    <w:sz w:val="20"/>
                    <w:szCs w:val="20"/>
                  </w:rPr>
                  <m:t>= maxD</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r>
                  <w:rPr>
                    <w:rFonts w:ascii="Cambria Math" w:eastAsia="Calibri" w:hAnsi="Cambria Math" w:cs="Arial"/>
                    <w:sz w:val="20"/>
                    <w:szCs w:val="20"/>
                  </w:rPr>
                  <m:t>/(1-</m:t>
                </m:r>
                <m:sSubSup>
                  <m:sSubSupPr>
                    <m:ctrlPr>
                      <w:rPr>
                        <w:rFonts w:ascii="Cambria Math" w:eastAsia="Calibri" w:hAnsi="Cambria Math" w:cs="Arial"/>
                        <w:i/>
                        <w:sz w:val="20"/>
                        <w:szCs w:val="20"/>
                      </w:rPr>
                    </m:ctrlPr>
                  </m:sSubSupPr>
                  <m:e>
                    <m:r>
                      <m:rPr>
                        <m:sty m:val="p"/>
                      </m:rPr>
                      <w:rPr>
                        <w:rFonts w:ascii="Cambria Math" w:eastAsia="Calibri" w:hAnsi="Cambria Math" w:cs="Arial"/>
                        <w:sz w:val="20"/>
                        <w:szCs w:val="20"/>
                      </w:rPr>
                      <m:t>Max</m:t>
                    </m:r>
                  </m:e>
                  <m:sub>
                    <m:r>
                      <w:rPr>
                        <w:rFonts w:ascii="Cambria Math" w:eastAsia="Calibri" w:hAnsi="Cambria Math" w:cs="Arial"/>
                        <w:sz w:val="20"/>
                        <w:szCs w:val="20"/>
                      </w:rPr>
                      <m:t>t</m:t>
                    </m:r>
                  </m:sub>
                  <m:sup>
                    <m:r>
                      <m:rPr>
                        <m:sty m:val="p"/>
                      </m:rPr>
                      <w:rPr>
                        <w:rFonts w:ascii="Cambria Math" w:eastAsia="Calibri" w:hAnsi="Cambria Math" w:cs="Arial"/>
                        <w:sz w:val="20"/>
                        <w:szCs w:val="20"/>
                      </w:rPr>
                      <m:t>Gap</m:t>
                    </m:r>
                    <m:ctrlPr>
                      <w:rPr>
                        <w:rFonts w:ascii="Cambria Math" w:eastAsia="Calibri" w:hAnsi="Cambria Math" w:cs="Arial"/>
                        <w:sz w:val="20"/>
                        <w:szCs w:val="20"/>
                      </w:rPr>
                    </m:ctrlPr>
                  </m:sup>
                </m:sSubSup>
                <m:r>
                  <w:rPr>
                    <w:rFonts w:ascii="Cambria Math" w:eastAsia="Calibri" w:hAnsi="Cambria Math" w:cs="Arial"/>
                    <w:sz w:val="20"/>
                    <w:szCs w:val="20"/>
                  </w:rPr>
                  <m:t>)</m:t>
                </m:r>
              </m:oMath>
            </m:oMathPara>
          </w:p>
        </w:tc>
        <w:tc>
          <w:tcPr>
            <w:tcW w:w="1166" w:type="dxa"/>
          </w:tcPr>
          <w:p w14:paraId="1C2CDA16" w14:textId="77777777" w:rsidR="00CB7DC8" w:rsidRDefault="00CB7DC8" w:rsidP="00CB7DC8">
            <w:pPr>
              <w:jc w:val="right"/>
              <w:rPr>
                <w:sz w:val="20"/>
                <w:szCs w:val="20"/>
              </w:rPr>
            </w:pPr>
          </w:p>
        </w:tc>
      </w:tr>
      <w:tr w:rsidR="00660437" w:rsidRPr="000E7BEC" w14:paraId="0E33DD10" w14:textId="77777777" w:rsidTr="00AC2EDF">
        <w:tc>
          <w:tcPr>
            <w:tcW w:w="7338" w:type="dxa"/>
          </w:tcPr>
          <w:p w14:paraId="3FAEF97B" w14:textId="289B9E19"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 xml:space="preserve">Insurance rate channel equations: </w:t>
            </w:r>
          </w:p>
        </w:tc>
        <w:tc>
          <w:tcPr>
            <w:tcW w:w="1166" w:type="dxa"/>
          </w:tcPr>
          <w:p w14:paraId="36A5B595" w14:textId="77777777" w:rsidR="00660437" w:rsidRDefault="00660437" w:rsidP="00CB7DC8">
            <w:pPr>
              <w:jc w:val="right"/>
              <w:rPr>
                <w:sz w:val="20"/>
                <w:szCs w:val="20"/>
              </w:rPr>
            </w:pPr>
          </w:p>
        </w:tc>
      </w:tr>
      <w:tr w:rsidR="00660437" w:rsidRPr="000E7BEC" w14:paraId="2687BA07" w14:textId="77777777" w:rsidTr="00AC2EDF">
        <w:tc>
          <w:tcPr>
            <w:tcW w:w="7338" w:type="dxa"/>
          </w:tcPr>
          <w:p w14:paraId="3D7FE26F" w14:textId="77266786" w:rsidR="00660437" w:rsidRPr="00660437" w:rsidRDefault="00660437" w:rsidP="00CB7DC8">
            <w:pPr>
              <w:spacing w:line="360" w:lineRule="auto"/>
              <w:rPr>
                <w:rFonts w:ascii="Calibri" w:eastAsia="Calibri" w:hAnsi="Calibri" w:cs="Arial"/>
                <w:b/>
                <w:bCs/>
                <w:sz w:val="20"/>
                <w:szCs w:val="20"/>
              </w:rPr>
            </w:pPr>
            <m:oMathPara>
              <m:oMath>
                <m:r>
                  <m:rPr>
                    <m:sty m:val="p"/>
                  </m:rPr>
                  <w:rPr>
                    <w:rFonts w:ascii="Cambria Math" w:hAnsi="Cambria Math"/>
                    <w:sz w:val="20"/>
                    <w:szCs w:val="20"/>
                  </w:rPr>
                  <m:t>Δ</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m:t>
                            </m:r>
                          </m:sub>
                        </m:sSub>
                      </m:e>
                    </m:d>
                  </m:e>
                </m:func>
                <m:r>
                  <w:rPr>
                    <w:rFonts w:ascii="Cambria Math" w:hAnsi="Cambria Math"/>
                    <w:sz w:val="20"/>
                    <w:szCs w:val="20"/>
                  </w:rPr>
                  <m:t>= 0.045*</m:t>
                </m:r>
                <m:r>
                  <m:rPr>
                    <m:sty m:val="p"/>
                  </m:rPr>
                  <w:rPr>
                    <w:rFonts w:ascii="Cambria Math" w:hAnsi="Cambria Math"/>
                    <w:sz w:val="20"/>
                    <w:szCs w:val="20"/>
                  </w:rPr>
                  <m:t>ln⁡</m:t>
                </m:r>
                <m:r>
                  <w:rPr>
                    <w:rFonts w:ascii="Cambria Math" w:hAnsi="Cambria Math"/>
                    <w:sz w:val="20"/>
                    <w:szCs w:val="20"/>
                  </w:rPr>
                  <m:t>(komp</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r>
                  <w:rPr>
                    <w:rFonts w:ascii="Cambria Math" w:hAnsi="Cambria Math"/>
                    <w:sz w:val="20"/>
                    <w:szCs w:val="20"/>
                  </w:rPr>
                  <m:t>)-0.12*</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kul</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t-1</m:t>
                            </m:r>
                          </m:sub>
                        </m:sSub>
                      </m:e>
                    </m:d>
                  </m:e>
                </m:func>
              </m:oMath>
            </m:oMathPara>
          </w:p>
        </w:tc>
        <w:tc>
          <w:tcPr>
            <w:tcW w:w="1166" w:type="dxa"/>
          </w:tcPr>
          <w:p w14:paraId="6E1E96AF" w14:textId="3A14616C" w:rsidR="00660437" w:rsidRDefault="00660437" w:rsidP="00CB7DC8">
            <w:pPr>
              <w:jc w:val="right"/>
              <w:rPr>
                <w:sz w:val="20"/>
                <w:szCs w:val="20"/>
              </w:rPr>
            </w:pPr>
            <w:r>
              <w:rPr>
                <w:sz w:val="20"/>
                <w:szCs w:val="20"/>
              </w:rPr>
              <w:t>(A. 149)</w:t>
            </w:r>
          </w:p>
        </w:tc>
      </w:tr>
      <w:tr w:rsidR="00660437" w:rsidRPr="000E7BEC" w14:paraId="4C595577" w14:textId="77777777" w:rsidTr="00AC2EDF">
        <w:tc>
          <w:tcPr>
            <w:tcW w:w="7338" w:type="dxa"/>
          </w:tcPr>
          <w:p w14:paraId="72A11FAC" w14:textId="4CE28C0D" w:rsidR="00660437" w:rsidRPr="00660437" w:rsidRDefault="00660437" w:rsidP="00CB7DC8">
            <w:pPr>
              <w:spacing w:line="360" w:lineRule="auto"/>
              <w:rPr>
                <w:rFonts w:ascii="Calibri" w:eastAsia="Calibri" w:hAnsi="Calibri" w:cs="Arial"/>
                <w:b/>
                <w:bCs/>
                <w:sz w:val="20"/>
                <w:szCs w:val="20"/>
              </w:rPr>
            </w:pPr>
            <w:r w:rsidRPr="00660437">
              <w:rPr>
                <w:rFonts w:ascii="Calibri" w:eastAsia="Calibri" w:hAnsi="Calibri" w:cs="Arial"/>
                <w:b/>
                <w:bCs/>
                <w:sz w:val="20"/>
                <w:szCs w:val="20"/>
              </w:rPr>
              <w:t>Labor-force channel equations</w:t>
            </w:r>
            <w:r>
              <w:rPr>
                <w:rFonts w:ascii="Calibri" w:eastAsia="Calibri" w:hAnsi="Calibri" w:cs="Arial"/>
                <w:b/>
                <w:bCs/>
                <w:sz w:val="20"/>
                <w:szCs w:val="20"/>
              </w:rPr>
              <w:t>:</w:t>
            </w:r>
          </w:p>
        </w:tc>
        <w:tc>
          <w:tcPr>
            <w:tcW w:w="1166" w:type="dxa"/>
          </w:tcPr>
          <w:p w14:paraId="2A48F7DB" w14:textId="77777777" w:rsidR="00660437" w:rsidRDefault="00660437" w:rsidP="00CB7DC8">
            <w:pPr>
              <w:jc w:val="right"/>
              <w:rPr>
                <w:sz w:val="20"/>
                <w:szCs w:val="20"/>
              </w:rPr>
            </w:pPr>
          </w:p>
        </w:tc>
      </w:tr>
      <w:tr w:rsidR="00660437" w:rsidRPr="000E7BEC" w14:paraId="69198B3E" w14:textId="77777777" w:rsidTr="00AC2EDF">
        <w:tc>
          <w:tcPr>
            <w:tcW w:w="7338" w:type="dxa"/>
          </w:tcPr>
          <w:p w14:paraId="529718D4" w14:textId="371DFAC4" w:rsidR="00660437" w:rsidRPr="00660437" w:rsidRDefault="00660437" w:rsidP="00CB7DC8">
            <w:pPr>
              <w:spacing w:line="360" w:lineRule="auto"/>
              <w:rPr>
                <w:sz w:val="20"/>
                <w:szCs w:val="20"/>
              </w:rPr>
            </w:pPr>
            <m:oMathPara>
              <m:oMath>
                <m:r>
                  <w:rPr>
                    <w:rFonts w:ascii="Cambria Math" w:hAnsi="Cambria Math"/>
                    <w:sz w:val="20"/>
                    <w:szCs w:val="20"/>
                  </w:rPr>
                  <m:t>par</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t</m:t>
                    </m:r>
                  </m:sub>
                </m:sSub>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1000</m:t>
                    </m:r>
                  </m:num>
                  <m:den>
                    <m:r>
                      <w:rPr>
                        <w:rFonts w:ascii="Cambria Math" w:hAnsi="Cambria Math"/>
                        <w:sz w:val="20"/>
                        <w:szCs w:val="20"/>
                      </w:rPr>
                      <m:t>po</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m:t>
                        </m:r>
                      </m:sub>
                    </m:sSub>
                  </m:den>
                </m:f>
              </m:oMath>
            </m:oMathPara>
          </w:p>
        </w:tc>
        <w:tc>
          <w:tcPr>
            <w:tcW w:w="1166" w:type="dxa"/>
          </w:tcPr>
          <w:p w14:paraId="09A06399" w14:textId="27BC8E33" w:rsidR="00660437" w:rsidRDefault="00660437" w:rsidP="00CB7DC8">
            <w:pPr>
              <w:jc w:val="right"/>
              <w:rPr>
                <w:sz w:val="20"/>
                <w:szCs w:val="20"/>
              </w:rPr>
            </w:pPr>
            <w:r>
              <w:rPr>
                <w:sz w:val="20"/>
                <w:szCs w:val="20"/>
              </w:rPr>
              <w:t>(A. 150)</w:t>
            </w:r>
          </w:p>
        </w:tc>
      </w:tr>
      <w:tr w:rsidR="00660437" w:rsidRPr="000E7BEC" w14:paraId="61C1E82A" w14:textId="77777777" w:rsidTr="00AC2EDF">
        <w:tc>
          <w:tcPr>
            <w:tcW w:w="7338" w:type="dxa"/>
          </w:tcPr>
          <w:p w14:paraId="75F8F018" w14:textId="5C90A276" w:rsidR="00660437" w:rsidRPr="006F0F68" w:rsidRDefault="00660437" w:rsidP="00660437">
            <w:pPr>
              <w:spacing w:line="360" w:lineRule="auto"/>
              <w:rPr>
                <w:sz w:val="20"/>
                <w:szCs w:val="20"/>
              </w:rPr>
            </w:pPr>
            <m:oMathPara>
              <m:oMath>
                <m:r>
                  <w:rPr>
                    <w:rFonts w:ascii="Cambria Math" w:hAnsi="Cambria Math"/>
                    <w:sz w:val="20"/>
                    <w:szCs w:val="20"/>
                  </w:rPr>
                  <m:t>L</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t</m:t>
                    </m:r>
                  </m:sub>
                </m:sSub>
                <m:r>
                  <w:rPr>
                    <w:rFonts w:ascii="Cambria Math" w:hAnsi="Cambria Math"/>
                    <w:sz w:val="20"/>
                    <w:szCs w:val="20"/>
                  </w:rPr>
                  <m:t>= 2965-1374*u</m:t>
                </m:r>
                <m:sSub>
                  <m:sSubPr>
                    <m:ctrlPr>
                      <w:rPr>
                        <w:rFonts w:ascii="Cambria Math" w:hAnsi="Cambria Math"/>
                        <w:i/>
                        <w:sz w:val="20"/>
                        <w:szCs w:val="20"/>
                      </w:rPr>
                    </m:ctrlPr>
                  </m:sSubPr>
                  <m:e>
                    <m:r>
                      <w:rPr>
                        <w:rFonts w:ascii="Cambria Math" w:hAnsi="Cambria Math"/>
                        <w:sz w:val="20"/>
                        <w:szCs w:val="20"/>
                      </w:rPr>
                      <m:t>r</m:t>
                    </m:r>
                  </m:e>
                  <m:sub>
                    <m:r>
                      <w:rPr>
                        <w:rFonts w:ascii="Cambria Math" w:hAnsi="Cambria Math"/>
                        <w:sz w:val="20"/>
                        <w:szCs w:val="20"/>
                      </w:rPr>
                      <m:t>t-1</m:t>
                    </m:r>
                  </m:sub>
                </m:sSub>
              </m:oMath>
            </m:oMathPara>
          </w:p>
        </w:tc>
        <w:tc>
          <w:tcPr>
            <w:tcW w:w="1166" w:type="dxa"/>
          </w:tcPr>
          <w:p w14:paraId="6A1FD1D6" w14:textId="2D4A1B78" w:rsidR="00660437" w:rsidRDefault="00660437" w:rsidP="00CB7DC8">
            <w:pPr>
              <w:jc w:val="right"/>
              <w:rPr>
                <w:sz w:val="20"/>
                <w:szCs w:val="20"/>
              </w:rPr>
            </w:pPr>
            <w:r>
              <w:rPr>
                <w:sz w:val="20"/>
                <w:szCs w:val="20"/>
              </w:rPr>
              <w:t>(A. 151)</w:t>
            </w:r>
          </w:p>
        </w:tc>
      </w:tr>
      <w:tr w:rsidR="006F0F68" w:rsidRPr="000E7BEC" w14:paraId="36D3D795" w14:textId="77777777" w:rsidTr="00AC2EDF">
        <w:tc>
          <w:tcPr>
            <w:tcW w:w="7338" w:type="dxa"/>
          </w:tcPr>
          <w:p w14:paraId="1478F3E9" w14:textId="3076E735" w:rsidR="006F0F68" w:rsidRPr="006F0F68" w:rsidRDefault="006F0F68" w:rsidP="00660437">
            <w:pPr>
              <w:spacing w:line="360" w:lineRule="auto"/>
              <w:rPr>
                <w:rFonts w:ascii="Calibri" w:eastAsia="Calibri" w:hAnsi="Calibri" w:cs="Arial"/>
                <w:b/>
                <w:bCs/>
                <w:sz w:val="20"/>
                <w:szCs w:val="20"/>
              </w:rPr>
            </w:pPr>
            <w:r w:rsidRPr="006F0F68">
              <w:rPr>
                <w:rFonts w:ascii="Calibri" w:eastAsia="Calibri" w:hAnsi="Calibri" w:cs="Arial"/>
                <w:b/>
                <w:bCs/>
                <w:sz w:val="20"/>
                <w:szCs w:val="20"/>
              </w:rPr>
              <w:t>Productivity channel equations:</w:t>
            </w:r>
          </w:p>
        </w:tc>
        <w:tc>
          <w:tcPr>
            <w:tcW w:w="1166" w:type="dxa"/>
          </w:tcPr>
          <w:p w14:paraId="7F31DC0D" w14:textId="77777777" w:rsidR="006F0F68" w:rsidRDefault="006F0F68" w:rsidP="00CB7DC8">
            <w:pPr>
              <w:jc w:val="right"/>
              <w:rPr>
                <w:sz w:val="20"/>
                <w:szCs w:val="20"/>
              </w:rPr>
            </w:pPr>
          </w:p>
        </w:tc>
      </w:tr>
      <w:tr w:rsidR="006F0F68" w:rsidRPr="000E7BEC" w14:paraId="0D23A820" w14:textId="77777777" w:rsidTr="00AC2EDF">
        <w:tc>
          <w:tcPr>
            <w:tcW w:w="7338" w:type="dxa"/>
          </w:tcPr>
          <w:p w14:paraId="2BF58B86" w14:textId="77777777" w:rsidR="006F0F68" w:rsidRPr="006F0F68" w:rsidRDefault="006F0F68" w:rsidP="006F0F68">
            <w:pPr>
              <w:rPr>
                <w:sz w:val="20"/>
                <w:szCs w:val="20"/>
              </w:rPr>
            </w:pPr>
            <m:oMathPara>
              <m:oMath>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m:t>
                            </m:r>
                          </m:sub>
                        </m:sSub>
                      </m:e>
                    </m:d>
                  </m:e>
                </m:func>
                <m:r>
                  <w:rPr>
                    <w:rFonts w:ascii="Cambria Math" w:hAnsi="Cambria Math"/>
                    <w:sz w:val="20"/>
                    <w:szCs w:val="20"/>
                  </w:rPr>
                  <m:t>=0.45*</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m:t>
                            </m:r>
                          </m:sub>
                        </m:sSub>
                      </m:e>
                    </m:d>
                  </m:e>
                </m:func>
                <m:r>
                  <w:rPr>
                    <w:rFonts w:ascii="Cambria Math" w:hAnsi="Cambria Math"/>
                    <w:sz w:val="20"/>
                    <w:szCs w:val="20"/>
                  </w:rPr>
                  <m:t>+ 0.24*</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t-1</m:t>
                            </m:r>
                          </m:sub>
                        </m:sSub>
                      </m:e>
                    </m:d>
                  </m:e>
                </m:func>
                <m:r>
                  <w:rPr>
                    <w:rFonts w:ascii="Cambria Math" w:hAnsi="Cambria Math"/>
                    <w:sz w:val="20"/>
                    <w:szCs w:val="20"/>
                  </w:rPr>
                  <m:t>-0.20*</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t-4</m:t>
                            </m:r>
                          </m:sub>
                        </m:sSub>
                      </m:e>
                    </m:d>
                  </m:e>
                </m:func>
                <m:r>
                  <w:rPr>
                    <w:rFonts w:ascii="Cambria Math" w:hAnsi="Cambria Math"/>
                    <w:sz w:val="20"/>
                    <w:szCs w:val="20"/>
                  </w:rPr>
                  <m:t>+0.69*</m:t>
                </m:r>
                <m:r>
                  <m:rPr>
                    <m:sty m:val="p"/>
                  </m:rPr>
                  <w:rPr>
                    <w:rFonts w:ascii="Cambria Math" w:hAnsi="Cambria Math"/>
                    <w:sz w:val="20"/>
                    <w:szCs w:val="20"/>
                  </w:rPr>
                  <m:t>Δ</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m:t>
                            </m:r>
                          </m:sub>
                        </m:sSub>
                      </m:e>
                    </m:d>
                  </m:e>
                </m:func>
                <m:r>
                  <w:rPr>
                    <w:rFonts w:ascii="Cambria Math" w:hAnsi="Cambria Math"/>
                    <w:sz w:val="20"/>
                    <w:szCs w:val="20"/>
                  </w:rPr>
                  <m:t>+0.01*</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t-2</m:t>
                            </m:r>
                          </m:sub>
                        </m:sSub>
                      </m:e>
                    </m:d>
                  </m:e>
                </m:func>
                <m:r>
                  <w:rPr>
                    <w:rFonts w:ascii="Cambria Math" w:hAnsi="Cambria Math"/>
                    <w:sz w:val="20"/>
                    <w:szCs w:val="20"/>
                  </w:rPr>
                  <m:t>+0.06*</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r>
                          <w:rPr>
                            <w:rFonts w:ascii="Cambria Math" w:hAnsi="Cambria Math"/>
                            <w:sz w:val="20"/>
                            <w:szCs w:val="20"/>
                          </w:rPr>
                          <m:t>DpPerso</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t-2</m:t>
                            </m:r>
                          </m:sub>
                        </m:sSub>
                      </m:e>
                    </m:d>
                  </m:e>
                </m:func>
                <m:r>
                  <w:rPr>
                    <w:rFonts w:ascii="Cambria Math" w:hAnsi="Cambria Math"/>
                    <w:sz w:val="20"/>
                    <w:szCs w:val="20"/>
                  </w:rPr>
                  <m:t>-0.20*</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t-1</m:t>
                            </m:r>
                          </m:sub>
                        </m:sSub>
                      </m:e>
                    </m:d>
                  </m:e>
                </m:func>
                <m:r>
                  <w:rPr>
                    <w:rFonts w:ascii="Cambria Math" w:hAnsi="Cambria Math"/>
                    <w:sz w:val="20"/>
                    <w:szCs w:val="20"/>
                  </w:rPr>
                  <m:t>+0.14*</m:t>
                </m:r>
                <m:r>
                  <m:rPr>
                    <m:sty m:val="p"/>
                  </m:rPr>
                  <w:rPr>
                    <w:rFonts w:ascii="Cambria Math" w:hAnsi="Cambria Math"/>
                    <w:sz w:val="20"/>
                    <w:szCs w:val="20"/>
                  </w:rPr>
                  <m:t>ln⁡</m:t>
                </m:r>
                <m:r>
                  <w:rPr>
                    <w:rFonts w:ascii="Cambria Math" w:hAnsi="Cambria Math"/>
                    <w:sz w:val="20"/>
                    <w:szCs w:val="20"/>
                  </w:rPr>
                  <m:t>(wag</m:t>
                </m:r>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t-2</m:t>
                    </m:r>
                  </m:sub>
                </m:sSub>
                <m:r>
                  <w:rPr>
                    <w:rFonts w:ascii="Cambria Math" w:hAnsi="Cambria Math"/>
                    <w:sz w:val="20"/>
                    <w:szCs w:val="20"/>
                  </w:rPr>
                  <m:t xml:space="preserve"> )</m:t>
                </m:r>
              </m:oMath>
            </m:oMathPara>
          </w:p>
          <w:p w14:paraId="3220359E" w14:textId="77777777" w:rsidR="006F0F68" w:rsidRPr="006F0F68" w:rsidRDefault="006F0F68" w:rsidP="00660437">
            <w:pPr>
              <w:spacing w:line="360" w:lineRule="auto"/>
              <w:rPr>
                <w:rFonts w:ascii="Calibri" w:eastAsia="Calibri" w:hAnsi="Calibri" w:cs="Arial"/>
                <w:b/>
                <w:bCs/>
                <w:sz w:val="20"/>
                <w:szCs w:val="20"/>
              </w:rPr>
            </w:pPr>
          </w:p>
        </w:tc>
        <w:tc>
          <w:tcPr>
            <w:tcW w:w="1166" w:type="dxa"/>
          </w:tcPr>
          <w:p w14:paraId="18B5AFBD" w14:textId="3474B3B2" w:rsidR="006F0F68" w:rsidRDefault="006F0F68" w:rsidP="00CB7DC8">
            <w:pPr>
              <w:jc w:val="right"/>
              <w:rPr>
                <w:sz w:val="20"/>
                <w:szCs w:val="20"/>
              </w:rPr>
            </w:pPr>
            <w:r>
              <w:rPr>
                <w:sz w:val="20"/>
                <w:szCs w:val="20"/>
              </w:rPr>
              <w:t>(A. 152)</w:t>
            </w:r>
          </w:p>
        </w:tc>
      </w:tr>
    </w:tbl>
    <w:p w14:paraId="09797EC7" w14:textId="77777777" w:rsidR="00AE71E7" w:rsidRPr="000E7BEC" w:rsidRDefault="00AE71E7" w:rsidP="00583A8B">
      <w:pPr>
        <w:spacing w:line="276" w:lineRule="auto"/>
        <w:rPr>
          <w:lang w:val="da-DK"/>
        </w:rPr>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r>
              <w:rPr>
                <w:sz w:val="20"/>
                <w:szCs w:val="20"/>
              </w:rPr>
              <w:t>Labour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AE71E7" w14:paraId="4BA828AB" w14:textId="77777777" w:rsidTr="00AC2EDF">
        <w:tc>
          <w:tcPr>
            <w:tcW w:w="4811" w:type="dxa"/>
          </w:tcPr>
          <w:p w14:paraId="3BB2C3CE" w14:textId="5FE3D44E"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NBENRest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0E8243" w14:textId="4CB82D9B" w:rsidR="00AE71E7" w:rsidRDefault="00AE71E7" w:rsidP="00AC2EDF">
            <w:pPr>
              <w:rPr>
                <w:sz w:val="20"/>
                <w:szCs w:val="20"/>
              </w:rPr>
            </w:pPr>
            <w:r>
              <w:rPr>
                <w:sz w:val="20"/>
                <w:szCs w:val="20"/>
              </w:rPr>
              <w:t>Benefits received by the households subtracted the amount paid in income insurance</w:t>
            </w:r>
          </w:p>
        </w:tc>
      </w:tr>
      <w:tr w:rsidR="00AE71E7" w14:paraId="1F6505DF" w14:textId="77777777" w:rsidTr="00AC2EDF">
        <w:tc>
          <w:tcPr>
            <w:tcW w:w="4811" w:type="dxa"/>
          </w:tcPr>
          <w:p w14:paraId="2781BF42" w14:textId="54FB69EC" w:rsidR="00AE71E7" w:rsidRDefault="00000000" w:rsidP="00AC2EDF">
            <w:pPr>
              <w:jc w:val="center"/>
              <w:rPr>
                <w:rFonts w:ascii="Calibri" w:eastAsia="Calibri" w:hAnsi="Calibri" w:cs="Arial"/>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NBENUn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7930CF6" w14:textId="61D024FC" w:rsidR="00AE71E7" w:rsidRDefault="00AE71E7" w:rsidP="00AC2EDF">
            <w:pPr>
              <w:rPr>
                <w:sz w:val="20"/>
                <w:szCs w:val="20"/>
              </w:rPr>
            </w:pPr>
            <w:r>
              <w:rPr>
                <w:sz w:val="20"/>
                <w:szCs w:val="20"/>
              </w:rPr>
              <w:t xml:space="preserve">Benefits received by the households in the form </w:t>
            </w:r>
            <w:r w:rsidR="005244DB">
              <w:rPr>
                <w:sz w:val="20"/>
                <w:szCs w:val="20"/>
              </w:rPr>
              <w:t>of income</w:t>
            </w:r>
            <w:r>
              <w:rPr>
                <w:sz w:val="20"/>
                <w:szCs w:val="20"/>
              </w:rPr>
              <w:t xml:space="preserve"> insurance</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r>
              <w:rPr>
                <w:sz w:val="20"/>
                <w:szCs w:val="20"/>
              </w:rPr>
              <w:t>Labour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r w:rsidR="00AE71E7" w14:paraId="1FF6CCDA" w14:textId="77777777" w:rsidTr="00AC2EDF">
        <w:tc>
          <w:tcPr>
            <w:tcW w:w="4811" w:type="dxa"/>
          </w:tcPr>
          <w:p w14:paraId="15E4811E" w14:textId="406E67D6" w:rsidR="00AE71E7" w:rsidRPr="00DB083A" w:rsidRDefault="00AE71E7" w:rsidP="00AC2EDF">
            <w:pPr>
              <w:jc w:val="center"/>
              <w:rPr>
                <w:rFonts w:ascii="Calibri" w:eastAsia="Calibri" w:hAnsi="Calibri" w:cs="Arial"/>
                <w:sz w:val="20"/>
                <w:szCs w:val="20"/>
              </w:rPr>
            </w:pPr>
            <m:oMathPara>
              <m:oMath>
                <m:r>
                  <w:rPr>
                    <w:rFonts w:ascii="Cambria Math" w:hAnsi="Cambria Math" w:cstheme="minorHAnsi"/>
                    <w:sz w:val="20"/>
                    <w:szCs w:val="20"/>
                  </w:rPr>
                  <w:lastRenderedPageBreak/>
                  <m:t>Ma</m:t>
                </m:r>
                <m:sSubSup>
                  <m:sSubSupPr>
                    <m:ctrlPr>
                      <w:rPr>
                        <w:rFonts w:ascii="Cambria Math" w:hAnsi="Cambria Math" w:cstheme="minorHAnsi"/>
                        <w:i/>
                        <w:sz w:val="20"/>
                        <w:szCs w:val="20"/>
                      </w:rPr>
                    </m:ctrlPr>
                  </m:sSubSupPr>
                  <m:e>
                    <m:r>
                      <w:rPr>
                        <w:rFonts w:ascii="Cambria Math" w:hAnsi="Cambria Math" w:cstheme="minorHAnsi"/>
                        <w:sz w:val="20"/>
                        <w:szCs w:val="20"/>
                      </w:rPr>
                      <m:t>x</m:t>
                    </m:r>
                  </m:e>
                  <m:sub>
                    <m:r>
                      <w:rPr>
                        <w:rFonts w:ascii="Cambria Math" w:hAnsi="Cambria Math" w:cstheme="minorHAnsi"/>
                        <w:sz w:val="20"/>
                        <w:szCs w:val="20"/>
                      </w:rPr>
                      <m:t>t</m:t>
                    </m:r>
                  </m:sub>
                  <m:sup>
                    <m:r>
                      <w:rPr>
                        <w:rFonts w:ascii="Cambria Math" w:hAnsi="Cambria Math" w:cstheme="minorHAnsi"/>
                        <w:sz w:val="20"/>
                        <w:szCs w:val="20"/>
                      </w:rPr>
                      <m:t>dp</m:t>
                    </m:r>
                  </m:sup>
                </m:sSubSup>
              </m:oMath>
            </m:oMathPara>
          </w:p>
        </w:tc>
        <w:tc>
          <w:tcPr>
            <w:tcW w:w="3693" w:type="dxa"/>
          </w:tcPr>
          <w:p w14:paraId="7A3A0C4D" w14:textId="14F28555" w:rsidR="00AE71E7" w:rsidRDefault="00AE71E7" w:rsidP="00AC2EDF">
            <w:pPr>
              <w:rPr>
                <w:sz w:val="20"/>
                <w:szCs w:val="20"/>
              </w:rPr>
            </w:pPr>
            <w:r>
              <w:rPr>
                <w:sz w:val="20"/>
                <w:szCs w:val="20"/>
              </w:rPr>
              <w:t>Maximum level of income insurance</w:t>
            </w:r>
          </w:p>
        </w:tc>
      </w:tr>
      <w:tr w:rsidR="00AE71E7" w14:paraId="213BCDCE" w14:textId="77777777" w:rsidTr="00AC2EDF">
        <w:tc>
          <w:tcPr>
            <w:tcW w:w="4811" w:type="dxa"/>
          </w:tcPr>
          <w:p w14:paraId="5880E723" w14:textId="6ADD268D"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RAd</m:t>
                </m:r>
                <m:sSub>
                  <m:sSubPr>
                    <m:ctrlPr>
                      <w:rPr>
                        <w:rFonts w:ascii="Cambria Math" w:hAnsi="Cambria Math" w:cstheme="minorHAnsi"/>
                        <w:i/>
                        <w:sz w:val="20"/>
                        <w:szCs w:val="20"/>
                      </w:rPr>
                    </m:ctrlPr>
                  </m:sSubPr>
                  <m:e>
                    <m:r>
                      <w:rPr>
                        <w:rFonts w:ascii="Cambria Math" w:hAnsi="Cambria Math" w:cstheme="minorHAnsi"/>
                        <w:sz w:val="20"/>
                        <w:szCs w:val="20"/>
                      </w:rPr>
                      <m:t>jP</m:t>
                    </m:r>
                  </m:e>
                  <m:sub>
                    <m:r>
                      <w:rPr>
                        <w:rFonts w:ascii="Cambria Math" w:hAnsi="Cambria Math" w:cstheme="minorHAnsi"/>
                        <w:sz w:val="20"/>
                        <w:szCs w:val="20"/>
                      </w:rPr>
                      <m:t>t</m:t>
                    </m:r>
                  </m:sub>
                </m:sSub>
              </m:oMath>
            </m:oMathPara>
          </w:p>
        </w:tc>
        <w:tc>
          <w:tcPr>
            <w:tcW w:w="3693" w:type="dxa"/>
          </w:tcPr>
          <w:p w14:paraId="643004FA" w14:textId="0304A369" w:rsidR="00AE71E7" w:rsidRDefault="00AE71E7" w:rsidP="00AC2EDF">
            <w:pPr>
              <w:rPr>
                <w:sz w:val="20"/>
                <w:szCs w:val="20"/>
              </w:rPr>
            </w:pPr>
            <w:r>
              <w:rPr>
                <w:sz w:val="20"/>
                <w:szCs w:val="20"/>
              </w:rPr>
              <w:t>Rate adjustment percentage</w:t>
            </w:r>
          </w:p>
        </w:tc>
      </w:tr>
      <w:tr w:rsidR="00AE71E7" w14:paraId="0D2F6B73" w14:textId="77777777" w:rsidTr="00AC2EDF">
        <w:tc>
          <w:tcPr>
            <w:tcW w:w="4811" w:type="dxa"/>
          </w:tcPr>
          <w:p w14:paraId="2FC9E7D5" w14:textId="3DDFBF87" w:rsidR="00AE71E7"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SRe</m:t>
                </m:r>
                <m:sSub>
                  <m:sSubPr>
                    <m:ctrlPr>
                      <w:rPr>
                        <w:rFonts w:ascii="Cambria Math" w:hAnsi="Cambria Math" w:cstheme="minorHAnsi"/>
                        <w:i/>
                        <w:sz w:val="20"/>
                        <w:szCs w:val="20"/>
                      </w:rPr>
                    </m:ctrlPr>
                  </m:sSubPr>
                  <m:e>
                    <m:r>
                      <w:rPr>
                        <w:rFonts w:ascii="Cambria Math" w:hAnsi="Cambria Math" w:cstheme="minorHAnsi"/>
                        <w:sz w:val="20"/>
                        <w:szCs w:val="20"/>
                      </w:rPr>
                      <m:t>gP</m:t>
                    </m:r>
                  </m:e>
                  <m:sub>
                    <m:r>
                      <w:rPr>
                        <w:rFonts w:ascii="Cambria Math" w:hAnsi="Cambria Math" w:cstheme="minorHAnsi"/>
                        <w:sz w:val="20"/>
                        <w:szCs w:val="20"/>
                      </w:rPr>
                      <m:t>t</m:t>
                    </m:r>
                  </m:sub>
                </m:sSub>
              </m:oMath>
            </m:oMathPara>
          </w:p>
        </w:tc>
        <w:tc>
          <w:tcPr>
            <w:tcW w:w="3693" w:type="dxa"/>
          </w:tcPr>
          <w:p w14:paraId="6FCFAD11" w14:textId="7E419E7D" w:rsidR="00AE71E7" w:rsidRDefault="00AE71E7" w:rsidP="00AC2EDF">
            <w:pPr>
              <w:rPr>
                <w:sz w:val="20"/>
                <w:szCs w:val="20"/>
              </w:rPr>
            </w:pPr>
            <w:r>
              <w:rPr>
                <w:sz w:val="20"/>
                <w:szCs w:val="20"/>
              </w:rPr>
              <w:t>State regulation percentage</w:t>
            </w:r>
          </w:p>
        </w:tc>
      </w:tr>
      <w:tr w:rsidR="000836FF" w14:paraId="39CEF3AB" w14:textId="77777777" w:rsidTr="00AC2EDF">
        <w:tc>
          <w:tcPr>
            <w:tcW w:w="4811" w:type="dxa"/>
          </w:tcPr>
          <w:p w14:paraId="0682D4E0" w14:textId="461F5549" w:rsidR="000836FF" w:rsidRPr="00DB083A" w:rsidRDefault="000836FF" w:rsidP="00AC2EDF">
            <w:pPr>
              <w:jc w:val="center"/>
              <w:rPr>
                <w:rFonts w:ascii="Calibri" w:eastAsia="Calibri" w:hAnsi="Calibri" w:cs="Arial"/>
                <w:sz w:val="20"/>
                <w:szCs w:val="20"/>
              </w:rPr>
            </w:pPr>
            <m:oMathPara>
              <m:oMath>
                <m:r>
                  <w:rPr>
                    <w:rFonts w:ascii="Cambria Math" w:eastAsia="Calibri" w:hAnsi="Cambria Math" w:cs="Arial"/>
                    <w:sz w:val="20"/>
                    <w:szCs w:val="20"/>
                  </w:rPr>
                  <m:t>Adj</m:t>
                </m:r>
                <m:sSub>
                  <m:sSubPr>
                    <m:ctrlPr>
                      <w:rPr>
                        <w:rFonts w:ascii="Cambria Math" w:eastAsia="Calibri" w:hAnsi="Cambria Math" w:cs="Arial"/>
                        <w:i/>
                        <w:sz w:val="20"/>
                        <w:szCs w:val="20"/>
                      </w:rPr>
                    </m:ctrlPr>
                  </m:sSubPr>
                  <m:e>
                    <m:r>
                      <w:rPr>
                        <w:rFonts w:ascii="Cambria Math" w:eastAsia="Calibri" w:hAnsi="Cambria Math" w:cs="Arial"/>
                        <w:sz w:val="20"/>
                        <w:szCs w:val="20"/>
                      </w:rPr>
                      <m:t>P</m:t>
                    </m:r>
                  </m:e>
                  <m:sub>
                    <m:r>
                      <w:rPr>
                        <w:rFonts w:ascii="Cambria Math" w:eastAsia="Calibri" w:hAnsi="Cambria Math" w:cs="Arial"/>
                        <w:sz w:val="20"/>
                        <w:szCs w:val="20"/>
                      </w:rPr>
                      <m:t>t</m:t>
                    </m:r>
                  </m:sub>
                </m:sSub>
              </m:oMath>
            </m:oMathPara>
          </w:p>
        </w:tc>
        <w:tc>
          <w:tcPr>
            <w:tcW w:w="3693" w:type="dxa"/>
          </w:tcPr>
          <w:p w14:paraId="642D52D0" w14:textId="39ACEDE4" w:rsidR="000836FF" w:rsidRDefault="000836FF" w:rsidP="00AC2EDF">
            <w:pPr>
              <w:rPr>
                <w:sz w:val="20"/>
                <w:szCs w:val="20"/>
              </w:rPr>
            </w:pPr>
            <w:r>
              <w:rPr>
                <w:sz w:val="20"/>
                <w:szCs w:val="20"/>
              </w:rPr>
              <w:t>Adjustment percentage</w:t>
            </w:r>
          </w:p>
        </w:tc>
      </w:tr>
      <w:tr w:rsidR="00DB083A" w14:paraId="39DD0F3C" w14:textId="77777777" w:rsidTr="00AC2EDF">
        <w:tc>
          <w:tcPr>
            <w:tcW w:w="4811" w:type="dxa"/>
          </w:tcPr>
          <w:p w14:paraId="311887F6" w14:textId="34EC9441"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komp</m:t>
                </m:r>
                <m:sSub>
                  <m:sSubPr>
                    <m:ctrlPr>
                      <w:rPr>
                        <w:rFonts w:ascii="Cambria Math" w:hAnsi="Cambria Math" w:cstheme="minorHAnsi"/>
                        <w:i/>
                        <w:sz w:val="20"/>
                        <w:szCs w:val="20"/>
                      </w:rPr>
                    </m:ctrlPr>
                  </m:sSubPr>
                  <m:e>
                    <m:r>
                      <w:rPr>
                        <w:rFonts w:ascii="Cambria Math" w:hAnsi="Cambria Math" w:cstheme="minorHAnsi"/>
                        <w:sz w:val="20"/>
                        <w:szCs w:val="20"/>
                      </w:rPr>
                      <m:t>r</m:t>
                    </m:r>
                  </m:e>
                  <m:sub>
                    <m:r>
                      <w:rPr>
                        <w:rFonts w:ascii="Cambria Math" w:hAnsi="Cambria Math" w:cstheme="minorHAnsi"/>
                        <w:sz w:val="20"/>
                        <w:szCs w:val="20"/>
                      </w:rPr>
                      <m:t>t</m:t>
                    </m:r>
                  </m:sub>
                </m:sSub>
              </m:oMath>
            </m:oMathPara>
          </w:p>
        </w:tc>
        <w:tc>
          <w:tcPr>
            <w:tcW w:w="3693" w:type="dxa"/>
          </w:tcPr>
          <w:p w14:paraId="1524A510" w14:textId="2A5BFC71" w:rsidR="00DB083A" w:rsidRDefault="00DB083A" w:rsidP="00AC2EDF">
            <w:pPr>
              <w:rPr>
                <w:sz w:val="20"/>
                <w:szCs w:val="20"/>
              </w:rPr>
            </w:pPr>
            <w:r>
              <w:rPr>
                <w:sz w:val="20"/>
                <w:szCs w:val="20"/>
              </w:rPr>
              <w:t>Compensation rate</w:t>
            </w:r>
          </w:p>
        </w:tc>
      </w:tr>
      <w:tr w:rsidR="00DB083A" w14:paraId="0B202A13" w14:textId="77777777" w:rsidTr="00AC2EDF">
        <w:tc>
          <w:tcPr>
            <w:tcW w:w="4811" w:type="dxa"/>
          </w:tcPr>
          <w:p w14:paraId="4F652B31" w14:textId="0C0526D2"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Dp</m:t>
                </m:r>
                <m:sSub>
                  <m:sSubPr>
                    <m:ctrlPr>
                      <w:rPr>
                        <w:rFonts w:ascii="Cambria Math" w:hAnsi="Cambria Math" w:cstheme="minorHAnsi"/>
                        <w:i/>
                        <w:sz w:val="20"/>
                        <w:szCs w:val="20"/>
                      </w:rPr>
                    </m:ctrlPr>
                  </m:sSubPr>
                  <m:e>
                    <m:r>
                      <w:rPr>
                        <w:rFonts w:ascii="Cambria Math" w:hAnsi="Cambria Math" w:cstheme="minorHAnsi"/>
                        <w:sz w:val="20"/>
                        <w:szCs w:val="20"/>
                      </w:rPr>
                      <m:t>P</m:t>
                    </m:r>
                  </m:e>
                  <m:sub>
                    <m:r>
                      <w:rPr>
                        <w:rFonts w:ascii="Cambria Math" w:hAnsi="Cambria Math" w:cstheme="minorHAnsi"/>
                        <w:sz w:val="20"/>
                        <w:szCs w:val="20"/>
                      </w:rPr>
                      <m:t>t</m:t>
                    </m:r>
                  </m:sub>
                </m:sSub>
              </m:oMath>
            </m:oMathPara>
          </w:p>
        </w:tc>
        <w:tc>
          <w:tcPr>
            <w:tcW w:w="3693" w:type="dxa"/>
          </w:tcPr>
          <w:p w14:paraId="7736C493" w14:textId="345BB569" w:rsidR="00DB083A" w:rsidRDefault="00DB083A" w:rsidP="00AC2EDF">
            <w:pPr>
              <w:rPr>
                <w:sz w:val="20"/>
                <w:szCs w:val="20"/>
              </w:rPr>
            </w:pPr>
            <w:r>
              <w:rPr>
                <w:sz w:val="20"/>
                <w:szCs w:val="20"/>
              </w:rPr>
              <w:t>Average amount of income insurance received per person in the IS-program.</w:t>
            </w:r>
          </w:p>
        </w:tc>
      </w:tr>
      <w:tr w:rsidR="00DB083A" w14:paraId="5A456E8C" w14:textId="77777777" w:rsidTr="00AC2EDF">
        <w:tc>
          <w:tcPr>
            <w:tcW w:w="4811" w:type="dxa"/>
          </w:tcPr>
          <w:p w14:paraId="7D244637" w14:textId="1CA1E66F" w:rsidR="00DB083A" w:rsidRPr="00DB083A" w:rsidRDefault="00DB083A" w:rsidP="00AC2EDF">
            <w:pPr>
              <w:jc w:val="center"/>
              <w:rPr>
                <w:rFonts w:ascii="Calibri" w:eastAsia="Calibri" w:hAnsi="Calibri" w:cs="Arial"/>
                <w:sz w:val="20"/>
                <w:szCs w:val="20"/>
              </w:rPr>
            </w:pPr>
            <m:oMathPara>
              <m:oMath>
                <m:r>
                  <w:rPr>
                    <w:rFonts w:ascii="Cambria Math" w:hAnsi="Cambria Math" w:cstheme="minorHAnsi"/>
                    <w:sz w:val="20"/>
                    <w:szCs w:val="20"/>
                  </w:rPr>
                  <m:t>kul</m:t>
                </m:r>
                <m:sSub>
                  <m:sSubPr>
                    <m:ctrlPr>
                      <w:rPr>
                        <w:rFonts w:ascii="Cambria Math" w:hAnsi="Cambria Math" w:cstheme="minorHAnsi"/>
                        <w:i/>
                        <w:sz w:val="20"/>
                        <w:szCs w:val="20"/>
                      </w:rPr>
                    </m:ctrlPr>
                  </m:sSubPr>
                  <m:e>
                    <m:r>
                      <w:rPr>
                        <w:rFonts w:ascii="Cambria Math" w:hAnsi="Cambria Math" w:cstheme="minorHAnsi"/>
                        <w:sz w:val="20"/>
                        <w:szCs w:val="20"/>
                      </w:rPr>
                      <m:t>d</m:t>
                    </m:r>
                  </m:e>
                  <m:sub>
                    <m:r>
                      <w:rPr>
                        <w:rFonts w:ascii="Cambria Math" w:hAnsi="Cambria Math" w:cstheme="minorHAnsi"/>
                        <w:sz w:val="20"/>
                        <w:szCs w:val="20"/>
                      </w:rPr>
                      <m:t>t</m:t>
                    </m:r>
                  </m:sub>
                </m:sSub>
              </m:oMath>
            </m:oMathPara>
          </w:p>
        </w:tc>
        <w:tc>
          <w:tcPr>
            <w:tcW w:w="3693" w:type="dxa"/>
          </w:tcPr>
          <w:p w14:paraId="73A69F98" w14:textId="60FA8C20" w:rsidR="00DB083A" w:rsidRDefault="00DB083A" w:rsidP="00AC2EDF">
            <w:pPr>
              <w:rPr>
                <w:sz w:val="20"/>
                <w:szCs w:val="20"/>
              </w:rPr>
            </w:pPr>
            <w:r>
              <w:rPr>
                <w:sz w:val="20"/>
                <w:szCs w:val="20"/>
              </w:rPr>
              <w:t>The rate of people being member of the IS-program.</w:t>
            </w:r>
          </w:p>
        </w:tc>
      </w:tr>
      <w:tr w:rsidR="00EB18A1" w14:paraId="04AFBFFC" w14:textId="77777777" w:rsidTr="00AC2EDF">
        <w:tc>
          <w:tcPr>
            <w:tcW w:w="4811" w:type="dxa"/>
          </w:tcPr>
          <w:p w14:paraId="5B593293" w14:textId="3D88A911" w:rsidR="00EB18A1" w:rsidRDefault="00000000" w:rsidP="00AC2EDF">
            <w:pPr>
              <w:jc w:val="center"/>
              <w:rPr>
                <w:rFonts w:ascii="Calibri" w:eastAsia="Calibri" w:hAnsi="Calibri" w:cs="Arial"/>
                <w:sz w:val="20"/>
                <w:szCs w:val="20"/>
              </w:rPr>
            </w:pPr>
            <m:oMathPara>
              <m:oMath>
                <m:sSub>
                  <m:sSubPr>
                    <m:ctrlPr>
                      <w:rPr>
                        <w:rFonts w:ascii="Cambria Math" w:eastAsia="Calibri" w:hAnsi="Cambria Math" w:cs="Arial"/>
                        <w:sz w:val="20"/>
                        <w:szCs w:val="20"/>
                      </w:rPr>
                    </m:ctrlPr>
                  </m:sSubPr>
                  <m:e>
                    <m:r>
                      <m:rPr>
                        <m:sty m:val="p"/>
                      </m:rPr>
                      <w:rPr>
                        <w:rFonts w:ascii="Cambria Math" w:eastAsia="Calibri" w:hAnsi="Cambria Math" w:cs="Arial"/>
                        <w:sz w:val="20"/>
                        <w:szCs w:val="20"/>
                      </w:rPr>
                      <m:t>Inf</m:t>
                    </m:r>
                  </m:e>
                  <m:sub>
                    <m:r>
                      <m:rPr>
                        <m:sty m:val="p"/>
                      </m:rPr>
                      <w:rPr>
                        <w:rFonts w:ascii="Cambria Math" w:eastAsia="Calibri" w:hAnsi="Cambria Math" w:cs="Arial"/>
                        <w:sz w:val="20"/>
                        <w:szCs w:val="20"/>
                      </w:rPr>
                      <m:t>t</m:t>
                    </m:r>
                  </m:sub>
                </m:sSub>
                <m:r>
                  <w:rPr>
                    <w:rFonts w:ascii="Cambria Math" w:eastAsia="Calibri" w:hAnsi="Cambria Math" w:cs="Arial"/>
                    <w:sz w:val="20"/>
                    <w:szCs w:val="20"/>
                  </w:rPr>
                  <m:t xml:space="preserve"> </m:t>
                </m:r>
              </m:oMath>
            </m:oMathPara>
          </w:p>
        </w:tc>
        <w:tc>
          <w:tcPr>
            <w:tcW w:w="3693" w:type="dxa"/>
          </w:tcPr>
          <w:p w14:paraId="07F60879" w14:textId="65B7E4D7" w:rsidR="00EB18A1" w:rsidRDefault="00EB18A1" w:rsidP="00AC2EDF">
            <w:pPr>
              <w:rPr>
                <w:sz w:val="20"/>
                <w:szCs w:val="20"/>
              </w:rPr>
            </w:pPr>
            <w:r>
              <w:rPr>
                <w:sz w:val="20"/>
                <w:szCs w:val="20"/>
              </w:rPr>
              <w:t>Inflation</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r w:rsidR="005244DB" w14:paraId="762F4939" w14:textId="77777777" w:rsidTr="00AC2EDF">
        <w:tc>
          <w:tcPr>
            <w:tcW w:w="4244" w:type="dxa"/>
          </w:tcPr>
          <w:p w14:paraId="61AA8767" w14:textId="0F18F6D0" w:rsidR="005244DB" w:rsidRDefault="005244DB" w:rsidP="00AC2EDF">
            <w:pPr>
              <w:jc w:val="center"/>
              <w:rPr>
                <w:rFonts w:ascii="Calibri" w:eastAsia="Calibri" w:hAnsi="Calibri" w:cs="Arial"/>
                <w:sz w:val="20"/>
                <w:szCs w:val="20"/>
              </w:rPr>
            </w:pPr>
            <m:oMathPara>
              <m:oMath>
                <m:r>
                  <w:rPr>
                    <w:rFonts w:ascii="Cambria Math" w:hAnsi="Cambria Math"/>
                  </w:rPr>
                  <w:lastRenderedPageBreak/>
                  <m:t>Mi</m:t>
                </m:r>
                <m:sSubSup>
                  <m:sSubSupPr>
                    <m:ctrlPr>
                      <w:rPr>
                        <w:rFonts w:ascii="Cambria Math" w:hAnsi="Cambria Math"/>
                        <w:i/>
                      </w:rPr>
                    </m:ctrlPr>
                  </m:sSubSupPr>
                  <m:e>
                    <m:r>
                      <w:rPr>
                        <w:rFonts w:ascii="Cambria Math" w:hAnsi="Cambria Math"/>
                      </w:rPr>
                      <m:t>n</m:t>
                    </m:r>
                  </m:e>
                  <m:sub>
                    <m:r>
                      <w:rPr>
                        <w:rFonts w:ascii="Cambria Math" w:hAnsi="Cambria Math"/>
                      </w:rPr>
                      <m:t>t</m:t>
                    </m:r>
                  </m:sub>
                  <m:sup>
                    <m:r>
                      <w:rPr>
                        <w:rFonts w:ascii="Cambria Math" w:hAnsi="Cambria Math"/>
                      </w:rPr>
                      <m:t>Gap</m:t>
                    </m:r>
                  </m:sup>
                </m:sSubSup>
              </m:oMath>
            </m:oMathPara>
          </w:p>
        </w:tc>
        <w:tc>
          <w:tcPr>
            <w:tcW w:w="4260" w:type="dxa"/>
          </w:tcPr>
          <w:p w14:paraId="66195DC5" w14:textId="754921F8" w:rsidR="005244DB" w:rsidRDefault="005244DB" w:rsidP="00AC2EDF">
            <w:pPr>
              <w:rPr>
                <w:sz w:val="20"/>
                <w:szCs w:val="20"/>
              </w:rPr>
            </w:pPr>
            <w:r>
              <w:rPr>
                <w:sz w:val="20"/>
                <w:szCs w:val="20"/>
              </w:rPr>
              <w:t>Minimum wage-gap allowed by the workers unions.</w:t>
            </w:r>
          </w:p>
        </w:tc>
      </w:tr>
    </w:tbl>
    <w:p w14:paraId="48006A4E" w14:textId="77777777" w:rsidR="00EE6980" w:rsidRDefault="00EE6980" w:rsidP="00B53960"/>
    <w:p w14:paraId="1D24D868" w14:textId="77777777" w:rsidR="00AA51D1" w:rsidRDefault="00AA51D1" w:rsidP="00B53960"/>
    <w:p w14:paraId="4538D676" w14:textId="298ED0C5" w:rsidR="00AA51D1" w:rsidRDefault="009E62A5" w:rsidP="00AA51D1">
      <w:pPr>
        <w:pStyle w:val="Overskrift2"/>
      </w:pPr>
      <w:r>
        <w:t>Appendix 4: estimation of behavioral equations</w:t>
      </w:r>
    </w:p>
    <w:p w14:paraId="49C3D3F7" w14:textId="04FD4E89" w:rsidR="00DB083A" w:rsidRDefault="00DB083A" w:rsidP="00DB083A">
      <w:pPr>
        <w:pStyle w:val="Overskrift3"/>
      </w:pPr>
      <w:r>
        <w:t xml:space="preserve">Baseline: </w:t>
      </w:r>
    </w:p>
    <w:p w14:paraId="04BA9465" w14:textId="34235D97" w:rsidR="00DB083A" w:rsidRDefault="00DB083A" w:rsidP="00DB083A"/>
    <w:p w14:paraId="3CFEF7FE" w14:textId="5D50E5AE" w:rsidR="006D056C" w:rsidRDefault="006D056C" w:rsidP="006D056C">
      <w:pPr>
        <w:pStyle w:val="Billedtekst"/>
        <w:keepNext/>
      </w:pPr>
      <w:r>
        <w:t>Figure A4</w:t>
      </w:r>
      <w:r>
        <w:noBreakHyphen/>
        <w:t>1: Households Consumption</w:t>
      </w:r>
    </w:p>
    <w:p w14:paraId="4BCA3B22" w14:textId="03882EFD" w:rsidR="006D056C" w:rsidRDefault="006D056C" w:rsidP="00DB083A">
      <w:r>
        <w:rPr>
          <w:noProof/>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8"/>
                    <a:stretch>
                      <a:fillRect/>
                    </a:stretch>
                  </pic:blipFill>
                  <pic:spPr>
                    <a:xfrm>
                      <a:off x="0" y="0"/>
                      <a:ext cx="4074426" cy="5194703"/>
                    </a:xfrm>
                    <a:prstGeom prst="rect">
                      <a:avLst/>
                    </a:prstGeom>
                  </pic:spPr>
                </pic:pic>
              </a:graphicData>
            </a:graphic>
          </wp:inline>
        </w:drawing>
      </w:r>
    </w:p>
    <w:p w14:paraId="1A7F4D2B" w14:textId="20C0395F" w:rsidR="006D056C" w:rsidRDefault="006D056C" w:rsidP="00DB083A"/>
    <w:p w14:paraId="5D588F36" w14:textId="395ED023" w:rsidR="006D056C" w:rsidRDefault="006D056C" w:rsidP="006D056C">
      <w:pPr>
        <w:pStyle w:val="Billedtekst"/>
        <w:keepNext/>
      </w:pPr>
      <w:r>
        <w:lastRenderedPageBreak/>
        <w:t xml:space="preserve">Figure </w:t>
      </w:r>
      <w:r w:rsidR="00061257">
        <w:t>A4</w:t>
      </w:r>
      <w:r>
        <w:noBreakHyphen/>
      </w:r>
      <w:fldSimple w:instr=" SEQ Figure \* ARABIC ">
        <w:r w:rsidR="00775321">
          <w:rPr>
            <w:noProof/>
          </w:rPr>
          <w:t>21</w:t>
        </w:r>
      </w:fldSimple>
      <w:r w:rsidR="00061257">
        <w:t>a: Households investments in buildings</w:t>
      </w:r>
      <w:r w:rsidR="00AA51D1">
        <w:t xml:space="preserve"> and dwellings</w:t>
      </w:r>
    </w:p>
    <w:p w14:paraId="0965C7AF" w14:textId="6DED3B18" w:rsidR="006D056C" w:rsidRDefault="006D056C" w:rsidP="00DB083A">
      <w:r w:rsidRPr="006D056C">
        <w:rPr>
          <w:noProof/>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9"/>
                    <a:stretch>
                      <a:fillRect/>
                    </a:stretch>
                  </pic:blipFill>
                  <pic:spPr>
                    <a:xfrm>
                      <a:off x="0" y="0"/>
                      <a:ext cx="4068406" cy="4418767"/>
                    </a:xfrm>
                    <a:prstGeom prst="rect">
                      <a:avLst/>
                    </a:prstGeom>
                  </pic:spPr>
                </pic:pic>
              </a:graphicData>
            </a:graphic>
          </wp:inline>
        </w:drawing>
      </w:r>
    </w:p>
    <w:p w14:paraId="64C2DCA4" w14:textId="489EB1E0" w:rsidR="006D056C" w:rsidRDefault="006D056C" w:rsidP="006D056C">
      <w:pPr>
        <w:pStyle w:val="Billedtekst"/>
        <w:keepNext/>
      </w:pPr>
      <w:r>
        <w:t xml:space="preserve">Figure </w:t>
      </w:r>
      <w:r w:rsidR="00061257">
        <w:t>A4</w:t>
      </w:r>
      <w:r>
        <w:noBreakHyphen/>
      </w:r>
      <w:r w:rsidR="00061257">
        <w:t>2b: Summary of regression above</w:t>
      </w:r>
    </w:p>
    <w:p w14:paraId="41010706" w14:textId="78B7796E" w:rsidR="006D056C" w:rsidRDefault="006D056C" w:rsidP="00DB083A">
      <w:r>
        <w:rPr>
          <w:noProof/>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30"/>
                    <a:stretch>
                      <a:fillRect/>
                    </a:stretch>
                  </pic:blipFill>
                  <pic:spPr>
                    <a:xfrm>
                      <a:off x="0" y="0"/>
                      <a:ext cx="4080069" cy="2208692"/>
                    </a:xfrm>
                    <a:prstGeom prst="rect">
                      <a:avLst/>
                    </a:prstGeom>
                  </pic:spPr>
                </pic:pic>
              </a:graphicData>
            </a:graphic>
          </wp:inline>
        </w:drawing>
      </w:r>
    </w:p>
    <w:p w14:paraId="31BA6B78" w14:textId="57B9B3D5" w:rsidR="006D056C" w:rsidRDefault="006D056C" w:rsidP="00DB083A"/>
    <w:p w14:paraId="0A34D909" w14:textId="2876DBE7" w:rsidR="006D056C" w:rsidRDefault="006D056C" w:rsidP="00DB083A"/>
    <w:p w14:paraId="72DEF825" w14:textId="6EE28B5D" w:rsidR="006D056C" w:rsidRDefault="006D056C" w:rsidP="00DB083A"/>
    <w:p w14:paraId="04096C98" w14:textId="7897B5CB" w:rsidR="006D056C" w:rsidRDefault="006D056C" w:rsidP="00DB083A"/>
    <w:p w14:paraId="29DEF4B6" w14:textId="0C4389C5" w:rsidR="00061257" w:rsidRDefault="00061257" w:rsidP="00061257">
      <w:pPr>
        <w:pStyle w:val="Billedtekst"/>
        <w:keepNext/>
      </w:pPr>
      <w:r>
        <w:lastRenderedPageBreak/>
        <w:t>Figure A4</w:t>
      </w:r>
      <w:r>
        <w:noBreakHyphen/>
      </w:r>
      <w:fldSimple w:instr=" SEQ Figure \* ARABIC ">
        <w:r w:rsidR="00775321">
          <w:rPr>
            <w:noProof/>
          </w:rPr>
          <w:t>22</w:t>
        </w:r>
      </w:fldSimple>
      <w:r>
        <w:t>: Benefits received by Households subtracted with the amount paid in income insurance</w:t>
      </w:r>
    </w:p>
    <w:p w14:paraId="6F261DE3" w14:textId="1BD3CC32" w:rsidR="006D056C" w:rsidRDefault="006D056C" w:rsidP="00DB083A">
      <w:r>
        <w:rPr>
          <w:noProof/>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1"/>
                    <a:stretch>
                      <a:fillRect/>
                    </a:stretch>
                  </pic:blipFill>
                  <pic:spPr>
                    <a:xfrm>
                      <a:off x="0" y="0"/>
                      <a:ext cx="4775918" cy="3640024"/>
                    </a:xfrm>
                    <a:prstGeom prst="rect">
                      <a:avLst/>
                    </a:prstGeom>
                  </pic:spPr>
                </pic:pic>
              </a:graphicData>
            </a:graphic>
          </wp:inline>
        </w:drawing>
      </w:r>
    </w:p>
    <w:p w14:paraId="5AE6F86A" w14:textId="0FA8380D" w:rsidR="00061257" w:rsidRDefault="00061257" w:rsidP="00061257">
      <w:pPr>
        <w:pStyle w:val="Billedtekst"/>
        <w:keepNext/>
      </w:pPr>
      <w:r>
        <w:t>Figure A4</w:t>
      </w:r>
      <w:r>
        <w:noBreakHyphen/>
      </w:r>
      <w:fldSimple w:instr=" SEQ Figure \* ARABIC ">
        <w:r w:rsidR="00775321">
          <w:rPr>
            <w:noProof/>
          </w:rPr>
          <w:t>23</w:t>
        </w:r>
      </w:fldSimple>
      <w:r>
        <w:t xml:space="preserve">: </w:t>
      </w:r>
      <w:r w:rsidR="00AA51D1">
        <w:t>Households demand for loans</w:t>
      </w:r>
    </w:p>
    <w:p w14:paraId="274D49BF" w14:textId="17E4AFBD" w:rsidR="006D056C" w:rsidRDefault="006D056C" w:rsidP="00DB083A">
      <w:r>
        <w:rPr>
          <w:noProof/>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2"/>
                    <a:stretch>
                      <a:fillRect/>
                    </a:stretch>
                  </pic:blipFill>
                  <pic:spPr>
                    <a:xfrm>
                      <a:off x="0" y="0"/>
                      <a:ext cx="4766629" cy="4200636"/>
                    </a:xfrm>
                    <a:prstGeom prst="rect">
                      <a:avLst/>
                    </a:prstGeom>
                  </pic:spPr>
                </pic:pic>
              </a:graphicData>
            </a:graphic>
          </wp:inline>
        </w:drawing>
      </w:r>
    </w:p>
    <w:p w14:paraId="3B36A340" w14:textId="3A21B3EE" w:rsidR="006D056C" w:rsidRDefault="006D056C" w:rsidP="00DB083A"/>
    <w:p w14:paraId="648A2DB8" w14:textId="70CFCF71" w:rsidR="00061257" w:rsidRDefault="00061257" w:rsidP="00061257">
      <w:pPr>
        <w:pStyle w:val="Billedtekst"/>
        <w:keepNext/>
      </w:pPr>
      <w:r>
        <w:t>Figure A4</w:t>
      </w:r>
      <w:r>
        <w:noBreakHyphen/>
      </w:r>
      <w:fldSimple w:instr=" SEQ Figure \* ARABIC ">
        <w:r w:rsidR="00775321">
          <w:rPr>
            <w:noProof/>
          </w:rPr>
          <w:t>24</w:t>
        </w:r>
      </w:fldSimple>
      <w:r w:rsidR="00AA51D1">
        <w:t>: Households demand for equities</w:t>
      </w:r>
    </w:p>
    <w:p w14:paraId="3A007798" w14:textId="74E03D1E" w:rsidR="006D056C" w:rsidRDefault="006D056C" w:rsidP="00DB083A">
      <w:r w:rsidRPr="006D056C">
        <w:rPr>
          <w:noProof/>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3"/>
                    <a:stretch>
                      <a:fillRect/>
                    </a:stretch>
                  </pic:blipFill>
                  <pic:spPr>
                    <a:xfrm>
                      <a:off x="0" y="0"/>
                      <a:ext cx="4939159" cy="3827462"/>
                    </a:xfrm>
                    <a:prstGeom prst="rect">
                      <a:avLst/>
                    </a:prstGeom>
                  </pic:spPr>
                </pic:pic>
              </a:graphicData>
            </a:graphic>
          </wp:inline>
        </w:drawing>
      </w:r>
    </w:p>
    <w:p w14:paraId="0FE7C74B" w14:textId="7B9D7DB0" w:rsidR="00061257" w:rsidRDefault="00061257" w:rsidP="00061257">
      <w:pPr>
        <w:pStyle w:val="Billedtekst"/>
        <w:keepNext/>
      </w:pPr>
      <w:r>
        <w:t>Figure A4</w:t>
      </w:r>
      <w:r>
        <w:noBreakHyphen/>
      </w:r>
      <w:fldSimple w:instr=" SEQ Figure \* ARABIC ">
        <w:r w:rsidR="00775321">
          <w:rPr>
            <w:noProof/>
          </w:rPr>
          <w:t>25</w:t>
        </w:r>
      </w:fldSimple>
      <w:r w:rsidR="00AA51D1">
        <w:t>: Households contribution to the pension system</w:t>
      </w:r>
    </w:p>
    <w:p w14:paraId="59959B10" w14:textId="5138AB08" w:rsidR="006D056C" w:rsidRDefault="006D056C" w:rsidP="00DB083A">
      <w:r w:rsidRPr="006D056C">
        <w:rPr>
          <w:noProof/>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4"/>
                    <a:stretch>
                      <a:fillRect/>
                    </a:stretch>
                  </pic:blipFill>
                  <pic:spPr>
                    <a:xfrm>
                      <a:off x="0" y="0"/>
                      <a:ext cx="4876632" cy="3715352"/>
                    </a:xfrm>
                    <a:prstGeom prst="rect">
                      <a:avLst/>
                    </a:prstGeom>
                  </pic:spPr>
                </pic:pic>
              </a:graphicData>
            </a:graphic>
          </wp:inline>
        </w:drawing>
      </w:r>
    </w:p>
    <w:p w14:paraId="06063B56" w14:textId="76E77881" w:rsidR="006D056C" w:rsidRDefault="006D056C" w:rsidP="00DB083A"/>
    <w:p w14:paraId="07C071DA" w14:textId="0C5D3E7A" w:rsidR="00061257" w:rsidRDefault="00061257" w:rsidP="00061257">
      <w:pPr>
        <w:pStyle w:val="Billedtekst"/>
        <w:keepNext/>
      </w:pPr>
      <w:r>
        <w:t xml:space="preserve">Figure </w:t>
      </w:r>
      <w:r w:rsidR="00AA51D1">
        <w:t>A4</w:t>
      </w:r>
      <w:r>
        <w:noBreakHyphen/>
      </w:r>
      <w:fldSimple w:instr=" SEQ Figure \* ARABIC ">
        <w:r w:rsidR="00775321">
          <w:rPr>
            <w:noProof/>
          </w:rPr>
          <w:t>26</w:t>
        </w:r>
      </w:fldSimple>
      <w:r w:rsidR="00AA51D1">
        <w:t>: Exports</w:t>
      </w:r>
    </w:p>
    <w:p w14:paraId="2906DB62" w14:textId="18D441B9" w:rsidR="006D056C" w:rsidRDefault="006D056C" w:rsidP="00DB083A">
      <w:r>
        <w:rPr>
          <w:noProof/>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5"/>
                    <a:stretch>
                      <a:fillRect/>
                    </a:stretch>
                  </pic:blipFill>
                  <pic:spPr>
                    <a:xfrm>
                      <a:off x="0" y="0"/>
                      <a:ext cx="4565901" cy="6085216"/>
                    </a:xfrm>
                    <a:prstGeom prst="rect">
                      <a:avLst/>
                    </a:prstGeom>
                  </pic:spPr>
                </pic:pic>
              </a:graphicData>
            </a:graphic>
          </wp:inline>
        </w:drawing>
      </w:r>
    </w:p>
    <w:p w14:paraId="21EA2123" w14:textId="2E0607C5" w:rsidR="006D056C" w:rsidRDefault="006D056C" w:rsidP="00DB083A"/>
    <w:p w14:paraId="3864D20E" w14:textId="0EDB337D" w:rsidR="006D056C" w:rsidRDefault="006D056C" w:rsidP="00DB083A"/>
    <w:p w14:paraId="0A52F211" w14:textId="2B1D3DBC" w:rsidR="006D056C" w:rsidRDefault="006D056C" w:rsidP="00DB083A"/>
    <w:p w14:paraId="1BD61AAF" w14:textId="7FCA66B0" w:rsidR="006D056C" w:rsidRDefault="006D056C" w:rsidP="00DB083A"/>
    <w:p w14:paraId="12D27A35" w14:textId="2FA6F7EE" w:rsidR="006D056C" w:rsidRDefault="006D056C" w:rsidP="00DB083A"/>
    <w:p w14:paraId="3382338A" w14:textId="24FFF2F3" w:rsidR="006D056C" w:rsidRDefault="006D056C" w:rsidP="00DB083A"/>
    <w:p w14:paraId="0A182880" w14:textId="5BD67045" w:rsidR="006D056C" w:rsidRDefault="006D056C" w:rsidP="00DB083A"/>
    <w:p w14:paraId="4C9DE2A1" w14:textId="600C12FA" w:rsidR="006D056C" w:rsidRDefault="006D056C" w:rsidP="00DB083A"/>
    <w:p w14:paraId="1B61FC49" w14:textId="6485C960" w:rsidR="00061257" w:rsidRDefault="00061257" w:rsidP="00061257">
      <w:pPr>
        <w:pStyle w:val="Billedtekst"/>
        <w:keepNext/>
      </w:pPr>
      <w:r>
        <w:t xml:space="preserve">Figure </w:t>
      </w:r>
      <w:r w:rsidR="00AA51D1">
        <w:t>A4</w:t>
      </w:r>
      <w:r>
        <w:noBreakHyphen/>
      </w:r>
      <w:fldSimple w:instr=" SEQ Figure \* ARABIC ">
        <w:r w:rsidR="00775321">
          <w:rPr>
            <w:noProof/>
          </w:rPr>
          <w:t>27</w:t>
        </w:r>
      </w:fldSimple>
      <w:r w:rsidR="00AA51D1">
        <w:t>: Imports</w:t>
      </w:r>
    </w:p>
    <w:p w14:paraId="4A40EE84" w14:textId="270C2331" w:rsidR="006D056C" w:rsidRDefault="006D056C" w:rsidP="00DB083A">
      <w:r>
        <w:rPr>
          <w:noProof/>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6"/>
                    <a:stretch>
                      <a:fillRect/>
                    </a:stretch>
                  </pic:blipFill>
                  <pic:spPr>
                    <a:xfrm>
                      <a:off x="0" y="0"/>
                      <a:ext cx="5114925" cy="7219950"/>
                    </a:xfrm>
                    <a:prstGeom prst="rect">
                      <a:avLst/>
                    </a:prstGeom>
                  </pic:spPr>
                </pic:pic>
              </a:graphicData>
            </a:graphic>
          </wp:inline>
        </w:drawing>
      </w:r>
    </w:p>
    <w:p w14:paraId="472FCAB7" w14:textId="0F80A853" w:rsidR="006D056C" w:rsidRDefault="006D056C" w:rsidP="00DB083A"/>
    <w:p w14:paraId="71F17ED4" w14:textId="0C22B721" w:rsidR="00061257" w:rsidRDefault="00061257" w:rsidP="00061257">
      <w:pPr>
        <w:pStyle w:val="Billedtekst"/>
        <w:keepNext/>
      </w:pPr>
      <w:r>
        <w:lastRenderedPageBreak/>
        <w:t xml:space="preserve">Figure </w:t>
      </w:r>
      <w:r w:rsidR="00AA51D1">
        <w:t>A4</w:t>
      </w:r>
      <w:r>
        <w:noBreakHyphen/>
      </w:r>
      <w:fldSimple w:instr=" SEQ Figure \* ARABIC ">
        <w:r w:rsidR="00775321">
          <w:rPr>
            <w:noProof/>
          </w:rPr>
          <w:t>28</w:t>
        </w:r>
      </w:fldSimple>
      <w:r w:rsidR="00AA51D1">
        <w:t>a:</w:t>
      </w:r>
      <w:r w:rsidR="00AA51D1" w:rsidRPr="00AA51D1">
        <w:t xml:space="preserve"> </w:t>
      </w:r>
      <w:r w:rsidR="00AA51D1">
        <w:t>Non-financial Corporations’ investment in buildings and dwellings</w:t>
      </w:r>
    </w:p>
    <w:p w14:paraId="55C62376" w14:textId="71A58F5A" w:rsidR="006D056C" w:rsidRDefault="006D056C" w:rsidP="00DB083A">
      <w:r>
        <w:rPr>
          <w:noProof/>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7"/>
                    <a:stretch>
                      <a:fillRect/>
                    </a:stretch>
                  </pic:blipFill>
                  <pic:spPr>
                    <a:xfrm>
                      <a:off x="0" y="0"/>
                      <a:ext cx="6120130" cy="4986655"/>
                    </a:xfrm>
                    <a:prstGeom prst="rect">
                      <a:avLst/>
                    </a:prstGeom>
                  </pic:spPr>
                </pic:pic>
              </a:graphicData>
            </a:graphic>
          </wp:inline>
        </w:drawing>
      </w:r>
    </w:p>
    <w:p w14:paraId="2A93C7EE" w14:textId="3CB5E630" w:rsidR="00061257" w:rsidRDefault="00061257" w:rsidP="00061257">
      <w:pPr>
        <w:pStyle w:val="Billedtekst"/>
        <w:keepNext/>
      </w:pPr>
      <w:r>
        <w:t xml:space="preserve">Figure </w:t>
      </w:r>
      <w:r w:rsidR="00AA51D1">
        <w:t>A4</w:t>
      </w:r>
      <w:r>
        <w:noBreakHyphen/>
      </w:r>
      <w:r w:rsidR="00AA51D1">
        <w:t>8b: Summary statistics for regression above</w:t>
      </w:r>
    </w:p>
    <w:p w14:paraId="3806DC3D" w14:textId="11590D42" w:rsidR="006D056C" w:rsidRDefault="006D056C" w:rsidP="00DB083A">
      <w:r w:rsidRPr="006D056C">
        <w:rPr>
          <w:noProof/>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8"/>
                    <a:stretch>
                      <a:fillRect/>
                    </a:stretch>
                  </pic:blipFill>
                  <pic:spPr>
                    <a:xfrm>
                      <a:off x="0" y="0"/>
                      <a:ext cx="3771900" cy="2676525"/>
                    </a:xfrm>
                    <a:prstGeom prst="rect">
                      <a:avLst/>
                    </a:prstGeom>
                  </pic:spPr>
                </pic:pic>
              </a:graphicData>
            </a:graphic>
          </wp:inline>
        </w:drawing>
      </w:r>
    </w:p>
    <w:p w14:paraId="6CB8E3F4" w14:textId="023F6CF6" w:rsidR="00061257" w:rsidRDefault="00061257" w:rsidP="00061257">
      <w:pPr>
        <w:pStyle w:val="Billedtekst"/>
        <w:keepNext/>
      </w:pPr>
      <w:r>
        <w:lastRenderedPageBreak/>
        <w:t xml:space="preserve">Figure </w:t>
      </w:r>
      <w:r w:rsidR="00AA51D1">
        <w:t>A4</w:t>
      </w:r>
      <w:r>
        <w:noBreakHyphen/>
      </w:r>
      <w:r w:rsidR="00AA51D1">
        <w:t>9a: Non-financial Corporations’ investment in equipment</w:t>
      </w:r>
    </w:p>
    <w:p w14:paraId="531D918C" w14:textId="7A3BF490" w:rsidR="006D056C" w:rsidRDefault="006D056C" w:rsidP="00DB083A">
      <w:r>
        <w:rPr>
          <w:noProof/>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9"/>
                    <a:stretch>
                      <a:fillRect/>
                    </a:stretch>
                  </pic:blipFill>
                  <pic:spPr>
                    <a:xfrm>
                      <a:off x="0" y="0"/>
                      <a:ext cx="5317933" cy="4193845"/>
                    </a:xfrm>
                    <a:prstGeom prst="rect">
                      <a:avLst/>
                    </a:prstGeom>
                  </pic:spPr>
                </pic:pic>
              </a:graphicData>
            </a:graphic>
          </wp:inline>
        </w:drawing>
      </w:r>
    </w:p>
    <w:p w14:paraId="0AE6BEFA" w14:textId="1B2F5793" w:rsidR="00AA51D1" w:rsidRDefault="00AA51D1" w:rsidP="00AA51D1">
      <w:pPr>
        <w:pStyle w:val="Billedtekst"/>
        <w:keepNext/>
      </w:pPr>
      <w:r>
        <w:t>Figure A4</w:t>
      </w:r>
      <w:r>
        <w:noBreakHyphen/>
        <w:t>9b: Summary statistics for regression above</w:t>
      </w:r>
    </w:p>
    <w:p w14:paraId="6922216F" w14:textId="5FEA37AD" w:rsidR="006D056C" w:rsidRDefault="006D056C" w:rsidP="00DB083A">
      <w:r>
        <w:rPr>
          <w:noProof/>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40"/>
                    <a:stretch>
                      <a:fillRect/>
                    </a:stretch>
                  </pic:blipFill>
                  <pic:spPr>
                    <a:xfrm>
                      <a:off x="0" y="0"/>
                      <a:ext cx="4029075" cy="2695575"/>
                    </a:xfrm>
                    <a:prstGeom prst="rect">
                      <a:avLst/>
                    </a:prstGeom>
                  </pic:spPr>
                </pic:pic>
              </a:graphicData>
            </a:graphic>
          </wp:inline>
        </w:drawing>
      </w:r>
    </w:p>
    <w:p w14:paraId="3766DB50" w14:textId="7FF86260" w:rsidR="006D056C" w:rsidRDefault="006D056C" w:rsidP="00DB083A"/>
    <w:p w14:paraId="76E306AA" w14:textId="7E83A975" w:rsidR="006D056C" w:rsidRDefault="006D056C" w:rsidP="00DB083A"/>
    <w:p w14:paraId="51F94139" w14:textId="6247F601" w:rsidR="006D056C" w:rsidRDefault="006D056C" w:rsidP="00DB083A"/>
    <w:p w14:paraId="37F57B66" w14:textId="59ED22C2" w:rsidR="00061257" w:rsidRDefault="00061257" w:rsidP="00061257">
      <w:pPr>
        <w:pStyle w:val="Billedtekst"/>
        <w:keepNext/>
      </w:pPr>
      <w:r>
        <w:lastRenderedPageBreak/>
        <w:t xml:space="preserve">Figure </w:t>
      </w:r>
      <w:r w:rsidR="00AA51D1">
        <w:t>A4</w:t>
      </w:r>
      <w:r>
        <w:noBreakHyphen/>
      </w:r>
      <w:r w:rsidR="00AA51D1">
        <w:t>10a: Prices</w:t>
      </w:r>
    </w:p>
    <w:p w14:paraId="7DB57D72" w14:textId="0CD3CCF8" w:rsidR="006D056C" w:rsidRDefault="006D056C" w:rsidP="00DB083A">
      <w:r>
        <w:rPr>
          <w:noProof/>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1"/>
                    <a:stretch>
                      <a:fillRect/>
                    </a:stretch>
                  </pic:blipFill>
                  <pic:spPr>
                    <a:xfrm>
                      <a:off x="0" y="0"/>
                      <a:ext cx="4171954" cy="5087932"/>
                    </a:xfrm>
                    <a:prstGeom prst="rect">
                      <a:avLst/>
                    </a:prstGeom>
                  </pic:spPr>
                </pic:pic>
              </a:graphicData>
            </a:graphic>
          </wp:inline>
        </w:drawing>
      </w:r>
    </w:p>
    <w:p w14:paraId="2D07A1E0" w14:textId="5ABB2E54" w:rsidR="00AA51D1" w:rsidRDefault="00AA51D1" w:rsidP="00AA51D1">
      <w:pPr>
        <w:pStyle w:val="Billedtekst"/>
        <w:keepNext/>
      </w:pPr>
      <w:r>
        <w:t>Figure A4</w:t>
      </w:r>
      <w:r>
        <w:noBreakHyphen/>
        <w:t>10b: Summary statistics for regression above</w:t>
      </w:r>
    </w:p>
    <w:p w14:paraId="346B0A5B" w14:textId="0A89CD72" w:rsidR="006D056C" w:rsidRDefault="006D056C" w:rsidP="00DB083A">
      <w:r>
        <w:rPr>
          <w:noProof/>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2"/>
                    <a:stretch>
                      <a:fillRect/>
                    </a:stretch>
                  </pic:blipFill>
                  <pic:spPr>
                    <a:xfrm>
                      <a:off x="0" y="0"/>
                      <a:ext cx="3921250" cy="2349600"/>
                    </a:xfrm>
                    <a:prstGeom prst="rect">
                      <a:avLst/>
                    </a:prstGeom>
                  </pic:spPr>
                </pic:pic>
              </a:graphicData>
            </a:graphic>
          </wp:inline>
        </w:drawing>
      </w:r>
    </w:p>
    <w:p w14:paraId="639B3753" w14:textId="54A64BBC" w:rsidR="006D056C" w:rsidRDefault="006D056C" w:rsidP="00DB083A"/>
    <w:p w14:paraId="5DE65DAA" w14:textId="2BC1B37F" w:rsidR="00061257" w:rsidRDefault="00061257" w:rsidP="00061257">
      <w:pPr>
        <w:pStyle w:val="Billedtekst"/>
        <w:keepNext/>
      </w:pPr>
      <w:r>
        <w:lastRenderedPageBreak/>
        <w:t xml:space="preserve">Figure </w:t>
      </w:r>
      <w:r w:rsidR="00AA51D1">
        <w:t>A4</w:t>
      </w:r>
      <w:r>
        <w:noBreakHyphen/>
      </w:r>
      <w:r w:rsidR="00AA51D1">
        <w:t>11: Wages</w:t>
      </w:r>
    </w:p>
    <w:p w14:paraId="0AB44A4F" w14:textId="4EA5DCFD" w:rsidR="006D056C" w:rsidRDefault="006D056C" w:rsidP="00DB083A">
      <w:r>
        <w:rPr>
          <w:noProof/>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3"/>
                    <a:stretch>
                      <a:fillRect/>
                    </a:stretch>
                  </pic:blipFill>
                  <pic:spPr>
                    <a:xfrm>
                      <a:off x="0" y="0"/>
                      <a:ext cx="4791075" cy="5876925"/>
                    </a:xfrm>
                    <a:prstGeom prst="rect">
                      <a:avLst/>
                    </a:prstGeom>
                  </pic:spPr>
                </pic:pic>
              </a:graphicData>
            </a:graphic>
          </wp:inline>
        </w:drawing>
      </w:r>
    </w:p>
    <w:p w14:paraId="4C1BA735" w14:textId="3E4D73AD" w:rsidR="006D056C" w:rsidRDefault="006D056C" w:rsidP="00DB083A"/>
    <w:p w14:paraId="3C5B8CB7" w14:textId="1F320C4B" w:rsidR="00061257" w:rsidRDefault="00061257" w:rsidP="00DB083A"/>
    <w:p w14:paraId="5E0E5B7B" w14:textId="67D86D66" w:rsidR="00061257" w:rsidRDefault="00061257" w:rsidP="00DB083A"/>
    <w:p w14:paraId="74E9DB96" w14:textId="4A99FB28" w:rsidR="00061257" w:rsidRDefault="00061257" w:rsidP="00DB083A"/>
    <w:p w14:paraId="10451C81" w14:textId="466334B7" w:rsidR="00061257" w:rsidRDefault="00061257" w:rsidP="00DB083A"/>
    <w:p w14:paraId="66EA1EA1" w14:textId="3EA5F1A3" w:rsidR="00061257" w:rsidRDefault="00061257" w:rsidP="00DB083A"/>
    <w:p w14:paraId="7F33CA4F" w14:textId="77777777" w:rsidR="00061257" w:rsidRDefault="00061257" w:rsidP="00DB083A"/>
    <w:p w14:paraId="7D33601A" w14:textId="28F48A7B" w:rsidR="00061257" w:rsidRDefault="00061257" w:rsidP="00061257">
      <w:pPr>
        <w:pStyle w:val="Overskrift3"/>
      </w:pPr>
      <w:r>
        <w:lastRenderedPageBreak/>
        <w:t xml:space="preserve">Regressions for Scenarios </w:t>
      </w:r>
    </w:p>
    <w:p w14:paraId="4871516C" w14:textId="77777777" w:rsidR="00061257" w:rsidRPr="00061257" w:rsidRDefault="00061257" w:rsidP="00061257"/>
    <w:p w14:paraId="7E38C952" w14:textId="0790EA5D" w:rsidR="00061257" w:rsidRDefault="00061257" w:rsidP="00061257">
      <w:pPr>
        <w:pStyle w:val="Billedtekst"/>
        <w:keepNext/>
      </w:pPr>
      <w:r>
        <w:t xml:space="preserve">Figure </w:t>
      </w:r>
      <w:r w:rsidR="00AA51D1">
        <w:t>A4</w:t>
      </w:r>
      <w:r>
        <w:noBreakHyphen/>
      </w:r>
      <w:r w:rsidR="00AA51D1">
        <w:t>12: productivity of workers</w:t>
      </w:r>
    </w:p>
    <w:p w14:paraId="4C974D66" w14:textId="00E53F93" w:rsidR="00061257" w:rsidRDefault="00061257" w:rsidP="00061257">
      <w:r>
        <w:rPr>
          <w:noProof/>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4"/>
                    <a:stretch>
                      <a:fillRect/>
                    </a:stretch>
                  </pic:blipFill>
                  <pic:spPr>
                    <a:xfrm>
                      <a:off x="0" y="0"/>
                      <a:ext cx="5276850" cy="6696075"/>
                    </a:xfrm>
                    <a:prstGeom prst="rect">
                      <a:avLst/>
                    </a:prstGeom>
                  </pic:spPr>
                </pic:pic>
              </a:graphicData>
            </a:graphic>
          </wp:inline>
        </w:drawing>
      </w:r>
    </w:p>
    <w:p w14:paraId="75C49C14" w14:textId="12A49585" w:rsidR="00061257" w:rsidRDefault="00061257" w:rsidP="00061257"/>
    <w:p w14:paraId="3101CE56" w14:textId="2D55994D" w:rsidR="00061257" w:rsidRDefault="00061257" w:rsidP="00061257"/>
    <w:p w14:paraId="6CBF424F" w14:textId="06B8CC84" w:rsidR="00061257" w:rsidRDefault="00061257" w:rsidP="00061257">
      <w:pPr>
        <w:pStyle w:val="Billedtekst"/>
        <w:keepNext/>
      </w:pPr>
      <w:r>
        <w:lastRenderedPageBreak/>
        <w:t xml:space="preserve">Figure </w:t>
      </w:r>
      <w:r w:rsidR="00AA51D1">
        <w:t>A4</w:t>
      </w:r>
      <w:r>
        <w:noBreakHyphen/>
      </w:r>
      <w:r w:rsidR="00AA51D1">
        <w:t>12: Labor force</w:t>
      </w:r>
    </w:p>
    <w:p w14:paraId="47E6F391" w14:textId="5B99A3E0" w:rsidR="00061257" w:rsidRDefault="00AA51D1" w:rsidP="00061257">
      <w:r>
        <w:rPr>
          <w:noProof/>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5"/>
                    <a:stretch>
                      <a:fillRect/>
                    </a:stretch>
                  </pic:blipFill>
                  <pic:spPr>
                    <a:xfrm>
                      <a:off x="0" y="0"/>
                      <a:ext cx="4057650" cy="4162425"/>
                    </a:xfrm>
                    <a:prstGeom prst="rect">
                      <a:avLst/>
                    </a:prstGeom>
                  </pic:spPr>
                </pic:pic>
              </a:graphicData>
            </a:graphic>
          </wp:inline>
        </w:drawing>
      </w:r>
    </w:p>
    <w:p w14:paraId="76A9E622" w14:textId="6EEE8AAE" w:rsidR="00061257" w:rsidRDefault="00061257" w:rsidP="00061257"/>
    <w:p w14:paraId="3CED0246" w14:textId="5F3C7E2B" w:rsidR="00061257" w:rsidRDefault="00061257" w:rsidP="00061257">
      <w:pPr>
        <w:pStyle w:val="Billedtekst"/>
        <w:keepNext/>
      </w:pPr>
      <w:r>
        <w:lastRenderedPageBreak/>
        <w:t xml:space="preserve">Figure </w:t>
      </w:r>
      <w:r w:rsidR="00E13422">
        <w:t>A</w:t>
      </w:r>
      <w:r w:rsidR="00AA51D1">
        <w:t>4</w:t>
      </w:r>
      <w:r>
        <w:noBreakHyphen/>
      </w:r>
      <w:r w:rsidR="00E13422">
        <w:t>13: Insurance rate</w:t>
      </w:r>
    </w:p>
    <w:p w14:paraId="504B1771" w14:textId="1B90901A" w:rsidR="00061257" w:rsidRPr="00061257" w:rsidRDefault="00061257" w:rsidP="00061257">
      <w:r>
        <w:rPr>
          <w:noProof/>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6"/>
                    <a:stretch>
                      <a:fillRect/>
                    </a:stretch>
                  </pic:blipFill>
                  <pic:spPr>
                    <a:xfrm>
                      <a:off x="0" y="0"/>
                      <a:ext cx="4924425" cy="4667250"/>
                    </a:xfrm>
                    <a:prstGeom prst="rect">
                      <a:avLst/>
                    </a:prstGeom>
                  </pic:spPr>
                </pic:pic>
              </a:graphicData>
            </a:graphic>
          </wp:inline>
        </w:drawing>
      </w:r>
    </w:p>
    <w:sectPr w:rsidR="00061257" w:rsidRPr="00061257" w:rsidSect="00D0045A">
      <w:headerReference w:type="default" r:id="rId47"/>
      <w:footerReference w:type="default" r:id="rId48"/>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imon Fløj Thomsen" w:date="2022-12-17T13:18:00Z" w:initials="SFT">
    <w:p w14:paraId="51E3C483" w14:textId="77777777" w:rsidR="008900FF" w:rsidRDefault="001D572D" w:rsidP="00440F72">
      <w:pPr>
        <w:pStyle w:val="Kommentartekst"/>
      </w:pPr>
      <w:r>
        <w:rPr>
          <w:rStyle w:val="Kommentarhenvisning"/>
        </w:rPr>
        <w:annotationRef/>
      </w:r>
      <w:r w:rsidR="008900FF">
        <w:t>Har forsøgt at korte lidt ned, men der skal sikkert mere væk</w:t>
      </w:r>
    </w:p>
  </w:comment>
  <w:comment w:id="46" w:author="Simon Thomsen" w:date="2022-12-15T08:15:00Z" w:initials="ST">
    <w:p w14:paraId="146604CC" w14:textId="3D23B911" w:rsidR="00366564" w:rsidRDefault="00366564" w:rsidP="00DA604A">
      <w:pPr>
        <w:pStyle w:val="Kommentartekst"/>
      </w:pPr>
      <w:r>
        <w:rPr>
          <w:rStyle w:val="Kommentarhenvisning"/>
        </w:rPr>
        <w:annotationRef/>
      </w:r>
      <w:r>
        <w:t>Inkluderer noget med økonomiens tilstand også - Arbejdsløsheds raten</w:t>
      </w:r>
    </w:p>
  </w:comment>
  <w:comment w:id="48" w:author="Simon Fløj Thomsen" w:date="2022-12-18T10:21:00Z" w:initials="SFT">
    <w:p w14:paraId="5BEFFFB6" w14:textId="77777777" w:rsidR="00EA5901" w:rsidRDefault="00EA5901" w:rsidP="00173B3B">
      <w:pPr>
        <w:pStyle w:val="Kommentartekst"/>
      </w:pPr>
      <w:r>
        <w:rPr>
          <w:rStyle w:val="Kommentarhenvisning"/>
        </w:rPr>
        <w:annotationRef/>
      </w:r>
      <w:r>
        <w:t>Ændre "kilde"</w:t>
      </w:r>
    </w:p>
  </w:comment>
  <w:comment w:id="49" w:author="Simon Fløj Thomsen" w:date="2022-12-18T10:27:00Z" w:initials="SFT">
    <w:p w14:paraId="5033D94E" w14:textId="77777777" w:rsidR="00EA5901" w:rsidRDefault="00EA5901" w:rsidP="00836619">
      <w:pPr>
        <w:pStyle w:val="Kommentartekst"/>
      </w:pPr>
      <w:r>
        <w:rPr>
          <w:rStyle w:val="Kommentarhenvisning"/>
        </w:rPr>
        <w:annotationRef/>
      </w:r>
      <w:r>
        <w:t>Skal vel ændres til engelsk?</w:t>
      </w:r>
    </w:p>
  </w:comment>
  <w:comment w:id="51" w:author="Simon Fløj Thomsen" w:date="2022-12-18T10:31:00Z" w:initials="SFT">
    <w:p w14:paraId="54BAD4FB" w14:textId="77777777" w:rsidR="00471EEE" w:rsidRDefault="00471EEE" w:rsidP="0036281A">
      <w:pPr>
        <w:pStyle w:val="Kommentartekst"/>
      </w:pPr>
      <w:r>
        <w:rPr>
          <w:rStyle w:val="Kommentarhenvisning"/>
        </w:rPr>
        <w:annotationRef/>
      </w:r>
      <w:r>
        <w:t>Skal lige tjekke igen</w:t>
      </w:r>
    </w:p>
  </w:comment>
  <w:comment w:id="52" w:author="Simon Fløj Thomsen" w:date="2022-12-18T10:36:00Z" w:initials="SFT">
    <w:p w14:paraId="2A2FCF01" w14:textId="77777777" w:rsidR="00471EEE" w:rsidRDefault="00471EEE" w:rsidP="00570F80">
      <w:pPr>
        <w:pStyle w:val="Kommentartekst"/>
      </w:pPr>
      <w:r>
        <w:rPr>
          <w:rStyle w:val="Kommentarhenvisning"/>
        </w:rPr>
        <w:annotationRef/>
      </w:r>
      <w:r>
        <w:t>Burde man bare slette disse forklaringer, og bare skrive at DØRS inkludere flere effekter end den ene?</w:t>
      </w:r>
    </w:p>
  </w:comment>
  <w:comment w:id="53" w:author="Simon Fløj Thomsen" w:date="2022-12-16T17:14:00Z" w:initials="SFT">
    <w:p w14:paraId="3CD677BE" w14:textId="6F2B6260" w:rsidR="001572F0" w:rsidRDefault="001572F0" w:rsidP="00CA7086">
      <w:pPr>
        <w:pStyle w:val="Kommentartekst"/>
      </w:pPr>
      <w:r>
        <w:rPr>
          <w:rStyle w:val="Kommentarhenvisning"/>
        </w:rPr>
        <w:annotationRef/>
      </w:r>
      <w:r>
        <w:t xml:space="preserve">Ved ik helt hvad jeg skal skrive her, fordi det er vel mere diskussion jeg laver i de to scenarier. </w:t>
      </w:r>
    </w:p>
  </w:comment>
  <w:comment w:id="54" w:author="Simon Fløj Thomsen" w:date="2022-12-16T17:15:00Z" w:initials="SFT">
    <w:p w14:paraId="1D4A6B86" w14:textId="77777777" w:rsidR="001572F0" w:rsidRDefault="001572F0" w:rsidP="00FC1FD6">
      <w:pPr>
        <w:pStyle w:val="Kommentartekst"/>
      </w:pPr>
      <w:r>
        <w:rPr>
          <w:rStyle w:val="Kommentarhenvisning"/>
        </w:rPr>
        <w:annotationRef/>
      </w:r>
      <w:r>
        <w:t>Jeg tænker muligvis stadig at lave et scenarie kun med løn kanalen, hvor man kan diskutere det med profit/Wage-led, men måske først inkludere den i selve diskussionen?</w:t>
      </w:r>
    </w:p>
  </w:comment>
  <w:comment w:id="55" w:author="Simon Fløj Thomsen" w:date="2022-12-18T11:29:00Z" w:initials="SFT">
    <w:p w14:paraId="0D4E47AD" w14:textId="77777777" w:rsidR="0002440B" w:rsidRDefault="0002440B" w:rsidP="002C7E54">
      <w:pPr>
        <w:pStyle w:val="Kommentartekst"/>
      </w:pPr>
      <w:r>
        <w:rPr>
          <w:rStyle w:val="Kommentarhenvisning"/>
        </w:rPr>
        <w:annotationRef/>
      </w:r>
      <w:r>
        <w:t>Skal nok lige finde ud af om denne ikke skal opdateres?</w:t>
      </w:r>
    </w:p>
  </w:comment>
  <w:comment w:id="59" w:author="Simon Fløj Thomsen" w:date="2022-12-18T11:36:00Z" w:initials="SFT">
    <w:p w14:paraId="35D3E232" w14:textId="77777777" w:rsidR="0002440B" w:rsidRDefault="0002440B" w:rsidP="005256A9">
      <w:pPr>
        <w:pStyle w:val="Kommentartekst"/>
      </w:pPr>
      <w:r>
        <w:rPr>
          <w:rStyle w:val="Kommentarhenvisning"/>
        </w:rPr>
        <w:annotationRef/>
      </w:r>
      <w:r>
        <w:t xml:space="preserve">Gør at vi nok ikke kan lave en smamenligning med øget forbrug kontra net-lendings for government. </w:t>
      </w:r>
    </w:p>
  </w:comment>
  <w:comment w:id="63" w:author="Simon Fløj Thomsen" w:date="2022-12-16T17:22:00Z" w:initials="SFT">
    <w:p w14:paraId="7033AEC9" w14:textId="37A0FE0F" w:rsidR="000E2AD0" w:rsidRDefault="000E2AD0" w:rsidP="009D5F45">
      <w:pPr>
        <w:pStyle w:val="Kommentartekst"/>
      </w:pPr>
      <w:r>
        <w:rPr>
          <w:rStyle w:val="Kommentarhenvisning"/>
        </w:rPr>
        <w:annotationRef/>
      </w:r>
      <w:r>
        <w:t>Inkluder ur?</w:t>
      </w:r>
    </w:p>
  </w:comment>
  <w:comment w:id="64" w:author="Simon Fløj Thomsen" w:date="2022-12-17T11:39:00Z" w:initials="SFT">
    <w:p w14:paraId="2A621B8F" w14:textId="77777777" w:rsidR="006D215B" w:rsidRDefault="006D215B" w:rsidP="00F014EC">
      <w:pPr>
        <w:pStyle w:val="Kommentartekst"/>
      </w:pPr>
      <w:r>
        <w:rPr>
          <w:rStyle w:val="Kommentarhenvisning"/>
        </w:rPr>
        <w:annotationRef/>
      </w:r>
      <w:r>
        <w:t>Snak med Mikael om dette, for finder egentlig signifikante resultater når ik savings er med, men med den argumentation jeg bruger burde den være med?</w:t>
      </w:r>
    </w:p>
  </w:comment>
  <w:comment w:id="69" w:author="Simon Fløj Thomsen" w:date="2022-12-18T11:51:00Z" w:initials="SFT">
    <w:p w14:paraId="6DBA8F82" w14:textId="77777777" w:rsidR="003119F3" w:rsidRDefault="00DE72D0" w:rsidP="002478F3">
      <w:pPr>
        <w:pStyle w:val="Kommentartekst"/>
      </w:pPr>
      <w:r>
        <w:rPr>
          <w:rStyle w:val="Kommentarhenvisning"/>
        </w:rPr>
        <w:annotationRef/>
      </w:r>
      <w:r w:rsidR="003119F3">
        <w:t>Har kun opdateret den sidste del af dette afsnit, samt inkluderet de nye plots for at vise hvordan det passer med data. Der kommer en rimelig stor afvigelse efter stødet nu, da løn-kanalen er med, så der kommer en noget større lønstigning end data viser nu...</w:t>
      </w:r>
    </w:p>
  </w:comment>
  <w:comment w:id="70" w:author="Simon Fløj Thomsen" w:date="2022-12-18T11:59:00Z" w:initials="SFT">
    <w:p w14:paraId="58FC63AE" w14:textId="249BCB57" w:rsidR="000C6C31" w:rsidRDefault="000C6C31" w:rsidP="008A527A">
      <w:pPr>
        <w:pStyle w:val="Kommentartekst"/>
      </w:pPr>
      <w:r>
        <w:rPr>
          <w:rStyle w:val="Kommentarhenvisning"/>
        </w:rPr>
        <w:annotationRef/>
      </w:r>
      <w:r>
        <w:t>Kunne også være et argument for at fjerne den?</w:t>
      </w:r>
    </w:p>
  </w:comment>
  <w:comment w:id="71" w:author="Simon Fløj Thomsen" w:date="2022-12-16T17:29:00Z" w:initials="SFT">
    <w:p w14:paraId="0BAB2D8B" w14:textId="74D6A254" w:rsidR="009F442A" w:rsidRDefault="009F442A" w:rsidP="002147AE">
      <w:pPr>
        <w:pStyle w:val="Kommentartekst"/>
      </w:pPr>
      <w:r>
        <w:rPr>
          <w:rStyle w:val="Kommentarhenvisning"/>
        </w:rPr>
        <w:annotationRef/>
      </w:r>
      <w:r>
        <w:t>Ved ik om løn dataet der gør ind i modellen nu skal tilpasses?</w:t>
      </w:r>
    </w:p>
  </w:comment>
  <w:comment w:id="73" w:author="Simon Fløj Thomsen" w:date="2022-12-17T12:09:00Z" w:initials="SFT">
    <w:p w14:paraId="68174BE2" w14:textId="77777777" w:rsidR="009F44F0" w:rsidRDefault="009F44F0" w:rsidP="00094904">
      <w:pPr>
        <w:pStyle w:val="Kommentartekst"/>
      </w:pPr>
      <w:r>
        <w:rPr>
          <w:rStyle w:val="Kommentarhenvisning"/>
        </w:rPr>
        <w:annotationRef/>
      </w:r>
      <w:r>
        <w:t>Højere løn-vækst øger nu max dagpenge</w:t>
      </w:r>
    </w:p>
  </w:comment>
  <w:comment w:id="77" w:author="Simon Fløj Thomsen" w:date="2022-12-18T19:48:00Z" w:initials="SFT">
    <w:p w14:paraId="61E09AD9" w14:textId="77777777" w:rsidR="00B908B6" w:rsidRDefault="00B908B6" w:rsidP="002A5980">
      <w:pPr>
        <w:pStyle w:val="Kommentartekst"/>
      </w:pPr>
      <w:r>
        <w:rPr>
          <w:rStyle w:val="Kommentarhenvisning"/>
        </w:rPr>
        <w:annotationRef/>
      </w:r>
      <w:r>
        <w:t xml:space="preserve">Kunne man også argumentere for at fjerne den dat data ikke passer godt i slutningen af perioden. </w:t>
      </w:r>
    </w:p>
  </w:comment>
  <w:comment w:id="78" w:author="Simon Fløj Thomsen" w:date="2022-12-17T08:46:00Z" w:initials="SFT">
    <w:p w14:paraId="376CC527" w14:textId="442D1539" w:rsidR="00721337" w:rsidRDefault="00721337" w:rsidP="004C58C5">
      <w:pPr>
        <w:pStyle w:val="Kommentartekst"/>
      </w:pPr>
      <w:r>
        <w:rPr>
          <w:rStyle w:val="Kommentarhenvisning"/>
        </w:rPr>
        <w:annotationRef/>
      </w:r>
      <w:r>
        <w:t>Kan jeg muligvis sætte en grund ind her?</w:t>
      </w:r>
    </w:p>
  </w:comment>
  <w:comment w:id="79" w:author="Simon Fløj Thomsen" w:date="2022-12-17T08:55:00Z" w:initials="SFT">
    <w:p w14:paraId="005279F9" w14:textId="77777777" w:rsidR="00B72D8F" w:rsidRDefault="00B72D8F" w:rsidP="003A020F">
      <w:pPr>
        <w:pStyle w:val="Kommentartekst"/>
      </w:pPr>
      <w:r>
        <w:rPr>
          <w:rStyle w:val="Kommentarhenvisning"/>
        </w:rPr>
        <w:annotationRef/>
      </w:r>
      <w:r>
        <w:t>Kunne prøve nogle flere med andet data?</w:t>
      </w:r>
    </w:p>
  </w:comment>
  <w:comment w:id="80" w:author="Simon Fløj Thomsen" w:date="2022-12-17T09:30:00Z" w:initials="SFT">
    <w:p w14:paraId="2B9140DA" w14:textId="77777777" w:rsidR="00B22835" w:rsidRDefault="00B22835" w:rsidP="00E11DCD">
      <w:pPr>
        <w:pStyle w:val="Kommentartekst"/>
      </w:pPr>
      <w:r>
        <w:rPr>
          <w:rStyle w:val="Kommentarhenvisning"/>
        </w:rPr>
        <w:annotationRef/>
      </w:r>
      <w:r>
        <w:t>Enden uddybe her, eller i et stød nede i diskutionen hvor vi kun kigger på løn kanalen?</w:t>
      </w:r>
    </w:p>
  </w:comment>
  <w:comment w:id="81" w:author="Simon Fløj Thomsen" w:date="2022-12-17T09:30:00Z" w:initials="SFT">
    <w:p w14:paraId="6C4E4CF5" w14:textId="423A592B" w:rsidR="00B22835" w:rsidRDefault="00B22835" w:rsidP="00616FBA">
      <w:pPr>
        <w:pStyle w:val="Kommentartekst"/>
      </w:pPr>
      <w:r>
        <w:rPr>
          <w:rStyle w:val="Kommentarhenvisning"/>
        </w:rPr>
        <w:annotationRef/>
      </w:r>
      <w:r>
        <w:t>Snak med Mikael om at forklare den her kanal… eller om den skal laves om?</w:t>
      </w:r>
    </w:p>
  </w:comment>
  <w:comment w:id="82" w:author="Simon Fløj Thomsen" w:date="2022-12-17T10:20:00Z" w:initials="SFT">
    <w:p w14:paraId="7511FEE9" w14:textId="77777777" w:rsidR="00AB3C6B" w:rsidRDefault="003B1BB1" w:rsidP="00F77E3D">
      <w:pPr>
        <w:pStyle w:val="Kommentartekst"/>
      </w:pPr>
      <w:r>
        <w:rPr>
          <w:rStyle w:val="Kommentarhenvisning"/>
        </w:rPr>
        <w:annotationRef/>
      </w:r>
      <w:r w:rsidR="00AB3C6B">
        <w:t>Yderligere forklaring?</w:t>
      </w:r>
    </w:p>
  </w:comment>
  <w:comment w:id="83" w:author="Simon Fløj Thomsen" w:date="2022-12-17T13:30:00Z" w:initials="SFT">
    <w:p w14:paraId="5104B5D2" w14:textId="09A8AA04" w:rsidR="004012A7" w:rsidRDefault="004012A7" w:rsidP="004F5AEF">
      <w:pPr>
        <w:pStyle w:val="Kommentartekst"/>
      </w:pPr>
      <w:r>
        <w:rPr>
          <w:rStyle w:val="Kommentarhenvisning"/>
        </w:rPr>
        <w:annotationRef/>
      </w:r>
      <w:r>
        <w:t xml:space="preserve">Ved ik om man skal lave et scenarie 4 hvor jeg først fjerner løn-kanalen så man kan se at det er den der er afgørende, da LF-kanallen så ingen effekt vil have. </w:t>
      </w:r>
    </w:p>
  </w:comment>
  <w:comment w:id="84" w:author="Simon Fløj Thomsen" w:date="2022-12-17T13:32:00Z" w:initials="SFT">
    <w:p w14:paraId="568C7746" w14:textId="77777777" w:rsidR="004012A7" w:rsidRDefault="004012A7" w:rsidP="00E31575">
      <w:pPr>
        <w:pStyle w:val="Kommentartekst"/>
      </w:pPr>
      <w:r>
        <w:rPr>
          <w:rStyle w:val="Kommentarhenvisning"/>
        </w:rPr>
        <w:annotationRef/>
      </w:r>
      <w:r>
        <w:t>Kunne måske bare stå i en fodnote nede i diktionen at selv hvis man beholdte LF-kanalen vil det ik ændre på konklussion</w:t>
      </w:r>
    </w:p>
  </w:comment>
  <w:comment w:id="86" w:author="Simon Fløj Thomsen" w:date="2022-12-18T20:00:00Z" w:initials="SFT">
    <w:p w14:paraId="1BCEF1FB" w14:textId="77777777" w:rsidR="00B85EF7" w:rsidRDefault="00B85EF7" w:rsidP="00D27991">
      <w:pPr>
        <w:pStyle w:val="Kommentartekst"/>
      </w:pPr>
      <w:r>
        <w:rPr>
          <w:rStyle w:val="Kommentarhenvisning"/>
        </w:rPr>
        <w:annotationRef/>
      </w:r>
      <w:r>
        <w:t>Ved ik om man behøves en genopfriskning når det lige har været ovenfor?</w:t>
      </w:r>
    </w:p>
  </w:comment>
  <w:comment w:id="87" w:author="Simon Fløj Thomsen" w:date="2022-12-17T13:46:00Z" w:initials="SFT">
    <w:p w14:paraId="508FD3E0" w14:textId="4435C185" w:rsidR="007F5CB2" w:rsidRDefault="007F5CB2" w:rsidP="00EA0B53">
      <w:pPr>
        <w:pStyle w:val="Kommentartekst"/>
      </w:pPr>
      <w:r>
        <w:rPr>
          <w:rStyle w:val="Kommentarhenvisning"/>
        </w:rPr>
        <w:annotationRef/>
      </w:r>
      <w:r>
        <w:t>Dette er for replacement rate, på selve level of income insurance er den kun 2.5 så nok brug det i stedet</w:t>
      </w:r>
    </w:p>
  </w:comment>
  <w:comment w:id="90" w:author="Simon Fløj Thomsen" w:date="2022-12-17T18:26:00Z" w:initials="SFT">
    <w:p w14:paraId="5BE364D4" w14:textId="77777777" w:rsidR="00020762" w:rsidRDefault="00020762" w:rsidP="00796258">
      <w:pPr>
        <w:pStyle w:val="Kommentartekst"/>
      </w:pPr>
      <w:r>
        <w:rPr>
          <w:rStyle w:val="Kommentarhenvisning"/>
        </w:rPr>
        <w:annotationRef/>
      </w:r>
      <w:r>
        <w:t xml:space="preserve">Har som sådan ikke så meget med om dette lige nu… men ved ik helt hvor jeg skal sætte det ind </w:t>
      </w:r>
    </w:p>
  </w:comment>
  <w:comment w:id="91" w:author="Simon Fløj Thomsen" w:date="2022-12-18T20:21:00Z" w:initials="SFT">
    <w:p w14:paraId="1E483B10" w14:textId="77777777" w:rsidR="002F7FE7" w:rsidRDefault="002F7FE7" w:rsidP="00EE19F6">
      <w:pPr>
        <w:pStyle w:val="Kommentartekst"/>
      </w:pPr>
      <w:r>
        <w:rPr>
          <w:rStyle w:val="Kommentarhenvisning"/>
        </w:rPr>
        <w:annotationRef/>
      </w:r>
      <w:r>
        <w:t xml:space="preserve">Enden skulle man nævne at det er afhængig af tre antagelser, og også inkludere en antagelse med at Participation rate er exogen. Og sige de to første assumptions ser vi rimelig stor sandsynlighed for opfyldt. Men den sidste med om worker unions kigger på det her løn gap er mere kritisk. </w:t>
      </w:r>
    </w:p>
  </w:comment>
  <w:comment w:id="92" w:author="Simon Fløj Thomsen" w:date="2022-12-18T20:21:00Z" w:initials="SFT">
    <w:p w14:paraId="2AADE375" w14:textId="77777777" w:rsidR="00AC1E57" w:rsidRDefault="00AC1E57" w:rsidP="002859BF">
      <w:pPr>
        <w:pStyle w:val="Kommentartekst"/>
      </w:pPr>
      <w:r>
        <w:rPr>
          <w:rStyle w:val="Kommentarhenvisning"/>
        </w:rPr>
        <w:annotationRef/>
      </w:r>
      <w:r>
        <w:t xml:space="preserve">Ikke opdateret endnu.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3C483" w15:done="0"/>
  <w15:commentEx w15:paraId="146604CC" w15:done="0"/>
  <w15:commentEx w15:paraId="5BEFFFB6" w15:done="0"/>
  <w15:commentEx w15:paraId="5033D94E" w15:done="0"/>
  <w15:commentEx w15:paraId="54BAD4FB" w15:done="0"/>
  <w15:commentEx w15:paraId="2A2FCF01" w15:done="0"/>
  <w15:commentEx w15:paraId="3CD677BE" w15:done="0"/>
  <w15:commentEx w15:paraId="1D4A6B86" w15:done="0"/>
  <w15:commentEx w15:paraId="0D4E47AD" w15:done="0"/>
  <w15:commentEx w15:paraId="35D3E232" w15:done="0"/>
  <w15:commentEx w15:paraId="7033AEC9" w15:done="0"/>
  <w15:commentEx w15:paraId="2A621B8F" w15:done="0"/>
  <w15:commentEx w15:paraId="6DBA8F82" w15:done="0"/>
  <w15:commentEx w15:paraId="58FC63AE" w15:paraIdParent="6DBA8F82" w15:done="0"/>
  <w15:commentEx w15:paraId="0BAB2D8B" w15:done="0"/>
  <w15:commentEx w15:paraId="68174BE2" w15:done="0"/>
  <w15:commentEx w15:paraId="61E09AD9" w15:done="0"/>
  <w15:commentEx w15:paraId="376CC527" w15:done="0"/>
  <w15:commentEx w15:paraId="005279F9" w15:done="0"/>
  <w15:commentEx w15:paraId="2B9140DA" w15:done="0"/>
  <w15:commentEx w15:paraId="6C4E4CF5" w15:done="0"/>
  <w15:commentEx w15:paraId="7511FEE9" w15:done="0"/>
  <w15:commentEx w15:paraId="5104B5D2" w15:done="0"/>
  <w15:commentEx w15:paraId="568C7746" w15:paraIdParent="5104B5D2" w15:done="0"/>
  <w15:commentEx w15:paraId="1BCEF1FB" w15:done="0"/>
  <w15:commentEx w15:paraId="508FD3E0" w15:done="0"/>
  <w15:commentEx w15:paraId="5BE364D4" w15:done="0"/>
  <w15:commentEx w15:paraId="1E483B10" w15:paraIdParent="5BE364D4" w15:done="0"/>
  <w15:commentEx w15:paraId="2AADE3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8401F" w16cex:dateUtc="2022-12-17T12:18:00Z"/>
  <w16cex:commentExtensible w16cex:durableId="27455629" w16cex:dateUtc="2022-12-15T07:15:00Z"/>
  <w16cex:commentExtensible w16cex:durableId="2749683F" w16cex:dateUtc="2022-12-18T09:21:00Z"/>
  <w16cex:commentExtensible w16cex:durableId="27496975" w16cex:dateUtc="2022-12-18T09:27:00Z"/>
  <w16cex:commentExtensible w16cex:durableId="27496A95" w16cex:dateUtc="2022-12-18T09:31:00Z"/>
  <w16cex:commentExtensible w16cex:durableId="27496B9A" w16cex:dateUtc="2022-12-18T09:36:00Z"/>
  <w16cex:commentExtensible w16cex:durableId="274725EE" w16cex:dateUtc="2022-12-16T16:14:00Z"/>
  <w16cex:commentExtensible w16cex:durableId="2747264A" w16cex:dateUtc="2022-12-16T16:15:00Z"/>
  <w16cex:commentExtensible w16cex:durableId="2749781C" w16cex:dateUtc="2022-12-18T10:29:00Z"/>
  <w16cex:commentExtensible w16cex:durableId="274979AA" w16cex:dateUtc="2022-12-18T10:36:00Z"/>
  <w16cex:commentExtensible w16cex:durableId="274727EA" w16cex:dateUtc="2022-12-16T16:22:00Z"/>
  <w16cex:commentExtensible w16cex:durableId="274828FA" w16cex:dateUtc="2022-12-17T10:39:00Z"/>
  <w16cex:commentExtensible w16cex:durableId="27497D34" w16cex:dateUtc="2022-12-18T10:51:00Z"/>
  <w16cex:commentExtensible w16cex:durableId="27497F08" w16cex:dateUtc="2022-12-18T10:59:00Z"/>
  <w16cex:commentExtensible w16cex:durableId="2747298D" w16cex:dateUtc="2022-12-16T16:29:00Z"/>
  <w16cex:commentExtensible w16cex:durableId="27482FF6" w16cex:dateUtc="2022-12-17T11:09:00Z"/>
  <w16cex:commentExtensible w16cex:durableId="2749ED29" w16cex:dateUtc="2022-12-18T18:48:00Z"/>
  <w16cex:commentExtensible w16cex:durableId="2748007C" w16cex:dateUtc="2022-12-17T07:46:00Z"/>
  <w16cex:commentExtensible w16cex:durableId="27480297" w16cex:dateUtc="2022-12-17T07:55:00Z"/>
  <w16cex:commentExtensible w16cex:durableId="27480ACD" w16cex:dateUtc="2022-12-17T08:30:00Z"/>
  <w16cex:commentExtensible w16cex:durableId="27480AA0" w16cex:dateUtc="2022-12-17T08:30:00Z"/>
  <w16cex:commentExtensible w16cex:durableId="2748165F" w16cex:dateUtc="2022-12-17T09:20:00Z"/>
  <w16cex:commentExtensible w16cex:durableId="274842DB" w16cex:dateUtc="2022-12-17T12:30:00Z"/>
  <w16cex:commentExtensible w16cex:durableId="2748437E" w16cex:dateUtc="2022-12-17T12:32:00Z"/>
  <w16cex:commentExtensible w16cex:durableId="2749EFDA" w16cex:dateUtc="2022-12-18T19:00:00Z"/>
  <w16cex:commentExtensible w16cex:durableId="274846AB" w16cex:dateUtc="2022-12-17T12:46:00Z"/>
  <w16cex:commentExtensible w16cex:durableId="27488854" w16cex:dateUtc="2022-12-17T17:26:00Z"/>
  <w16cex:commentExtensible w16cex:durableId="2749F4BA" w16cex:dateUtc="2022-12-18T19:21:00Z"/>
  <w16cex:commentExtensible w16cex:durableId="2749F4E6" w16cex:dateUtc="2022-12-18T19: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3C483" w16cid:durableId="2748401F"/>
  <w16cid:commentId w16cid:paraId="146604CC" w16cid:durableId="27455629"/>
  <w16cid:commentId w16cid:paraId="5BEFFFB6" w16cid:durableId="2749683F"/>
  <w16cid:commentId w16cid:paraId="5033D94E" w16cid:durableId="27496975"/>
  <w16cid:commentId w16cid:paraId="54BAD4FB" w16cid:durableId="27496A95"/>
  <w16cid:commentId w16cid:paraId="2A2FCF01" w16cid:durableId="27496B9A"/>
  <w16cid:commentId w16cid:paraId="3CD677BE" w16cid:durableId="274725EE"/>
  <w16cid:commentId w16cid:paraId="1D4A6B86" w16cid:durableId="2747264A"/>
  <w16cid:commentId w16cid:paraId="0D4E47AD" w16cid:durableId="2749781C"/>
  <w16cid:commentId w16cid:paraId="35D3E232" w16cid:durableId="274979AA"/>
  <w16cid:commentId w16cid:paraId="7033AEC9" w16cid:durableId="274727EA"/>
  <w16cid:commentId w16cid:paraId="2A621B8F" w16cid:durableId="274828FA"/>
  <w16cid:commentId w16cid:paraId="6DBA8F82" w16cid:durableId="27497D34"/>
  <w16cid:commentId w16cid:paraId="58FC63AE" w16cid:durableId="27497F08"/>
  <w16cid:commentId w16cid:paraId="0BAB2D8B" w16cid:durableId="2747298D"/>
  <w16cid:commentId w16cid:paraId="68174BE2" w16cid:durableId="27482FF6"/>
  <w16cid:commentId w16cid:paraId="61E09AD9" w16cid:durableId="2749ED29"/>
  <w16cid:commentId w16cid:paraId="376CC527" w16cid:durableId="2748007C"/>
  <w16cid:commentId w16cid:paraId="005279F9" w16cid:durableId="27480297"/>
  <w16cid:commentId w16cid:paraId="2B9140DA" w16cid:durableId="27480ACD"/>
  <w16cid:commentId w16cid:paraId="6C4E4CF5" w16cid:durableId="27480AA0"/>
  <w16cid:commentId w16cid:paraId="7511FEE9" w16cid:durableId="2748165F"/>
  <w16cid:commentId w16cid:paraId="5104B5D2" w16cid:durableId="274842DB"/>
  <w16cid:commentId w16cid:paraId="568C7746" w16cid:durableId="2748437E"/>
  <w16cid:commentId w16cid:paraId="1BCEF1FB" w16cid:durableId="2749EFDA"/>
  <w16cid:commentId w16cid:paraId="508FD3E0" w16cid:durableId="274846AB"/>
  <w16cid:commentId w16cid:paraId="5BE364D4" w16cid:durableId="27488854"/>
  <w16cid:commentId w16cid:paraId="1E483B10" w16cid:durableId="2749F4BA"/>
  <w16cid:commentId w16cid:paraId="2AADE375" w16cid:durableId="2749F4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6200FF" w14:textId="77777777" w:rsidR="002E7A54" w:rsidRDefault="002E7A54" w:rsidP="005F6ED0">
      <w:pPr>
        <w:spacing w:after="0" w:line="240" w:lineRule="auto"/>
      </w:pPr>
      <w:r>
        <w:separator/>
      </w:r>
    </w:p>
  </w:endnote>
  <w:endnote w:type="continuationSeparator" w:id="0">
    <w:p w14:paraId="0A5EF78F" w14:textId="77777777" w:rsidR="002E7A54" w:rsidRDefault="002E7A5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0663A" w14:textId="77777777" w:rsidR="002E7A54" w:rsidRDefault="002E7A54" w:rsidP="005F6ED0">
      <w:pPr>
        <w:spacing w:after="0" w:line="240" w:lineRule="auto"/>
      </w:pPr>
      <w:r>
        <w:separator/>
      </w:r>
    </w:p>
  </w:footnote>
  <w:footnote w:type="continuationSeparator" w:id="0">
    <w:p w14:paraId="41FE9F5E" w14:textId="77777777" w:rsidR="002E7A54" w:rsidRDefault="002E7A54" w:rsidP="005F6ED0">
      <w:pPr>
        <w:spacing w:after="0" w:line="240" w:lineRule="auto"/>
      </w:pPr>
      <w:r>
        <w:continuationSeparator/>
      </w:r>
    </w:p>
  </w:footnote>
  <w:footnote w:id="1">
    <w:p w14:paraId="79723BFB" w14:textId="77777777" w:rsidR="003C4BAC" w:rsidRPr="005900D2" w:rsidDel="00366564" w:rsidRDefault="003C4BAC" w:rsidP="003C4BAC">
      <w:pPr>
        <w:pStyle w:val="Fodnotetekst"/>
        <w:rPr>
          <w:del w:id="44" w:author="Simon Thomsen" w:date="2022-12-15T08:12:00Z"/>
        </w:rPr>
      </w:pPr>
      <w:del w:id="45" w:author="Simon Thomsen" w:date="2022-12-15T08:12:00Z">
        <w:r w:rsidRPr="005239BF" w:rsidDel="00366564">
          <w:rPr>
            <w:rStyle w:val="Fodnotehenvisning"/>
          </w:rPr>
          <w:footnoteRef/>
        </w:r>
        <w:r w:rsidDel="00366564">
          <w:delText xml:space="preserve"> </w:delText>
        </w:r>
        <w:r w:rsidDel="00366564">
          <w:rPr>
            <w:rStyle w:val="cf01"/>
          </w:rPr>
          <w:delText>Theoretically we should look at the reservation salary, but as this is not observable studies usually use different measures of the wage.</w:delText>
        </w:r>
      </w:del>
    </w:p>
  </w:footnote>
  <w:footnote w:id="2">
    <w:p w14:paraId="6BAF6B95" w14:textId="51A205DB" w:rsidR="00176D07" w:rsidRPr="00176D07" w:rsidRDefault="00176D07">
      <w:pPr>
        <w:pStyle w:val="Fodnotetekst"/>
      </w:pPr>
      <w:r w:rsidRPr="005239BF">
        <w:rPr>
          <w:rStyle w:val="Fodnotehenvisning"/>
        </w:rPr>
        <w:footnoteRef/>
      </w:r>
      <w:r>
        <w:t xml:space="preserve"> In the case of </w:t>
      </w:r>
      <w:r w:rsidR="009D1E5C">
        <w:t>Denmark,</w:t>
      </w:r>
      <w:r>
        <w:t xml:space="preserve"> we would expect this reverse effect to be lower, due to the effects of an active labor policy. </w:t>
      </w:r>
    </w:p>
  </w:footnote>
  <w:footnote w:id="3">
    <w:p w14:paraId="10C094FB" w14:textId="49E08D09" w:rsidR="00A82B25" w:rsidRPr="005634E3" w:rsidRDefault="00A82B25">
      <w:pPr>
        <w:pStyle w:val="Fodnotetekst"/>
      </w:pPr>
      <w:r w:rsidRPr="005239BF">
        <w:rPr>
          <w:rStyle w:val="Fodnotehenvisning"/>
        </w:rPr>
        <w:footnoteRef/>
      </w:r>
      <w:r>
        <w:t xml:space="preserve"> </w:t>
      </w:r>
      <w:r w:rsidRPr="00A82B25">
        <w:t xml:space="preserve">Morten Aastrup writes under the organization” Landsorganisationen”, Magnus Jensen and Asbjørn Nørregaard writes under the </w:t>
      </w:r>
      <w:proofErr w:type="gramStart"/>
      <w:r w:rsidRPr="00A82B25">
        <w:t>organization ”Cevea</w:t>
      </w:r>
      <w:proofErr w:type="gramEnd"/>
      <w:r w:rsidRPr="00A82B25">
        <w:t>”, and lastly Lizette Risgaard writes under the organization ”Fagbevægelsens Hovedorganisation”</w:t>
      </w:r>
    </w:p>
  </w:footnote>
  <w:footnote w:id="4">
    <w:p w14:paraId="5266F0F0" w14:textId="64A49960" w:rsidR="00D1625A" w:rsidRPr="005900D2" w:rsidRDefault="00D1625A">
      <w:pPr>
        <w:pStyle w:val="Fodnotetekst"/>
      </w:pPr>
      <w:r w:rsidRPr="005239BF">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0B7692D" w:rsidR="00D1625A" w:rsidRPr="00D1625A" w:rsidRDefault="00D1625A">
      <w:pPr>
        <w:pStyle w:val="Fodnotetekst"/>
      </w:pPr>
      <w:r w:rsidRPr="005239BF">
        <w:rPr>
          <w:rStyle w:val="Fodnotehenvisning"/>
        </w:rPr>
        <w:footnoteRef/>
      </w:r>
      <w:r w:rsidRPr="00D1625A">
        <w:t xml:space="preserve"> In our opinion this assumption is quite unrealistic, but not many seems to criticize this assumption. </w:t>
      </w:r>
    </w:p>
  </w:footnote>
  <w:footnote w:id="6">
    <w:p w14:paraId="59717236" w14:textId="2218F032" w:rsidR="00EC5CB9" w:rsidRPr="00052901" w:rsidRDefault="00EC5CB9" w:rsidP="005E7208">
      <w:pPr>
        <w:pStyle w:val="pf0"/>
        <w:rPr>
          <w:rFonts w:asciiTheme="minorHAnsi" w:hAnsiTheme="minorHAnsi" w:cstheme="minorHAnsi"/>
          <w:sz w:val="18"/>
          <w:szCs w:val="18"/>
        </w:rPr>
      </w:pPr>
      <w:r w:rsidRPr="005239BF">
        <w:rPr>
          <w:rStyle w:val="Fodnotehenvisning"/>
        </w:rPr>
        <w:footnoteRef/>
      </w:r>
      <w:r w:rsidRPr="00052901">
        <w:rPr>
          <w:rFonts w:asciiTheme="minorHAnsi" w:hAnsiTheme="minorHAnsi" w:cstheme="minorHAnsi"/>
          <w:sz w:val="18"/>
          <w:szCs w:val="18"/>
        </w:rPr>
        <w:t xml:space="preserve"> </w:t>
      </w:r>
      <w:r w:rsidRPr="00052901">
        <w:rPr>
          <w:rStyle w:val="cf01"/>
          <w:rFonts w:asciiTheme="minorHAnsi" w:hAnsiTheme="minorHAnsi" w:cstheme="minorHAnsi"/>
        </w:rPr>
        <w:t>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w:t>
      </w:r>
      <w:r w:rsidR="00052901">
        <w:rPr>
          <w:rStyle w:val="cf01"/>
          <w:rFonts w:asciiTheme="minorHAnsi" w:hAnsiTheme="minorHAnsi" w:cstheme="minorHAnsi"/>
        </w:rPr>
        <w:t xml:space="preserve"> is</w:t>
      </w:r>
      <w:r w:rsidRPr="00052901">
        <w:rPr>
          <w:rStyle w:val="cf01"/>
          <w:rFonts w:asciiTheme="minorHAnsi" w:hAnsiTheme="minorHAnsi" w:cstheme="minorHAnsi"/>
        </w:rPr>
        <w:t xml:space="preserve"> not coming from the wage</w:t>
      </w:r>
      <w:r w:rsidR="00052901">
        <w:rPr>
          <w:rStyle w:val="cf01"/>
          <w:rFonts w:asciiTheme="minorHAnsi" w:hAnsiTheme="minorHAnsi" w:cstheme="minorHAnsi"/>
        </w:rPr>
        <w:t>s</w:t>
      </w:r>
      <w:r w:rsidRPr="00052901">
        <w:rPr>
          <w:rStyle w:val="cf01"/>
          <w:rFonts w:asciiTheme="minorHAnsi" w:hAnsiTheme="minorHAnsi" w:cstheme="minorHAnsi"/>
        </w:rPr>
        <w:t xml:space="preserve">, it will only increase the income insurance for the 85% receiving the maximum level. </w:t>
      </w:r>
    </w:p>
  </w:footnote>
  <w:footnote w:id="7">
    <w:p w14:paraId="3B2E79B4" w14:textId="4E5E930B" w:rsidR="005E7208" w:rsidRPr="00052901" w:rsidRDefault="005E7208">
      <w:pPr>
        <w:pStyle w:val="Fodnotetekst"/>
        <w:rPr>
          <w:rFonts w:cstheme="minorHAnsi"/>
          <w:sz w:val="18"/>
          <w:szCs w:val="18"/>
        </w:rPr>
      </w:pPr>
      <w:r w:rsidRPr="005239BF">
        <w:rPr>
          <w:rStyle w:val="Fodnotehenvisning"/>
        </w:rPr>
        <w:footnoteRef/>
      </w:r>
      <w:r w:rsidR="00052901">
        <w:rPr>
          <w:rFonts w:cstheme="minorHAnsi"/>
          <w:sz w:val="18"/>
          <w:szCs w:val="18"/>
        </w:rPr>
        <w:t xml:space="preserve"> </w:t>
      </w:r>
      <w:r w:rsidRPr="00052901">
        <w:rPr>
          <w:rFonts w:cstheme="minorHAnsi"/>
          <w:sz w:val="18"/>
          <w:szCs w:val="18"/>
        </w:rPr>
        <w:t xml:space="preserve">The share of people being a member of the income insurance program. </w:t>
      </w:r>
    </w:p>
  </w:footnote>
  <w:footnote w:id="8">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9">
    <w:p w14:paraId="52DAE715" w14:textId="3A133FB9" w:rsidR="009F442A" w:rsidRPr="009F442A" w:rsidRDefault="009F442A" w:rsidP="009F442A">
      <w:pPr>
        <w:spacing w:line="240" w:lineRule="auto"/>
        <w:rPr>
          <w:sz w:val="24"/>
          <w:szCs w:val="24"/>
        </w:rPr>
      </w:pPr>
      <w:r w:rsidRPr="005239BF">
        <w:rPr>
          <w:rStyle w:val="Fodnotehenvisning"/>
        </w:rPr>
        <w:footnoteRef/>
      </w:r>
      <w:r>
        <w:t xml:space="preserve"> </w:t>
      </w:r>
      <w:r w:rsidRPr="009F442A">
        <w:rPr>
          <w:sz w:val="20"/>
          <w:szCs w:val="20"/>
        </w:rPr>
        <w:t>In section 3, we described the two static models of income insurance and cash-benefits build by the IS-commission where people would switch from the IS-program to the cash-benefits program if the later one resulted in a higher level of benefits. As this effect is already accounted for in the</w:t>
      </w:r>
      <w:r w:rsidRPr="00AC0541">
        <w:rPr>
          <w:sz w:val="24"/>
          <w:szCs w:val="24"/>
        </w:rPr>
        <w:t xml:space="preserve"> </w:t>
      </w:r>
      <w:r w:rsidRPr="009F442A">
        <w:rPr>
          <w:sz w:val="20"/>
          <w:szCs w:val="20"/>
        </w:rPr>
        <w:t xml:space="preserve">IS-model and thereby the micro elasticity, we will not include this link in our model, instead we will use the effects used by </w:t>
      </w:r>
      <w:r w:rsidRPr="009F442A">
        <w:rPr>
          <w:noProof/>
          <w:sz w:val="20"/>
          <w:szCs w:val="20"/>
        </w:rPr>
        <w:t>Fazzari et al.</w:t>
      </w:r>
      <w:r w:rsidRPr="009F442A">
        <w:rPr>
          <w:sz w:val="20"/>
          <w:szCs w:val="20"/>
        </w:rPr>
        <w:t xml:space="preserve"> </w:t>
      </w:r>
      <w:r w:rsidRPr="009F442A">
        <w:rPr>
          <w:sz w:val="20"/>
          <w:szCs w:val="20"/>
        </w:rPr>
        <w:fldChar w:fldCharType="begin" w:fldLock="1"/>
      </w:r>
      <w:r w:rsidRPr="009F442A">
        <w:rPr>
          <w:sz w:val="20"/>
          <w:szCs w:val="20"/>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9F442A">
        <w:rPr>
          <w:sz w:val="20"/>
          <w:szCs w:val="20"/>
        </w:rPr>
        <w:fldChar w:fldCharType="separate"/>
      </w:r>
      <w:r w:rsidRPr="009F442A">
        <w:rPr>
          <w:noProof/>
          <w:sz w:val="20"/>
          <w:szCs w:val="20"/>
        </w:rPr>
        <w:t>(2020)</w:t>
      </w:r>
      <w:r w:rsidRPr="009F442A">
        <w:rPr>
          <w:sz w:val="20"/>
          <w:szCs w:val="20"/>
        </w:rPr>
        <w:fldChar w:fldCharType="end"/>
      </w:r>
      <w:r w:rsidRPr="009F442A">
        <w:rPr>
          <w:sz w:val="20"/>
          <w:szCs w:val="20"/>
        </w:rPr>
        <w:t>.</w:t>
      </w:r>
    </w:p>
  </w:footnote>
  <w:footnote w:id="10">
    <w:p w14:paraId="59645B6B" w14:textId="77777777" w:rsidR="000E2AD0" w:rsidRPr="005900D2" w:rsidRDefault="000E2AD0" w:rsidP="000E2AD0">
      <w:pPr>
        <w:pStyle w:val="Fodnotetekst"/>
      </w:pPr>
      <w:r w:rsidRPr="005239BF">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7A13F9A6" w14:textId="57FECC28" w:rsidR="000E2AD0" w:rsidRPr="005900D2" w:rsidRDefault="000E2AD0" w:rsidP="000E2AD0">
      <w:pPr>
        <w:pStyle w:val="Fodnotetekst"/>
      </w:pPr>
      <w:r w:rsidRPr="005239BF">
        <w:rPr>
          <w:rStyle w:val="Fodnotehenvisning"/>
        </w:rPr>
        <w:footnoteRef/>
      </w:r>
      <w:r>
        <w:t xml:space="preserve"> </w:t>
      </w:r>
      <w:r w:rsidRPr="00845283">
        <w:t>Thereby</w:t>
      </w:r>
      <w:r>
        <w:t xml:space="preserve"> we leave out the two effect</w:t>
      </w:r>
      <w:r w:rsidR="009F442A">
        <w:t>s</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360513AC" w14:textId="77777777" w:rsidR="00A749C8" w:rsidRPr="005900D2" w:rsidRDefault="00A749C8" w:rsidP="00A749C8">
      <w:pPr>
        <w:pStyle w:val="Fodnotetekst"/>
      </w:pPr>
      <w:r w:rsidRPr="005239BF">
        <w:rPr>
          <w:rStyle w:val="Fodnotehenvisning"/>
        </w:rPr>
        <w:footnoteRef/>
      </w:r>
      <w:r>
        <w:t xml:space="preserve"> </w:t>
      </w:r>
      <w:r w:rsidRPr="00675E6C">
        <w:t xml:space="preserve">It should be noted that when adding in the macroeconomic channels we create a new baseline for each specific scenario, therefore when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13">
    <w:p w14:paraId="0422AF64" w14:textId="6B303E91" w:rsidR="00D21A6E" w:rsidRPr="005900D2" w:rsidRDefault="00D21A6E">
      <w:pPr>
        <w:pStyle w:val="Fodnotetekst"/>
      </w:pPr>
      <w:r w:rsidRPr="005239BF">
        <w:rPr>
          <w:rStyle w:val="Fodnotehenvisning"/>
        </w:rPr>
        <w:footnoteRef/>
      </w:r>
      <w:r>
        <w:t xml:space="preserve"> </w:t>
      </w:r>
      <w:r>
        <w:rPr>
          <w:rStyle w:val="cf01"/>
        </w:rPr>
        <w:t>The standard set-up of this method is</w:t>
      </w:r>
      <w:r w:rsidR="00052901">
        <w:rPr>
          <w:rStyle w:val="cf01"/>
        </w:rPr>
        <w:t xml:space="preserve"> as follows: I</w:t>
      </w:r>
      <w:r>
        <w:rPr>
          <w:rStyle w:val="cf01"/>
        </w:rPr>
        <w:t>f region 1 is hit by a shock (could be a political decision)</w:t>
      </w:r>
      <w:r w:rsidR="00052901">
        <w:rPr>
          <w:rStyle w:val="cf01"/>
        </w:rPr>
        <w:t>,</w:t>
      </w:r>
      <w:r>
        <w:rPr>
          <w:rStyle w:val="cf01"/>
        </w:rPr>
        <w:t xml:space="preserve"> </w:t>
      </w:r>
      <w:r w:rsidR="00052901">
        <w:rPr>
          <w:rStyle w:val="cf01"/>
        </w:rPr>
        <w:t>w</w:t>
      </w:r>
      <w:r>
        <w:rPr>
          <w:rStyle w:val="cf01"/>
        </w:rPr>
        <w:t>e use a region 2 not experiencing the shock to compare with region 1. Thereby using the development in region 2 as a proxy for how the development in region 1 would have continued if not hit by the shock.</w:t>
      </w:r>
    </w:p>
  </w:footnote>
  <w:footnote w:id="14">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5">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6">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7">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8">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9">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DA7A562" w:rsidR="00775321" w:rsidRPr="00775321" w:rsidRDefault="00775321" w:rsidP="00775321">
    <w:pPr>
      <w:pStyle w:val="Sidehoved"/>
      <w:tabs>
        <w:tab w:val="clear" w:pos="4819"/>
        <w:tab w:val="clear" w:pos="9638"/>
        <w:tab w:val="left" w:pos="7860"/>
      </w:tabs>
      <w:rPr>
        <w:lang w:val="da-DK"/>
      </w:rPr>
    </w:pPr>
    <w:r>
      <w:rPr>
        <w:lang w:val="da-DK"/>
      </w:rPr>
      <w:t xml:space="preserve">Simon Fløj Thomsen </w:t>
    </w:r>
    <w:r>
      <w:rPr>
        <w:lang w:val="da-DK"/>
      </w:rPr>
      <w:tab/>
      <w:t xml:space="preserve">9. Semester </w:t>
    </w:r>
    <w:proofErr w:type="spellStart"/>
    <w:r>
      <w:rPr>
        <w:lang w:val="da-DK"/>
      </w:rPr>
      <w:t>project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7"/>
  </w:num>
  <w:num w:numId="2" w16cid:durableId="2054495687">
    <w:abstractNumId w:val="5"/>
  </w:num>
  <w:num w:numId="3" w16cid:durableId="1900314133">
    <w:abstractNumId w:val="8"/>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9"/>
  </w:num>
  <w:num w:numId="10" w16cid:durableId="37258097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0762"/>
    <w:rsid w:val="000212EE"/>
    <w:rsid w:val="00021CDF"/>
    <w:rsid w:val="00022FF8"/>
    <w:rsid w:val="000240FC"/>
    <w:rsid w:val="0002440B"/>
    <w:rsid w:val="00024C63"/>
    <w:rsid w:val="00025ACD"/>
    <w:rsid w:val="00026AE3"/>
    <w:rsid w:val="00026C14"/>
    <w:rsid w:val="00030420"/>
    <w:rsid w:val="00033142"/>
    <w:rsid w:val="00033D62"/>
    <w:rsid w:val="000360BB"/>
    <w:rsid w:val="000412E2"/>
    <w:rsid w:val="000418F7"/>
    <w:rsid w:val="00043224"/>
    <w:rsid w:val="00044DFB"/>
    <w:rsid w:val="00044FA8"/>
    <w:rsid w:val="0004568C"/>
    <w:rsid w:val="00045701"/>
    <w:rsid w:val="00046BAD"/>
    <w:rsid w:val="000477A3"/>
    <w:rsid w:val="00047A84"/>
    <w:rsid w:val="000504BD"/>
    <w:rsid w:val="00051EFD"/>
    <w:rsid w:val="00052901"/>
    <w:rsid w:val="00052F0E"/>
    <w:rsid w:val="0005370F"/>
    <w:rsid w:val="00054260"/>
    <w:rsid w:val="0005620B"/>
    <w:rsid w:val="00056B79"/>
    <w:rsid w:val="00057821"/>
    <w:rsid w:val="00061257"/>
    <w:rsid w:val="0006174A"/>
    <w:rsid w:val="000627D0"/>
    <w:rsid w:val="0006288F"/>
    <w:rsid w:val="00062B51"/>
    <w:rsid w:val="000630D4"/>
    <w:rsid w:val="00064052"/>
    <w:rsid w:val="00064617"/>
    <w:rsid w:val="0006552D"/>
    <w:rsid w:val="0007004A"/>
    <w:rsid w:val="00072C21"/>
    <w:rsid w:val="00073123"/>
    <w:rsid w:val="00073F08"/>
    <w:rsid w:val="0007523E"/>
    <w:rsid w:val="000766E5"/>
    <w:rsid w:val="000772FC"/>
    <w:rsid w:val="00077A49"/>
    <w:rsid w:val="000804A7"/>
    <w:rsid w:val="000804DD"/>
    <w:rsid w:val="00082E46"/>
    <w:rsid w:val="00082FF3"/>
    <w:rsid w:val="000836FF"/>
    <w:rsid w:val="000837DA"/>
    <w:rsid w:val="000856FC"/>
    <w:rsid w:val="00086BC9"/>
    <w:rsid w:val="000876FC"/>
    <w:rsid w:val="00087984"/>
    <w:rsid w:val="000914E4"/>
    <w:rsid w:val="00091DEB"/>
    <w:rsid w:val="000924AE"/>
    <w:rsid w:val="000930C2"/>
    <w:rsid w:val="00093676"/>
    <w:rsid w:val="00094148"/>
    <w:rsid w:val="0009470F"/>
    <w:rsid w:val="00096242"/>
    <w:rsid w:val="000979F6"/>
    <w:rsid w:val="000A059F"/>
    <w:rsid w:val="000A3027"/>
    <w:rsid w:val="000A334F"/>
    <w:rsid w:val="000A5116"/>
    <w:rsid w:val="000A6093"/>
    <w:rsid w:val="000A6F43"/>
    <w:rsid w:val="000B0204"/>
    <w:rsid w:val="000B3321"/>
    <w:rsid w:val="000B6CD9"/>
    <w:rsid w:val="000C24CF"/>
    <w:rsid w:val="000C2886"/>
    <w:rsid w:val="000C36D7"/>
    <w:rsid w:val="000C3E5C"/>
    <w:rsid w:val="000C4B41"/>
    <w:rsid w:val="000C5AE2"/>
    <w:rsid w:val="000C6735"/>
    <w:rsid w:val="000C6C31"/>
    <w:rsid w:val="000C6E55"/>
    <w:rsid w:val="000C6E64"/>
    <w:rsid w:val="000D24F2"/>
    <w:rsid w:val="000D2FC6"/>
    <w:rsid w:val="000D3F36"/>
    <w:rsid w:val="000D5AB6"/>
    <w:rsid w:val="000D5EFB"/>
    <w:rsid w:val="000D74F8"/>
    <w:rsid w:val="000D7CF7"/>
    <w:rsid w:val="000E2AD0"/>
    <w:rsid w:val="000E2DF7"/>
    <w:rsid w:val="000E35EA"/>
    <w:rsid w:val="000E3A81"/>
    <w:rsid w:val="000E5613"/>
    <w:rsid w:val="000E7BEC"/>
    <w:rsid w:val="000F052E"/>
    <w:rsid w:val="000F0B47"/>
    <w:rsid w:val="000F0D4B"/>
    <w:rsid w:val="000F139B"/>
    <w:rsid w:val="000F1AED"/>
    <w:rsid w:val="000F2529"/>
    <w:rsid w:val="000F288B"/>
    <w:rsid w:val="000F317D"/>
    <w:rsid w:val="000F3FE9"/>
    <w:rsid w:val="000F680F"/>
    <w:rsid w:val="00100B51"/>
    <w:rsid w:val="00101117"/>
    <w:rsid w:val="00103347"/>
    <w:rsid w:val="001047AB"/>
    <w:rsid w:val="00104803"/>
    <w:rsid w:val="0010513A"/>
    <w:rsid w:val="001051CC"/>
    <w:rsid w:val="00105580"/>
    <w:rsid w:val="001061B2"/>
    <w:rsid w:val="0010741B"/>
    <w:rsid w:val="001074B3"/>
    <w:rsid w:val="00107F45"/>
    <w:rsid w:val="00111564"/>
    <w:rsid w:val="001117B6"/>
    <w:rsid w:val="001138F6"/>
    <w:rsid w:val="00114EED"/>
    <w:rsid w:val="00117995"/>
    <w:rsid w:val="00120836"/>
    <w:rsid w:val="00125001"/>
    <w:rsid w:val="00125EBD"/>
    <w:rsid w:val="001271AB"/>
    <w:rsid w:val="00127EA8"/>
    <w:rsid w:val="00132150"/>
    <w:rsid w:val="00133187"/>
    <w:rsid w:val="0013694F"/>
    <w:rsid w:val="001417FD"/>
    <w:rsid w:val="00142E91"/>
    <w:rsid w:val="00144F71"/>
    <w:rsid w:val="00145BA3"/>
    <w:rsid w:val="00147306"/>
    <w:rsid w:val="00150126"/>
    <w:rsid w:val="00150DB5"/>
    <w:rsid w:val="00151A6F"/>
    <w:rsid w:val="00152282"/>
    <w:rsid w:val="00156602"/>
    <w:rsid w:val="001572F0"/>
    <w:rsid w:val="00160AA0"/>
    <w:rsid w:val="00162AD8"/>
    <w:rsid w:val="00162CBB"/>
    <w:rsid w:val="00162CD9"/>
    <w:rsid w:val="0016509E"/>
    <w:rsid w:val="00166B1E"/>
    <w:rsid w:val="00167010"/>
    <w:rsid w:val="00167FDE"/>
    <w:rsid w:val="00170171"/>
    <w:rsid w:val="001722A0"/>
    <w:rsid w:val="00172AA9"/>
    <w:rsid w:val="00172AD0"/>
    <w:rsid w:val="00172D47"/>
    <w:rsid w:val="00173422"/>
    <w:rsid w:val="00173E7B"/>
    <w:rsid w:val="00174C5E"/>
    <w:rsid w:val="00175E58"/>
    <w:rsid w:val="00176D07"/>
    <w:rsid w:val="00181228"/>
    <w:rsid w:val="001814F6"/>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284E"/>
    <w:rsid w:val="001B3107"/>
    <w:rsid w:val="001B37D9"/>
    <w:rsid w:val="001B6085"/>
    <w:rsid w:val="001B630A"/>
    <w:rsid w:val="001C1D6F"/>
    <w:rsid w:val="001C2035"/>
    <w:rsid w:val="001C4C18"/>
    <w:rsid w:val="001C50FB"/>
    <w:rsid w:val="001C5B33"/>
    <w:rsid w:val="001D0A2F"/>
    <w:rsid w:val="001D2C97"/>
    <w:rsid w:val="001D4F86"/>
    <w:rsid w:val="001D572D"/>
    <w:rsid w:val="001D5D5B"/>
    <w:rsid w:val="001D7469"/>
    <w:rsid w:val="001E1981"/>
    <w:rsid w:val="001E2889"/>
    <w:rsid w:val="001E2E55"/>
    <w:rsid w:val="001E3AAB"/>
    <w:rsid w:val="001E5F77"/>
    <w:rsid w:val="001E66A8"/>
    <w:rsid w:val="001E73A2"/>
    <w:rsid w:val="001F04BC"/>
    <w:rsid w:val="001F087E"/>
    <w:rsid w:val="001F108A"/>
    <w:rsid w:val="001F1527"/>
    <w:rsid w:val="001F2583"/>
    <w:rsid w:val="001F320D"/>
    <w:rsid w:val="001F384B"/>
    <w:rsid w:val="001F38A6"/>
    <w:rsid w:val="001F4309"/>
    <w:rsid w:val="001F6CAA"/>
    <w:rsid w:val="00201996"/>
    <w:rsid w:val="00205146"/>
    <w:rsid w:val="0020720A"/>
    <w:rsid w:val="00207C01"/>
    <w:rsid w:val="002103A8"/>
    <w:rsid w:val="00215694"/>
    <w:rsid w:val="00215E94"/>
    <w:rsid w:val="00220986"/>
    <w:rsid w:val="00223F82"/>
    <w:rsid w:val="002244CA"/>
    <w:rsid w:val="002248A4"/>
    <w:rsid w:val="002316D6"/>
    <w:rsid w:val="00231ED5"/>
    <w:rsid w:val="00232AB4"/>
    <w:rsid w:val="00234480"/>
    <w:rsid w:val="00234E1C"/>
    <w:rsid w:val="00235B07"/>
    <w:rsid w:val="002425AF"/>
    <w:rsid w:val="002449A4"/>
    <w:rsid w:val="00245BF2"/>
    <w:rsid w:val="002473E6"/>
    <w:rsid w:val="00247E37"/>
    <w:rsid w:val="00251120"/>
    <w:rsid w:val="0025132E"/>
    <w:rsid w:val="00251655"/>
    <w:rsid w:val="00253117"/>
    <w:rsid w:val="002535ED"/>
    <w:rsid w:val="002539F9"/>
    <w:rsid w:val="002564B8"/>
    <w:rsid w:val="002569C7"/>
    <w:rsid w:val="00262E6D"/>
    <w:rsid w:val="00262F3F"/>
    <w:rsid w:val="0026344E"/>
    <w:rsid w:val="00266716"/>
    <w:rsid w:val="00267A10"/>
    <w:rsid w:val="00267CBC"/>
    <w:rsid w:val="002700CE"/>
    <w:rsid w:val="0027031B"/>
    <w:rsid w:val="0027188B"/>
    <w:rsid w:val="0027369B"/>
    <w:rsid w:val="00273710"/>
    <w:rsid w:val="00274B3E"/>
    <w:rsid w:val="0027521C"/>
    <w:rsid w:val="002770FB"/>
    <w:rsid w:val="00281F51"/>
    <w:rsid w:val="00282129"/>
    <w:rsid w:val="00282F8F"/>
    <w:rsid w:val="00285870"/>
    <w:rsid w:val="00286BB8"/>
    <w:rsid w:val="00287C0E"/>
    <w:rsid w:val="00287E19"/>
    <w:rsid w:val="00292F95"/>
    <w:rsid w:val="00295DEE"/>
    <w:rsid w:val="002966DF"/>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0AD3"/>
    <w:rsid w:val="002C4166"/>
    <w:rsid w:val="002C669C"/>
    <w:rsid w:val="002D2C25"/>
    <w:rsid w:val="002D4028"/>
    <w:rsid w:val="002D5E55"/>
    <w:rsid w:val="002D77BE"/>
    <w:rsid w:val="002E0351"/>
    <w:rsid w:val="002E04A2"/>
    <w:rsid w:val="002E0B2C"/>
    <w:rsid w:val="002E0F79"/>
    <w:rsid w:val="002E2015"/>
    <w:rsid w:val="002E234F"/>
    <w:rsid w:val="002E270F"/>
    <w:rsid w:val="002E48B7"/>
    <w:rsid w:val="002E50BE"/>
    <w:rsid w:val="002E5465"/>
    <w:rsid w:val="002E6A65"/>
    <w:rsid w:val="002E7386"/>
    <w:rsid w:val="002E780A"/>
    <w:rsid w:val="002E7A54"/>
    <w:rsid w:val="002F2BA9"/>
    <w:rsid w:val="002F4B66"/>
    <w:rsid w:val="002F502B"/>
    <w:rsid w:val="002F5C40"/>
    <w:rsid w:val="002F66FF"/>
    <w:rsid w:val="002F6E84"/>
    <w:rsid w:val="002F721B"/>
    <w:rsid w:val="002F7FE7"/>
    <w:rsid w:val="0030022E"/>
    <w:rsid w:val="003013AA"/>
    <w:rsid w:val="003028C8"/>
    <w:rsid w:val="0030303A"/>
    <w:rsid w:val="00305E92"/>
    <w:rsid w:val="00305EB0"/>
    <w:rsid w:val="0030683A"/>
    <w:rsid w:val="00310534"/>
    <w:rsid w:val="003107E3"/>
    <w:rsid w:val="00310D7D"/>
    <w:rsid w:val="00311316"/>
    <w:rsid w:val="003119F3"/>
    <w:rsid w:val="00313A09"/>
    <w:rsid w:val="00313FC0"/>
    <w:rsid w:val="003150F0"/>
    <w:rsid w:val="003204AC"/>
    <w:rsid w:val="003205F7"/>
    <w:rsid w:val="0032110E"/>
    <w:rsid w:val="0032294E"/>
    <w:rsid w:val="00322F1F"/>
    <w:rsid w:val="003240E2"/>
    <w:rsid w:val="00327399"/>
    <w:rsid w:val="0032745A"/>
    <w:rsid w:val="00332521"/>
    <w:rsid w:val="00333AEC"/>
    <w:rsid w:val="00333B3D"/>
    <w:rsid w:val="003402DC"/>
    <w:rsid w:val="00340753"/>
    <w:rsid w:val="003438B4"/>
    <w:rsid w:val="00343C95"/>
    <w:rsid w:val="0034422D"/>
    <w:rsid w:val="0034478F"/>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6564"/>
    <w:rsid w:val="003674B6"/>
    <w:rsid w:val="00367558"/>
    <w:rsid w:val="00367F22"/>
    <w:rsid w:val="0037257E"/>
    <w:rsid w:val="00372F29"/>
    <w:rsid w:val="00372F93"/>
    <w:rsid w:val="003747E8"/>
    <w:rsid w:val="00377D68"/>
    <w:rsid w:val="00377F4C"/>
    <w:rsid w:val="003811BF"/>
    <w:rsid w:val="00384121"/>
    <w:rsid w:val="003856B0"/>
    <w:rsid w:val="00387278"/>
    <w:rsid w:val="003873AB"/>
    <w:rsid w:val="00390BFE"/>
    <w:rsid w:val="003931E7"/>
    <w:rsid w:val="00394C13"/>
    <w:rsid w:val="00394F97"/>
    <w:rsid w:val="00395100"/>
    <w:rsid w:val="0039626A"/>
    <w:rsid w:val="00397708"/>
    <w:rsid w:val="003A0099"/>
    <w:rsid w:val="003A012E"/>
    <w:rsid w:val="003A113B"/>
    <w:rsid w:val="003A2683"/>
    <w:rsid w:val="003A3E3B"/>
    <w:rsid w:val="003A4B85"/>
    <w:rsid w:val="003A6CDA"/>
    <w:rsid w:val="003B01A3"/>
    <w:rsid w:val="003B0D43"/>
    <w:rsid w:val="003B1255"/>
    <w:rsid w:val="003B1BB1"/>
    <w:rsid w:val="003B5240"/>
    <w:rsid w:val="003B61CA"/>
    <w:rsid w:val="003B7B75"/>
    <w:rsid w:val="003B7F8F"/>
    <w:rsid w:val="003C00EF"/>
    <w:rsid w:val="003C0301"/>
    <w:rsid w:val="003C0A06"/>
    <w:rsid w:val="003C249F"/>
    <w:rsid w:val="003C4BAC"/>
    <w:rsid w:val="003C4F0D"/>
    <w:rsid w:val="003C7715"/>
    <w:rsid w:val="003D0CEF"/>
    <w:rsid w:val="003D1361"/>
    <w:rsid w:val="003D13F0"/>
    <w:rsid w:val="003D2CF8"/>
    <w:rsid w:val="003D2F39"/>
    <w:rsid w:val="003D314F"/>
    <w:rsid w:val="003D40B6"/>
    <w:rsid w:val="003D4B18"/>
    <w:rsid w:val="003D4B98"/>
    <w:rsid w:val="003D574E"/>
    <w:rsid w:val="003E1DD6"/>
    <w:rsid w:val="003E1EBB"/>
    <w:rsid w:val="003E28E7"/>
    <w:rsid w:val="003E500D"/>
    <w:rsid w:val="003F066C"/>
    <w:rsid w:val="003F23A4"/>
    <w:rsid w:val="003F32AA"/>
    <w:rsid w:val="003F3836"/>
    <w:rsid w:val="003F7A29"/>
    <w:rsid w:val="004012A7"/>
    <w:rsid w:val="00403B19"/>
    <w:rsid w:val="004075E1"/>
    <w:rsid w:val="00410595"/>
    <w:rsid w:val="00412BC7"/>
    <w:rsid w:val="00414CC4"/>
    <w:rsid w:val="00416502"/>
    <w:rsid w:val="004173B8"/>
    <w:rsid w:val="004178EE"/>
    <w:rsid w:val="00421DBA"/>
    <w:rsid w:val="00425124"/>
    <w:rsid w:val="00425D00"/>
    <w:rsid w:val="004260CF"/>
    <w:rsid w:val="00431CFC"/>
    <w:rsid w:val="00432F71"/>
    <w:rsid w:val="004341BF"/>
    <w:rsid w:val="00434265"/>
    <w:rsid w:val="004355A7"/>
    <w:rsid w:val="0043603F"/>
    <w:rsid w:val="00440727"/>
    <w:rsid w:val="00445043"/>
    <w:rsid w:val="00445BFF"/>
    <w:rsid w:val="0044711A"/>
    <w:rsid w:val="00447F28"/>
    <w:rsid w:val="0045136C"/>
    <w:rsid w:val="00451A55"/>
    <w:rsid w:val="00457851"/>
    <w:rsid w:val="00460547"/>
    <w:rsid w:val="00463D22"/>
    <w:rsid w:val="00463DFD"/>
    <w:rsid w:val="00464265"/>
    <w:rsid w:val="00464811"/>
    <w:rsid w:val="00464870"/>
    <w:rsid w:val="00464ACD"/>
    <w:rsid w:val="00464DF8"/>
    <w:rsid w:val="00465A56"/>
    <w:rsid w:val="00466122"/>
    <w:rsid w:val="0046692F"/>
    <w:rsid w:val="00467047"/>
    <w:rsid w:val="00470F0B"/>
    <w:rsid w:val="00471CBD"/>
    <w:rsid w:val="00471EEE"/>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0B0"/>
    <w:rsid w:val="004C0622"/>
    <w:rsid w:val="004C0FB6"/>
    <w:rsid w:val="004C2583"/>
    <w:rsid w:val="004C34FF"/>
    <w:rsid w:val="004C5315"/>
    <w:rsid w:val="004C59CA"/>
    <w:rsid w:val="004C7B41"/>
    <w:rsid w:val="004D12B6"/>
    <w:rsid w:val="004D585C"/>
    <w:rsid w:val="004D5878"/>
    <w:rsid w:val="004D59A0"/>
    <w:rsid w:val="004D7CEF"/>
    <w:rsid w:val="004E1218"/>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2E41"/>
    <w:rsid w:val="00503232"/>
    <w:rsid w:val="00503A28"/>
    <w:rsid w:val="00503D9C"/>
    <w:rsid w:val="00504BF2"/>
    <w:rsid w:val="00507D3C"/>
    <w:rsid w:val="005114AE"/>
    <w:rsid w:val="005125C9"/>
    <w:rsid w:val="00513D05"/>
    <w:rsid w:val="00515BE6"/>
    <w:rsid w:val="00517164"/>
    <w:rsid w:val="00521ACE"/>
    <w:rsid w:val="005239BF"/>
    <w:rsid w:val="005244DB"/>
    <w:rsid w:val="005310E0"/>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3FC6"/>
    <w:rsid w:val="00556129"/>
    <w:rsid w:val="005575E8"/>
    <w:rsid w:val="00557A09"/>
    <w:rsid w:val="005607CC"/>
    <w:rsid w:val="00560ED3"/>
    <w:rsid w:val="00561448"/>
    <w:rsid w:val="005621CD"/>
    <w:rsid w:val="005634E3"/>
    <w:rsid w:val="00564C1C"/>
    <w:rsid w:val="00564CAE"/>
    <w:rsid w:val="00565802"/>
    <w:rsid w:val="005665D4"/>
    <w:rsid w:val="00567F47"/>
    <w:rsid w:val="00570056"/>
    <w:rsid w:val="00572960"/>
    <w:rsid w:val="00572A34"/>
    <w:rsid w:val="00572E99"/>
    <w:rsid w:val="00573A0D"/>
    <w:rsid w:val="00573D4F"/>
    <w:rsid w:val="0057540B"/>
    <w:rsid w:val="005754A1"/>
    <w:rsid w:val="005759A8"/>
    <w:rsid w:val="00577AEF"/>
    <w:rsid w:val="0058393C"/>
    <w:rsid w:val="00583A8B"/>
    <w:rsid w:val="00583DA9"/>
    <w:rsid w:val="0058613A"/>
    <w:rsid w:val="005900D2"/>
    <w:rsid w:val="00592070"/>
    <w:rsid w:val="00593F91"/>
    <w:rsid w:val="00594072"/>
    <w:rsid w:val="0059745C"/>
    <w:rsid w:val="005A041F"/>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2CD5"/>
    <w:rsid w:val="005D394C"/>
    <w:rsid w:val="005D666D"/>
    <w:rsid w:val="005E1037"/>
    <w:rsid w:val="005E2F00"/>
    <w:rsid w:val="005E538A"/>
    <w:rsid w:val="005E54A1"/>
    <w:rsid w:val="005E571D"/>
    <w:rsid w:val="005E57F5"/>
    <w:rsid w:val="005E6092"/>
    <w:rsid w:val="005E7208"/>
    <w:rsid w:val="005F034B"/>
    <w:rsid w:val="005F09CB"/>
    <w:rsid w:val="005F2952"/>
    <w:rsid w:val="005F2A9D"/>
    <w:rsid w:val="005F4E8E"/>
    <w:rsid w:val="005F5CFA"/>
    <w:rsid w:val="005F6ED0"/>
    <w:rsid w:val="005F74C9"/>
    <w:rsid w:val="006002F9"/>
    <w:rsid w:val="00600338"/>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7A6"/>
    <w:rsid w:val="00642B69"/>
    <w:rsid w:val="00642F26"/>
    <w:rsid w:val="006434D7"/>
    <w:rsid w:val="006435B6"/>
    <w:rsid w:val="006454FF"/>
    <w:rsid w:val="00647143"/>
    <w:rsid w:val="006472FC"/>
    <w:rsid w:val="006503D9"/>
    <w:rsid w:val="00650FEB"/>
    <w:rsid w:val="0065225C"/>
    <w:rsid w:val="00653E38"/>
    <w:rsid w:val="006545D7"/>
    <w:rsid w:val="006550CF"/>
    <w:rsid w:val="00656813"/>
    <w:rsid w:val="00660437"/>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224C"/>
    <w:rsid w:val="00692373"/>
    <w:rsid w:val="00694187"/>
    <w:rsid w:val="006949E2"/>
    <w:rsid w:val="00697B08"/>
    <w:rsid w:val="006A0343"/>
    <w:rsid w:val="006A1276"/>
    <w:rsid w:val="006A228A"/>
    <w:rsid w:val="006A256A"/>
    <w:rsid w:val="006A2B2C"/>
    <w:rsid w:val="006A3EEA"/>
    <w:rsid w:val="006A4C7A"/>
    <w:rsid w:val="006B0059"/>
    <w:rsid w:val="006B378A"/>
    <w:rsid w:val="006B51E7"/>
    <w:rsid w:val="006B6212"/>
    <w:rsid w:val="006B71D2"/>
    <w:rsid w:val="006C3D5A"/>
    <w:rsid w:val="006C3F78"/>
    <w:rsid w:val="006C4623"/>
    <w:rsid w:val="006C5A1E"/>
    <w:rsid w:val="006C68C1"/>
    <w:rsid w:val="006C7E9A"/>
    <w:rsid w:val="006D056C"/>
    <w:rsid w:val="006D215B"/>
    <w:rsid w:val="006D25A4"/>
    <w:rsid w:val="006D2B78"/>
    <w:rsid w:val="006D3714"/>
    <w:rsid w:val="006D39AC"/>
    <w:rsid w:val="006D4472"/>
    <w:rsid w:val="006D48CD"/>
    <w:rsid w:val="006D4C4E"/>
    <w:rsid w:val="006D53C0"/>
    <w:rsid w:val="006D6FB9"/>
    <w:rsid w:val="006E2C40"/>
    <w:rsid w:val="006E4491"/>
    <w:rsid w:val="006E47C8"/>
    <w:rsid w:val="006E56C8"/>
    <w:rsid w:val="006E69D0"/>
    <w:rsid w:val="006F0F68"/>
    <w:rsid w:val="006F2C08"/>
    <w:rsid w:val="006F2CD4"/>
    <w:rsid w:val="006F3CF5"/>
    <w:rsid w:val="006F5E0A"/>
    <w:rsid w:val="00700D96"/>
    <w:rsid w:val="0070208A"/>
    <w:rsid w:val="007030A2"/>
    <w:rsid w:val="00703A1E"/>
    <w:rsid w:val="007058C1"/>
    <w:rsid w:val="00706B4F"/>
    <w:rsid w:val="00710D24"/>
    <w:rsid w:val="00711A72"/>
    <w:rsid w:val="00711C0B"/>
    <w:rsid w:val="00712B3E"/>
    <w:rsid w:val="0071348A"/>
    <w:rsid w:val="007173E7"/>
    <w:rsid w:val="00720B17"/>
    <w:rsid w:val="00721337"/>
    <w:rsid w:val="00721922"/>
    <w:rsid w:val="00724E4C"/>
    <w:rsid w:val="007250D8"/>
    <w:rsid w:val="00725B6E"/>
    <w:rsid w:val="007261A0"/>
    <w:rsid w:val="007267B7"/>
    <w:rsid w:val="00727684"/>
    <w:rsid w:val="00727980"/>
    <w:rsid w:val="00730EA8"/>
    <w:rsid w:val="00730FE1"/>
    <w:rsid w:val="00731F27"/>
    <w:rsid w:val="00732969"/>
    <w:rsid w:val="00733BD5"/>
    <w:rsid w:val="007361A0"/>
    <w:rsid w:val="00737B4B"/>
    <w:rsid w:val="00740738"/>
    <w:rsid w:val="007426B3"/>
    <w:rsid w:val="00744FD6"/>
    <w:rsid w:val="00745270"/>
    <w:rsid w:val="00745A47"/>
    <w:rsid w:val="00750710"/>
    <w:rsid w:val="0075087B"/>
    <w:rsid w:val="00750941"/>
    <w:rsid w:val="00751362"/>
    <w:rsid w:val="00753265"/>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5321"/>
    <w:rsid w:val="00776DA3"/>
    <w:rsid w:val="00780999"/>
    <w:rsid w:val="0078484D"/>
    <w:rsid w:val="007853D4"/>
    <w:rsid w:val="007868D7"/>
    <w:rsid w:val="00786A9E"/>
    <w:rsid w:val="00786CB2"/>
    <w:rsid w:val="00790385"/>
    <w:rsid w:val="007908F3"/>
    <w:rsid w:val="00791AAF"/>
    <w:rsid w:val="00791B11"/>
    <w:rsid w:val="00792AE4"/>
    <w:rsid w:val="007932B5"/>
    <w:rsid w:val="00794ED8"/>
    <w:rsid w:val="00794FD6"/>
    <w:rsid w:val="00795942"/>
    <w:rsid w:val="007969EC"/>
    <w:rsid w:val="007974B3"/>
    <w:rsid w:val="007A1018"/>
    <w:rsid w:val="007A200A"/>
    <w:rsid w:val="007A28D6"/>
    <w:rsid w:val="007A368B"/>
    <w:rsid w:val="007A3A04"/>
    <w:rsid w:val="007A3DA7"/>
    <w:rsid w:val="007A492E"/>
    <w:rsid w:val="007A59E1"/>
    <w:rsid w:val="007A68BD"/>
    <w:rsid w:val="007A6CD9"/>
    <w:rsid w:val="007B17B8"/>
    <w:rsid w:val="007B2804"/>
    <w:rsid w:val="007B3CF2"/>
    <w:rsid w:val="007B3DB0"/>
    <w:rsid w:val="007B4A4F"/>
    <w:rsid w:val="007B4B48"/>
    <w:rsid w:val="007B62CC"/>
    <w:rsid w:val="007C0476"/>
    <w:rsid w:val="007C05AF"/>
    <w:rsid w:val="007C272B"/>
    <w:rsid w:val="007C329C"/>
    <w:rsid w:val="007C3869"/>
    <w:rsid w:val="007C4CF5"/>
    <w:rsid w:val="007C7EE5"/>
    <w:rsid w:val="007D0CB8"/>
    <w:rsid w:val="007D17A3"/>
    <w:rsid w:val="007D3C27"/>
    <w:rsid w:val="007D531C"/>
    <w:rsid w:val="007D5417"/>
    <w:rsid w:val="007D6088"/>
    <w:rsid w:val="007D6E84"/>
    <w:rsid w:val="007D789C"/>
    <w:rsid w:val="007E2722"/>
    <w:rsid w:val="007E3D50"/>
    <w:rsid w:val="007E5408"/>
    <w:rsid w:val="007E6400"/>
    <w:rsid w:val="007E6698"/>
    <w:rsid w:val="007E6AD1"/>
    <w:rsid w:val="007F1377"/>
    <w:rsid w:val="007F2C8D"/>
    <w:rsid w:val="007F31FE"/>
    <w:rsid w:val="007F4513"/>
    <w:rsid w:val="007F5CB2"/>
    <w:rsid w:val="007F7F59"/>
    <w:rsid w:val="0080080C"/>
    <w:rsid w:val="00800FEE"/>
    <w:rsid w:val="008054B1"/>
    <w:rsid w:val="00805A76"/>
    <w:rsid w:val="00805F2A"/>
    <w:rsid w:val="00806786"/>
    <w:rsid w:val="00806CA2"/>
    <w:rsid w:val="00807E9E"/>
    <w:rsid w:val="00810867"/>
    <w:rsid w:val="00810B0B"/>
    <w:rsid w:val="00812DCC"/>
    <w:rsid w:val="00814D8B"/>
    <w:rsid w:val="00816530"/>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1603"/>
    <w:rsid w:val="00851696"/>
    <w:rsid w:val="0085403F"/>
    <w:rsid w:val="00854445"/>
    <w:rsid w:val="00854CCC"/>
    <w:rsid w:val="00855200"/>
    <w:rsid w:val="00856060"/>
    <w:rsid w:val="00862CC3"/>
    <w:rsid w:val="00863342"/>
    <w:rsid w:val="008639FA"/>
    <w:rsid w:val="00863BC8"/>
    <w:rsid w:val="0086429D"/>
    <w:rsid w:val="0086586A"/>
    <w:rsid w:val="008668D4"/>
    <w:rsid w:val="00871621"/>
    <w:rsid w:val="00874529"/>
    <w:rsid w:val="0087511E"/>
    <w:rsid w:val="008757A6"/>
    <w:rsid w:val="008768FD"/>
    <w:rsid w:val="00877DD0"/>
    <w:rsid w:val="00877DE3"/>
    <w:rsid w:val="00881864"/>
    <w:rsid w:val="0088294C"/>
    <w:rsid w:val="00884655"/>
    <w:rsid w:val="00884952"/>
    <w:rsid w:val="00885CF7"/>
    <w:rsid w:val="00887198"/>
    <w:rsid w:val="008900FF"/>
    <w:rsid w:val="00892444"/>
    <w:rsid w:val="008942B0"/>
    <w:rsid w:val="0089435C"/>
    <w:rsid w:val="0089459B"/>
    <w:rsid w:val="00894D66"/>
    <w:rsid w:val="00896ED0"/>
    <w:rsid w:val="0089791B"/>
    <w:rsid w:val="008A007F"/>
    <w:rsid w:val="008A0CA9"/>
    <w:rsid w:val="008A0E83"/>
    <w:rsid w:val="008A1EC4"/>
    <w:rsid w:val="008A2BE4"/>
    <w:rsid w:val="008A418F"/>
    <w:rsid w:val="008A592C"/>
    <w:rsid w:val="008A606E"/>
    <w:rsid w:val="008A6EF9"/>
    <w:rsid w:val="008A7460"/>
    <w:rsid w:val="008B316D"/>
    <w:rsid w:val="008B3728"/>
    <w:rsid w:val="008B3BF1"/>
    <w:rsid w:val="008B486B"/>
    <w:rsid w:val="008B6507"/>
    <w:rsid w:val="008B6674"/>
    <w:rsid w:val="008B719F"/>
    <w:rsid w:val="008C02FE"/>
    <w:rsid w:val="008C04DB"/>
    <w:rsid w:val="008C2EAA"/>
    <w:rsid w:val="008C3542"/>
    <w:rsid w:val="008C3E64"/>
    <w:rsid w:val="008C5D1F"/>
    <w:rsid w:val="008C621B"/>
    <w:rsid w:val="008C679E"/>
    <w:rsid w:val="008C7887"/>
    <w:rsid w:val="008C7AAF"/>
    <w:rsid w:val="008D0625"/>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8F77EC"/>
    <w:rsid w:val="008F7F7E"/>
    <w:rsid w:val="00900EDC"/>
    <w:rsid w:val="00900F21"/>
    <w:rsid w:val="00902943"/>
    <w:rsid w:val="009029C0"/>
    <w:rsid w:val="00903676"/>
    <w:rsid w:val="00903D15"/>
    <w:rsid w:val="009042A8"/>
    <w:rsid w:val="00904464"/>
    <w:rsid w:val="00904699"/>
    <w:rsid w:val="00906730"/>
    <w:rsid w:val="009068FC"/>
    <w:rsid w:val="009111C1"/>
    <w:rsid w:val="0091531D"/>
    <w:rsid w:val="009157C3"/>
    <w:rsid w:val="00917541"/>
    <w:rsid w:val="0091768F"/>
    <w:rsid w:val="009215B4"/>
    <w:rsid w:val="00921C32"/>
    <w:rsid w:val="00921D2D"/>
    <w:rsid w:val="00922D7E"/>
    <w:rsid w:val="00924651"/>
    <w:rsid w:val="00925560"/>
    <w:rsid w:val="0092793F"/>
    <w:rsid w:val="00927CE6"/>
    <w:rsid w:val="00930F4D"/>
    <w:rsid w:val="00933239"/>
    <w:rsid w:val="00933BEF"/>
    <w:rsid w:val="00934626"/>
    <w:rsid w:val="00935D9A"/>
    <w:rsid w:val="009423DF"/>
    <w:rsid w:val="0094247A"/>
    <w:rsid w:val="00942B51"/>
    <w:rsid w:val="00943BA1"/>
    <w:rsid w:val="009457AA"/>
    <w:rsid w:val="00945EB8"/>
    <w:rsid w:val="00945EEF"/>
    <w:rsid w:val="00946215"/>
    <w:rsid w:val="009462C2"/>
    <w:rsid w:val="00946A96"/>
    <w:rsid w:val="00947449"/>
    <w:rsid w:val="00947FDD"/>
    <w:rsid w:val="0095038F"/>
    <w:rsid w:val="009518A8"/>
    <w:rsid w:val="0095297C"/>
    <w:rsid w:val="00955FB7"/>
    <w:rsid w:val="0095636B"/>
    <w:rsid w:val="00956BF1"/>
    <w:rsid w:val="00962FF7"/>
    <w:rsid w:val="00965238"/>
    <w:rsid w:val="009652E4"/>
    <w:rsid w:val="00965ED1"/>
    <w:rsid w:val="00967C56"/>
    <w:rsid w:val="00967F45"/>
    <w:rsid w:val="009705F4"/>
    <w:rsid w:val="009706FE"/>
    <w:rsid w:val="00971A89"/>
    <w:rsid w:val="0097260F"/>
    <w:rsid w:val="009754C1"/>
    <w:rsid w:val="00980B88"/>
    <w:rsid w:val="00980DDB"/>
    <w:rsid w:val="00981213"/>
    <w:rsid w:val="00981518"/>
    <w:rsid w:val="00981927"/>
    <w:rsid w:val="009820B4"/>
    <w:rsid w:val="00983A78"/>
    <w:rsid w:val="0099039F"/>
    <w:rsid w:val="00993390"/>
    <w:rsid w:val="00993688"/>
    <w:rsid w:val="00993F84"/>
    <w:rsid w:val="00994766"/>
    <w:rsid w:val="009954FC"/>
    <w:rsid w:val="009959D9"/>
    <w:rsid w:val="009968BA"/>
    <w:rsid w:val="00996B47"/>
    <w:rsid w:val="009A3E77"/>
    <w:rsid w:val="009B01EB"/>
    <w:rsid w:val="009B0C4F"/>
    <w:rsid w:val="009B1FD7"/>
    <w:rsid w:val="009B3489"/>
    <w:rsid w:val="009B386C"/>
    <w:rsid w:val="009B3878"/>
    <w:rsid w:val="009B54B2"/>
    <w:rsid w:val="009B61E6"/>
    <w:rsid w:val="009C1D5A"/>
    <w:rsid w:val="009C1F6B"/>
    <w:rsid w:val="009C25FC"/>
    <w:rsid w:val="009C295F"/>
    <w:rsid w:val="009C4073"/>
    <w:rsid w:val="009C5A76"/>
    <w:rsid w:val="009C5E25"/>
    <w:rsid w:val="009C72AF"/>
    <w:rsid w:val="009C7D76"/>
    <w:rsid w:val="009C7F75"/>
    <w:rsid w:val="009D1295"/>
    <w:rsid w:val="009D1E5C"/>
    <w:rsid w:val="009D28BD"/>
    <w:rsid w:val="009D3FDF"/>
    <w:rsid w:val="009D470F"/>
    <w:rsid w:val="009D752D"/>
    <w:rsid w:val="009D7887"/>
    <w:rsid w:val="009D7F01"/>
    <w:rsid w:val="009E0A71"/>
    <w:rsid w:val="009E3EAA"/>
    <w:rsid w:val="009E4971"/>
    <w:rsid w:val="009E610D"/>
    <w:rsid w:val="009E62A5"/>
    <w:rsid w:val="009F2C06"/>
    <w:rsid w:val="009F3F2D"/>
    <w:rsid w:val="009F442A"/>
    <w:rsid w:val="009F44F0"/>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2729E"/>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4A0B"/>
    <w:rsid w:val="00A65072"/>
    <w:rsid w:val="00A65427"/>
    <w:rsid w:val="00A66449"/>
    <w:rsid w:val="00A67746"/>
    <w:rsid w:val="00A70035"/>
    <w:rsid w:val="00A73C06"/>
    <w:rsid w:val="00A7403F"/>
    <w:rsid w:val="00A7461D"/>
    <w:rsid w:val="00A74720"/>
    <w:rsid w:val="00A749C8"/>
    <w:rsid w:val="00A75037"/>
    <w:rsid w:val="00A75B84"/>
    <w:rsid w:val="00A76722"/>
    <w:rsid w:val="00A76DD3"/>
    <w:rsid w:val="00A82B25"/>
    <w:rsid w:val="00A83A56"/>
    <w:rsid w:val="00A857B5"/>
    <w:rsid w:val="00A85823"/>
    <w:rsid w:val="00A8732E"/>
    <w:rsid w:val="00A87C53"/>
    <w:rsid w:val="00A91153"/>
    <w:rsid w:val="00A974C3"/>
    <w:rsid w:val="00AA2F82"/>
    <w:rsid w:val="00AA51D1"/>
    <w:rsid w:val="00AA537D"/>
    <w:rsid w:val="00AA5429"/>
    <w:rsid w:val="00AA7102"/>
    <w:rsid w:val="00AB13DF"/>
    <w:rsid w:val="00AB1C9F"/>
    <w:rsid w:val="00AB36A2"/>
    <w:rsid w:val="00AB3C6B"/>
    <w:rsid w:val="00AB3D2F"/>
    <w:rsid w:val="00AB46CB"/>
    <w:rsid w:val="00AB5675"/>
    <w:rsid w:val="00AB751C"/>
    <w:rsid w:val="00AC039B"/>
    <w:rsid w:val="00AC0541"/>
    <w:rsid w:val="00AC1E57"/>
    <w:rsid w:val="00AC3265"/>
    <w:rsid w:val="00AC33B8"/>
    <w:rsid w:val="00AC4737"/>
    <w:rsid w:val="00AC4F97"/>
    <w:rsid w:val="00AC7AC8"/>
    <w:rsid w:val="00AD031C"/>
    <w:rsid w:val="00AD273E"/>
    <w:rsid w:val="00AD3A32"/>
    <w:rsid w:val="00AD4320"/>
    <w:rsid w:val="00AD7565"/>
    <w:rsid w:val="00AE0B5F"/>
    <w:rsid w:val="00AE0EB7"/>
    <w:rsid w:val="00AE2326"/>
    <w:rsid w:val="00AE3754"/>
    <w:rsid w:val="00AE3C66"/>
    <w:rsid w:val="00AE531D"/>
    <w:rsid w:val="00AE5E58"/>
    <w:rsid w:val="00AE68B3"/>
    <w:rsid w:val="00AE71E7"/>
    <w:rsid w:val="00AE78D2"/>
    <w:rsid w:val="00AF0E78"/>
    <w:rsid w:val="00AF165B"/>
    <w:rsid w:val="00AF5632"/>
    <w:rsid w:val="00AF7100"/>
    <w:rsid w:val="00B00D2F"/>
    <w:rsid w:val="00B02941"/>
    <w:rsid w:val="00B036CF"/>
    <w:rsid w:val="00B041EF"/>
    <w:rsid w:val="00B06091"/>
    <w:rsid w:val="00B0768F"/>
    <w:rsid w:val="00B07814"/>
    <w:rsid w:val="00B0781A"/>
    <w:rsid w:val="00B10B39"/>
    <w:rsid w:val="00B1158F"/>
    <w:rsid w:val="00B1293A"/>
    <w:rsid w:val="00B15085"/>
    <w:rsid w:val="00B22025"/>
    <w:rsid w:val="00B22835"/>
    <w:rsid w:val="00B23402"/>
    <w:rsid w:val="00B23D52"/>
    <w:rsid w:val="00B24C1D"/>
    <w:rsid w:val="00B25D84"/>
    <w:rsid w:val="00B30949"/>
    <w:rsid w:val="00B30E9B"/>
    <w:rsid w:val="00B312A8"/>
    <w:rsid w:val="00B31314"/>
    <w:rsid w:val="00B31350"/>
    <w:rsid w:val="00B32590"/>
    <w:rsid w:val="00B329CB"/>
    <w:rsid w:val="00B33DEC"/>
    <w:rsid w:val="00B33E3B"/>
    <w:rsid w:val="00B373E3"/>
    <w:rsid w:val="00B40B23"/>
    <w:rsid w:val="00B40CDF"/>
    <w:rsid w:val="00B43E1A"/>
    <w:rsid w:val="00B43EDC"/>
    <w:rsid w:val="00B4576D"/>
    <w:rsid w:val="00B47F20"/>
    <w:rsid w:val="00B503F9"/>
    <w:rsid w:val="00B51E9A"/>
    <w:rsid w:val="00B53960"/>
    <w:rsid w:val="00B562FC"/>
    <w:rsid w:val="00B60855"/>
    <w:rsid w:val="00B61329"/>
    <w:rsid w:val="00B64ACD"/>
    <w:rsid w:val="00B65BE8"/>
    <w:rsid w:val="00B70A66"/>
    <w:rsid w:val="00B70CFA"/>
    <w:rsid w:val="00B722B1"/>
    <w:rsid w:val="00B72D8F"/>
    <w:rsid w:val="00B73DDB"/>
    <w:rsid w:val="00B75AD4"/>
    <w:rsid w:val="00B813C7"/>
    <w:rsid w:val="00B85C3E"/>
    <w:rsid w:val="00B85EF7"/>
    <w:rsid w:val="00B8620A"/>
    <w:rsid w:val="00B866C3"/>
    <w:rsid w:val="00B86FBD"/>
    <w:rsid w:val="00B87BBA"/>
    <w:rsid w:val="00B908B6"/>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1D72"/>
    <w:rsid w:val="00BB389E"/>
    <w:rsid w:val="00BB5796"/>
    <w:rsid w:val="00BB5FA2"/>
    <w:rsid w:val="00BB6B8C"/>
    <w:rsid w:val="00BC0838"/>
    <w:rsid w:val="00BC0EF3"/>
    <w:rsid w:val="00BC1E01"/>
    <w:rsid w:val="00BC22EB"/>
    <w:rsid w:val="00BC3066"/>
    <w:rsid w:val="00BC3C9E"/>
    <w:rsid w:val="00BC4458"/>
    <w:rsid w:val="00BC4A00"/>
    <w:rsid w:val="00BC4F7C"/>
    <w:rsid w:val="00BC52F4"/>
    <w:rsid w:val="00BD0752"/>
    <w:rsid w:val="00BD0882"/>
    <w:rsid w:val="00BD2562"/>
    <w:rsid w:val="00BD4800"/>
    <w:rsid w:val="00BD5669"/>
    <w:rsid w:val="00BD7A2E"/>
    <w:rsid w:val="00BE0CFC"/>
    <w:rsid w:val="00BE1D62"/>
    <w:rsid w:val="00BE49F5"/>
    <w:rsid w:val="00BE5F4C"/>
    <w:rsid w:val="00BE6053"/>
    <w:rsid w:val="00BE6902"/>
    <w:rsid w:val="00BE6ECA"/>
    <w:rsid w:val="00BE7695"/>
    <w:rsid w:val="00BF05F0"/>
    <w:rsid w:val="00BF11E0"/>
    <w:rsid w:val="00BF1897"/>
    <w:rsid w:val="00BF1D8A"/>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4BA0"/>
    <w:rsid w:val="00C155F4"/>
    <w:rsid w:val="00C16738"/>
    <w:rsid w:val="00C1692A"/>
    <w:rsid w:val="00C178C5"/>
    <w:rsid w:val="00C17C13"/>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2407"/>
    <w:rsid w:val="00C44380"/>
    <w:rsid w:val="00C5121C"/>
    <w:rsid w:val="00C5526D"/>
    <w:rsid w:val="00C55837"/>
    <w:rsid w:val="00C55C6D"/>
    <w:rsid w:val="00C565EE"/>
    <w:rsid w:val="00C56F57"/>
    <w:rsid w:val="00C57F78"/>
    <w:rsid w:val="00C632AF"/>
    <w:rsid w:val="00C63AC0"/>
    <w:rsid w:val="00C63E25"/>
    <w:rsid w:val="00C6598F"/>
    <w:rsid w:val="00C66184"/>
    <w:rsid w:val="00C6733C"/>
    <w:rsid w:val="00C73B15"/>
    <w:rsid w:val="00C74F09"/>
    <w:rsid w:val="00C7684F"/>
    <w:rsid w:val="00C7733A"/>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B7DC8"/>
    <w:rsid w:val="00CC02CD"/>
    <w:rsid w:val="00CC180E"/>
    <w:rsid w:val="00CC1AB0"/>
    <w:rsid w:val="00CC304A"/>
    <w:rsid w:val="00CC532F"/>
    <w:rsid w:val="00CC6A92"/>
    <w:rsid w:val="00CC6F6A"/>
    <w:rsid w:val="00CD06AB"/>
    <w:rsid w:val="00CD0F6F"/>
    <w:rsid w:val="00CD17D9"/>
    <w:rsid w:val="00CD2B12"/>
    <w:rsid w:val="00CD3A03"/>
    <w:rsid w:val="00CD71C2"/>
    <w:rsid w:val="00CE325F"/>
    <w:rsid w:val="00CE439A"/>
    <w:rsid w:val="00CE448D"/>
    <w:rsid w:val="00CE51A5"/>
    <w:rsid w:val="00CE6810"/>
    <w:rsid w:val="00CE72D3"/>
    <w:rsid w:val="00CF0A6A"/>
    <w:rsid w:val="00CF0F0D"/>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171AC"/>
    <w:rsid w:val="00D20CDF"/>
    <w:rsid w:val="00D21107"/>
    <w:rsid w:val="00D2140C"/>
    <w:rsid w:val="00D21A6E"/>
    <w:rsid w:val="00D21ACC"/>
    <w:rsid w:val="00D22628"/>
    <w:rsid w:val="00D2272D"/>
    <w:rsid w:val="00D22845"/>
    <w:rsid w:val="00D22948"/>
    <w:rsid w:val="00D23556"/>
    <w:rsid w:val="00D2398E"/>
    <w:rsid w:val="00D242A7"/>
    <w:rsid w:val="00D27422"/>
    <w:rsid w:val="00D30DA3"/>
    <w:rsid w:val="00D33510"/>
    <w:rsid w:val="00D35E1E"/>
    <w:rsid w:val="00D373B9"/>
    <w:rsid w:val="00D37B2C"/>
    <w:rsid w:val="00D41C51"/>
    <w:rsid w:val="00D43152"/>
    <w:rsid w:val="00D439B0"/>
    <w:rsid w:val="00D43EB4"/>
    <w:rsid w:val="00D44ECD"/>
    <w:rsid w:val="00D44FD0"/>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39FB"/>
    <w:rsid w:val="00D7453A"/>
    <w:rsid w:val="00D74D8E"/>
    <w:rsid w:val="00D75400"/>
    <w:rsid w:val="00D75C29"/>
    <w:rsid w:val="00D769F0"/>
    <w:rsid w:val="00D77EFC"/>
    <w:rsid w:val="00D80B60"/>
    <w:rsid w:val="00D830E9"/>
    <w:rsid w:val="00D83617"/>
    <w:rsid w:val="00D848CD"/>
    <w:rsid w:val="00D85753"/>
    <w:rsid w:val="00D867D3"/>
    <w:rsid w:val="00D86BA3"/>
    <w:rsid w:val="00D871AF"/>
    <w:rsid w:val="00D8733D"/>
    <w:rsid w:val="00D876ED"/>
    <w:rsid w:val="00D87CB3"/>
    <w:rsid w:val="00D9046B"/>
    <w:rsid w:val="00D94584"/>
    <w:rsid w:val="00D96868"/>
    <w:rsid w:val="00D969ED"/>
    <w:rsid w:val="00D9709B"/>
    <w:rsid w:val="00DA029E"/>
    <w:rsid w:val="00DA20D1"/>
    <w:rsid w:val="00DA7D8B"/>
    <w:rsid w:val="00DA7ED0"/>
    <w:rsid w:val="00DB01F2"/>
    <w:rsid w:val="00DB083A"/>
    <w:rsid w:val="00DB18F7"/>
    <w:rsid w:val="00DB2843"/>
    <w:rsid w:val="00DB287A"/>
    <w:rsid w:val="00DB3517"/>
    <w:rsid w:val="00DB56DC"/>
    <w:rsid w:val="00DB5A7D"/>
    <w:rsid w:val="00DB7710"/>
    <w:rsid w:val="00DC0289"/>
    <w:rsid w:val="00DC02FE"/>
    <w:rsid w:val="00DC0BA1"/>
    <w:rsid w:val="00DC2287"/>
    <w:rsid w:val="00DC2777"/>
    <w:rsid w:val="00DC2929"/>
    <w:rsid w:val="00DC2C78"/>
    <w:rsid w:val="00DC3AF8"/>
    <w:rsid w:val="00DC73D6"/>
    <w:rsid w:val="00DD2782"/>
    <w:rsid w:val="00DD500B"/>
    <w:rsid w:val="00DD6234"/>
    <w:rsid w:val="00DD742A"/>
    <w:rsid w:val="00DD796D"/>
    <w:rsid w:val="00DE0E67"/>
    <w:rsid w:val="00DE16C7"/>
    <w:rsid w:val="00DE20BF"/>
    <w:rsid w:val="00DE26DA"/>
    <w:rsid w:val="00DE460E"/>
    <w:rsid w:val="00DE62EB"/>
    <w:rsid w:val="00DE72D0"/>
    <w:rsid w:val="00DE77BD"/>
    <w:rsid w:val="00DF1CFA"/>
    <w:rsid w:val="00DF306B"/>
    <w:rsid w:val="00DF372B"/>
    <w:rsid w:val="00DF3A06"/>
    <w:rsid w:val="00DF450F"/>
    <w:rsid w:val="00DF5153"/>
    <w:rsid w:val="00DF5ADC"/>
    <w:rsid w:val="00DF5EAD"/>
    <w:rsid w:val="00E01740"/>
    <w:rsid w:val="00E01B59"/>
    <w:rsid w:val="00E03D34"/>
    <w:rsid w:val="00E04480"/>
    <w:rsid w:val="00E06031"/>
    <w:rsid w:val="00E06F4E"/>
    <w:rsid w:val="00E118A7"/>
    <w:rsid w:val="00E133AB"/>
    <w:rsid w:val="00E13422"/>
    <w:rsid w:val="00E14C64"/>
    <w:rsid w:val="00E21539"/>
    <w:rsid w:val="00E23ABB"/>
    <w:rsid w:val="00E246B1"/>
    <w:rsid w:val="00E30322"/>
    <w:rsid w:val="00E32A6D"/>
    <w:rsid w:val="00E334EE"/>
    <w:rsid w:val="00E334EF"/>
    <w:rsid w:val="00E33DD6"/>
    <w:rsid w:val="00E34F1B"/>
    <w:rsid w:val="00E35333"/>
    <w:rsid w:val="00E36D4D"/>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0618"/>
    <w:rsid w:val="00E62D8D"/>
    <w:rsid w:val="00E65BE3"/>
    <w:rsid w:val="00E66151"/>
    <w:rsid w:val="00E67E1E"/>
    <w:rsid w:val="00E7001C"/>
    <w:rsid w:val="00E71B17"/>
    <w:rsid w:val="00E71D8E"/>
    <w:rsid w:val="00E73119"/>
    <w:rsid w:val="00E734B2"/>
    <w:rsid w:val="00E74D6D"/>
    <w:rsid w:val="00E77B5F"/>
    <w:rsid w:val="00E81755"/>
    <w:rsid w:val="00E83A4D"/>
    <w:rsid w:val="00E83F11"/>
    <w:rsid w:val="00E840E6"/>
    <w:rsid w:val="00E84765"/>
    <w:rsid w:val="00E861C4"/>
    <w:rsid w:val="00E87C76"/>
    <w:rsid w:val="00E917DD"/>
    <w:rsid w:val="00E94BBF"/>
    <w:rsid w:val="00E95AC4"/>
    <w:rsid w:val="00E95DE7"/>
    <w:rsid w:val="00EA3CF1"/>
    <w:rsid w:val="00EA455C"/>
    <w:rsid w:val="00EA5901"/>
    <w:rsid w:val="00EA663C"/>
    <w:rsid w:val="00EA706C"/>
    <w:rsid w:val="00EB0D5D"/>
    <w:rsid w:val="00EB0F0A"/>
    <w:rsid w:val="00EB18A1"/>
    <w:rsid w:val="00EB209C"/>
    <w:rsid w:val="00EB3864"/>
    <w:rsid w:val="00EB504E"/>
    <w:rsid w:val="00EB54FF"/>
    <w:rsid w:val="00EB7CB3"/>
    <w:rsid w:val="00EC33AB"/>
    <w:rsid w:val="00EC578D"/>
    <w:rsid w:val="00EC5CB9"/>
    <w:rsid w:val="00ED06D9"/>
    <w:rsid w:val="00ED0C06"/>
    <w:rsid w:val="00ED3601"/>
    <w:rsid w:val="00ED3896"/>
    <w:rsid w:val="00ED38CE"/>
    <w:rsid w:val="00ED3C43"/>
    <w:rsid w:val="00EE17FC"/>
    <w:rsid w:val="00EE180D"/>
    <w:rsid w:val="00EE671D"/>
    <w:rsid w:val="00EE677A"/>
    <w:rsid w:val="00EE6980"/>
    <w:rsid w:val="00EE6C6F"/>
    <w:rsid w:val="00EE7B67"/>
    <w:rsid w:val="00EE7EDF"/>
    <w:rsid w:val="00EF18D3"/>
    <w:rsid w:val="00EF24B6"/>
    <w:rsid w:val="00EF4E01"/>
    <w:rsid w:val="00EF56E5"/>
    <w:rsid w:val="00F00A78"/>
    <w:rsid w:val="00F010F8"/>
    <w:rsid w:val="00F018CF"/>
    <w:rsid w:val="00F03D6E"/>
    <w:rsid w:val="00F04E63"/>
    <w:rsid w:val="00F0515C"/>
    <w:rsid w:val="00F064D3"/>
    <w:rsid w:val="00F073B9"/>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5F2F"/>
    <w:rsid w:val="00F26337"/>
    <w:rsid w:val="00F266DA"/>
    <w:rsid w:val="00F268F7"/>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0C05"/>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2C7"/>
    <w:rsid w:val="00FD35A3"/>
    <w:rsid w:val="00FD3ACC"/>
    <w:rsid w:val="00FD3D3C"/>
    <w:rsid w:val="00FD54F5"/>
    <w:rsid w:val="00FE0D65"/>
    <w:rsid w:val="00FE1E01"/>
    <w:rsid w:val="00FE593F"/>
    <w:rsid w:val="00FE7531"/>
    <w:rsid w:val="00FF0793"/>
    <w:rsid w:val="00FF17E1"/>
    <w:rsid w:val="00FF194E"/>
    <w:rsid w:val="00FF21EA"/>
    <w:rsid w:val="00FF2390"/>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Mikael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75</Pages>
  <Words>40012</Words>
  <Characters>244076</Characters>
  <Application>Microsoft Office Word</Application>
  <DocSecurity>0</DocSecurity>
  <Lines>2033</Lines>
  <Paragraphs>567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
    </vt:vector>
  </TitlesOfParts>
  <Company/>
  <LinksUpToDate>false</LinksUpToDate>
  <CharactersWithSpaces>283521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Fløj Thomsen</cp:lastModifiedBy>
  <cp:revision>23</cp:revision>
  <cp:lastPrinted>2022-11-30T09:36:00Z</cp:lastPrinted>
  <dcterms:created xsi:type="dcterms:W3CDTF">2022-12-15T07:16:00Z</dcterms:created>
  <dcterms:modified xsi:type="dcterms:W3CDTF">2022-12-18T19:22:00Z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