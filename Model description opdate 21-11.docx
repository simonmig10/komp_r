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3E3C4C60"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w:t>
                                          </w:r>
                                          <w:r w:rsidR="005A5678">
                                            <w:rPr>
                                              <w:i/>
                                              <w:iCs/>
                                              <w:color w:val="000000" w:themeColor="text1"/>
                                            </w:rPr>
                                            <w:t>is found</w:t>
                                          </w:r>
                                          <w:r w:rsidRPr="000141E8">
                                            <w:rPr>
                                              <w:i/>
                                              <w:iCs/>
                                              <w:color w:val="000000" w:themeColor="text1"/>
                                            </w:rPr>
                                            <w:t xml:space="preserve"> by the literature</w:t>
                                          </w:r>
                                          <w:r w:rsidR="005A5678">
                                            <w:rPr>
                                              <w:i/>
                                              <w:iCs/>
                                              <w:color w:val="000000" w:themeColor="text1"/>
                                            </w:rPr>
                                            <w:t xml:space="preserve"> to have theoretical importance</w:t>
                                          </w:r>
                                          <w:r w:rsidRPr="000141E8">
                                            <w:rPr>
                                              <w:i/>
                                              <w:iCs/>
                                              <w:color w:val="000000" w:themeColor="text1"/>
                                            </w:rPr>
                                            <w:t xml:space="preserve">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w:t>
                                          </w:r>
                                          <w:r w:rsidR="005A5678">
                                            <w:rPr>
                                              <w:i/>
                                              <w:iCs/>
                                              <w:color w:val="000000" w:themeColor="text1"/>
                                            </w:rPr>
                                            <w:t>simulate</w:t>
                                          </w:r>
                                          <w:r w:rsidR="00ED06D9" w:rsidRPr="000141E8">
                                            <w:rPr>
                                              <w:i/>
                                              <w:iCs/>
                                              <w:color w:val="000000" w:themeColor="text1"/>
                                            </w:rPr>
                                            <w:t xml:space="preser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w:t>
                                          </w:r>
                                          <w:r w:rsidR="005A5678">
                                            <w:rPr>
                                              <w:i/>
                                              <w:iCs/>
                                              <w:color w:val="000000" w:themeColor="text1"/>
                                            </w:rPr>
                                            <w:t>was a correct decision</w:t>
                                          </w:r>
                                          <w:r w:rsidR="006435B6" w:rsidRPr="000141E8">
                                            <w:rPr>
                                              <w:i/>
                                              <w:iCs/>
                                              <w:color w:val="000000" w:themeColor="text1"/>
                                            </w:rPr>
                                            <w:t xml:space="preserve">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F4C1C00" id="_x0000_t202" coordsize="21600,21600" o:spt="202" path="m,l,21600r21600,l21600,xe">
                    <v:stroke joinstyle="miter"/>
                    <v:path gradientshapeok="t" o:connecttype="rect"/>
                  </v:shapetype>
                  <v:shape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3E3C4C60"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w:t>
                                    </w:r>
                                    <w:r w:rsidR="005A5678">
                                      <w:rPr>
                                        <w:i/>
                                        <w:iCs/>
                                        <w:color w:val="000000" w:themeColor="text1"/>
                                      </w:rPr>
                                      <w:t>is found</w:t>
                                    </w:r>
                                    <w:r w:rsidRPr="000141E8">
                                      <w:rPr>
                                        <w:i/>
                                        <w:iCs/>
                                        <w:color w:val="000000" w:themeColor="text1"/>
                                      </w:rPr>
                                      <w:t xml:space="preserve"> by the literature</w:t>
                                    </w:r>
                                    <w:r w:rsidR="005A5678">
                                      <w:rPr>
                                        <w:i/>
                                        <w:iCs/>
                                        <w:color w:val="000000" w:themeColor="text1"/>
                                      </w:rPr>
                                      <w:t xml:space="preserve"> to have theoretical importance</w:t>
                                    </w:r>
                                    <w:r w:rsidRPr="000141E8">
                                      <w:rPr>
                                        <w:i/>
                                        <w:iCs/>
                                        <w:color w:val="000000" w:themeColor="text1"/>
                                      </w:rPr>
                                      <w:t xml:space="preserve">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w:t>
                                    </w:r>
                                    <w:r w:rsidR="005A5678">
                                      <w:rPr>
                                        <w:i/>
                                        <w:iCs/>
                                        <w:color w:val="000000" w:themeColor="text1"/>
                                      </w:rPr>
                                      <w:t>simulate</w:t>
                                    </w:r>
                                    <w:r w:rsidR="00ED06D9" w:rsidRPr="000141E8">
                                      <w:rPr>
                                        <w:i/>
                                        <w:iCs/>
                                        <w:color w:val="000000" w:themeColor="text1"/>
                                      </w:rPr>
                                      <w:t xml:space="preser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w:t>
                                    </w:r>
                                    <w:r w:rsidR="005A5678">
                                      <w:rPr>
                                        <w:i/>
                                        <w:iCs/>
                                        <w:color w:val="000000" w:themeColor="text1"/>
                                      </w:rPr>
                                      <w:t>was a correct decision</w:t>
                                    </w:r>
                                    <w:r w:rsidR="006435B6" w:rsidRPr="000141E8">
                                      <w:rPr>
                                        <w:i/>
                                        <w:iCs/>
                                        <w:color w:val="000000" w:themeColor="text1"/>
                                      </w:rPr>
                                      <w:t xml:space="preserve">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1E30F63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w:t>
      </w:r>
      <w:r w:rsidR="002B1E0C">
        <w:rPr>
          <w:sz w:val="24"/>
          <w:szCs w:val="24"/>
        </w:rPr>
        <w:t>,</w:t>
      </w:r>
      <w:r w:rsidR="004A21DF" w:rsidRPr="00AB3D2F">
        <w:rPr>
          <w:sz w:val="24"/>
          <w:szCs w:val="24"/>
        </w:rPr>
        <w:t xml:space="preserve">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t>
      </w:r>
      <w:commentRangeStart w:id="0"/>
      <w:commentRangeStart w:id="1"/>
      <w:r w:rsidR="00267A10" w:rsidRPr="00AB3D2F">
        <w:rPr>
          <w:sz w:val="24"/>
          <w:szCs w:val="24"/>
        </w:rPr>
        <w:t xml:space="preserve">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commentRangeEnd w:id="0"/>
      <w:r w:rsidR="00805F2A">
        <w:rPr>
          <w:rStyle w:val="Kommentarhenvisning"/>
        </w:rPr>
        <w:commentReference w:id="0"/>
      </w:r>
      <w:commentRangeEnd w:id="1"/>
      <w:r w:rsidR="00805F2A">
        <w:rPr>
          <w:rStyle w:val="Kommentarhenvisning"/>
        </w:rPr>
        <w:commentReference w:id="1"/>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w:t>
      </w:r>
      <w:r w:rsidR="00D54324">
        <w:rPr>
          <w:sz w:val="24"/>
          <w:szCs w:val="24"/>
        </w:rPr>
        <w:t>level of unemployment benefits</w:t>
      </w:r>
      <w:r w:rsidR="00044FA8" w:rsidRPr="00AB3D2F">
        <w:rPr>
          <w:sz w:val="24"/>
          <w:szCs w:val="24"/>
        </w:rPr>
        <w:t xml:space="preserve">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xml:space="preserve">. </w:t>
      </w:r>
      <w:commentRangeStart w:id="2"/>
      <w:commentRangeStart w:id="3"/>
      <w:r w:rsidR="004C0622" w:rsidRPr="00AB3D2F">
        <w:rPr>
          <w:sz w:val="24"/>
          <w:szCs w:val="24"/>
        </w:rPr>
        <w:t>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w:t>
      </w:r>
      <w:r w:rsidR="00D54324" w:rsidRPr="00AB3D2F">
        <w:rPr>
          <w:sz w:val="24"/>
          <w:szCs w:val="24"/>
        </w:rPr>
        <w:t>take</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commentRangeEnd w:id="2"/>
      <w:r w:rsidR="00D54324">
        <w:rPr>
          <w:rStyle w:val="Kommentarhenvisning"/>
        </w:rPr>
        <w:commentReference w:id="2"/>
      </w:r>
      <w:commentRangeEnd w:id="3"/>
      <w:r w:rsidR="00D54324">
        <w:rPr>
          <w:rStyle w:val="Kommentarhenvisning"/>
        </w:rPr>
        <w:commentReference w:id="3"/>
      </w:r>
    </w:p>
    <w:commentRangeStart w:id="4"/>
    <w:commentRangeStart w:id="5"/>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4"/>
      <w:r w:rsidR="00D54324">
        <w:rPr>
          <w:rStyle w:val="Kommentarhenvisning"/>
        </w:rPr>
        <w:commentReference w:id="4"/>
      </w:r>
      <w:commentRangeEnd w:id="5"/>
      <w:r w:rsidR="00D54324">
        <w:rPr>
          <w:rStyle w:val="Kommentarhenvisning"/>
        </w:rPr>
        <w:commentReference w:id="5"/>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6" w:name="_Ref119755985"/>
      <w:r>
        <w:lastRenderedPageBreak/>
        <w:t xml:space="preserve">Figure </w:t>
      </w:r>
      <w:fldSimple w:instr=" SEQ Figure \* ARABIC ">
        <w:r w:rsidR="007C0476">
          <w:rPr>
            <w:noProof/>
          </w:rPr>
          <w:t>1</w:t>
        </w:r>
      </w:fldSimple>
      <w:r>
        <w:t xml:space="preserve"> </w:t>
      </w:r>
      <w:bookmarkEnd w:id="6"/>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7"/>
      <w:commentRangeStart w:id="8"/>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7"/>
      <w:r w:rsidR="00D54324">
        <w:rPr>
          <w:rStyle w:val="Kommentarhenvisning"/>
        </w:rPr>
        <w:commentReference w:id="7"/>
      </w:r>
      <w:commentRangeEnd w:id="8"/>
      <w:r w:rsidR="00D54324">
        <w:rPr>
          <w:rStyle w:val="Kommentarhenvisning"/>
        </w:rPr>
        <w:commentReference w:id="8"/>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9" w:name="_Ref119756084"/>
      <w:r>
        <w:lastRenderedPageBreak/>
        <w:t xml:space="preserve">Figure </w:t>
      </w:r>
      <w:fldSimple w:instr=" SEQ Figure \* ARABIC ">
        <w:r w:rsidR="007C0476">
          <w:rPr>
            <w:noProof/>
          </w:rPr>
          <w:t>2</w:t>
        </w:r>
      </w:fldSimple>
      <w:bookmarkEnd w:id="9"/>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71B1FD9B"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 xml:space="preserve">Therefor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1E49DD7A"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0" w:name="_Ref119913428"/>
      <w:r>
        <w:t>Section 2: Lit review</w:t>
      </w:r>
      <w:bookmarkEnd w:id="10"/>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C0064B1"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w:t>
      </w:r>
      <w:commentRangeStart w:id="11"/>
      <w:commentRangeStart w:id="12"/>
      <w:r w:rsidR="00E840E6">
        <w:rPr>
          <w:sz w:val="24"/>
          <w:szCs w:val="24"/>
        </w:rPr>
        <w:t>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w:t>
      </w:r>
      <w:commentRangeEnd w:id="11"/>
      <w:r w:rsidR="001C2035">
        <w:rPr>
          <w:rStyle w:val="Kommentarhenvisning"/>
        </w:rPr>
        <w:commentReference w:id="11"/>
      </w:r>
      <w:commentRangeEnd w:id="12"/>
      <w:r w:rsidR="001C2035">
        <w:rPr>
          <w:rStyle w:val="Kommentarhenvisning"/>
        </w:rPr>
        <w:commentReference w:id="12"/>
      </w:r>
      <w:r w:rsidR="009462C2" w:rsidRPr="00AB3D2F">
        <w:rPr>
          <w:sz w:val="24"/>
          <w:szCs w:val="24"/>
        </w:rPr>
        <w:t xml:space="preserve">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13"/>
      <w:commentRangeStart w:id="14"/>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13"/>
      <w:r w:rsidR="009042A8">
        <w:rPr>
          <w:rStyle w:val="Kommentarhenvisning"/>
        </w:rPr>
        <w:commentReference w:id="13"/>
      </w:r>
      <w:commentRangeEnd w:id="14"/>
      <w:r w:rsidR="00BB0046">
        <w:rPr>
          <w:rStyle w:val="Kommentarhenvisning"/>
        </w:rPr>
        <w:commentReference w:id="14"/>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5"/>
      <w:r w:rsidRPr="00AB3D2F">
        <w:rPr>
          <w:sz w:val="24"/>
          <w:szCs w:val="24"/>
        </w:rPr>
        <w:lastRenderedPageBreak/>
        <w:t xml:space="preserve">Now </w:t>
      </w:r>
      <w:commentRangeEnd w:id="15"/>
      <w:r w:rsidR="001C2035">
        <w:rPr>
          <w:rStyle w:val="Kommentarhenvisning"/>
        </w:rPr>
        <w:commentReference w:id="15"/>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6" w:name="_Ref119913343"/>
      <w:r>
        <w:t>Section 3</w:t>
      </w:r>
      <w:bookmarkEnd w:id="16"/>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176680C6"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r w:rsidR="00E83A4D" w:rsidRPr="00AB3D2F">
        <w:rPr>
          <w:sz w:val="24"/>
          <w:szCs w:val="24"/>
        </w:rPr>
        <w:t>Cash-benefits</w:t>
      </w:r>
      <w:r w:rsidR="00D1625A">
        <w:rPr>
          <w:rStyle w:val="Fodnotehenvisning"/>
          <w:sz w:val="24"/>
          <w:szCs w:val="24"/>
        </w:rPr>
        <w:footnoteReference w:id="1"/>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7"/>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7"/>
      <w:r w:rsidR="00360517" w:rsidRPr="00AB3D2F">
        <w:rPr>
          <w:rStyle w:val="Kommentarhenvisning"/>
          <w:sz w:val="24"/>
          <w:szCs w:val="24"/>
        </w:rPr>
        <w:commentReference w:id="17"/>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199CD204" w:rsidR="0032745A" w:rsidRPr="00AB3D2F" w:rsidRDefault="0032745A" w:rsidP="004D12B6">
      <w:pPr>
        <w:spacing w:line="360" w:lineRule="auto"/>
        <w:rPr>
          <w:sz w:val="24"/>
          <w:szCs w:val="24"/>
        </w:rPr>
      </w:pPr>
      <w:r w:rsidRPr="00AB3D2F">
        <w:rPr>
          <w:sz w:val="24"/>
          <w:szCs w:val="24"/>
        </w:rPr>
        <w:t>Therefor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Pr>
          <w:rStyle w:val="Fodnotehenvisning"/>
          <w:sz w:val="24"/>
          <w:szCs w:val="24"/>
        </w:rPr>
        <w:footnoteReference w:id="2"/>
      </w:r>
      <w:r w:rsidRPr="00AB3D2F">
        <w:rPr>
          <w:sz w:val="24"/>
          <w:szCs w:val="24"/>
        </w:rPr>
        <w:t xml:space="preserve">.  </w:t>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18"/>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18"/>
      <w:r w:rsidR="00360517" w:rsidRPr="00AB3D2F">
        <w:rPr>
          <w:rStyle w:val="Kommentarhenvisning"/>
          <w:sz w:val="24"/>
          <w:szCs w:val="24"/>
        </w:rPr>
        <w:commentReference w:id="18"/>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5212AE7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19"/>
      <w:commentRangeStart w:id="20"/>
      <w:commentRangeStart w:id="21"/>
      <w:r>
        <w:t>Macroeconomic effects</w:t>
      </w:r>
      <w:commentRangeEnd w:id="19"/>
      <w:r w:rsidR="00C66184">
        <w:rPr>
          <w:rStyle w:val="Kommentarhenvisning"/>
          <w:rFonts w:asciiTheme="minorHAnsi" w:eastAsiaTheme="minorHAnsi" w:hAnsiTheme="minorHAnsi" w:cstheme="minorBidi"/>
          <w:color w:val="auto"/>
        </w:rPr>
        <w:commentReference w:id="19"/>
      </w:r>
      <w:commentRangeEnd w:id="20"/>
      <w:r w:rsidR="00C66184">
        <w:rPr>
          <w:rStyle w:val="Kommentarhenvisning"/>
          <w:rFonts w:asciiTheme="minorHAnsi" w:eastAsiaTheme="minorHAnsi" w:hAnsiTheme="minorHAnsi" w:cstheme="minorBidi"/>
          <w:color w:val="auto"/>
        </w:rPr>
        <w:commentReference w:id="20"/>
      </w:r>
      <w:commentRangeEnd w:id="21"/>
      <w:r w:rsidR="00C66184">
        <w:rPr>
          <w:rStyle w:val="Kommentarhenvisning"/>
          <w:rFonts w:asciiTheme="minorHAnsi" w:eastAsiaTheme="minorHAnsi" w:hAnsiTheme="minorHAnsi" w:cstheme="minorBidi"/>
          <w:color w:val="auto"/>
        </w:rPr>
        <w:commentReference w:id="21"/>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5985B0E7" w:rsidR="005E1037" w:rsidRPr="00AB3D2F" w:rsidRDefault="00A32407" w:rsidP="004D12B6">
      <w:pPr>
        <w:spacing w:line="360" w:lineRule="auto"/>
        <w:rPr>
          <w:sz w:val="24"/>
          <w:szCs w:val="24"/>
        </w:rPr>
      </w:pPr>
      <w:r w:rsidRPr="00AB3D2F">
        <w:rPr>
          <w:sz w:val="24"/>
          <w:szCs w:val="24"/>
        </w:rPr>
        <w:lastRenderedPageBreak/>
        <w:t>Therefor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period</w:t>
      </w:r>
      <w:r w:rsidR="00D1625A">
        <w:rPr>
          <w:rStyle w:val="Fodnotehenvisning"/>
          <w:sz w:val="24"/>
          <w:szCs w:val="24"/>
        </w:rPr>
        <w:footnoteReference w:id="3"/>
      </w:r>
      <w:r w:rsidR="005E1037" w:rsidRPr="00AB3D2F">
        <w:rPr>
          <w:sz w:val="24"/>
          <w:szCs w:val="24"/>
        </w:rPr>
        <w:t xml:space="preserve">. </w:t>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2"/>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2"/>
      <w:r w:rsidR="004C7B41">
        <w:rPr>
          <w:rStyle w:val="Kommentarhenvisning"/>
        </w:rPr>
        <w:commentReference w:id="22"/>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55B514F5" w14:textId="41D78DDB" w:rsidR="00473312"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in the income insurance model this channel is partly accounted f</w:t>
      </w:r>
      <w:r w:rsidR="00403B19">
        <w:rPr>
          <w:sz w:val="24"/>
          <w:szCs w:val="24"/>
        </w:rPr>
        <w:t>or through a micro channel</w:t>
      </w:r>
      <w:r w:rsidR="00755973">
        <w:rPr>
          <w:rStyle w:val="Fodnotehenvisning"/>
          <w:sz w:val="24"/>
          <w:szCs w:val="24"/>
        </w:rPr>
        <w:footnoteReference w:id="4"/>
      </w:r>
      <w:r w:rsidR="00473312" w:rsidRPr="00AB3D2F">
        <w:rPr>
          <w:sz w:val="24"/>
          <w:szCs w:val="24"/>
        </w:rPr>
        <w:t>.</w:t>
      </w:r>
      <w:r w:rsidR="00403B19">
        <w:rPr>
          <w:sz w:val="24"/>
          <w:szCs w:val="24"/>
        </w:rPr>
        <w:t xml:space="preserve"> But we find further evidence for including a macro effect as presented by </w:t>
      </w:r>
      <w:r w:rsidR="00333B3D" w:rsidRPr="00AB3D2F">
        <w:rPr>
          <w:sz w:val="24"/>
          <w:szCs w:val="24"/>
        </w:rPr>
        <w:fldChar w:fldCharType="begin" w:fldLock="1"/>
      </w:r>
      <w:r w:rsidR="00333B3D"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sz w:val="24"/>
          <w:szCs w:val="24"/>
        </w:rPr>
        <w:fldChar w:fldCharType="separate"/>
      </w:r>
      <w:r w:rsidR="00333B3D" w:rsidRPr="00AB3D2F">
        <w:rPr>
          <w:noProof/>
          <w:sz w:val="24"/>
          <w:szCs w:val="24"/>
        </w:rPr>
        <w:t>(Fazzari et al., 2020)</w:t>
      </w:r>
      <w:r w:rsidR="00333B3D" w:rsidRPr="00AB3D2F">
        <w:rPr>
          <w:sz w:val="24"/>
          <w:szCs w:val="24"/>
        </w:rPr>
        <w:fldChar w:fldCharType="end"/>
      </w:r>
      <w:r w:rsidR="00333B3D" w:rsidRPr="00AB3D2F">
        <w:rPr>
          <w:sz w:val="24"/>
          <w:szCs w:val="24"/>
        </w:rPr>
        <w:t xml:space="preserve"> </w:t>
      </w:r>
      <w:r w:rsidR="00403B19">
        <w:rPr>
          <w:sz w:val="24"/>
          <w:szCs w:val="24"/>
        </w:rPr>
        <w:t xml:space="preserve">who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with the labor force, one reason is a decline in labor force </w:t>
      </w:r>
      <w:r w:rsidR="00546FE1" w:rsidRPr="00AB3D2F">
        <w:rPr>
          <w:sz w:val="24"/>
          <w:szCs w:val="24"/>
        </w:rPr>
        <w:lastRenderedPageBreak/>
        <w:t>participation due to the rising difficulty of finding an acceptable job match as unemployment rises, also higher unemployment tends to reduce immigration</w:t>
      </w:r>
      <w:r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40E9DE25"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 xml:space="preserve">Assuming it will be the people with the lowest chance of losing their job leaving the insurance program this would lead to lower membership payments therefor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t>
      </w:r>
      <w:r w:rsidR="00174C5E" w:rsidRPr="00AB3D2F">
        <w:rPr>
          <w:sz w:val="24"/>
          <w:szCs w:val="24"/>
        </w:rPr>
        <w:lastRenderedPageBreak/>
        <w:t xml:space="preserve">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CC4C753" w:rsidR="00503232" w:rsidRPr="002F502B" w:rsidRDefault="00503232" w:rsidP="002F502B">
      <w:pPr>
        <w:spacing w:line="360" w:lineRule="auto"/>
        <w:rPr>
          <w:sz w:val="24"/>
          <w:szCs w:val="24"/>
        </w:rPr>
      </w:pPr>
      <w:commentRangeStart w:id="23"/>
      <w:commentRangeStart w:id="24"/>
      <w:r w:rsidRPr="002F502B">
        <w:rPr>
          <w:sz w:val="24"/>
          <w:szCs w:val="24"/>
        </w:rPr>
        <w:t xml:space="preserve">As Denmark is a small open economy with fixed exchange rates </w:t>
      </w:r>
      <w:r w:rsidR="002F502B">
        <w:rPr>
          <w:sz w:val="24"/>
          <w:szCs w:val="24"/>
        </w:rPr>
        <w:fldChar w:fldCharType="begin" w:fldLock="1"/>
      </w:r>
      <w:r w:rsidR="00F5206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2F502B">
        <w:rPr>
          <w:sz w:val="24"/>
          <w:szCs w:val="24"/>
        </w:rPr>
        <w:fldChar w:fldCharType="separate"/>
      </w:r>
      <w:r w:rsidR="002F502B" w:rsidRPr="002F502B">
        <w:rPr>
          <w:noProof/>
          <w:sz w:val="24"/>
          <w:szCs w:val="24"/>
        </w:rPr>
        <w:t>(Byrialsen et al., 2022)</w:t>
      </w:r>
      <w:r w:rsidR="002F502B">
        <w:rPr>
          <w:sz w:val="24"/>
          <w:szCs w:val="24"/>
        </w:rPr>
        <w:fldChar w:fldCharType="end"/>
      </w:r>
      <w:r w:rsidR="002F502B">
        <w:rPr>
          <w:sz w:val="24"/>
          <w:szCs w:val="24"/>
        </w:rPr>
        <w:t xml:space="preserve"> </w:t>
      </w:r>
      <w:r w:rsidRPr="002F502B">
        <w:rPr>
          <w:sz w:val="24"/>
          <w:szCs w:val="24"/>
        </w:rPr>
        <w:t xml:space="preserve">adopt the small open economy assumptions within the model. </w:t>
      </w:r>
      <w:r w:rsidR="002F502B" w:rsidRPr="002F502B">
        <w:rPr>
          <w:sz w:val="24"/>
          <w:szCs w:val="24"/>
        </w:rPr>
        <w:t xml:space="preserve">This allows global shocks to affect the Danish economy, while at the same time domestic shocks are irrelevant for the global economy. 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commentRangeEnd w:id="23"/>
      <w:r w:rsidR="002F502B">
        <w:rPr>
          <w:rStyle w:val="Kommentarhenvisning"/>
        </w:rPr>
        <w:commentReference w:id="23"/>
      </w:r>
      <w:commentRangeEnd w:id="24"/>
      <w:r w:rsidR="002F502B">
        <w:rPr>
          <w:rStyle w:val="Kommentarhenvisning"/>
        </w:rPr>
        <w:commentReference w:id="24"/>
      </w:r>
      <w:r w:rsidR="00F5206F">
        <w:rPr>
          <w:sz w:val="24"/>
          <w:szCs w:val="24"/>
        </w:rPr>
        <w:t xml:space="preserve">As our focus is towards the dynamics of the labor market, it is worth noting that duo to a high rate of employment, the Danish economy is very likely to face labor shortages in the labor market. In order to capture this </w:t>
      </w:r>
      <w:r w:rsidR="00F5206F">
        <w:rPr>
          <w:sz w:val="24"/>
          <w:szCs w:val="24"/>
        </w:rPr>
        <w:fldChar w:fldCharType="begin" w:fldLock="1"/>
      </w:r>
      <w:r w:rsidR="00C100EC">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F5206F">
        <w:rPr>
          <w:sz w:val="24"/>
          <w:szCs w:val="24"/>
        </w:rPr>
        <w:fldChar w:fldCharType="separate"/>
      </w:r>
      <w:r w:rsidR="00F5206F" w:rsidRPr="00F5206F">
        <w:rPr>
          <w:noProof/>
          <w:sz w:val="24"/>
          <w:szCs w:val="24"/>
        </w:rPr>
        <w:t>(Byrialsen et al., 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5806F3CB"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commentRangeStart w:id="25"/>
      <w:commentRangeStart w:id="26"/>
      <w:r w:rsidR="00127EA8">
        <w:rPr>
          <w:rFonts w:cstheme="minorHAnsi"/>
          <w:sz w:val="24"/>
          <w:szCs w:val="24"/>
        </w:rPr>
        <w:t xml:space="preserve">validate the </w:t>
      </w:r>
      <w:r w:rsidR="00C66184">
        <w:rPr>
          <w:rFonts w:cstheme="minorHAnsi"/>
          <w:sz w:val="24"/>
          <w:szCs w:val="24"/>
        </w:rPr>
        <w:t xml:space="preserve">political decision </w:t>
      </w:r>
      <w:commentRangeEnd w:id="25"/>
      <w:r w:rsidR="00C66184">
        <w:rPr>
          <w:rStyle w:val="Kommentarhenvisning"/>
        </w:rPr>
        <w:commentReference w:id="25"/>
      </w:r>
      <w:commentRangeEnd w:id="26"/>
      <w:r w:rsidR="00C66184">
        <w:rPr>
          <w:rStyle w:val="Kommentarhenvisning"/>
        </w:rPr>
        <w:commentReference w:id="26"/>
      </w:r>
      <w:r w:rsidR="00C66184">
        <w:rPr>
          <w:rFonts w:cstheme="minorHAnsi"/>
          <w:sz w:val="24"/>
          <w:szCs w:val="24"/>
        </w:rPr>
        <w:t xml:space="preserve">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127EA8">
        <w:rPr>
          <w:rFonts w:cstheme="minorHAnsi"/>
          <w:sz w:val="24"/>
          <w:szCs w:val="24"/>
        </w:rPr>
        <w:t xml:space="preserve"> </w:t>
      </w:r>
      <w:r w:rsidR="00127EA8">
        <w:rPr>
          <w:rFonts w:cstheme="minorHAnsi"/>
          <w:sz w:val="24"/>
          <w:szCs w:val="24"/>
        </w:rPr>
        <w:fldChar w:fldCharType="begin" w:fldLock="1"/>
      </w:r>
      <w:r w:rsidR="002F502B">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127EA8">
        <w:rPr>
          <w:rFonts w:cstheme="minorHAnsi"/>
          <w:sz w:val="24"/>
          <w:szCs w:val="24"/>
        </w:rPr>
        <w:fldChar w:fldCharType="separate"/>
      </w:r>
      <w:r w:rsidR="002F502B" w:rsidRPr="002F502B">
        <w:rPr>
          <w:rFonts w:cstheme="minorHAnsi"/>
          <w:noProof/>
          <w:sz w:val="24"/>
          <w:szCs w:val="24"/>
        </w:rPr>
        <w:t>(Byrialsen et al., 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713CD9B"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76C5DF1E"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7A283C29"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include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761AB47"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w:t>
      </w:r>
      <w:commentRangeStart w:id="27"/>
      <w:commentRangeStart w:id="28"/>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w:t>
      </w:r>
      <w:commentRangeEnd w:id="27"/>
      <w:r w:rsidR="0049569D">
        <w:rPr>
          <w:rStyle w:val="Kommentarhenvisning"/>
        </w:rPr>
        <w:commentReference w:id="27"/>
      </w:r>
      <w:commentRangeEnd w:id="28"/>
      <w:r w:rsidR="0049569D">
        <w:rPr>
          <w:rStyle w:val="Kommentarhenvisning"/>
        </w:rPr>
        <w:commentReference w:id="28"/>
      </w:r>
      <w:r w:rsidRPr="00AB3D2F">
        <w:rPr>
          <w:rFonts w:cstheme="minorHAnsi"/>
          <w:sz w:val="24"/>
          <w:szCs w:val="24"/>
        </w:rPr>
        <w:t xml:space="preserve">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w:lastRenderedPageBreak/>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w:t>
      </w:r>
      <w:commentRangeStart w:id="29"/>
      <w:commentRangeStart w:id="30"/>
      <w:r w:rsidRPr="00AB3D2F">
        <w:rPr>
          <w:rFonts w:cstheme="minorHAnsi"/>
          <w:sz w:val="24"/>
          <w:szCs w:val="24"/>
        </w:rPr>
        <w:t xml:space="preserve">adaption percentage </w:t>
      </w:r>
      <w:commentRangeEnd w:id="29"/>
      <w:r w:rsidR="0049569D">
        <w:rPr>
          <w:rStyle w:val="Kommentarhenvisning"/>
        </w:rPr>
        <w:commentReference w:id="29"/>
      </w:r>
      <w:commentRangeEnd w:id="30"/>
      <w:r w:rsidR="0049569D">
        <w:rPr>
          <w:rStyle w:val="Kommentarhenvisning"/>
        </w:rPr>
        <w:commentReference w:id="30"/>
      </w:r>
      <w:r w:rsidRPr="00AB3D2F">
        <w:rPr>
          <w:rFonts w:cstheme="minorHAnsi"/>
          <w:sz w:val="24"/>
          <w:szCs w:val="24"/>
        </w:rPr>
        <w:t xml:space="preserve">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31"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1"/>
      <w:r w:rsidRPr="00AB3D2F">
        <w:rPr>
          <w:rFonts w:cstheme="minorHAnsi"/>
          <w:sz w:val="24"/>
          <w:szCs w:val="24"/>
        </w:rPr>
        <w:t xml:space="preserve">the rate adjustment percentage is calculated in the 1. Quarter and held fixed to the end of the year. </w:t>
      </w:r>
    </w:p>
    <w:p w14:paraId="247A7A17" w14:textId="4245E294"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8ED7A16"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lastRenderedPageBreak/>
        <w:t>experience no or a lower increase depending on whether the increase in the maximum level of income insurance is because of higher wages</w:t>
      </w:r>
      <w:r w:rsidR="00EC5CB9">
        <w:rPr>
          <w:rStyle w:val="Fodnotehenvisning"/>
          <w:rFonts w:cstheme="minorHAnsi"/>
          <w:sz w:val="24"/>
          <w:szCs w:val="24"/>
        </w:rPr>
        <w:footnoteReference w:id="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5D590555"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Pr>
          <w:rStyle w:val="Fodnotehenvisning"/>
          <w:rFonts w:cstheme="minorHAnsi"/>
          <w:sz w:val="24"/>
          <w:szCs w:val="24"/>
        </w:rPr>
        <w:footnoteReference w:id="6"/>
      </w:r>
      <w:r w:rsidR="007A68BD" w:rsidRPr="00AB3D2F">
        <w:rPr>
          <w:rFonts w:cstheme="minorHAnsi"/>
          <w:sz w:val="24"/>
          <w:szCs w:val="24"/>
        </w:rPr>
        <w:t xml:space="preserve"> </w:t>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8905C83"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 overshoot the effect on government net lending. </w:t>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w:t>
      </w:r>
      <w:r w:rsidR="008F72FE" w:rsidRPr="00AB3D2F">
        <w:rPr>
          <w:rFonts w:cstheme="minorHAnsi"/>
          <w:sz w:val="24"/>
          <w:szCs w:val="24"/>
        </w:rPr>
        <w:lastRenderedPageBreak/>
        <w:t>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w:t>
      </w:r>
      <w:r w:rsidR="001F087E" w:rsidRPr="00AC0541">
        <w:rPr>
          <w:sz w:val="24"/>
          <w:szCs w:val="24"/>
        </w:rPr>
        <w:lastRenderedPageBreak/>
        <w:t>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32" w:name="_Ref119756235"/>
      <w:r>
        <w:t xml:space="preserve">Figure </w:t>
      </w:r>
      <w:fldSimple w:instr=" SEQ Figure \* ARABIC ">
        <w:r w:rsidR="007C0476">
          <w:rPr>
            <w:noProof/>
          </w:rPr>
          <w:t>4</w:t>
        </w:r>
      </w:fldSimple>
      <w:bookmarkEnd w:id="32"/>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33"/>
      <w:commentRangeStart w:id="34"/>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33"/>
      <w:r w:rsidR="003C0301">
        <w:rPr>
          <w:rStyle w:val="Kommentarhenvisning"/>
        </w:rPr>
        <w:commentReference w:id="33"/>
      </w:r>
      <w:commentRangeEnd w:id="34"/>
      <w:r w:rsidR="003C0301">
        <w:rPr>
          <w:rStyle w:val="Kommentarhenvisning"/>
        </w:rPr>
        <w:commentReference w:id="34"/>
      </w:r>
    </w:p>
    <w:p w14:paraId="6B2BB685" w14:textId="4A1D405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04CA852A"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6278B63D" w:rsidR="006C4623" w:rsidRPr="00AC0541" w:rsidRDefault="000914E4" w:rsidP="0078484D">
      <w:pPr>
        <w:spacing w:line="360" w:lineRule="auto"/>
        <w:rPr>
          <w:sz w:val="24"/>
          <w:szCs w:val="24"/>
        </w:rPr>
      </w:pPr>
      <w:commentRangeStart w:id="35"/>
      <w:commentRangeStart w:id="36"/>
      <w:commentRangeStart w:id="37"/>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commentRangeEnd w:id="35"/>
      <w:r w:rsidR="003C0301">
        <w:rPr>
          <w:rStyle w:val="Kommentarhenvisning"/>
        </w:rPr>
        <w:commentReference w:id="35"/>
      </w:r>
      <w:commentRangeEnd w:id="36"/>
      <w:r w:rsidR="003C0301">
        <w:rPr>
          <w:rStyle w:val="Kommentarhenvisning"/>
        </w:rPr>
        <w:commentReference w:id="36"/>
      </w:r>
      <w:commentRangeEnd w:id="37"/>
      <w:r w:rsidR="003C0301">
        <w:rPr>
          <w:rStyle w:val="Kommentarhenvisning"/>
        </w:rPr>
        <w:commentReference w:id="37"/>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r w:rsidR="007D0CB8" w:rsidRPr="00AC0541">
        <w:rPr>
          <w:sz w:val="24"/>
          <w:szCs w:val="24"/>
        </w:rPr>
        <w:lastRenderedPageBreak/>
        <w:t>insurance</w:t>
      </w:r>
      <w:r w:rsidR="00F018CF">
        <w:rPr>
          <w:rStyle w:val="Fodnotehenvisning"/>
          <w:sz w:val="24"/>
          <w:szCs w:val="24"/>
        </w:rPr>
        <w:footnoteReference w:id="7"/>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w:t>
      </w:r>
      <w:r w:rsidR="003A3E3B">
        <w:rPr>
          <w:sz w:val="24"/>
          <w:szCs w:val="24"/>
        </w:rPr>
        <w:fldChar w:fldCharType="begin"/>
      </w:r>
      <w:r w:rsidR="003A3E3B">
        <w:rPr>
          <w:sz w:val="24"/>
          <w:szCs w:val="24"/>
        </w:rPr>
        <w:instrText xml:space="preserve"> REF _Ref119756278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7D0CB8" w:rsidRPr="00AC0541">
        <w:rPr>
          <w:sz w:val="24"/>
          <w:szCs w:val="24"/>
        </w:rPr>
        <w:t xml:space="preserve">. </w:t>
      </w:r>
    </w:p>
    <w:p w14:paraId="3565BF9D" w14:textId="06968CFD" w:rsidR="003A3E3B" w:rsidRDefault="003A3E3B" w:rsidP="003A3E3B">
      <w:pPr>
        <w:pStyle w:val="Billedtekst"/>
        <w:keepNext/>
      </w:pPr>
      <w:bookmarkStart w:id="38" w:name="_Ref119756278"/>
      <w:r>
        <w:t xml:space="preserve">Figure </w:t>
      </w:r>
      <w:fldSimple w:instr=" SEQ Figure \* ARABIC ">
        <w:r w:rsidR="007C0476">
          <w:rPr>
            <w:noProof/>
          </w:rPr>
          <w:t>5</w:t>
        </w:r>
      </w:fldSimple>
      <w:bookmarkEnd w:id="38"/>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lastRenderedPageBreak/>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60DDA4B8"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5B89F112"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 xml:space="preserve">one describing the relationship between maximum level of income </w:t>
      </w:r>
      <w:r w:rsidR="005C1FA5" w:rsidRPr="00AC0541">
        <w:rPr>
          <w:sz w:val="24"/>
          <w:szCs w:val="24"/>
        </w:rPr>
        <w:lastRenderedPageBreak/>
        <w:t>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39"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39"/>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40"/>
      <w:r w:rsidR="001A7BAE" w:rsidRPr="00AC0541">
        <w:rPr>
          <w:sz w:val="24"/>
          <w:szCs w:val="24"/>
        </w:rPr>
        <w:t>wages</w:t>
      </w:r>
      <w:commentRangeEnd w:id="40"/>
      <w:r w:rsidR="00BF11E0" w:rsidRPr="00AC0541">
        <w:rPr>
          <w:rStyle w:val="Kommentarhenvisning"/>
          <w:sz w:val="24"/>
          <w:szCs w:val="24"/>
        </w:rPr>
        <w:commentReference w:id="40"/>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lastRenderedPageBreak/>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41"/>
      <w:commentRangeStart w:id="42"/>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41"/>
      <w:r w:rsidR="00D74D8E" w:rsidRPr="00AC0541">
        <w:rPr>
          <w:rStyle w:val="Kommentarhenvisning"/>
          <w:sz w:val="24"/>
          <w:szCs w:val="24"/>
        </w:rPr>
        <w:commentReference w:id="41"/>
      </w:r>
      <w:commentRangeEnd w:id="42"/>
      <w:r w:rsidR="009705F4" w:rsidRPr="00AC0541">
        <w:rPr>
          <w:rStyle w:val="Kommentarhenvisning"/>
          <w:sz w:val="24"/>
          <w:szCs w:val="24"/>
        </w:rPr>
        <w:commentReference w:id="42"/>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43"/>
      <w:commentRangeStart w:id="44"/>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43"/>
      <w:commentRangeEnd w:id="44"/>
      <w:r w:rsidR="00D74D8E" w:rsidRPr="00AC0541">
        <w:rPr>
          <w:rStyle w:val="Kommentarhenvisning"/>
          <w:sz w:val="24"/>
          <w:szCs w:val="24"/>
        </w:rPr>
        <w:commentReference w:id="43"/>
      </w:r>
      <w:r w:rsidR="0075087B" w:rsidRPr="00AC0541">
        <w:rPr>
          <w:rStyle w:val="Kommentarhenvisning"/>
          <w:sz w:val="24"/>
          <w:szCs w:val="24"/>
        </w:rPr>
        <w:commentReference w:id="44"/>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lastRenderedPageBreak/>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Pr>
          <w:rStyle w:val="Fodnotehenvisning"/>
          <w:sz w:val="24"/>
          <w:szCs w:val="24"/>
        </w:rPr>
        <w:footnoteReference w:id="8"/>
      </w:r>
      <w:r w:rsidR="008E3678">
        <w:rPr>
          <w:sz w:val="24"/>
          <w:szCs w:val="24"/>
        </w:rPr>
        <w:t xml:space="preserve">.  </w:t>
      </w:r>
      <w:commentRangeStart w:id="45"/>
      <w:commentRangeStart w:id="46"/>
      <w:commentRangeStart w:id="47"/>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45"/>
      <w:r w:rsidR="00D74D8E" w:rsidRPr="00AC0541">
        <w:rPr>
          <w:rStyle w:val="Kommentarhenvisning"/>
          <w:sz w:val="24"/>
          <w:szCs w:val="24"/>
        </w:rPr>
        <w:commentReference w:id="45"/>
      </w:r>
      <w:commentRangeEnd w:id="46"/>
      <w:r w:rsidR="008E3678">
        <w:rPr>
          <w:rStyle w:val="Kommentarhenvisning"/>
        </w:rPr>
        <w:commentReference w:id="46"/>
      </w:r>
      <w:commentRangeEnd w:id="47"/>
      <w:r w:rsidR="00904699">
        <w:rPr>
          <w:rStyle w:val="Kommentarhenvisning"/>
        </w:rPr>
        <w:commentReference w:id="47"/>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53C05C74"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Pr>
          <w:rStyle w:val="Fodnotehenvisning"/>
          <w:sz w:val="24"/>
          <w:szCs w:val="24"/>
        </w:rPr>
        <w:footnoteReference w:id="9"/>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Pr>
          <w:rStyle w:val="Fodnotehenvisning"/>
          <w:sz w:val="24"/>
          <w:szCs w:val="24"/>
        </w:rPr>
        <w:footnoteReference w:id="10"/>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4B0B0D12"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48"/>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48"/>
      <w:r w:rsidR="00EB209C" w:rsidRPr="00AC0541">
        <w:rPr>
          <w:rStyle w:val="Kommentarhenvisning"/>
          <w:sz w:val="24"/>
          <w:szCs w:val="24"/>
        </w:rPr>
        <w:commentReference w:id="48"/>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49"/>
      <w:commentRangeStart w:id="50"/>
      <w:commentRangeStart w:id="51"/>
      <w:commentRangeStart w:id="52"/>
      <w:r w:rsidRPr="00AC0541">
        <w:rPr>
          <w:sz w:val="24"/>
          <w:szCs w:val="24"/>
        </w:rPr>
        <w:t xml:space="preserve">approximately 150 </w:t>
      </w:r>
      <w:commentRangeEnd w:id="49"/>
      <w:r w:rsidR="00A36179" w:rsidRPr="00AC0541">
        <w:rPr>
          <w:rStyle w:val="Kommentarhenvisning"/>
          <w:sz w:val="24"/>
          <w:szCs w:val="24"/>
        </w:rPr>
        <w:commentReference w:id="49"/>
      </w:r>
      <w:commentRangeEnd w:id="50"/>
      <w:r w:rsidR="00617DDD">
        <w:rPr>
          <w:rStyle w:val="Kommentarhenvisning"/>
        </w:rPr>
        <w:commentReference w:id="50"/>
      </w:r>
      <w:commentRangeEnd w:id="51"/>
      <w:r w:rsidR="00724E4C">
        <w:rPr>
          <w:rStyle w:val="Kommentarhenvisning"/>
        </w:rPr>
        <w:commentReference w:id="51"/>
      </w:r>
      <w:commentRangeEnd w:id="52"/>
      <w:r w:rsidR="009042A8">
        <w:rPr>
          <w:rStyle w:val="Kommentarhenvisning"/>
        </w:rPr>
        <w:commentReference w:id="52"/>
      </w:r>
      <w:r w:rsidRPr="00AC0541">
        <w:rPr>
          <w:sz w:val="24"/>
          <w:szCs w:val="24"/>
        </w:rPr>
        <w:t>people in this scenario</w:t>
      </w:r>
      <w:r w:rsidR="00845283">
        <w:rPr>
          <w:rStyle w:val="Fodnotehenvisning"/>
          <w:sz w:val="24"/>
          <w:szCs w:val="24"/>
        </w:rPr>
        <w:footnoteReference w:id="11"/>
      </w:r>
      <w:r w:rsidRPr="00AC0541">
        <w:rPr>
          <w:sz w:val="24"/>
          <w:szCs w:val="24"/>
        </w:rPr>
        <w:t>. In 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125F2AF8"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site factor explaining productivity, also here we find significant results</w:t>
      </w:r>
      <w:r w:rsidR="00C100EC">
        <w:rPr>
          <w:rStyle w:val="Fodnotehenvisning"/>
          <w:sz w:val="24"/>
          <w:szCs w:val="24"/>
        </w:rPr>
        <w:footnoteReference w:id="12"/>
      </w:r>
      <w:r w:rsidRPr="00AC0541">
        <w:rPr>
          <w:sz w:val="24"/>
          <w:szCs w:val="24"/>
        </w:rPr>
        <w:t xml:space="preserve">.  </w:t>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18A13234" w:rsidR="00D0261D" w:rsidRPr="00AC0541" w:rsidRDefault="00D0261D" w:rsidP="00D0261D">
      <w:pPr>
        <w:spacing w:line="360" w:lineRule="auto"/>
        <w:rPr>
          <w:sz w:val="24"/>
          <w:szCs w:val="24"/>
        </w:rPr>
      </w:pPr>
      <w:r w:rsidRPr="00AC0541">
        <w:rPr>
          <w:sz w:val="24"/>
          <w:szCs w:val="24"/>
        </w:rP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4798C3EB"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Pr>
          <w:rStyle w:val="Fodnotehenvisning"/>
          <w:sz w:val="24"/>
          <w:szCs w:val="24"/>
        </w:rPr>
        <w:footnoteReference w:id="13"/>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71D1433D"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 xml:space="preserve">economic activity thereby lowering the employment. We see that the fall in the employment is larger than the fall in the labor force, therefor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53" w:name="_Ref119913315"/>
      <w:r>
        <w:t xml:space="preserve">Section 5: </w:t>
      </w:r>
      <w:r w:rsidR="00BF3FA4">
        <w:t>Discussion</w:t>
      </w:r>
      <w:bookmarkEnd w:id="53"/>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1F8A842D" w:rsidR="00A455E4" w:rsidRDefault="00A455E4" w:rsidP="00F73F7D">
      <w:pPr>
        <w:spacing w:line="360" w:lineRule="auto"/>
      </w:pPr>
      <w:r w:rsidRPr="00F73F7D">
        <w:rPr>
          <w:sz w:val="24"/>
          <w:szCs w:val="24"/>
        </w:rPr>
        <w:t xml:space="preserve">In the previous section we introduced </w:t>
      </w:r>
      <w:r w:rsidR="002E6A65">
        <w:rPr>
          <w:sz w:val="24"/>
          <w:szCs w:val="24"/>
        </w:rPr>
        <w:t>the</w:t>
      </w:r>
      <w:r w:rsidRPr="00F73F7D">
        <w:rPr>
          <w:sz w:val="24"/>
          <w:szCs w:val="24"/>
        </w:rPr>
        <w:t xml:space="preserve"> macroeconomic channels</w:t>
      </w:r>
      <w:r w:rsidR="002E6A65">
        <w:rPr>
          <w:sz w:val="24"/>
          <w:szCs w:val="24"/>
        </w:rPr>
        <w:t xml:space="preserve"> presented in section 3</w:t>
      </w:r>
      <w:r w:rsidRPr="00F73F7D">
        <w:rPr>
          <w:sz w:val="24"/>
          <w:szCs w:val="24"/>
        </w:rPr>
        <w:t xml:space="preserve"> </w:t>
      </w:r>
      <w:r w:rsidR="002E6A65">
        <w:rPr>
          <w:sz w:val="24"/>
          <w:szCs w:val="24"/>
        </w:rPr>
        <w:t>with the intention to analyze their</w:t>
      </w:r>
      <w:r w:rsidRPr="00F73F7D">
        <w:rPr>
          <w:sz w:val="24"/>
          <w:szCs w:val="24"/>
        </w:rPr>
        <w:t xml:space="preserve"> effect on the Danish economy </w:t>
      </w:r>
      <w:r w:rsidR="002E6A65">
        <w:rPr>
          <w:sz w:val="24"/>
          <w:szCs w:val="24"/>
        </w:rPr>
        <w:t>when removing the suppressing of the rate regulation percentage, thereby increasing</w:t>
      </w:r>
      <w:r w:rsidRPr="00F73F7D">
        <w:rPr>
          <w:sz w:val="24"/>
          <w:szCs w:val="24"/>
        </w:rPr>
        <w:t xml:space="preserve"> the level of income insurance.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w:t>
      </w:r>
      <w:r w:rsidR="00F24D30">
        <w:rPr>
          <w:sz w:val="24"/>
          <w:szCs w:val="24"/>
        </w:rPr>
        <w:t>by</w:t>
      </w:r>
      <w:r w:rsidR="00BE5F4C" w:rsidRPr="00F73F7D">
        <w:rPr>
          <w:sz w:val="24"/>
          <w:szCs w:val="24"/>
        </w:rPr>
        <w:t xml:space="preserve"> the income insurance model. </w:t>
      </w:r>
      <w:commentRangeStart w:id="54"/>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w:t>
      </w:r>
      <w:commentRangeEnd w:id="54"/>
      <w:r w:rsidR="00BA4CDD">
        <w:rPr>
          <w:rStyle w:val="Kommentarhenvisning"/>
        </w:rPr>
        <w:commentReference w:id="54"/>
      </w:r>
      <w:r w:rsidRPr="00F73F7D">
        <w:rPr>
          <w:sz w:val="24"/>
          <w:szCs w:val="24"/>
        </w:rPr>
        <w:t xml:space="preserv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of unemployed </w:t>
      </w:r>
      <w:r w:rsidRPr="00F73F7D">
        <w:rPr>
          <w:sz w:val="24"/>
          <w:szCs w:val="24"/>
        </w:rPr>
        <w:lastRenderedPageBreak/>
        <w:t>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 xml:space="preserve">employed.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p>
    <w:p w14:paraId="304A0BA1" w14:textId="7EBD26EA"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23.000</w:t>
      </w:r>
      <w:r w:rsidR="00C100EC">
        <w:rPr>
          <w:rStyle w:val="Fodnotehenvisning"/>
          <w:sz w:val="24"/>
          <w:szCs w:val="24"/>
        </w:rPr>
        <w:footnoteReference w:id="14"/>
      </w:r>
      <w:r w:rsidR="007D6E84">
        <w:rPr>
          <w:sz w:val="24"/>
          <w:szCs w:val="24"/>
        </w:rPr>
        <w:t xml:space="preserve"> in this </w:t>
      </w:r>
      <w:r w:rsidR="00F24D30">
        <w:rPr>
          <w:sz w:val="24"/>
          <w:szCs w:val="24"/>
        </w:rPr>
        <w:t>case.</w:t>
      </w:r>
      <w:r w:rsidR="00A32739" w:rsidRPr="00A32739">
        <w:rPr>
          <w:sz w:val="24"/>
          <w:szCs w:val="24"/>
        </w:rPr>
        <w:t xml:space="preserve"> </w:t>
      </w:r>
      <w:r w:rsidR="00F24D30">
        <w:rPr>
          <w:sz w:val="24"/>
          <w:szCs w:val="24"/>
        </w:rPr>
        <w:t>F</w:t>
      </w:r>
      <w:commentRangeStart w:id="55"/>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 xml:space="preserve">. </w:t>
      </w:r>
      <w:commentRangeEnd w:id="55"/>
      <w:r w:rsidR="00A32739" w:rsidRPr="00A32739">
        <w:rPr>
          <w:rStyle w:val="Kommentarhenvisning"/>
          <w:sz w:val="24"/>
          <w:szCs w:val="24"/>
        </w:rPr>
        <w:commentReference w:id="55"/>
      </w:r>
    </w:p>
    <w:p w14:paraId="2DF39DA3" w14:textId="5D8BA957"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w:t>
      </w:r>
      <w:r w:rsidR="00BA4CDD" w:rsidRPr="00BA4CDD">
        <w:rPr>
          <w:sz w:val="24"/>
          <w:szCs w:val="24"/>
        </w:rPr>
        <w: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commentRangeStart w:id="56"/>
      <w:r w:rsidR="00BA4CDD" w:rsidRPr="000A6F43">
        <w:rPr>
          <w:sz w:val="24"/>
          <w:szCs w:val="24"/>
        </w:rPr>
        <w:t xml:space="preserve">From a macroeconomics perspective, </w:t>
      </w:r>
      <w:r w:rsidR="000A6F43" w:rsidRPr="000A6F43">
        <w:rPr>
          <w:sz w:val="24"/>
          <w:szCs w:val="24"/>
        </w:rPr>
        <w:t xml:space="preserve">we therefor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commentRangeEnd w:id="56"/>
      <w:r w:rsidR="000A6F43">
        <w:rPr>
          <w:rStyle w:val="Kommentarhenvisning"/>
        </w:rPr>
        <w:commentReference w:id="56"/>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002812EE"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is based on the analysis carried out for the US economy</w:t>
      </w:r>
      <w:r w:rsidR="003240E2" w:rsidRPr="003240E2">
        <w:rPr>
          <w:sz w:val="24"/>
          <w:szCs w:val="24"/>
        </w:rPr>
        <w:t xml:space="preserve">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 xml:space="preserve">The results of these empirical tests are mixed and not giving a clear view of </w:t>
      </w:r>
      <w:r w:rsidR="00662931" w:rsidRPr="00847BCD">
        <w:rPr>
          <w:sz w:val="24"/>
          <w:szCs w:val="24"/>
        </w:rPr>
        <w:lastRenderedPageBreak/>
        <w:t xml:space="preserve">the relationship between the macro and micro elasticity. </w:t>
      </w:r>
      <w:r w:rsidR="003240E2">
        <w:rPr>
          <w:sz w:val="24"/>
          <w:szCs w:val="24"/>
        </w:rPr>
        <w:fldChar w:fldCharType="begin" w:fldLock="1"/>
      </w:r>
      <w:r w:rsid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2021)"},"properties":{"noteIndex":0},"schema":"https://github.com/citation-style-language/schema/raw/master/csl-citation.json"}</w:instrText>
      </w:r>
      <w:r w:rsidR="003240E2">
        <w:rPr>
          <w:sz w:val="24"/>
          <w:szCs w:val="24"/>
        </w:rPr>
        <w:fldChar w:fldCharType="separate"/>
      </w:r>
      <w:r w:rsidR="003240E2" w:rsidRPr="003240E2">
        <w:rPr>
          <w:noProof/>
          <w:sz w:val="24"/>
          <w:szCs w:val="24"/>
        </w:rPr>
        <w:t>(Dieterle et al., 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w:t>
      </w:r>
      <w:commentRangeStart w:id="57"/>
      <w:r w:rsidR="00662931" w:rsidRPr="00847BCD">
        <w:rPr>
          <w:sz w:val="24"/>
          <w:szCs w:val="24"/>
        </w:rPr>
        <w:t>s</w:t>
      </w:r>
      <w:commentRangeEnd w:id="57"/>
      <w:r w:rsidR="00B75AD4">
        <w:rPr>
          <w:rStyle w:val="Kommentarhenvisning"/>
        </w:rPr>
        <w:commentReference w:id="57"/>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site of the border can’t spill over to the other site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32DD59B1"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lastRenderedPageBreak/>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0.2-0.3</w:t>
      </w:r>
      <w:r w:rsidR="00C100EC">
        <w:rPr>
          <w:rStyle w:val="Fodnotehenvisning"/>
          <w:sz w:val="24"/>
          <w:szCs w:val="24"/>
        </w:rPr>
        <w:footnoteReference w:id="15"/>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labeled profit-led. They also argue 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812DCC">
        <w:rPr>
          <w:sz w:val="24"/>
          <w:szCs w:val="24"/>
        </w:rPr>
        <w:t>, which is</w:t>
      </w:r>
      <w:r w:rsidR="005F4E8E">
        <w:rPr>
          <w:sz w:val="24"/>
          <w:szCs w:val="24"/>
        </w:rPr>
        <w:t xml:space="preserve"> in line with the findings of</w:t>
      </w:r>
      <w:r w:rsidR="00812DCC">
        <w:rPr>
          <w:sz w:val="24"/>
          <w:szCs w:val="24"/>
        </w:rPr>
        <w:t xml:space="preserve"> our </w:t>
      </w:r>
      <w:commentRangeStart w:id="58"/>
      <w:r w:rsidR="00812DCC">
        <w:rPr>
          <w:sz w:val="24"/>
          <w:szCs w:val="24"/>
        </w:rPr>
        <w:t>model</w:t>
      </w:r>
      <w:r w:rsidR="00C100EC">
        <w:rPr>
          <w:rStyle w:val="Fodnotehenvisning"/>
          <w:sz w:val="24"/>
          <w:szCs w:val="24"/>
        </w:rPr>
        <w:footnoteReference w:id="16"/>
      </w:r>
      <w:r w:rsidR="005A1A86" w:rsidRPr="003642BF">
        <w:rPr>
          <w:sz w:val="24"/>
          <w:szCs w:val="24"/>
        </w:rPr>
        <w:t xml:space="preserve">. </w:t>
      </w:r>
      <w:commentRangeEnd w:id="58"/>
      <w:r w:rsidR="00B53960">
        <w:rPr>
          <w:rStyle w:val="Kommentarhenvisning"/>
        </w:rPr>
        <w:commentReference w:id="58"/>
      </w:r>
    </w:p>
    <w:p w14:paraId="65DA70AA" w14:textId="61041894"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59"/>
      <w:commentRangeStart w:id="60"/>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59"/>
      <w:r w:rsidR="008417CA">
        <w:rPr>
          <w:rStyle w:val="Kommentarhenvisning"/>
        </w:rPr>
        <w:commentReference w:id="59"/>
      </w:r>
      <w:commentRangeEnd w:id="60"/>
      <w:r w:rsidR="00C053D9">
        <w:rPr>
          <w:rStyle w:val="Kommentarhenvisning"/>
        </w:rPr>
        <w:commentReference w:id="60"/>
      </w:r>
      <w:r w:rsidR="005A1A86">
        <w:rPr>
          <w:sz w:val="24"/>
          <w:szCs w:val="24"/>
        </w:rPr>
        <w:t xml:space="preserve">. </w:t>
      </w:r>
    </w:p>
    <w:p w14:paraId="771C16CC" w14:textId="39C9FC22"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Pr>
          <w:rStyle w:val="Fodnotehenvisning"/>
          <w:sz w:val="24"/>
          <w:szCs w:val="24"/>
        </w:rPr>
        <w:footnoteReference w:id="17"/>
      </w:r>
      <w:r w:rsidR="00BB0FA4" w:rsidRPr="00847BCD">
        <w:rPr>
          <w:sz w:val="24"/>
          <w:szCs w:val="24"/>
        </w:rPr>
        <w:t xml:space="preserve">. </w:t>
      </w:r>
    </w:p>
    <w:p w14:paraId="122AAF47" w14:textId="5006AA85" w:rsidR="002A3975" w:rsidRPr="00C44380" w:rsidRDefault="00790385" w:rsidP="00847BCD">
      <w:pPr>
        <w:spacing w:line="360" w:lineRule="auto"/>
        <w:rPr>
          <w:sz w:val="24"/>
          <w:szCs w:val="24"/>
        </w:rPr>
      </w:pPr>
      <w:r>
        <w:rPr>
          <w:sz w:val="24"/>
          <w:szCs w:val="24"/>
        </w:rPr>
        <w:lastRenderedPageBreak/>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w:t>
      </w:r>
      <w:r w:rsidR="00006999">
        <w:rPr>
          <w:rStyle w:val="Fodnotehenvisning"/>
          <w:sz w:val="24"/>
          <w:szCs w:val="24"/>
        </w:rPr>
        <w:footnoteReference w:id="18"/>
      </w:r>
      <w:r w:rsidR="002A3975" w:rsidRPr="00C44380">
        <w:rPr>
          <w:sz w:val="24"/>
          <w:szCs w:val="24"/>
        </w:rPr>
        <w:t>. In the response it is estimated that the removing of the suppressing will result in an increase of 2.25% in the level of income insurance. In total this increase will lower employment by 2900 people</w:t>
      </w:r>
      <w:r w:rsidR="00006999">
        <w:rPr>
          <w:rStyle w:val="Fodnotehenvisning"/>
          <w:sz w:val="24"/>
          <w:szCs w:val="24"/>
        </w:rPr>
        <w:footnoteReference w:id="19"/>
      </w:r>
      <w:r w:rsidR="002A3975" w:rsidRPr="00C44380">
        <w:rPr>
          <w:sz w:val="24"/>
          <w:szCs w:val="24"/>
        </w:rPr>
        <w:t>,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3685FCFC"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IS- model is twice as large as what newer literature suggests. We will also look towards the case in which th</w:t>
      </w:r>
      <w:r w:rsidR="005F4E8E">
        <w:rPr>
          <w:sz w:val="24"/>
          <w:szCs w:val="24"/>
        </w:rPr>
        <w:t>e approach</w:t>
      </w:r>
      <w:r w:rsidR="00A0271D" w:rsidRPr="00C44380">
        <w:rPr>
          <w:sz w:val="24"/>
          <w:szCs w:val="24"/>
        </w:rPr>
        <w:t xml:space="preserve"> effect is </w:t>
      </w:r>
      <w:r w:rsidR="00FE593F">
        <w:rPr>
          <w:sz w:val="24"/>
          <w:szCs w:val="24"/>
        </w:rPr>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The </w:t>
      </w:r>
      <w:r w:rsidR="00451A55">
        <w:rPr>
          <w:sz w:val="24"/>
          <w:szCs w:val="24"/>
        </w:rPr>
        <w:t>decision</w:t>
      </w:r>
      <w:r w:rsidR="00790385">
        <w:rPr>
          <w:sz w:val="24"/>
          <w:szCs w:val="24"/>
        </w:rPr>
        <w:t xml:space="preserve"> to look at different level of the approach rate is</w:t>
      </w:r>
      <w:r w:rsidR="00D85753">
        <w:rPr>
          <w:sz w:val="24"/>
          <w:szCs w:val="24"/>
        </w:rPr>
        <w:t xml:space="preserve"> </w:t>
      </w:r>
      <w:r w:rsidR="00E246B1">
        <w:rPr>
          <w:sz w:val="24"/>
          <w:szCs w:val="24"/>
        </w:rPr>
        <w:t>mostly</w:t>
      </w:r>
      <w:r w:rsidR="00196AC9">
        <w:rPr>
          <w:sz w:val="24"/>
          <w:szCs w:val="24"/>
        </w:rPr>
        <w:t xml:space="preserve">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E246B1">
        <w:rPr>
          <w:sz w:val="24"/>
          <w:szCs w:val="24"/>
        </w:rPr>
        <w:t>on the area as also mentioned by</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r w:rsidR="00D85753">
        <w:rPr>
          <w:sz w:val="24"/>
          <w:szCs w:val="24"/>
        </w:rPr>
        <w:t>.</w:t>
      </w:r>
    </w:p>
    <w:p w14:paraId="6952A779" w14:textId="2D7861E0"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p>
    <w:p w14:paraId="72E925B0" w14:textId="6436DA66"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196AC9">
        <w:rPr>
          <w:sz w:val="24"/>
          <w:szCs w:val="24"/>
        </w:rPr>
        <w:t>T</w:t>
      </w:r>
      <w:r w:rsidR="00305EB0" w:rsidRPr="00C44380">
        <w:rPr>
          <w:sz w:val="24"/>
          <w:szCs w:val="24"/>
        </w:rPr>
        <w:t xml:space="preserve">herefor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61"/>
      <w:commentRangeStart w:id="62"/>
      <w:r w:rsidR="00305EB0" w:rsidRPr="00C44380">
        <w:rPr>
          <w:sz w:val="24"/>
          <w:szCs w:val="24"/>
        </w:rPr>
        <w:t>0.</w:t>
      </w:r>
      <w:r w:rsidR="00E334EE">
        <w:rPr>
          <w:sz w:val="24"/>
          <w:szCs w:val="24"/>
        </w:rPr>
        <w:t>3</w:t>
      </w:r>
      <w:r w:rsidR="00305EB0" w:rsidRPr="00C44380">
        <w:rPr>
          <w:sz w:val="24"/>
          <w:szCs w:val="24"/>
        </w:rPr>
        <w:t>5-0.</w:t>
      </w:r>
      <w:commentRangeEnd w:id="61"/>
      <w:r w:rsidR="00E334EE">
        <w:rPr>
          <w:sz w:val="24"/>
          <w:szCs w:val="24"/>
        </w:rPr>
        <w:t>4</w:t>
      </w:r>
      <w:r w:rsidR="00BF3FA4" w:rsidRPr="00C44380">
        <w:rPr>
          <w:rStyle w:val="Kommentarhenvisning"/>
        </w:rPr>
        <w:commentReference w:id="61"/>
      </w:r>
      <w:commentRangeEnd w:id="62"/>
      <w:r w:rsidR="00BF3FA4" w:rsidRPr="00C44380">
        <w:rPr>
          <w:rStyle w:val="Kommentarhenvisning"/>
        </w:rPr>
        <w:commentReference w:id="62"/>
      </w:r>
      <w:r w:rsidR="00305EB0" w:rsidRPr="00C44380">
        <w:rPr>
          <w:sz w:val="24"/>
          <w:szCs w:val="24"/>
        </w:rPr>
        <w:t xml:space="preserve">. This implies that the macro </w:t>
      </w:r>
      <w:r w:rsidR="00305EB0" w:rsidRPr="00C44380">
        <w:rPr>
          <w:sz w:val="24"/>
          <w:szCs w:val="24"/>
        </w:rPr>
        <w:lastRenderedPageBreak/>
        <w:t xml:space="preserve">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2468DB75" w:rsidR="004C5315" w:rsidRDefault="00700D96" w:rsidP="00BF3FA4">
      <w:pPr>
        <w:spacing w:line="360" w:lineRule="auto"/>
        <w:rPr>
          <w:sz w:val="24"/>
          <w:szCs w:val="24"/>
        </w:rPr>
      </w:pPr>
      <w:r>
        <w:rPr>
          <w:sz w:val="24"/>
          <w:szCs w:val="24"/>
        </w:rPr>
        <w:t xml:space="preserve">In the next section we will </w:t>
      </w:r>
      <w:r w:rsidR="00DE0E67">
        <w:rPr>
          <w:sz w:val="24"/>
          <w:szCs w:val="24"/>
        </w:rPr>
        <w:t>use the relationship between the micro and macro elasticity of income insurance on unemployment to validate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5D3E6D01" w14:textId="72CD7421" w:rsidR="00CF5F9D" w:rsidRPr="009111C1"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validate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Pr>
          <w:rStyle w:val="Fodnotehenvisning"/>
          <w:rFonts w:cstheme="minorHAnsi"/>
          <w:sz w:val="24"/>
          <w:szCs w:val="24"/>
        </w:rPr>
        <w:footnoteReference w:id="20"/>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1B6C9C00"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consumption when unemployed, to the marginal costs</w:t>
      </w:r>
      <w:r w:rsidR="00540405">
        <w:rPr>
          <w:rFonts w:cstheme="minorHAnsi"/>
          <w:sz w:val="24"/>
          <w:szCs w:val="24"/>
        </w:rPr>
        <w:t>,</w:t>
      </w:r>
      <w:r w:rsidRPr="009111C1">
        <w:rPr>
          <w:rFonts w:cstheme="minorHAnsi"/>
          <w:sz w:val="24"/>
          <w:szCs w:val="24"/>
        </w:rPr>
        <w:t xml:space="preserve"> in the form of higher tax payments</w:t>
      </w:r>
      <w:r w:rsidR="00540405">
        <w:rPr>
          <w:rFonts w:cstheme="minorHAnsi"/>
          <w:sz w:val="24"/>
          <w:szCs w:val="24"/>
        </w:rPr>
        <w:t>, which</w:t>
      </w:r>
      <w:r w:rsidRPr="009111C1">
        <w:rPr>
          <w:rFonts w:cstheme="minorHAnsi"/>
          <w:sz w:val="24"/>
          <w:szCs w:val="24"/>
        </w:rPr>
        <w:t xml:space="preserve">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formular in the case of Denmark, using the compensation rate as a proxy for the change in income.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xml:space="preserve">, which is close to the total macroeconomic </w:t>
      </w:r>
      <w:r w:rsidR="00540405">
        <w:rPr>
          <w:rFonts w:eastAsiaTheme="minorEastAsia" w:cstheme="minorHAnsi"/>
          <w:sz w:val="24"/>
          <w:szCs w:val="24"/>
        </w:rPr>
        <w:lastRenderedPageBreak/>
        <w:t>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4291F1E9" w14:textId="1F9FD975" w:rsidR="00D67ABC" w:rsidRPr="009111C1"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 when</w:t>
      </w:r>
      <w:r w:rsidR="00B02941">
        <w:rPr>
          <w:rFonts w:eastAsiaTheme="minorEastAsia" w:cstheme="minorHAnsi"/>
          <w:sz w:val="24"/>
          <w:szCs w:val="24"/>
        </w:rPr>
        <w:t xml:space="preserve"> </w:t>
      </w:r>
      <w:r>
        <w:rPr>
          <w:rFonts w:eastAsiaTheme="minorEastAsia" w:cstheme="minorHAnsi"/>
          <w:sz w:val="24"/>
          <w:szCs w:val="24"/>
        </w:rPr>
        <w:t>u</w:t>
      </w:r>
      <w:r w:rsidR="00B02941">
        <w:rPr>
          <w:rFonts w:eastAsiaTheme="minorEastAsia" w:cstheme="minorHAnsi"/>
          <w:sz w:val="24"/>
          <w:szCs w:val="24"/>
        </w:rPr>
        <w:t>sing the Baily-Chetty function</w:t>
      </w:r>
      <w:r w:rsidR="00AB5675" w:rsidRPr="009111C1">
        <w:rPr>
          <w:rFonts w:eastAsiaTheme="minorEastAsia" w:cstheme="minorHAnsi"/>
          <w:sz w:val="24"/>
          <w:szCs w:val="24"/>
        </w:rPr>
        <w:t xml:space="preserve"> </w:t>
      </w:r>
      <w:r>
        <w:rPr>
          <w:rFonts w:eastAsiaTheme="minorEastAsia" w:cstheme="minorHAnsi"/>
          <w:sz w:val="24"/>
          <w:szCs w:val="24"/>
        </w:rPr>
        <w:t>for the following</w:t>
      </w:r>
      <w:r w:rsidR="00D67ABC" w:rsidRPr="009111C1">
        <w:rPr>
          <w:rFonts w:eastAsiaTheme="minorEastAsia" w:cstheme="minorHAnsi"/>
          <w:sz w:val="24"/>
          <w:szCs w:val="24"/>
        </w:rPr>
        <w:t xml:space="preserve"> three</w:t>
      </w:r>
      <w:r w:rsidR="00B02941">
        <w:rPr>
          <w:rFonts w:eastAsiaTheme="minorEastAsia" w:cstheme="minorHAnsi"/>
          <w:sz w:val="24"/>
          <w:szCs w:val="24"/>
        </w:rPr>
        <w:t xml:space="preserve"> </w:t>
      </w:r>
      <w:r w:rsidR="00D67ABC" w:rsidRPr="009111C1">
        <w:rPr>
          <w:rFonts w:eastAsiaTheme="minorEastAsia" w:cstheme="minorHAnsi"/>
          <w:sz w:val="24"/>
          <w:szCs w:val="24"/>
        </w:rPr>
        <w:t xml:space="preserve">cases: </w:t>
      </w:r>
    </w:p>
    <w:p w14:paraId="342E789C" w14:textId="0C248698"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w:t>
      </w:r>
      <w:r w:rsidR="00156602">
        <w:rPr>
          <w:rFonts w:eastAsiaTheme="minorEastAsia" w:cstheme="minorHAnsi"/>
          <w:sz w:val="24"/>
          <w:szCs w:val="24"/>
        </w:rPr>
        <w:t>rate</w:t>
      </w:r>
      <w:r w:rsidRPr="009111C1">
        <w:rPr>
          <w:rFonts w:eastAsiaTheme="minorEastAsia" w:cstheme="minorHAnsi"/>
          <w:sz w:val="24"/>
          <w:szCs w:val="24"/>
        </w:rPr>
        <w:t xml:space="preserve">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7392649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taking into consideration the macro elasticity</w:t>
      </w:r>
      <w:r w:rsidR="00132150">
        <w:rPr>
          <w:rFonts w:eastAsiaTheme="minorEastAsia" w:cstheme="minorHAnsi"/>
          <w:sz w:val="24"/>
          <w:szCs w:val="24"/>
        </w:rPr>
        <w:t xml:space="preserve"> found in this paper, and u</w:t>
      </w:r>
      <w:r w:rsidRPr="009111C1">
        <w:rPr>
          <w:rFonts w:eastAsiaTheme="minorEastAsia" w:cstheme="minorHAnsi"/>
          <w:sz w:val="24"/>
          <w:szCs w:val="24"/>
        </w:rPr>
        <w:t xml:space="preserve">sing the argumentation made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that the approach effect</w:t>
      </w:r>
      <w:r w:rsidR="00132150">
        <w:rPr>
          <w:rFonts w:eastAsiaTheme="minorEastAsia" w:cstheme="minorHAnsi"/>
          <w:sz w:val="24"/>
          <w:szCs w:val="24"/>
        </w:rPr>
        <w:t xml:space="preserve"> in the income insurance model</w:t>
      </w:r>
      <w:r w:rsidRPr="009111C1">
        <w:rPr>
          <w:rFonts w:eastAsiaTheme="minorEastAsia" w:cstheme="minorHAnsi"/>
          <w:sz w:val="24"/>
          <w:szCs w:val="24"/>
        </w:rPr>
        <w:t xml:space="preserve"> is estimated twice as high as empirical results suggest. </w:t>
      </w:r>
    </w:p>
    <w:p w14:paraId="190812EC" w14:textId="652F9A10" w:rsidR="00156602" w:rsidRPr="009111C1" w:rsidRDefault="00132150" w:rsidP="00D67ABC">
      <w:pPr>
        <w:spacing w:line="360" w:lineRule="auto"/>
        <w:rPr>
          <w:rFonts w:eastAsiaTheme="minorEastAsia" w:cstheme="minorHAnsi"/>
          <w:sz w:val="24"/>
          <w:szCs w:val="24"/>
        </w:rPr>
      </w:pPr>
      <w:r>
        <w:rPr>
          <w:rFonts w:eastAsiaTheme="minorEastAsia" w:cstheme="minorHAnsi"/>
          <w:sz w:val="24"/>
          <w:szCs w:val="24"/>
        </w:rPr>
        <w:t>When</w:t>
      </w:r>
      <w:r w:rsidR="00EA706C" w:rsidRPr="009111C1">
        <w:rPr>
          <w:rFonts w:eastAsiaTheme="minorEastAsia" w:cstheme="minorHAnsi"/>
          <w:sz w:val="24"/>
          <w:szCs w:val="24"/>
        </w:rPr>
        <w:t xml:space="preserve"> us</w:t>
      </w:r>
      <w:r>
        <w:rPr>
          <w:rFonts w:eastAsiaTheme="minorEastAsia" w:cstheme="minorHAnsi"/>
          <w:sz w:val="24"/>
          <w:szCs w:val="24"/>
        </w:rPr>
        <w:t>ing</w:t>
      </w:r>
      <w:r w:rsidR="00EA706C" w:rsidRPr="009111C1">
        <w:rPr>
          <w:rFonts w:eastAsiaTheme="minorEastAsia" w:cstheme="minorHAnsi"/>
          <w:sz w:val="24"/>
          <w:szCs w:val="24"/>
        </w:rPr>
        <w:t xml:space="preserve"> the Baily-Chetty function we need estimates of the change in consumption going from employment to unemployment,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00EA706C" w:rsidRPr="009111C1">
        <w:rPr>
          <w:rFonts w:eastAsiaTheme="minorEastAsia" w:cstheme="minorHAnsi"/>
          <w:sz w:val="24"/>
          <w:szCs w:val="24"/>
        </w:rPr>
        <w:t>and use the compensation rate</w:t>
      </w:r>
      <w:r w:rsidR="004F68F1">
        <w:rPr>
          <w:rFonts w:eastAsiaTheme="minorEastAsia" w:cstheme="minorHAnsi"/>
          <w:sz w:val="24"/>
          <w:szCs w:val="24"/>
        </w:rPr>
        <w:t>.</w:t>
      </w:r>
      <w:r w:rsidR="00EA706C" w:rsidRPr="009111C1">
        <w:rPr>
          <w:rFonts w:eastAsiaTheme="minorEastAsia" w:cstheme="minorHAnsi"/>
          <w:sz w:val="24"/>
          <w:szCs w:val="24"/>
        </w:rPr>
        <w:t xml:space="preserve"> </w:t>
      </w:r>
      <w:r w:rsidR="004F68F1">
        <w:rPr>
          <w:rFonts w:eastAsiaTheme="minorEastAsia" w:cstheme="minorHAnsi"/>
          <w:sz w:val="24"/>
          <w:szCs w:val="24"/>
        </w:rPr>
        <w:t>I</w:t>
      </w:r>
      <w:r w:rsidR="00EA706C" w:rsidRPr="009111C1">
        <w:rPr>
          <w:rFonts w:eastAsiaTheme="minorEastAsia" w:cstheme="minorHAnsi"/>
          <w:sz w:val="24"/>
          <w:szCs w:val="24"/>
        </w:rPr>
        <w:t>n</w:t>
      </w:r>
      <w:r w:rsidR="004F68F1">
        <w:rPr>
          <w:rFonts w:eastAsiaTheme="minorEastAsia" w:cstheme="minorHAnsi"/>
          <w:sz w:val="24"/>
          <w:szCs w:val="24"/>
        </w:rPr>
        <w:t xml:space="preserve"> </w:t>
      </w:r>
      <w:r>
        <w:rPr>
          <w:rFonts w:eastAsiaTheme="minorEastAsia" w:cstheme="minorHAnsi"/>
          <w:sz w:val="24"/>
          <w:szCs w:val="24"/>
        </w:rPr>
        <w:t>case 1</w:t>
      </w:r>
      <w:r w:rsidR="00EA706C" w:rsidRPr="009111C1">
        <w:rPr>
          <w:rFonts w:eastAsiaTheme="minorEastAsia" w:cstheme="minorHAnsi"/>
          <w:sz w:val="24"/>
          <w:szCs w:val="24"/>
        </w:rPr>
        <w:t xml:space="preserve"> </w:t>
      </w:r>
      <w:r w:rsidR="004F68F1">
        <w:rPr>
          <w:rFonts w:eastAsiaTheme="minorEastAsia" w:cstheme="minorHAnsi"/>
          <w:sz w:val="24"/>
          <w:szCs w:val="24"/>
        </w:rPr>
        <w:t xml:space="preserve">we use the compensation rate calculated </w:t>
      </w:r>
      <w:r w:rsidR="00EA706C" w:rsidRPr="009111C1">
        <w:rPr>
          <w:rFonts w:eastAsiaTheme="minorEastAsia" w:cstheme="minorHAnsi"/>
          <w:sz w:val="24"/>
          <w:szCs w:val="24"/>
        </w:rPr>
        <w:t xml:space="preserve">by </w:t>
      </w:r>
      <w:r w:rsidR="00156602">
        <w:rPr>
          <w:rFonts w:eastAsiaTheme="minorEastAsia" w:cstheme="minorHAnsi"/>
          <w:sz w:val="24"/>
          <w:szCs w:val="24"/>
        </w:rPr>
        <w:fldChar w:fldCharType="begin" w:fldLock="1"/>
      </w:r>
      <w:r w:rsidR="00E0448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156602">
        <w:rPr>
          <w:rFonts w:eastAsiaTheme="minorEastAsia" w:cstheme="minorHAnsi"/>
          <w:sz w:val="24"/>
          <w:szCs w:val="24"/>
        </w:rPr>
        <w:fldChar w:fldCharType="separate"/>
      </w:r>
      <w:r w:rsidR="00156602" w:rsidRPr="00156602">
        <w:rPr>
          <w:rFonts w:eastAsiaTheme="minorEastAsia" w:cstheme="minorHAnsi"/>
          <w:noProof/>
          <w:sz w:val="24"/>
          <w:szCs w:val="24"/>
        </w:rPr>
        <w:t>(Aastrup, 2018)</w:t>
      </w:r>
      <w:r w:rsidR="00156602">
        <w:rPr>
          <w:rFonts w:eastAsiaTheme="minorEastAsia" w:cstheme="minorHAnsi"/>
          <w:sz w:val="24"/>
          <w:szCs w:val="24"/>
        </w:rPr>
        <w:fldChar w:fldCharType="end"/>
      </w:r>
      <w:r w:rsidR="00156602">
        <w:rPr>
          <w:rFonts w:eastAsiaTheme="minorEastAsia" w:cstheme="minorHAnsi"/>
          <w:sz w:val="24"/>
          <w:szCs w:val="24"/>
        </w:rPr>
        <w:t xml:space="preserve">, </w:t>
      </w:r>
      <w:r w:rsidR="004F68F1">
        <w:rPr>
          <w:rFonts w:eastAsiaTheme="minorEastAsia" w:cstheme="minorHAnsi"/>
          <w:sz w:val="24"/>
          <w:szCs w:val="24"/>
        </w:rPr>
        <w:t xml:space="preserve">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00EA706C" w:rsidRPr="009111C1">
        <w:rPr>
          <w:rFonts w:eastAsiaTheme="minorEastAsia" w:cstheme="minorHAnsi"/>
          <w:sz w:val="24"/>
          <w:szCs w:val="24"/>
        </w:rPr>
        <w:t xml:space="preserve">n case 2 </w:t>
      </w:r>
      <w:r w:rsidR="006503D9">
        <w:rPr>
          <w:rFonts w:eastAsiaTheme="minorEastAsia" w:cstheme="minorHAnsi"/>
          <w:sz w:val="24"/>
          <w:szCs w:val="24"/>
        </w:rPr>
        <w:t>we use the compensation rate calculated by the income insurance commission also using 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w:t>
      </w:r>
      <w:r w:rsidR="006503D9">
        <w:rPr>
          <w:rFonts w:eastAsiaTheme="minorEastAsia" w:cstheme="minorHAnsi"/>
          <w:sz w:val="24"/>
          <w:szCs w:val="24"/>
        </w:rPr>
        <w:t>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00EA706C"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Pr>
          <w:rStyle w:val="Fodnotehenvisning"/>
          <w:rFonts w:eastAsiaTheme="minorEastAsia" w:cstheme="minorHAnsi"/>
          <w:sz w:val="24"/>
          <w:szCs w:val="24"/>
        </w:rPr>
        <w:footnoteReference w:id="21"/>
      </w:r>
      <w:r w:rsidR="00642F26" w:rsidRPr="009111C1">
        <w:rPr>
          <w:rFonts w:eastAsiaTheme="minorEastAsia" w:cstheme="minorHAnsi"/>
          <w:sz w:val="24"/>
          <w:szCs w:val="24"/>
        </w:rPr>
        <w:t xml:space="preserve"> </w:t>
      </w:r>
      <w:r w:rsidR="005C21DA">
        <w:rPr>
          <w:rFonts w:eastAsiaTheme="minorEastAsia" w:cstheme="minorHAnsi"/>
          <w:sz w:val="24"/>
          <w:szCs w:val="24"/>
        </w:rPr>
        <w:t xml:space="preserve">in all cases, changes to the unemployment rate will </w:t>
      </w:r>
      <w:r w:rsidR="005C21DA">
        <w:rPr>
          <w:rFonts w:eastAsiaTheme="minorEastAsia" w:cstheme="minorHAnsi"/>
          <w:sz w:val="24"/>
          <w:szCs w:val="24"/>
        </w:rPr>
        <w:lastRenderedPageBreak/>
        <w:t xml:space="preserve">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8B9FE0E" w14:textId="5EB5C473" w:rsidR="00A83A56"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12A697F"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7A2E9CEF" w:rsidR="00A83A56"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Pr>
          <w:rFonts w:eastAsiaTheme="minorEastAsia" w:cstheme="minorHAnsi"/>
          <w:sz w:val="24"/>
          <w:szCs w:val="24"/>
        </w:rPr>
        <w:t>is larger than the</w:t>
      </w:r>
      <w:r w:rsidR="00B1293A">
        <w:rPr>
          <w:rFonts w:eastAsiaTheme="minorEastAsia" w:cstheme="minorHAnsi"/>
          <w:sz w:val="24"/>
          <w:szCs w:val="24"/>
        </w:rPr>
        <w:t xml:space="preserve"> reduc</w:t>
      </w:r>
      <w:r>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 xml:space="preserve">approximately -0.04 instead </w:t>
      </w:r>
      <w:r w:rsidR="0016509E">
        <w:rPr>
          <w:rFonts w:eastAsiaTheme="minorEastAsia" w:cstheme="minorHAnsi"/>
          <w:sz w:val="24"/>
          <w:szCs w:val="24"/>
        </w:rPr>
        <w:lastRenderedPageBreak/>
        <w:t>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63"/>
      <w:r w:rsidR="000979F6">
        <w:rPr>
          <w:rFonts w:eastAsiaTheme="minorEastAsia" w:cstheme="minorHAnsi"/>
          <w:sz w:val="24"/>
          <w:szCs w:val="24"/>
        </w:rPr>
        <w:t xml:space="preserve">0.41 </w:t>
      </w:r>
      <w:commentRangeEnd w:id="63"/>
      <w:r w:rsidR="000979F6">
        <w:rPr>
          <w:rStyle w:val="Kommentarhenvisning"/>
        </w:rPr>
        <w:commentReference w:id="63"/>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2D24D35E"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positively,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2F502B">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0979F6">
        <w:rPr>
          <w:rFonts w:eastAsiaTheme="minorEastAsia" w:cstheme="minorHAnsi"/>
          <w:sz w:val="24"/>
          <w:szCs w:val="24"/>
        </w:rPr>
        <w:t xml:space="preserve"> In the next section we conclude our findings</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6D3F7160" w14:textId="23F671A1" w:rsidR="00665784" w:rsidRPr="007B17B8"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rate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 xml:space="preserve">to analyze the Danish income insurance program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w:t>
      </w:r>
      <w:r w:rsidR="00A75037" w:rsidRPr="007B17B8">
        <w:rPr>
          <w:sz w:val="24"/>
          <w:szCs w:val="24"/>
        </w:rPr>
        <w:lastRenderedPageBreak/>
        <w:t xml:space="preserve">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sparse</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D5311F">
        <w:rPr>
          <w:sz w:val="24"/>
          <w:szCs w:val="24"/>
        </w:rPr>
        <w:t xml:space="preserve">still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D5311F">
        <w:rPr>
          <w:sz w:val="24"/>
          <w:szCs w:val="24"/>
        </w:rPr>
        <w:t>after presenting</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w:t>
      </w:r>
      <w:r w:rsidR="00D5311F">
        <w:rPr>
          <w:sz w:val="24"/>
          <w:szCs w:val="24"/>
        </w:rPr>
        <w:t>including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62727A">
        <w:rPr>
          <w:sz w:val="24"/>
          <w:szCs w:val="24"/>
        </w:rPr>
        <w:t>w</w:t>
      </w:r>
      <w:r w:rsidR="000F2529" w:rsidRPr="007B17B8">
        <w:rPr>
          <w:sz w:val="24"/>
          <w:szCs w:val="24"/>
        </w:rPr>
        <w:t xml:space="preserve">e include these effects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First, updating</w:t>
      </w:r>
      <w:r w:rsidR="000F2529" w:rsidRPr="007B17B8">
        <w:rPr>
          <w:sz w:val="24"/>
          <w:szCs w:val="24"/>
        </w:rPr>
        <w:t xml:space="preserve"> the labor market equations to incorporate the Danish income insurance program</w:t>
      </w:r>
      <w:r w:rsidR="00F226C4">
        <w:rPr>
          <w:sz w:val="24"/>
          <w:szCs w:val="24"/>
        </w:rPr>
        <w:t>,</w:t>
      </w:r>
      <w:r w:rsidR="0062727A">
        <w:rPr>
          <w:sz w:val="24"/>
          <w:szCs w:val="24"/>
        </w:rPr>
        <w:t xml:space="preserve"> making it possible to</w:t>
      </w:r>
      <w:r w:rsidR="00F226C4">
        <w:rPr>
          <w:sz w:val="24"/>
          <w:szCs w:val="24"/>
        </w:rPr>
        <w:t xml:space="preserve"> introduce</w:t>
      </w:r>
      <w:r w:rsidR="000F2529" w:rsidRPr="007B17B8">
        <w:rPr>
          <w:sz w:val="24"/>
          <w:szCs w:val="24"/>
        </w:rPr>
        <w:t xml:space="preserve"> scenario 1-5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 the </w:t>
      </w:r>
      <w:r w:rsidR="00F226C4">
        <w:rPr>
          <w:sz w:val="24"/>
          <w:szCs w:val="24"/>
        </w:rPr>
        <w:t xml:space="preserve">macro effects </w:t>
      </w:r>
      <w:r w:rsidR="000F2529" w:rsidRPr="007B17B8">
        <w:rPr>
          <w:sz w:val="24"/>
          <w:szCs w:val="24"/>
        </w:rPr>
        <w:t xml:space="preserve">when removing the suppressing of the rate regulation percent introduced in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channels</w:t>
      </w:r>
      <w:r w:rsidR="00560ED3" w:rsidRPr="007B17B8">
        <w:rPr>
          <w:sz w:val="24"/>
          <w:szCs w:val="24"/>
        </w:rPr>
        <w:t>. In scenario 6 we include the macro effects from scenario 1-4 together, thereby allowing the different channels to interact</w:t>
      </w:r>
      <w:r w:rsidR="00A624F1">
        <w:rPr>
          <w:sz w:val="24"/>
          <w:szCs w:val="24"/>
        </w:rPr>
        <w:t xml:space="preserve">, </w:t>
      </w:r>
      <w:r w:rsidR="00F23B92">
        <w:rPr>
          <w:sz w:val="24"/>
          <w:szCs w:val="24"/>
        </w:rPr>
        <w:t>we estimate these four channels to</w:t>
      </w:r>
      <w:r w:rsidR="00F23B92" w:rsidRPr="007B17B8">
        <w:rPr>
          <w:sz w:val="24"/>
          <w:szCs w:val="24"/>
        </w:rPr>
        <w:t xml:space="preserve"> increase unemployment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 We find the micro elasticity to be in the range of 0.33-0.66 depending on the effect o</w:t>
      </w:r>
      <w:r w:rsidR="00F23B92">
        <w:rPr>
          <w:sz w:val="24"/>
          <w:szCs w:val="24"/>
        </w:rPr>
        <w:t>n</w:t>
      </w:r>
      <w:r w:rsidR="00FD35A3" w:rsidRPr="007B17B8">
        <w:rPr>
          <w:sz w:val="24"/>
          <w:szCs w:val="24"/>
        </w:rPr>
        <w:t xml:space="preserve"> the approach rate,</w:t>
      </w:r>
      <w:r w:rsidR="00F23B92">
        <w:rPr>
          <w:sz w:val="24"/>
          <w:szCs w:val="24"/>
        </w:rPr>
        <w:t xml:space="preserve"> with the lower bound using the argumentation form (Jensen…) that there is no effect on the approach rate, and the upper bound using the estimates found by the income insurance commission. T</w:t>
      </w:r>
      <w:r w:rsidR="00FD35A3" w:rsidRPr="007B17B8">
        <w:rPr>
          <w:sz w:val="24"/>
          <w:szCs w:val="24"/>
        </w:rPr>
        <w:t>he elasticity of the macroeconomic effects</w:t>
      </w:r>
      <w:r w:rsidR="00F23B92">
        <w:rPr>
          <w:sz w:val="24"/>
          <w:szCs w:val="24"/>
        </w:rPr>
        <w:t xml:space="preserve"> is found</w:t>
      </w:r>
      <w:r w:rsidR="00FD35A3" w:rsidRPr="007B17B8">
        <w:rPr>
          <w:sz w:val="24"/>
          <w:szCs w:val="24"/>
        </w:rPr>
        <w:t xml:space="preserve"> to be in the range of </w:t>
      </w:r>
      <w:commentRangeStart w:id="64"/>
      <w:commentRangeStart w:id="65"/>
      <w:r w:rsidR="00FD35A3" w:rsidRPr="007B17B8">
        <w:rPr>
          <w:sz w:val="24"/>
          <w:szCs w:val="24"/>
        </w:rPr>
        <w:t>0.35-0.</w:t>
      </w:r>
      <w:commentRangeEnd w:id="64"/>
      <w:r w:rsidR="00FD35A3" w:rsidRPr="007B17B8">
        <w:rPr>
          <w:sz w:val="24"/>
          <w:szCs w:val="24"/>
        </w:rPr>
        <w:t>4</w:t>
      </w:r>
      <w:r w:rsidR="00FD35A3" w:rsidRPr="007B17B8">
        <w:rPr>
          <w:rStyle w:val="Kommentarhenvisning"/>
          <w:sz w:val="24"/>
          <w:szCs w:val="24"/>
        </w:rPr>
        <w:commentReference w:id="64"/>
      </w:r>
      <w:commentRangeEnd w:id="65"/>
      <w:r w:rsidR="00FD35A3" w:rsidRPr="007B17B8">
        <w:rPr>
          <w:rStyle w:val="Kommentarhenvisning"/>
          <w:sz w:val="24"/>
          <w:szCs w:val="24"/>
        </w:rPr>
        <w:commentReference w:id="65"/>
      </w:r>
      <w:r w:rsidR="00F23B92">
        <w:rPr>
          <w:sz w:val="24"/>
          <w:szCs w:val="24"/>
        </w:rPr>
        <w:t>, with the wage-channel being the driving factor</w:t>
      </w:r>
      <w:r w:rsidR="00FD35A3" w:rsidRPr="007B17B8">
        <w:rPr>
          <w:sz w:val="24"/>
          <w:szCs w:val="24"/>
        </w:rPr>
        <w:t xml:space="preserve">. </w:t>
      </w:r>
      <w:r w:rsidR="007B4B48" w:rsidRPr="007B17B8">
        <w:rPr>
          <w:sz w:val="24"/>
          <w:szCs w:val="24"/>
        </w:rPr>
        <w:t xml:space="preserve">Applying these results in the framework of the baily-Chetty function we look at 3 </w:t>
      </w:r>
      <w:r w:rsidR="00F23B92">
        <w:rPr>
          <w:sz w:val="24"/>
          <w:szCs w:val="24"/>
        </w:rPr>
        <w:t xml:space="preserve">different </w:t>
      </w:r>
      <w:r w:rsidR="007B4B48" w:rsidRPr="007B17B8">
        <w:rPr>
          <w:sz w:val="24"/>
          <w:szCs w:val="24"/>
        </w:rPr>
        <w:t>cases,</w:t>
      </w:r>
      <w:r w:rsidR="00F23B92">
        <w:rPr>
          <w:sz w:val="24"/>
          <w:szCs w:val="24"/>
        </w:rPr>
        <w:t xml:space="preserve"> with case 1 and 2 using the estimates argued by respectively the income insurance companies </w:t>
      </w:r>
      <w:r w:rsidR="00CA13D5">
        <w:rPr>
          <w:sz w:val="24"/>
          <w:szCs w:val="24"/>
        </w:rPr>
        <w:t xml:space="preserve">and the </w:t>
      </w:r>
      <w:r w:rsidR="00CA13D5">
        <w:rPr>
          <w:sz w:val="24"/>
          <w:szCs w:val="24"/>
        </w:rPr>
        <w:lastRenderedPageBreak/>
        <w:t>income insurance commission, and</w:t>
      </w:r>
      <w:r w:rsidR="007B4B48" w:rsidRPr="007B17B8">
        <w:rPr>
          <w:sz w:val="24"/>
          <w:szCs w:val="24"/>
        </w:rPr>
        <w:t xml:space="preserve"> case 3 </w:t>
      </w:r>
      <w:r w:rsidR="00CA13D5">
        <w:rPr>
          <w:sz w:val="24"/>
          <w:szCs w:val="24"/>
        </w:rPr>
        <w:t>which we find to be</w:t>
      </w:r>
      <w:r w:rsidR="007B4B48" w:rsidRPr="007B17B8">
        <w:rPr>
          <w:sz w:val="24"/>
          <w:szCs w:val="24"/>
        </w:rPr>
        <w:t xml:space="preserve">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in lowering the effect of the approach rate</w:t>
      </w:r>
      <w:r w:rsidR="00CA13D5">
        <w:rPr>
          <w:sz w:val="24"/>
          <w:szCs w:val="24"/>
        </w:rPr>
        <w:t xml:space="preserve"> to what is empirically found by newer literature</w:t>
      </w:r>
      <w:r w:rsidR="007B4B48" w:rsidRPr="007B17B8">
        <w:rPr>
          <w:sz w:val="24"/>
          <w:szCs w:val="24"/>
        </w:rPr>
        <w:t xml:space="preserve">, together with adding in the 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w:t>
      </w:r>
      <w:r w:rsidR="00CA13D5">
        <w:rPr>
          <w:sz w:val="24"/>
          <w:szCs w:val="24"/>
        </w:rPr>
        <w:t xml:space="preserve"> for case 2 and 3, but </w:t>
      </w:r>
      <w:r w:rsidR="00665784" w:rsidRPr="007B17B8">
        <w:rPr>
          <w:sz w:val="24"/>
          <w:szCs w:val="24"/>
        </w:rPr>
        <w:t>that th</w:t>
      </w:r>
      <w:r w:rsidR="00CA13D5">
        <w:rPr>
          <w:sz w:val="24"/>
          <w:szCs w:val="24"/>
        </w:rPr>
        <w:t>e</w:t>
      </w:r>
      <w:r w:rsidR="00665784" w:rsidRPr="007B17B8">
        <w:rPr>
          <w:sz w:val="24"/>
          <w:szCs w:val="24"/>
        </w:rPr>
        <w:t xml:space="preserve"> result</w:t>
      </w:r>
      <w:r w:rsidR="00CA13D5">
        <w:rPr>
          <w:sz w:val="24"/>
          <w:szCs w:val="24"/>
        </w:rPr>
        <w:t>s for case 3</w:t>
      </w:r>
      <w:r w:rsidR="00665784" w:rsidRPr="007B17B8">
        <w:rPr>
          <w:sz w:val="24"/>
          <w:szCs w:val="24"/>
        </w:rPr>
        <w:t xml:space="preserve">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 xml:space="preserve">if </w:t>
      </w:r>
      <w:r w:rsidR="00A3492F">
        <w:rPr>
          <w:sz w:val="24"/>
          <w:szCs w:val="24"/>
        </w:rPr>
        <w:t xml:space="preserve">we </w:t>
      </w:r>
      <w:r w:rsidR="00FD35A3" w:rsidRPr="007B17B8">
        <w:rPr>
          <w:sz w:val="24"/>
          <w:szCs w:val="24"/>
        </w:rPr>
        <w:t>relax this assumption</w:t>
      </w:r>
      <w:r w:rsidR="00A3492F">
        <w:rPr>
          <w:sz w:val="24"/>
          <w:szCs w:val="24"/>
        </w:rPr>
        <w:t xml:space="preserve"> and use our own empirical results finding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FD35A3" w:rsidRPr="007B17B8">
        <w:rPr>
          <w:sz w:val="24"/>
          <w:szCs w:val="24"/>
        </w:rPr>
        <w:t>,</w:t>
      </w:r>
      <w:r w:rsidR="00091DEB">
        <w:rPr>
          <w:sz w:val="24"/>
          <w:szCs w:val="24"/>
        </w:rPr>
        <w:t xml:space="preserve"> doing this</w:t>
      </w:r>
      <w:r w:rsidR="00FD35A3" w:rsidRPr="007B17B8">
        <w:rPr>
          <w:sz w:val="24"/>
          <w:szCs w:val="24"/>
        </w:rPr>
        <w:t xml:space="preserve"> we find</w:t>
      </w:r>
      <w:r w:rsidR="007B4B48" w:rsidRPr="007B17B8">
        <w:rPr>
          <w:sz w:val="24"/>
          <w:szCs w:val="24"/>
        </w:rPr>
        <w:t xml:space="preserve"> a macro elasticity of 0.47, thereby resulting in the</w:t>
      </w:r>
      <w:r w:rsidR="00FD35A3" w:rsidRPr="007B17B8">
        <w:rPr>
          <w:sz w:val="24"/>
          <w:szCs w:val="24"/>
        </w:rPr>
        <w:t xml:space="preserve"> opposite conclusion for case 3, leaving the political decision to suppress the rate regulation percentage to lower the economic welfare. </w:t>
      </w:r>
    </w:p>
    <w:p w14:paraId="79020409" w14:textId="7D0A9932" w:rsidR="00125EBD" w:rsidRDefault="00125EBD" w:rsidP="004C5315"/>
    <w:p w14:paraId="1AA4201B" w14:textId="257078E9" w:rsidR="007B17B8" w:rsidRDefault="007B17B8" w:rsidP="004C5315"/>
    <w:p w14:paraId="7BC4B61B" w14:textId="448B2417" w:rsidR="00E04480" w:rsidRDefault="00E04480" w:rsidP="004C5315"/>
    <w:p w14:paraId="28F470FB" w14:textId="449F12DE" w:rsidR="00E04480" w:rsidRDefault="00E04480" w:rsidP="004C5315"/>
    <w:p w14:paraId="25A3A5A4" w14:textId="77777777" w:rsidR="00E04480" w:rsidRPr="00665784" w:rsidRDefault="00E04480" w:rsidP="004C5315"/>
    <w:p w14:paraId="55D55952" w14:textId="6F32386E" w:rsidR="004C5315" w:rsidRPr="00665784" w:rsidRDefault="004C5315" w:rsidP="004C5315">
      <w:pPr>
        <w:rPr>
          <w:ins w:id="66" w:author="Simon Thomsen" w:date="2022-11-09T11:41:00Z"/>
        </w:rPr>
      </w:pPr>
    </w:p>
    <w:p w14:paraId="74ABB717" w14:textId="7589233E" w:rsidR="00CD17D9" w:rsidRPr="00B33E3B" w:rsidRDefault="00CD17D9" w:rsidP="00CD17D9">
      <w:pPr>
        <w:pStyle w:val="Overskrift1"/>
        <w:rPr>
          <w:ins w:id="67" w:author="Simon Thomsen" w:date="2022-11-09T11:42:00Z"/>
          <w:lang w:val="da-DK"/>
        </w:rPr>
      </w:pPr>
      <w:ins w:id="68" w:author="Simon Thomsen" w:date="2022-11-09T11:42:00Z">
        <w:r w:rsidRPr="00B33E3B">
          <w:rPr>
            <w:lang w:val="da-DK"/>
          </w:rPr>
          <w:t xml:space="preserve">Reference list </w:t>
        </w:r>
      </w:ins>
    </w:p>
    <w:p w14:paraId="2919FEF5" w14:textId="7D0416A6" w:rsidR="00CD17D9" w:rsidRPr="00B33E3B" w:rsidRDefault="00CD17D9" w:rsidP="00CD17D9">
      <w:pPr>
        <w:rPr>
          <w:ins w:id="69" w:author="Simon Thomsen" w:date="2022-11-09T11:42:00Z"/>
          <w:lang w:val="da-DK"/>
        </w:rPr>
      </w:pPr>
    </w:p>
    <w:p w14:paraId="52CA1341" w14:textId="4FDF653A" w:rsidR="003240E2" w:rsidRPr="003240E2" w:rsidRDefault="00333B3D" w:rsidP="003240E2">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3240E2" w:rsidRPr="003240E2">
        <w:rPr>
          <w:rFonts w:ascii="Calibri" w:hAnsi="Calibri" w:cs="Calibri"/>
          <w:noProof/>
          <w:szCs w:val="24"/>
        </w:rPr>
        <w:t xml:space="preserve">Aastrup, M. (2018). </w:t>
      </w:r>
      <w:r w:rsidR="003240E2" w:rsidRPr="003240E2">
        <w:rPr>
          <w:rFonts w:ascii="Calibri" w:hAnsi="Calibri" w:cs="Calibri"/>
          <w:i/>
          <w:iCs/>
          <w:noProof/>
          <w:szCs w:val="24"/>
        </w:rPr>
        <w:t>30 Års dagpengeforringelser</w:t>
      </w:r>
      <w:r w:rsidR="003240E2" w:rsidRPr="003240E2">
        <w:rPr>
          <w:rFonts w:ascii="Calibri" w:hAnsi="Calibri" w:cs="Calibri"/>
          <w:noProof/>
          <w:szCs w:val="24"/>
        </w:rPr>
        <w:t xml:space="preserve">. </w:t>
      </w:r>
      <w:r w:rsidR="003240E2" w:rsidRPr="003240E2">
        <w:rPr>
          <w:rFonts w:ascii="Calibri" w:hAnsi="Calibri" w:cs="Calibri"/>
          <w:i/>
          <w:iCs/>
          <w:noProof/>
          <w:szCs w:val="24"/>
        </w:rPr>
        <w:t>September 2018</w:t>
      </w:r>
      <w:r w:rsidR="003240E2" w:rsidRPr="003240E2">
        <w:rPr>
          <w:rFonts w:ascii="Calibri" w:hAnsi="Calibri" w:cs="Calibri"/>
          <w:noProof/>
          <w:szCs w:val="24"/>
        </w:rPr>
        <w:t>.</w:t>
      </w:r>
    </w:p>
    <w:p w14:paraId="2D51790F"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Andersen, T. M., &amp; Svarer, M. (2006). Flexicurity: The Danish Labour-Market Model. </w:t>
      </w:r>
      <w:r w:rsidRPr="003240E2">
        <w:rPr>
          <w:rFonts w:ascii="Calibri" w:hAnsi="Calibri" w:cs="Calibri"/>
          <w:i/>
          <w:iCs/>
          <w:noProof/>
          <w:szCs w:val="24"/>
        </w:rPr>
        <w:t>Ekonomisk Debatt</w:t>
      </w:r>
      <w:r w:rsidRPr="003240E2">
        <w:rPr>
          <w:rFonts w:ascii="Calibri" w:hAnsi="Calibri" w:cs="Calibri"/>
          <w:noProof/>
          <w:szCs w:val="24"/>
        </w:rPr>
        <w:t xml:space="preserve">, </w:t>
      </w:r>
      <w:r w:rsidRPr="003240E2">
        <w:rPr>
          <w:rFonts w:ascii="Calibri" w:hAnsi="Calibri" w:cs="Calibri"/>
          <w:i/>
          <w:iCs/>
          <w:noProof/>
          <w:szCs w:val="24"/>
        </w:rPr>
        <w:t>1</w:t>
      </w:r>
      <w:r w:rsidRPr="003240E2">
        <w:rPr>
          <w:rFonts w:ascii="Calibri" w:hAnsi="Calibri" w:cs="Calibri"/>
          <w:noProof/>
          <w:szCs w:val="24"/>
        </w:rPr>
        <w:t>(April), 17–29.</w:t>
      </w:r>
    </w:p>
    <w:p w14:paraId="299E0320"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Andersen, T. M., Svarer, M., &amp; Vejlin, R. M. (2015). Litteraturreview af effekter af indretning af arbejdsunderstøttelsen. </w:t>
      </w:r>
      <w:r w:rsidRPr="003240E2">
        <w:rPr>
          <w:rFonts w:ascii="Calibri" w:hAnsi="Calibri" w:cs="Calibri"/>
          <w:i/>
          <w:iCs/>
          <w:noProof/>
          <w:szCs w:val="24"/>
        </w:rPr>
        <w:t>Beskæftigelsesministeriet</w:t>
      </w:r>
      <w:r w:rsidRPr="003240E2">
        <w:rPr>
          <w:rFonts w:ascii="Calibri" w:hAnsi="Calibri" w:cs="Calibri"/>
          <w:noProof/>
          <w:szCs w:val="24"/>
        </w:rPr>
        <w:t>, 1–99.</w:t>
      </w:r>
    </w:p>
    <w:p w14:paraId="2DEAB1D3"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Bengtsson, E., &amp; Stockhammer, E. (2018). Wages, Income Distribution and Economic Growth: Long-Run </w:t>
      </w:r>
      <w:r w:rsidRPr="003240E2">
        <w:rPr>
          <w:rFonts w:ascii="Calibri" w:hAnsi="Calibri" w:cs="Calibri"/>
          <w:noProof/>
          <w:szCs w:val="24"/>
        </w:rPr>
        <w:lastRenderedPageBreak/>
        <w:t xml:space="preserve">Perspectives in Scandinavia, 1900–2010. </w:t>
      </w:r>
      <w:r w:rsidRPr="003240E2">
        <w:rPr>
          <w:rFonts w:ascii="Calibri" w:hAnsi="Calibri" w:cs="Calibri"/>
          <w:i/>
          <w:iCs/>
          <w:noProof/>
          <w:szCs w:val="24"/>
        </w:rPr>
        <w:t>Review of Political Economy</w:t>
      </w:r>
      <w:r w:rsidRPr="003240E2">
        <w:rPr>
          <w:rFonts w:ascii="Calibri" w:hAnsi="Calibri" w:cs="Calibri"/>
          <w:noProof/>
          <w:szCs w:val="24"/>
        </w:rPr>
        <w:t xml:space="preserve">, </w:t>
      </w:r>
      <w:r w:rsidRPr="003240E2">
        <w:rPr>
          <w:rFonts w:ascii="Calibri" w:hAnsi="Calibri" w:cs="Calibri"/>
          <w:i/>
          <w:iCs/>
          <w:noProof/>
          <w:szCs w:val="24"/>
        </w:rPr>
        <w:t>33</w:t>
      </w:r>
      <w:r w:rsidRPr="003240E2">
        <w:rPr>
          <w:rFonts w:ascii="Calibri" w:hAnsi="Calibri" w:cs="Calibri"/>
          <w:noProof/>
          <w:szCs w:val="24"/>
        </w:rPr>
        <w:t>(4), 725–745. https://doi.org/10.1080/09538259.2020.1860307</w:t>
      </w:r>
    </w:p>
    <w:p w14:paraId="1FB4C54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Boone, C., Dube, A., Goodman, L., &amp; Kaplan, E. (2021). Unemployment Insurance Generosity and Aggregate Employment. </w:t>
      </w:r>
      <w:r w:rsidRPr="003240E2">
        <w:rPr>
          <w:rFonts w:ascii="Calibri" w:hAnsi="Calibri" w:cs="Calibri"/>
          <w:i/>
          <w:iCs/>
          <w:noProof/>
          <w:szCs w:val="24"/>
        </w:rPr>
        <w:t>American Economic Journal: Economic Policy</w:t>
      </w:r>
      <w:r w:rsidRPr="003240E2">
        <w:rPr>
          <w:rFonts w:ascii="Calibri" w:hAnsi="Calibri" w:cs="Calibri"/>
          <w:noProof/>
          <w:szCs w:val="24"/>
        </w:rPr>
        <w:t xml:space="preserve">, </w:t>
      </w:r>
      <w:r w:rsidRPr="003240E2">
        <w:rPr>
          <w:rFonts w:ascii="Calibri" w:hAnsi="Calibri" w:cs="Calibri"/>
          <w:i/>
          <w:iCs/>
          <w:noProof/>
          <w:szCs w:val="24"/>
        </w:rPr>
        <w:t>13</w:t>
      </w:r>
      <w:r w:rsidRPr="003240E2">
        <w:rPr>
          <w:rFonts w:ascii="Calibri" w:hAnsi="Calibri" w:cs="Calibri"/>
          <w:noProof/>
          <w:szCs w:val="24"/>
        </w:rPr>
        <w:t>(2), 58–99. https://doi.org/10.1257/pol.20160613</w:t>
      </w:r>
    </w:p>
    <w:p w14:paraId="7500A4D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Byrialsen, M. R., &amp; Raza, H. (2018). Macroeconomic effects of unemployment benefits in small open economies: A stock–flow consistent approach. </w:t>
      </w:r>
      <w:r w:rsidRPr="003240E2">
        <w:rPr>
          <w:rFonts w:ascii="Calibri" w:hAnsi="Calibri" w:cs="Calibri"/>
          <w:i/>
          <w:iCs/>
          <w:noProof/>
          <w:szCs w:val="24"/>
        </w:rPr>
        <w:t>European Journal of Economics and Economic Policies: Intervention</w:t>
      </w:r>
      <w:r w:rsidRPr="003240E2">
        <w:rPr>
          <w:rFonts w:ascii="Calibri" w:hAnsi="Calibri" w:cs="Calibri"/>
          <w:noProof/>
          <w:szCs w:val="24"/>
        </w:rPr>
        <w:t xml:space="preserve">, </w:t>
      </w:r>
      <w:r w:rsidRPr="003240E2">
        <w:rPr>
          <w:rFonts w:ascii="Calibri" w:hAnsi="Calibri" w:cs="Calibri"/>
          <w:i/>
          <w:iCs/>
          <w:noProof/>
          <w:szCs w:val="24"/>
        </w:rPr>
        <w:t>15</w:t>
      </w:r>
      <w:r w:rsidRPr="003240E2">
        <w:rPr>
          <w:rFonts w:ascii="Calibri" w:hAnsi="Calibri" w:cs="Calibri"/>
          <w:noProof/>
          <w:szCs w:val="24"/>
        </w:rPr>
        <w:t>(3), 335–363. https://doi.org/10.4337/ejeep.2018.0032</w:t>
      </w:r>
    </w:p>
    <w:p w14:paraId="34C06522"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Byrialsen, M. R., Raza, H., &amp; Valdecantos, S. (2022). </w:t>
      </w:r>
      <w:r w:rsidRPr="003240E2">
        <w:rPr>
          <w:rFonts w:ascii="Calibri" w:hAnsi="Calibri" w:cs="Calibri"/>
          <w:i/>
          <w:iCs/>
          <w:noProof/>
          <w:szCs w:val="24"/>
        </w:rPr>
        <w:t>QMDE : A QUARTERLY EMPIRICAL MODEL FOR THE DANISH ECONOMY : A STOCK-FLOW CONSISTENT APPROACH</w:t>
      </w:r>
      <w:r w:rsidRPr="003240E2">
        <w:rPr>
          <w:rFonts w:ascii="Calibri" w:hAnsi="Calibri" w:cs="Calibri"/>
          <w:noProof/>
          <w:szCs w:val="24"/>
        </w:rPr>
        <w:t xml:space="preserve">. </w:t>
      </w:r>
      <w:r w:rsidRPr="003240E2">
        <w:rPr>
          <w:rFonts w:ascii="Calibri" w:hAnsi="Calibri" w:cs="Calibri"/>
          <w:i/>
          <w:iCs/>
          <w:noProof/>
          <w:szCs w:val="24"/>
        </w:rPr>
        <w:t>79</w:t>
      </w:r>
      <w:r w:rsidRPr="003240E2">
        <w:rPr>
          <w:rFonts w:ascii="Calibri" w:hAnsi="Calibri" w:cs="Calibri"/>
          <w:noProof/>
          <w:szCs w:val="24"/>
        </w:rPr>
        <w:t>.</w:t>
      </w:r>
    </w:p>
    <w:p w14:paraId="53F4969A"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Chetty, R. (2006). A general formula for the optimal level of social insurance. </w:t>
      </w:r>
      <w:r w:rsidRPr="003240E2">
        <w:rPr>
          <w:rFonts w:ascii="Calibri" w:hAnsi="Calibri" w:cs="Calibri"/>
          <w:i/>
          <w:iCs/>
          <w:noProof/>
          <w:szCs w:val="24"/>
        </w:rPr>
        <w:t>Journal of Public Economics</w:t>
      </w:r>
      <w:r w:rsidRPr="003240E2">
        <w:rPr>
          <w:rFonts w:ascii="Calibri" w:hAnsi="Calibri" w:cs="Calibri"/>
          <w:noProof/>
          <w:szCs w:val="24"/>
        </w:rPr>
        <w:t xml:space="preserve">, </w:t>
      </w:r>
      <w:r w:rsidRPr="003240E2">
        <w:rPr>
          <w:rFonts w:ascii="Calibri" w:hAnsi="Calibri" w:cs="Calibri"/>
          <w:i/>
          <w:iCs/>
          <w:noProof/>
          <w:szCs w:val="24"/>
        </w:rPr>
        <w:t>90</w:t>
      </w:r>
      <w:r w:rsidRPr="003240E2">
        <w:rPr>
          <w:rFonts w:ascii="Calibri" w:hAnsi="Calibri" w:cs="Calibri"/>
          <w:noProof/>
          <w:szCs w:val="24"/>
        </w:rPr>
        <w:t>(10–11), 1879–1901. https://doi.org/10.1016/j.jpubeco.2006.01.004</w:t>
      </w:r>
    </w:p>
    <w:p w14:paraId="69427632"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Chetty, R. (2008). Moral hazard versus liquidity and optimal unemployment insurance. </w:t>
      </w:r>
      <w:r w:rsidRPr="003240E2">
        <w:rPr>
          <w:rFonts w:ascii="Calibri" w:hAnsi="Calibri" w:cs="Calibri"/>
          <w:i/>
          <w:iCs/>
          <w:noProof/>
          <w:szCs w:val="24"/>
        </w:rPr>
        <w:t>Journal of Political Economy</w:t>
      </w:r>
      <w:r w:rsidRPr="003240E2">
        <w:rPr>
          <w:rFonts w:ascii="Calibri" w:hAnsi="Calibri" w:cs="Calibri"/>
          <w:noProof/>
          <w:szCs w:val="24"/>
        </w:rPr>
        <w:t xml:space="preserve">, </w:t>
      </w:r>
      <w:r w:rsidRPr="003240E2">
        <w:rPr>
          <w:rFonts w:ascii="Calibri" w:hAnsi="Calibri" w:cs="Calibri"/>
          <w:i/>
          <w:iCs/>
          <w:noProof/>
          <w:szCs w:val="24"/>
        </w:rPr>
        <w:t>116</w:t>
      </w:r>
      <w:r w:rsidRPr="003240E2">
        <w:rPr>
          <w:rFonts w:ascii="Calibri" w:hAnsi="Calibri" w:cs="Calibri"/>
          <w:noProof/>
          <w:szCs w:val="24"/>
        </w:rPr>
        <w:t>(2), 173–234. https://doi.org/10.1086/588585</w:t>
      </w:r>
    </w:p>
    <w:p w14:paraId="35BD5DB7"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Dagpengekommissionen. (2015). </w:t>
      </w:r>
      <w:r w:rsidRPr="003240E2">
        <w:rPr>
          <w:rFonts w:ascii="Calibri" w:hAnsi="Calibri" w:cs="Calibri"/>
          <w:i/>
          <w:iCs/>
          <w:noProof/>
          <w:szCs w:val="24"/>
        </w:rPr>
        <w:t>Kompensationsgraden i dagpengesystemet</w:t>
      </w:r>
      <w:r w:rsidRPr="003240E2">
        <w:rPr>
          <w:rFonts w:ascii="Calibri" w:hAnsi="Calibri" w:cs="Calibri"/>
          <w:noProof/>
          <w:szCs w:val="24"/>
        </w:rPr>
        <w:t>. 41.</w:t>
      </w:r>
    </w:p>
    <w:p w14:paraId="3CC1117E"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Dagpengekommissionens sekretariat. (2015). Dagpengemodellen teknisk analyserapport. </w:t>
      </w:r>
      <w:r w:rsidRPr="003240E2">
        <w:rPr>
          <w:rFonts w:ascii="Calibri" w:hAnsi="Calibri" w:cs="Calibri"/>
          <w:i/>
          <w:iCs/>
          <w:noProof/>
          <w:szCs w:val="24"/>
        </w:rPr>
        <w:t>Beskæftigelsesmi</w:t>
      </w:r>
      <w:r w:rsidRPr="003240E2">
        <w:rPr>
          <w:rFonts w:ascii="Calibri" w:hAnsi="Calibri" w:cs="Calibri"/>
          <w:noProof/>
          <w:szCs w:val="24"/>
        </w:rPr>
        <w:t>.</w:t>
      </w:r>
    </w:p>
    <w:p w14:paraId="55C8EAB6"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Danmarks Statistik. (2012). ADAM - En Model Af Dansk Økonomi. In </w:t>
      </w:r>
      <w:r w:rsidRPr="003240E2">
        <w:rPr>
          <w:rFonts w:ascii="Calibri" w:hAnsi="Calibri" w:cs="Calibri"/>
          <w:i/>
          <w:iCs/>
          <w:noProof/>
          <w:szCs w:val="24"/>
        </w:rPr>
        <w:t>Danmarks Statistik</w:t>
      </w:r>
      <w:r w:rsidRPr="003240E2">
        <w:rPr>
          <w:rFonts w:ascii="Calibri" w:hAnsi="Calibri" w:cs="Calibri"/>
          <w:noProof/>
          <w:szCs w:val="24"/>
        </w:rPr>
        <w:t>. Danmarks Statistik. https://www.dst.dk/da/Statistik/Publikationer/VisPub?cid=17987</w:t>
      </w:r>
    </w:p>
    <w:p w14:paraId="17E11D17"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De Økonomiske Råd. (2022). </w:t>
      </w:r>
      <w:r w:rsidRPr="003240E2">
        <w:rPr>
          <w:rFonts w:ascii="Calibri" w:hAnsi="Calibri" w:cs="Calibri"/>
          <w:i/>
          <w:iCs/>
          <w:noProof/>
          <w:szCs w:val="24"/>
        </w:rPr>
        <w:t>RAPPORT FRA FORMANDSKABET DANSK ØKONOMI FORÅR 2022</w:t>
      </w:r>
      <w:r w:rsidRPr="003240E2">
        <w:rPr>
          <w:rFonts w:ascii="Calibri" w:hAnsi="Calibri" w:cs="Calibri"/>
          <w:noProof/>
          <w:szCs w:val="24"/>
        </w:rPr>
        <w:t>. https://dors.dk/raad-vismaend/loven.</w:t>
      </w:r>
    </w:p>
    <w:p w14:paraId="3225AE1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3240E2">
        <w:rPr>
          <w:rFonts w:ascii="Calibri" w:hAnsi="Calibri" w:cs="Calibri"/>
          <w:i/>
          <w:iCs/>
          <w:noProof/>
          <w:szCs w:val="24"/>
        </w:rPr>
        <w:t>SSRN Electronic Journal</w:t>
      </w:r>
      <w:r w:rsidRPr="003240E2">
        <w:rPr>
          <w:rFonts w:ascii="Calibri" w:hAnsi="Calibri" w:cs="Calibri"/>
          <w:noProof/>
          <w:szCs w:val="24"/>
        </w:rPr>
        <w:t xml:space="preserve">, </w:t>
      </w:r>
      <w:r w:rsidRPr="003240E2">
        <w:rPr>
          <w:rFonts w:ascii="Calibri" w:hAnsi="Calibri" w:cs="Calibri"/>
          <w:i/>
          <w:iCs/>
          <w:noProof/>
          <w:szCs w:val="24"/>
        </w:rPr>
        <w:t>11496</w:t>
      </w:r>
      <w:r w:rsidRPr="003240E2">
        <w:rPr>
          <w:rFonts w:ascii="Calibri" w:hAnsi="Calibri" w:cs="Calibri"/>
          <w:noProof/>
          <w:szCs w:val="24"/>
        </w:rPr>
        <w:t>. https://doi.org/10.2139/ssrn.3177370</w:t>
      </w:r>
    </w:p>
    <w:p w14:paraId="6A943457"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Dray, M., &amp; Thirlwall, A. P. (2011). The endogeneity of the natural rate of growth for a selection of Asian countries. </w:t>
      </w:r>
      <w:r w:rsidRPr="003240E2">
        <w:rPr>
          <w:rFonts w:ascii="Calibri" w:hAnsi="Calibri" w:cs="Calibri"/>
          <w:i/>
          <w:iCs/>
          <w:noProof/>
          <w:szCs w:val="24"/>
        </w:rPr>
        <w:t>Journal of Post Keynesian Economics</w:t>
      </w:r>
      <w:r w:rsidRPr="003240E2">
        <w:rPr>
          <w:rFonts w:ascii="Calibri" w:hAnsi="Calibri" w:cs="Calibri"/>
          <w:noProof/>
          <w:szCs w:val="24"/>
        </w:rPr>
        <w:t xml:space="preserve">, </w:t>
      </w:r>
      <w:r w:rsidRPr="003240E2">
        <w:rPr>
          <w:rFonts w:ascii="Calibri" w:hAnsi="Calibri" w:cs="Calibri"/>
          <w:i/>
          <w:iCs/>
          <w:noProof/>
          <w:szCs w:val="24"/>
        </w:rPr>
        <w:t>33</w:t>
      </w:r>
      <w:r w:rsidRPr="003240E2">
        <w:rPr>
          <w:rFonts w:ascii="Calibri" w:hAnsi="Calibri" w:cs="Calibri"/>
          <w:noProof/>
          <w:szCs w:val="24"/>
        </w:rPr>
        <w:t>(3), 451–468. https://doi.org/10.2753/PKE0160-3477330303</w:t>
      </w:r>
    </w:p>
    <w:p w14:paraId="52A8F034"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DREAM. (2013). </w:t>
      </w:r>
      <w:r w:rsidRPr="003240E2">
        <w:rPr>
          <w:rFonts w:ascii="Calibri" w:hAnsi="Calibri" w:cs="Calibri"/>
          <w:i/>
          <w:iCs/>
          <w:noProof/>
          <w:szCs w:val="24"/>
        </w:rPr>
        <w:t>Langsigtet økonomisk fremskrivning 2013</w:t>
      </w:r>
      <w:r w:rsidRPr="003240E2">
        <w:rPr>
          <w:rFonts w:ascii="Calibri" w:hAnsi="Calibri" w:cs="Calibri"/>
          <w:noProof/>
          <w:szCs w:val="24"/>
        </w:rPr>
        <w:t xml:space="preserve">. </w:t>
      </w:r>
      <w:r w:rsidRPr="003240E2">
        <w:rPr>
          <w:rFonts w:ascii="Calibri" w:hAnsi="Calibri" w:cs="Calibri"/>
          <w:i/>
          <w:iCs/>
          <w:noProof/>
          <w:szCs w:val="24"/>
        </w:rPr>
        <w:t>August</w:t>
      </w:r>
      <w:r w:rsidRPr="003240E2">
        <w:rPr>
          <w:rFonts w:ascii="Calibri" w:hAnsi="Calibri" w:cs="Calibri"/>
          <w:noProof/>
          <w:szCs w:val="24"/>
        </w:rPr>
        <w:t>.</w:t>
      </w:r>
    </w:p>
    <w:p w14:paraId="3613EBBC"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Fagbevægelsens Hovedorganisation. (2021). </w:t>
      </w:r>
      <w:r w:rsidRPr="003240E2">
        <w:rPr>
          <w:rFonts w:ascii="Calibri" w:hAnsi="Calibri" w:cs="Calibri"/>
          <w:i/>
          <w:iCs/>
          <w:noProof/>
          <w:szCs w:val="24"/>
        </w:rPr>
        <w:t>Mere tryghed til lønmodtagerne</w:t>
      </w:r>
      <w:r w:rsidRPr="003240E2">
        <w:rPr>
          <w:rFonts w:ascii="Calibri" w:hAnsi="Calibri" w:cs="Calibri"/>
          <w:noProof/>
          <w:szCs w:val="24"/>
        </w:rPr>
        <w:t>.</w:t>
      </w:r>
    </w:p>
    <w:p w14:paraId="354753E7"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Falch, N. S. (2015). </w:t>
      </w:r>
      <w:r w:rsidRPr="003240E2">
        <w:rPr>
          <w:rFonts w:ascii="Calibri" w:hAnsi="Calibri" w:cs="Calibri"/>
          <w:i/>
          <w:iCs/>
          <w:noProof/>
          <w:szCs w:val="24"/>
        </w:rPr>
        <w:t>Three essays on unemployment insurance</w:t>
      </w:r>
      <w:r w:rsidRPr="003240E2">
        <w:rPr>
          <w:rFonts w:ascii="Calibri" w:hAnsi="Calibri" w:cs="Calibri"/>
          <w:noProof/>
          <w:szCs w:val="24"/>
        </w:rPr>
        <w:t xml:space="preserve">. </w:t>
      </w:r>
      <w:r w:rsidRPr="003240E2">
        <w:rPr>
          <w:rFonts w:ascii="Calibri" w:hAnsi="Calibri" w:cs="Calibri"/>
          <w:i/>
          <w:iCs/>
          <w:noProof/>
          <w:szCs w:val="24"/>
        </w:rPr>
        <w:t>April</w:t>
      </w:r>
      <w:r w:rsidRPr="003240E2">
        <w:rPr>
          <w:rFonts w:ascii="Calibri" w:hAnsi="Calibri" w:cs="Calibri"/>
          <w:noProof/>
          <w:szCs w:val="24"/>
        </w:rPr>
        <w:t>.</w:t>
      </w:r>
    </w:p>
    <w:p w14:paraId="0C6A9F23"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Fazzari, S. M., Ferri, P., &amp; Variato, A. M. (2020). Demand-led growth and accommodating supply. </w:t>
      </w:r>
      <w:r w:rsidRPr="003240E2">
        <w:rPr>
          <w:rFonts w:ascii="Calibri" w:hAnsi="Calibri" w:cs="Calibri"/>
          <w:i/>
          <w:iCs/>
          <w:noProof/>
          <w:szCs w:val="24"/>
        </w:rPr>
        <w:t>Cambridge Journal of Economics</w:t>
      </w:r>
      <w:r w:rsidRPr="003240E2">
        <w:rPr>
          <w:rFonts w:ascii="Calibri" w:hAnsi="Calibri" w:cs="Calibri"/>
          <w:noProof/>
          <w:szCs w:val="24"/>
        </w:rPr>
        <w:t xml:space="preserve">, </w:t>
      </w:r>
      <w:r w:rsidRPr="003240E2">
        <w:rPr>
          <w:rFonts w:ascii="Calibri" w:hAnsi="Calibri" w:cs="Calibri"/>
          <w:i/>
          <w:iCs/>
          <w:noProof/>
          <w:szCs w:val="24"/>
        </w:rPr>
        <w:t>44</w:t>
      </w:r>
      <w:r w:rsidRPr="003240E2">
        <w:rPr>
          <w:rFonts w:ascii="Calibri" w:hAnsi="Calibri" w:cs="Calibri"/>
          <w:noProof/>
          <w:szCs w:val="24"/>
        </w:rPr>
        <w:t>(3), 583–605. https://doi.org/10.1093/cje/bez055</w:t>
      </w:r>
    </w:p>
    <w:p w14:paraId="7167A980"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Finansministeriet. (2017). </w:t>
      </w:r>
      <w:r w:rsidRPr="003240E2">
        <w:rPr>
          <w:rFonts w:ascii="Calibri" w:hAnsi="Calibri" w:cs="Calibri"/>
          <w:i/>
          <w:iCs/>
          <w:noProof/>
          <w:szCs w:val="24"/>
        </w:rPr>
        <w:t>Det danske pensionssystem nu og i fremtiden</w:t>
      </w:r>
      <w:r w:rsidRPr="003240E2">
        <w:rPr>
          <w:rFonts w:ascii="Calibri" w:hAnsi="Calibri" w:cs="Calibri"/>
          <w:noProof/>
          <w:szCs w:val="24"/>
        </w:rPr>
        <w:t>.</w:t>
      </w:r>
    </w:p>
    <w:p w14:paraId="30DE7EA6"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Finkelstein, A., &amp; Chetty, R. (2012). </w:t>
      </w:r>
      <w:r w:rsidRPr="003240E2">
        <w:rPr>
          <w:rFonts w:ascii="Calibri" w:hAnsi="Calibri" w:cs="Calibri"/>
          <w:i/>
          <w:iCs/>
          <w:noProof/>
          <w:szCs w:val="24"/>
        </w:rPr>
        <w:t>SOCIAL INSURANCE: CONNECTING THEORY TO DATA</w:t>
      </w:r>
      <w:r w:rsidRPr="003240E2">
        <w:rPr>
          <w:rFonts w:ascii="Calibri" w:hAnsi="Calibri" w:cs="Calibri"/>
          <w:noProof/>
          <w:szCs w:val="24"/>
        </w:rPr>
        <w:t>.</w:t>
      </w:r>
    </w:p>
    <w:p w14:paraId="62AD768D"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Fredriksson, P., &amp; Söderström, M. (2020). The equilibrium impact of unemployment insurance on unemployment: Evidence from a non-linear policy rule. </w:t>
      </w:r>
      <w:r w:rsidRPr="003240E2">
        <w:rPr>
          <w:rFonts w:ascii="Calibri" w:hAnsi="Calibri" w:cs="Calibri"/>
          <w:i/>
          <w:iCs/>
          <w:noProof/>
          <w:szCs w:val="24"/>
        </w:rPr>
        <w:t>Journal of Public Economics</w:t>
      </w:r>
      <w:r w:rsidRPr="003240E2">
        <w:rPr>
          <w:rFonts w:ascii="Calibri" w:hAnsi="Calibri" w:cs="Calibri"/>
          <w:noProof/>
          <w:szCs w:val="24"/>
        </w:rPr>
        <w:t xml:space="preserve">, </w:t>
      </w:r>
      <w:r w:rsidRPr="003240E2">
        <w:rPr>
          <w:rFonts w:ascii="Calibri" w:hAnsi="Calibri" w:cs="Calibri"/>
          <w:i/>
          <w:iCs/>
          <w:noProof/>
          <w:szCs w:val="24"/>
        </w:rPr>
        <w:t>187</w:t>
      </w:r>
      <w:r w:rsidRPr="003240E2">
        <w:rPr>
          <w:rFonts w:ascii="Calibri" w:hAnsi="Calibri" w:cs="Calibri"/>
          <w:noProof/>
          <w:szCs w:val="24"/>
        </w:rPr>
        <w:t>, 104199. https://doi.org/10.1016/j.jpubeco.2020.104199</w:t>
      </w:r>
    </w:p>
    <w:p w14:paraId="33A9EDAB"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Gutierrez, I. A. (2016). Job insecurity, unemployment insurance and on-the-job search. Evidence from older American workers. </w:t>
      </w:r>
      <w:r w:rsidRPr="003240E2">
        <w:rPr>
          <w:rFonts w:ascii="Calibri" w:hAnsi="Calibri" w:cs="Calibri"/>
          <w:i/>
          <w:iCs/>
          <w:noProof/>
          <w:szCs w:val="24"/>
        </w:rPr>
        <w:t>Labour Economics</w:t>
      </w:r>
      <w:r w:rsidRPr="003240E2">
        <w:rPr>
          <w:rFonts w:ascii="Calibri" w:hAnsi="Calibri" w:cs="Calibri"/>
          <w:noProof/>
          <w:szCs w:val="24"/>
        </w:rPr>
        <w:t xml:space="preserve">, </w:t>
      </w:r>
      <w:r w:rsidRPr="003240E2">
        <w:rPr>
          <w:rFonts w:ascii="Calibri" w:hAnsi="Calibri" w:cs="Calibri"/>
          <w:i/>
          <w:iCs/>
          <w:noProof/>
          <w:szCs w:val="24"/>
        </w:rPr>
        <w:t>41</w:t>
      </w:r>
      <w:r w:rsidRPr="003240E2">
        <w:rPr>
          <w:rFonts w:ascii="Calibri" w:hAnsi="Calibri" w:cs="Calibri"/>
          <w:noProof/>
          <w:szCs w:val="24"/>
        </w:rPr>
        <w:t>, 228–245. https://doi.org/10.1016/j.labeco.2016.05.011</w:t>
      </w:r>
    </w:p>
    <w:p w14:paraId="190F88EC"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lastRenderedPageBreak/>
        <w:t xml:space="preserve">Hagedorn, M., Karahan, F., Manovskii, I., &amp; Mitman, K. (2013). Unemployment Benefits and Unemployment in the Great Recession: The Role of Macro Effects. </w:t>
      </w:r>
      <w:r w:rsidRPr="003240E2">
        <w:rPr>
          <w:rFonts w:ascii="Calibri" w:hAnsi="Calibri" w:cs="Calibri"/>
          <w:i/>
          <w:iCs/>
          <w:noProof/>
          <w:szCs w:val="24"/>
        </w:rPr>
        <w:t>SSRN Electronic Journal</w:t>
      </w:r>
      <w:r w:rsidRPr="003240E2">
        <w:rPr>
          <w:rFonts w:ascii="Calibri" w:hAnsi="Calibri" w:cs="Calibri"/>
          <w:noProof/>
          <w:szCs w:val="24"/>
        </w:rPr>
        <w:t>. https://doi.org/10.2139/ssrn.2340678</w:t>
      </w:r>
    </w:p>
    <w:p w14:paraId="04048A5F"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Hagedorn, M., Manovskii, I., &amp; Mitman, K. (2016). Interpreting Recent Quasi-Experimental Evidence on the Effects of Unemployment Benefit Extensions. </w:t>
      </w:r>
      <w:r w:rsidRPr="003240E2">
        <w:rPr>
          <w:rFonts w:ascii="Calibri" w:hAnsi="Calibri" w:cs="Calibri"/>
          <w:i/>
          <w:iCs/>
          <w:noProof/>
          <w:szCs w:val="24"/>
        </w:rPr>
        <w:t>NBER Working Paper Series</w:t>
      </w:r>
      <w:r w:rsidRPr="003240E2">
        <w:rPr>
          <w:rFonts w:ascii="Calibri" w:hAnsi="Calibri" w:cs="Calibri"/>
          <w:noProof/>
          <w:szCs w:val="24"/>
        </w:rPr>
        <w:t>, 24. http://www.nber.org/papers/w22280</w:t>
      </w:r>
    </w:p>
    <w:p w14:paraId="3D3D20AD"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Hopenhayn, H. A., &amp; Nicolini, J. P. (2009). Optimal unemployment insurance and employment history. </w:t>
      </w:r>
      <w:r w:rsidRPr="003240E2">
        <w:rPr>
          <w:rFonts w:ascii="Calibri" w:hAnsi="Calibri" w:cs="Calibri"/>
          <w:i/>
          <w:iCs/>
          <w:noProof/>
          <w:szCs w:val="24"/>
        </w:rPr>
        <w:t>Review of Economic Studies</w:t>
      </w:r>
      <w:r w:rsidRPr="003240E2">
        <w:rPr>
          <w:rFonts w:ascii="Calibri" w:hAnsi="Calibri" w:cs="Calibri"/>
          <w:noProof/>
          <w:szCs w:val="24"/>
        </w:rPr>
        <w:t xml:space="preserve">, </w:t>
      </w:r>
      <w:r w:rsidRPr="003240E2">
        <w:rPr>
          <w:rFonts w:ascii="Calibri" w:hAnsi="Calibri" w:cs="Calibri"/>
          <w:i/>
          <w:iCs/>
          <w:noProof/>
          <w:szCs w:val="24"/>
        </w:rPr>
        <w:t>76</w:t>
      </w:r>
      <w:r w:rsidRPr="003240E2">
        <w:rPr>
          <w:rFonts w:ascii="Calibri" w:hAnsi="Calibri" w:cs="Calibri"/>
          <w:noProof/>
          <w:szCs w:val="24"/>
        </w:rPr>
        <w:t>(3), 1049–1070. https://doi.org/10.1111/j.1467-937X.2009.00555.x</w:t>
      </w:r>
    </w:p>
    <w:p w14:paraId="6D1B4F3B"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Hopenhayn, H. A., &amp; Wang, C. (1996). Unemployment insurance with moral hazard in a dynamic economy A comment. </w:t>
      </w:r>
      <w:r w:rsidRPr="003240E2">
        <w:rPr>
          <w:rFonts w:ascii="Calibri" w:hAnsi="Calibri" w:cs="Calibri"/>
          <w:i/>
          <w:iCs/>
          <w:noProof/>
          <w:szCs w:val="24"/>
        </w:rPr>
        <w:t>Carnegie-Rochester Conference Series on Public Policy</w:t>
      </w:r>
      <w:r w:rsidRPr="003240E2">
        <w:rPr>
          <w:rFonts w:ascii="Calibri" w:hAnsi="Calibri" w:cs="Calibri"/>
          <w:noProof/>
          <w:szCs w:val="24"/>
        </w:rPr>
        <w:t xml:space="preserve">, </w:t>
      </w:r>
      <w:r w:rsidRPr="003240E2">
        <w:rPr>
          <w:rFonts w:ascii="Calibri" w:hAnsi="Calibri" w:cs="Calibri"/>
          <w:i/>
          <w:iCs/>
          <w:noProof/>
          <w:szCs w:val="24"/>
        </w:rPr>
        <w:t>44</w:t>
      </w:r>
      <w:r w:rsidRPr="003240E2">
        <w:rPr>
          <w:rFonts w:ascii="Calibri" w:hAnsi="Calibri" w:cs="Calibri"/>
          <w:noProof/>
          <w:szCs w:val="24"/>
        </w:rPr>
        <w:t>, 43–46. https://doi.org/10.1016/s0167-2231(96)90003-2</w:t>
      </w:r>
    </w:p>
    <w:p w14:paraId="4BBB8817"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Howell, D., &amp; Azizoglu, B. (2011). Unemployment Benefits and Work Incentives: The U.S. Labor Market in the Great Recession. </w:t>
      </w:r>
      <w:r w:rsidRPr="003240E2">
        <w:rPr>
          <w:rFonts w:ascii="Calibri" w:hAnsi="Calibri" w:cs="Calibri"/>
          <w:i/>
          <w:iCs/>
          <w:noProof/>
          <w:szCs w:val="24"/>
        </w:rPr>
        <w:t>Political Economy Research Institute</w:t>
      </w:r>
      <w:r w:rsidRPr="003240E2">
        <w:rPr>
          <w:rFonts w:ascii="Calibri" w:hAnsi="Calibri" w:cs="Calibri"/>
          <w:noProof/>
          <w:szCs w:val="24"/>
        </w:rPr>
        <w:t xml:space="preserve">, </w:t>
      </w:r>
      <w:r w:rsidRPr="003240E2">
        <w:rPr>
          <w:rFonts w:ascii="Calibri" w:hAnsi="Calibri" w:cs="Calibri"/>
          <w:i/>
          <w:iCs/>
          <w:noProof/>
          <w:szCs w:val="24"/>
        </w:rPr>
        <w:t>257</w:t>
      </w:r>
      <w:r w:rsidRPr="003240E2">
        <w:rPr>
          <w:rFonts w:ascii="Calibri" w:hAnsi="Calibri" w:cs="Calibri"/>
          <w:noProof/>
          <w:szCs w:val="24"/>
        </w:rPr>
        <w:t>, 151–162. https://doi.org/10.4324/9781315143842</w:t>
      </w:r>
    </w:p>
    <w:p w14:paraId="7460A55B"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Hummelgaard, P. (2021). </w:t>
      </w:r>
      <w:r w:rsidRPr="003240E2">
        <w:rPr>
          <w:rFonts w:ascii="Calibri" w:hAnsi="Calibri" w:cs="Calibri"/>
          <w:i/>
          <w:iCs/>
          <w:noProof/>
          <w:szCs w:val="24"/>
        </w:rPr>
        <w:t>Spørgsmål nr:270</w:t>
      </w:r>
      <w:r w:rsidRPr="003240E2">
        <w:rPr>
          <w:rFonts w:ascii="Calibri" w:hAnsi="Calibri" w:cs="Calibri"/>
          <w:noProof/>
          <w:szCs w:val="24"/>
        </w:rPr>
        <w:t>. Beskæftigelses Ministeriet. https://www.ft.dk/samling/20201/almdel/beu/spm/270/svar/1776624/2384360/index.htm</w:t>
      </w:r>
    </w:p>
    <w:p w14:paraId="3AB48D71"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Jensen, M. T. (2021). </w:t>
      </w:r>
      <w:r w:rsidRPr="003240E2">
        <w:rPr>
          <w:rFonts w:ascii="Calibri" w:hAnsi="Calibri" w:cs="Calibri"/>
          <w:i/>
          <w:iCs/>
          <w:noProof/>
          <w:szCs w:val="24"/>
        </w:rPr>
        <w:t>Prisen for at løfte dagpengene overdrives</w:t>
      </w:r>
      <w:r w:rsidRPr="003240E2">
        <w:rPr>
          <w:rFonts w:ascii="Calibri" w:hAnsi="Calibri" w:cs="Calibri"/>
          <w:noProof/>
          <w:szCs w:val="24"/>
        </w:rPr>
        <w:t>. 1–10.</w:t>
      </w:r>
    </w:p>
    <w:p w14:paraId="3BA30BC8"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Jurajda, Š. (2002). Estimating the effect of unemployment insurance compensation on the labor market histories of displaced workers. </w:t>
      </w:r>
      <w:r w:rsidRPr="003240E2">
        <w:rPr>
          <w:rFonts w:ascii="Calibri" w:hAnsi="Calibri" w:cs="Calibri"/>
          <w:i/>
          <w:iCs/>
          <w:noProof/>
          <w:szCs w:val="24"/>
        </w:rPr>
        <w:t>Journal of Econometrics</w:t>
      </w:r>
      <w:r w:rsidRPr="003240E2">
        <w:rPr>
          <w:rFonts w:ascii="Calibri" w:hAnsi="Calibri" w:cs="Calibri"/>
          <w:noProof/>
          <w:szCs w:val="24"/>
        </w:rPr>
        <w:t xml:space="preserve">, </w:t>
      </w:r>
      <w:r w:rsidRPr="003240E2">
        <w:rPr>
          <w:rFonts w:ascii="Calibri" w:hAnsi="Calibri" w:cs="Calibri"/>
          <w:i/>
          <w:iCs/>
          <w:noProof/>
          <w:szCs w:val="24"/>
        </w:rPr>
        <w:t>108</w:t>
      </w:r>
      <w:r w:rsidRPr="003240E2">
        <w:rPr>
          <w:rFonts w:ascii="Calibri" w:hAnsi="Calibri" w:cs="Calibri"/>
          <w:noProof/>
          <w:szCs w:val="24"/>
        </w:rPr>
        <w:t>(2), 227–252. https://doi.org/10.1016/S0304-4076(01)00135-X</w:t>
      </w:r>
    </w:p>
    <w:p w14:paraId="7907C86D"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Kongshøj, P. (2015). </w:t>
      </w:r>
      <w:r w:rsidRPr="003240E2">
        <w:rPr>
          <w:rFonts w:ascii="Calibri" w:hAnsi="Calibri" w:cs="Calibri"/>
          <w:i/>
          <w:iCs/>
          <w:noProof/>
          <w:szCs w:val="24"/>
        </w:rPr>
        <w:t>Dansk fl exicurity under pres – både indefra og udefra</w:t>
      </w:r>
      <w:r w:rsidRPr="003240E2">
        <w:rPr>
          <w:rFonts w:ascii="Calibri" w:hAnsi="Calibri" w:cs="Calibri"/>
          <w:noProof/>
          <w:szCs w:val="24"/>
        </w:rPr>
        <w:t xml:space="preserve">. </w:t>
      </w:r>
      <w:r w:rsidRPr="003240E2">
        <w:rPr>
          <w:rFonts w:ascii="Calibri" w:hAnsi="Calibri" w:cs="Calibri"/>
          <w:i/>
          <w:iCs/>
          <w:noProof/>
          <w:szCs w:val="24"/>
        </w:rPr>
        <w:t>1</w:t>
      </w:r>
      <w:r w:rsidRPr="003240E2">
        <w:rPr>
          <w:rFonts w:ascii="Calibri" w:hAnsi="Calibri" w:cs="Calibri"/>
          <w:noProof/>
          <w:szCs w:val="24"/>
        </w:rPr>
        <w:t>, 5–10.</w:t>
      </w:r>
    </w:p>
    <w:p w14:paraId="3AA0F67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Lalive, B. R., Landais, C., &amp; Zweimüller, J. (2015). </w:t>
      </w:r>
      <w:r w:rsidRPr="003240E2">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3240E2">
        <w:rPr>
          <w:rFonts w:ascii="Calibri" w:hAnsi="Calibri" w:cs="Calibri"/>
          <w:noProof/>
          <w:szCs w:val="24"/>
        </w:rPr>
        <w:t xml:space="preserve">. </w:t>
      </w:r>
      <w:r w:rsidRPr="003240E2">
        <w:rPr>
          <w:rFonts w:ascii="Calibri" w:hAnsi="Calibri" w:cs="Calibri"/>
          <w:i/>
          <w:iCs/>
          <w:noProof/>
          <w:szCs w:val="24"/>
        </w:rPr>
        <w:t>105</w:t>
      </w:r>
      <w:r w:rsidRPr="003240E2">
        <w:rPr>
          <w:rFonts w:ascii="Calibri" w:hAnsi="Calibri" w:cs="Calibri"/>
          <w:noProof/>
          <w:szCs w:val="24"/>
        </w:rPr>
        <w:t>(12), 3564–3596.</w:t>
      </w:r>
    </w:p>
    <w:p w14:paraId="4C1BBFE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Lavoie, M., &amp; Godley, W. (2012). Monetary Economics - An Integrated Approach to Credit, Money, Income, Production and Wealth. In </w:t>
      </w:r>
      <w:r w:rsidRPr="003240E2">
        <w:rPr>
          <w:rFonts w:ascii="Calibri" w:hAnsi="Calibri" w:cs="Calibri"/>
          <w:i/>
          <w:iCs/>
          <w:noProof/>
          <w:szCs w:val="24"/>
        </w:rPr>
        <w:t>Https://Medium.Com/</w:t>
      </w:r>
      <w:r w:rsidRPr="003240E2">
        <w:rPr>
          <w:rFonts w:ascii="Calibri" w:hAnsi="Calibri" w:cs="Calibri"/>
          <w:noProof/>
          <w:szCs w:val="24"/>
        </w:rPr>
        <w:t>. https://medium.com/@arifwicaksanaa/pengertian-use-case-a7e576e1b6bf</w:t>
      </w:r>
    </w:p>
    <w:p w14:paraId="5F9D826A"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Marinescu, I. (2017). The general equilibrium impacts of unemployment insurance: Evidence from a large online job board. </w:t>
      </w:r>
      <w:r w:rsidRPr="003240E2">
        <w:rPr>
          <w:rFonts w:ascii="Calibri" w:hAnsi="Calibri" w:cs="Calibri"/>
          <w:i/>
          <w:iCs/>
          <w:noProof/>
          <w:szCs w:val="24"/>
        </w:rPr>
        <w:t>Journal of Public Economics</w:t>
      </w:r>
      <w:r w:rsidRPr="003240E2">
        <w:rPr>
          <w:rFonts w:ascii="Calibri" w:hAnsi="Calibri" w:cs="Calibri"/>
          <w:noProof/>
          <w:szCs w:val="24"/>
        </w:rPr>
        <w:t xml:space="preserve">, </w:t>
      </w:r>
      <w:r w:rsidRPr="003240E2">
        <w:rPr>
          <w:rFonts w:ascii="Calibri" w:hAnsi="Calibri" w:cs="Calibri"/>
          <w:i/>
          <w:iCs/>
          <w:noProof/>
          <w:szCs w:val="24"/>
        </w:rPr>
        <w:t>150</w:t>
      </w:r>
      <w:r w:rsidRPr="003240E2">
        <w:rPr>
          <w:rFonts w:ascii="Calibri" w:hAnsi="Calibri" w:cs="Calibri"/>
          <w:noProof/>
          <w:szCs w:val="24"/>
        </w:rPr>
        <w:t>, 14–29. https://doi.org/10.1016/j.jpubeco.2017.02.012</w:t>
      </w:r>
    </w:p>
    <w:p w14:paraId="38A10EA0"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Mcdonald, I. M., &amp; Solow, R. M. (1981). </w:t>
      </w:r>
      <w:r w:rsidRPr="003240E2">
        <w:rPr>
          <w:rFonts w:ascii="Calibri" w:hAnsi="Calibri" w:cs="Calibri"/>
          <w:i/>
          <w:iCs/>
          <w:noProof/>
          <w:szCs w:val="24"/>
        </w:rPr>
        <w:t>Wage Bargaining and Employment</w:t>
      </w:r>
      <w:r w:rsidRPr="003240E2">
        <w:rPr>
          <w:rFonts w:ascii="Calibri" w:hAnsi="Calibri" w:cs="Calibri"/>
          <w:noProof/>
          <w:szCs w:val="24"/>
        </w:rPr>
        <w:t xml:space="preserve">. </w:t>
      </w:r>
      <w:r w:rsidRPr="003240E2">
        <w:rPr>
          <w:rFonts w:ascii="Calibri" w:hAnsi="Calibri" w:cs="Calibri"/>
          <w:i/>
          <w:iCs/>
          <w:noProof/>
          <w:szCs w:val="24"/>
        </w:rPr>
        <w:t>71</w:t>
      </w:r>
      <w:r w:rsidRPr="003240E2">
        <w:rPr>
          <w:rFonts w:ascii="Calibri" w:hAnsi="Calibri" w:cs="Calibri"/>
          <w:noProof/>
          <w:szCs w:val="24"/>
        </w:rPr>
        <w:t>(5), 896–908.</w:t>
      </w:r>
    </w:p>
    <w:p w14:paraId="15BADC1B"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Millemaci, E., &amp; Ofria, F. (2014). Kaldor-Verdoorn’s law and increasing returns to scale: A comparison across developed countries. </w:t>
      </w:r>
      <w:r w:rsidRPr="003240E2">
        <w:rPr>
          <w:rFonts w:ascii="Calibri" w:hAnsi="Calibri" w:cs="Calibri"/>
          <w:i/>
          <w:iCs/>
          <w:noProof/>
          <w:szCs w:val="24"/>
        </w:rPr>
        <w:t>Journal of Economic Studies</w:t>
      </w:r>
      <w:r w:rsidRPr="003240E2">
        <w:rPr>
          <w:rFonts w:ascii="Calibri" w:hAnsi="Calibri" w:cs="Calibri"/>
          <w:noProof/>
          <w:szCs w:val="24"/>
        </w:rPr>
        <w:t xml:space="preserve">, </w:t>
      </w:r>
      <w:r w:rsidRPr="003240E2">
        <w:rPr>
          <w:rFonts w:ascii="Calibri" w:hAnsi="Calibri" w:cs="Calibri"/>
          <w:i/>
          <w:iCs/>
          <w:noProof/>
          <w:szCs w:val="24"/>
        </w:rPr>
        <w:t>41</w:t>
      </w:r>
      <w:r w:rsidRPr="003240E2">
        <w:rPr>
          <w:rFonts w:ascii="Calibri" w:hAnsi="Calibri" w:cs="Calibri"/>
          <w:noProof/>
          <w:szCs w:val="24"/>
        </w:rPr>
        <w:t>(1), 140–162. https://doi.org/10.1108/JES-02-2012-0026</w:t>
      </w:r>
    </w:p>
    <w:p w14:paraId="3C9AB254"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Nørgaard, T. (1995). </w:t>
      </w:r>
      <w:r w:rsidRPr="003240E2">
        <w:rPr>
          <w:rFonts w:ascii="Calibri" w:hAnsi="Calibri" w:cs="Calibri"/>
          <w:i/>
          <w:iCs/>
          <w:noProof/>
          <w:szCs w:val="24"/>
        </w:rPr>
        <w:t>Bekendtgørelse om fastsættelse og regulering af omregningssats</w:t>
      </w:r>
      <w:r w:rsidRPr="003240E2">
        <w:rPr>
          <w:rFonts w:ascii="Calibri" w:hAnsi="Calibri" w:cs="Calibri"/>
          <w:noProof/>
          <w:szCs w:val="24"/>
        </w:rPr>
        <w:t>. https://www.retsinformation.dk/eli/lta/1995/1154</w:t>
      </w:r>
    </w:p>
    <w:p w14:paraId="15B8150A"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Økonomiske Råd. Formandskabet. (2014). </w:t>
      </w:r>
      <w:r w:rsidRPr="003240E2">
        <w:rPr>
          <w:rFonts w:ascii="Calibri" w:hAnsi="Calibri" w:cs="Calibri"/>
          <w:i/>
          <w:iCs/>
          <w:noProof/>
          <w:szCs w:val="24"/>
        </w:rPr>
        <w:t>Dansk økonomi. Efterår 2014 : Konjunkturvurdering ; Dagpengesystemet</w:t>
      </w:r>
      <w:r w:rsidRPr="003240E2">
        <w:rPr>
          <w:rFonts w:ascii="Calibri" w:hAnsi="Calibri" w:cs="Calibri"/>
          <w:noProof/>
          <w:szCs w:val="24"/>
        </w:rPr>
        <w:t>.</w:t>
      </w:r>
    </w:p>
    <w:p w14:paraId="520BCFE9"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Onaran, O., &amp; Galanis, G. (2012). Is aggregate demand wage-led or profit-led? </w:t>
      </w:r>
      <w:r w:rsidRPr="003240E2">
        <w:rPr>
          <w:rFonts w:ascii="Calibri" w:hAnsi="Calibri" w:cs="Calibri"/>
          <w:i/>
          <w:iCs/>
          <w:noProof/>
          <w:szCs w:val="24"/>
        </w:rPr>
        <w:t>Conditions of Work and Employment Series</w:t>
      </w:r>
      <w:r w:rsidRPr="003240E2">
        <w:rPr>
          <w:rFonts w:ascii="Calibri" w:hAnsi="Calibri" w:cs="Calibri"/>
          <w:noProof/>
          <w:szCs w:val="24"/>
        </w:rPr>
        <w:t xml:space="preserve">, </w:t>
      </w:r>
      <w:r w:rsidRPr="003240E2">
        <w:rPr>
          <w:rFonts w:ascii="Calibri" w:hAnsi="Calibri" w:cs="Calibri"/>
          <w:i/>
          <w:iCs/>
          <w:noProof/>
          <w:szCs w:val="24"/>
        </w:rPr>
        <w:t>40</w:t>
      </w:r>
      <w:r w:rsidRPr="003240E2">
        <w:rPr>
          <w:rFonts w:ascii="Calibri" w:hAnsi="Calibri" w:cs="Calibri"/>
          <w:noProof/>
          <w:szCs w:val="24"/>
        </w:rPr>
        <w:t>(40).</w:t>
      </w:r>
    </w:p>
    <w:p w14:paraId="2A340F16"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lastRenderedPageBreak/>
        <w:t xml:space="preserve">Onaran, O., &amp; Obst, T. (2015). </w:t>
      </w:r>
      <w:r w:rsidRPr="003240E2">
        <w:rPr>
          <w:rFonts w:ascii="Calibri" w:hAnsi="Calibri" w:cs="Calibri"/>
          <w:i/>
          <w:iCs/>
          <w:noProof/>
          <w:szCs w:val="24"/>
        </w:rPr>
        <w:t>Wage-led growth in the EU15 Member States: the effects of income distribution on growth, investment, trade balance, and inflation</w:t>
      </w:r>
      <w:r w:rsidRPr="003240E2">
        <w:rPr>
          <w:rFonts w:ascii="Calibri" w:hAnsi="Calibri" w:cs="Calibri"/>
          <w:noProof/>
          <w:szCs w:val="24"/>
        </w:rPr>
        <w:t>. 1–48.</w:t>
      </w:r>
    </w:p>
    <w:p w14:paraId="2A3398FC"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Setterfield, M. (2003). Supply and Demand in the Theory of Long-run Growth: Introduction to a symposium on demand-led growth. </w:t>
      </w:r>
      <w:r w:rsidRPr="003240E2">
        <w:rPr>
          <w:rFonts w:ascii="Calibri" w:hAnsi="Calibri" w:cs="Calibri"/>
          <w:i/>
          <w:iCs/>
          <w:noProof/>
          <w:szCs w:val="24"/>
        </w:rPr>
        <w:t>Review of Political Economy</w:t>
      </w:r>
      <w:r w:rsidRPr="003240E2">
        <w:rPr>
          <w:rFonts w:ascii="Calibri" w:hAnsi="Calibri" w:cs="Calibri"/>
          <w:noProof/>
          <w:szCs w:val="24"/>
        </w:rPr>
        <w:t xml:space="preserve">, </w:t>
      </w:r>
      <w:r w:rsidRPr="003240E2">
        <w:rPr>
          <w:rFonts w:ascii="Calibri" w:hAnsi="Calibri" w:cs="Calibri"/>
          <w:i/>
          <w:iCs/>
          <w:noProof/>
          <w:szCs w:val="24"/>
        </w:rPr>
        <w:t>15</w:t>
      </w:r>
      <w:r w:rsidRPr="003240E2">
        <w:rPr>
          <w:rFonts w:ascii="Calibri" w:hAnsi="Calibri" w:cs="Calibri"/>
          <w:noProof/>
          <w:szCs w:val="24"/>
        </w:rPr>
        <w:t>(1), 23–32. https://doi.org/10.1080/09538250308440</w:t>
      </w:r>
    </w:p>
    <w:p w14:paraId="1880B4CB"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Shapiro, B. C., &amp; Stiglitz, J. E. (1984). American Economic Association Equilibrium Unemployment as a Worker Discipline Device. </w:t>
      </w:r>
      <w:r w:rsidRPr="003240E2">
        <w:rPr>
          <w:rFonts w:ascii="Calibri" w:hAnsi="Calibri" w:cs="Calibri"/>
          <w:i/>
          <w:iCs/>
          <w:noProof/>
          <w:szCs w:val="24"/>
        </w:rPr>
        <w:t>The American Economic Review</w:t>
      </w:r>
      <w:r w:rsidRPr="003240E2">
        <w:rPr>
          <w:rFonts w:ascii="Calibri" w:hAnsi="Calibri" w:cs="Calibri"/>
          <w:noProof/>
          <w:szCs w:val="24"/>
        </w:rPr>
        <w:t xml:space="preserve">, </w:t>
      </w:r>
      <w:r w:rsidRPr="003240E2">
        <w:rPr>
          <w:rFonts w:ascii="Calibri" w:hAnsi="Calibri" w:cs="Calibri"/>
          <w:i/>
          <w:iCs/>
          <w:noProof/>
          <w:szCs w:val="24"/>
        </w:rPr>
        <w:t>74</w:t>
      </w:r>
      <w:r w:rsidRPr="003240E2">
        <w:rPr>
          <w:rFonts w:ascii="Calibri" w:hAnsi="Calibri" w:cs="Calibri"/>
          <w:noProof/>
          <w:szCs w:val="24"/>
        </w:rPr>
        <w:t>(3), 433–444.</w:t>
      </w:r>
    </w:p>
    <w:p w14:paraId="1CA4A0E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Stockhammer, E., &amp; Lavoie, M. (2013). Wage-led Growth. In </w:t>
      </w:r>
      <w:r w:rsidRPr="003240E2">
        <w:rPr>
          <w:rFonts w:ascii="Calibri" w:hAnsi="Calibri" w:cs="Calibri"/>
          <w:i/>
          <w:iCs/>
          <w:noProof/>
          <w:szCs w:val="24"/>
        </w:rPr>
        <w:t>Wage-led Growth</w:t>
      </w:r>
      <w:r w:rsidRPr="003240E2">
        <w:rPr>
          <w:rFonts w:ascii="Calibri" w:hAnsi="Calibri" w:cs="Calibri"/>
          <w:noProof/>
          <w:szCs w:val="24"/>
        </w:rPr>
        <w:t xml:space="preserve"> (Issue February). https://doi.org/10.1057/9781137357939</w:t>
      </w:r>
    </w:p>
    <w:p w14:paraId="72BD402A"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Topel, B. R. H. (1983). </w:t>
      </w:r>
      <w:r w:rsidRPr="003240E2">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3240E2">
        <w:rPr>
          <w:rFonts w:ascii="Calibri" w:hAnsi="Calibri" w:cs="Calibri"/>
          <w:noProof/>
          <w:szCs w:val="24"/>
        </w:rPr>
        <w:t xml:space="preserve">. </w:t>
      </w:r>
      <w:r w:rsidRPr="003240E2">
        <w:rPr>
          <w:rFonts w:ascii="Calibri" w:hAnsi="Calibri" w:cs="Calibri"/>
          <w:i/>
          <w:iCs/>
          <w:noProof/>
          <w:szCs w:val="24"/>
        </w:rPr>
        <w:t>73</w:t>
      </w:r>
      <w:r w:rsidRPr="003240E2">
        <w:rPr>
          <w:rFonts w:ascii="Calibri" w:hAnsi="Calibri" w:cs="Calibri"/>
          <w:noProof/>
          <w:szCs w:val="24"/>
        </w:rPr>
        <w:t>(4), 541–559.</w:t>
      </w:r>
    </w:p>
    <w:p w14:paraId="61537654"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rPr>
      </w:pPr>
      <w:r w:rsidRPr="003240E2">
        <w:rPr>
          <w:rFonts w:ascii="Calibri" w:hAnsi="Calibri" w:cs="Calibri"/>
          <w:noProof/>
          <w:szCs w:val="24"/>
        </w:rPr>
        <w:t xml:space="preserve">Venstre, D. R., Folkeparti, S., Folkeparti, D. K., &amp; Eu-bidrag, D. (2012). </w:t>
      </w:r>
      <w:r w:rsidRPr="003240E2">
        <w:rPr>
          <w:rFonts w:ascii="Calibri" w:hAnsi="Calibri" w:cs="Calibri"/>
          <w:i/>
          <w:iCs/>
          <w:noProof/>
          <w:szCs w:val="24"/>
        </w:rPr>
        <w:t>Aftale om skattereform</w:t>
      </w:r>
      <w:r w:rsidRPr="003240E2">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70" w:name="_Ref119913636"/>
      <w:r>
        <w:t>DAG</w:t>
      </w:r>
      <w:bookmarkEnd w:id="70"/>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71" w:name="_Ref119913679"/>
      <w:r>
        <w:t>Demand channel</w:t>
      </w:r>
      <w:bookmarkEnd w:id="71"/>
    </w:p>
    <w:p w14:paraId="4F575C0E" w14:textId="65735F13" w:rsidR="0058393C" w:rsidRDefault="0058393C" w:rsidP="0058393C"/>
    <w:p w14:paraId="16133B84" w14:textId="67584174" w:rsidR="0058393C" w:rsidRPr="0058393C" w:rsidRDefault="0058393C" w:rsidP="0058393C">
      <w:r w:rsidRPr="0058393C">
        <w:rPr>
          <w:noProof/>
        </w:rPr>
        <w:lastRenderedPageBreak/>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bookmarkStart w:id="72" w:name="_Ref120105262"/>
      <w:r>
        <w:lastRenderedPageBreak/>
        <w:t>Wage channel</w:t>
      </w:r>
      <w:bookmarkEnd w:id="72"/>
      <w:r>
        <w:t xml:space="preserve">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lastRenderedPageBreak/>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73" w:name="_Ref119913727"/>
      <w:r>
        <w:lastRenderedPageBreak/>
        <w:t>Productivity channel</w:t>
      </w:r>
      <w:bookmarkEnd w:id="73"/>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74" w:name="_Ref119919374"/>
      <w:r>
        <w:rPr>
          <w:lang w:val="da-DK"/>
        </w:rPr>
        <w:lastRenderedPageBreak/>
        <w:t xml:space="preserve">All </w:t>
      </w:r>
      <w:commentRangeStart w:id="75"/>
      <w:proofErr w:type="spellStart"/>
      <w:r>
        <w:rPr>
          <w:lang w:val="da-DK"/>
        </w:rPr>
        <w:t>effects</w:t>
      </w:r>
      <w:commentRangeEnd w:id="75"/>
      <w:proofErr w:type="spellEnd"/>
      <w:r>
        <w:rPr>
          <w:rStyle w:val="Kommentarhenvisning"/>
          <w:rFonts w:asciiTheme="minorHAnsi" w:eastAsiaTheme="minorHAnsi" w:hAnsiTheme="minorHAnsi" w:cstheme="minorBidi"/>
          <w:color w:val="auto"/>
        </w:rPr>
        <w:commentReference w:id="75"/>
      </w:r>
      <w:bookmarkEnd w:id="74"/>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bookmarkStart w:id="76" w:name="_Ref120106314"/>
      <w:r w:rsidRPr="00B33E3B">
        <w:t>Sensitiv</w:t>
      </w:r>
      <w:r w:rsidR="00B312A8">
        <w:t>ity</w:t>
      </w:r>
      <w:r w:rsidRPr="00B33E3B">
        <w:t xml:space="preserve"> of demand regime</w:t>
      </w:r>
      <w:bookmarkEnd w:id="76"/>
    </w:p>
    <w:p w14:paraId="74760368" w14:textId="6E6DAF61" w:rsidR="006002F9" w:rsidRPr="00B33E3B" w:rsidRDefault="006002F9" w:rsidP="006002F9"/>
    <w:p w14:paraId="00EE0D29" w14:textId="4AAF66DA" w:rsidR="006002F9" w:rsidRPr="00B33E3B" w:rsidRDefault="00B53960" w:rsidP="00B53960">
      <w:pPr>
        <w:pStyle w:val="Overskrift4"/>
      </w:pPr>
      <w:bookmarkStart w:id="77" w:name="_Hlk119494477"/>
      <w:r w:rsidRPr="00B53960">
        <w:lastRenderedPageBreak/>
        <w:t>Removing autonomous consumption, restricting estimate of the profit-share to -0.1 from -0.45</w:t>
      </w:r>
      <w:r w:rsidRPr="00B33E3B">
        <w:t xml:space="preserve">. </w:t>
      </w:r>
    </w:p>
    <w:bookmarkEnd w:id="77"/>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31:00Z" w:initials="SFT">
    <w:p w14:paraId="76C52554" w14:textId="77777777" w:rsidR="00805F2A" w:rsidRDefault="00805F2A" w:rsidP="00A52D0D">
      <w:pPr>
        <w:pStyle w:val="Kommentartekst"/>
      </w:pPr>
      <w:r>
        <w:rPr>
          <w:rStyle w:val="Kommentarhenvisning"/>
        </w:rPr>
        <w:annotationRef/>
      </w:r>
      <w:r>
        <w:t xml:space="preserve">(Andersen &amp; Svarer, 2006) puts forward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 </w:t>
      </w:r>
    </w:p>
  </w:comment>
  <w:comment w:id="1" w:author="Simon Fløj Thomsen" w:date="2022-11-21T19:31:00Z" w:initials="SFT">
    <w:p w14:paraId="5C489393" w14:textId="77777777" w:rsidR="00805F2A" w:rsidRDefault="00805F2A" w:rsidP="00D02D76">
      <w:pPr>
        <w:pStyle w:val="Kommentartekst"/>
      </w:pPr>
      <w:r>
        <w:rPr>
          <w:rStyle w:val="Kommentarhenvisning"/>
        </w:rPr>
        <w:annotationRef/>
      </w:r>
      <w:r>
        <w:t>Rettelse af Hamid kommentar</w:t>
      </w:r>
    </w:p>
  </w:comment>
  <w:comment w:id="2" w:author="Simon Fløj Thomsen" w:date="2022-11-21T19:41:00Z" w:initials="SFT">
    <w:p w14:paraId="31F2166A" w14:textId="77777777" w:rsidR="00D54324" w:rsidRDefault="00D54324" w:rsidP="001F6556">
      <w:pPr>
        <w:pStyle w:val="Kommentartekst"/>
      </w:pPr>
      <w:r>
        <w:rPr>
          <w:rStyle w:val="Kommentarhenvisning"/>
        </w:rPr>
        <w:annotationRef/>
      </w:r>
      <w:r>
        <w:t>For unemployed to receive these benefits it is required that they take part in activities improving their human capital, while they at the same time actively search for a new job.</w:t>
      </w:r>
    </w:p>
  </w:comment>
  <w:comment w:id="3" w:author="Simon Fløj Thomsen" w:date="2022-11-21T19:42:00Z" w:initials="SFT">
    <w:p w14:paraId="40808F88" w14:textId="77777777" w:rsidR="00D54324" w:rsidRDefault="00D54324" w:rsidP="00A45901">
      <w:pPr>
        <w:pStyle w:val="Kommentartekst"/>
      </w:pPr>
      <w:r>
        <w:rPr>
          <w:rStyle w:val="Kommentarhenvisning"/>
        </w:rPr>
        <w:annotationRef/>
      </w:r>
      <w:r>
        <w:t>Rettelse af Hamid kommentar</w:t>
      </w:r>
    </w:p>
  </w:comment>
  <w:comment w:id="4"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5"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7"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8"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11" w:author="Simon Fløj Thomsen" w:date="2022-11-21T19:49:00Z" w:initials="SFT">
    <w:p w14:paraId="3949B3A7" w14:textId="77777777" w:rsidR="001C2035" w:rsidRDefault="001C2035" w:rsidP="004B0DE5">
      <w:pPr>
        <w:pStyle w:val="Kommentartekst"/>
      </w:pPr>
      <w:r>
        <w:rPr>
          <w:rStyle w:val="Kommentarhenvisning"/>
        </w:rPr>
        <w:annotationRef/>
      </w:r>
      <w:r>
        <w:t xml:space="preserve">mentions that demand in some cases can create its own supply within limits, therefor it makes little economic sense to see growth as supply constrained. </w:t>
      </w:r>
    </w:p>
  </w:comment>
  <w:comment w:id="12" w:author="Simon Fløj Thomsen" w:date="2022-11-21T19:49:00Z" w:initials="SFT">
    <w:p w14:paraId="62104B77" w14:textId="77777777" w:rsidR="001C2035" w:rsidRDefault="001C2035" w:rsidP="00413B47">
      <w:pPr>
        <w:pStyle w:val="Kommentartekst"/>
      </w:pPr>
      <w:r>
        <w:rPr>
          <w:rStyle w:val="Kommentarhenvisning"/>
        </w:rPr>
        <w:annotationRef/>
      </w:r>
      <w:r>
        <w:t>Rettelse af Hamid kommentar</w:t>
      </w:r>
    </w:p>
  </w:comment>
  <w:comment w:id="13"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14"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5"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7"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8"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19"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20"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21"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22"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3" w:author="Simon Thomsen" w:date="2022-11-23T12:35:00Z" w:initials="ST">
    <w:p w14:paraId="1F7871DD" w14:textId="77777777" w:rsidR="002F502B" w:rsidRDefault="002F502B" w:rsidP="00F251C9">
      <w:pPr>
        <w:pStyle w:val="Kommentartekst"/>
      </w:pPr>
      <w:r>
        <w:rPr>
          <w:rStyle w:val="Kommentarhenvisning"/>
        </w:rPr>
        <w:annotationRef/>
      </w:r>
      <w:r>
        <w:t xml:space="preserve">(Til Mikael) Tilføjet for at give mere general beskrivelse, kan også lave nedenstpende mere generalt, og bruge jeres korte beskrivelse lidt mere. </w:t>
      </w:r>
    </w:p>
  </w:comment>
  <w:comment w:id="24" w:author="Simon Thomsen" w:date="2022-11-23T12:36:00Z" w:initials="ST">
    <w:p w14:paraId="7CE0388C" w14:textId="77777777" w:rsidR="002F502B" w:rsidRDefault="002F502B" w:rsidP="00BF76F4">
      <w:pPr>
        <w:pStyle w:val="Kommentartekst"/>
      </w:pPr>
      <w:r>
        <w:rPr>
          <w:rStyle w:val="Kommentarhenvisning"/>
        </w:rPr>
        <w:annotationRef/>
      </w:r>
      <w:r>
        <w:t>Men tror det her er fint måske?</w:t>
      </w:r>
    </w:p>
  </w:comment>
  <w:comment w:id="25" w:author="Simon Fløj Thomsen" w:date="2022-11-21T20:05:00Z" w:initials="SFT">
    <w:p w14:paraId="5F5849EF" w14:textId="17196BD9" w:rsidR="00C66184" w:rsidRDefault="00C66184" w:rsidP="00AC00BA">
      <w:pPr>
        <w:pStyle w:val="Kommentartekst"/>
      </w:pPr>
      <w:r>
        <w:rPr>
          <w:rStyle w:val="Kommentarhenvisning"/>
        </w:rPr>
        <w:annotationRef/>
      </w:r>
      <w:r>
        <w:t xml:space="preserve">Vil holde fast i validate, men nu gjort det mere tydeligt </w:t>
      </w:r>
    </w:p>
  </w:comment>
  <w:comment w:id="26" w:author="Simon Fløj Thomsen" w:date="2022-11-21T20:05:00Z" w:initials="SFT">
    <w:p w14:paraId="2D2651A1" w14:textId="77777777" w:rsidR="00C66184" w:rsidRDefault="00C66184" w:rsidP="00C50F8E">
      <w:pPr>
        <w:pStyle w:val="Kommentartekst"/>
      </w:pPr>
      <w:r>
        <w:rPr>
          <w:rStyle w:val="Kommentarhenvisning"/>
        </w:rPr>
        <w:annotationRef/>
      </w:r>
      <w:r>
        <w:t>Rettelse Hamid</w:t>
      </w:r>
    </w:p>
  </w:comment>
  <w:comment w:id="27" w:author="Simon Fløj Thomsen" w:date="2022-11-21T20:12:00Z" w:initials="SFT">
    <w:p w14:paraId="02E2D31E" w14:textId="77777777" w:rsidR="0049569D" w:rsidRDefault="0049569D" w:rsidP="00086D10">
      <w:pPr>
        <w:pStyle w:val="Kommentartekst"/>
      </w:pPr>
      <w:r>
        <w:rPr>
          <w:rStyle w:val="Kommentarhenvisning"/>
        </w:rPr>
        <w:annotationRef/>
      </w:r>
      <w:r>
        <w:t xml:space="preserve">As the ministry of finance sets the maximum level of income insurance once a year we estimate it for the first quarter hereafter keeping it fixed </w:t>
      </w:r>
    </w:p>
  </w:comment>
  <w:comment w:id="28" w:author="Simon Fløj Thomsen" w:date="2022-11-21T20:12:00Z" w:initials="SFT">
    <w:p w14:paraId="53C1E1B7" w14:textId="77777777" w:rsidR="0049569D" w:rsidRDefault="0049569D" w:rsidP="00C57B42">
      <w:pPr>
        <w:pStyle w:val="Kommentartekst"/>
      </w:pPr>
      <w:r>
        <w:rPr>
          <w:rStyle w:val="Kommentarhenvisning"/>
        </w:rPr>
        <w:annotationRef/>
      </w:r>
      <w:r>
        <w:t>Rettelse Hamid kommentar</w:t>
      </w:r>
    </w:p>
  </w:comment>
  <w:comment w:id="29" w:author="Simon Fløj Thomsen" w:date="2022-11-21T20:15:00Z" w:initials="SFT">
    <w:p w14:paraId="5462FF3C" w14:textId="77777777" w:rsidR="0049569D" w:rsidRDefault="0049569D">
      <w:pPr>
        <w:pStyle w:val="Kommentartekst"/>
      </w:pPr>
      <w:r>
        <w:rPr>
          <w:rStyle w:val="Kommentarhenvisning"/>
        </w:rPr>
        <w:annotationRef/>
      </w:r>
      <w:r>
        <w:t xml:space="preserve">Skal være adaption percentage, da denne bruges til at regne rate adjustment percentage. </w:t>
      </w:r>
    </w:p>
    <w:p w14:paraId="74E67BFB" w14:textId="77777777" w:rsidR="0049569D" w:rsidRDefault="0049569D">
      <w:pPr>
        <w:pStyle w:val="Kommentartekst"/>
      </w:pPr>
    </w:p>
    <w:p w14:paraId="6211AB07" w14:textId="77777777" w:rsidR="0049569D" w:rsidRDefault="0049569D" w:rsidP="00445449">
      <w:pPr>
        <w:pStyle w:val="Kommentartekst"/>
      </w:pPr>
      <w:r>
        <w:t>Det er forvirrende med navne, men sådan er de bare lavet….</w:t>
      </w:r>
    </w:p>
  </w:comment>
  <w:comment w:id="30" w:author="Simon Fløj Thomsen" w:date="2022-11-21T20:15:00Z" w:initials="SFT">
    <w:p w14:paraId="4E292C71" w14:textId="77777777" w:rsidR="0049569D" w:rsidRDefault="0049569D" w:rsidP="00DE0C60">
      <w:pPr>
        <w:pStyle w:val="Kommentartekst"/>
      </w:pPr>
      <w:r>
        <w:rPr>
          <w:rStyle w:val="Kommentarhenvisning"/>
        </w:rPr>
        <w:annotationRef/>
      </w:r>
      <w:r>
        <w:t>Hamid kommentar</w:t>
      </w:r>
    </w:p>
  </w:comment>
  <w:comment w:id="33"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34"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35" w:author="Simon Fløj Thomsen" w:date="2022-11-21T20:25:00Z" w:initials="SFT">
    <w:p w14:paraId="3B70598B" w14:textId="77777777" w:rsidR="003C0301" w:rsidRDefault="003C0301" w:rsidP="00BF1814">
      <w:pPr>
        <w:pStyle w:val="Kommentartekst"/>
      </w:pPr>
      <w:r>
        <w:rPr>
          <w:rStyle w:val="Kommentarhenvisning"/>
        </w:rPr>
        <w:annotationRef/>
      </w:r>
      <w:r>
        <w:t xml:space="preserve">In this first scenario we analyze the effects of the demand-channel included in the baseline by performing a counter factual shock removing the suppressing of the rate regulation percentage introduced in the tax reform of 2012. </w:t>
      </w:r>
    </w:p>
  </w:comment>
  <w:comment w:id="36" w:author="Simon Fløj Thomsen" w:date="2022-11-21T20:25:00Z" w:initials="SFT">
    <w:p w14:paraId="70F5DFDE" w14:textId="77777777" w:rsidR="003C0301" w:rsidRDefault="003C0301" w:rsidP="00C95C82">
      <w:pPr>
        <w:pStyle w:val="Kommentartekst"/>
      </w:pPr>
      <w:r>
        <w:rPr>
          <w:rStyle w:val="Kommentarhenvisning"/>
        </w:rPr>
        <w:annotationRef/>
      </w:r>
      <w:r>
        <w:t>Syntes stadig det med demand channel skal med?</w:t>
      </w:r>
    </w:p>
  </w:comment>
  <w:comment w:id="37" w:author="Simon Fløj Thomsen" w:date="2022-11-21T20:25:00Z" w:initials="SFT">
    <w:p w14:paraId="3284457B" w14:textId="77777777" w:rsidR="003C0301" w:rsidRDefault="003C0301" w:rsidP="00642A6B">
      <w:pPr>
        <w:pStyle w:val="Kommentartekst"/>
      </w:pPr>
      <w:r>
        <w:rPr>
          <w:rStyle w:val="Kommentarhenvisning"/>
        </w:rPr>
        <w:annotationRef/>
      </w:r>
      <w:r>
        <w:t>Hamid kommentar</w:t>
      </w:r>
    </w:p>
  </w:comment>
  <w:comment w:id="40"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41"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42"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43"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44"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45"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46"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47"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48"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49"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0"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51"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52"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54" w:author="Simon Thomsen" w:date="2022-11-24T07:59:00Z" w:initials="ST">
    <w:p w14:paraId="36285BE9" w14:textId="77777777" w:rsidR="00BA4CDD" w:rsidRDefault="00BA4CDD">
      <w:pPr>
        <w:pStyle w:val="Kommentartekst"/>
      </w:pPr>
      <w:r>
        <w:rPr>
          <w:rStyle w:val="Kommentarhenvisning"/>
        </w:rPr>
        <w:annotationRef/>
      </w:r>
      <w:r>
        <w:t>In scenario 1, the higher level of income insurance increased the aggregate demand, thereby increasing GDP based on the increase in GDP the demand channel decreased unemployment by 223 - 254 people.</w:t>
      </w:r>
    </w:p>
    <w:p w14:paraId="455AC459" w14:textId="77777777" w:rsidR="00BA4CDD" w:rsidRDefault="00BA4CDD">
      <w:pPr>
        <w:pStyle w:val="Kommentartekst"/>
      </w:pPr>
    </w:p>
    <w:p w14:paraId="462B67D8" w14:textId="77777777" w:rsidR="00BA4CDD" w:rsidRDefault="00BA4CDD">
      <w:pPr>
        <w:pStyle w:val="Kommentartekst"/>
      </w:pPr>
      <w:r>
        <w:t xml:space="preserve">In scenario 2, the wage-channel took into account the effect of the income insurance on the targeted wage set by the worker unions. The shock now led to an increase in the wages this, following that we categorize the Danish economy as profit-led, makes GDP fall and in the end increases unemployment by 1500 people. </w:t>
      </w:r>
    </w:p>
    <w:p w14:paraId="0A3B9753" w14:textId="77777777" w:rsidR="00BA4CDD" w:rsidRDefault="00BA4CDD">
      <w:pPr>
        <w:pStyle w:val="Kommentartekst"/>
      </w:pPr>
    </w:p>
    <w:p w14:paraId="7D61D8BB" w14:textId="77777777" w:rsidR="00BA4CDD" w:rsidRDefault="00BA4CDD" w:rsidP="00930221">
      <w:pPr>
        <w:pStyle w:val="Kommentartekst"/>
      </w:pPr>
      <w:r>
        <w:t>Osv.. Men bliver det ik meget langt?</w:t>
      </w:r>
    </w:p>
  </w:comment>
  <w:comment w:id="55" w:author="Simon Thomsen" w:date="2022-11-11T10:38:00Z" w:initials="ST">
    <w:p w14:paraId="4A80E27C" w14:textId="5D27EA65" w:rsidR="00A32739" w:rsidRDefault="00A32739" w:rsidP="008C181F">
      <w:pPr>
        <w:pStyle w:val="Kommentartekst"/>
      </w:pPr>
      <w:r>
        <w:rPr>
          <w:rStyle w:val="Kommentarhenvisning"/>
        </w:rPr>
        <w:annotationRef/>
      </w:r>
      <w:r>
        <w:t>(Til Mikael) Fint at skrive?</w:t>
      </w:r>
    </w:p>
  </w:comment>
  <w:comment w:id="56" w:author="Simon Thomsen" w:date="2022-11-24T08:07:00Z" w:initials="ST">
    <w:p w14:paraId="49E6E21D" w14:textId="77777777" w:rsidR="000A6F43" w:rsidRDefault="000A6F43" w:rsidP="000C3E0A">
      <w:pPr>
        <w:pStyle w:val="Kommentartekst"/>
      </w:pPr>
      <w:r>
        <w:rPr>
          <w:rStyle w:val="Kommentarhenvisning"/>
        </w:rPr>
        <w:annotationRef/>
      </w:r>
      <w:r>
        <w:t>Tilføjet med henblik på Hamid kommentar</w:t>
      </w:r>
    </w:p>
  </w:comment>
  <w:comment w:id="57" w:author="Simon Thomsen" w:date="2022-11-24T08:30:00Z" w:initials="ST">
    <w:p w14:paraId="520B9483" w14:textId="77777777" w:rsidR="00B75AD4" w:rsidRDefault="00B75AD4">
      <w:pPr>
        <w:pStyle w:val="Kommentartekst"/>
      </w:pPr>
      <w:r>
        <w:rPr>
          <w:rStyle w:val="Kommentarhenvisning"/>
        </w:rPr>
        <w:annotationRef/>
      </w:r>
      <w:r>
        <w:t>Fodnote based on Hamid kommentar:</w:t>
      </w:r>
    </w:p>
    <w:p w14:paraId="214D5456" w14:textId="77777777" w:rsidR="00B75AD4" w:rsidRDefault="00B75AD4">
      <w:pPr>
        <w:pStyle w:val="Kommentartekst"/>
      </w:pPr>
    </w:p>
    <w:p w14:paraId="4030AD7D" w14:textId="77777777" w:rsidR="00B75AD4" w:rsidRDefault="00B75AD4" w:rsidP="007D66F4">
      <w:pPr>
        <w:pStyle w:val="Kommentartekst"/>
      </w:pPr>
      <w:r>
        <w:t xml:space="preserve">These methods rely on a set-up where if region 1 is hit by a shock (could be a political decision). We use a region 2  not experiencing the shock to compare with a region 1. Thereby using the development in region 2 as a proxy for how the development in region 1 would have contionued if not hit by the shock. </w:t>
      </w:r>
    </w:p>
  </w:comment>
  <w:comment w:id="58" w:author="Simon Thomsen" w:date="2022-11-16T11:55:00Z" w:initials="ST">
    <w:p w14:paraId="15092F2A" w14:textId="2B1EF7BD" w:rsidR="00B53960" w:rsidRDefault="00B53960" w:rsidP="003227C1">
      <w:pPr>
        <w:pStyle w:val="Kommentartekst"/>
      </w:pPr>
      <w:r>
        <w:rPr>
          <w:rStyle w:val="Kommentarhenvisning"/>
        </w:rPr>
        <w:annotationRef/>
      </w:r>
      <w:r>
        <w:t xml:space="preserve">Footnote: In the appendix we perform a sensitivity analysis finding that even with relative large changes to the estimates in the consumption, investment, export and import functions the conclusion of Denmark being profit-led stands. </w:t>
      </w:r>
    </w:p>
  </w:comment>
  <w:comment w:id="59" w:author="Simon Thomsen" w:date="2022-11-14T12:46:00Z" w:initials="ST">
    <w:p w14:paraId="2A49966A" w14:textId="538B66DA" w:rsidR="008417CA" w:rsidRDefault="008417CA" w:rsidP="00B72B99">
      <w:pPr>
        <w:pStyle w:val="Kommentartekst"/>
      </w:pPr>
      <w:r>
        <w:rPr>
          <w:rStyle w:val="Kommentarhenvisning"/>
        </w:rPr>
        <w:annotationRef/>
      </w:r>
      <w:r>
        <w:t>Måske henvis til andre der finder dette resultat også</w:t>
      </w:r>
    </w:p>
  </w:comment>
  <w:comment w:id="60"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61"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2"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63" w:author="Simon Thomsen" w:date="2022-11-23T12:08:00Z" w:initials="ST">
    <w:p w14:paraId="489F7692" w14:textId="77777777" w:rsidR="000979F6" w:rsidRDefault="000979F6" w:rsidP="007525C4">
      <w:pPr>
        <w:pStyle w:val="Kommentartekst"/>
      </w:pPr>
      <w:r>
        <w:rPr>
          <w:rStyle w:val="Kommentarhenvisning"/>
        </w:rPr>
        <w:annotationRef/>
      </w:r>
      <w:r>
        <w:t>Rigtigt?</w:t>
      </w:r>
    </w:p>
  </w:comment>
  <w:comment w:id="64" w:author="Simon Thomsen" w:date="2022-10-26T12:51:00Z" w:initials="ST">
    <w:p w14:paraId="53F19045" w14:textId="24006320"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65"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75"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52554" w15:done="0"/>
  <w15:commentEx w15:paraId="5C489393" w15:paraIdParent="76C52554" w15:done="0"/>
  <w15:commentEx w15:paraId="31F2166A" w15:done="0"/>
  <w15:commentEx w15:paraId="40808F88" w15:paraIdParent="31F2166A" w15:done="0"/>
  <w15:commentEx w15:paraId="57625A52" w15:done="0"/>
  <w15:commentEx w15:paraId="65564AE0" w15:paraIdParent="57625A52" w15:done="0"/>
  <w15:commentEx w15:paraId="142B9705" w15:done="0"/>
  <w15:commentEx w15:paraId="64BC4D97" w15:paraIdParent="142B9705" w15:done="0"/>
  <w15:commentEx w15:paraId="3949B3A7" w15:done="0"/>
  <w15:commentEx w15:paraId="62104B77" w15:paraIdParent="3949B3A7" w15:done="0"/>
  <w15:commentEx w15:paraId="6EB40498" w15:done="0"/>
  <w15:commentEx w15:paraId="12C26159" w15:paraIdParent="6EB40498" w15:done="0"/>
  <w15:commentEx w15:paraId="130AC0F2" w15:done="0"/>
  <w15:commentEx w15:paraId="441F6DC9" w15:done="1"/>
  <w15:commentEx w15:paraId="75FD6CFC" w15:done="0"/>
  <w15:commentEx w15:paraId="4197D9E3" w15:done="0"/>
  <w15:commentEx w15:paraId="78168931" w15:paraIdParent="4197D9E3" w15:done="0"/>
  <w15:commentEx w15:paraId="26F45103" w15:paraIdParent="4197D9E3" w15:done="0"/>
  <w15:commentEx w15:paraId="24660892" w15:done="0"/>
  <w15:commentEx w15:paraId="1F7871DD" w15:done="0"/>
  <w15:commentEx w15:paraId="7CE0388C" w15:paraIdParent="1F7871DD" w15:done="0"/>
  <w15:commentEx w15:paraId="5F5849EF" w15:done="0"/>
  <w15:commentEx w15:paraId="2D2651A1" w15:paraIdParent="5F5849EF" w15:done="0"/>
  <w15:commentEx w15:paraId="02E2D31E" w15:done="0"/>
  <w15:commentEx w15:paraId="53C1E1B7" w15:paraIdParent="02E2D31E" w15:done="0"/>
  <w15:commentEx w15:paraId="6211AB07" w15:done="0"/>
  <w15:commentEx w15:paraId="4E292C71" w15:paraIdParent="6211AB07" w15:done="0"/>
  <w15:commentEx w15:paraId="78B850AF" w15:done="0"/>
  <w15:commentEx w15:paraId="1DF4B742" w15:paraIdParent="78B850AF" w15:done="0"/>
  <w15:commentEx w15:paraId="3B70598B" w15:done="0"/>
  <w15:commentEx w15:paraId="70F5DFDE" w15:paraIdParent="3B70598B" w15:done="0"/>
  <w15:commentEx w15:paraId="3284457B" w15:paraIdParent="3B70598B"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7D61D8BB" w15:done="0"/>
  <w15:commentEx w15:paraId="4A80E27C" w15:done="0"/>
  <w15:commentEx w15:paraId="49E6E21D" w15:done="0"/>
  <w15:commentEx w15:paraId="4030AD7D" w15:done="0"/>
  <w15:commentEx w15:paraId="15092F2A" w15:done="0"/>
  <w15:commentEx w15:paraId="2A49966A" w15:done="1"/>
  <w15:commentEx w15:paraId="4C7390F1" w15:paraIdParent="2A49966A" w15:done="1"/>
  <w15:commentEx w15:paraId="20D5A1AE" w15:done="1"/>
  <w15:commentEx w15:paraId="4C022DBE" w15:paraIdParent="20D5A1AE" w15:done="1"/>
  <w15:commentEx w15:paraId="489F7692"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08B" w16cex:dateUtc="2022-11-21T18:31:00Z"/>
  <w16cex:commentExtensible w16cex:durableId="272650A8" w16cex:dateUtc="2022-11-21T18:31:00Z"/>
  <w16cex:commentExtensible w16cex:durableId="272652D2" w16cex:dateUtc="2022-11-21T18:41:00Z"/>
  <w16cex:commentExtensible w16cex:durableId="27265316" w16cex:dateUtc="2022-11-21T18:42:00Z"/>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654C2" w16cex:dateUtc="2022-11-21T18:49:00Z"/>
  <w16cex:commentExtensible w16cex:durableId="272654CB" w16cex:dateUtc="2022-11-21T18:49:00Z"/>
  <w16cex:commentExtensible w16cex:durableId="271E2270" w16cex:dateUtc="2022-11-15T13:36:00Z"/>
  <w16cex:commentExtensible w16cex:durableId="271F25BB" w16cex:dateUtc="2022-11-16T08:02:00Z"/>
  <w16cex:commentExtensible w16cex:durableId="272655C6" w16cex:dateUtc="2022-11-21T18:53:00Z"/>
  <w16cex:commentExtensible w16cex:durableId="271A8500" w16cex:dateUtc="2022-11-12T19:48: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71C9356" w16cex:dateUtc="2022-11-14T09:13:00Z"/>
  <w16cex:commentExtensible w16cex:durableId="2728920E" w16cex:dateUtc="2022-11-23T11:35:00Z"/>
  <w16cex:commentExtensible w16cex:durableId="27289234" w16cex:dateUtc="2022-11-23T11:36:00Z"/>
  <w16cex:commentExtensible w16cex:durableId="27265887" w16cex:dateUtc="2022-11-21T19:05:00Z"/>
  <w16cex:commentExtensible w16cex:durableId="2726588D" w16cex:dateUtc="2022-11-21T19:05:00Z"/>
  <w16cex:commentExtensible w16cex:durableId="27265A2F" w16cex:dateUtc="2022-11-21T19:12:00Z"/>
  <w16cex:commentExtensible w16cex:durableId="27265A39" w16cex:dateUtc="2022-11-21T19:12:00Z"/>
  <w16cex:commentExtensible w16cex:durableId="27265AC7" w16cex:dateUtc="2022-11-21T19:15:00Z"/>
  <w16cex:commentExtensible w16cex:durableId="27265AD2" w16cex:dateUtc="2022-11-21T19:15:00Z"/>
  <w16cex:commentExtensible w16cex:durableId="27265BC8" w16cex:dateUtc="2022-11-21T19:19:00Z"/>
  <w16cex:commentExtensible w16cex:durableId="27265BD1" w16cex:dateUtc="2022-11-21T19:19:00Z"/>
  <w16cex:commentExtensible w16cex:durableId="27265D34" w16cex:dateUtc="2022-11-21T19:25:00Z"/>
  <w16cex:commentExtensible w16cex:durableId="27265D43" w16cex:dateUtc="2022-11-21T19:25:00Z"/>
  <w16cex:commentExtensible w16cex:durableId="27265D48" w16cex:dateUtc="2022-11-21T19:25: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9A2D9" w16cex:dateUtc="2022-11-24T06:59:00Z"/>
  <w16cex:commentExtensible w16cex:durableId="2718A48C" w16cex:dateUtc="2022-11-11T09:38:00Z"/>
  <w16cex:commentExtensible w16cex:durableId="2729A4DC" w16cex:dateUtc="2022-11-24T07:07:00Z"/>
  <w16cex:commentExtensible w16cex:durableId="2729AA36" w16cex:dateUtc="2022-11-24T07:30:00Z"/>
  <w16cex:commentExtensible w16cex:durableId="271F4E32" w16cex:dateUtc="2022-11-16T10:55:00Z"/>
  <w16cex:commentExtensible w16cex:durableId="271CB71E" w16cex:dateUtc="2022-11-14T11:46:00Z"/>
  <w16cex:commentExtensible w16cex:durableId="271DCA33" w16cex:dateUtc="2022-11-15T07:20:00Z"/>
  <w16cex:commentExtensible w16cex:durableId="2703ABC6" w16cex:dateUtc="2022-10-26T10:51:00Z"/>
  <w16cex:commentExtensible w16cex:durableId="2703ABD5" w16cex:dateUtc="2022-10-26T10:51:00Z"/>
  <w16cex:commentExtensible w16cex:durableId="27288BB3" w16cex:dateUtc="2022-11-23T11:08: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52554" w16cid:durableId="2726508B"/>
  <w16cid:commentId w16cid:paraId="5C489393" w16cid:durableId="272650A8"/>
  <w16cid:commentId w16cid:paraId="31F2166A" w16cid:durableId="272652D2"/>
  <w16cid:commentId w16cid:paraId="40808F88" w16cid:durableId="27265316"/>
  <w16cid:commentId w16cid:paraId="57625A52" w16cid:durableId="27265304"/>
  <w16cid:commentId w16cid:paraId="65564AE0" w16cid:durableId="2726531F"/>
  <w16cid:commentId w16cid:paraId="142B9705" w16cid:durableId="272653AD"/>
  <w16cid:commentId w16cid:paraId="64BC4D97" w16cid:durableId="272653BA"/>
  <w16cid:commentId w16cid:paraId="3949B3A7" w16cid:durableId="272654C2"/>
  <w16cid:commentId w16cid:paraId="62104B77" w16cid:durableId="272654CB"/>
  <w16cid:commentId w16cid:paraId="6EB40498" w16cid:durableId="271E2270"/>
  <w16cid:commentId w16cid:paraId="12C26159" w16cid:durableId="271F25BB"/>
  <w16cid:commentId w16cid:paraId="130AC0F2" w16cid:durableId="272655C6"/>
  <w16cid:commentId w16cid:paraId="441F6DC9" w16cid:durableId="271A8500"/>
  <w16cid:commentId w16cid:paraId="75FD6CFC" w16cid:durableId="271A85E5"/>
  <w16cid:commentId w16cid:paraId="4197D9E3" w16cid:durableId="2726564D"/>
  <w16cid:commentId w16cid:paraId="78168931" w16cid:durableId="272656A2"/>
  <w16cid:commentId w16cid:paraId="26F45103" w16cid:durableId="272656AF"/>
  <w16cid:commentId w16cid:paraId="24660892" w16cid:durableId="271C9356"/>
  <w16cid:commentId w16cid:paraId="1F7871DD" w16cid:durableId="2728920E"/>
  <w16cid:commentId w16cid:paraId="7CE0388C" w16cid:durableId="27289234"/>
  <w16cid:commentId w16cid:paraId="5F5849EF" w16cid:durableId="27265887"/>
  <w16cid:commentId w16cid:paraId="2D2651A1" w16cid:durableId="2726588D"/>
  <w16cid:commentId w16cid:paraId="02E2D31E" w16cid:durableId="27265A2F"/>
  <w16cid:commentId w16cid:paraId="53C1E1B7" w16cid:durableId="27265A39"/>
  <w16cid:commentId w16cid:paraId="6211AB07" w16cid:durableId="27265AC7"/>
  <w16cid:commentId w16cid:paraId="4E292C71" w16cid:durableId="27265AD2"/>
  <w16cid:commentId w16cid:paraId="78B850AF" w16cid:durableId="27265BC8"/>
  <w16cid:commentId w16cid:paraId="1DF4B742" w16cid:durableId="27265BD1"/>
  <w16cid:commentId w16cid:paraId="3B70598B" w16cid:durableId="27265D34"/>
  <w16cid:commentId w16cid:paraId="70F5DFDE" w16cid:durableId="27265D43"/>
  <w16cid:commentId w16cid:paraId="3284457B" w16cid:durableId="27265D48"/>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7D61D8BB" w16cid:durableId="2729A2D9"/>
  <w16cid:commentId w16cid:paraId="4A80E27C" w16cid:durableId="2718A48C"/>
  <w16cid:commentId w16cid:paraId="49E6E21D" w16cid:durableId="2729A4DC"/>
  <w16cid:commentId w16cid:paraId="4030AD7D" w16cid:durableId="2729AA36"/>
  <w16cid:commentId w16cid:paraId="15092F2A" w16cid:durableId="271F4E32"/>
  <w16cid:commentId w16cid:paraId="2A49966A" w16cid:durableId="271CB71E"/>
  <w16cid:commentId w16cid:paraId="4C7390F1" w16cid:durableId="271DCA33"/>
  <w16cid:commentId w16cid:paraId="20D5A1AE" w16cid:durableId="2703ABC6"/>
  <w16cid:commentId w16cid:paraId="4C022DBE" w16cid:durableId="2703ABD5"/>
  <w16cid:commentId w16cid:paraId="489F7692" w16cid:durableId="27288BB3"/>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9BB5F" w14:textId="77777777" w:rsidR="006274F4" w:rsidRDefault="006274F4" w:rsidP="005F6ED0">
      <w:pPr>
        <w:spacing w:after="0" w:line="240" w:lineRule="auto"/>
      </w:pPr>
      <w:r>
        <w:separator/>
      </w:r>
    </w:p>
  </w:endnote>
  <w:endnote w:type="continuationSeparator" w:id="0">
    <w:p w14:paraId="60A082FD" w14:textId="77777777" w:rsidR="006274F4" w:rsidRDefault="006274F4"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C1A34" w14:textId="77777777" w:rsidR="006274F4" w:rsidRDefault="006274F4" w:rsidP="005F6ED0">
      <w:pPr>
        <w:spacing w:after="0" w:line="240" w:lineRule="auto"/>
      </w:pPr>
      <w:r>
        <w:separator/>
      </w:r>
    </w:p>
  </w:footnote>
  <w:footnote w:type="continuationSeparator" w:id="0">
    <w:p w14:paraId="00502D8D" w14:textId="77777777" w:rsidR="006274F4" w:rsidRDefault="006274F4" w:rsidP="005F6ED0">
      <w:pPr>
        <w:spacing w:after="0" w:line="240" w:lineRule="auto"/>
      </w:pPr>
      <w:r>
        <w:continuationSeparator/>
      </w:r>
    </w:p>
  </w:footnote>
  <w:footnote w:id="1">
    <w:p w14:paraId="5266F0F0" w14:textId="64A49960" w:rsidR="00D1625A" w:rsidRPr="00D1625A" w:rsidRDefault="00D1625A">
      <w:pPr>
        <w:pStyle w:val="Fodnotetekst"/>
        <w:rPr>
          <w:lang w:val="da-DK"/>
        </w:rPr>
      </w:pPr>
      <w:r>
        <w:rPr>
          <w:rStyle w:val="Fodnotehenvisning"/>
        </w:rPr>
        <w:footnoteRef/>
      </w:r>
      <w:r>
        <w:t xml:space="preserve"> </w:t>
      </w:r>
      <w:r>
        <w:rPr>
          <w:rStyle w:val="cf01"/>
        </w:rPr>
        <w:t xml:space="preserve">Benefits received if you do not meet the requirements of income insurance program. </w:t>
      </w:r>
    </w:p>
  </w:footnote>
  <w:footnote w:id="2">
    <w:p w14:paraId="3031AAA3" w14:textId="225BB78A" w:rsidR="00D1625A" w:rsidRPr="00D1625A" w:rsidRDefault="00D1625A">
      <w:pPr>
        <w:pStyle w:val="Fodnotetekst"/>
      </w:pPr>
      <w:r w:rsidRPr="00D1625A">
        <w:rPr>
          <w:rStyle w:val="Fodnotehenvisning"/>
        </w:rPr>
        <w:footnoteRef/>
      </w:r>
      <w:r w:rsidRPr="00D1625A">
        <w:t xml:space="preserve"> In our opinion this assumption is quite unrealistic, but not many seems to criticize this assumption. </w:t>
      </w:r>
    </w:p>
  </w:footnote>
  <w:footnote w:id="3">
    <w:p w14:paraId="78E0735E" w14:textId="6BBC0CDF" w:rsidR="00D1625A" w:rsidRPr="00D1625A" w:rsidRDefault="00D1625A">
      <w:pPr>
        <w:pStyle w:val="Fodnotetekst"/>
        <w:rPr>
          <w:lang w:val="da-DK"/>
        </w:rPr>
      </w:pPr>
      <w:r>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4">
    <w:p w14:paraId="0569F303" w14:textId="38A4850C" w:rsidR="00755973" w:rsidRPr="00755973" w:rsidRDefault="00755973">
      <w:pPr>
        <w:pStyle w:val="Fodnotetekst"/>
        <w:rPr>
          <w:lang w:val="da-DK"/>
        </w:rPr>
      </w:pPr>
      <w:r>
        <w:rPr>
          <w:rStyle w:val="Fodnotehenvisning"/>
        </w:rPr>
        <w:footnoteRef/>
      </w:r>
      <w:r>
        <w:t xml:space="preserve"> </w:t>
      </w:r>
      <w:r w:rsidRPr="006A2B2C">
        <w:rPr>
          <w:rFonts w:ascii="Segoe UI" w:hAnsi="Segoe UI" w:cs="Segoe UI"/>
          <w:sz w:val="18"/>
          <w:szCs w:val="18"/>
        </w:rPr>
        <w:t xml:space="preserve">The income insurance model use </w:t>
      </w:r>
      <w:r w:rsidR="006A2B2C" w:rsidRPr="006A2B2C">
        <w:rPr>
          <w:rFonts w:ascii="Segoe UI" w:hAnsi="Segoe UI" w:cs="Segoe UI"/>
          <w:sz w:val="18"/>
          <w:szCs w:val="18"/>
        </w:rPr>
        <w:t>a</w:t>
      </w:r>
      <w:r w:rsidRPr="006A2B2C">
        <w:rPr>
          <w:rFonts w:ascii="Segoe UI" w:hAnsi="Segoe UI" w:cs="Segoe UI"/>
          <w:sz w:val="18"/>
          <w:szCs w:val="18"/>
        </w:rPr>
        <w:t xml:space="preserve"> static model for cash-benefits to estimate </w:t>
      </w:r>
      <w:r w:rsidR="006A2B2C" w:rsidRPr="006A2B2C">
        <w:rPr>
          <w:rFonts w:ascii="Segoe UI" w:hAnsi="Segoe UI" w:cs="Segoe UI"/>
          <w:sz w:val="18"/>
          <w:szCs w:val="18"/>
        </w:rPr>
        <w:t>an</w:t>
      </w:r>
      <w:r w:rsidRPr="006A2B2C">
        <w:rPr>
          <w:rFonts w:ascii="Segoe UI" w:hAnsi="Segoe UI" w:cs="Segoe UI"/>
          <w:sz w:val="18"/>
          <w:szCs w:val="18"/>
        </w:rPr>
        <w:t xml:space="preserve"> alternative for income insurance. If the cash-benefits are relatively close to the </w:t>
      </w:r>
      <w:r w:rsidR="006A2B2C" w:rsidRPr="006A2B2C">
        <w:rPr>
          <w:rFonts w:ascii="Segoe UI" w:hAnsi="Segoe UI" w:cs="Segoe UI"/>
          <w:sz w:val="18"/>
          <w:szCs w:val="18"/>
        </w:rPr>
        <w:t xml:space="preserve">level of </w:t>
      </w:r>
      <w:r w:rsidRPr="006A2B2C">
        <w:rPr>
          <w:rFonts w:ascii="Segoe UI" w:hAnsi="Segoe UI" w:cs="Segoe UI"/>
          <w:sz w:val="18"/>
          <w:szCs w:val="18"/>
        </w:rPr>
        <w:t xml:space="preserve">income insurance the incentives for </w:t>
      </w:r>
      <w:r w:rsidR="006A2B2C" w:rsidRPr="006A2B2C">
        <w:rPr>
          <w:rFonts w:ascii="Segoe UI" w:hAnsi="Segoe UI" w:cs="Segoe UI"/>
          <w:sz w:val="18"/>
          <w:szCs w:val="18"/>
        </w:rPr>
        <w:t>people</w:t>
      </w:r>
      <w:r w:rsidRPr="006A2B2C">
        <w:rPr>
          <w:rFonts w:ascii="Segoe UI" w:hAnsi="Segoe UI" w:cs="Segoe UI"/>
          <w:sz w:val="18"/>
          <w:szCs w:val="18"/>
        </w:rPr>
        <w:t xml:space="preserve"> to keep applying for jobs and thereby staying in the labor force is quite small. The relationship between income insurance and the cash-benefits should therefor affect the participation rate, also accounted for in the income insurance model.</w:t>
      </w:r>
      <w:r w:rsidRPr="00AB3D2F">
        <w:rPr>
          <w:sz w:val="24"/>
          <w:szCs w:val="24"/>
        </w:rPr>
        <w:t xml:space="preserve"> </w:t>
      </w:r>
      <w:r>
        <w:rPr>
          <w:rStyle w:val="Kommentarhenvisning"/>
        </w:rPr>
        <w:annotationRef/>
      </w:r>
    </w:p>
  </w:footnote>
  <w:footnote w:id="5">
    <w:p w14:paraId="59717236" w14:textId="2556D8FD" w:rsidR="00EC5CB9" w:rsidRPr="005E7208" w:rsidRDefault="00EC5CB9" w:rsidP="005E7208">
      <w:pPr>
        <w:pStyle w:val="pf0"/>
        <w:rPr>
          <w:rFonts w:ascii="Arial" w:hAnsi="Arial" w:cs="Arial"/>
          <w:sz w:val="20"/>
          <w:szCs w:val="20"/>
        </w:rPr>
      </w:pPr>
      <w:r>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6">
    <w:p w14:paraId="3B2E79B4" w14:textId="349DD08F" w:rsidR="005E7208" w:rsidRPr="005E7208" w:rsidRDefault="005E7208">
      <w:pPr>
        <w:pStyle w:val="Fodnotetekst"/>
        <w:rPr>
          <w:lang w:val="da-DK"/>
        </w:rPr>
      </w:pPr>
      <w:r>
        <w:rPr>
          <w:rStyle w:val="Fodnotehenvisning"/>
        </w:rPr>
        <w:footnoteRef/>
      </w:r>
      <w:r>
        <w:t xml:space="preserve"> </w:t>
      </w:r>
      <w:r w:rsidRPr="005E7208">
        <w:t>The share of people being a member of the income insurance program.</w:t>
      </w:r>
      <w:r>
        <w:rPr>
          <w:lang w:val="da-DK"/>
        </w:rPr>
        <w:t xml:space="preserve"> </w:t>
      </w:r>
    </w:p>
  </w:footnote>
  <w:footnote w:id="7">
    <w:p w14:paraId="4BF42E35" w14:textId="6CC9CBEA" w:rsidR="00F018CF" w:rsidRPr="00F018CF" w:rsidRDefault="00F018CF">
      <w:pPr>
        <w:pStyle w:val="Fodnotetekst"/>
        <w:rPr>
          <w:lang w:val="da-DK"/>
        </w:rPr>
      </w:pPr>
      <w:r>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8">
    <w:p w14:paraId="7355D381" w14:textId="66160B9D" w:rsidR="00F018CF" w:rsidRPr="00F018CF" w:rsidRDefault="00F018CF">
      <w:pPr>
        <w:pStyle w:val="Fodnotetekst"/>
        <w:rPr>
          <w:lang w:val="da-DK"/>
        </w:rPr>
      </w:pPr>
      <w:r>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9">
    <w:p w14:paraId="6E1EDBE7" w14:textId="3D0068C7" w:rsidR="00845283" w:rsidRPr="00845283" w:rsidRDefault="00845283">
      <w:pPr>
        <w:pStyle w:val="Fodnotetekst"/>
        <w:rPr>
          <w:lang w:val="da-DK"/>
        </w:rPr>
      </w:pPr>
      <w:r>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0">
    <w:p w14:paraId="15A7B6E5" w14:textId="40CEBA37" w:rsidR="00845283" w:rsidRPr="00845283" w:rsidRDefault="00845283">
      <w:pPr>
        <w:pStyle w:val="Fodnotetekst"/>
        <w:rPr>
          <w:lang w:val="da-DK"/>
        </w:rPr>
      </w:pPr>
      <w:r>
        <w:rPr>
          <w:rStyle w:val="Fodnotehenvisning"/>
        </w:rPr>
        <w:footnoteRef/>
      </w:r>
      <w:r>
        <w:t xml:space="preserve"> </w:t>
      </w:r>
      <w:r w:rsidRPr="00845283">
        <w:t>Thereby</w:t>
      </w:r>
      <w:r>
        <w:t xml:space="preserve"> we leave out the </w:t>
      </w:r>
      <w:proofErr w:type="gramStart"/>
      <w:r>
        <w:t>two effect</w:t>
      </w:r>
      <w:proofErr w:type="gramEnd"/>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1">
    <w:p w14:paraId="5A7FF35B" w14:textId="5E23B270" w:rsidR="00845283" w:rsidRPr="00845283" w:rsidRDefault="00845283">
      <w:pPr>
        <w:pStyle w:val="Fodnotetekst"/>
        <w:rPr>
          <w:lang w:val="da-DK"/>
        </w:rPr>
      </w:pPr>
      <w:r>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2">
    <w:p w14:paraId="68002DCE" w14:textId="1B6EF87C" w:rsidR="00C100EC" w:rsidRPr="00C100EC" w:rsidRDefault="00C100EC">
      <w:pPr>
        <w:pStyle w:val="Fodnotetekst"/>
        <w:rPr>
          <w:lang w:val="da-DK"/>
        </w:rPr>
      </w:pPr>
      <w:r>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3">
    <w:p w14:paraId="4AA0DC5F" w14:textId="7516F2F8" w:rsidR="00A32105" w:rsidRPr="00A32105" w:rsidRDefault="00A32105">
      <w:pPr>
        <w:pStyle w:val="Fodnotetekst"/>
        <w:rPr>
          <w:lang w:val="da-DK"/>
        </w:rPr>
      </w:pPr>
      <w:r>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Pr>
          <w:lang w:val="da-DK"/>
        </w:rPr>
        <w:t xml:space="preserve"> </w:t>
      </w:r>
    </w:p>
  </w:footnote>
  <w:footnote w:id="14">
    <w:p w14:paraId="21D01B03" w14:textId="3D40D583" w:rsidR="00C100EC" w:rsidRPr="00C100EC" w:rsidRDefault="00C100EC">
      <w:pPr>
        <w:pStyle w:val="Fodnotetekst"/>
        <w:rPr>
          <w:lang w:val="da-DK"/>
        </w:rPr>
      </w:pPr>
      <w:r>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5">
    <w:p w14:paraId="3360922D" w14:textId="1A4DB9CB" w:rsidR="00C100EC" w:rsidRPr="00C100EC" w:rsidRDefault="00C100EC">
      <w:pPr>
        <w:pStyle w:val="Fodnotetekst"/>
        <w:rPr>
          <w:lang w:val="da-DK"/>
        </w:rPr>
      </w:pPr>
      <w:r>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16">
    <w:p w14:paraId="70C6B6EF" w14:textId="1B5227B5" w:rsidR="00C100EC" w:rsidRPr="00C100EC" w:rsidRDefault="00C100EC">
      <w:pPr>
        <w:pStyle w:val="Fodnotetekst"/>
        <w:rPr>
          <w:lang w:val="da-DK"/>
        </w:rPr>
      </w:pPr>
      <w:r>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17">
    <w:p w14:paraId="14DA72BB" w14:textId="2338D5DE" w:rsidR="00C100EC" w:rsidRPr="00C100EC" w:rsidRDefault="00C100EC">
      <w:pPr>
        <w:pStyle w:val="Fodnotetekst"/>
        <w:rPr>
          <w:lang w:val="da-DK"/>
        </w:rPr>
      </w:pPr>
      <w:r>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8">
    <w:p w14:paraId="1A8CC49C" w14:textId="294826D6" w:rsidR="00006999" w:rsidRPr="00006999" w:rsidRDefault="00006999">
      <w:pPr>
        <w:pStyle w:val="Fodnotetekst"/>
        <w:rPr>
          <w:lang w:val="da-DK"/>
        </w:rPr>
      </w:pPr>
      <w:r>
        <w:rPr>
          <w:rStyle w:val="Fodnotehenvisning"/>
        </w:rPr>
        <w:footnoteRef/>
      </w:r>
      <w:r>
        <w:t xml:space="preserve"> </w:t>
      </w:r>
      <w:r>
        <w:rPr>
          <w:rStyle w:val="cf01"/>
        </w:rPr>
        <w:t>Evaluated in 2025, so that the full effects have been carried through.</w:t>
      </w:r>
    </w:p>
  </w:footnote>
  <w:footnote w:id="19">
    <w:p w14:paraId="2AC894CC" w14:textId="57D71F02" w:rsidR="00006999" w:rsidRPr="00006999" w:rsidRDefault="00006999">
      <w:pPr>
        <w:pStyle w:val="Fodnotetekst"/>
        <w:rPr>
          <w:lang w:val="da-DK"/>
        </w:rPr>
      </w:pPr>
      <w:r>
        <w:rPr>
          <w:rStyle w:val="Fodnotehenvisning"/>
        </w:rPr>
        <w:footnoteRef/>
      </w:r>
      <w:r>
        <w:t xml:space="preserve"> </w:t>
      </w:r>
      <w:r>
        <w:rPr>
          <w:rStyle w:val="cf01"/>
        </w:rPr>
        <w:t>As the participation rate is fixed the fall in employment will directly result in an increase in unemployment of the same amount.</w:t>
      </w:r>
    </w:p>
  </w:footnote>
  <w:footnote w:id="20">
    <w:p w14:paraId="4EECFF1D" w14:textId="3F7ACDA2" w:rsidR="00006999" w:rsidRPr="00006999" w:rsidRDefault="00006999">
      <w:pPr>
        <w:pStyle w:val="Fodnotetekst"/>
        <w:rPr>
          <w:lang w:val="da-DK"/>
        </w:rPr>
      </w:pPr>
      <w:r>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1">
    <w:p w14:paraId="6E364C53" w14:textId="2E446E50" w:rsidR="00006999" w:rsidRPr="00006999" w:rsidRDefault="00006999">
      <w:pPr>
        <w:pStyle w:val="Fodnotetekst"/>
        <w:rPr>
          <w:lang w:val="da-DK"/>
        </w:rPr>
      </w:pPr>
      <w:r>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6999"/>
    <w:rsid w:val="00007D2E"/>
    <w:rsid w:val="00010219"/>
    <w:rsid w:val="00011517"/>
    <w:rsid w:val="000123BC"/>
    <w:rsid w:val="00013666"/>
    <w:rsid w:val="000141E8"/>
    <w:rsid w:val="000212EE"/>
    <w:rsid w:val="00021CDF"/>
    <w:rsid w:val="000240FC"/>
    <w:rsid w:val="00025ACD"/>
    <w:rsid w:val="00026AE3"/>
    <w:rsid w:val="00030420"/>
    <w:rsid w:val="00033142"/>
    <w:rsid w:val="00033D62"/>
    <w:rsid w:val="000360BB"/>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710"/>
    <w:rsid w:val="0027521C"/>
    <w:rsid w:val="00281F51"/>
    <w:rsid w:val="00282129"/>
    <w:rsid w:val="00282F8F"/>
    <w:rsid w:val="00286BB8"/>
    <w:rsid w:val="00287C0E"/>
    <w:rsid w:val="00287E19"/>
    <w:rsid w:val="00292F95"/>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40E2"/>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03B1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331C"/>
    <w:rsid w:val="004E4362"/>
    <w:rsid w:val="004E4CC5"/>
    <w:rsid w:val="004E640C"/>
    <w:rsid w:val="004F0914"/>
    <w:rsid w:val="004F609D"/>
    <w:rsid w:val="004F646D"/>
    <w:rsid w:val="004F68F1"/>
    <w:rsid w:val="004F76B5"/>
    <w:rsid w:val="0050083C"/>
    <w:rsid w:val="00502AC7"/>
    <w:rsid w:val="00503232"/>
    <w:rsid w:val="00503D9C"/>
    <w:rsid w:val="00504BF2"/>
    <w:rsid w:val="00507D3C"/>
    <w:rsid w:val="005114AE"/>
    <w:rsid w:val="00513D05"/>
    <w:rsid w:val="00515BE6"/>
    <w:rsid w:val="00517164"/>
    <w:rsid w:val="00521ACE"/>
    <w:rsid w:val="00533E84"/>
    <w:rsid w:val="00534BD7"/>
    <w:rsid w:val="00536BB3"/>
    <w:rsid w:val="00540405"/>
    <w:rsid w:val="005420C4"/>
    <w:rsid w:val="005423B4"/>
    <w:rsid w:val="00544105"/>
    <w:rsid w:val="00544881"/>
    <w:rsid w:val="005449E6"/>
    <w:rsid w:val="00546FE1"/>
    <w:rsid w:val="0055114E"/>
    <w:rsid w:val="00551430"/>
    <w:rsid w:val="00551654"/>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274F4"/>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D25A4"/>
    <w:rsid w:val="006D2B78"/>
    <w:rsid w:val="006D39AC"/>
    <w:rsid w:val="006D4472"/>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3BD5"/>
    <w:rsid w:val="00737B4B"/>
    <w:rsid w:val="007426B3"/>
    <w:rsid w:val="00745270"/>
    <w:rsid w:val="00745A47"/>
    <w:rsid w:val="00750710"/>
    <w:rsid w:val="0075087B"/>
    <w:rsid w:val="00750941"/>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426F5"/>
    <w:rsid w:val="00A42D17"/>
    <w:rsid w:val="00A455E4"/>
    <w:rsid w:val="00A46484"/>
    <w:rsid w:val="00A51212"/>
    <w:rsid w:val="00A517BE"/>
    <w:rsid w:val="00A5243E"/>
    <w:rsid w:val="00A54398"/>
    <w:rsid w:val="00A54F38"/>
    <w:rsid w:val="00A56D55"/>
    <w:rsid w:val="00A61600"/>
    <w:rsid w:val="00A61B04"/>
    <w:rsid w:val="00A624F1"/>
    <w:rsid w:val="00A62685"/>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429"/>
    <w:rsid w:val="00AA7102"/>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2A8"/>
    <w:rsid w:val="00B3135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78C5"/>
    <w:rsid w:val="00C17E43"/>
    <w:rsid w:val="00C21116"/>
    <w:rsid w:val="00C21C3D"/>
    <w:rsid w:val="00C22BC4"/>
    <w:rsid w:val="00C23C1C"/>
    <w:rsid w:val="00C24122"/>
    <w:rsid w:val="00C2684E"/>
    <w:rsid w:val="00C30065"/>
    <w:rsid w:val="00C3353B"/>
    <w:rsid w:val="00C34CD1"/>
    <w:rsid w:val="00C359FB"/>
    <w:rsid w:val="00C376AB"/>
    <w:rsid w:val="00C44380"/>
    <w:rsid w:val="00C5121C"/>
    <w:rsid w:val="00C5526D"/>
    <w:rsid w:val="00C55837"/>
    <w:rsid w:val="00C55C6D"/>
    <w:rsid w:val="00C56F57"/>
    <w:rsid w:val="00C57F78"/>
    <w:rsid w:val="00C632AF"/>
    <w:rsid w:val="00C63AC0"/>
    <w:rsid w:val="00C63E25"/>
    <w:rsid w:val="00C6598F"/>
    <w:rsid w:val="00C66184"/>
    <w:rsid w:val="00C6733C"/>
    <w:rsid w:val="00C74F09"/>
    <w:rsid w:val="00C8083A"/>
    <w:rsid w:val="00C81939"/>
    <w:rsid w:val="00C83D12"/>
    <w:rsid w:val="00C84591"/>
    <w:rsid w:val="00C858DE"/>
    <w:rsid w:val="00C87AA6"/>
    <w:rsid w:val="00C913D8"/>
    <w:rsid w:val="00C92956"/>
    <w:rsid w:val="00C92BC2"/>
    <w:rsid w:val="00C9325D"/>
    <w:rsid w:val="00C939CA"/>
    <w:rsid w:val="00C964B0"/>
    <w:rsid w:val="00CA076F"/>
    <w:rsid w:val="00CA09FF"/>
    <w:rsid w:val="00CA12CD"/>
    <w:rsid w:val="00CA13D5"/>
    <w:rsid w:val="00CA188B"/>
    <w:rsid w:val="00CA217F"/>
    <w:rsid w:val="00CA2488"/>
    <w:rsid w:val="00CA2502"/>
    <w:rsid w:val="00CA5C6A"/>
    <w:rsid w:val="00CA6774"/>
    <w:rsid w:val="00CB0740"/>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25A"/>
    <w:rsid w:val="00D1693E"/>
    <w:rsid w:val="00D21107"/>
    <w:rsid w:val="00D22628"/>
    <w:rsid w:val="00D22845"/>
    <w:rsid w:val="00D22948"/>
    <w:rsid w:val="00D23556"/>
    <w:rsid w:val="00D2398E"/>
    <w:rsid w:val="00D242A7"/>
    <w:rsid w:val="00D27422"/>
    <w:rsid w:val="00D30DA3"/>
    <w:rsid w:val="00D35E1E"/>
    <w:rsid w:val="00D373B9"/>
    <w:rsid w:val="00D43152"/>
    <w:rsid w:val="00D43EB4"/>
    <w:rsid w:val="00D468B5"/>
    <w:rsid w:val="00D5311F"/>
    <w:rsid w:val="00D539ED"/>
    <w:rsid w:val="00D54324"/>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7001C"/>
    <w:rsid w:val="00E71D8E"/>
    <w:rsid w:val="00E73119"/>
    <w:rsid w:val="00E734B2"/>
    <w:rsid w:val="00E77B5F"/>
    <w:rsid w:val="00E81755"/>
    <w:rsid w:val="00E83A4D"/>
    <w:rsid w:val="00E840E6"/>
    <w:rsid w:val="00E84765"/>
    <w:rsid w:val="00E861C4"/>
    <w:rsid w:val="00E87C76"/>
    <w:rsid w:val="00E95DE7"/>
    <w:rsid w:val="00EA455C"/>
    <w:rsid w:val="00EA706C"/>
    <w:rsid w:val="00EB0D5D"/>
    <w:rsid w:val="00EB0F0A"/>
    <w:rsid w:val="00EB209C"/>
    <w:rsid w:val="00EB504E"/>
    <w:rsid w:val="00EB54FF"/>
    <w:rsid w:val="00EB7CB3"/>
    <w:rsid w:val="00EC33AB"/>
    <w:rsid w:val="00EC5CB9"/>
    <w:rsid w:val="00ED06D9"/>
    <w:rsid w:val="00ED0C06"/>
    <w:rsid w:val="00ED3896"/>
    <w:rsid w:val="00ED38CE"/>
    <w:rsid w:val="00EE180D"/>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731B"/>
    <w:rsid w:val="00F226C4"/>
    <w:rsid w:val="00F22808"/>
    <w:rsid w:val="00F228AF"/>
    <w:rsid w:val="00F22F0A"/>
    <w:rsid w:val="00F23405"/>
    <w:rsid w:val="00F23B92"/>
    <w:rsid w:val="00F24D30"/>
    <w:rsid w:val="00F25149"/>
    <w:rsid w:val="00F25725"/>
    <w:rsid w:val="00F266DA"/>
    <w:rsid w:val="00F2697F"/>
    <w:rsid w:val="00F26C7A"/>
    <w:rsid w:val="00F279C2"/>
    <w:rsid w:val="00F30E7B"/>
    <w:rsid w:val="00F31B66"/>
    <w:rsid w:val="00F34ED7"/>
    <w:rsid w:val="00F41869"/>
    <w:rsid w:val="00F41B3F"/>
    <w:rsid w:val="00F4278B"/>
    <w:rsid w:val="00F454B9"/>
    <w:rsid w:val="00F46DD3"/>
    <w:rsid w:val="00F471E4"/>
    <w:rsid w:val="00F47727"/>
    <w:rsid w:val="00F504A7"/>
    <w:rsid w:val="00F5206F"/>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political decision to suppress the rate regulation rate resulting in a lower level of income insurance, starting from 2016. We do so by setting up a counterfactual analysis, removing the suppressing of the rate regulation rate in a stock-flow-consistent model with an emphasis on the dynamics of the labor market and the Danish income insurance program. We include macroeconomic channels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 results to estimate a macro elasticity of the level of income insurance, by using the income insurance model as a proxy for the micro elasticity. We find the macro elasticity to be approximately twice as large as the micro elasticity. Indicating that suppressing the rate regulation rate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 effects are considered by using the income insurance model for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59</Pages>
  <Words>40010</Words>
  <Characters>228063</Characters>
  <Application>Microsoft Office Word</Application>
  <DocSecurity>0</DocSecurity>
  <Lines>1900</Lines>
  <Paragraphs>535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24</cp:revision>
  <cp:lastPrinted>2022-11-19T12:43:00Z</cp:lastPrinted>
  <dcterms:created xsi:type="dcterms:W3CDTF">2022-11-21T15:23:00Z</dcterms:created>
  <dcterms:modified xsi:type="dcterms:W3CDTF">2022-11-24T07:32:00Z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