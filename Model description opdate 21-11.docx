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0141E8">
                                            <w:rPr>
                                              <w:i/>
                                              <w:iCs/>
                                              <w:color w:val="000000" w:themeColor="text1"/>
                                            </w:rPr>
                                            <w:t xml:space="preserve">This paper attempts to analyze the macroeconomic effects of the decision to suppress the rate regulation </w:t>
                                          </w:r>
                                          <w:r w:rsidR="004E2F17">
                                            <w:rPr>
                                              <w:i/>
                                              <w:iCs/>
                                              <w:color w:val="000000" w:themeColor="text1"/>
                                            </w:rPr>
                                            <w:t>percentage</w:t>
                                          </w:r>
                                          <w:r w:rsidR="000837DA">
                                            <w:rPr>
                                              <w:i/>
                                              <w:iCs/>
                                              <w:color w:val="000000" w:themeColor="text1"/>
                                            </w:rPr>
                                            <w:t>, starting from 2016, voted through by the Danish government in the tax reform of 2012</w:t>
                                          </w:r>
                                          <w:r w:rsidRPr="000141E8">
                                            <w:rPr>
                                              <w:i/>
                                              <w:iCs/>
                                              <w:color w:val="000000" w:themeColor="text1"/>
                                            </w:rPr>
                                            <w:t>. We do so by setting up a counterfactual analysis</w:t>
                                          </w:r>
                                          <w:r w:rsidR="00ED06D9" w:rsidRPr="000141E8">
                                            <w:rPr>
                                              <w:i/>
                                              <w:iCs/>
                                              <w:color w:val="000000" w:themeColor="text1"/>
                                            </w:rPr>
                                            <w:t xml:space="preserve">, removing the suppressing of the rate regulation </w:t>
                                          </w:r>
                                          <w:r w:rsidR="004E2F17">
                                            <w:rPr>
                                              <w:i/>
                                              <w:iCs/>
                                              <w:color w:val="000000" w:themeColor="text1"/>
                                            </w:rPr>
                                            <w:t>percentage</w:t>
                                          </w:r>
                                          <w:r w:rsidRPr="000141E8">
                                            <w:rPr>
                                              <w:i/>
                                              <w:iCs/>
                                              <w:color w:val="000000" w:themeColor="text1"/>
                                            </w:rPr>
                                            <w:t xml:space="preserve"> in a stock-flow-consistent model</w:t>
                                          </w:r>
                                          <w:r w:rsidR="00AB13DF">
                                            <w:rPr>
                                              <w:i/>
                                              <w:iCs/>
                                              <w:color w:val="000000" w:themeColor="text1"/>
                                            </w:rPr>
                                            <w:t>. We use the quarterly model for the Danish economy developed by (Mikal et al.)</w:t>
                                          </w:r>
                                          <w:r w:rsidRPr="000141E8">
                                            <w:rPr>
                                              <w:i/>
                                              <w:iCs/>
                                              <w:color w:val="000000" w:themeColor="text1"/>
                                            </w:rPr>
                                            <w:t xml:space="preserve"> </w:t>
                                          </w:r>
                                          <w:r w:rsidR="000837DA">
                                            <w:rPr>
                                              <w:i/>
                                              <w:iCs/>
                                              <w:color w:val="000000" w:themeColor="text1"/>
                                            </w:rPr>
                                            <w:t>making few changes</w:t>
                                          </w:r>
                                          <w:r w:rsidR="00AB13DF">
                                            <w:rPr>
                                              <w:i/>
                                              <w:iCs/>
                                              <w:color w:val="000000" w:themeColor="text1"/>
                                            </w:rPr>
                                            <w:t xml:space="preserve"> to</w:t>
                                          </w:r>
                                          <w:r w:rsidRPr="000141E8">
                                            <w:rPr>
                                              <w:i/>
                                              <w:iCs/>
                                              <w:color w:val="000000" w:themeColor="text1"/>
                                            </w:rPr>
                                            <w:t xml:space="preserve"> the dynamics of the labor market </w:t>
                                          </w:r>
                                          <w:r w:rsidR="00AB13DF">
                                            <w:rPr>
                                              <w:i/>
                                              <w:iCs/>
                                              <w:color w:val="000000" w:themeColor="text1"/>
                                            </w:rPr>
                                            <w:t>as well as incorporating</w:t>
                                          </w:r>
                                          <w:r w:rsidRPr="000141E8">
                                            <w:rPr>
                                              <w:i/>
                                              <w:iCs/>
                                              <w:color w:val="000000" w:themeColor="text1"/>
                                            </w:rPr>
                                            <w:t xml:space="preserve"> the Danish income insurance program. We include macroeconomic channels </w:t>
                                          </w:r>
                                          <w:r w:rsidR="000837DA">
                                            <w:rPr>
                                              <w:i/>
                                              <w:iCs/>
                                              <w:color w:val="000000" w:themeColor="text1"/>
                                            </w:rPr>
                                            <w:t xml:space="preserve">in the model </w:t>
                                          </w:r>
                                          <w:r w:rsidRPr="000141E8">
                                            <w:rPr>
                                              <w:i/>
                                              <w:iCs/>
                                              <w:color w:val="000000" w:themeColor="text1"/>
                                            </w:rPr>
                                            <w:t xml:space="preserve">which </w:t>
                                          </w:r>
                                          <w:r w:rsidR="005A5678">
                                            <w:rPr>
                                              <w:i/>
                                              <w:iCs/>
                                              <w:color w:val="000000" w:themeColor="text1"/>
                                            </w:rPr>
                                            <w:t>is found</w:t>
                                          </w:r>
                                          <w:r w:rsidRPr="000141E8">
                                            <w:rPr>
                                              <w:i/>
                                              <w:iCs/>
                                              <w:color w:val="000000" w:themeColor="text1"/>
                                            </w:rPr>
                                            <w:t xml:space="preserve"> by the literature</w:t>
                                          </w:r>
                                          <w:r w:rsidR="005A5678">
                                            <w:rPr>
                                              <w:i/>
                                              <w:iCs/>
                                              <w:color w:val="000000" w:themeColor="text1"/>
                                            </w:rPr>
                                            <w:t xml:space="preserve"> to have theoretical importance</w:t>
                                          </w:r>
                                          <w:r w:rsidRPr="000141E8">
                                            <w:rPr>
                                              <w:i/>
                                              <w:iCs/>
                                              <w:color w:val="000000" w:themeColor="text1"/>
                                            </w:rPr>
                                            <w:t xml:space="preserve">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w:t>
                                          </w:r>
                                          <w:r w:rsidR="005A5678">
                                            <w:rPr>
                                              <w:i/>
                                              <w:iCs/>
                                              <w:color w:val="000000" w:themeColor="text1"/>
                                            </w:rPr>
                                            <w:t>simulate</w:t>
                                          </w:r>
                                          <w:r w:rsidR="00ED06D9" w:rsidRPr="000141E8">
                                            <w:rPr>
                                              <w:i/>
                                              <w:iCs/>
                                              <w:color w:val="000000" w:themeColor="text1"/>
                                            </w:rPr>
                                            <w:t xml:space="preserve"> the model including these channels to generate an estimate of the change in unemployment associated with each channel, as well as combinations of the channels. </w:t>
                                          </w:r>
                                          <w:r w:rsidR="000141E8" w:rsidRPr="000141E8">
                                            <w:rPr>
                                              <w:i/>
                                              <w:iCs/>
                                              <w:color w:val="000000" w:themeColor="text1"/>
                                            </w:rPr>
                                            <w:t>We use the</w:t>
                                          </w:r>
                                          <w:r w:rsidR="000837DA">
                                            <w:rPr>
                                              <w:i/>
                                              <w:iCs/>
                                              <w:color w:val="000000" w:themeColor="text1"/>
                                            </w:rPr>
                                            <w:t>se</w:t>
                                          </w:r>
                                          <w:r w:rsidR="000141E8" w:rsidRPr="000141E8">
                                            <w:rPr>
                                              <w:i/>
                                              <w:iCs/>
                                              <w:color w:val="000000" w:themeColor="text1"/>
                                            </w:rPr>
                                            <w:t xml:space="preserve"> results</w:t>
                                          </w:r>
                                          <w:r w:rsidR="00ED06D9" w:rsidRPr="000141E8">
                                            <w:rPr>
                                              <w:i/>
                                              <w:iCs/>
                                              <w:color w:val="000000" w:themeColor="text1"/>
                                            </w:rPr>
                                            <w:t xml:space="preserve"> to estimate</w:t>
                                          </w:r>
                                          <w:r w:rsidR="000837DA">
                                            <w:rPr>
                                              <w:i/>
                                              <w:iCs/>
                                              <w:color w:val="000000" w:themeColor="text1"/>
                                            </w:rPr>
                                            <w:t xml:space="preserve"> a </w:t>
                                          </w:r>
                                          <w:r w:rsidR="00ED06D9" w:rsidRPr="000141E8">
                                            <w:rPr>
                                              <w:i/>
                                              <w:iCs/>
                                              <w:color w:val="000000" w:themeColor="text1"/>
                                            </w:rPr>
                                            <w:t>macro elasticity of the level of income insurance</w:t>
                                          </w:r>
                                          <w:r w:rsidR="000837DA">
                                            <w:rPr>
                                              <w:i/>
                                              <w:iCs/>
                                              <w:color w:val="000000" w:themeColor="text1"/>
                                            </w:rPr>
                                            <w:t xml:space="preserve"> on unemployment</w:t>
                                          </w:r>
                                          <w:r w:rsidR="00ED06D9" w:rsidRPr="000141E8">
                                            <w:rPr>
                                              <w:i/>
                                              <w:iCs/>
                                              <w:color w:val="000000" w:themeColor="text1"/>
                                            </w:rPr>
                                            <w:t xml:space="preserve"> using the income insurance model</w:t>
                                          </w:r>
                                          <w:r w:rsidR="000837DA">
                                            <w:rPr>
                                              <w:i/>
                                              <w:iCs/>
                                              <w:color w:val="000000" w:themeColor="text1"/>
                                            </w:rPr>
                                            <w:t>, build to analyze changes to the Danish income insurance program,</w:t>
                                          </w:r>
                                          <w:r w:rsidR="00ED06D9" w:rsidRPr="000141E8">
                                            <w:rPr>
                                              <w:i/>
                                              <w:iCs/>
                                              <w:color w:val="000000" w:themeColor="text1"/>
                                            </w:rPr>
                                            <w:t xml:space="preserve"> as a proxy for the micro elasticity.</w:t>
                                          </w:r>
                                          <w:r w:rsidR="006435B6" w:rsidRPr="000141E8">
                                            <w:rPr>
                                              <w:i/>
                                              <w:iCs/>
                                              <w:color w:val="000000" w:themeColor="text1"/>
                                            </w:rPr>
                                            <w:t xml:space="preserve"> We find the macro elasticity to be approximately twice as large as the micro elasticity. </w:t>
                                          </w:r>
                                          <w:r w:rsidR="000837DA">
                                            <w:rPr>
                                              <w:i/>
                                              <w:iCs/>
                                              <w:color w:val="000000" w:themeColor="text1"/>
                                            </w:rPr>
                                            <w:t xml:space="preserve">This </w:t>
                                          </w:r>
                                          <w:r w:rsidR="006435B6" w:rsidRPr="000141E8">
                                            <w:rPr>
                                              <w:i/>
                                              <w:iCs/>
                                              <w:color w:val="000000" w:themeColor="text1"/>
                                            </w:rPr>
                                            <w:t>Indicat</w:t>
                                          </w:r>
                                          <w:r w:rsidR="000837DA">
                                            <w:rPr>
                                              <w:i/>
                                              <w:iCs/>
                                              <w:color w:val="000000" w:themeColor="text1"/>
                                            </w:rPr>
                                            <w:t>es</w:t>
                                          </w:r>
                                          <w:r w:rsidR="006435B6" w:rsidRPr="000141E8">
                                            <w:rPr>
                                              <w:i/>
                                              <w:iCs/>
                                              <w:color w:val="000000" w:themeColor="text1"/>
                                            </w:rPr>
                                            <w:t xml:space="preserve"> that </w:t>
                                          </w:r>
                                          <w:r w:rsidR="000141E8" w:rsidRPr="000141E8">
                                            <w:rPr>
                                              <w:i/>
                                              <w:iCs/>
                                              <w:color w:val="000000" w:themeColor="text1"/>
                                            </w:rPr>
                                            <w:t xml:space="preserve">suppressing the rate regulation </w:t>
                                          </w:r>
                                          <w:r w:rsidR="000837DA">
                                            <w:rPr>
                                              <w:i/>
                                              <w:iCs/>
                                              <w:color w:val="000000" w:themeColor="text1"/>
                                            </w:rPr>
                                            <w:t>percentage</w:t>
                                          </w:r>
                                          <w:r w:rsidR="000141E8" w:rsidRPr="000141E8">
                                            <w:rPr>
                                              <w:i/>
                                              <w:iCs/>
                                              <w:color w:val="000000" w:themeColor="text1"/>
                                            </w:rPr>
                                            <w:t xml:space="preserve"> in Denmark</w:t>
                                          </w:r>
                                          <w:r w:rsidR="006435B6" w:rsidRPr="000141E8">
                                            <w:rPr>
                                              <w:i/>
                                              <w:iCs/>
                                              <w:color w:val="000000" w:themeColor="text1"/>
                                            </w:rPr>
                                            <w:t xml:space="preserve"> </w:t>
                                          </w:r>
                                          <w:r w:rsidR="005A5678">
                                            <w:rPr>
                                              <w:i/>
                                              <w:iCs/>
                                              <w:color w:val="000000" w:themeColor="text1"/>
                                            </w:rPr>
                                            <w:t>was a correct decision</w:t>
                                          </w:r>
                                          <w:r w:rsidR="006435B6" w:rsidRPr="000141E8">
                                            <w:rPr>
                                              <w:i/>
                                              <w:iCs/>
                                              <w:color w:val="000000" w:themeColor="text1"/>
                                            </w:rPr>
                                            <w:t xml:space="preserve"> looking at the economic welfare.</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w:t>
                                          </w:r>
                                          <w:r w:rsidR="004E2F17">
                                            <w:rPr>
                                              <w:i/>
                                              <w:iCs/>
                                              <w:color w:val="000000" w:themeColor="text1"/>
                                            </w:rPr>
                                            <w:t>economic</w:t>
                                          </w:r>
                                          <w:r w:rsidR="006435B6" w:rsidRPr="000141E8">
                                            <w:rPr>
                                              <w:i/>
                                              <w:iCs/>
                                              <w:color w:val="000000" w:themeColor="text1"/>
                                            </w:rPr>
                                            <w:t xml:space="preserve"> effects are considered </w:t>
                                          </w:r>
                                          <w:r w:rsidR="004E2F17">
                                            <w:rPr>
                                              <w:i/>
                                              <w:iCs/>
                                              <w:color w:val="000000" w:themeColor="text1"/>
                                            </w:rPr>
                                            <w:t>when</w:t>
                                          </w:r>
                                          <w:r w:rsidR="006435B6" w:rsidRPr="000141E8">
                                            <w:rPr>
                                              <w:i/>
                                              <w:iCs/>
                                              <w:color w:val="000000" w:themeColor="text1"/>
                                            </w:rPr>
                                            <w:t xml:space="preserve">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0141E8">
                                      <w:rPr>
                                        <w:i/>
                                        <w:iCs/>
                                        <w:color w:val="000000" w:themeColor="text1"/>
                                      </w:rPr>
                                      <w:t xml:space="preserve">This paper attempts to analyze the macroeconomic effects of the decision to suppress the rate regulation </w:t>
                                    </w:r>
                                    <w:r w:rsidR="004E2F17">
                                      <w:rPr>
                                        <w:i/>
                                        <w:iCs/>
                                        <w:color w:val="000000" w:themeColor="text1"/>
                                      </w:rPr>
                                      <w:t>percentage</w:t>
                                    </w:r>
                                    <w:r w:rsidR="000837DA">
                                      <w:rPr>
                                        <w:i/>
                                        <w:iCs/>
                                        <w:color w:val="000000" w:themeColor="text1"/>
                                      </w:rPr>
                                      <w:t>, starting from 2016, voted through by the Danish government in the tax reform of 2012</w:t>
                                    </w:r>
                                    <w:r w:rsidRPr="000141E8">
                                      <w:rPr>
                                        <w:i/>
                                        <w:iCs/>
                                        <w:color w:val="000000" w:themeColor="text1"/>
                                      </w:rPr>
                                      <w:t>. We do so by setting up a counterfactual analysis</w:t>
                                    </w:r>
                                    <w:r w:rsidR="00ED06D9" w:rsidRPr="000141E8">
                                      <w:rPr>
                                        <w:i/>
                                        <w:iCs/>
                                        <w:color w:val="000000" w:themeColor="text1"/>
                                      </w:rPr>
                                      <w:t xml:space="preserve">, removing the suppressing of the rate regulation </w:t>
                                    </w:r>
                                    <w:r w:rsidR="004E2F17">
                                      <w:rPr>
                                        <w:i/>
                                        <w:iCs/>
                                        <w:color w:val="000000" w:themeColor="text1"/>
                                      </w:rPr>
                                      <w:t>percentage</w:t>
                                    </w:r>
                                    <w:r w:rsidRPr="000141E8">
                                      <w:rPr>
                                        <w:i/>
                                        <w:iCs/>
                                        <w:color w:val="000000" w:themeColor="text1"/>
                                      </w:rPr>
                                      <w:t xml:space="preserve"> in a stock-flow-consistent model</w:t>
                                    </w:r>
                                    <w:r w:rsidR="00AB13DF">
                                      <w:rPr>
                                        <w:i/>
                                        <w:iCs/>
                                        <w:color w:val="000000" w:themeColor="text1"/>
                                      </w:rPr>
                                      <w:t>. We use the quarterly model for the Danish economy developed by (Mikal et al.)</w:t>
                                    </w:r>
                                    <w:r w:rsidRPr="000141E8">
                                      <w:rPr>
                                        <w:i/>
                                        <w:iCs/>
                                        <w:color w:val="000000" w:themeColor="text1"/>
                                      </w:rPr>
                                      <w:t xml:space="preserve"> </w:t>
                                    </w:r>
                                    <w:r w:rsidR="000837DA">
                                      <w:rPr>
                                        <w:i/>
                                        <w:iCs/>
                                        <w:color w:val="000000" w:themeColor="text1"/>
                                      </w:rPr>
                                      <w:t>making few changes</w:t>
                                    </w:r>
                                    <w:r w:rsidR="00AB13DF">
                                      <w:rPr>
                                        <w:i/>
                                        <w:iCs/>
                                        <w:color w:val="000000" w:themeColor="text1"/>
                                      </w:rPr>
                                      <w:t xml:space="preserve"> to</w:t>
                                    </w:r>
                                    <w:r w:rsidRPr="000141E8">
                                      <w:rPr>
                                        <w:i/>
                                        <w:iCs/>
                                        <w:color w:val="000000" w:themeColor="text1"/>
                                      </w:rPr>
                                      <w:t xml:space="preserve"> the dynamics of the labor market </w:t>
                                    </w:r>
                                    <w:r w:rsidR="00AB13DF">
                                      <w:rPr>
                                        <w:i/>
                                        <w:iCs/>
                                        <w:color w:val="000000" w:themeColor="text1"/>
                                      </w:rPr>
                                      <w:t>as well as incorporating</w:t>
                                    </w:r>
                                    <w:r w:rsidRPr="000141E8">
                                      <w:rPr>
                                        <w:i/>
                                        <w:iCs/>
                                        <w:color w:val="000000" w:themeColor="text1"/>
                                      </w:rPr>
                                      <w:t xml:space="preserve"> the Danish income insurance program. We include macroeconomic channels </w:t>
                                    </w:r>
                                    <w:r w:rsidR="000837DA">
                                      <w:rPr>
                                        <w:i/>
                                        <w:iCs/>
                                        <w:color w:val="000000" w:themeColor="text1"/>
                                      </w:rPr>
                                      <w:t xml:space="preserve">in the model </w:t>
                                    </w:r>
                                    <w:r w:rsidRPr="000141E8">
                                      <w:rPr>
                                        <w:i/>
                                        <w:iCs/>
                                        <w:color w:val="000000" w:themeColor="text1"/>
                                      </w:rPr>
                                      <w:t xml:space="preserve">which </w:t>
                                    </w:r>
                                    <w:r w:rsidR="005A5678">
                                      <w:rPr>
                                        <w:i/>
                                        <w:iCs/>
                                        <w:color w:val="000000" w:themeColor="text1"/>
                                      </w:rPr>
                                      <w:t>is found</w:t>
                                    </w:r>
                                    <w:r w:rsidRPr="000141E8">
                                      <w:rPr>
                                        <w:i/>
                                        <w:iCs/>
                                        <w:color w:val="000000" w:themeColor="text1"/>
                                      </w:rPr>
                                      <w:t xml:space="preserve"> by the literature</w:t>
                                    </w:r>
                                    <w:r w:rsidR="005A5678">
                                      <w:rPr>
                                        <w:i/>
                                        <w:iCs/>
                                        <w:color w:val="000000" w:themeColor="text1"/>
                                      </w:rPr>
                                      <w:t xml:space="preserve"> to have theoretical importance</w:t>
                                    </w:r>
                                    <w:r w:rsidRPr="000141E8">
                                      <w:rPr>
                                        <w:i/>
                                        <w:iCs/>
                                        <w:color w:val="000000" w:themeColor="text1"/>
                                      </w:rPr>
                                      <w:t xml:space="preserve">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w:t>
                                    </w:r>
                                    <w:r w:rsidR="005A5678">
                                      <w:rPr>
                                        <w:i/>
                                        <w:iCs/>
                                        <w:color w:val="000000" w:themeColor="text1"/>
                                      </w:rPr>
                                      <w:t>simulate</w:t>
                                    </w:r>
                                    <w:r w:rsidR="00ED06D9" w:rsidRPr="000141E8">
                                      <w:rPr>
                                        <w:i/>
                                        <w:iCs/>
                                        <w:color w:val="000000" w:themeColor="text1"/>
                                      </w:rPr>
                                      <w:t xml:space="preserve"> the model including these channels to generate an estimate of the change in unemployment associated with each channel, as well as combinations of the channels. </w:t>
                                    </w:r>
                                    <w:r w:rsidR="000141E8" w:rsidRPr="000141E8">
                                      <w:rPr>
                                        <w:i/>
                                        <w:iCs/>
                                        <w:color w:val="000000" w:themeColor="text1"/>
                                      </w:rPr>
                                      <w:t>We use the</w:t>
                                    </w:r>
                                    <w:r w:rsidR="000837DA">
                                      <w:rPr>
                                        <w:i/>
                                        <w:iCs/>
                                        <w:color w:val="000000" w:themeColor="text1"/>
                                      </w:rPr>
                                      <w:t>se</w:t>
                                    </w:r>
                                    <w:r w:rsidR="000141E8" w:rsidRPr="000141E8">
                                      <w:rPr>
                                        <w:i/>
                                        <w:iCs/>
                                        <w:color w:val="000000" w:themeColor="text1"/>
                                      </w:rPr>
                                      <w:t xml:space="preserve"> results</w:t>
                                    </w:r>
                                    <w:r w:rsidR="00ED06D9" w:rsidRPr="000141E8">
                                      <w:rPr>
                                        <w:i/>
                                        <w:iCs/>
                                        <w:color w:val="000000" w:themeColor="text1"/>
                                      </w:rPr>
                                      <w:t xml:space="preserve"> to estimate</w:t>
                                    </w:r>
                                    <w:r w:rsidR="000837DA">
                                      <w:rPr>
                                        <w:i/>
                                        <w:iCs/>
                                        <w:color w:val="000000" w:themeColor="text1"/>
                                      </w:rPr>
                                      <w:t xml:space="preserve"> a </w:t>
                                    </w:r>
                                    <w:r w:rsidR="00ED06D9" w:rsidRPr="000141E8">
                                      <w:rPr>
                                        <w:i/>
                                        <w:iCs/>
                                        <w:color w:val="000000" w:themeColor="text1"/>
                                      </w:rPr>
                                      <w:t>macro elasticity of the level of income insurance</w:t>
                                    </w:r>
                                    <w:r w:rsidR="000837DA">
                                      <w:rPr>
                                        <w:i/>
                                        <w:iCs/>
                                        <w:color w:val="000000" w:themeColor="text1"/>
                                      </w:rPr>
                                      <w:t xml:space="preserve"> on unemployment</w:t>
                                    </w:r>
                                    <w:r w:rsidR="00ED06D9" w:rsidRPr="000141E8">
                                      <w:rPr>
                                        <w:i/>
                                        <w:iCs/>
                                        <w:color w:val="000000" w:themeColor="text1"/>
                                      </w:rPr>
                                      <w:t xml:space="preserve"> using the income insurance model</w:t>
                                    </w:r>
                                    <w:r w:rsidR="000837DA">
                                      <w:rPr>
                                        <w:i/>
                                        <w:iCs/>
                                        <w:color w:val="000000" w:themeColor="text1"/>
                                      </w:rPr>
                                      <w:t>, build to analyze changes to the Danish income insurance program,</w:t>
                                    </w:r>
                                    <w:r w:rsidR="00ED06D9" w:rsidRPr="000141E8">
                                      <w:rPr>
                                        <w:i/>
                                        <w:iCs/>
                                        <w:color w:val="000000" w:themeColor="text1"/>
                                      </w:rPr>
                                      <w:t xml:space="preserve"> as a proxy for the micro elasticity.</w:t>
                                    </w:r>
                                    <w:r w:rsidR="006435B6" w:rsidRPr="000141E8">
                                      <w:rPr>
                                        <w:i/>
                                        <w:iCs/>
                                        <w:color w:val="000000" w:themeColor="text1"/>
                                      </w:rPr>
                                      <w:t xml:space="preserve"> We find the macro elasticity to be approximately twice as large as the micro elasticity. </w:t>
                                    </w:r>
                                    <w:r w:rsidR="000837DA">
                                      <w:rPr>
                                        <w:i/>
                                        <w:iCs/>
                                        <w:color w:val="000000" w:themeColor="text1"/>
                                      </w:rPr>
                                      <w:t xml:space="preserve">This </w:t>
                                    </w:r>
                                    <w:r w:rsidR="006435B6" w:rsidRPr="000141E8">
                                      <w:rPr>
                                        <w:i/>
                                        <w:iCs/>
                                        <w:color w:val="000000" w:themeColor="text1"/>
                                      </w:rPr>
                                      <w:t>Indicat</w:t>
                                    </w:r>
                                    <w:r w:rsidR="000837DA">
                                      <w:rPr>
                                        <w:i/>
                                        <w:iCs/>
                                        <w:color w:val="000000" w:themeColor="text1"/>
                                      </w:rPr>
                                      <w:t>es</w:t>
                                    </w:r>
                                    <w:r w:rsidR="006435B6" w:rsidRPr="000141E8">
                                      <w:rPr>
                                        <w:i/>
                                        <w:iCs/>
                                        <w:color w:val="000000" w:themeColor="text1"/>
                                      </w:rPr>
                                      <w:t xml:space="preserve"> that </w:t>
                                    </w:r>
                                    <w:r w:rsidR="000141E8" w:rsidRPr="000141E8">
                                      <w:rPr>
                                        <w:i/>
                                        <w:iCs/>
                                        <w:color w:val="000000" w:themeColor="text1"/>
                                      </w:rPr>
                                      <w:t xml:space="preserve">suppressing the rate regulation </w:t>
                                    </w:r>
                                    <w:r w:rsidR="000837DA">
                                      <w:rPr>
                                        <w:i/>
                                        <w:iCs/>
                                        <w:color w:val="000000" w:themeColor="text1"/>
                                      </w:rPr>
                                      <w:t>percentage</w:t>
                                    </w:r>
                                    <w:r w:rsidR="000141E8" w:rsidRPr="000141E8">
                                      <w:rPr>
                                        <w:i/>
                                        <w:iCs/>
                                        <w:color w:val="000000" w:themeColor="text1"/>
                                      </w:rPr>
                                      <w:t xml:space="preserve"> in Denmark</w:t>
                                    </w:r>
                                    <w:r w:rsidR="006435B6" w:rsidRPr="000141E8">
                                      <w:rPr>
                                        <w:i/>
                                        <w:iCs/>
                                        <w:color w:val="000000" w:themeColor="text1"/>
                                      </w:rPr>
                                      <w:t xml:space="preserve"> </w:t>
                                    </w:r>
                                    <w:r w:rsidR="005A5678">
                                      <w:rPr>
                                        <w:i/>
                                        <w:iCs/>
                                        <w:color w:val="000000" w:themeColor="text1"/>
                                      </w:rPr>
                                      <w:t>was a correct decision</w:t>
                                    </w:r>
                                    <w:r w:rsidR="006435B6" w:rsidRPr="000141E8">
                                      <w:rPr>
                                        <w:i/>
                                        <w:iCs/>
                                        <w:color w:val="000000" w:themeColor="text1"/>
                                      </w:rPr>
                                      <w:t xml:space="preserve"> looking at the economic welfare.</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w:t>
                                    </w:r>
                                    <w:r w:rsidR="004E2F17">
                                      <w:rPr>
                                        <w:i/>
                                        <w:iCs/>
                                        <w:color w:val="000000" w:themeColor="text1"/>
                                      </w:rPr>
                                      <w:t>economic</w:t>
                                    </w:r>
                                    <w:r w:rsidR="006435B6" w:rsidRPr="000141E8">
                                      <w:rPr>
                                        <w:i/>
                                        <w:iCs/>
                                        <w:color w:val="000000" w:themeColor="text1"/>
                                      </w:rPr>
                                      <w:t xml:space="preserve"> effects are considered </w:t>
                                    </w:r>
                                    <w:r w:rsidR="004E2F17">
                                      <w:rPr>
                                        <w:i/>
                                        <w:iCs/>
                                        <w:color w:val="000000" w:themeColor="text1"/>
                                      </w:rPr>
                                      <w:t>when</w:t>
                                    </w:r>
                                    <w:r w:rsidR="006435B6" w:rsidRPr="000141E8">
                                      <w:rPr>
                                        <w:i/>
                                        <w:iCs/>
                                        <w:color w:val="000000" w:themeColor="text1"/>
                                      </w:rPr>
                                      <w:t xml:space="preserve">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2302B3C4" w14:textId="1E30F637" w:rsidR="004C0622" w:rsidRPr="00AB3D2F" w:rsidRDefault="004C0FB6" w:rsidP="00843391">
      <w:pPr>
        <w:spacing w:line="360" w:lineRule="auto"/>
        <w:rPr>
          <w:sz w:val="24"/>
          <w:szCs w:val="24"/>
        </w:rPr>
      </w:pPr>
      <w:r w:rsidRPr="00AB3D2F">
        <w:rPr>
          <w:sz w:val="24"/>
          <w:szCs w:val="24"/>
        </w:rPr>
        <w:t xml:space="preserve">The Danish Flexicurity model </w:t>
      </w:r>
      <w:r w:rsidR="00904464" w:rsidRPr="00AB3D2F">
        <w:rPr>
          <w:sz w:val="24"/>
          <w:szCs w:val="24"/>
        </w:rPr>
        <w:t>is well known worldwide, for being one of the most effective in keeping a low and stable unemployment rate compared to the other European countries</w:t>
      </w:r>
      <w:r w:rsidR="00F31B66" w:rsidRPr="00AB3D2F">
        <w:rPr>
          <w:sz w:val="24"/>
          <w:szCs w:val="24"/>
        </w:rPr>
        <w:t xml:space="preserve">. </w:t>
      </w:r>
      <w:r w:rsidR="004A21DF" w:rsidRPr="00AB3D2F">
        <w:rPr>
          <w:sz w:val="24"/>
          <w:szCs w:val="24"/>
        </w:rPr>
        <w:t xml:space="preserve">Looking at the unemployment rate </w:t>
      </w:r>
      <w:r w:rsidR="00602323" w:rsidRPr="00AB3D2F">
        <w:rPr>
          <w:sz w:val="24"/>
          <w:szCs w:val="24"/>
        </w:rPr>
        <w:t>leading up to</w:t>
      </w:r>
      <w:r w:rsidR="004A21DF" w:rsidRPr="00AB3D2F">
        <w:rPr>
          <w:sz w:val="24"/>
          <w:szCs w:val="24"/>
        </w:rPr>
        <w:t xml:space="preserve"> the financial crisis in 2008</w:t>
      </w:r>
      <w:r w:rsidR="002B1E0C">
        <w:rPr>
          <w:sz w:val="24"/>
          <w:szCs w:val="24"/>
        </w:rPr>
        <w:t>,</w:t>
      </w:r>
      <w:r w:rsidR="004A21DF" w:rsidRPr="00AB3D2F">
        <w:rPr>
          <w:sz w:val="24"/>
          <w:szCs w:val="24"/>
        </w:rPr>
        <w:t xml:space="preserve"> </w:t>
      </w:r>
      <w:r w:rsidR="00310D7D" w:rsidRPr="00AB3D2F">
        <w:rPr>
          <w:sz w:val="24"/>
          <w:szCs w:val="24"/>
        </w:rPr>
        <w:t>Denmark ha</w:t>
      </w:r>
      <w:r w:rsidR="00E7001C" w:rsidRPr="00AB3D2F">
        <w:rPr>
          <w:sz w:val="24"/>
          <w:szCs w:val="24"/>
        </w:rPr>
        <w:t>d</w:t>
      </w:r>
      <w:r w:rsidR="00310D7D" w:rsidRPr="00AB3D2F">
        <w:rPr>
          <w:sz w:val="24"/>
          <w:szCs w:val="24"/>
        </w:rPr>
        <w:t xml:space="preserve"> </w:t>
      </w:r>
      <w:r w:rsidR="00602323" w:rsidRPr="00AB3D2F">
        <w:rPr>
          <w:sz w:val="24"/>
          <w:szCs w:val="24"/>
        </w:rPr>
        <w:t>one of the</w:t>
      </w:r>
      <w:r w:rsidR="00310D7D" w:rsidRPr="00AB3D2F">
        <w:rPr>
          <w:sz w:val="24"/>
          <w:szCs w:val="24"/>
        </w:rPr>
        <w:t xml:space="preserve"> lowest rate</w:t>
      </w:r>
      <w:r w:rsidR="00602323" w:rsidRPr="00AB3D2F">
        <w:rPr>
          <w:sz w:val="24"/>
          <w:szCs w:val="24"/>
        </w:rPr>
        <w:t>s</w:t>
      </w:r>
      <w:r w:rsidR="00310D7D" w:rsidRPr="00AB3D2F">
        <w:rPr>
          <w:sz w:val="24"/>
          <w:szCs w:val="24"/>
        </w:rPr>
        <w:t xml:space="preserve"> </w:t>
      </w:r>
      <w:r w:rsidR="004A21DF" w:rsidRPr="00AB3D2F">
        <w:rPr>
          <w:sz w:val="24"/>
          <w:szCs w:val="24"/>
        </w:rPr>
        <w:t>out of all the</w:t>
      </w:r>
      <w:r w:rsidR="00310D7D" w:rsidRPr="00AB3D2F">
        <w:rPr>
          <w:sz w:val="24"/>
          <w:szCs w:val="24"/>
        </w:rPr>
        <w:t xml:space="preserve"> Europ</w:t>
      </w:r>
      <w:r w:rsidR="004A21DF" w:rsidRPr="00AB3D2F">
        <w:rPr>
          <w:sz w:val="24"/>
          <w:szCs w:val="24"/>
        </w:rPr>
        <w:t>ean countries</w:t>
      </w:r>
      <w:r w:rsidR="00943BA1" w:rsidRPr="00AB3D2F">
        <w:rPr>
          <w:sz w:val="24"/>
          <w:szCs w:val="24"/>
        </w:rPr>
        <w:t>.</w:t>
      </w:r>
      <w:r w:rsidR="00267A10" w:rsidRPr="00AB3D2F">
        <w:rPr>
          <w:sz w:val="24"/>
          <w:szCs w:val="24"/>
        </w:rPr>
        <w:t xml:space="preserve"> </w:t>
      </w:r>
      <w:commentRangeStart w:id="0"/>
      <w:commentRangeStart w:id="1"/>
      <w:r w:rsidR="00267A10" w:rsidRPr="00AB3D2F">
        <w:rPr>
          <w:sz w:val="24"/>
          <w:szCs w:val="24"/>
        </w:rPr>
        <w:t xml:space="preserve">What is making the Danish flexicurity model so effective in keeping a low unemployment rate is </w:t>
      </w:r>
      <w:r w:rsidR="00943BA1" w:rsidRPr="00AB3D2F">
        <w:rPr>
          <w:sz w:val="24"/>
          <w:szCs w:val="24"/>
        </w:rPr>
        <w:t xml:space="preserve">described by </w:t>
      </w:r>
      <w:r w:rsidR="00795942" w:rsidRPr="00AB3D2F">
        <w:rPr>
          <w:sz w:val="24"/>
          <w:szCs w:val="24"/>
        </w:rPr>
        <w:fldChar w:fldCharType="begin" w:fldLock="1"/>
      </w:r>
      <w:r w:rsidR="00795942" w:rsidRPr="00AB3D2F">
        <w:rPr>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Model","type":"article-journal","volume":"1"},"uris":["http://www.mendeley.com/documents/?uuid=f85c5eff-3a31-4544-bca3-2a96621787c6"]}],"mendeley":{"formattedCitation":"(Andersen &amp; Svarer, 2006)","plainTextFormattedCitation":"(Andersen &amp; Svarer, 2006)","previouslyFormattedCitation":"(Andersen &amp; Svarer, 2006)"},"properties":{"noteIndex":0},"schema":"https://github.com/citation-style-language/schema/raw/master/csl-citation.json"}</w:instrText>
      </w:r>
      <w:r w:rsidR="00795942" w:rsidRPr="00AB3D2F">
        <w:rPr>
          <w:sz w:val="24"/>
          <w:szCs w:val="24"/>
        </w:rPr>
        <w:fldChar w:fldCharType="separate"/>
      </w:r>
      <w:r w:rsidR="00795942" w:rsidRPr="00AB3D2F">
        <w:rPr>
          <w:noProof/>
          <w:sz w:val="24"/>
          <w:szCs w:val="24"/>
        </w:rPr>
        <w:t>(Andersen &amp; Svarer, 2006)</w:t>
      </w:r>
      <w:r w:rsidR="00795942" w:rsidRPr="00AB3D2F">
        <w:rPr>
          <w:sz w:val="24"/>
          <w:szCs w:val="24"/>
        </w:rPr>
        <w:fldChar w:fldCharType="end"/>
      </w:r>
      <w:r w:rsidR="00267A10" w:rsidRPr="00AB3D2F">
        <w:rPr>
          <w:sz w:val="24"/>
          <w:szCs w:val="24"/>
        </w:rPr>
        <w:t xml:space="preserve"> as</w:t>
      </w:r>
      <w:r w:rsidR="00943BA1" w:rsidRPr="00AB3D2F">
        <w:rPr>
          <w:sz w:val="24"/>
          <w:szCs w:val="24"/>
        </w:rPr>
        <w:t xml:space="preserve"> t</w:t>
      </w:r>
      <w:r w:rsidR="00E7001C" w:rsidRPr="00AB3D2F">
        <w:rPr>
          <w:sz w:val="24"/>
          <w:szCs w:val="24"/>
        </w:rPr>
        <w:t>he</w:t>
      </w:r>
      <w:r w:rsidR="00267A10" w:rsidRPr="00AB3D2F">
        <w:rPr>
          <w:sz w:val="24"/>
          <w:szCs w:val="24"/>
        </w:rPr>
        <w:t xml:space="preserve">y present the three elements of the </w:t>
      </w:r>
      <w:r w:rsidR="00943BA1" w:rsidRPr="00AB3D2F">
        <w:rPr>
          <w:sz w:val="24"/>
          <w:szCs w:val="24"/>
        </w:rPr>
        <w:t xml:space="preserve"> Danish</w:t>
      </w:r>
      <w:r w:rsidR="00E7001C" w:rsidRPr="00AB3D2F">
        <w:rPr>
          <w:sz w:val="24"/>
          <w:szCs w:val="24"/>
        </w:rPr>
        <w:t xml:space="preserve"> flexicurity </w:t>
      </w:r>
      <w:r w:rsidR="00267A10" w:rsidRPr="00AB3D2F">
        <w:rPr>
          <w:sz w:val="24"/>
          <w:szCs w:val="24"/>
        </w:rPr>
        <w:t>model. T</w:t>
      </w:r>
      <w:r w:rsidR="00943BA1" w:rsidRPr="00AB3D2F">
        <w:rPr>
          <w:sz w:val="24"/>
          <w:szCs w:val="24"/>
        </w:rPr>
        <w:t xml:space="preserve">he first </w:t>
      </w:r>
      <w:r w:rsidR="00267A10" w:rsidRPr="00AB3D2F">
        <w:rPr>
          <w:sz w:val="24"/>
          <w:szCs w:val="24"/>
        </w:rPr>
        <w:t xml:space="preserve">element </w:t>
      </w:r>
      <w:r w:rsidR="003E1EBB">
        <w:rPr>
          <w:sz w:val="24"/>
          <w:szCs w:val="24"/>
        </w:rPr>
        <w:t>being</w:t>
      </w:r>
      <w:r w:rsidR="008C7AAF" w:rsidRPr="00AB3D2F">
        <w:rPr>
          <w:sz w:val="24"/>
          <w:szCs w:val="24"/>
        </w:rPr>
        <w:t xml:space="preserve"> flexibility</w:t>
      </w:r>
      <w:r w:rsidR="004A21DF" w:rsidRPr="00AB3D2F">
        <w:rPr>
          <w:sz w:val="24"/>
          <w:szCs w:val="24"/>
        </w:rPr>
        <w:t xml:space="preserve"> in the form of </w:t>
      </w:r>
      <w:r w:rsidR="00D867D3" w:rsidRPr="00AB3D2F">
        <w:rPr>
          <w:sz w:val="24"/>
          <w:szCs w:val="24"/>
        </w:rPr>
        <w:t xml:space="preserve">low </w:t>
      </w:r>
      <w:r w:rsidR="004A21DF" w:rsidRPr="00AB3D2F">
        <w:rPr>
          <w:sz w:val="24"/>
          <w:szCs w:val="24"/>
        </w:rPr>
        <w:t xml:space="preserve">terms </w:t>
      </w:r>
      <w:r w:rsidR="00D867D3" w:rsidRPr="00AB3D2F">
        <w:rPr>
          <w:sz w:val="24"/>
          <w:szCs w:val="24"/>
        </w:rPr>
        <w:t>for</w:t>
      </w:r>
      <w:r w:rsidR="004A21DF" w:rsidRPr="00AB3D2F">
        <w:rPr>
          <w:sz w:val="24"/>
          <w:szCs w:val="24"/>
        </w:rPr>
        <w:t xml:space="preserve"> </w:t>
      </w:r>
      <w:r w:rsidR="00943BA1" w:rsidRPr="00AB3D2F">
        <w:rPr>
          <w:sz w:val="24"/>
          <w:szCs w:val="24"/>
        </w:rPr>
        <w:t>hiring</w:t>
      </w:r>
      <w:r w:rsidR="00D867D3" w:rsidRPr="00AB3D2F">
        <w:rPr>
          <w:sz w:val="24"/>
          <w:szCs w:val="24"/>
        </w:rPr>
        <w:t xml:space="preserve"> as well as short termination periods</w:t>
      </w:r>
      <w:r w:rsidR="00044FA8" w:rsidRPr="00AB3D2F">
        <w:rPr>
          <w:sz w:val="24"/>
          <w:szCs w:val="24"/>
        </w:rPr>
        <w:t xml:space="preserve">. The second element </w:t>
      </w:r>
      <w:r w:rsidR="00943BA1" w:rsidRPr="00AB3D2F">
        <w:rPr>
          <w:sz w:val="24"/>
          <w:szCs w:val="24"/>
        </w:rPr>
        <w:t xml:space="preserve">being </w:t>
      </w:r>
      <w:r w:rsidR="004A21DF" w:rsidRPr="00AB3D2F">
        <w:rPr>
          <w:sz w:val="24"/>
          <w:szCs w:val="24"/>
        </w:rPr>
        <w:t>security</w:t>
      </w:r>
      <w:r w:rsidR="00943BA1" w:rsidRPr="00AB3D2F">
        <w:rPr>
          <w:sz w:val="24"/>
          <w:szCs w:val="24"/>
        </w:rPr>
        <w:t xml:space="preserve"> in</w:t>
      </w:r>
      <w:r w:rsidR="008C7AAF" w:rsidRPr="00AB3D2F">
        <w:rPr>
          <w:sz w:val="24"/>
          <w:szCs w:val="24"/>
        </w:rPr>
        <w:t xml:space="preserve"> the form of</w:t>
      </w:r>
      <w:r w:rsidR="00D867D3" w:rsidRPr="00AB3D2F">
        <w:rPr>
          <w:sz w:val="24"/>
          <w:szCs w:val="24"/>
        </w:rPr>
        <w:t xml:space="preserve"> generous</w:t>
      </w:r>
      <w:r w:rsidR="008C7AAF" w:rsidRPr="00AB3D2F">
        <w:rPr>
          <w:sz w:val="24"/>
          <w:szCs w:val="24"/>
        </w:rPr>
        <w:t xml:space="preserve"> unemployment benefits</w:t>
      </w:r>
      <w:r w:rsidR="00044FA8" w:rsidRPr="00AB3D2F">
        <w:rPr>
          <w:sz w:val="24"/>
          <w:szCs w:val="24"/>
        </w:rPr>
        <w:t xml:space="preserve">, and the third element being an active labor market policy. </w:t>
      </w:r>
      <w:commentRangeEnd w:id="0"/>
      <w:r w:rsidR="00805F2A">
        <w:rPr>
          <w:rStyle w:val="Kommentarhenvisning"/>
        </w:rPr>
        <w:commentReference w:id="0"/>
      </w:r>
      <w:commentRangeEnd w:id="1"/>
      <w:r w:rsidR="00805F2A">
        <w:rPr>
          <w:rStyle w:val="Kommentarhenvisning"/>
        </w:rPr>
        <w:commentReference w:id="1"/>
      </w:r>
      <w:r w:rsidR="00044FA8" w:rsidRPr="00AB3D2F">
        <w:rPr>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B3D2F">
        <w:rPr>
          <w:sz w:val="24"/>
          <w:szCs w:val="24"/>
        </w:rPr>
        <w:t>s</w:t>
      </w:r>
      <w:r w:rsidR="00044FA8" w:rsidRPr="00AB3D2F">
        <w:rPr>
          <w:sz w:val="24"/>
          <w:szCs w:val="24"/>
        </w:rPr>
        <w:t xml:space="preserve"> </w:t>
      </w:r>
      <w:r w:rsidR="003E1EBB">
        <w:rPr>
          <w:sz w:val="24"/>
          <w:szCs w:val="24"/>
        </w:rPr>
        <w:t>because of</w:t>
      </w:r>
      <w:r w:rsidR="00044FA8" w:rsidRPr="00AB3D2F">
        <w:rPr>
          <w:sz w:val="24"/>
          <w:szCs w:val="24"/>
        </w:rPr>
        <w:t xml:space="preserve"> the high </w:t>
      </w:r>
      <w:r w:rsidR="00D54324">
        <w:rPr>
          <w:sz w:val="24"/>
          <w:szCs w:val="24"/>
        </w:rPr>
        <w:t>level of unemployment benefits</w:t>
      </w:r>
      <w:r w:rsidR="00044FA8" w:rsidRPr="00AB3D2F">
        <w:rPr>
          <w:sz w:val="24"/>
          <w:szCs w:val="24"/>
        </w:rPr>
        <w:t xml:space="preserve"> ensuring that </w:t>
      </w:r>
      <w:r w:rsidR="004C0622" w:rsidRPr="00AB3D2F">
        <w:rPr>
          <w:sz w:val="24"/>
          <w:szCs w:val="24"/>
        </w:rPr>
        <w:t>individuals</w:t>
      </w:r>
      <w:r w:rsidR="00044FA8" w:rsidRPr="00AB3D2F">
        <w:rPr>
          <w:sz w:val="24"/>
          <w:szCs w:val="24"/>
        </w:rPr>
        <w:t xml:space="preserve"> will not risk a major reduction in income</w:t>
      </w:r>
      <w:r w:rsidR="004C0622" w:rsidRPr="00AB3D2F">
        <w:rPr>
          <w:sz w:val="24"/>
          <w:szCs w:val="24"/>
        </w:rPr>
        <w:t xml:space="preserve"> if</w:t>
      </w:r>
      <w:r w:rsidR="00044FA8" w:rsidRPr="00AB3D2F">
        <w:rPr>
          <w:sz w:val="24"/>
          <w:szCs w:val="24"/>
        </w:rPr>
        <w:t xml:space="preserve"> being laid off</w:t>
      </w:r>
      <w:r w:rsidR="004C0622" w:rsidRPr="00AB3D2F">
        <w:rPr>
          <w:sz w:val="24"/>
          <w:szCs w:val="24"/>
        </w:rPr>
        <w:t xml:space="preserve">. </w:t>
      </w:r>
      <w:commentRangeStart w:id="2"/>
      <w:commentRangeStart w:id="3"/>
      <w:r w:rsidR="004C0622" w:rsidRPr="00AB3D2F">
        <w:rPr>
          <w:sz w:val="24"/>
          <w:szCs w:val="24"/>
        </w:rPr>
        <w:t>To access these generous benefits</w:t>
      </w:r>
      <w:r w:rsidR="003E1EBB">
        <w:rPr>
          <w:sz w:val="24"/>
          <w:szCs w:val="24"/>
        </w:rPr>
        <w:t xml:space="preserve"> the active labor market policy</w:t>
      </w:r>
      <w:r w:rsidR="004C0622" w:rsidRPr="00AB3D2F">
        <w:rPr>
          <w:sz w:val="24"/>
          <w:szCs w:val="24"/>
        </w:rPr>
        <w:t xml:space="preserve"> </w:t>
      </w:r>
      <w:r w:rsidR="003E1EBB">
        <w:rPr>
          <w:sz w:val="24"/>
          <w:szCs w:val="24"/>
        </w:rPr>
        <w:t xml:space="preserve">ensures </w:t>
      </w:r>
      <w:r w:rsidR="004C0622" w:rsidRPr="00AB3D2F">
        <w:rPr>
          <w:sz w:val="24"/>
          <w:szCs w:val="24"/>
        </w:rPr>
        <w:t xml:space="preserve">that </w:t>
      </w:r>
      <w:r w:rsidR="003E1EBB">
        <w:rPr>
          <w:sz w:val="24"/>
          <w:szCs w:val="24"/>
        </w:rPr>
        <w:t>people</w:t>
      </w:r>
      <w:r w:rsidR="004C0622" w:rsidRPr="00AB3D2F">
        <w:rPr>
          <w:sz w:val="24"/>
          <w:szCs w:val="24"/>
        </w:rPr>
        <w:t xml:space="preserve"> </w:t>
      </w:r>
      <w:r w:rsidR="00D54324" w:rsidRPr="00AB3D2F">
        <w:rPr>
          <w:sz w:val="24"/>
          <w:szCs w:val="24"/>
        </w:rPr>
        <w:t>take</w:t>
      </w:r>
      <w:r w:rsidR="004C0622" w:rsidRPr="00AB3D2F">
        <w:rPr>
          <w:sz w:val="24"/>
          <w:szCs w:val="24"/>
        </w:rPr>
        <w:t xml:space="preserve"> part</w:t>
      </w:r>
      <w:r w:rsidR="003E1EBB">
        <w:rPr>
          <w:sz w:val="24"/>
          <w:szCs w:val="24"/>
        </w:rPr>
        <w:t xml:space="preserve"> in</w:t>
      </w:r>
      <w:r w:rsidR="004C0622" w:rsidRPr="00AB3D2F">
        <w:rPr>
          <w:sz w:val="24"/>
          <w:szCs w:val="24"/>
        </w:rPr>
        <w:t xml:space="preserve"> activities</w:t>
      </w:r>
      <w:r w:rsidR="003E1EBB">
        <w:rPr>
          <w:sz w:val="24"/>
          <w:szCs w:val="24"/>
        </w:rPr>
        <w:t xml:space="preserve"> for</w:t>
      </w:r>
      <w:r w:rsidR="004C0622" w:rsidRPr="00AB3D2F">
        <w:rPr>
          <w:sz w:val="24"/>
          <w:szCs w:val="24"/>
        </w:rPr>
        <w:t xml:space="preserve"> up qualifying </w:t>
      </w:r>
      <w:r w:rsidR="003E1EBB">
        <w:rPr>
          <w:sz w:val="24"/>
          <w:szCs w:val="24"/>
        </w:rPr>
        <w:t>their</w:t>
      </w:r>
      <w:r w:rsidR="004C0622" w:rsidRPr="00AB3D2F">
        <w:rPr>
          <w:sz w:val="24"/>
          <w:szCs w:val="24"/>
        </w:rPr>
        <w:t xml:space="preserve"> skills, as well as actively search for a new job.</w:t>
      </w:r>
      <w:commentRangeEnd w:id="2"/>
      <w:r w:rsidR="00D54324">
        <w:rPr>
          <w:rStyle w:val="Kommentarhenvisning"/>
        </w:rPr>
        <w:commentReference w:id="2"/>
      </w:r>
      <w:commentRangeEnd w:id="3"/>
      <w:r w:rsidR="00D54324">
        <w:rPr>
          <w:rStyle w:val="Kommentarhenvisning"/>
        </w:rPr>
        <w:commentReference w:id="3"/>
      </w:r>
    </w:p>
    <w:commentRangeStart w:id="4"/>
    <w:commentRangeStart w:id="5"/>
    <w:p w14:paraId="02E8F058" w14:textId="6E52608D" w:rsidR="00BA68BF" w:rsidRPr="00AB3D2F" w:rsidRDefault="00795942" w:rsidP="0084339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w:t>
      </w:r>
      <w:r w:rsidR="00A61B04" w:rsidRPr="00AB3D2F">
        <w:rPr>
          <w:sz w:val="24"/>
          <w:szCs w:val="24"/>
        </w:rPr>
        <w:t xml:space="preserve">puts up </w:t>
      </w:r>
      <w:r w:rsidR="00045701" w:rsidRPr="00AB3D2F">
        <w:rPr>
          <w:sz w:val="24"/>
          <w:szCs w:val="24"/>
        </w:rPr>
        <w:t>three</w:t>
      </w:r>
      <w:r w:rsidR="00A61B04" w:rsidRPr="00AB3D2F">
        <w:rPr>
          <w:sz w:val="24"/>
          <w:szCs w:val="24"/>
        </w:rPr>
        <w:t xml:space="preserve"> main points of view in discussing the perspectives of the Danish flexicurity model. One of them being </w:t>
      </w:r>
      <w:r w:rsidR="004C0622" w:rsidRPr="00AB3D2F">
        <w:rPr>
          <w:sz w:val="24"/>
          <w:szCs w:val="24"/>
        </w:rPr>
        <w:t>a</w:t>
      </w:r>
      <w:r w:rsidR="005F5CFA" w:rsidRPr="00AB3D2F">
        <w:rPr>
          <w:sz w:val="24"/>
          <w:szCs w:val="24"/>
        </w:rPr>
        <w:t xml:space="preserve"> deterioration of the income insurance program, </w:t>
      </w:r>
      <w:r w:rsidR="004C0622" w:rsidRPr="00AB3D2F">
        <w:rPr>
          <w:sz w:val="24"/>
          <w:szCs w:val="24"/>
        </w:rPr>
        <w:t xml:space="preserve">thereby affecting the security </w:t>
      </w:r>
      <w:r w:rsidR="005F5CFA" w:rsidRPr="00AB3D2F">
        <w:rPr>
          <w:sz w:val="24"/>
          <w:szCs w:val="24"/>
        </w:rPr>
        <w:t>elements of the Danish flexicurity model</w:t>
      </w:r>
      <w:r w:rsidR="004C0622" w:rsidRPr="00AB3D2F">
        <w:rPr>
          <w:sz w:val="24"/>
          <w:szCs w:val="24"/>
        </w:rPr>
        <w:t xml:space="preserve">. </w:t>
      </w:r>
      <w:r w:rsidR="00C939CA" w:rsidRPr="00AB3D2F">
        <w:rPr>
          <w:sz w:val="24"/>
          <w:szCs w:val="24"/>
        </w:rPr>
        <w:t xml:space="preserve">A result of the deteriorations of the income insurance program has been that the workers unions have demanded a higher dismissal protection, in form of </w:t>
      </w:r>
      <w:r w:rsidR="003D574E" w:rsidRPr="00AB3D2F">
        <w:rPr>
          <w:sz w:val="24"/>
          <w:szCs w:val="24"/>
        </w:rPr>
        <w:t xml:space="preserve">allowances when going to unemployment on parts of the private labor market weakening the flexibility. </w:t>
      </w:r>
      <w:r w:rsidR="00BA68BF" w:rsidRPr="00AB3D2F">
        <w:rPr>
          <w:sz w:val="24"/>
          <w:szCs w:val="24"/>
        </w:rPr>
        <w:t>Another aspect of the generosity of the income insurance program is the fact that being part of the program is not mandatory</w:t>
      </w:r>
      <w:r w:rsidR="00553B3D" w:rsidRPr="00AB3D2F">
        <w:rPr>
          <w:sz w:val="24"/>
          <w:szCs w:val="24"/>
        </w:rPr>
        <w:t>.</w:t>
      </w:r>
      <w:r w:rsidR="00BA68BF" w:rsidRPr="00AB3D2F">
        <w:rPr>
          <w:sz w:val="24"/>
          <w:szCs w:val="24"/>
        </w:rPr>
        <w:t xml:space="preserve"> </w:t>
      </w:r>
      <w:r w:rsidR="00553B3D" w:rsidRPr="00AB3D2F">
        <w:rPr>
          <w:sz w:val="24"/>
          <w:szCs w:val="24"/>
        </w:rPr>
        <w:t>T</w:t>
      </w:r>
      <w:r w:rsidR="00BA68BF" w:rsidRPr="00AB3D2F">
        <w:rPr>
          <w:sz w:val="24"/>
          <w:szCs w:val="24"/>
        </w:rPr>
        <w:t xml:space="preserve">his leads to an interesting aspect in </w:t>
      </w:r>
      <w:r w:rsidR="00D22628" w:rsidRPr="00AB3D2F">
        <w:rPr>
          <w:sz w:val="24"/>
          <w:szCs w:val="24"/>
        </w:rPr>
        <w:t>which</w:t>
      </w:r>
      <w:r w:rsidR="00BA68BF" w:rsidRPr="00AB3D2F">
        <w:rPr>
          <w:sz w:val="24"/>
          <w:szCs w:val="24"/>
        </w:rPr>
        <w:t xml:space="preserve"> lower generosity leads to a l</w:t>
      </w:r>
      <w:r w:rsidR="00D22628" w:rsidRPr="00AB3D2F">
        <w:rPr>
          <w:sz w:val="24"/>
          <w:szCs w:val="24"/>
        </w:rPr>
        <w:t>ower</w:t>
      </w:r>
      <w:r w:rsidR="00BA68BF" w:rsidRPr="00AB3D2F">
        <w:rPr>
          <w:sz w:val="24"/>
          <w:szCs w:val="24"/>
        </w:rPr>
        <w:t xml:space="preserve"> attraction towards the program, leading to a </w:t>
      </w:r>
      <w:r w:rsidR="00D22628" w:rsidRPr="00AB3D2F">
        <w:rPr>
          <w:sz w:val="24"/>
          <w:szCs w:val="24"/>
        </w:rPr>
        <w:t>decrease in the</w:t>
      </w:r>
      <w:r w:rsidR="00BA68BF" w:rsidRPr="00AB3D2F">
        <w:rPr>
          <w:sz w:val="24"/>
          <w:szCs w:val="24"/>
        </w:rPr>
        <w:t xml:space="preserve"> insurance rate, possibly harming the flexicurity model.</w:t>
      </w:r>
      <w:commentRangeEnd w:id="4"/>
      <w:r w:rsidR="00D54324">
        <w:rPr>
          <w:rStyle w:val="Kommentarhenvisning"/>
        </w:rPr>
        <w:commentReference w:id="4"/>
      </w:r>
      <w:commentRangeEnd w:id="5"/>
      <w:r w:rsidR="00D54324">
        <w:rPr>
          <w:rStyle w:val="Kommentarhenvisning"/>
        </w:rPr>
        <w:commentReference w:id="5"/>
      </w:r>
    </w:p>
    <w:p w14:paraId="60B9F10A" w14:textId="589A542F" w:rsidR="00FC2EF0" w:rsidRPr="00AB3D2F" w:rsidRDefault="00BA68BF" w:rsidP="00843391">
      <w:pPr>
        <w:spacing w:line="360" w:lineRule="auto"/>
        <w:rPr>
          <w:sz w:val="24"/>
          <w:szCs w:val="24"/>
        </w:rPr>
      </w:pPr>
      <w:r w:rsidRPr="00AB3D2F">
        <w:rPr>
          <w:sz w:val="24"/>
          <w:szCs w:val="24"/>
        </w:rPr>
        <w:t xml:space="preserve">Looking at the development of the generosity in Denmark over time </w:t>
      </w:r>
      <w:r w:rsidR="00816EA0" w:rsidRPr="00AB3D2F">
        <w:rPr>
          <w:sz w:val="24"/>
          <w:szCs w:val="24"/>
        </w:rPr>
        <w:t>data from ADAM’s databank suggests</w:t>
      </w:r>
      <w:r w:rsidR="00FC2EF0" w:rsidRPr="00AB3D2F">
        <w:rPr>
          <w:sz w:val="24"/>
          <w:szCs w:val="24"/>
        </w:rPr>
        <w:t xml:space="preserve"> </w:t>
      </w:r>
      <w:r w:rsidRPr="00AB3D2F">
        <w:rPr>
          <w:sz w:val="24"/>
          <w:szCs w:val="24"/>
        </w:rPr>
        <w:t xml:space="preserve">that </w:t>
      </w:r>
      <w:r w:rsidR="00FC2EF0" w:rsidRPr="00AB3D2F">
        <w:rPr>
          <w:sz w:val="24"/>
          <w:szCs w:val="24"/>
        </w:rPr>
        <w:t>the compensation rate</w:t>
      </w:r>
      <w:r w:rsidR="004C34FF" w:rsidRPr="00AB3D2F">
        <w:rPr>
          <w:sz w:val="24"/>
          <w:szCs w:val="24"/>
        </w:rPr>
        <w:t>, measuring the income insurance relative to the wage,</w:t>
      </w:r>
      <w:r w:rsidR="005F74C9" w:rsidRPr="00AB3D2F">
        <w:rPr>
          <w:sz w:val="24"/>
          <w:szCs w:val="24"/>
        </w:rPr>
        <w:t xml:space="preserve"> </w:t>
      </w:r>
      <w:r w:rsidR="00FC2EF0" w:rsidRPr="00AB3D2F">
        <w:rPr>
          <w:sz w:val="24"/>
          <w:szCs w:val="24"/>
        </w:rPr>
        <w:t>has been falling since 1990-20</w:t>
      </w:r>
      <w:r w:rsidR="00691825" w:rsidRPr="00AB3D2F">
        <w:rPr>
          <w:sz w:val="24"/>
          <w:szCs w:val="24"/>
        </w:rPr>
        <w:t>18</w:t>
      </w:r>
      <w:r w:rsidR="003A3E3B">
        <w:rPr>
          <w:sz w:val="24"/>
          <w:szCs w:val="24"/>
        </w:rPr>
        <w:t xml:space="preserve">, as observed </w:t>
      </w:r>
      <w:r w:rsidR="003A3E3B">
        <w:rPr>
          <w:sz w:val="24"/>
          <w:szCs w:val="24"/>
        </w:rPr>
        <w:fldChar w:fldCharType="begin"/>
      </w:r>
      <w:r w:rsidR="003A3E3B">
        <w:rPr>
          <w:sz w:val="24"/>
          <w:szCs w:val="24"/>
        </w:rPr>
        <w:instrText xml:space="preserve"> REF _Ref119755985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FC2EF0" w:rsidRPr="00AB3D2F">
        <w:rPr>
          <w:sz w:val="24"/>
          <w:szCs w:val="24"/>
        </w:rPr>
        <w:t>:</w:t>
      </w:r>
    </w:p>
    <w:p w14:paraId="5F22FAE5" w14:textId="7EB0EF46" w:rsidR="003A3E3B" w:rsidRDefault="003A3E3B" w:rsidP="003A3E3B">
      <w:pPr>
        <w:pStyle w:val="Billedtekst"/>
        <w:keepNext/>
      </w:pPr>
      <w:bookmarkStart w:id="6" w:name="_Ref119755985"/>
      <w:r>
        <w:lastRenderedPageBreak/>
        <w:t xml:space="preserve">Figure </w:t>
      </w:r>
      <w:r w:rsidR="00000000">
        <w:fldChar w:fldCharType="begin"/>
      </w:r>
      <w:r w:rsidR="00000000">
        <w:instrText xml:space="preserve"> SEQ Figure \* ARABIC </w:instrText>
      </w:r>
      <w:r w:rsidR="00000000">
        <w:fldChar w:fldCharType="separate"/>
      </w:r>
      <w:r w:rsidR="007C0476">
        <w:rPr>
          <w:noProof/>
        </w:rPr>
        <w:t>1</w:t>
      </w:r>
      <w:r w:rsidR="00000000">
        <w:rPr>
          <w:noProof/>
        </w:rPr>
        <w:fldChar w:fldCharType="end"/>
      </w:r>
      <w:r>
        <w:t xml:space="preserve"> </w:t>
      </w:r>
      <w:bookmarkEnd w:id="6"/>
    </w:p>
    <w:p w14:paraId="751F04DE" w14:textId="77777777" w:rsidR="00794ED8" w:rsidRPr="00AB3D2F" w:rsidRDefault="00F548BE" w:rsidP="00EA455C">
      <w:pPr>
        <w:rPr>
          <w:sz w:val="24"/>
          <w:szCs w:val="24"/>
        </w:rPr>
      </w:pPr>
      <w:r w:rsidRPr="00AB3D2F">
        <w:rPr>
          <w:noProof/>
          <w:sz w:val="24"/>
          <w:szCs w:val="24"/>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48C58140" w14:textId="3F6CC9B0" w:rsidR="001C1D6F" w:rsidRPr="00AB3D2F" w:rsidRDefault="00843391" w:rsidP="00A85823">
      <w:pPr>
        <w:spacing w:line="360" w:lineRule="auto"/>
        <w:rPr>
          <w:sz w:val="24"/>
          <w:szCs w:val="24"/>
        </w:rPr>
      </w:pPr>
      <w:commentRangeStart w:id="7"/>
      <w:commentRangeStart w:id="8"/>
      <w:r w:rsidRPr="00AB3D2F">
        <w:rPr>
          <w:sz w:val="24"/>
          <w:szCs w:val="24"/>
        </w:rPr>
        <w:t xml:space="preserve">One of the major contributions to the falling compensation rate is the political regulations towards </w:t>
      </w:r>
      <w:r w:rsidR="00863BC8" w:rsidRPr="00AB3D2F">
        <w:rPr>
          <w:sz w:val="24"/>
          <w:szCs w:val="24"/>
        </w:rPr>
        <w:t xml:space="preserve">the determination of the maximum level of income insurance. In </w:t>
      </w:r>
      <w:r w:rsidR="003A2683" w:rsidRPr="00AB3D2F">
        <w:rPr>
          <w:sz w:val="24"/>
          <w:szCs w:val="24"/>
        </w:rPr>
        <w:t>1995</w:t>
      </w:r>
      <w:r w:rsidR="00863BC8" w:rsidRPr="00AB3D2F">
        <w:rPr>
          <w:sz w:val="24"/>
          <w:szCs w:val="24"/>
        </w:rPr>
        <w:t xml:space="preserve"> the Danish ministry of finance legislated a yearly regulation of unemployment benefits </w:t>
      </w:r>
      <w:r w:rsidR="00F31B66" w:rsidRPr="00AB3D2F">
        <w:rPr>
          <w:sz w:val="24"/>
          <w:szCs w:val="24"/>
        </w:rPr>
        <w:fldChar w:fldCharType="begin" w:fldLock="1"/>
      </w:r>
      <w:r w:rsidR="00F31B66"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F31B66" w:rsidRPr="00AB3D2F">
        <w:rPr>
          <w:sz w:val="24"/>
          <w:szCs w:val="24"/>
        </w:rPr>
        <w:fldChar w:fldCharType="separate"/>
      </w:r>
      <w:r w:rsidR="00F31B66" w:rsidRPr="00AB3D2F">
        <w:rPr>
          <w:noProof/>
          <w:sz w:val="24"/>
          <w:szCs w:val="24"/>
        </w:rPr>
        <w:t>(Nørgaard, 1995)</w:t>
      </w:r>
      <w:r w:rsidR="00F31B66" w:rsidRPr="00AB3D2F">
        <w:rPr>
          <w:sz w:val="24"/>
          <w:szCs w:val="24"/>
        </w:rPr>
        <w:fldChar w:fldCharType="end"/>
      </w:r>
      <w:r w:rsidR="003E1EBB">
        <w:rPr>
          <w:sz w:val="24"/>
          <w:szCs w:val="24"/>
        </w:rPr>
        <w:t xml:space="preserve">. </w:t>
      </w:r>
      <w:r w:rsidR="00691825" w:rsidRPr="00AB3D2F">
        <w:rPr>
          <w:sz w:val="24"/>
          <w:szCs w:val="24"/>
        </w:rPr>
        <w:t>The</w:t>
      </w:r>
      <w:r w:rsidR="00D87CB3" w:rsidRPr="00AB3D2F">
        <w:rPr>
          <w:sz w:val="24"/>
          <w:szCs w:val="24"/>
        </w:rPr>
        <w:t xml:space="preserve"> regulation goes through the rate regulation percent </w:t>
      </w:r>
      <w:r w:rsidR="00AA5429" w:rsidRPr="00AB3D2F">
        <w:rPr>
          <w:sz w:val="24"/>
          <w:szCs w:val="24"/>
        </w:rPr>
        <w:t xml:space="preserve">which is set to equal 2% each year added by the rate adjustment percent. </w:t>
      </w:r>
      <w:r w:rsidR="002D2C25" w:rsidRPr="00AB3D2F">
        <w:rPr>
          <w:sz w:val="24"/>
          <w:szCs w:val="24"/>
        </w:rPr>
        <w:t>The rate adjustment percent is each year set according to the adjustment percent which is calculated as the change in wage</w:t>
      </w:r>
      <w:r w:rsidR="005F74C9" w:rsidRPr="00AB3D2F">
        <w:rPr>
          <w:sz w:val="24"/>
          <w:szCs w:val="24"/>
        </w:rPr>
        <w:t>s</w:t>
      </w:r>
      <w:r w:rsidR="002D2C25" w:rsidRPr="00AB3D2F">
        <w:rPr>
          <w:sz w:val="24"/>
          <w:szCs w:val="24"/>
        </w:rPr>
        <w:t xml:space="preserve"> </w:t>
      </w:r>
      <w:r w:rsidR="005E538A" w:rsidRPr="00AB3D2F">
        <w:rPr>
          <w:sz w:val="24"/>
          <w:szCs w:val="24"/>
        </w:rPr>
        <w:t>two</w:t>
      </w:r>
      <w:r w:rsidR="002D2C25" w:rsidRPr="00AB3D2F">
        <w:rPr>
          <w:sz w:val="24"/>
          <w:szCs w:val="24"/>
        </w:rPr>
        <w:t xml:space="preserve"> years prior to the financial year</w:t>
      </w:r>
      <w:r w:rsidR="00162CBB" w:rsidRPr="00AB3D2F">
        <w:rPr>
          <w:sz w:val="24"/>
          <w:szCs w:val="24"/>
        </w:rPr>
        <w:t xml:space="preserve"> subtracted by </w:t>
      </w:r>
      <w:r w:rsidR="005E538A" w:rsidRPr="00AB3D2F">
        <w:rPr>
          <w:sz w:val="24"/>
          <w:szCs w:val="24"/>
        </w:rPr>
        <w:t>two</w:t>
      </w:r>
      <w:r w:rsidR="00162CBB" w:rsidRPr="00AB3D2F">
        <w:rPr>
          <w:sz w:val="24"/>
          <w:szCs w:val="24"/>
        </w:rPr>
        <w:t xml:space="preserve"> percent points</w:t>
      </w:r>
      <w:r w:rsidR="002D2C25" w:rsidRPr="00AB3D2F">
        <w:rPr>
          <w:sz w:val="24"/>
          <w:szCs w:val="24"/>
        </w:rPr>
        <w:t>. If the adjustment percent is lower than 0</w:t>
      </w:r>
      <w:r w:rsidR="00A85823" w:rsidRPr="00AB3D2F">
        <w:rPr>
          <w:sz w:val="24"/>
          <w:szCs w:val="24"/>
        </w:rPr>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commentRangeEnd w:id="7"/>
      <w:r w:rsidR="00D54324">
        <w:rPr>
          <w:rStyle w:val="Kommentarhenvisning"/>
        </w:rPr>
        <w:commentReference w:id="7"/>
      </w:r>
      <w:commentRangeEnd w:id="8"/>
      <w:r w:rsidR="00D54324">
        <w:rPr>
          <w:rStyle w:val="Kommentarhenvisning"/>
        </w:rPr>
        <w:commentReference w:id="8"/>
      </w:r>
      <w:r w:rsidR="00A85823" w:rsidRPr="00AB3D2F">
        <w:rPr>
          <w:sz w:val="24"/>
          <w:szCs w:val="24"/>
        </w:rPr>
        <w:t xml:space="preserve">This creates a situation </w:t>
      </w:r>
      <w:r w:rsidR="00DE16C7" w:rsidRPr="00AB3D2F">
        <w:rPr>
          <w:sz w:val="24"/>
          <w:szCs w:val="24"/>
        </w:rPr>
        <w:t>in which</w:t>
      </w:r>
      <w:r w:rsidR="00A85823" w:rsidRPr="00AB3D2F">
        <w:rPr>
          <w:sz w:val="24"/>
          <w:szCs w:val="24"/>
        </w:rPr>
        <w:t xml:space="preserve"> wage </w:t>
      </w:r>
      <w:r w:rsidR="00DE16C7" w:rsidRPr="00AB3D2F">
        <w:rPr>
          <w:sz w:val="24"/>
          <w:szCs w:val="24"/>
        </w:rPr>
        <w:t>growth</w:t>
      </w:r>
      <w:r w:rsidR="00A85823" w:rsidRPr="00AB3D2F">
        <w:rPr>
          <w:sz w:val="24"/>
          <w:szCs w:val="24"/>
        </w:rPr>
        <w:t xml:space="preserve"> </w:t>
      </w:r>
      <w:r w:rsidR="00DE16C7" w:rsidRPr="00AB3D2F">
        <w:rPr>
          <w:sz w:val="24"/>
          <w:szCs w:val="24"/>
        </w:rPr>
        <w:t>of</w:t>
      </w:r>
      <w:r w:rsidR="00A85823" w:rsidRPr="00AB3D2F">
        <w:rPr>
          <w:sz w:val="24"/>
          <w:szCs w:val="24"/>
        </w:rPr>
        <w:t xml:space="preserve"> more than 2%</w:t>
      </w:r>
      <w:r w:rsidR="00DE16C7" w:rsidRPr="00AB3D2F">
        <w:rPr>
          <w:sz w:val="24"/>
          <w:szCs w:val="24"/>
        </w:rPr>
        <w:t xml:space="preserve"> would result in the</w:t>
      </w:r>
      <w:r w:rsidR="00A85823" w:rsidRPr="00AB3D2F">
        <w:rPr>
          <w:sz w:val="24"/>
          <w:szCs w:val="24"/>
        </w:rPr>
        <w:t xml:space="preserve"> maximum level of income insurance </w:t>
      </w:r>
      <w:r w:rsidR="00DE16C7" w:rsidRPr="00AB3D2F">
        <w:rPr>
          <w:sz w:val="24"/>
          <w:szCs w:val="24"/>
        </w:rPr>
        <w:t>not following the wage growth</w:t>
      </w:r>
      <w:r w:rsidR="00A85823" w:rsidRPr="00AB3D2F">
        <w:rPr>
          <w:sz w:val="24"/>
          <w:szCs w:val="24"/>
        </w:rPr>
        <w:t xml:space="preserve">, making the compensation rate decline over time. </w:t>
      </w:r>
      <w:r w:rsidR="003107E3" w:rsidRPr="00AB3D2F">
        <w:rPr>
          <w:sz w:val="24"/>
          <w:szCs w:val="24"/>
        </w:rPr>
        <w:t xml:space="preserve">The </w:t>
      </w:r>
      <w:r w:rsidR="003A3E3B">
        <w:rPr>
          <w:sz w:val="24"/>
          <w:szCs w:val="24"/>
        </w:rPr>
        <w:t>figure</w:t>
      </w:r>
      <w:r w:rsidR="003107E3" w:rsidRPr="00AB3D2F">
        <w:rPr>
          <w:sz w:val="24"/>
          <w:szCs w:val="24"/>
        </w:rPr>
        <w:t xml:space="preserve"> </w:t>
      </w:r>
      <w:r w:rsidR="003A3E3B">
        <w:rPr>
          <w:sz w:val="24"/>
          <w:szCs w:val="24"/>
        </w:rPr>
        <w:fldChar w:fldCharType="begin"/>
      </w:r>
      <w:r w:rsidR="003A3E3B">
        <w:rPr>
          <w:sz w:val="24"/>
          <w:szCs w:val="24"/>
        </w:rPr>
        <w:instrText xml:space="preserve"> REF _Ref119756084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3A3E3B">
        <w:rPr>
          <w:sz w:val="24"/>
          <w:szCs w:val="24"/>
        </w:rPr>
        <w:t xml:space="preserve"> </w:t>
      </w:r>
      <w:r w:rsidR="003107E3" w:rsidRPr="00AB3D2F">
        <w:rPr>
          <w:sz w:val="24"/>
          <w:szCs w:val="24"/>
        </w:rPr>
        <w:t xml:space="preserve">gives an idea of how often the wage has increased by more than two percent. </w:t>
      </w:r>
    </w:p>
    <w:p w14:paraId="48A3F18E" w14:textId="17639911" w:rsidR="003A3E3B" w:rsidRDefault="003A3E3B" w:rsidP="003A3E3B">
      <w:pPr>
        <w:pStyle w:val="Billedtekst"/>
        <w:keepNext/>
      </w:pPr>
      <w:bookmarkStart w:id="9" w:name="_Ref119756084"/>
      <w:r>
        <w:lastRenderedPageBreak/>
        <w:t xml:space="preserve">Figure </w:t>
      </w:r>
      <w:r w:rsidR="00000000">
        <w:fldChar w:fldCharType="begin"/>
      </w:r>
      <w:r w:rsidR="00000000">
        <w:instrText xml:space="preserve"> SEQ Figure \* ARABIC </w:instrText>
      </w:r>
      <w:r w:rsidR="00000000">
        <w:fldChar w:fldCharType="separate"/>
      </w:r>
      <w:r w:rsidR="007C0476">
        <w:rPr>
          <w:noProof/>
        </w:rPr>
        <w:t>2</w:t>
      </w:r>
      <w:r w:rsidR="00000000">
        <w:rPr>
          <w:noProof/>
        </w:rPr>
        <w:fldChar w:fldCharType="end"/>
      </w:r>
      <w:bookmarkEnd w:id="9"/>
    </w:p>
    <w:p w14:paraId="72CEA693" w14:textId="735020DC" w:rsidR="003107E3" w:rsidRPr="00AB3D2F" w:rsidRDefault="008D60D9" w:rsidP="00A85823">
      <w:pPr>
        <w:spacing w:line="360" w:lineRule="auto"/>
        <w:rPr>
          <w:sz w:val="24"/>
          <w:szCs w:val="24"/>
        </w:rPr>
      </w:pPr>
      <w:r w:rsidRPr="00AB3D2F">
        <w:rPr>
          <w:noProof/>
          <w:sz w:val="24"/>
          <w:szCs w:val="24"/>
        </w:rPr>
        <w:drawing>
          <wp:inline distT="0" distB="0" distL="0" distR="0" wp14:anchorId="24DA91E7" wp14:editId="5EC9F2E5">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39C700D8" w14:textId="77777777" w:rsidR="003107E3" w:rsidRPr="00AB3D2F" w:rsidRDefault="003107E3" w:rsidP="00A85823">
      <w:pPr>
        <w:spacing w:line="360" w:lineRule="auto"/>
        <w:rPr>
          <w:sz w:val="24"/>
          <w:szCs w:val="24"/>
        </w:rPr>
      </w:pPr>
    </w:p>
    <w:p w14:paraId="28E2EAD9" w14:textId="29C3D7F3" w:rsidR="00D75400" w:rsidRPr="00AB3D2F" w:rsidRDefault="001C1D6F" w:rsidP="00BF5E9C">
      <w:pPr>
        <w:spacing w:line="360" w:lineRule="auto"/>
        <w:rPr>
          <w:sz w:val="24"/>
          <w:szCs w:val="24"/>
        </w:rPr>
      </w:pPr>
      <w:r w:rsidRPr="00AB3D2F">
        <w:rPr>
          <w:sz w:val="24"/>
          <w:szCs w:val="24"/>
        </w:rPr>
        <w:t xml:space="preserve">A more recent regulation </w:t>
      </w:r>
      <w:r w:rsidR="00503D9C" w:rsidRPr="00AB3D2F">
        <w:rPr>
          <w:sz w:val="24"/>
          <w:szCs w:val="24"/>
        </w:rPr>
        <w:t xml:space="preserve">is the </w:t>
      </w:r>
      <w:r w:rsidR="00D22628" w:rsidRPr="00AB3D2F">
        <w:rPr>
          <w:sz w:val="24"/>
          <w:szCs w:val="24"/>
        </w:rPr>
        <w:t xml:space="preserve">political decision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 </w:t>
      </w:r>
      <w:r w:rsidR="00D22628" w:rsidRPr="00AB3D2F">
        <w:rPr>
          <w:sz w:val="24"/>
          <w:szCs w:val="24"/>
        </w:rPr>
        <w:t>As stated above the rate regulation percent is set to 2% each year. But starting from 2016, there has been a</w:t>
      </w:r>
      <w:r w:rsidR="005F74C9" w:rsidRPr="00AB3D2F">
        <w:rPr>
          <w:sz w:val="24"/>
          <w:szCs w:val="24"/>
        </w:rPr>
        <w:t xml:space="preserve"> </w:t>
      </w:r>
      <w:r w:rsidR="00BF5E9C" w:rsidRPr="00AB3D2F">
        <w:rPr>
          <w:sz w:val="24"/>
          <w:szCs w:val="24"/>
        </w:rPr>
        <w:t xml:space="preserve">deduction </w:t>
      </w:r>
      <w:r w:rsidR="00D22628" w:rsidRPr="00AB3D2F">
        <w:rPr>
          <w:sz w:val="24"/>
          <w:szCs w:val="24"/>
        </w:rPr>
        <w:t>of</w:t>
      </w:r>
      <w:r w:rsidR="00BF5E9C" w:rsidRPr="00AB3D2F">
        <w:rPr>
          <w:sz w:val="24"/>
          <w:szCs w:val="24"/>
        </w:rPr>
        <w:t xml:space="preserve"> 0.3 percent points</w:t>
      </w:r>
      <w:r w:rsidR="00D22628" w:rsidRPr="00AB3D2F">
        <w:rPr>
          <w:sz w:val="24"/>
          <w:szCs w:val="24"/>
        </w:rPr>
        <w:t xml:space="preserve"> (2016)</w:t>
      </w:r>
      <w:r w:rsidR="00BF5E9C" w:rsidRPr="00AB3D2F">
        <w:rPr>
          <w:sz w:val="24"/>
          <w:szCs w:val="24"/>
        </w:rPr>
        <w:t>,</w:t>
      </w:r>
      <w:r w:rsidR="00D22628" w:rsidRPr="00AB3D2F">
        <w:rPr>
          <w:sz w:val="24"/>
          <w:szCs w:val="24"/>
        </w:rPr>
        <w:t xml:space="preserve"> in the</w:t>
      </w:r>
      <w:r w:rsidR="00BF5E9C" w:rsidRPr="00AB3D2F">
        <w:rPr>
          <w:sz w:val="24"/>
          <w:szCs w:val="24"/>
        </w:rPr>
        <w:t xml:space="preserve"> </w:t>
      </w:r>
      <w:r w:rsidR="005F74C9" w:rsidRPr="00AB3D2F">
        <w:rPr>
          <w:sz w:val="24"/>
          <w:szCs w:val="24"/>
        </w:rPr>
        <w:t>next year</w:t>
      </w:r>
      <w:r w:rsidR="00BF5E9C" w:rsidRPr="00AB3D2F">
        <w:rPr>
          <w:sz w:val="24"/>
          <w:szCs w:val="24"/>
        </w:rPr>
        <w:t xml:space="preserve"> 0.4 percent points</w:t>
      </w:r>
      <w:r w:rsidR="00D22628" w:rsidRPr="00AB3D2F">
        <w:rPr>
          <w:sz w:val="24"/>
          <w:szCs w:val="24"/>
        </w:rPr>
        <w:t xml:space="preserve"> (2017)</w:t>
      </w:r>
      <w:r w:rsidR="00BF5E9C" w:rsidRPr="00AB3D2F">
        <w:rPr>
          <w:sz w:val="24"/>
          <w:szCs w:val="24"/>
        </w:rPr>
        <w:t xml:space="preserve"> and in</w:t>
      </w:r>
      <w:r w:rsidR="00BA68BF" w:rsidRPr="00AB3D2F">
        <w:rPr>
          <w:sz w:val="24"/>
          <w:szCs w:val="24"/>
        </w:rPr>
        <w:t xml:space="preserve"> the</w:t>
      </w:r>
      <w:r w:rsidR="00564CAE" w:rsidRPr="00AB3D2F">
        <w:rPr>
          <w:sz w:val="24"/>
          <w:szCs w:val="24"/>
        </w:rPr>
        <w:t xml:space="preserve"> period</w:t>
      </w:r>
      <w:r w:rsidR="00BF5E9C" w:rsidRPr="00AB3D2F">
        <w:rPr>
          <w:sz w:val="24"/>
          <w:szCs w:val="24"/>
        </w:rPr>
        <w:t xml:space="preserve"> 2018-2023</w:t>
      </w:r>
      <w:r w:rsidR="00D22628" w:rsidRPr="00AB3D2F">
        <w:rPr>
          <w:sz w:val="24"/>
          <w:szCs w:val="24"/>
        </w:rPr>
        <w:t xml:space="preserve"> the deduction was set to</w:t>
      </w:r>
      <w:r w:rsidR="00BF5E9C" w:rsidRPr="00AB3D2F">
        <w:rPr>
          <w:sz w:val="24"/>
          <w:szCs w:val="24"/>
        </w:rPr>
        <w:t xml:space="preserve"> 0.75 percent points. </w:t>
      </w:r>
      <w:commentRangeStart w:id="10"/>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commentRangeEnd w:id="10"/>
      <w:r w:rsidR="00EA663C">
        <w:rPr>
          <w:rStyle w:val="Kommentarhenvisning"/>
        </w:rPr>
        <w:commentReference w:id="10"/>
      </w:r>
    </w:p>
    <w:p w14:paraId="058B5A24" w14:textId="1F2035C2" w:rsidR="004D5878" w:rsidRPr="00AB3D2F" w:rsidRDefault="00856060" w:rsidP="000360BB">
      <w:pPr>
        <w:spacing w:line="360" w:lineRule="auto"/>
        <w:rPr>
          <w:sz w:val="24"/>
          <w:szCs w:val="24"/>
        </w:rPr>
      </w:pPr>
      <w:r w:rsidRPr="00AB3D2F">
        <w:rPr>
          <w:sz w:val="24"/>
          <w:szCs w:val="24"/>
        </w:rPr>
        <w:t xml:space="preserve">Other studies </w:t>
      </w:r>
      <w:r w:rsidR="00B65BE8" w:rsidRPr="00AB3D2F">
        <w:rPr>
          <w:sz w:val="24"/>
          <w:szCs w:val="24"/>
        </w:rPr>
        <w:t>discuss whether</w:t>
      </w:r>
      <w:r w:rsidRPr="00AB3D2F">
        <w:rPr>
          <w:sz w:val="24"/>
          <w:szCs w:val="24"/>
        </w:rPr>
        <w:t xml:space="preserve"> a third reason for </w:t>
      </w:r>
      <w:r w:rsidR="00564CAE" w:rsidRPr="00AB3D2F">
        <w:rPr>
          <w:sz w:val="24"/>
          <w:szCs w:val="24"/>
        </w:rPr>
        <w:t>a</w:t>
      </w:r>
      <w:r w:rsidRPr="00AB3D2F">
        <w:rPr>
          <w:sz w:val="24"/>
          <w:szCs w:val="24"/>
        </w:rPr>
        <w:t xml:space="preserve"> falling compensation rate</w:t>
      </w:r>
      <w:r w:rsidR="00B65BE8" w:rsidRPr="00AB3D2F">
        <w:rPr>
          <w:sz w:val="24"/>
          <w:szCs w:val="24"/>
        </w:rPr>
        <w:t xml:space="preserve"> should be included</w:t>
      </w:r>
      <w:r w:rsidR="00D75400" w:rsidRPr="00AB3D2F">
        <w:rPr>
          <w:sz w:val="24"/>
          <w:szCs w:val="24"/>
        </w:rPr>
        <w:t>. When calculating the compensation rate the amount paid to labor market pensions from both the worker and employer is subtracted</w:t>
      </w:r>
      <w:r w:rsidR="00B51E9A" w:rsidRPr="00AB3D2F">
        <w:rPr>
          <w:sz w:val="24"/>
          <w:szCs w:val="24"/>
        </w:rPr>
        <w:t xml:space="preserve"> from</w:t>
      </w:r>
      <w:r w:rsidR="00D75400" w:rsidRPr="00AB3D2F">
        <w:rPr>
          <w:sz w:val="24"/>
          <w:szCs w:val="24"/>
        </w:rPr>
        <w:t xml:space="preserve"> the wage. </w:t>
      </w:r>
      <w:r w:rsidR="00710D24" w:rsidRPr="00AB3D2F">
        <w:rPr>
          <w:sz w:val="24"/>
          <w:szCs w:val="24"/>
        </w:rPr>
        <w:t>Therefor</w:t>
      </w:r>
      <w:r w:rsidR="007361A0">
        <w:rPr>
          <w:sz w:val="24"/>
          <w:szCs w:val="24"/>
        </w:rPr>
        <w:t>e,</w:t>
      </w:r>
      <w:r w:rsidR="00710D24" w:rsidRPr="00AB3D2F">
        <w:rPr>
          <w:sz w:val="24"/>
          <w:szCs w:val="24"/>
        </w:rPr>
        <w:t xml:space="preserve"> a larger share of the wage paid to labor market pensions will result in a </w:t>
      </w:r>
      <w:r w:rsidR="00B51E9A" w:rsidRPr="00AB3D2F">
        <w:rPr>
          <w:sz w:val="24"/>
          <w:szCs w:val="24"/>
        </w:rPr>
        <w:t>higher</w:t>
      </w:r>
      <w:r w:rsidR="00710D24" w:rsidRPr="00AB3D2F">
        <w:rPr>
          <w:sz w:val="24"/>
          <w:szCs w:val="24"/>
        </w:rPr>
        <w:t xml:space="preserve"> rate of </w:t>
      </w:r>
      <w:r w:rsidR="00B51E9A" w:rsidRPr="00AB3D2F">
        <w:rPr>
          <w:sz w:val="24"/>
          <w:szCs w:val="24"/>
        </w:rPr>
        <w:t>de</w:t>
      </w:r>
      <w:r w:rsidR="00710D24" w:rsidRPr="00AB3D2F">
        <w:rPr>
          <w:sz w:val="24"/>
          <w:szCs w:val="24"/>
        </w:rPr>
        <w:t xml:space="preserve">crease in the compensation rate. </w:t>
      </w:r>
      <w:r w:rsidR="00C964B0" w:rsidRPr="00AB3D2F">
        <w:rPr>
          <w:sz w:val="24"/>
          <w:szCs w:val="24"/>
        </w:rPr>
        <w:t>One of t</w:t>
      </w:r>
      <w:r w:rsidR="00710D24" w:rsidRPr="00AB3D2F">
        <w:rPr>
          <w:sz w:val="24"/>
          <w:szCs w:val="24"/>
        </w:rPr>
        <w:t xml:space="preserve">he </w:t>
      </w:r>
      <w:r w:rsidR="008406D1" w:rsidRPr="00AB3D2F">
        <w:rPr>
          <w:sz w:val="24"/>
          <w:szCs w:val="24"/>
        </w:rPr>
        <w:t>argumentations</w:t>
      </w:r>
      <w:r w:rsidR="00710D24" w:rsidRPr="00AB3D2F">
        <w:rPr>
          <w:sz w:val="24"/>
          <w:szCs w:val="24"/>
        </w:rPr>
        <w:t xml:space="preserve"> for including the development in the share of the wage paid to labor market pensions is that employed will benefit</w:t>
      </w:r>
      <w:r w:rsidR="00564CAE" w:rsidRPr="00AB3D2F">
        <w:rPr>
          <w:sz w:val="24"/>
          <w:szCs w:val="24"/>
        </w:rPr>
        <w:t xml:space="preserve"> from their pensions</w:t>
      </w:r>
      <w:r w:rsidR="00710D24" w:rsidRPr="00AB3D2F">
        <w:rPr>
          <w:sz w:val="24"/>
          <w:szCs w:val="24"/>
        </w:rPr>
        <w:t xml:space="preserve"> later</w:t>
      </w:r>
      <w:r w:rsidR="00564CAE" w:rsidRPr="00AB3D2F">
        <w:rPr>
          <w:sz w:val="24"/>
          <w:szCs w:val="24"/>
        </w:rPr>
        <w:t xml:space="preserve"> in their lives</w:t>
      </w:r>
      <w:r w:rsidR="00710D24" w:rsidRPr="00AB3D2F">
        <w:rPr>
          <w:sz w:val="24"/>
          <w:szCs w:val="24"/>
        </w:rPr>
        <w:t xml:space="preserve">. </w:t>
      </w:r>
      <w:r w:rsidR="00710D24" w:rsidRPr="00AB3D2F">
        <w:rPr>
          <w:sz w:val="24"/>
          <w:szCs w:val="24"/>
        </w:rPr>
        <w:br/>
        <w:t xml:space="preserve">This third effect is not included in the graph showing the </w:t>
      </w:r>
      <w:r w:rsidR="00CA6774" w:rsidRPr="00AB3D2F">
        <w:rPr>
          <w:sz w:val="24"/>
          <w:szCs w:val="24"/>
        </w:rPr>
        <w:t xml:space="preserve">compensation over </w:t>
      </w:r>
      <w:r w:rsidR="00EE6C6F" w:rsidRPr="00AB3D2F">
        <w:rPr>
          <w:sz w:val="24"/>
          <w:szCs w:val="24"/>
        </w:rPr>
        <w:t>time but</w:t>
      </w:r>
      <w:r w:rsidR="00CA6774" w:rsidRPr="00AB3D2F">
        <w:rPr>
          <w:sz w:val="24"/>
          <w:szCs w:val="24"/>
        </w:rPr>
        <w:t xml:space="preserve"> including this effect </w:t>
      </w:r>
      <w:r w:rsidR="00564CAE" w:rsidRPr="00AB3D2F">
        <w:rPr>
          <w:sz w:val="24"/>
          <w:szCs w:val="24"/>
        </w:rPr>
        <w:t>should</w:t>
      </w:r>
      <w:r w:rsidR="00CA6774" w:rsidRPr="00AB3D2F">
        <w:rPr>
          <w:sz w:val="24"/>
          <w:szCs w:val="24"/>
        </w:rPr>
        <w:t xml:space="preserve"> up the rate of decrease </w:t>
      </w:r>
      <w:r w:rsidR="00564CAE" w:rsidRPr="00AB3D2F">
        <w:rPr>
          <w:sz w:val="24"/>
          <w:szCs w:val="24"/>
        </w:rPr>
        <w:t xml:space="preserve">and thereby make the fall in the compensation rate even </w:t>
      </w:r>
      <w:r w:rsidR="00564CAE" w:rsidRPr="00AB3D2F">
        <w:rPr>
          <w:sz w:val="24"/>
          <w:szCs w:val="24"/>
        </w:rPr>
        <w:lastRenderedPageBreak/>
        <w:t>larger</w:t>
      </w:r>
      <w:r w:rsidR="00EE6C6F" w:rsidRPr="00AB3D2F">
        <w:rPr>
          <w:sz w:val="24"/>
          <w:szCs w:val="24"/>
        </w:rPr>
        <w:t xml:space="preserve"> over time.</w:t>
      </w:r>
      <w:r w:rsidR="00CE325F" w:rsidRPr="00AB3D2F">
        <w:rPr>
          <w:sz w:val="24"/>
          <w:szCs w:val="24"/>
        </w:rPr>
        <w:t xml:space="preserve"> </w:t>
      </w:r>
      <w:r w:rsidR="00EE6C6F" w:rsidRPr="00AB3D2F">
        <w:rPr>
          <w:sz w:val="24"/>
          <w:szCs w:val="24"/>
        </w:rPr>
        <w:t>T</w:t>
      </w:r>
      <w:r w:rsidR="004C59CA" w:rsidRPr="00AB3D2F">
        <w:rPr>
          <w:sz w:val="24"/>
          <w:szCs w:val="24"/>
        </w:rPr>
        <w:t>he worker insurance started in the 1960s paying 0.9% of the wage</w:t>
      </w:r>
      <w:r w:rsidR="00CE325F" w:rsidRPr="00AB3D2F">
        <w:rPr>
          <w:sz w:val="24"/>
          <w:szCs w:val="24"/>
        </w:rPr>
        <w:t>, but</w:t>
      </w:r>
      <w:r w:rsidR="004C59CA" w:rsidRPr="00AB3D2F">
        <w:rPr>
          <w:sz w:val="24"/>
          <w:szCs w:val="24"/>
        </w:rPr>
        <w:t xml:space="preserve"> </w:t>
      </w:r>
      <w:r w:rsidR="00CE325F" w:rsidRPr="00AB3D2F">
        <w:rPr>
          <w:sz w:val="24"/>
          <w:szCs w:val="24"/>
        </w:rPr>
        <w:t>o</w:t>
      </w:r>
      <w:r w:rsidR="004C59CA" w:rsidRPr="00AB3D2F">
        <w:rPr>
          <w:sz w:val="24"/>
          <w:szCs w:val="24"/>
        </w:rPr>
        <w:t xml:space="preserve">ver time this percentage has increased hitting 12% in 2010, where it has mostly stayed fixed. </w:t>
      </w:r>
      <w:r w:rsidR="00BC0838" w:rsidRPr="00AB3D2F">
        <w:rPr>
          <w:sz w:val="24"/>
          <w:szCs w:val="24"/>
        </w:rPr>
        <w:fldChar w:fldCharType="begin" w:fldLock="1"/>
      </w:r>
      <w:r w:rsidR="002F2BA9"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00BC0838" w:rsidRPr="00AB3D2F">
        <w:rPr>
          <w:sz w:val="24"/>
          <w:szCs w:val="24"/>
        </w:rPr>
        <w:fldChar w:fldCharType="separate"/>
      </w:r>
      <w:r w:rsidR="00BC0838" w:rsidRPr="00AB3D2F">
        <w:rPr>
          <w:noProof/>
          <w:sz w:val="24"/>
          <w:szCs w:val="24"/>
        </w:rPr>
        <w:t>(Finansministeriet, 2017)</w:t>
      </w:r>
      <w:r w:rsidR="00BC0838" w:rsidRPr="00AB3D2F">
        <w:rPr>
          <w:sz w:val="24"/>
          <w:szCs w:val="24"/>
        </w:rPr>
        <w:fldChar w:fldCharType="end"/>
      </w:r>
    </w:p>
    <w:p w14:paraId="78271DA2" w14:textId="3F13B82F" w:rsidR="008A0E83" w:rsidRPr="00AB3D2F" w:rsidRDefault="004D5878" w:rsidP="000360BB">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sidR="003E1EBB">
        <w:rPr>
          <w:sz w:val="24"/>
          <w:szCs w:val="24"/>
        </w:rPr>
        <w:t>last couple of decades</w:t>
      </w:r>
      <w:r w:rsidRPr="00AB3D2F">
        <w:rPr>
          <w:sz w:val="24"/>
          <w:szCs w:val="24"/>
        </w:rPr>
        <w:t>.</w:t>
      </w:r>
      <w:r w:rsidR="008A0E83" w:rsidRPr="00AB3D2F">
        <w:rPr>
          <w:sz w:val="24"/>
          <w:szCs w:val="24"/>
        </w:rPr>
        <w:t xml:space="preserve"> I</w:t>
      </w:r>
      <w:r w:rsidR="00C964B0" w:rsidRPr="00AB3D2F">
        <w:rPr>
          <w:sz w:val="24"/>
          <w:szCs w:val="24"/>
        </w:rPr>
        <w:t xml:space="preserve">n </w:t>
      </w:r>
      <w:r w:rsidR="00BC4A00" w:rsidRPr="00AB3D2F">
        <w:rPr>
          <w:sz w:val="24"/>
          <w:szCs w:val="24"/>
        </w:rPr>
        <w:t xml:space="preserve">2010 a new income Insurance reform was </w:t>
      </w:r>
      <w:r w:rsidR="002F2BA9" w:rsidRPr="00AB3D2F">
        <w:rPr>
          <w:sz w:val="24"/>
          <w:szCs w:val="24"/>
        </w:rPr>
        <w:t>adopted</w:t>
      </w:r>
      <w:r w:rsidR="00BC4A00" w:rsidRPr="00AB3D2F">
        <w:rPr>
          <w:sz w:val="24"/>
          <w:szCs w:val="24"/>
        </w:rPr>
        <w:t xml:space="preserve">, decreasing the period in which an unemployed could receive income insurance from 4 years till 2 years, </w:t>
      </w:r>
      <w:r w:rsidR="00604AA6" w:rsidRPr="00AB3D2F">
        <w:rPr>
          <w:sz w:val="24"/>
          <w:szCs w:val="24"/>
        </w:rPr>
        <w:t>as well</w:t>
      </w:r>
      <w:r w:rsidR="00BC4A00" w:rsidRPr="00AB3D2F">
        <w:rPr>
          <w:sz w:val="24"/>
          <w:szCs w:val="24"/>
        </w:rPr>
        <w:t xml:space="preserve"> as increasing the requirements for receiving income insurance </w:t>
      </w:r>
      <w:r w:rsidR="002F2BA9" w:rsidRPr="00AB3D2F">
        <w:rPr>
          <w:sz w:val="24"/>
          <w:szCs w:val="24"/>
        </w:rPr>
        <w:fldChar w:fldCharType="begin" w:fldLock="1"/>
      </w:r>
      <w:r w:rsidR="00B23402"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2F2BA9" w:rsidRPr="00AB3D2F">
        <w:rPr>
          <w:sz w:val="24"/>
          <w:szCs w:val="24"/>
        </w:rPr>
        <w:fldChar w:fldCharType="separate"/>
      </w:r>
      <w:r w:rsidR="002F2BA9" w:rsidRPr="00AB3D2F">
        <w:rPr>
          <w:noProof/>
          <w:sz w:val="24"/>
          <w:szCs w:val="24"/>
        </w:rPr>
        <w:t>(Dagpengekommissionens sekretariat, 2015)</w:t>
      </w:r>
      <w:r w:rsidR="002F2BA9" w:rsidRPr="00AB3D2F">
        <w:rPr>
          <w:sz w:val="24"/>
          <w:szCs w:val="24"/>
        </w:rPr>
        <w:fldChar w:fldCharType="end"/>
      </w:r>
      <w:r w:rsidR="00604AA6" w:rsidRPr="00AB3D2F">
        <w:rPr>
          <w:sz w:val="24"/>
          <w:szCs w:val="24"/>
        </w:rPr>
        <w:t xml:space="preserve">. Later, to make the cutoff date less </w:t>
      </w:r>
      <w:r w:rsidR="00776DA3" w:rsidRPr="00AB3D2F">
        <w:rPr>
          <w:sz w:val="24"/>
          <w:szCs w:val="24"/>
        </w:rPr>
        <w:t>strict updates</w:t>
      </w:r>
      <w:r w:rsidR="00604AA6" w:rsidRPr="00AB3D2F">
        <w:rPr>
          <w:sz w:val="24"/>
          <w:szCs w:val="24"/>
        </w:rPr>
        <w:t xml:space="preserve"> to the period in which a person could receive insurance were redone making it a </w:t>
      </w:r>
      <w:r w:rsidR="00776DA3" w:rsidRPr="00AB3D2F">
        <w:rPr>
          <w:sz w:val="24"/>
          <w:szCs w:val="24"/>
        </w:rPr>
        <w:t>smoother</w:t>
      </w:r>
      <w:r w:rsidR="00604AA6" w:rsidRPr="00AB3D2F">
        <w:rPr>
          <w:sz w:val="24"/>
          <w:szCs w:val="24"/>
        </w:rPr>
        <w:t xml:space="preserve"> </w:t>
      </w:r>
      <w:r w:rsidR="008A0E83" w:rsidRPr="00AB3D2F">
        <w:rPr>
          <w:sz w:val="24"/>
          <w:szCs w:val="24"/>
        </w:rPr>
        <w:t>transition</w:t>
      </w:r>
      <w:r w:rsidR="00604AA6" w:rsidRPr="00AB3D2F">
        <w:rPr>
          <w:sz w:val="24"/>
          <w:szCs w:val="24"/>
        </w:rPr>
        <w:t xml:space="preserve"> from the </w:t>
      </w:r>
      <w:r w:rsidR="008A0E83" w:rsidRPr="00AB3D2F">
        <w:rPr>
          <w:sz w:val="24"/>
          <w:szCs w:val="24"/>
        </w:rPr>
        <w:t xml:space="preserve">4-year period </w:t>
      </w:r>
      <w:r w:rsidR="00604AA6" w:rsidRPr="00AB3D2F">
        <w:rPr>
          <w:sz w:val="24"/>
          <w:szCs w:val="24"/>
        </w:rPr>
        <w:t xml:space="preserve">to </w:t>
      </w:r>
      <w:r w:rsidR="008A0E83" w:rsidRPr="00AB3D2F">
        <w:rPr>
          <w:sz w:val="24"/>
          <w:szCs w:val="24"/>
        </w:rPr>
        <w:t xml:space="preserve">instead </w:t>
      </w:r>
      <w:r w:rsidR="00604AA6" w:rsidRPr="00AB3D2F">
        <w:rPr>
          <w:sz w:val="24"/>
          <w:szCs w:val="24"/>
        </w:rPr>
        <w:t xml:space="preserve">2 years. </w:t>
      </w:r>
      <w:r w:rsidR="00C964B0" w:rsidRPr="00AB3D2F">
        <w:rPr>
          <w:sz w:val="24"/>
          <w:szCs w:val="24"/>
        </w:rPr>
        <w:t xml:space="preserve">A more recent </w:t>
      </w:r>
      <w:r w:rsidRPr="00AB3D2F">
        <w:rPr>
          <w:sz w:val="24"/>
          <w:szCs w:val="24"/>
        </w:rPr>
        <w:t xml:space="preserve">decision is </w:t>
      </w:r>
      <w:r w:rsidR="008A0E83" w:rsidRPr="00AB3D2F">
        <w:rPr>
          <w:sz w:val="24"/>
          <w:szCs w:val="24"/>
        </w:rPr>
        <w:t>made</w:t>
      </w:r>
      <w:r w:rsidR="00C964B0" w:rsidRPr="00AB3D2F">
        <w:rPr>
          <w:sz w:val="24"/>
          <w:szCs w:val="24"/>
        </w:rPr>
        <w:t xml:space="preserve"> in 2022 making two important adjustments to the</w:t>
      </w:r>
      <w:r w:rsidR="008A0E83" w:rsidRPr="00AB3D2F">
        <w:rPr>
          <w:sz w:val="24"/>
          <w:szCs w:val="24"/>
        </w:rPr>
        <w:t xml:space="preserve"> IS-</w:t>
      </w:r>
      <w:r w:rsidR="00C964B0" w:rsidRPr="00AB3D2F">
        <w:rPr>
          <w:sz w:val="24"/>
          <w:szCs w:val="24"/>
        </w:rPr>
        <w:t xml:space="preserve">program. First, </w:t>
      </w:r>
      <w:r w:rsidR="008A0E83" w:rsidRPr="00AB3D2F">
        <w:rPr>
          <w:sz w:val="24"/>
          <w:szCs w:val="24"/>
        </w:rPr>
        <w:t>increasing</w:t>
      </w:r>
      <w:r w:rsidR="00C964B0" w:rsidRPr="00AB3D2F">
        <w:rPr>
          <w:sz w:val="24"/>
          <w:szCs w:val="24"/>
        </w:rPr>
        <w:t xml:space="preserve"> the amount one can get in the first 3 months </w:t>
      </w:r>
      <w:r w:rsidR="00D7453A" w:rsidRPr="00AB3D2F">
        <w:rPr>
          <w:sz w:val="24"/>
          <w:szCs w:val="24"/>
        </w:rPr>
        <w:t>for people with a strong working history</w:t>
      </w:r>
      <w:r w:rsidR="008A0E83" w:rsidRPr="00AB3D2F">
        <w:rPr>
          <w:sz w:val="24"/>
          <w:szCs w:val="24"/>
        </w:rPr>
        <w:t>.</w:t>
      </w:r>
      <w:r w:rsidR="00D7453A" w:rsidRPr="00AB3D2F">
        <w:rPr>
          <w:sz w:val="24"/>
          <w:szCs w:val="24"/>
        </w:rPr>
        <w:t xml:space="preserve"> </w:t>
      </w:r>
      <w:r w:rsidR="008A0E83" w:rsidRPr="00AB3D2F">
        <w:rPr>
          <w:sz w:val="24"/>
          <w:szCs w:val="24"/>
        </w:rPr>
        <w:t>Second, lowering</w:t>
      </w:r>
      <w:r w:rsidR="00D7453A" w:rsidRPr="00AB3D2F">
        <w:rPr>
          <w:sz w:val="24"/>
          <w:szCs w:val="24"/>
        </w:rPr>
        <w:t xml:space="preserve"> the amount one can get going directly from education to unemployment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D7453A" w:rsidRPr="00AB3D2F">
        <w:rPr>
          <w:sz w:val="24"/>
          <w:szCs w:val="24"/>
        </w:rPr>
        <w:t xml:space="preserve">. </w:t>
      </w:r>
      <w:r w:rsidRPr="00AB3D2F">
        <w:rPr>
          <w:sz w:val="24"/>
          <w:szCs w:val="24"/>
        </w:rPr>
        <w:t>Even though these political decisions are important for the income insurance program, t</w:t>
      </w:r>
      <w:r w:rsidR="00D7453A" w:rsidRPr="00AB3D2F">
        <w:rPr>
          <w:sz w:val="24"/>
          <w:szCs w:val="24"/>
        </w:rPr>
        <w:t>he effects of these reforms will not be included in the analysis.</w:t>
      </w:r>
      <w:r w:rsidRPr="00AB3D2F">
        <w:rPr>
          <w:sz w:val="24"/>
          <w:szCs w:val="24"/>
        </w:rPr>
        <w:t xml:space="preserve"> </w:t>
      </w:r>
    </w:p>
    <w:p w14:paraId="075D15D0" w14:textId="1E49DD7A" w:rsidR="009029C0" w:rsidRPr="00AB3D2F" w:rsidRDefault="00D7453A" w:rsidP="000360BB">
      <w:pPr>
        <w:spacing w:line="360" w:lineRule="auto"/>
        <w:rPr>
          <w:sz w:val="24"/>
          <w:szCs w:val="24"/>
        </w:rPr>
      </w:pPr>
      <w:r w:rsidRPr="00AB3D2F">
        <w:rPr>
          <w:sz w:val="24"/>
          <w:szCs w:val="24"/>
        </w:rPr>
        <w:t>Instead, this</w:t>
      </w:r>
      <w:r w:rsidR="009029C0" w:rsidRPr="00AB3D2F">
        <w:rPr>
          <w:sz w:val="24"/>
          <w:szCs w:val="24"/>
        </w:rPr>
        <w:t xml:space="preserve"> paper attempts to analyze th</w:t>
      </w:r>
      <w:r w:rsidR="008A0E83" w:rsidRPr="00AB3D2F">
        <w:rPr>
          <w:sz w:val="24"/>
          <w:szCs w:val="24"/>
        </w:rPr>
        <w:t>e relationship</w:t>
      </w:r>
      <w:r w:rsidR="009029C0" w:rsidRPr="00AB3D2F">
        <w:rPr>
          <w:sz w:val="24"/>
          <w:szCs w:val="24"/>
        </w:rPr>
        <w:t xml:space="preserve"> </w:t>
      </w:r>
      <w:r w:rsidR="008A0E83" w:rsidRPr="00AB3D2F">
        <w:rPr>
          <w:sz w:val="24"/>
          <w:szCs w:val="24"/>
        </w:rPr>
        <w:t xml:space="preserve">between the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sidR="00AD3A32" w:rsidRPr="00AB3D2F">
        <w:rPr>
          <w:sz w:val="24"/>
          <w:szCs w:val="24"/>
        </w:rPr>
        <w:t xml:space="preserve">, </w:t>
      </w:r>
      <w:r w:rsidR="002316D6" w:rsidRPr="00AB3D2F">
        <w:rPr>
          <w:sz w:val="24"/>
          <w:szCs w:val="24"/>
        </w:rPr>
        <w:t>thereby obtaining the tools to validate</w:t>
      </w:r>
      <w:r w:rsidR="00AD3A32" w:rsidRPr="00AB3D2F">
        <w:rPr>
          <w:sz w:val="24"/>
          <w:szCs w:val="24"/>
        </w:rPr>
        <w:t xml:space="preserve"> </w:t>
      </w:r>
      <w:r w:rsidR="009B386C" w:rsidRPr="00AB3D2F">
        <w:rPr>
          <w:sz w:val="24"/>
          <w:szCs w:val="24"/>
        </w:rPr>
        <w:t>the</w:t>
      </w:r>
      <w:r w:rsidR="00162CD9" w:rsidRPr="00AB3D2F">
        <w:rPr>
          <w:sz w:val="24"/>
          <w:szCs w:val="24"/>
        </w:rPr>
        <w:t xml:space="preserve"> </w:t>
      </w:r>
      <w:r w:rsidR="008A0E83" w:rsidRPr="00AB3D2F">
        <w:rPr>
          <w:sz w:val="24"/>
          <w:szCs w:val="24"/>
        </w:rPr>
        <w:t>initiative from the tax-reform presented in 2012</w:t>
      </w:r>
      <w:r w:rsidR="004C34FF" w:rsidRPr="00AB3D2F">
        <w:rPr>
          <w:sz w:val="24"/>
          <w:szCs w:val="24"/>
        </w:rPr>
        <w:t xml:space="preserve"> of</w:t>
      </w:r>
      <w:r w:rsidR="008A0E83" w:rsidRPr="00AB3D2F">
        <w:rPr>
          <w:sz w:val="24"/>
          <w:szCs w:val="24"/>
        </w:rPr>
        <w:t xml:space="preserve"> suppressing the rate regulation rate </w:t>
      </w:r>
      <w:r w:rsidR="002316D6" w:rsidRPr="00AB3D2F">
        <w:rPr>
          <w:sz w:val="24"/>
          <w:szCs w:val="24"/>
        </w:rPr>
        <w:t>looking at the</w:t>
      </w:r>
      <w:r w:rsidR="00AD3A32" w:rsidRPr="00AB3D2F">
        <w:rPr>
          <w:sz w:val="24"/>
          <w:szCs w:val="24"/>
        </w:rPr>
        <w:t xml:space="preserve"> welfare in the Danish economy</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rate regulation rate, thereby not letting the just mentioned reforms affect the results. Second, it enables us to</w:t>
      </w:r>
      <w:r w:rsidR="00162CD9" w:rsidRPr="00AB3D2F">
        <w:rPr>
          <w:sz w:val="24"/>
          <w:szCs w:val="24"/>
        </w:rPr>
        <w:t xml:space="preserve"> include the effects of changes in stock</w:t>
      </w:r>
      <w:r w:rsidRPr="00AB3D2F">
        <w:rPr>
          <w:sz w:val="24"/>
          <w:szCs w:val="24"/>
        </w:rPr>
        <w:t xml:space="preserve">s, </w:t>
      </w:r>
      <w:r w:rsidR="00AD3A32" w:rsidRPr="00AB3D2F">
        <w:rPr>
          <w:sz w:val="24"/>
          <w:szCs w:val="24"/>
        </w:rPr>
        <w:t xml:space="preserve">as well as including the feedback effects of changing the level of income insurance </w:t>
      </w:r>
      <w:r w:rsidRPr="00AB3D2F">
        <w:rPr>
          <w:sz w:val="24"/>
          <w:szCs w:val="24"/>
        </w:rPr>
        <w:t xml:space="preserve">which should be of great interest when assessing the </w:t>
      </w:r>
      <w:r w:rsidR="004D5878" w:rsidRPr="00AB3D2F">
        <w:rPr>
          <w:sz w:val="24"/>
          <w:szCs w:val="24"/>
        </w:rPr>
        <w:t>effects over time</w:t>
      </w:r>
      <w:r w:rsidR="003F7A29" w:rsidRPr="00AB3D2F">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the results with a micro founded model </w:t>
      </w:r>
      <w:r w:rsidR="00AD3A32" w:rsidRPr="00AB3D2F">
        <w:rPr>
          <w:sz w:val="24"/>
          <w:szCs w:val="24"/>
        </w:rPr>
        <w:t>in the form of</w:t>
      </w:r>
      <w:r w:rsidR="00CC6A92" w:rsidRPr="00AB3D2F">
        <w:rPr>
          <w:sz w:val="24"/>
          <w:szCs w:val="24"/>
        </w:rPr>
        <w:t xml:space="preserve"> the income insurance </w:t>
      </w:r>
      <w:r w:rsidR="00AD3A32" w:rsidRPr="00AB3D2F">
        <w:rPr>
          <w:sz w:val="24"/>
          <w:szCs w:val="24"/>
        </w:rPr>
        <w:t>model build in</w:t>
      </w:r>
      <w:r w:rsidR="00CC6A92" w:rsidRPr="00AB3D2F">
        <w:rPr>
          <w:sz w:val="24"/>
          <w:szCs w:val="24"/>
        </w:rPr>
        <w:t xml:space="preserve"> 2015,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 making it possible to discuss the</w:t>
      </w:r>
      <w:r w:rsidR="00AD3A32" w:rsidRPr="00AB3D2F">
        <w:rPr>
          <w:sz w:val="24"/>
          <w:szCs w:val="24"/>
        </w:rPr>
        <w:t xml:space="preserve"> changes in economic welfare by</w:t>
      </w:r>
      <w:r w:rsidR="00CC6A92" w:rsidRPr="00AB3D2F">
        <w:rPr>
          <w:sz w:val="24"/>
          <w:szCs w:val="24"/>
        </w:rPr>
        <w:t xml:space="preserve"> complet</w:t>
      </w:r>
      <w:r w:rsidR="00AD3A32" w:rsidRPr="00AB3D2F">
        <w:rPr>
          <w:sz w:val="24"/>
          <w:szCs w:val="24"/>
        </w:rPr>
        <w:t>ing</w:t>
      </w:r>
      <w:r w:rsidR="00CC6A92" w:rsidRPr="00AB3D2F">
        <w:rPr>
          <w:sz w:val="24"/>
          <w:szCs w:val="24"/>
        </w:rPr>
        <w:t xml:space="preserve"> the political initiative made in 2012.</w:t>
      </w:r>
      <w:r w:rsidR="004E2A76" w:rsidRPr="00AB3D2F">
        <w:rPr>
          <w:sz w:val="24"/>
          <w:szCs w:val="24"/>
        </w:rPr>
        <w:t xml:space="preserve"> </w:t>
      </w:r>
    </w:p>
    <w:p w14:paraId="66C151EA" w14:textId="02C6C660" w:rsidR="000360BB" w:rsidRPr="00AB3D2F" w:rsidRDefault="009029C0" w:rsidP="000360BB">
      <w:pPr>
        <w:spacing w:line="360" w:lineRule="auto"/>
        <w:rPr>
          <w:sz w:val="24"/>
          <w:szCs w:val="24"/>
        </w:rPr>
      </w:pPr>
      <w:r w:rsidRPr="00AB3D2F">
        <w:rPr>
          <w:sz w:val="24"/>
          <w:szCs w:val="24"/>
        </w:rPr>
        <w:lastRenderedPageBreak/>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1" w:name="_Ref119913428"/>
      <w:r>
        <w:t>Section 2: Lit review</w:t>
      </w:r>
      <w:bookmarkEnd w:id="11"/>
    </w:p>
    <w:p w14:paraId="3D6E0714" w14:textId="41125D49" w:rsidR="00C30065" w:rsidRDefault="00C30065" w:rsidP="00C30065"/>
    <w:p w14:paraId="78919D3F" w14:textId="49F88D4E"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w:t>
      </w:r>
      <w:r w:rsidR="008C679E" w:rsidRPr="00AB3D2F">
        <w:rPr>
          <w:sz w:val="24"/>
          <w:szCs w:val="24"/>
        </w:rPr>
        <w:lastRenderedPageBreak/>
        <w:t>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 xml:space="preserve">se effects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looking at incentives when switching between</w:t>
      </w:r>
      <w:r w:rsidR="00791AAF">
        <w:rPr>
          <w:sz w:val="24"/>
          <w:szCs w:val="24"/>
        </w:rPr>
        <w:t xml:space="preserve"> employment</w:t>
      </w:r>
      <w:r w:rsidR="00AE3C66">
        <w:rPr>
          <w:sz w:val="24"/>
          <w:szCs w:val="24"/>
        </w:rPr>
        <w:t xml:space="preserve"> and unemployment</w:t>
      </w:r>
      <w:r w:rsidR="00791AA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1E618AB" w14:textId="7BF4FC60" w:rsidR="00D75C29" w:rsidRPr="00AB3D2F"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r w:rsidR="00BA5C45" w:rsidRPr="00AB3D2F">
        <w:rPr>
          <w:sz w:val="24"/>
          <w:szCs w:val="24"/>
        </w:rPr>
        <w:t>I</w:t>
      </w:r>
      <w:r w:rsidR="00553D39" w:rsidRPr="00AB3D2F">
        <w:rPr>
          <w:sz w:val="24"/>
          <w:szCs w:val="24"/>
        </w:rPr>
        <w:t>nstead</w:t>
      </w:r>
      <w:r w:rsidR="00BA5C45" w:rsidRPr="00AB3D2F">
        <w:rPr>
          <w:sz w:val="24"/>
          <w:szCs w:val="24"/>
        </w:rPr>
        <w:t xml:space="preserve"> the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BA5C45"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7AAA7475" w:rsidR="004F0914" w:rsidRPr="00AB3D2F" w:rsidRDefault="00D75C29" w:rsidP="0006552D">
      <w:pPr>
        <w:spacing w:line="360" w:lineRule="auto"/>
        <w:rPr>
          <w:sz w:val="24"/>
          <w:szCs w:val="24"/>
        </w:rPr>
      </w:pPr>
      <w:r w:rsidRPr="00AB3D2F">
        <w:rPr>
          <w:sz w:val="24"/>
          <w:szCs w:val="24"/>
        </w:rPr>
        <w:lastRenderedPageBreak/>
        <w:t xml:space="preserve">The very popular micro founded models </w:t>
      </w:r>
      <w:r w:rsidR="002244CA" w:rsidRPr="00AB3D2F">
        <w:rPr>
          <w:sz w:val="24"/>
          <w:szCs w:val="24"/>
        </w:rPr>
        <w:t>makes it hard to analyze these macroeconomic effects,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E840E6">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r w:rsidR="007A6CD9" w:rsidRPr="00AB3D2F">
        <w:rPr>
          <w:sz w:val="24"/>
          <w:szCs w:val="24"/>
        </w:rPr>
        <w:t xml:space="preserve"> </w:t>
      </w:r>
      <w:r w:rsidR="00E840E6">
        <w:rPr>
          <w:sz w:val="24"/>
          <w:szCs w:val="24"/>
        </w:rPr>
        <w:t xml:space="preserve"> </w:t>
      </w:r>
      <w:commentRangeStart w:id="12"/>
      <w:commentRangeStart w:id="13"/>
      <w:r w:rsidR="00E840E6">
        <w:rPr>
          <w:sz w:val="24"/>
          <w:szCs w:val="24"/>
        </w:rPr>
        <w:t>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w:t>
      </w:r>
      <w:commentRangeEnd w:id="12"/>
      <w:r w:rsidR="001C2035">
        <w:rPr>
          <w:rStyle w:val="Kommentarhenvisning"/>
        </w:rPr>
        <w:commentReference w:id="12"/>
      </w:r>
      <w:commentRangeEnd w:id="13"/>
      <w:r w:rsidR="001C2035">
        <w:rPr>
          <w:rStyle w:val="Kommentarhenvisning"/>
        </w:rPr>
        <w:commentReference w:id="13"/>
      </w:r>
      <w:r w:rsidR="009462C2" w:rsidRPr="00AB3D2F">
        <w:rPr>
          <w:sz w:val="24"/>
          <w:szCs w:val="24"/>
        </w:rPr>
        <w:t xml:space="preserve">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05C9241C" w14:textId="4447D927" w:rsidR="009462C2" w:rsidRPr="00AB3D2F" w:rsidRDefault="009462C2" w:rsidP="0006552D">
      <w:pPr>
        <w:spacing w:line="360" w:lineRule="auto"/>
        <w:rPr>
          <w:sz w:val="24"/>
          <w:szCs w:val="24"/>
        </w:rPr>
      </w:pPr>
      <w:r w:rsidRPr="00AB3D2F">
        <w:rPr>
          <w:sz w:val="24"/>
          <w:szCs w:val="24"/>
        </w:rPr>
        <w:t xml:space="preserve">Looking at the unemployment benefits </w:t>
      </w:r>
      <w:proofErr w:type="gramStart"/>
      <w:r w:rsidR="00642B69">
        <w:rPr>
          <w:sz w:val="24"/>
          <w:szCs w:val="24"/>
        </w:rPr>
        <w:t>P</w:t>
      </w:r>
      <w:r w:rsidR="00CA2502" w:rsidRPr="00AB3D2F">
        <w:rPr>
          <w:sz w:val="24"/>
          <w:szCs w:val="24"/>
        </w:rPr>
        <w:t>ost-Keynesian</w:t>
      </w:r>
      <w:proofErr w:type="gramEnd"/>
      <w:r w:rsidR="00CA2502" w:rsidRPr="00AB3D2F">
        <w:rPr>
          <w:sz w:val="24"/>
          <w:szCs w:val="24"/>
        </w:rPr>
        <w:t xml:space="preserve"> theory suggests that through the demand channel a higher level of income insurance should lower the unemployment.  Regarding the supply of </w:t>
      </w:r>
      <w:r w:rsidR="00251120" w:rsidRPr="00AB3D2F">
        <w:rPr>
          <w:sz w:val="24"/>
          <w:szCs w:val="24"/>
        </w:rPr>
        <w:t>labor</w:t>
      </w:r>
      <w:r w:rsidR="00CA2502" w:rsidRPr="00AB3D2F">
        <w:rPr>
          <w:sz w:val="24"/>
          <w:szCs w:val="24"/>
        </w:rPr>
        <w:t xml:space="preserve">, it has been argued that the decision to work along with conventional variables – such as wage rates – also depends on </w:t>
      </w:r>
      <w:r w:rsidR="0006552D" w:rsidRPr="00AB3D2F">
        <w:rPr>
          <w:sz w:val="24"/>
          <w:szCs w:val="24"/>
        </w:rPr>
        <w:t>several factors</w:t>
      </w:r>
      <w:r w:rsidR="00CA2502" w:rsidRPr="00AB3D2F">
        <w:rPr>
          <w:sz w:val="24"/>
          <w:szCs w:val="24"/>
        </w:rPr>
        <w:t>, including norms, wages relative to other workers, consumption levels, and the standard of living. This implies that an increase in unemployment benefits may not force people to leave their jobs or stay unemployed for longer periods.</w:t>
      </w:r>
      <w:r w:rsidR="002D4028" w:rsidRPr="00AB3D2F">
        <w:rPr>
          <w:sz w:val="24"/>
          <w:szCs w:val="24"/>
        </w:rPr>
        <w:t xml:space="preserve"> </w:t>
      </w:r>
      <w:r w:rsidR="00F22808" w:rsidRPr="00AB3D2F">
        <w:rPr>
          <w:sz w:val="24"/>
          <w:szCs w:val="24"/>
        </w:rPr>
        <w:fldChar w:fldCharType="begin" w:fldLock="1"/>
      </w:r>
      <w:r w:rsidR="00F22808"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F22808" w:rsidRPr="00AB3D2F">
        <w:rPr>
          <w:sz w:val="24"/>
          <w:szCs w:val="24"/>
        </w:rPr>
        <w:fldChar w:fldCharType="separate"/>
      </w:r>
      <w:r w:rsidR="00F22808" w:rsidRPr="00AB3D2F">
        <w:rPr>
          <w:noProof/>
          <w:sz w:val="24"/>
          <w:szCs w:val="24"/>
        </w:rPr>
        <w:t>(Byrialsen &amp; Raza, 2018)</w:t>
      </w:r>
      <w:r w:rsidR="00F22808" w:rsidRPr="00AB3D2F">
        <w:rPr>
          <w:sz w:val="24"/>
          <w:szCs w:val="24"/>
        </w:rPr>
        <w:fldChar w:fldCharType="end"/>
      </w:r>
    </w:p>
    <w:p w14:paraId="0FC138B6" w14:textId="244136DA" w:rsidR="001A0611" w:rsidRPr="00AB3D2F" w:rsidRDefault="00CA2502" w:rsidP="00884655">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w:t>
      </w:r>
      <w:r w:rsidR="000766E5" w:rsidRPr="00AB3D2F">
        <w:rPr>
          <w:sz w:val="24"/>
          <w:szCs w:val="24"/>
        </w:rPr>
        <w:t xml:space="preserve"> Post-Keynesians take in regard both</w:t>
      </w:r>
      <w:r w:rsidR="000052E8" w:rsidRPr="00AB3D2F">
        <w:rPr>
          <w:sz w:val="24"/>
          <w:szCs w:val="24"/>
        </w:rPr>
        <w:t xml:space="preserve"> fairness, in the form of lower inequality, and</w:t>
      </w:r>
      <w:r w:rsidR="000766E5" w:rsidRPr="00AB3D2F">
        <w:rPr>
          <w:sz w:val="24"/>
          <w:szCs w:val="24"/>
        </w:rPr>
        <w:t xml:space="preserve"> the economic gain from favoring income distribution</w:t>
      </w:r>
      <w:r w:rsidR="000052E8" w:rsidRPr="00AB3D2F">
        <w:rPr>
          <w:sz w:val="24"/>
          <w:szCs w:val="24"/>
        </w:rPr>
        <w:t>, the last depending on whether the policy is considered to be pro-labor or pro-capital</w:t>
      </w:r>
      <w:r w:rsidR="000766E5" w:rsidRPr="00AB3D2F">
        <w:rPr>
          <w:sz w:val="24"/>
          <w:szCs w:val="24"/>
        </w:rPr>
        <w:t xml:space="preserve">. As described by </w:t>
      </w:r>
      <w:commentRangeStart w:id="14"/>
      <w:commentRangeStart w:id="15"/>
      <w:r w:rsidR="007A6CD9" w:rsidRPr="00AB3D2F">
        <w:rPr>
          <w:sz w:val="24"/>
          <w:szCs w:val="24"/>
        </w:rPr>
        <w:fldChar w:fldCharType="begin" w:fldLock="1"/>
      </w:r>
      <w:r w:rsidR="007A6CD9"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(Stockhammer &amp; Lavoie, 2013)</w:t>
      </w:r>
      <w:r w:rsidR="007A6CD9" w:rsidRPr="00AB3D2F">
        <w:rPr>
          <w:sz w:val="24"/>
          <w:szCs w:val="24"/>
        </w:rPr>
        <w:fldChar w:fldCharType="end"/>
      </w:r>
      <w:commentRangeEnd w:id="14"/>
      <w:r w:rsidR="009042A8">
        <w:rPr>
          <w:rStyle w:val="Kommentarhenvisning"/>
        </w:rPr>
        <w:commentReference w:id="14"/>
      </w:r>
      <w:commentRangeEnd w:id="15"/>
      <w:r w:rsidR="00BB0046">
        <w:rPr>
          <w:rStyle w:val="Kommentarhenvisning"/>
        </w:rPr>
        <w:commentReference w:id="15"/>
      </w:r>
      <w:r w:rsidR="007A6CD9" w:rsidRPr="00AB3D2F">
        <w:rPr>
          <w:sz w:val="24"/>
          <w:szCs w:val="24"/>
        </w:rPr>
        <w:t xml:space="preserve"> </w:t>
      </w:r>
      <w:r w:rsidR="00637774" w:rsidRPr="00AB3D2F">
        <w:rPr>
          <w:sz w:val="24"/>
          <w:szCs w:val="24"/>
        </w:rPr>
        <w:t>pro-labor distributional policies are those increasing the wage-share</w:t>
      </w:r>
      <w:r w:rsidR="00642B69">
        <w:rPr>
          <w:sz w:val="24"/>
          <w:szCs w:val="24"/>
        </w:rPr>
        <w:t xml:space="preserve"> whereas p</w:t>
      </w:r>
      <w:r w:rsidR="00637774" w:rsidRPr="00AB3D2F">
        <w:rPr>
          <w:sz w:val="24"/>
          <w:szCs w:val="24"/>
        </w:rPr>
        <w:t>ro-capital distributional policies usually claim to promote ‘</w:t>
      </w:r>
      <w:proofErr w:type="spellStart"/>
      <w:r w:rsidR="00637774" w:rsidRPr="00AB3D2F">
        <w:rPr>
          <w:sz w:val="24"/>
          <w:szCs w:val="24"/>
        </w:rPr>
        <w:t>labour</w:t>
      </w:r>
      <w:proofErr w:type="spellEnd"/>
      <w:r w:rsidR="00637774" w:rsidRPr="00AB3D2F">
        <w:rPr>
          <w:sz w:val="24"/>
          <w:szCs w:val="24"/>
        </w:rPr>
        <w:t xml:space="preserve"> market flexibility’ or wage flexibility, rather than increasing capital income. Increases in the unemployment benefit is therefore seen as a pro-labor policy, if this expands the economy th</w:t>
      </w:r>
      <w:r w:rsidR="006677E4" w:rsidRPr="00AB3D2F">
        <w:rPr>
          <w:sz w:val="24"/>
          <w:szCs w:val="24"/>
        </w:rPr>
        <w:t xml:space="preserve">is </w:t>
      </w:r>
      <w:r w:rsidR="00637774" w:rsidRPr="00AB3D2F">
        <w:rPr>
          <w:sz w:val="24"/>
          <w:szCs w:val="24"/>
        </w:rPr>
        <w:t>is</w:t>
      </w:r>
      <w:r w:rsidR="006677E4" w:rsidRPr="00AB3D2F">
        <w:rPr>
          <w:sz w:val="24"/>
          <w:szCs w:val="24"/>
        </w:rPr>
        <w:t xml:space="preserve"> called a</w:t>
      </w:r>
      <w:r w:rsidR="00637774" w:rsidRPr="00AB3D2F">
        <w:rPr>
          <w:sz w:val="24"/>
          <w:szCs w:val="24"/>
        </w:rPr>
        <w:t xml:space="preserve"> wage-led</w:t>
      </w:r>
      <w:r w:rsidR="006677E4" w:rsidRPr="00AB3D2F">
        <w:rPr>
          <w:sz w:val="24"/>
          <w:szCs w:val="24"/>
        </w:rPr>
        <w:t xml:space="preserve"> regime</w:t>
      </w:r>
      <w:r w:rsidR="00637774" w:rsidRPr="00AB3D2F">
        <w:rPr>
          <w:sz w:val="24"/>
          <w:szCs w:val="24"/>
        </w:rPr>
        <w:t>, on the other hand if this contracts the economy</w:t>
      </w:r>
      <w:r w:rsidR="0006552D" w:rsidRPr="00AB3D2F">
        <w:rPr>
          <w:sz w:val="24"/>
          <w:szCs w:val="24"/>
        </w:rPr>
        <w:t xml:space="preserve"> it indicates a profit-led regime. </w:t>
      </w:r>
    </w:p>
    <w:p w14:paraId="6BE08291" w14:textId="257915EC" w:rsidR="00232AB4" w:rsidRPr="00AB3D2F" w:rsidRDefault="0007523E" w:rsidP="00884655">
      <w:pPr>
        <w:spacing w:line="360" w:lineRule="auto"/>
        <w:rPr>
          <w:sz w:val="24"/>
          <w:szCs w:val="24"/>
        </w:rPr>
      </w:pPr>
      <w:commentRangeStart w:id="16"/>
      <w:r w:rsidRPr="00AB3D2F">
        <w:rPr>
          <w:sz w:val="24"/>
          <w:szCs w:val="24"/>
        </w:rPr>
        <w:lastRenderedPageBreak/>
        <w:t xml:space="preserve">Now </w:t>
      </w:r>
      <w:commentRangeEnd w:id="16"/>
      <w:r w:rsidR="001C2035">
        <w:rPr>
          <w:rStyle w:val="Kommentarhenvisning"/>
        </w:rPr>
        <w:commentReference w:id="16"/>
      </w:r>
      <w:r w:rsidRPr="00AB3D2F">
        <w:rPr>
          <w:sz w:val="24"/>
          <w:szCs w:val="24"/>
        </w:rPr>
        <w:t>switching towards the case of Denmark, the focus on</w:t>
      </w:r>
      <w:r w:rsidR="001A0611" w:rsidRPr="00AB3D2F">
        <w:rPr>
          <w:sz w:val="24"/>
          <w:szCs w:val="24"/>
        </w:rPr>
        <w:t xml:space="preserve"> income ins</w:t>
      </w:r>
      <w:r w:rsidRPr="00AB3D2F">
        <w:rPr>
          <w:sz w:val="24"/>
          <w:szCs w:val="24"/>
        </w:rPr>
        <w:t xml:space="preserve">urance </w:t>
      </w:r>
      <w:r w:rsidR="001A0611" w:rsidRPr="00AB3D2F">
        <w:rPr>
          <w:sz w:val="24"/>
          <w:szCs w:val="24"/>
        </w:rPr>
        <w:t>was very high leading to</w:t>
      </w:r>
      <w:r w:rsidR="00CC1AB0" w:rsidRPr="00AB3D2F">
        <w:rPr>
          <w:sz w:val="24"/>
          <w:szCs w:val="24"/>
        </w:rPr>
        <w:t xml:space="preserve"> the Danish election</w:t>
      </w:r>
      <w:r w:rsidR="00887198" w:rsidRPr="00AB3D2F">
        <w:rPr>
          <w:sz w:val="24"/>
          <w:szCs w:val="24"/>
        </w:rPr>
        <w:t xml:space="preserve"> in 2015</w:t>
      </w:r>
      <w:r w:rsidR="001A0611" w:rsidRPr="00AB3D2F">
        <w:rPr>
          <w:sz w:val="24"/>
          <w:szCs w:val="24"/>
        </w:rPr>
        <w:t>.</w:t>
      </w:r>
      <w:r w:rsidR="00CC1AB0" w:rsidRPr="00AB3D2F">
        <w:rPr>
          <w:sz w:val="24"/>
          <w:szCs w:val="24"/>
        </w:rPr>
        <w:t xml:space="preserve"> </w:t>
      </w:r>
      <w:r w:rsidR="00BE49F5" w:rsidRPr="00AB3D2F">
        <w:rPr>
          <w:sz w:val="24"/>
          <w:szCs w:val="24"/>
        </w:rPr>
        <w:t>The large debate led to</w:t>
      </w:r>
      <w:r w:rsidR="00CC1AB0" w:rsidRPr="00AB3D2F">
        <w:rPr>
          <w:sz w:val="24"/>
          <w:szCs w:val="24"/>
        </w:rPr>
        <w:t xml:space="preserve"> </w:t>
      </w:r>
      <w:r w:rsidR="00E73119" w:rsidRPr="00AB3D2F">
        <w:rPr>
          <w:sz w:val="24"/>
          <w:szCs w:val="24"/>
        </w:rPr>
        <w:t>a</w:t>
      </w:r>
      <w:r w:rsidR="008B316D" w:rsidRPr="00AB3D2F">
        <w:rPr>
          <w:sz w:val="24"/>
          <w:szCs w:val="24"/>
        </w:rPr>
        <w:t xml:space="preserve"> commission</w:t>
      </w:r>
      <w:r w:rsidR="00E73119" w:rsidRPr="00AB3D2F">
        <w:rPr>
          <w:sz w:val="24"/>
          <w:szCs w:val="24"/>
        </w:rPr>
        <w:t xml:space="preserve"> set down</w:t>
      </w:r>
      <w:r w:rsidR="00232AB4" w:rsidRPr="00AB3D2F">
        <w:rPr>
          <w:sz w:val="24"/>
          <w:szCs w:val="24"/>
        </w:rPr>
        <w:t xml:space="preserve"> by the Danish Ministry of employment (IS-commission)</w:t>
      </w:r>
      <w:r w:rsidRPr="00AB3D2F">
        <w:rPr>
          <w:sz w:val="24"/>
          <w:szCs w:val="24"/>
        </w:rPr>
        <w:t xml:space="preserve">. The goal was </w:t>
      </w:r>
      <w:r w:rsidR="00E73119" w:rsidRPr="00AB3D2F">
        <w:rPr>
          <w:sz w:val="24"/>
          <w:szCs w:val="24"/>
        </w:rPr>
        <w:t xml:space="preserve">to analyze </w:t>
      </w:r>
      <w:r w:rsidR="00BE49F5" w:rsidRPr="00AB3D2F">
        <w:rPr>
          <w:sz w:val="24"/>
          <w:szCs w:val="24"/>
        </w:rPr>
        <w:t>changes to the</w:t>
      </w:r>
      <w:r w:rsidR="008B316D" w:rsidRPr="00AB3D2F">
        <w:rPr>
          <w:sz w:val="24"/>
          <w:szCs w:val="24"/>
        </w:rPr>
        <w:t xml:space="preserve"> income insurance</w:t>
      </w:r>
      <w:r w:rsidR="00BE49F5" w:rsidRPr="00AB3D2F">
        <w:rPr>
          <w:sz w:val="24"/>
          <w:szCs w:val="24"/>
        </w:rPr>
        <w:t xml:space="preserve"> program</w:t>
      </w:r>
      <w:r w:rsidR="00232AB4" w:rsidRPr="00AB3D2F">
        <w:rPr>
          <w:sz w:val="24"/>
          <w:szCs w:val="24"/>
        </w:rPr>
        <w:t xml:space="preserve"> in Denmark</w:t>
      </w:r>
      <w:r w:rsidRPr="00AB3D2F">
        <w:rPr>
          <w:sz w:val="24"/>
          <w:szCs w:val="24"/>
        </w:rPr>
        <w:t>, which</w:t>
      </w:r>
      <w:r w:rsidR="00232AB4" w:rsidRPr="00AB3D2F">
        <w:rPr>
          <w:sz w:val="24"/>
          <w:szCs w:val="24"/>
        </w:rPr>
        <w:t xml:space="preserve"> in 2015</w:t>
      </w:r>
      <w:r w:rsidRPr="00AB3D2F">
        <w:rPr>
          <w:sz w:val="24"/>
          <w:szCs w:val="24"/>
        </w:rPr>
        <w:t xml:space="preserve"> led to the income insurance model, the dynamics of this model was built</w:t>
      </w:r>
      <w:r w:rsidR="00232AB4" w:rsidRPr="00AB3D2F">
        <w:rPr>
          <w:sz w:val="24"/>
          <w:szCs w:val="24"/>
        </w:rPr>
        <w:t xml:space="preserve"> </w:t>
      </w:r>
      <w:r w:rsidR="00642B69">
        <w:rPr>
          <w:sz w:val="24"/>
          <w:szCs w:val="24"/>
        </w:rPr>
        <w:t>using some of</w:t>
      </w:r>
      <w:r w:rsidR="00232AB4" w:rsidRPr="00AB3D2F">
        <w:rPr>
          <w:sz w:val="24"/>
          <w:szCs w:val="24"/>
        </w:rPr>
        <w:t xml:space="preserve"> the micro effects presented above</w:t>
      </w:r>
      <w:r w:rsidR="00E73119" w:rsidRPr="00AB3D2F">
        <w:rPr>
          <w:sz w:val="24"/>
          <w:szCs w:val="24"/>
        </w:rPr>
        <w:t xml:space="preserve"> estimating the change </w:t>
      </w:r>
      <w:r w:rsidRPr="00AB3D2F">
        <w:rPr>
          <w:sz w:val="24"/>
          <w:szCs w:val="24"/>
        </w:rPr>
        <w:t>i</w:t>
      </w:r>
      <w:r w:rsidR="00E73119" w:rsidRPr="00AB3D2F">
        <w:rPr>
          <w:sz w:val="24"/>
          <w:szCs w:val="24"/>
        </w:rPr>
        <w:t>n the exit-rate and approach</w:t>
      </w:r>
      <w:r w:rsidR="00EB0D5D" w:rsidRPr="00AB3D2F">
        <w:rPr>
          <w:sz w:val="24"/>
          <w:szCs w:val="24"/>
        </w:rPr>
        <w:t>-</w:t>
      </w:r>
      <w:r w:rsidR="00E73119" w:rsidRPr="00AB3D2F">
        <w:rPr>
          <w:sz w:val="24"/>
          <w:szCs w:val="24"/>
        </w:rPr>
        <w:t>rate</w:t>
      </w:r>
      <w:r w:rsidR="00EB0D5D" w:rsidRPr="00AB3D2F">
        <w:rPr>
          <w:sz w:val="24"/>
          <w:szCs w:val="24"/>
        </w:rPr>
        <w:t xml:space="preserve"> </w:t>
      </w:r>
      <w:r w:rsidR="00E73119" w:rsidRPr="00AB3D2F">
        <w:rPr>
          <w:sz w:val="24"/>
          <w:szCs w:val="24"/>
        </w:rPr>
        <w:t>as a result of changes in the level of income insurance</w:t>
      </w:r>
      <w:r w:rsidRPr="00AB3D2F">
        <w:rPr>
          <w:sz w:val="24"/>
          <w:szCs w:val="24"/>
        </w:rPr>
        <w:t>, the results of this model favor</w:t>
      </w:r>
      <w:r w:rsidR="00BE49F5" w:rsidRPr="00AB3D2F">
        <w:rPr>
          <w:sz w:val="24"/>
          <w:szCs w:val="24"/>
        </w:rPr>
        <w:t>ed</w:t>
      </w:r>
      <w:r w:rsidRPr="00AB3D2F">
        <w:rPr>
          <w:sz w:val="24"/>
          <w:szCs w:val="24"/>
        </w:rPr>
        <w:t xml:space="preserve"> the lower level of income insurance</w:t>
      </w:r>
      <w:r w:rsidR="00BE49F5" w:rsidRPr="00AB3D2F">
        <w:rPr>
          <w:sz w:val="24"/>
          <w:szCs w:val="24"/>
        </w:rPr>
        <w:t xml:space="preserve"> when</w:t>
      </w:r>
      <w:r w:rsidRPr="00AB3D2F">
        <w:rPr>
          <w:sz w:val="24"/>
          <w:szCs w:val="24"/>
        </w:rPr>
        <w:t xml:space="preserve"> </w:t>
      </w:r>
      <w:r w:rsidR="00BE49F5" w:rsidRPr="00AB3D2F">
        <w:rPr>
          <w:sz w:val="24"/>
          <w:szCs w:val="24"/>
        </w:rPr>
        <w:t xml:space="preserve">looking at the government </w:t>
      </w:r>
      <w:r w:rsidR="002C669C" w:rsidRPr="00AB3D2F">
        <w:rPr>
          <w:sz w:val="24"/>
          <w:szCs w:val="24"/>
        </w:rPr>
        <w:t>net lending</w:t>
      </w:r>
      <w:r w:rsidR="00BE49F5" w:rsidRPr="00AB3D2F">
        <w:rPr>
          <w:sz w:val="24"/>
          <w:szCs w:val="24"/>
        </w:rPr>
        <w:t xml:space="preserve"> and unemployment</w:t>
      </w:r>
      <w:r w:rsidR="00E73119" w:rsidRPr="00AB3D2F">
        <w:rPr>
          <w:sz w:val="24"/>
          <w:szCs w:val="24"/>
        </w:rPr>
        <w:t xml:space="preserve">. </w:t>
      </w:r>
      <w:r w:rsidR="00BE49F5" w:rsidRPr="00AB3D2F">
        <w:rPr>
          <w:sz w:val="24"/>
          <w:szCs w:val="24"/>
        </w:rPr>
        <w:t>The response from</w:t>
      </w:r>
      <w:r w:rsidR="00E73119" w:rsidRPr="00AB3D2F">
        <w:rPr>
          <w:sz w:val="24"/>
          <w:szCs w:val="24"/>
        </w:rPr>
        <w:t xml:space="preserve"> worker unions and unemployment insurance companies in Denmark</w:t>
      </w:r>
      <w:r w:rsidR="00BE49F5" w:rsidRPr="00AB3D2F">
        <w:rPr>
          <w:sz w:val="24"/>
          <w:szCs w:val="24"/>
        </w:rPr>
        <w:t xml:space="preserve"> towards this</w:t>
      </w:r>
      <w:r w:rsidR="002C669C" w:rsidRPr="00AB3D2F">
        <w:rPr>
          <w:sz w:val="24"/>
          <w:szCs w:val="24"/>
        </w:rPr>
        <w:t xml:space="preserve"> result</w:t>
      </w:r>
      <w:r w:rsidR="00BE49F5" w:rsidRPr="00AB3D2F">
        <w:rPr>
          <w:sz w:val="24"/>
          <w:szCs w:val="24"/>
        </w:rPr>
        <w:t xml:space="preserve"> was</w:t>
      </w:r>
      <w:r w:rsidR="00E73119" w:rsidRPr="00AB3D2F">
        <w:rPr>
          <w:sz w:val="24"/>
          <w:szCs w:val="24"/>
        </w:rPr>
        <w:t xml:space="preserve"> </w:t>
      </w:r>
      <w:r w:rsidR="00BE49F5" w:rsidRPr="00AB3D2F">
        <w:rPr>
          <w:sz w:val="24"/>
          <w:szCs w:val="24"/>
        </w:rPr>
        <w:t>first</w:t>
      </w:r>
      <w:r w:rsidR="00E73119" w:rsidRPr="00AB3D2F">
        <w:rPr>
          <w:sz w:val="24"/>
          <w:szCs w:val="24"/>
        </w:rPr>
        <w:t xml:space="preserve"> </w:t>
      </w:r>
      <w:r w:rsidR="00BE49F5" w:rsidRPr="00AB3D2F">
        <w:rPr>
          <w:sz w:val="24"/>
          <w:szCs w:val="24"/>
        </w:rPr>
        <w:t>of all that the</w:t>
      </w:r>
      <w:r w:rsidR="00E73119" w:rsidRPr="00AB3D2F">
        <w:rPr>
          <w:sz w:val="24"/>
          <w:szCs w:val="24"/>
        </w:rPr>
        <w:t xml:space="preserve"> estimat</w:t>
      </w:r>
      <w:r w:rsidR="00BE49F5" w:rsidRPr="00AB3D2F">
        <w:rPr>
          <w:sz w:val="24"/>
          <w:szCs w:val="24"/>
        </w:rPr>
        <w:t>es of</w:t>
      </w:r>
      <w:r w:rsidR="00E73119" w:rsidRPr="00AB3D2F">
        <w:rPr>
          <w:sz w:val="24"/>
          <w:szCs w:val="24"/>
        </w:rPr>
        <w:t xml:space="preserve"> the micro effects</w:t>
      </w:r>
      <w:r w:rsidR="00BE49F5" w:rsidRPr="00AB3D2F">
        <w:rPr>
          <w:sz w:val="24"/>
          <w:szCs w:val="24"/>
        </w:rPr>
        <w:t xml:space="preserve"> were not</w:t>
      </w:r>
      <w:r w:rsidR="00E73119" w:rsidRPr="00AB3D2F">
        <w:rPr>
          <w:sz w:val="24"/>
          <w:szCs w:val="24"/>
        </w:rPr>
        <w:t xml:space="preserve"> </w:t>
      </w:r>
      <w:r w:rsidR="009E0A71" w:rsidRPr="00AB3D2F">
        <w:rPr>
          <w:sz w:val="24"/>
          <w:szCs w:val="24"/>
        </w:rPr>
        <w:t xml:space="preserve">correctly </w:t>
      </w:r>
      <w:r w:rsidR="005B791E" w:rsidRPr="00AB3D2F">
        <w:rPr>
          <w:sz w:val="24"/>
          <w:szCs w:val="24"/>
        </w:rPr>
        <w:t>estimated. But</w:t>
      </w:r>
      <w:r w:rsidR="00E73119" w:rsidRPr="00AB3D2F">
        <w:rPr>
          <w:sz w:val="24"/>
          <w:szCs w:val="24"/>
        </w:rPr>
        <w:t xml:space="preserve"> </w:t>
      </w:r>
      <w:r w:rsidR="00232AB4" w:rsidRPr="00AB3D2F">
        <w:rPr>
          <w:sz w:val="24"/>
          <w:szCs w:val="24"/>
        </w:rPr>
        <w:t>most importantly</w:t>
      </w:r>
      <w:r w:rsidR="00E73119" w:rsidRPr="00AB3D2F">
        <w:rPr>
          <w:sz w:val="24"/>
          <w:szCs w:val="24"/>
        </w:rPr>
        <w:t xml:space="preserve"> </w:t>
      </w:r>
      <w:r w:rsidR="005B791E" w:rsidRPr="00AB3D2F">
        <w:rPr>
          <w:sz w:val="24"/>
          <w:szCs w:val="24"/>
        </w:rPr>
        <w:t xml:space="preserve">they </w:t>
      </w:r>
      <w:r w:rsidR="00BE49F5" w:rsidRPr="00AB3D2F">
        <w:rPr>
          <w:sz w:val="24"/>
          <w:szCs w:val="24"/>
        </w:rPr>
        <w:t>argu</w:t>
      </w:r>
      <w:r w:rsidR="005B791E" w:rsidRPr="00AB3D2F">
        <w:rPr>
          <w:sz w:val="24"/>
          <w:szCs w:val="24"/>
        </w:rPr>
        <w:t>ed</w:t>
      </w:r>
      <w:r w:rsidR="00BE49F5" w:rsidRPr="00AB3D2F">
        <w:rPr>
          <w:sz w:val="24"/>
          <w:szCs w:val="24"/>
        </w:rPr>
        <w:t xml:space="preserve"> that</w:t>
      </w:r>
      <w:r w:rsidR="005B791E" w:rsidRPr="00AB3D2F">
        <w:rPr>
          <w:sz w:val="24"/>
          <w:szCs w:val="24"/>
        </w:rPr>
        <w:t xml:space="preserve"> the</w:t>
      </w:r>
      <w:r w:rsidR="00BE49F5" w:rsidRPr="00AB3D2F">
        <w:rPr>
          <w:sz w:val="24"/>
          <w:szCs w:val="24"/>
        </w:rPr>
        <w:t xml:space="preserve"> important </w:t>
      </w:r>
      <w:r w:rsidR="00E73119" w:rsidRPr="00AB3D2F">
        <w:rPr>
          <w:sz w:val="24"/>
          <w:szCs w:val="24"/>
        </w:rPr>
        <w:t>macro</w:t>
      </w:r>
      <w:r w:rsidR="00BE49F5" w:rsidRPr="00AB3D2F">
        <w:rPr>
          <w:sz w:val="24"/>
          <w:szCs w:val="24"/>
        </w:rPr>
        <w:t>economic</w:t>
      </w:r>
      <w:r w:rsidR="00E73119" w:rsidRPr="00AB3D2F">
        <w:rPr>
          <w:sz w:val="24"/>
          <w:szCs w:val="24"/>
        </w:rPr>
        <w:t xml:space="preserve"> effects</w:t>
      </w:r>
      <w:r w:rsidR="00BE49F5" w:rsidRPr="00AB3D2F">
        <w:rPr>
          <w:sz w:val="24"/>
          <w:szCs w:val="24"/>
        </w:rPr>
        <w:t xml:space="preserve"> were missing</w:t>
      </w:r>
      <w:r w:rsidR="005B791E" w:rsidRPr="00AB3D2F">
        <w:rPr>
          <w:sz w:val="24"/>
          <w:szCs w:val="24"/>
        </w:rPr>
        <w:t xml:space="preserve"> in the model</w:t>
      </w:r>
      <w:r w:rsidR="00E73119" w:rsidRPr="00AB3D2F">
        <w:rPr>
          <w:sz w:val="24"/>
          <w:szCs w:val="24"/>
        </w:rPr>
        <w:t xml:space="preserve">. </w:t>
      </w:r>
    </w:p>
    <w:p w14:paraId="78585586" w14:textId="7EDCD28F" w:rsidR="007C3869" w:rsidRPr="00AB3D2F" w:rsidRDefault="00F22808" w:rsidP="00362CB0">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w:t>
      </w:r>
      <w:r w:rsidR="008B6507" w:rsidRPr="00AB3D2F">
        <w:rPr>
          <w:sz w:val="24"/>
          <w:szCs w:val="24"/>
        </w:rPr>
        <w:t xml:space="preserve">argues that the behavioral effects (explained above) used to estimating the costs of an increase in the level of income insurance is miss leading. Especially they argue that </w:t>
      </w:r>
      <w:r w:rsidR="009E0A71" w:rsidRPr="00AB3D2F">
        <w:rPr>
          <w:sz w:val="24"/>
          <w:szCs w:val="24"/>
        </w:rPr>
        <w:t xml:space="preserve">the IS-commission </w:t>
      </w:r>
      <w:r w:rsidR="008B6507" w:rsidRPr="00AB3D2F">
        <w:rPr>
          <w:sz w:val="24"/>
          <w:szCs w:val="24"/>
        </w:rPr>
        <w:t xml:space="preserve">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 2015)</w:t>
      </w:r>
      <w:r w:rsidRPr="00AB3D2F">
        <w:rPr>
          <w:sz w:val="24"/>
          <w:szCs w:val="24"/>
        </w:rPr>
        <w:fldChar w:fldCharType="end"/>
      </w:r>
      <w:r w:rsidRPr="00AB3D2F">
        <w:rPr>
          <w:sz w:val="24"/>
          <w:szCs w:val="24"/>
        </w:rPr>
        <w:t xml:space="preserve"> </w:t>
      </w:r>
      <w:r w:rsidR="00120836" w:rsidRPr="00AB3D2F">
        <w:rPr>
          <w:sz w:val="24"/>
          <w:szCs w:val="24"/>
        </w:rPr>
        <w:t>also themselves states that there is very low empirical evidence for this effect even existing</w:t>
      </w:r>
      <w:r w:rsidR="00EB0D5D" w:rsidRPr="00AB3D2F">
        <w:rPr>
          <w:sz w:val="24"/>
          <w:szCs w:val="24"/>
        </w:rPr>
        <w:t>.</w:t>
      </w:r>
      <w:r w:rsidR="00362CB0" w:rsidRPr="00AB3D2F">
        <w:rPr>
          <w:sz w:val="24"/>
          <w:szCs w:val="24"/>
        </w:rPr>
        <w:br/>
      </w:r>
      <w:r w:rsidRPr="00AB3D2F">
        <w:rPr>
          <w:sz w:val="24"/>
          <w:szCs w:val="24"/>
        </w:rPr>
        <w:fldChar w:fldCharType="begin" w:fldLock="1"/>
      </w:r>
      <w:r w:rsidR="00BD0882"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993F84" w:rsidRPr="00AB3D2F">
        <w:rPr>
          <w:sz w:val="24"/>
          <w:szCs w:val="24"/>
        </w:rPr>
        <w:t>add</w:t>
      </w:r>
      <w:r w:rsidR="00EB0D5D" w:rsidRPr="00AB3D2F">
        <w:rPr>
          <w:sz w:val="24"/>
          <w:szCs w:val="24"/>
        </w:rPr>
        <w:t xml:space="preserve"> to the discussion</w:t>
      </w:r>
      <w:r w:rsidR="00993F84" w:rsidRPr="00AB3D2F">
        <w:rPr>
          <w:sz w:val="24"/>
          <w:szCs w:val="24"/>
        </w:rPr>
        <w:t xml:space="preserve"> that they don’t see the income insurance at a level </w:t>
      </w:r>
      <w:r w:rsidR="00362CB0" w:rsidRPr="00AB3D2F">
        <w:rPr>
          <w:sz w:val="24"/>
          <w:szCs w:val="24"/>
        </w:rPr>
        <w:t xml:space="preserve">where it should be pulling employed into unemployment, they argue that </w:t>
      </w:r>
      <w:r w:rsidR="005B791E" w:rsidRPr="00AB3D2F">
        <w:rPr>
          <w:sz w:val="24"/>
          <w:szCs w:val="24"/>
        </w:rPr>
        <w:t xml:space="preserve">a large percentage of the </w:t>
      </w:r>
      <w:r w:rsidR="00362CB0" w:rsidRPr="00AB3D2F">
        <w:rPr>
          <w:sz w:val="24"/>
          <w:szCs w:val="24"/>
        </w:rPr>
        <w:t xml:space="preserve">group experiencing the highest level of compensation rate are still in job.  </w:t>
      </w:r>
    </w:p>
    <w:p w14:paraId="6BC9BBE0" w14:textId="3768AF9C" w:rsidR="00C21C3D" w:rsidRPr="00AB3D2F" w:rsidRDefault="009E0A71" w:rsidP="002E234F">
      <w:pPr>
        <w:spacing w:line="360" w:lineRule="auto"/>
        <w:rPr>
          <w:sz w:val="24"/>
          <w:szCs w:val="24"/>
        </w:rPr>
      </w:pPr>
      <w:r w:rsidRPr="00AB3D2F">
        <w:rPr>
          <w:sz w:val="24"/>
          <w:szCs w:val="24"/>
        </w:rPr>
        <w:t xml:space="preserve">More recently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00C155F4" w:rsidRPr="00AB3D2F">
        <w:rPr>
          <w:sz w:val="24"/>
          <w:szCs w:val="24"/>
        </w:rPr>
        <w:t xml:space="preserve">concludes that based on new literature the estimate of the approach </w:t>
      </w:r>
      <w:r w:rsidR="006550CF">
        <w:rPr>
          <w:sz w:val="24"/>
          <w:szCs w:val="24"/>
        </w:rPr>
        <w:t>rate</w:t>
      </w:r>
      <w:r w:rsidRPr="00AB3D2F">
        <w:rPr>
          <w:sz w:val="24"/>
          <w:szCs w:val="24"/>
        </w:rPr>
        <w:t xml:space="preserve"> given by the IS-commission</w:t>
      </w:r>
      <w:r w:rsidR="00C155F4" w:rsidRPr="00AB3D2F">
        <w:rPr>
          <w:sz w:val="24"/>
          <w:szCs w:val="24"/>
        </w:rPr>
        <w:t xml:space="preserve"> when looking at changes in the level of income insurance is overstating the negative effec</w:t>
      </w:r>
      <w:r w:rsidR="00B07814" w:rsidRPr="00AB3D2F">
        <w:rPr>
          <w:sz w:val="24"/>
          <w:szCs w:val="24"/>
        </w:rPr>
        <w:t xml:space="preserve">t that the approach </w:t>
      </w:r>
      <w:r w:rsidR="006550CF">
        <w:rPr>
          <w:sz w:val="24"/>
          <w:szCs w:val="24"/>
        </w:rPr>
        <w:t>rate</w:t>
      </w:r>
      <w:r w:rsidR="00B07814" w:rsidRPr="00AB3D2F">
        <w:rPr>
          <w:sz w:val="24"/>
          <w:szCs w:val="24"/>
        </w:rPr>
        <w:t xml:space="preserve"> has on employment. </w:t>
      </w:r>
      <w:r w:rsidR="000F1AED" w:rsidRPr="00AB3D2F">
        <w:rPr>
          <w:sz w:val="24"/>
          <w:szCs w:val="24"/>
        </w:rPr>
        <w:t>They split up the analysis into three scenarios one being a change in the level of income insurance</w:t>
      </w:r>
      <w:r w:rsidR="000630D4" w:rsidRPr="00AB3D2F">
        <w:rPr>
          <w:sz w:val="24"/>
          <w:szCs w:val="24"/>
        </w:rPr>
        <w:t>.</w:t>
      </w:r>
      <w:r w:rsidR="000F1AED" w:rsidRPr="00AB3D2F">
        <w:rPr>
          <w:sz w:val="24"/>
          <w:szCs w:val="24"/>
        </w:rPr>
        <w:t xml:space="preserve"> </w:t>
      </w:r>
      <w:r w:rsidR="000630D4" w:rsidRPr="00AB3D2F">
        <w:rPr>
          <w:sz w:val="24"/>
          <w:szCs w:val="24"/>
        </w:rPr>
        <w:t>T</w:t>
      </w:r>
      <w:r w:rsidR="000F1AED" w:rsidRPr="00AB3D2F">
        <w:rPr>
          <w:sz w:val="24"/>
          <w:szCs w:val="24"/>
        </w:rPr>
        <w:t>hey claim that</w:t>
      </w:r>
      <w:r w:rsidR="00B07814" w:rsidRPr="00AB3D2F">
        <w:rPr>
          <w:sz w:val="24"/>
          <w:szCs w:val="24"/>
        </w:rPr>
        <w:t xml:space="preserve"> the reason</w:t>
      </w:r>
      <w:r w:rsidR="00C21C3D" w:rsidRPr="00AB3D2F">
        <w:rPr>
          <w:sz w:val="24"/>
          <w:szCs w:val="24"/>
        </w:rPr>
        <w:t xml:space="preserve"> for the miss leading effect</w:t>
      </w:r>
      <w:r w:rsidR="00B07814" w:rsidRPr="00AB3D2F">
        <w:rPr>
          <w:sz w:val="24"/>
          <w:szCs w:val="24"/>
        </w:rPr>
        <w:t xml:space="preserve"> might be that the </w:t>
      </w:r>
      <w:r w:rsidR="00642B69">
        <w:rPr>
          <w:sz w:val="24"/>
          <w:szCs w:val="24"/>
        </w:rPr>
        <w:t>IS-</w:t>
      </w:r>
      <w:r w:rsidR="00C21C3D" w:rsidRPr="00AB3D2F">
        <w:rPr>
          <w:sz w:val="24"/>
          <w:szCs w:val="24"/>
        </w:rPr>
        <w:t>commission</w:t>
      </w:r>
      <w:r w:rsidR="00B07814" w:rsidRPr="00AB3D2F">
        <w:rPr>
          <w:sz w:val="24"/>
          <w:szCs w:val="24"/>
        </w:rPr>
        <w:t xml:space="preserve"> is only including one of four effects</w:t>
      </w:r>
      <w:r w:rsidR="000F1AED" w:rsidRPr="00AB3D2F">
        <w:rPr>
          <w:sz w:val="24"/>
          <w:szCs w:val="24"/>
        </w:rPr>
        <w:t xml:space="preserve"> that should be playing into the approach </w:t>
      </w:r>
      <w:r w:rsidR="006550CF">
        <w:rPr>
          <w:sz w:val="24"/>
          <w:szCs w:val="24"/>
        </w:rPr>
        <w:t>rate</w:t>
      </w:r>
      <w:r w:rsidR="000630D4" w:rsidRPr="00AB3D2F">
        <w:rPr>
          <w:sz w:val="24"/>
          <w:szCs w:val="24"/>
        </w:rPr>
        <w:t xml:space="preserve"> when changing the level of income insurance</w:t>
      </w:r>
      <w:r w:rsidR="002E234F" w:rsidRPr="00AB3D2F">
        <w:rPr>
          <w:sz w:val="24"/>
          <w:szCs w:val="24"/>
        </w:rPr>
        <w:t xml:space="preserve">. </w:t>
      </w:r>
    </w:p>
    <w:p w14:paraId="79CA224D" w14:textId="425F595C" w:rsidR="00C21C3D" w:rsidRPr="00AB3D2F" w:rsidRDefault="00C21C3D" w:rsidP="002E234F">
      <w:pPr>
        <w:spacing w:line="360" w:lineRule="auto"/>
        <w:rPr>
          <w:sz w:val="24"/>
          <w:szCs w:val="24"/>
        </w:rPr>
      </w:pPr>
      <w:r w:rsidRPr="00AB3D2F">
        <w:rPr>
          <w:sz w:val="24"/>
          <w:szCs w:val="24"/>
        </w:rPr>
        <w:t xml:space="preserve">The effect included by the commission, </w:t>
      </w:r>
      <w:r w:rsidR="008D5FA7" w:rsidRPr="00AB3D2F">
        <w:rPr>
          <w:sz w:val="24"/>
          <w:szCs w:val="24"/>
        </w:rPr>
        <w:t xml:space="preserve">is </w:t>
      </w:r>
      <w:r w:rsidRPr="00AB3D2F">
        <w:rPr>
          <w:sz w:val="24"/>
          <w:szCs w:val="24"/>
        </w:rPr>
        <w:t xml:space="preserve">that people in terminated positions will experience a higher exit rate when lowering the level of income insurance, thereby more people will go into </w:t>
      </w:r>
      <w:r w:rsidRPr="00AB3D2F">
        <w:rPr>
          <w:sz w:val="24"/>
          <w:szCs w:val="24"/>
        </w:rPr>
        <w:lastRenderedPageBreak/>
        <w:t xml:space="preserve">employment before joining the income insurance program. </w:t>
      </w:r>
      <w:r w:rsidR="00AC4737" w:rsidRPr="00AB3D2F">
        <w:rPr>
          <w:sz w:val="24"/>
          <w:szCs w:val="24"/>
        </w:rPr>
        <w:t>The three other effects that</w:t>
      </w:r>
      <w:r w:rsidRPr="00AB3D2F">
        <w:rPr>
          <w:sz w:val="24"/>
          <w:szCs w:val="24"/>
        </w:rPr>
        <w:t xml:space="preserve"> </w:t>
      </w:r>
      <w:r w:rsidR="007A6CD9" w:rsidRPr="00AB3D2F">
        <w:rPr>
          <w:sz w:val="24"/>
          <w:szCs w:val="24"/>
        </w:rPr>
        <w:fldChar w:fldCharType="begin" w:fldLock="1"/>
      </w:r>
      <w:r w:rsidR="00E4672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(De Økonomiske Råd, 2022)</w:t>
      </w:r>
      <w:r w:rsidR="007A6CD9" w:rsidRPr="00AB3D2F">
        <w:rPr>
          <w:sz w:val="24"/>
          <w:szCs w:val="24"/>
        </w:rPr>
        <w:fldChar w:fldCharType="end"/>
      </w:r>
      <w:r w:rsidR="007A6CD9" w:rsidRPr="00AB3D2F">
        <w:rPr>
          <w:sz w:val="24"/>
          <w:szCs w:val="24"/>
        </w:rPr>
        <w:t xml:space="preserve"> </w:t>
      </w:r>
      <w:r w:rsidRPr="00AB3D2F">
        <w:rPr>
          <w:sz w:val="24"/>
          <w:szCs w:val="24"/>
        </w:rPr>
        <w:t>argues should be added into the model</w:t>
      </w:r>
      <w:r w:rsidR="00AC4737" w:rsidRPr="00AB3D2F">
        <w:rPr>
          <w:sz w:val="24"/>
          <w:szCs w:val="24"/>
        </w:rPr>
        <w:t xml:space="preserve"> are the following</w:t>
      </w:r>
      <w:r w:rsidRPr="00AB3D2F">
        <w:rPr>
          <w:sz w:val="24"/>
          <w:szCs w:val="24"/>
        </w:rPr>
        <w:t xml:space="preserve">: </w:t>
      </w:r>
    </w:p>
    <w:p w14:paraId="3B70936C" w14:textId="6855C4CB" w:rsidR="00A42D17" w:rsidRPr="00AB3D2F" w:rsidRDefault="00A42D17" w:rsidP="002E234F">
      <w:pPr>
        <w:spacing w:line="360" w:lineRule="auto"/>
        <w:rPr>
          <w:sz w:val="24"/>
          <w:szCs w:val="24"/>
        </w:rPr>
      </w:pPr>
      <w:r w:rsidRPr="00AB3D2F">
        <w:rPr>
          <w:sz w:val="24"/>
          <w:szCs w:val="24"/>
        </w:rPr>
        <w:t xml:space="preserve">First,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Pr="00AB3D2F">
        <w:rPr>
          <w:sz w:val="24"/>
          <w:szCs w:val="24"/>
        </w:rPr>
        <w:t xml:space="preserve">claim that the </w:t>
      </w:r>
      <w:r w:rsidR="00C21C3D" w:rsidRPr="00AB3D2F">
        <w:rPr>
          <w:sz w:val="24"/>
          <w:szCs w:val="24"/>
        </w:rPr>
        <w:t>commission</w:t>
      </w:r>
      <w:r w:rsidRPr="00AB3D2F">
        <w:rPr>
          <w:sz w:val="24"/>
          <w:szCs w:val="24"/>
        </w:rPr>
        <w:t xml:space="preserve"> is neglecting the possible effect of changes in the level of income insurance on job separation meaning a change in the number of </w:t>
      </w:r>
      <w:r w:rsidR="00EB0D5D" w:rsidRPr="00AB3D2F">
        <w:rPr>
          <w:sz w:val="24"/>
          <w:szCs w:val="24"/>
        </w:rPr>
        <w:t>terminations</w:t>
      </w:r>
      <w:r w:rsidRPr="00AB3D2F">
        <w:rPr>
          <w:sz w:val="24"/>
          <w:szCs w:val="24"/>
        </w:rPr>
        <w:t xml:space="preserve"> or redundancies. </w:t>
      </w:r>
      <w:r w:rsidR="00AC4737" w:rsidRPr="00AB3D2F">
        <w:rPr>
          <w:sz w:val="24"/>
          <w:szCs w:val="24"/>
        </w:rPr>
        <w:t xml:space="preserve">As the higher level of income insurance will lower the costs for a worker losing his or </w:t>
      </w:r>
      <w:r w:rsidR="007A1018" w:rsidRPr="00AB3D2F">
        <w:rPr>
          <w:sz w:val="24"/>
          <w:szCs w:val="24"/>
        </w:rPr>
        <w:t>her</w:t>
      </w:r>
      <w:r w:rsidR="00AC4737" w:rsidRPr="00AB3D2F">
        <w:rPr>
          <w:sz w:val="24"/>
          <w:szCs w:val="24"/>
        </w:rPr>
        <w:t xml:space="preserve"> job. This could lead to a lower effort put in by the worker</w:t>
      </w:r>
      <w:r w:rsidR="004F609D" w:rsidRPr="00AB3D2F">
        <w:rPr>
          <w:sz w:val="24"/>
          <w:szCs w:val="24"/>
        </w:rPr>
        <w:t xml:space="preserve">, increasing the change of the worker getting fired. </w:t>
      </w:r>
      <w:r w:rsidR="008D5FA7" w:rsidRPr="00AB3D2F">
        <w:rPr>
          <w:sz w:val="24"/>
          <w:szCs w:val="24"/>
        </w:rPr>
        <w:t>Also,</w:t>
      </w:r>
      <w:r w:rsidR="004F609D" w:rsidRPr="00AB3D2F">
        <w:rPr>
          <w:sz w:val="24"/>
          <w:szCs w:val="24"/>
        </w:rPr>
        <w:t xml:space="preserve"> the fact that a higher level of income insurance could be a chance for the worker to reorganize his or hers working life, increasing the rate in which people go into the income insurance program. </w:t>
      </w:r>
      <w:r w:rsidR="00E46729" w:rsidRPr="00AB3D2F">
        <w:rPr>
          <w:sz w:val="24"/>
          <w:szCs w:val="24"/>
        </w:rPr>
        <w:fldChar w:fldCharType="begin" w:fldLock="1"/>
      </w:r>
      <w:r w:rsidR="00360517"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00E46729" w:rsidRPr="00AB3D2F">
        <w:rPr>
          <w:sz w:val="24"/>
          <w:szCs w:val="24"/>
        </w:rPr>
        <w:fldChar w:fldCharType="separate"/>
      </w:r>
      <w:r w:rsidR="00E46729" w:rsidRPr="00AB3D2F">
        <w:rPr>
          <w:noProof/>
          <w:sz w:val="24"/>
          <w:szCs w:val="24"/>
        </w:rPr>
        <w:t>(Hopenhayn &amp; Nicolini, 2009; Hopenhayn &amp; Wang, 1996)</w:t>
      </w:r>
      <w:r w:rsidR="00E46729" w:rsidRPr="00AB3D2F">
        <w:rPr>
          <w:sz w:val="24"/>
          <w:szCs w:val="24"/>
        </w:rPr>
        <w:fldChar w:fldCharType="end"/>
      </w:r>
      <w:r w:rsidR="00AC4737" w:rsidRPr="00AB3D2F">
        <w:rPr>
          <w:sz w:val="24"/>
          <w:szCs w:val="24"/>
        </w:rPr>
        <w:t xml:space="preserve"> </w:t>
      </w:r>
    </w:p>
    <w:p w14:paraId="68D46D73" w14:textId="564DA663" w:rsidR="00A42D17" w:rsidRPr="00AB3D2F" w:rsidRDefault="00A42D17" w:rsidP="007A1018">
      <w:pPr>
        <w:spacing w:line="360" w:lineRule="auto"/>
        <w:rPr>
          <w:sz w:val="24"/>
          <w:szCs w:val="24"/>
        </w:rPr>
      </w:pPr>
      <w:r w:rsidRPr="00AB3D2F">
        <w:rPr>
          <w:sz w:val="24"/>
          <w:szCs w:val="24"/>
        </w:rPr>
        <w:t xml:space="preserve">Second, the change in level of income insurance could also </w:t>
      </w:r>
      <w:r w:rsidR="00642B69">
        <w:rPr>
          <w:sz w:val="24"/>
          <w:szCs w:val="24"/>
        </w:rPr>
        <w:t>show</w:t>
      </w:r>
      <w:r w:rsidRPr="00AB3D2F">
        <w:rPr>
          <w:sz w:val="24"/>
          <w:szCs w:val="24"/>
        </w:rPr>
        <w:t xml:space="preserve"> an effect on the job creation rate by reducing the number of advertised vacancies</w:t>
      </w:r>
      <w:r w:rsidR="004F609D" w:rsidRPr="00AB3D2F">
        <w:rPr>
          <w:sz w:val="24"/>
          <w:szCs w:val="24"/>
        </w:rPr>
        <w:t>, this effect can be caused by higher costs for the firms both because they may have to advertise more if the job search is lower duo to an increase in the level of income insurance</w:t>
      </w:r>
      <w:r w:rsidR="007A1018" w:rsidRPr="00AB3D2F">
        <w:rPr>
          <w:sz w:val="24"/>
          <w:szCs w:val="24"/>
        </w:rPr>
        <w:t>, or because of higher wages, as the level of income insurance plays in to the wage negotiations</w:t>
      </w:r>
      <w:r w:rsidR="005449E6" w:rsidRPr="00AB3D2F">
        <w:rPr>
          <w:sz w:val="24"/>
          <w:szCs w:val="24"/>
        </w:rPr>
        <w:t xml:space="preserve"> which will be discussed in section 3</w:t>
      </w:r>
      <w:r w:rsidR="007A1018" w:rsidRPr="00AB3D2F">
        <w:rPr>
          <w:sz w:val="24"/>
          <w:szCs w:val="24"/>
        </w:rPr>
        <w:t xml:space="preserve">. </w:t>
      </w:r>
    </w:p>
    <w:p w14:paraId="5FD78AAA" w14:textId="7688E2C3" w:rsidR="006D4472" w:rsidRPr="00AB3D2F" w:rsidRDefault="00A42D17" w:rsidP="00730FE1">
      <w:pPr>
        <w:spacing w:line="360" w:lineRule="auto"/>
        <w:rPr>
          <w:sz w:val="24"/>
          <w:szCs w:val="24"/>
        </w:rPr>
      </w:pPr>
      <w:r w:rsidRPr="00AB3D2F">
        <w:rPr>
          <w:sz w:val="24"/>
          <w:szCs w:val="24"/>
        </w:rPr>
        <w:t xml:space="preserve">Third, </w:t>
      </w:r>
      <w:r w:rsidR="00551654" w:rsidRPr="00AB3D2F">
        <w:rPr>
          <w:sz w:val="24"/>
          <w:szCs w:val="24"/>
        </w:rPr>
        <w:t>they argue that the</w:t>
      </w:r>
      <w:r w:rsidR="005449E6" w:rsidRPr="00AB3D2F">
        <w:rPr>
          <w:sz w:val="24"/>
          <w:szCs w:val="24"/>
        </w:rPr>
        <w:t xml:space="preserve"> income insurance model doesn’t allow the change in behavior of the employed and unemployed </w:t>
      </w:r>
      <w:r w:rsidR="005423B4" w:rsidRPr="00AB3D2F">
        <w:rPr>
          <w:sz w:val="24"/>
          <w:szCs w:val="24"/>
        </w:rPr>
        <w:t>to</w:t>
      </w:r>
      <w:r w:rsidR="005449E6" w:rsidRPr="00AB3D2F">
        <w:rPr>
          <w:sz w:val="24"/>
          <w:szCs w:val="24"/>
        </w:rPr>
        <w:t xml:space="preserve"> affect other people’s situation. The model is only looking at </w:t>
      </w:r>
      <w:r w:rsidR="00030420" w:rsidRPr="00AB3D2F">
        <w:rPr>
          <w:sz w:val="24"/>
          <w:szCs w:val="24"/>
        </w:rPr>
        <w:t xml:space="preserve">the </w:t>
      </w:r>
      <w:r w:rsidR="00B312A8" w:rsidRPr="00AB3D2F">
        <w:rPr>
          <w:sz w:val="24"/>
          <w:szCs w:val="24"/>
        </w:rPr>
        <w:t>individual’s</w:t>
      </w:r>
      <w:r w:rsidR="00030420" w:rsidRPr="00AB3D2F">
        <w:rPr>
          <w:sz w:val="24"/>
          <w:szCs w:val="24"/>
        </w:rPr>
        <w:t xml:space="preserve"> expected reaction to </w:t>
      </w:r>
      <w:r w:rsidR="006550CF">
        <w:rPr>
          <w:sz w:val="24"/>
          <w:szCs w:val="24"/>
        </w:rPr>
        <w:t xml:space="preserve">a </w:t>
      </w:r>
      <w:r w:rsidR="006550CF" w:rsidRPr="00AB3D2F">
        <w:rPr>
          <w:sz w:val="24"/>
          <w:szCs w:val="24"/>
        </w:rPr>
        <w:t>change</w:t>
      </w:r>
      <w:r w:rsidR="00030420" w:rsidRPr="00AB3D2F">
        <w:rPr>
          <w:sz w:val="24"/>
          <w:szCs w:val="24"/>
        </w:rPr>
        <w:t xml:space="preserve"> in the income insurance program. As will be seen in </w:t>
      </w:r>
      <w:r w:rsidR="002244CA" w:rsidRPr="00AB3D2F">
        <w:rPr>
          <w:sz w:val="24"/>
          <w:szCs w:val="24"/>
        </w:rPr>
        <w:t>the next section</w:t>
      </w:r>
      <w:r w:rsidR="00030420" w:rsidRPr="00AB3D2F">
        <w:rPr>
          <w:sz w:val="24"/>
          <w:szCs w:val="24"/>
        </w:rPr>
        <w:t xml:space="preserve">, newer literature </w:t>
      </w:r>
      <w:r w:rsidR="002244CA" w:rsidRPr="00AB3D2F">
        <w:rPr>
          <w:sz w:val="24"/>
          <w:szCs w:val="24"/>
        </w:rPr>
        <w:t xml:space="preserve">will be presented </w:t>
      </w:r>
      <w:r w:rsidR="00030420" w:rsidRPr="00AB3D2F">
        <w:rPr>
          <w:sz w:val="24"/>
          <w:szCs w:val="24"/>
        </w:rPr>
        <w:t xml:space="preserve">having a larger focus of the aggregate effects of changes in the income insurance program. </w:t>
      </w:r>
      <w:r w:rsidR="002244CA" w:rsidRPr="00AB3D2F">
        <w:rPr>
          <w:sz w:val="24"/>
          <w:szCs w:val="24"/>
        </w:rPr>
        <w:t>B</w:t>
      </w:r>
      <w:r w:rsidR="005423B4" w:rsidRPr="00AB3D2F">
        <w:rPr>
          <w:sz w:val="24"/>
          <w:szCs w:val="24"/>
        </w:rPr>
        <w:t>efore presenting t</w:t>
      </w:r>
      <w:r w:rsidR="0026344E" w:rsidRPr="00AB3D2F">
        <w:rPr>
          <w:sz w:val="24"/>
          <w:szCs w:val="24"/>
        </w:rPr>
        <w:t xml:space="preserve">his newer </w:t>
      </w:r>
      <w:r w:rsidR="000630D4" w:rsidRPr="00AB3D2F">
        <w:rPr>
          <w:sz w:val="24"/>
          <w:szCs w:val="24"/>
        </w:rPr>
        <w:t>literature,</w:t>
      </w:r>
      <w:r w:rsidR="002244CA" w:rsidRPr="00AB3D2F">
        <w:rPr>
          <w:sz w:val="24"/>
          <w:szCs w:val="24"/>
        </w:rPr>
        <w:t xml:space="preserve"> we</w:t>
      </w:r>
      <w:r w:rsidR="00730FE1" w:rsidRPr="00AB3D2F">
        <w:rPr>
          <w:sz w:val="24"/>
          <w:szCs w:val="24"/>
        </w:rPr>
        <w:t xml:space="preserve"> will </w:t>
      </w:r>
      <w:r w:rsidR="005423B4" w:rsidRPr="00AB3D2F">
        <w:rPr>
          <w:sz w:val="24"/>
          <w:szCs w:val="24"/>
        </w:rPr>
        <w:t>give</w:t>
      </w:r>
      <w:r w:rsidR="00730FE1" w:rsidRPr="00AB3D2F">
        <w:rPr>
          <w:sz w:val="24"/>
          <w:szCs w:val="24"/>
        </w:rPr>
        <w:t xml:space="preserve"> a more detailed description of the income insurance model build by the IS-commission, </w:t>
      </w:r>
      <w:r w:rsidR="000630D4" w:rsidRPr="00AB3D2F">
        <w:rPr>
          <w:sz w:val="24"/>
          <w:szCs w:val="24"/>
        </w:rPr>
        <w:t xml:space="preserve">as the </w:t>
      </w:r>
      <w:r w:rsidR="006F5E0A" w:rsidRPr="00AB3D2F">
        <w:rPr>
          <w:sz w:val="24"/>
          <w:szCs w:val="24"/>
        </w:rPr>
        <w:t>result</w:t>
      </w:r>
      <w:r w:rsidR="000630D4" w:rsidRPr="00AB3D2F">
        <w:rPr>
          <w:sz w:val="24"/>
          <w:szCs w:val="24"/>
        </w:rPr>
        <w:t xml:space="preserve"> of this model </w:t>
      </w:r>
      <w:r w:rsidR="00730FE1" w:rsidRPr="00AB3D2F">
        <w:rPr>
          <w:sz w:val="24"/>
          <w:szCs w:val="24"/>
        </w:rPr>
        <w:t>giv</w:t>
      </w:r>
      <w:r w:rsidR="000630D4" w:rsidRPr="00AB3D2F">
        <w:rPr>
          <w:sz w:val="24"/>
          <w:szCs w:val="24"/>
        </w:rPr>
        <w:t>es</w:t>
      </w:r>
      <w:r w:rsidR="00730FE1" w:rsidRPr="00AB3D2F">
        <w:rPr>
          <w:sz w:val="24"/>
          <w:szCs w:val="24"/>
        </w:rPr>
        <w:t xml:space="preserve"> an idea of the micro elasticity of income insurance on unemployment for Denmark. </w:t>
      </w:r>
    </w:p>
    <w:p w14:paraId="0759F200" w14:textId="44B20CCC" w:rsidR="00262F3F" w:rsidRDefault="00CF51F3" w:rsidP="00CF51F3">
      <w:pPr>
        <w:pStyle w:val="Overskrift1"/>
      </w:pPr>
      <w:bookmarkStart w:id="17" w:name="_Ref119913343"/>
      <w:r>
        <w:t>Section 3</w:t>
      </w:r>
      <w:bookmarkEnd w:id="17"/>
      <w:r w:rsidR="004E2D15">
        <w:t xml:space="preserve"> Description</w:t>
      </w:r>
    </w:p>
    <w:p w14:paraId="25A917D8" w14:textId="0B6B3974" w:rsidR="00CF51F3" w:rsidRDefault="00CF51F3" w:rsidP="00CF51F3"/>
    <w:p w14:paraId="3C4761DE" w14:textId="408E4C77"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 xml:space="preserve">critic for </w:t>
      </w:r>
      <w:r w:rsidR="00A258EB" w:rsidRPr="00AB3D2F">
        <w:rPr>
          <w:sz w:val="24"/>
          <w:szCs w:val="24"/>
        </w:rPr>
        <w:lastRenderedPageBreak/>
        <w:t>overstating the negative effects of income insurance</w:t>
      </w:r>
      <w:r w:rsidRPr="00AB3D2F">
        <w:rPr>
          <w:sz w:val="24"/>
          <w:szCs w:val="24"/>
        </w:rPr>
        <w:t xml:space="preserve">, as well as neglecting </w:t>
      </w:r>
      <w:r w:rsidR="00296C78">
        <w:rPr>
          <w:sz w:val="24"/>
          <w:szCs w:val="24"/>
        </w:rPr>
        <w:t xml:space="preserve">important </w:t>
      </w:r>
      <w:r w:rsidRPr="00AB3D2F">
        <w:rPr>
          <w:sz w:val="24"/>
          <w:szCs w:val="24"/>
        </w:rPr>
        <w:t>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77777777" w:rsidR="00F1397C" w:rsidRDefault="00F1397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176680C6"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1"/>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7C15D46F"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 xml:space="preserve">shows an effect up till 78 weeks before the reduction in </w:t>
      </w:r>
      <w:r w:rsidR="00881864" w:rsidRPr="00AB3D2F">
        <w:rPr>
          <w:sz w:val="24"/>
          <w:szCs w:val="24"/>
        </w:rPr>
        <w:lastRenderedPageBreak/>
        <w:t>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18"/>
      <w:r w:rsidR="00384121" w:rsidRPr="00AB3D2F">
        <w:rPr>
          <w:sz w:val="24"/>
          <w:szCs w:val="24"/>
        </w:rPr>
        <w:t xml:space="preserve"> </w:t>
      </w:r>
      <w:r w:rsidR="00360517" w:rsidRPr="00AB3D2F">
        <w:rPr>
          <w:sz w:val="24"/>
          <w:szCs w:val="24"/>
        </w:rPr>
        <w:fldChar w:fldCharType="begin" w:fldLock="1"/>
      </w:r>
      <w:r w:rsidR="002569C7">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2015)","manualFormatting":"(Dagpengekommissionens sekretariat, 2015 pg. 34)","plainTextFormattedCitation":"(Dagpengekommissionens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18"/>
      <w:r w:rsidR="00360517" w:rsidRPr="00AB3D2F">
        <w:rPr>
          <w:rStyle w:val="Kommentarhenvisning"/>
          <w:sz w:val="24"/>
          <w:szCs w:val="24"/>
        </w:rPr>
        <w:commentReference w:id="18"/>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3DF2F9BB"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w:t>
      </w:r>
      <w:r w:rsidR="00B312A8">
        <w:rPr>
          <w:sz w:val="24"/>
          <w:szCs w:val="24"/>
        </w:rPr>
        <w:t xml:space="preserve"> </w:t>
      </w:r>
      <w:r w:rsidRPr="00AB3D2F">
        <w:rPr>
          <w:sz w:val="24"/>
          <w:szCs w:val="24"/>
        </w:rPr>
        <w:t>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3DCB5A01"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2"/>
      </w:r>
      <w:r w:rsidRPr="00AB3D2F">
        <w:rPr>
          <w:sz w:val="24"/>
          <w:szCs w:val="24"/>
        </w:rPr>
        <w:t xml:space="preserve">.  </w:t>
      </w:r>
    </w:p>
    <w:p w14:paraId="79773465" w14:textId="7B9544A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C632AF" w:rsidRPr="00AB3D2F">
        <w:rPr>
          <w:sz w:val="24"/>
          <w:szCs w:val="24"/>
        </w:rPr>
        <w:t xml:space="preserve"> </w:t>
      </w:r>
      <w:r w:rsidR="002569C7">
        <w:rPr>
          <w:sz w:val="24"/>
          <w:szCs w:val="24"/>
        </w:rPr>
        <w:fldChar w:fldCharType="begin" w:fldLock="1"/>
      </w:r>
      <w:r w:rsidR="002569C7">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2569C7">
        <w:rPr>
          <w:sz w:val="24"/>
          <w:szCs w:val="24"/>
        </w:rPr>
        <w:fldChar w:fldCharType="separate"/>
      </w:r>
      <w:r w:rsidR="002569C7" w:rsidRPr="002569C7">
        <w:rPr>
          <w:noProof/>
          <w:sz w:val="24"/>
          <w:szCs w:val="24"/>
        </w:rPr>
        <w:t>(De Økonomiske Råd, 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w:t>
      </w:r>
      <w:r w:rsidR="00047A84" w:rsidRPr="00AB3D2F">
        <w:rPr>
          <w:sz w:val="24"/>
          <w:szCs w:val="24"/>
        </w:rPr>
        <w:lastRenderedPageBreak/>
        <w:t xml:space="preserve">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6F8B13F6" w:rsidR="00047A84" w:rsidRPr="00AB3D2F" w:rsidRDefault="002569C7" w:rsidP="004D12B6">
      <w:pPr>
        <w:spacing w:line="360" w:lineRule="auto"/>
        <w:rPr>
          <w:sz w:val="24"/>
          <w:szCs w:val="24"/>
        </w:rPr>
      </w:pPr>
      <w:r>
        <w:rPr>
          <w:sz w:val="24"/>
          <w:szCs w:val="24"/>
        </w:rPr>
        <w:fldChar w:fldCharType="begin" w:fldLock="1"/>
      </w:r>
      <w:r>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Pr>
          <w:sz w:val="24"/>
          <w:szCs w:val="24"/>
        </w:rPr>
        <w:fldChar w:fldCharType="separate"/>
      </w:r>
      <w:r w:rsidRPr="002569C7">
        <w:rPr>
          <w:noProof/>
          <w:sz w:val="24"/>
          <w:szCs w:val="24"/>
        </w:rPr>
        <w:t>(De Økonomiske Råd, 2022)</w:t>
      </w:r>
      <w:r>
        <w:rPr>
          <w:sz w:val="24"/>
          <w:szCs w:val="24"/>
        </w:rPr>
        <w:fldChar w:fldCharType="end"/>
      </w:r>
      <w:r>
        <w:rPr>
          <w:sz w:val="24"/>
          <w:szCs w:val="24"/>
        </w:rPr>
        <w:t xml:space="preserve"> presents the effects </w:t>
      </w:r>
      <w:r w:rsidR="005A47A9">
        <w:rPr>
          <w:sz w:val="24"/>
          <w:szCs w:val="24"/>
        </w:rPr>
        <w:t>o</w:t>
      </w:r>
      <w:r>
        <w:rPr>
          <w:sz w:val="24"/>
          <w:szCs w:val="24"/>
        </w:rPr>
        <w:t>f</w:t>
      </w:r>
      <w:r w:rsidR="00EF4E01" w:rsidRPr="00AB3D2F">
        <w:rPr>
          <w:sz w:val="24"/>
          <w:szCs w:val="24"/>
        </w:rPr>
        <w:t xml:space="preserve"> a 10% decrease in the level of income insurance indicat</w:t>
      </w:r>
      <w:r>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Pr>
          <w:sz w:val="24"/>
          <w:szCs w:val="24"/>
        </w:rPr>
        <w:t xml:space="preserve"> as argued by </w:t>
      </w:r>
      <w:r>
        <w:rPr>
          <w:sz w:val="24"/>
          <w:szCs w:val="24"/>
        </w:rPr>
        <w:fldChar w:fldCharType="begin" w:fldLock="1"/>
      </w:r>
      <w:r w:rsidR="002F4B66">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Pr>
          <w:sz w:val="24"/>
          <w:szCs w:val="24"/>
        </w:rPr>
        <w:fldChar w:fldCharType="separate"/>
      </w:r>
      <w:r w:rsidRPr="002569C7">
        <w:rPr>
          <w:noProof/>
          <w:sz w:val="24"/>
          <w:szCs w:val="24"/>
        </w:rPr>
        <w:t>(Dagpengekommissionens sekretariat, 2015)</w:t>
      </w:r>
      <w:r>
        <w:rPr>
          <w:sz w:val="24"/>
          <w:szCs w:val="24"/>
        </w:rPr>
        <w:fldChar w:fldCharType="end"/>
      </w:r>
      <w:r w:rsidR="008A592C" w:rsidRPr="00AB3D2F">
        <w:rPr>
          <w:sz w:val="24"/>
          <w:szCs w:val="24"/>
        </w:rPr>
        <w:t>.</w:t>
      </w:r>
      <w:r w:rsidR="00EF4E01" w:rsidRPr="00AB3D2F">
        <w:rPr>
          <w:sz w:val="24"/>
          <w:szCs w:val="24"/>
        </w:rPr>
        <w:t xml:space="preserve"> </w:t>
      </w:r>
      <w:r>
        <w:rPr>
          <w:sz w:val="24"/>
          <w:szCs w:val="24"/>
        </w:rPr>
        <w:t>Th</w:t>
      </w:r>
      <w:r w:rsidR="001A79EF">
        <w:rPr>
          <w:sz w:val="24"/>
          <w:szCs w:val="24"/>
        </w:rPr>
        <w:t xml:space="preserve">is results in the weekly exit-rate increasing from approximately 3.5% to 4.5% at the time of the 10% decrease in the level of income insurance. As this is an </w:t>
      </w:r>
      <w:r w:rsidR="00EF4E01" w:rsidRPr="00AB3D2F">
        <w:rPr>
          <w:sz w:val="24"/>
          <w:szCs w:val="24"/>
        </w:rPr>
        <w:t xml:space="preserve">increase in the exit rate for people in terminated positions </w:t>
      </w:r>
      <w:r w:rsidR="001A79EF">
        <w:rPr>
          <w:sz w:val="24"/>
          <w:szCs w:val="24"/>
        </w:rPr>
        <w:t>this means</w:t>
      </w:r>
      <w:r w:rsidR="00EF4E01" w:rsidRPr="00AB3D2F">
        <w:rPr>
          <w:sz w:val="24"/>
          <w:szCs w:val="24"/>
        </w:rPr>
        <w:t xml:space="preserve"> less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C7142A9"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6F41C6A" w:rsidR="004D12B6" w:rsidRPr="00AB3D2F" w:rsidRDefault="00B40CDF" w:rsidP="004D12B6">
      <w:pPr>
        <w:spacing w:line="360" w:lineRule="auto"/>
        <w:rPr>
          <w:sz w:val="24"/>
          <w:szCs w:val="24"/>
        </w:rPr>
      </w:pPr>
      <w:r w:rsidRPr="00AB3D2F">
        <w:rPr>
          <w:sz w:val="24"/>
          <w:szCs w:val="24"/>
        </w:rPr>
        <w:t xml:space="preserve">In </w:t>
      </w:r>
      <w:r w:rsidR="00B312A8">
        <w:rPr>
          <w:sz w:val="24"/>
          <w:szCs w:val="24"/>
        </w:rPr>
        <w:t xml:space="preserve">section 2 </w:t>
      </w:r>
      <w:r w:rsidRPr="00AB3D2F">
        <w:rPr>
          <w:sz w:val="24"/>
          <w:szCs w:val="24"/>
        </w:rPr>
        <w:t xml:space="preserve">it was made clear that the approach </w:t>
      </w:r>
      <w:r w:rsidR="005A47A9">
        <w:rPr>
          <w:sz w:val="24"/>
          <w:szCs w:val="24"/>
        </w:rPr>
        <w:t>rate</w:t>
      </w:r>
      <w:r w:rsidRPr="00AB3D2F">
        <w:rPr>
          <w:sz w:val="24"/>
          <w:szCs w:val="24"/>
        </w:rPr>
        <w:t xml:space="preserve">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19"/>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19"/>
      <w:r w:rsidR="00360517" w:rsidRPr="00AB3D2F">
        <w:rPr>
          <w:rStyle w:val="Kommentarhenvisning"/>
          <w:sz w:val="24"/>
          <w:szCs w:val="24"/>
        </w:rPr>
        <w:commentReference w:id="19"/>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5A47A9">
        <w:rPr>
          <w:sz w:val="24"/>
          <w:szCs w:val="24"/>
        </w:rPr>
        <w:fldChar w:fldCharType="begin" w:fldLock="1"/>
      </w:r>
      <w:r w:rsidR="00127EA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5A47A9">
        <w:rPr>
          <w:sz w:val="24"/>
          <w:szCs w:val="24"/>
        </w:rPr>
        <w:fldChar w:fldCharType="separate"/>
      </w:r>
      <w:r w:rsidR="005A47A9" w:rsidRPr="005A47A9">
        <w:rPr>
          <w:noProof/>
          <w:sz w:val="24"/>
          <w:szCs w:val="24"/>
        </w:rPr>
        <w:t>(Andersen et al., 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based on American retrospective data from 1975. This lack of empirical evidence leads to the large number of critics presented in section 2 towards the 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2BFEA2C9" w:rsidR="00C92956" w:rsidRPr="00AB3D2F" w:rsidRDefault="00AF165B" w:rsidP="004D12B6">
      <w:pPr>
        <w:spacing w:line="360" w:lineRule="auto"/>
        <w:rPr>
          <w:sz w:val="24"/>
          <w:szCs w:val="24"/>
        </w:rPr>
      </w:pPr>
      <w:r w:rsidRPr="00AB3D2F">
        <w:rPr>
          <w:sz w:val="24"/>
          <w:szCs w:val="24"/>
        </w:rPr>
        <w:lastRenderedPageBreak/>
        <w:t xml:space="preserve">We now shortly described the dynamics of the income insurance model, commenting on the validation of the effects used in the form of the exit-rate and approach rate, based on the literature available at the time the model was built, as well as newer literature. As noted in section 2 newer literature </w:t>
      </w:r>
      <w:r w:rsidR="005A47A9">
        <w:rPr>
          <w:sz w:val="24"/>
          <w:szCs w:val="24"/>
        </w:rPr>
        <w:t>is</w:t>
      </w:r>
      <w:r w:rsidRPr="00AB3D2F">
        <w:rPr>
          <w:sz w:val="24"/>
          <w:szCs w:val="24"/>
        </w:rPr>
        <w:t xml:space="preserv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w:t>
      </w:r>
      <w:r w:rsidR="000412E2">
        <w:rPr>
          <w:sz w:val="24"/>
          <w:szCs w:val="24"/>
        </w:rPr>
        <w:t>e</w:t>
      </w:r>
      <w:r w:rsidR="001138F6" w:rsidRPr="00AB3D2F">
        <w:rPr>
          <w:sz w:val="24"/>
          <w:szCs w:val="24"/>
        </w:rPr>
        <w:t xml:space="preserve">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commentRangeStart w:id="20"/>
      <w:commentRangeStart w:id="21"/>
      <w:commentRangeStart w:id="22"/>
      <w:r>
        <w:t>Macroeconomic effects</w:t>
      </w:r>
      <w:commentRangeEnd w:id="20"/>
      <w:r w:rsidR="00C66184">
        <w:rPr>
          <w:rStyle w:val="Kommentarhenvisning"/>
          <w:rFonts w:asciiTheme="minorHAnsi" w:eastAsiaTheme="minorHAnsi" w:hAnsiTheme="minorHAnsi" w:cstheme="minorBidi"/>
          <w:color w:val="auto"/>
        </w:rPr>
        <w:commentReference w:id="20"/>
      </w:r>
      <w:commentRangeEnd w:id="21"/>
      <w:r w:rsidR="00C66184">
        <w:rPr>
          <w:rStyle w:val="Kommentarhenvisning"/>
          <w:rFonts w:asciiTheme="minorHAnsi" w:eastAsiaTheme="minorHAnsi" w:hAnsiTheme="minorHAnsi" w:cstheme="minorBidi"/>
          <w:color w:val="auto"/>
        </w:rPr>
        <w:commentReference w:id="21"/>
      </w:r>
      <w:commentRangeEnd w:id="22"/>
      <w:r w:rsidR="00C66184">
        <w:rPr>
          <w:rStyle w:val="Kommentarhenvisning"/>
          <w:rFonts w:asciiTheme="minorHAnsi" w:eastAsiaTheme="minorHAnsi" w:hAnsiTheme="minorHAnsi" w:cstheme="minorBidi"/>
          <w:color w:val="auto"/>
        </w:rPr>
        <w:commentReference w:id="22"/>
      </w:r>
    </w:p>
    <w:p w14:paraId="27C3D981" w14:textId="1421E51C" w:rsidR="00E33DD6" w:rsidRDefault="00E33DD6" w:rsidP="004D12B6"/>
    <w:p w14:paraId="6187B239" w14:textId="2F57CD9F" w:rsidR="00955FB7" w:rsidRPr="00AB3D2F" w:rsidRDefault="00D719D9"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55FB7" w:rsidRPr="00AB3D2F">
        <w:rPr>
          <w:sz w:val="24"/>
          <w:szCs w:val="24"/>
        </w:rPr>
        <w:t xml:space="preserve">points out that the majority of the literature has been based on changes in the behavior of unemployed thereby not taking into account that the change in behavior could also affect the situation for other actors in the labor market. At the time of writing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955FB7" w:rsidRPr="00AB3D2F">
        <w:rPr>
          <w:sz w:val="24"/>
          <w:szCs w:val="24"/>
        </w:rPr>
        <w:t xml:space="preserve"> mentions that there isn’t much literature looking at these aggregated effects for changes in income insurance. </w:t>
      </w:r>
      <w:r w:rsidR="003A6CDA">
        <w:rPr>
          <w:sz w:val="24"/>
          <w:szCs w:val="24"/>
        </w:rPr>
        <w:t>One effect they argue</w:t>
      </w:r>
      <w:r w:rsidR="00955FB7" w:rsidRPr="00AB3D2F">
        <w:rPr>
          <w:sz w:val="24"/>
          <w:szCs w:val="24"/>
        </w:rPr>
        <w:t xml:space="preserve"> should be considered is the wage-effect explain</w:t>
      </w:r>
      <w:r w:rsidR="003A6CDA">
        <w:rPr>
          <w:sz w:val="24"/>
          <w:szCs w:val="24"/>
        </w:rPr>
        <w:t>ing</w:t>
      </w:r>
      <w:r w:rsidR="00955FB7"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A6CDA">
        <w:rPr>
          <w:sz w:val="24"/>
          <w:szCs w:val="24"/>
        </w:rPr>
        <w:t>who wants to</w:t>
      </w:r>
      <w:r w:rsidR="00C129CD" w:rsidRPr="00AB3D2F">
        <w:rPr>
          <w:sz w:val="24"/>
          <w:szCs w:val="24"/>
        </w:rPr>
        <w:t xml:space="preserve"> maintain</w:t>
      </w:r>
      <w:r w:rsidR="00955FB7" w:rsidRPr="00AB3D2F">
        <w:rPr>
          <w:sz w:val="24"/>
          <w:szCs w:val="24"/>
        </w:rPr>
        <w:t xml:space="preserve">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Pr="00AB3D2F">
        <w:rPr>
          <w:sz w:val="24"/>
          <w:szCs w:val="24"/>
        </w:rPr>
        <w:fldChar w:fldCharType="begin" w:fldLock="1"/>
      </w:r>
      <w:r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arguing that wages will affect the wage-share of the economy and </w:t>
      </w:r>
      <w:r w:rsidR="0050083C" w:rsidRPr="00AB3D2F">
        <w:rPr>
          <w:sz w:val="24"/>
          <w:szCs w:val="24"/>
        </w:rPr>
        <w:t>depending on</w:t>
      </w:r>
      <w:r w:rsidR="00955FB7" w:rsidRPr="00AB3D2F">
        <w:rPr>
          <w:sz w:val="24"/>
          <w:szCs w:val="24"/>
        </w:rPr>
        <w:t xml:space="preserve"> if the economy is wage-led or profit-led as discussed in </w:t>
      </w:r>
      <w:r w:rsidR="00360517" w:rsidRPr="00AB3D2F">
        <w:rPr>
          <w:sz w:val="24"/>
          <w:szCs w:val="24"/>
        </w:rPr>
        <w:fldChar w:fldCharType="begin" w:fldLock="1"/>
      </w:r>
      <w:r w:rsidR="00BA3BFE"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(Stockhammer &amp; Lavoie, 2013)</w:t>
      </w:r>
      <w:r w:rsidR="00360517" w:rsidRPr="00AB3D2F">
        <w:rPr>
          <w:sz w:val="24"/>
          <w:szCs w:val="24"/>
        </w:rPr>
        <w:fldChar w:fldCharType="end"/>
      </w:r>
      <w:r w:rsidR="00360517" w:rsidRPr="00AB3D2F">
        <w:rPr>
          <w:sz w:val="24"/>
          <w:szCs w:val="24"/>
        </w:rPr>
        <w:t xml:space="preserve"> </w:t>
      </w:r>
      <w:r w:rsidR="00955FB7" w:rsidRPr="00AB3D2F">
        <w:rPr>
          <w:sz w:val="24"/>
          <w:szCs w:val="24"/>
        </w:rPr>
        <w:t xml:space="preserve">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BA3BFE" w:rsidRPr="00AB3D2F">
        <w:rPr>
          <w:sz w:val="24"/>
          <w:szCs w:val="24"/>
        </w:rPr>
        <w:fldChar w:fldCharType="begin" w:fldLock="1"/>
      </w:r>
      <w:r w:rsidR="00BA3BFE"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(Lavoie &amp; Godley, 2012)</w:t>
      </w:r>
      <w:r w:rsidR="00BA3BFE" w:rsidRPr="00AB3D2F">
        <w:rPr>
          <w:sz w:val="24"/>
          <w:szCs w:val="24"/>
        </w:rPr>
        <w:fldChar w:fldCharType="end"/>
      </w:r>
      <w:r w:rsidR="00BA3BFE" w:rsidRPr="00AB3D2F">
        <w:rPr>
          <w:sz w:val="24"/>
          <w:szCs w:val="24"/>
        </w:rPr>
        <w:t xml:space="preserve">. </w:t>
      </w:r>
      <w:r w:rsidRPr="00AB3D2F">
        <w:rPr>
          <w:sz w:val="24"/>
          <w:szCs w:val="24"/>
        </w:rPr>
        <w:fldChar w:fldCharType="begin" w:fldLock="1"/>
      </w:r>
      <w:r w:rsidR="0068041A"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argues that incorporating the compensation rate is in line with standard models of wage setting, which plays an important role in the determination of the targeted wage </w:t>
      </w:r>
      <w:r w:rsidR="00F80CBC" w:rsidRPr="00AB3D2F">
        <w:rPr>
          <w:sz w:val="24"/>
          <w:szCs w:val="24"/>
        </w:rPr>
        <w:fldChar w:fldCharType="begin" w:fldLock="1"/>
      </w:r>
      <w:r w:rsidR="00F31B66"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F80CBC" w:rsidRPr="00AB3D2F">
        <w:rPr>
          <w:sz w:val="24"/>
          <w:szCs w:val="24"/>
        </w:rPr>
        <w:fldChar w:fldCharType="separate"/>
      </w:r>
      <w:r w:rsidR="00F80CBC" w:rsidRPr="00AB3D2F">
        <w:rPr>
          <w:noProof/>
          <w:sz w:val="24"/>
          <w:szCs w:val="24"/>
        </w:rPr>
        <w:t>(Mcdonald &amp; Solow, 1981; Shapiro &amp; Stiglitz, 1984)</w:t>
      </w:r>
      <w:r w:rsidR="00F80CBC" w:rsidRPr="00AB3D2F">
        <w:rPr>
          <w:sz w:val="24"/>
          <w:szCs w:val="24"/>
        </w:rPr>
        <w:fldChar w:fldCharType="end"/>
      </w:r>
      <w:r w:rsidR="00F80CBC" w:rsidRPr="00AB3D2F">
        <w:rPr>
          <w:sz w:val="24"/>
          <w:szCs w:val="24"/>
        </w:rPr>
        <w:t>.</w:t>
      </w:r>
    </w:p>
    <w:p w14:paraId="279E5D64" w14:textId="4936FD84" w:rsidR="00955FB7" w:rsidRPr="00AB3D2F" w:rsidRDefault="0068041A"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w:t>
      </w:r>
      <w:r w:rsidR="00955FB7" w:rsidRPr="00AB3D2F">
        <w:rPr>
          <w:sz w:val="24"/>
          <w:szCs w:val="24"/>
        </w:rPr>
        <w:t xml:space="preserve">also includes a link between the compensation rate and the wages, the link goes through the structural unemployment, which is positively affected by the compensation </w:t>
      </w:r>
      <w:r w:rsidR="00955FB7" w:rsidRPr="00AB3D2F">
        <w:rPr>
          <w:sz w:val="24"/>
          <w:szCs w:val="24"/>
        </w:rPr>
        <w:lastRenderedPageBreak/>
        <w:t xml:space="preserve">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40C6CF44" w14:textId="37778635" w:rsidR="002B4A4C" w:rsidRPr="00AB3D2F" w:rsidRDefault="00E33DD6" w:rsidP="00F04E63">
      <w:pPr>
        <w:spacing w:line="360" w:lineRule="auto"/>
        <w:rPr>
          <w:sz w:val="24"/>
          <w:szCs w:val="24"/>
        </w:rPr>
      </w:pPr>
      <w:r w:rsidRPr="00AB3D2F">
        <w:rPr>
          <w:sz w:val="24"/>
          <w:szCs w:val="24"/>
        </w:rPr>
        <w:t xml:space="preserve">The </w:t>
      </w:r>
      <w:r w:rsidR="00955FB7" w:rsidRPr="00AB3D2F">
        <w:rPr>
          <w:sz w:val="24"/>
          <w:szCs w:val="24"/>
        </w:rPr>
        <w:t>second</w:t>
      </w:r>
      <w:r w:rsidRPr="00AB3D2F">
        <w:rPr>
          <w:sz w:val="24"/>
          <w:szCs w:val="24"/>
        </w:rPr>
        <w:t xml:space="preserve"> macroeconomic effect </w:t>
      </w:r>
      <w:r w:rsidR="00B70CFA" w:rsidRPr="00AB3D2F">
        <w:rPr>
          <w:sz w:val="24"/>
          <w:szCs w:val="24"/>
        </w:rPr>
        <w:t>we will present</w:t>
      </w:r>
      <w:r w:rsidRPr="00AB3D2F">
        <w:rPr>
          <w:sz w:val="24"/>
          <w:szCs w:val="24"/>
        </w:rPr>
        <w:t xml:space="preserve"> is coming of the discussion in which effects determine the exit-rate </w:t>
      </w:r>
      <w:r w:rsidR="00B70CFA" w:rsidRPr="00AB3D2F">
        <w:rPr>
          <w:sz w:val="24"/>
          <w:szCs w:val="24"/>
        </w:rPr>
        <w:t>used in the income</w:t>
      </w:r>
      <w:r w:rsidRPr="00AB3D2F">
        <w:rPr>
          <w:sz w:val="24"/>
          <w:szCs w:val="24"/>
        </w:rPr>
        <w:t xml:space="preserve"> insurance model. </w:t>
      </w:r>
      <w:r w:rsidR="003013AA" w:rsidRPr="00AB3D2F">
        <w:rPr>
          <w:sz w:val="24"/>
          <w:szCs w:val="24"/>
        </w:rPr>
        <w:t xml:space="preserve">The </w:t>
      </w:r>
      <w:r w:rsidR="00CE51A5" w:rsidRPr="00AB3D2F">
        <w:rPr>
          <w:sz w:val="24"/>
          <w:szCs w:val="24"/>
        </w:rPr>
        <w:t xml:space="preserve">two </w:t>
      </w:r>
      <w:r w:rsidR="003013AA" w:rsidRPr="00AB3D2F">
        <w:rPr>
          <w:sz w:val="24"/>
          <w:szCs w:val="24"/>
        </w:rPr>
        <w:t xml:space="preserve">main theories explaining </w:t>
      </w:r>
      <w:r w:rsidRPr="00AB3D2F">
        <w:rPr>
          <w:sz w:val="24"/>
          <w:szCs w:val="24"/>
        </w:rPr>
        <w:t>the exit-rate</w:t>
      </w:r>
      <w:r w:rsidR="003013AA" w:rsidRPr="00AB3D2F">
        <w:rPr>
          <w:sz w:val="24"/>
          <w:szCs w:val="24"/>
        </w:rPr>
        <w:t xml:space="preserve"> are the Moral Hazard effect, and liquidity constraints. </w:t>
      </w:r>
      <w:r w:rsidR="002B4A4C" w:rsidRPr="00AB3D2F">
        <w:rPr>
          <w:sz w:val="24"/>
          <w:szCs w:val="24"/>
        </w:rPr>
        <w:t>The most commonly used explanation is the Moral Hazard effect, where an increase in the level of income insurance will result in lower incentive to search for a new job, and in addition to this also be pickier regarding job offers</w:t>
      </w:r>
      <w:r w:rsidR="00CD3A03" w:rsidRPr="00AB3D2F">
        <w:rPr>
          <w:sz w:val="24"/>
          <w:szCs w:val="24"/>
        </w:rPr>
        <w:t xml:space="preserve"> increasing the unemployment period</w:t>
      </w:r>
      <w:r w:rsidR="002B4A4C" w:rsidRPr="00AB3D2F">
        <w:rPr>
          <w:sz w:val="24"/>
          <w:szCs w:val="24"/>
        </w:rPr>
        <w:t xml:space="preserve">. </w:t>
      </w:r>
    </w:p>
    <w:p w14:paraId="15252DBB" w14:textId="21C7AD1C" w:rsidR="00107F45"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2B4A4C" w:rsidRPr="00AB3D2F">
        <w:rPr>
          <w:sz w:val="24"/>
          <w:szCs w:val="24"/>
        </w:rPr>
        <w:t xml:space="preserve">presents </w:t>
      </w:r>
      <w:r w:rsidR="00593F91" w:rsidRPr="00AB3D2F">
        <w:rPr>
          <w:sz w:val="24"/>
          <w:szCs w:val="24"/>
        </w:rPr>
        <w:t>the other alternative</w:t>
      </w:r>
      <w:r w:rsidR="002B4A4C" w:rsidRPr="00AB3D2F">
        <w:rPr>
          <w:sz w:val="24"/>
          <w:szCs w:val="24"/>
        </w:rPr>
        <w:t xml:space="preserve"> explanation to why an increase in the level of income insurance increases the period in which people are unemployed</w:t>
      </w:r>
      <w:r w:rsidR="00E33DD6" w:rsidRPr="00AB3D2F">
        <w:rPr>
          <w:sz w:val="24"/>
          <w:szCs w:val="24"/>
        </w:rPr>
        <w:t>, lowering the exit-rate</w:t>
      </w:r>
      <w:r w:rsidR="002B4A4C" w:rsidRPr="00AB3D2F">
        <w:rPr>
          <w:sz w:val="24"/>
          <w:szCs w:val="24"/>
        </w:rPr>
        <w:t xml:space="preserve">. </w:t>
      </w:r>
      <w:r w:rsidR="00E33DD6" w:rsidRPr="00AB3D2F">
        <w:rPr>
          <w:sz w:val="24"/>
          <w:szCs w:val="24"/>
        </w:rPr>
        <w:t>He c</w:t>
      </w:r>
      <w:r w:rsidR="00107F45" w:rsidRPr="00AB3D2F">
        <w:rPr>
          <w:sz w:val="24"/>
          <w:szCs w:val="24"/>
        </w:rPr>
        <w:t>laim</w:t>
      </w:r>
      <w:r w:rsidR="00E33DD6" w:rsidRPr="00AB3D2F">
        <w:rPr>
          <w:sz w:val="24"/>
          <w:szCs w:val="24"/>
        </w:rPr>
        <w:t>s</w:t>
      </w:r>
      <w:r w:rsidR="00107F45" w:rsidRPr="00AB3D2F">
        <w:rPr>
          <w:sz w:val="24"/>
          <w:szCs w:val="24"/>
        </w:rPr>
        <w:t xml:space="preserve"> that unemployed are experiencing a budget constraint, as they are using their savings to keep a higher level of consumption. When one’s savings are running low</w:t>
      </w:r>
      <w:r w:rsidR="00CD3A03" w:rsidRPr="00AB3D2F">
        <w:rPr>
          <w:sz w:val="24"/>
          <w:szCs w:val="24"/>
        </w:rPr>
        <w:t xml:space="preserve"> (which will take longer the higher the level of income insurance)</w:t>
      </w:r>
      <w:r w:rsidR="00107F45" w:rsidRPr="00AB3D2F">
        <w:rPr>
          <w:sz w:val="24"/>
          <w:szCs w:val="24"/>
        </w:rPr>
        <w:t>, that person might be more likely to accept jobs that are not socially efficient.</w:t>
      </w:r>
      <w:r w:rsidR="00E33DD6" w:rsidRPr="00AB3D2F">
        <w:rPr>
          <w:sz w:val="24"/>
          <w:szCs w:val="24"/>
        </w:rPr>
        <w:t xml:space="preserve"> If the liquidity effect is present this could lead to a matching effect,</w:t>
      </w:r>
      <w:r w:rsidR="00107F45" w:rsidRPr="00AB3D2F">
        <w:rPr>
          <w:sz w:val="24"/>
          <w:szCs w:val="24"/>
        </w:rPr>
        <w:t xml:space="preserve"> thereby lead</w:t>
      </w:r>
      <w:r w:rsidR="00E33DD6" w:rsidRPr="00AB3D2F">
        <w:rPr>
          <w:sz w:val="24"/>
          <w:szCs w:val="24"/>
        </w:rPr>
        <w:t>ing</w:t>
      </w:r>
      <w:r w:rsidR="00107F45" w:rsidRPr="00AB3D2F">
        <w:rPr>
          <w:sz w:val="24"/>
          <w:szCs w:val="24"/>
        </w:rPr>
        <w:t xml:space="preserve"> to a worse job match between employer and employed, not taking advantage of the higher productivity the employer could have had in another job position with a better match. </w:t>
      </w:r>
      <w:r w:rsidR="00BA3BFE" w:rsidRPr="00AB3D2F">
        <w:rPr>
          <w:sz w:val="24"/>
          <w:szCs w:val="24"/>
        </w:rPr>
        <w:fldChar w:fldCharType="begin" w:fldLock="1"/>
      </w:r>
      <w:r w:rsidR="00BA3BFE"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(Chetty, 2008)</w:t>
      </w:r>
      <w:r w:rsidR="00BA3BFE" w:rsidRPr="00AB3D2F">
        <w:rPr>
          <w:sz w:val="24"/>
          <w:szCs w:val="24"/>
        </w:rPr>
        <w:fldChar w:fldCharType="end"/>
      </w:r>
      <w:r w:rsidR="00BA3BFE" w:rsidRPr="00AB3D2F">
        <w:rPr>
          <w:sz w:val="24"/>
          <w:szCs w:val="24"/>
        </w:rPr>
        <w:t xml:space="preserve"> </w:t>
      </w:r>
      <w:r w:rsidR="00667CCA" w:rsidRPr="00AB3D2F">
        <w:rPr>
          <w:sz w:val="24"/>
          <w:szCs w:val="24"/>
        </w:rPr>
        <w:t xml:space="preserve">finds that the liquidity effect explains 60% of the effect on the unemployment period from an increase in the level of income insurance. </w:t>
      </w:r>
      <w:r w:rsidR="00E33DD6" w:rsidRPr="00AB3D2F">
        <w:rPr>
          <w:sz w:val="24"/>
          <w:szCs w:val="24"/>
        </w:rPr>
        <w:t xml:space="preserve">Using this </w:t>
      </w:r>
      <w:r w:rsidR="00B70CFA" w:rsidRPr="00AB3D2F">
        <w:rPr>
          <w:sz w:val="24"/>
          <w:szCs w:val="24"/>
        </w:rPr>
        <w:t>argumentation,</w:t>
      </w:r>
      <w:r w:rsidR="00E33DD6" w:rsidRPr="00AB3D2F">
        <w:rPr>
          <w:sz w:val="24"/>
          <w:szCs w:val="24"/>
        </w:rPr>
        <w:t xml:space="preserve"> we should expect a rise in the level of income insurance to have an aggregated effect on productivity.</w:t>
      </w:r>
      <w:r w:rsidR="00667CCA"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7CCA" w:rsidRPr="00AB3D2F">
        <w:rPr>
          <w:sz w:val="24"/>
          <w:szCs w:val="24"/>
        </w:rPr>
        <w:t xml:space="preserve">looks at </w:t>
      </w:r>
      <w:r w:rsidR="00C84591" w:rsidRPr="00AB3D2F">
        <w:rPr>
          <w:sz w:val="24"/>
          <w:szCs w:val="24"/>
        </w:rPr>
        <w:t>the</w:t>
      </w:r>
      <w:r w:rsidR="00667CCA" w:rsidRPr="00AB3D2F">
        <w:rPr>
          <w:sz w:val="24"/>
          <w:szCs w:val="24"/>
        </w:rPr>
        <w:t xml:space="preserve"> empirical evidence</w:t>
      </w:r>
      <w:r w:rsidR="00C84591" w:rsidRPr="00AB3D2F">
        <w:rPr>
          <w:sz w:val="24"/>
          <w:szCs w:val="24"/>
        </w:rPr>
        <w:t xml:space="preserve"> found</w:t>
      </w:r>
      <w:r w:rsidR="00667CCA" w:rsidRPr="00AB3D2F">
        <w:rPr>
          <w:sz w:val="24"/>
          <w:szCs w:val="24"/>
        </w:rPr>
        <w:t xml:space="preserve"> for the effect of liquidity constraints on the quality of a job-match.</w:t>
      </w:r>
      <w:r w:rsidR="00A32407" w:rsidRPr="00AB3D2F">
        <w:rPr>
          <w:sz w:val="24"/>
          <w:szCs w:val="24"/>
        </w:rPr>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31C34A1A" w:rsidR="005E1037" w:rsidRPr="00AB3D2F" w:rsidRDefault="00A32407" w:rsidP="004D12B6">
      <w:pPr>
        <w:spacing w:line="360" w:lineRule="auto"/>
        <w:rPr>
          <w:sz w:val="24"/>
          <w:szCs w:val="24"/>
        </w:rPr>
      </w:pPr>
      <w:r w:rsidRPr="00AB3D2F">
        <w:rPr>
          <w:sz w:val="24"/>
          <w:szCs w:val="24"/>
        </w:rPr>
        <w:lastRenderedPageBreak/>
        <w:t>Therefor</w:t>
      </w:r>
      <w:r w:rsidR="000412E2">
        <w:rPr>
          <w:sz w:val="24"/>
          <w:szCs w:val="24"/>
        </w:rPr>
        <w:t>e,</w:t>
      </w:r>
      <w:r w:rsidRPr="00AB3D2F">
        <w:rPr>
          <w:sz w:val="24"/>
          <w:szCs w:val="24"/>
        </w:rPr>
        <w:t xml:space="preserve"> when increasing the level of income insurance</w:t>
      </w:r>
      <w:r w:rsidR="00906730" w:rsidRPr="00AB3D2F">
        <w:rPr>
          <w:sz w:val="24"/>
          <w:szCs w:val="24"/>
        </w:rPr>
        <w:t xml:space="preserve">, there will be a decrease in job search lowering the employment quantitively, but the quality might increase duo to the above-mentioned effect.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906730" w:rsidRPr="00AB3D2F">
        <w:rPr>
          <w:sz w:val="24"/>
          <w:szCs w:val="24"/>
        </w:rPr>
        <w:t xml:space="preserve">presents two measures for the quality of the working force, the </w:t>
      </w:r>
      <w:r w:rsidR="00DE77BD" w:rsidRPr="00AB3D2F">
        <w:rPr>
          <w:sz w:val="24"/>
          <w:szCs w:val="24"/>
        </w:rPr>
        <w:t>wage</w:t>
      </w:r>
      <w:r w:rsidR="00906730" w:rsidRPr="00AB3D2F">
        <w:rPr>
          <w:sz w:val="24"/>
          <w:szCs w:val="24"/>
        </w:rPr>
        <w:t xml:space="preserve"> and hiring period</w:t>
      </w:r>
      <w:r w:rsidR="00D1625A" w:rsidRPr="00967F45">
        <w:rPr>
          <w:rStyle w:val="Fodnotehenvisning"/>
        </w:rPr>
        <w:footnoteReference w:id="3"/>
      </w:r>
      <w:r w:rsidR="005E1037" w:rsidRPr="00AB3D2F">
        <w:rPr>
          <w:sz w:val="24"/>
          <w:szCs w:val="24"/>
        </w:rPr>
        <w:t xml:space="preserve">. </w:t>
      </w:r>
      <w:r w:rsidR="00DE77BD" w:rsidRPr="00AB3D2F">
        <w:rPr>
          <w:sz w:val="24"/>
          <w:szCs w:val="24"/>
        </w:rPr>
        <w:t xml:space="preserve">The challenging part being to control for other effects, affecting the wage and hiring period. </w:t>
      </w:r>
    </w:p>
    <w:p w14:paraId="50361D7A" w14:textId="181CD00C" w:rsidR="00E33DD6"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1FFD" w:rsidRPr="00AB3D2F">
        <w:rPr>
          <w:sz w:val="24"/>
          <w:szCs w:val="24"/>
        </w:rPr>
        <w:t>presents several studies, all indicating that a more generous income insurance program results in</w:t>
      </w:r>
      <w:r w:rsidR="004C7B41">
        <w:rPr>
          <w:sz w:val="24"/>
          <w:szCs w:val="24"/>
        </w:rPr>
        <w:t xml:space="preserve"> an</w:t>
      </w:r>
      <w:r w:rsidR="00661FFD" w:rsidRPr="00AB3D2F">
        <w:rPr>
          <w:sz w:val="24"/>
          <w:szCs w:val="24"/>
        </w:rPr>
        <w:t xml:space="preserve"> extended unemployment period, approximately half of the studies find positive effects on the match-quality, the other half find no effects, and one study find</w:t>
      </w:r>
      <w:r w:rsidR="004C7B41">
        <w:rPr>
          <w:sz w:val="24"/>
          <w:szCs w:val="24"/>
        </w:rPr>
        <w:t>s</w:t>
      </w:r>
      <w:r w:rsidR="00661FFD" w:rsidRPr="00AB3D2F">
        <w:rPr>
          <w:sz w:val="24"/>
          <w:szCs w:val="24"/>
        </w:rPr>
        <w:t xml:space="preserve"> significant negative effects</w:t>
      </w:r>
      <w:r w:rsidR="001A23EB" w:rsidRPr="00AB3D2F">
        <w:rPr>
          <w:sz w:val="24"/>
          <w:szCs w:val="24"/>
        </w:rPr>
        <w:t xml:space="preserve">. </w:t>
      </w:r>
      <w:r w:rsidR="008B3728" w:rsidRPr="00AB3D2F">
        <w:rPr>
          <w:sz w:val="24"/>
          <w:szCs w:val="24"/>
        </w:rPr>
        <w:t xml:space="preserve">The majority of the studies only find evidence using changes in the income insurance period, and not the level of income insurance. </w:t>
      </w:r>
    </w:p>
    <w:p w14:paraId="7FC9709D" w14:textId="1A13BB93" w:rsidR="008B3728" w:rsidRPr="00AB3D2F" w:rsidRDefault="00C129CD" w:rsidP="004D12B6">
      <w:pPr>
        <w:spacing w:line="360" w:lineRule="auto"/>
        <w:rPr>
          <w:sz w:val="24"/>
          <w:szCs w:val="24"/>
        </w:rPr>
      </w:pPr>
      <w:commentRangeStart w:id="23"/>
      <w:r w:rsidRPr="00AB3D2F">
        <w:rPr>
          <w:sz w:val="24"/>
          <w:szCs w:val="24"/>
        </w:rPr>
        <w:t xml:space="preserve">A possible explanation for the weak empirical evidence </w:t>
      </w:r>
      <w:r w:rsidR="00F4278B" w:rsidRPr="00AB3D2F">
        <w:rPr>
          <w:sz w:val="24"/>
          <w:szCs w:val="24"/>
        </w:rPr>
        <w:t>is also presented by</w:t>
      </w:r>
      <w:r w:rsidRPr="00AB3D2F">
        <w:rPr>
          <w:sz w:val="24"/>
          <w:szCs w:val="24"/>
        </w:rPr>
        <w:t xml:space="preserve">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F4278B" w:rsidRPr="00AB3D2F">
        <w:rPr>
          <w:sz w:val="24"/>
          <w:szCs w:val="24"/>
        </w:rPr>
        <w:t>who shows evidence for</w:t>
      </w:r>
      <w:r w:rsidR="008B3728" w:rsidRPr="00AB3D2F">
        <w:rPr>
          <w:sz w:val="24"/>
          <w:szCs w:val="24"/>
        </w:rPr>
        <w:t xml:space="preserve"> a reverse effect of income insurance on the productivity</w:t>
      </w:r>
      <w:r w:rsidR="00955FB7" w:rsidRPr="00AB3D2F">
        <w:rPr>
          <w:sz w:val="24"/>
          <w:szCs w:val="24"/>
        </w:rPr>
        <w:t>, t</w:t>
      </w:r>
      <w:r w:rsidR="008B3728" w:rsidRPr="00AB3D2F">
        <w:rPr>
          <w:sz w:val="24"/>
          <w:szCs w:val="24"/>
        </w:rPr>
        <w:t xml:space="preserve">hey argue </w:t>
      </w:r>
      <w:r w:rsidR="00955FB7" w:rsidRPr="00AB3D2F">
        <w:rPr>
          <w:sz w:val="24"/>
          <w:szCs w:val="24"/>
        </w:rPr>
        <w:t xml:space="preserve">that as people are spending longer time unemployed, their human capital falls, lowering their productivity. </w:t>
      </w:r>
      <w:commentRangeEnd w:id="23"/>
      <w:r w:rsidR="004C7B41">
        <w:rPr>
          <w:rStyle w:val="Kommentarhenvisning"/>
        </w:rPr>
        <w:commentReference w:id="23"/>
      </w:r>
      <w:r w:rsidR="00955FB7" w:rsidRPr="00AB3D2F">
        <w:rPr>
          <w:sz w:val="24"/>
          <w:szCs w:val="24"/>
        </w:rPr>
        <w:t>This may be capable of explaining the mixed empirical evidence for a channel existing between the level of income insurance and productivity.</w:t>
      </w:r>
    </w:p>
    <w:p w14:paraId="69736166" w14:textId="32132E9A" w:rsidR="00F30E7B" w:rsidRPr="00AB3D2F" w:rsidRDefault="00B10B39" w:rsidP="004D12B6">
      <w:pPr>
        <w:spacing w:line="360" w:lineRule="auto"/>
        <w:rPr>
          <w:sz w:val="24"/>
          <w:szCs w:val="24"/>
        </w:rPr>
      </w:pPr>
      <w:r w:rsidRPr="00AB3D2F">
        <w:rPr>
          <w:sz w:val="24"/>
          <w:szCs w:val="24"/>
        </w:rPr>
        <w:t xml:space="preserve">A third channel affecting the economy is going through the demand created when raising the income insurance. </w:t>
      </w:r>
      <w:r w:rsidR="00F30E7B" w:rsidRPr="00AB3D2F">
        <w:rPr>
          <w:sz w:val="24"/>
          <w:szCs w:val="24"/>
        </w:rPr>
        <w:t xml:space="preserve">The demand channel suggests that changes in level of income insurance affect the level of aggregated demand and thereby the demand for employment. </w:t>
      </w:r>
      <w:r w:rsidR="00BA3BFE" w:rsidRPr="00AB3D2F">
        <w:rPr>
          <w:sz w:val="24"/>
          <w:szCs w:val="24"/>
        </w:rPr>
        <w:fldChar w:fldCharType="begin" w:fldLock="1"/>
      </w:r>
      <w:r w:rsidR="00BA3BFE"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(Byrialsen &amp; Raza, 2018)</w:t>
      </w:r>
      <w:r w:rsidR="00BA3BFE" w:rsidRPr="00AB3D2F">
        <w:rPr>
          <w:sz w:val="24"/>
          <w:szCs w:val="24"/>
        </w:rPr>
        <w:fldChar w:fldCharType="end"/>
      </w:r>
      <w:r w:rsidR="00BA3BFE" w:rsidRPr="00AB3D2F">
        <w:rPr>
          <w:sz w:val="24"/>
          <w:szCs w:val="24"/>
        </w:rPr>
        <w:t xml:space="preserve"> </w:t>
      </w:r>
      <w:r w:rsidR="00F30E7B" w:rsidRPr="00AB3D2F">
        <w:rPr>
          <w:sz w:val="24"/>
          <w:szCs w:val="24"/>
        </w:rPr>
        <w:t xml:space="preserve">include this channel when analyzing the macroeconomic effects of income insurance. </w:t>
      </w:r>
    </w:p>
    <w:p w14:paraId="55B514F5" w14:textId="41D78DDB" w:rsidR="00473312" w:rsidRPr="00AB3D2F" w:rsidRDefault="00807E9E" w:rsidP="004D12B6">
      <w:pPr>
        <w:spacing w:line="360" w:lineRule="auto"/>
        <w:rPr>
          <w:sz w:val="24"/>
          <w:szCs w:val="24"/>
        </w:rPr>
      </w:pPr>
      <w:r w:rsidRPr="00AB3D2F">
        <w:rPr>
          <w:sz w:val="24"/>
          <w:szCs w:val="24"/>
        </w:rPr>
        <w:t>Another channel not getting that much attention</w:t>
      </w:r>
      <w:r w:rsidR="00F30E7B" w:rsidRPr="00AB3D2F">
        <w:rPr>
          <w:sz w:val="24"/>
          <w:szCs w:val="24"/>
        </w:rPr>
        <w:t xml:space="preserve"> in the literature</w:t>
      </w:r>
      <w:r w:rsidRPr="00AB3D2F">
        <w:rPr>
          <w:sz w:val="24"/>
          <w:szCs w:val="24"/>
        </w:rPr>
        <w:t>, is</w:t>
      </w:r>
      <w:r w:rsidR="00473312" w:rsidRPr="00AB3D2F">
        <w:rPr>
          <w:sz w:val="24"/>
          <w:szCs w:val="24"/>
        </w:rPr>
        <w:t xml:space="preserve"> the effect of income insurance on the participation rate, in the income insurance model this channel is partly accounted f</w:t>
      </w:r>
      <w:r w:rsidR="00403B19">
        <w:rPr>
          <w:sz w:val="24"/>
          <w:szCs w:val="24"/>
        </w:rPr>
        <w:t>or through a micro channel</w:t>
      </w:r>
      <w:r w:rsidR="00755973" w:rsidRPr="00967F45">
        <w:rPr>
          <w:rStyle w:val="Fodnotehenvisning"/>
        </w:rPr>
        <w:footnoteReference w:id="4"/>
      </w:r>
      <w:r w:rsidR="00473312" w:rsidRPr="00AB3D2F">
        <w:rPr>
          <w:sz w:val="24"/>
          <w:szCs w:val="24"/>
        </w:rPr>
        <w:t>.</w:t>
      </w:r>
      <w:r w:rsidR="00403B19">
        <w:rPr>
          <w:sz w:val="24"/>
          <w:szCs w:val="24"/>
        </w:rPr>
        <w:t xml:space="preserve"> But we find further evidence for including a macro effect as presented by </w:t>
      </w:r>
      <w:r w:rsidR="00333B3D" w:rsidRPr="00AB3D2F">
        <w:rPr>
          <w:sz w:val="24"/>
          <w:szCs w:val="24"/>
        </w:rPr>
        <w:fldChar w:fldCharType="begin" w:fldLock="1"/>
      </w:r>
      <w:r w:rsidR="00333B3D"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sz w:val="24"/>
          <w:szCs w:val="24"/>
        </w:rPr>
        <w:fldChar w:fldCharType="separate"/>
      </w:r>
      <w:r w:rsidR="00333B3D" w:rsidRPr="00AB3D2F">
        <w:rPr>
          <w:noProof/>
          <w:sz w:val="24"/>
          <w:szCs w:val="24"/>
        </w:rPr>
        <w:t>(Fazzari et al., 2020)</w:t>
      </w:r>
      <w:r w:rsidR="00333B3D" w:rsidRPr="00AB3D2F">
        <w:rPr>
          <w:sz w:val="24"/>
          <w:szCs w:val="24"/>
        </w:rPr>
        <w:fldChar w:fldCharType="end"/>
      </w:r>
      <w:r w:rsidR="00333B3D" w:rsidRPr="00AB3D2F">
        <w:rPr>
          <w:sz w:val="24"/>
          <w:szCs w:val="24"/>
        </w:rPr>
        <w:t xml:space="preserve"> </w:t>
      </w:r>
      <w:r w:rsidR="00403B19">
        <w:rPr>
          <w:sz w:val="24"/>
          <w:szCs w:val="24"/>
        </w:rPr>
        <w:t xml:space="preserve">who </w:t>
      </w:r>
      <w:r w:rsidR="00546FE1" w:rsidRPr="00AB3D2F">
        <w:rPr>
          <w:sz w:val="24"/>
          <w:szCs w:val="24"/>
        </w:rPr>
        <w:t xml:space="preserve">endogenizes </w:t>
      </w:r>
      <w:r w:rsidR="0044711A" w:rsidRPr="00AB3D2F">
        <w:rPr>
          <w:sz w:val="24"/>
          <w:szCs w:val="24"/>
        </w:rPr>
        <w:t>the labor force</w:t>
      </w:r>
      <w:r w:rsidR="00546FE1" w:rsidRPr="00AB3D2F">
        <w:rPr>
          <w:sz w:val="24"/>
          <w:szCs w:val="24"/>
        </w:rPr>
        <w:t xml:space="preserve"> using the strength of the economy measured by</w:t>
      </w:r>
      <w:r w:rsidR="0044711A" w:rsidRPr="00AB3D2F">
        <w:rPr>
          <w:sz w:val="24"/>
          <w:szCs w:val="24"/>
        </w:rPr>
        <w:t xml:space="preserve"> the unemployment rate</w:t>
      </w:r>
      <w:r w:rsidR="00546FE1" w:rsidRPr="00AB3D2F">
        <w:rPr>
          <w:sz w:val="24"/>
          <w:szCs w:val="24"/>
        </w:rPr>
        <w:t xml:space="preserve"> as a regressor</w:t>
      </w:r>
      <w:r w:rsidR="0044711A" w:rsidRPr="00AB3D2F">
        <w:rPr>
          <w:sz w:val="24"/>
          <w:szCs w:val="24"/>
        </w:rPr>
        <w:t xml:space="preserve">. </w:t>
      </w:r>
      <w:r w:rsidR="00546FE1" w:rsidRPr="00AB3D2F">
        <w:rPr>
          <w:sz w:val="24"/>
          <w:szCs w:val="24"/>
        </w:rPr>
        <w:t xml:space="preserve">He argues that the unemployment rate should have a negative relationship with the labor force, one reason is a decline in labor force </w:t>
      </w:r>
      <w:r w:rsidR="00546FE1" w:rsidRPr="00AB3D2F">
        <w:rPr>
          <w:sz w:val="24"/>
          <w:szCs w:val="24"/>
        </w:rPr>
        <w:lastRenderedPageBreak/>
        <w:t>participation due to the rising difficulty of finding an acceptable job match as unemployment rises, also higher unemployment tends to reduce immigration</w:t>
      </w:r>
      <w:r w:rsidRPr="00AB3D2F">
        <w:rPr>
          <w:sz w:val="24"/>
          <w:szCs w:val="24"/>
        </w:rPr>
        <w:t xml:space="preserve"> as found in </w:t>
      </w:r>
      <w:r w:rsidR="00BA3BFE" w:rsidRPr="00AB3D2F">
        <w:rPr>
          <w:sz w:val="24"/>
          <w:szCs w:val="24"/>
        </w:rPr>
        <w:fldChar w:fldCharType="begin" w:fldLock="1"/>
      </w:r>
      <w:r w:rsidR="00BA3BFE"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(Setterfield, 2003)</w:t>
      </w:r>
      <w:r w:rsidR="00BA3BFE" w:rsidRPr="00AB3D2F">
        <w:rPr>
          <w:sz w:val="24"/>
          <w:szCs w:val="24"/>
        </w:rPr>
        <w:fldChar w:fldCharType="end"/>
      </w:r>
      <w:r w:rsidR="00BA3BFE" w:rsidRPr="00AB3D2F">
        <w:rPr>
          <w:sz w:val="24"/>
          <w:szCs w:val="24"/>
        </w:rPr>
        <w:t>.</w:t>
      </w:r>
    </w:p>
    <w:p w14:paraId="3E03CA5D" w14:textId="043A9C3E" w:rsidR="00BC1E01" w:rsidRPr="00AB3D2F" w:rsidRDefault="007A59E1" w:rsidP="004D12B6">
      <w:pPr>
        <w:spacing w:line="360" w:lineRule="auto"/>
        <w:rPr>
          <w:sz w:val="24"/>
          <w:szCs w:val="24"/>
        </w:rPr>
      </w:pPr>
      <w:r w:rsidRPr="00AB3D2F">
        <w:rPr>
          <w:sz w:val="24"/>
          <w:szCs w:val="24"/>
        </w:rPr>
        <w:t xml:space="preserve">Lastly, as the income insurance program is not mandatory in Denmark, it is argued by </w:t>
      </w:r>
      <w:r w:rsidR="0068041A" w:rsidRPr="00AB3D2F">
        <w:rPr>
          <w:sz w:val="24"/>
          <w:szCs w:val="24"/>
        </w:rPr>
        <w:fldChar w:fldCharType="begin" w:fldLock="1"/>
      </w:r>
      <w:r w:rsidR="00BA3BFE"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(Aastrup, 2018; Fagbevægelsens Hovedorganisation, 2021; Jensen, 2021)</w:t>
      </w:r>
      <w:r w:rsidR="0068041A" w:rsidRPr="00AB3D2F">
        <w:rPr>
          <w:sz w:val="24"/>
          <w:szCs w:val="24"/>
        </w:rPr>
        <w:fldChar w:fldCharType="end"/>
      </w:r>
      <w:r w:rsidRPr="00AB3D2F">
        <w:rPr>
          <w:sz w:val="24"/>
          <w:szCs w:val="24"/>
        </w:rPr>
        <w:t xml:space="preserve"> that one should expect a lower compensation rate to affect the insurance rate (The rate of workers being a member of the income insurance program) </w:t>
      </w:r>
      <w:r w:rsidR="00266716" w:rsidRPr="00AB3D2F">
        <w:rPr>
          <w:sz w:val="24"/>
          <w:szCs w:val="24"/>
        </w:rPr>
        <w:t xml:space="preserve">They find that in the same period as the fall in the compensation rate, the percentage of the working force being a member has dropped from 84% till 78% even though this period has included political adjustment intended to raise this percentage </w:t>
      </w:r>
      <w:r w:rsidR="00BA3BFE" w:rsidRPr="00AB3D2F">
        <w:rPr>
          <w:sz w:val="24"/>
          <w:szCs w:val="24"/>
        </w:rPr>
        <w:fldChar w:fldCharType="begin" w:fldLock="1"/>
      </w:r>
      <w:r w:rsidR="00BC4F7C"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(Fagbevægelsens Hovedorganisation, 2021)</w:t>
      </w:r>
      <w:r w:rsidR="00BA3BFE" w:rsidRPr="00AB3D2F">
        <w:rPr>
          <w:sz w:val="24"/>
          <w:szCs w:val="24"/>
        </w:rPr>
        <w:fldChar w:fldCharType="end"/>
      </w:r>
      <w:r w:rsidR="00BC4F7C" w:rsidRPr="00AB3D2F">
        <w:rPr>
          <w:sz w:val="24"/>
          <w:szCs w:val="24"/>
        </w:rPr>
        <w:t>.</w:t>
      </w:r>
      <w:r w:rsidR="00BA3BFE" w:rsidRPr="00AB3D2F">
        <w:rPr>
          <w:sz w:val="24"/>
          <w:szCs w:val="24"/>
        </w:rPr>
        <w:t xml:space="preserve"> </w:t>
      </w:r>
      <w:r w:rsidR="00266716" w:rsidRPr="00AB3D2F">
        <w:rPr>
          <w:sz w:val="24"/>
          <w:szCs w:val="24"/>
        </w:rPr>
        <w:t>Assuming it will be the people with the lowest chance of losing their job leaving the insurance program this would lead to lower membership payments therefor</w:t>
      </w:r>
      <w:r w:rsidR="000412E2">
        <w:rPr>
          <w:sz w:val="24"/>
          <w:szCs w:val="24"/>
        </w:rPr>
        <w:t>e</w:t>
      </w:r>
      <w:r w:rsidR="00266716" w:rsidRPr="00AB3D2F">
        <w:rPr>
          <w:sz w:val="24"/>
          <w:szCs w:val="24"/>
        </w:rPr>
        <w:t xml:space="preserve"> requiring larger financing from the government. In addition </w:t>
      </w:r>
      <w:r w:rsidR="00BC4F7C" w:rsidRPr="00AB3D2F">
        <w:rPr>
          <w:sz w:val="24"/>
          <w:szCs w:val="24"/>
        </w:rPr>
        <w:fldChar w:fldCharType="begin" w:fldLock="1"/>
      </w:r>
      <w:r w:rsidR="007267B7" w:rsidRPr="00AB3D2F">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BC4F7C" w:rsidRPr="00AB3D2F">
        <w:rPr>
          <w:sz w:val="24"/>
          <w:szCs w:val="24"/>
        </w:rPr>
        <w:fldChar w:fldCharType="separate"/>
      </w:r>
      <w:r w:rsidR="00BC4F7C" w:rsidRPr="00AB3D2F">
        <w:rPr>
          <w:noProof/>
          <w:sz w:val="24"/>
          <w:szCs w:val="24"/>
        </w:rPr>
        <w:t>(Økonomiske Råd. Formandskabet, 2014)</w:t>
      </w:r>
      <w:r w:rsidR="00BC4F7C" w:rsidRPr="00AB3D2F">
        <w:rPr>
          <w:sz w:val="24"/>
          <w:szCs w:val="24"/>
        </w:rPr>
        <w:fldChar w:fldCharType="end"/>
      </w:r>
      <w:r w:rsidR="00BC4F7C" w:rsidRPr="00AB3D2F">
        <w:rPr>
          <w:sz w:val="24"/>
          <w:szCs w:val="24"/>
        </w:rPr>
        <w:t xml:space="preserve"> </w:t>
      </w:r>
      <w:r w:rsidR="00266716" w:rsidRPr="00AB3D2F">
        <w:rPr>
          <w:sz w:val="24"/>
          <w:szCs w:val="24"/>
        </w:rPr>
        <w:t>argues that this in the long run will lead to higher requirements towards termination notices and thereby undermine the Danish flexicurity model.</w:t>
      </w:r>
    </w:p>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r w:rsidR="00F30E7B" w:rsidRPr="00AB3D2F">
        <w:rPr>
          <w:sz w:val="24"/>
          <w:szCs w:val="24"/>
        </w:rPr>
        <w:t>amount</w:t>
      </w:r>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6028FC59"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analyze the economic effects </w:t>
      </w:r>
      <w:r w:rsidR="00C2684E">
        <w:rPr>
          <w:sz w:val="24"/>
          <w:szCs w:val="24"/>
        </w:rPr>
        <w:t>introduced in the previous section</w:t>
      </w:r>
      <w:r w:rsidR="00174C5E" w:rsidRPr="00AB3D2F">
        <w:rPr>
          <w:sz w:val="24"/>
          <w:szCs w:val="24"/>
        </w:rPr>
        <w:t xml:space="preserve">. Lastly, we look at a scenario </w:t>
      </w:r>
      <w:r w:rsidR="00174C5E" w:rsidRPr="00AB3D2F">
        <w:rPr>
          <w:sz w:val="24"/>
          <w:szCs w:val="24"/>
        </w:rPr>
        <w:lastRenderedPageBreak/>
        <w:t xml:space="preserve">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2CC4C753" w:rsidR="00503232" w:rsidRPr="002F502B" w:rsidRDefault="00503232" w:rsidP="002F502B">
      <w:pPr>
        <w:spacing w:line="360" w:lineRule="auto"/>
        <w:rPr>
          <w:sz w:val="24"/>
          <w:szCs w:val="24"/>
        </w:rPr>
      </w:pPr>
      <w:commentRangeStart w:id="24"/>
      <w:commentRangeStart w:id="25"/>
      <w:commentRangeStart w:id="26"/>
      <w:r w:rsidRPr="002F502B">
        <w:rPr>
          <w:sz w:val="24"/>
          <w:szCs w:val="24"/>
        </w:rPr>
        <w:t xml:space="preserve">As Denmark is a small open economy with fixed exchange rates </w:t>
      </w:r>
      <w:r w:rsidR="002F502B">
        <w:rPr>
          <w:sz w:val="24"/>
          <w:szCs w:val="24"/>
        </w:rPr>
        <w:fldChar w:fldCharType="begin" w:fldLock="1"/>
      </w:r>
      <w:r w:rsidR="00F5206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2F502B">
        <w:rPr>
          <w:sz w:val="24"/>
          <w:szCs w:val="24"/>
        </w:rPr>
        <w:fldChar w:fldCharType="separate"/>
      </w:r>
      <w:r w:rsidR="002F502B" w:rsidRPr="002F502B">
        <w:rPr>
          <w:noProof/>
          <w:sz w:val="24"/>
          <w:szCs w:val="24"/>
        </w:rPr>
        <w:t>(Byrialsen et al., 2022)</w:t>
      </w:r>
      <w:r w:rsidR="002F502B">
        <w:rPr>
          <w:sz w:val="24"/>
          <w:szCs w:val="24"/>
        </w:rPr>
        <w:fldChar w:fldCharType="end"/>
      </w:r>
      <w:r w:rsidR="002F502B">
        <w:rPr>
          <w:sz w:val="24"/>
          <w:szCs w:val="24"/>
        </w:rPr>
        <w:t xml:space="preserve"> </w:t>
      </w:r>
      <w:r w:rsidRPr="002F502B">
        <w:rPr>
          <w:sz w:val="24"/>
          <w:szCs w:val="24"/>
        </w:rPr>
        <w:t xml:space="preserve">adopt the small open economy assumptions within the model. </w:t>
      </w:r>
      <w:r w:rsidR="002F502B" w:rsidRPr="002F502B">
        <w:rPr>
          <w:sz w:val="24"/>
          <w:szCs w:val="24"/>
        </w:rPr>
        <w:t xml:space="preserve">This allows global shocks to affect the Danish economy, while at the same time domestic shocks are irrelevant for the global economy. Furthermore, the dynamics of the global economy is treated as exogeneous. </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commentRangeEnd w:id="24"/>
      <w:r w:rsidR="002F502B">
        <w:rPr>
          <w:rStyle w:val="Kommentarhenvisning"/>
        </w:rPr>
        <w:commentReference w:id="24"/>
      </w:r>
      <w:commentRangeEnd w:id="25"/>
      <w:r w:rsidR="002F502B">
        <w:rPr>
          <w:rStyle w:val="Kommentarhenvisning"/>
        </w:rPr>
        <w:commentReference w:id="25"/>
      </w:r>
      <w:commentRangeEnd w:id="26"/>
      <w:r w:rsidR="000876FC">
        <w:rPr>
          <w:rStyle w:val="Kommentarhenvisning"/>
        </w:rPr>
        <w:commentReference w:id="26"/>
      </w:r>
      <w:r w:rsidR="00F5206F">
        <w:rPr>
          <w:sz w:val="24"/>
          <w:szCs w:val="24"/>
        </w:rPr>
        <w:t xml:space="preserve">As our focus is towards the dynamics of the labor market, it is worth noting that duo to a high rate of employment, the Danish economy is very likely to face labor shortages in the labor market. In order to capture this </w:t>
      </w:r>
      <w:r w:rsidR="00F5206F">
        <w:rPr>
          <w:sz w:val="24"/>
          <w:szCs w:val="24"/>
        </w:rPr>
        <w:fldChar w:fldCharType="begin" w:fldLock="1"/>
      </w:r>
      <w:r w:rsidR="00C100EC">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F5206F">
        <w:rPr>
          <w:sz w:val="24"/>
          <w:szCs w:val="24"/>
        </w:rPr>
        <w:fldChar w:fldCharType="separate"/>
      </w:r>
      <w:r w:rsidR="00F5206F" w:rsidRPr="00F5206F">
        <w:rPr>
          <w:noProof/>
          <w:sz w:val="24"/>
          <w:szCs w:val="24"/>
        </w:rPr>
        <w:t>(Byrialsen et al., 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5806F3CB"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commentRangeStart w:id="27"/>
      <w:commentRangeStart w:id="28"/>
      <w:commentRangeStart w:id="29"/>
      <w:r w:rsidR="00127EA8">
        <w:rPr>
          <w:rFonts w:cstheme="minorHAnsi"/>
          <w:sz w:val="24"/>
          <w:szCs w:val="24"/>
        </w:rPr>
        <w:t xml:space="preserve">validate the </w:t>
      </w:r>
      <w:r w:rsidR="00C66184">
        <w:rPr>
          <w:rFonts w:cstheme="minorHAnsi"/>
          <w:sz w:val="24"/>
          <w:szCs w:val="24"/>
        </w:rPr>
        <w:t xml:space="preserve">political decision </w:t>
      </w:r>
      <w:commentRangeEnd w:id="27"/>
      <w:r w:rsidR="00C66184">
        <w:rPr>
          <w:rStyle w:val="Kommentarhenvisning"/>
        </w:rPr>
        <w:commentReference w:id="27"/>
      </w:r>
      <w:commentRangeEnd w:id="28"/>
      <w:r w:rsidR="00C66184">
        <w:rPr>
          <w:rStyle w:val="Kommentarhenvisning"/>
        </w:rPr>
        <w:commentReference w:id="28"/>
      </w:r>
      <w:commentRangeEnd w:id="29"/>
      <w:r w:rsidR="000876FC">
        <w:rPr>
          <w:rStyle w:val="Kommentarhenvisning"/>
        </w:rPr>
        <w:commentReference w:id="29"/>
      </w:r>
      <w:r w:rsidR="00C66184">
        <w:rPr>
          <w:rFonts w:cstheme="minorHAnsi"/>
          <w:sz w:val="24"/>
          <w:szCs w:val="24"/>
        </w:rPr>
        <w:t xml:space="preserve">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again use the same set-up as</w:t>
      </w:r>
      <w:r w:rsidR="00127EA8">
        <w:rPr>
          <w:rFonts w:cstheme="minorHAnsi"/>
          <w:sz w:val="24"/>
          <w:szCs w:val="24"/>
        </w:rPr>
        <w:t xml:space="preserve"> </w:t>
      </w:r>
      <w:r w:rsidR="00127EA8">
        <w:rPr>
          <w:rFonts w:cstheme="minorHAnsi"/>
          <w:sz w:val="24"/>
          <w:szCs w:val="24"/>
        </w:rPr>
        <w:fldChar w:fldCharType="begin" w:fldLock="1"/>
      </w:r>
      <w:r w:rsidR="002F502B">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127EA8">
        <w:rPr>
          <w:rFonts w:cstheme="minorHAnsi"/>
          <w:sz w:val="24"/>
          <w:szCs w:val="24"/>
        </w:rPr>
        <w:fldChar w:fldCharType="separate"/>
      </w:r>
      <w:r w:rsidR="002F502B" w:rsidRPr="002F502B">
        <w:rPr>
          <w:rFonts w:cstheme="minorHAnsi"/>
          <w:noProof/>
          <w:sz w:val="24"/>
          <w:szCs w:val="24"/>
        </w:rPr>
        <w:t>(Byrialsen et al., 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29DDE6A6"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6713CD9B"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C17E43">
        <w:rPr>
          <w:rFonts w:eastAsiaTheme="minorEastAsia" w:cstheme="minorHAnsi"/>
          <w:sz w:val="24"/>
          <w:szCs w:val="24"/>
        </w:rPr>
        <w:fldChar w:fldCharType="begin" w:fldLock="1"/>
      </w:r>
      <w:r w:rsidR="00451A55">
        <w:rPr>
          <w:rFonts w:eastAsiaTheme="minorEastAsia"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C17E43">
        <w:rPr>
          <w:rFonts w:eastAsiaTheme="minorEastAsia" w:cstheme="minorHAnsi"/>
          <w:sz w:val="24"/>
          <w:szCs w:val="24"/>
        </w:rPr>
        <w:fldChar w:fldCharType="separate"/>
      </w:r>
      <w:r w:rsidR="00C17E43" w:rsidRPr="00C17E43">
        <w:rPr>
          <w:rFonts w:eastAsiaTheme="minorEastAsia" w:cstheme="minorHAnsi"/>
          <w:noProof/>
          <w:sz w:val="24"/>
          <w:szCs w:val="24"/>
        </w:rPr>
        <w:t>(Byrialsen &amp; Raza, 2018)</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3F072ED3" w14:textId="3A3E5473" w:rsidR="00507D3C"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00D827A" w14:textId="77777777" w:rsidR="009B3489" w:rsidRPr="00AB3D2F" w:rsidRDefault="009B3489" w:rsidP="00507D3C">
      <w:pPr>
        <w:spacing w:line="360" w:lineRule="auto"/>
        <w:rPr>
          <w:rFonts w:cstheme="minorHAnsi"/>
          <w:sz w:val="24"/>
          <w:szCs w:val="24"/>
        </w:rPr>
      </w:pP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7A283C29" w:rsidR="00AE3754" w:rsidRPr="00AB3D2F" w:rsidRDefault="00C17E43" w:rsidP="00C17E43">
      <w:pPr>
        <w:spacing w:line="360" w:lineRule="auto"/>
        <w:rPr>
          <w:rFonts w:cstheme="minorHAnsi"/>
          <w:sz w:val="24"/>
          <w:szCs w:val="24"/>
        </w:rPr>
      </w:pPr>
      <w:r>
        <w:rPr>
          <w:rFonts w:cstheme="minorHAnsi"/>
          <w:sz w:val="24"/>
          <w:szCs w:val="24"/>
        </w:rPr>
        <w:t>Thereby</w:t>
      </w:r>
      <w:r w:rsidR="009B3489">
        <w:rPr>
          <w:rFonts w:cstheme="minorHAnsi"/>
          <w:sz w:val="24"/>
          <w:szCs w:val="24"/>
        </w:rPr>
        <w:t xml:space="preserve"> the baseline model already include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761AB47"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w:t>
      </w:r>
      <w:commentRangeStart w:id="30"/>
      <w:commentRangeStart w:id="31"/>
      <w:r w:rsidRPr="00AB3D2F">
        <w:rPr>
          <w:rFonts w:cstheme="minorHAnsi"/>
          <w:sz w:val="24"/>
          <w:szCs w:val="24"/>
        </w:rPr>
        <w:t xml:space="preserve"> Once every year the ministry of finance will set the maximum level of income insurance </w:t>
      </w:r>
      <w:r w:rsidR="009157C3" w:rsidRPr="00AB3D2F">
        <w:rPr>
          <w:rFonts w:cstheme="minorHAnsi"/>
          <w:sz w:val="24"/>
          <w:szCs w:val="24"/>
        </w:rPr>
        <w:t>as of why</w:t>
      </w:r>
      <w:r w:rsidR="00763BD8" w:rsidRPr="00AB3D2F">
        <w:rPr>
          <w:rFonts w:cstheme="minorHAnsi"/>
          <w:sz w:val="24"/>
          <w:szCs w:val="24"/>
        </w:rPr>
        <w:t xml:space="preserve"> </w:t>
      </w:r>
      <w:r w:rsidRPr="00AB3D2F">
        <w:rPr>
          <w:rFonts w:cstheme="minorHAnsi"/>
          <w:sz w:val="24"/>
          <w:szCs w:val="24"/>
        </w:rPr>
        <w:t>the variable will only change in the 1. Quarter</w:t>
      </w:r>
      <w:r w:rsidR="009157C3" w:rsidRPr="00AB3D2F">
        <w:rPr>
          <w:rFonts w:cstheme="minorHAnsi"/>
          <w:sz w:val="24"/>
          <w:szCs w:val="24"/>
        </w:rPr>
        <w:t xml:space="preserve"> </w:t>
      </w:r>
      <w:r w:rsidRPr="00AB3D2F">
        <w:rPr>
          <w:rFonts w:cstheme="minorHAnsi"/>
          <w:sz w:val="24"/>
          <w:szCs w:val="24"/>
        </w:rPr>
        <w:t xml:space="preserve">and stay fixed for the rest of the year. </w:t>
      </w:r>
      <w:commentRangeEnd w:id="30"/>
      <w:r w:rsidR="0049569D">
        <w:rPr>
          <w:rStyle w:val="Kommentarhenvisning"/>
        </w:rPr>
        <w:commentReference w:id="30"/>
      </w:r>
      <w:commentRangeEnd w:id="31"/>
      <w:r w:rsidR="0049569D">
        <w:rPr>
          <w:rStyle w:val="Kommentarhenvisning"/>
        </w:rPr>
        <w:commentReference w:id="31"/>
      </w:r>
      <w:r w:rsidRPr="00AB3D2F">
        <w:rPr>
          <w:rFonts w:cstheme="minorHAnsi"/>
          <w:sz w:val="24"/>
          <w:szCs w:val="24"/>
        </w:rPr>
        <w:t xml:space="preserve">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556C67C5" w14:textId="0CA64780"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w:lastRenderedPageBreak/>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+statreg+stattilpas</m:t>
          </m:r>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w:t>
      </w:r>
      <w:commentRangeStart w:id="32"/>
      <w:commentRangeStart w:id="33"/>
      <w:r w:rsidRPr="00AB3D2F">
        <w:rPr>
          <w:rFonts w:cstheme="minorHAnsi"/>
          <w:sz w:val="24"/>
          <w:szCs w:val="24"/>
        </w:rPr>
        <w:t xml:space="preserve">adaption percentage </w:t>
      </w:r>
      <w:commentRangeEnd w:id="32"/>
      <w:r w:rsidR="0049569D">
        <w:rPr>
          <w:rStyle w:val="Kommentarhenvisning"/>
        </w:rPr>
        <w:commentReference w:id="32"/>
      </w:r>
      <w:commentRangeEnd w:id="33"/>
      <w:r w:rsidR="0049569D">
        <w:rPr>
          <w:rStyle w:val="Kommentarhenvisning"/>
        </w:rPr>
        <w:commentReference w:id="33"/>
      </w:r>
      <w:r w:rsidRPr="00AB3D2F">
        <w:rPr>
          <w:rFonts w:cstheme="minorHAnsi"/>
          <w:sz w:val="24"/>
          <w:szCs w:val="24"/>
        </w:rPr>
        <w:t xml:space="preserve">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34"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34"/>
      <w:r w:rsidRPr="00AB3D2F">
        <w:rPr>
          <w:rFonts w:cstheme="minorHAnsi"/>
          <w:sz w:val="24"/>
          <w:szCs w:val="24"/>
        </w:rPr>
        <w:t xml:space="preserve">the rate adjustment percentage is calculated in the 1. Quarter and held fixed to the end of the year. </w:t>
      </w:r>
    </w:p>
    <w:p w14:paraId="247A7A17" w14:textId="7AA1E54C"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8ED7A16"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w:t>
      </w:r>
      <w:r w:rsidR="006A2B2C">
        <w:rPr>
          <w:rFonts w:cstheme="minorHAnsi"/>
          <w:sz w:val="24"/>
          <w:szCs w:val="24"/>
        </w:rPr>
        <w:t xml:space="preserve"> when the maximum level of income insurance increases approximately 85% </w:t>
      </w:r>
      <w:r w:rsidR="00EC5CB9">
        <w:rPr>
          <w:rFonts w:cstheme="minorHAnsi"/>
          <w:sz w:val="24"/>
          <w:szCs w:val="24"/>
        </w:rPr>
        <w:t>would experience a one-to-one increase, on the other hand</w:t>
      </w:r>
      <w:r w:rsidRPr="00AB3D2F">
        <w:rPr>
          <w:rFonts w:cstheme="minorHAnsi"/>
          <w:sz w:val="24"/>
          <w:szCs w:val="24"/>
        </w:rPr>
        <w:t xml:space="preserve"> people not getting the maximum level would </w:t>
      </w:r>
      <w:r w:rsidR="00EC5CB9">
        <w:rPr>
          <w:rFonts w:cstheme="minorHAnsi"/>
          <w:sz w:val="24"/>
          <w:szCs w:val="24"/>
        </w:rPr>
        <w:lastRenderedPageBreak/>
        <w:t>experience no or a lower increase depending on whether the increase in the maximum level of income insurance is because of higher wages</w:t>
      </w:r>
      <w:r w:rsidR="00EC5CB9" w:rsidRPr="00967F45">
        <w:rPr>
          <w:rStyle w:val="Fodnotehenvisning"/>
        </w:rPr>
        <w:footnoteReference w:id="5"/>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5D590555"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6"/>
      </w:r>
      <w:r w:rsidR="007A68BD" w:rsidRPr="00AB3D2F">
        <w:rPr>
          <w:rFonts w:cstheme="minorHAnsi"/>
          <w:sz w:val="24"/>
          <w:szCs w:val="24"/>
        </w:rPr>
        <w:t xml:space="preserve"> </w:t>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6FDBE4B1"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 </w:t>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w:t>
      </w:r>
      <w:r w:rsidR="008F72FE" w:rsidRPr="00AB3D2F">
        <w:rPr>
          <w:rFonts w:cstheme="minorHAnsi"/>
          <w:sz w:val="24"/>
          <w:szCs w:val="24"/>
        </w:rPr>
        <w:lastRenderedPageBreak/>
        <w:t>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39731BDC" w:rsidR="003A3E3B" w:rsidRDefault="003A3E3B" w:rsidP="003A3E3B">
      <w:pPr>
        <w:pStyle w:val="Billedtekst"/>
        <w:keepNext/>
      </w:pPr>
      <w:r>
        <w:t xml:space="preserve">Figure </w:t>
      </w:r>
      <w:r w:rsidR="00000000">
        <w:fldChar w:fldCharType="begin"/>
      </w:r>
      <w:r w:rsidR="00000000">
        <w:instrText xml:space="preserve"> SEQ Figure \* ARABIC </w:instrText>
      </w:r>
      <w:r w:rsidR="00000000">
        <w:fldChar w:fldCharType="separate"/>
      </w:r>
      <w:r w:rsidR="007C0476">
        <w:rPr>
          <w:noProof/>
        </w:rPr>
        <w:t>3</w:t>
      </w:r>
      <w:r w:rsidR="00000000">
        <w:rPr>
          <w:noProof/>
        </w:rPr>
        <w:fldChar w:fldCharType="end"/>
      </w:r>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w:t>
      </w:r>
      <w:r w:rsidR="001F087E" w:rsidRPr="00AC0541">
        <w:rPr>
          <w:sz w:val="24"/>
          <w:szCs w:val="24"/>
        </w:rPr>
        <w:lastRenderedPageBreak/>
        <w:t>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02CA23E9" w:rsidR="003A3E3B" w:rsidRDefault="003A3E3B" w:rsidP="003A3E3B">
      <w:pPr>
        <w:pStyle w:val="Billedtekst"/>
        <w:keepNext/>
      </w:pPr>
      <w:bookmarkStart w:id="35" w:name="_Ref119756235"/>
      <w:r>
        <w:t xml:space="preserve">Figure </w:t>
      </w:r>
      <w:r w:rsidR="00000000">
        <w:fldChar w:fldCharType="begin"/>
      </w:r>
      <w:r w:rsidR="00000000">
        <w:instrText xml:space="preserve"> SEQ Figure \* ARABIC </w:instrText>
      </w:r>
      <w:r w:rsidR="00000000">
        <w:fldChar w:fldCharType="separate"/>
      </w:r>
      <w:r w:rsidR="007C0476">
        <w:rPr>
          <w:noProof/>
        </w:rPr>
        <w:t>4</w:t>
      </w:r>
      <w:r w:rsidR="00000000">
        <w:rPr>
          <w:noProof/>
        </w:rPr>
        <w:fldChar w:fldCharType="end"/>
      </w:r>
      <w:bookmarkEnd w:id="35"/>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3BC66832" w:rsidR="0078484D" w:rsidRPr="00AC0541" w:rsidRDefault="003A3E3B" w:rsidP="0078484D">
      <w:pPr>
        <w:spacing w:line="360" w:lineRule="auto"/>
        <w:rPr>
          <w:sz w:val="24"/>
          <w:szCs w:val="24"/>
        </w:rPr>
      </w:pPr>
      <w:commentRangeStart w:id="36"/>
      <w:commentRangeStart w:id="37"/>
      <w:commentRangeStart w:id="38"/>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commentRangeEnd w:id="36"/>
      <w:r w:rsidR="003C0301">
        <w:rPr>
          <w:rStyle w:val="Kommentarhenvisning"/>
        </w:rPr>
        <w:commentReference w:id="36"/>
      </w:r>
      <w:commentRangeEnd w:id="37"/>
      <w:r w:rsidR="003C0301">
        <w:rPr>
          <w:rStyle w:val="Kommentarhenvisning"/>
        </w:rPr>
        <w:commentReference w:id="37"/>
      </w:r>
      <w:commentRangeEnd w:id="38"/>
      <w:r w:rsidR="000876FC">
        <w:rPr>
          <w:rStyle w:val="Kommentarhenvisning"/>
        </w:rPr>
        <w:commentReference w:id="38"/>
      </w:r>
    </w:p>
    <w:p w14:paraId="6B2BB685" w14:textId="4A1D405F" w:rsidR="009C5A76" w:rsidRPr="00AC0541" w:rsidRDefault="00E427BB" w:rsidP="0078484D">
      <w:pPr>
        <w:spacing w:line="360" w:lineRule="auto"/>
        <w:rPr>
          <w:sz w:val="24"/>
          <w:szCs w:val="24"/>
        </w:rPr>
      </w:pPr>
      <w:r w:rsidRPr="00AC0541">
        <w:rPr>
          <w:sz w:val="24"/>
          <w:szCs w:val="24"/>
        </w:rPr>
        <w:lastRenderedPageBreak/>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359D553D"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removing the suppressing of the income insurance to get an estimate of the effect this channel has on the economy and 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6278B63D" w:rsidR="006C4623" w:rsidRPr="00AC0541" w:rsidRDefault="000914E4" w:rsidP="0078484D">
      <w:pPr>
        <w:spacing w:line="360" w:lineRule="auto"/>
        <w:rPr>
          <w:sz w:val="24"/>
          <w:szCs w:val="24"/>
        </w:rPr>
      </w:pPr>
      <w:commentRangeStart w:id="39"/>
      <w:commentRangeStart w:id="40"/>
      <w:commentRangeStart w:id="41"/>
      <w:commentRangeStart w:id="42"/>
      <w:r w:rsidRPr="00AC0541">
        <w:rPr>
          <w:sz w:val="24"/>
          <w:szCs w:val="24"/>
        </w:rPr>
        <w:t>In this first scenario we</w:t>
      </w:r>
      <w:r w:rsidR="00E34F1B" w:rsidRPr="00AC0541">
        <w:rPr>
          <w:sz w:val="24"/>
          <w:szCs w:val="24"/>
        </w:rPr>
        <w:t xml:space="preserve"> test the effects of the demand-channel included in the baseline</w:t>
      </w:r>
      <w:r w:rsidR="00BB169A">
        <w:rPr>
          <w:sz w:val="24"/>
          <w:szCs w:val="24"/>
        </w:rPr>
        <w:t>.</w:t>
      </w:r>
      <w:r w:rsidRPr="00AC0541">
        <w:rPr>
          <w:sz w:val="24"/>
          <w:szCs w:val="24"/>
        </w:rPr>
        <w:t xml:space="preserve"> </w:t>
      </w:r>
      <w:r w:rsidR="00BB169A">
        <w:rPr>
          <w:sz w:val="24"/>
          <w:szCs w:val="24"/>
        </w:rPr>
        <w:t>W</w:t>
      </w:r>
      <w:r w:rsidR="00E34F1B" w:rsidRPr="00AC0541">
        <w:rPr>
          <w:sz w:val="24"/>
          <w:szCs w:val="24"/>
        </w:rPr>
        <w:t>e</w:t>
      </w:r>
      <w:r w:rsidR="00B30E9B" w:rsidRPr="00AC0541">
        <w:rPr>
          <w:sz w:val="24"/>
          <w:szCs w:val="24"/>
        </w:rPr>
        <w:t xml:space="preserve"> do so by</w:t>
      </w:r>
      <w:r w:rsidRPr="00AC0541">
        <w:rPr>
          <w:sz w:val="24"/>
          <w:szCs w:val="24"/>
        </w:rPr>
        <w:t xml:space="preserve"> perform</w:t>
      </w:r>
      <w:r w:rsidR="00B30E9B" w:rsidRPr="00AC0541">
        <w:rPr>
          <w:sz w:val="24"/>
          <w:szCs w:val="24"/>
        </w:rPr>
        <w:t>ing</w:t>
      </w:r>
      <w:r w:rsidRPr="00AC0541">
        <w:rPr>
          <w:sz w:val="24"/>
          <w:szCs w:val="24"/>
        </w:rPr>
        <w:t xml:space="preserve"> a counter factual shock removing the suppressing of the rate regulation percentage introduced in the tax reform of 2012. </w:t>
      </w:r>
      <w:commentRangeEnd w:id="39"/>
      <w:r w:rsidR="003C0301">
        <w:rPr>
          <w:rStyle w:val="Kommentarhenvisning"/>
        </w:rPr>
        <w:commentReference w:id="39"/>
      </w:r>
      <w:commentRangeEnd w:id="40"/>
      <w:r w:rsidR="003C0301">
        <w:rPr>
          <w:rStyle w:val="Kommentarhenvisning"/>
        </w:rPr>
        <w:commentReference w:id="40"/>
      </w:r>
      <w:commentRangeEnd w:id="41"/>
      <w:r w:rsidR="003C0301">
        <w:rPr>
          <w:rStyle w:val="Kommentarhenvisning"/>
        </w:rPr>
        <w:commentReference w:id="41"/>
      </w:r>
      <w:commentRangeEnd w:id="42"/>
      <w:r w:rsidR="000876FC">
        <w:rPr>
          <w:rStyle w:val="Kommentarhenvisning"/>
        </w:rPr>
        <w:commentReference w:id="42"/>
      </w:r>
      <w:r w:rsidR="00BB169A">
        <w:rPr>
          <w:sz w:val="24"/>
          <w:szCs w:val="24"/>
        </w:rPr>
        <w:t>therefore</w:t>
      </w:r>
      <w:r w:rsidR="007D0CB8" w:rsidRPr="00AC0541">
        <w:rPr>
          <w:sz w:val="24"/>
          <w:szCs w:val="24"/>
        </w:rPr>
        <w:t>,</w:t>
      </w:r>
      <w:r w:rsidRPr="00AC0541">
        <w:rPr>
          <w:sz w:val="24"/>
          <w:szCs w:val="24"/>
        </w:rPr>
        <w:t xml:space="preserve"> the rate regulation percentage will</w:t>
      </w:r>
      <w:r w:rsidR="007D0CB8" w:rsidRPr="00AC0541">
        <w:rPr>
          <w:sz w:val="24"/>
          <w:szCs w:val="24"/>
        </w:rPr>
        <w:t xml:space="preserve"> be</w:t>
      </w:r>
      <w:r w:rsidRPr="00AC0541">
        <w:rPr>
          <w:sz w:val="24"/>
          <w:szCs w:val="24"/>
        </w:rPr>
        <w:t xml:space="preserve"> </w:t>
      </w:r>
      <w:r w:rsidR="007D0CB8" w:rsidRPr="00AC0541">
        <w:rPr>
          <w:sz w:val="24"/>
          <w:szCs w:val="24"/>
        </w:rPr>
        <w:t>held</w:t>
      </w:r>
      <w:r w:rsidRPr="00AC0541">
        <w:rPr>
          <w:sz w:val="24"/>
          <w:szCs w:val="24"/>
        </w:rPr>
        <w:t xml:space="preserve"> fixed at 2% still subtracted the rate adjustment percent. </w:t>
      </w:r>
      <w:r w:rsidR="007D0CB8" w:rsidRPr="00AC0541">
        <w:rPr>
          <w:sz w:val="24"/>
          <w:szCs w:val="24"/>
        </w:rPr>
        <w:t xml:space="preserve">As expected, this raises the average income insurance as people having the maximum level will experience an increase in their income </w:t>
      </w:r>
      <w:r w:rsidR="007D0CB8" w:rsidRPr="00AC0541">
        <w:rPr>
          <w:sz w:val="24"/>
          <w:szCs w:val="24"/>
        </w:rPr>
        <w:lastRenderedPageBreak/>
        <w:t>insurance</w:t>
      </w:r>
      <w:r w:rsidR="00F018CF" w:rsidRPr="00967F45">
        <w:rPr>
          <w:rStyle w:val="Fodnotehenvisning"/>
        </w:rPr>
        <w:footnoteReference w:id="7"/>
      </w:r>
      <w:r w:rsidR="007D0CB8" w:rsidRPr="00AC0541">
        <w:rPr>
          <w:sz w:val="24"/>
          <w:szCs w:val="24"/>
        </w:rPr>
        <w:t>.  The increase in the average income insurance will go directly into the compensation rate</w:t>
      </w:r>
      <w:r w:rsidR="00BB169A">
        <w:rPr>
          <w:sz w:val="24"/>
          <w:szCs w:val="24"/>
        </w:rPr>
        <w:t>, where b</w:t>
      </w:r>
      <w:r w:rsidR="007D0CB8" w:rsidRPr="00AC0541">
        <w:rPr>
          <w:sz w:val="24"/>
          <w:szCs w:val="24"/>
        </w:rPr>
        <w:t xml:space="preserve">oth increase by approximately 3.5% in the period of 2016-2023, which can be seen </w:t>
      </w:r>
      <w:r w:rsidR="003A3E3B">
        <w:rPr>
          <w:sz w:val="24"/>
          <w:szCs w:val="24"/>
        </w:rPr>
        <w:fldChar w:fldCharType="begin"/>
      </w:r>
      <w:r w:rsidR="003A3E3B">
        <w:rPr>
          <w:sz w:val="24"/>
          <w:szCs w:val="24"/>
        </w:rPr>
        <w:instrText xml:space="preserve"> REF _Ref119756278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7D0CB8" w:rsidRPr="00AC0541">
        <w:rPr>
          <w:sz w:val="24"/>
          <w:szCs w:val="24"/>
        </w:rPr>
        <w:t xml:space="preserve">. </w:t>
      </w:r>
    </w:p>
    <w:p w14:paraId="3565BF9D" w14:textId="06968CFD" w:rsidR="003A3E3B" w:rsidRDefault="003A3E3B" w:rsidP="003A3E3B">
      <w:pPr>
        <w:pStyle w:val="Billedtekst"/>
        <w:keepNext/>
      </w:pPr>
      <w:bookmarkStart w:id="43" w:name="_Ref119756278"/>
      <w:r>
        <w:t xml:space="preserve">Figure </w:t>
      </w:r>
      <w:r w:rsidR="00000000">
        <w:fldChar w:fldCharType="begin"/>
      </w:r>
      <w:r w:rsidR="00000000">
        <w:instrText xml:space="preserve"> SEQ Figure \* ARABIC </w:instrText>
      </w:r>
      <w:r w:rsidR="00000000">
        <w:fldChar w:fldCharType="separate"/>
      </w:r>
      <w:r w:rsidR="007C0476">
        <w:rPr>
          <w:noProof/>
        </w:rPr>
        <w:t>5</w:t>
      </w:r>
      <w:r w:rsidR="00000000">
        <w:rPr>
          <w:noProof/>
        </w:rPr>
        <w:fldChar w:fldCharType="end"/>
      </w:r>
      <w:bookmarkEnd w:id="43"/>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7F006FBF" w:rsidR="003A3E3B" w:rsidRDefault="003A3E3B" w:rsidP="003A3E3B">
      <w:pPr>
        <w:pStyle w:val="Billedtekst"/>
        <w:keepNext/>
      </w:pPr>
      <w:r>
        <w:lastRenderedPageBreak/>
        <w:t xml:space="preserve">Figure </w:t>
      </w:r>
      <w:r w:rsidR="00000000">
        <w:fldChar w:fldCharType="begin"/>
      </w:r>
      <w:r w:rsidR="00000000">
        <w:instrText xml:space="preserve"> SEQ Figure \* ARABIC </w:instrText>
      </w:r>
      <w:r w:rsidR="00000000">
        <w:fldChar w:fldCharType="separate"/>
      </w:r>
      <w:r w:rsidR="007C0476">
        <w:rPr>
          <w:noProof/>
        </w:rPr>
        <w:t>6</w:t>
      </w:r>
      <w:r w:rsidR="00000000">
        <w:rPr>
          <w:noProof/>
        </w:rPr>
        <w:fldChar w:fldCharType="end"/>
      </w:r>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16C24352"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099EDBF3" w:rsidR="003A3E3B" w:rsidRDefault="003A3E3B" w:rsidP="003A3E3B">
      <w:pPr>
        <w:pStyle w:val="Billedtekst"/>
        <w:keepNext/>
      </w:pPr>
      <w:r>
        <w:t xml:space="preserve">Figure </w:t>
      </w:r>
      <w:r w:rsidR="00000000">
        <w:fldChar w:fldCharType="begin"/>
      </w:r>
      <w:r w:rsidR="00000000">
        <w:instrText xml:space="preserve"> SEQ Figure \* ARABIC </w:instrText>
      </w:r>
      <w:r w:rsidR="00000000">
        <w:fldChar w:fldCharType="separate"/>
      </w:r>
      <w:r w:rsidR="007C0476">
        <w:rPr>
          <w:noProof/>
        </w:rPr>
        <w:t>7</w:t>
      </w:r>
      <w:r w:rsidR="00000000">
        <w:rPr>
          <w:noProof/>
        </w:rPr>
        <w:fldChar w:fldCharType="end"/>
      </w:r>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04E315A6"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 xml:space="preserve">one describing the relationship between maximum level of income </w:t>
      </w:r>
      <w:r w:rsidR="005C1FA5" w:rsidRPr="00AC0541">
        <w:rPr>
          <w:sz w:val="24"/>
          <w:szCs w:val="24"/>
        </w:rPr>
        <w:lastRenderedPageBreak/>
        <w:t>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w:t>
      </w:r>
      <w:r w:rsidR="000412E2">
        <w:rPr>
          <w:sz w:val="24"/>
          <w:szCs w:val="24"/>
        </w:rPr>
        <w:t>e,</w:t>
      </w:r>
      <w:r w:rsidR="0006174A" w:rsidRPr="00AC0541">
        <w:rPr>
          <w:sz w:val="24"/>
          <w:szCs w:val="24"/>
        </w:rPr>
        <w:t xml:space="preserve">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54D4606C"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44"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44"/>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w:lastRenderedPageBreak/>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workers unions go into the negotiations with a higher targeted wage, this also affects </w:t>
      </w:r>
      <w:commentRangeStart w:id="45"/>
      <w:r w:rsidR="001A7BAE" w:rsidRPr="00AC0541">
        <w:rPr>
          <w:sz w:val="24"/>
          <w:szCs w:val="24"/>
        </w:rPr>
        <w:t>wages</w:t>
      </w:r>
      <w:commentRangeEnd w:id="45"/>
      <w:r w:rsidR="00BF11E0" w:rsidRPr="00AC0541">
        <w:rPr>
          <w:rStyle w:val="Kommentarhenvisning"/>
          <w:sz w:val="24"/>
          <w:szCs w:val="24"/>
        </w:rPr>
        <w:commentReference w:id="45"/>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440A2025" w:rsidR="003E500D" w:rsidRDefault="003E500D" w:rsidP="003E500D">
      <w:pPr>
        <w:pStyle w:val="Billedtekst"/>
        <w:keepNext/>
      </w:pPr>
      <w:r>
        <w:t xml:space="preserve">Figure </w:t>
      </w:r>
      <w:r w:rsidR="00000000">
        <w:fldChar w:fldCharType="begin"/>
      </w:r>
      <w:r w:rsidR="00000000">
        <w:instrText xml:space="preserve"> SEQ Figure \* ARABIC </w:instrText>
      </w:r>
      <w:r w:rsidR="00000000">
        <w:fldChar w:fldCharType="separate"/>
      </w:r>
      <w:r w:rsidR="007C0476">
        <w:rPr>
          <w:noProof/>
        </w:rPr>
        <w:t>8</w:t>
      </w:r>
      <w:r w:rsidR="00000000">
        <w:rPr>
          <w:noProof/>
        </w:rPr>
        <w:fldChar w:fldCharType="end"/>
      </w:r>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30CD657E" w:rsidR="003E500D" w:rsidRDefault="003E500D" w:rsidP="003E500D">
      <w:pPr>
        <w:pStyle w:val="Billedtekst"/>
        <w:keepNext/>
      </w:pPr>
      <w:r>
        <w:lastRenderedPageBreak/>
        <w:t xml:space="preserve">Figure </w:t>
      </w:r>
      <w:r w:rsidR="00000000">
        <w:fldChar w:fldCharType="begin"/>
      </w:r>
      <w:r w:rsidR="00000000">
        <w:instrText xml:space="preserve"> SEQ Figure \* ARABIC </w:instrText>
      </w:r>
      <w:r w:rsidR="00000000">
        <w:fldChar w:fldCharType="separate"/>
      </w:r>
      <w:r w:rsidR="007C0476">
        <w:rPr>
          <w:noProof/>
        </w:rPr>
        <w:t>9</w:t>
      </w:r>
      <w:r w:rsidR="00000000">
        <w:rPr>
          <w:noProof/>
        </w:rPr>
        <w:fldChar w:fldCharType="end"/>
      </w:r>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46"/>
      <w:commentRangeStart w:id="47"/>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46"/>
      <w:r w:rsidR="00D74D8E" w:rsidRPr="00AC0541">
        <w:rPr>
          <w:rStyle w:val="Kommentarhenvisning"/>
          <w:sz w:val="24"/>
          <w:szCs w:val="24"/>
        </w:rPr>
        <w:commentReference w:id="46"/>
      </w:r>
      <w:commentRangeEnd w:id="47"/>
      <w:r w:rsidR="009705F4" w:rsidRPr="00AC0541">
        <w:rPr>
          <w:rStyle w:val="Kommentarhenvisning"/>
          <w:sz w:val="24"/>
          <w:szCs w:val="24"/>
        </w:rPr>
        <w:commentReference w:id="47"/>
      </w:r>
    </w:p>
    <w:p w14:paraId="3EAC5DCF" w14:textId="347ED49A" w:rsidR="00521ACE" w:rsidRDefault="001E1981" w:rsidP="0078484D">
      <w:pPr>
        <w:spacing w:line="360" w:lineRule="auto"/>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48"/>
      <w:commentRangeStart w:id="49"/>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48"/>
      <w:commentRangeEnd w:id="49"/>
      <w:r w:rsidR="00D74D8E" w:rsidRPr="00AC0541">
        <w:rPr>
          <w:rStyle w:val="Kommentarhenvisning"/>
          <w:sz w:val="24"/>
          <w:szCs w:val="24"/>
        </w:rPr>
        <w:commentReference w:id="48"/>
      </w:r>
      <w:r w:rsidR="0075087B" w:rsidRPr="00AC0541">
        <w:rPr>
          <w:rStyle w:val="Kommentarhenvisning"/>
          <w:sz w:val="24"/>
          <w:szCs w:val="24"/>
        </w:rPr>
        <w:commentReference w:id="49"/>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3A6521E" w:rsidR="003E500D" w:rsidRDefault="003E500D" w:rsidP="003E500D">
      <w:pPr>
        <w:pStyle w:val="Billedtekst"/>
        <w:keepNext/>
      </w:pPr>
      <w:r>
        <w:lastRenderedPageBreak/>
        <w:t xml:space="preserve">Figure </w:t>
      </w:r>
      <w:r w:rsidR="00000000">
        <w:fldChar w:fldCharType="begin"/>
      </w:r>
      <w:r w:rsidR="00000000">
        <w:instrText xml:space="preserve"> SEQ Figure \* ARABIC </w:instrText>
      </w:r>
      <w:r w:rsidR="00000000">
        <w:fldChar w:fldCharType="separate"/>
      </w:r>
      <w:r w:rsidR="007C0476">
        <w:rPr>
          <w:noProof/>
        </w:rPr>
        <w:t>10</w:t>
      </w:r>
      <w:r w:rsidR="00000000">
        <w:rPr>
          <w:noProof/>
        </w:rPr>
        <w:fldChar w:fldCharType="end"/>
      </w:r>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6C3C4D29" w:rsidR="003E500D" w:rsidRDefault="003E500D" w:rsidP="003E500D">
      <w:pPr>
        <w:pStyle w:val="Billedtekst"/>
        <w:keepNext/>
      </w:pPr>
      <w:r>
        <w:t xml:space="preserve">Figure </w:t>
      </w:r>
      <w:r w:rsidR="00000000">
        <w:fldChar w:fldCharType="begin"/>
      </w:r>
      <w:r w:rsidR="00000000">
        <w:instrText xml:space="preserve"> SEQ Figure \* ARABIC </w:instrText>
      </w:r>
      <w:r w:rsidR="00000000">
        <w:fldChar w:fldCharType="separate"/>
      </w:r>
      <w:r w:rsidR="007C0476">
        <w:rPr>
          <w:noProof/>
        </w:rPr>
        <w:t>11</w:t>
      </w:r>
      <w:r w:rsidR="00000000">
        <w:rPr>
          <w:noProof/>
        </w:rPr>
        <w:fldChar w:fldCharType="end"/>
      </w:r>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14A0AE92" w:rsidR="004178EE" w:rsidRPr="00AC0541" w:rsidRDefault="004178EE" w:rsidP="0078484D">
      <w:pPr>
        <w:spacing w:line="360" w:lineRule="auto"/>
        <w:rPr>
          <w:sz w:val="24"/>
          <w:szCs w:val="24"/>
        </w:rPr>
      </w:pPr>
      <w:r w:rsidRPr="00AC0541">
        <w:rPr>
          <w:sz w:val="24"/>
          <w:szCs w:val="24"/>
        </w:rPr>
        <w:lastRenderedPageBreak/>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8"/>
      </w:r>
      <w:r w:rsidR="008E3678">
        <w:rPr>
          <w:sz w:val="24"/>
          <w:szCs w:val="24"/>
        </w:rPr>
        <w:t xml:space="preserve">.  </w:t>
      </w:r>
      <w:commentRangeStart w:id="50"/>
      <w:commentRangeStart w:id="51"/>
      <w:commentRangeStart w:id="52"/>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50"/>
      <w:r w:rsidR="00D74D8E" w:rsidRPr="00AC0541">
        <w:rPr>
          <w:rStyle w:val="Kommentarhenvisning"/>
          <w:sz w:val="24"/>
          <w:szCs w:val="24"/>
        </w:rPr>
        <w:commentReference w:id="50"/>
      </w:r>
      <w:commentRangeEnd w:id="51"/>
      <w:r w:rsidR="008E3678">
        <w:rPr>
          <w:rStyle w:val="Kommentarhenvisning"/>
        </w:rPr>
        <w:commentReference w:id="51"/>
      </w:r>
      <w:commentRangeEnd w:id="52"/>
      <w:r w:rsidR="00904699">
        <w:rPr>
          <w:rStyle w:val="Kommentarhenvisning"/>
        </w:rPr>
        <w:commentReference w:id="52"/>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3F8DC531"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9"/>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w:t>
      </w:r>
      <w:r w:rsidR="000412E2">
        <w:rPr>
          <w:sz w:val="24"/>
          <w:szCs w:val="24"/>
        </w:rPr>
        <w:t>d</w:t>
      </w:r>
      <w:r w:rsidR="00DC2C78" w:rsidRPr="00AC0541">
        <w:rPr>
          <w:sz w:val="24"/>
          <w:szCs w:val="24"/>
        </w:rPr>
        <w: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unemployed</w:t>
      </w:r>
      <w:r w:rsidR="00845283" w:rsidRPr="00967F45">
        <w:rPr>
          <w:rStyle w:val="Fodnotehenvisning"/>
        </w:rPr>
        <w:footnoteReference w:id="10"/>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51691E0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6AAE1B4D"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w:t>
      </w:r>
      <w:r w:rsidR="000412E2">
        <w:rPr>
          <w:sz w:val="24"/>
          <w:szCs w:val="24"/>
        </w:rPr>
        <w:t>e</w:t>
      </w:r>
      <w:r w:rsidR="00CD2B12" w:rsidRPr="00AC0541">
        <w:rPr>
          <w:sz w:val="24"/>
          <w:szCs w:val="24"/>
        </w:rPr>
        <w:t xml:space="preserve">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53"/>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53"/>
      <w:r w:rsidR="00EB209C" w:rsidRPr="00AC0541">
        <w:rPr>
          <w:rStyle w:val="Kommentarhenvisning"/>
          <w:sz w:val="24"/>
          <w:szCs w:val="24"/>
        </w:rPr>
        <w:commentReference w:id="53"/>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w:t>
      </w:r>
      <w:r w:rsidR="00ED0C06" w:rsidRPr="00AC0541">
        <w:rPr>
          <w:sz w:val="24"/>
          <w:szCs w:val="24"/>
        </w:rPr>
        <w:lastRenderedPageBreak/>
        <w:t xml:space="preserve">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4CBBCDA3" w:rsidR="003E500D" w:rsidRDefault="003E500D" w:rsidP="003E500D">
      <w:pPr>
        <w:pStyle w:val="Billedtekst"/>
        <w:keepNext/>
      </w:pPr>
      <w:r>
        <w:t xml:space="preserve">Figure </w:t>
      </w:r>
      <w:r w:rsidR="00000000">
        <w:fldChar w:fldCharType="begin"/>
      </w:r>
      <w:r w:rsidR="00000000">
        <w:instrText xml:space="preserve"> SEQ Figure \* ARABIC </w:instrText>
      </w:r>
      <w:r w:rsidR="00000000">
        <w:fldChar w:fldCharType="separate"/>
      </w:r>
      <w:r w:rsidR="007C0476">
        <w:rPr>
          <w:noProof/>
        </w:rPr>
        <w:t>12</w:t>
      </w:r>
      <w:r w:rsidR="00000000">
        <w:rPr>
          <w:noProof/>
        </w:rPr>
        <w:fldChar w:fldCharType="end"/>
      </w:r>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27051539" w:rsidR="003E500D" w:rsidRDefault="003E500D" w:rsidP="003E500D">
      <w:pPr>
        <w:pStyle w:val="Billedtekst"/>
        <w:keepNext/>
      </w:pPr>
      <w:r>
        <w:lastRenderedPageBreak/>
        <w:t xml:space="preserve">Figure </w:t>
      </w:r>
      <w:r w:rsidR="00000000">
        <w:fldChar w:fldCharType="begin"/>
      </w:r>
      <w:r w:rsidR="00000000">
        <w:instrText xml:space="preserve"> SEQ Figure \* ARABIC </w:instrText>
      </w:r>
      <w:r w:rsidR="00000000">
        <w:fldChar w:fldCharType="separate"/>
      </w:r>
      <w:r w:rsidR="007C0476">
        <w:rPr>
          <w:noProof/>
        </w:rPr>
        <w:t>13</w:t>
      </w:r>
      <w:r w:rsidR="00000000">
        <w:rPr>
          <w:noProof/>
        </w:rPr>
        <w:fldChar w:fldCharType="end"/>
      </w:r>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7FF40024" w:rsidR="003E500D" w:rsidRDefault="003E500D" w:rsidP="003E500D">
      <w:pPr>
        <w:pStyle w:val="Billedtekst"/>
        <w:keepNext/>
      </w:pPr>
      <w:r>
        <w:t xml:space="preserve">Figure </w:t>
      </w:r>
      <w:r w:rsidR="00000000">
        <w:fldChar w:fldCharType="begin"/>
      </w:r>
      <w:r w:rsidR="00000000">
        <w:instrText xml:space="preserve"> SEQ Figure \* ARABIC </w:instrText>
      </w:r>
      <w:r w:rsidR="00000000">
        <w:fldChar w:fldCharType="separate"/>
      </w:r>
      <w:r w:rsidR="007C0476">
        <w:rPr>
          <w:noProof/>
        </w:rPr>
        <w:t>14</w:t>
      </w:r>
      <w:r w:rsidR="00000000">
        <w:rPr>
          <w:noProof/>
        </w:rPr>
        <w:fldChar w:fldCharType="end"/>
      </w:r>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5CAA745"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54"/>
      <w:commentRangeStart w:id="55"/>
      <w:commentRangeStart w:id="56"/>
      <w:commentRangeStart w:id="57"/>
      <w:r w:rsidRPr="00AC0541">
        <w:rPr>
          <w:sz w:val="24"/>
          <w:szCs w:val="24"/>
        </w:rPr>
        <w:t xml:space="preserve">approximately 150 </w:t>
      </w:r>
      <w:commentRangeEnd w:id="54"/>
      <w:r w:rsidR="00A36179" w:rsidRPr="00AC0541">
        <w:rPr>
          <w:rStyle w:val="Kommentarhenvisning"/>
          <w:sz w:val="24"/>
          <w:szCs w:val="24"/>
        </w:rPr>
        <w:commentReference w:id="54"/>
      </w:r>
      <w:commentRangeEnd w:id="55"/>
      <w:r w:rsidR="00617DDD">
        <w:rPr>
          <w:rStyle w:val="Kommentarhenvisning"/>
        </w:rPr>
        <w:commentReference w:id="55"/>
      </w:r>
      <w:commentRangeEnd w:id="56"/>
      <w:r w:rsidR="00724E4C">
        <w:rPr>
          <w:rStyle w:val="Kommentarhenvisning"/>
        </w:rPr>
        <w:commentReference w:id="56"/>
      </w:r>
      <w:commentRangeEnd w:id="57"/>
      <w:r w:rsidR="009042A8">
        <w:rPr>
          <w:rStyle w:val="Kommentarhenvisning"/>
        </w:rPr>
        <w:commentReference w:id="57"/>
      </w:r>
      <w:r w:rsidRPr="00AC0541">
        <w:rPr>
          <w:sz w:val="24"/>
          <w:szCs w:val="24"/>
        </w:rPr>
        <w:t>people in this scenario</w:t>
      </w:r>
      <w:r w:rsidR="00845283" w:rsidRPr="00967F45">
        <w:rPr>
          <w:rStyle w:val="Fodnotehenvisning"/>
        </w:rPr>
        <w:footnoteReference w:id="11"/>
      </w:r>
      <w:r w:rsidRPr="00AC0541">
        <w:rPr>
          <w:sz w:val="24"/>
          <w:szCs w:val="24"/>
        </w:rPr>
        <w:t>. In 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5B693634"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e factor explaining productivity, also here we find significant results</w:t>
      </w:r>
      <w:r w:rsidR="00C100EC" w:rsidRPr="00967F45">
        <w:rPr>
          <w:rStyle w:val="Fodnotehenvisning"/>
        </w:rPr>
        <w:footnoteReference w:id="12"/>
      </w:r>
      <w:r w:rsidRPr="00AC0541">
        <w:rPr>
          <w:sz w:val="24"/>
          <w:szCs w:val="24"/>
        </w:rPr>
        <w:t xml:space="preserve">.  </w:t>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602D6B40" w:rsidR="003E500D" w:rsidRDefault="003E500D" w:rsidP="003E500D">
      <w:pPr>
        <w:pStyle w:val="Billedtekst"/>
        <w:keepNext/>
      </w:pPr>
      <w:r>
        <w:lastRenderedPageBreak/>
        <w:t xml:space="preserve">Figure </w:t>
      </w:r>
      <w:r w:rsidR="00000000">
        <w:fldChar w:fldCharType="begin"/>
      </w:r>
      <w:r w:rsidR="00000000">
        <w:instrText xml:space="preserve"> SEQ Figure \* ARABIC </w:instrText>
      </w:r>
      <w:r w:rsidR="00000000">
        <w:fldChar w:fldCharType="separate"/>
      </w:r>
      <w:r w:rsidR="007C0476">
        <w:rPr>
          <w:noProof/>
        </w:rPr>
        <w:t>15</w:t>
      </w:r>
      <w:r w:rsidR="00000000">
        <w:rPr>
          <w:noProof/>
        </w:rPr>
        <w:fldChar w:fldCharType="end"/>
      </w:r>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5CB018A3"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 therefor</w:t>
      </w:r>
      <w:r w:rsidR="000412E2">
        <w:rPr>
          <w:sz w:val="24"/>
          <w:szCs w:val="24"/>
        </w:rPr>
        <w:t>e</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2AAA4829" w:rsidR="003E500D" w:rsidRDefault="003E500D" w:rsidP="003E500D">
      <w:pPr>
        <w:pStyle w:val="Billedtekst"/>
        <w:keepNext/>
      </w:pPr>
      <w:r>
        <w:lastRenderedPageBreak/>
        <w:t xml:space="preserve">Figure </w:t>
      </w:r>
      <w:r w:rsidR="00000000">
        <w:fldChar w:fldCharType="begin"/>
      </w:r>
      <w:r w:rsidR="00000000">
        <w:instrText xml:space="preserve"> SEQ Figure \* ARABIC </w:instrText>
      </w:r>
      <w:r w:rsidR="00000000">
        <w:fldChar w:fldCharType="separate"/>
      </w:r>
      <w:r w:rsidR="007C0476">
        <w:rPr>
          <w:noProof/>
        </w:rPr>
        <w:t>16</w:t>
      </w:r>
      <w:r w:rsidR="00000000">
        <w:rPr>
          <w:noProof/>
        </w:rPr>
        <w:fldChar w:fldCharType="end"/>
      </w:r>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4798C3EB"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n section 3 Andersen (2015) finds that the literature is still showing mixed results regarding the matching effect, at the same time, the reverse effect of lower human capital duo to longer unemployment periods argued by Andersen</w:t>
      </w:r>
      <w:r w:rsidR="000C2886">
        <w:rPr>
          <w:sz w:val="24"/>
          <w:szCs w:val="24"/>
        </w:rPr>
        <w:t xml:space="preserve"> (2015)</w:t>
      </w:r>
      <w:r w:rsidR="00E65BE3">
        <w:rPr>
          <w:sz w:val="24"/>
          <w:szCs w:val="24"/>
        </w:rPr>
        <w:t xml:space="preserve"> 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sidRPr="00967F45">
        <w:rPr>
          <w:rStyle w:val="Fodnotehenvisning"/>
        </w:rPr>
        <w:footnoteReference w:id="13"/>
      </w:r>
      <w:r w:rsidR="000C2886">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230C89CE"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w:t>
      </w:r>
      <w:r w:rsidR="009E3EAA" w:rsidRPr="00AC0541">
        <w:rPr>
          <w:sz w:val="24"/>
          <w:szCs w:val="24"/>
        </w:rPr>
        <w:lastRenderedPageBreak/>
        <w:t xml:space="preserve">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184CCCE1"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economic activity thereby lowering the employment. We see that the fall in the employment is 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16C27188" w:rsidR="003E500D" w:rsidRDefault="003E500D" w:rsidP="003E500D">
      <w:pPr>
        <w:pStyle w:val="Billedtekst"/>
        <w:keepNext/>
      </w:pPr>
      <w:r>
        <w:t xml:space="preserve">Figure </w:t>
      </w:r>
      <w:r w:rsidR="00000000">
        <w:fldChar w:fldCharType="begin"/>
      </w:r>
      <w:r w:rsidR="00000000">
        <w:instrText xml:space="preserve"> SEQ Figure \* ARABIC </w:instrText>
      </w:r>
      <w:r w:rsidR="00000000">
        <w:fldChar w:fldCharType="separate"/>
      </w:r>
      <w:r w:rsidR="007C0476">
        <w:rPr>
          <w:noProof/>
        </w:rPr>
        <w:t>17</w:t>
      </w:r>
      <w:r w:rsidR="00000000">
        <w:rPr>
          <w:noProof/>
        </w:rPr>
        <w:fldChar w:fldCharType="end"/>
      </w:r>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1B3B8E37" w:rsidR="003E500D" w:rsidRDefault="003E500D" w:rsidP="003E500D">
      <w:pPr>
        <w:pStyle w:val="Billedtekst"/>
        <w:keepNext/>
      </w:pPr>
      <w:r>
        <w:lastRenderedPageBreak/>
        <w:t xml:space="preserve">Figure </w:t>
      </w:r>
      <w:r w:rsidR="00000000">
        <w:fldChar w:fldCharType="begin"/>
      </w:r>
      <w:r w:rsidR="00000000">
        <w:instrText xml:space="preserve"> SEQ Figure \* ARABIC </w:instrText>
      </w:r>
      <w:r w:rsidR="00000000">
        <w:fldChar w:fldCharType="separate"/>
      </w:r>
      <w:r w:rsidR="007C0476">
        <w:rPr>
          <w:noProof/>
        </w:rPr>
        <w:t>18</w:t>
      </w:r>
      <w:r w:rsidR="00000000">
        <w:rPr>
          <w:noProof/>
        </w:rPr>
        <w:fldChar w:fldCharType="end"/>
      </w:r>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6DD48C2F" w:rsidR="003E500D" w:rsidRDefault="003E500D" w:rsidP="003E500D">
      <w:pPr>
        <w:pStyle w:val="Billedtekst"/>
        <w:keepNext/>
      </w:pPr>
      <w:r>
        <w:lastRenderedPageBreak/>
        <w:t xml:space="preserve">Figure </w:t>
      </w:r>
      <w:r w:rsidR="00000000">
        <w:fldChar w:fldCharType="begin"/>
      </w:r>
      <w:r w:rsidR="00000000">
        <w:instrText xml:space="preserve"> SEQ Figure \* ARABIC </w:instrText>
      </w:r>
      <w:r w:rsidR="00000000">
        <w:fldChar w:fldCharType="separate"/>
      </w:r>
      <w:r w:rsidR="007C0476">
        <w:rPr>
          <w:noProof/>
        </w:rPr>
        <w:t>19</w:t>
      </w:r>
      <w:r w:rsidR="00000000">
        <w:rPr>
          <w:noProof/>
        </w:rPr>
        <w:fldChar w:fldCharType="end"/>
      </w:r>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27FC05DC"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58" w:name="_Ref119913315"/>
      <w:r>
        <w:t xml:space="preserve">Section 5: </w:t>
      </w:r>
      <w:r w:rsidR="00BF3FA4">
        <w:t>Discussion</w:t>
      </w:r>
      <w:bookmarkEnd w:id="58"/>
    </w:p>
    <w:p w14:paraId="5363FB9A" w14:textId="468C1C7F" w:rsidR="00BE5F4C" w:rsidRDefault="00BE5F4C" w:rsidP="00BE5F4C"/>
    <w:p w14:paraId="082E0CEE" w14:textId="332A68A0" w:rsidR="00CA217F" w:rsidRDefault="00CA217F" w:rsidP="00CA217F">
      <w:pPr>
        <w:pStyle w:val="Overskrift2"/>
      </w:pPr>
      <w:r>
        <w:t>The relation between the micro and macro elasticity for Denmark</w:t>
      </w:r>
    </w:p>
    <w:p w14:paraId="7CFC82EF" w14:textId="77777777" w:rsidR="00CA217F" w:rsidRPr="00CA217F" w:rsidRDefault="00CA217F" w:rsidP="00CA217F"/>
    <w:p w14:paraId="22568EFB" w14:textId="1F8A842D" w:rsidR="00A455E4" w:rsidRDefault="00A455E4" w:rsidP="00F73F7D">
      <w:pPr>
        <w:spacing w:line="360" w:lineRule="auto"/>
      </w:pPr>
      <w:r w:rsidRPr="00F73F7D">
        <w:rPr>
          <w:sz w:val="24"/>
          <w:szCs w:val="24"/>
        </w:rPr>
        <w:t xml:space="preserve">In the previous section we introduced </w:t>
      </w:r>
      <w:r w:rsidR="002E6A65">
        <w:rPr>
          <w:sz w:val="24"/>
          <w:szCs w:val="24"/>
        </w:rPr>
        <w:t>the</w:t>
      </w:r>
      <w:r w:rsidRPr="00F73F7D">
        <w:rPr>
          <w:sz w:val="24"/>
          <w:szCs w:val="24"/>
        </w:rPr>
        <w:t xml:space="preserve"> macroeconomic channels</w:t>
      </w:r>
      <w:r w:rsidR="002E6A65">
        <w:rPr>
          <w:sz w:val="24"/>
          <w:szCs w:val="24"/>
        </w:rPr>
        <w:t xml:space="preserve"> presented in section 3</w:t>
      </w:r>
      <w:r w:rsidRPr="00F73F7D">
        <w:rPr>
          <w:sz w:val="24"/>
          <w:szCs w:val="24"/>
        </w:rPr>
        <w:t xml:space="preserve"> </w:t>
      </w:r>
      <w:r w:rsidR="002E6A65">
        <w:rPr>
          <w:sz w:val="24"/>
          <w:szCs w:val="24"/>
        </w:rPr>
        <w:t>with the intention to analyze their</w:t>
      </w:r>
      <w:r w:rsidRPr="00F73F7D">
        <w:rPr>
          <w:sz w:val="24"/>
          <w:szCs w:val="24"/>
        </w:rPr>
        <w:t xml:space="preserve"> effect on the Danish economy </w:t>
      </w:r>
      <w:r w:rsidR="002E6A65">
        <w:rPr>
          <w:sz w:val="24"/>
          <w:szCs w:val="24"/>
        </w:rPr>
        <w:t>when removing the suppressing of the rate regulation percentage, thereby increasing</w:t>
      </w:r>
      <w:r w:rsidRPr="00F73F7D">
        <w:rPr>
          <w:sz w:val="24"/>
          <w:szCs w:val="24"/>
        </w:rPr>
        <w:t xml:space="preserve"> the level of income insurance. </w:t>
      </w:r>
      <w:r w:rsidR="00BE5F4C" w:rsidRPr="00F73F7D">
        <w:rPr>
          <w:sz w:val="24"/>
          <w:szCs w:val="24"/>
        </w:rPr>
        <w:t xml:space="preserve">In total we analyzed </w:t>
      </w:r>
      <w:r w:rsidRPr="00F73F7D">
        <w:rPr>
          <w:sz w:val="24"/>
          <w:szCs w:val="24"/>
        </w:rPr>
        <w:t>5</w:t>
      </w:r>
      <w:r w:rsidR="00BE5F4C" w:rsidRPr="00F73F7D">
        <w:rPr>
          <w:sz w:val="24"/>
          <w:szCs w:val="24"/>
        </w:rPr>
        <w:t xml:space="preserve"> effects neglected </w:t>
      </w:r>
      <w:r w:rsidR="00F24D30">
        <w:rPr>
          <w:sz w:val="24"/>
          <w:szCs w:val="24"/>
        </w:rPr>
        <w:t>by</w:t>
      </w:r>
      <w:r w:rsidR="00BE5F4C" w:rsidRPr="00F73F7D">
        <w:rPr>
          <w:sz w:val="24"/>
          <w:szCs w:val="24"/>
        </w:rPr>
        <w:t xml:space="preserve"> the income insurance model. </w:t>
      </w:r>
      <w:commentRangeStart w:id="59"/>
      <w:commentRangeStart w:id="60"/>
      <w:r w:rsidR="00A32739">
        <w:rPr>
          <w:sz w:val="24"/>
          <w:szCs w:val="24"/>
        </w:rPr>
        <w:t>In scenario 1,</w:t>
      </w:r>
      <w:r w:rsidR="00BE5F4C" w:rsidRPr="00F73F7D">
        <w:rPr>
          <w:sz w:val="24"/>
          <w:szCs w:val="24"/>
        </w:rPr>
        <w:t xml:space="preserve"> the demand channel</w:t>
      </w:r>
      <w:r w:rsidRPr="00F73F7D">
        <w:rPr>
          <w:sz w:val="24"/>
          <w:szCs w:val="24"/>
        </w:rPr>
        <w:t xml:space="preserve"> decreas</w:t>
      </w:r>
      <w:r w:rsidR="00245BF2">
        <w:rPr>
          <w:sz w:val="24"/>
          <w:szCs w:val="24"/>
        </w:rPr>
        <w:t>ed</w:t>
      </w:r>
      <w:r w:rsidRPr="00F73F7D">
        <w:rPr>
          <w:sz w:val="24"/>
          <w:szCs w:val="24"/>
        </w:rPr>
        <w:t xml:space="preserve"> unemployment by</w:t>
      </w:r>
      <w:r w:rsidR="00BE5F4C" w:rsidRPr="00F73F7D">
        <w:rPr>
          <w:sz w:val="24"/>
          <w:szCs w:val="24"/>
        </w:rPr>
        <w:t xml:space="preserve"> 22</w:t>
      </w:r>
      <w:r w:rsidR="00162AD8" w:rsidRPr="00F73F7D">
        <w:rPr>
          <w:sz w:val="24"/>
          <w:szCs w:val="24"/>
        </w:rPr>
        <w:t>3</w:t>
      </w:r>
      <w:r w:rsidR="00BE5F4C" w:rsidRPr="00F73F7D">
        <w:rPr>
          <w:sz w:val="24"/>
          <w:szCs w:val="24"/>
        </w:rPr>
        <w:t xml:space="preserve"> - 254</w:t>
      </w:r>
      <w:r w:rsidRPr="00F73F7D">
        <w:rPr>
          <w:sz w:val="24"/>
          <w:szCs w:val="24"/>
        </w:rPr>
        <w:t xml:space="preserve"> people.</w:t>
      </w:r>
      <w:commentRangeEnd w:id="59"/>
      <w:r w:rsidR="00BA4CDD">
        <w:rPr>
          <w:rStyle w:val="Kommentarhenvisning"/>
        </w:rPr>
        <w:commentReference w:id="59"/>
      </w:r>
      <w:commentRangeEnd w:id="60"/>
      <w:r w:rsidR="000876FC">
        <w:rPr>
          <w:rStyle w:val="Kommentarhenvisning"/>
        </w:rPr>
        <w:commentReference w:id="60"/>
      </w:r>
      <w:r w:rsidRPr="00F73F7D">
        <w:rPr>
          <w:sz w:val="24"/>
          <w:szCs w:val="24"/>
        </w:rPr>
        <w:t xml:space="preserve"> </w:t>
      </w:r>
      <w:r w:rsidR="00A32739">
        <w:rPr>
          <w:sz w:val="24"/>
          <w:szCs w:val="24"/>
        </w:rPr>
        <w:t>In scenario 2</w:t>
      </w:r>
      <w:r w:rsidRPr="00F73F7D">
        <w:rPr>
          <w:sz w:val="24"/>
          <w:szCs w:val="24"/>
        </w:rPr>
        <w:t>,</w:t>
      </w:r>
      <w:r w:rsidR="00BE5F4C" w:rsidRPr="00F73F7D">
        <w:rPr>
          <w:sz w:val="24"/>
          <w:szCs w:val="24"/>
        </w:rPr>
        <w:t xml:space="preserve"> the wage channel </w:t>
      </w:r>
      <w:r w:rsidR="003B7F8F" w:rsidRPr="00F73F7D">
        <w:rPr>
          <w:sz w:val="24"/>
          <w:szCs w:val="24"/>
        </w:rPr>
        <w:t>add</w:t>
      </w:r>
      <w:r w:rsidR="00C12361">
        <w:rPr>
          <w:sz w:val="24"/>
          <w:szCs w:val="24"/>
        </w:rPr>
        <w:t>ed</w:t>
      </w:r>
      <w:r w:rsidR="00BE5F4C" w:rsidRPr="00F73F7D">
        <w:rPr>
          <w:sz w:val="24"/>
          <w:szCs w:val="24"/>
        </w:rPr>
        <w:t xml:space="preserve"> </w:t>
      </w:r>
      <w:r w:rsidR="003B7F8F" w:rsidRPr="00F73F7D">
        <w:rPr>
          <w:sz w:val="24"/>
          <w:szCs w:val="24"/>
        </w:rPr>
        <w:t>1500 unemployed when matching the</w:t>
      </w:r>
      <w:r w:rsidRPr="00F73F7D">
        <w:rPr>
          <w:sz w:val="24"/>
          <w:szCs w:val="24"/>
        </w:rPr>
        <w:t xml:space="preserve"> elasticity of income insurance on the wage</w:t>
      </w:r>
      <w:r w:rsidR="003B7F8F" w:rsidRPr="00F73F7D">
        <w:rPr>
          <w:sz w:val="24"/>
          <w:szCs w:val="24"/>
        </w:rPr>
        <w:t xml:space="preserve"> presented in </w:t>
      </w:r>
      <w:r w:rsidR="00624555">
        <w:rPr>
          <w:sz w:val="24"/>
          <w:szCs w:val="24"/>
        </w:rPr>
        <w:fldChar w:fldCharType="begin" w:fldLock="1"/>
      </w:r>
      <w:r w:rsidR="00F80CB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00624555">
        <w:rPr>
          <w:sz w:val="24"/>
          <w:szCs w:val="24"/>
        </w:rPr>
        <w:t xml:space="preserve">. </w:t>
      </w:r>
      <w:r w:rsidR="00A32739">
        <w:rPr>
          <w:sz w:val="24"/>
          <w:szCs w:val="24"/>
        </w:rPr>
        <w:t>In section 3</w:t>
      </w:r>
      <w:r w:rsidRPr="00F73F7D">
        <w:rPr>
          <w:sz w:val="24"/>
          <w:szCs w:val="24"/>
        </w:rPr>
        <w:t xml:space="preserve">, </w:t>
      </w:r>
      <w:r w:rsidR="00E861C4" w:rsidRPr="00F73F7D">
        <w:rPr>
          <w:sz w:val="24"/>
          <w:szCs w:val="24"/>
        </w:rPr>
        <w:t xml:space="preserve">the insurance rate channel </w:t>
      </w:r>
      <w:r w:rsidRPr="00F73F7D">
        <w:rPr>
          <w:sz w:val="24"/>
          <w:szCs w:val="24"/>
        </w:rPr>
        <w:t>reduc</w:t>
      </w:r>
      <w:r w:rsidR="00C12361">
        <w:rPr>
          <w:sz w:val="24"/>
          <w:szCs w:val="24"/>
        </w:rPr>
        <w:t>ed</w:t>
      </w:r>
      <w:r w:rsidRPr="00F73F7D">
        <w:rPr>
          <w:sz w:val="24"/>
          <w:szCs w:val="24"/>
        </w:rPr>
        <w:t xml:space="preserve"> the number of unemployed </w:t>
      </w:r>
      <w:r w:rsidRPr="00F73F7D">
        <w:rPr>
          <w:sz w:val="24"/>
          <w:szCs w:val="24"/>
        </w:rPr>
        <w:lastRenderedPageBreak/>
        <w:t>by</w:t>
      </w:r>
      <w:r w:rsidR="00E861C4" w:rsidRPr="00F73F7D">
        <w:rPr>
          <w:sz w:val="24"/>
          <w:szCs w:val="24"/>
        </w:rPr>
        <w:t xml:space="preserve"> 300 </w:t>
      </w:r>
      <w:r w:rsidRPr="00F73F7D">
        <w:rPr>
          <w:sz w:val="24"/>
          <w:szCs w:val="24"/>
        </w:rPr>
        <w:t>people</w:t>
      </w:r>
      <w:r w:rsidR="00E861C4" w:rsidRPr="00F73F7D">
        <w:rPr>
          <w:sz w:val="24"/>
          <w:szCs w:val="24"/>
        </w:rPr>
        <w:t>.</w:t>
      </w:r>
      <w:r w:rsidR="003B7F8F" w:rsidRPr="00F73F7D">
        <w:rPr>
          <w:sz w:val="24"/>
          <w:szCs w:val="24"/>
        </w:rPr>
        <w:t xml:space="preserve"> </w:t>
      </w:r>
      <w:r w:rsidR="00A32739">
        <w:rPr>
          <w:sz w:val="24"/>
          <w:szCs w:val="24"/>
        </w:rPr>
        <w:t>In section 4</w:t>
      </w:r>
      <w:r w:rsidR="003B7F8F" w:rsidRPr="00F73F7D">
        <w:rPr>
          <w:sz w:val="24"/>
          <w:szCs w:val="24"/>
        </w:rPr>
        <w:t xml:space="preserve">, the labor force channel </w:t>
      </w:r>
      <w:r w:rsidRPr="00F73F7D">
        <w:rPr>
          <w:sz w:val="24"/>
          <w:szCs w:val="24"/>
        </w:rPr>
        <w:t>decreas</w:t>
      </w:r>
      <w:r w:rsidR="00C12361">
        <w:rPr>
          <w:sz w:val="24"/>
          <w:szCs w:val="24"/>
        </w:rPr>
        <w:t>ed</w:t>
      </w:r>
      <w:r w:rsidRPr="00F73F7D">
        <w:rPr>
          <w:sz w:val="24"/>
          <w:szCs w:val="24"/>
        </w:rPr>
        <w:t xml:space="preserve"> unemployment by</w:t>
      </w:r>
      <w:r w:rsidR="003B7F8F" w:rsidRPr="00F73F7D">
        <w:rPr>
          <w:sz w:val="24"/>
          <w:szCs w:val="24"/>
        </w:rPr>
        <w:t xml:space="preserve"> 150 </w:t>
      </w:r>
      <w:r w:rsidRPr="00F73F7D">
        <w:rPr>
          <w:sz w:val="24"/>
          <w:szCs w:val="24"/>
        </w:rPr>
        <w:t>people</w:t>
      </w:r>
      <w:r w:rsidR="003B7F8F" w:rsidRPr="00F73F7D">
        <w:rPr>
          <w:sz w:val="24"/>
          <w:szCs w:val="24"/>
        </w:rPr>
        <w:t>.</w:t>
      </w:r>
      <w:r w:rsidR="00E861C4" w:rsidRPr="00F73F7D">
        <w:rPr>
          <w:sz w:val="24"/>
          <w:szCs w:val="24"/>
        </w:rPr>
        <w:t xml:space="preserve"> </w:t>
      </w:r>
      <w:r w:rsidR="00A32739">
        <w:rPr>
          <w:sz w:val="24"/>
          <w:szCs w:val="24"/>
        </w:rPr>
        <w:t>In section 5</w:t>
      </w:r>
      <w:r w:rsidR="00E861C4" w:rsidRPr="00F73F7D">
        <w:rPr>
          <w:sz w:val="24"/>
          <w:szCs w:val="24"/>
        </w:rPr>
        <w:t xml:space="preserve">, the productivity channel </w:t>
      </w:r>
      <w:r w:rsidR="003B7F8F" w:rsidRPr="00F73F7D">
        <w:rPr>
          <w:sz w:val="24"/>
          <w:szCs w:val="24"/>
        </w:rPr>
        <w:t>add</w:t>
      </w:r>
      <w:r w:rsidR="00C12361">
        <w:rPr>
          <w:sz w:val="24"/>
          <w:szCs w:val="24"/>
        </w:rPr>
        <w:t>ed</w:t>
      </w:r>
      <w:r w:rsidR="00E861C4" w:rsidRPr="00F73F7D">
        <w:rPr>
          <w:sz w:val="24"/>
          <w:szCs w:val="24"/>
        </w:rPr>
        <w:t xml:space="preserve"> </w:t>
      </w:r>
      <w:r w:rsidR="003B7F8F" w:rsidRPr="00F73F7D">
        <w:rPr>
          <w:sz w:val="24"/>
          <w:szCs w:val="24"/>
        </w:rPr>
        <w:t>25000</w:t>
      </w:r>
      <w:r w:rsidR="00E861C4" w:rsidRPr="00F73F7D">
        <w:rPr>
          <w:sz w:val="24"/>
          <w:szCs w:val="24"/>
        </w:rPr>
        <w:t xml:space="preserve"> </w:t>
      </w:r>
      <w:r w:rsidR="003B7F8F" w:rsidRPr="00F73F7D">
        <w:rPr>
          <w:sz w:val="24"/>
          <w:szCs w:val="24"/>
        </w:rPr>
        <w:t>un</w:t>
      </w:r>
      <w:r w:rsidR="00E861C4" w:rsidRPr="00F73F7D">
        <w:rPr>
          <w:sz w:val="24"/>
          <w:szCs w:val="24"/>
        </w:rPr>
        <w:t xml:space="preserve">employed. </w:t>
      </w:r>
      <w:r w:rsidR="00F73F7D">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sidR="00F73F7D">
        <w:rPr>
          <w:sz w:val="24"/>
          <w:szCs w:val="24"/>
        </w:rPr>
        <w:t xml:space="preserve">, </w:t>
      </w:r>
      <w:r w:rsidR="00C12361">
        <w:rPr>
          <w:sz w:val="24"/>
          <w:szCs w:val="24"/>
        </w:rPr>
        <w:t xml:space="preserve">we found that </w:t>
      </w:r>
      <w:r w:rsidR="00F73F7D" w:rsidRPr="00F73F7D">
        <w:rPr>
          <w:sz w:val="24"/>
          <w:szCs w:val="24"/>
        </w:rPr>
        <w:t>including all the channels beside</w:t>
      </w:r>
      <w:r w:rsidR="00C12361">
        <w:rPr>
          <w:sz w:val="24"/>
          <w:szCs w:val="24"/>
        </w:rPr>
        <w:t>s</w:t>
      </w:r>
      <w:r w:rsidR="00F73F7D" w:rsidRPr="00F73F7D">
        <w:rPr>
          <w:sz w:val="24"/>
          <w:szCs w:val="24"/>
        </w:rPr>
        <w:t xml:space="preserve"> the productivity channel increased the number of unemployed by 2362 people</w:t>
      </w:r>
      <w:r w:rsidR="00F73F7D">
        <w:t>.</w:t>
      </w:r>
    </w:p>
    <w:p w14:paraId="304A0BA1" w14:textId="7EBD26EA" w:rsidR="00A51212" w:rsidRPr="00A32739" w:rsidRDefault="00A51212" w:rsidP="00F73F7D">
      <w:pPr>
        <w:spacing w:line="360" w:lineRule="auto"/>
        <w:rPr>
          <w:sz w:val="24"/>
          <w:szCs w:val="24"/>
        </w:rPr>
      </w:pPr>
      <w:r w:rsidRPr="00A32739">
        <w:rPr>
          <w:sz w:val="24"/>
          <w:szCs w:val="24"/>
        </w:rPr>
        <w:t>As mentioned in scenario 5, we find the results of the productivity channel</w:t>
      </w:r>
      <w:r w:rsidR="00C12361">
        <w:rPr>
          <w:sz w:val="24"/>
          <w:szCs w:val="24"/>
        </w:rPr>
        <w:t xml:space="preserve"> to be</w:t>
      </w:r>
      <w:r w:rsidRPr="00A32739">
        <w:rPr>
          <w:sz w:val="24"/>
          <w:szCs w:val="24"/>
        </w:rPr>
        <w:t xml:space="preserve"> quite radical, </w:t>
      </w:r>
      <w:r w:rsidR="00C12361">
        <w:rPr>
          <w:sz w:val="24"/>
          <w:szCs w:val="24"/>
        </w:rPr>
        <w:t xml:space="preserve">this, together with the mixed results found by the literature </w:t>
      </w:r>
      <w:r w:rsidRPr="00A32739">
        <w:rPr>
          <w:sz w:val="24"/>
          <w:szCs w:val="24"/>
        </w:rPr>
        <w:t>for this channel</w:t>
      </w:r>
      <w:r w:rsidR="00C12361">
        <w:rPr>
          <w:sz w:val="24"/>
          <w:szCs w:val="24"/>
        </w:rPr>
        <w:t xml:space="preserve"> led us to exclude</w:t>
      </w:r>
      <w:r w:rsidRPr="00A32739">
        <w:rPr>
          <w:sz w:val="24"/>
          <w:szCs w:val="24"/>
        </w:rPr>
        <w:t xml:space="preserve"> </w:t>
      </w:r>
      <w:r w:rsidR="00C12361">
        <w:rPr>
          <w:sz w:val="24"/>
          <w:szCs w:val="24"/>
        </w:rPr>
        <w:t>it</w:t>
      </w:r>
      <w:r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scenarios, we find that unemployment increases by 23.000</w:t>
      </w:r>
      <w:r w:rsidR="00C100EC" w:rsidRPr="00967F45">
        <w:rPr>
          <w:rStyle w:val="Fodnotehenvisning"/>
        </w:rPr>
        <w:footnoteReference w:id="14"/>
      </w:r>
      <w:r w:rsidR="007D6E84">
        <w:rPr>
          <w:sz w:val="24"/>
          <w:szCs w:val="24"/>
        </w:rPr>
        <w:t xml:space="preserve"> in this </w:t>
      </w:r>
      <w:r w:rsidR="00F24D30">
        <w:rPr>
          <w:sz w:val="24"/>
          <w:szCs w:val="24"/>
        </w:rPr>
        <w:t>case.</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 xml:space="preserve">. </w:t>
      </w:r>
    </w:p>
    <w:p w14:paraId="2DF39DA3" w14:textId="31DD77E1"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the Danish economy</w:t>
      </w:r>
      <w:r w:rsidR="00BA4CDD">
        <w:rPr>
          <w:sz w:val="24"/>
          <w:szCs w:val="24"/>
        </w:rPr>
        <w:t xml:space="preserve">. </w:t>
      </w:r>
      <w:r w:rsidR="00F73F7D">
        <w:rPr>
          <w:sz w:val="24"/>
          <w:szCs w:val="24"/>
        </w:rPr>
        <w:t xml:space="preserve"> </w:t>
      </w:r>
      <w:r w:rsidR="00BA4CDD" w:rsidRPr="000A6F43">
        <w:rPr>
          <w:sz w:val="24"/>
          <w:szCs w:val="24"/>
        </w:rPr>
        <w:t xml:space="preserve">From a macroeconomics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0A6F43" w:rsidRPr="000A6F43">
        <w:rPr>
          <w:sz w:val="24"/>
          <w:szCs w:val="24"/>
        </w:rPr>
        <w:t>income insurance model</w:t>
      </w:r>
      <w:r w:rsidR="00BA4CDD" w:rsidRPr="000A6F43">
        <w:rPr>
          <w:sz w:val="24"/>
          <w:szCs w:val="24"/>
        </w:rPr>
        <w:t>.</w:t>
      </w:r>
      <w:r w:rsidR="00BA4CDD">
        <w:rPr>
          <w:sz w:val="24"/>
          <w:szCs w:val="24"/>
        </w:rPr>
        <w:t xml:space="preserve"> </w:t>
      </w:r>
      <w:r w:rsidR="000C2886">
        <w:rPr>
          <w:sz w:val="24"/>
          <w:szCs w:val="24"/>
        </w:rPr>
        <w:t xml:space="preserve">For the general case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37DF59F8" w:rsidR="008C3542" w:rsidRPr="00847BCD" w:rsidRDefault="008C3542" w:rsidP="00847BCD">
      <w:pPr>
        <w:spacing w:line="360" w:lineRule="auto"/>
        <w:rPr>
          <w:sz w:val="24"/>
          <w:szCs w:val="24"/>
        </w:rPr>
      </w:pPr>
      <w:r w:rsidRPr="003240E2">
        <w:rPr>
          <w:sz w:val="24"/>
          <w:szCs w:val="24"/>
        </w:rPr>
        <w:t xml:space="preserve">Most of the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analysis carried out for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 xml:space="preserve">The results of these empirical tests are mixed and not giving a clear view of </w:t>
      </w:r>
      <w:r w:rsidR="00662931" w:rsidRPr="00847BCD">
        <w:rPr>
          <w:sz w:val="24"/>
          <w:szCs w:val="24"/>
        </w:rPr>
        <w:lastRenderedPageBreak/>
        <w:t xml:space="preserve">the relationship between the macro and micro elasticity. </w:t>
      </w:r>
      <w:r w:rsidR="003240E2">
        <w:rPr>
          <w:sz w:val="24"/>
          <w:szCs w:val="24"/>
        </w:rPr>
        <w:fldChar w:fldCharType="begin" w:fldLock="1"/>
      </w:r>
      <w:r w:rsidR="00322F1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3240E2">
        <w:rPr>
          <w:sz w:val="24"/>
          <w:szCs w:val="24"/>
        </w:rPr>
        <w:fldChar w:fldCharType="separate"/>
      </w:r>
      <w:r w:rsidR="003240E2" w:rsidRPr="003240E2">
        <w:rPr>
          <w:noProof/>
          <w:sz w:val="24"/>
          <w:szCs w:val="24"/>
        </w:rPr>
        <w:t>(Dieterle et al., 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w:t>
      </w:r>
      <w:commentRangeStart w:id="61"/>
      <w:r w:rsidR="00662931" w:rsidRPr="00847BCD">
        <w:rPr>
          <w:sz w:val="24"/>
          <w:szCs w:val="24"/>
        </w:rPr>
        <w:t>s</w:t>
      </w:r>
      <w:commentRangeEnd w:id="61"/>
      <w:r w:rsidR="00B75AD4">
        <w:rPr>
          <w:rStyle w:val="Kommentarhenvisning"/>
        </w:rPr>
        <w:commentReference w:id="61"/>
      </w:r>
      <w:r w:rsidR="00662931" w:rsidRPr="00847BCD">
        <w:rPr>
          <w:sz w:val="24"/>
          <w:szCs w:val="24"/>
        </w:rPr>
        <w:t xml:space="preserve">, </w:t>
      </w:r>
      <w:r w:rsidR="003240E2">
        <w:rPr>
          <w:sz w:val="24"/>
          <w:szCs w:val="24"/>
        </w:rPr>
        <w:t>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012EE34D"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56121AFB"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18234152"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B562FC">
        <w:rPr>
          <w:sz w:val="24"/>
          <w:szCs w:val="24"/>
        </w:rPr>
        <w:lastRenderedPageBreak/>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15"/>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They also argue that small open economies (as Denmark) usually are </w:t>
      </w:r>
      <w:r w:rsidR="00A857B5">
        <w:rPr>
          <w:sz w:val="24"/>
          <w:szCs w:val="24"/>
        </w:rPr>
        <w:t xml:space="preserve">categorized as </w:t>
      </w:r>
      <w:r w:rsidR="005A1A86" w:rsidRPr="003642BF">
        <w:rPr>
          <w:sz w:val="24"/>
          <w:szCs w:val="24"/>
        </w:rPr>
        <w:t>profit-led, thereby expecting a contraction of the economy</w:t>
      </w:r>
      <w:r w:rsidR="00A857B5">
        <w:rPr>
          <w:sz w:val="24"/>
          <w:szCs w:val="24"/>
        </w:rPr>
        <w:t xml:space="preserve"> duo to the negative effect on the net exports</w:t>
      </w:r>
      <w:r w:rsidR="005A1A86" w:rsidRPr="003642BF">
        <w:rPr>
          <w:sz w:val="24"/>
          <w:szCs w:val="24"/>
        </w:rPr>
        <w:t>.</w:t>
      </w:r>
      <w:r w:rsidR="00A857B5">
        <w:rPr>
          <w:sz w:val="24"/>
          <w:szCs w:val="24"/>
        </w:rPr>
        <w:t xml:space="preserve"> Evidence for categorizing Denmark as profit-led is also found by</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w:t>
      </w:r>
      <w:commentRangeStart w:id="62"/>
      <w:r w:rsidR="005A1A86" w:rsidRPr="003642BF">
        <w:rPr>
          <w:sz w:val="24"/>
          <w:szCs w:val="24"/>
        </w:rPr>
        <w:t>y</w:t>
      </w:r>
      <w:commentRangeEnd w:id="62"/>
      <w:r w:rsidR="00C27226">
        <w:rPr>
          <w:rStyle w:val="Kommentarhenvisning"/>
        </w:rPr>
        <w:commentReference w:id="62"/>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16"/>
      </w:r>
      <w:r w:rsidR="005A1A86" w:rsidRPr="003642BF">
        <w:rPr>
          <w:sz w:val="24"/>
          <w:szCs w:val="24"/>
        </w:rPr>
        <w:t xml:space="preserve">. </w:t>
      </w:r>
    </w:p>
    <w:p w14:paraId="65DA70AA" w14:textId="18633B0F"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7E2722">
        <w:rPr>
          <w:sz w:val="24"/>
          <w:szCs w:val="24"/>
        </w:rPr>
        <w:t xml:space="preserve"> </w:t>
      </w:r>
      <w:r w:rsidR="00B8620A">
        <w:rPr>
          <w:sz w:val="24"/>
          <w:szCs w:val="24"/>
        </w:rPr>
        <w:fldChar w:fldCharType="begin" w:fldLock="1"/>
      </w:r>
      <w:r w:rsidR="0080080C">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1900–2010","type":"article-journal","volume":"33"},"uris":["http://www.mendeley.com/documents/?uuid=5f3c48b9-a136-4c06-a397-67edc580e612"]}],"mendeley":{"formattedCitation":"(Bengtsson &amp; Stockhammer, 2018)","plainTextFormattedCitation":"(Bengtsson &amp; Stockhammer, 2018)","previouslyFormattedCitation":"(Bengtsson &amp; Stockhammer, 2018)"},"properties":{"noteIndex":0},"schema":"https://github.com/citation-style-language/schema/raw/master/csl-citation.json"}</w:instrText>
      </w:r>
      <w:r w:rsidR="00B8620A">
        <w:rPr>
          <w:sz w:val="24"/>
          <w:szCs w:val="24"/>
        </w:rPr>
        <w:fldChar w:fldCharType="separate"/>
      </w:r>
      <w:r w:rsidR="00B8620A" w:rsidRPr="00B8620A">
        <w:rPr>
          <w:noProof/>
          <w:sz w:val="24"/>
          <w:szCs w:val="24"/>
        </w:rPr>
        <w:t>(Bengtsson &amp; Stockhammer, 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63"/>
      <w:commentRangeStart w:id="64"/>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0412E2">
        <w:rPr>
          <w:sz w:val="24"/>
          <w:szCs w:val="24"/>
        </w:rPr>
        <w:t>e</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63"/>
      <w:r w:rsidR="008417CA">
        <w:rPr>
          <w:rStyle w:val="Kommentarhenvisning"/>
        </w:rPr>
        <w:commentReference w:id="63"/>
      </w:r>
      <w:commentRangeEnd w:id="64"/>
      <w:r w:rsidR="00C053D9">
        <w:rPr>
          <w:rStyle w:val="Kommentarhenvisning"/>
        </w:rPr>
        <w:commentReference w:id="64"/>
      </w:r>
      <w:r w:rsidR="005A1A86">
        <w:rPr>
          <w:sz w:val="24"/>
          <w:szCs w:val="24"/>
        </w:rPr>
        <w:t xml:space="preserve">. </w:t>
      </w:r>
    </w:p>
    <w:p w14:paraId="771C16CC" w14:textId="39C9FC22"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w:t>
      </w:r>
      <w:r w:rsidR="00C100EC" w:rsidRPr="00967F45">
        <w:rPr>
          <w:rStyle w:val="Fodnotehenvisning"/>
        </w:rPr>
        <w:footnoteReference w:id="17"/>
      </w:r>
      <w:r w:rsidR="00BB0FA4" w:rsidRPr="00847BCD">
        <w:rPr>
          <w:sz w:val="24"/>
          <w:szCs w:val="24"/>
        </w:rPr>
        <w:t xml:space="preserve">. </w:t>
      </w:r>
    </w:p>
    <w:p w14:paraId="122AAF47" w14:textId="6BF7D9FD" w:rsidR="002A3975" w:rsidRPr="00C44380" w:rsidRDefault="00790385" w:rsidP="00847BCD">
      <w:pPr>
        <w:spacing w:line="360" w:lineRule="auto"/>
        <w:rPr>
          <w:sz w:val="24"/>
          <w:szCs w:val="24"/>
        </w:rPr>
      </w:pPr>
      <w:r>
        <w:rPr>
          <w:sz w:val="24"/>
          <w:szCs w:val="24"/>
        </w:rPr>
        <w:lastRenderedPageBreak/>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2021-2023</w:t>
      </w:r>
      <w:r w:rsidR="00006999" w:rsidRPr="00967F45">
        <w:rPr>
          <w:rStyle w:val="Fodnotehenvisning"/>
        </w:rPr>
        <w:footnoteReference w:id="18"/>
      </w:r>
      <w:r w:rsidR="002A3975" w:rsidRPr="00C44380">
        <w:rPr>
          <w:sz w:val="24"/>
          <w:szCs w:val="24"/>
        </w:rPr>
        <w:t>. In the response it is estimated that the removing of the suppressing will result in an increase of 2.25% in the level of income insurance. In total this increase will lower employment by 2900 people</w:t>
      </w:r>
      <w:r w:rsidR="00006999" w:rsidRPr="00967F45">
        <w:rPr>
          <w:rStyle w:val="Fodnotehenvisning"/>
        </w:rPr>
        <w:footnoteReference w:id="19"/>
      </w:r>
      <w:r w:rsidR="001B1664">
        <w:rPr>
          <w:sz w:val="24"/>
          <w:szCs w:val="24"/>
        </w:rPr>
        <w:t>.</w:t>
      </w:r>
      <w:r w:rsidR="002A3975" w:rsidRPr="00C44380">
        <w:rPr>
          <w:sz w:val="24"/>
          <w:szCs w:val="24"/>
        </w:rPr>
        <w:t xml:space="preserve"> </w:t>
      </w:r>
      <w:r w:rsidR="001B1664">
        <w:rPr>
          <w:sz w:val="24"/>
          <w:szCs w:val="24"/>
        </w:rPr>
        <w:t>T</w:t>
      </w:r>
      <w:r w:rsidR="002A3975" w:rsidRPr="00C44380">
        <w:rPr>
          <w:sz w:val="24"/>
          <w:szCs w:val="24"/>
        </w:rPr>
        <w: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03CADBE9"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w:t>
      </w:r>
      <w:r w:rsidR="000412E2">
        <w:rPr>
          <w:sz w:val="24"/>
          <w:szCs w:val="24"/>
        </w:rPr>
        <w:t>e</w:t>
      </w:r>
      <w:r w:rsidRPr="00C44380">
        <w:rPr>
          <w:sz w:val="24"/>
          <w:szCs w:val="24"/>
        </w:rPr>
        <w:t xml:space="preserve"> follow the results from </w:t>
      </w:r>
      <w:r w:rsidR="007F1377">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Pr>
          <w:sz w:val="24"/>
          <w:szCs w:val="24"/>
        </w:rPr>
        <w:fldChar w:fldCharType="separate"/>
      </w:r>
      <w:r w:rsidR="007F1377" w:rsidRPr="007F1377">
        <w:rPr>
          <w:noProof/>
          <w:sz w:val="24"/>
          <w:szCs w:val="24"/>
        </w:rPr>
        <w:t>(De Økonomiske Råd, 2022)</w:t>
      </w:r>
      <w:r w:rsidR="007F1377">
        <w:rPr>
          <w:sz w:val="24"/>
          <w:szCs w:val="24"/>
        </w:rPr>
        <w:fldChar w:fldCharType="end"/>
      </w:r>
      <w:r w:rsidR="007F1377">
        <w:rPr>
          <w:sz w:val="24"/>
          <w:szCs w:val="24"/>
        </w:rPr>
        <w:t xml:space="preserve"> </w:t>
      </w:r>
      <w:r w:rsidRPr="00C44380">
        <w:rPr>
          <w:sz w:val="24"/>
          <w:szCs w:val="24"/>
        </w:rPr>
        <w:t xml:space="preserve">who argues that the estimate for the approach effect used in the </w:t>
      </w:r>
      <w:r w:rsidR="00A0271D" w:rsidRPr="00C44380">
        <w:rPr>
          <w:sz w:val="24"/>
          <w:szCs w:val="24"/>
        </w:rPr>
        <w:t>IS- model is twice as large as what newer literature suggests. We will also look towards the case in which th</w:t>
      </w:r>
      <w:r w:rsidR="005F4E8E">
        <w:rPr>
          <w:sz w:val="24"/>
          <w:szCs w:val="24"/>
        </w:rPr>
        <w:t>e approach</w:t>
      </w:r>
      <w:r w:rsidR="00A0271D" w:rsidRPr="00C44380">
        <w:rPr>
          <w:sz w:val="24"/>
          <w:szCs w:val="24"/>
        </w:rPr>
        <w:t xml:space="preserve"> </w:t>
      </w:r>
      <w:r w:rsidR="001B1664">
        <w:rPr>
          <w:sz w:val="24"/>
          <w:szCs w:val="24"/>
        </w:rPr>
        <w:t>effect</w:t>
      </w:r>
      <w:r w:rsidR="00A0271D" w:rsidRPr="00C44380">
        <w:rPr>
          <w:sz w:val="24"/>
          <w:szCs w:val="24"/>
        </w:rPr>
        <w:t xml:space="preserve"> is </w:t>
      </w:r>
      <w:r w:rsidR="00FE593F">
        <w:rPr>
          <w:sz w:val="24"/>
          <w:szCs w:val="24"/>
        </w:rPr>
        <w:t>not present</w:t>
      </w:r>
      <w:r w:rsidR="00A0271D" w:rsidRPr="00C44380">
        <w:rPr>
          <w:sz w:val="24"/>
          <w:szCs w:val="24"/>
        </w:rPr>
        <w:t xml:space="preserve"> </w:t>
      </w:r>
      <w:r w:rsidR="00FE593F">
        <w:rPr>
          <w:sz w:val="24"/>
          <w:szCs w:val="24"/>
        </w:rPr>
        <w:t xml:space="preserve">at all </w:t>
      </w:r>
      <w:r w:rsidR="00A0271D" w:rsidRPr="00C44380">
        <w:rPr>
          <w:sz w:val="24"/>
          <w:szCs w:val="24"/>
        </w:rPr>
        <w:t xml:space="preserve">as argued by </w:t>
      </w:r>
      <w:r w:rsidR="00D85753">
        <w:rPr>
          <w:sz w:val="24"/>
          <w:szCs w:val="24"/>
        </w:rPr>
        <w:fldChar w:fldCharType="begin" w:fldLock="1"/>
      </w:r>
      <w:r w:rsidR="00D85753">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sz w:val="24"/>
          <w:szCs w:val="24"/>
        </w:rPr>
        <w:fldChar w:fldCharType="separate"/>
      </w:r>
      <w:r w:rsidR="00D85753" w:rsidRPr="00D85753">
        <w:rPr>
          <w:noProof/>
          <w:sz w:val="24"/>
          <w:szCs w:val="24"/>
        </w:rPr>
        <w:t>(Aastrup, 2018; Fagbevægelsens Hovedorganisation, 2021; Jensen, 2021)</w:t>
      </w:r>
      <w:r w:rsidR="00D85753">
        <w:rPr>
          <w:sz w:val="24"/>
          <w:szCs w:val="24"/>
        </w:rPr>
        <w:fldChar w:fldCharType="end"/>
      </w:r>
      <w:r w:rsidR="00790385">
        <w:rPr>
          <w:sz w:val="24"/>
          <w:szCs w:val="24"/>
        </w:rPr>
        <w:t xml:space="preserve">. </w:t>
      </w:r>
      <w:commentRangeStart w:id="65"/>
      <w:commentRangeStart w:id="66"/>
      <w:r w:rsidR="00790385">
        <w:rPr>
          <w:sz w:val="24"/>
          <w:szCs w:val="24"/>
        </w:rPr>
        <w:t xml:space="preserve">The </w:t>
      </w:r>
      <w:r w:rsidR="00451A55">
        <w:rPr>
          <w:sz w:val="24"/>
          <w:szCs w:val="24"/>
        </w:rPr>
        <w:t>decision</w:t>
      </w:r>
      <w:r w:rsidR="00790385">
        <w:rPr>
          <w:sz w:val="24"/>
          <w:szCs w:val="24"/>
        </w:rPr>
        <w:t xml:space="preserve"> to look at different level</w:t>
      </w:r>
      <w:r w:rsidR="001B1664">
        <w:rPr>
          <w:sz w:val="24"/>
          <w:szCs w:val="24"/>
        </w:rPr>
        <w:t>s</w:t>
      </w:r>
      <w:r w:rsidR="00790385">
        <w:rPr>
          <w:sz w:val="24"/>
          <w:szCs w:val="24"/>
        </w:rPr>
        <w:t xml:space="preserve"> of the approach rate is</w:t>
      </w:r>
      <w:r w:rsidR="00D85753">
        <w:rPr>
          <w:sz w:val="24"/>
          <w:szCs w:val="24"/>
        </w:rPr>
        <w:t xml:space="preserve"> </w:t>
      </w:r>
      <w:r w:rsidR="00E246B1">
        <w:rPr>
          <w:sz w:val="24"/>
          <w:szCs w:val="24"/>
        </w:rPr>
        <w:t>mostly</w:t>
      </w:r>
      <w:r w:rsidR="00196AC9">
        <w:rPr>
          <w:sz w:val="24"/>
          <w:szCs w:val="24"/>
        </w:rPr>
        <w:t xml:space="preserve"> </w:t>
      </w:r>
      <w:r w:rsidR="00451A55">
        <w:rPr>
          <w:sz w:val="24"/>
          <w:szCs w:val="24"/>
        </w:rPr>
        <w:t xml:space="preserve">duo to the </w:t>
      </w:r>
      <w:r w:rsidR="00A0271D" w:rsidRPr="00C44380">
        <w:rPr>
          <w:sz w:val="24"/>
          <w:szCs w:val="24"/>
        </w:rPr>
        <w:t xml:space="preserve">sparse </w:t>
      </w:r>
      <w:r w:rsidR="00451A55">
        <w:rPr>
          <w:sz w:val="24"/>
          <w:szCs w:val="24"/>
        </w:rPr>
        <w:t xml:space="preserve">literature </w:t>
      </w:r>
      <w:r w:rsidR="00E246B1">
        <w:rPr>
          <w:sz w:val="24"/>
          <w:szCs w:val="24"/>
        </w:rPr>
        <w:t>on the area as also mentioned by</w:t>
      </w:r>
      <w:r w:rsidR="00196AC9">
        <w:rPr>
          <w:sz w:val="24"/>
          <w:szCs w:val="24"/>
        </w:rPr>
        <w:t xml:space="preserve"> </w:t>
      </w:r>
      <w:r w:rsidR="00D85753">
        <w:rPr>
          <w:sz w:val="24"/>
          <w:szCs w:val="24"/>
        </w:rPr>
        <w:fldChar w:fldCharType="begin" w:fldLock="1"/>
      </w:r>
      <w:r w:rsidR="0015660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arbejdsunderstøttelsen","type":"article-journal"},"uris":["http://www.mendeley.com/documents/?uuid=ad820520-132a-4f73-93fb-f2b387035f09"]},{"id":"ITEM-2","itemData":{"author":[{"dropping-particle":"","family":"Økonomiske Råd","given":"","non-dropping-particle":"De","parse-names":false,"suffix":""}],"id":"ITEM-2","issued":{"date-parts":[["2022"]]},"title":"RAPPORT FRA FORMANDSKABET DANSK ØKONOMI FORÅR 2022","type":"report"},"uris":["http://www.mendeley.com/documents/?uuid=ba41821c-8687-3dd4-967a-44acd8f66336"]}],"mendeley":{"formattedCitation":"(Andersen et al., 2015; De Økonomiske Råd, 2022)","plainTextFormattedCitation":"(Andersen et al., 2015; De Økonomiske Råd, 2022)","previouslyFormattedCitation":"(Andersen et al., 2015; De Økonomiske Råd, 2022)"},"properties":{"noteIndex":0},"schema":"https://github.com/citation-style-language/schema/raw/master/csl-citation.json"}</w:instrText>
      </w:r>
      <w:r w:rsidR="00D85753">
        <w:rPr>
          <w:sz w:val="24"/>
          <w:szCs w:val="24"/>
        </w:rPr>
        <w:fldChar w:fldCharType="separate"/>
      </w:r>
      <w:r w:rsidR="00451A55" w:rsidRPr="00451A55">
        <w:rPr>
          <w:noProof/>
          <w:sz w:val="24"/>
          <w:szCs w:val="24"/>
        </w:rPr>
        <w:t>(Andersen et al., 2015; De Økonomiske Råd, 2022)</w:t>
      </w:r>
      <w:r w:rsidR="00D85753">
        <w:rPr>
          <w:sz w:val="24"/>
          <w:szCs w:val="24"/>
        </w:rPr>
        <w:fldChar w:fldCharType="end"/>
      </w:r>
      <w:commentRangeEnd w:id="65"/>
      <w:r w:rsidR="001B1664">
        <w:rPr>
          <w:rStyle w:val="Kommentarhenvisning"/>
        </w:rPr>
        <w:commentReference w:id="65"/>
      </w:r>
      <w:commentRangeEnd w:id="66"/>
      <w:r w:rsidR="001B1664">
        <w:rPr>
          <w:rStyle w:val="Kommentarhenvisning"/>
        </w:rPr>
        <w:commentReference w:id="66"/>
      </w:r>
      <w:r w:rsidR="00D85753">
        <w:rPr>
          <w:sz w:val="24"/>
          <w:szCs w:val="24"/>
        </w:rPr>
        <w:t>.</w:t>
      </w:r>
    </w:p>
    <w:p w14:paraId="6952A779" w14:textId="2D7861E0" w:rsidR="00AE78D2" w:rsidRPr="00C44380" w:rsidRDefault="00AE78D2" w:rsidP="00847BCD">
      <w:pPr>
        <w:spacing w:line="360" w:lineRule="auto"/>
        <w:rPr>
          <w:sz w:val="24"/>
          <w:szCs w:val="24"/>
        </w:rPr>
      </w:pPr>
      <w:commentRangeStart w:id="67"/>
      <w:commentRangeStart w:id="68"/>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insurance on unemployment to be 0.66, when using the argumentation from </w:t>
      </w:r>
      <w:r w:rsidR="00D85753">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sz w:val="24"/>
          <w:szCs w:val="24"/>
        </w:rPr>
        <w:fldChar w:fldCharType="separate"/>
      </w:r>
      <w:r w:rsidR="00D85753" w:rsidRPr="00D85753">
        <w:rPr>
          <w:noProof/>
          <w:sz w:val="24"/>
          <w:szCs w:val="24"/>
        </w:rPr>
        <w:t>(De Økonomiske Råd, 2022)</w:t>
      </w:r>
      <w:r w:rsidR="00D85753">
        <w:rPr>
          <w:sz w:val="24"/>
          <w:szCs w:val="24"/>
        </w:rPr>
        <w:fldChar w:fldCharType="end"/>
      </w:r>
      <w:r w:rsidRPr="00C44380">
        <w:rPr>
          <w:sz w:val="24"/>
          <w:szCs w:val="24"/>
        </w:rPr>
        <w:t xml:space="preserve"> we find that the elasticity drops to 0.51, the last estimation removing the approach effect entirely we find an elasticity of 0.36. </w:t>
      </w:r>
      <w:commentRangeEnd w:id="67"/>
      <w:r w:rsidR="000412E2">
        <w:rPr>
          <w:rStyle w:val="Kommentarhenvisning"/>
        </w:rPr>
        <w:commentReference w:id="67"/>
      </w:r>
      <w:commentRangeEnd w:id="68"/>
      <w:r w:rsidR="000412E2">
        <w:rPr>
          <w:rStyle w:val="Kommentarhenvisning"/>
        </w:rPr>
        <w:commentReference w:id="68"/>
      </w:r>
    </w:p>
    <w:p w14:paraId="72E925B0" w14:textId="1EE64AA8"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add the effects of the different channels independently</w:t>
      </w:r>
      <w:r w:rsidR="000412E2">
        <w:rPr>
          <w:sz w:val="24"/>
          <w:szCs w:val="24"/>
        </w:rPr>
        <w:t>. Doing</w:t>
      </w:r>
      <w:r w:rsidRPr="00C44380">
        <w:rPr>
          <w:sz w:val="24"/>
          <w:szCs w:val="24"/>
        </w:rPr>
        <w:t xml:space="preserve">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w:t>
      </w:r>
      <w:r w:rsidR="000412E2">
        <w:rPr>
          <w:sz w:val="24"/>
          <w:szCs w:val="24"/>
        </w:rPr>
        <w:t xml:space="preserve"> but</w:t>
      </w:r>
      <w:r w:rsidRPr="00C44380">
        <w:rPr>
          <w:sz w:val="24"/>
          <w:szCs w:val="24"/>
        </w:rPr>
        <w:t xml:space="preserve">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0412E2">
        <w:rPr>
          <w:sz w:val="24"/>
          <w:szCs w:val="24"/>
        </w:rPr>
        <w:t>T</w:t>
      </w:r>
      <w:r w:rsidR="000412E2" w:rsidRPr="00C44380">
        <w:rPr>
          <w:sz w:val="24"/>
          <w:szCs w:val="24"/>
        </w:rPr>
        <w:t>herefor</w:t>
      </w:r>
      <w:r w:rsidR="000412E2">
        <w:rPr>
          <w:sz w:val="24"/>
          <w:szCs w:val="24"/>
        </w:rPr>
        <w:t>e,</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69"/>
      <w:commentRangeStart w:id="70"/>
      <w:r w:rsidR="00305EB0" w:rsidRPr="00C44380">
        <w:rPr>
          <w:sz w:val="24"/>
          <w:szCs w:val="24"/>
        </w:rPr>
        <w:t>0.</w:t>
      </w:r>
      <w:r w:rsidR="00E334EE">
        <w:rPr>
          <w:sz w:val="24"/>
          <w:szCs w:val="24"/>
        </w:rPr>
        <w:t>3</w:t>
      </w:r>
      <w:r w:rsidR="00305EB0" w:rsidRPr="00C44380">
        <w:rPr>
          <w:sz w:val="24"/>
          <w:szCs w:val="24"/>
        </w:rPr>
        <w:t>5-0.</w:t>
      </w:r>
      <w:commentRangeEnd w:id="69"/>
      <w:r w:rsidR="00E334EE">
        <w:rPr>
          <w:sz w:val="24"/>
          <w:szCs w:val="24"/>
        </w:rPr>
        <w:t>4</w:t>
      </w:r>
      <w:r w:rsidR="00BF3FA4" w:rsidRPr="00C44380">
        <w:rPr>
          <w:rStyle w:val="Kommentarhenvisning"/>
        </w:rPr>
        <w:commentReference w:id="69"/>
      </w:r>
      <w:commentRangeEnd w:id="70"/>
      <w:r w:rsidR="00BF3FA4" w:rsidRPr="00C44380">
        <w:rPr>
          <w:rStyle w:val="Kommentarhenvisning"/>
        </w:rPr>
        <w:commentReference w:id="70"/>
      </w:r>
      <w:r w:rsidR="00305EB0" w:rsidRPr="00C44380">
        <w:rPr>
          <w:sz w:val="24"/>
          <w:szCs w:val="24"/>
        </w:rPr>
        <w:t xml:space="preserve">. This implies that </w:t>
      </w:r>
      <w:r w:rsidR="00305EB0" w:rsidRPr="00C44380">
        <w:rPr>
          <w:sz w:val="24"/>
          <w:szCs w:val="24"/>
        </w:rPr>
        <w:lastRenderedPageBreak/>
        <w:t xml:space="preserve">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2468DB75" w:rsidR="004C5315" w:rsidRDefault="00700D96" w:rsidP="00BF3FA4">
      <w:pPr>
        <w:spacing w:line="360" w:lineRule="auto"/>
        <w:rPr>
          <w:sz w:val="24"/>
          <w:szCs w:val="24"/>
        </w:rPr>
      </w:pPr>
      <w:r>
        <w:rPr>
          <w:sz w:val="24"/>
          <w:szCs w:val="24"/>
        </w:rPr>
        <w:t xml:space="preserve">In the next section we will </w:t>
      </w:r>
      <w:r w:rsidR="00DE0E67">
        <w:rPr>
          <w:sz w:val="24"/>
          <w:szCs w:val="24"/>
        </w:rPr>
        <w:t>use the relationship between the micro and macro elasticity of income insurance on unemployment to validate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5E05A8D5" w:rsidR="00CF5F9D" w:rsidRDefault="00CF5F9D" w:rsidP="00234480">
      <w:pPr>
        <w:pStyle w:val="Overskrift2"/>
      </w:pPr>
      <w:commentRangeStart w:id="71"/>
      <w:r>
        <w:t>Validation</w:t>
      </w:r>
      <w:commentRangeEnd w:id="71"/>
      <w:r w:rsidR="006E47C8">
        <w:rPr>
          <w:rStyle w:val="Kommentarhenvisning"/>
          <w:rFonts w:asciiTheme="minorHAnsi" w:eastAsiaTheme="minorHAnsi" w:hAnsiTheme="minorHAnsi" w:cstheme="minorBidi"/>
          <w:color w:val="auto"/>
        </w:rPr>
        <w:commentReference w:id="71"/>
      </w:r>
      <w:r>
        <w:t xml:space="preserve"> of the suppressing of the rate regulation rate</w:t>
      </w:r>
    </w:p>
    <w:p w14:paraId="2C70D5E2" w14:textId="7FCA1258" w:rsidR="00CF5F9D" w:rsidRDefault="00CF5F9D" w:rsidP="00CF5F9D"/>
    <w:p w14:paraId="083C8837" w14:textId="77777777" w:rsidR="00C95362"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156602">
        <w:rPr>
          <w:rFonts w:cstheme="minorHAnsi"/>
          <w:sz w:val="24"/>
          <w:szCs w:val="24"/>
        </w:rPr>
        <w:fldChar w:fldCharType="begin" w:fldLock="1"/>
      </w:r>
      <w:r w:rsidR="0015660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156602">
        <w:rPr>
          <w:rFonts w:cstheme="minorHAnsi"/>
          <w:sz w:val="24"/>
          <w:szCs w:val="24"/>
        </w:rPr>
        <w:fldChar w:fldCharType="separate"/>
      </w:r>
      <w:r w:rsidR="00156602" w:rsidRPr="00156602">
        <w:rPr>
          <w:rFonts w:cstheme="minorHAnsi"/>
          <w:noProof/>
          <w:sz w:val="24"/>
          <w:szCs w:val="24"/>
        </w:rPr>
        <w:t>(Fredriksson &amp; Söderström, 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validate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sidRPr="00967F45">
        <w:rPr>
          <w:rStyle w:val="Fodnotehenvisning"/>
        </w:rPr>
        <w:footnoteReference w:id="20"/>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C95362">
        <w:rPr>
          <w:rFonts w:cstheme="minorHAnsi"/>
          <w:sz w:val="24"/>
          <w:szCs w:val="24"/>
        </w:rPr>
        <w:t>, using these the Baily-Chetty function is presented as follows:</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3A3DCC71"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uses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 xml:space="preserve">our </w:t>
      </w:r>
      <w:r w:rsidR="00540405">
        <w:rPr>
          <w:rFonts w:eastAsiaTheme="minorEastAsia" w:cstheme="minorHAnsi"/>
          <w:sz w:val="24"/>
          <w:szCs w:val="24"/>
        </w:rPr>
        <w:lastRenderedPageBreak/>
        <w:t>results</w:t>
      </w:r>
      <w:r w:rsidR="00B02941">
        <w:rPr>
          <w:rFonts w:eastAsiaTheme="minorEastAsia" w:cstheme="minorHAnsi"/>
          <w:sz w:val="24"/>
          <w:szCs w:val="24"/>
        </w:rPr>
        <w:t xml:space="preserv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4291F1E9" w14:textId="1F9FD975" w:rsidR="00D67ABC" w:rsidRPr="009111C1"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 when</w:t>
      </w:r>
      <w:r w:rsidR="00B02941">
        <w:rPr>
          <w:rFonts w:eastAsiaTheme="minorEastAsia" w:cstheme="minorHAnsi"/>
          <w:sz w:val="24"/>
          <w:szCs w:val="24"/>
        </w:rPr>
        <w:t xml:space="preserve"> </w:t>
      </w:r>
      <w:r>
        <w:rPr>
          <w:rFonts w:eastAsiaTheme="minorEastAsia" w:cstheme="minorHAnsi"/>
          <w:sz w:val="24"/>
          <w:szCs w:val="24"/>
        </w:rPr>
        <w:t>u</w:t>
      </w:r>
      <w:r w:rsidR="00B02941">
        <w:rPr>
          <w:rFonts w:eastAsiaTheme="minorEastAsia" w:cstheme="minorHAnsi"/>
          <w:sz w:val="24"/>
          <w:szCs w:val="24"/>
        </w:rPr>
        <w:t>sing the Baily-Chetty function</w:t>
      </w:r>
      <w:r w:rsidR="00AB5675" w:rsidRPr="009111C1">
        <w:rPr>
          <w:rFonts w:eastAsiaTheme="minorEastAsia" w:cstheme="minorHAnsi"/>
          <w:sz w:val="24"/>
          <w:szCs w:val="24"/>
        </w:rPr>
        <w:t xml:space="preserve"> </w:t>
      </w:r>
      <w:r>
        <w:rPr>
          <w:rFonts w:eastAsiaTheme="minorEastAsia" w:cstheme="minorHAnsi"/>
          <w:sz w:val="24"/>
          <w:szCs w:val="24"/>
        </w:rPr>
        <w:t>for the following</w:t>
      </w:r>
      <w:r w:rsidR="00D67ABC" w:rsidRPr="009111C1">
        <w:rPr>
          <w:rFonts w:eastAsiaTheme="minorEastAsia" w:cstheme="minorHAnsi"/>
          <w:sz w:val="24"/>
          <w:szCs w:val="24"/>
        </w:rPr>
        <w:t xml:space="preserve"> three</w:t>
      </w:r>
      <w:r w:rsidR="00B02941">
        <w:rPr>
          <w:rFonts w:eastAsiaTheme="minorEastAsia" w:cstheme="minorHAnsi"/>
          <w:sz w:val="24"/>
          <w:szCs w:val="24"/>
        </w:rPr>
        <w:t xml:space="preserve"> </w:t>
      </w:r>
      <w:r w:rsidR="00D67ABC" w:rsidRPr="009111C1">
        <w:rPr>
          <w:rFonts w:eastAsiaTheme="minorEastAsia" w:cstheme="minorHAnsi"/>
          <w:sz w:val="24"/>
          <w:szCs w:val="24"/>
        </w:rPr>
        <w:t xml:space="preserve">cases: </w:t>
      </w:r>
    </w:p>
    <w:p w14:paraId="342E789C" w14:textId="54F28A03" w:rsidR="00D67ABC" w:rsidRPr="009111C1" w:rsidRDefault="00D67ABC" w:rsidP="00D67ABC">
      <w:pPr>
        <w:pStyle w:val="Listeafsnit"/>
        <w:numPr>
          <w:ilvl w:val="0"/>
          <w:numId w:val="9"/>
        </w:numPr>
        <w:spacing w:line="360" w:lineRule="auto"/>
        <w:rPr>
          <w:rFonts w:eastAsiaTheme="minorEastAsia" w:cstheme="minorHAnsi"/>
          <w:sz w:val="24"/>
          <w:szCs w:val="24"/>
        </w:rPr>
      </w:pPr>
      <w:commentRangeStart w:id="72"/>
      <w:r w:rsidRPr="009111C1">
        <w:rPr>
          <w:rFonts w:eastAsiaTheme="minorEastAsia" w:cstheme="minorHAnsi"/>
          <w:sz w:val="24"/>
          <w:szCs w:val="24"/>
        </w:rPr>
        <w:t xml:space="preserve">The case argued by the income insurance companies and worker unions. Where the approach </w:t>
      </w:r>
      <w:r w:rsidR="00156602">
        <w:rPr>
          <w:rFonts w:eastAsiaTheme="minorEastAsia" w:cstheme="minorHAnsi"/>
          <w:sz w:val="24"/>
          <w:szCs w:val="24"/>
        </w:rPr>
        <w:t>rate</w:t>
      </w:r>
      <w:r w:rsidRPr="009111C1">
        <w:rPr>
          <w:rFonts w:eastAsiaTheme="minorEastAsia" w:cstheme="minorHAnsi"/>
          <w:sz w:val="24"/>
          <w:szCs w:val="24"/>
        </w:rPr>
        <w:t xml:space="preserve"> is not included in the income insurance model</w:t>
      </w:r>
      <w:r w:rsidR="00086BC9">
        <w:rPr>
          <w:rFonts w:eastAsiaTheme="minorEastAsia" w:cstheme="minorHAnsi"/>
          <w:sz w:val="24"/>
          <w:szCs w:val="24"/>
        </w:rPr>
        <w:t>, therefore using only the micro elasticity of 0.31</w:t>
      </w:r>
      <w:r w:rsidRPr="009111C1">
        <w:rPr>
          <w:rFonts w:eastAsiaTheme="minorEastAsia" w:cstheme="minorHAnsi"/>
          <w:sz w:val="24"/>
          <w:szCs w:val="24"/>
        </w:rPr>
        <w:t>.</w:t>
      </w:r>
    </w:p>
    <w:p w14:paraId="45687B11" w14:textId="6995DD01"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argued by the income insurance model. Using the elasticity calculated based on the question asked towards the ministry of labor</w:t>
      </w:r>
      <w:r w:rsidR="00086BC9">
        <w:rPr>
          <w:rFonts w:eastAsiaTheme="minorEastAsia" w:cstheme="minorHAnsi"/>
          <w:sz w:val="24"/>
          <w:szCs w:val="24"/>
        </w:rPr>
        <w:t>, therefore using the micro elasticity of 0.66.</w:t>
      </w:r>
    </w:p>
    <w:p w14:paraId="65F8440B" w14:textId="71495866"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taking into consideration the macro elasticity</w:t>
      </w:r>
      <w:r w:rsidR="00086BC9">
        <w:rPr>
          <w:rFonts w:eastAsiaTheme="minorEastAsia" w:cstheme="minorHAnsi"/>
          <w:sz w:val="24"/>
          <w:szCs w:val="24"/>
        </w:rPr>
        <w:t xml:space="preserve"> </w:t>
      </w:r>
      <w:r w:rsidR="00132150">
        <w:rPr>
          <w:rFonts w:eastAsiaTheme="minorEastAsia" w:cstheme="minorHAnsi"/>
          <w:sz w:val="24"/>
          <w:szCs w:val="24"/>
        </w:rPr>
        <w:t>found in this paper</w:t>
      </w:r>
      <w:r w:rsidR="00086BC9">
        <w:rPr>
          <w:rFonts w:eastAsiaTheme="minorEastAsia" w:cstheme="minorHAnsi"/>
          <w:sz w:val="24"/>
          <w:szCs w:val="24"/>
        </w:rPr>
        <w:t xml:space="preserve"> to be 0.38</w:t>
      </w:r>
      <w:r w:rsidR="00132150">
        <w:rPr>
          <w:rFonts w:eastAsiaTheme="minorEastAsia" w:cstheme="minorHAnsi"/>
          <w:sz w:val="24"/>
          <w:szCs w:val="24"/>
        </w:rPr>
        <w:t xml:space="preserve">, </w:t>
      </w:r>
      <w:r w:rsidR="00086BC9">
        <w:rPr>
          <w:rFonts w:eastAsiaTheme="minorEastAsia" w:cstheme="minorHAnsi"/>
          <w:sz w:val="24"/>
          <w:szCs w:val="24"/>
        </w:rPr>
        <w:t>together with the micro elasticity of 0.51 estimated using</w:t>
      </w:r>
      <w:r w:rsidRPr="009111C1">
        <w:rPr>
          <w:rFonts w:eastAsiaTheme="minorEastAsia" w:cstheme="minorHAnsi"/>
          <w:sz w:val="24"/>
          <w:szCs w:val="24"/>
        </w:rPr>
        <w:t xml:space="preserve"> the argumentation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(De Økonomiske Råd, 2022)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Pr="009111C1">
        <w:rPr>
          <w:rFonts w:eastAsiaTheme="minorEastAsia" w:cstheme="minorHAnsi"/>
          <w:sz w:val="24"/>
          <w:szCs w:val="24"/>
        </w:rPr>
        <w:t>that the approach effect</w:t>
      </w:r>
      <w:r w:rsidR="00132150">
        <w:rPr>
          <w:rFonts w:eastAsiaTheme="minorEastAsia" w:cstheme="minorHAnsi"/>
          <w:sz w:val="24"/>
          <w:szCs w:val="24"/>
        </w:rPr>
        <w:t xml:space="preserve"> in the income insurance model</w:t>
      </w:r>
      <w:r w:rsidRPr="009111C1">
        <w:rPr>
          <w:rFonts w:eastAsiaTheme="minorEastAsia" w:cstheme="minorHAnsi"/>
          <w:sz w:val="24"/>
          <w:szCs w:val="24"/>
        </w:rPr>
        <w:t xml:space="preserve"> is estimated twice as high as empirical results suggest. </w:t>
      </w:r>
      <w:commentRangeEnd w:id="72"/>
      <w:r w:rsidR="00086BC9">
        <w:rPr>
          <w:rStyle w:val="Kommentarhenvisning"/>
        </w:rPr>
        <w:commentReference w:id="72"/>
      </w:r>
    </w:p>
    <w:p w14:paraId="19EF4FD9" w14:textId="0AB39528" w:rsidR="00552C3A" w:rsidRDefault="00132150" w:rsidP="00D67ABC">
      <w:pPr>
        <w:spacing w:line="360" w:lineRule="auto"/>
        <w:rPr>
          <w:rFonts w:eastAsiaTheme="minorEastAsia" w:cstheme="minorHAnsi"/>
          <w:sz w:val="24"/>
          <w:szCs w:val="24"/>
        </w:rPr>
      </w:pPr>
      <w:r>
        <w:rPr>
          <w:rFonts w:eastAsiaTheme="minorEastAsia" w:cstheme="minorHAnsi"/>
          <w:sz w:val="24"/>
          <w:szCs w:val="24"/>
        </w:rPr>
        <w:t>When</w:t>
      </w:r>
      <w:r w:rsidR="00EA706C" w:rsidRPr="009111C1">
        <w:rPr>
          <w:rFonts w:eastAsiaTheme="minorEastAsia" w:cstheme="minorHAnsi"/>
          <w:sz w:val="24"/>
          <w:szCs w:val="24"/>
        </w:rPr>
        <w:t xml:space="preserve"> us</w:t>
      </w:r>
      <w:r>
        <w:rPr>
          <w:rFonts w:eastAsiaTheme="minorEastAsia" w:cstheme="minorHAnsi"/>
          <w:sz w:val="24"/>
          <w:szCs w:val="24"/>
        </w:rPr>
        <w:t>ing</w:t>
      </w:r>
      <w:r w:rsidR="00EA706C" w:rsidRPr="009111C1">
        <w:rPr>
          <w:rFonts w:eastAsiaTheme="minorEastAsia" w:cstheme="minorHAnsi"/>
          <w:sz w:val="24"/>
          <w:szCs w:val="24"/>
        </w:rPr>
        <w:t xml:space="preserve"> the Baily-Chetty function we need estimates of the change in consumption going from employment to unemployment, here we do as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1F1527">
        <w:rPr>
          <w:rFonts w:eastAsiaTheme="minorEastAsia" w:cstheme="minorHAnsi"/>
          <w:sz w:val="24"/>
          <w:szCs w:val="24"/>
        </w:rPr>
        <w:t xml:space="preserve"> </w:t>
      </w:r>
      <w:r w:rsidR="00EA706C" w:rsidRPr="009111C1">
        <w:rPr>
          <w:rFonts w:eastAsiaTheme="minorEastAsia" w:cstheme="minorHAnsi"/>
          <w:sz w:val="24"/>
          <w:szCs w:val="24"/>
        </w:rPr>
        <w:t>and use the compensation rate</w:t>
      </w:r>
      <w:r w:rsidR="00F27417">
        <w:rPr>
          <w:rFonts w:eastAsiaTheme="minorEastAsia" w:cstheme="minorHAnsi"/>
          <w:sz w:val="24"/>
          <w:szCs w:val="24"/>
        </w:rPr>
        <w:t xml:space="preserve"> showing the relationship between wages and the average level of income insurance</w:t>
      </w:r>
      <w:r w:rsidR="004F68F1">
        <w:rPr>
          <w:rFonts w:eastAsiaTheme="minorEastAsia" w:cstheme="minorHAnsi"/>
          <w:sz w:val="24"/>
          <w:szCs w:val="24"/>
        </w:rPr>
        <w:t>.</w:t>
      </w:r>
      <w:r w:rsidR="00EA706C" w:rsidRPr="009111C1">
        <w:rPr>
          <w:rFonts w:eastAsiaTheme="minorEastAsia" w:cstheme="minorHAnsi"/>
          <w:sz w:val="24"/>
          <w:szCs w:val="24"/>
        </w:rPr>
        <w:t xml:space="preserve"> </w:t>
      </w:r>
      <w:r w:rsidR="004F68F1">
        <w:rPr>
          <w:rFonts w:eastAsiaTheme="minorEastAsia" w:cstheme="minorHAnsi"/>
          <w:sz w:val="24"/>
          <w:szCs w:val="24"/>
        </w:rPr>
        <w:t>I</w:t>
      </w:r>
      <w:r w:rsidR="00EA706C" w:rsidRPr="009111C1">
        <w:rPr>
          <w:rFonts w:eastAsiaTheme="minorEastAsia" w:cstheme="minorHAnsi"/>
          <w:sz w:val="24"/>
          <w:szCs w:val="24"/>
        </w:rPr>
        <w:t>n</w:t>
      </w:r>
      <w:r w:rsidR="004F68F1">
        <w:rPr>
          <w:rFonts w:eastAsiaTheme="minorEastAsia" w:cstheme="minorHAnsi"/>
          <w:sz w:val="24"/>
          <w:szCs w:val="24"/>
        </w:rPr>
        <w:t xml:space="preserve"> </w:t>
      </w:r>
      <w:r>
        <w:rPr>
          <w:rFonts w:eastAsiaTheme="minorEastAsia" w:cstheme="minorHAnsi"/>
          <w:sz w:val="24"/>
          <w:szCs w:val="24"/>
        </w:rPr>
        <w:t>case 1</w:t>
      </w:r>
      <w:r w:rsidR="00EA706C" w:rsidRPr="009111C1">
        <w:rPr>
          <w:rFonts w:eastAsiaTheme="minorEastAsia" w:cstheme="minorHAnsi"/>
          <w:sz w:val="24"/>
          <w:szCs w:val="24"/>
        </w:rPr>
        <w:t xml:space="preserve"> </w:t>
      </w:r>
      <w:r w:rsidR="004F68F1">
        <w:rPr>
          <w:rFonts w:eastAsiaTheme="minorEastAsia" w:cstheme="minorHAnsi"/>
          <w:sz w:val="24"/>
          <w:szCs w:val="24"/>
        </w:rPr>
        <w:t xml:space="preserve">we use the compensation rate calculated </w:t>
      </w:r>
      <w:r w:rsidR="00EA706C" w:rsidRPr="009111C1">
        <w:rPr>
          <w:rFonts w:eastAsiaTheme="minorEastAsia" w:cstheme="minorHAnsi"/>
          <w:sz w:val="24"/>
          <w:szCs w:val="24"/>
        </w:rPr>
        <w:t xml:space="preserve">by </w:t>
      </w:r>
      <w:r w:rsidR="00156602">
        <w:rPr>
          <w:rFonts w:eastAsiaTheme="minorEastAsia" w:cstheme="minorHAnsi"/>
          <w:sz w:val="24"/>
          <w:szCs w:val="24"/>
        </w:rPr>
        <w:fldChar w:fldCharType="begin" w:fldLock="1"/>
      </w:r>
      <w:r w:rsidR="00E0448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2018)","previouslyFormattedCitation":"(Aastrup, 2018)"},"properties":{"noteIndex":0},"schema":"https://github.com/citation-style-language/schema/raw/master/csl-citation.json"}</w:instrText>
      </w:r>
      <w:r w:rsidR="00156602">
        <w:rPr>
          <w:rFonts w:eastAsiaTheme="minorEastAsia" w:cstheme="minorHAnsi"/>
          <w:sz w:val="24"/>
          <w:szCs w:val="24"/>
        </w:rPr>
        <w:fldChar w:fldCharType="separate"/>
      </w:r>
      <w:r w:rsidR="00156602" w:rsidRPr="00156602">
        <w:rPr>
          <w:rFonts w:eastAsiaTheme="minorEastAsia" w:cstheme="minorHAnsi"/>
          <w:noProof/>
          <w:sz w:val="24"/>
          <w:szCs w:val="24"/>
        </w:rPr>
        <w:t>(Aastrup, 2018)</w:t>
      </w:r>
      <w:r w:rsidR="00156602">
        <w:rPr>
          <w:rFonts w:eastAsiaTheme="minorEastAsia" w:cstheme="minorHAnsi"/>
          <w:sz w:val="24"/>
          <w:szCs w:val="24"/>
        </w:rPr>
        <w:fldChar w:fldCharType="end"/>
      </w:r>
      <w:r w:rsidR="00156602">
        <w:rPr>
          <w:rFonts w:eastAsiaTheme="minorEastAsia" w:cstheme="minorHAnsi"/>
          <w:sz w:val="24"/>
          <w:szCs w:val="24"/>
        </w:rPr>
        <w:t xml:space="preserve">, </w:t>
      </w:r>
      <w:r w:rsidR="004F68F1">
        <w:rPr>
          <w:rFonts w:eastAsiaTheme="minorEastAsia" w:cstheme="minorHAnsi"/>
          <w:sz w:val="24"/>
          <w:szCs w:val="24"/>
        </w:rPr>
        <w:t xml:space="preserve">as we also use the elasticity calculated when removing the effects of the approach rate as argued by </w:t>
      </w:r>
      <w:r w:rsidR="00D85753">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(Aastrup, 2018; Fagbevægelsens Hovedorganisation, 2021; Jensen, 2021)</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F68F1">
        <w:rPr>
          <w:rFonts w:eastAsiaTheme="minorEastAsia" w:cstheme="minorHAnsi"/>
          <w:sz w:val="24"/>
          <w:szCs w:val="24"/>
        </w:rPr>
        <w:br/>
        <w:t>I</w:t>
      </w:r>
      <w:r w:rsidR="00EA706C" w:rsidRPr="009111C1">
        <w:rPr>
          <w:rFonts w:eastAsiaTheme="minorEastAsia" w:cstheme="minorHAnsi"/>
          <w:sz w:val="24"/>
          <w:szCs w:val="24"/>
        </w:rPr>
        <w:t xml:space="preserve">n case 2 </w:t>
      </w:r>
      <w:r w:rsidR="006503D9">
        <w:rPr>
          <w:rFonts w:eastAsiaTheme="minorEastAsia" w:cstheme="minorHAnsi"/>
          <w:sz w:val="24"/>
          <w:szCs w:val="24"/>
        </w:rPr>
        <w:t>we use the compensation rate calculated by the income insurance commission also using the elasticity obtained from the calculations done by the ministry of labor using the income insurance model. Lastly</w:t>
      </w:r>
      <w:r w:rsidR="001F1527">
        <w:rPr>
          <w:rFonts w:eastAsiaTheme="minorEastAsia" w:cstheme="minorHAnsi"/>
          <w:sz w:val="24"/>
          <w:szCs w:val="24"/>
        </w:rPr>
        <w:t>,</w:t>
      </w:r>
      <w:r w:rsidR="006503D9">
        <w:rPr>
          <w:rFonts w:eastAsiaTheme="minorEastAsia" w:cstheme="minorHAnsi"/>
          <w:sz w:val="24"/>
          <w:szCs w:val="24"/>
        </w:rPr>
        <w:t xml:space="preserve"> i</w:t>
      </w:r>
      <w:r w:rsidR="00DD742A" w:rsidRPr="009111C1">
        <w:rPr>
          <w:rFonts w:eastAsiaTheme="minorEastAsia" w:cstheme="minorHAnsi"/>
          <w:sz w:val="24"/>
          <w:szCs w:val="24"/>
        </w:rPr>
        <w:t xml:space="preserve">n case 3 </w:t>
      </w:r>
      <w:r w:rsidR="006503D9">
        <w:rPr>
          <w:rFonts w:eastAsiaTheme="minorEastAsia" w:cstheme="minorHAnsi"/>
          <w:sz w:val="24"/>
          <w:szCs w:val="24"/>
        </w:rPr>
        <w:t xml:space="preserve">we </w:t>
      </w:r>
      <w:r w:rsidR="00DD742A" w:rsidRPr="009111C1">
        <w:rPr>
          <w:rFonts w:eastAsiaTheme="minorEastAsia" w:cstheme="minorHAnsi"/>
          <w:sz w:val="24"/>
          <w:szCs w:val="24"/>
        </w:rPr>
        <w:t>us</w:t>
      </w:r>
      <w:r w:rsidR="006503D9">
        <w:rPr>
          <w:rFonts w:eastAsiaTheme="minorEastAsia" w:cstheme="minorHAnsi"/>
          <w:sz w:val="24"/>
          <w:szCs w:val="24"/>
        </w:rPr>
        <w:t>e</w:t>
      </w:r>
      <w:r w:rsidR="00DD742A" w:rsidRPr="009111C1">
        <w:rPr>
          <w:rFonts w:eastAsiaTheme="minorEastAsia" w:cstheme="minorHAnsi"/>
          <w:sz w:val="24"/>
          <w:szCs w:val="24"/>
        </w:rPr>
        <w:t xml:space="preserve"> the compensation rate calculated in the SFC-model</w:t>
      </w:r>
      <w:r w:rsidR="005D666D">
        <w:rPr>
          <w:rFonts w:eastAsiaTheme="minorEastAsia" w:cstheme="minorHAnsi"/>
          <w:sz w:val="24"/>
          <w:szCs w:val="24"/>
        </w:rPr>
        <w:t xml:space="preserve"> from </w:t>
      </w:r>
      <w:r w:rsidR="006503D9">
        <w:rPr>
          <w:rFonts w:eastAsiaTheme="minorEastAsia" w:cstheme="minorHAnsi"/>
          <w:sz w:val="24"/>
          <w:szCs w:val="24"/>
        </w:rPr>
        <w:t>scenario 6</w:t>
      </w:r>
      <w:r w:rsidR="008A6EF9">
        <w:rPr>
          <w:rFonts w:eastAsiaTheme="minorEastAsia" w:cstheme="minorHAnsi"/>
          <w:sz w:val="24"/>
          <w:szCs w:val="24"/>
        </w:rPr>
        <w:t xml:space="preserve"> where all</w:t>
      </w:r>
      <w:r w:rsidR="006503D9">
        <w:rPr>
          <w:rFonts w:eastAsiaTheme="minorEastAsia" w:cstheme="minorHAnsi"/>
          <w:sz w:val="24"/>
          <w:szCs w:val="24"/>
        </w:rPr>
        <w:t xml:space="preserve"> effects</w:t>
      </w:r>
      <w:r w:rsidR="008A6EF9">
        <w:rPr>
          <w:rFonts w:eastAsiaTheme="minorEastAsia" w:cstheme="minorHAnsi"/>
          <w:sz w:val="24"/>
          <w:szCs w:val="24"/>
        </w:rPr>
        <w:t xml:space="preserve"> are included.</w:t>
      </w:r>
      <w:r w:rsidR="006503D9">
        <w:rPr>
          <w:rFonts w:eastAsiaTheme="minorEastAsia" w:cstheme="minorHAnsi"/>
          <w:sz w:val="24"/>
          <w:szCs w:val="24"/>
        </w:rPr>
        <w:t xml:space="preserve"> </w:t>
      </w:r>
      <w:r w:rsidR="008A6EF9">
        <w:rPr>
          <w:rFonts w:eastAsiaTheme="minorEastAsia" w:cstheme="minorHAnsi"/>
          <w:sz w:val="24"/>
          <w:szCs w:val="24"/>
        </w:rPr>
        <w:t>F</w:t>
      </w:r>
      <w:r w:rsidR="006503D9">
        <w:rPr>
          <w:rFonts w:eastAsiaTheme="minorEastAsia" w:cstheme="minorHAnsi"/>
          <w:sz w:val="24"/>
          <w:szCs w:val="24"/>
        </w:rPr>
        <w:t xml:space="preserve">or the elasticity we sum together the micro elasticity </w:t>
      </w:r>
      <w:r w:rsidR="006503D9">
        <w:rPr>
          <w:rFonts w:eastAsiaTheme="minorEastAsia" w:cstheme="minorHAnsi"/>
          <w:sz w:val="24"/>
          <w:szCs w:val="24"/>
        </w:rPr>
        <w:lastRenderedPageBreak/>
        <w:t xml:space="preserve">when removing half the effect of the approach rate as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A67746">
        <w:rPr>
          <w:rFonts w:eastAsiaTheme="minorEastAsia" w:cstheme="minorHAnsi"/>
          <w:sz w:val="24"/>
          <w:szCs w:val="24"/>
        </w:rPr>
        <w:t xml:space="preserve"> </w:t>
      </w:r>
      <w:r w:rsidR="006503D9">
        <w:rPr>
          <w:rFonts w:eastAsiaTheme="minorEastAsia" w:cstheme="minorHAnsi"/>
          <w:sz w:val="24"/>
          <w:szCs w:val="24"/>
        </w:rPr>
        <w:t>and the macro elasticity calculated using scenario 6 in the previous section. For case 1 and 3 we</w:t>
      </w:r>
      <w:r w:rsidR="00DD742A" w:rsidRPr="009111C1">
        <w:rPr>
          <w:rFonts w:eastAsiaTheme="minorEastAsia" w:cstheme="minorHAnsi"/>
          <w:sz w:val="24"/>
          <w:szCs w:val="24"/>
        </w:rPr>
        <w:t xml:space="preserve"> use the compensation rate in 2016 as this was the start year for the suppressing of the rate regulation rate</w:t>
      </w:r>
      <w:r w:rsidR="006503D9">
        <w:rPr>
          <w:rFonts w:eastAsiaTheme="minorEastAsia" w:cstheme="minorHAnsi"/>
          <w:sz w:val="24"/>
          <w:szCs w:val="24"/>
        </w:rPr>
        <w:t xml:space="preserve">, in case 2 we use it for 2012 as this is the last year calculated by the </w:t>
      </w:r>
      <w:r w:rsidR="001F1527">
        <w:rPr>
          <w:rFonts w:eastAsiaTheme="minorEastAsia" w:cstheme="minorHAnsi"/>
          <w:sz w:val="24"/>
          <w:szCs w:val="24"/>
        </w:rPr>
        <w:t>IS-</w:t>
      </w:r>
      <w:r w:rsidR="006503D9">
        <w:rPr>
          <w:rFonts w:eastAsiaTheme="minorEastAsia" w:cstheme="minorHAnsi"/>
          <w:sz w:val="24"/>
          <w:szCs w:val="24"/>
        </w:rPr>
        <w:t>commission</w:t>
      </w:r>
      <w:r w:rsidR="00DD742A" w:rsidRPr="009111C1">
        <w:rPr>
          <w:rFonts w:eastAsiaTheme="minorEastAsia" w:cstheme="minorHAnsi"/>
          <w:sz w:val="24"/>
          <w:szCs w:val="24"/>
        </w:rPr>
        <w:t xml:space="preserve">. </w:t>
      </w:r>
      <w:r w:rsidR="00EA706C" w:rsidRPr="009111C1">
        <w:rPr>
          <w:rFonts w:eastAsiaTheme="minorEastAsia" w:cstheme="minorHAnsi"/>
          <w:sz w:val="24"/>
          <w:szCs w:val="24"/>
        </w:rPr>
        <w:t xml:space="preserv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sidRPr="00967F45">
        <w:rPr>
          <w:rStyle w:val="Fodnotehenvisning"/>
        </w:rPr>
        <w:footnoteReference w:id="21"/>
      </w:r>
      <w:r w:rsidR="00642F26" w:rsidRPr="009111C1">
        <w:rPr>
          <w:rFonts w:eastAsiaTheme="minorEastAsia" w:cstheme="minorHAnsi"/>
          <w:sz w:val="24"/>
          <w:szCs w:val="24"/>
        </w:rPr>
        <w:t xml:space="preserve"> </w:t>
      </w:r>
      <w:r w:rsidR="005C21DA">
        <w:rPr>
          <w:rFonts w:eastAsiaTheme="minorEastAsia" w:cstheme="minorHAnsi"/>
          <w:sz w:val="24"/>
          <w:szCs w:val="24"/>
        </w:rPr>
        <w:t xml:space="preserve">in all cases, changes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in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66DE118" w14:textId="60612D15" w:rsidR="00A4273D" w:rsidRDefault="00A4273D" w:rsidP="00D67ABC">
      <w:pPr>
        <w:spacing w:line="360" w:lineRule="auto"/>
        <w:rPr>
          <w:rFonts w:eastAsiaTheme="minorEastAsia" w:cstheme="minorHAnsi"/>
          <w:sz w:val="24"/>
          <w:szCs w:val="24"/>
        </w:rPr>
      </w:pPr>
    </w:p>
    <w:tbl>
      <w:tblPr>
        <w:tblStyle w:val="Almindeligtabel1"/>
        <w:tblW w:w="5000" w:type="pct"/>
        <w:tblLook w:val="0020" w:firstRow="1" w:lastRow="0" w:firstColumn="0" w:lastColumn="0" w:noHBand="0" w:noVBand="0"/>
      </w:tblPr>
      <w:tblGrid>
        <w:gridCol w:w="2075"/>
        <w:gridCol w:w="1929"/>
        <w:gridCol w:w="3168"/>
        <w:gridCol w:w="887"/>
        <w:gridCol w:w="1569"/>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77777777" w:rsidR="00A4273D" w:rsidRDefault="00A4273D" w:rsidP="00A4273D">
            <w:pPr>
              <w:pStyle w:val="Compact"/>
              <w:jc w:val="center"/>
              <w:outlineLvl w:val="0"/>
            </w:pPr>
            <w:r>
              <w:t>0.51 + 0.38</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158DFEEF" w:rsidR="00295DEE" w:rsidRPr="009111C1" w:rsidRDefault="00CB3248" w:rsidP="00D67ABC">
      <w:pPr>
        <w:spacing w:line="360" w:lineRule="auto"/>
        <w:rPr>
          <w:rFonts w:eastAsiaTheme="minorEastAsia" w:cstheme="minorHAnsi"/>
          <w:sz w:val="24"/>
          <w:szCs w:val="24"/>
        </w:rPr>
      </w:pPr>
      <w:commentRangeStart w:id="73"/>
      <w:commentRangeStart w:id="74"/>
      <w:commentRangeStart w:id="75"/>
      <w:r w:rsidRPr="009111C1">
        <w:rPr>
          <w:rFonts w:eastAsiaTheme="minorEastAsia" w:cstheme="minorHAnsi"/>
          <w:sz w:val="24"/>
          <w:szCs w:val="24"/>
        </w:rPr>
        <w:t xml:space="preserve">Using the estimates argued by the income insurance companies,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using </w:t>
      </w:r>
      <m:oMath>
        <m:r>
          <w:rPr>
            <w:rFonts w:ascii="Cambria Math" w:hAnsi="Cambria Math" w:cstheme="minorHAnsi"/>
            <w:sz w:val="24"/>
            <w:szCs w:val="24"/>
          </w:rPr>
          <m:t>σ=1</m:t>
        </m:r>
      </m:oMath>
      <w:r w:rsidR="00295DEE">
        <w:rPr>
          <w:rFonts w:eastAsiaTheme="minorEastAsia" w:cstheme="minorHAnsi"/>
          <w:sz w:val="24"/>
          <w:szCs w:val="24"/>
        </w:rPr>
        <w:t xml:space="preserve"> and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r>
          <w:rPr>
            <w:rFonts w:ascii="Cambria Math" w:hAnsi="Cambria Math" w:cstheme="minorHAnsi"/>
            <w:sz w:val="24"/>
            <w:szCs w:val="24"/>
          </w:rPr>
          <m:t>=0.55</m:t>
        </m:r>
      </m:oMath>
      <w:r w:rsidR="00295DEE">
        <w:rPr>
          <w:rFonts w:eastAsiaTheme="minorEastAsia" w:cstheme="minorHAnsi"/>
          <w:sz w:val="24"/>
          <w:szCs w:val="24"/>
        </w:rPr>
        <w:t xml:space="preserve">, and the marginal costs to be </w:t>
      </w:r>
      <w:r w:rsidR="00E03D34">
        <w:rPr>
          <w:rFonts w:eastAsiaTheme="minorEastAsia" w:cstheme="minorHAnsi"/>
          <w:sz w:val="24"/>
          <w:szCs w:val="24"/>
        </w:rPr>
        <w:t xml:space="preserve">0.38 using </w:t>
      </w:r>
      <m:oMath>
        <m:r>
          <w:rPr>
            <w:rFonts w:ascii="Cambria Math" w:eastAsiaTheme="minorEastAsia" w:hAnsi="Cambria Math" w:cstheme="minorHAnsi"/>
            <w:sz w:val="24"/>
            <w:szCs w:val="24"/>
          </w:rPr>
          <m:t>ε=0.36</m:t>
        </m:r>
      </m:oMath>
      <w:r w:rsidR="00E03D34">
        <w:rPr>
          <w:rFonts w:eastAsiaTheme="minorEastAsia" w:cstheme="minorHAnsi"/>
          <w:sz w:val="24"/>
          <w:szCs w:val="24"/>
        </w:rPr>
        <w:t xml:space="preserve"> and </w:t>
      </w:r>
      <m:oMath>
        <m:r>
          <w:rPr>
            <w:rFonts w:ascii="Cambria Math" w:eastAsiaTheme="minorEastAsia" w:hAnsi="Cambria Math" w:cstheme="minorHAnsi"/>
            <w:sz w:val="24"/>
            <w:szCs w:val="24"/>
          </w:rPr>
          <m:t>ur=0.05</m:t>
        </m:r>
      </m:oMath>
      <w:r w:rsidR="00E03D34">
        <w:rPr>
          <w:rFonts w:eastAsiaTheme="minorEastAsia" w:cstheme="minorHAnsi"/>
          <w:sz w:val="24"/>
          <w:szCs w:val="24"/>
        </w:rPr>
        <w:t>.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conclude that lowering the level of income insurance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fits 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commentRangeEnd w:id="73"/>
      <w:r w:rsidR="00F27417">
        <w:rPr>
          <w:rStyle w:val="Kommentarhenvisning"/>
        </w:rPr>
        <w:commentReference w:id="73"/>
      </w:r>
      <w:commentRangeEnd w:id="74"/>
      <w:r w:rsidR="00E917DD">
        <w:rPr>
          <w:rStyle w:val="Kommentarhenvisning"/>
        </w:rPr>
        <w:commentReference w:id="74"/>
      </w:r>
      <w:commentRangeEnd w:id="75"/>
      <w:r w:rsidR="00B32590">
        <w:rPr>
          <w:rStyle w:val="Kommentarhenvisning"/>
        </w:rPr>
        <w:commentReference w:id="75"/>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512A697F"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7A2E9CEF" w:rsidR="00A83A56" w:rsidRDefault="00942B51" w:rsidP="00D67ABC">
      <w:pPr>
        <w:spacing w:line="360" w:lineRule="auto"/>
        <w:rPr>
          <w:rFonts w:eastAsiaTheme="minorEastAsia" w:cstheme="minorHAnsi"/>
          <w:sz w:val="24"/>
          <w:szCs w:val="24"/>
        </w:rPr>
      </w:pPr>
      <w:r>
        <w:rPr>
          <w:rFonts w:eastAsiaTheme="minorEastAsia" w:cstheme="minorHAnsi"/>
          <w:sz w:val="24"/>
          <w:szCs w:val="24"/>
        </w:rPr>
        <w:t>In case 3 we</w:t>
      </w:r>
      <w:r w:rsidR="00CB3248" w:rsidRPr="009111C1">
        <w:rPr>
          <w:rFonts w:eastAsiaTheme="minorEastAsia" w:cstheme="minorHAnsi"/>
          <w:sz w:val="24"/>
          <w:szCs w:val="24"/>
        </w:rPr>
        <w:t xml:space="preserve"> reach the same conclusion as in case 2 where the marginal gains are lower than the marginal costs.</w:t>
      </w:r>
      <w:r>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w:t>
      </w:r>
      <w:r w:rsidR="00B1293A">
        <w:rPr>
          <w:rFonts w:eastAsiaTheme="minorEastAsia" w:cstheme="minorHAnsi"/>
          <w:sz w:val="24"/>
          <w:szCs w:val="24"/>
        </w:rPr>
        <w:lastRenderedPageBreak/>
        <w:t xml:space="preserve">elasticity </w:t>
      </w:r>
      <w:r>
        <w:rPr>
          <w:rFonts w:eastAsiaTheme="minorEastAsia" w:cstheme="minorHAnsi"/>
          <w:sz w:val="24"/>
          <w:szCs w:val="24"/>
        </w:rPr>
        <w:t>is larger than the</w:t>
      </w:r>
      <w:r w:rsidR="00B1293A">
        <w:rPr>
          <w:rFonts w:eastAsiaTheme="minorEastAsia" w:cstheme="minorHAnsi"/>
          <w:sz w:val="24"/>
          <w:szCs w:val="24"/>
        </w:rPr>
        <w:t xml:space="preserve"> reduc</w:t>
      </w:r>
      <w:r>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Pr>
          <w:rFonts w:eastAsiaTheme="minorEastAsia" w:cstheme="minorHAnsi"/>
          <w:sz w:val="24"/>
          <w:szCs w:val="24"/>
        </w:rPr>
        <w:t>coming</w:t>
      </w:r>
      <w:r w:rsidR="00B1293A">
        <w:rPr>
          <w:rFonts w:eastAsiaTheme="minorEastAsia" w:cstheme="minorHAnsi"/>
          <w:sz w:val="24"/>
          <w:szCs w:val="24"/>
        </w:rPr>
        <w:t xml:space="preserve"> of the</w:t>
      </w:r>
      <w:r>
        <w:rPr>
          <w:rFonts w:eastAsiaTheme="minorEastAsia" w:cstheme="minorHAnsi"/>
          <w:sz w:val="24"/>
          <w:szCs w:val="24"/>
        </w:rPr>
        <w:t xml:space="preserve"> lower</w:t>
      </w:r>
      <w:r w:rsidR="00B1293A">
        <w:rPr>
          <w:rFonts w:eastAsiaTheme="minorEastAsia" w:cstheme="minorHAnsi"/>
          <w:sz w:val="24"/>
          <w:szCs w:val="24"/>
        </w:rPr>
        <w:t xml:space="preserve"> approach rate</w:t>
      </w:r>
      <w:r>
        <w:rPr>
          <w:rFonts w:eastAsiaTheme="minorEastAsia" w:cstheme="minorHAnsi"/>
          <w:sz w:val="24"/>
          <w:szCs w:val="24"/>
        </w:rPr>
        <w:t xml:space="preserve"> as</w:t>
      </w:r>
      <w:r w:rsidR="00B1293A">
        <w:rPr>
          <w:rFonts w:eastAsiaTheme="minorEastAsia" w:cstheme="minorHAnsi"/>
          <w:sz w:val="24"/>
          <w:szCs w:val="24"/>
        </w:rPr>
        <w:t xml:space="preserve">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781B4127"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 </w:t>
      </w:r>
      <w:r>
        <w:rPr>
          <w:rFonts w:eastAsiaTheme="minorEastAsia" w:cstheme="minorHAnsi"/>
          <w:sz w:val="24"/>
          <w:szCs w:val="24"/>
        </w:rPr>
        <w:fldChar w:fldCharType="begin" w:fldLock="1"/>
      </w:r>
      <w:r w:rsidR="005A47A9">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Fonts w:eastAsiaTheme="minorEastAsia" w:cstheme="minorHAnsi"/>
          <w:sz w:val="24"/>
          <w:szCs w:val="24"/>
        </w:rPr>
        <w:fldChar w:fldCharType="separate"/>
      </w:r>
      <w:r w:rsidRPr="0080080C">
        <w:rPr>
          <w:rFonts w:eastAsiaTheme="minorEastAsia" w:cstheme="minorHAnsi"/>
          <w:noProof/>
          <w:sz w:val="24"/>
          <w:szCs w:val="24"/>
        </w:rPr>
        <w:t>(Fredriksson &amp; Söderström, 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76"/>
      <w:r w:rsidR="000979F6">
        <w:rPr>
          <w:rFonts w:eastAsiaTheme="minorEastAsia" w:cstheme="minorHAnsi"/>
          <w:sz w:val="24"/>
          <w:szCs w:val="24"/>
        </w:rPr>
        <w:t xml:space="preserve">0.41 </w:t>
      </w:r>
      <w:commentRangeEnd w:id="76"/>
      <w:r w:rsidR="000979F6">
        <w:rPr>
          <w:rStyle w:val="Kommentarhenvisning"/>
        </w:rPr>
        <w:commentReference w:id="76"/>
      </w:r>
      <w:r w:rsidR="000979F6">
        <w:rPr>
          <w:rFonts w:eastAsiaTheme="minorEastAsia" w:cstheme="minorHAnsi"/>
          <w:sz w:val="24"/>
          <w:szCs w:val="24"/>
        </w:rPr>
        <w:t>instead of 0.91 and thereby</w:t>
      </w:r>
      <w:r w:rsidR="0016509E">
        <w:rPr>
          <w:rFonts w:eastAsiaTheme="minorEastAsia" w:cstheme="minorHAnsi"/>
          <w:sz w:val="24"/>
          <w:szCs w:val="24"/>
        </w:rPr>
        <w:t xml:space="preserve"> 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p>
    <w:p w14:paraId="59E717EF" w14:textId="6B150A2D"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w:t>
      </w:r>
      <w:r w:rsidR="00B32590">
        <w:rPr>
          <w:rFonts w:eastAsiaTheme="minorEastAsia" w:cstheme="minorHAnsi"/>
          <w:sz w:val="24"/>
          <w:szCs w:val="24"/>
        </w:rPr>
        <w:t>negatively</w:t>
      </w:r>
      <w:r w:rsidR="000979F6">
        <w:rPr>
          <w:rFonts w:eastAsiaTheme="minorEastAsia" w:cstheme="minorHAnsi"/>
          <w:sz w:val="24"/>
          <w:szCs w:val="24"/>
        </w:rPr>
        <w:t xml:space="preserve">,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w:t>
      </w:r>
      <w:r w:rsidR="000412E2">
        <w:rPr>
          <w:rFonts w:eastAsiaTheme="minorEastAsia" w:cstheme="minorHAnsi"/>
          <w:sz w:val="24"/>
          <w:szCs w:val="24"/>
        </w:rPr>
        <w:t>e</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w:t>
      </w:r>
      <w:r w:rsidR="00F00A78">
        <w:rPr>
          <w:rFonts w:eastAsiaTheme="minorEastAsia" w:cstheme="minorHAnsi"/>
          <w:sz w:val="24"/>
          <w:szCs w:val="24"/>
        </w:rPr>
        <w:lastRenderedPageBreak/>
        <w:t xml:space="preserve">allow according to the results found by </w:t>
      </w:r>
      <w:r w:rsidR="00F00A78">
        <w:rPr>
          <w:rFonts w:eastAsiaTheme="minorEastAsia" w:cstheme="minorHAnsi"/>
          <w:sz w:val="24"/>
          <w:szCs w:val="24"/>
        </w:rPr>
        <w:fldChar w:fldCharType="begin" w:fldLock="1"/>
      </w:r>
      <w:r w:rsidR="002F502B">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F00A78">
        <w:rPr>
          <w:rFonts w:eastAsiaTheme="minorEastAsia" w:cstheme="minorHAnsi"/>
          <w:sz w:val="24"/>
          <w:szCs w:val="24"/>
        </w:rPr>
        <w:fldChar w:fldCharType="separate"/>
      </w:r>
      <w:r w:rsidR="00F00A78" w:rsidRPr="00F00A78">
        <w:rPr>
          <w:rFonts w:eastAsiaTheme="minorEastAsia" w:cstheme="minorHAnsi"/>
          <w:noProof/>
          <w:sz w:val="24"/>
          <w:szCs w:val="24"/>
        </w:rPr>
        <w:t>(Fredriksson &amp; Söderström, 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 using this as an argumentation to exclude the wage-channel, we end up with the opposite conclusion for case 3, that the suppressing of the rate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6D3F7160" w14:textId="23F671A1" w:rsidR="00665784" w:rsidRPr="007B17B8" w:rsidRDefault="0020720A" w:rsidP="00780999">
      <w:pPr>
        <w:spacing w:line="360" w:lineRule="auto"/>
        <w:rPr>
          <w:sz w:val="24"/>
          <w:szCs w:val="24"/>
        </w:rPr>
      </w:pPr>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rate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 xml:space="preserve">to analyze the Danish income insurance program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sparse</w:t>
      </w:r>
      <w:r w:rsidR="00D5311F">
        <w:rPr>
          <w:sz w:val="24"/>
          <w:szCs w:val="24"/>
        </w:rPr>
        <w:t xml:space="preserve"> as presented by</w:t>
      </w:r>
      <w:r w:rsidR="00A75037"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D5311F">
        <w:rPr>
          <w:sz w:val="24"/>
          <w:szCs w:val="24"/>
        </w:rPr>
        <w:t xml:space="preserve">still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8E5F9F" w:rsidRPr="007B17B8">
        <w:rPr>
          <w:sz w:val="24"/>
          <w:szCs w:val="24"/>
        </w:rPr>
        <w:t xml:space="preserve">and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r w:rsidR="000F139B" w:rsidRPr="007B17B8">
        <w:rPr>
          <w:sz w:val="24"/>
          <w:szCs w:val="24"/>
        </w:rPr>
        <w:br/>
      </w:r>
      <w:r w:rsidR="00D5311F">
        <w:rPr>
          <w:sz w:val="24"/>
          <w:szCs w:val="24"/>
        </w:rPr>
        <w:t>after presenting</w:t>
      </w:r>
      <w:r w:rsidR="000F2529" w:rsidRPr="007B17B8">
        <w:rPr>
          <w:sz w:val="24"/>
          <w:szCs w:val="24"/>
        </w:rPr>
        <w:t xml:space="preserve"> the literature towards possible</w:t>
      </w:r>
      <w:r w:rsidR="000F139B" w:rsidRPr="007B17B8">
        <w:rPr>
          <w:sz w:val="24"/>
          <w:szCs w:val="24"/>
        </w:rPr>
        <w:t xml:space="preserve"> macro effects </w:t>
      </w:r>
      <w:r w:rsidR="000F2529" w:rsidRPr="007B17B8">
        <w:rPr>
          <w:sz w:val="24"/>
          <w:szCs w:val="24"/>
        </w:rPr>
        <w:t>of changes to the level of income insurance</w:t>
      </w:r>
      <w:r w:rsidR="000F139B" w:rsidRPr="007B17B8">
        <w:rPr>
          <w:sz w:val="24"/>
          <w:szCs w:val="24"/>
        </w:rPr>
        <w:t xml:space="preserve">, </w:t>
      </w:r>
      <w:r w:rsidR="00D5311F">
        <w:rPr>
          <w:sz w:val="24"/>
          <w:szCs w:val="24"/>
        </w:rPr>
        <w:t>including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62727A">
        <w:rPr>
          <w:sz w:val="24"/>
          <w:szCs w:val="24"/>
        </w:rPr>
        <w:t>w</w:t>
      </w:r>
      <w:r w:rsidR="000F2529" w:rsidRPr="007B17B8">
        <w:rPr>
          <w:sz w:val="24"/>
          <w:szCs w:val="24"/>
        </w:rPr>
        <w:t xml:space="preserve">e include these effects </w:t>
      </w:r>
      <w:r w:rsidR="0062727A">
        <w:rPr>
          <w:sz w:val="24"/>
          <w:szCs w:val="24"/>
        </w:rPr>
        <w:t>in</w:t>
      </w:r>
      <w:r w:rsidR="000F2529" w:rsidRPr="007B17B8">
        <w:rPr>
          <w:sz w:val="24"/>
          <w:szCs w:val="24"/>
        </w:rPr>
        <w:t xml:space="preserve"> a quarterly Stock-Flow-Consistent model for the Danish economy, building upon the work of</w:t>
      </w:r>
      <w:r w:rsidR="000F139B"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E04480">
        <w:rPr>
          <w:sz w:val="24"/>
          <w:szCs w:val="24"/>
        </w:rPr>
        <w:fldChar w:fldCharType="separate"/>
      </w:r>
      <w:r w:rsidR="00E04480" w:rsidRPr="00E04480">
        <w:rPr>
          <w:noProof/>
          <w:sz w:val="24"/>
          <w:szCs w:val="24"/>
        </w:rPr>
        <w:t>(Byrialsen et al., 2022)</w:t>
      </w:r>
      <w:r w:rsidR="00E04480">
        <w:rPr>
          <w:sz w:val="24"/>
          <w:szCs w:val="24"/>
        </w:rPr>
        <w:fldChar w:fldCharType="end"/>
      </w:r>
      <w:r w:rsidR="0062727A">
        <w:rPr>
          <w:sz w:val="24"/>
          <w:szCs w:val="24"/>
        </w:rPr>
        <w:t>. First, updating</w:t>
      </w:r>
      <w:r w:rsidR="000F2529" w:rsidRPr="007B17B8">
        <w:rPr>
          <w:sz w:val="24"/>
          <w:szCs w:val="24"/>
        </w:rPr>
        <w:t xml:space="preserve"> the labor market equations to incorporate the Danish income insurance program</w:t>
      </w:r>
      <w:r w:rsidR="00F226C4">
        <w:rPr>
          <w:sz w:val="24"/>
          <w:szCs w:val="24"/>
        </w:rPr>
        <w:t>,</w:t>
      </w:r>
      <w:r w:rsidR="0062727A">
        <w:rPr>
          <w:sz w:val="24"/>
          <w:szCs w:val="24"/>
        </w:rPr>
        <w:t xml:space="preserve"> making it possible to</w:t>
      </w:r>
      <w:r w:rsidR="00F226C4">
        <w:rPr>
          <w:sz w:val="24"/>
          <w:szCs w:val="24"/>
        </w:rPr>
        <w:t xml:space="preserve"> introduce</w:t>
      </w:r>
      <w:r w:rsidR="000F2529" w:rsidRPr="007B17B8">
        <w:rPr>
          <w:sz w:val="24"/>
          <w:szCs w:val="24"/>
        </w:rPr>
        <w:t xml:space="preserve"> scenario 1-5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 the </w:t>
      </w:r>
      <w:r w:rsidR="00F226C4">
        <w:rPr>
          <w:sz w:val="24"/>
          <w:szCs w:val="24"/>
        </w:rPr>
        <w:t xml:space="preserve">macro effects </w:t>
      </w:r>
      <w:r w:rsidR="000F2529" w:rsidRPr="007B17B8">
        <w:rPr>
          <w:sz w:val="24"/>
          <w:szCs w:val="24"/>
        </w:rPr>
        <w:t xml:space="preserve">when removing the suppressing of the rate </w:t>
      </w:r>
      <w:r w:rsidR="000F2529" w:rsidRPr="007B17B8">
        <w:rPr>
          <w:sz w:val="24"/>
          <w:szCs w:val="24"/>
        </w:rPr>
        <w:lastRenderedPageBreak/>
        <w:t xml:space="preserve">regulation percent introduced in 2016.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independent of the other channels</w:t>
      </w:r>
      <w:r w:rsidR="00560ED3" w:rsidRPr="007B17B8">
        <w:rPr>
          <w:sz w:val="24"/>
          <w:szCs w:val="24"/>
        </w:rPr>
        <w:t>. In scenario 6 we include the macro effects from scenario 1-4 together, thereby allowing the different channels to interact</w:t>
      </w:r>
      <w:r w:rsidR="00A624F1">
        <w:rPr>
          <w:sz w:val="24"/>
          <w:szCs w:val="24"/>
        </w:rPr>
        <w:t xml:space="preserve">, </w:t>
      </w:r>
      <w:r w:rsidR="00F23B92">
        <w:rPr>
          <w:sz w:val="24"/>
          <w:szCs w:val="24"/>
        </w:rPr>
        <w:t>we estimate these four channels to</w:t>
      </w:r>
      <w:r w:rsidR="00F23B92" w:rsidRPr="007B17B8">
        <w:rPr>
          <w:sz w:val="24"/>
          <w:szCs w:val="24"/>
        </w:rPr>
        <w:t xml:space="preserve"> increase unemployment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 We find the micro elasticity to be in the range of 0.33-0.66 depending on the effect o</w:t>
      </w:r>
      <w:r w:rsidR="00F23B92">
        <w:rPr>
          <w:sz w:val="24"/>
          <w:szCs w:val="24"/>
        </w:rPr>
        <w:t>n</w:t>
      </w:r>
      <w:r w:rsidR="00FD35A3" w:rsidRPr="007B17B8">
        <w:rPr>
          <w:sz w:val="24"/>
          <w:szCs w:val="24"/>
        </w:rPr>
        <w:t xml:space="preserve"> the approach rate,</w:t>
      </w:r>
      <w:r w:rsidR="00F23B92">
        <w:rPr>
          <w:sz w:val="24"/>
          <w:szCs w:val="24"/>
        </w:rPr>
        <w:t xml:space="preserve"> with the lower bound using the argumentation form (</w:t>
      </w:r>
      <w:commentRangeStart w:id="77"/>
      <w:r w:rsidR="00F23B92">
        <w:rPr>
          <w:sz w:val="24"/>
          <w:szCs w:val="24"/>
        </w:rPr>
        <w:t>Jensen</w:t>
      </w:r>
      <w:commentRangeEnd w:id="77"/>
      <w:r w:rsidR="00967F45">
        <w:rPr>
          <w:rStyle w:val="Kommentarhenvisning"/>
        </w:rPr>
        <w:commentReference w:id="77"/>
      </w:r>
      <w:r w:rsidR="00F23B92">
        <w:rPr>
          <w:sz w:val="24"/>
          <w:szCs w:val="24"/>
        </w:rPr>
        <w:t>…) that there is no effect on the approach rate, and the upper bound using the estimates found by the income insurance commission. T</w:t>
      </w:r>
      <w:r w:rsidR="00FD35A3" w:rsidRPr="007B17B8">
        <w:rPr>
          <w:sz w:val="24"/>
          <w:szCs w:val="24"/>
        </w:rPr>
        <w:t>he elasticity of the macroeconomic effects</w:t>
      </w:r>
      <w:r w:rsidR="00F23B92">
        <w:rPr>
          <w:sz w:val="24"/>
          <w:szCs w:val="24"/>
        </w:rPr>
        <w:t xml:space="preserve"> is found</w:t>
      </w:r>
      <w:r w:rsidR="00FD35A3" w:rsidRPr="007B17B8">
        <w:rPr>
          <w:sz w:val="24"/>
          <w:szCs w:val="24"/>
        </w:rPr>
        <w:t xml:space="preserve"> to be in the range of </w:t>
      </w:r>
      <w:commentRangeStart w:id="78"/>
      <w:commentRangeStart w:id="79"/>
      <w:r w:rsidR="00FD35A3" w:rsidRPr="007B17B8">
        <w:rPr>
          <w:sz w:val="24"/>
          <w:szCs w:val="24"/>
        </w:rPr>
        <w:t>0.35-0.</w:t>
      </w:r>
      <w:commentRangeEnd w:id="78"/>
      <w:r w:rsidR="00FD35A3" w:rsidRPr="007B17B8">
        <w:rPr>
          <w:sz w:val="24"/>
          <w:szCs w:val="24"/>
        </w:rPr>
        <w:t>4</w:t>
      </w:r>
      <w:r w:rsidR="00FD35A3" w:rsidRPr="007B17B8">
        <w:rPr>
          <w:rStyle w:val="Kommentarhenvisning"/>
          <w:sz w:val="24"/>
          <w:szCs w:val="24"/>
        </w:rPr>
        <w:commentReference w:id="78"/>
      </w:r>
      <w:commentRangeEnd w:id="79"/>
      <w:r w:rsidR="00FD35A3" w:rsidRPr="007B17B8">
        <w:rPr>
          <w:rStyle w:val="Kommentarhenvisning"/>
          <w:sz w:val="24"/>
          <w:szCs w:val="24"/>
        </w:rPr>
        <w:commentReference w:id="79"/>
      </w:r>
      <w:r w:rsidR="00F23B92">
        <w:rPr>
          <w:sz w:val="24"/>
          <w:szCs w:val="24"/>
        </w:rPr>
        <w:t>, with the wage-channel being the driving factor</w:t>
      </w:r>
      <w:r w:rsidR="00FD35A3" w:rsidRPr="007B17B8">
        <w:rPr>
          <w:sz w:val="24"/>
          <w:szCs w:val="24"/>
        </w:rPr>
        <w:t xml:space="preserve">. </w:t>
      </w:r>
      <w:r w:rsidR="007B4B48" w:rsidRPr="007B17B8">
        <w:rPr>
          <w:sz w:val="24"/>
          <w:szCs w:val="24"/>
        </w:rPr>
        <w:t xml:space="preserve">Applying these results in the framework of the baily-Chetty function we look at 3 </w:t>
      </w:r>
      <w:r w:rsidR="00F23B92">
        <w:rPr>
          <w:sz w:val="24"/>
          <w:szCs w:val="24"/>
        </w:rPr>
        <w:t xml:space="preserve">different </w:t>
      </w:r>
      <w:r w:rsidR="007B4B48" w:rsidRPr="007B17B8">
        <w:rPr>
          <w:sz w:val="24"/>
          <w:szCs w:val="24"/>
        </w:rPr>
        <w:t>cases,</w:t>
      </w:r>
      <w:r w:rsidR="00F23B92">
        <w:rPr>
          <w:sz w:val="24"/>
          <w:szCs w:val="24"/>
        </w:rPr>
        <w:t xml:space="preserve"> with case 1 and 2 using the estimates argued by respectively the income insurance companies </w:t>
      </w:r>
      <w:r w:rsidR="00CA13D5">
        <w:rPr>
          <w:sz w:val="24"/>
          <w:szCs w:val="24"/>
        </w:rPr>
        <w:t>and the income insurance commission, and</w:t>
      </w:r>
      <w:r w:rsidR="007B4B48" w:rsidRPr="007B17B8">
        <w:rPr>
          <w:sz w:val="24"/>
          <w:szCs w:val="24"/>
        </w:rPr>
        <w:t xml:space="preserve"> case 3 </w:t>
      </w:r>
      <w:r w:rsidR="00CA13D5">
        <w:rPr>
          <w:sz w:val="24"/>
          <w:szCs w:val="24"/>
        </w:rPr>
        <w:t>which we find to be</w:t>
      </w:r>
      <w:r w:rsidR="007B4B48" w:rsidRPr="007B17B8">
        <w:rPr>
          <w:sz w:val="24"/>
          <w:szCs w:val="24"/>
        </w:rPr>
        <w:t xml:space="preserve"> the most realistic using the argumentation from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7B4B48" w:rsidRPr="007B17B8">
        <w:rPr>
          <w:sz w:val="24"/>
          <w:szCs w:val="24"/>
        </w:rPr>
        <w:t>in lowering the effect of the approach rate</w:t>
      </w:r>
      <w:r w:rsidR="00CA13D5">
        <w:rPr>
          <w:sz w:val="24"/>
          <w:szCs w:val="24"/>
        </w:rPr>
        <w:t xml:space="preserve"> to what is empirically found by newer literature</w:t>
      </w:r>
      <w:r w:rsidR="007B4B48" w:rsidRPr="007B17B8">
        <w:rPr>
          <w:sz w:val="24"/>
          <w:szCs w:val="24"/>
        </w:rPr>
        <w:t xml:space="preserve">, together with adding in the macroeconomic effects found in this paper, resulting in a total macro elasticity of 0.91. </w:t>
      </w:r>
      <w:r w:rsidR="000772FC">
        <w:rPr>
          <w:sz w:val="24"/>
          <w:szCs w:val="24"/>
        </w:rPr>
        <w:t>Using the Baily-Chetty function we find</w:t>
      </w:r>
      <w:r w:rsidR="007B4B48" w:rsidRPr="007B17B8">
        <w:rPr>
          <w:sz w:val="24"/>
          <w:szCs w:val="24"/>
        </w:rPr>
        <w:t xml:space="preserve"> that the decision to suppress the rate regulation percent increase</w:t>
      </w:r>
      <w:r w:rsidR="000772FC">
        <w:rPr>
          <w:sz w:val="24"/>
          <w:szCs w:val="24"/>
        </w:rPr>
        <w:t>s</w:t>
      </w:r>
      <w:r w:rsidR="007B4B48" w:rsidRPr="007B17B8">
        <w:rPr>
          <w:sz w:val="24"/>
          <w:szCs w:val="24"/>
        </w:rPr>
        <w:t xml:space="preserve"> economic welfare</w:t>
      </w:r>
      <w:r w:rsidR="00CA13D5">
        <w:rPr>
          <w:sz w:val="24"/>
          <w:szCs w:val="24"/>
        </w:rPr>
        <w:t xml:space="preserve"> for case 2 and 3, but </w:t>
      </w:r>
      <w:r w:rsidR="00665784" w:rsidRPr="007B17B8">
        <w:rPr>
          <w:sz w:val="24"/>
          <w:szCs w:val="24"/>
        </w:rPr>
        <w:t>that th</w:t>
      </w:r>
      <w:r w:rsidR="00CA13D5">
        <w:rPr>
          <w:sz w:val="24"/>
          <w:szCs w:val="24"/>
        </w:rPr>
        <w:t>e</w:t>
      </w:r>
      <w:r w:rsidR="00665784" w:rsidRPr="007B17B8">
        <w:rPr>
          <w:sz w:val="24"/>
          <w:szCs w:val="24"/>
        </w:rPr>
        <w:t xml:space="preserve"> result</w:t>
      </w:r>
      <w:r w:rsidR="00CA13D5">
        <w:rPr>
          <w:sz w:val="24"/>
          <w:szCs w:val="24"/>
        </w:rPr>
        <w:t>s for case 3</w:t>
      </w:r>
      <w:r w:rsidR="00665784" w:rsidRPr="007B17B8">
        <w:rPr>
          <w:sz w:val="24"/>
          <w:szCs w:val="24"/>
        </w:rPr>
        <w:t xml:space="preserve"> heavily </w:t>
      </w:r>
      <w:r w:rsidR="007B4B48" w:rsidRPr="007B17B8">
        <w:rPr>
          <w:sz w:val="24"/>
          <w:szCs w:val="24"/>
        </w:rPr>
        <w:t>relies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772FC">
        <w:rPr>
          <w:sz w:val="24"/>
          <w:szCs w:val="24"/>
        </w:rPr>
        <w:t>E</w:t>
      </w:r>
      <w:r w:rsidR="00830830" w:rsidRPr="007B17B8">
        <w:rPr>
          <w:sz w:val="24"/>
          <w:szCs w:val="24"/>
        </w:rPr>
        <w:t>ven though the literature is split in determining the Danish demand -regime, we find this result to be</w:t>
      </w:r>
      <w:r w:rsidR="000772FC">
        <w:rPr>
          <w:sz w:val="24"/>
          <w:szCs w:val="24"/>
        </w:rPr>
        <w:t xml:space="preserve"> very</w:t>
      </w:r>
      <w:r w:rsidR="00830830" w:rsidRPr="007B17B8">
        <w:rPr>
          <w:sz w:val="24"/>
          <w:szCs w:val="24"/>
        </w:rPr>
        <w:t xml:space="preserve"> robust in our model. </w:t>
      </w:r>
      <w:r w:rsidR="00665784" w:rsidRPr="007B17B8">
        <w:rPr>
          <w:sz w:val="24"/>
          <w:szCs w:val="24"/>
        </w:rPr>
        <w:t xml:space="preserve"> </w:t>
      </w:r>
      <w:r w:rsidR="00830830" w:rsidRPr="007B17B8">
        <w:rPr>
          <w:sz w:val="24"/>
          <w:szCs w:val="24"/>
        </w:rPr>
        <w:t xml:space="preserve">Second, we assume the worker unions in Denmark to be capable of affecting the wages when the gap between the level of income insurance and wages is getting small. </w:t>
      </w:r>
      <w:r w:rsidR="00FD35A3" w:rsidRPr="007B17B8">
        <w:rPr>
          <w:sz w:val="24"/>
          <w:szCs w:val="24"/>
        </w:rPr>
        <w:t xml:space="preserve">To fulfill the second assumption, we rely on the empirical results found by </w:t>
      </w:r>
      <w:r w:rsidR="00E04480">
        <w:rPr>
          <w:sz w:val="24"/>
          <w:szCs w:val="24"/>
        </w:rPr>
        <w:fldChar w:fldCharType="begin" w:fldLock="1"/>
      </w:r>
      <w:r w:rsidR="00F00A78">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E04480">
        <w:rPr>
          <w:sz w:val="24"/>
          <w:szCs w:val="24"/>
        </w:rPr>
        <w:fldChar w:fldCharType="separate"/>
      </w:r>
      <w:r w:rsidR="00E04480" w:rsidRPr="00E04480">
        <w:rPr>
          <w:noProof/>
          <w:sz w:val="24"/>
          <w:szCs w:val="24"/>
        </w:rPr>
        <w:t>(Fredriksson &amp; Söderström, 2020)</w:t>
      </w:r>
      <w:r w:rsidR="00E04480">
        <w:rPr>
          <w:sz w:val="24"/>
          <w:szCs w:val="24"/>
        </w:rPr>
        <w:fldChar w:fldCharType="end"/>
      </w:r>
      <w:r w:rsidR="00E04480">
        <w:rPr>
          <w:sz w:val="24"/>
          <w:szCs w:val="24"/>
        </w:rPr>
        <w:t xml:space="preserve">, </w:t>
      </w:r>
      <w:r w:rsidR="00FD35A3" w:rsidRPr="007B17B8">
        <w:rPr>
          <w:sz w:val="24"/>
          <w:szCs w:val="24"/>
        </w:rPr>
        <w:t xml:space="preserve">if </w:t>
      </w:r>
      <w:r w:rsidR="00A3492F">
        <w:rPr>
          <w:sz w:val="24"/>
          <w:szCs w:val="24"/>
        </w:rPr>
        <w:t xml:space="preserve">we </w:t>
      </w:r>
      <w:r w:rsidR="00FD35A3" w:rsidRPr="007B17B8">
        <w:rPr>
          <w:sz w:val="24"/>
          <w:szCs w:val="24"/>
        </w:rPr>
        <w:t>relax this assumption</w:t>
      </w:r>
      <w:r w:rsidR="00A3492F">
        <w:rPr>
          <w:sz w:val="24"/>
          <w:szCs w:val="24"/>
        </w:rPr>
        <w:t xml:space="preserve"> and use our own empirical results finding that the level of income insurance shows no significant long run relationship when including it in the wage equation.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FD35A3" w:rsidRPr="007B17B8">
        <w:rPr>
          <w:sz w:val="24"/>
          <w:szCs w:val="24"/>
        </w:rPr>
        <w:t>,</w:t>
      </w:r>
      <w:r w:rsidR="00091DEB">
        <w:rPr>
          <w:sz w:val="24"/>
          <w:szCs w:val="24"/>
        </w:rPr>
        <w:t xml:space="preserve"> doing this</w:t>
      </w:r>
      <w:r w:rsidR="00FD35A3" w:rsidRPr="007B17B8">
        <w:rPr>
          <w:sz w:val="24"/>
          <w:szCs w:val="24"/>
        </w:rPr>
        <w:t xml:space="preserve"> we find</w:t>
      </w:r>
      <w:r w:rsidR="007B4B48" w:rsidRPr="007B17B8">
        <w:rPr>
          <w:sz w:val="24"/>
          <w:szCs w:val="24"/>
        </w:rPr>
        <w:t xml:space="preserve"> a macro elasticity of 0.47, thereby </w:t>
      </w:r>
      <w:r w:rsidR="007B4B48" w:rsidRPr="007B17B8">
        <w:rPr>
          <w:sz w:val="24"/>
          <w:szCs w:val="24"/>
        </w:rPr>
        <w:lastRenderedPageBreak/>
        <w:t>resulting in the</w:t>
      </w:r>
      <w:r w:rsidR="00FD35A3" w:rsidRPr="007B17B8">
        <w:rPr>
          <w:sz w:val="24"/>
          <w:szCs w:val="24"/>
        </w:rPr>
        <w:t xml:space="preserve"> opposite conclusion for case 3, leaving the political decision to suppress the rate regulation percentage to lower the economic welfare. </w:t>
      </w:r>
    </w:p>
    <w:p w14:paraId="79020409" w14:textId="7D0A9932" w:rsidR="00125EBD" w:rsidRDefault="00125EBD" w:rsidP="004C5315"/>
    <w:p w14:paraId="1AA4201B" w14:textId="257078E9" w:rsidR="007B17B8" w:rsidRDefault="007B17B8" w:rsidP="004C5315"/>
    <w:p w14:paraId="7BC4B61B" w14:textId="448B2417" w:rsidR="00E04480" w:rsidRDefault="00E04480" w:rsidP="004C5315"/>
    <w:p w14:paraId="28F470FB" w14:textId="449F12DE" w:rsidR="00E04480" w:rsidRDefault="00E04480" w:rsidP="004C5315"/>
    <w:p w14:paraId="25A3A5A4" w14:textId="77777777" w:rsidR="00E04480" w:rsidRPr="00665784" w:rsidRDefault="00E04480" w:rsidP="004C5315"/>
    <w:p w14:paraId="55D55952" w14:textId="6F32386E" w:rsidR="004C5315" w:rsidRPr="00665784" w:rsidRDefault="004C5315" w:rsidP="004C5315">
      <w:pPr>
        <w:rPr>
          <w:ins w:id="80" w:author="Simon Thomsen" w:date="2022-11-09T11:41:00Z"/>
        </w:rPr>
      </w:pPr>
    </w:p>
    <w:p w14:paraId="74ABB717" w14:textId="7589233E" w:rsidR="00CD17D9" w:rsidRPr="00B33E3B" w:rsidRDefault="00CD17D9" w:rsidP="00CD17D9">
      <w:pPr>
        <w:pStyle w:val="Overskrift1"/>
        <w:rPr>
          <w:ins w:id="81" w:author="Simon Thomsen" w:date="2022-11-09T11:42:00Z"/>
          <w:lang w:val="da-DK"/>
        </w:rPr>
      </w:pPr>
      <w:ins w:id="82" w:author="Simon Thomsen" w:date="2022-11-09T11:42:00Z">
        <w:r w:rsidRPr="00B33E3B">
          <w:rPr>
            <w:lang w:val="da-DK"/>
          </w:rPr>
          <w:t xml:space="preserve">Reference list </w:t>
        </w:r>
      </w:ins>
    </w:p>
    <w:p w14:paraId="2919FEF5" w14:textId="7D0416A6" w:rsidR="00CD17D9" w:rsidRPr="00B33E3B" w:rsidRDefault="00CD17D9" w:rsidP="00CD17D9">
      <w:pPr>
        <w:rPr>
          <w:ins w:id="83" w:author="Simon Thomsen" w:date="2022-11-09T11:42:00Z"/>
          <w:lang w:val="da-DK"/>
        </w:rPr>
      </w:pPr>
    </w:p>
    <w:p w14:paraId="14668501" w14:textId="76A2151F" w:rsidR="00322F1F" w:rsidRPr="00322F1F" w:rsidRDefault="00333B3D" w:rsidP="00322F1F">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322F1F" w:rsidRPr="00322F1F">
        <w:rPr>
          <w:rFonts w:ascii="Calibri" w:hAnsi="Calibri" w:cs="Calibri"/>
          <w:noProof/>
          <w:szCs w:val="24"/>
        </w:rPr>
        <w:t xml:space="preserve">Aastrup, M. (2018). </w:t>
      </w:r>
      <w:r w:rsidR="00322F1F" w:rsidRPr="00322F1F">
        <w:rPr>
          <w:rFonts w:ascii="Calibri" w:hAnsi="Calibri" w:cs="Calibri"/>
          <w:i/>
          <w:iCs/>
          <w:noProof/>
          <w:szCs w:val="24"/>
        </w:rPr>
        <w:t>30 Års dagpengeforringelser</w:t>
      </w:r>
      <w:r w:rsidR="00322F1F" w:rsidRPr="00322F1F">
        <w:rPr>
          <w:rFonts w:ascii="Calibri" w:hAnsi="Calibri" w:cs="Calibri"/>
          <w:noProof/>
          <w:szCs w:val="24"/>
        </w:rPr>
        <w:t xml:space="preserve">. </w:t>
      </w:r>
      <w:r w:rsidR="00322F1F" w:rsidRPr="00322F1F">
        <w:rPr>
          <w:rFonts w:ascii="Calibri" w:hAnsi="Calibri" w:cs="Calibri"/>
          <w:i/>
          <w:iCs/>
          <w:noProof/>
          <w:szCs w:val="24"/>
        </w:rPr>
        <w:t>September 2018</w:t>
      </w:r>
      <w:r w:rsidR="00322F1F" w:rsidRPr="00322F1F">
        <w:rPr>
          <w:rFonts w:ascii="Calibri" w:hAnsi="Calibri" w:cs="Calibri"/>
          <w:noProof/>
          <w:szCs w:val="24"/>
        </w:rPr>
        <w:t>.</w:t>
      </w:r>
    </w:p>
    <w:p w14:paraId="3C0920A6"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Andersen, T. M., &amp; Svarer, M. (2006). Flexicurity: The Danish Labour-Market Model. </w:t>
      </w:r>
      <w:r w:rsidRPr="00322F1F">
        <w:rPr>
          <w:rFonts w:ascii="Calibri" w:hAnsi="Calibri" w:cs="Calibri"/>
          <w:i/>
          <w:iCs/>
          <w:noProof/>
          <w:szCs w:val="24"/>
        </w:rPr>
        <w:t>Ekonomisk Debatt</w:t>
      </w:r>
      <w:r w:rsidRPr="00322F1F">
        <w:rPr>
          <w:rFonts w:ascii="Calibri" w:hAnsi="Calibri" w:cs="Calibri"/>
          <w:noProof/>
          <w:szCs w:val="24"/>
        </w:rPr>
        <w:t xml:space="preserve">, </w:t>
      </w:r>
      <w:r w:rsidRPr="00322F1F">
        <w:rPr>
          <w:rFonts w:ascii="Calibri" w:hAnsi="Calibri" w:cs="Calibri"/>
          <w:i/>
          <w:iCs/>
          <w:noProof/>
          <w:szCs w:val="24"/>
        </w:rPr>
        <w:t>1</w:t>
      </w:r>
      <w:r w:rsidRPr="00322F1F">
        <w:rPr>
          <w:rFonts w:ascii="Calibri" w:hAnsi="Calibri" w:cs="Calibri"/>
          <w:noProof/>
          <w:szCs w:val="24"/>
        </w:rPr>
        <w:t>(April), 17–29.</w:t>
      </w:r>
    </w:p>
    <w:p w14:paraId="45365D5E"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Andersen, T. M., Svarer, M., &amp; Vejlin, R. M. (2015). Litteraturreview af effekter af indretning af arbejdsunderstøttelsen. </w:t>
      </w:r>
      <w:r w:rsidRPr="00322F1F">
        <w:rPr>
          <w:rFonts w:ascii="Calibri" w:hAnsi="Calibri" w:cs="Calibri"/>
          <w:i/>
          <w:iCs/>
          <w:noProof/>
          <w:szCs w:val="24"/>
        </w:rPr>
        <w:t>Beskæftigelsesministeriet</w:t>
      </w:r>
      <w:r w:rsidRPr="00322F1F">
        <w:rPr>
          <w:rFonts w:ascii="Calibri" w:hAnsi="Calibri" w:cs="Calibri"/>
          <w:noProof/>
          <w:szCs w:val="24"/>
        </w:rPr>
        <w:t>, 1–99.</w:t>
      </w:r>
    </w:p>
    <w:p w14:paraId="51A8A98D"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Bengtsson, E., &amp; Stockhammer, E. (2018). Wages, Income Distribution and Economic Growth: Long-Run Perspectives in Scandinavia, 1900–2010. </w:t>
      </w:r>
      <w:r w:rsidRPr="00322F1F">
        <w:rPr>
          <w:rFonts w:ascii="Calibri" w:hAnsi="Calibri" w:cs="Calibri"/>
          <w:i/>
          <w:iCs/>
          <w:noProof/>
          <w:szCs w:val="24"/>
        </w:rPr>
        <w:t>Review of Political Economy</w:t>
      </w:r>
      <w:r w:rsidRPr="00322F1F">
        <w:rPr>
          <w:rFonts w:ascii="Calibri" w:hAnsi="Calibri" w:cs="Calibri"/>
          <w:noProof/>
          <w:szCs w:val="24"/>
        </w:rPr>
        <w:t xml:space="preserve">, </w:t>
      </w:r>
      <w:r w:rsidRPr="00322F1F">
        <w:rPr>
          <w:rFonts w:ascii="Calibri" w:hAnsi="Calibri" w:cs="Calibri"/>
          <w:i/>
          <w:iCs/>
          <w:noProof/>
          <w:szCs w:val="24"/>
        </w:rPr>
        <w:t>33</w:t>
      </w:r>
      <w:r w:rsidRPr="00322F1F">
        <w:rPr>
          <w:rFonts w:ascii="Calibri" w:hAnsi="Calibri" w:cs="Calibri"/>
          <w:noProof/>
          <w:szCs w:val="24"/>
        </w:rPr>
        <w:t>(4), 725–745. https://doi.org/10.1080/09538259.2020.1860307</w:t>
      </w:r>
    </w:p>
    <w:p w14:paraId="4E7D6E39"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Boone, C., Dube, A., Goodman, L., &amp; Kaplan, E. (2021). Unemployment Insurance Generosity and Aggregate Employment. </w:t>
      </w:r>
      <w:r w:rsidRPr="00322F1F">
        <w:rPr>
          <w:rFonts w:ascii="Calibri" w:hAnsi="Calibri" w:cs="Calibri"/>
          <w:i/>
          <w:iCs/>
          <w:noProof/>
          <w:szCs w:val="24"/>
        </w:rPr>
        <w:t>American Economic Journal: Economic Policy</w:t>
      </w:r>
      <w:r w:rsidRPr="00322F1F">
        <w:rPr>
          <w:rFonts w:ascii="Calibri" w:hAnsi="Calibri" w:cs="Calibri"/>
          <w:noProof/>
          <w:szCs w:val="24"/>
        </w:rPr>
        <w:t xml:space="preserve">, </w:t>
      </w:r>
      <w:r w:rsidRPr="00322F1F">
        <w:rPr>
          <w:rFonts w:ascii="Calibri" w:hAnsi="Calibri" w:cs="Calibri"/>
          <w:i/>
          <w:iCs/>
          <w:noProof/>
          <w:szCs w:val="24"/>
        </w:rPr>
        <w:t>13</w:t>
      </w:r>
      <w:r w:rsidRPr="00322F1F">
        <w:rPr>
          <w:rFonts w:ascii="Calibri" w:hAnsi="Calibri" w:cs="Calibri"/>
          <w:noProof/>
          <w:szCs w:val="24"/>
        </w:rPr>
        <w:t>(2), 58–99. https://doi.org/10.1257/pol.20160613</w:t>
      </w:r>
    </w:p>
    <w:p w14:paraId="3CFA5F0B"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Byrialsen, M. R., &amp; Raza, H. (2018). Macroeconomic effects of unemployment benefits in small open economies: A stock–flow consistent approach. </w:t>
      </w:r>
      <w:r w:rsidRPr="00322F1F">
        <w:rPr>
          <w:rFonts w:ascii="Calibri" w:hAnsi="Calibri" w:cs="Calibri"/>
          <w:i/>
          <w:iCs/>
          <w:noProof/>
          <w:szCs w:val="24"/>
        </w:rPr>
        <w:t>European Journal of Economics and Economic Policies: Intervention</w:t>
      </w:r>
      <w:r w:rsidRPr="00322F1F">
        <w:rPr>
          <w:rFonts w:ascii="Calibri" w:hAnsi="Calibri" w:cs="Calibri"/>
          <w:noProof/>
          <w:szCs w:val="24"/>
        </w:rPr>
        <w:t xml:space="preserve">, </w:t>
      </w:r>
      <w:r w:rsidRPr="00322F1F">
        <w:rPr>
          <w:rFonts w:ascii="Calibri" w:hAnsi="Calibri" w:cs="Calibri"/>
          <w:i/>
          <w:iCs/>
          <w:noProof/>
          <w:szCs w:val="24"/>
        </w:rPr>
        <w:t>15</w:t>
      </w:r>
      <w:r w:rsidRPr="00322F1F">
        <w:rPr>
          <w:rFonts w:ascii="Calibri" w:hAnsi="Calibri" w:cs="Calibri"/>
          <w:noProof/>
          <w:szCs w:val="24"/>
        </w:rPr>
        <w:t>(3), 335–363. https://doi.org/10.4337/ejeep.2018.0032</w:t>
      </w:r>
    </w:p>
    <w:p w14:paraId="6C1CF6C5"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Byrialsen, M. R., Raza, H., &amp; Valdecantos, S. (2022). </w:t>
      </w:r>
      <w:r w:rsidRPr="00322F1F">
        <w:rPr>
          <w:rFonts w:ascii="Calibri" w:hAnsi="Calibri" w:cs="Calibri"/>
          <w:i/>
          <w:iCs/>
          <w:noProof/>
          <w:szCs w:val="24"/>
        </w:rPr>
        <w:t>QMDE : A QUARTERLY EMPIRICAL MODEL FOR THE DANISH ECONOMY : A STOCK-FLOW CONSISTENT APPROACH</w:t>
      </w:r>
      <w:r w:rsidRPr="00322F1F">
        <w:rPr>
          <w:rFonts w:ascii="Calibri" w:hAnsi="Calibri" w:cs="Calibri"/>
          <w:noProof/>
          <w:szCs w:val="24"/>
        </w:rPr>
        <w:t xml:space="preserve">. </w:t>
      </w:r>
      <w:r w:rsidRPr="00322F1F">
        <w:rPr>
          <w:rFonts w:ascii="Calibri" w:hAnsi="Calibri" w:cs="Calibri"/>
          <w:i/>
          <w:iCs/>
          <w:noProof/>
          <w:szCs w:val="24"/>
        </w:rPr>
        <w:t>79</w:t>
      </w:r>
      <w:r w:rsidRPr="00322F1F">
        <w:rPr>
          <w:rFonts w:ascii="Calibri" w:hAnsi="Calibri" w:cs="Calibri"/>
          <w:noProof/>
          <w:szCs w:val="24"/>
        </w:rPr>
        <w:t>.</w:t>
      </w:r>
    </w:p>
    <w:p w14:paraId="2E33D23D"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Chetty, R. (2006). A general formula for the optimal level of social insurance. </w:t>
      </w:r>
      <w:r w:rsidRPr="00322F1F">
        <w:rPr>
          <w:rFonts w:ascii="Calibri" w:hAnsi="Calibri" w:cs="Calibri"/>
          <w:i/>
          <w:iCs/>
          <w:noProof/>
          <w:szCs w:val="24"/>
        </w:rPr>
        <w:t>Journal of Public Economics</w:t>
      </w:r>
      <w:r w:rsidRPr="00322F1F">
        <w:rPr>
          <w:rFonts w:ascii="Calibri" w:hAnsi="Calibri" w:cs="Calibri"/>
          <w:noProof/>
          <w:szCs w:val="24"/>
        </w:rPr>
        <w:t xml:space="preserve">, </w:t>
      </w:r>
      <w:r w:rsidRPr="00322F1F">
        <w:rPr>
          <w:rFonts w:ascii="Calibri" w:hAnsi="Calibri" w:cs="Calibri"/>
          <w:i/>
          <w:iCs/>
          <w:noProof/>
          <w:szCs w:val="24"/>
        </w:rPr>
        <w:t>90</w:t>
      </w:r>
      <w:r w:rsidRPr="00322F1F">
        <w:rPr>
          <w:rFonts w:ascii="Calibri" w:hAnsi="Calibri" w:cs="Calibri"/>
          <w:noProof/>
          <w:szCs w:val="24"/>
        </w:rPr>
        <w:t>(10–11), 1879–1901. https://doi.org/10.1016/j.jpubeco.2006.01.004</w:t>
      </w:r>
    </w:p>
    <w:p w14:paraId="15152C94"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Chetty, R. (2008). Moral hazard versus liquidity and optimal unemployment insurance. </w:t>
      </w:r>
      <w:r w:rsidRPr="00322F1F">
        <w:rPr>
          <w:rFonts w:ascii="Calibri" w:hAnsi="Calibri" w:cs="Calibri"/>
          <w:i/>
          <w:iCs/>
          <w:noProof/>
          <w:szCs w:val="24"/>
        </w:rPr>
        <w:t>Journal of Political Economy</w:t>
      </w:r>
      <w:r w:rsidRPr="00322F1F">
        <w:rPr>
          <w:rFonts w:ascii="Calibri" w:hAnsi="Calibri" w:cs="Calibri"/>
          <w:noProof/>
          <w:szCs w:val="24"/>
        </w:rPr>
        <w:t xml:space="preserve">, </w:t>
      </w:r>
      <w:r w:rsidRPr="00322F1F">
        <w:rPr>
          <w:rFonts w:ascii="Calibri" w:hAnsi="Calibri" w:cs="Calibri"/>
          <w:i/>
          <w:iCs/>
          <w:noProof/>
          <w:szCs w:val="24"/>
        </w:rPr>
        <w:t>116</w:t>
      </w:r>
      <w:r w:rsidRPr="00322F1F">
        <w:rPr>
          <w:rFonts w:ascii="Calibri" w:hAnsi="Calibri" w:cs="Calibri"/>
          <w:noProof/>
          <w:szCs w:val="24"/>
        </w:rPr>
        <w:t>(2), 173–234. https://doi.org/10.1086/588585</w:t>
      </w:r>
    </w:p>
    <w:p w14:paraId="685BE901"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Dagpengekommissionen. (2015). </w:t>
      </w:r>
      <w:r w:rsidRPr="00322F1F">
        <w:rPr>
          <w:rFonts w:ascii="Calibri" w:hAnsi="Calibri" w:cs="Calibri"/>
          <w:i/>
          <w:iCs/>
          <w:noProof/>
          <w:szCs w:val="24"/>
        </w:rPr>
        <w:t>Kompensationsgraden i dagpengesystemet</w:t>
      </w:r>
      <w:r w:rsidRPr="00322F1F">
        <w:rPr>
          <w:rFonts w:ascii="Calibri" w:hAnsi="Calibri" w:cs="Calibri"/>
          <w:noProof/>
          <w:szCs w:val="24"/>
        </w:rPr>
        <w:t>. 41.</w:t>
      </w:r>
    </w:p>
    <w:p w14:paraId="2906B0E5"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Dagpengekommissionens sekretariat. (2015). Dagpengemodellen teknisk analyserapport. </w:t>
      </w:r>
      <w:r w:rsidRPr="00322F1F">
        <w:rPr>
          <w:rFonts w:ascii="Calibri" w:hAnsi="Calibri" w:cs="Calibri"/>
          <w:i/>
          <w:iCs/>
          <w:noProof/>
          <w:szCs w:val="24"/>
        </w:rPr>
        <w:t>Beskæftigelsesmi</w:t>
      </w:r>
      <w:r w:rsidRPr="00322F1F">
        <w:rPr>
          <w:rFonts w:ascii="Calibri" w:hAnsi="Calibri" w:cs="Calibri"/>
          <w:noProof/>
          <w:szCs w:val="24"/>
        </w:rPr>
        <w:t>.</w:t>
      </w:r>
    </w:p>
    <w:p w14:paraId="00BCF964"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Danmarks Statistik. (2012). ADAM - En Model Af Dansk Økonomi. In </w:t>
      </w:r>
      <w:r w:rsidRPr="00322F1F">
        <w:rPr>
          <w:rFonts w:ascii="Calibri" w:hAnsi="Calibri" w:cs="Calibri"/>
          <w:i/>
          <w:iCs/>
          <w:noProof/>
          <w:szCs w:val="24"/>
        </w:rPr>
        <w:t>Danmarks Statistik</w:t>
      </w:r>
      <w:r w:rsidRPr="00322F1F">
        <w:rPr>
          <w:rFonts w:ascii="Calibri" w:hAnsi="Calibri" w:cs="Calibri"/>
          <w:noProof/>
          <w:szCs w:val="24"/>
        </w:rPr>
        <w:t>. Danmarks Statistik. https://www.dst.dk/da/Statistik/Publikationer/VisPub?cid=17987</w:t>
      </w:r>
    </w:p>
    <w:p w14:paraId="6CB82DA5"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De Økonomiske Råd. (2022). </w:t>
      </w:r>
      <w:r w:rsidRPr="00322F1F">
        <w:rPr>
          <w:rFonts w:ascii="Calibri" w:hAnsi="Calibri" w:cs="Calibri"/>
          <w:i/>
          <w:iCs/>
          <w:noProof/>
          <w:szCs w:val="24"/>
        </w:rPr>
        <w:t>RAPPORT FRA FORMANDSKABET DANSK ØKONOMI FORÅR 2022</w:t>
      </w:r>
      <w:r w:rsidRPr="00322F1F">
        <w:rPr>
          <w:rFonts w:ascii="Calibri" w:hAnsi="Calibri" w:cs="Calibri"/>
          <w:noProof/>
          <w:szCs w:val="24"/>
        </w:rPr>
        <w:t xml:space="preserve">. </w:t>
      </w:r>
      <w:r w:rsidRPr="00322F1F">
        <w:rPr>
          <w:rFonts w:ascii="Calibri" w:hAnsi="Calibri" w:cs="Calibri"/>
          <w:noProof/>
          <w:szCs w:val="24"/>
        </w:rPr>
        <w:lastRenderedPageBreak/>
        <w:t>https://dors.dk/raad-vismaend/loven.</w:t>
      </w:r>
    </w:p>
    <w:p w14:paraId="70BBF53F"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322F1F">
        <w:rPr>
          <w:rFonts w:ascii="Calibri" w:hAnsi="Calibri" w:cs="Calibri"/>
          <w:i/>
          <w:iCs/>
          <w:noProof/>
          <w:szCs w:val="24"/>
        </w:rPr>
        <w:t>SSRN Electronic Journal</w:t>
      </w:r>
      <w:r w:rsidRPr="00322F1F">
        <w:rPr>
          <w:rFonts w:ascii="Calibri" w:hAnsi="Calibri" w:cs="Calibri"/>
          <w:noProof/>
          <w:szCs w:val="24"/>
        </w:rPr>
        <w:t xml:space="preserve">, </w:t>
      </w:r>
      <w:r w:rsidRPr="00322F1F">
        <w:rPr>
          <w:rFonts w:ascii="Calibri" w:hAnsi="Calibri" w:cs="Calibri"/>
          <w:i/>
          <w:iCs/>
          <w:noProof/>
          <w:szCs w:val="24"/>
        </w:rPr>
        <w:t>11496</w:t>
      </w:r>
      <w:r w:rsidRPr="00322F1F">
        <w:rPr>
          <w:rFonts w:ascii="Calibri" w:hAnsi="Calibri" w:cs="Calibri"/>
          <w:noProof/>
          <w:szCs w:val="24"/>
        </w:rPr>
        <w:t>. https://doi.org/10.2139/ssrn.3177370</w:t>
      </w:r>
    </w:p>
    <w:p w14:paraId="75BC6340"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Dray, M., &amp; Thirlwall, A. P. (2011). The endogeneity of the natural rate of growth for a selection of Asian countries. </w:t>
      </w:r>
      <w:r w:rsidRPr="00322F1F">
        <w:rPr>
          <w:rFonts w:ascii="Calibri" w:hAnsi="Calibri" w:cs="Calibri"/>
          <w:i/>
          <w:iCs/>
          <w:noProof/>
          <w:szCs w:val="24"/>
        </w:rPr>
        <w:t>Journal of Post Keynesian Economics</w:t>
      </w:r>
      <w:r w:rsidRPr="00322F1F">
        <w:rPr>
          <w:rFonts w:ascii="Calibri" w:hAnsi="Calibri" w:cs="Calibri"/>
          <w:noProof/>
          <w:szCs w:val="24"/>
        </w:rPr>
        <w:t xml:space="preserve">, </w:t>
      </w:r>
      <w:r w:rsidRPr="00322F1F">
        <w:rPr>
          <w:rFonts w:ascii="Calibri" w:hAnsi="Calibri" w:cs="Calibri"/>
          <w:i/>
          <w:iCs/>
          <w:noProof/>
          <w:szCs w:val="24"/>
        </w:rPr>
        <w:t>33</w:t>
      </w:r>
      <w:r w:rsidRPr="00322F1F">
        <w:rPr>
          <w:rFonts w:ascii="Calibri" w:hAnsi="Calibri" w:cs="Calibri"/>
          <w:noProof/>
          <w:szCs w:val="24"/>
        </w:rPr>
        <w:t>(3), 451–468. https://doi.org/10.2753/PKE0160-3477330303</w:t>
      </w:r>
    </w:p>
    <w:p w14:paraId="573887B5"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DREAM. (2013). </w:t>
      </w:r>
      <w:r w:rsidRPr="00322F1F">
        <w:rPr>
          <w:rFonts w:ascii="Calibri" w:hAnsi="Calibri" w:cs="Calibri"/>
          <w:i/>
          <w:iCs/>
          <w:noProof/>
          <w:szCs w:val="24"/>
        </w:rPr>
        <w:t>Langsigtet økonomisk fremskrivning 2013</w:t>
      </w:r>
      <w:r w:rsidRPr="00322F1F">
        <w:rPr>
          <w:rFonts w:ascii="Calibri" w:hAnsi="Calibri" w:cs="Calibri"/>
          <w:noProof/>
          <w:szCs w:val="24"/>
        </w:rPr>
        <w:t xml:space="preserve">. </w:t>
      </w:r>
      <w:r w:rsidRPr="00322F1F">
        <w:rPr>
          <w:rFonts w:ascii="Calibri" w:hAnsi="Calibri" w:cs="Calibri"/>
          <w:i/>
          <w:iCs/>
          <w:noProof/>
          <w:szCs w:val="24"/>
        </w:rPr>
        <w:t>August</w:t>
      </w:r>
      <w:r w:rsidRPr="00322F1F">
        <w:rPr>
          <w:rFonts w:ascii="Calibri" w:hAnsi="Calibri" w:cs="Calibri"/>
          <w:noProof/>
          <w:szCs w:val="24"/>
        </w:rPr>
        <w:t>.</w:t>
      </w:r>
    </w:p>
    <w:p w14:paraId="2EBB1587"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Fagbevægelsens Hovedorganisation. (2021). </w:t>
      </w:r>
      <w:r w:rsidRPr="00322F1F">
        <w:rPr>
          <w:rFonts w:ascii="Calibri" w:hAnsi="Calibri" w:cs="Calibri"/>
          <w:i/>
          <w:iCs/>
          <w:noProof/>
          <w:szCs w:val="24"/>
        </w:rPr>
        <w:t>Mere tryghed til lønmodtagerne</w:t>
      </w:r>
      <w:r w:rsidRPr="00322F1F">
        <w:rPr>
          <w:rFonts w:ascii="Calibri" w:hAnsi="Calibri" w:cs="Calibri"/>
          <w:noProof/>
          <w:szCs w:val="24"/>
        </w:rPr>
        <w:t>.</w:t>
      </w:r>
    </w:p>
    <w:p w14:paraId="5A35AFA9"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Falch, N. S. (2015). </w:t>
      </w:r>
      <w:r w:rsidRPr="00322F1F">
        <w:rPr>
          <w:rFonts w:ascii="Calibri" w:hAnsi="Calibri" w:cs="Calibri"/>
          <w:i/>
          <w:iCs/>
          <w:noProof/>
          <w:szCs w:val="24"/>
        </w:rPr>
        <w:t>Three essays on unemployment insurance</w:t>
      </w:r>
      <w:r w:rsidRPr="00322F1F">
        <w:rPr>
          <w:rFonts w:ascii="Calibri" w:hAnsi="Calibri" w:cs="Calibri"/>
          <w:noProof/>
          <w:szCs w:val="24"/>
        </w:rPr>
        <w:t xml:space="preserve">. </w:t>
      </w:r>
      <w:r w:rsidRPr="00322F1F">
        <w:rPr>
          <w:rFonts w:ascii="Calibri" w:hAnsi="Calibri" w:cs="Calibri"/>
          <w:i/>
          <w:iCs/>
          <w:noProof/>
          <w:szCs w:val="24"/>
        </w:rPr>
        <w:t>April</w:t>
      </w:r>
      <w:r w:rsidRPr="00322F1F">
        <w:rPr>
          <w:rFonts w:ascii="Calibri" w:hAnsi="Calibri" w:cs="Calibri"/>
          <w:noProof/>
          <w:szCs w:val="24"/>
        </w:rPr>
        <w:t>.</w:t>
      </w:r>
    </w:p>
    <w:p w14:paraId="58A0DB82"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Fazzari, S. M., Ferri, P., &amp; Variato, A. M. (2020). Demand-led growth and accommodating supply. </w:t>
      </w:r>
      <w:r w:rsidRPr="00322F1F">
        <w:rPr>
          <w:rFonts w:ascii="Calibri" w:hAnsi="Calibri" w:cs="Calibri"/>
          <w:i/>
          <w:iCs/>
          <w:noProof/>
          <w:szCs w:val="24"/>
        </w:rPr>
        <w:t>Cambridge Journal of Economics</w:t>
      </w:r>
      <w:r w:rsidRPr="00322F1F">
        <w:rPr>
          <w:rFonts w:ascii="Calibri" w:hAnsi="Calibri" w:cs="Calibri"/>
          <w:noProof/>
          <w:szCs w:val="24"/>
        </w:rPr>
        <w:t xml:space="preserve">, </w:t>
      </w:r>
      <w:r w:rsidRPr="00322F1F">
        <w:rPr>
          <w:rFonts w:ascii="Calibri" w:hAnsi="Calibri" w:cs="Calibri"/>
          <w:i/>
          <w:iCs/>
          <w:noProof/>
          <w:szCs w:val="24"/>
        </w:rPr>
        <w:t>44</w:t>
      </w:r>
      <w:r w:rsidRPr="00322F1F">
        <w:rPr>
          <w:rFonts w:ascii="Calibri" w:hAnsi="Calibri" w:cs="Calibri"/>
          <w:noProof/>
          <w:szCs w:val="24"/>
        </w:rPr>
        <w:t>(3), 583–605. https://doi.org/10.1093/cje/bez055</w:t>
      </w:r>
    </w:p>
    <w:p w14:paraId="2E11E065"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Finansministeriet. (2017). </w:t>
      </w:r>
      <w:r w:rsidRPr="00322F1F">
        <w:rPr>
          <w:rFonts w:ascii="Calibri" w:hAnsi="Calibri" w:cs="Calibri"/>
          <w:i/>
          <w:iCs/>
          <w:noProof/>
          <w:szCs w:val="24"/>
        </w:rPr>
        <w:t>Det danske pensionssystem nu og i fremtiden</w:t>
      </w:r>
      <w:r w:rsidRPr="00322F1F">
        <w:rPr>
          <w:rFonts w:ascii="Calibri" w:hAnsi="Calibri" w:cs="Calibri"/>
          <w:noProof/>
          <w:szCs w:val="24"/>
        </w:rPr>
        <w:t>.</w:t>
      </w:r>
    </w:p>
    <w:p w14:paraId="7EDA582E"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Finkelstein, A., &amp; Chetty, R. (2012). </w:t>
      </w:r>
      <w:r w:rsidRPr="00322F1F">
        <w:rPr>
          <w:rFonts w:ascii="Calibri" w:hAnsi="Calibri" w:cs="Calibri"/>
          <w:i/>
          <w:iCs/>
          <w:noProof/>
          <w:szCs w:val="24"/>
        </w:rPr>
        <w:t>SOCIAL INSURANCE: CONNECTING THEORY TO DATA</w:t>
      </w:r>
      <w:r w:rsidRPr="00322F1F">
        <w:rPr>
          <w:rFonts w:ascii="Calibri" w:hAnsi="Calibri" w:cs="Calibri"/>
          <w:noProof/>
          <w:szCs w:val="24"/>
        </w:rPr>
        <w:t>.</w:t>
      </w:r>
    </w:p>
    <w:p w14:paraId="1975E695"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Fredriksson, P., &amp; Söderström, M. (2020). The equilibrium impact of unemployment insurance on unemployment: Evidence from a non-linear policy rule. </w:t>
      </w:r>
      <w:r w:rsidRPr="00322F1F">
        <w:rPr>
          <w:rFonts w:ascii="Calibri" w:hAnsi="Calibri" w:cs="Calibri"/>
          <w:i/>
          <w:iCs/>
          <w:noProof/>
          <w:szCs w:val="24"/>
        </w:rPr>
        <w:t>Journal of Public Economics</w:t>
      </w:r>
      <w:r w:rsidRPr="00322F1F">
        <w:rPr>
          <w:rFonts w:ascii="Calibri" w:hAnsi="Calibri" w:cs="Calibri"/>
          <w:noProof/>
          <w:szCs w:val="24"/>
        </w:rPr>
        <w:t xml:space="preserve">, </w:t>
      </w:r>
      <w:r w:rsidRPr="00322F1F">
        <w:rPr>
          <w:rFonts w:ascii="Calibri" w:hAnsi="Calibri" w:cs="Calibri"/>
          <w:i/>
          <w:iCs/>
          <w:noProof/>
          <w:szCs w:val="24"/>
        </w:rPr>
        <w:t>187</w:t>
      </w:r>
      <w:r w:rsidRPr="00322F1F">
        <w:rPr>
          <w:rFonts w:ascii="Calibri" w:hAnsi="Calibri" w:cs="Calibri"/>
          <w:noProof/>
          <w:szCs w:val="24"/>
        </w:rPr>
        <w:t>, 104199. https://doi.org/10.1016/j.jpubeco.2020.104199</w:t>
      </w:r>
    </w:p>
    <w:p w14:paraId="5B1B9DFF"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Gutierrez, I. A. (2016). Job insecurity, unemployment insurance and on-the-job search. Evidence from older American workers. </w:t>
      </w:r>
      <w:r w:rsidRPr="00322F1F">
        <w:rPr>
          <w:rFonts w:ascii="Calibri" w:hAnsi="Calibri" w:cs="Calibri"/>
          <w:i/>
          <w:iCs/>
          <w:noProof/>
          <w:szCs w:val="24"/>
        </w:rPr>
        <w:t>Labour Economics</w:t>
      </w:r>
      <w:r w:rsidRPr="00322F1F">
        <w:rPr>
          <w:rFonts w:ascii="Calibri" w:hAnsi="Calibri" w:cs="Calibri"/>
          <w:noProof/>
          <w:szCs w:val="24"/>
        </w:rPr>
        <w:t xml:space="preserve">, </w:t>
      </w:r>
      <w:r w:rsidRPr="00322F1F">
        <w:rPr>
          <w:rFonts w:ascii="Calibri" w:hAnsi="Calibri" w:cs="Calibri"/>
          <w:i/>
          <w:iCs/>
          <w:noProof/>
          <w:szCs w:val="24"/>
        </w:rPr>
        <w:t>41</w:t>
      </w:r>
      <w:r w:rsidRPr="00322F1F">
        <w:rPr>
          <w:rFonts w:ascii="Calibri" w:hAnsi="Calibri" w:cs="Calibri"/>
          <w:noProof/>
          <w:szCs w:val="24"/>
        </w:rPr>
        <w:t>, 228–245. https://doi.org/10.1016/j.labeco.2016.05.011</w:t>
      </w:r>
    </w:p>
    <w:p w14:paraId="4D891E7F"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Hagedorn, M., Karahan, F., Manovskii, I., &amp; Mitman, K. (2013). Unemployment Benefits and Unemployment in the Great Recession: The Role of Macro Effects. </w:t>
      </w:r>
      <w:r w:rsidRPr="00322F1F">
        <w:rPr>
          <w:rFonts w:ascii="Calibri" w:hAnsi="Calibri" w:cs="Calibri"/>
          <w:i/>
          <w:iCs/>
          <w:noProof/>
          <w:szCs w:val="24"/>
        </w:rPr>
        <w:t>SSRN Electronic Journal</w:t>
      </w:r>
      <w:r w:rsidRPr="00322F1F">
        <w:rPr>
          <w:rFonts w:ascii="Calibri" w:hAnsi="Calibri" w:cs="Calibri"/>
          <w:noProof/>
          <w:szCs w:val="24"/>
        </w:rPr>
        <w:t>. https://doi.org/10.2139/ssrn.2340678</w:t>
      </w:r>
    </w:p>
    <w:p w14:paraId="2063C654"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Hagedorn, M., Manovskii, I., &amp; Mitman, K. (2016). Interpreting Recent Quasi-Experimental Evidence on the Effects of Unemployment Benefit Extensions. </w:t>
      </w:r>
      <w:r w:rsidRPr="00322F1F">
        <w:rPr>
          <w:rFonts w:ascii="Calibri" w:hAnsi="Calibri" w:cs="Calibri"/>
          <w:i/>
          <w:iCs/>
          <w:noProof/>
          <w:szCs w:val="24"/>
        </w:rPr>
        <w:t>NBER Working Paper Series</w:t>
      </w:r>
      <w:r w:rsidRPr="00322F1F">
        <w:rPr>
          <w:rFonts w:ascii="Calibri" w:hAnsi="Calibri" w:cs="Calibri"/>
          <w:noProof/>
          <w:szCs w:val="24"/>
        </w:rPr>
        <w:t>, 24. http://www.nber.org/papers/w22280</w:t>
      </w:r>
    </w:p>
    <w:p w14:paraId="2EBC5657"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Hopenhayn, H. A., &amp; Nicolini, J. P. (2009). Optimal unemployment insurance and employment history. </w:t>
      </w:r>
      <w:r w:rsidRPr="00322F1F">
        <w:rPr>
          <w:rFonts w:ascii="Calibri" w:hAnsi="Calibri" w:cs="Calibri"/>
          <w:i/>
          <w:iCs/>
          <w:noProof/>
          <w:szCs w:val="24"/>
        </w:rPr>
        <w:t>Review of Economic Studies</w:t>
      </w:r>
      <w:r w:rsidRPr="00322F1F">
        <w:rPr>
          <w:rFonts w:ascii="Calibri" w:hAnsi="Calibri" w:cs="Calibri"/>
          <w:noProof/>
          <w:szCs w:val="24"/>
        </w:rPr>
        <w:t xml:space="preserve">, </w:t>
      </w:r>
      <w:r w:rsidRPr="00322F1F">
        <w:rPr>
          <w:rFonts w:ascii="Calibri" w:hAnsi="Calibri" w:cs="Calibri"/>
          <w:i/>
          <w:iCs/>
          <w:noProof/>
          <w:szCs w:val="24"/>
        </w:rPr>
        <w:t>76</w:t>
      </w:r>
      <w:r w:rsidRPr="00322F1F">
        <w:rPr>
          <w:rFonts w:ascii="Calibri" w:hAnsi="Calibri" w:cs="Calibri"/>
          <w:noProof/>
          <w:szCs w:val="24"/>
        </w:rPr>
        <w:t>(3), 1049–1070. https://doi.org/10.1111/j.1467-937X.2009.00555.x</w:t>
      </w:r>
    </w:p>
    <w:p w14:paraId="0A490892"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Hopenhayn, H. A., &amp; Wang, C. (1996). Unemployment insurance with moral hazard in a dynamic economy A comment. </w:t>
      </w:r>
      <w:r w:rsidRPr="00322F1F">
        <w:rPr>
          <w:rFonts w:ascii="Calibri" w:hAnsi="Calibri" w:cs="Calibri"/>
          <w:i/>
          <w:iCs/>
          <w:noProof/>
          <w:szCs w:val="24"/>
        </w:rPr>
        <w:t>Carnegie-Rochester Conference Series on Public Policy</w:t>
      </w:r>
      <w:r w:rsidRPr="00322F1F">
        <w:rPr>
          <w:rFonts w:ascii="Calibri" w:hAnsi="Calibri" w:cs="Calibri"/>
          <w:noProof/>
          <w:szCs w:val="24"/>
        </w:rPr>
        <w:t xml:space="preserve">, </w:t>
      </w:r>
      <w:r w:rsidRPr="00322F1F">
        <w:rPr>
          <w:rFonts w:ascii="Calibri" w:hAnsi="Calibri" w:cs="Calibri"/>
          <w:i/>
          <w:iCs/>
          <w:noProof/>
          <w:szCs w:val="24"/>
        </w:rPr>
        <w:t>44</w:t>
      </w:r>
      <w:r w:rsidRPr="00322F1F">
        <w:rPr>
          <w:rFonts w:ascii="Calibri" w:hAnsi="Calibri" w:cs="Calibri"/>
          <w:noProof/>
          <w:szCs w:val="24"/>
        </w:rPr>
        <w:t>, 43–46. https://doi.org/10.1016/s0167-2231(96)90003-2</w:t>
      </w:r>
    </w:p>
    <w:p w14:paraId="2EDA8F06"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Howell, D., &amp; Azizoglu, B. (2011). Unemployment Benefits and Work Incentives: The U.S. Labor Market in the Great Recession. </w:t>
      </w:r>
      <w:r w:rsidRPr="00322F1F">
        <w:rPr>
          <w:rFonts w:ascii="Calibri" w:hAnsi="Calibri" w:cs="Calibri"/>
          <w:i/>
          <w:iCs/>
          <w:noProof/>
          <w:szCs w:val="24"/>
        </w:rPr>
        <w:t>Political Economy Research Institute</w:t>
      </w:r>
      <w:r w:rsidRPr="00322F1F">
        <w:rPr>
          <w:rFonts w:ascii="Calibri" w:hAnsi="Calibri" w:cs="Calibri"/>
          <w:noProof/>
          <w:szCs w:val="24"/>
        </w:rPr>
        <w:t xml:space="preserve">, </w:t>
      </w:r>
      <w:r w:rsidRPr="00322F1F">
        <w:rPr>
          <w:rFonts w:ascii="Calibri" w:hAnsi="Calibri" w:cs="Calibri"/>
          <w:i/>
          <w:iCs/>
          <w:noProof/>
          <w:szCs w:val="24"/>
        </w:rPr>
        <w:t>257</w:t>
      </w:r>
      <w:r w:rsidRPr="00322F1F">
        <w:rPr>
          <w:rFonts w:ascii="Calibri" w:hAnsi="Calibri" w:cs="Calibri"/>
          <w:noProof/>
          <w:szCs w:val="24"/>
        </w:rPr>
        <w:t>, 151–162. https://doi.org/10.4324/9781315143842</w:t>
      </w:r>
    </w:p>
    <w:p w14:paraId="11ADA5AF"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Hummelgaard, P. (2021). </w:t>
      </w:r>
      <w:r w:rsidRPr="00322F1F">
        <w:rPr>
          <w:rFonts w:ascii="Calibri" w:hAnsi="Calibri" w:cs="Calibri"/>
          <w:i/>
          <w:iCs/>
          <w:noProof/>
          <w:szCs w:val="24"/>
        </w:rPr>
        <w:t>Spørgsmål nr:270</w:t>
      </w:r>
      <w:r w:rsidRPr="00322F1F">
        <w:rPr>
          <w:rFonts w:ascii="Calibri" w:hAnsi="Calibri" w:cs="Calibri"/>
          <w:noProof/>
          <w:szCs w:val="24"/>
        </w:rPr>
        <w:t>. Beskæftigelses Ministeriet. https://www.ft.dk/samling/20201/almdel/beu/spm/270/svar/1776624/2384360/index.htm</w:t>
      </w:r>
    </w:p>
    <w:p w14:paraId="4DB9EF82"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Jensen, M. T. (2021). </w:t>
      </w:r>
      <w:r w:rsidRPr="00322F1F">
        <w:rPr>
          <w:rFonts w:ascii="Calibri" w:hAnsi="Calibri" w:cs="Calibri"/>
          <w:i/>
          <w:iCs/>
          <w:noProof/>
          <w:szCs w:val="24"/>
        </w:rPr>
        <w:t>Prisen for at løfte dagpengene overdrives</w:t>
      </w:r>
      <w:r w:rsidRPr="00322F1F">
        <w:rPr>
          <w:rFonts w:ascii="Calibri" w:hAnsi="Calibri" w:cs="Calibri"/>
          <w:noProof/>
          <w:szCs w:val="24"/>
        </w:rPr>
        <w:t>. 1–10.</w:t>
      </w:r>
    </w:p>
    <w:p w14:paraId="71262C42"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Jurajda, Š. (2002). Estimating the effect of unemployment insurance compensation on the labor market histories of displaced workers. </w:t>
      </w:r>
      <w:r w:rsidRPr="00322F1F">
        <w:rPr>
          <w:rFonts w:ascii="Calibri" w:hAnsi="Calibri" w:cs="Calibri"/>
          <w:i/>
          <w:iCs/>
          <w:noProof/>
          <w:szCs w:val="24"/>
        </w:rPr>
        <w:t>Journal of Econometrics</w:t>
      </w:r>
      <w:r w:rsidRPr="00322F1F">
        <w:rPr>
          <w:rFonts w:ascii="Calibri" w:hAnsi="Calibri" w:cs="Calibri"/>
          <w:noProof/>
          <w:szCs w:val="24"/>
        </w:rPr>
        <w:t xml:space="preserve">, </w:t>
      </w:r>
      <w:r w:rsidRPr="00322F1F">
        <w:rPr>
          <w:rFonts w:ascii="Calibri" w:hAnsi="Calibri" w:cs="Calibri"/>
          <w:i/>
          <w:iCs/>
          <w:noProof/>
          <w:szCs w:val="24"/>
        </w:rPr>
        <w:t>108</w:t>
      </w:r>
      <w:r w:rsidRPr="00322F1F">
        <w:rPr>
          <w:rFonts w:ascii="Calibri" w:hAnsi="Calibri" w:cs="Calibri"/>
          <w:noProof/>
          <w:szCs w:val="24"/>
        </w:rPr>
        <w:t>(2), 227–252. https://doi.org/10.1016/S0304-4076(01)00135-X</w:t>
      </w:r>
    </w:p>
    <w:p w14:paraId="607CDE9B"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lastRenderedPageBreak/>
        <w:t xml:space="preserve">Kongshøj, P. (2015). </w:t>
      </w:r>
      <w:r w:rsidRPr="00322F1F">
        <w:rPr>
          <w:rFonts w:ascii="Calibri" w:hAnsi="Calibri" w:cs="Calibri"/>
          <w:i/>
          <w:iCs/>
          <w:noProof/>
          <w:szCs w:val="24"/>
        </w:rPr>
        <w:t>Dansk fl exicurity under pres – både indefra og udefra</w:t>
      </w:r>
      <w:r w:rsidRPr="00322F1F">
        <w:rPr>
          <w:rFonts w:ascii="Calibri" w:hAnsi="Calibri" w:cs="Calibri"/>
          <w:noProof/>
          <w:szCs w:val="24"/>
        </w:rPr>
        <w:t xml:space="preserve">. </w:t>
      </w:r>
      <w:r w:rsidRPr="00322F1F">
        <w:rPr>
          <w:rFonts w:ascii="Calibri" w:hAnsi="Calibri" w:cs="Calibri"/>
          <w:i/>
          <w:iCs/>
          <w:noProof/>
          <w:szCs w:val="24"/>
        </w:rPr>
        <w:t>1</w:t>
      </w:r>
      <w:r w:rsidRPr="00322F1F">
        <w:rPr>
          <w:rFonts w:ascii="Calibri" w:hAnsi="Calibri" w:cs="Calibri"/>
          <w:noProof/>
          <w:szCs w:val="24"/>
        </w:rPr>
        <w:t>, 5–10.</w:t>
      </w:r>
    </w:p>
    <w:p w14:paraId="3174B940"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Lalive, B. R., Landais, C., &amp; Zweimüller, J. (2015). </w:t>
      </w:r>
      <w:r w:rsidRPr="00322F1F">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322F1F">
        <w:rPr>
          <w:rFonts w:ascii="Calibri" w:hAnsi="Calibri" w:cs="Calibri"/>
          <w:noProof/>
          <w:szCs w:val="24"/>
        </w:rPr>
        <w:t xml:space="preserve">. </w:t>
      </w:r>
      <w:r w:rsidRPr="00322F1F">
        <w:rPr>
          <w:rFonts w:ascii="Calibri" w:hAnsi="Calibri" w:cs="Calibri"/>
          <w:i/>
          <w:iCs/>
          <w:noProof/>
          <w:szCs w:val="24"/>
        </w:rPr>
        <w:t>105</w:t>
      </w:r>
      <w:r w:rsidRPr="00322F1F">
        <w:rPr>
          <w:rFonts w:ascii="Calibri" w:hAnsi="Calibri" w:cs="Calibri"/>
          <w:noProof/>
          <w:szCs w:val="24"/>
        </w:rPr>
        <w:t>(12), 3564–3596.</w:t>
      </w:r>
    </w:p>
    <w:p w14:paraId="65F39707"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Lavoie, M., &amp; Godley, W. (2012). Monetary Economics - An Integrated Approach to Credit, Money, Income, Production and Wealth. In </w:t>
      </w:r>
      <w:r w:rsidRPr="00322F1F">
        <w:rPr>
          <w:rFonts w:ascii="Calibri" w:hAnsi="Calibri" w:cs="Calibri"/>
          <w:i/>
          <w:iCs/>
          <w:noProof/>
          <w:szCs w:val="24"/>
        </w:rPr>
        <w:t>Https://Medium.Com/</w:t>
      </w:r>
      <w:r w:rsidRPr="00322F1F">
        <w:rPr>
          <w:rFonts w:ascii="Calibri" w:hAnsi="Calibri" w:cs="Calibri"/>
          <w:noProof/>
          <w:szCs w:val="24"/>
        </w:rPr>
        <w:t>. https://medium.com/@arifwicaksanaa/pengertian-use-case-a7e576e1b6bf</w:t>
      </w:r>
    </w:p>
    <w:p w14:paraId="4CF5CC05"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Marinescu, I. (2017). The general equilibrium impacts of unemployment insurance: Evidence from a large online job board. </w:t>
      </w:r>
      <w:r w:rsidRPr="00322F1F">
        <w:rPr>
          <w:rFonts w:ascii="Calibri" w:hAnsi="Calibri" w:cs="Calibri"/>
          <w:i/>
          <w:iCs/>
          <w:noProof/>
          <w:szCs w:val="24"/>
        </w:rPr>
        <w:t>Journal of Public Economics</w:t>
      </w:r>
      <w:r w:rsidRPr="00322F1F">
        <w:rPr>
          <w:rFonts w:ascii="Calibri" w:hAnsi="Calibri" w:cs="Calibri"/>
          <w:noProof/>
          <w:szCs w:val="24"/>
        </w:rPr>
        <w:t xml:space="preserve">, </w:t>
      </w:r>
      <w:r w:rsidRPr="00322F1F">
        <w:rPr>
          <w:rFonts w:ascii="Calibri" w:hAnsi="Calibri" w:cs="Calibri"/>
          <w:i/>
          <w:iCs/>
          <w:noProof/>
          <w:szCs w:val="24"/>
        </w:rPr>
        <w:t>150</w:t>
      </w:r>
      <w:r w:rsidRPr="00322F1F">
        <w:rPr>
          <w:rFonts w:ascii="Calibri" w:hAnsi="Calibri" w:cs="Calibri"/>
          <w:noProof/>
          <w:szCs w:val="24"/>
        </w:rPr>
        <w:t>, 14–29. https://doi.org/10.1016/j.jpubeco.2017.02.012</w:t>
      </w:r>
    </w:p>
    <w:p w14:paraId="0CA0CBEA"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Mcdonald, I. M., &amp; Solow, R. M. (1981). </w:t>
      </w:r>
      <w:r w:rsidRPr="00322F1F">
        <w:rPr>
          <w:rFonts w:ascii="Calibri" w:hAnsi="Calibri" w:cs="Calibri"/>
          <w:i/>
          <w:iCs/>
          <w:noProof/>
          <w:szCs w:val="24"/>
        </w:rPr>
        <w:t>Wage Bargaining and Employment</w:t>
      </w:r>
      <w:r w:rsidRPr="00322F1F">
        <w:rPr>
          <w:rFonts w:ascii="Calibri" w:hAnsi="Calibri" w:cs="Calibri"/>
          <w:noProof/>
          <w:szCs w:val="24"/>
        </w:rPr>
        <w:t xml:space="preserve">. </w:t>
      </w:r>
      <w:r w:rsidRPr="00322F1F">
        <w:rPr>
          <w:rFonts w:ascii="Calibri" w:hAnsi="Calibri" w:cs="Calibri"/>
          <w:i/>
          <w:iCs/>
          <w:noProof/>
          <w:szCs w:val="24"/>
        </w:rPr>
        <w:t>71</w:t>
      </w:r>
      <w:r w:rsidRPr="00322F1F">
        <w:rPr>
          <w:rFonts w:ascii="Calibri" w:hAnsi="Calibri" w:cs="Calibri"/>
          <w:noProof/>
          <w:szCs w:val="24"/>
        </w:rPr>
        <w:t>(5), 896–908.</w:t>
      </w:r>
    </w:p>
    <w:p w14:paraId="0FBB794C"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Millemaci, E., &amp; Ofria, F. (2014). Kaldor-Verdoorn’s law and increasing returns to scale: A comparison across developed countries. </w:t>
      </w:r>
      <w:r w:rsidRPr="00322F1F">
        <w:rPr>
          <w:rFonts w:ascii="Calibri" w:hAnsi="Calibri" w:cs="Calibri"/>
          <w:i/>
          <w:iCs/>
          <w:noProof/>
          <w:szCs w:val="24"/>
        </w:rPr>
        <w:t>Journal of Economic Studies</w:t>
      </w:r>
      <w:r w:rsidRPr="00322F1F">
        <w:rPr>
          <w:rFonts w:ascii="Calibri" w:hAnsi="Calibri" w:cs="Calibri"/>
          <w:noProof/>
          <w:szCs w:val="24"/>
        </w:rPr>
        <w:t xml:space="preserve">, </w:t>
      </w:r>
      <w:r w:rsidRPr="00322F1F">
        <w:rPr>
          <w:rFonts w:ascii="Calibri" w:hAnsi="Calibri" w:cs="Calibri"/>
          <w:i/>
          <w:iCs/>
          <w:noProof/>
          <w:szCs w:val="24"/>
        </w:rPr>
        <w:t>41</w:t>
      </w:r>
      <w:r w:rsidRPr="00322F1F">
        <w:rPr>
          <w:rFonts w:ascii="Calibri" w:hAnsi="Calibri" w:cs="Calibri"/>
          <w:noProof/>
          <w:szCs w:val="24"/>
        </w:rPr>
        <w:t>(1), 140–162. https://doi.org/10.1108/JES-02-2012-0026</w:t>
      </w:r>
    </w:p>
    <w:p w14:paraId="26290F4F"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Nørgaard, T. (1995). </w:t>
      </w:r>
      <w:r w:rsidRPr="00322F1F">
        <w:rPr>
          <w:rFonts w:ascii="Calibri" w:hAnsi="Calibri" w:cs="Calibri"/>
          <w:i/>
          <w:iCs/>
          <w:noProof/>
          <w:szCs w:val="24"/>
        </w:rPr>
        <w:t>Bekendtgørelse om fastsættelse og regulering af omregningssats</w:t>
      </w:r>
      <w:r w:rsidRPr="00322F1F">
        <w:rPr>
          <w:rFonts w:ascii="Calibri" w:hAnsi="Calibri" w:cs="Calibri"/>
          <w:noProof/>
          <w:szCs w:val="24"/>
        </w:rPr>
        <w:t>. https://www.retsinformation.dk/eli/lta/1995/1154</w:t>
      </w:r>
    </w:p>
    <w:p w14:paraId="103D141B"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Økonomiske Råd. Formandskabet. (2014). </w:t>
      </w:r>
      <w:r w:rsidRPr="00322F1F">
        <w:rPr>
          <w:rFonts w:ascii="Calibri" w:hAnsi="Calibri" w:cs="Calibri"/>
          <w:i/>
          <w:iCs/>
          <w:noProof/>
          <w:szCs w:val="24"/>
        </w:rPr>
        <w:t>Dansk økonomi. Efterår 2014 : Konjunkturvurdering ; Dagpengesystemet</w:t>
      </w:r>
      <w:r w:rsidRPr="00322F1F">
        <w:rPr>
          <w:rFonts w:ascii="Calibri" w:hAnsi="Calibri" w:cs="Calibri"/>
          <w:noProof/>
          <w:szCs w:val="24"/>
        </w:rPr>
        <w:t>.</w:t>
      </w:r>
    </w:p>
    <w:p w14:paraId="12391173"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Onaran, O., &amp; Galanis, G. (2012). Is aggregate demand wage-led or profit-led? </w:t>
      </w:r>
      <w:r w:rsidRPr="00322F1F">
        <w:rPr>
          <w:rFonts w:ascii="Calibri" w:hAnsi="Calibri" w:cs="Calibri"/>
          <w:i/>
          <w:iCs/>
          <w:noProof/>
          <w:szCs w:val="24"/>
        </w:rPr>
        <w:t>Conditions of Work and Employment Series</w:t>
      </w:r>
      <w:r w:rsidRPr="00322F1F">
        <w:rPr>
          <w:rFonts w:ascii="Calibri" w:hAnsi="Calibri" w:cs="Calibri"/>
          <w:noProof/>
          <w:szCs w:val="24"/>
        </w:rPr>
        <w:t xml:space="preserve">, </w:t>
      </w:r>
      <w:r w:rsidRPr="00322F1F">
        <w:rPr>
          <w:rFonts w:ascii="Calibri" w:hAnsi="Calibri" w:cs="Calibri"/>
          <w:i/>
          <w:iCs/>
          <w:noProof/>
          <w:szCs w:val="24"/>
        </w:rPr>
        <w:t>40</w:t>
      </w:r>
      <w:r w:rsidRPr="00322F1F">
        <w:rPr>
          <w:rFonts w:ascii="Calibri" w:hAnsi="Calibri" w:cs="Calibri"/>
          <w:noProof/>
          <w:szCs w:val="24"/>
        </w:rPr>
        <w:t>(40).</w:t>
      </w:r>
    </w:p>
    <w:p w14:paraId="325F20C0"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Onaran, O., &amp; Obst, T. (2015). </w:t>
      </w:r>
      <w:r w:rsidRPr="00322F1F">
        <w:rPr>
          <w:rFonts w:ascii="Calibri" w:hAnsi="Calibri" w:cs="Calibri"/>
          <w:i/>
          <w:iCs/>
          <w:noProof/>
          <w:szCs w:val="24"/>
        </w:rPr>
        <w:t>Wage-led growth in the EU15 Member States: the effects of income distribution on growth, investment, trade balance, and inflation</w:t>
      </w:r>
      <w:r w:rsidRPr="00322F1F">
        <w:rPr>
          <w:rFonts w:ascii="Calibri" w:hAnsi="Calibri" w:cs="Calibri"/>
          <w:noProof/>
          <w:szCs w:val="24"/>
        </w:rPr>
        <w:t>. 1–48.</w:t>
      </w:r>
    </w:p>
    <w:p w14:paraId="06783388"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Setterfield, M. (2003). Supply and Demand in the Theory of Long-run Growth: Introduction to a symposium on demand-led growth. </w:t>
      </w:r>
      <w:r w:rsidRPr="00322F1F">
        <w:rPr>
          <w:rFonts w:ascii="Calibri" w:hAnsi="Calibri" w:cs="Calibri"/>
          <w:i/>
          <w:iCs/>
          <w:noProof/>
          <w:szCs w:val="24"/>
        </w:rPr>
        <w:t>Review of Political Economy</w:t>
      </w:r>
      <w:r w:rsidRPr="00322F1F">
        <w:rPr>
          <w:rFonts w:ascii="Calibri" w:hAnsi="Calibri" w:cs="Calibri"/>
          <w:noProof/>
          <w:szCs w:val="24"/>
        </w:rPr>
        <w:t xml:space="preserve">, </w:t>
      </w:r>
      <w:r w:rsidRPr="00322F1F">
        <w:rPr>
          <w:rFonts w:ascii="Calibri" w:hAnsi="Calibri" w:cs="Calibri"/>
          <w:i/>
          <w:iCs/>
          <w:noProof/>
          <w:szCs w:val="24"/>
        </w:rPr>
        <w:t>15</w:t>
      </w:r>
      <w:r w:rsidRPr="00322F1F">
        <w:rPr>
          <w:rFonts w:ascii="Calibri" w:hAnsi="Calibri" w:cs="Calibri"/>
          <w:noProof/>
          <w:szCs w:val="24"/>
        </w:rPr>
        <w:t>(1), 23–32. https://doi.org/10.1080/09538250308440</w:t>
      </w:r>
    </w:p>
    <w:p w14:paraId="4C5D8A59"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Shapiro, B. C., &amp; Stiglitz, J. E. (1984). American Economic Association Equilibrium Unemployment as a Worker Discipline Device. </w:t>
      </w:r>
      <w:r w:rsidRPr="00322F1F">
        <w:rPr>
          <w:rFonts w:ascii="Calibri" w:hAnsi="Calibri" w:cs="Calibri"/>
          <w:i/>
          <w:iCs/>
          <w:noProof/>
          <w:szCs w:val="24"/>
        </w:rPr>
        <w:t>The American Economic Review</w:t>
      </w:r>
      <w:r w:rsidRPr="00322F1F">
        <w:rPr>
          <w:rFonts w:ascii="Calibri" w:hAnsi="Calibri" w:cs="Calibri"/>
          <w:noProof/>
          <w:szCs w:val="24"/>
        </w:rPr>
        <w:t xml:space="preserve">, </w:t>
      </w:r>
      <w:r w:rsidRPr="00322F1F">
        <w:rPr>
          <w:rFonts w:ascii="Calibri" w:hAnsi="Calibri" w:cs="Calibri"/>
          <w:i/>
          <w:iCs/>
          <w:noProof/>
          <w:szCs w:val="24"/>
        </w:rPr>
        <w:t>74</w:t>
      </w:r>
      <w:r w:rsidRPr="00322F1F">
        <w:rPr>
          <w:rFonts w:ascii="Calibri" w:hAnsi="Calibri" w:cs="Calibri"/>
          <w:noProof/>
          <w:szCs w:val="24"/>
        </w:rPr>
        <w:t>(3), 433–444.</w:t>
      </w:r>
    </w:p>
    <w:p w14:paraId="3B915D09"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Stockhammer, E., &amp; Lavoie, M. (2013). Wage-led Growth. In </w:t>
      </w:r>
      <w:r w:rsidRPr="00322F1F">
        <w:rPr>
          <w:rFonts w:ascii="Calibri" w:hAnsi="Calibri" w:cs="Calibri"/>
          <w:i/>
          <w:iCs/>
          <w:noProof/>
          <w:szCs w:val="24"/>
        </w:rPr>
        <w:t>Wage-led Growth</w:t>
      </w:r>
      <w:r w:rsidRPr="00322F1F">
        <w:rPr>
          <w:rFonts w:ascii="Calibri" w:hAnsi="Calibri" w:cs="Calibri"/>
          <w:noProof/>
          <w:szCs w:val="24"/>
        </w:rPr>
        <w:t xml:space="preserve"> (Issue February). https://doi.org/10.1057/9781137357939</w:t>
      </w:r>
    </w:p>
    <w:p w14:paraId="52AB00E7"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szCs w:val="24"/>
        </w:rPr>
      </w:pPr>
      <w:r w:rsidRPr="00322F1F">
        <w:rPr>
          <w:rFonts w:ascii="Calibri" w:hAnsi="Calibri" w:cs="Calibri"/>
          <w:noProof/>
          <w:szCs w:val="24"/>
        </w:rPr>
        <w:t xml:space="preserve">Topel, B. R. H. (1983). </w:t>
      </w:r>
      <w:r w:rsidRPr="00322F1F">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322F1F">
        <w:rPr>
          <w:rFonts w:ascii="Calibri" w:hAnsi="Calibri" w:cs="Calibri"/>
          <w:noProof/>
          <w:szCs w:val="24"/>
        </w:rPr>
        <w:t xml:space="preserve">. </w:t>
      </w:r>
      <w:r w:rsidRPr="00322F1F">
        <w:rPr>
          <w:rFonts w:ascii="Calibri" w:hAnsi="Calibri" w:cs="Calibri"/>
          <w:i/>
          <w:iCs/>
          <w:noProof/>
          <w:szCs w:val="24"/>
        </w:rPr>
        <w:t>73</w:t>
      </w:r>
      <w:r w:rsidRPr="00322F1F">
        <w:rPr>
          <w:rFonts w:ascii="Calibri" w:hAnsi="Calibri" w:cs="Calibri"/>
          <w:noProof/>
          <w:szCs w:val="24"/>
        </w:rPr>
        <w:t>(4), 541–559.</w:t>
      </w:r>
    </w:p>
    <w:p w14:paraId="054E8792" w14:textId="77777777" w:rsidR="00322F1F" w:rsidRPr="00322F1F" w:rsidRDefault="00322F1F" w:rsidP="00322F1F">
      <w:pPr>
        <w:widowControl w:val="0"/>
        <w:autoSpaceDE w:val="0"/>
        <w:autoSpaceDN w:val="0"/>
        <w:adjustRightInd w:val="0"/>
        <w:spacing w:line="240" w:lineRule="auto"/>
        <w:ind w:left="480" w:hanging="480"/>
        <w:rPr>
          <w:rFonts w:ascii="Calibri" w:hAnsi="Calibri" w:cs="Calibri"/>
          <w:noProof/>
        </w:rPr>
      </w:pPr>
      <w:r w:rsidRPr="00322F1F">
        <w:rPr>
          <w:rFonts w:ascii="Calibri" w:hAnsi="Calibri" w:cs="Calibri"/>
          <w:noProof/>
          <w:szCs w:val="24"/>
        </w:rPr>
        <w:t xml:space="preserve">Venstre, D. R., Folkeparti, S., Folkeparti, D. K., &amp; Eu-bidrag, D. (2012). </w:t>
      </w:r>
      <w:r w:rsidRPr="00322F1F">
        <w:rPr>
          <w:rFonts w:ascii="Calibri" w:hAnsi="Calibri" w:cs="Calibri"/>
          <w:i/>
          <w:iCs/>
          <w:noProof/>
          <w:szCs w:val="24"/>
        </w:rPr>
        <w:t>Aftale om skattereform</w:t>
      </w:r>
      <w:r w:rsidRPr="00322F1F">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34FA95E0" w14:textId="0C5483AD" w:rsidR="00B312A8" w:rsidRPr="00B312A8" w:rsidRDefault="00251655" w:rsidP="00B312A8">
      <w:pPr>
        <w:pStyle w:val="Overskrift2"/>
      </w:pPr>
      <w:bookmarkStart w:id="84" w:name="_Ref119913636"/>
      <w:r>
        <w:lastRenderedPageBreak/>
        <w:t>DAG</w:t>
      </w:r>
      <w:bookmarkEnd w:id="84"/>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478C1641" w14:textId="214C3A66" w:rsidR="0058393C" w:rsidRPr="0006174A" w:rsidRDefault="0006174A" w:rsidP="00B312A8">
      <w:pPr>
        <w:pStyle w:val="Overskrift2"/>
      </w:pPr>
      <w:r>
        <w:t xml:space="preserve">Sensitivity analysis </w:t>
      </w:r>
    </w:p>
    <w:p w14:paraId="1142BB46" w14:textId="643E9141" w:rsidR="0006174A" w:rsidRDefault="0006174A" w:rsidP="00AB46CB">
      <w:pPr>
        <w:pStyle w:val="Overskrift3"/>
      </w:pPr>
      <w:bookmarkStart w:id="85" w:name="_Ref119913679"/>
      <w:r>
        <w:t>Demand channel</w:t>
      </w:r>
      <w:bookmarkEnd w:id="85"/>
    </w:p>
    <w:p w14:paraId="4F575C0E" w14:textId="65735F13" w:rsidR="0058393C" w:rsidRDefault="0058393C" w:rsidP="0058393C"/>
    <w:p w14:paraId="16133B84" w14:textId="67584174" w:rsidR="0058393C" w:rsidRPr="0058393C" w:rsidRDefault="0058393C" w:rsidP="0058393C">
      <w:r w:rsidRPr="0058393C">
        <w:rPr>
          <w:noProof/>
        </w:rPr>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7FE8B276" w14:textId="04691787" w:rsidR="0006174A" w:rsidRDefault="0058393C" w:rsidP="0006174A">
      <w:r w:rsidRPr="0058393C">
        <w:rPr>
          <w:noProof/>
        </w:rPr>
        <w:lastRenderedPageBreak/>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D135699" w14:textId="6E1082B4" w:rsidR="0006174A" w:rsidRDefault="0006174A" w:rsidP="00AB46CB">
      <w:pPr>
        <w:pStyle w:val="Overskrift3"/>
      </w:pPr>
      <w:bookmarkStart w:id="86" w:name="_Ref120105262"/>
      <w:r>
        <w:t>Wage channel</w:t>
      </w:r>
      <w:bookmarkEnd w:id="86"/>
      <w:r>
        <w:t xml:space="preserve">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lastRenderedPageBreak/>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lastRenderedPageBreak/>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3215FEAA" w14:textId="10D78718" w:rsidR="007D6E84" w:rsidRPr="007D6E84" w:rsidRDefault="0006174A" w:rsidP="007D6E84">
      <w:pPr>
        <w:pStyle w:val="Overskrift3"/>
      </w:pPr>
      <w:bookmarkStart w:id="87" w:name="_Ref119913727"/>
      <w:r>
        <w:t>Productivity channel</w:t>
      </w:r>
      <w:bookmarkEnd w:id="87"/>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p w14:paraId="610212B4" w14:textId="13F04BE0" w:rsidR="00AB46CB" w:rsidRDefault="003642BF" w:rsidP="00AB46CB">
      <w:pPr>
        <w:rPr>
          <w:lang w:val="da-DK"/>
        </w:rPr>
      </w:pPr>
      <w:r w:rsidRPr="003642BF">
        <w:rPr>
          <w:noProof/>
        </w:rPr>
        <w:lastRenderedPageBreak/>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049B996F" w14:textId="37665433" w:rsidR="006002F9" w:rsidRDefault="006002F9" w:rsidP="00AB46CB">
      <w:pPr>
        <w:rPr>
          <w:lang w:val="da-DK"/>
        </w:rPr>
      </w:pPr>
    </w:p>
    <w:p w14:paraId="6BB8F002" w14:textId="30DC6182" w:rsidR="007D6E84" w:rsidRDefault="007D6E84" w:rsidP="00AB46CB">
      <w:pPr>
        <w:rPr>
          <w:lang w:val="da-DK"/>
        </w:rPr>
      </w:pPr>
    </w:p>
    <w:p w14:paraId="1195778B" w14:textId="32079ECF" w:rsidR="007D6E84" w:rsidRDefault="007D6E84" w:rsidP="007D6E84">
      <w:pPr>
        <w:pStyle w:val="Overskrift3"/>
        <w:rPr>
          <w:lang w:val="da-DK"/>
        </w:rPr>
      </w:pPr>
      <w:bookmarkStart w:id="88" w:name="_Ref119919374"/>
      <w:r>
        <w:rPr>
          <w:lang w:val="da-DK"/>
        </w:rPr>
        <w:t xml:space="preserve">All </w:t>
      </w:r>
      <w:commentRangeStart w:id="89"/>
      <w:proofErr w:type="spellStart"/>
      <w:r>
        <w:rPr>
          <w:lang w:val="da-DK"/>
        </w:rPr>
        <w:t>effects</w:t>
      </w:r>
      <w:commentRangeEnd w:id="89"/>
      <w:proofErr w:type="spellEnd"/>
      <w:r>
        <w:rPr>
          <w:rStyle w:val="Kommentarhenvisning"/>
          <w:rFonts w:asciiTheme="minorHAnsi" w:eastAsiaTheme="minorHAnsi" w:hAnsiTheme="minorHAnsi" w:cstheme="minorBidi"/>
          <w:color w:val="auto"/>
        </w:rPr>
        <w:commentReference w:id="89"/>
      </w:r>
      <w:bookmarkEnd w:id="88"/>
    </w:p>
    <w:p w14:paraId="69642EC8" w14:textId="46C75893" w:rsidR="007D6E84" w:rsidRDefault="007D6E84" w:rsidP="007D6E84">
      <w:pPr>
        <w:rPr>
          <w:lang w:val="da-DK"/>
        </w:rPr>
      </w:pPr>
    </w:p>
    <w:p w14:paraId="689DD545" w14:textId="1D5A9F86" w:rsidR="007D6E84" w:rsidRDefault="001E66A8" w:rsidP="007D6E84">
      <w:pPr>
        <w:rPr>
          <w:lang w:val="da-DK"/>
        </w:rPr>
      </w:pPr>
      <w:r w:rsidRPr="001E66A8">
        <w:rPr>
          <w:noProof/>
        </w:rPr>
        <w:drawing>
          <wp:inline distT="0" distB="0" distL="0" distR="0" wp14:anchorId="38A68769" wp14:editId="0EAF95B2">
            <wp:extent cx="5534025" cy="341527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6020" cy="3416502"/>
                    </a:xfrm>
                    <a:prstGeom prst="rect">
                      <a:avLst/>
                    </a:prstGeom>
                  </pic:spPr>
                </pic:pic>
              </a:graphicData>
            </a:graphic>
          </wp:inline>
        </w:drawing>
      </w:r>
    </w:p>
    <w:p w14:paraId="6D2CEE16" w14:textId="7E55FD0D" w:rsidR="007D6E84" w:rsidRDefault="007D6E84" w:rsidP="007D6E84">
      <w:pPr>
        <w:rPr>
          <w:lang w:val="da-DK"/>
        </w:rPr>
      </w:pPr>
      <w:r w:rsidRPr="007D6E84">
        <w:rPr>
          <w:noProof/>
        </w:rPr>
        <w:lastRenderedPageBreak/>
        <w:drawing>
          <wp:inline distT="0" distB="0" distL="0" distR="0" wp14:anchorId="43D9E0F2" wp14:editId="37ADD942">
            <wp:extent cx="5867400" cy="362101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683" cy="3623653"/>
                    </a:xfrm>
                    <a:prstGeom prst="rect">
                      <a:avLst/>
                    </a:prstGeom>
                  </pic:spPr>
                </pic:pic>
              </a:graphicData>
            </a:graphic>
          </wp:inline>
        </w:drawing>
      </w:r>
    </w:p>
    <w:p w14:paraId="614C4A32" w14:textId="77777777" w:rsidR="007D6E84" w:rsidRPr="007D6E84" w:rsidRDefault="007D6E84" w:rsidP="007D6E84">
      <w:pPr>
        <w:rPr>
          <w:lang w:val="da-DK"/>
        </w:rPr>
      </w:pPr>
    </w:p>
    <w:p w14:paraId="7524258C" w14:textId="5D692526" w:rsidR="006002F9" w:rsidRPr="00B33E3B" w:rsidRDefault="006002F9" w:rsidP="006002F9">
      <w:pPr>
        <w:pStyle w:val="Overskrift3"/>
      </w:pPr>
      <w:bookmarkStart w:id="90" w:name="_Ref120106314"/>
      <w:r w:rsidRPr="00B33E3B">
        <w:t>Sensitiv</w:t>
      </w:r>
      <w:r w:rsidR="00B312A8">
        <w:t>ity</w:t>
      </w:r>
      <w:r w:rsidRPr="00B33E3B">
        <w:t xml:space="preserve"> of demand regime</w:t>
      </w:r>
      <w:bookmarkEnd w:id="90"/>
    </w:p>
    <w:p w14:paraId="74760368" w14:textId="6E6DAF61" w:rsidR="006002F9" w:rsidRPr="00B33E3B" w:rsidRDefault="006002F9" w:rsidP="006002F9"/>
    <w:p w14:paraId="00EE0D29" w14:textId="4AAF66DA" w:rsidR="006002F9" w:rsidRPr="00B33E3B" w:rsidRDefault="00B53960" w:rsidP="00B53960">
      <w:pPr>
        <w:pStyle w:val="Overskrift4"/>
      </w:pPr>
      <w:bookmarkStart w:id="91" w:name="_Hlk119494477"/>
      <w:r w:rsidRPr="00B53960">
        <w:t>Removing autonomous consumption, restricting estimate of the profit-share to -0.1 from -0.45</w:t>
      </w:r>
      <w:r w:rsidRPr="00B33E3B">
        <w:t xml:space="preserve">. </w:t>
      </w:r>
    </w:p>
    <w:bookmarkEnd w:id="91"/>
    <w:p w14:paraId="2DBA4FDE" w14:textId="5F96CA25" w:rsidR="00B53960" w:rsidRPr="00B33E3B" w:rsidRDefault="00B53960" w:rsidP="00B53960"/>
    <w:p w14:paraId="3A667761" w14:textId="47EDACE5" w:rsidR="00B53960" w:rsidRPr="00463DFD" w:rsidRDefault="00B53960" w:rsidP="00B53960">
      <w:pPr>
        <w:rPr>
          <w:lang w:val="da-DK"/>
        </w:rPr>
      </w:pPr>
      <w:r w:rsidRPr="00B53960">
        <w:rPr>
          <w:noProof/>
        </w:rPr>
        <w:drawing>
          <wp:inline distT="0" distB="0" distL="0" distR="0" wp14:anchorId="22E4E565" wp14:editId="07F578AF">
            <wp:extent cx="5324475" cy="3285949"/>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602" cy="3290348"/>
                    </a:xfrm>
                    <a:prstGeom prst="rect">
                      <a:avLst/>
                    </a:prstGeom>
                  </pic:spPr>
                </pic:pic>
              </a:graphicData>
            </a:graphic>
          </wp:inline>
        </w:drawing>
      </w:r>
    </w:p>
    <w:p w14:paraId="0BB7461B" w14:textId="77D60EBE" w:rsidR="00463DFD" w:rsidRPr="00463DFD" w:rsidRDefault="00463DFD" w:rsidP="00463DFD">
      <w:pPr>
        <w:pStyle w:val="Overskrift4"/>
      </w:pPr>
      <w:r w:rsidRPr="00463DFD">
        <w:lastRenderedPageBreak/>
        <w:t>Removing autonomous consumption, restricting estimate of the profit-share to 0.1 from 0.45, and setting estimate of real exchange rate on exports to - 0.1 instead of -0.24</w:t>
      </w:r>
    </w:p>
    <w:p w14:paraId="342A83C3" w14:textId="6A008D6D" w:rsidR="00B53960" w:rsidRPr="00B33E3B" w:rsidRDefault="00B53960" w:rsidP="00B53960"/>
    <w:p w14:paraId="323E78EC" w14:textId="1C91D15F" w:rsidR="00463DFD" w:rsidRDefault="00463DFD" w:rsidP="00B53960">
      <w:pPr>
        <w:rPr>
          <w:lang w:val="da-DK"/>
        </w:rPr>
      </w:pPr>
      <w:r w:rsidRPr="00463DFD">
        <w:rPr>
          <w:noProof/>
        </w:rPr>
        <w:drawing>
          <wp:inline distT="0" distB="0" distL="0" distR="0" wp14:anchorId="5E9A1A2F" wp14:editId="6FE30325">
            <wp:extent cx="5361305" cy="326707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3366" cy="3274425"/>
                    </a:xfrm>
                    <a:prstGeom prst="rect">
                      <a:avLst/>
                    </a:prstGeom>
                  </pic:spPr>
                </pic:pic>
              </a:graphicData>
            </a:graphic>
          </wp:inline>
        </w:drawing>
      </w:r>
    </w:p>
    <w:p w14:paraId="2119EAC7" w14:textId="60EE5FF9" w:rsidR="00394F97" w:rsidRPr="00394F97" w:rsidRDefault="00394F97" w:rsidP="00B53960">
      <w:r w:rsidRPr="00394F97">
        <w:t xml:space="preserve">In the above scenario we see that the increase in consumption is actually larger than the decrease of investments and net-exports, but as the real government spending is falling (duo to nominal government spending being </w:t>
      </w:r>
      <w:proofErr w:type="spellStart"/>
      <w:r w:rsidRPr="00394F97">
        <w:t>exogonouse</w:t>
      </w:r>
      <w:proofErr w:type="spellEnd"/>
      <w:r w:rsidRPr="00394F97">
        <w:t xml:space="preserve"> in the mode) GDP is still decreasing. </w:t>
      </w:r>
    </w:p>
    <w:sectPr w:rsidR="00394F97" w:rsidRPr="00394F97" w:rsidSect="00D0045A">
      <w:footerReference w:type="default" r:id="rId46"/>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Fløj Thomsen" w:date="2022-11-21T19:31:00Z" w:initials="SFT">
    <w:p w14:paraId="76C52554" w14:textId="77777777" w:rsidR="00805F2A" w:rsidRDefault="00805F2A" w:rsidP="00A52D0D">
      <w:pPr>
        <w:pStyle w:val="Kommentartekst"/>
      </w:pPr>
      <w:r>
        <w:rPr>
          <w:rStyle w:val="Kommentarhenvisning"/>
        </w:rPr>
        <w:annotationRef/>
      </w:r>
      <w:r>
        <w:t xml:space="preserve">(Andersen &amp; Svarer, 2006) puts forward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 </w:t>
      </w:r>
    </w:p>
  </w:comment>
  <w:comment w:id="1" w:author="Simon Fløj Thomsen" w:date="2022-11-21T19:31:00Z" w:initials="SFT">
    <w:p w14:paraId="5C489393" w14:textId="77777777" w:rsidR="00805F2A" w:rsidRDefault="00805F2A" w:rsidP="00D02D76">
      <w:pPr>
        <w:pStyle w:val="Kommentartekst"/>
      </w:pPr>
      <w:r>
        <w:rPr>
          <w:rStyle w:val="Kommentarhenvisning"/>
        </w:rPr>
        <w:annotationRef/>
      </w:r>
      <w:r>
        <w:t>Rettelse af Hamid kommentar</w:t>
      </w:r>
    </w:p>
  </w:comment>
  <w:comment w:id="2" w:author="Simon Fløj Thomsen" w:date="2022-11-21T19:41:00Z" w:initials="SFT">
    <w:p w14:paraId="31F2166A" w14:textId="77777777" w:rsidR="00D54324" w:rsidRDefault="00D54324" w:rsidP="001F6556">
      <w:pPr>
        <w:pStyle w:val="Kommentartekst"/>
      </w:pPr>
      <w:r>
        <w:rPr>
          <w:rStyle w:val="Kommentarhenvisning"/>
        </w:rPr>
        <w:annotationRef/>
      </w:r>
      <w:r>
        <w:t>For unemployed to receive these benefits it is required that they take part in activities improving their human capital, while they at the same time actively search for a new job.</w:t>
      </w:r>
    </w:p>
  </w:comment>
  <w:comment w:id="3" w:author="Simon Fløj Thomsen" w:date="2022-11-21T19:42:00Z" w:initials="SFT">
    <w:p w14:paraId="40808F88" w14:textId="77777777" w:rsidR="00D54324" w:rsidRDefault="00D54324" w:rsidP="00A45901">
      <w:pPr>
        <w:pStyle w:val="Kommentartekst"/>
      </w:pPr>
      <w:r>
        <w:rPr>
          <w:rStyle w:val="Kommentarhenvisning"/>
        </w:rPr>
        <w:annotationRef/>
      </w:r>
      <w:r>
        <w:t>Rettelse af Hamid kommentar</w:t>
      </w:r>
    </w:p>
  </w:comment>
  <w:comment w:id="4" w:author="Simon Fløj Thomsen" w:date="2022-11-21T19:41:00Z" w:initials="SFT">
    <w:p w14:paraId="57625A52" w14:textId="44BD262D" w:rsidR="00D54324" w:rsidRDefault="00D54324" w:rsidP="00CE0AB8">
      <w:pPr>
        <w:pStyle w:val="Kommentartekst"/>
      </w:pPr>
      <w:r>
        <w:rPr>
          <w:rStyle w:val="Kommentarhenvisning"/>
        </w:rPr>
        <w:annotationRef/>
      </w:r>
      <w:r>
        <w:t xml:space="preserve">Som Hamid skriver muligvis slet og ryk ned inden jeg begynder at snakke om Danmark i lit-review. </w:t>
      </w:r>
    </w:p>
  </w:comment>
  <w:comment w:id="5" w:author="Simon Fløj Thomsen" w:date="2022-11-21T19:42:00Z" w:initials="SFT">
    <w:p w14:paraId="65564AE0" w14:textId="77777777" w:rsidR="00D54324" w:rsidRDefault="00D54324" w:rsidP="00C460A3">
      <w:pPr>
        <w:pStyle w:val="Kommentartekst"/>
      </w:pPr>
      <w:r>
        <w:rPr>
          <w:rStyle w:val="Kommentarhenvisning"/>
        </w:rPr>
        <w:annotationRef/>
      </w:r>
      <w:r>
        <w:t>Rettelse af Hamid kommentar</w:t>
      </w:r>
    </w:p>
  </w:comment>
  <w:comment w:id="7" w:author="Simon Fløj Thomsen" w:date="2022-11-21T19:44:00Z" w:initials="SFT">
    <w:p w14:paraId="142B9705" w14:textId="77777777" w:rsidR="00D54324" w:rsidRDefault="00D54324" w:rsidP="00FD5259">
      <w:pPr>
        <w:pStyle w:val="Kommentartekst"/>
      </w:pPr>
      <w:r>
        <w:rPr>
          <w:rStyle w:val="Kommentarhenvisning"/>
        </w:rPr>
        <w:annotationRef/>
      </w:r>
      <w:r>
        <w:t>Jeg kunne egentlig ligge mindre vægt på det her, da jeg ikke bruger det til noget i form af stød, men faktisk kun nævner det her i introduktionen…..</w:t>
      </w:r>
    </w:p>
  </w:comment>
  <w:comment w:id="8" w:author="Simon Fløj Thomsen" w:date="2022-11-21T19:44:00Z" w:initials="SFT">
    <w:p w14:paraId="64BC4D97" w14:textId="77777777" w:rsidR="00D54324" w:rsidRDefault="00D54324" w:rsidP="00D824A6">
      <w:pPr>
        <w:pStyle w:val="Kommentartekst"/>
      </w:pPr>
      <w:r>
        <w:rPr>
          <w:rStyle w:val="Kommentarhenvisning"/>
        </w:rPr>
        <w:annotationRef/>
      </w:r>
      <w:r>
        <w:t>Rettelse af Hamid kommentar</w:t>
      </w:r>
    </w:p>
  </w:comment>
  <w:comment w:id="10" w:author="Simon Thomsen" w:date="2022-11-24T12:57:00Z" w:initials="ST">
    <w:p w14:paraId="21345BAF" w14:textId="77777777" w:rsidR="00EA663C" w:rsidRDefault="00EA663C" w:rsidP="00D7066E">
      <w:pPr>
        <w:pStyle w:val="Kommentartekst"/>
      </w:pPr>
      <w:r>
        <w:rPr>
          <w:rStyle w:val="Kommentarhenvisning"/>
        </w:rPr>
        <w:annotationRef/>
      </w:r>
      <w:r>
        <w:t>Skatteministereit</w:t>
      </w:r>
    </w:p>
  </w:comment>
  <w:comment w:id="12" w:author="Simon Fløj Thomsen" w:date="2022-11-21T19:49:00Z" w:initials="SFT">
    <w:p w14:paraId="3949B3A7" w14:textId="7EE89286" w:rsidR="000412E2" w:rsidRDefault="001C2035" w:rsidP="00A84208">
      <w:pPr>
        <w:pStyle w:val="Kommentartekst"/>
      </w:pPr>
      <w:r>
        <w:rPr>
          <w:rStyle w:val="Kommentarhenvisning"/>
        </w:rPr>
        <w:annotationRef/>
      </w:r>
      <w:r w:rsidR="000412E2">
        <w:t xml:space="preserve">mentions that demand in some cases can create its own supply within limits, therefore it makes little economic sense to see growth as supply constrained. </w:t>
      </w:r>
    </w:p>
  </w:comment>
  <w:comment w:id="13" w:author="Simon Fløj Thomsen" w:date="2022-11-21T19:49:00Z" w:initials="SFT">
    <w:p w14:paraId="62104B77" w14:textId="57C8441E" w:rsidR="001C2035" w:rsidRDefault="001C2035" w:rsidP="00413B47">
      <w:pPr>
        <w:pStyle w:val="Kommentartekst"/>
      </w:pPr>
      <w:r>
        <w:rPr>
          <w:rStyle w:val="Kommentarhenvisning"/>
        </w:rPr>
        <w:annotationRef/>
      </w:r>
      <w:r>
        <w:t>Rettelse af Hamid kommentar</w:t>
      </w:r>
    </w:p>
  </w:comment>
  <w:comment w:id="14" w:author="Simon Thomsen" w:date="2022-11-15T14:36:00Z" w:initials="ST">
    <w:p w14:paraId="6EB40498" w14:textId="59CE3355" w:rsidR="009042A8" w:rsidRDefault="009042A8" w:rsidP="00AF6737">
      <w:pPr>
        <w:pStyle w:val="Kommentartekst"/>
      </w:pPr>
      <w:r>
        <w:rPr>
          <w:rStyle w:val="Kommentarhenvisning"/>
        </w:rPr>
        <w:annotationRef/>
      </w:r>
      <w:r>
        <w:t>Kun årstal</w:t>
      </w:r>
    </w:p>
  </w:comment>
  <w:comment w:id="15" w:author="Simon Thomsen" w:date="2022-11-16T09:02:00Z" w:initials="ST">
    <w:p w14:paraId="12C26159" w14:textId="77777777" w:rsidR="00BB0046" w:rsidRDefault="00BB0046" w:rsidP="007C3497">
      <w:pPr>
        <w:pStyle w:val="Kommentartekst"/>
      </w:pPr>
      <w:r>
        <w:rPr>
          <w:rStyle w:val="Kommentarhenvisning"/>
        </w:rPr>
        <w:annotationRef/>
      </w:r>
      <w:r>
        <w:t>Generelt når de nævnes i sætninger skal det kun være årstal i parentes</w:t>
      </w:r>
    </w:p>
  </w:comment>
  <w:comment w:id="16" w:author="Simon Fløj Thomsen" w:date="2022-11-21T19:53:00Z" w:initials="SFT">
    <w:p w14:paraId="249F91C6" w14:textId="77777777" w:rsidR="001C2035" w:rsidRDefault="001C2035">
      <w:pPr>
        <w:pStyle w:val="Kommentartekst"/>
      </w:pPr>
      <w:r>
        <w:rPr>
          <w:rStyle w:val="Kommentarhenvisning"/>
        </w:rPr>
        <w:annotationRef/>
      </w:r>
      <w:r>
        <w:t xml:space="preserve">Så i forhold til nedenstående, flytte Kongshøj diskussion herned og nærmest blot starte introduktionen med at kompensationsraten er faldet?? </w:t>
      </w:r>
      <w:r>
        <w:br/>
      </w:r>
    </w:p>
    <w:p w14:paraId="18A8182C" w14:textId="77777777" w:rsidR="001C2035" w:rsidRDefault="001C2035">
      <w:pPr>
        <w:pStyle w:val="Kommentartekst"/>
      </w:pPr>
      <w:r>
        <w:t xml:space="preserve"> "I think you can discuss the case of Denmark in the literature review under a new section. Introduction should have a very brief discussion of the situation in DK where you simply tell the reader that benefits have fallen in DK."</w:t>
      </w:r>
    </w:p>
    <w:p w14:paraId="03B40F27" w14:textId="77777777" w:rsidR="001C2035" w:rsidRDefault="001C2035">
      <w:pPr>
        <w:pStyle w:val="Kommentartekst"/>
      </w:pPr>
    </w:p>
    <w:p w14:paraId="130AC0F2" w14:textId="77777777" w:rsidR="001C2035" w:rsidRDefault="001C2035" w:rsidP="00DE7429">
      <w:pPr>
        <w:pStyle w:val="Kommentartekst"/>
      </w:pPr>
      <w:r>
        <w:t>Hvad tænker Mikael?</w:t>
      </w:r>
    </w:p>
  </w:comment>
  <w:comment w:id="18"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19" w:author="Simon Thomsen" w:date="2022-11-12T20:51:00Z" w:initials="ST">
    <w:p w14:paraId="75FD6CFC" w14:textId="2AD99B25" w:rsidR="00360517" w:rsidRDefault="00360517" w:rsidP="00E464E2">
      <w:pPr>
        <w:pStyle w:val="Kommentartekst"/>
      </w:pPr>
      <w:r>
        <w:rPr>
          <w:rStyle w:val="Kommentarhenvisning"/>
        </w:rPr>
        <w:annotationRef/>
      </w:r>
      <w:r>
        <w:t>Chapter 3</w:t>
      </w:r>
    </w:p>
  </w:comment>
  <w:comment w:id="20" w:author="Simon Fløj Thomsen" w:date="2022-11-21T19:55:00Z" w:initials="SFT">
    <w:p w14:paraId="4197D9E3" w14:textId="77777777" w:rsidR="00C66184" w:rsidRDefault="00C66184" w:rsidP="0062308A">
      <w:pPr>
        <w:pStyle w:val="Kommentartekst"/>
      </w:pPr>
      <w:r>
        <w:rPr>
          <w:rStyle w:val="Kommentarhenvisning"/>
        </w:rPr>
        <w:annotationRef/>
      </w:r>
      <w:r>
        <w:t xml:space="preserve">En måde kunne være at flytte disse makro effekter ned i lit review i stedet for at diskutere noget om Danmark og dagpenge modellen. Vil måske give mere mening at snakke om det efter lige at have beskrevet dagpenge modellen </w:t>
      </w:r>
    </w:p>
  </w:comment>
  <w:comment w:id="21" w:author="Simon Fløj Thomsen" w:date="2022-11-21T19:57:00Z" w:initials="SFT">
    <w:p w14:paraId="78168931" w14:textId="77777777" w:rsidR="00C66184" w:rsidRDefault="00C66184" w:rsidP="00951F15">
      <w:pPr>
        <w:pStyle w:val="Kommentartekst"/>
      </w:pPr>
      <w:r>
        <w:rPr>
          <w:rStyle w:val="Kommentarhenvisning"/>
        </w:rPr>
        <w:annotationRef/>
      </w:r>
      <w:r>
        <w:t xml:space="preserve">Ideen med at placere makro effekterne her var for at gøre overgangen til modellen mere flydende så vi lige har præsenteret de makro effekter der inkluderes i modellen. Kan dog godt se Hamids argument med at det bliver meget sprigen frem og tilbage mellem Danmark og Generelt. </w:t>
      </w:r>
    </w:p>
  </w:comment>
  <w:comment w:id="22" w:author="Simon Fløj Thomsen" w:date="2022-11-21T19:57:00Z" w:initials="SFT">
    <w:p w14:paraId="26F45103" w14:textId="77777777" w:rsidR="00C66184" w:rsidRDefault="00C66184" w:rsidP="00B726A0">
      <w:pPr>
        <w:pStyle w:val="Kommentartekst"/>
      </w:pPr>
      <w:r>
        <w:rPr>
          <w:rStyle w:val="Kommentarhenvisning"/>
        </w:rPr>
        <w:annotationRef/>
      </w:r>
      <w:r>
        <w:t>Hvad tænker Mikael? 😉</w:t>
      </w:r>
    </w:p>
  </w:comment>
  <w:comment w:id="23" w:author="Simon Thomsen" w:date="2022-11-14T10:13:00Z" w:initials="ST">
    <w:p w14:paraId="24660892" w14:textId="77777777" w:rsidR="004C7B41" w:rsidRDefault="004C7B41" w:rsidP="00D42E30">
      <w:pPr>
        <w:pStyle w:val="Kommentartekst"/>
      </w:pPr>
      <w:r>
        <w:rPr>
          <w:rStyle w:val="Kommentarhenvisning"/>
        </w:rPr>
        <w:annotationRef/>
      </w:r>
      <w:r>
        <w:t>Men modsat burde den aktive arbejdsmarkedsd politik vel op kvalificere human kapital i perioden for arbejdsløshed?</w:t>
      </w:r>
    </w:p>
  </w:comment>
  <w:comment w:id="24" w:author="Simon Thomsen" w:date="2022-11-23T12:35:00Z" w:initials="ST">
    <w:p w14:paraId="1F7871DD" w14:textId="77777777" w:rsidR="002F502B" w:rsidRDefault="002F502B" w:rsidP="00F251C9">
      <w:pPr>
        <w:pStyle w:val="Kommentartekst"/>
      </w:pPr>
      <w:r>
        <w:rPr>
          <w:rStyle w:val="Kommentarhenvisning"/>
        </w:rPr>
        <w:annotationRef/>
      </w:r>
      <w:r>
        <w:t xml:space="preserve">(Til Mikael) Tilføjet for at give mere general beskrivelse, kan også lave nedenstpende mere generalt, og bruge jeres korte beskrivelse lidt mere. </w:t>
      </w:r>
    </w:p>
  </w:comment>
  <w:comment w:id="25" w:author="Simon Thomsen" w:date="2022-11-23T12:36:00Z" w:initials="ST">
    <w:p w14:paraId="7CE0388C" w14:textId="77777777" w:rsidR="002F502B" w:rsidRDefault="002F502B" w:rsidP="00BF76F4">
      <w:pPr>
        <w:pStyle w:val="Kommentartekst"/>
      </w:pPr>
      <w:r>
        <w:rPr>
          <w:rStyle w:val="Kommentarhenvisning"/>
        </w:rPr>
        <w:annotationRef/>
      </w:r>
      <w:r>
        <w:t>Men tror det her er fint måske?</w:t>
      </w:r>
    </w:p>
  </w:comment>
  <w:comment w:id="26" w:author="Simon Thomsen" w:date="2022-11-24T12:23:00Z" w:initials="ST">
    <w:p w14:paraId="67257F70" w14:textId="77777777" w:rsidR="000876FC" w:rsidRDefault="000876FC" w:rsidP="00F70FA4">
      <w:pPr>
        <w:pStyle w:val="Kommentartekst"/>
      </w:pPr>
      <w:r>
        <w:rPr>
          <w:rStyle w:val="Kommentarhenvisning"/>
        </w:rPr>
        <w:annotationRef/>
      </w:r>
      <w:r>
        <w:t>Samle de to første sætninger</w:t>
      </w:r>
    </w:p>
  </w:comment>
  <w:comment w:id="27" w:author="Simon Fløj Thomsen" w:date="2022-11-21T20:05:00Z" w:initials="SFT">
    <w:p w14:paraId="5F5849EF" w14:textId="2FB9569B" w:rsidR="00C66184" w:rsidRDefault="00C66184" w:rsidP="00AC00BA">
      <w:pPr>
        <w:pStyle w:val="Kommentartekst"/>
      </w:pPr>
      <w:r>
        <w:rPr>
          <w:rStyle w:val="Kommentarhenvisning"/>
        </w:rPr>
        <w:annotationRef/>
      </w:r>
      <w:r>
        <w:t xml:space="preserve">Vil holde fast i validate, men nu gjort det mere tydeligt </w:t>
      </w:r>
    </w:p>
  </w:comment>
  <w:comment w:id="28" w:author="Simon Fløj Thomsen" w:date="2022-11-21T20:05:00Z" w:initials="SFT">
    <w:p w14:paraId="2D2651A1" w14:textId="77777777" w:rsidR="00C66184" w:rsidRDefault="00C66184" w:rsidP="00C50F8E">
      <w:pPr>
        <w:pStyle w:val="Kommentartekst"/>
      </w:pPr>
      <w:r>
        <w:rPr>
          <w:rStyle w:val="Kommentarhenvisning"/>
        </w:rPr>
        <w:annotationRef/>
      </w:r>
      <w:r>
        <w:t>Rettelse Hamid</w:t>
      </w:r>
    </w:p>
  </w:comment>
  <w:comment w:id="29" w:author="Simon Thomsen" w:date="2022-11-24T12:24:00Z" w:initials="ST">
    <w:p w14:paraId="743C422F" w14:textId="77777777" w:rsidR="000876FC" w:rsidRDefault="000876FC" w:rsidP="00D30792">
      <w:pPr>
        <w:pStyle w:val="Kommentartekst"/>
      </w:pPr>
      <w:r>
        <w:rPr>
          <w:rStyle w:val="Kommentarhenvisning"/>
        </w:rPr>
        <w:annotationRef/>
      </w:r>
      <w:r>
        <w:t>Evaluate</w:t>
      </w:r>
    </w:p>
  </w:comment>
  <w:comment w:id="30" w:author="Simon Fløj Thomsen" w:date="2022-11-21T20:12:00Z" w:initials="SFT">
    <w:p w14:paraId="02E2D31E" w14:textId="564A6442" w:rsidR="0049569D" w:rsidRDefault="0049569D" w:rsidP="00086D10">
      <w:pPr>
        <w:pStyle w:val="Kommentartekst"/>
      </w:pPr>
      <w:r>
        <w:rPr>
          <w:rStyle w:val="Kommentarhenvisning"/>
        </w:rPr>
        <w:annotationRef/>
      </w:r>
      <w:r>
        <w:t xml:space="preserve">As the ministry of finance sets the maximum level of income insurance once a year we estimate it for the first quarter hereafter keeping it fixed </w:t>
      </w:r>
    </w:p>
  </w:comment>
  <w:comment w:id="31" w:author="Simon Fløj Thomsen" w:date="2022-11-21T20:12:00Z" w:initials="SFT">
    <w:p w14:paraId="53C1E1B7" w14:textId="77777777" w:rsidR="0049569D" w:rsidRDefault="0049569D" w:rsidP="00C57B42">
      <w:pPr>
        <w:pStyle w:val="Kommentartekst"/>
      </w:pPr>
      <w:r>
        <w:rPr>
          <w:rStyle w:val="Kommentarhenvisning"/>
        </w:rPr>
        <w:annotationRef/>
      </w:r>
      <w:r>
        <w:t>Rettelse Hamid kommentar</w:t>
      </w:r>
    </w:p>
  </w:comment>
  <w:comment w:id="32" w:author="Simon Fløj Thomsen" w:date="2022-11-21T20:15:00Z" w:initials="SFT">
    <w:p w14:paraId="5462FF3C" w14:textId="77777777" w:rsidR="0049569D" w:rsidRDefault="0049569D">
      <w:pPr>
        <w:pStyle w:val="Kommentartekst"/>
      </w:pPr>
      <w:r>
        <w:rPr>
          <w:rStyle w:val="Kommentarhenvisning"/>
        </w:rPr>
        <w:annotationRef/>
      </w:r>
      <w:r>
        <w:t xml:space="preserve">Skal være adaption percentage, da denne bruges til at regne rate adjustment percentage. </w:t>
      </w:r>
    </w:p>
    <w:p w14:paraId="74E67BFB" w14:textId="77777777" w:rsidR="0049569D" w:rsidRDefault="0049569D">
      <w:pPr>
        <w:pStyle w:val="Kommentartekst"/>
      </w:pPr>
    </w:p>
    <w:p w14:paraId="6211AB07" w14:textId="77777777" w:rsidR="0049569D" w:rsidRDefault="0049569D" w:rsidP="00445449">
      <w:pPr>
        <w:pStyle w:val="Kommentartekst"/>
      </w:pPr>
      <w:r>
        <w:t>Det er forvirrende med navne, men sådan er de bare lavet….</w:t>
      </w:r>
    </w:p>
  </w:comment>
  <w:comment w:id="33" w:author="Simon Fløj Thomsen" w:date="2022-11-21T20:15:00Z" w:initials="SFT">
    <w:p w14:paraId="4E292C71" w14:textId="77777777" w:rsidR="0049569D" w:rsidRDefault="0049569D" w:rsidP="00DE0C60">
      <w:pPr>
        <w:pStyle w:val="Kommentartekst"/>
      </w:pPr>
      <w:r>
        <w:rPr>
          <w:rStyle w:val="Kommentarhenvisning"/>
        </w:rPr>
        <w:annotationRef/>
      </w:r>
      <w:r>
        <w:t>Hamid kommentar</w:t>
      </w:r>
    </w:p>
  </w:comment>
  <w:comment w:id="36" w:author="Simon Fløj Thomsen" w:date="2022-11-21T20:19:00Z" w:initials="SFT">
    <w:p w14:paraId="78B850AF" w14:textId="77777777" w:rsidR="003C0301" w:rsidRDefault="003C0301" w:rsidP="004B1BC6">
      <w:pPr>
        <w:pStyle w:val="Kommentartekst"/>
      </w:pPr>
      <w:r>
        <w:rPr>
          <w:rStyle w:val="Kommentarhenvisning"/>
        </w:rPr>
        <w:annotationRef/>
      </w:r>
      <w:r>
        <w:t>Hamid foreslår at sammenligne med DØRS plot.  Har prøvet at genskabe Dørs med ADAMS databank, vil dog stadig tro det er fint blot at henvise til deres plot måske?</w:t>
      </w:r>
    </w:p>
  </w:comment>
  <w:comment w:id="37" w:author="Simon Fløj Thomsen" w:date="2022-11-21T20:19:00Z" w:initials="SFT">
    <w:p w14:paraId="1DF4B742" w14:textId="77777777" w:rsidR="003C0301" w:rsidRDefault="003C0301" w:rsidP="003B4288">
      <w:pPr>
        <w:pStyle w:val="Kommentartekst"/>
      </w:pPr>
      <w:r>
        <w:rPr>
          <w:rStyle w:val="Kommentarhenvisning"/>
        </w:rPr>
        <w:annotationRef/>
      </w:r>
      <w:r>
        <w:t>Rettelse af Hamid kommentar</w:t>
      </w:r>
    </w:p>
  </w:comment>
  <w:comment w:id="38" w:author="Simon Thomsen" w:date="2022-11-24T12:26:00Z" w:initials="ST">
    <w:p w14:paraId="7EF528D1" w14:textId="77777777" w:rsidR="000876FC" w:rsidRDefault="000876FC" w:rsidP="005A624E">
      <w:pPr>
        <w:pStyle w:val="Kommentartekst"/>
      </w:pPr>
      <w:r>
        <w:rPr>
          <w:rStyle w:val="Kommentarhenvisning"/>
        </w:rPr>
        <w:annotationRef/>
      </w:r>
      <w:r>
        <w:t>Overvej fodnote</w:t>
      </w:r>
    </w:p>
  </w:comment>
  <w:comment w:id="39" w:author="Simon Fløj Thomsen" w:date="2022-11-21T20:25:00Z" w:initials="SFT">
    <w:p w14:paraId="3B70598B" w14:textId="2A55A302" w:rsidR="003C0301" w:rsidRDefault="003C0301" w:rsidP="00BF1814">
      <w:pPr>
        <w:pStyle w:val="Kommentartekst"/>
      </w:pPr>
      <w:r>
        <w:rPr>
          <w:rStyle w:val="Kommentarhenvisning"/>
        </w:rPr>
        <w:annotationRef/>
      </w:r>
      <w:r>
        <w:t xml:space="preserve">In this first scenario we analyze the effects of the demand-channel included in the baseline by performing a counter factual shock removing the suppressing of the rate regulation percentage introduced in the tax reform of 2012. </w:t>
      </w:r>
    </w:p>
  </w:comment>
  <w:comment w:id="40" w:author="Simon Fløj Thomsen" w:date="2022-11-21T20:25:00Z" w:initials="SFT">
    <w:p w14:paraId="70F5DFDE" w14:textId="77777777" w:rsidR="003C0301" w:rsidRDefault="003C0301" w:rsidP="00C95C82">
      <w:pPr>
        <w:pStyle w:val="Kommentartekst"/>
      </w:pPr>
      <w:r>
        <w:rPr>
          <w:rStyle w:val="Kommentarhenvisning"/>
        </w:rPr>
        <w:annotationRef/>
      </w:r>
      <w:r>
        <w:t>Syntes stadig det med demand channel skal med?</w:t>
      </w:r>
    </w:p>
  </w:comment>
  <w:comment w:id="41" w:author="Simon Fløj Thomsen" w:date="2022-11-21T20:25:00Z" w:initials="SFT">
    <w:p w14:paraId="3284457B" w14:textId="77777777" w:rsidR="003C0301" w:rsidRDefault="003C0301" w:rsidP="00642A6B">
      <w:pPr>
        <w:pStyle w:val="Kommentartekst"/>
      </w:pPr>
      <w:r>
        <w:rPr>
          <w:rStyle w:val="Kommentarhenvisning"/>
        </w:rPr>
        <w:annotationRef/>
      </w:r>
      <w:r>
        <w:t>Hamid kommentar</w:t>
      </w:r>
    </w:p>
  </w:comment>
  <w:comment w:id="42" w:author="Simon Thomsen" w:date="2022-11-24T12:27:00Z" w:initials="ST">
    <w:p w14:paraId="325B4DFB" w14:textId="77777777" w:rsidR="000876FC" w:rsidRDefault="000876FC" w:rsidP="00841965">
      <w:pPr>
        <w:pStyle w:val="Kommentartekst"/>
      </w:pPr>
      <w:r>
        <w:rPr>
          <w:rStyle w:val="Kommentarhenvisning"/>
        </w:rPr>
        <w:annotationRef/>
      </w:r>
      <w:r>
        <w:t>Start med at præsentere shock, men skrive det ik påvirker resten af modellen så jeg fanger demand effekten</w:t>
      </w:r>
    </w:p>
  </w:comment>
  <w:comment w:id="45" w:author="Simon Thomsen" w:date="2022-11-10T13:44:00Z" w:initials="ST">
    <w:p w14:paraId="789BA651" w14:textId="57C5999D"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46"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47"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48"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49"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50"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51"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52"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53"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54"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55"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56"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57"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59" w:author="Simon Thomsen" w:date="2022-11-24T07:59:00Z" w:initials="ST">
    <w:p w14:paraId="36285BE9" w14:textId="77777777" w:rsidR="00BA4CDD" w:rsidRDefault="00BA4CDD">
      <w:pPr>
        <w:pStyle w:val="Kommentartekst"/>
      </w:pPr>
      <w:r>
        <w:rPr>
          <w:rStyle w:val="Kommentarhenvisning"/>
        </w:rPr>
        <w:annotationRef/>
      </w:r>
      <w:r>
        <w:t>In scenario 1, the higher level of income insurance increased the aggregate demand, thereby increasing GDP based on the increase in GDP the demand channel decreased unemployment by 223 - 254 people.</w:t>
      </w:r>
    </w:p>
    <w:p w14:paraId="455AC459" w14:textId="77777777" w:rsidR="00BA4CDD" w:rsidRDefault="00BA4CDD">
      <w:pPr>
        <w:pStyle w:val="Kommentartekst"/>
      </w:pPr>
    </w:p>
    <w:p w14:paraId="462B67D8" w14:textId="77777777" w:rsidR="00BA4CDD" w:rsidRDefault="00BA4CDD">
      <w:pPr>
        <w:pStyle w:val="Kommentartekst"/>
      </w:pPr>
      <w:r>
        <w:t xml:space="preserve">In scenario 2, the wage-channel took into account the effect of the income insurance on the targeted wage set by the worker unions. The shock now led to an increase in the wages this, following that we categorize the Danish economy as profit-led, makes GDP fall and in the end increases unemployment by 1500 people. </w:t>
      </w:r>
    </w:p>
    <w:p w14:paraId="0A3B9753" w14:textId="77777777" w:rsidR="00BA4CDD" w:rsidRDefault="00BA4CDD">
      <w:pPr>
        <w:pStyle w:val="Kommentartekst"/>
      </w:pPr>
    </w:p>
    <w:p w14:paraId="7D61D8BB" w14:textId="77777777" w:rsidR="00BA4CDD" w:rsidRDefault="00BA4CDD" w:rsidP="00930221">
      <w:pPr>
        <w:pStyle w:val="Kommentartekst"/>
      </w:pPr>
      <w:r>
        <w:t>Osv.. Men bliver det ik meget langt?</w:t>
      </w:r>
    </w:p>
  </w:comment>
  <w:comment w:id="60" w:author="Simon Thomsen" w:date="2022-11-24T12:32:00Z" w:initials="ST">
    <w:p w14:paraId="52A313D8" w14:textId="77777777" w:rsidR="000876FC" w:rsidRDefault="000876FC" w:rsidP="009C28D2">
      <w:pPr>
        <w:pStyle w:val="Kommentartekst"/>
      </w:pPr>
      <w:r>
        <w:rPr>
          <w:rStyle w:val="Kommentarhenvisning"/>
        </w:rPr>
        <w:annotationRef/>
      </w:r>
      <w:r>
        <w:t xml:space="preserve">Lave en kort præsentation af strukturen i diskussionen </w:t>
      </w:r>
    </w:p>
  </w:comment>
  <w:comment w:id="61" w:author="Simon Thomsen" w:date="2022-11-24T08:30:00Z" w:initials="ST">
    <w:p w14:paraId="520B9483" w14:textId="77777777" w:rsidR="00B75AD4" w:rsidRDefault="00B75AD4">
      <w:pPr>
        <w:pStyle w:val="Kommentartekst"/>
      </w:pPr>
      <w:r>
        <w:rPr>
          <w:rStyle w:val="Kommentarhenvisning"/>
        </w:rPr>
        <w:annotationRef/>
      </w:r>
      <w:r>
        <w:t>Fodnote based on Hamid kommentar:</w:t>
      </w:r>
    </w:p>
    <w:p w14:paraId="214D5456" w14:textId="77777777" w:rsidR="00B75AD4" w:rsidRDefault="00B75AD4">
      <w:pPr>
        <w:pStyle w:val="Kommentartekst"/>
      </w:pPr>
    </w:p>
    <w:p w14:paraId="4030AD7D" w14:textId="77777777" w:rsidR="00B75AD4" w:rsidRDefault="00B75AD4" w:rsidP="007D66F4">
      <w:pPr>
        <w:pStyle w:val="Kommentartekst"/>
      </w:pPr>
      <w:r>
        <w:t xml:space="preserve">These methods rely on a set-up where if region 1 is hit by a shock (could be a political decision). We use a region 2  not experiencing the shock to compare with a region 1. Thereby using the development in region 2 as a proxy for how the development in region 1 would have contionued if not hit by the shock. </w:t>
      </w:r>
    </w:p>
  </w:comment>
  <w:comment w:id="62" w:author="Simon Thomsen" w:date="2022-11-24T08:45:00Z" w:initials="ST">
    <w:p w14:paraId="61E9F7B6" w14:textId="77777777" w:rsidR="00C27226" w:rsidRDefault="00C27226">
      <w:pPr>
        <w:pStyle w:val="Kommentartekst"/>
      </w:pPr>
      <w:r>
        <w:rPr>
          <w:rStyle w:val="Kommentarhenvisning"/>
        </w:rPr>
        <w:annotationRef/>
      </w:r>
      <w:r>
        <w:t xml:space="preserve">Fodnote Hamid kommentar: </w:t>
      </w:r>
    </w:p>
    <w:p w14:paraId="1B8DA343" w14:textId="77777777" w:rsidR="00C27226" w:rsidRDefault="00C27226" w:rsidP="00061217">
      <w:pPr>
        <w:pStyle w:val="Kommentartekst"/>
      </w:pPr>
      <w:r>
        <w:t xml:space="preserve">Thereby leaving out the negative effect of the net exports, which will usually be the determening factor of categorizing open economies as profit-led, we still find that consumption increases less than investments fall when increasing the wage-share. </w:t>
      </w:r>
    </w:p>
  </w:comment>
  <w:comment w:id="63" w:author="Simon Thomsen" w:date="2022-11-14T12:46:00Z" w:initials="ST">
    <w:p w14:paraId="2A49966A" w14:textId="56944AD3" w:rsidR="008417CA" w:rsidRDefault="008417CA" w:rsidP="00B72B99">
      <w:pPr>
        <w:pStyle w:val="Kommentartekst"/>
      </w:pPr>
      <w:r>
        <w:rPr>
          <w:rStyle w:val="Kommentarhenvisning"/>
        </w:rPr>
        <w:annotationRef/>
      </w:r>
      <w:r>
        <w:t>Måske henvis til andre der finder dette resultat også</w:t>
      </w:r>
    </w:p>
  </w:comment>
  <w:comment w:id="64"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65" w:author="Simon Thomsen" w:date="2022-11-24T08:52:00Z" w:initials="ST">
    <w:p w14:paraId="02256FDE" w14:textId="77777777" w:rsidR="001B1664" w:rsidRDefault="001B1664" w:rsidP="00DB58F1">
      <w:pPr>
        <w:pStyle w:val="Kommentartekst"/>
      </w:pPr>
      <w:r>
        <w:rPr>
          <w:rStyle w:val="Kommentarhenvisning"/>
        </w:rPr>
        <w:annotationRef/>
      </w:r>
      <w:r>
        <w:t xml:space="preserve">We include these different measures of the approach effect in our analysis, as the litterature is still inconclusive in determining how changes in the level of income insurance affects the approach rate (Andersen og DØRS). </w:t>
      </w:r>
    </w:p>
  </w:comment>
  <w:comment w:id="66" w:author="Simon Thomsen" w:date="2022-11-24T08:53:00Z" w:initials="ST">
    <w:p w14:paraId="1224AADB" w14:textId="77777777" w:rsidR="001B1664" w:rsidRDefault="001B1664" w:rsidP="00FB5C0E">
      <w:pPr>
        <w:pStyle w:val="Kommentartekst"/>
      </w:pPr>
      <w:r>
        <w:rPr>
          <w:rStyle w:val="Kommentarhenvisning"/>
        </w:rPr>
        <w:annotationRef/>
      </w:r>
      <w:r>
        <w:t>Rettelse af Hamid kommentar.</w:t>
      </w:r>
    </w:p>
  </w:comment>
  <w:comment w:id="67" w:author="Simon Thomsen" w:date="2022-11-24T09:12:00Z" w:initials="ST">
    <w:p w14:paraId="5C478E8C" w14:textId="77777777" w:rsidR="000412E2" w:rsidRDefault="000412E2" w:rsidP="00463C16">
      <w:pPr>
        <w:pStyle w:val="Kommentartekst"/>
      </w:pPr>
      <w:r>
        <w:rPr>
          <w:rStyle w:val="Kommentarhenvisning"/>
        </w:rPr>
        <w:annotationRef/>
      </w:r>
      <w:r>
        <w:t xml:space="preserve">Using the answer given by the ministry of labor above we calculate three different measures of the micro elasticity. First using the estimates given by the minestry of labor where a 2.25% increase in the level of income insurance increases unemployment by 2900 people we find the micro elasticity to be 0.66. Second, using the argumentation from DØRS lowering the effect on the approach rate to half the size, the same increase in the level of income insruance increase unemployment by 2250 people reducing the estimate of the micro elasticity to 0.51. Lastly, when removing the effect on the approach rate, we find the increasement in unemployment to be of 1600 people, further reducing the micro elasticity to 0.36.  </w:t>
      </w:r>
    </w:p>
  </w:comment>
  <w:comment w:id="68" w:author="Simon Thomsen" w:date="2022-11-24T09:13:00Z" w:initials="ST">
    <w:p w14:paraId="59332A81" w14:textId="77777777" w:rsidR="000412E2" w:rsidRDefault="000412E2" w:rsidP="00EF786A">
      <w:pPr>
        <w:pStyle w:val="Kommentartekst"/>
      </w:pPr>
      <w:r>
        <w:rPr>
          <w:rStyle w:val="Kommentarhenvisning"/>
        </w:rPr>
        <w:annotationRef/>
      </w:r>
      <w:r>
        <w:t xml:space="preserve">Rettelse af Hamid kommentar. </w:t>
      </w:r>
    </w:p>
  </w:comment>
  <w:comment w:id="69" w:author="Simon Thomsen" w:date="2022-10-26T12:51:00Z" w:initials="ST">
    <w:p w14:paraId="20D5A1AE" w14:textId="69928626"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70"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71" w:author="Simon Thomsen" w:date="2022-11-24T12:40:00Z" w:initials="ST">
    <w:p w14:paraId="52BFA58E" w14:textId="77777777" w:rsidR="006E47C8" w:rsidRDefault="006E47C8" w:rsidP="003311DD">
      <w:pPr>
        <w:pStyle w:val="Kommentartekst"/>
      </w:pPr>
      <w:r>
        <w:rPr>
          <w:rStyle w:val="Kommentarhenvisning"/>
        </w:rPr>
        <w:annotationRef/>
      </w:r>
      <w:r>
        <w:t>Evaluating</w:t>
      </w:r>
    </w:p>
  </w:comment>
  <w:comment w:id="72" w:author="Simon Thomsen" w:date="2022-11-24T09:51:00Z" w:initials="ST">
    <w:p w14:paraId="25D13771" w14:textId="0BE92425" w:rsidR="00086BC9" w:rsidRDefault="00086BC9" w:rsidP="005D1C89">
      <w:pPr>
        <w:pStyle w:val="Kommentartekst"/>
      </w:pPr>
      <w:r>
        <w:rPr>
          <w:rStyle w:val="Kommentarhenvisning"/>
        </w:rPr>
        <w:annotationRef/>
      </w:r>
      <w:r>
        <w:t xml:space="preserve">Forsøgt tilføjet mere som Hamid skriver, men yderligere forklaring af dem kommer nedenfor, så enden rykke det op under case eller beholde som det er nu tror jeg. </w:t>
      </w:r>
    </w:p>
  </w:comment>
  <w:comment w:id="73" w:author="Simon Thomsen" w:date="2022-11-24T09:59:00Z" w:initials="ST">
    <w:p w14:paraId="4584005C" w14:textId="77777777" w:rsidR="00F27417" w:rsidRDefault="00F27417" w:rsidP="008E2F0B">
      <w:pPr>
        <w:pStyle w:val="Kommentartekst"/>
      </w:pPr>
      <w:r>
        <w:rPr>
          <w:rStyle w:val="Kommentarhenvisning"/>
        </w:rPr>
        <w:annotationRef/>
      </w:r>
      <w:r>
        <w:t>Spørg Mikael med henblik på time varying effects</w:t>
      </w:r>
    </w:p>
  </w:comment>
  <w:comment w:id="74" w:author="Simon Thomsen" w:date="2022-11-24T10:40:00Z" w:initials="ST">
    <w:p w14:paraId="21FE4C63" w14:textId="77777777" w:rsidR="00E917DD" w:rsidRDefault="00E917DD" w:rsidP="00A03E8A">
      <w:pPr>
        <w:pStyle w:val="Kommentartekst"/>
      </w:pPr>
      <w:r>
        <w:rPr>
          <w:rStyle w:val="Kommentarhenvisning"/>
        </w:rPr>
        <w:annotationRef/>
      </w:r>
      <w:r>
        <w:t xml:space="preserve">Spørg Mikael om dette er bedre mhs til at skrive tallene der bruges ind i teksten, syntes blot de er nævnt inden også. Alternativt måske lav en tabel der viser hvilke parametre der er brugt i hver Case, med tilhørende resultat. </w:t>
      </w:r>
    </w:p>
  </w:comment>
  <w:comment w:id="75" w:author="Simon Thomsen" w:date="2022-11-24T12:49:00Z" w:initials="ST">
    <w:p w14:paraId="6F4B5B2A" w14:textId="77777777" w:rsidR="00B32590" w:rsidRDefault="00B32590" w:rsidP="007E7133">
      <w:pPr>
        <w:pStyle w:val="Kommentartekst"/>
      </w:pPr>
      <w:r>
        <w:rPr>
          <w:rStyle w:val="Kommentarhenvisning"/>
        </w:rPr>
        <w:annotationRef/>
      </w:r>
      <w:r>
        <w:t>Lav tabel</w:t>
      </w:r>
    </w:p>
  </w:comment>
  <w:comment w:id="76" w:author="Simon Thomsen" w:date="2022-11-23T12:08:00Z" w:initials="ST">
    <w:p w14:paraId="489F7692" w14:textId="02CE1299" w:rsidR="000979F6" w:rsidRDefault="000979F6" w:rsidP="007525C4">
      <w:pPr>
        <w:pStyle w:val="Kommentartekst"/>
      </w:pPr>
      <w:r>
        <w:rPr>
          <w:rStyle w:val="Kommentarhenvisning"/>
        </w:rPr>
        <w:annotationRef/>
      </w:r>
      <w:r>
        <w:t>Rigtigt?</w:t>
      </w:r>
    </w:p>
  </w:comment>
  <w:comment w:id="77" w:author="Simon Thomsen" w:date="2022-11-24T10:47:00Z" w:initials="ST">
    <w:p w14:paraId="097466E3" w14:textId="77777777" w:rsidR="00967F45" w:rsidRDefault="00967F45" w:rsidP="00863103">
      <w:pPr>
        <w:pStyle w:val="Kommentartekst"/>
      </w:pPr>
      <w:r>
        <w:rPr>
          <w:rStyle w:val="Kommentarhenvisning"/>
        </w:rPr>
        <w:annotationRef/>
      </w:r>
      <w:r>
        <w:t>Indsæt citat</w:t>
      </w:r>
    </w:p>
  </w:comment>
  <w:comment w:id="78" w:author="Simon Thomsen" w:date="2022-10-26T12:51:00Z" w:initials="ST">
    <w:p w14:paraId="53F19045" w14:textId="353BDAFA"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79"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89" w:author="Simon Thomsen" w:date="2022-11-21T10:26:00Z" w:initials="ST">
    <w:p w14:paraId="5FD934BC" w14:textId="77777777" w:rsidR="007D6E84" w:rsidRDefault="007D6E84" w:rsidP="003A38A5">
      <w:pPr>
        <w:pStyle w:val="Kommentartekst"/>
      </w:pPr>
      <w:r>
        <w:rPr>
          <w:rStyle w:val="Kommentarhenvisning"/>
        </w:rPr>
        <w:annotationRef/>
      </w:r>
      <w:r>
        <w:t>Hvorfor starter effekten ik på samme tid?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C52554" w15:done="0"/>
  <w15:commentEx w15:paraId="5C489393" w15:paraIdParent="76C52554" w15:done="0"/>
  <w15:commentEx w15:paraId="31F2166A" w15:done="0"/>
  <w15:commentEx w15:paraId="40808F88" w15:paraIdParent="31F2166A" w15:done="0"/>
  <w15:commentEx w15:paraId="57625A52" w15:done="0"/>
  <w15:commentEx w15:paraId="65564AE0" w15:paraIdParent="57625A52" w15:done="0"/>
  <w15:commentEx w15:paraId="142B9705" w15:done="0"/>
  <w15:commentEx w15:paraId="64BC4D97" w15:paraIdParent="142B9705" w15:done="0"/>
  <w15:commentEx w15:paraId="21345BAF" w15:done="0"/>
  <w15:commentEx w15:paraId="3949B3A7" w15:done="0"/>
  <w15:commentEx w15:paraId="62104B77" w15:paraIdParent="3949B3A7" w15:done="0"/>
  <w15:commentEx w15:paraId="6EB40498" w15:done="0"/>
  <w15:commentEx w15:paraId="12C26159" w15:paraIdParent="6EB40498" w15:done="0"/>
  <w15:commentEx w15:paraId="130AC0F2" w15:done="0"/>
  <w15:commentEx w15:paraId="441F6DC9" w15:done="1"/>
  <w15:commentEx w15:paraId="75FD6CFC" w15:done="0"/>
  <w15:commentEx w15:paraId="4197D9E3" w15:done="0"/>
  <w15:commentEx w15:paraId="78168931" w15:paraIdParent="4197D9E3" w15:done="0"/>
  <w15:commentEx w15:paraId="26F45103" w15:paraIdParent="4197D9E3" w15:done="0"/>
  <w15:commentEx w15:paraId="24660892" w15:done="0"/>
  <w15:commentEx w15:paraId="1F7871DD" w15:done="0"/>
  <w15:commentEx w15:paraId="7CE0388C" w15:paraIdParent="1F7871DD" w15:done="0"/>
  <w15:commentEx w15:paraId="67257F70" w15:paraIdParent="1F7871DD" w15:done="0"/>
  <w15:commentEx w15:paraId="5F5849EF" w15:done="0"/>
  <w15:commentEx w15:paraId="2D2651A1" w15:paraIdParent="5F5849EF" w15:done="0"/>
  <w15:commentEx w15:paraId="743C422F" w15:paraIdParent="5F5849EF" w15:done="0"/>
  <w15:commentEx w15:paraId="02E2D31E" w15:done="0"/>
  <w15:commentEx w15:paraId="53C1E1B7" w15:paraIdParent="02E2D31E" w15:done="0"/>
  <w15:commentEx w15:paraId="6211AB07" w15:done="0"/>
  <w15:commentEx w15:paraId="4E292C71" w15:paraIdParent="6211AB07" w15:done="0"/>
  <w15:commentEx w15:paraId="78B850AF" w15:done="0"/>
  <w15:commentEx w15:paraId="1DF4B742" w15:paraIdParent="78B850AF" w15:done="0"/>
  <w15:commentEx w15:paraId="7EF528D1" w15:paraIdParent="78B850AF" w15:done="0"/>
  <w15:commentEx w15:paraId="3B70598B" w15:done="0"/>
  <w15:commentEx w15:paraId="70F5DFDE" w15:paraIdParent="3B70598B" w15:done="0"/>
  <w15:commentEx w15:paraId="3284457B" w15:paraIdParent="3B70598B" w15:done="0"/>
  <w15:commentEx w15:paraId="325B4DFB" w15:paraIdParent="3B70598B"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7D61D8BB" w15:done="0"/>
  <w15:commentEx w15:paraId="52A313D8" w15:paraIdParent="7D61D8BB" w15:done="0"/>
  <w15:commentEx w15:paraId="4030AD7D" w15:done="0"/>
  <w15:commentEx w15:paraId="1B8DA343" w15:done="0"/>
  <w15:commentEx w15:paraId="2A49966A" w15:done="1"/>
  <w15:commentEx w15:paraId="4C7390F1" w15:paraIdParent="2A49966A" w15:done="1"/>
  <w15:commentEx w15:paraId="02256FDE" w15:done="0"/>
  <w15:commentEx w15:paraId="1224AADB" w15:paraIdParent="02256FDE" w15:done="0"/>
  <w15:commentEx w15:paraId="5C478E8C" w15:done="0"/>
  <w15:commentEx w15:paraId="59332A81" w15:paraIdParent="5C478E8C" w15:done="0"/>
  <w15:commentEx w15:paraId="20D5A1AE" w15:done="1"/>
  <w15:commentEx w15:paraId="4C022DBE" w15:paraIdParent="20D5A1AE" w15:done="1"/>
  <w15:commentEx w15:paraId="52BFA58E" w15:done="0"/>
  <w15:commentEx w15:paraId="25D13771" w15:done="0"/>
  <w15:commentEx w15:paraId="4584005C" w15:done="0"/>
  <w15:commentEx w15:paraId="21FE4C63" w15:paraIdParent="4584005C" w15:done="0"/>
  <w15:commentEx w15:paraId="6F4B5B2A" w15:paraIdParent="4584005C" w15:done="0"/>
  <w15:commentEx w15:paraId="489F7692" w15:done="0"/>
  <w15:commentEx w15:paraId="097466E3" w15:done="0"/>
  <w15:commentEx w15:paraId="53F19045" w15:done="1"/>
  <w15:commentEx w15:paraId="75388DF1" w15:paraIdParent="53F19045" w15:done="1"/>
  <w15:commentEx w15:paraId="5FD93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6508B" w16cex:dateUtc="2022-11-21T18:31:00Z"/>
  <w16cex:commentExtensible w16cex:durableId="272650A8" w16cex:dateUtc="2022-11-21T18:31:00Z"/>
  <w16cex:commentExtensible w16cex:durableId="272652D2" w16cex:dateUtc="2022-11-21T18:41:00Z"/>
  <w16cex:commentExtensible w16cex:durableId="27265316" w16cex:dateUtc="2022-11-21T18:42:00Z"/>
  <w16cex:commentExtensible w16cex:durableId="27265304" w16cex:dateUtc="2022-11-21T18:41:00Z"/>
  <w16cex:commentExtensible w16cex:durableId="2726531F" w16cex:dateUtc="2022-11-21T18:42:00Z"/>
  <w16cex:commentExtensible w16cex:durableId="272653AD" w16cex:dateUtc="2022-11-21T18:44:00Z"/>
  <w16cex:commentExtensible w16cex:durableId="272653BA" w16cex:dateUtc="2022-11-21T18:44:00Z"/>
  <w16cex:commentExtensible w16cex:durableId="2729E8C3" w16cex:dateUtc="2022-11-24T11:57:00Z"/>
  <w16cex:commentExtensible w16cex:durableId="272654C2" w16cex:dateUtc="2022-11-21T18:49:00Z"/>
  <w16cex:commentExtensible w16cex:durableId="272654CB" w16cex:dateUtc="2022-11-21T18:49:00Z"/>
  <w16cex:commentExtensible w16cex:durableId="271E2270" w16cex:dateUtc="2022-11-15T13:36:00Z"/>
  <w16cex:commentExtensible w16cex:durableId="271F25BB" w16cex:dateUtc="2022-11-16T08:02:00Z"/>
  <w16cex:commentExtensible w16cex:durableId="272655C6" w16cex:dateUtc="2022-11-21T18:53:00Z"/>
  <w16cex:commentExtensible w16cex:durableId="271A8500" w16cex:dateUtc="2022-11-12T19:48:00Z"/>
  <w16cex:commentExtensible w16cex:durableId="271A85E5" w16cex:dateUtc="2022-11-12T19:51:00Z"/>
  <w16cex:commentExtensible w16cex:durableId="2726564D" w16cex:dateUtc="2022-11-21T18:55:00Z"/>
  <w16cex:commentExtensible w16cex:durableId="272656A2" w16cex:dateUtc="2022-11-21T18:57:00Z"/>
  <w16cex:commentExtensible w16cex:durableId="272656AF" w16cex:dateUtc="2022-11-21T18:57:00Z"/>
  <w16cex:commentExtensible w16cex:durableId="271C9356" w16cex:dateUtc="2022-11-14T09:13:00Z"/>
  <w16cex:commentExtensible w16cex:durableId="2728920E" w16cex:dateUtc="2022-11-23T11:35:00Z"/>
  <w16cex:commentExtensible w16cex:durableId="27289234" w16cex:dateUtc="2022-11-23T11:36:00Z"/>
  <w16cex:commentExtensible w16cex:durableId="2729E0BE" w16cex:dateUtc="2022-11-24T11:23:00Z"/>
  <w16cex:commentExtensible w16cex:durableId="27265887" w16cex:dateUtc="2022-11-21T19:05:00Z"/>
  <w16cex:commentExtensible w16cex:durableId="2726588D" w16cex:dateUtc="2022-11-21T19:05:00Z"/>
  <w16cex:commentExtensible w16cex:durableId="2729E0F0" w16cex:dateUtc="2022-11-24T11:24:00Z"/>
  <w16cex:commentExtensible w16cex:durableId="27265A2F" w16cex:dateUtc="2022-11-21T19:12:00Z"/>
  <w16cex:commentExtensible w16cex:durableId="27265A39" w16cex:dateUtc="2022-11-21T19:12:00Z"/>
  <w16cex:commentExtensible w16cex:durableId="27265AC7" w16cex:dateUtc="2022-11-21T19:15:00Z"/>
  <w16cex:commentExtensible w16cex:durableId="27265AD2" w16cex:dateUtc="2022-11-21T19:15:00Z"/>
  <w16cex:commentExtensible w16cex:durableId="27265BC8" w16cex:dateUtc="2022-11-21T19:19:00Z"/>
  <w16cex:commentExtensible w16cex:durableId="27265BD1" w16cex:dateUtc="2022-11-21T19:19:00Z"/>
  <w16cex:commentExtensible w16cex:durableId="2729E186" w16cex:dateUtc="2022-11-24T11:26:00Z"/>
  <w16cex:commentExtensible w16cex:durableId="27265D34" w16cex:dateUtc="2022-11-21T19:25:00Z"/>
  <w16cex:commentExtensible w16cex:durableId="27265D43" w16cex:dateUtc="2022-11-21T19:25:00Z"/>
  <w16cex:commentExtensible w16cex:durableId="27265D48" w16cex:dateUtc="2022-11-21T19:25:00Z"/>
  <w16cex:commentExtensible w16cex:durableId="2729E1BE" w16cex:dateUtc="2022-11-24T11:27: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9A2D9" w16cex:dateUtc="2022-11-24T06:59:00Z"/>
  <w16cex:commentExtensible w16cex:durableId="2729E2D5" w16cex:dateUtc="2022-11-24T11:32:00Z"/>
  <w16cex:commentExtensible w16cex:durableId="2729AA36" w16cex:dateUtc="2022-11-24T07:30:00Z"/>
  <w16cex:commentExtensible w16cex:durableId="2729ADC3" w16cex:dateUtc="2022-11-24T07:45:00Z"/>
  <w16cex:commentExtensible w16cex:durableId="271CB71E" w16cex:dateUtc="2022-11-14T11:46:00Z"/>
  <w16cex:commentExtensible w16cex:durableId="271DCA33" w16cex:dateUtc="2022-11-15T07:20:00Z"/>
  <w16cex:commentExtensible w16cex:durableId="2729AF6B" w16cex:dateUtc="2022-11-24T07:52:00Z"/>
  <w16cex:commentExtensible w16cex:durableId="2729AF78" w16cex:dateUtc="2022-11-24T07:53:00Z"/>
  <w16cex:commentExtensible w16cex:durableId="2729B40F" w16cex:dateUtc="2022-11-24T08:12:00Z"/>
  <w16cex:commentExtensible w16cex:durableId="2729B41D" w16cex:dateUtc="2022-11-24T08:13:00Z"/>
  <w16cex:commentExtensible w16cex:durableId="2703ABC6" w16cex:dateUtc="2022-10-26T10:51:00Z"/>
  <w16cex:commentExtensible w16cex:durableId="2703ABD5" w16cex:dateUtc="2022-10-26T10:51:00Z"/>
  <w16cex:commentExtensible w16cex:durableId="2729E4C9" w16cex:dateUtc="2022-11-24T11:40:00Z"/>
  <w16cex:commentExtensible w16cex:durableId="2729BD1A" w16cex:dateUtc="2022-11-24T08:51:00Z"/>
  <w16cex:commentExtensible w16cex:durableId="2729BEF6" w16cex:dateUtc="2022-11-24T08:59:00Z"/>
  <w16cex:commentExtensible w16cex:durableId="2729C8A7" w16cex:dateUtc="2022-11-24T09:40:00Z"/>
  <w16cex:commentExtensible w16cex:durableId="2729E6F5" w16cex:dateUtc="2022-11-24T11:49:00Z"/>
  <w16cex:commentExtensible w16cex:durableId="27288BB3" w16cex:dateUtc="2022-11-23T11:08:00Z"/>
  <w16cex:commentExtensible w16cex:durableId="2729CA48" w16cex:dateUtc="2022-11-24T09:47:00Z"/>
  <w16cex:commentExtensible w16cex:durableId="27210EBD" w16cex:dateUtc="2022-10-26T10:51:00Z"/>
  <w16cex:commentExtensible w16cex:durableId="27210EBC" w16cex:dateUtc="2022-10-26T10:51:00Z"/>
  <w16cex:commentExtensible w16cex:durableId="2725D0D3" w16cex:dateUtc="2022-11-2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C52554" w16cid:durableId="2726508B"/>
  <w16cid:commentId w16cid:paraId="5C489393" w16cid:durableId="272650A8"/>
  <w16cid:commentId w16cid:paraId="31F2166A" w16cid:durableId="272652D2"/>
  <w16cid:commentId w16cid:paraId="40808F88" w16cid:durableId="27265316"/>
  <w16cid:commentId w16cid:paraId="57625A52" w16cid:durableId="27265304"/>
  <w16cid:commentId w16cid:paraId="65564AE0" w16cid:durableId="2726531F"/>
  <w16cid:commentId w16cid:paraId="142B9705" w16cid:durableId="272653AD"/>
  <w16cid:commentId w16cid:paraId="64BC4D97" w16cid:durableId="272653BA"/>
  <w16cid:commentId w16cid:paraId="21345BAF" w16cid:durableId="2729E8C3"/>
  <w16cid:commentId w16cid:paraId="3949B3A7" w16cid:durableId="272654C2"/>
  <w16cid:commentId w16cid:paraId="62104B77" w16cid:durableId="272654CB"/>
  <w16cid:commentId w16cid:paraId="6EB40498" w16cid:durableId="271E2270"/>
  <w16cid:commentId w16cid:paraId="12C26159" w16cid:durableId="271F25BB"/>
  <w16cid:commentId w16cid:paraId="130AC0F2" w16cid:durableId="272655C6"/>
  <w16cid:commentId w16cid:paraId="441F6DC9" w16cid:durableId="271A8500"/>
  <w16cid:commentId w16cid:paraId="75FD6CFC" w16cid:durableId="271A85E5"/>
  <w16cid:commentId w16cid:paraId="4197D9E3" w16cid:durableId="2726564D"/>
  <w16cid:commentId w16cid:paraId="78168931" w16cid:durableId="272656A2"/>
  <w16cid:commentId w16cid:paraId="26F45103" w16cid:durableId="272656AF"/>
  <w16cid:commentId w16cid:paraId="24660892" w16cid:durableId="271C9356"/>
  <w16cid:commentId w16cid:paraId="1F7871DD" w16cid:durableId="2728920E"/>
  <w16cid:commentId w16cid:paraId="7CE0388C" w16cid:durableId="27289234"/>
  <w16cid:commentId w16cid:paraId="67257F70" w16cid:durableId="2729E0BE"/>
  <w16cid:commentId w16cid:paraId="5F5849EF" w16cid:durableId="27265887"/>
  <w16cid:commentId w16cid:paraId="2D2651A1" w16cid:durableId="2726588D"/>
  <w16cid:commentId w16cid:paraId="743C422F" w16cid:durableId="2729E0F0"/>
  <w16cid:commentId w16cid:paraId="02E2D31E" w16cid:durableId="27265A2F"/>
  <w16cid:commentId w16cid:paraId="53C1E1B7" w16cid:durableId="27265A39"/>
  <w16cid:commentId w16cid:paraId="6211AB07" w16cid:durableId="27265AC7"/>
  <w16cid:commentId w16cid:paraId="4E292C71" w16cid:durableId="27265AD2"/>
  <w16cid:commentId w16cid:paraId="78B850AF" w16cid:durableId="27265BC8"/>
  <w16cid:commentId w16cid:paraId="1DF4B742" w16cid:durableId="27265BD1"/>
  <w16cid:commentId w16cid:paraId="7EF528D1" w16cid:durableId="2729E186"/>
  <w16cid:commentId w16cid:paraId="3B70598B" w16cid:durableId="27265D34"/>
  <w16cid:commentId w16cid:paraId="70F5DFDE" w16cid:durableId="27265D43"/>
  <w16cid:commentId w16cid:paraId="3284457B" w16cid:durableId="27265D48"/>
  <w16cid:commentId w16cid:paraId="325B4DFB" w16cid:durableId="2729E1BE"/>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7D61D8BB" w16cid:durableId="2729A2D9"/>
  <w16cid:commentId w16cid:paraId="52A313D8" w16cid:durableId="2729E2D5"/>
  <w16cid:commentId w16cid:paraId="4030AD7D" w16cid:durableId="2729AA36"/>
  <w16cid:commentId w16cid:paraId="1B8DA343" w16cid:durableId="2729ADC3"/>
  <w16cid:commentId w16cid:paraId="2A49966A" w16cid:durableId="271CB71E"/>
  <w16cid:commentId w16cid:paraId="4C7390F1" w16cid:durableId="271DCA33"/>
  <w16cid:commentId w16cid:paraId="02256FDE" w16cid:durableId="2729AF6B"/>
  <w16cid:commentId w16cid:paraId="1224AADB" w16cid:durableId="2729AF78"/>
  <w16cid:commentId w16cid:paraId="5C478E8C" w16cid:durableId="2729B40F"/>
  <w16cid:commentId w16cid:paraId="59332A81" w16cid:durableId="2729B41D"/>
  <w16cid:commentId w16cid:paraId="20D5A1AE" w16cid:durableId="2703ABC6"/>
  <w16cid:commentId w16cid:paraId="4C022DBE" w16cid:durableId="2703ABD5"/>
  <w16cid:commentId w16cid:paraId="52BFA58E" w16cid:durableId="2729E4C9"/>
  <w16cid:commentId w16cid:paraId="25D13771" w16cid:durableId="2729BD1A"/>
  <w16cid:commentId w16cid:paraId="4584005C" w16cid:durableId="2729BEF6"/>
  <w16cid:commentId w16cid:paraId="21FE4C63" w16cid:durableId="2729C8A7"/>
  <w16cid:commentId w16cid:paraId="6F4B5B2A" w16cid:durableId="2729E6F5"/>
  <w16cid:commentId w16cid:paraId="489F7692" w16cid:durableId="27288BB3"/>
  <w16cid:commentId w16cid:paraId="097466E3" w16cid:durableId="2729CA48"/>
  <w16cid:commentId w16cid:paraId="53F19045" w16cid:durableId="27210EBD"/>
  <w16cid:commentId w16cid:paraId="75388DF1" w16cid:durableId="27210EBC"/>
  <w16cid:commentId w16cid:paraId="5FD934BC" w16cid:durableId="2725D0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D0D253" w14:textId="77777777" w:rsidR="00C40061" w:rsidRDefault="00C40061" w:rsidP="005F6ED0">
      <w:pPr>
        <w:spacing w:after="0" w:line="240" w:lineRule="auto"/>
      </w:pPr>
      <w:r>
        <w:separator/>
      </w:r>
    </w:p>
  </w:endnote>
  <w:endnote w:type="continuationSeparator" w:id="0">
    <w:p w14:paraId="122AEFEA" w14:textId="77777777" w:rsidR="00C40061" w:rsidRDefault="00C40061"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32CA9" w14:textId="77777777" w:rsidR="00C40061" w:rsidRDefault="00C40061" w:rsidP="005F6ED0">
      <w:pPr>
        <w:spacing w:after="0" w:line="240" w:lineRule="auto"/>
      </w:pPr>
      <w:r>
        <w:separator/>
      </w:r>
    </w:p>
  </w:footnote>
  <w:footnote w:type="continuationSeparator" w:id="0">
    <w:p w14:paraId="37B62EA0" w14:textId="77777777" w:rsidR="00C40061" w:rsidRDefault="00C40061" w:rsidP="005F6ED0">
      <w:pPr>
        <w:spacing w:after="0" w:line="240" w:lineRule="auto"/>
      </w:pPr>
      <w:r>
        <w:continuationSeparator/>
      </w:r>
    </w:p>
  </w:footnote>
  <w:footnote w:id="1">
    <w:p w14:paraId="5266F0F0" w14:textId="64A49960" w:rsidR="00D1625A" w:rsidRPr="00D1625A" w:rsidRDefault="00D1625A">
      <w:pPr>
        <w:pStyle w:val="Fodnotetekst"/>
        <w:rPr>
          <w:lang w:val="da-DK"/>
        </w:rPr>
      </w:pPr>
      <w:r w:rsidRPr="00967F45">
        <w:rPr>
          <w:rStyle w:val="Fodnotehenvisning"/>
        </w:rPr>
        <w:footnoteRef/>
      </w:r>
      <w:r>
        <w:t xml:space="preserve"> </w:t>
      </w:r>
      <w:r>
        <w:rPr>
          <w:rStyle w:val="cf01"/>
        </w:rPr>
        <w:t xml:space="preserve">Benefits received if you do not meet the requirements of income insurance program. </w:t>
      </w:r>
    </w:p>
  </w:footnote>
  <w:footnote w:id="2">
    <w:p w14:paraId="3031AAA3" w14:textId="225BB78A"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3">
    <w:p w14:paraId="78E0735E" w14:textId="6BBC0CDF" w:rsidR="00D1625A" w:rsidRPr="00D1625A" w:rsidRDefault="00D1625A">
      <w:pPr>
        <w:pStyle w:val="Fodnotetekst"/>
        <w:rPr>
          <w:lang w:val="da-DK"/>
        </w:rPr>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4">
    <w:p w14:paraId="0569F303" w14:textId="38EA06E5" w:rsidR="00755973" w:rsidRPr="00755973" w:rsidRDefault="00755973">
      <w:pPr>
        <w:pStyle w:val="Fodnotetekst"/>
        <w:rPr>
          <w:lang w:val="da-DK"/>
        </w:rPr>
      </w:pPr>
      <w:r w:rsidRPr="00967F45">
        <w:rPr>
          <w:rStyle w:val="Fodnotehenvisning"/>
        </w:rPr>
        <w:footnoteRef/>
      </w:r>
      <w:r>
        <w:t xml:space="preserve"> </w:t>
      </w:r>
      <w:r w:rsidRPr="006A2B2C">
        <w:rPr>
          <w:rFonts w:ascii="Segoe UI" w:hAnsi="Segoe UI" w:cs="Segoe UI"/>
          <w:sz w:val="18"/>
          <w:szCs w:val="18"/>
        </w:rPr>
        <w:t xml:space="preserve">The income insurance model use </w:t>
      </w:r>
      <w:r w:rsidR="006A2B2C" w:rsidRPr="006A2B2C">
        <w:rPr>
          <w:rFonts w:ascii="Segoe UI" w:hAnsi="Segoe UI" w:cs="Segoe UI"/>
          <w:sz w:val="18"/>
          <w:szCs w:val="18"/>
        </w:rPr>
        <w:t>a</w:t>
      </w:r>
      <w:r w:rsidRPr="006A2B2C">
        <w:rPr>
          <w:rFonts w:ascii="Segoe UI" w:hAnsi="Segoe UI" w:cs="Segoe UI"/>
          <w:sz w:val="18"/>
          <w:szCs w:val="18"/>
        </w:rPr>
        <w:t xml:space="preserve"> static model for cash-benefits to estimate </w:t>
      </w:r>
      <w:r w:rsidR="006A2B2C" w:rsidRPr="006A2B2C">
        <w:rPr>
          <w:rFonts w:ascii="Segoe UI" w:hAnsi="Segoe UI" w:cs="Segoe UI"/>
          <w:sz w:val="18"/>
          <w:szCs w:val="18"/>
        </w:rPr>
        <w:t>an</w:t>
      </w:r>
      <w:r w:rsidRPr="006A2B2C">
        <w:rPr>
          <w:rFonts w:ascii="Segoe UI" w:hAnsi="Segoe UI" w:cs="Segoe UI"/>
          <w:sz w:val="18"/>
          <w:szCs w:val="18"/>
        </w:rPr>
        <w:t xml:space="preserve"> alternative for income insurance. If the cash-benefits are relatively close to the </w:t>
      </w:r>
      <w:r w:rsidR="006A2B2C" w:rsidRPr="006A2B2C">
        <w:rPr>
          <w:rFonts w:ascii="Segoe UI" w:hAnsi="Segoe UI" w:cs="Segoe UI"/>
          <w:sz w:val="18"/>
          <w:szCs w:val="18"/>
        </w:rPr>
        <w:t xml:space="preserve">level of </w:t>
      </w:r>
      <w:r w:rsidRPr="006A2B2C">
        <w:rPr>
          <w:rFonts w:ascii="Segoe UI" w:hAnsi="Segoe UI" w:cs="Segoe UI"/>
          <w:sz w:val="18"/>
          <w:szCs w:val="18"/>
        </w:rPr>
        <w:t xml:space="preserve">income insurance the incentives for </w:t>
      </w:r>
      <w:r w:rsidR="006A2B2C" w:rsidRPr="006A2B2C">
        <w:rPr>
          <w:rFonts w:ascii="Segoe UI" w:hAnsi="Segoe UI" w:cs="Segoe UI"/>
          <w:sz w:val="18"/>
          <w:szCs w:val="18"/>
        </w:rPr>
        <w:t>people</w:t>
      </w:r>
      <w:r w:rsidRPr="006A2B2C">
        <w:rPr>
          <w:rFonts w:ascii="Segoe UI" w:hAnsi="Segoe UI" w:cs="Segoe UI"/>
          <w:sz w:val="18"/>
          <w:szCs w:val="18"/>
        </w:rPr>
        <w:t xml:space="preserve"> to keep applying for jobs and thereby staying in the labor force is quite small. The relationship between income insurance and the cash-benefits should therefor</w:t>
      </w:r>
      <w:r w:rsidR="000412E2">
        <w:rPr>
          <w:rFonts w:ascii="Segoe UI" w:hAnsi="Segoe UI" w:cs="Segoe UI"/>
          <w:sz w:val="18"/>
          <w:szCs w:val="18"/>
        </w:rPr>
        <w:t>e</w:t>
      </w:r>
      <w:r w:rsidRPr="006A2B2C">
        <w:rPr>
          <w:rFonts w:ascii="Segoe UI" w:hAnsi="Segoe UI" w:cs="Segoe UI"/>
          <w:sz w:val="18"/>
          <w:szCs w:val="18"/>
        </w:rPr>
        <w:t xml:space="preserve"> affect the participation rate, also accounted for in the income insurance model.</w:t>
      </w:r>
      <w:r w:rsidRPr="00AB3D2F">
        <w:rPr>
          <w:sz w:val="24"/>
          <w:szCs w:val="24"/>
        </w:rPr>
        <w:t xml:space="preserve"> </w:t>
      </w:r>
      <w:r>
        <w:rPr>
          <w:rStyle w:val="Kommentarhenvisning"/>
        </w:rPr>
        <w:annotationRef/>
      </w:r>
    </w:p>
  </w:footnote>
  <w:footnote w:id="5">
    <w:p w14:paraId="59717236" w14:textId="2556D8FD" w:rsidR="00EC5CB9" w:rsidRPr="005E7208" w:rsidRDefault="00EC5CB9" w:rsidP="005E7208">
      <w:pPr>
        <w:pStyle w:val="pf0"/>
        <w:rPr>
          <w:rFonts w:ascii="Arial" w:hAnsi="Arial" w:cs="Arial"/>
          <w:sz w:val="20"/>
          <w:szCs w:val="20"/>
        </w:rPr>
      </w:pPr>
      <w:r w:rsidRPr="00967F45">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6">
    <w:p w14:paraId="3B2E79B4" w14:textId="349DD08F" w:rsidR="005E7208" w:rsidRPr="005E7208" w:rsidRDefault="005E7208">
      <w:pPr>
        <w:pStyle w:val="Fodnotetekst"/>
        <w:rPr>
          <w:lang w:val="da-DK"/>
        </w:rPr>
      </w:pPr>
      <w:r w:rsidRPr="00967F45">
        <w:rPr>
          <w:rStyle w:val="Fodnotehenvisning"/>
        </w:rPr>
        <w:footnoteRef/>
      </w:r>
      <w:r>
        <w:t xml:space="preserve"> </w:t>
      </w:r>
      <w:r w:rsidRPr="005E7208">
        <w:t>The share of people being a member of the income insurance program.</w:t>
      </w:r>
      <w:r>
        <w:rPr>
          <w:lang w:val="da-DK"/>
        </w:rPr>
        <w:t xml:space="preserve"> </w:t>
      </w:r>
    </w:p>
  </w:footnote>
  <w:footnote w:id="7">
    <w:p w14:paraId="4BF42E35" w14:textId="6CC9CBEA" w:rsidR="00F018CF" w:rsidRPr="00F018CF" w:rsidRDefault="00F018CF">
      <w:pPr>
        <w:pStyle w:val="Fodnotetekst"/>
        <w:rPr>
          <w:lang w:val="da-DK"/>
        </w:rPr>
      </w:pPr>
      <w:r w:rsidRPr="00967F45">
        <w:rPr>
          <w:rStyle w:val="Fodnotehenvisning"/>
        </w:rPr>
        <w:footnoteRef/>
      </w:r>
      <w:r>
        <w:t xml:space="preserve"> </w:t>
      </w:r>
      <w:r>
        <w:rPr>
          <w:rStyle w:val="cf01"/>
        </w:rPr>
        <w:t xml:space="preserve">In this case the estimate is upward biased, as the shock does not affect the wages, therefor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8">
    <w:p w14:paraId="7355D381" w14:textId="66160B9D" w:rsidR="00F018CF" w:rsidRPr="00F018CF" w:rsidRDefault="00F018CF">
      <w:pPr>
        <w:pStyle w:val="Fodnotetekst"/>
        <w:rPr>
          <w:lang w:val="da-DK"/>
        </w:rPr>
      </w:pPr>
      <w:r w:rsidRPr="00967F45">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9">
    <w:p w14:paraId="6E1EDBE7" w14:textId="3D0068C7" w:rsidR="00845283" w:rsidRPr="00845283" w:rsidRDefault="00845283">
      <w:pPr>
        <w:pStyle w:val="Fodnotetekst"/>
        <w:rPr>
          <w:lang w:val="da-DK"/>
        </w:rPr>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0">
    <w:p w14:paraId="15A7B6E5" w14:textId="40CEBA37" w:rsidR="00845283" w:rsidRPr="00845283" w:rsidRDefault="00845283">
      <w:pPr>
        <w:pStyle w:val="Fodnotetekst"/>
        <w:rPr>
          <w:lang w:val="da-DK"/>
        </w:rPr>
      </w:pPr>
      <w:r w:rsidRPr="00967F45">
        <w:rPr>
          <w:rStyle w:val="Fodnotehenvisning"/>
        </w:rPr>
        <w:footnoteRef/>
      </w:r>
      <w:r>
        <w:t xml:space="preserve"> </w:t>
      </w:r>
      <w:r w:rsidRPr="00845283">
        <w:t>Thereby</w:t>
      </w:r>
      <w:r>
        <w:t xml:space="preserve"> we leave out the </w:t>
      </w:r>
      <w:proofErr w:type="gramStart"/>
      <w:r>
        <w:t>two effect</w:t>
      </w:r>
      <w:proofErr w:type="gramEnd"/>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1">
    <w:p w14:paraId="5A7FF35B" w14:textId="5E23B270" w:rsidR="00845283" w:rsidRPr="00845283" w:rsidRDefault="00845283">
      <w:pPr>
        <w:pStyle w:val="Fodnotetekst"/>
        <w:rPr>
          <w:lang w:val="da-DK"/>
        </w:rPr>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2">
    <w:p w14:paraId="68002DCE" w14:textId="1B6EF87C" w:rsidR="00C100EC" w:rsidRPr="00C100EC" w:rsidRDefault="00C100EC">
      <w:pPr>
        <w:pStyle w:val="Fodnotetekst"/>
        <w:rPr>
          <w:lang w:val="da-DK"/>
        </w:rPr>
      </w:pPr>
      <w:r w:rsidRPr="00967F45">
        <w:rPr>
          <w:rStyle w:val="Fodnotehenvisning"/>
        </w:rPr>
        <w:footnoteRef/>
      </w:r>
      <w:r>
        <w:t xml:space="preserve"> A</w:t>
      </w:r>
      <w:r>
        <w:rPr>
          <w:rStyle w:val="cf01"/>
        </w:rPr>
        <w:t xml:space="preserve">s mentioned in section 3 </w:t>
      </w:r>
      <w:r>
        <w:rPr>
          <w:rStyle w:val="cf01"/>
        </w:rPr>
        <w:fldChar w:fldCharType="begin" w:fldLock="1"/>
      </w:r>
      <w:r>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Pr>
          <w:rStyle w:val="cf01"/>
        </w:rPr>
        <w:fldChar w:fldCharType="separate"/>
      </w:r>
      <w:r w:rsidRPr="00C100EC">
        <w:rPr>
          <w:rStyle w:val="cf01"/>
          <w:noProof/>
        </w:rPr>
        <w:t>(Andersen et al., 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3">
    <w:p w14:paraId="4AA0DC5F" w14:textId="7516F2F8" w:rsidR="00A32105" w:rsidRPr="00A32105" w:rsidRDefault="00A32105">
      <w:pPr>
        <w:pStyle w:val="Fodnotetekst"/>
        <w:rPr>
          <w:lang w:val="da-DK"/>
        </w:rPr>
      </w:pPr>
      <w:r w:rsidRPr="00967F45">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Pr>
          <w:lang w:val="da-DK"/>
        </w:rPr>
        <w:t xml:space="preserve"> </w:t>
      </w:r>
    </w:p>
  </w:footnote>
  <w:footnote w:id="14">
    <w:p w14:paraId="21D01B03" w14:textId="3D40D583" w:rsidR="00C100EC" w:rsidRPr="00C100EC" w:rsidRDefault="00C100EC">
      <w:pPr>
        <w:pStyle w:val="Fodnotetekst"/>
        <w:rPr>
          <w:lang w:val="da-DK"/>
        </w:rPr>
      </w:pPr>
      <w:r w:rsidRPr="00967F45">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5">
    <w:p w14:paraId="3360922D" w14:textId="1A4DB9CB" w:rsidR="00C100EC" w:rsidRPr="00C100EC" w:rsidRDefault="00C100EC">
      <w:pPr>
        <w:pStyle w:val="Fodnotetekst"/>
        <w:rPr>
          <w:lang w:val="da-DK"/>
        </w:rPr>
      </w:pPr>
      <w:r w:rsidRPr="00967F45">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16">
    <w:p w14:paraId="70C6B6EF" w14:textId="1B5227B5" w:rsidR="00C100EC" w:rsidRPr="00C100EC" w:rsidRDefault="00C100EC">
      <w:pPr>
        <w:pStyle w:val="Fodnotetekst"/>
        <w:rPr>
          <w:lang w:val="da-DK"/>
        </w:rPr>
      </w:pPr>
      <w:r w:rsidRPr="00967F45">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17">
    <w:p w14:paraId="14DA72BB" w14:textId="2338D5DE" w:rsidR="00C100EC" w:rsidRPr="00C100EC" w:rsidRDefault="00C100EC">
      <w:pPr>
        <w:pStyle w:val="Fodnotetekst"/>
        <w:rPr>
          <w:lang w:val="da-DK"/>
        </w:rPr>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18">
    <w:p w14:paraId="1A8CC49C" w14:textId="294826D6" w:rsidR="00006999" w:rsidRPr="00006999" w:rsidRDefault="00006999">
      <w:pPr>
        <w:pStyle w:val="Fodnotetekst"/>
        <w:rPr>
          <w:lang w:val="da-DK"/>
        </w:rPr>
      </w:pPr>
      <w:r w:rsidRPr="00967F45">
        <w:rPr>
          <w:rStyle w:val="Fodnotehenvisning"/>
        </w:rPr>
        <w:footnoteRef/>
      </w:r>
      <w:r>
        <w:t xml:space="preserve"> </w:t>
      </w:r>
      <w:r>
        <w:rPr>
          <w:rStyle w:val="cf01"/>
        </w:rPr>
        <w:t>Evaluated in 2025, so that the full effects have been carried through.</w:t>
      </w:r>
    </w:p>
  </w:footnote>
  <w:footnote w:id="19">
    <w:p w14:paraId="2AC894CC" w14:textId="57D71F02" w:rsidR="00006999" w:rsidRPr="00006999" w:rsidRDefault="00006999">
      <w:pPr>
        <w:pStyle w:val="Fodnotetekst"/>
        <w:rPr>
          <w:lang w:val="da-DK"/>
        </w:rPr>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0">
    <w:p w14:paraId="4EECFF1D" w14:textId="3F7ACDA2" w:rsidR="00006999" w:rsidRPr="00006999" w:rsidRDefault="00006999">
      <w:pPr>
        <w:pStyle w:val="Fodnotetekst"/>
        <w:rPr>
          <w:lang w:val="da-DK"/>
        </w:rPr>
      </w:pPr>
      <w:r w:rsidRPr="00967F45">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1">
    <w:p w14:paraId="6E364C53" w14:textId="2E446E50" w:rsidR="00006999" w:rsidRPr="00006999" w:rsidRDefault="00006999">
      <w:pPr>
        <w:pStyle w:val="Fodnotetekst"/>
        <w:rPr>
          <w:lang w:val="da-DK"/>
        </w:rPr>
      </w:pPr>
      <w:r w:rsidRPr="00967F45">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Simon Thomsen">
    <w15:presenceInfo w15:providerId="Windows Live" w15:userId="7d8d416fbc7e2ed1"/>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6999"/>
    <w:rsid w:val="00007D2E"/>
    <w:rsid w:val="00010219"/>
    <w:rsid w:val="00011517"/>
    <w:rsid w:val="000123BC"/>
    <w:rsid w:val="00013666"/>
    <w:rsid w:val="000141E8"/>
    <w:rsid w:val="000212EE"/>
    <w:rsid w:val="00021CDF"/>
    <w:rsid w:val="000240FC"/>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6174A"/>
    <w:rsid w:val="000627D0"/>
    <w:rsid w:val="0006288F"/>
    <w:rsid w:val="000630D4"/>
    <w:rsid w:val="00064617"/>
    <w:rsid w:val="0006552D"/>
    <w:rsid w:val="0007004A"/>
    <w:rsid w:val="00072C21"/>
    <w:rsid w:val="00073F08"/>
    <w:rsid w:val="0007523E"/>
    <w:rsid w:val="000766E5"/>
    <w:rsid w:val="000772FC"/>
    <w:rsid w:val="00077A49"/>
    <w:rsid w:val="000804A7"/>
    <w:rsid w:val="000804DD"/>
    <w:rsid w:val="00082E46"/>
    <w:rsid w:val="00082FF3"/>
    <w:rsid w:val="000837DA"/>
    <w:rsid w:val="00086BC9"/>
    <w:rsid w:val="000876FC"/>
    <w:rsid w:val="000914E4"/>
    <w:rsid w:val="00091DEB"/>
    <w:rsid w:val="000924AE"/>
    <w:rsid w:val="000930C2"/>
    <w:rsid w:val="00093676"/>
    <w:rsid w:val="00094148"/>
    <w:rsid w:val="0009470F"/>
    <w:rsid w:val="00096242"/>
    <w:rsid w:val="000979F6"/>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5613"/>
    <w:rsid w:val="000F052E"/>
    <w:rsid w:val="000F0B47"/>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7010"/>
    <w:rsid w:val="00167FDE"/>
    <w:rsid w:val="00172AD0"/>
    <w:rsid w:val="00173422"/>
    <w:rsid w:val="00173E7B"/>
    <w:rsid w:val="00174C5E"/>
    <w:rsid w:val="00175E58"/>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3107"/>
    <w:rsid w:val="001B37D9"/>
    <w:rsid w:val="001B6085"/>
    <w:rsid w:val="001B630A"/>
    <w:rsid w:val="001C1D6F"/>
    <w:rsid w:val="001C2035"/>
    <w:rsid w:val="001C4C18"/>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9C7"/>
    <w:rsid w:val="00262E6D"/>
    <w:rsid w:val="00262F3F"/>
    <w:rsid w:val="0026344E"/>
    <w:rsid w:val="00266716"/>
    <w:rsid w:val="00267A10"/>
    <w:rsid w:val="00267CBC"/>
    <w:rsid w:val="0027031B"/>
    <w:rsid w:val="0027188B"/>
    <w:rsid w:val="00273710"/>
    <w:rsid w:val="0027521C"/>
    <w:rsid w:val="00281F51"/>
    <w:rsid w:val="00282129"/>
    <w:rsid w:val="00282F8F"/>
    <w:rsid w:val="00286BB8"/>
    <w:rsid w:val="00287C0E"/>
    <w:rsid w:val="00287E19"/>
    <w:rsid w:val="00292F95"/>
    <w:rsid w:val="00295DEE"/>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294E"/>
    <w:rsid w:val="00322F1F"/>
    <w:rsid w:val="003240E2"/>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7A29"/>
    <w:rsid w:val="00403B19"/>
    <w:rsid w:val="00410595"/>
    <w:rsid w:val="00412BC7"/>
    <w:rsid w:val="00414CC4"/>
    <w:rsid w:val="00416502"/>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1A55"/>
    <w:rsid w:val="00457851"/>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569D"/>
    <w:rsid w:val="0049756A"/>
    <w:rsid w:val="004A0D6D"/>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2D15"/>
    <w:rsid w:val="004E2F17"/>
    <w:rsid w:val="004E331C"/>
    <w:rsid w:val="004E4362"/>
    <w:rsid w:val="004E4CC5"/>
    <w:rsid w:val="004E640C"/>
    <w:rsid w:val="004F0914"/>
    <w:rsid w:val="004F609D"/>
    <w:rsid w:val="004F646D"/>
    <w:rsid w:val="004F68F1"/>
    <w:rsid w:val="004F76B5"/>
    <w:rsid w:val="0050083C"/>
    <w:rsid w:val="00502AC7"/>
    <w:rsid w:val="00503232"/>
    <w:rsid w:val="00503D9C"/>
    <w:rsid w:val="00504BF2"/>
    <w:rsid w:val="00507D3C"/>
    <w:rsid w:val="005114AE"/>
    <w:rsid w:val="00513D05"/>
    <w:rsid w:val="00515BE6"/>
    <w:rsid w:val="00517164"/>
    <w:rsid w:val="00521ACE"/>
    <w:rsid w:val="00533E84"/>
    <w:rsid w:val="00534BD7"/>
    <w:rsid w:val="00536BB3"/>
    <w:rsid w:val="00540405"/>
    <w:rsid w:val="005420C4"/>
    <w:rsid w:val="005423B4"/>
    <w:rsid w:val="00544105"/>
    <w:rsid w:val="00544881"/>
    <w:rsid w:val="005449E6"/>
    <w:rsid w:val="00546FE1"/>
    <w:rsid w:val="0055114E"/>
    <w:rsid w:val="00551430"/>
    <w:rsid w:val="00551654"/>
    <w:rsid w:val="00552C3A"/>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A34"/>
    <w:rsid w:val="00572E99"/>
    <w:rsid w:val="00573D4F"/>
    <w:rsid w:val="005754A1"/>
    <w:rsid w:val="005759A8"/>
    <w:rsid w:val="0058393C"/>
    <w:rsid w:val="0058613A"/>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F5"/>
    <w:rsid w:val="005E6092"/>
    <w:rsid w:val="005E7208"/>
    <w:rsid w:val="005F034B"/>
    <w:rsid w:val="005F09CB"/>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1230"/>
    <w:rsid w:val="0067474C"/>
    <w:rsid w:val="00674D5C"/>
    <w:rsid w:val="0067517D"/>
    <w:rsid w:val="00677830"/>
    <w:rsid w:val="00677913"/>
    <w:rsid w:val="00677F82"/>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B0059"/>
    <w:rsid w:val="006B378A"/>
    <w:rsid w:val="006B51E7"/>
    <w:rsid w:val="006B6212"/>
    <w:rsid w:val="006B71D2"/>
    <w:rsid w:val="006C3D5A"/>
    <w:rsid w:val="006C3F78"/>
    <w:rsid w:val="006C4623"/>
    <w:rsid w:val="006C68C1"/>
    <w:rsid w:val="006D25A4"/>
    <w:rsid w:val="006D2B78"/>
    <w:rsid w:val="006D39AC"/>
    <w:rsid w:val="006D4472"/>
    <w:rsid w:val="006D4C4E"/>
    <w:rsid w:val="006D53C0"/>
    <w:rsid w:val="006E4491"/>
    <w:rsid w:val="006E47C8"/>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3BD5"/>
    <w:rsid w:val="007361A0"/>
    <w:rsid w:val="00737B4B"/>
    <w:rsid w:val="007426B3"/>
    <w:rsid w:val="00745270"/>
    <w:rsid w:val="00745A47"/>
    <w:rsid w:val="00750710"/>
    <w:rsid w:val="0075087B"/>
    <w:rsid w:val="00750941"/>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CB2"/>
    <w:rsid w:val="00790385"/>
    <w:rsid w:val="007908F3"/>
    <w:rsid w:val="00791AAF"/>
    <w:rsid w:val="007932B5"/>
    <w:rsid w:val="00794ED8"/>
    <w:rsid w:val="00794FD6"/>
    <w:rsid w:val="00795942"/>
    <w:rsid w:val="007969EC"/>
    <w:rsid w:val="007974B3"/>
    <w:rsid w:val="007A1018"/>
    <w:rsid w:val="007A28D6"/>
    <w:rsid w:val="007A368B"/>
    <w:rsid w:val="007A3DA7"/>
    <w:rsid w:val="007A59E1"/>
    <w:rsid w:val="007A68BD"/>
    <w:rsid w:val="007A6CD9"/>
    <w:rsid w:val="007B17B8"/>
    <w:rsid w:val="007B2804"/>
    <w:rsid w:val="007B3DB0"/>
    <w:rsid w:val="007B4A4F"/>
    <w:rsid w:val="007B4B48"/>
    <w:rsid w:val="007B62CC"/>
    <w:rsid w:val="007C0476"/>
    <w:rsid w:val="007C329C"/>
    <w:rsid w:val="007C3869"/>
    <w:rsid w:val="007C4CF5"/>
    <w:rsid w:val="007C7EE5"/>
    <w:rsid w:val="007D0CB8"/>
    <w:rsid w:val="007D17A3"/>
    <w:rsid w:val="007D3C27"/>
    <w:rsid w:val="007D531C"/>
    <w:rsid w:val="007D6E84"/>
    <w:rsid w:val="007E2722"/>
    <w:rsid w:val="007E3D50"/>
    <w:rsid w:val="007E5408"/>
    <w:rsid w:val="007E6400"/>
    <w:rsid w:val="007E6698"/>
    <w:rsid w:val="007F1377"/>
    <w:rsid w:val="007F2C8D"/>
    <w:rsid w:val="007F31FE"/>
    <w:rsid w:val="0080080C"/>
    <w:rsid w:val="008054B1"/>
    <w:rsid w:val="00805A76"/>
    <w:rsid w:val="00805F2A"/>
    <w:rsid w:val="00807E9E"/>
    <w:rsid w:val="00810B0B"/>
    <w:rsid w:val="00812DCC"/>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A0CA9"/>
    <w:rsid w:val="008A0E83"/>
    <w:rsid w:val="008A1EC4"/>
    <w:rsid w:val="008A2BE4"/>
    <w:rsid w:val="008A592C"/>
    <w:rsid w:val="008A606E"/>
    <w:rsid w:val="008A6EF9"/>
    <w:rsid w:val="008A7460"/>
    <w:rsid w:val="008B316D"/>
    <w:rsid w:val="008B3728"/>
    <w:rsid w:val="008B486B"/>
    <w:rsid w:val="008B6507"/>
    <w:rsid w:val="008B6674"/>
    <w:rsid w:val="008C02FE"/>
    <w:rsid w:val="008C04DB"/>
    <w:rsid w:val="008C3542"/>
    <w:rsid w:val="008C621B"/>
    <w:rsid w:val="008C679E"/>
    <w:rsid w:val="008C7887"/>
    <w:rsid w:val="008C7AAF"/>
    <w:rsid w:val="008D4A0E"/>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7C3"/>
    <w:rsid w:val="00917541"/>
    <w:rsid w:val="0091768F"/>
    <w:rsid w:val="00921C32"/>
    <w:rsid w:val="00921D2D"/>
    <w:rsid w:val="00922D7E"/>
    <w:rsid w:val="00927CE6"/>
    <w:rsid w:val="00933239"/>
    <w:rsid w:val="00933BEF"/>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67F45"/>
    <w:rsid w:val="009705F4"/>
    <w:rsid w:val="009706FE"/>
    <w:rsid w:val="00971A89"/>
    <w:rsid w:val="0097260F"/>
    <w:rsid w:val="009754C1"/>
    <w:rsid w:val="00980B88"/>
    <w:rsid w:val="00981213"/>
    <w:rsid w:val="00981518"/>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54B2"/>
    <w:rsid w:val="009B61E6"/>
    <w:rsid w:val="009C1D5A"/>
    <w:rsid w:val="009C25FC"/>
    <w:rsid w:val="009C295F"/>
    <w:rsid w:val="009C5A76"/>
    <w:rsid w:val="009C72AF"/>
    <w:rsid w:val="009C7D76"/>
    <w:rsid w:val="009D1295"/>
    <w:rsid w:val="009D28BD"/>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C17"/>
    <w:rsid w:val="00A2572B"/>
    <w:rsid w:val="00A258EB"/>
    <w:rsid w:val="00A25DAD"/>
    <w:rsid w:val="00A26496"/>
    <w:rsid w:val="00A31433"/>
    <w:rsid w:val="00A31695"/>
    <w:rsid w:val="00A31D25"/>
    <w:rsid w:val="00A32105"/>
    <w:rsid w:val="00A32407"/>
    <w:rsid w:val="00A32739"/>
    <w:rsid w:val="00A33F6E"/>
    <w:rsid w:val="00A347C6"/>
    <w:rsid w:val="00A3492F"/>
    <w:rsid w:val="00A36179"/>
    <w:rsid w:val="00A426F5"/>
    <w:rsid w:val="00A4273D"/>
    <w:rsid w:val="00A42D17"/>
    <w:rsid w:val="00A455E4"/>
    <w:rsid w:val="00A46484"/>
    <w:rsid w:val="00A51212"/>
    <w:rsid w:val="00A517BE"/>
    <w:rsid w:val="00A5243E"/>
    <w:rsid w:val="00A54398"/>
    <w:rsid w:val="00A54F38"/>
    <w:rsid w:val="00A56D55"/>
    <w:rsid w:val="00A61600"/>
    <w:rsid w:val="00A61B04"/>
    <w:rsid w:val="00A624F1"/>
    <w:rsid w:val="00A62685"/>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EB7"/>
    <w:rsid w:val="00AE2326"/>
    <w:rsid w:val="00AE3754"/>
    <w:rsid w:val="00AE3C66"/>
    <w:rsid w:val="00AE5E58"/>
    <w:rsid w:val="00AE68B3"/>
    <w:rsid w:val="00AE78D2"/>
    <w:rsid w:val="00AF0E78"/>
    <w:rsid w:val="00AF165B"/>
    <w:rsid w:val="00AF5632"/>
    <w:rsid w:val="00B00D2F"/>
    <w:rsid w:val="00B02941"/>
    <w:rsid w:val="00B036CF"/>
    <w:rsid w:val="00B041EF"/>
    <w:rsid w:val="00B06091"/>
    <w:rsid w:val="00B0768F"/>
    <w:rsid w:val="00B07814"/>
    <w:rsid w:val="00B10B39"/>
    <w:rsid w:val="00B1293A"/>
    <w:rsid w:val="00B15085"/>
    <w:rsid w:val="00B23402"/>
    <w:rsid w:val="00B24C1D"/>
    <w:rsid w:val="00B30949"/>
    <w:rsid w:val="00B30E9B"/>
    <w:rsid w:val="00B312A8"/>
    <w:rsid w:val="00B31350"/>
    <w:rsid w:val="00B32590"/>
    <w:rsid w:val="00B329CB"/>
    <w:rsid w:val="00B33E3B"/>
    <w:rsid w:val="00B373E3"/>
    <w:rsid w:val="00B40B23"/>
    <w:rsid w:val="00B40CDF"/>
    <w:rsid w:val="00B4576D"/>
    <w:rsid w:val="00B47F20"/>
    <w:rsid w:val="00B503F9"/>
    <w:rsid w:val="00B51E9A"/>
    <w:rsid w:val="00B53960"/>
    <w:rsid w:val="00B562FC"/>
    <w:rsid w:val="00B60855"/>
    <w:rsid w:val="00B64ACD"/>
    <w:rsid w:val="00B65BE8"/>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389E"/>
    <w:rsid w:val="00BB5796"/>
    <w:rsid w:val="00BB5FA2"/>
    <w:rsid w:val="00BB6B8C"/>
    <w:rsid w:val="00BC0838"/>
    <w:rsid w:val="00BC1E01"/>
    <w:rsid w:val="00BC22EB"/>
    <w:rsid w:val="00BC4458"/>
    <w:rsid w:val="00BC4A00"/>
    <w:rsid w:val="00BC4F7C"/>
    <w:rsid w:val="00BC52F4"/>
    <w:rsid w:val="00BD0882"/>
    <w:rsid w:val="00BD2562"/>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78C5"/>
    <w:rsid w:val="00C17E43"/>
    <w:rsid w:val="00C21116"/>
    <w:rsid w:val="00C21C3D"/>
    <w:rsid w:val="00C22BC4"/>
    <w:rsid w:val="00C23C1C"/>
    <w:rsid w:val="00C24122"/>
    <w:rsid w:val="00C2684E"/>
    <w:rsid w:val="00C27226"/>
    <w:rsid w:val="00C30065"/>
    <w:rsid w:val="00C3353B"/>
    <w:rsid w:val="00C34CD1"/>
    <w:rsid w:val="00C359FB"/>
    <w:rsid w:val="00C376AB"/>
    <w:rsid w:val="00C40061"/>
    <w:rsid w:val="00C44380"/>
    <w:rsid w:val="00C5121C"/>
    <w:rsid w:val="00C5526D"/>
    <w:rsid w:val="00C55837"/>
    <w:rsid w:val="00C55C6D"/>
    <w:rsid w:val="00C56F57"/>
    <w:rsid w:val="00C57F78"/>
    <w:rsid w:val="00C632AF"/>
    <w:rsid w:val="00C63AC0"/>
    <w:rsid w:val="00C63E25"/>
    <w:rsid w:val="00C6598F"/>
    <w:rsid w:val="00C66184"/>
    <w:rsid w:val="00C6733C"/>
    <w:rsid w:val="00C74F09"/>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B0740"/>
    <w:rsid w:val="00CB165C"/>
    <w:rsid w:val="00CB24AF"/>
    <w:rsid w:val="00CB3248"/>
    <w:rsid w:val="00CB6B8E"/>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5118"/>
    <w:rsid w:val="00D15FB3"/>
    <w:rsid w:val="00D1625A"/>
    <w:rsid w:val="00D1693E"/>
    <w:rsid w:val="00D21107"/>
    <w:rsid w:val="00D22628"/>
    <w:rsid w:val="00D2272D"/>
    <w:rsid w:val="00D22845"/>
    <w:rsid w:val="00D22948"/>
    <w:rsid w:val="00D23556"/>
    <w:rsid w:val="00D2398E"/>
    <w:rsid w:val="00D242A7"/>
    <w:rsid w:val="00D27422"/>
    <w:rsid w:val="00D30DA3"/>
    <w:rsid w:val="00D35E1E"/>
    <w:rsid w:val="00D373B9"/>
    <w:rsid w:val="00D43152"/>
    <w:rsid w:val="00D43EB4"/>
    <w:rsid w:val="00D468B5"/>
    <w:rsid w:val="00D5311F"/>
    <w:rsid w:val="00D539ED"/>
    <w:rsid w:val="00D54324"/>
    <w:rsid w:val="00D543CE"/>
    <w:rsid w:val="00D572C2"/>
    <w:rsid w:val="00D61B0A"/>
    <w:rsid w:val="00D63D8B"/>
    <w:rsid w:val="00D650C6"/>
    <w:rsid w:val="00D677C5"/>
    <w:rsid w:val="00D67ABC"/>
    <w:rsid w:val="00D70885"/>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18F7"/>
    <w:rsid w:val="00DB2843"/>
    <w:rsid w:val="00DB3517"/>
    <w:rsid w:val="00DB56DC"/>
    <w:rsid w:val="00DB5A7D"/>
    <w:rsid w:val="00DC02FE"/>
    <w:rsid w:val="00DC0BA1"/>
    <w:rsid w:val="00DC228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A06"/>
    <w:rsid w:val="00DF450F"/>
    <w:rsid w:val="00DF5EAD"/>
    <w:rsid w:val="00E01740"/>
    <w:rsid w:val="00E01B59"/>
    <w:rsid w:val="00E03D34"/>
    <w:rsid w:val="00E04480"/>
    <w:rsid w:val="00E06031"/>
    <w:rsid w:val="00E06F4E"/>
    <w:rsid w:val="00E118A7"/>
    <w:rsid w:val="00E133AB"/>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5BE3"/>
    <w:rsid w:val="00E66151"/>
    <w:rsid w:val="00E7001C"/>
    <w:rsid w:val="00E71D8E"/>
    <w:rsid w:val="00E73119"/>
    <w:rsid w:val="00E734B2"/>
    <w:rsid w:val="00E77B5F"/>
    <w:rsid w:val="00E81755"/>
    <w:rsid w:val="00E83A4D"/>
    <w:rsid w:val="00E840E6"/>
    <w:rsid w:val="00E84765"/>
    <w:rsid w:val="00E861C4"/>
    <w:rsid w:val="00E87C76"/>
    <w:rsid w:val="00E917DD"/>
    <w:rsid w:val="00E95DE7"/>
    <w:rsid w:val="00EA455C"/>
    <w:rsid w:val="00EA663C"/>
    <w:rsid w:val="00EA706C"/>
    <w:rsid w:val="00EB0D5D"/>
    <w:rsid w:val="00EB0F0A"/>
    <w:rsid w:val="00EB209C"/>
    <w:rsid w:val="00EB504E"/>
    <w:rsid w:val="00EB54FF"/>
    <w:rsid w:val="00EB7CB3"/>
    <w:rsid w:val="00EC33AB"/>
    <w:rsid w:val="00EC5CB9"/>
    <w:rsid w:val="00ED06D9"/>
    <w:rsid w:val="00ED0C06"/>
    <w:rsid w:val="00ED3896"/>
    <w:rsid w:val="00ED38CE"/>
    <w:rsid w:val="00EE180D"/>
    <w:rsid w:val="00EE6C6F"/>
    <w:rsid w:val="00EE7B67"/>
    <w:rsid w:val="00EF18D3"/>
    <w:rsid w:val="00EF4E01"/>
    <w:rsid w:val="00EF56E5"/>
    <w:rsid w:val="00F00A78"/>
    <w:rsid w:val="00F010F8"/>
    <w:rsid w:val="00F018CF"/>
    <w:rsid w:val="00F04E63"/>
    <w:rsid w:val="00F0515C"/>
    <w:rsid w:val="00F064D3"/>
    <w:rsid w:val="00F10544"/>
    <w:rsid w:val="00F12EE0"/>
    <w:rsid w:val="00F13439"/>
    <w:rsid w:val="00F1397C"/>
    <w:rsid w:val="00F1731B"/>
    <w:rsid w:val="00F226C4"/>
    <w:rsid w:val="00F22808"/>
    <w:rsid w:val="00F228AF"/>
    <w:rsid w:val="00F22F0A"/>
    <w:rsid w:val="00F23405"/>
    <w:rsid w:val="00F23B92"/>
    <w:rsid w:val="00F24D30"/>
    <w:rsid w:val="00F25149"/>
    <w:rsid w:val="00F25725"/>
    <w:rsid w:val="00F266DA"/>
    <w:rsid w:val="00F2697F"/>
    <w:rsid w:val="00F26C7A"/>
    <w:rsid w:val="00F27417"/>
    <w:rsid w:val="00F279C2"/>
    <w:rsid w:val="00F30E7B"/>
    <w:rsid w:val="00F31B66"/>
    <w:rsid w:val="00F34ED7"/>
    <w:rsid w:val="00F41869"/>
    <w:rsid w:val="00F41B3F"/>
    <w:rsid w:val="00F4278B"/>
    <w:rsid w:val="00F454B9"/>
    <w:rsid w:val="00F46DD3"/>
    <w:rsid w:val="00F471E4"/>
    <w:rsid w:val="00F47727"/>
    <w:rsid w:val="00F504A7"/>
    <w:rsid w:val="00F5206F"/>
    <w:rsid w:val="00F5378C"/>
    <w:rsid w:val="00F53F1C"/>
    <w:rsid w:val="00F548BE"/>
    <w:rsid w:val="00F649A0"/>
    <w:rsid w:val="00F649F4"/>
    <w:rsid w:val="00F64BBC"/>
    <w:rsid w:val="00F6501F"/>
    <w:rsid w:val="00F66C11"/>
    <w:rsid w:val="00F673EB"/>
    <w:rsid w:val="00F72A2D"/>
    <w:rsid w:val="00F73F7D"/>
    <w:rsid w:val="00F80CBC"/>
    <w:rsid w:val="00F81D83"/>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decision to suppress the rate regulation percentage, starting from 2016, voted through by the Danish government in the tax reform of 2012. We do so by setting up a counterfactual analysis, removing the suppressing of the rate regulation percentage in a stock-flow-consistent model. We use the quarterly model for the Danish economy developed by (Mikal et al.) making few changes to the dynamics of the labor market as well as incorporating the Danish income insurance program. We include macroeconomic channels in the model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these results to estimate a macro elasticity of the level of income insurance on unemployment using the income insurance model, build to analyze changes to the Danish income insurance program, as a proxy for the micro elasticity. We find the macro elasticity to be approximately twice as large as the micro elasticity. This Indicates that suppressing the rate regulation percentage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are considered when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60</Pages>
  <Words>40127</Words>
  <Characters>228728</Characters>
  <Application>Microsoft Office Word</Application>
  <DocSecurity>0</DocSecurity>
  <Lines>1906</Lines>
  <Paragraphs>536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268319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33</cp:revision>
  <cp:lastPrinted>2022-11-19T12:43:00Z</cp:lastPrinted>
  <dcterms:created xsi:type="dcterms:W3CDTF">2022-11-21T15:23:00Z</dcterms:created>
  <dcterms:modified xsi:type="dcterms:W3CDTF">2022-11-24T12:40:00Z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