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1E30F637"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w:t>
      </w:r>
      <w:r w:rsidR="002B1E0C">
        <w:rPr>
          <w:sz w:val="24"/>
          <w:szCs w:val="24"/>
        </w:rPr>
        <w:t>,</w:t>
      </w:r>
      <w:r w:rsidR="004A21DF" w:rsidRPr="00AB3D2F">
        <w:rPr>
          <w:sz w:val="24"/>
          <w:szCs w:val="24"/>
        </w:rPr>
        <w:t xml:space="preserve"> </w:t>
      </w:r>
      <w:r w:rsidR="00310D7D" w:rsidRPr="00AB3D2F">
        <w:rPr>
          <w:sz w:val="24"/>
          <w:szCs w:val="24"/>
        </w:rPr>
        <w:t>Denmark 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t>
      </w:r>
      <w:commentRangeStart w:id="0"/>
      <w:commentRangeStart w:id="1"/>
      <w:r w:rsidR="00267A10" w:rsidRPr="00AB3D2F">
        <w:rPr>
          <w:sz w:val="24"/>
          <w:szCs w:val="24"/>
        </w:rPr>
        <w:t xml:space="preserve">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r w:rsidR="00E7001C" w:rsidRPr="00AB3D2F">
        <w:rPr>
          <w:sz w:val="24"/>
          <w:szCs w:val="24"/>
        </w:rPr>
        <w:t xml:space="preserve"> flexicurity </w:t>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commentRangeEnd w:id="0"/>
      <w:r w:rsidR="00805F2A">
        <w:rPr>
          <w:rStyle w:val="Kommentarhenvisning"/>
        </w:rPr>
        <w:commentReference w:id="0"/>
      </w:r>
      <w:commentRangeEnd w:id="1"/>
      <w:r w:rsidR="00805F2A">
        <w:rPr>
          <w:rStyle w:val="Kommentarhenvisning"/>
        </w:rPr>
        <w:commentReference w:id="1"/>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w:t>
      </w:r>
      <w:r w:rsidR="00D54324">
        <w:rPr>
          <w:sz w:val="24"/>
          <w:szCs w:val="24"/>
        </w:rPr>
        <w:t>level of unemployment benefits</w:t>
      </w:r>
      <w:r w:rsidR="00044FA8" w:rsidRPr="00AB3D2F">
        <w:rPr>
          <w:sz w:val="24"/>
          <w:szCs w:val="24"/>
        </w:rPr>
        <w:t xml:space="preserve">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xml:space="preserve">. </w:t>
      </w:r>
      <w:commentRangeStart w:id="2"/>
      <w:commentRangeStart w:id="3"/>
      <w:r w:rsidR="004C0622" w:rsidRPr="00AB3D2F">
        <w:rPr>
          <w:sz w:val="24"/>
          <w:szCs w:val="24"/>
        </w:rPr>
        <w:t>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w:t>
      </w:r>
      <w:r w:rsidR="00D54324" w:rsidRPr="00AB3D2F">
        <w:rPr>
          <w:sz w:val="24"/>
          <w:szCs w:val="24"/>
        </w:rPr>
        <w:t>take</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commentRangeEnd w:id="2"/>
      <w:r w:rsidR="00D54324">
        <w:rPr>
          <w:rStyle w:val="Kommentarhenvisning"/>
        </w:rPr>
        <w:commentReference w:id="2"/>
      </w:r>
      <w:commentRangeEnd w:id="3"/>
      <w:r w:rsidR="00D54324">
        <w:rPr>
          <w:rStyle w:val="Kommentarhenvisning"/>
        </w:rPr>
        <w:commentReference w:id="3"/>
      </w:r>
    </w:p>
    <w:commentRangeStart w:id="4"/>
    <w:commentRangeStart w:id="5"/>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commentRangeEnd w:id="4"/>
      <w:r w:rsidR="00D54324">
        <w:rPr>
          <w:rStyle w:val="Kommentarhenvisning"/>
        </w:rPr>
        <w:commentReference w:id="4"/>
      </w:r>
      <w:commentRangeEnd w:id="5"/>
      <w:r w:rsidR="00D54324">
        <w:rPr>
          <w:rStyle w:val="Kommentarhenvisning"/>
        </w:rPr>
        <w:commentReference w:id="5"/>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6" w:name="_Ref119755985"/>
      <w:r>
        <w:lastRenderedPageBreak/>
        <w:t xml:space="preserve">Figure </w:t>
      </w:r>
      <w:fldSimple w:instr=" SEQ Figure \* ARABIC ">
        <w:r w:rsidR="007C0476">
          <w:rPr>
            <w:noProof/>
          </w:rPr>
          <w:t>1</w:t>
        </w:r>
      </w:fldSimple>
      <w:r>
        <w:t xml:space="preserve"> </w:t>
      </w:r>
      <w:bookmarkEnd w:id="6"/>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commentRangeStart w:id="7"/>
      <w:commentRangeStart w:id="8"/>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7"/>
      <w:r w:rsidR="00D54324">
        <w:rPr>
          <w:rStyle w:val="Kommentarhenvisning"/>
        </w:rPr>
        <w:commentReference w:id="7"/>
      </w:r>
      <w:commentRangeEnd w:id="8"/>
      <w:r w:rsidR="00D54324">
        <w:rPr>
          <w:rStyle w:val="Kommentarhenvisning"/>
        </w:rPr>
        <w:commentReference w:id="8"/>
      </w:r>
      <w:r w:rsidR="00A85823" w:rsidRPr="00AB3D2F">
        <w:rPr>
          <w:sz w:val="24"/>
          <w:szCs w:val="24"/>
        </w:rPr>
        <w:t xml:space="preserve">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9" w:name="_Ref119756084"/>
      <w:r>
        <w:lastRenderedPageBreak/>
        <w:t xml:space="preserve">Figure </w:t>
      </w:r>
      <w:fldSimple w:instr=" SEQ Figure \* ARABIC ">
        <w:r w:rsidR="007C0476">
          <w:rPr>
            <w:noProof/>
          </w:rPr>
          <w:t>2</w:t>
        </w:r>
      </w:fldSimple>
      <w:bookmarkEnd w:id="9"/>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71B1FD9B"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 xml:space="preserve">Therefor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1E49DD7A"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0" w:name="_Ref119913428"/>
      <w:r>
        <w:t>Section 2: Lit review</w:t>
      </w:r>
      <w:bookmarkEnd w:id="10"/>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C0064B1"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w:t>
      </w:r>
      <w:commentRangeStart w:id="11"/>
      <w:commentRangeStart w:id="12"/>
      <w:r w:rsidR="00E840E6">
        <w:rPr>
          <w:sz w:val="24"/>
          <w:szCs w:val="24"/>
        </w:rPr>
        <w:t>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w:t>
      </w:r>
      <w:commentRangeEnd w:id="11"/>
      <w:r w:rsidR="001C2035">
        <w:rPr>
          <w:rStyle w:val="Kommentarhenvisning"/>
        </w:rPr>
        <w:commentReference w:id="11"/>
      </w:r>
      <w:commentRangeEnd w:id="12"/>
      <w:r w:rsidR="001C2035">
        <w:rPr>
          <w:rStyle w:val="Kommentarhenvisning"/>
        </w:rPr>
        <w:commentReference w:id="12"/>
      </w:r>
      <w:r w:rsidR="009462C2" w:rsidRPr="00AB3D2F">
        <w:rPr>
          <w:sz w:val="24"/>
          <w:szCs w:val="24"/>
        </w:rPr>
        <w:t xml:space="preserve">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r w:rsidR="00642B69">
        <w:rPr>
          <w:sz w:val="24"/>
          <w:szCs w:val="24"/>
        </w:rPr>
        <w:t>P</w:t>
      </w:r>
      <w:r w:rsidR="00CA2502" w:rsidRPr="00AB3D2F">
        <w:rPr>
          <w:sz w:val="24"/>
          <w:szCs w:val="24"/>
        </w:rPr>
        <w:t xml:space="preserve">ost-Keynesian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13"/>
      <w:commentRangeStart w:id="14"/>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13"/>
      <w:r w:rsidR="009042A8">
        <w:rPr>
          <w:rStyle w:val="Kommentarhenvisning"/>
        </w:rPr>
        <w:commentReference w:id="13"/>
      </w:r>
      <w:commentRangeEnd w:id="14"/>
      <w:r w:rsidR="00BB0046">
        <w:rPr>
          <w:rStyle w:val="Kommentarhenvisning"/>
        </w:rPr>
        <w:commentReference w:id="14"/>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commentRangeStart w:id="15"/>
      <w:r w:rsidRPr="00AB3D2F">
        <w:rPr>
          <w:sz w:val="24"/>
          <w:szCs w:val="24"/>
        </w:rPr>
        <w:lastRenderedPageBreak/>
        <w:t xml:space="preserve">Now </w:t>
      </w:r>
      <w:commentRangeEnd w:id="15"/>
      <w:r w:rsidR="001C2035">
        <w:rPr>
          <w:rStyle w:val="Kommentarhenvisning"/>
        </w:rPr>
        <w:commentReference w:id="15"/>
      </w:r>
      <w:r w:rsidRPr="00AB3D2F">
        <w:rPr>
          <w:sz w:val="24"/>
          <w:szCs w:val="24"/>
        </w:rPr>
        <w:t>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16" w:name="_Ref119913343"/>
      <w:r>
        <w:t>Section 3</w:t>
      </w:r>
      <w:bookmarkEnd w:id="16"/>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3E5C042A"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commentRangeStart w:id="17"/>
      <w:r w:rsidR="00E83A4D" w:rsidRPr="00AB3D2F">
        <w:rPr>
          <w:sz w:val="24"/>
          <w:szCs w:val="24"/>
        </w:rPr>
        <w:t>Cash-benefits</w:t>
      </w:r>
      <w:commentRangeEnd w:id="17"/>
      <w:r w:rsidR="00E83A4D" w:rsidRPr="00AB3D2F">
        <w:rPr>
          <w:rStyle w:val="Kommentarhenvisning"/>
          <w:sz w:val="24"/>
          <w:szCs w:val="24"/>
        </w:rPr>
        <w:commentReference w:id="17"/>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8"/>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8"/>
      <w:r w:rsidR="00360517" w:rsidRPr="00AB3D2F">
        <w:rPr>
          <w:rStyle w:val="Kommentarhenvisning"/>
          <w:sz w:val="24"/>
          <w:szCs w:val="24"/>
        </w:rPr>
        <w:commentReference w:id="18"/>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6DAB54F" w:rsidR="0032745A" w:rsidRPr="00AB3D2F" w:rsidRDefault="0032745A" w:rsidP="004D12B6">
      <w:pPr>
        <w:spacing w:line="360" w:lineRule="auto"/>
        <w:rPr>
          <w:sz w:val="24"/>
          <w:szCs w:val="24"/>
        </w:rPr>
      </w:pPr>
      <w:r w:rsidRPr="00AB3D2F">
        <w:rPr>
          <w:sz w:val="24"/>
          <w:szCs w:val="24"/>
        </w:rPr>
        <w:t>Therefor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w:t>
      </w:r>
      <w:commentRangeStart w:id="19"/>
      <w:r w:rsidRPr="00AB3D2F">
        <w:rPr>
          <w:sz w:val="24"/>
          <w:szCs w:val="24"/>
        </w:rPr>
        <w:t xml:space="preserve">years.  </w:t>
      </w:r>
      <w:commentRangeEnd w:id="19"/>
      <w:r w:rsidR="00C632AF" w:rsidRPr="00AB3D2F">
        <w:rPr>
          <w:rStyle w:val="Kommentarhenvisning"/>
          <w:sz w:val="24"/>
          <w:szCs w:val="24"/>
        </w:rPr>
        <w:commentReference w:id="19"/>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20"/>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20"/>
      <w:r w:rsidR="00360517" w:rsidRPr="00AB3D2F">
        <w:rPr>
          <w:rStyle w:val="Kommentarhenvisning"/>
          <w:sz w:val="24"/>
          <w:szCs w:val="24"/>
        </w:rPr>
        <w:commentReference w:id="20"/>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5212AE7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21"/>
      <w:commentRangeStart w:id="22"/>
      <w:commentRangeStart w:id="23"/>
      <w:r>
        <w:t>Macroeconomic effects</w:t>
      </w:r>
      <w:commentRangeEnd w:id="21"/>
      <w:r w:rsidR="00C66184">
        <w:rPr>
          <w:rStyle w:val="Kommentarhenvisning"/>
          <w:rFonts w:asciiTheme="minorHAnsi" w:eastAsiaTheme="minorHAnsi" w:hAnsiTheme="minorHAnsi" w:cstheme="minorBidi"/>
          <w:color w:val="auto"/>
        </w:rPr>
        <w:commentReference w:id="21"/>
      </w:r>
      <w:commentRangeEnd w:id="22"/>
      <w:r w:rsidR="00C66184">
        <w:rPr>
          <w:rStyle w:val="Kommentarhenvisning"/>
          <w:rFonts w:asciiTheme="minorHAnsi" w:eastAsiaTheme="minorHAnsi" w:hAnsiTheme="minorHAnsi" w:cstheme="minorBidi"/>
          <w:color w:val="auto"/>
        </w:rPr>
        <w:commentReference w:id="22"/>
      </w:r>
      <w:commentRangeEnd w:id="23"/>
      <w:r w:rsidR="00C66184">
        <w:rPr>
          <w:rStyle w:val="Kommentarhenvisning"/>
          <w:rFonts w:asciiTheme="minorHAnsi" w:eastAsiaTheme="minorHAnsi" w:hAnsiTheme="minorHAnsi" w:cstheme="minorBidi"/>
          <w:color w:val="auto"/>
        </w:rPr>
        <w:commentReference w:id="23"/>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1C2146E2" w:rsidR="005E1037" w:rsidRPr="00AB3D2F" w:rsidRDefault="00A32407" w:rsidP="004D12B6">
      <w:pPr>
        <w:spacing w:line="360" w:lineRule="auto"/>
        <w:rPr>
          <w:sz w:val="24"/>
          <w:szCs w:val="24"/>
        </w:rPr>
      </w:pPr>
      <w:r w:rsidRPr="00AB3D2F">
        <w:rPr>
          <w:sz w:val="24"/>
          <w:szCs w:val="24"/>
        </w:rPr>
        <w:lastRenderedPageBreak/>
        <w:t>Therefor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w:t>
      </w:r>
      <w:commentRangeStart w:id="24"/>
      <w:r w:rsidR="00906730" w:rsidRPr="00AB3D2F">
        <w:rPr>
          <w:sz w:val="24"/>
          <w:szCs w:val="24"/>
        </w:rPr>
        <w:t>period</w:t>
      </w:r>
      <w:r w:rsidR="005E1037" w:rsidRPr="00AB3D2F">
        <w:rPr>
          <w:sz w:val="24"/>
          <w:szCs w:val="24"/>
        </w:rPr>
        <w:t xml:space="preserve">. </w:t>
      </w:r>
      <w:commentRangeEnd w:id="24"/>
      <w:r w:rsidR="009820B4" w:rsidRPr="00AB3D2F">
        <w:rPr>
          <w:rStyle w:val="Kommentarhenvisning"/>
          <w:sz w:val="24"/>
          <w:szCs w:val="24"/>
        </w:rPr>
        <w:commentReference w:id="24"/>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25"/>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25"/>
      <w:r w:rsidR="004C7B41">
        <w:rPr>
          <w:rStyle w:val="Kommentarhenvisning"/>
        </w:rPr>
        <w:commentReference w:id="25"/>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3E3B4551" w14:textId="28B01C5B" w:rsidR="00B10B39"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w:t>
      </w:r>
      <w:commentRangeStart w:id="26"/>
      <w:r w:rsidR="00473312" w:rsidRPr="00AB3D2F">
        <w:rPr>
          <w:sz w:val="24"/>
          <w:szCs w:val="24"/>
        </w:rPr>
        <w:t xml:space="preserve">in the income insurance model this channel is partly accounted for. As the income insurance model use the static model for cash-benefits to estimate the alternative for income insurance. If the cash-benefits are relatively close to the income insurance the incentives for a person to keep applying for jobs and thereby staying in the labor force is quite small. The relationship between income insurance and the cash-benefits should therefor affect the participation rate, also accounted for in the income insurance model. </w:t>
      </w:r>
      <w:commentRangeEnd w:id="26"/>
      <w:r w:rsidR="00127EA8">
        <w:rPr>
          <w:rStyle w:val="Kommentarhenvisning"/>
        </w:rPr>
        <w:commentReference w:id="26"/>
      </w:r>
    </w:p>
    <w:p w14:paraId="55B514F5" w14:textId="1D312F16" w:rsidR="00473312" w:rsidRPr="00AB3D2F" w:rsidRDefault="00333B3D"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Pr="00AB3D2F">
        <w:rPr>
          <w:sz w:val="24"/>
          <w:szCs w:val="24"/>
        </w:rPr>
        <w:fldChar w:fldCharType="separate"/>
      </w:r>
      <w:r w:rsidRPr="00AB3D2F">
        <w:rPr>
          <w:noProof/>
          <w:sz w:val="24"/>
          <w:szCs w:val="24"/>
        </w:rPr>
        <w:t>(Fazzari et al., 2020)</w:t>
      </w:r>
      <w:r w:rsidRPr="00AB3D2F">
        <w:rPr>
          <w:sz w:val="24"/>
          <w:szCs w:val="24"/>
        </w:rPr>
        <w:fldChar w:fldCharType="end"/>
      </w:r>
      <w:r w:rsidRPr="00AB3D2F">
        <w:rPr>
          <w:sz w:val="24"/>
          <w:szCs w:val="24"/>
        </w:rPr>
        <w:t xml:space="preserve"> </w:t>
      </w:r>
      <w:r w:rsidR="00473312" w:rsidRPr="00AB3D2F">
        <w:rPr>
          <w:sz w:val="24"/>
          <w:szCs w:val="24"/>
        </w:rPr>
        <w:t>argue for an</w:t>
      </w:r>
      <w:r w:rsidR="00F30E7B" w:rsidRPr="00AB3D2F">
        <w:rPr>
          <w:sz w:val="24"/>
          <w:szCs w:val="24"/>
        </w:rPr>
        <w:t xml:space="preserve"> additional</w:t>
      </w:r>
      <w:r w:rsidR="00473312" w:rsidRPr="00AB3D2F">
        <w:rPr>
          <w:sz w:val="24"/>
          <w:szCs w:val="24"/>
        </w:rPr>
        <w:t xml:space="preserve"> effect going into the participation rate, </w:t>
      </w:r>
      <w:r w:rsidR="0044711A" w:rsidRPr="00AB3D2F">
        <w:rPr>
          <w:sz w:val="24"/>
          <w:szCs w:val="24"/>
        </w:rPr>
        <w:t xml:space="preserve">as he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t>
      </w:r>
      <w:r w:rsidR="00546FE1" w:rsidRPr="00AB3D2F">
        <w:rPr>
          <w:sz w:val="24"/>
          <w:szCs w:val="24"/>
        </w:rPr>
        <w:lastRenderedPageBreak/>
        <w:t>with the labor force, one reason is a decline in labor force participation due to the rising difficulty of finding an acceptable job match as unemployment rises, also higher unemployment tends to reduce immigration</w:t>
      </w:r>
      <w:r w:rsidR="00807E9E"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40E9DE25"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 xml:space="preserve">Assuming it will be the people with the lowest chance of losing their job leaving the insurance program this would lead to lower membership payments therefor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w:t>
      </w:r>
      <w:r w:rsidR="00174C5E" w:rsidRPr="00AB3D2F">
        <w:rPr>
          <w:sz w:val="24"/>
          <w:szCs w:val="24"/>
        </w:rPr>
        <w:lastRenderedPageBreak/>
        <w:t xml:space="preserve">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1F933282" w:rsidR="006C3D5A" w:rsidRDefault="006C3D5A" w:rsidP="006C3D5A"/>
    <w:p w14:paraId="37B7CD33" w14:textId="69543A95" w:rsidR="003205F7" w:rsidRPr="00AB3D2F" w:rsidRDefault="00127EA8" w:rsidP="006342B2">
      <w:pPr>
        <w:spacing w:line="360" w:lineRule="auto"/>
        <w:rPr>
          <w:rFonts w:cstheme="minorHAnsi"/>
          <w:sz w:val="24"/>
          <w:szCs w:val="24"/>
        </w:rPr>
      </w:pPr>
      <w:r>
        <w:rPr>
          <w:rFonts w:cstheme="minorHAnsi"/>
          <w:sz w:val="24"/>
          <w:szCs w:val="24"/>
        </w:rPr>
        <w:t xml:space="preserve">The subject of this paper is to </w:t>
      </w:r>
      <w:commentRangeStart w:id="27"/>
      <w:commentRangeStart w:id="28"/>
      <w:r>
        <w:rPr>
          <w:rFonts w:cstheme="minorHAnsi"/>
          <w:sz w:val="24"/>
          <w:szCs w:val="24"/>
        </w:rPr>
        <w:t xml:space="preserve">validate the </w:t>
      </w:r>
      <w:r w:rsidR="00C66184">
        <w:rPr>
          <w:rFonts w:cstheme="minorHAnsi"/>
          <w:sz w:val="24"/>
          <w:szCs w:val="24"/>
        </w:rPr>
        <w:t xml:space="preserve">political decision </w:t>
      </w:r>
      <w:commentRangeEnd w:id="27"/>
      <w:r w:rsidR="00C66184">
        <w:rPr>
          <w:rStyle w:val="Kommentarhenvisning"/>
        </w:rPr>
        <w:commentReference w:id="27"/>
      </w:r>
      <w:commentRangeEnd w:id="28"/>
      <w:r w:rsidR="00C66184">
        <w:rPr>
          <w:rStyle w:val="Kommentarhenvisning"/>
        </w:rPr>
        <w:commentReference w:id="28"/>
      </w:r>
      <w:r w:rsidR="00C66184">
        <w:rPr>
          <w:rFonts w:cstheme="minorHAnsi"/>
          <w:sz w:val="24"/>
          <w:szCs w:val="24"/>
        </w:rPr>
        <w:t xml:space="preserve">of </w:t>
      </w:r>
      <w:r>
        <w:rPr>
          <w:rFonts w:cstheme="minorHAnsi"/>
          <w:sz w:val="24"/>
          <w:szCs w:val="24"/>
        </w:rPr>
        <w:t>suppressing the rate regulation percent</w:t>
      </w:r>
      <w:r w:rsidR="00C66184">
        <w:rPr>
          <w:rFonts w:cstheme="minorHAnsi"/>
          <w:sz w:val="24"/>
          <w:szCs w:val="24"/>
        </w:rPr>
        <w:t xml:space="preserve"> by</w:t>
      </w:r>
      <w:r>
        <w:rPr>
          <w:rFonts w:cstheme="minorHAnsi"/>
          <w:sz w:val="24"/>
          <w:szCs w:val="24"/>
        </w:rPr>
        <w:t xml:space="preserve"> using the macro elasticity of income insurance on unemployment. In the model presented by </w:t>
      </w:r>
      <w:r>
        <w:rPr>
          <w:rFonts w:cstheme="minorHAnsi"/>
          <w:sz w:val="24"/>
          <w:szCs w:val="24"/>
        </w:rPr>
        <w:fldChar w:fldCharType="begin" w:fldLock="1"/>
      </w:r>
      <w:r w:rsidR="00C17E43">
        <w:rPr>
          <w:rFonts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Pr>
          <w:rFonts w:cstheme="minorHAnsi"/>
          <w:sz w:val="24"/>
          <w:szCs w:val="24"/>
        </w:rPr>
        <w:fldChar w:fldCharType="separate"/>
      </w:r>
      <w:r w:rsidRPr="00127EA8">
        <w:rPr>
          <w:rFonts w:cstheme="minorHAnsi"/>
          <w:noProof/>
          <w:sz w:val="24"/>
          <w:szCs w:val="24"/>
        </w:rPr>
        <w:t>(Byrialsen &amp; Raza, 2018)</w:t>
      </w:r>
      <w:r>
        <w:rPr>
          <w:rFonts w:cstheme="minorHAnsi"/>
          <w:sz w:val="24"/>
          <w:szCs w:val="24"/>
        </w:rPr>
        <w:fldChar w:fldCharType="end"/>
      </w:r>
      <w:r w:rsidR="00C17E43">
        <w:rPr>
          <w:rFonts w:cstheme="minorHAnsi"/>
          <w:sz w:val="24"/>
          <w:szCs w:val="24"/>
        </w:rPr>
        <w:t xml:space="preserve"> as well as the model used for this paper,</w:t>
      </w:r>
      <w:r>
        <w:rPr>
          <w:rFonts w:cstheme="minorHAnsi"/>
          <w:sz w:val="24"/>
          <w:szCs w:val="24"/>
        </w:rPr>
        <w:t xml:space="preserve"> 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12F87DDA"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 xml:space="preserve">highly dependent on the demand for employment. As mentioned in section 2, post-Keynesian theory </w:t>
      </w:r>
      <w:r w:rsidR="00933BEF">
        <w:rPr>
          <w:rFonts w:eastAsiaTheme="minorEastAsia" w:cstheme="minorHAnsi"/>
          <w:sz w:val="24"/>
          <w:szCs w:val="24"/>
        </w:rPr>
        <w:t>suggests that the economy is</w:t>
      </w:r>
      <w:r w:rsidR="00E47E6F" w:rsidRPr="00AB3D2F">
        <w:rPr>
          <w:rFonts w:eastAsiaTheme="minorEastAsia" w:cstheme="minorHAnsi"/>
          <w:sz w:val="24"/>
          <w:szCs w:val="24"/>
        </w:rPr>
        <w:t xml:space="preserve"> mostly demand driven, therefor the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011EA759" w14:textId="4364BB69" w:rsidR="006342B2"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 xml:space="preserve">all other benefits but </w:t>
      </w:r>
      <w:r w:rsidR="00D70885" w:rsidRPr="00AB3D2F">
        <w:rPr>
          <w:rFonts w:eastAsiaTheme="minorEastAsia" w:cstheme="minorHAnsi"/>
          <w:sz w:val="24"/>
          <w:szCs w:val="24"/>
        </w:rPr>
        <w:lastRenderedPageBreak/>
        <w:t>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00C35B00" w14:textId="6F085E16" w:rsidR="00D70885"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7CA3D701" w14:textId="54D8C105" w:rsidR="00013666" w:rsidRPr="00AB3D2F" w:rsidRDefault="00013666" w:rsidP="006342B2">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 the consumption function is estimated using an error correction model, taking the following form: </w:t>
      </w:r>
    </w:p>
    <w:p w14:paraId="1A71CB43" w14:textId="77777777" w:rsidR="006342B2" w:rsidRPr="00AB3D2F" w:rsidRDefault="006342B2" w:rsidP="006C3D5A">
      <w:pPr>
        <w:rPr>
          <w:rFonts w:cstheme="minorHAnsi"/>
          <w:sz w:val="24"/>
          <w:szCs w:val="24"/>
        </w:rPr>
      </w:pPr>
    </w:p>
    <w:p w14:paraId="4AFB9340" w14:textId="2CD08F30" w:rsidR="0089459B" w:rsidRPr="00AB3D2F" w:rsidRDefault="00013666" w:rsidP="005B6B82">
      <w:pPr>
        <w:rPr>
          <w:rFonts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58F4ACAA" w14:textId="71A88372" w:rsidR="00AE3754" w:rsidRPr="00AB3D2F" w:rsidRDefault="00C17E43" w:rsidP="00C17E43">
      <w:pPr>
        <w:spacing w:line="360" w:lineRule="auto"/>
        <w:rPr>
          <w:rFonts w:cstheme="minorHAnsi"/>
          <w:sz w:val="24"/>
          <w:szCs w:val="24"/>
        </w:rPr>
      </w:pPr>
      <w:r>
        <w:rPr>
          <w:rFonts w:cstheme="minorHAnsi"/>
          <w:sz w:val="24"/>
          <w:szCs w:val="24"/>
        </w:rPr>
        <w:t xml:space="preserve">Thereby changes to the income insurance program affects the overall economy through changes in demand. </w:t>
      </w:r>
      <w:r w:rsidR="00094148" w:rsidRPr="00AB3D2F">
        <w:rPr>
          <w:rFonts w:cstheme="minorHAnsi"/>
          <w:sz w:val="24"/>
          <w:szCs w:val="24"/>
        </w:rPr>
        <w:t xml:space="preserve">In appendix </w:t>
      </w:r>
      <w:r w:rsidR="000A5116">
        <w:rPr>
          <w:rFonts w:cstheme="minorHAnsi"/>
          <w:sz w:val="24"/>
          <w:szCs w:val="24"/>
        </w:rPr>
        <w:t xml:space="preserve">(pg. </w:t>
      </w:r>
      <w:r w:rsidR="000A5116">
        <w:rPr>
          <w:rFonts w:cstheme="minorHAnsi"/>
          <w:sz w:val="24"/>
          <w:szCs w:val="24"/>
        </w:rPr>
        <w:fldChar w:fldCharType="begin"/>
      </w:r>
      <w:r w:rsidR="000A5116">
        <w:rPr>
          <w:rFonts w:cstheme="minorHAnsi"/>
          <w:sz w:val="24"/>
          <w:szCs w:val="24"/>
        </w:rPr>
        <w:instrText xml:space="preserve"> PAGEREF _Ref119913636 \h </w:instrText>
      </w:r>
      <w:r w:rsidR="000A5116">
        <w:rPr>
          <w:rFonts w:cstheme="minorHAnsi"/>
          <w:sz w:val="24"/>
          <w:szCs w:val="24"/>
        </w:rPr>
      </w:r>
      <w:r w:rsidR="000A5116">
        <w:rPr>
          <w:rFonts w:cstheme="minorHAnsi"/>
          <w:sz w:val="24"/>
          <w:szCs w:val="24"/>
        </w:rPr>
        <w:fldChar w:fldCharType="separate"/>
      </w:r>
      <w:r w:rsidR="000A5116">
        <w:rPr>
          <w:rFonts w:cstheme="minorHAnsi"/>
          <w:noProof/>
          <w:sz w:val="24"/>
          <w:szCs w:val="24"/>
        </w:rPr>
        <w:t>51</w:t>
      </w:r>
      <w:r w:rsidR="000A5116">
        <w:rPr>
          <w:rFonts w:cstheme="minorHAnsi"/>
          <w:sz w:val="24"/>
          <w:szCs w:val="24"/>
        </w:rPr>
        <w:fldChar w:fldCharType="end"/>
      </w:r>
      <w:r w:rsidR="000A5116">
        <w:rPr>
          <w:rFonts w:cstheme="minorHAnsi"/>
          <w:sz w:val="24"/>
          <w:szCs w:val="24"/>
        </w:rPr>
        <w:t xml:space="preserve">) </w:t>
      </w:r>
      <w:r w:rsidR="00094148" w:rsidRPr="00AB3D2F">
        <w:rPr>
          <w:rFonts w:cstheme="minorHAnsi"/>
          <w:sz w:val="24"/>
          <w:szCs w:val="24"/>
        </w:rPr>
        <w:t xml:space="preserve">we have included a </w:t>
      </w:r>
      <w:commentRangeStart w:id="29"/>
      <w:r w:rsidR="00094148" w:rsidRPr="00AB3D2F">
        <w:rPr>
          <w:rFonts w:cstheme="minorHAnsi"/>
          <w:sz w:val="24"/>
          <w:szCs w:val="24"/>
        </w:rPr>
        <w:t xml:space="preserve">DAG </w:t>
      </w:r>
      <w:commentRangeEnd w:id="29"/>
      <w:r w:rsidR="00BB0046">
        <w:rPr>
          <w:rStyle w:val="Kommentarhenvisning"/>
        </w:rPr>
        <w:commentReference w:id="29"/>
      </w:r>
      <w:r w:rsidR="00094148" w:rsidRPr="00AB3D2F">
        <w:rPr>
          <w:rFonts w:cstheme="minorHAnsi"/>
          <w:sz w:val="24"/>
          <w:szCs w:val="24"/>
        </w:rPr>
        <w:t>presenting the overall flow of the model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761AB47"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w:t>
      </w:r>
      <w:commentRangeStart w:id="30"/>
      <w:commentRangeStart w:id="31"/>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w:t>
      </w:r>
      <w:commentRangeEnd w:id="30"/>
      <w:r w:rsidR="0049569D">
        <w:rPr>
          <w:rStyle w:val="Kommentarhenvisning"/>
        </w:rPr>
        <w:commentReference w:id="30"/>
      </w:r>
      <w:commentRangeEnd w:id="31"/>
      <w:r w:rsidR="0049569D">
        <w:rPr>
          <w:rStyle w:val="Kommentarhenvisning"/>
        </w:rPr>
        <w:commentReference w:id="31"/>
      </w:r>
      <w:r w:rsidRPr="00AB3D2F">
        <w:rPr>
          <w:rFonts w:cstheme="minorHAnsi"/>
          <w:sz w:val="24"/>
          <w:szCs w:val="24"/>
        </w:rPr>
        <w:t xml:space="preserve">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w:t>
      </w:r>
      <w:commentRangeStart w:id="32"/>
      <w:commentRangeStart w:id="33"/>
      <w:r w:rsidRPr="00AB3D2F">
        <w:rPr>
          <w:rFonts w:cstheme="minorHAnsi"/>
          <w:sz w:val="24"/>
          <w:szCs w:val="24"/>
        </w:rPr>
        <w:t xml:space="preserve">adaption percentage </w:t>
      </w:r>
      <w:commentRangeEnd w:id="32"/>
      <w:r w:rsidR="0049569D">
        <w:rPr>
          <w:rStyle w:val="Kommentarhenvisning"/>
        </w:rPr>
        <w:commentReference w:id="32"/>
      </w:r>
      <w:commentRangeEnd w:id="33"/>
      <w:r w:rsidR="0049569D">
        <w:rPr>
          <w:rStyle w:val="Kommentarhenvisning"/>
        </w:rPr>
        <w:commentReference w:id="33"/>
      </w:r>
      <w:r w:rsidRPr="00AB3D2F">
        <w:rPr>
          <w:rFonts w:cstheme="minorHAnsi"/>
          <w:sz w:val="24"/>
          <w:szCs w:val="24"/>
        </w:rPr>
        <w:t xml:space="preserve">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r>
      <w:r w:rsidRPr="00AB3D2F">
        <w:rPr>
          <w:rFonts w:cstheme="minorHAnsi"/>
          <w:sz w:val="24"/>
          <w:szCs w:val="24"/>
        </w:rPr>
        <w:lastRenderedPageBreak/>
        <w:t xml:space="preserve">As with </w:t>
      </w:r>
      <w:bookmarkStart w:id="34"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4"/>
      <w:r w:rsidRPr="00AB3D2F">
        <w:rPr>
          <w:rFonts w:cstheme="minorHAnsi"/>
          <w:sz w:val="24"/>
          <w:szCs w:val="24"/>
        </w:rPr>
        <w:t xml:space="preserve">the rate adjustment percentage is calculated in the 1. Quarter and held fixed to the end of the year. </w:t>
      </w:r>
    </w:p>
    <w:p w14:paraId="247A7A17" w14:textId="4245E294"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61F1350"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 the increase for the people not getting the maximum level would be </w:t>
      </w:r>
      <w:commentRangeStart w:id="35"/>
      <w:r w:rsidRPr="00AB3D2F">
        <w:rPr>
          <w:rFonts w:cstheme="minorHAnsi"/>
          <w:sz w:val="24"/>
          <w:szCs w:val="24"/>
        </w:rPr>
        <w:t>less</w:t>
      </w:r>
      <w:commentRangeEnd w:id="35"/>
      <w:r w:rsidRPr="00AB3D2F">
        <w:rPr>
          <w:rStyle w:val="Kommentarhenvisning"/>
          <w:rFonts w:cstheme="minorHAnsi"/>
          <w:sz w:val="24"/>
          <w:szCs w:val="24"/>
        </w:rPr>
        <w:commentReference w:id="35"/>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791FEDEC"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 xml:space="preserve">and the </w:t>
      </w:r>
      <w:commentRangeStart w:id="36"/>
      <w:r w:rsidRPr="00AB3D2F">
        <w:rPr>
          <w:rFonts w:cstheme="minorHAnsi"/>
          <w:sz w:val="24"/>
          <w:szCs w:val="24"/>
        </w:rPr>
        <w:t>insurance rate</w:t>
      </w:r>
      <w:r w:rsidR="007A68BD" w:rsidRPr="00AB3D2F">
        <w:rPr>
          <w:rFonts w:cstheme="minorHAnsi"/>
          <w:sz w:val="24"/>
          <w:szCs w:val="24"/>
        </w:rPr>
        <w:t xml:space="preserve"> </w:t>
      </w:r>
      <w:commentRangeEnd w:id="36"/>
      <w:r w:rsidR="007A68BD" w:rsidRPr="00AB3D2F">
        <w:rPr>
          <w:rStyle w:val="Kommentarhenvisning"/>
          <w:rFonts w:cstheme="minorHAnsi"/>
          <w:sz w:val="24"/>
          <w:szCs w:val="24"/>
        </w:rPr>
        <w:commentReference w:id="36"/>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w:lastRenderedPageBreak/>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28905C83"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 overshoot the effect on </w:t>
      </w:r>
      <w:commentRangeStart w:id="37"/>
      <w:r w:rsidRPr="00AB3D2F">
        <w:rPr>
          <w:rFonts w:cstheme="minorHAnsi"/>
          <w:sz w:val="24"/>
          <w:szCs w:val="24"/>
        </w:rPr>
        <w:t xml:space="preserve">government net lending. </w:t>
      </w:r>
      <w:commentRangeEnd w:id="37"/>
      <w:r w:rsidR="00C57F78" w:rsidRPr="00AB3D2F">
        <w:rPr>
          <w:rStyle w:val="Kommentarhenvisning"/>
          <w:rFonts w:cstheme="minorHAnsi"/>
          <w:sz w:val="24"/>
          <w:szCs w:val="24"/>
        </w:rPr>
        <w:commentReference w:id="37"/>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lastRenderedPageBreak/>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38" w:name="_Ref119756235"/>
      <w:r>
        <w:lastRenderedPageBreak/>
        <w:t xml:space="preserve">Figure </w:t>
      </w:r>
      <w:fldSimple w:instr=" SEQ Figure \* ARABIC ">
        <w:r w:rsidR="007C0476">
          <w:rPr>
            <w:noProof/>
          </w:rPr>
          <w:t>4</w:t>
        </w:r>
      </w:fldSimple>
      <w:bookmarkEnd w:id="38"/>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39"/>
      <w:commentRangeStart w:id="40"/>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39"/>
      <w:r w:rsidR="003C0301">
        <w:rPr>
          <w:rStyle w:val="Kommentarhenvisning"/>
        </w:rPr>
        <w:commentReference w:id="39"/>
      </w:r>
      <w:commentRangeEnd w:id="40"/>
      <w:r w:rsidR="003C0301">
        <w:rPr>
          <w:rStyle w:val="Kommentarhenvisning"/>
        </w:rPr>
        <w:commentReference w:id="40"/>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04CA852A"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 xml:space="preserve">removing the suppressing of the income insurance to get an estimate of the effect this channel has on the economy and </w:t>
      </w:r>
      <w:r w:rsidR="003D40B6" w:rsidRPr="00AC0541">
        <w:rPr>
          <w:sz w:val="24"/>
          <w:szCs w:val="24"/>
        </w:rPr>
        <w:lastRenderedPageBreak/>
        <w:t>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45EC562C" w:rsidR="006C4623" w:rsidRPr="00AC0541" w:rsidRDefault="000914E4" w:rsidP="0078484D">
      <w:pPr>
        <w:spacing w:line="360" w:lineRule="auto"/>
        <w:rPr>
          <w:sz w:val="24"/>
          <w:szCs w:val="24"/>
        </w:rPr>
      </w:pPr>
      <w:commentRangeStart w:id="41"/>
      <w:commentRangeStart w:id="42"/>
      <w:commentRangeStart w:id="43"/>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commentRangeEnd w:id="41"/>
      <w:r w:rsidR="003C0301">
        <w:rPr>
          <w:rStyle w:val="Kommentarhenvisning"/>
        </w:rPr>
        <w:commentReference w:id="41"/>
      </w:r>
      <w:commentRangeEnd w:id="42"/>
      <w:r w:rsidR="003C0301">
        <w:rPr>
          <w:rStyle w:val="Kommentarhenvisning"/>
        </w:rPr>
        <w:commentReference w:id="42"/>
      </w:r>
      <w:commentRangeEnd w:id="43"/>
      <w:r w:rsidR="003C0301">
        <w:rPr>
          <w:rStyle w:val="Kommentarhenvisning"/>
        </w:rPr>
        <w:commentReference w:id="43"/>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will experience an increase in their income </w:t>
      </w:r>
      <w:commentRangeStart w:id="44"/>
      <w:r w:rsidR="007D0CB8" w:rsidRPr="00AC0541">
        <w:rPr>
          <w:sz w:val="24"/>
          <w:szCs w:val="24"/>
        </w:rPr>
        <w:t>insurance</w:t>
      </w:r>
      <w:commentRangeEnd w:id="44"/>
      <w:r w:rsidR="00172AD0" w:rsidRPr="00AC0541">
        <w:rPr>
          <w:rStyle w:val="Kommentarhenvisning"/>
          <w:sz w:val="24"/>
          <w:szCs w:val="24"/>
        </w:rPr>
        <w:commentReference w:id="44"/>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w:t>
      </w:r>
      <w:r w:rsidR="003A3E3B">
        <w:rPr>
          <w:sz w:val="24"/>
          <w:szCs w:val="24"/>
        </w:rPr>
        <w:fldChar w:fldCharType="begin"/>
      </w:r>
      <w:r w:rsidR="003A3E3B">
        <w:rPr>
          <w:sz w:val="24"/>
          <w:szCs w:val="24"/>
        </w:rPr>
        <w:instrText xml:space="preserve"> REF _Ref119756278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7D0CB8" w:rsidRPr="00AC0541">
        <w:rPr>
          <w:sz w:val="24"/>
          <w:szCs w:val="24"/>
        </w:rPr>
        <w:t xml:space="preserve">. </w:t>
      </w:r>
    </w:p>
    <w:p w14:paraId="3565BF9D" w14:textId="06968CFD" w:rsidR="003A3E3B" w:rsidRDefault="003A3E3B" w:rsidP="003A3E3B">
      <w:pPr>
        <w:pStyle w:val="Billedtekst"/>
        <w:keepNext/>
      </w:pPr>
      <w:bookmarkStart w:id="45" w:name="_Ref119756278"/>
      <w:r>
        <w:lastRenderedPageBreak/>
        <w:t xml:space="preserve">Figure </w:t>
      </w:r>
      <w:fldSimple w:instr=" SEQ Figure \* ARABIC ">
        <w:r w:rsidR="007C0476">
          <w:rPr>
            <w:noProof/>
          </w:rPr>
          <w:t>5</w:t>
        </w:r>
      </w:fldSimple>
      <w:bookmarkEnd w:id="45"/>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60DDA4B8"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lastRenderedPageBreak/>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5B89F112"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one describing the relationship between maximum level of income 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w:t>
      </w:r>
      <w:commentRangeStart w:id="46"/>
      <w:commentRangeStart w:id="47"/>
      <w:r w:rsidR="00410595" w:rsidRPr="00AC0541">
        <w:rPr>
          <w:sz w:val="24"/>
          <w:szCs w:val="24"/>
        </w:rPr>
        <w:t>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t>
      </w:r>
      <w:commentRangeEnd w:id="46"/>
      <w:r w:rsidR="00410595" w:rsidRPr="00AC0541">
        <w:rPr>
          <w:rStyle w:val="Kommentarhenvisning"/>
          <w:sz w:val="24"/>
          <w:szCs w:val="24"/>
        </w:rPr>
        <w:commentReference w:id="46"/>
      </w:r>
      <w:commentRangeEnd w:id="47"/>
      <w:r w:rsidR="00C04157" w:rsidRPr="00AC0541">
        <w:rPr>
          <w:rStyle w:val="Kommentarhenvisning"/>
          <w:sz w:val="24"/>
          <w:szCs w:val="24"/>
        </w:rPr>
        <w:commentReference w:id="47"/>
      </w:r>
      <w:r w:rsidR="00410595" w:rsidRPr="00AC0541">
        <w:rPr>
          <w:sz w:val="24"/>
          <w:szCs w:val="24"/>
        </w:rPr>
        <w:t>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48"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48"/>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t>
      </w:r>
      <w:r w:rsidR="001A7BAE" w:rsidRPr="00AC0541">
        <w:rPr>
          <w:sz w:val="24"/>
          <w:szCs w:val="24"/>
        </w:rPr>
        <w:lastRenderedPageBreak/>
        <w:t xml:space="preserve">workers unions go into the negotiations with a higher targeted wage, this also affects </w:t>
      </w:r>
      <w:commentRangeStart w:id="49"/>
      <w:r w:rsidR="001A7BAE" w:rsidRPr="00AC0541">
        <w:rPr>
          <w:sz w:val="24"/>
          <w:szCs w:val="24"/>
        </w:rPr>
        <w:t>wages</w:t>
      </w:r>
      <w:commentRangeEnd w:id="49"/>
      <w:r w:rsidR="00BF11E0" w:rsidRPr="00AC0541">
        <w:rPr>
          <w:rStyle w:val="Kommentarhenvisning"/>
          <w:sz w:val="24"/>
          <w:szCs w:val="24"/>
        </w:rPr>
        <w:commentReference w:id="49"/>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50"/>
      <w:commentRangeStart w:id="51"/>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50"/>
      <w:r w:rsidR="00D74D8E" w:rsidRPr="00AC0541">
        <w:rPr>
          <w:rStyle w:val="Kommentarhenvisning"/>
          <w:sz w:val="24"/>
          <w:szCs w:val="24"/>
        </w:rPr>
        <w:commentReference w:id="50"/>
      </w:r>
      <w:commentRangeEnd w:id="51"/>
      <w:r w:rsidR="009705F4" w:rsidRPr="00AC0541">
        <w:rPr>
          <w:rStyle w:val="Kommentarhenvisning"/>
          <w:sz w:val="24"/>
          <w:szCs w:val="24"/>
        </w:rPr>
        <w:commentReference w:id="51"/>
      </w:r>
    </w:p>
    <w:p w14:paraId="3EAC5DCF" w14:textId="347ED49A" w:rsidR="00521ACE" w:rsidRDefault="001E1981" w:rsidP="0078484D">
      <w:pPr>
        <w:spacing w:line="360" w:lineRule="auto"/>
      </w:pPr>
      <w:r>
        <w:rPr>
          <w:sz w:val="24"/>
          <w:szCs w:val="24"/>
        </w:rPr>
        <w:lastRenderedPageBreak/>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52"/>
      <w:commentRangeStart w:id="53"/>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52"/>
      <w:commentRangeEnd w:id="53"/>
      <w:r w:rsidR="00D74D8E" w:rsidRPr="00AC0541">
        <w:rPr>
          <w:rStyle w:val="Kommentarhenvisning"/>
          <w:sz w:val="24"/>
          <w:szCs w:val="24"/>
        </w:rPr>
        <w:commentReference w:id="52"/>
      </w:r>
      <w:r w:rsidR="0075087B" w:rsidRPr="00AC0541">
        <w:rPr>
          <w:rStyle w:val="Kommentarhenvisning"/>
          <w:sz w:val="24"/>
          <w:szCs w:val="24"/>
        </w:rPr>
        <w:commentReference w:id="53"/>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lastRenderedPageBreak/>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76403A75" w:rsidR="004178EE" w:rsidRPr="00AC0541" w:rsidRDefault="004178EE" w:rsidP="0078484D">
      <w:pPr>
        <w:spacing w:line="360" w:lineRule="auto"/>
        <w:rPr>
          <w:sz w:val="24"/>
          <w:szCs w:val="24"/>
        </w:rPr>
      </w:pPr>
      <w:r w:rsidRPr="00AC0541">
        <w:rPr>
          <w:sz w:val="24"/>
          <w:szCs w:val="24"/>
        </w:rPr>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 xml:space="preserve">00 people in </w:t>
      </w:r>
      <w:commentRangeStart w:id="54"/>
      <w:r w:rsidR="003856B0" w:rsidRPr="00AC0541">
        <w:rPr>
          <w:sz w:val="24"/>
          <w:szCs w:val="24"/>
        </w:rPr>
        <w:t>2020</w:t>
      </w:r>
      <w:r w:rsidR="008E3678">
        <w:rPr>
          <w:sz w:val="24"/>
          <w:szCs w:val="24"/>
        </w:rPr>
        <w:t xml:space="preserve">. </w:t>
      </w:r>
      <w:commentRangeEnd w:id="54"/>
      <w:r w:rsidR="008E3678">
        <w:rPr>
          <w:rStyle w:val="Kommentarhenvisning"/>
        </w:rPr>
        <w:commentReference w:id="54"/>
      </w:r>
      <w:r w:rsidR="008E3678">
        <w:rPr>
          <w:sz w:val="24"/>
          <w:szCs w:val="24"/>
        </w:rPr>
        <w:t xml:space="preserve"> </w:t>
      </w:r>
      <w:commentRangeStart w:id="55"/>
      <w:commentRangeStart w:id="56"/>
      <w:commentRangeStart w:id="57"/>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55"/>
      <w:r w:rsidR="00D74D8E" w:rsidRPr="00AC0541">
        <w:rPr>
          <w:rStyle w:val="Kommentarhenvisning"/>
          <w:sz w:val="24"/>
          <w:szCs w:val="24"/>
        </w:rPr>
        <w:commentReference w:id="55"/>
      </w:r>
      <w:commentRangeEnd w:id="56"/>
      <w:r w:rsidR="008E3678">
        <w:rPr>
          <w:rStyle w:val="Kommentarhenvisning"/>
        </w:rPr>
        <w:commentReference w:id="56"/>
      </w:r>
      <w:commentRangeEnd w:id="57"/>
      <w:r w:rsidR="00904699">
        <w:rPr>
          <w:rStyle w:val="Kommentarhenvisning"/>
        </w:rPr>
        <w:commentReference w:id="57"/>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7A08D4F7"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w:t>
      </w:r>
      <w:commentRangeStart w:id="58"/>
      <w:r w:rsidRPr="00AC0541">
        <w:rPr>
          <w:sz w:val="24"/>
          <w:szCs w:val="24"/>
        </w:rPr>
        <w:t>program</w:t>
      </w:r>
      <w:commentRangeEnd w:id="58"/>
      <w:r w:rsidR="00A63068" w:rsidRPr="00AC0541">
        <w:rPr>
          <w:rStyle w:val="Kommentarhenvisning"/>
          <w:sz w:val="24"/>
          <w:szCs w:val="24"/>
        </w:rPr>
        <w:commentReference w:id="58"/>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w:t>
      </w:r>
      <w:commentRangeStart w:id="59"/>
      <w:r w:rsidR="00DC2C78" w:rsidRPr="00AC0541">
        <w:rPr>
          <w:sz w:val="24"/>
          <w:szCs w:val="24"/>
        </w:rPr>
        <w:t xml:space="preserve">unemployed. </w:t>
      </w:r>
      <w:commentRangeEnd w:id="59"/>
      <w:r w:rsidR="00F5378C" w:rsidRPr="00AC0541">
        <w:rPr>
          <w:rStyle w:val="Kommentarhenvisning"/>
          <w:sz w:val="24"/>
          <w:szCs w:val="24"/>
        </w:rPr>
        <w:commentReference w:id="59"/>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4B0B0D12"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 we only estimate the equation till </w:t>
      </w:r>
      <w:r w:rsidR="00CD2B12" w:rsidRPr="00AC0541">
        <w:rPr>
          <w:sz w:val="24"/>
          <w:szCs w:val="24"/>
        </w:rPr>
        <w:lastRenderedPageBreak/>
        <w:t xml:space="preserve">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60"/>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60"/>
      <w:r w:rsidR="00EB209C" w:rsidRPr="00AC0541">
        <w:rPr>
          <w:rStyle w:val="Kommentarhenvisning"/>
          <w:sz w:val="24"/>
          <w:szCs w:val="24"/>
        </w:rPr>
        <w:commentReference w:id="60"/>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226A57A7"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61"/>
      <w:commentRangeStart w:id="62"/>
      <w:commentRangeStart w:id="63"/>
      <w:commentRangeStart w:id="64"/>
      <w:r w:rsidRPr="00AC0541">
        <w:rPr>
          <w:sz w:val="24"/>
          <w:szCs w:val="24"/>
        </w:rPr>
        <w:t xml:space="preserve">approximately 150 </w:t>
      </w:r>
      <w:commentRangeEnd w:id="61"/>
      <w:r w:rsidR="00A36179" w:rsidRPr="00AC0541">
        <w:rPr>
          <w:rStyle w:val="Kommentarhenvisning"/>
          <w:sz w:val="24"/>
          <w:szCs w:val="24"/>
        </w:rPr>
        <w:commentReference w:id="61"/>
      </w:r>
      <w:commentRangeEnd w:id="62"/>
      <w:r w:rsidR="00617DDD">
        <w:rPr>
          <w:rStyle w:val="Kommentarhenvisning"/>
        </w:rPr>
        <w:commentReference w:id="62"/>
      </w:r>
      <w:commentRangeEnd w:id="63"/>
      <w:r w:rsidR="00724E4C">
        <w:rPr>
          <w:rStyle w:val="Kommentarhenvisning"/>
        </w:rPr>
        <w:commentReference w:id="63"/>
      </w:r>
      <w:commentRangeEnd w:id="64"/>
      <w:r w:rsidR="009042A8">
        <w:rPr>
          <w:rStyle w:val="Kommentarhenvisning"/>
        </w:rPr>
        <w:commentReference w:id="64"/>
      </w:r>
      <w:r w:rsidRPr="00AC0541">
        <w:rPr>
          <w:sz w:val="24"/>
          <w:szCs w:val="24"/>
        </w:rPr>
        <w:t xml:space="preserve">people in this </w:t>
      </w:r>
      <w:commentRangeStart w:id="65"/>
      <w:r w:rsidRPr="00AC0541">
        <w:rPr>
          <w:sz w:val="24"/>
          <w:szCs w:val="24"/>
        </w:rPr>
        <w:t>scenario</w:t>
      </w:r>
      <w:commentRangeEnd w:id="65"/>
      <w:r w:rsidR="006A256A">
        <w:rPr>
          <w:rStyle w:val="Kommentarhenvisning"/>
        </w:rPr>
        <w:commentReference w:id="65"/>
      </w:r>
      <w:r w:rsidRPr="00AC0541">
        <w:rPr>
          <w:sz w:val="24"/>
          <w:szCs w:val="24"/>
        </w:rPr>
        <w:t>. In 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44F96970"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site factor explaining productivity, also here we find significant result</w:t>
      </w:r>
      <w:commentRangeStart w:id="66"/>
      <w:r w:rsidRPr="00AC0541">
        <w:rPr>
          <w:sz w:val="24"/>
          <w:szCs w:val="24"/>
        </w:rPr>
        <w:t xml:space="preserve">s.  </w:t>
      </w:r>
      <w:commentRangeEnd w:id="66"/>
      <w:r w:rsidR="00C63AC0" w:rsidRPr="00AC0541">
        <w:rPr>
          <w:rStyle w:val="Kommentarhenvisning"/>
          <w:sz w:val="24"/>
          <w:szCs w:val="24"/>
        </w:rPr>
        <w:commentReference w:id="66"/>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18A13234" w:rsidR="00D0261D" w:rsidRPr="00AC0541" w:rsidRDefault="00D0261D" w:rsidP="00D0261D">
      <w:pPr>
        <w:spacing w:line="360" w:lineRule="auto"/>
        <w:rPr>
          <w:sz w:val="24"/>
          <w:szCs w:val="24"/>
        </w:rPr>
      </w:pPr>
      <w:r w:rsidRPr="00AC0541">
        <w:rPr>
          <w:sz w:val="24"/>
          <w:szCs w:val="24"/>
        </w:rP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1CD76E8D"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71D1433D" w:rsidR="00874529" w:rsidRPr="00AC0541" w:rsidRDefault="00874529" w:rsidP="00007D2E">
      <w:pPr>
        <w:spacing w:line="360" w:lineRule="auto"/>
        <w:rPr>
          <w:sz w:val="24"/>
          <w:szCs w:val="24"/>
        </w:rPr>
      </w:pPr>
      <w:r w:rsidRPr="00AC0541">
        <w:rPr>
          <w:sz w:val="24"/>
          <w:szCs w:val="24"/>
        </w:rPr>
        <w:lastRenderedPageBreak/>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 xml:space="preserve">economic activity thereby lowering the employment. We see that the fall in the employment is larger than the fall in the labor force, therefor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67" w:name="_Ref119913315"/>
      <w:r>
        <w:t xml:space="preserve">Section 5: </w:t>
      </w:r>
      <w:r w:rsidR="00BF3FA4">
        <w:t>Discussion</w:t>
      </w:r>
      <w:bookmarkEnd w:id="67"/>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12F7705D" w:rsidR="00A455E4" w:rsidRDefault="00A455E4" w:rsidP="00F73F7D">
      <w:pPr>
        <w:spacing w:line="360" w:lineRule="auto"/>
      </w:pPr>
      <w:r w:rsidRPr="00F73F7D">
        <w:rPr>
          <w:sz w:val="24"/>
          <w:szCs w:val="24"/>
        </w:rPr>
        <w:t xml:space="preserve">In the previous section we introduced several macroeconomic channels that showed significant effects on the Danish economy through changes in the level of income insurance. All these effects were also introduced in section 3 as neglected effects of the income insurance model built in 2015.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w:t>
      </w:r>
      <w:r w:rsidR="00F24D30">
        <w:rPr>
          <w:sz w:val="24"/>
          <w:szCs w:val="24"/>
        </w:rPr>
        <w:t>by</w:t>
      </w:r>
      <w:r w:rsidR="00BE5F4C" w:rsidRPr="00F73F7D">
        <w:rPr>
          <w:sz w:val="24"/>
          <w:szCs w:val="24"/>
        </w:rPr>
        <w:t xml:space="preserve"> the income insurance model. </w:t>
      </w:r>
      <w:r w:rsidR="00A32739">
        <w:rPr>
          <w:sz w:val="24"/>
          <w:szCs w:val="24"/>
        </w:rPr>
        <w:t>In scenario 1,</w:t>
      </w:r>
      <w:r w:rsidR="00BE5F4C" w:rsidRPr="00F73F7D">
        <w:rPr>
          <w:sz w:val="24"/>
          <w:szCs w:val="24"/>
        </w:rPr>
        <w:t xml:space="preserve"> the demand channel</w:t>
      </w:r>
      <w:r w:rsidRPr="00F73F7D">
        <w:rPr>
          <w:sz w:val="24"/>
          <w:szCs w:val="24"/>
        </w:rPr>
        <w:t xml:space="preserve"> decreas</w:t>
      </w:r>
      <w:r w:rsidR="00245BF2">
        <w:rPr>
          <w:sz w:val="24"/>
          <w:szCs w:val="24"/>
        </w:rPr>
        <w:t>ed</w:t>
      </w:r>
      <w:r w:rsidRPr="00F73F7D">
        <w:rPr>
          <w:sz w:val="24"/>
          <w:szCs w:val="24"/>
        </w:rPr>
        <w:t xml:space="preserve">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w:t>
      </w:r>
      <w:r w:rsidRPr="00F73F7D">
        <w:rPr>
          <w:sz w:val="24"/>
          <w:szCs w:val="24"/>
        </w:rPr>
        <w:lastRenderedPageBreak/>
        <w:t>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 xml:space="preserve">employed.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p>
    <w:p w14:paraId="304A0BA1" w14:textId="69A90218"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w:t>
      </w:r>
      <w:commentRangeStart w:id="68"/>
      <w:r w:rsidR="006B51E7" w:rsidRPr="00A32739">
        <w:rPr>
          <w:sz w:val="24"/>
          <w:szCs w:val="24"/>
        </w:rPr>
        <w:t>23.000</w:t>
      </w:r>
      <w:commentRangeEnd w:id="68"/>
      <w:r w:rsidR="00A32739" w:rsidRPr="00A32739">
        <w:rPr>
          <w:rStyle w:val="Kommentarhenvisning"/>
          <w:sz w:val="24"/>
          <w:szCs w:val="24"/>
        </w:rPr>
        <w:commentReference w:id="68"/>
      </w:r>
      <w:r w:rsidR="007D6E84">
        <w:rPr>
          <w:sz w:val="24"/>
          <w:szCs w:val="24"/>
        </w:rPr>
        <w:t xml:space="preserve"> in this </w:t>
      </w:r>
      <w:r w:rsidR="00F24D30">
        <w:rPr>
          <w:sz w:val="24"/>
          <w:szCs w:val="24"/>
        </w:rPr>
        <w:t>case.</w:t>
      </w:r>
      <w:r w:rsidR="00A32739" w:rsidRPr="00A32739">
        <w:rPr>
          <w:sz w:val="24"/>
          <w:szCs w:val="24"/>
        </w:rPr>
        <w:t xml:space="preserve"> </w:t>
      </w:r>
      <w:r w:rsidR="00F24D30">
        <w:rPr>
          <w:sz w:val="24"/>
          <w:szCs w:val="24"/>
        </w:rPr>
        <w:t>F</w:t>
      </w:r>
      <w:commentRangeStart w:id="69"/>
      <w:r w:rsidR="00A32739" w:rsidRPr="00A32739">
        <w:rPr>
          <w:sz w:val="24"/>
          <w:szCs w:val="24"/>
        </w:rPr>
        <w:t xml:space="preserve">or the rest of the discussion we </w:t>
      </w:r>
      <w:r w:rsidR="00C12361">
        <w:rPr>
          <w:sz w:val="24"/>
          <w:szCs w:val="24"/>
        </w:rPr>
        <w:t xml:space="preserve">opt to </w:t>
      </w:r>
      <w:r w:rsidR="00812DCC">
        <w:rPr>
          <w:sz w:val="24"/>
          <w:szCs w:val="24"/>
        </w:rPr>
        <w:t>exclude this channel</w:t>
      </w:r>
      <w:r w:rsidR="006B51E7" w:rsidRPr="00A32739">
        <w:rPr>
          <w:sz w:val="24"/>
          <w:szCs w:val="24"/>
        </w:rPr>
        <w:t xml:space="preserve">. </w:t>
      </w:r>
      <w:commentRangeEnd w:id="69"/>
      <w:r w:rsidR="00A32739" w:rsidRPr="00A32739">
        <w:rPr>
          <w:rStyle w:val="Kommentarhenvisning"/>
          <w:sz w:val="24"/>
          <w:szCs w:val="24"/>
        </w:rPr>
        <w:commentReference w:id="69"/>
      </w:r>
    </w:p>
    <w:p w14:paraId="2DF39DA3" w14:textId="5F5EDD66"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w:t>
      </w:r>
      <w:r w:rsidR="00D0428D">
        <w:rPr>
          <w:sz w:val="24"/>
          <w:szCs w:val="24"/>
        </w:rPr>
        <w:t>for</w:t>
      </w:r>
      <w:r w:rsidRPr="00847BCD">
        <w:rPr>
          <w:sz w:val="24"/>
          <w:szCs w:val="24"/>
        </w:rPr>
        <w:t xml:space="preserve"> the Danish economy. </w:t>
      </w:r>
      <w:r w:rsidR="00F73F7D">
        <w:rPr>
          <w:sz w:val="24"/>
          <w:szCs w:val="24"/>
        </w:rPr>
        <w:t>T</w:t>
      </w:r>
      <w:r w:rsidR="003B7F8F">
        <w:rPr>
          <w:sz w:val="24"/>
          <w:szCs w:val="24"/>
        </w:rPr>
        <w:t>o our knowledge</w:t>
      </w:r>
      <w:r w:rsidRPr="00847BCD">
        <w:rPr>
          <w:sz w:val="24"/>
          <w:szCs w:val="24"/>
        </w:rPr>
        <w:t xml:space="preserve"> no one have compared these for the Danish economy</w:t>
      </w:r>
      <w:r w:rsidR="00F73F7D">
        <w:rPr>
          <w:sz w:val="24"/>
          <w:szCs w:val="24"/>
        </w:rPr>
        <w:t xml:space="preserve"> yet</w:t>
      </w:r>
      <w:r w:rsidRPr="00847BCD">
        <w:rPr>
          <w:sz w:val="24"/>
          <w:szCs w:val="24"/>
        </w:rPr>
        <w:t>, making the income insurance models results “useless”</w:t>
      </w:r>
      <w:r w:rsidR="00D0428D">
        <w:rPr>
          <w:sz w:val="24"/>
          <w:szCs w:val="24"/>
        </w:rPr>
        <w:t xml:space="preserve"> in a macroeconomic perspective</w:t>
      </w:r>
      <w:r w:rsidRPr="00847BCD">
        <w:rPr>
          <w:sz w:val="24"/>
          <w:szCs w:val="24"/>
        </w:rPr>
        <w:t>.</w:t>
      </w:r>
      <w:r w:rsidR="00624555">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55B7A482"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w:t>
      </w:r>
      <w:commentRangeStart w:id="70"/>
      <w:r w:rsidR="00DD6234">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Pr>
          <w:sz w:val="24"/>
          <w:szCs w:val="24"/>
        </w:rPr>
        <w:fldChar w:fldCharType="separate"/>
      </w:r>
      <w:r w:rsidR="00B036CF" w:rsidRPr="00B036CF">
        <w:rPr>
          <w:noProof/>
          <w:sz w:val="24"/>
          <w:szCs w:val="24"/>
        </w:rPr>
        <w:t>(Boone et al., 2021; Dieterle et al., 2021; Hagedorn et al., 2013, 2016)</w:t>
      </w:r>
      <w:r w:rsidR="00DD6234">
        <w:rPr>
          <w:sz w:val="24"/>
          <w:szCs w:val="24"/>
        </w:rPr>
        <w:fldChar w:fldCharType="end"/>
      </w:r>
      <w:commentRangeEnd w:id="70"/>
      <w:r w:rsidR="00812DCC">
        <w:rPr>
          <w:rStyle w:val="Kommentarhenvisning"/>
        </w:rPr>
        <w:commentReference w:id="70"/>
      </w:r>
      <w:r w:rsidRPr="00847BCD">
        <w:rPr>
          <w:b/>
          <w:bCs/>
          <w:sz w:val="24"/>
          <w:szCs w:val="24"/>
        </w:rPr>
        <w:t xml:space="preserve"> </w:t>
      </w:r>
      <w:r w:rsidR="00B036CF">
        <w:rPr>
          <w:sz w:val="24"/>
          <w:szCs w:val="24"/>
        </w:rPr>
        <w:t>looking at</w:t>
      </w:r>
      <w:r w:rsidRPr="00847BCD">
        <w:rPr>
          <w:sz w:val="24"/>
          <w:szCs w:val="24"/>
        </w:rPr>
        <w:t xml:space="preserv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F24D30">
        <w:rPr>
          <w:sz w:val="24"/>
          <w:szCs w:val="24"/>
        </w:rPr>
        <w:t>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 this puts up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the policy is concentrated on one side of </w:t>
      </w:r>
      <w:r w:rsidR="00662931" w:rsidRPr="00847BCD">
        <w:rPr>
          <w:sz w:val="24"/>
          <w:szCs w:val="24"/>
        </w:rPr>
        <w:lastRenderedPageBreak/>
        <w:t>the border, meaning the effects on one site of the border can’t spill over to the other site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27022F0E"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w:t>
      </w:r>
      <w:commentRangeStart w:id="71"/>
      <w:r w:rsidR="009705F4">
        <w:rPr>
          <w:sz w:val="24"/>
          <w:szCs w:val="24"/>
        </w:rPr>
        <w:t>0.3</w:t>
      </w:r>
      <w:commentRangeEnd w:id="71"/>
      <w:r w:rsidR="009705F4">
        <w:rPr>
          <w:rStyle w:val="Kommentarhenvisning"/>
        </w:rPr>
        <w:commentReference w:id="71"/>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labeled profit-led. They also argue that small open economies (as Denmark) usually are </w:t>
      </w:r>
      <w:r w:rsidR="00A857B5">
        <w:rPr>
          <w:sz w:val="24"/>
          <w:szCs w:val="24"/>
        </w:rPr>
        <w:lastRenderedPageBreak/>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812DCC">
        <w:rPr>
          <w:sz w:val="24"/>
          <w:szCs w:val="24"/>
        </w:rPr>
        <w:t>, which is</w:t>
      </w:r>
      <w:r w:rsidR="005F4E8E">
        <w:rPr>
          <w:sz w:val="24"/>
          <w:szCs w:val="24"/>
        </w:rPr>
        <w:t xml:space="preserve"> in line with the findings of</w:t>
      </w:r>
      <w:r w:rsidR="00812DCC">
        <w:rPr>
          <w:sz w:val="24"/>
          <w:szCs w:val="24"/>
        </w:rPr>
        <w:t xml:space="preserve"> our </w:t>
      </w:r>
      <w:commentRangeStart w:id="72"/>
      <w:r w:rsidR="00812DCC">
        <w:rPr>
          <w:sz w:val="24"/>
          <w:szCs w:val="24"/>
        </w:rPr>
        <w:t>model</w:t>
      </w:r>
      <w:r w:rsidR="005A1A86" w:rsidRPr="003642BF">
        <w:rPr>
          <w:sz w:val="24"/>
          <w:szCs w:val="24"/>
        </w:rPr>
        <w:t xml:space="preserve">. </w:t>
      </w:r>
      <w:commentRangeEnd w:id="72"/>
      <w:r w:rsidR="00B53960">
        <w:rPr>
          <w:rStyle w:val="Kommentarhenvisning"/>
        </w:rPr>
        <w:commentReference w:id="72"/>
      </w:r>
    </w:p>
    <w:p w14:paraId="65DA70AA" w14:textId="61041894"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73"/>
      <w:commentRangeStart w:id="74"/>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73"/>
      <w:r w:rsidR="008417CA">
        <w:rPr>
          <w:rStyle w:val="Kommentarhenvisning"/>
        </w:rPr>
        <w:commentReference w:id="73"/>
      </w:r>
      <w:commentRangeEnd w:id="74"/>
      <w:r w:rsidR="00C053D9">
        <w:rPr>
          <w:rStyle w:val="Kommentarhenvisning"/>
        </w:rPr>
        <w:commentReference w:id="74"/>
      </w:r>
      <w:r w:rsidR="005A1A86">
        <w:rPr>
          <w:sz w:val="24"/>
          <w:szCs w:val="24"/>
        </w:rPr>
        <w:t xml:space="preserve">. </w:t>
      </w:r>
    </w:p>
    <w:p w14:paraId="771C16CC" w14:textId="4820D470"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w:t>
      </w:r>
      <w:commentRangeStart w:id="75"/>
      <w:r w:rsidR="00BB0FA4" w:rsidRPr="00847BCD">
        <w:rPr>
          <w:sz w:val="24"/>
          <w:szCs w:val="24"/>
        </w:rPr>
        <w:t xml:space="preserve">elasticity. </w:t>
      </w:r>
      <w:commentRangeEnd w:id="75"/>
      <w:r w:rsidR="002F4B66">
        <w:rPr>
          <w:rStyle w:val="Kommentarhenvisning"/>
        </w:rPr>
        <w:commentReference w:id="75"/>
      </w:r>
    </w:p>
    <w:p w14:paraId="122AAF47" w14:textId="18FF547E"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w:t>
      </w:r>
      <w:commentRangeStart w:id="76"/>
      <w:r w:rsidR="002A3975" w:rsidRPr="00C44380">
        <w:rPr>
          <w:sz w:val="24"/>
          <w:szCs w:val="24"/>
        </w:rPr>
        <w:t>2021-2023</w:t>
      </w:r>
      <w:commentRangeEnd w:id="76"/>
      <w:r w:rsidR="009111C1">
        <w:rPr>
          <w:rStyle w:val="Kommentarhenvisning"/>
        </w:rPr>
        <w:commentReference w:id="76"/>
      </w:r>
      <w:r w:rsidR="002A3975" w:rsidRPr="00C44380">
        <w:rPr>
          <w:sz w:val="24"/>
          <w:szCs w:val="24"/>
        </w:rPr>
        <w:t xml:space="preserve">. In the response it is estimated that the removing of the suppressing will result in an increase of 2.25% in the level of income insurance. In total this increase will lower employment by 2900 </w:t>
      </w:r>
      <w:commentRangeStart w:id="77"/>
      <w:r w:rsidR="002A3975" w:rsidRPr="00C44380">
        <w:rPr>
          <w:sz w:val="24"/>
          <w:szCs w:val="24"/>
        </w:rPr>
        <w:t>people</w:t>
      </w:r>
      <w:commentRangeEnd w:id="77"/>
      <w:r w:rsidR="00FE593F">
        <w:rPr>
          <w:rStyle w:val="Kommentarhenvisning"/>
        </w:rPr>
        <w:commentReference w:id="77"/>
      </w:r>
      <w:r w:rsidR="002A3975" w:rsidRPr="00C44380">
        <w:rPr>
          <w:sz w:val="24"/>
          <w:szCs w:val="24"/>
        </w:rPr>
        <w:t>,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3685FCFC"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 xml:space="preserve">who argues that the estimate for the approach effect used in the </w:t>
      </w:r>
      <w:r w:rsidR="00A0271D" w:rsidRPr="00C44380">
        <w:rPr>
          <w:sz w:val="24"/>
          <w:szCs w:val="24"/>
        </w:rPr>
        <w:t xml:space="preserve">IS- model is twice as </w:t>
      </w:r>
      <w:r w:rsidR="00A0271D" w:rsidRPr="00C44380">
        <w:rPr>
          <w:sz w:val="24"/>
          <w:szCs w:val="24"/>
        </w:rPr>
        <w:lastRenderedPageBreak/>
        <w:t>large as what newer literature suggests. We will also look towards the case in which th</w:t>
      </w:r>
      <w:r w:rsidR="005F4E8E">
        <w:rPr>
          <w:sz w:val="24"/>
          <w:szCs w:val="24"/>
        </w:rPr>
        <w:t>e approach</w:t>
      </w:r>
      <w:r w:rsidR="00A0271D" w:rsidRPr="00C44380">
        <w:rPr>
          <w:sz w:val="24"/>
          <w:szCs w:val="24"/>
        </w:rPr>
        <w:t xml:space="preserve"> effect is </w:t>
      </w:r>
      <w:r w:rsidR="00FE593F">
        <w:rPr>
          <w:sz w:val="24"/>
          <w:szCs w:val="24"/>
        </w:rPr>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790385">
        <w:rPr>
          <w:sz w:val="24"/>
          <w:szCs w:val="24"/>
        </w:rPr>
        <w:t xml:space="preserve">. The </w:t>
      </w:r>
      <w:r w:rsidR="00451A55">
        <w:rPr>
          <w:sz w:val="24"/>
          <w:szCs w:val="24"/>
        </w:rPr>
        <w:t>decision</w:t>
      </w:r>
      <w:r w:rsidR="00790385">
        <w:rPr>
          <w:sz w:val="24"/>
          <w:szCs w:val="24"/>
        </w:rPr>
        <w:t xml:space="preserve"> to look at different level of the approach rate is</w:t>
      </w:r>
      <w:r w:rsidR="00D85753">
        <w:rPr>
          <w:sz w:val="24"/>
          <w:szCs w:val="24"/>
        </w:rPr>
        <w:t xml:space="preserve"> </w:t>
      </w:r>
      <w:r w:rsidR="00E246B1">
        <w:rPr>
          <w:sz w:val="24"/>
          <w:szCs w:val="24"/>
        </w:rPr>
        <w:t>mostly</w:t>
      </w:r>
      <w:r w:rsidR="00196AC9">
        <w:rPr>
          <w:sz w:val="24"/>
          <w:szCs w:val="24"/>
        </w:rPr>
        <w:t xml:space="preserve"> </w:t>
      </w:r>
      <w:r w:rsidR="00451A55">
        <w:rPr>
          <w:sz w:val="24"/>
          <w:szCs w:val="24"/>
        </w:rPr>
        <w:t xml:space="preserve">duo to the </w:t>
      </w:r>
      <w:r w:rsidR="00A0271D" w:rsidRPr="00C44380">
        <w:rPr>
          <w:sz w:val="24"/>
          <w:szCs w:val="24"/>
        </w:rPr>
        <w:t xml:space="preserve">sparse </w:t>
      </w:r>
      <w:r w:rsidR="00451A55">
        <w:rPr>
          <w:sz w:val="24"/>
          <w:szCs w:val="24"/>
        </w:rPr>
        <w:t xml:space="preserve">literature </w:t>
      </w:r>
      <w:r w:rsidR="00E246B1">
        <w:rPr>
          <w:sz w:val="24"/>
          <w:szCs w:val="24"/>
        </w:rPr>
        <w:t>on the area as also mentioned by</w:t>
      </w:r>
      <w:r w:rsidR="00196AC9">
        <w:rPr>
          <w:sz w:val="24"/>
          <w:szCs w:val="24"/>
        </w:rPr>
        <w:t xml:space="preserve"> </w:t>
      </w:r>
      <w:r w:rsidR="00D85753">
        <w:rPr>
          <w:sz w:val="24"/>
          <w:szCs w:val="24"/>
        </w:rPr>
        <w:fldChar w:fldCharType="begin" w:fldLock="1"/>
      </w:r>
      <w:r w:rsidR="0015660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D85753">
        <w:rPr>
          <w:sz w:val="24"/>
          <w:szCs w:val="24"/>
        </w:rPr>
        <w:fldChar w:fldCharType="separate"/>
      </w:r>
      <w:r w:rsidR="00451A55" w:rsidRPr="00451A55">
        <w:rPr>
          <w:noProof/>
          <w:sz w:val="24"/>
          <w:szCs w:val="24"/>
        </w:rPr>
        <w:t>(Andersen et al., 2015; De Økonomiske Råd, 2022)</w:t>
      </w:r>
      <w:r w:rsidR="00D85753">
        <w:rPr>
          <w:sz w:val="24"/>
          <w:szCs w:val="24"/>
        </w:rPr>
        <w:fldChar w:fldCharType="end"/>
      </w:r>
      <w:r w:rsidR="00D85753">
        <w:rPr>
          <w:sz w:val="24"/>
          <w:szCs w:val="24"/>
        </w:rPr>
        <w:t>.</w:t>
      </w:r>
    </w:p>
    <w:p w14:paraId="6952A779" w14:textId="2D7861E0"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p>
    <w:p w14:paraId="72E925B0" w14:textId="6436DA66"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196AC9">
        <w:rPr>
          <w:sz w:val="24"/>
          <w:szCs w:val="24"/>
        </w:rPr>
        <w:t>T</w:t>
      </w:r>
      <w:r w:rsidR="00305EB0" w:rsidRPr="00C44380">
        <w:rPr>
          <w:sz w:val="24"/>
          <w:szCs w:val="24"/>
        </w:rPr>
        <w:t xml:space="preserve">herefor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78"/>
      <w:commentRangeStart w:id="79"/>
      <w:r w:rsidR="00305EB0" w:rsidRPr="00C44380">
        <w:rPr>
          <w:sz w:val="24"/>
          <w:szCs w:val="24"/>
        </w:rPr>
        <w:t>0.</w:t>
      </w:r>
      <w:r w:rsidR="00E334EE">
        <w:rPr>
          <w:sz w:val="24"/>
          <w:szCs w:val="24"/>
        </w:rPr>
        <w:t>3</w:t>
      </w:r>
      <w:r w:rsidR="00305EB0" w:rsidRPr="00C44380">
        <w:rPr>
          <w:sz w:val="24"/>
          <w:szCs w:val="24"/>
        </w:rPr>
        <w:t>5-0.</w:t>
      </w:r>
      <w:commentRangeEnd w:id="78"/>
      <w:r w:rsidR="00E334EE">
        <w:rPr>
          <w:sz w:val="24"/>
          <w:szCs w:val="24"/>
        </w:rPr>
        <w:t>4</w:t>
      </w:r>
      <w:r w:rsidR="00BF3FA4" w:rsidRPr="00C44380">
        <w:rPr>
          <w:rStyle w:val="Kommentarhenvisning"/>
        </w:rPr>
        <w:commentReference w:id="78"/>
      </w:r>
      <w:commentRangeEnd w:id="79"/>
      <w:r w:rsidR="00BF3FA4" w:rsidRPr="00C44380">
        <w:rPr>
          <w:rStyle w:val="Kommentarhenvisning"/>
        </w:rPr>
        <w:commentReference w:id="79"/>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2468DB75" w:rsidR="004C5315" w:rsidRDefault="00700D96" w:rsidP="00BF3FA4">
      <w:pPr>
        <w:spacing w:line="360" w:lineRule="auto"/>
        <w:rPr>
          <w:sz w:val="24"/>
          <w:szCs w:val="24"/>
        </w:rPr>
      </w:pPr>
      <w:r>
        <w:rPr>
          <w:sz w:val="24"/>
          <w:szCs w:val="24"/>
        </w:rPr>
        <w:t xml:space="preserve">In the next section we will </w:t>
      </w:r>
      <w:r w:rsidR="00DE0E67">
        <w:rPr>
          <w:sz w:val="24"/>
          <w:szCs w:val="24"/>
        </w:rPr>
        <w:t>use the relationship between the micro and macro elasticity of income insurance on unemployment to validate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5E05A8D5" w:rsidR="00CF5F9D" w:rsidRDefault="00CF5F9D" w:rsidP="00234480">
      <w:pPr>
        <w:pStyle w:val="Overskrift2"/>
      </w:pPr>
      <w:r>
        <w:t>Validation of the suppressing of the rate regulation rate</w:t>
      </w:r>
    </w:p>
    <w:p w14:paraId="2C70D5E2" w14:textId="7FCA1258" w:rsidR="00CF5F9D" w:rsidRDefault="00CF5F9D" w:rsidP="00CF5F9D"/>
    <w:p w14:paraId="5D3E6D01" w14:textId="1C4A6F7B" w:rsidR="00CF5F9D" w:rsidRPr="009111C1"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validate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80"/>
      <w:r w:rsidR="0086586A" w:rsidRPr="009111C1">
        <w:rPr>
          <w:rFonts w:cstheme="minorHAnsi"/>
          <w:sz w:val="24"/>
          <w:szCs w:val="24"/>
        </w:rPr>
        <w:lastRenderedPageBreak/>
        <w:t xml:space="preserve">unemployment </w:t>
      </w:r>
      <w:commentRangeEnd w:id="80"/>
      <w:r w:rsidR="0086586A" w:rsidRPr="009111C1">
        <w:rPr>
          <w:rStyle w:val="Kommentarhenvisning"/>
          <w:rFonts w:cstheme="minorHAnsi"/>
          <w:sz w:val="24"/>
          <w:szCs w:val="24"/>
        </w:rPr>
        <w:commentReference w:id="80"/>
      </w:r>
      <w:r w:rsidR="0086586A" w:rsidRPr="009111C1">
        <w:rPr>
          <w:rFonts w:cstheme="minorHAnsi"/>
          <w:sz w:val="24"/>
          <w:szCs w:val="24"/>
        </w:rPr>
        <w:t>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1B6C9C00"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consumption when unemployed, to the marginal costs</w:t>
      </w:r>
      <w:r w:rsidR="00540405">
        <w:rPr>
          <w:rFonts w:cstheme="minorHAnsi"/>
          <w:sz w:val="24"/>
          <w:szCs w:val="24"/>
        </w:rPr>
        <w:t>,</w:t>
      </w:r>
      <w:r w:rsidRPr="009111C1">
        <w:rPr>
          <w:rFonts w:cstheme="minorHAnsi"/>
          <w:sz w:val="24"/>
          <w:szCs w:val="24"/>
        </w:rPr>
        <w:t xml:space="preserve"> in the form of higher tax payments</w:t>
      </w:r>
      <w:r w:rsidR="00540405">
        <w:rPr>
          <w:rFonts w:cstheme="minorHAnsi"/>
          <w:sz w:val="24"/>
          <w:szCs w:val="24"/>
        </w:rPr>
        <w:t>, which</w:t>
      </w:r>
      <w:r w:rsidRPr="009111C1">
        <w:rPr>
          <w:rFonts w:cstheme="minorHAnsi"/>
          <w:sz w:val="24"/>
          <w:szCs w:val="24"/>
        </w:rPr>
        <w:t xml:space="preserve">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formular in the case of Denmark, using the compensation rate as a proxy for the change in income.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4291F1E9" w14:textId="1F9FD975" w:rsidR="00D67ABC" w:rsidRPr="009111C1"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 when</w:t>
      </w:r>
      <w:r w:rsidR="00B02941">
        <w:rPr>
          <w:rFonts w:eastAsiaTheme="minorEastAsia" w:cstheme="minorHAnsi"/>
          <w:sz w:val="24"/>
          <w:szCs w:val="24"/>
        </w:rPr>
        <w:t xml:space="preserve"> </w:t>
      </w:r>
      <w:r>
        <w:rPr>
          <w:rFonts w:eastAsiaTheme="minorEastAsia" w:cstheme="minorHAnsi"/>
          <w:sz w:val="24"/>
          <w:szCs w:val="24"/>
        </w:rPr>
        <w:t>u</w:t>
      </w:r>
      <w:r w:rsidR="00B02941">
        <w:rPr>
          <w:rFonts w:eastAsiaTheme="minorEastAsia" w:cstheme="minorHAnsi"/>
          <w:sz w:val="24"/>
          <w:szCs w:val="24"/>
        </w:rPr>
        <w:t>sing the Baily-Chetty function</w:t>
      </w:r>
      <w:r w:rsidR="00AB5675" w:rsidRPr="009111C1">
        <w:rPr>
          <w:rFonts w:eastAsiaTheme="minorEastAsia" w:cstheme="minorHAnsi"/>
          <w:sz w:val="24"/>
          <w:szCs w:val="24"/>
        </w:rPr>
        <w:t xml:space="preserve"> </w:t>
      </w:r>
      <w:r>
        <w:rPr>
          <w:rFonts w:eastAsiaTheme="minorEastAsia" w:cstheme="minorHAnsi"/>
          <w:sz w:val="24"/>
          <w:szCs w:val="24"/>
        </w:rPr>
        <w:t>for the following</w:t>
      </w:r>
      <w:r w:rsidR="00D67ABC" w:rsidRPr="009111C1">
        <w:rPr>
          <w:rFonts w:eastAsiaTheme="minorEastAsia" w:cstheme="minorHAnsi"/>
          <w:sz w:val="24"/>
          <w:szCs w:val="24"/>
        </w:rPr>
        <w:t xml:space="preserve"> three</w:t>
      </w:r>
      <w:r w:rsidR="00B02941">
        <w:rPr>
          <w:rFonts w:eastAsiaTheme="minorEastAsia" w:cstheme="minorHAnsi"/>
          <w:sz w:val="24"/>
          <w:szCs w:val="24"/>
        </w:rPr>
        <w:t xml:space="preserve"> </w:t>
      </w:r>
      <w:r w:rsidR="00D67ABC" w:rsidRPr="009111C1">
        <w:rPr>
          <w:rFonts w:eastAsiaTheme="minorEastAsia" w:cstheme="minorHAnsi"/>
          <w:sz w:val="24"/>
          <w:szCs w:val="24"/>
        </w:rPr>
        <w:t xml:space="preserve">cases: </w:t>
      </w:r>
    </w:p>
    <w:p w14:paraId="342E789C" w14:textId="0C248698"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w:t>
      </w:r>
      <w:r w:rsidR="00156602">
        <w:rPr>
          <w:rFonts w:eastAsiaTheme="minorEastAsia" w:cstheme="minorHAnsi"/>
          <w:sz w:val="24"/>
          <w:szCs w:val="24"/>
        </w:rPr>
        <w:t>rate</w:t>
      </w:r>
      <w:r w:rsidRPr="009111C1">
        <w:rPr>
          <w:rFonts w:eastAsiaTheme="minorEastAsia" w:cstheme="minorHAnsi"/>
          <w:sz w:val="24"/>
          <w:szCs w:val="24"/>
        </w:rPr>
        <w:t xml:space="preserve">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7392649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taking into consideration the macro elasticity</w:t>
      </w:r>
      <w:r w:rsidR="00132150">
        <w:rPr>
          <w:rFonts w:eastAsiaTheme="minorEastAsia" w:cstheme="minorHAnsi"/>
          <w:sz w:val="24"/>
          <w:szCs w:val="24"/>
        </w:rPr>
        <w:t xml:space="preserve"> found in this paper, and u</w:t>
      </w:r>
      <w:r w:rsidRPr="009111C1">
        <w:rPr>
          <w:rFonts w:eastAsiaTheme="minorEastAsia" w:cstheme="minorHAnsi"/>
          <w:sz w:val="24"/>
          <w:szCs w:val="24"/>
        </w:rPr>
        <w:t xml:space="preserve">sing the argumentation made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that the approach effect</w:t>
      </w:r>
      <w:r w:rsidR="00132150">
        <w:rPr>
          <w:rFonts w:eastAsiaTheme="minorEastAsia" w:cstheme="minorHAnsi"/>
          <w:sz w:val="24"/>
          <w:szCs w:val="24"/>
        </w:rPr>
        <w:t xml:space="preserve"> in the income insurance model</w:t>
      </w:r>
      <w:r w:rsidRPr="009111C1">
        <w:rPr>
          <w:rFonts w:eastAsiaTheme="minorEastAsia" w:cstheme="minorHAnsi"/>
          <w:sz w:val="24"/>
          <w:szCs w:val="24"/>
        </w:rPr>
        <w:t xml:space="preserve"> is estimated twice as high as empirical results suggest. </w:t>
      </w:r>
    </w:p>
    <w:p w14:paraId="190812EC" w14:textId="3EF03CE2" w:rsidR="00156602" w:rsidRPr="009111C1" w:rsidRDefault="00132150" w:rsidP="00D67ABC">
      <w:pPr>
        <w:spacing w:line="360" w:lineRule="auto"/>
        <w:rPr>
          <w:rFonts w:eastAsiaTheme="minorEastAsia" w:cstheme="minorHAnsi"/>
          <w:sz w:val="24"/>
          <w:szCs w:val="24"/>
        </w:rPr>
      </w:pPr>
      <w:r>
        <w:rPr>
          <w:rFonts w:eastAsiaTheme="minorEastAsia" w:cstheme="minorHAnsi"/>
          <w:sz w:val="24"/>
          <w:szCs w:val="24"/>
        </w:rPr>
        <w:lastRenderedPageBreak/>
        <w:t>When</w:t>
      </w:r>
      <w:r w:rsidR="00EA706C" w:rsidRPr="009111C1">
        <w:rPr>
          <w:rFonts w:eastAsiaTheme="minorEastAsia" w:cstheme="minorHAnsi"/>
          <w:sz w:val="24"/>
          <w:szCs w:val="24"/>
        </w:rPr>
        <w:t xml:space="preserve"> us</w:t>
      </w:r>
      <w:r>
        <w:rPr>
          <w:rFonts w:eastAsiaTheme="minorEastAsia" w:cstheme="minorHAnsi"/>
          <w:sz w:val="24"/>
          <w:szCs w:val="24"/>
        </w:rPr>
        <w:t>ing</w:t>
      </w:r>
      <w:r w:rsidR="00EA706C" w:rsidRPr="009111C1">
        <w:rPr>
          <w:rFonts w:eastAsiaTheme="minorEastAsia" w:cstheme="minorHAnsi"/>
          <w:sz w:val="24"/>
          <w:szCs w:val="24"/>
        </w:rPr>
        <w:t xml:space="preserve"> the Baily-Chetty function we need estimates of the change in consumption going from employment to unemployment,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1F1527">
        <w:rPr>
          <w:rFonts w:eastAsiaTheme="minorEastAsia" w:cstheme="minorHAnsi"/>
          <w:sz w:val="24"/>
          <w:szCs w:val="24"/>
        </w:rPr>
        <w:t xml:space="preserve"> </w:t>
      </w:r>
      <w:r w:rsidR="00EA706C" w:rsidRPr="009111C1">
        <w:rPr>
          <w:rFonts w:eastAsiaTheme="minorEastAsia" w:cstheme="minorHAnsi"/>
          <w:sz w:val="24"/>
          <w:szCs w:val="24"/>
        </w:rPr>
        <w:t>and use the compensation rate</w:t>
      </w:r>
      <w:r w:rsidR="004F68F1">
        <w:rPr>
          <w:rFonts w:eastAsiaTheme="minorEastAsia" w:cstheme="minorHAnsi"/>
          <w:sz w:val="24"/>
          <w:szCs w:val="24"/>
        </w:rPr>
        <w:t>.</w:t>
      </w:r>
      <w:r w:rsidR="00EA706C" w:rsidRPr="009111C1">
        <w:rPr>
          <w:rFonts w:eastAsiaTheme="minorEastAsia" w:cstheme="minorHAnsi"/>
          <w:sz w:val="24"/>
          <w:szCs w:val="24"/>
        </w:rPr>
        <w:t xml:space="preserve"> </w:t>
      </w:r>
      <w:r w:rsidR="004F68F1">
        <w:rPr>
          <w:rFonts w:eastAsiaTheme="minorEastAsia" w:cstheme="minorHAnsi"/>
          <w:sz w:val="24"/>
          <w:szCs w:val="24"/>
        </w:rPr>
        <w:t>I</w:t>
      </w:r>
      <w:r w:rsidR="00EA706C" w:rsidRPr="009111C1">
        <w:rPr>
          <w:rFonts w:eastAsiaTheme="minorEastAsia" w:cstheme="minorHAnsi"/>
          <w:sz w:val="24"/>
          <w:szCs w:val="24"/>
        </w:rPr>
        <w:t>n</w:t>
      </w:r>
      <w:r w:rsidR="004F68F1">
        <w:rPr>
          <w:rFonts w:eastAsiaTheme="minorEastAsia" w:cstheme="minorHAnsi"/>
          <w:sz w:val="24"/>
          <w:szCs w:val="24"/>
        </w:rPr>
        <w:t xml:space="preserve"> </w:t>
      </w:r>
      <w:r>
        <w:rPr>
          <w:rFonts w:eastAsiaTheme="minorEastAsia" w:cstheme="minorHAnsi"/>
          <w:sz w:val="24"/>
          <w:szCs w:val="24"/>
        </w:rPr>
        <w:t>case 1</w:t>
      </w:r>
      <w:r w:rsidR="00EA706C" w:rsidRPr="009111C1">
        <w:rPr>
          <w:rFonts w:eastAsiaTheme="minorEastAsia" w:cstheme="minorHAnsi"/>
          <w:sz w:val="24"/>
          <w:szCs w:val="24"/>
        </w:rPr>
        <w:t xml:space="preserve"> </w:t>
      </w:r>
      <w:r w:rsidR="004F68F1">
        <w:rPr>
          <w:rFonts w:eastAsiaTheme="minorEastAsia" w:cstheme="minorHAnsi"/>
          <w:sz w:val="24"/>
          <w:szCs w:val="24"/>
        </w:rPr>
        <w:t xml:space="preserve">we use the compensation rate calculated </w:t>
      </w:r>
      <w:r w:rsidR="00EA706C" w:rsidRPr="009111C1">
        <w:rPr>
          <w:rFonts w:eastAsiaTheme="minorEastAsia" w:cstheme="minorHAnsi"/>
          <w:sz w:val="24"/>
          <w:szCs w:val="24"/>
        </w:rPr>
        <w:t xml:space="preserve">by </w:t>
      </w:r>
      <w:r w:rsidR="00156602">
        <w:rPr>
          <w:rFonts w:eastAsiaTheme="minorEastAsia" w:cstheme="minorHAnsi"/>
          <w:sz w:val="24"/>
          <w:szCs w:val="24"/>
        </w:rPr>
        <w:fldChar w:fldCharType="begin" w:fldLock="1"/>
      </w:r>
      <w:r w:rsidR="00E0448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156602">
        <w:rPr>
          <w:rFonts w:eastAsiaTheme="minorEastAsia" w:cstheme="minorHAnsi"/>
          <w:sz w:val="24"/>
          <w:szCs w:val="24"/>
        </w:rPr>
        <w:fldChar w:fldCharType="separate"/>
      </w:r>
      <w:r w:rsidR="00156602" w:rsidRPr="00156602">
        <w:rPr>
          <w:rFonts w:eastAsiaTheme="minorEastAsia" w:cstheme="minorHAnsi"/>
          <w:noProof/>
          <w:sz w:val="24"/>
          <w:szCs w:val="24"/>
        </w:rPr>
        <w:t>(Aastrup, 2018)</w:t>
      </w:r>
      <w:r w:rsidR="00156602">
        <w:rPr>
          <w:rFonts w:eastAsiaTheme="minorEastAsia" w:cstheme="minorHAnsi"/>
          <w:sz w:val="24"/>
          <w:szCs w:val="24"/>
        </w:rPr>
        <w:fldChar w:fldCharType="end"/>
      </w:r>
      <w:r w:rsidR="00156602">
        <w:rPr>
          <w:rFonts w:eastAsiaTheme="minorEastAsia" w:cstheme="minorHAnsi"/>
          <w:sz w:val="24"/>
          <w:szCs w:val="24"/>
        </w:rPr>
        <w:t xml:space="preserve">, </w:t>
      </w:r>
      <w:r w:rsidR="004F68F1">
        <w:rPr>
          <w:rFonts w:eastAsiaTheme="minorEastAsia" w:cstheme="minorHAnsi"/>
          <w:sz w:val="24"/>
          <w:szCs w:val="24"/>
        </w:rPr>
        <w:t xml:space="preserve">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00EA706C" w:rsidRPr="009111C1">
        <w:rPr>
          <w:rFonts w:eastAsiaTheme="minorEastAsia" w:cstheme="minorHAnsi"/>
          <w:sz w:val="24"/>
          <w:szCs w:val="24"/>
        </w:rPr>
        <w:t xml:space="preserve">n case 2 </w:t>
      </w:r>
      <w:r w:rsidR="006503D9">
        <w:rPr>
          <w:rFonts w:eastAsiaTheme="minorEastAsia" w:cstheme="minorHAnsi"/>
          <w:sz w:val="24"/>
          <w:szCs w:val="24"/>
        </w:rPr>
        <w:t>we use the compensation rate calculated by the income insurance commission also using the elasticity obtained from the calculations done by the ministry of labor using the income insurance model. Lastly</w:t>
      </w:r>
      <w:r w:rsidR="001F1527">
        <w:rPr>
          <w:rFonts w:eastAsiaTheme="minorEastAsia" w:cstheme="minorHAnsi"/>
          <w:sz w:val="24"/>
          <w:szCs w:val="24"/>
        </w:rPr>
        <w:t>,</w:t>
      </w:r>
      <w:r w:rsidR="006503D9">
        <w:rPr>
          <w:rFonts w:eastAsiaTheme="minorEastAsia" w:cstheme="minorHAnsi"/>
          <w:sz w:val="24"/>
          <w:szCs w:val="24"/>
        </w:rPr>
        <w:t xml:space="preserve">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w:t>
      </w:r>
      <w:r w:rsidR="006503D9">
        <w:rPr>
          <w:rFonts w:eastAsiaTheme="minorEastAsia" w:cstheme="minorHAnsi"/>
          <w:sz w:val="24"/>
          <w:szCs w:val="24"/>
        </w:rPr>
        <w:t>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xml:space="preserve">, in case 2 we use it for 2012 as this is the last year calculated by the </w:t>
      </w:r>
      <w:r w:rsidR="001F1527">
        <w:rPr>
          <w:rFonts w:eastAsiaTheme="minorEastAsia" w:cstheme="minorHAnsi"/>
          <w:sz w:val="24"/>
          <w:szCs w:val="24"/>
        </w:rPr>
        <w:t>IS-</w:t>
      </w:r>
      <w:r w:rsidR="006503D9">
        <w:rPr>
          <w:rFonts w:eastAsiaTheme="minorEastAsia" w:cstheme="minorHAnsi"/>
          <w:sz w:val="24"/>
          <w:szCs w:val="24"/>
        </w:rPr>
        <w:t>commission</w:t>
      </w:r>
      <w:r w:rsidR="00DD742A" w:rsidRPr="009111C1">
        <w:rPr>
          <w:rFonts w:eastAsiaTheme="minorEastAsia" w:cstheme="minorHAnsi"/>
          <w:sz w:val="24"/>
          <w:szCs w:val="24"/>
        </w:rPr>
        <w:t xml:space="preserve">. </w:t>
      </w:r>
      <w:r w:rsidR="00EA706C"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w:t>
      </w:r>
      <w:commentRangeStart w:id="81"/>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81"/>
      <w:r w:rsidR="005C21DA">
        <w:rPr>
          <w:rStyle w:val="Kommentarhenvisning"/>
        </w:rPr>
        <w:commentReference w:id="81"/>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8B9FE0E" w14:textId="5EB5C473" w:rsidR="00A83A56"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12A697F"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7A2E9CEF" w:rsidR="00A83A56"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Pr>
          <w:rFonts w:eastAsiaTheme="minorEastAsia" w:cstheme="minorHAnsi"/>
          <w:sz w:val="24"/>
          <w:szCs w:val="24"/>
        </w:rPr>
        <w:t>is larger than the</w:t>
      </w:r>
      <w:r w:rsidR="00B1293A">
        <w:rPr>
          <w:rFonts w:eastAsiaTheme="minorEastAsia" w:cstheme="minorHAnsi"/>
          <w:sz w:val="24"/>
          <w:szCs w:val="24"/>
        </w:rPr>
        <w:t xml:space="preserve"> reduc</w:t>
      </w:r>
      <w:r>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w:t>
      </w:r>
      <w:r w:rsidR="00B1293A">
        <w:rPr>
          <w:rFonts w:eastAsiaTheme="minorEastAsia" w:cstheme="minorHAnsi"/>
          <w:sz w:val="24"/>
          <w:szCs w:val="24"/>
        </w:rPr>
        <w:lastRenderedPageBreak/>
        <w:t xml:space="preserve">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364F75DF"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xml:space="preserve">, </w:t>
      </w:r>
      <w:r w:rsidR="004F646D">
        <w:rPr>
          <w:rFonts w:eastAsiaTheme="minorEastAsia" w:cstheme="minorHAnsi"/>
          <w:sz w:val="24"/>
          <w:szCs w:val="24"/>
        </w:rPr>
        <w:t>it is not given that this relationship between income insurance and wages is the same for Denmark as for Sweden</w:t>
      </w:r>
      <w:r w:rsidR="004F646D">
        <w:rPr>
          <w:rFonts w:eastAsiaTheme="minorEastAsia" w:cstheme="minorHAnsi"/>
          <w:sz w:val="24"/>
          <w:szCs w:val="24"/>
        </w:rPr>
        <w:t>.</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3 we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6F383A9B" w14:textId="6324F4D7" w:rsidR="00533E84" w:rsidRDefault="004F646D" w:rsidP="00D67ABC">
      <w:pPr>
        <w:spacing w:line="360" w:lineRule="auto"/>
        <w:rPr>
          <w:rFonts w:eastAsiaTheme="minorEastAsia" w:cstheme="minorHAnsi"/>
          <w:sz w:val="24"/>
          <w:szCs w:val="24"/>
        </w:rPr>
      </w:pPr>
      <w:commentRangeStart w:id="82"/>
      <w:r>
        <w:rPr>
          <w:rFonts w:eastAsiaTheme="minorEastAsia" w:cstheme="minorHAnsi"/>
          <w:sz w:val="24"/>
          <w:szCs w:val="24"/>
        </w:rPr>
        <w:t>To sum up t</w:t>
      </w:r>
      <w:r w:rsidR="008311CF">
        <w:rPr>
          <w:rFonts w:eastAsiaTheme="minorEastAsia" w:cstheme="minorHAnsi"/>
          <w:sz w:val="24"/>
          <w:szCs w:val="24"/>
        </w:rPr>
        <w:t xml:space="preserve">he </w:t>
      </w:r>
      <w:r w:rsidR="00397708">
        <w:rPr>
          <w:rFonts w:eastAsiaTheme="minorEastAsia" w:cstheme="minorHAnsi"/>
          <w:sz w:val="24"/>
          <w:szCs w:val="24"/>
        </w:rPr>
        <w:t xml:space="preserve">discussion </w:t>
      </w:r>
      <w:r w:rsidR="00E84765">
        <w:rPr>
          <w:rFonts w:eastAsiaTheme="minorEastAsia" w:cstheme="minorHAnsi"/>
          <w:sz w:val="24"/>
          <w:szCs w:val="24"/>
        </w:rPr>
        <w:t>if</w:t>
      </w:r>
      <w:r w:rsidR="008311CF">
        <w:rPr>
          <w:rFonts w:eastAsiaTheme="minorEastAsia" w:cstheme="minorHAnsi"/>
          <w:sz w:val="24"/>
          <w:szCs w:val="24"/>
        </w:rPr>
        <w:t xml:space="preserve"> suppressing the rate regulation rate starting in 2016</w:t>
      </w:r>
      <w:r w:rsidR="00E84765">
        <w:rPr>
          <w:rFonts w:eastAsiaTheme="minorEastAsia" w:cstheme="minorHAnsi"/>
          <w:sz w:val="24"/>
          <w:szCs w:val="24"/>
        </w:rPr>
        <w:t xml:space="preserve"> was the right decision when looking at the economic welfare, we find the conclusion to</w:t>
      </w:r>
      <w:r w:rsidR="008311CF">
        <w:rPr>
          <w:rFonts w:eastAsiaTheme="minorEastAsia" w:cstheme="minorHAnsi"/>
          <w:sz w:val="24"/>
          <w:szCs w:val="24"/>
        </w:rPr>
        <w:t xml:space="preserve"> rely on two things. First, the </w:t>
      </w:r>
      <w:r w:rsidR="000212EE">
        <w:rPr>
          <w:rFonts w:eastAsiaTheme="minorEastAsia" w:cstheme="minorHAnsi"/>
          <w:sz w:val="24"/>
          <w:szCs w:val="24"/>
        </w:rPr>
        <w:t>ability</w:t>
      </w:r>
      <w:r w:rsidR="008311CF">
        <w:rPr>
          <w:rFonts w:eastAsiaTheme="minorEastAsia" w:cstheme="minorHAnsi"/>
          <w:sz w:val="24"/>
          <w:szCs w:val="24"/>
        </w:rPr>
        <w:t xml:space="preserve"> of workers unions </w:t>
      </w:r>
      <w:r w:rsidR="00E84765">
        <w:rPr>
          <w:rFonts w:eastAsiaTheme="minorEastAsia" w:cstheme="minorHAnsi"/>
          <w:sz w:val="24"/>
          <w:szCs w:val="24"/>
        </w:rPr>
        <w:t xml:space="preserve">in Denmark </w:t>
      </w:r>
      <w:r w:rsidR="008311CF">
        <w:rPr>
          <w:rFonts w:eastAsiaTheme="minorEastAsia" w:cstheme="minorHAnsi"/>
          <w:sz w:val="24"/>
          <w:szCs w:val="24"/>
        </w:rPr>
        <w:t>to raise wages when the gap between wages and income insurance get</w:t>
      </w:r>
      <w:r w:rsidR="00397708">
        <w:rPr>
          <w:rFonts w:eastAsiaTheme="minorEastAsia" w:cstheme="minorHAnsi"/>
          <w:sz w:val="24"/>
          <w:szCs w:val="24"/>
        </w:rPr>
        <w:t>s</w:t>
      </w:r>
      <w:r w:rsidR="008311CF">
        <w:rPr>
          <w:rFonts w:eastAsiaTheme="minorEastAsia" w:cstheme="minorHAnsi"/>
          <w:sz w:val="24"/>
          <w:szCs w:val="24"/>
        </w:rPr>
        <w:t xml:space="preserve"> small</w:t>
      </w:r>
      <w:r w:rsidR="00E84765">
        <w:rPr>
          <w:rFonts w:eastAsiaTheme="minorEastAsia" w:cstheme="minorHAnsi"/>
          <w:sz w:val="24"/>
          <w:szCs w:val="24"/>
        </w:rPr>
        <w:t>, which in the model was set to match the elasticity found in Sweden by (</w:t>
      </w:r>
      <w:proofErr w:type="spellStart"/>
      <w:r w:rsidR="00E84765">
        <w:rPr>
          <w:rFonts w:eastAsiaTheme="minorEastAsia" w:cstheme="minorHAnsi"/>
          <w:sz w:val="24"/>
          <w:szCs w:val="24"/>
        </w:rPr>
        <w:t>Svenskerne</w:t>
      </w:r>
      <w:proofErr w:type="spellEnd"/>
      <w:r w:rsidR="00E84765">
        <w:rPr>
          <w:rFonts w:eastAsiaTheme="minorEastAsia" w:cstheme="minorHAnsi"/>
          <w:sz w:val="24"/>
          <w:szCs w:val="24"/>
        </w:rPr>
        <w:t>).</w:t>
      </w:r>
      <w:r w:rsidR="00397708">
        <w:rPr>
          <w:rFonts w:eastAsiaTheme="minorEastAsia" w:cstheme="minorHAnsi"/>
          <w:sz w:val="24"/>
          <w:szCs w:val="24"/>
        </w:rPr>
        <w:t xml:space="preserve"> </w:t>
      </w:r>
      <w:r w:rsidR="00E84765">
        <w:rPr>
          <w:rFonts w:eastAsiaTheme="minorEastAsia" w:cstheme="minorHAnsi"/>
          <w:sz w:val="24"/>
          <w:szCs w:val="24"/>
        </w:rPr>
        <w:t>S</w:t>
      </w:r>
      <w:r w:rsidR="00397708">
        <w:rPr>
          <w:rFonts w:eastAsiaTheme="minorEastAsia" w:cstheme="minorHAnsi"/>
          <w:sz w:val="24"/>
          <w:szCs w:val="24"/>
        </w:rPr>
        <w:t xml:space="preserve">econd whether these wage increases </w:t>
      </w:r>
      <w:r w:rsidR="00D9709B">
        <w:rPr>
          <w:rFonts w:eastAsiaTheme="minorEastAsia" w:cstheme="minorHAnsi"/>
          <w:sz w:val="24"/>
          <w:szCs w:val="24"/>
        </w:rPr>
        <w:t>affect</w:t>
      </w:r>
      <w:r w:rsidR="00397708">
        <w:rPr>
          <w:rFonts w:eastAsiaTheme="minorEastAsia" w:cstheme="minorHAnsi"/>
          <w:sz w:val="24"/>
          <w:szCs w:val="24"/>
        </w:rPr>
        <w:t xml:space="preserve"> the Danish economy positively or negatively depending on the demand regime of Denmark. In the next section we conclude our findings. </w:t>
      </w:r>
      <w:commentRangeEnd w:id="82"/>
      <w:r w:rsidR="00D5311F">
        <w:rPr>
          <w:rStyle w:val="Kommentarhenvisning"/>
        </w:rPr>
        <w:commentReference w:id="82"/>
      </w:r>
    </w:p>
    <w:p w14:paraId="708C8C30" w14:textId="1BD1C7B4" w:rsidR="00A639B3" w:rsidRDefault="00A639B3" w:rsidP="00D67ABC">
      <w:pPr>
        <w:spacing w:line="360" w:lineRule="auto"/>
        <w:rPr>
          <w:rFonts w:eastAsiaTheme="minorEastAsia"/>
        </w:rPr>
      </w:pPr>
    </w:p>
    <w:p w14:paraId="59E717EF" w14:textId="77777777" w:rsidR="00E84765" w:rsidRDefault="00E84765" w:rsidP="00D67ABC">
      <w:pPr>
        <w:spacing w:line="360" w:lineRule="auto"/>
        <w:rPr>
          <w:rFonts w:eastAsiaTheme="minorEastAsia"/>
        </w:rPr>
      </w:pPr>
    </w:p>
    <w:p w14:paraId="06A25959" w14:textId="0074B972" w:rsidR="004C5315" w:rsidRDefault="006409C0" w:rsidP="004C5315">
      <w:pPr>
        <w:pStyle w:val="Overskrift1"/>
        <w:rPr>
          <w:rFonts w:eastAsiaTheme="minorEastAsia"/>
        </w:rPr>
      </w:pPr>
      <w:r>
        <w:rPr>
          <w:rFonts w:eastAsiaTheme="minorEastAsia"/>
        </w:rPr>
        <w:lastRenderedPageBreak/>
        <w:t xml:space="preserve">Section 6: </w:t>
      </w:r>
      <w:r w:rsidR="004C5315">
        <w:rPr>
          <w:rFonts w:eastAsiaTheme="minorEastAsia"/>
        </w:rPr>
        <w:t>Conclusion</w:t>
      </w:r>
    </w:p>
    <w:p w14:paraId="2DB3AE8C" w14:textId="552E7A4A" w:rsidR="004C5315" w:rsidRDefault="004C5315" w:rsidP="004C5315"/>
    <w:p w14:paraId="6D3F7160" w14:textId="76A3C9B8" w:rsidR="00665784" w:rsidRPr="007B17B8" w:rsidRDefault="0020720A" w:rsidP="00780999">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rate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 xml:space="preserve">to analyze the Danish income insurance program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sparse</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D5311F">
        <w:rPr>
          <w:sz w:val="24"/>
          <w:szCs w:val="24"/>
        </w:rPr>
        <w:t xml:space="preserve">still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D5311F">
        <w:rPr>
          <w:sz w:val="24"/>
          <w:szCs w:val="24"/>
        </w:rPr>
        <w:t>after presenting</w:t>
      </w:r>
      <w:r w:rsidR="000F2529" w:rsidRPr="007B17B8">
        <w:rPr>
          <w:sz w:val="24"/>
          <w:szCs w:val="24"/>
        </w:rPr>
        <w:t xml:space="preserve"> the literature towards possible</w:t>
      </w:r>
      <w:r w:rsidR="000F139B" w:rsidRPr="007B17B8">
        <w:rPr>
          <w:sz w:val="24"/>
          <w:szCs w:val="24"/>
        </w:rPr>
        <w:t xml:space="preserve"> macro effects </w:t>
      </w:r>
      <w:r w:rsidR="000F2529" w:rsidRPr="007B17B8">
        <w:rPr>
          <w:sz w:val="24"/>
          <w:szCs w:val="24"/>
        </w:rPr>
        <w:t>of changes to the level of income insurance</w:t>
      </w:r>
      <w:r w:rsidR="000F139B" w:rsidRPr="007B17B8">
        <w:rPr>
          <w:sz w:val="24"/>
          <w:szCs w:val="24"/>
        </w:rPr>
        <w:t xml:space="preserve">, </w:t>
      </w:r>
      <w:r w:rsidR="00D5311F">
        <w:rPr>
          <w:sz w:val="24"/>
          <w:szCs w:val="24"/>
        </w:rPr>
        <w:t>including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62727A">
        <w:rPr>
          <w:sz w:val="24"/>
          <w:szCs w:val="24"/>
        </w:rPr>
        <w:t>w</w:t>
      </w:r>
      <w:r w:rsidR="000F2529" w:rsidRPr="007B17B8">
        <w:rPr>
          <w:sz w:val="24"/>
          <w:szCs w:val="24"/>
        </w:rPr>
        <w:t xml:space="preserve">e include these effects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First, updating</w:t>
      </w:r>
      <w:r w:rsidR="000F2529" w:rsidRPr="007B17B8">
        <w:rPr>
          <w:sz w:val="24"/>
          <w:szCs w:val="24"/>
        </w:rPr>
        <w:t xml:space="preserve"> the labor market equations to incorporate the Danish income insurance program</w:t>
      </w:r>
      <w:r w:rsidR="00F226C4">
        <w:rPr>
          <w:sz w:val="24"/>
          <w:szCs w:val="24"/>
        </w:rPr>
        <w:t>,</w:t>
      </w:r>
      <w:r w:rsidR="0062727A">
        <w:rPr>
          <w:sz w:val="24"/>
          <w:szCs w:val="24"/>
        </w:rPr>
        <w:t xml:space="preserve"> making it possible to</w:t>
      </w:r>
      <w:r w:rsidR="00F226C4">
        <w:rPr>
          <w:sz w:val="24"/>
          <w:szCs w:val="24"/>
        </w:rPr>
        <w:t xml:space="preserve"> introduce</w:t>
      </w:r>
      <w:r w:rsidR="000F2529" w:rsidRPr="007B17B8">
        <w:rPr>
          <w:sz w:val="24"/>
          <w:szCs w:val="24"/>
        </w:rPr>
        <w:t xml:space="preserve"> scenario 1-5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 the </w:t>
      </w:r>
      <w:r w:rsidR="00F226C4">
        <w:rPr>
          <w:sz w:val="24"/>
          <w:szCs w:val="24"/>
        </w:rPr>
        <w:t xml:space="preserve">macro effects </w:t>
      </w:r>
      <w:r w:rsidR="000F2529" w:rsidRPr="007B17B8">
        <w:rPr>
          <w:sz w:val="24"/>
          <w:szCs w:val="24"/>
        </w:rPr>
        <w:t xml:space="preserve">when removing the suppressing of the rate regulation percent introduced in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independent of the other channels</w:t>
      </w:r>
      <w:r w:rsidR="00560ED3" w:rsidRPr="007B17B8">
        <w:rPr>
          <w:sz w:val="24"/>
          <w:szCs w:val="24"/>
        </w:rPr>
        <w:t>. In scenario 6 we include the macro effects from scenario 1-4 together, thereby allowing the different channels to interact</w:t>
      </w:r>
      <w:r w:rsidR="00A624F1">
        <w:rPr>
          <w:sz w:val="24"/>
          <w:szCs w:val="24"/>
        </w:rPr>
        <w:t xml:space="preserve">, </w:t>
      </w:r>
      <w:r w:rsidR="00F23B92">
        <w:rPr>
          <w:sz w:val="24"/>
          <w:szCs w:val="24"/>
        </w:rPr>
        <w:t xml:space="preserve">we estimate </w:t>
      </w:r>
      <w:r w:rsidR="00F23B92">
        <w:rPr>
          <w:sz w:val="24"/>
          <w:szCs w:val="24"/>
        </w:rPr>
        <w:t>these four channels to</w:t>
      </w:r>
      <w:r w:rsidR="00F23B92" w:rsidRPr="007B17B8">
        <w:rPr>
          <w:sz w:val="24"/>
          <w:szCs w:val="24"/>
        </w:rPr>
        <w:t xml:space="preserve"> increase unemployment by </w:t>
      </w:r>
      <w:r w:rsidR="00F23B92" w:rsidRPr="007B17B8">
        <w:rPr>
          <w:sz w:val="24"/>
          <w:szCs w:val="24"/>
        </w:rPr>
        <w:lastRenderedPageBreak/>
        <w:t>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 We find the micro elasticity to be in the range of 0.33-0.66 depending on the effect o</w:t>
      </w:r>
      <w:r w:rsidR="00F23B92">
        <w:rPr>
          <w:sz w:val="24"/>
          <w:szCs w:val="24"/>
        </w:rPr>
        <w:t>n</w:t>
      </w:r>
      <w:r w:rsidR="00FD35A3" w:rsidRPr="007B17B8">
        <w:rPr>
          <w:sz w:val="24"/>
          <w:szCs w:val="24"/>
        </w:rPr>
        <w:t xml:space="preserve"> the approach rate,</w:t>
      </w:r>
      <w:r w:rsidR="00F23B92">
        <w:rPr>
          <w:sz w:val="24"/>
          <w:szCs w:val="24"/>
        </w:rPr>
        <w:t xml:space="preserve"> with the lower bound using the argumentation form (Jensen…) that there is no effect on the approach rate, and the upper bound using the estimates found by the income insurance commission. T</w:t>
      </w:r>
      <w:r w:rsidR="00FD35A3" w:rsidRPr="007B17B8">
        <w:rPr>
          <w:sz w:val="24"/>
          <w:szCs w:val="24"/>
        </w:rPr>
        <w:t>he elasticity of the macroeconomic effects</w:t>
      </w:r>
      <w:r w:rsidR="00F23B92">
        <w:rPr>
          <w:sz w:val="24"/>
          <w:szCs w:val="24"/>
        </w:rPr>
        <w:t xml:space="preserve"> is found</w:t>
      </w:r>
      <w:r w:rsidR="00FD35A3" w:rsidRPr="007B17B8">
        <w:rPr>
          <w:sz w:val="24"/>
          <w:szCs w:val="24"/>
        </w:rPr>
        <w:t xml:space="preserve"> to be in the range of </w:t>
      </w:r>
      <w:commentRangeStart w:id="83"/>
      <w:commentRangeStart w:id="84"/>
      <w:r w:rsidR="00FD35A3" w:rsidRPr="007B17B8">
        <w:rPr>
          <w:sz w:val="24"/>
          <w:szCs w:val="24"/>
        </w:rPr>
        <w:t>0.35-0.</w:t>
      </w:r>
      <w:commentRangeEnd w:id="83"/>
      <w:r w:rsidR="00FD35A3" w:rsidRPr="007B17B8">
        <w:rPr>
          <w:sz w:val="24"/>
          <w:szCs w:val="24"/>
        </w:rPr>
        <w:t>4</w:t>
      </w:r>
      <w:r w:rsidR="00FD35A3" w:rsidRPr="007B17B8">
        <w:rPr>
          <w:rStyle w:val="Kommentarhenvisning"/>
          <w:sz w:val="24"/>
          <w:szCs w:val="24"/>
        </w:rPr>
        <w:commentReference w:id="83"/>
      </w:r>
      <w:commentRangeEnd w:id="84"/>
      <w:r w:rsidR="00FD35A3" w:rsidRPr="007B17B8">
        <w:rPr>
          <w:rStyle w:val="Kommentarhenvisning"/>
          <w:sz w:val="24"/>
          <w:szCs w:val="24"/>
        </w:rPr>
        <w:commentReference w:id="84"/>
      </w:r>
      <w:r w:rsidR="00F23B92">
        <w:rPr>
          <w:sz w:val="24"/>
          <w:szCs w:val="24"/>
        </w:rPr>
        <w:t>, with the wage-channel being the driving factor</w:t>
      </w:r>
      <w:r w:rsidR="00FD35A3" w:rsidRPr="007B17B8">
        <w:rPr>
          <w:sz w:val="24"/>
          <w:szCs w:val="24"/>
        </w:rPr>
        <w:t xml:space="preserve">. </w:t>
      </w:r>
      <w:r w:rsidR="007B4B48" w:rsidRPr="007B17B8">
        <w:rPr>
          <w:sz w:val="24"/>
          <w:szCs w:val="24"/>
        </w:rPr>
        <w:t xml:space="preserve">Applying these results in the framework of the baily-Chetty function we look at 3 </w:t>
      </w:r>
      <w:r w:rsidR="00F23B92">
        <w:rPr>
          <w:sz w:val="24"/>
          <w:szCs w:val="24"/>
        </w:rPr>
        <w:t xml:space="preserve">different </w:t>
      </w:r>
      <w:r w:rsidR="007B4B48" w:rsidRPr="007B17B8">
        <w:rPr>
          <w:sz w:val="24"/>
          <w:szCs w:val="24"/>
        </w:rPr>
        <w:t>cases,</w:t>
      </w:r>
      <w:r w:rsidR="00F23B92">
        <w:rPr>
          <w:sz w:val="24"/>
          <w:szCs w:val="24"/>
        </w:rPr>
        <w:t xml:space="preserve"> with case 1 and 2 using the estimates argued by respectively the income insurance companies </w:t>
      </w:r>
      <w:r w:rsidR="00CA13D5">
        <w:rPr>
          <w:sz w:val="24"/>
          <w:szCs w:val="24"/>
        </w:rPr>
        <w:t>and the income insurance commission, and</w:t>
      </w:r>
      <w:r w:rsidR="007B4B48" w:rsidRPr="007B17B8">
        <w:rPr>
          <w:sz w:val="24"/>
          <w:szCs w:val="24"/>
        </w:rPr>
        <w:t xml:space="preserve"> case 3 </w:t>
      </w:r>
      <w:r w:rsidR="00CA13D5">
        <w:rPr>
          <w:sz w:val="24"/>
          <w:szCs w:val="24"/>
        </w:rPr>
        <w:t>which we find to be</w:t>
      </w:r>
      <w:r w:rsidR="007B4B48" w:rsidRPr="007B17B8">
        <w:rPr>
          <w:sz w:val="24"/>
          <w:szCs w:val="24"/>
        </w:rPr>
        <w:t xml:space="preserve"> the most realistic using the argumentation from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7B4B48" w:rsidRPr="007B17B8">
        <w:rPr>
          <w:sz w:val="24"/>
          <w:szCs w:val="24"/>
        </w:rPr>
        <w:t>in lowering the effect of the approach rate</w:t>
      </w:r>
      <w:r w:rsidR="00CA13D5">
        <w:rPr>
          <w:sz w:val="24"/>
          <w:szCs w:val="24"/>
        </w:rPr>
        <w:t xml:space="preserve"> to what is empirically found by newer literature</w:t>
      </w:r>
      <w:r w:rsidR="007B4B48" w:rsidRPr="007B17B8">
        <w:rPr>
          <w:sz w:val="24"/>
          <w:szCs w:val="24"/>
        </w:rPr>
        <w:t xml:space="preserve">, together with adding in the macroeconomic effects found in this paper, resulting in a total macro elasticity of 0.91. </w:t>
      </w:r>
      <w:r w:rsidR="000772FC">
        <w:rPr>
          <w:sz w:val="24"/>
          <w:szCs w:val="24"/>
        </w:rPr>
        <w:t>Using the Baily-Chetty function we find</w:t>
      </w:r>
      <w:r w:rsidR="007B4B48" w:rsidRPr="007B17B8">
        <w:rPr>
          <w:sz w:val="24"/>
          <w:szCs w:val="24"/>
        </w:rPr>
        <w:t xml:space="preserve"> that the decision to suppress the rate regulation percent increase</w:t>
      </w:r>
      <w:r w:rsidR="000772FC">
        <w:rPr>
          <w:sz w:val="24"/>
          <w:szCs w:val="24"/>
        </w:rPr>
        <w:t>s</w:t>
      </w:r>
      <w:r w:rsidR="007B4B48" w:rsidRPr="007B17B8">
        <w:rPr>
          <w:sz w:val="24"/>
          <w:szCs w:val="24"/>
        </w:rPr>
        <w:t xml:space="preserve"> economic welfare</w:t>
      </w:r>
      <w:r w:rsidR="00CA13D5">
        <w:rPr>
          <w:sz w:val="24"/>
          <w:szCs w:val="24"/>
        </w:rPr>
        <w:t xml:space="preserve"> for case 2 and 3, but </w:t>
      </w:r>
      <w:r w:rsidR="00665784" w:rsidRPr="007B17B8">
        <w:rPr>
          <w:sz w:val="24"/>
          <w:szCs w:val="24"/>
        </w:rPr>
        <w:t>that th</w:t>
      </w:r>
      <w:r w:rsidR="00CA13D5">
        <w:rPr>
          <w:sz w:val="24"/>
          <w:szCs w:val="24"/>
        </w:rPr>
        <w:t>e</w:t>
      </w:r>
      <w:r w:rsidR="00665784" w:rsidRPr="007B17B8">
        <w:rPr>
          <w:sz w:val="24"/>
          <w:szCs w:val="24"/>
        </w:rPr>
        <w:t xml:space="preserve"> result</w:t>
      </w:r>
      <w:r w:rsidR="00CA13D5">
        <w:rPr>
          <w:sz w:val="24"/>
          <w:szCs w:val="24"/>
        </w:rPr>
        <w:t>s for case 3</w:t>
      </w:r>
      <w:r w:rsidR="00665784" w:rsidRPr="007B17B8">
        <w:rPr>
          <w:sz w:val="24"/>
          <w:szCs w:val="24"/>
        </w:rPr>
        <w:t xml:space="preserve"> heavily </w:t>
      </w:r>
      <w:r w:rsidR="007B4B48" w:rsidRPr="007B17B8">
        <w:rPr>
          <w:sz w:val="24"/>
          <w:szCs w:val="24"/>
        </w:rPr>
        <w:t>relies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772FC">
        <w:rPr>
          <w:sz w:val="24"/>
          <w:szCs w:val="24"/>
        </w:rPr>
        <w:t>E</w:t>
      </w:r>
      <w:r w:rsidR="00830830" w:rsidRPr="007B17B8">
        <w:rPr>
          <w:sz w:val="24"/>
          <w:szCs w:val="24"/>
        </w:rPr>
        <w:t>ven though the literature is split in determining the Danish demand -regime, we find this result to be</w:t>
      </w:r>
      <w:r w:rsidR="000772FC">
        <w:rPr>
          <w:sz w:val="24"/>
          <w:szCs w:val="24"/>
        </w:rPr>
        <w:t xml:space="preserve"> very</w:t>
      </w:r>
      <w:r w:rsidR="00830830" w:rsidRPr="007B17B8">
        <w:rPr>
          <w:sz w:val="24"/>
          <w:szCs w:val="24"/>
        </w:rPr>
        <w:t xml:space="preserve"> robust in our model. </w:t>
      </w:r>
      <w:r w:rsidR="00665784" w:rsidRPr="007B17B8">
        <w:rPr>
          <w:sz w:val="24"/>
          <w:szCs w:val="24"/>
        </w:rPr>
        <w:t xml:space="preserve"> </w:t>
      </w:r>
      <w:r w:rsidR="00830830" w:rsidRPr="007B17B8">
        <w:rPr>
          <w:sz w:val="24"/>
          <w:szCs w:val="24"/>
        </w:rPr>
        <w:t xml:space="preserve">Second, we assume the worker unions in Denmark to be capable of affecting the wages when the gap between the level of income insurance and wages is getting small. </w:t>
      </w:r>
      <w:r w:rsidR="00FD35A3" w:rsidRPr="007B17B8">
        <w:rPr>
          <w:sz w:val="24"/>
          <w:szCs w:val="24"/>
        </w:rPr>
        <w:t xml:space="preserve">To fulfill the second assumption, we rely on the empirical results found by </w:t>
      </w:r>
      <w:r w:rsidR="00E04480">
        <w:rPr>
          <w:sz w:val="24"/>
          <w:szCs w:val="24"/>
        </w:rPr>
        <w:fldChar w:fldCharType="begin" w:fldLock="1"/>
      </w:r>
      <w:r w:rsidR="00E04480">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FD35A3" w:rsidRPr="007B17B8">
        <w:rPr>
          <w:sz w:val="24"/>
          <w:szCs w:val="24"/>
        </w:rPr>
        <w:t xml:space="preserve">if </w:t>
      </w:r>
      <w:r w:rsidR="00A3492F">
        <w:rPr>
          <w:sz w:val="24"/>
          <w:szCs w:val="24"/>
        </w:rPr>
        <w:t xml:space="preserve">we </w:t>
      </w:r>
      <w:r w:rsidR="00FD35A3" w:rsidRPr="007B17B8">
        <w:rPr>
          <w:sz w:val="24"/>
          <w:szCs w:val="24"/>
        </w:rPr>
        <w:t>relax this assumption</w:t>
      </w:r>
      <w:r w:rsidR="00A3492F">
        <w:rPr>
          <w:sz w:val="24"/>
          <w:szCs w:val="24"/>
        </w:rPr>
        <w:t xml:space="preserve"> and use our own empirical results finding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FD35A3" w:rsidRPr="007B17B8">
        <w:rPr>
          <w:sz w:val="24"/>
          <w:szCs w:val="24"/>
        </w:rPr>
        <w:t>,</w:t>
      </w:r>
      <w:r w:rsidR="00091DEB">
        <w:rPr>
          <w:sz w:val="24"/>
          <w:szCs w:val="24"/>
        </w:rPr>
        <w:t xml:space="preserve"> doing this</w:t>
      </w:r>
      <w:r w:rsidR="00FD35A3" w:rsidRPr="007B17B8">
        <w:rPr>
          <w:sz w:val="24"/>
          <w:szCs w:val="24"/>
        </w:rPr>
        <w:t xml:space="preserve"> we find</w:t>
      </w:r>
      <w:r w:rsidR="007B4B48" w:rsidRPr="007B17B8">
        <w:rPr>
          <w:sz w:val="24"/>
          <w:szCs w:val="24"/>
        </w:rPr>
        <w:t xml:space="preserve"> a macro elasticity of 0.47, thereby resulting in the</w:t>
      </w:r>
      <w:r w:rsidR="00FD35A3" w:rsidRPr="007B17B8">
        <w:rPr>
          <w:sz w:val="24"/>
          <w:szCs w:val="24"/>
        </w:rPr>
        <w:t xml:space="preserve"> opposite conclusion for case 3, leaving the political decision to suppress the rate regulation percentage to lower the economic welfare. </w:t>
      </w:r>
    </w:p>
    <w:p w14:paraId="79020409" w14:textId="7D0A9932" w:rsidR="00125EBD" w:rsidRDefault="00125EBD" w:rsidP="004C5315"/>
    <w:p w14:paraId="1AA4201B" w14:textId="257078E9" w:rsidR="007B17B8" w:rsidRDefault="007B17B8" w:rsidP="004C5315"/>
    <w:p w14:paraId="7BC4B61B" w14:textId="448B2417" w:rsidR="00E04480" w:rsidRDefault="00E04480" w:rsidP="004C5315"/>
    <w:p w14:paraId="28F470FB" w14:textId="449F12DE" w:rsidR="00E04480" w:rsidRDefault="00E04480" w:rsidP="004C5315"/>
    <w:p w14:paraId="25A3A5A4" w14:textId="77777777" w:rsidR="00E04480" w:rsidRPr="00665784" w:rsidRDefault="00E04480" w:rsidP="004C5315"/>
    <w:p w14:paraId="55D55952" w14:textId="6F32386E" w:rsidR="004C5315" w:rsidRPr="00665784" w:rsidRDefault="004C5315" w:rsidP="004C5315">
      <w:pPr>
        <w:rPr>
          <w:ins w:id="85" w:author="Simon Thomsen" w:date="2022-11-09T11:41:00Z"/>
        </w:rPr>
      </w:pPr>
    </w:p>
    <w:p w14:paraId="74ABB717" w14:textId="7589233E" w:rsidR="00CD17D9" w:rsidRPr="00B33E3B" w:rsidRDefault="00CD17D9" w:rsidP="00CD17D9">
      <w:pPr>
        <w:pStyle w:val="Overskrift1"/>
        <w:rPr>
          <w:ins w:id="86" w:author="Simon Thomsen" w:date="2022-11-09T11:42:00Z"/>
          <w:lang w:val="da-DK"/>
        </w:rPr>
      </w:pPr>
      <w:ins w:id="87" w:author="Simon Thomsen" w:date="2022-11-09T11:42:00Z">
        <w:r w:rsidRPr="00B33E3B">
          <w:rPr>
            <w:lang w:val="da-DK"/>
          </w:rPr>
          <w:t xml:space="preserve">Reference list </w:t>
        </w:r>
      </w:ins>
    </w:p>
    <w:p w14:paraId="2919FEF5" w14:textId="7D0416A6" w:rsidR="00CD17D9" w:rsidRPr="00B33E3B" w:rsidRDefault="00CD17D9" w:rsidP="00CD17D9">
      <w:pPr>
        <w:rPr>
          <w:ins w:id="88" w:author="Simon Thomsen" w:date="2022-11-09T11:42:00Z"/>
          <w:lang w:val="da-DK"/>
        </w:rPr>
      </w:pPr>
    </w:p>
    <w:p w14:paraId="35D1BA2B" w14:textId="7471D840" w:rsidR="00E04480" w:rsidRPr="00E04480" w:rsidRDefault="00333B3D" w:rsidP="00E04480">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E04480" w:rsidRPr="00727980">
        <w:rPr>
          <w:rFonts w:ascii="Calibri" w:hAnsi="Calibri" w:cs="Calibri"/>
          <w:noProof/>
          <w:szCs w:val="24"/>
          <w:lang w:val="da-DK"/>
        </w:rPr>
        <w:t xml:space="preserve">Aastrup, M. (2018). </w:t>
      </w:r>
      <w:r w:rsidR="00E04480" w:rsidRPr="00727980">
        <w:rPr>
          <w:rFonts w:ascii="Calibri" w:hAnsi="Calibri" w:cs="Calibri"/>
          <w:i/>
          <w:iCs/>
          <w:noProof/>
          <w:szCs w:val="24"/>
          <w:lang w:val="da-DK"/>
        </w:rPr>
        <w:t>30 Års dagpengeforringelser</w:t>
      </w:r>
      <w:r w:rsidR="00E04480" w:rsidRPr="00727980">
        <w:rPr>
          <w:rFonts w:ascii="Calibri" w:hAnsi="Calibri" w:cs="Calibri"/>
          <w:noProof/>
          <w:szCs w:val="24"/>
          <w:lang w:val="da-DK"/>
        </w:rPr>
        <w:t xml:space="preserve">. </w:t>
      </w:r>
      <w:r w:rsidR="00E04480" w:rsidRPr="00E04480">
        <w:rPr>
          <w:rFonts w:ascii="Calibri" w:hAnsi="Calibri" w:cs="Calibri"/>
          <w:i/>
          <w:iCs/>
          <w:noProof/>
          <w:szCs w:val="24"/>
        </w:rPr>
        <w:t>September 2018</w:t>
      </w:r>
      <w:r w:rsidR="00E04480" w:rsidRPr="00E04480">
        <w:rPr>
          <w:rFonts w:ascii="Calibri" w:hAnsi="Calibri" w:cs="Calibri"/>
          <w:noProof/>
          <w:szCs w:val="24"/>
        </w:rPr>
        <w:t>.</w:t>
      </w:r>
    </w:p>
    <w:p w14:paraId="49DFE57A"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Andersen, T. M., &amp; Svarer, M. (2006). Flexicurity: The Danish Labour-Market Model. </w:t>
      </w:r>
      <w:r w:rsidRPr="00727980">
        <w:rPr>
          <w:rFonts w:ascii="Calibri" w:hAnsi="Calibri" w:cs="Calibri"/>
          <w:i/>
          <w:iCs/>
          <w:noProof/>
          <w:szCs w:val="24"/>
          <w:lang w:val="da-DK"/>
        </w:rPr>
        <w:t>Ekonomisk Debatt</w:t>
      </w:r>
      <w:r w:rsidRPr="00727980">
        <w:rPr>
          <w:rFonts w:ascii="Calibri" w:hAnsi="Calibri" w:cs="Calibri"/>
          <w:noProof/>
          <w:szCs w:val="24"/>
          <w:lang w:val="da-DK"/>
        </w:rPr>
        <w:t xml:space="preserve">, </w:t>
      </w:r>
      <w:r w:rsidRPr="00727980">
        <w:rPr>
          <w:rFonts w:ascii="Calibri" w:hAnsi="Calibri" w:cs="Calibri"/>
          <w:i/>
          <w:iCs/>
          <w:noProof/>
          <w:szCs w:val="24"/>
          <w:lang w:val="da-DK"/>
        </w:rPr>
        <w:t>1</w:t>
      </w:r>
      <w:r w:rsidRPr="00727980">
        <w:rPr>
          <w:rFonts w:ascii="Calibri" w:hAnsi="Calibri" w:cs="Calibri"/>
          <w:noProof/>
          <w:szCs w:val="24"/>
          <w:lang w:val="da-DK"/>
        </w:rPr>
        <w:t>(April), 17–29.</w:t>
      </w:r>
    </w:p>
    <w:p w14:paraId="2D735BB4"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Andersen, T. M., Svarer, M., &amp; Vejlin, R. M. (2015). Litteraturreview af effekter af indretning af arbejdsunderstøttelsen. </w:t>
      </w:r>
      <w:r w:rsidRPr="00E04480">
        <w:rPr>
          <w:rFonts w:ascii="Calibri" w:hAnsi="Calibri" w:cs="Calibri"/>
          <w:i/>
          <w:iCs/>
          <w:noProof/>
          <w:szCs w:val="24"/>
        </w:rPr>
        <w:t>Beskæftigelsesministeriet</w:t>
      </w:r>
      <w:r w:rsidRPr="00E04480">
        <w:rPr>
          <w:rFonts w:ascii="Calibri" w:hAnsi="Calibri" w:cs="Calibri"/>
          <w:noProof/>
          <w:szCs w:val="24"/>
        </w:rPr>
        <w:t>, 1–99.</w:t>
      </w:r>
    </w:p>
    <w:p w14:paraId="3D91CED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Bengtsson, E., &amp; Stockhammer, E. (2018). Wages, Income Distribution and Economic Growth: Long-Run Perspectives in Scandinavia, 1900–2010. </w:t>
      </w:r>
      <w:r w:rsidRPr="00E04480">
        <w:rPr>
          <w:rFonts w:ascii="Calibri" w:hAnsi="Calibri" w:cs="Calibri"/>
          <w:i/>
          <w:iCs/>
          <w:noProof/>
          <w:szCs w:val="24"/>
        </w:rPr>
        <w:t>Review of Political Economy</w:t>
      </w:r>
      <w:r w:rsidRPr="00E04480">
        <w:rPr>
          <w:rFonts w:ascii="Calibri" w:hAnsi="Calibri" w:cs="Calibri"/>
          <w:noProof/>
          <w:szCs w:val="24"/>
        </w:rPr>
        <w:t xml:space="preserve">, </w:t>
      </w:r>
      <w:r w:rsidRPr="00E04480">
        <w:rPr>
          <w:rFonts w:ascii="Calibri" w:hAnsi="Calibri" w:cs="Calibri"/>
          <w:i/>
          <w:iCs/>
          <w:noProof/>
          <w:szCs w:val="24"/>
        </w:rPr>
        <w:t>33</w:t>
      </w:r>
      <w:r w:rsidRPr="00E04480">
        <w:rPr>
          <w:rFonts w:ascii="Calibri" w:hAnsi="Calibri" w:cs="Calibri"/>
          <w:noProof/>
          <w:szCs w:val="24"/>
        </w:rPr>
        <w:t>(4), 725–745. https://doi.org/10.1080/09538259.2020.1860307</w:t>
      </w:r>
    </w:p>
    <w:p w14:paraId="1DB8449A"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Boone, C., Dube, A., Goodman, L., &amp; Kaplan, E. (2021). Unemployment Insurance Generosity and Aggregate Employment. </w:t>
      </w:r>
      <w:r w:rsidRPr="00E04480">
        <w:rPr>
          <w:rFonts w:ascii="Calibri" w:hAnsi="Calibri" w:cs="Calibri"/>
          <w:i/>
          <w:iCs/>
          <w:noProof/>
          <w:szCs w:val="24"/>
        </w:rPr>
        <w:t>American Economic Journal: Economic Policy</w:t>
      </w:r>
      <w:r w:rsidRPr="00E04480">
        <w:rPr>
          <w:rFonts w:ascii="Calibri" w:hAnsi="Calibri" w:cs="Calibri"/>
          <w:noProof/>
          <w:szCs w:val="24"/>
        </w:rPr>
        <w:t xml:space="preserve">, </w:t>
      </w:r>
      <w:r w:rsidRPr="00E04480">
        <w:rPr>
          <w:rFonts w:ascii="Calibri" w:hAnsi="Calibri" w:cs="Calibri"/>
          <w:i/>
          <w:iCs/>
          <w:noProof/>
          <w:szCs w:val="24"/>
        </w:rPr>
        <w:t>13</w:t>
      </w:r>
      <w:r w:rsidRPr="00E04480">
        <w:rPr>
          <w:rFonts w:ascii="Calibri" w:hAnsi="Calibri" w:cs="Calibri"/>
          <w:noProof/>
          <w:szCs w:val="24"/>
        </w:rPr>
        <w:t>(2), 58–99. https://doi.org/10.1257/pol.20160613</w:t>
      </w:r>
    </w:p>
    <w:p w14:paraId="412C9A84"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Byrialsen, M. R., &amp; Raza, H. (2018). Macroeconomic effects of unemployment benefits in small open economies: A stock–flow consistent approach. </w:t>
      </w:r>
      <w:r w:rsidRPr="00E04480">
        <w:rPr>
          <w:rFonts w:ascii="Calibri" w:hAnsi="Calibri" w:cs="Calibri"/>
          <w:i/>
          <w:iCs/>
          <w:noProof/>
          <w:szCs w:val="24"/>
        </w:rPr>
        <w:t>European Journal of Economics and Economic Policies: Intervention</w:t>
      </w:r>
      <w:r w:rsidRPr="00E04480">
        <w:rPr>
          <w:rFonts w:ascii="Calibri" w:hAnsi="Calibri" w:cs="Calibri"/>
          <w:noProof/>
          <w:szCs w:val="24"/>
        </w:rPr>
        <w:t xml:space="preserve">, </w:t>
      </w:r>
      <w:r w:rsidRPr="00E04480">
        <w:rPr>
          <w:rFonts w:ascii="Calibri" w:hAnsi="Calibri" w:cs="Calibri"/>
          <w:i/>
          <w:iCs/>
          <w:noProof/>
          <w:szCs w:val="24"/>
        </w:rPr>
        <w:t>15</w:t>
      </w:r>
      <w:r w:rsidRPr="00E04480">
        <w:rPr>
          <w:rFonts w:ascii="Calibri" w:hAnsi="Calibri" w:cs="Calibri"/>
          <w:noProof/>
          <w:szCs w:val="24"/>
        </w:rPr>
        <w:t>(3), 335–363. https://doi.org/10.4337/ejeep.2018.0032</w:t>
      </w:r>
    </w:p>
    <w:p w14:paraId="67309A3C"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Byrialsen, M. R., Raza, H., &amp; Valdecantos, S. (2022). </w:t>
      </w:r>
      <w:r w:rsidRPr="00E04480">
        <w:rPr>
          <w:rFonts w:ascii="Calibri" w:hAnsi="Calibri" w:cs="Calibri"/>
          <w:i/>
          <w:iCs/>
          <w:noProof/>
          <w:szCs w:val="24"/>
        </w:rPr>
        <w:t>QMDE : A QUARTERLY EMPIRICAL MODEL FOR THE DANISH ECONOMY : A STOCK-FLOW CONSISTENT APPROACH</w:t>
      </w:r>
      <w:r w:rsidRPr="00E04480">
        <w:rPr>
          <w:rFonts w:ascii="Calibri" w:hAnsi="Calibri" w:cs="Calibri"/>
          <w:noProof/>
          <w:szCs w:val="24"/>
        </w:rPr>
        <w:t xml:space="preserve">. </w:t>
      </w:r>
      <w:r w:rsidRPr="00E04480">
        <w:rPr>
          <w:rFonts w:ascii="Calibri" w:hAnsi="Calibri" w:cs="Calibri"/>
          <w:i/>
          <w:iCs/>
          <w:noProof/>
          <w:szCs w:val="24"/>
        </w:rPr>
        <w:t>79</w:t>
      </w:r>
      <w:r w:rsidRPr="00E04480">
        <w:rPr>
          <w:rFonts w:ascii="Calibri" w:hAnsi="Calibri" w:cs="Calibri"/>
          <w:noProof/>
          <w:szCs w:val="24"/>
        </w:rPr>
        <w:t>.</w:t>
      </w:r>
    </w:p>
    <w:p w14:paraId="4E99D94C"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Chetty, R. (2006). A general formula for the optimal level of social insurance. </w:t>
      </w:r>
      <w:r w:rsidRPr="00E04480">
        <w:rPr>
          <w:rFonts w:ascii="Calibri" w:hAnsi="Calibri" w:cs="Calibri"/>
          <w:i/>
          <w:iCs/>
          <w:noProof/>
          <w:szCs w:val="24"/>
        </w:rPr>
        <w:t>Journal of Public Economics</w:t>
      </w:r>
      <w:r w:rsidRPr="00E04480">
        <w:rPr>
          <w:rFonts w:ascii="Calibri" w:hAnsi="Calibri" w:cs="Calibri"/>
          <w:noProof/>
          <w:szCs w:val="24"/>
        </w:rPr>
        <w:t xml:space="preserve">, </w:t>
      </w:r>
      <w:r w:rsidRPr="00E04480">
        <w:rPr>
          <w:rFonts w:ascii="Calibri" w:hAnsi="Calibri" w:cs="Calibri"/>
          <w:i/>
          <w:iCs/>
          <w:noProof/>
          <w:szCs w:val="24"/>
        </w:rPr>
        <w:t>90</w:t>
      </w:r>
      <w:r w:rsidRPr="00E04480">
        <w:rPr>
          <w:rFonts w:ascii="Calibri" w:hAnsi="Calibri" w:cs="Calibri"/>
          <w:noProof/>
          <w:szCs w:val="24"/>
        </w:rPr>
        <w:t>(10–11), 1879–1901. https://doi.org/10.1016/j.jpubeco.2006.01.004</w:t>
      </w:r>
    </w:p>
    <w:p w14:paraId="7F3208DB"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Chetty, R. (2008). Moral hazard versus liquidity and optimal unemployment insurance. </w:t>
      </w:r>
      <w:r w:rsidRPr="00727980">
        <w:rPr>
          <w:rFonts w:ascii="Calibri" w:hAnsi="Calibri" w:cs="Calibri"/>
          <w:i/>
          <w:iCs/>
          <w:noProof/>
          <w:szCs w:val="24"/>
          <w:lang w:val="da-DK"/>
        </w:rPr>
        <w:t>Journal of Political Economy</w:t>
      </w:r>
      <w:r w:rsidRPr="00727980">
        <w:rPr>
          <w:rFonts w:ascii="Calibri" w:hAnsi="Calibri" w:cs="Calibri"/>
          <w:noProof/>
          <w:szCs w:val="24"/>
          <w:lang w:val="da-DK"/>
        </w:rPr>
        <w:t xml:space="preserve">, </w:t>
      </w:r>
      <w:r w:rsidRPr="00727980">
        <w:rPr>
          <w:rFonts w:ascii="Calibri" w:hAnsi="Calibri" w:cs="Calibri"/>
          <w:i/>
          <w:iCs/>
          <w:noProof/>
          <w:szCs w:val="24"/>
          <w:lang w:val="da-DK"/>
        </w:rPr>
        <w:t>116</w:t>
      </w:r>
      <w:r w:rsidRPr="00727980">
        <w:rPr>
          <w:rFonts w:ascii="Calibri" w:hAnsi="Calibri" w:cs="Calibri"/>
          <w:noProof/>
          <w:szCs w:val="24"/>
          <w:lang w:val="da-DK"/>
        </w:rPr>
        <w:t>(2), 173–234. https://doi.org/10.1086/588585</w:t>
      </w:r>
    </w:p>
    <w:p w14:paraId="3D8AA801"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727980">
        <w:rPr>
          <w:rFonts w:ascii="Calibri" w:hAnsi="Calibri" w:cs="Calibri"/>
          <w:noProof/>
          <w:szCs w:val="24"/>
          <w:lang w:val="da-DK"/>
        </w:rPr>
        <w:t xml:space="preserve">Dagpengekommissionen. (2015). </w:t>
      </w:r>
      <w:r w:rsidRPr="00727980">
        <w:rPr>
          <w:rFonts w:ascii="Calibri" w:hAnsi="Calibri" w:cs="Calibri"/>
          <w:i/>
          <w:iCs/>
          <w:noProof/>
          <w:szCs w:val="24"/>
          <w:lang w:val="da-DK"/>
        </w:rPr>
        <w:t>Kompensationsgraden i dagpengesystemet</w:t>
      </w:r>
      <w:r w:rsidRPr="00727980">
        <w:rPr>
          <w:rFonts w:ascii="Calibri" w:hAnsi="Calibri" w:cs="Calibri"/>
          <w:noProof/>
          <w:szCs w:val="24"/>
          <w:lang w:val="da-DK"/>
        </w:rPr>
        <w:t>. 41.</w:t>
      </w:r>
    </w:p>
    <w:p w14:paraId="0B5BFE51"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727980">
        <w:rPr>
          <w:rFonts w:ascii="Calibri" w:hAnsi="Calibri" w:cs="Calibri"/>
          <w:noProof/>
          <w:szCs w:val="24"/>
          <w:lang w:val="da-DK"/>
        </w:rPr>
        <w:t xml:space="preserve">Dagpengekommissionens sekretariat. (2015). Dagpengemodellen teknisk analyserapport. </w:t>
      </w:r>
      <w:r w:rsidRPr="00727980">
        <w:rPr>
          <w:rFonts w:ascii="Calibri" w:hAnsi="Calibri" w:cs="Calibri"/>
          <w:i/>
          <w:iCs/>
          <w:noProof/>
          <w:szCs w:val="24"/>
          <w:lang w:val="da-DK"/>
        </w:rPr>
        <w:t>Beskæftigelsesmi</w:t>
      </w:r>
      <w:r w:rsidRPr="00727980">
        <w:rPr>
          <w:rFonts w:ascii="Calibri" w:hAnsi="Calibri" w:cs="Calibri"/>
          <w:noProof/>
          <w:szCs w:val="24"/>
          <w:lang w:val="da-DK"/>
        </w:rPr>
        <w:t>.</w:t>
      </w:r>
    </w:p>
    <w:p w14:paraId="633815A2"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727980">
        <w:rPr>
          <w:rFonts w:ascii="Calibri" w:hAnsi="Calibri" w:cs="Calibri"/>
          <w:noProof/>
          <w:szCs w:val="24"/>
          <w:lang w:val="da-DK"/>
        </w:rPr>
        <w:t xml:space="preserve">Danmarks Statistik. (2012). ADAM - En Model Af Dansk Økonomi. In </w:t>
      </w:r>
      <w:r w:rsidRPr="00727980">
        <w:rPr>
          <w:rFonts w:ascii="Calibri" w:hAnsi="Calibri" w:cs="Calibri"/>
          <w:i/>
          <w:iCs/>
          <w:noProof/>
          <w:szCs w:val="24"/>
          <w:lang w:val="da-DK"/>
        </w:rPr>
        <w:t>Danmarks Statistik</w:t>
      </w:r>
      <w:r w:rsidRPr="00727980">
        <w:rPr>
          <w:rFonts w:ascii="Calibri" w:hAnsi="Calibri" w:cs="Calibri"/>
          <w:noProof/>
          <w:szCs w:val="24"/>
          <w:lang w:val="da-DK"/>
        </w:rPr>
        <w:t>. Danmarks Statistik. https://www.dst.dk/da/Statistik/Publikationer/VisPub?cid=17987</w:t>
      </w:r>
    </w:p>
    <w:p w14:paraId="79A2C822"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727980">
        <w:rPr>
          <w:rFonts w:ascii="Calibri" w:hAnsi="Calibri" w:cs="Calibri"/>
          <w:noProof/>
          <w:szCs w:val="24"/>
          <w:lang w:val="da-DK"/>
        </w:rPr>
        <w:t xml:space="preserve">De Økonomiske Råd. (2022). </w:t>
      </w:r>
      <w:r w:rsidRPr="00727980">
        <w:rPr>
          <w:rFonts w:ascii="Calibri" w:hAnsi="Calibri" w:cs="Calibri"/>
          <w:i/>
          <w:iCs/>
          <w:noProof/>
          <w:szCs w:val="24"/>
          <w:lang w:val="da-DK"/>
        </w:rPr>
        <w:t>RAPPORT FRA FORMANDSKABET DANSK ØKONOMI FORÅR 2022</w:t>
      </w:r>
      <w:r w:rsidRPr="00727980">
        <w:rPr>
          <w:rFonts w:ascii="Calibri" w:hAnsi="Calibri" w:cs="Calibri"/>
          <w:noProof/>
          <w:szCs w:val="24"/>
          <w:lang w:val="da-DK"/>
        </w:rPr>
        <w:t>. https://dors.dk/raad-vismaend/loven.</w:t>
      </w:r>
    </w:p>
    <w:p w14:paraId="74E4A9D9"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Dieterle, S., Bartalotti, O., &amp; Brummet, Q. (2021). </w:t>
      </w:r>
      <w:r w:rsidRPr="00E04480">
        <w:rPr>
          <w:rFonts w:ascii="Calibri" w:hAnsi="Calibri" w:cs="Calibri"/>
          <w:noProof/>
          <w:szCs w:val="24"/>
        </w:rPr>
        <w:t xml:space="preserve">Revisiting the Effects of Unemployment Insurance Extensions on Unemployment: A Measurement Error-Corrected Regression Discontinuity Approach. </w:t>
      </w:r>
      <w:r w:rsidRPr="00E04480">
        <w:rPr>
          <w:rFonts w:ascii="Calibri" w:hAnsi="Calibri" w:cs="Calibri"/>
          <w:i/>
          <w:iCs/>
          <w:noProof/>
          <w:szCs w:val="24"/>
        </w:rPr>
        <w:t>SSRN Electronic Journal</w:t>
      </w:r>
      <w:r w:rsidRPr="00E04480">
        <w:rPr>
          <w:rFonts w:ascii="Calibri" w:hAnsi="Calibri" w:cs="Calibri"/>
          <w:noProof/>
          <w:szCs w:val="24"/>
        </w:rPr>
        <w:t xml:space="preserve">, </w:t>
      </w:r>
      <w:r w:rsidRPr="00E04480">
        <w:rPr>
          <w:rFonts w:ascii="Calibri" w:hAnsi="Calibri" w:cs="Calibri"/>
          <w:i/>
          <w:iCs/>
          <w:noProof/>
          <w:szCs w:val="24"/>
        </w:rPr>
        <w:t>11496</w:t>
      </w:r>
      <w:r w:rsidRPr="00E04480">
        <w:rPr>
          <w:rFonts w:ascii="Calibri" w:hAnsi="Calibri" w:cs="Calibri"/>
          <w:noProof/>
          <w:szCs w:val="24"/>
        </w:rPr>
        <w:t>. https://doi.org/10.2139/ssrn.3177370</w:t>
      </w:r>
    </w:p>
    <w:p w14:paraId="0354E07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Dray, M., &amp; Thirlwall, A. P. (2011). The endogeneity of the natural rate of growth for a selection of Asian countries. </w:t>
      </w:r>
      <w:r w:rsidRPr="00E04480">
        <w:rPr>
          <w:rFonts w:ascii="Calibri" w:hAnsi="Calibri" w:cs="Calibri"/>
          <w:i/>
          <w:iCs/>
          <w:noProof/>
          <w:szCs w:val="24"/>
        </w:rPr>
        <w:t>Journal of Post Keynesian Economics</w:t>
      </w:r>
      <w:r w:rsidRPr="00E04480">
        <w:rPr>
          <w:rFonts w:ascii="Calibri" w:hAnsi="Calibri" w:cs="Calibri"/>
          <w:noProof/>
          <w:szCs w:val="24"/>
        </w:rPr>
        <w:t xml:space="preserve">, </w:t>
      </w:r>
      <w:r w:rsidRPr="00E04480">
        <w:rPr>
          <w:rFonts w:ascii="Calibri" w:hAnsi="Calibri" w:cs="Calibri"/>
          <w:i/>
          <w:iCs/>
          <w:noProof/>
          <w:szCs w:val="24"/>
        </w:rPr>
        <w:t>33</w:t>
      </w:r>
      <w:r w:rsidRPr="00E04480">
        <w:rPr>
          <w:rFonts w:ascii="Calibri" w:hAnsi="Calibri" w:cs="Calibri"/>
          <w:noProof/>
          <w:szCs w:val="24"/>
        </w:rPr>
        <w:t>(3), 451–468. https://doi.org/10.2753/PKE0160-3477330303</w:t>
      </w:r>
    </w:p>
    <w:p w14:paraId="6A333D91"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lastRenderedPageBreak/>
        <w:t xml:space="preserve">DREAM. </w:t>
      </w:r>
      <w:r w:rsidRPr="00727980">
        <w:rPr>
          <w:rFonts w:ascii="Calibri" w:hAnsi="Calibri" w:cs="Calibri"/>
          <w:noProof/>
          <w:szCs w:val="24"/>
          <w:lang w:val="da-DK"/>
        </w:rPr>
        <w:t xml:space="preserve">(2013). </w:t>
      </w:r>
      <w:r w:rsidRPr="00727980">
        <w:rPr>
          <w:rFonts w:ascii="Calibri" w:hAnsi="Calibri" w:cs="Calibri"/>
          <w:i/>
          <w:iCs/>
          <w:noProof/>
          <w:szCs w:val="24"/>
          <w:lang w:val="da-DK"/>
        </w:rPr>
        <w:t>Langsigtet økonomisk fremskrivning 2013</w:t>
      </w:r>
      <w:r w:rsidRPr="00727980">
        <w:rPr>
          <w:rFonts w:ascii="Calibri" w:hAnsi="Calibri" w:cs="Calibri"/>
          <w:noProof/>
          <w:szCs w:val="24"/>
          <w:lang w:val="da-DK"/>
        </w:rPr>
        <w:t xml:space="preserve">. </w:t>
      </w:r>
      <w:r w:rsidRPr="00727980">
        <w:rPr>
          <w:rFonts w:ascii="Calibri" w:hAnsi="Calibri" w:cs="Calibri"/>
          <w:i/>
          <w:iCs/>
          <w:noProof/>
          <w:szCs w:val="24"/>
          <w:lang w:val="da-DK"/>
        </w:rPr>
        <w:t>August</w:t>
      </w:r>
      <w:r w:rsidRPr="00727980">
        <w:rPr>
          <w:rFonts w:ascii="Calibri" w:hAnsi="Calibri" w:cs="Calibri"/>
          <w:noProof/>
          <w:szCs w:val="24"/>
          <w:lang w:val="da-DK"/>
        </w:rPr>
        <w:t>.</w:t>
      </w:r>
    </w:p>
    <w:p w14:paraId="4ACDE0CF"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727980">
        <w:rPr>
          <w:rFonts w:ascii="Calibri" w:hAnsi="Calibri" w:cs="Calibri"/>
          <w:noProof/>
          <w:szCs w:val="24"/>
          <w:lang w:val="da-DK"/>
        </w:rPr>
        <w:t xml:space="preserve">Fagbevægelsens Hovedorganisation. (2021). </w:t>
      </w:r>
      <w:r w:rsidRPr="00727980">
        <w:rPr>
          <w:rFonts w:ascii="Calibri" w:hAnsi="Calibri" w:cs="Calibri"/>
          <w:i/>
          <w:iCs/>
          <w:noProof/>
          <w:szCs w:val="24"/>
          <w:lang w:val="da-DK"/>
        </w:rPr>
        <w:t>Mere tryghed til lønmodtagerne</w:t>
      </w:r>
      <w:r w:rsidRPr="00727980">
        <w:rPr>
          <w:rFonts w:ascii="Calibri" w:hAnsi="Calibri" w:cs="Calibri"/>
          <w:noProof/>
          <w:szCs w:val="24"/>
          <w:lang w:val="da-DK"/>
        </w:rPr>
        <w:t>.</w:t>
      </w:r>
    </w:p>
    <w:p w14:paraId="57363CB7"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Falch, N. S. (2015). </w:t>
      </w:r>
      <w:r w:rsidRPr="00E04480">
        <w:rPr>
          <w:rFonts w:ascii="Calibri" w:hAnsi="Calibri" w:cs="Calibri"/>
          <w:i/>
          <w:iCs/>
          <w:noProof/>
          <w:szCs w:val="24"/>
        </w:rPr>
        <w:t>Three essays on unemployment insurance</w:t>
      </w:r>
      <w:r w:rsidRPr="00E04480">
        <w:rPr>
          <w:rFonts w:ascii="Calibri" w:hAnsi="Calibri" w:cs="Calibri"/>
          <w:noProof/>
          <w:szCs w:val="24"/>
        </w:rPr>
        <w:t xml:space="preserve">. </w:t>
      </w:r>
      <w:r w:rsidRPr="00E04480">
        <w:rPr>
          <w:rFonts w:ascii="Calibri" w:hAnsi="Calibri" w:cs="Calibri"/>
          <w:i/>
          <w:iCs/>
          <w:noProof/>
          <w:szCs w:val="24"/>
        </w:rPr>
        <w:t>April</w:t>
      </w:r>
      <w:r w:rsidRPr="00E04480">
        <w:rPr>
          <w:rFonts w:ascii="Calibri" w:hAnsi="Calibri" w:cs="Calibri"/>
          <w:noProof/>
          <w:szCs w:val="24"/>
        </w:rPr>
        <w:t>.</w:t>
      </w:r>
    </w:p>
    <w:p w14:paraId="56C41850"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Fazzari, S. M., Ferri, P., &amp; Variato, A. M. (2020). Demand-led growth and accommodating supply. </w:t>
      </w:r>
      <w:r w:rsidRPr="00E04480">
        <w:rPr>
          <w:rFonts w:ascii="Calibri" w:hAnsi="Calibri" w:cs="Calibri"/>
          <w:i/>
          <w:iCs/>
          <w:noProof/>
          <w:szCs w:val="24"/>
        </w:rPr>
        <w:t>Cambridge Journal of Economics</w:t>
      </w:r>
      <w:r w:rsidRPr="00E04480">
        <w:rPr>
          <w:rFonts w:ascii="Calibri" w:hAnsi="Calibri" w:cs="Calibri"/>
          <w:noProof/>
          <w:szCs w:val="24"/>
        </w:rPr>
        <w:t xml:space="preserve">, </w:t>
      </w:r>
      <w:r w:rsidRPr="00E04480">
        <w:rPr>
          <w:rFonts w:ascii="Calibri" w:hAnsi="Calibri" w:cs="Calibri"/>
          <w:i/>
          <w:iCs/>
          <w:noProof/>
          <w:szCs w:val="24"/>
        </w:rPr>
        <w:t>44</w:t>
      </w:r>
      <w:r w:rsidRPr="00E04480">
        <w:rPr>
          <w:rFonts w:ascii="Calibri" w:hAnsi="Calibri" w:cs="Calibri"/>
          <w:noProof/>
          <w:szCs w:val="24"/>
        </w:rPr>
        <w:t>(3), 583–605. https://doi.org/10.1093/cje/bez055</w:t>
      </w:r>
    </w:p>
    <w:p w14:paraId="3BE59B1E"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Finansministeriet. </w:t>
      </w:r>
      <w:r w:rsidRPr="00727980">
        <w:rPr>
          <w:rFonts w:ascii="Calibri" w:hAnsi="Calibri" w:cs="Calibri"/>
          <w:noProof/>
          <w:szCs w:val="24"/>
          <w:lang w:val="da-DK"/>
        </w:rPr>
        <w:t xml:space="preserve">(2017). </w:t>
      </w:r>
      <w:r w:rsidRPr="00727980">
        <w:rPr>
          <w:rFonts w:ascii="Calibri" w:hAnsi="Calibri" w:cs="Calibri"/>
          <w:i/>
          <w:iCs/>
          <w:noProof/>
          <w:szCs w:val="24"/>
          <w:lang w:val="da-DK"/>
        </w:rPr>
        <w:t>Det danske pensionssystem nu og i fremtiden</w:t>
      </w:r>
      <w:r w:rsidRPr="00727980">
        <w:rPr>
          <w:rFonts w:ascii="Calibri" w:hAnsi="Calibri" w:cs="Calibri"/>
          <w:noProof/>
          <w:szCs w:val="24"/>
          <w:lang w:val="da-DK"/>
        </w:rPr>
        <w:t>.</w:t>
      </w:r>
    </w:p>
    <w:p w14:paraId="727C9082"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Finkelstein, A., &amp; Chetty, R. (2012). </w:t>
      </w:r>
      <w:r w:rsidRPr="00E04480">
        <w:rPr>
          <w:rFonts w:ascii="Calibri" w:hAnsi="Calibri" w:cs="Calibri"/>
          <w:i/>
          <w:iCs/>
          <w:noProof/>
          <w:szCs w:val="24"/>
        </w:rPr>
        <w:t>SOCIAL INSURANCE: CONNECTING THEORY TO DATA</w:t>
      </w:r>
      <w:r w:rsidRPr="00E04480">
        <w:rPr>
          <w:rFonts w:ascii="Calibri" w:hAnsi="Calibri" w:cs="Calibri"/>
          <w:noProof/>
          <w:szCs w:val="24"/>
        </w:rPr>
        <w:t>.</w:t>
      </w:r>
    </w:p>
    <w:p w14:paraId="2FC0B76D"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Fredriksson, P., &amp; Söderström, M. (2020). The equilibrium impact of unemployment insurance on unemployment: Evidence from a non-linear policy rule. </w:t>
      </w:r>
      <w:r w:rsidRPr="00E04480">
        <w:rPr>
          <w:rFonts w:ascii="Calibri" w:hAnsi="Calibri" w:cs="Calibri"/>
          <w:i/>
          <w:iCs/>
          <w:noProof/>
          <w:szCs w:val="24"/>
        </w:rPr>
        <w:t>Journal of Public Economics</w:t>
      </w:r>
      <w:r w:rsidRPr="00E04480">
        <w:rPr>
          <w:rFonts w:ascii="Calibri" w:hAnsi="Calibri" w:cs="Calibri"/>
          <w:noProof/>
          <w:szCs w:val="24"/>
        </w:rPr>
        <w:t xml:space="preserve">, </w:t>
      </w:r>
      <w:r w:rsidRPr="00E04480">
        <w:rPr>
          <w:rFonts w:ascii="Calibri" w:hAnsi="Calibri" w:cs="Calibri"/>
          <w:i/>
          <w:iCs/>
          <w:noProof/>
          <w:szCs w:val="24"/>
        </w:rPr>
        <w:t>187</w:t>
      </w:r>
      <w:r w:rsidRPr="00E04480">
        <w:rPr>
          <w:rFonts w:ascii="Calibri" w:hAnsi="Calibri" w:cs="Calibri"/>
          <w:noProof/>
          <w:szCs w:val="24"/>
        </w:rPr>
        <w:t>, 104199. https://doi.org/10.1016/j.jpubeco.2020.104199</w:t>
      </w:r>
    </w:p>
    <w:p w14:paraId="0F498F2B"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Gutierrez, I. A. (2016). Job insecurity, unemployment insurance and on-the-job search. Evidence from older American workers. </w:t>
      </w:r>
      <w:r w:rsidRPr="00E04480">
        <w:rPr>
          <w:rFonts w:ascii="Calibri" w:hAnsi="Calibri" w:cs="Calibri"/>
          <w:i/>
          <w:iCs/>
          <w:noProof/>
          <w:szCs w:val="24"/>
        </w:rPr>
        <w:t>Labour Economics</w:t>
      </w:r>
      <w:r w:rsidRPr="00E04480">
        <w:rPr>
          <w:rFonts w:ascii="Calibri" w:hAnsi="Calibri" w:cs="Calibri"/>
          <w:noProof/>
          <w:szCs w:val="24"/>
        </w:rPr>
        <w:t xml:space="preserve">, </w:t>
      </w:r>
      <w:r w:rsidRPr="00E04480">
        <w:rPr>
          <w:rFonts w:ascii="Calibri" w:hAnsi="Calibri" w:cs="Calibri"/>
          <w:i/>
          <w:iCs/>
          <w:noProof/>
          <w:szCs w:val="24"/>
        </w:rPr>
        <w:t>41</w:t>
      </w:r>
      <w:r w:rsidRPr="00E04480">
        <w:rPr>
          <w:rFonts w:ascii="Calibri" w:hAnsi="Calibri" w:cs="Calibri"/>
          <w:noProof/>
          <w:szCs w:val="24"/>
        </w:rPr>
        <w:t>, 228–245. https://doi.org/10.1016/j.labeco.2016.05.011</w:t>
      </w:r>
    </w:p>
    <w:p w14:paraId="14060B70"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Hagedorn, M., Karahan, F., Manovskii, I., &amp; Mitman, K. (2013). </w:t>
      </w:r>
      <w:r w:rsidRPr="00E04480">
        <w:rPr>
          <w:rFonts w:ascii="Calibri" w:hAnsi="Calibri" w:cs="Calibri"/>
          <w:noProof/>
          <w:szCs w:val="24"/>
        </w:rPr>
        <w:t xml:space="preserve">Unemployment Benefits and Unemployment in the Great Recession: The Role of Macro Effects. </w:t>
      </w:r>
      <w:r w:rsidRPr="00E04480">
        <w:rPr>
          <w:rFonts w:ascii="Calibri" w:hAnsi="Calibri" w:cs="Calibri"/>
          <w:i/>
          <w:iCs/>
          <w:noProof/>
          <w:szCs w:val="24"/>
        </w:rPr>
        <w:t>SSRN Electronic Journal</w:t>
      </w:r>
      <w:r w:rsidRPr="00E04480">
        <w:rPr>
          <w:rFonts w:ascii="Calibri" w:hAnsi="Calibri" w:cs="Calibri"/>
          <w:noProof/>
          <w:szCs w:val="24"/>
        </w:rPr>
        <w:t>. https://doi.org/10.2139/ssrn.2340678</w:t>
      </w:r>
    </w:p>
    <w:p w14:paraId="46F17E9C"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Hagedorn, M., Manovskii, I., &amp; Mitman, K. (2016). Interpreting Recent Quasi-Experimental Evidence on the Effects of Unemployment Benefit Extensions. </w:t>
      </w:r>
      <w:r w:rsidRPr="00E04480">
        <w:rPr>
          <w:rFonts w:ascii="Calibri" w:hAnsi="Calibri" w:cs="Calibri"/>
          <w:i/>
          <w:iCs/>
          <w:noProof/>
          <w:szCs w:val="24"/>
        </w:rPr>
        <w:t>NBER Working Paper Series</w:t>
      </w:r>
      <w:r w:rsidRPr="00E04480">
        <w:rPr>
          <w:rFonts w:ascii="Calibri" w:hAnsi="Calibri" w:cs="Calibri"/>
          <w:noProof/>
          <w:szCs w:val="24"/>
        </w:rPr>
        <w:t>, 24. http://www.nber.org/papers/w22280</w:t>
      </w:r>
    </w:p>
    <w:p w14:paraId="399305FB"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Hopenhayn, H. A., &amp; Nicolini, J. P. (2009). Optimal unemployment insurance and employment history. </w:t>
      </w:r>
      <w:r w:rsidRPr="00E04480">
        <w:rPr>
          <w:rFonts w:ascii="Calibri" w:hAnsi="Calibri" w:cs="Calibri"/>
          <w:i/>
          <w:iCs/>
          <w:noProof/>
          <w:szCs w:val="24"/>
        </w:rPr>
        <w:t>Review of Economic Studies</w:t>
      </w:r>
      <w:r w:rsidRPr="00E04480">
        <w:rPr>
          <w:rFonts w:ascii="Calibri" w:hAnsi="Calibri" w:cs="Calibri"/>
          <w:noProof/>
          <w:szCs w:val="24"/>
        </w:rPr>
        <w:t xml:space="preserve">, </w:t>
      </w:r>
      <w:r w:rsidRPr="00E04480">
        <w:rPr>
          <w:rFonts w:ascii="Calibri" w:hAnsi="Calibri" w:cs="Calibri"/>
          <w:i/>
          <w:iCs/>
          <w:noProof/>
          <w:szCs w:val="24"/>
        </w:rPr>
        <w:t>76</w:t>
      </w:r>
      <w:r w:rsidRPr="00E04480">
        <w:rPr>
          <w:rFonts w:ascii="Calibri" w:hAnsi="Calibri" w:cs="Calibri"/>
          <w:noProof/>
          <w:szCs w:val="24"/>
        </w:rPr>
        <w:t>(3), 1049–1070. https://doi.org/10.1111/j.1467-937X.2009.00555.x</w:t>
      </w:r>
    </w:p>
    <w:p w14:paraId="585949D2"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Hopenhayn, H. A., &amp; Wang, C. (1996). Unemployment insurance with moral hazard in a dynamic economy A comment. </w:t>
      </w:r>
      <w:r w:rsidRPr="00E04480">
        <w:rPr>
          <w:rFonts w:ascii="Calibri" w:hAnsi="Calibri" w:cs="Calibri"/>
          <w:i/>
          <w:iCs/>
          <w:noProof/>
          <w:szCs w:val="24"/>
        </w:rPr>
        <w:t>Carnegie-Rochester Conference Series on Public Policy</w:t>
      </w:r>
      <w:r w:rsidRPr="00E04480">
        <w:rPr>
          <w:rFonts w:ascii="Calibri" w:hAnsi="Calibri" w:cs="Calibri"/>
          <w:noProof/>
          <w:szCs w:val="24"/>
        </w:rPr>
        <w:t xml:space="preserve">, </w:t>
      </w:r>
      <w:r w:rsidRPr="00E04480">
        <w:rPr>
          <w:rFonts w:ascii="Calibri" w:hAnsi="Calibri" w:cs="Calibri"/>
          <w:i/>
          <w:iCs/>
          <w:noProof/>
          <w:szCs w:val="24"/>
        </w:rPr>
        <w:t>44</w:t>
      </w:r>
      <w:r w:rsidRPr="00E04480">
        <w:rPr>
          <w:rFonts w:ascii="Calibri" w:hAnsi="Calibri" w:cs="Calibri"/>
          <w:noProof/>
          <w:szCs w:val="24"/>
        </w:rPr>
        <w:t>, 43–46. https://doi.org/10.1016/s0167-2231(96)90003-2</w:t>
      </w:r>
    </w:p>
    <w:p w14:paraId="7471DCBF"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Howell, D., &amp; Azizoglu, B. (2011). Unemployment Benefits and Work Incentives: The U.S. Labor Market in the Great Recession. </w:t>
      </w:r>
      <w:r w:rsidRPr="00E04480">
        <w:rPr>
          <w:rFonts w:ascii="Calibri" w:hAnsi="Calibri" w:cs="Calibri"/>
          <w:i/>
          <w:iCs/>
          <w:noProof/>
          <w:szCs w:val="24"/>
        </w:rPr>
        <w:t>Political Economy Research Institute</w:t>
      </w:r>
      <w:r w:rsidRPr="00E04480">
        <w:rPr>
          <w:rFonts w:ascii="Calibri" w:hAnsi="Calibri" w:cs="Calibri"/>
          <w:noProof/>
          <w:szCs w:val="24"/>
        </w:rPr>
        <w:t xml:space="preserve">, </w:t>
      </w:r>
      <w:r w:rsidRPr="00E04480">
        <w:rPr>
          <w:rFonts w:ascii="Calibri" w:hAnsi="Calibri" w:cs="Calibri"/>
          <w:i/>
          <w:iCs/>
          <w:noProof/>
          <w:szCs w:val="24"/>
        </w:rPr>
        <w:t>257</w:t>
      </w:r>
      <w:r w:rsidRPr="00E04480">
        <w:rPr>
          <w:rFonts w:ascii="Calibri" w:hAnsi="Calibri" w:cs="Calibri"/>
          <w:noProof/>
          <w:szCs w:val="24"/>
        </w:rPr>
        <w:t>, 151–162. https://doi.org/10.4324/9781315143842</w:t>
      </w:r>
    </w:p>
    <w:p w14:paraId="4F2E74F6"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Hummelgaard, P. (2021). </w:t>
      </w:r>
      <w:r w:rsidRPr="00E04480">
        <w:rPr>
          <w:rFonts w:ascii="Calibri" w:hAnsi="Calibri" w:cs="Calibri"/>
          <w:i/>
          <w:iCs/>
          <w:noProof/>
          <w:szCs w:val="24"/>
        </w:rPr>
        <w:t>Spørgsmål nr:270</w:t>
      </w:r>
      <w:r w:rsidRPr="00E04480">
        <w:rPr>
          <w:rFonts w:ascii="Calibri" w:hAnsi="Calibri" w:cs="Calibri"/>
          <w:noProof/>
          <w:szCs w:val="24"/>
        </w:rPr>
        <w:t xml:space="preserve">. </w:t>
      </w:r>
      <w:r w:rsidRPr="00727980">
        <w:rPr>
          <w:rFonts w:ascii="Calibri" w:hAnsi="Calibri" w:cs="Calibri"/>
          <w:noProof/>
          <w:szCs w:val="24"/>
          <w:lang w:val="da-DK"/>
        </w:rPr>
        <w:t>Beskæftigelses Ministeriet. https://www.ft.dk/samling/20201/almdel/beu/spm/270/svar/1776624/2384360/index.htm</w:t>
      </w:r>
    </w:p>
    <w:p w14:paraId="4449D8A9"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Jensen, M. T. (2021). </w:t>
      </w:r>
      <w:r w:rsidRPr="00727980">
        <w:rPr>
          <w:rFonts w:ascii="Calibri" w:hAnsi="Calibri" w:cs="Calibri"/>
          <w:i/>
          <w:iCs/>
          <w:noProof/>
          <w:szCs w:val="24"/>
          <w:lang w:val="da-DK"/>
        </w:rPr>
        <w:t>Prisen for at løfte dagpengene overdrives</w:t>
      </w:r>
      <w:r w:rsidRPr="00727980">
        <w:rPr>
          <w:rFonts w:ascii="Calibri" w:hAnsi="Calibri" w:cs="Calibri"/>
          <w:noProof/>
          <w:szCs w:val="24"/>
          <w:lang w:val="da-DK"/>
        </w:rPr>
        <w:t xml:space="preserve">. </w:t>
      </w:r>
      <w:r w:rsidRPr="00E04480">
        <w:rPr>
          <w:rFonts w:ascii="Calibri" w:hAnsi="Calibri" w:cs="Calibri"/>
          <w:noProof/>
          <w:szCs w:val="24"/>
        </w:rPr>
        <w:t>1–10.</w:t>
      </w:r>
    </w:p>
    <w:p w14:paraId="60099652"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Jurajda, Š. (2002). Estimating the effect of unemployment insurance compensation on the labor market histories of displaced workers. </w:t>
      </w:r>
      <w:r w:rsidRPr="00E04480">
        <w:rPr>
          <w:rFonts w:ascii="Calibri" w:hAnsi="Calibri" w:cs="Calibri"/>
          <w:i/>
          <w:iCs/>
          <w:noProof/>
          <w:szCs w:val="24"/>
        </w:rPr>
        <w:t>Journal of Econometrics</w:t>
      </w:r>
      <w:r w:rsidRPr="00E04480">
        <w:rPr>
          <w:rFonts w:ascii="Calibri" w:hAnsi="Calibri" w:cs="Calibri"/>
          <w:noProof/>
          <w:szCs w:val="24"/>
        </w:rPr>
        <w:t xml:space="preserve">, </w:t>
      </w:r>
      <w:r w:rsidRPr="00E04480">
        <w:rPr>
          <w:rFonts w:ascii="Calibri" w:hAnsi="Calibri" w:cs="Calibri"/>
          <w:i/>
          <w:iCs/>
          <w:noProof/>
          <w:szCs w:val="24"/>
        </w:rPr>
        <w:t>108</w:t>
      </w:r>
      <w:r w:rsidRPr="00E04480">
        <w:rPr>
          <w:rFonts w:ascii="Calibri" w:hAnsi="Calibri" w:cs="Calibri"/>
          <w:noProof/>
          <w:szCs w:val="24"/>
        </w:rPr>
        <w:t>(2), 227–252. https://doi.org/10.1016/S0304-4076(01)00135-X</w:t>
      </w:r>
    </w:p>
    <w:p w14:paraId="6AD8BA34"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Kongshøj, P. (2015). </w:t>
      </w:r>
      <w:r w:rsidRPr="00727980">
        <w:rPr>
          <w:rFonts w:ascii="Calibri" w:hAnsi="Calibri" w:cs="Calibri"/>
          <w:i/>
          <w:iCs/>
          <w:noProof/>
          <w:szCs w:val="24"/>
          <w:lang w:val="da-DK"/>
        </w:rPr>
        <w:t>Dansk fl exicurity under pres – både indefra og udefra</w:t>
      </w:r>
      <w:r w:rsidRPr="00727980">
        <w:rPr>
          <w:rFonts w:ascii="Calibri" w:hAnsi="Calibri" w:cs="Calibri"/>
          <w:noProof/>
          <w:szCs w:val="24"/>
          <w:lang w:val="da-DK"/>
        </w:rPr>
        <w:t xml:space="preserve">. </w:t>
      </w:r>
      <w:r w:rsidRPr="00E04480">
        <w:rPr>
          <w:rFonts w:ascii="Calibri" w:hAnsi="Calibri" w:cs="Calibri"/>
          <w:i/>
          <w:iCs/>
          <w:noProof/>
          <w:szCs w:val="24"/>
        </w:rPr>
        <w:t>1</w:t>
      </w:r>
      <w:r w:rsidRPr="00E04480">
        <w:rPr>
          <w:rFonts w:ascii="Calibri" w:hAnsi="Calibri" w:cs="Calibri"/>
          <w:noProof/>
          <w:szCs w:val="24"/>
        </w:rPr>
        <w:t>, 5–10.</w:t>
      </w:r>
    </w:p>
    <w:p w14:paraId="176C44BE"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Lalive, B. R., Landais, C., &amp; Zweimüller, J. (2015). </w:t>
      </w:r>
      <w:r w:rsidRPr="00E04480">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E04480">
        <w:rPr>
          <w:rFonts w:ascii="Calibri" w:hAnsi="Calibri" w:cs="Calibri"/>
          <w:noProof/>
          <w:szCs w:val="24"/>
        </w:rPr>
        <w:t xml:space="preserve">. </w:t>
      </w:r>
      <w:r w:rsidRPr="00E04480">
        <w:rPr>
          <w:rFonts w:ascii="Calibri" w:hAnsi="Calibri" w:cs="Calibri"/>
          <w:i/>
          <w:iCs/>
          <w:noProof/>
          <w:szCs w:val="24"/>
        </w:rPr>
        <w:t>105</w:t>
      </w:r>
      <w:r w:rsidRPr="00E04480">
        <w:rPr>
          <w:rFonts w:ascii="Calibri" w:hAnsi="Calibri" w:cs="Calibri"/>
          <w:noProof/>
          <w:szCs w:val="24"/>
        </w:rPr>
        <w:t>(12), 3564–3596.</w:t>
      </w:r>
    </w:p>
    <w:p w14:paraId="2F95FD9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Lavoie, M., &amp; Godley, W. (2012). Monetary Economics - An Integrated Approach to Credit, Money, Income, Production and Wealth. In </w:t>
      </w:r>
      <w:r w:rsidRPr="00E04480">
        <w:rPr>
          <w:rFonts w:ascii="Calibri" w:hAnsi="Calibri" w:cs="Calibri"/>
          <w:i/>
          <w:iCs/>
          <w:noProof/>
          <w:szCs w:val="24"/>
        </w:rPr>
        <w:t>Https://Medium.Com/</w:t>
      </w:r>
      <w:r w:rsidRPr="00E04480">
        <w:rPr>
          <w:rFonts w:ascii="Calibri" w:hAnsi="Calibri" w:cs="Calibri"/>
          <w:noProof/>
          <w:szCs w:val="24"/>
        </w:rPr>
        <w:t>. https://medium.com/@arifwicaksanaa/pengertian-use-case-a7e576e1b6bf</w:t>
      </w:r>
    </w:p>
    <w:p w14:paraId="282DADFF"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lastRenderedPageBreak/>
        <w:t xml:space="preserve">Marinescu, I. (2017). The general equilibrium impacts of unemployment insurance: Evidence from a large online job board. </w:t>
      </w:r>
      <w:r w:rsidRPr="00E04480">
        <w:rPr>
          <w:rFonts w:ascii="Calibri" w:hAnsi="Calibri" w:cs="Calibri"/>
          <w:i/>
          <w:iCs/>
          <w:noProof/>
          <w:szCs w:val="24"/>
        </w:rPr>
        <w:t>Journal of Public Economics</w:t>
      </w:r>
      <w:r w:rsidRPr="00E04480">
        <w:rPr>
          <w:rFonts w:ascii="Calibri" w:hAnsi="Calibri" w:cs="Calibri"/>
          <w:noProof/>
          <w:szCs w:val="24"/>
        </w:rPr>
        <w:t xml:space="preserve">, </w:t>
      </w:r>
      <w:r w:rsidRPr="00E04480">
        <w:rPr>
          <w:rFonts w:ascii="Calibri" w:hAnsi="Calibri" w:cs="Calibri"/>
          <w:i/>
          <w:iCs/>
          <w:noProof/>
          <w:szCs w:val="24"/>
        </w:rPr>
        <w:t>150</w:t>
      </w:r>
      <w:r w:rsidRPr="00E04480">
        <w:rPr>
          <w:rFonts w:ascii="Calibri" w:hAnsi="Calibri" w:cs="Calibri"/>
          <w:noProof/>
          <w:szCs w:val="24"/>
        </w:rPr>
        <w:t>, 14–29. https://doi.org/10.1016/j.jpubeco.2017.02.012</w:t>
      </w:r>
    </w:p>
    <w:p w14:paraId="7B78CEF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Mcdonald, I. M., &amp; Solow, R. M. (1981). </w:t>
      </w:r>
      <w:r w:rsidRPr="00E04480">
        <w:rPr>
          <w:rFonts w:ascii="Calibri" w:hAnsi="Calibri" w:cs="Calibri"/>
          <w:i/>
          <w:iCs/>
          <w:noProof/>
          <w:szCs w:val="24"/>
        </w:rPr>
        <w:t>Wage Bargaining and Employment</w:t>
      </w:r>
      <w:r w:rsidRPr="00E04480">
        <w:rPr>
          <w:rFonts w:ascii="Calibri" w:hAnsi="Calibri" w:cs="Calibri"/>
          <w:noProof/>
          <w:szCs w:val="24"/>
        </w:rPr>
        <w:t xml:space="preserve">. </w:t>
      </w:r>
      <w:r w:rsidRPr="00E04480">
        <w:rPr>
          <w:rFonts w:ascii="Calibri" w:hAnsi="Calibri" w:cs="Calibri"/>
          <w:i/>
          <w:iCs/>
          <w:noProof/>
          <w:szCs w:val="24"/>
        </w:rPr>
        <w:t>71</w:t>
      </w:r>
      <w:r w:rsidRPr="00E04480">
        <w:rPr>
          <w:rFonts w:ascii="Calibri" w:hAnsi="Calibri" w:cs="Calibri"/>
          <w:noProof/>
          <w:szCs w:val="24"/>
        </w:rPr>
        <w:t>(5), 896–908.</w:t>
      </w:r>
    </w:p>
    <w:p w14:paraId="64A82CC6"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Millemaci, E., &amp; Ofria, F. (2014). Kaldor-Verdoorn’s law and increasing returns to scale: A comparison across developed countries. </w:t>
      </w:r>
      <w:r w:rsidRPr="00E04480">
        <w:rPr>
          <w:rFonts w:ascii="Calibri" w:hAnsi="Calibri" w:cs="Calibri"/>
          <w:i/>
          <w:iCs/>
          <w:noProof/>
          <w:szCs w:val="24"/>
        </w:rPr>
        <w:t>Journal of Economic Studies</w:t>
      </w:r>
      <w:r w:rsidRPr="00E04480">
        <w:rPr>
          <w:rFonts w:ascii="Calibri" w:hAnsi="Calibri" w:cs="Calibri"/>
          <w:noProof/>
          <w:szCs w:val="24"/>
        </w:rPr>
        <w:t xml:space="preserve">, </w:t>
      </w:r>
      <w:r w:rsidRPr="00E04480">
        <w:rPr>
          <w:rFonts w:ascii="Calibri" w:hAnsi="Calibri" w:cs="Calibri"/>
          <w:i/>
          <w:iCs/>
          <w:noProof/>
          <w:szCs w:val="24"/>
        </w:rPr>
        <w:t>41</w:t>
      </w:r>
      <w:r w:rsidRPr="00E04480">
        <w:rPr>
          <w:rFonts w:ascii="Calibri" w:hAnsi="Calibri" w:cs="Calibri"/>
          <w:noProof/>
          <w:szCs w:val="24"/>
        </w:rPr>
        <w:t>(1), 140–162. https://doi.org/10.1108/JES-02-2012-0026</w:t>
      </w:r>
    </w:p>
    <w:p w14:paraId="22CA825F"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Nørgaard, T. (1995). </w:t>
      </w:r>
      <w:r w:rsidRPr="00727980">
        <w:rPr>
          <w:rFonts w:ascii="Calibri" w:hAnsi="Calibri" w:cs="Calibri"/>
          <w:i/>
          <w:iCs/>
          <w:noProof/>
          <w:szCs w:val="24"/>
          <w:lang w:val="da-DK"/>
        </w:rPr>
        <w:t>Bekendtgørelse om fastsættelse og regulering af omregningssats</w:t>
      </w:r>
      <w:r w:rsidRPr="00727980">
        <w:rPr>
          <w:rFonts w:ascii="Calibri" w:hAnsi="Calibri" w:cs="Calibri"/>
          <w:noProof/>
          <w:szCs w:val="24"/>
          <w:lang w:val="da-DK"/>
        </w:rPr>
        <w:t>. https://www.retsinformation.dk/eli/lta/1995/1154</w:t>
      </w:r>
    </w:p>
    <w:p w14:paraId="4DF83334"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727980">
        <w:rPr>
          <w:rFonts w:ascii="Calibri" w:hAnsi="Calibri" w:cs="Calibri"/>
          <w:noProof/>
          <w:szCs w:val="24"/>
          <w:lang w:val="da-DK"/>
        </w:rPr>
        <w:t xml:space="preserve">Økonomiske Råd. Formandskabet. (2014). </w:t>
      </w:r>
      <w:r w:rsidRPr="00727980">
        <w:rPr>
          <w:rFonts w:ascii="Calibri" w:hAnsi="Calibri" w:cs="Calibri"/>
          <w:i/>
          <w:iCs/>
          <w:noProof/>
          <w:szCs w:val="24"/>
          <w:lang w:val="da-DK"/>
        </w:rPr>
        <w:t>Dansk økonomi. Efterår 2014 : Konjunkturvurdering ; Dagpengesystemet</w:t>
      </w:r>
      <w:r w:rsidRPr="00727980">
        <w:rPr>
          <w:rFonts w:ascii="Calibri" w:hAnsi="Calibri" w:cs="Calibri"/>
          <w:noProof/>
          <w:szCs w:val="24"/>
          <w:lang w:val="da-DK"/>
        </w:rPr>
        <w:t>.</w:t>
      </w:r>
    </w:p>
    <w:p w14:paraId="45D130AD"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Onaran, O., &amp; Galanis, G. (2012). </w:t>
      </w:r>
      <w:r w:rsidRPr="00E04480">
        <w:rPr>
          <w:rFonts w:ascii="Calibri" w:hAnsi="Calibri" w:cs="Calibri"/>
          <w:noProof/>
          <w:szCs w:val="24"/>
        </w:rPr>
        <w:t xml:space="preserve">Is aggregate demand wage-led or profit-led? </w:t>
      </w:r>
      <w:r w:rsidRPr="00E04480">
        <w:rPr>
          <w:rFonts w:ascii="Calibri" w:hAnsi="Calibri" w:cs="Calibri"/>
          <w:i/>
          <w:iCs/>
          <w:noProof/>
          <w:szCs w:val="24"/>
        </w:rPr>
        <w:t>Conditions of Work and Employment Series</w:t>
      </w:r>
      <w:r w:rsidRPr="00E04480">
        <w:rPr>
          <w:rFonts w:ascii="Calibri" w:hAnsi="Calibri" w:cs="Calibri"/>
          <w:noProof/>
          <w:szCs w:val="24"/>
        </w:rPr>
        <w:t xml:space="preserve">, </w:t>
      </w:r>
      <w:r w:rsidRPr="00E04480">
        <w:rPr>
          <w:rFonts w:ascii="Calibri" w:hAnsi="Calibri" w:cs="Calibri"/>
          <w:i/>
          <w:iCs/>
          <w:noProof/>
          <w:szCs w:val="24"/>
        </w:rPr>
        <w:t>40</w:t>
      </w:r>
      <w:r w:rsidRPr="00E04480">
        <w:rPr>
          <w:rFonts w:ascii="Calibri" w:hAnsi="Calibri" w:cs="Calibri"/>
          <w:noProof/>
          <w:szCs w:val="24"/>
        </w:rPr>
        <w:t>(40).</w:t>
      </w:r>
    </w:p>
    <w:p w14:paraId="05452E1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Onaran, O., &amp; Obst, T. (2015). </w:t>
      </w:r>
      <w:r w:rsidRPr="00E04480">
        <w:rPr>
          <w:rFonts w:ascii="Calibri" w:hAnsi="Calibri" w:cs="Calibri"/>
          <w:i/>
          <w:iCs/>
          <w:noProof/>
          <w:szCs w:val="24"/>
        </w:rPr>
        <w:t>Wage-led growth in the EU15 Member States: the effects of income distribution on growth, investment, trade balance, and inflation</w:t>
      </w:r>
      <w:r w:rsidRPr="00E04480">
        <w:rPr>
          <w:rFonts w:ascii="Calibri" w:hAnsi="Calibri" w:cs="Calibri"/>
          <w:noProof/>
          <w:szCs w:val="24"/>
        </w:rPr>
        <w:t>. 1–48.</w:t>
      </w:r>
    </w:p>
    <w:p w14:paraId="4A053E7B"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Setterfield, M. (2003). Supply and Demand in the Theory of Long-run Growth: Introduction to a symposium on demand-led growth. </w:t>
      </w:r>
      <w:r w:rsidRPr="00E04480">
        <w:rPr>
          <w:rFonts w:ascii="Calibri" w:hAnsi="Calibri" w:cs="Calibri"/>
          <w:i/>
          <w:iCs/>
          <w:noProof/>
          <w:szCs w:val="24"/>
        </w:rPr>
        <w:t>Review of Political Economy</w:t>
      </w:r>
      <w:r w:rsidRPr="00E04480">
        <w:rPr>
          <w:rFonts w:ascii="Calibri" w:hAnsi="Calibri" w:cs="Calibri"/>
          <w:noProof/>
          <w:szCs w:val="24"/>
        </w:rPr>
        <w:t xml:space="preserve">, </w:t>
      </w:r>
      <w:r w:rsidRPr="00E04480">
        <w:rPr>
          <w:rFonts w:ascii="Calibri" w:hAnsi="Calibri" w:cs="Calibri"/>
          <w:i/>
          <w:iCs/>
          <w:noProof/>
          <w:szCs w:val="24"/>
        </w:rPr>
        <w:t>15</w:t>
      </w:r>
      <w:r w:rsidRPr="00E04480">
        <w:rPr>
          <w:rFonts w:ascii="Calibri" w:hAnsi="Calibri" w:cs="Calibri"/>
          <w:noProof/>
          <w:szCs w:val="24"/>
        </w:rPr>
        <w:t>(1), 23–32. https://doi.org/10.1080/09538250308440</w:t>
      </w:r>
    </w:p>
    <w:p w14:paraId="463ADBA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Shapiro, B. C., &amp; Stiglitz, J. E. (1984). American Economic Association Equilibrium Unemployment as a Worker Discipline Device. </w:t>
      </w:r>
      <w:r w:rsidRPr="00E04480">
        <w:rPr>
          <w:rFonts w:ascii="Calibri" w:hAnsi="Calibri" w:cs="Calibri"/>
          <w:i/>
          <w:iCs/>
          <w:noProof/>
          <w:szCs w:val="24"/>
        </w:rPr>
        <w:t>The American Economic Review</w:t>
      </w:r>
      <w:r w:rsidRPr="00E04480">
        <w:rPr>
          <w:rFonts w:ascii="Calibri" w:hAnsi="Calibri" w:cs="Calibri"/>
          <w:noProof/>
          <w:szCs w:val="24"/>
        </w:rPr>
        <w:t xml:space="preserve">, </w:t>
      </w:r>
      <w:r w:rsidRPr="00E04480">
        <w:rPr>
          <w:rFonts w:ascii="Calibri" w:hAnsi="Calibri" w:cs="Calibri"/>
          <w:i/>
          <w:iCs/>
          <w:noProof/>
          <w:szCs w:val="24"/>
        </w:rPr>
        <w:t>74</w:t>
      </w:r>
      <w:r w:rsidRPr="00E04480">
        <w:rPr>
          <w:rFonts w:ascii="Calibri" w:hAnsi="Calibri" w:cs="Calibri"/>
          <w:noProof/>
          <w:szCs w:val="24"/>
        </w:rPr>
        <w:t>(3), 433–444.</w:t>
      </w:r>
    </w:p>
    <w:p w14:paraId="5B08C5B8"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Stockhammer, E., &amp; Lavoie, M. (2013). Wage-led Growth. In </w:t>
      </w:r>
      <w:r w:rsidRPr="00E04480">
        <w:rPr>
          <w:rFonts w:ascii="Calibri" w:hAnsi="Calibri" w:cs="Calibri"/>
          <w:i/>
          <w:iCs/>
          <w:noProof/>
          <w:szCs w:val="24"/>
        </w:rPr>
        <w:t>Wage-led Growth</w:t>
      </w:r>
      <w:r w:rsidRPr="00E04480">
        <w:rPr>
          <w:rFonts w:ascii="Calibri" w:hAnsi="Calibri" w:cs="Calibri"/>
          <w:noProof/>
          <w:szCs w:val="24"/>
        </w:rPr>
        <w:t xml:space="preserve"> (Issue February). https://doi.org/10.1057/9781137357939</w:t>
      </w:r>
    </w:p>
    <w:p w14:paraId="7A9604F3"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Topel, B. R. H. (1983). </w:t>
      </w:r>
      <w:r w:rsidRPr="00E04480">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E04480">
        <w:rPr>
          <w:rFonts w:ascii="Calibri" w:hAnsi="Calibri" w:cs="Calibri"/>
          <w:noProof/>
          <w:szCs w:val="24"/>
        </w:rPr>
        <w:t xml:space="preserve">. </w:t>
      </w:r>
      <w:r w:rsidRPr="00727980">
        <w:rPr>
          <w:rFonts w:ascii="Calibri" w:hAnsi="Calibri" w:cs="Calibri"/>
          <w:i/>
          <w:iCs/>
          <w:noProof/>
          <w:szCs w:val="24"/>
          <w:lang w:val="da-DK"/>
        </w:rPr>
        <w:t>73</w:t>
      </w:r>
      <w:r w:rsidRPr="00727980">
        <w:rPr>
          <w:rFonts w:ascii="Calibri" w:hAnsi="Calibri" w:cs="Calibri"/>
          <w:noProof/>
          <w:szCs w:val="24"/>
          <w:lang w:val="da-DK"/>
        </w:rPr>
        <w:t>(4), 541–559.</w:t>
      </w:r>
    </w:p>
    <w:p w14:paraId="6848C7B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rPr>
      </w:pPr>
      <w:r w:rsidRPr="00727980">
        <w:rPr>
          <w:rFonts w:ascii="Calibri" w:hAnsi="Calibri" w:cs="Calibri"/>
          <w:noProof/>
          <w:szCs w:val="24"/>
          <w:lang w:val="da-DK"/>
        </w:rPr>
        <w:t xml:space="preserve">Venstre, D. R., Folkeparti, S., Folkeparti, D. K., &amp; Eu-bidrag, D. (2012). </w:t>
      </w:r>
      <w:r w:rsidRPr="00E04480">
        <w:rPr>
          <w:rFonts w:ascii="Calibri" w:hAnsi="Calibri" w:cs="Calibri"/>
          <w:i/>
          <w:iCs/>
          <w:noProof/>
          <w:szCs w:val="24"/>
        </w:rPr>
        <w:t>Aftale om skattereform</w:t>
      </w:r>
      <w:r w:rsidRPr="00E04480">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89" w:name="_Ref119913636"/>
      <w:r>
        <w:lastRenderedPageBreak/>
        <w:t>DAG</w:t>
      </w:r>
      <w:bookmarkEnd w:id="89"/>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90" w:name="_Ref119913679"/>
      <w:r>
        <w:t>Demand channel</w:t>
      </w:r>
      <w:bookmarkEnd w:id="90"/>
    </w:p>
    <w:p w14:paraId="4F575C0E" w14:textId="65735F13" w:rsidR="0058393C" w:rsidRDefault="0058393C" w:rsidP="0058393C"/>
    <w:p w14:paraId="16133B84" w14:textId="67584174" w:rsidR="0058393C" w:rsidRPr="0058393C" w:rsidRDefault="0058393C" w:rsidP="0058393C">
      <w:r w:rsidRPr="0058393C">
        <w:rPr>
          <w:noProof/>
        </w:rPr>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lastRenderedPageBreak/>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r>
        <w:t xml:space="preserve">Wage channel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lastRenderedPageBreak/>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lastRenderedPageBreak/>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91" w:name="_Ref119913727"/>
      <w:r>
        <w:t>Productivity channel</w:t>
      </w:r>
      <w:bookmarkEnd w:id="91"/>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lastRenderedPageBreak/>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92" w:name="_Ref119919374"/>
      <w:r>
        <w:rPr>
          <w:lang w:val="da-DK"/>
        </w:rPr>
        <w:t xml:space="preserve">All </w:t>
      </w:r>
      <w:commentRangeStart w:id="93"/>
      <w:proofErr w:type="spellStart"/>
      <w:r>
        <w:rPr>
          <w:lang w:val="da-DK"/>
        </w:rPr>
        <w:t>effects</w:t>
      </w:r>
      <w:commentRangeEnd w:id="93"/>
      <w:proofErr w:type="spellEnd"/>
      <w:r>
        <w:rPr>
          <w:rStyle w:val="Kommentarhenvisning"/>
          <w:rFonts w:asciiTheme="minorHAnsi" w:eastAsiaTheme="minorHAnsi" w:hAnsiTheme="minorHAnsi" w:cstheme="minorBidi"/>
          <w:color w:val="auto"/>
        </w:rPr>
        <w:commentReference w:id="93"/>
      </w:r>
      <w:bookmarkEnd w:id="92"/>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lastRenderedPageBreak/>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r w:rsidRPr="00B33E3B">
        <w:t>Sensitiv</w:t>
      </w:r>
      <w:r w:rsidR="00B312A8">
        <w:t>ity</w:t>
      </w:r>
      <w:r w:rsidRPr="00B33E3B">
        <w:t xml:space="preserve"> of demand regime</w:t>
      </w:r>
    </w:p>
    <w:p w14:paraId="74760368" w14:textId="6E6DAF61" w:rsidR="006002F9" w:rsidRPr="00B33E3B" w:rsidRDefault="006002F9" w:rsidP="006002F9"/>
    <w:p w14:paraId="00EE0D29" w14:textId="4AAF66DA" w:rsidR="006002F9" w:rsidRPr="00B33E3B" w:rsidRDefault="00B53960" w:rsidP="00B53960">
      <w:pPr>
        <w:pStyle w:val="Overskrift4"/>
      </w:pPr>
      <w:bookmarkStart w:id="94" w:name="_Hlk119494477"/>
      <w:r w:rsidRPr="00B53960">
        <w:t>Removing autonomous consumption, restricting estimate of the profit-share to -0.1 from -0.45</w:t>
      </w:r>
      <w:r w:rsidRPr="00B33E3B">
        <w:t xml:space="preserve">. </w:t>
      </w:r>
    </w:p>
    <w:bookmarkEnd w:id="94"/>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lastRenderedPageBreak/>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1-21T19:31:00Z" w:initials="SFT">
    <w:p w14:paraId="76C52554" w14:textId="77777777" w:rsidR="00805F2A" w:rsidRDefault="00805F2A" w:rsidP="00A52D0D">
      <w:pPr>
        <w:pStyle w:val="Kommentartekst"/>
      </w:pPr>
      <w:r>
        <w:rPr>
          <w:rStyle w:val="Kommentarhenvisning"/>
        </w:rPr>
        <w:annotationRef/>
      </w:r>
      <w:r>
        <w:t xml:space="preserve">(Andersen &amp; Svarer, 2006) puts forward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 </w:t>
      </w:r>
    </w:p>
  </w:comment>
  <w:comment w:id="1" w:author="Simon Fløj Thomsen" w:date="2022-11-21T19:31:00Z" w:initials="SFT">
    <w:p w14:paraId="5C489393" w14:textId="77777777" w:rsidR="00805F2A" w:rsidRDefault="00805F2A" w:rsidP="00D02D76">
      <w:pPr>
        <w:pStyle w:val="Kommentartekst"/>
      </w:pPr>
      <w:r>
        <w:rPr>
          <w:rStyle w:val="Kommentarhenvisning"/>
        </w:rPr>
        <w:annotationRef/>
      </w:r>
      <w:r>
        <w:t>Rettelse af Hamid kommentar</w:t>
      </w:r>
    </w:p>
  </w:comment>
  <w:comment w:id="2" w:author="Simon Fløj Thomsen" w:date="2022-11-21T19:41:00Z" w:initials="SFT">
    <w:p w14:paraId="31F2166A" w14:textId="77777777" w:rsidR="00D54324" w:rsidRDefault="00D54324" w:rsidP="001F6556">
      <w:pPr>
        <w:pStyle w:val="Kommentartekst"/>
      </w:pPr>
      <w:r>
        <w:rPr>
          <w:rStyle w:val="Kommentarhenvisning"/>
        </w:rPr>
        <w:annotationRef/>
      </w:r>
      <w:r>
        <w:t>For unemployed to receive these benefits it is required that they take part in activities improving their human capital, while they at the same time actively search for a new job.</w:t>
      </w:r>
    </w:p>
  </w:comment>
  <w:comment w:id="3" w:author="Simon Fløj Thomsen" w:date="2022-11-21T19:42:00Z" w:initials="SFT">
    <w:p w14:paraId="40808F88" w14:textId="77777777" w:rsidR="00D54324" w:rsidRDefault="00D54324" w:rsidP="00A45901">
      <w:pPr>
        <w:pStyle w:val="Kommentartekst"/>
      </w:pPr>
      <w:r>
        <w:rPr>
          <w:rStyle w:val="Kommentarhenvisning"/>
        </w:rPr>
        <w:annotationRef/>
      </w:r>
      <w:r>
        <w:t>Rettelse af Hamid kommentar</w:t>
      </w:r>
    </w:p>
  </w:comment>
  <w:comment w:id="4" w:author="Simon Fløj Thomsen" w:date="2022-11-21T19:41:00Z" w:initials="SFT">
    <w:p w14:paraId="57625A52" w14:textId="44BD262D" w:rsidR="00D54324" w:rsidRDefault="00D54324" w:rsidP="00CE0AB8">
      <w:pPr>
        <w:pStyle w:val="Kommentartekst"/>
      </w:pPr>
      <w:r>
        <w:rPr>
          <w:rStyle w:val="Kommentarhenvisning"/>
        </w:rPr>
        <w:annotationRef/>
      </w:r>
      <w:r>
        <w:t xml:space="preserve">Som Hamid skriver muligvis slet og ryk ned inden jeg begynder at snakke om Danmark i lit-review. </w:t>
      </w:r>
    </w:p>
  </w:comment>
  <w:comment w:id="5" w:author="Simon Fløj Thomsen" w:date="2022-11-21T19:42:00Z" w:initials="SFT">
    <w:p w14:paraId="65564AE0" w14:textId="77777777" w:rsidR="00D54324" w:rsidRDefault="00D54324" w:rsidP="00C460A3">
      <w:pPr>
        <w:pStyle w:val="Kommentartekst"/>
      </w:pPr>
      <w:r>
        <w:rPr>
          <w:rStyle w:val="Kommentarhenvisning"/>
        </w:rPr>
        <w:annotationRef/>
      </w:r>
      <w:r>
        <w:t>Rettelse af Hamid kommentar</w:t>
      </w:r>
    </w:p>
  </w:comment>
  <w:comment w:id="7" w:author="Simon Fløj Thomsen" w:date="2022-11-21T19:44:00Z" w:initials="SFT">
    <w:p w14:paraId="142B9705" w14:textId="77777777" w:rsidR="00D54324" w:rsidRDefault="00D54324" w:rsidP="00FD5259">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8" w:author="Simon Fløj Thomsen" w:date="2022-11-21T19:44:00Z" w:initials="SFT">
    <w:p w14:paraId="64BC4D97" w14:textId="77777777" w:rsidR="00D54324" w:rsidRDefault="00D54324" w:rsidP="00D824A6">
      <w:pPr>
        <w:pStyle w:val="Kommentartekst"/>
      </w:pPr>
      <w:r>
        <w:rPr>
          <w:rStyle w:val="Kommentarhenvisning"/>
        </w:rPr>
        <w:annotationRef/>
      </w:r>
      <w:r>
        <w:t>Rettelse af Hamid kommentar</w:t>
      </w:r>
    </w:p>
  </w:comment>
  <w:comment w:id="11" w:author="Simon Fløj Thomsen" w:date="2022-11-21T19:49:00Z" w:initials="SFT">
    <w:p w14:paraId="3949B3A7" w14:textId="77777777" w:rsidR="001C2035" w:rsidRDefault="001C2035" w:rsidP="004B0DE5">
      <w:pPr>
        <w:pStyle w:val="Kommentartekst"/>
      </w:pPr>
      <w:r>
        <w:rPr>
          <w:rStyle w:val="Kommentarhenvisning"/>
        </w:rPr>
        <w:annotationRef/>
      </w:r>
      <w:r>
        <w:t xml:space="preserve">mentions that demand in some cases can create its own supply within limits, therefor it makes little economic sense to see growth as supply constrained. </w:t>
      </w:r>
    </w:p>
  </w:comment>
  <w:comment w:id="12" w:author="Simon Fløj Thomsen" w:date="2022-11-21T19:49:00Z" w:initials="SFT">
    <w:p w14:paraId="62104B77" w14:textId="77777777" w:rsidR="001C2035" w:rsidRDefault="001C2035" w:rsidP="00413B47">
      <w:pPr>
        <w:pStyle w:val="Kommentartekst"/>
      </w:pPr>
      <w:r>
        <w:rPr>
          <w:rStyle w:val="Kommentarhenvisning"/>
        </w:rPr>
        <w:annotationRef/>
      </w:r>
      <w:r>
        <w:t>Rettelse af Hamid kommentar</w:t>
      </w:r>
    </w:p>
  </w:comment>
  <w:comment w:id="13" w:author="Simon Thomsen" w:date="2022-11-15T14:36:00Z" w:initials="ST">
    <w:p w14:paraId="6EB40498" w14:textId="59CE3355" w:rsidR="009042A8" w:rsidRDefault="009042A8" w:rsidP="00AF6737">
      <w:pPr>
        <w:pStyle w:val="Kommentartekst"/>
      </w:pPr>
      <w:r>
        <w:rPr>
          <w:rStyle w:val="Kommentarhenvisning"/>
        </w:rPr>
        <w:annotationRef/>
      </w:r>
      <w:r>
        <w:t>Kun årstal</w:t>
      </w:r>
    </w:p>
  </w:comment>
  <w:comment w:id="14"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15" w:author="Simon Fløj Thomsen" w:date="2022-11-21T19:53:00Z" w:initials="SFT">
    <w:p w14:paraId="249F91C6" w14:textId="77777777" w:rsidR="001C2035" w:rsidRDefault="001C2035">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18A8182C" w14:textId="77777777" w:rsidR="001C2035" w:rsidRDefault="001C2035">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03B40F27" w14:textId="77777777" w:rsidR="001C2035" w:rsidRDefault="001C2035">
      <w:pPr>
        <w:pStyle w:val="Kommentartekst"/>
      </w:pPr>
    </w:p>
    <w:p w14:paraId="130AC0F2" w14:textId="77777777" w:rsidR="001C2035" w:rsidRDefault="001C2035" w:rsidP="00DE7429">
      <w:pPr>
        <w:pStyle w:val="Kommentartekst"/>
      </w:pPr>
      <w:r>
        <w:t>Hvad tænker Mikael?</w:t>
      </w:r>
    </w:p>
  </w:comment>
  <w:comment w:id="17" w:author="Simon Thomsen" w:date="2022-11-04T14:11:00Z" w:initials="ST">
    <w:p w14:paraId="3607633C" w14:textId="3AABE977" w:rsidR="00E83A4D" w:rsidRDefault="00E83A4D" w:rsidP="00170AAB">
      <w:pPr>
        <w:pStyle w:val="Kommentartekst"/>
      </w:pPr>
      <w:r>
        <w:rPr>
          <w:rStyle w:val="Kommentarhenvisning"/>
        </w:rPr>
        <w:annotationRef/>
      </w:r>
      <w:r>
        <w:t>Fodnote: Benefits you will recive if you dont meet the requirements of income insurance</w:t>
      </w:r>
    </w:p>
  </w:comment>
  <w:comment w:id="18"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9" w:author="Simon Thomsen" w:date="2022-11-10T10:47:00Z" w:initials="ST">
    <w:p w14:paraId="094B6A13" w14:textId="5DD88B91" w:rsidR="00C632AF" w:rsidRDefault="00C632AF" w:rsidP="006561AE">
      <w:pPr>
        <w:pStyle w:val="Kommentartekst"/>
      </w:pPr>
      <w:r>
        <w:rPr>
          <w:rStyle w:val="Kommentarhenvisning"/>
        </w:rPr>
        <w:annotationRef/>
      </w:r>
      <w:r>
        <w:t>Footnote: We see this assumption as quite unrealistic.</w:t>
      </w:r>
    </w:p>
  </w:comment>
  <w:comment w:id="20"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21"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22"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23"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24" w:author="Simon Thomsen" w:date="2022-10-14T11:31:00Z" w:initials="ST">
    <w:p w14:paraId="0582B055" w14:textId="3A8A96A3"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25"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6" w:author="Simon Thomsen" w:date="2022-11-17T15:42:00Z" w:initials="ST">
    <w:p w14:paraId="3FE31168" w14:textId="77777777" w:rsidR="00127EA8" w:rsidRDefault="00127EA8" w:rsidP="00F759E4">
      <w:pPr>
        <w:pStyle w:val="Kommentartekst"/>
      </w:pPr>
      <w:r>
        <w:rPr>
          <w:rStyle w:val="Kommentarhenvisning"/>
        </w:rPr>
        <w:annotationRef/>
      </w:r>
      <w:r>
        <w:t>Mybe make into a footnote</w:t>
      </w:r>
    </w:p>
  </w:comment>
  <w:comment w:id="27" w:author="Simon Fløj Thomsen" w:date="2022-11-21T20:05:00Z" w:initials="SFT">
    <w:p w14:paraId="5F5849EF" w14:textId="77777777" w:rsidR="00C66184" w:rsidRDefault="00C66184" w:rsidP="00AC00BA">
      <w:pPr>
        <w:pStyle w:val="Kommentartekst"/>
      </w:pPr>
      <w:r>
        <w:rPr>
          <w:rStyle w:val="Kommentarhenvisning"/>
        </w:rPr>
        <w:annotationRef/>
      </w:r>
      <w:r>
        <w:t xml:space="preserve">Vil holde fast i validate, men nu gjort det mere tydeligt </w:t>
      </w:r>
    </w:p>
  </w:comment>
  <w:comment w:id="28" w:author="Simon Fløj Thomsen" w:date="2022-11-21T20:05:00Z" w:initials="SFT">
    <w:p w14:paraId="2D2651A1" w14:textId="77777777" w:rsidR="00C66184" w:rsidRDefault="00C66184" w:rsidP="00C50F8E">
      <w:pPr>
        <w:pStyle w:val="Kommentartekst"/>
      </w:pPr>
      <w:r>
        <w:rPr>
          <w:rStyle w:val="Kommentarhenvisning"/>
        </w:rPr>
        <w:annotationRef/>
      </w:r>
      <w:r>
        <w:t>Rettelse Hamid</w:t>
      </w:r>
    </w:p>
  </w:comment>
  <w:comment w:id="29" w:author="Simon Thomsen" w:date="2022-11-16T09:08:00Z" w:initials="ST">
    <w:p w14:paraId="48F000BE" w14:textId="47AE21D9" w:rsidR="00BB0046" w:rsidRDefault="00BB0046" w:rsidP="00487BD2">
      <w:pPr>
        <w:pStyle w:val="Kommentartekst"/>
      </w:pPr>
      <w:r>
        <w:rPr>
          <w:rStyle w:val="Kommentarhenvisning"/>
        </w:rPr>
        <w:annotationRef/>
      </w:r>
      <w:r>
        <w:t>Henvis</w:t>
      </w:r>
    </w:p>
  </w:comment>
  <w:comment w:id="30" w:author="Simon Fløj Thomsen" w:date="2022-11-21T20:12:00Z" w:initials="SFT">
    <w:p w14:paraId="02E2D31E" w14:textId="77777777" w:rsidR="0049569D" w:rsidRDefault="0049569D" w:rsidP="00086D10">
      <w:pPr>
        <w:pStyle w:val="Kommentartekst"/>
      </w:pPr>
      <w:r>
        <w:rPr>
          <w:rStyle w:val="Kommentarhenvisning"/>
        </w:rPr>
        <w:annotationRef/>
      </w:r>
      <w:r>
        <w:t xml:space="preserve">As the ministry of finance sets the maximum level of income insurance once a year we estimate it for the first quarter hereafter keeping it fixed </w:t>
      </w:r>
    </w:p>
  </w:comment>
  <w:comment w:id="31" w:author="Simon Fløj Thomsen" w:date="2022-11-21T20:12:00Z" w:initials="SFT">
    <w:p w14:paraId="53C1E1B7" w14:textId="77777777" w:rsidR="0049569D" w:rsidRDefault="0049569D" w:rsidP="00C57B42">
      <w:pPr>
        <w:pStyle w:val="Kommentartekst"/>
      </w:pPr>
      <w:r>
        <w:rPr>
          <w:rStyle w:val="Kommentarhenvisning"/>
        </w:rPr>
        <w:annotationRef/>
      </w:r>
      <w:r>
        <w:t>Rettelse Hamid kommentar</w:t>
      </w:r>
    </w:p>
  </w:comment>
  <w:comment w:id="32" w:author="Simon Fløj Thomsen" w:date="2022-11-21T20:15:00Z" w:initials="SFT">
    <w:p w14:paraId="5462FF3C" w14:textId="77777777" w:rsidR="0049569D" w:rsidRDefault="0049569D">
      <w:pPr>
        <w:pStyle w:val="Kommentartekst"/>
      </w:pPr>
      <w:r>
        <w:rPr>
          <w:rStyle w:val="Kommentarhenvisning"/>
        </w:rPr>
        <w:annotationRef/>
      </w:r>
      <w:r>
        <w:t xml:space="preserve">Skal være adaption percentage, da denne bruges til at regne rate adjustment percentage. </w:t>
      </w:r>
    </w:p>
    <w:p w14:paraId="74E67BFB" w14:textId="77777777" w:rsidR="0049569D" w:rsidRDefault="0049569D">
      <w:pPr>
        <w:pStyle w:val="Kommentartekst"/>
      </w:pPr>
    </w:p>
    <w:p w14:paraId="6211AB07" w14:textId="77777777" w:rsidR="0049569D" w:rsidRDefault="0049569D" w:rsidP="00445449">
      <w:pPr>
        <w:pStyle w:val="Kommentartekst"/>
      </w:pPr>
      <w:r>
        <w:t>Det er forvirrende med navne, men sådan er de bare lavet….</w:t>
      </w:r>
    </w:p>
  </w:comment>
  <w:comment w:id="33" w:author="Simon Fløj Thomsen" w:date="2022-11-21T20:15:00Z" w:initials="SFT">
    <w:p w14:paraId="4E292C71" w14:textId="77777777" w:rsidR="0049569D" w:rsidRDefault="0049569D" w:rsidP="00DE0C60">
      <w:pPr>
        <w:pStyle w:val="Kommentartekst"/>
      </w:pPr>
      <w:r>
        <w:rPr>
          <w:rStyle w:val="Kommentarhenvisning"/>
        </w:rPr>
        <w:annotationRef/>
      </w:r>
      <w:r>
        <w:t>Hamid kommentar</w:t>
      </w:r>
    </w:p>
  </w:comment>
  <w:comment w:id="35" w:author="Simon Thomsen" w:date="2022-09-15T19:28:00Z" w:initials="ST">
    <w:p w14:paraId="4153B151" w14:textId="0CDC5A48"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6" w:author="Simon Thomsen" w:date="2022-11-10T12:43:00Z" w:initials="ST">
    <w:p w14:paraId="69380D44" w14:textId="77777777" w:rsidR="007A68BD" w:rsidRDefault="007A68BD" w:rsidP="0041249B">
      <w:pPr>
        <w:pStyle w:val="Kommentartekst"/>
      </w:pPr>
      <w:r>
        <w:rPr>
          <w:rStyle w:val="Kommentarhenvisning"/>
        </w:rPr>
        <w:annotationRef/>
      </w:r>
      <w:r>
        <w:t xml:space="preserve">Footnote: The share of people being a member of the income insurance program. </w:t>
      </w:r>
    </w:p>
  </w:comment>
  <w:comment w:id="37" w:author="Simon Fløj Thomsen" w:date="2022-10-29T18:48:00Z" w:initials="SFT">
    <w:p w14:paraId="7EBC9DE7" w14:textId="1A3BA271"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9"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40"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41" w:author="Simon Fløj Thomsen" w:date="2022-11-21T20:25:00Z" w:initials="SFT">
    <w:p w14:paraId="3B70598B" w14:textId="77777777" w:rsidR="003C0301" w:rsidRDefault="003C0301" w:rsidP="00BF1814">
      <w:pPr>
        <w:pStyle w:val="Kommentartekst"/>
      </w:pPr>
      <w:r>
        <w:rPr>
          <w:rStyle w:val="Kommentarhenvisning"/>
        </w:rPr>
        <w:annotationRef/>
      </w:r>
      <w:r>
        <w:t xml:space="preserve">In this first scenario we analyze the effects of the demand-channel included in the baseline by performing a counter factual shock removing the suppressing of the rate regulation percentage introduced in the tax reform of 2012. </w:t>
      </w:r>
    </w:p>
  </w:comment>
  <w:comment w:id="42" w:author="Simon Fløj Thomsen" w:date="2022-11-21T20:25:00Z" w:initials="SFT">
    <w:p w14:paraId="70F5DFDE" w14:textId="77777777" w:rsidR="003C0301" w:rsidRDefault="003C0301" w:rsidP="00C95C82">
      <w:pPr>
        <w:pStyle w:val="Kommentartekst"/>
      </w:pPr>
      <w:r>
        <w:rPr>
          <w:rStyle w:val="Kommentarhenvisning"/>
        </w:rPr>
        <w:annotationRef/>
      </w:r>
      <w:r>
        <w:t>Syntes stadig det med demand channel skal med?</w:t>
      </w:r>
    </w:p>
  </w:comment>
  <w:comment w:id="43" w:author="Simon Fløj Thomsen" w:date="2022-11-21T20:25:00Z" w:initials="SFT">
    <w:p w14:paraId="3284457B" w14:textId="77777777" w:rsidR="003C0301" w:rsidRDefault="003C0301" w:rsidP="00642A6B">
      <w:pPr>
        <w:pStyle w:val="Kommentartekst"/>
      </w:pPr>
      <w:r>
        <w:rPr>
          <w:rStyle w:val="Kommentarhenvisning"/>
        </w:rPr>
        <w:annotationRef/>
      </w:r>
      <w:r>
        <w:t>Hamid kommentar</w:t>
      </w:r>
    </w:p>
  </w:comment>
  <w:comment w:id="44" w:author="Simon Thomsen" w:date="2022-11-07T09:26:00Z" w:initials="ST">
    <w:p w14:paraId="18023FAC" w14:textId="1894540C" w:rsidR="00172AD0" w:rsidRDefault="00172AD0" w:rsidP="000800F2">
      <w:pPr>
        <w:pStyle w:val="Kommentartekst"/>
      </w:pPr>
      <w:r>
        <w:rPr>
          <w:rStyle w:val="Kommentarhenvisning"/>
        </w:rPr>
        <w:annotationRef/>
      </w:r>
      <w:r>
        <w:t>Footnote: The estimate is upward biased in this case, as the chock does not affect the wages of people not recieving the maximum level of income Insurance. We analyze the effect of this in the sensitivity analysis.</w:t>
      </w:r>
    </w:p>
  </w:comment>
  <w:comment w:id="46"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7" w:author="Mikael Randrup Byrialsen" w:date="2022-11-08T12:06:00Z" w:initials="MRB">
    <w:p w14:paraId="1CE3759A" w14:textId="77777777" w:rsidR="00C04157" w:rsidRDefault="00C04157" w:rsidP="003365EA">
      <w:r>
        <w:rPr>
          <w:rStyle w:val="Kommentarhenvisning"/>
        </w:rPr>
        <w:annotationRef/>
      </w:r>
      <w:r>
        <w:rPr>
          <w:sz w:val="20"/>
          <w:szCs w:val="20"/>
        </w:rPr>
        <w:t>God ide</w:t>
      </w:r>
    </w:p>
  </w:comment>
  <w:comment w:id="49"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50"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51"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52"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53"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54" w:author="Simon Thomsen" w:date="2022-11-13T17:36:00Z" w:initials="ST">
    <w:p w14:paraId="29642ACF" w14:textId="77777777" w:rsidR="008E3678" w:rsidRDefault="008E3678" w:rsidP="00753982">
      <w:pPr>
        <w:pStyle w:val="Kommentartekst"/>
      </w:pPr>
      <w:r>
        <w:rPr>
          <w:rStyle w:val="Kommentarhenvisning"/>
        </w:rPr>
        <w:annotationRef/>
      </w:r>
      <w:r>
        <w:t>Footnote: From the sensitivity in appendix, it is shown how changes to the minimum wage gap, affects the increase in unemployment. Changing the parameter to 40% unemployment only increases by 121 people, instead setting the parameter to 44% unemployment increases by 2000 people.</w:t>
      </w:r>
    </w:p>
  </w:comment>
  <w:comment w:id="55"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56"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57"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58" w:author="Simon Fløj Thomsen" w:date="2022-10-30T08:15:00Z" w:initials="SFT">
    <w:p w14:paraId="4435FAC8" w14:textId="7864924E"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59" w:author="Simon Thomsen" w:date="2022-11-10T14:36:00Z" w:initials="ST">
    <w:p w14:paraId="3FDF059C" w14:textId="77777777" w:rsidR="00F5378C" w:rsidRDefault="00F5378C" w:rsidP="008017B9">
      <w:pPr>
        <w:pStyle w:val="Kommentartekst"/>
      </w:pPr>
      <w:r>
        <w:rPr>
          <w:rStyle w:val="Kommentarhenvisning"/>
        </w:rPr>
        <w:annotationRef/>
      </w:r>
      <w:r>
        <w:t xml:space="preserve">Footnote: We do not include the two other effects mentioned in section 2, that one would expect the ones with the lowest change of unemployment would leave the program first. As well as a lower insurance rate would increase the demand set towards firms from the worker unions. </w:t>
      </w:r>
    </w:p>
  </w:comment>
  <w:comment w:id="60"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61"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62"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63"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64"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65" w:author="Simon Thomsen" w:date="2022-11-16T14:36:00Z" w:initials="ST">
    <w:p w14:paraId="0A833B18" w14:textId="77777777" w:rsidR="006A256A" w:rsidRDefault="006A256A" w:rsidP="0022409A">
      <w:pPr>
        <w:pStyle w:val="Kommentartekst"/>
      </w:pPr>
      <w:r>
        <w:rPr>
          <w:rStyle w:val="Kommentarhenvisning"/>
        </w:rPr>
        <w:annotationRef/>
      </w:r>
      <w:r>
        <w:t xml:space="preserve">Footnote: The fall in the amount of unemployed compared with scenario 1 is a bit surpriseing. We reach this as the increase in the labor-force increases the amount of employed by even more. This may be a result of using a demand -led economy, where the employment is determined out from demand. </w:t>
      </w:r>
    </w:p>
  </w:comment>
  <w:comment w:id="66" w:author="Simon Thomsen" w:date="2022-11-11T09:56:00Z" w:initials="ST">
    <w:p w14:paraId="7A1F065C" w14:textId="1A7FE564" w:rsidR="00C63AC0" w:rsidRDefault="00C63AC0" w:rsidP="00B373BA">
      <w:pPr>
        <w:pStyle w:val="Kommentartekst"/>
      </w:pPr>
      <w:r>
        <w:rPr>
          <w:rStyle w:val="Kommentarhenvisning"/>
        </w:rPr>
        <w:annotationRef/>
      </w:r>
      <w:r>
        <w:t>Footnote: As mentioned in section 3 (Andersen, 2015) also finds a reverse effect of income insurance on productivity, in the form of a drop in human capital when the unemployment period increases, this effect should also be captured in the estimate of the average income insurance.</w:t>
      </w:r>
    </w:p>
  </w:comment>
  <w:comment w:id="68" w:author="Simon Thomsen" w:date="2022-11-11T10:37:00Z" w:initials="ST">
    <w:p w14:paraId="3F1597BB" w14:textId="77777777" w:rsidR="00A32739" w:rsidRDefault="00A32739" w:rsidP="00F149DF">
      <w:pPr>
        <w:pStyle w:val="Kommentartekst"/>
      </w:pPr>
      <w:r>
        <w:rPr>
          <w:rStyle w:val="Kommentarhenvisning"/>
        </w:rPr>
        <w:annotationRef/>
      </w:r>
      <w:r>
        <w:t>Footnote: Using this result, we calculate the macro elasticity to approximately 3.5, and using the micro elasticity calculated below we get the full macro elasticity to approximately 4 comparing with (Sweden) who obtain a macro elasticity of 3, we overshoot this a bit, most important is the macro elasticity relative to the micro elasticity, where we get it to be eight times as high as the micro elasticity, whereas (Sweden) only finds it to be twice as high.</w:t>
      </w:r>
    </w:p>
  </w:comment>
  <w:comment w:id="69" w:author="Simon Thomsen" w:date="2022-11-11T10:38:00Z" w:initials="ST">
    <w:p w14:paraId="4A80E27C" w14:textId="77777777" w:rsidR="00A32739" w:rsidRDefault="00A32739" w:rsidP="008C181F">
      <w:pPr>
        <w:pStyle w:val="Kommentartekst"/>
      </w:pPr>
      <w:r>
        <w:rPr>
          <w:rStyle w:val="Kommentarhenvisning"/>
        </w:rPr>
        <w:annotationRef/>
      </w:r>
      <w:r>
        <w:t>(Til Mikael) Fint at skrive?</w:t>
      </w:r>
    </w:p>
  </w:comment>
  <w:comment w:id="70" w:author="Simon Fløj Thomsen" w:date="2022-11-13T20:52:00Z" w:initials="SFT">
    <w:p w14:paraId="3865DC29" w14:textId="6E24CB99" w:rsidR="00812DCC" w:rsidRDefault="00812DCC" w:rsidP="00176111">
      <w:pPr>
        <w:pStyle w:val="Kommentartekst"/>
      </w:pPr>
      <w:r>
        <w:rPr>
          <w:rStyle w:val="Kommentarhenvisning"/>
        </w:rPr>
        <w:annotationRef/>
      </w:r>
      <w:r>
        <w:t>Burde være 2019 tror jeg</w:t>
      </w:r>
    </w:p>
  </w:comment>
  <w:comment w:id="71" w:author="Simon Thomsen" w:date="2022-11-07T10:41:00Z" w:initials="ST">
    <w:p w14:paraId="74B2D764" w14:textId="1939ABD2" w:rsidR="009705F4" w:rsidRDefault="009705F4" w:rsidP="009705F4">
      <w:pPr>
        <w:pStyle w:val="Kommentartekst"/>
      </w:pPr>
      <w:r>
        <w:rPr>
          <w:rStyle w:val="Kommentarhenvisning"/>
        </w:rPr>
        <w:annotationRef/>
      </w:r>
      <w:r>
        <w:t xml:space="preserve">Footnote: As we use a dynamic model, we get different estimates of the elasticity for every period. To compare results we use an average of the elasticity calculated per year. Still there is differences whether we look at the elasticity emidially after the shock in 2016, or the elasticities 4 years after in 2020.  </w:t>
      </w:r>
    </w:p>
  </w:comment>
  <w:comment w:id="72" w:author="Simon Thomsen" w:date="2022-11-16T11:55:00Z" w:initials="ST">
    <w:p w14:paraId="15092F2A" w14:textId="77777777" w:rsidR="00B53960" w:rsidRDefault="00B53960" w:rsidP="003227C1">
      <w:pPr>
        <w:pStyle w:val="Kommentartekst"/>
      </w:pPr>
      <w:r>
        <w:rPr>
          <w:rStyle w:val="Kommentarhenvisning"/>
        </w:rPr>
        <w:annotationRef/>
      </w:r>
      <w:r>
        <w:t xml:space="preserve">Footnote: In the appendix we perform a sensitivity analysis finding that even with relative large changes to the estimates in the consumption, investment, export and import functions the conclusion of Denmark being profit-led stands. </w:t>
      </w:r>
    </w:p>
  </w:comment>
  <w:comment w:id="73" w:author="Simon Thomsen" w:date="2022-11-14T12:46:00Z" w:initials="ST">
    <w:p w14:paraId="2A49966A" w14:textId="538B66DA" w:rsidR="008417CA" w:rsidRDefault="008417CA" w:rsidP="00B72B99">
      <w:pPr>
        <w:pStyle w:val="Kommentartekst"/>
      </w:pPr>
      <w:r>
        <w:rPr>
          <w:rStyle w:val="Kommentarhenvisning"/>
        </w:rPr>
        <w:annotationRef/>
      </w:r>
      <w:r>
        <w:t>Måske henvis til andre der finder dette resultat også</w:t>
      </w:r>
    </w:p>
  </w:comment>
  <w:comment w:id="74"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75" w:author="Simon Thomsen" w:date="2022-11-16T10:41:00Z" w:initials="ST">
    <w:p w14:paraId="6CA6B1AD" w14:textId="77777777" w:rsidR="002F4B66" w:rsidRDefault="002F4B66" w:rsidP="00430227">
      <w:pPr>
        <w:pStyle w:val="Kommentartekst"/>
      </w:pPr>
      <w:r>
        <w:rPr>
          <w:rStyle w:val="Kommentarhenvisning"/>
        </w:rPr>
        <w:annotationRef/>
      </w:r>
      <w:r>
        <w:t>Footnote: One possible critic of this method is that the effects from the income insurance model and the model built in this paper will not interact. We don’t see this affecting the overall results, as it will have no effect on the most dominant channel being the wage channel.</w:t>
      </w:r>
    </w:p>
  </w:comment>
  <w:comment w:id="76" w:author="Simon Thomsen" w:date="2022-11-04T11:26:00Z" w:initials="ST">
    <w:p w14:paraId="31547D3F" w14:textId="7FC20E88" w:rsidR="00FE593F" w:rsidRDefault="009111C1" w:rsidP="00902090">
      <w:pPr>
        <w:pStyle w:val="Kommentartekst"/>
      </w:pPr>
      <w:r>
        <w:rPr>
          <w:rStyle w:val="Kommentarhenvisning"/>
        </w:rPr>
        <w:annotationRef/>
      </w:r>
      <w:r w:rsidR="00FE593F">
        <w:t>Footnote: Evaluated in 2025, so that the full effects have been carried through</w:t>
      </w:r>
    </w:p>
  </w:comment>
  <w:comment w:id="77" w:author="Simon Thomsen" w:date="2022-11-07T10:58:00Z" w:initials="ST">
    <w:p w14:paraId="1445E1CD" w14:textId="2F502F2C" w:rsidR="00FE593F" w:rsidRDefault="00FE593F" w:rsidP="007045EC">
      <w:pPr>
        <w:pStyle w:val="Kommentartekst"/>
      </w:pPr>
      <w:r>
        <w:rPr>
          <w:rStyle w:val="Kommentarhenvisning"/>
        </w:rPr>
        <w:annotationRef/>
      </w:r>
      <w:r>
        <w:t>Footnote: As the participation rate is fixed the fall in employment will directly result in an increase in unemployment of the same amount</w:t>
      </w:r>
    </w:p>
  </w:comment>
  <w:comment w:id="78"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79"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80" w:author="Simon Thomsen" w:date="2022-11-04T09:19:00Z" w:initials="ST">
    <w:p w14:paraId="47BE8E82" w14:textId="2D09E5BB" w:rsidR="00BB5FA2" w:rsidRDefault="0086586A" w:rsidP="00417A62">
      <w:pPr>
        <w:pStyle w:val="Kommentartekst"/>
      </w:pPr>
      <w:r>
        <w:rPr>
          <w:rStyle w:val="Kommentarhenvisning"/>
        </w:rPr>
        <w:annotationRef/>
      </w:r>
      <w:r w:rsidR="00BB5FA2">
        <w:t xml:space="preserve">Footnote: As they look at a micro foundation they use the unemplyment duration of one person, we will use the aomunt of unemplyed in the economy. </w:t>
      </w:r>
    </w:p>
  </w:comment>
  <w:comment w:id="81" w:author="Simon Thomsen" w:date="2022-11-04T11:35:00Z" w:initials="ST">
    <w:p w14:paraId="6DF8A367" w14:textId="501C3369" w:rsidR="005C21DA" w:rsidRDefault="005C21DA" w:rsidP="00221600">
      <w:pPr>
        <w:pStyle w:val="Kommentartekst"/>
      </w:pPr>
      <w:r>
        <w:rPr>
          <w:rStyle w:val="Kommentarhenvisning"/>
        </w:rPr>
        <w:annotationRef/>
      </w:r>
      <w:r>
        <w:t xml:space="preserve">Fodnote: As this is the estimated value for 2016. </w:t>
      </w:r>
    </w:p>
  </w:comment>
  <w:comment w:id="82" w:author="Simon Thomsen" w:date="2022-11-23T10:40:00Z" w:initials="ST">
    <w:p w14:paraId="2B4C7A2B" w14:textId="77777777" w:rsidR="00D5311F" w:rsidRDefault="00D5311F" w:rsidP="00361038">
      <w:pPr>
        <w:pStyle w:val="Kommentartekst"/>
      </w:pPr>
      <w:r>
        <w:rPr>
          <w:rStyle w:val="Kommentarhenvisning"/>
        </w:rPr>
        <w:annotationRef/>
      </w:r>
      <w:r>
        <w:t xml:space="preserve">Skal jeg gå mere i dybden? Når det er forklaret ovenover. </w:t>
      </w:r>
    </w:p>
  </w:comment>
  <w:comment w:id="83" w:author="Simon Thomsen" w:date="2022-10-26T12:51:00Z" w:initials="ST">
    <w:p w14:paraId="53F19045" w14:textId="24006320"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84"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93"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C52554" w15:done="0"/>
  <w15:commentEx w15:paraId="5C489393" w15:paraIdParent="76C52554" w15:done="0"/>
  <w15:commentEx w15:paraId="31F2166A" w15:done="0"/>
  <w15:commentEx w15:paraId="40808F88" w15:paraIdParent="31F2166A" w15:done="0"/>
  <w15:commentEx w15:paraId="57625A52" w15:done="0"/>
  <w15:commentEx w15:paraId="65564AE0" w15:paraIdParent="57625A52" w15:done="0"/>
  <w15:commentEx w15:paraId="142B9705" w15:done="0"/>
  <w15:commentEx w15:paraId="64BC4D97" w15:paraIdParent="142B9705" w15:done="0"/>
  <w15:commentEx w15:paraId="3949B3A7" w15:done="0"/>
  <w15:commentEx w15:paraId="62104B77" w15:paraIdParent="3949B3A7" w15:done="0"/>
  <w15:commentEx w15:paraId="6EB40498" w15:done="0"/>
  <w15:commentEx w15:paraId="12C26159" w15:paraIdParent="6EB40498" w15:done="0"/>
  <w15:commentEx w15:paraId="130AC0F2" w15:done="0"/>
  <w15:commentEx w15:paraId="3607633C" w15:done="0"/>
  <w15:commentEx w15:paraId="441F6DC9" w15:done="1"/>
  <w15:commentEx w15:paraId="094B6A13" w15:done="0"/>
  <w15:commentEx w15:paraId="75FD6CFC" w15:done="0"/>
  <w15:commentEx w15:paraId="4197D9E3" w15:done="0"/>
  <w15:commentEx w15:paraId="78168931" w15:paraIdParent="4197D9E3" w15:done="0"/>
  <w15:commentEx w15:paraId="26F45103" w15:paraIdParent="4197D9E3" w15:done="0"/>
  <w15:commentEx w15:paraId="0582B055" w15:done="0"/>
  <w15:commentEx w15:paraId="24660892" w15:done="0"/>
  <w15:commentEx w15:paraId="3FE31168" w15:done="0"/>
  <w15:commentEx w15:paraId="5F5849EF" w15:done="0"/>
  <w15:commentEx w15:paraId="2D2651A1" w15:paraIdParent="5F5849EF" w15:done="0"/>
  <w15:commentEx w15:paraId="48F000BE" w15:done="0"/>
  <w15:commentEx w15:paraId="02E2D31E" w15:done="0"/>
  <w15:commentEx w15:paraId="53C1E1B7" w15:paraIdParent="02E2D31E" w15:done="0"/>
  <w15:commentEx w15:paraId="6211AB07" w15:done="0"/>
  <w15:commentEx w15:paraId="4E292C71" w15:paraIdParent="6211AB07" w15:done="0"/>
  <w15:commentEx w15:paraId="27535667" w15:done="0"/>
  <w15:commentEx w15:paraId="69380D44" w15:done="0"/>
  <w15:commentEx w15:paraId="7EBC9DE7" w15:done="0"/>
  <w15:commentEx w15:paraId="78B850AF" w15:done="0"/>
  <w15:commentEx w15:paraId="1DF4B742" w15:paraIdParent="78B850AF" w15:done="0"/>
  <w15:commentEx w15:paraId="3B70598B" w15:done="0"/>
  <w15:commentEx w15:paraId="70F5DFDE" w15:paraIdParent="3B70598B" w15:done="0"/>
  <w15:commentEx w15:paraId="3284457B" w15:paraIdParent="3B70598B" w15:done="0"/>
  <w15:commentEx w15:paraId="18023FAC" w15:done="0"/>
  <w15:commentEx w15:paraId="6B25B09D" w15:done="0"/>
  <w15:commentEx w15:paraId="1CE3759A" w15:paraIdParent="6B25B09D"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29642ACF" w15:done="0"/>
  <w15:commentEx w15:paraId="3F49C9D8" w15:done="1"/>
  <w15:commentEx w15:paraId="7E73CDAB" w15:paraIdParent="3F49C9D8" w15:done="1"/>
  <w15:commentEx w15:paraId="149C7BB8" w15:paraIdParent="3F49C9D8" w15:done="1"/>
  <w15:commentEx w15:paraId="4435FAC8" w15:done="0"/>
  <w15:commentEx w15:paraId="3FDF059C" w15:done="0"/>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0A833B18" w15:done="0"/>
  <w15:commentEx w15:paraId="7A1F065C" w15:done="0"/>
  <w15:commentEx w15:paraId="3F1597BB" w15:done="0"/>
  <w15:commentEx w15:paraId="4A80E27C" w15:done="0"/>
  <w15:commentEx w15:paraId="3865DC29" w15:done="0"/>
  <w15:commentEx w15:paraId="74B2D764" w15:done="0"/>
  <w15:commentEx w15:paraId="15092F2A" w15:done="0"/>
  <w15:commentEx w15:paraId="2A49966A" w15:done="1"/>
  <w15:commentEx w15:paraId="4C7390F1" w15:paraIdParent="2A49966A" w15:done="1"/>
  <w15:commentEx w15:paraId="6CA6B1AD" w15:done="0"/>
  <w15:commentEx w15:paraId="31547D3F" w15:done="0"/>
  <w15:commentEx w15:paraId="1445E1CD" w15:done="0"/>
  <w15:commentEx w15:paraId="20D5A1AE" w15:done="1"/>
  <w15:commentEx w15:paraId="4C022DBE" w15:paraIdParent="20D5A1AE" w15:done="1"/>
  <w15:commentEx w15:paraId="47BE8E82" w15:done="0"/>
  <w15:commentEx w15:paraId="6DF8A367" w15:done="0"/>
  <w15:commentEx w15:paraId="2B4C7A2B"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508B" w16cex:dateUtc="2022-11-21T18:31:00Z"/>
  <w16cex:commentExtensible w16cex:durableId="272650A8" w16cex:dateUtc="2022-11-21T18:31:00Z"/>
  <w16cex:commentExtensible w16cex:durableId="272652D2" w16cex:dateUtc="2022-11-21T18:41:00Z"/>
  <w16cex:commentExtensible w16cex:durableId="27265316" w16cex:dateUtc="2022-11-21T18:42:00Z"/>
  <w16cex:commentExtensible w16cex:durableId="27265304" w16cex:dateUtc="2022-11-21T18:41:00Z"/>
  <w16cex:commentExtensible w16cex:durableId="2726531F" w16cex:dateUtc="2022-11-21T18:42:00Z"/>
  <w16cex:commentExtensible w16cex:durableId="272653AD" w16cex:dateUtc="2022-11-21T18:44:00Z"/>
  <w16cex:commentExtensible w16cex:durableId="272653BA" w16cex:dateUtc="2022-11-21T18:44:00Z"/>
  <w16cex:commentExtensible w16cex:durableId="272654C2" w16cex:dateUtc="2022-11-21T18:49:00Z"/>
  <w16cex:commentExtensible w16cex:durableId="272654CB" w16cex:dateUtc="2022-11-21T18:49:00Z"/>
  <w16cex:commentExtensible w16cex:durableId="271E2270" w16cex:dateUtc="2022-11-15T13:36:00Z"/>
  <w16cex:commentExtensible w16cex:durableId="271F25BB" w16cex:dateUtc="2022-11-16T08:02:00Z"/>
  <w16cex:commentExtensible w16cex:durableId="272655C6" w16cex:dateUtc="2022-11-21T18:53:00Z"/>
  <w16cex:commentExtensible w16cex:durableId="270F9C2C" w16cex:dateUtc="2022-11-04T13:11:00Z"/>
  <w16cex:commentExtensible w16cex:durableId="271A8500" w16cex:dateUtc="2022-11-12T19:48:00Z"/>
  <w16cex:commentExtensible w16cex:durableId="27175548" w16cex:dateUtc="2022-11-10T09:47: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6F3C728" w16cex:dateUtc="2022-10-14T09:31:00Z"/>
  <w16cex:commentExtensible w16cex:durableId="271C9356" w16cex:dateUtc="2022-11-14T09:13:00Z"/>
  <w16cex:commentExtensible w16cex:durableId="2720D4EE" w16cex:dateUtc="2022-11-17T14:42:00Z"/>
  <w16cex:commentExtensible w16cex:durableId="27265887" w16cex:dateUtc="2022-11-21T19:05:00Z"/>
  <w16cex:commentExtensible w16cex:durableId="2726588D" w16cex:dateUtc="2022-11-21T19:05:00Z"/>
  <w16cex:commentExtensible w16cex:durableId="271F26FC" w16cex:dateUtc="2022-11-16T08:08:00Z"/>
  <w16cex:commentExtensible w16cex:durableId="27265A2F" w16cex:dateUtc="2022-11-21T19:12:00Z"/>
  <w16cex:commentExtensible w16cex:durableId="27265A39" w16cex:dateUtc="2022-11-21T19:12:00Z"/>
  <w16cex:commentExtensible w16cex:durableId="27265AC7" w16cex:dateUtc="2022-11-21T19:15:00Z"/>
  <w16cex:commentExtensible w16cex:durableId="27265AD2" w16cex:dateUtc="2022-11-21T19:15:00Z"/>
  <w16cex:commentExtensible w16cex:durableId="26CDFB55" w16cex:dateUtc="2022-09-15T17:28:00Z"/>
  <w16cex:commentExtensible w16cex:durableId="2717705D" w16cex:dateUtc="2022-11-10T11:43:00Z"/>
  <w16cex:commentExtensible w16cex:durableId="2707F404" w16cex:dateUtc="2022-10-29T16:48:00Z"/>
  <w16cex:commentExtensible w16cex:durableId="27265BC8" w16cex:dateUtc="2022-11-21T19:19:00Z"/>
  <w16cex:commentExtensible w16cex:durableId="27265BD1" w16cex:dateUtc="2022-11-21T19:19:00Z"/>
  <w16cex:commentExtensible w16cex:durableId="27265D34" w16cex:dateUtc="2022-11-21T19:25:00Z"/>
  <w16cex:commentExtensible w16cex:durableId="27265D43" w16cex:dateUtc="2022-11-21T19:25:00Z"/>
  <w16cex:commentExtensible w16cex:durableId="27265D48" w16cex:dateUtc="2022-11-21T19:25:00Z"/>
  <w16cex:commentExtensible w16cex:durableId="27134DB9" w16cex:dateUtc="2022-11-07T08:26:00Z"/>
  <w16cex:commentExtensible w16cex:durableId="270E1AC9" w16cex:dateUtc="2022-11-03T09:47:00Z"/>
  <w16cex:commentExtensible w16cex:durableId="2714C4C4" w16cex:dateUtc="2022-11-08T11:06: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BA992" w16cex:dateUtc="2022-11-13T16:36:00Z"/>
  <w16cex:commentExtensible w16cex:durableId="2714D37D" w16cex:dateUtc="2022-11-08T12:09:00Z"/>
  <w16cex:commentExtensible w16cex:durableId="271BA9CD" w16cex:dateUtc="2022-11-13T16:37:00Z"/>
  <w16cex:commentExtensible w16cex:durableId="271CED0D" w16cex:dateUtc="2022-11-14T15:36:00Z"/>
  <w16cex:commentExtensible w16cex:durableId="2708B139" w16cex:dateUtc="2022-10-30T07:15:00Z"/>
  <w16cex:commentExtensible w16cex:durableId="27178ADC" w16cex:dateUtc="2022-11-10T13: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1F73D6" w16cex:dateUtc="2022-11-16T13:36:00Z"/>
  <w16cex:commentExtensible w16cex:durableId="27189ACA" w16cex:dateUtc="2022-11-11T08:56:00Z"/>
  <w16cex:commentExtensible w16cex:durableId="2718A476" w16cex:dateUtc="2022-11-11T09:37:00Z"/>
  <w16cex:commentExtensible w16cex:durableId="2718A48C" w16cex:dateUtc="2022-11-11T09:38:00Z"/>
  <w16cex:commentExtensible w16cex:durableId="271BD779" w16cex:dateUtc="2022-11-13T19:52:00Z"/>
  <w16cex:commentExtensible w16cex:durableId="27135F64" w16cex:dateUtc="2022-11-07T09:41:00Z"/>
  <w16cex:commentExtensible w16cex:durableId="271F4E32" w16cex:dateUtc="2022-11-16T10:55:00Z"/>
  <w16cex:commentExtensible w16cex:durableId="271CB71E" w16cex:dateUtc="2022-11-14T11:46:00Z"/>
  <w16cex:commentExtensible w16cex:durableId="271DCA33" w16cex:dateUtc="2022-11-15T07:20:00Z"/>
  <w16cex:commentExtensible w16cex:durableId="271F3CEA" w16cex:dateUtc="2022-11-16T09:41:00Z"/>
  <w16cex:commentExtensible w16cex:durableId="270F7567" w16cex:dateUtc="2022-11-04T10:26:00Z"/>
  <w16cex:commentExtensible w16cex:durableId="27136340" w16cex:dateUtc="2022-11-07T09:58:00Z"/>
  <w16cex:commentExtensible w16cex:durableId="2703ABC6" w16cex:dateUtc="2022-10-26T10:51:00Z"/>
  <w16cex:commentExtensible w16cex:durableId="2703ABD5" w16cex:dateUtc="2022-10-26T10:51:00Z"/>
  <w16cex:commentExtensible w16cex:durableId="270F57A9" w16cex:dateUtc="2022-11-04T08:19:00Z"/>
  <w16cex:commentExtensible w16cex:durableId="270F776A" w16cex:dateUtc="2022-11-04T10:35:00Z"/>
  <w16cex:commentExtensible w16cex:durableId="27287702" w16cex:dateUtc="2022-11-23T09:40: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C52554" w16cid:durableId="2726508B"/>
  <w16cid:commentId w16cid:paraId="5C489393" w16cid:durableId="272650A8"/>
  <w16cid:commentId w16cid:paraId="31F2166A" w16cid:durableId="272652D2"/>
  <w16cid:commentId w16cid:paraId="40808F88" w16cid:durableId="27265316"/>
  <w16cid:commentId w16cid:paraId="57625A52" w16cid:durableId="27265304"/>
  <w16cid:commentId w16cid:paraId="65564AE0" w16cid:durableId="2726531F"/>
  <w16cid:commentId w16cid:paraId="142B9705" w16cid:durableId="272653AD"/>
  <w16cid:commentId w16cid:paraId="64BC4D97" w16cid:durableId="272653BA"/>
  <w16cid:commentId w16cid:paraId="3949B3A7" w16cid:durableId="272654C2"/>
  <w16cid:commentId w16cid:paraId="62104B77" w16cid:durableId="272654CB"/>
  <w16cid:commentId w16cid:paraId="6EB40498" w16cid:durableId="271E2270"/>
  <w16cid:commentId w16cid:paraId="12C26159" w16cid:durableId="271F25BB"/>
  <w16cid:commentId w16cid:paraId="130AC0F2" w16cid:durableId="272655C6"/>
  <w16cid:commentId w16cid:paraId="3607633C" w16cid:durableId="270F9C2C"/>
  <w16cid:commentId w16cid:paraId="441F6DC9" w16cid:durableId="271A8500"/>
  <w16cid:commentId w16cid:paraId="094B6A13" w16cid:durableId="27175548"/>
  <w16cid:commentId w16cid:paraId="75FD6CFC" w16cid:durableId="271A85E5"/>
  <w16cid:commentId w16cid:paraId="4197D9E3" w16cid:durableId="2726564D"/>
  <w16cid:commentId w16cid:paraId="78168931" w16cid:durableId="272656A2"/>
  <w16cid:commentId w16cid:paraId="26F45103" w16cid:durableId="272656AF"/>
  <w16cid:commentId w16cid:paraId="0582B055" w16cid:durableId="26F3C728"/>
  <w16cid:commentId w16cid:paraId="24660892" w16cid:durableId="271C9356"/>
  <w16cid:commentId w16cid:paraId="3FE31168" w16cid:durableId="2720D4EE"/>
  <w16cid:commentId w16cid:paraId="5F5849EF" w16cid:durableId="27265887"/>
  <w16cid:commentId w16cid:paraId="2D2651A1" w16cid:durableId="2726588D"/>
  <w16cid:commentId w16cid:paraId="48F000BE" w16cid:durableId="271F26FC"/>
  <w16cid:commentId w16cid:paraId="02E2D31E" w16cid:durableId="27265A2F"/>
  <w16cid:commentId w16cid:paraId="53C1E1B7" w16cid:durableId="27265A39"/>
  <w16cid:commentId w16cid:paraId="6211AB07" w16cid:durableId="27265AC7"/>
  <w16cid:commentId w16cid:paraId="4E292C71" w16cid:durableId="27265AD2"/>
  <w16cid:commentId w16cid:paraId="27535667" w16cid:durableId="26CDFB55"/>
  <w16cid:commentId w16cid:paraId="69380D44" w16cid:durableId="2717705D"/>
  <w16cid:commentId w16cid:paraId="7EBC9DE7" w16cid:durableId="2707F404"/>
  <w16cid:commentId w16cid:paraId="78B850AF" w16cid:durableId="27265BC8"/>
  <w16cid:commentId w16cid:paraId="1DF4B742" w16cid:durableId="27265BD1"/>
  <w16cid:commentId w16cid:paraId="3B70598B" w16cid:durableId="27265D34"/>
  <w16cid:commentId w16cid:paraId="70F5DFDE" w16cid:durableId="27265D43"/>
  <w16cid:commentId w16cid:paraId="3284457B" w16cid:durableId="27265D48"/>
  <w16cid:commentId w16cid:paraId="18023FAC" w16cid:durableId="27134DB9"/>
  <w16cid:commentId w16cid:paraId="6B25B09D" w16cid:durableId="270E1AC9"/>
  <w16cid:commentId w16cid:paraId="1CE3759A" w16cid:durableId="2714C4C4"/>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29642ACF" w16cid:durableId="271BA992"/>
  <w16cid:commentId w16cid:paraId="3F49C9D8" w16cid:durableId="2714D37D"/>
  <w16cid:commentId w16cid:paraId="7E73CDAB" w16cid:durableId="271BA9CD"/>
  <w16cid:commentId w16cid:paraId="149C7BB8" w16cid:durableId="271CED0D"/>
  <w16cid:commentId w16cid:paraId="4435FAC8" w16cid:durableId="2708B139"/>
  <w16cid:commentId w16cid:paraId="3FDF059C" w16cid:durableId="27178ADC"/>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0A833B18" w16cid:durableId="271F73D6"/>
  <w16cid:commentId w16cid:paraId="7A1F065C" w16cid:durableId="27189ACA"/>
  <w16cid:commentId w16cid:paraId="3F1597BB" w16cid:durableId="2718A476"/>
  <w16cid:commentId w16cid:paraId="4A80E27C" w16cid:durableId="2718A48C"/>
  <w16cid:commentId w16cid:paraId="3865DC29" w16cid:durableId="271BD779"/>
  <w16cid:commentId w16cid:paraId="74B2D764" w16cid:durableId="27135F64"/>
  <w16cid:commentId w16cid:paraId="15092F2A" w16cid:durableId="271F4E32"/>
  <w16cid:commentId w16cid:paraId="2A49966A" w16cid:durableId="271CB71E"/>
  <w16cid:commentId w16cid:paraId="4C7390F1" w16cid:durableId="271DCA33"/>
  <w16cid:commentId w16cid:paraId="6CA6B1AD" w16cid:durableId="271F3CEA"/>
  <w16cid:commentId w16cid:paraId="31547D3F" w16cid:durableId="270F7567"/>
  <w16cid:commentId w16cid:paraId="1445E1CD" w16cid:durableId="27136340"/>
  <w16cid:commentId w16cid:paraId="20D5A1AE" w16cid:durableId="2703ABC6"/>
  <w16cid:commentId w16cid:paraId="4C022DBE" w16cid:durableId="2703ABD5"/>
  <w16cid:commentId w16cid:paraId="47BE8E82" w16cid:durableId="270F57A9"/>
  <w16cid:commentId w16cid:paraId="6DF8A367" w16cid:durableId="270F776A"/>
  <w16cid:commentId w16cid:paraId="2B4C7A2B" w16cid:durableId="27287702"/>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9587D" w14:textId="77777777" w:rsidR="00954665" w:rsidRDefault="00954665" w:rsidP="005F6ED0">
      <w:pPr>
        <w:spacing w:after="0" w:line="240" w:lineRule="auto"/>
      </w:pPr>
      <w:r>
        <w:separator/>
      </w:r>
    </w:p>
  </w:endnote>
  <w:endnote w:type="continuationSeparator" w:id="0">
    <w:p w14:paraId="02FF1D75" w14:textId="77777777" w:rsidR="00954665" w:rsidRDefault="00954665"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7EB8B" w14:textId="77777777" w:rsidR="00954665" w:rsidRDefault="00954665" w:rsidP="005F6ED0">
      <w:pPr>
        <w:spacing w:after="0" w:line="240" w:lineRule="auto"/>
      </w:pPr>
      <w:r>
        <w:separator/>
      </w:r>
    </w:p>
  </w:footnote>
  <w:footnote w:type="continuationSeparator" w:id="0">
    <w:p w14:paraId="4F0C7E95" w14:textId="77777777" w:rsidR="00954665" w:rsidRDefault="00954665" w:rsidP="005F6E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7D2E"/>
    <w:rsid w:val="00010219"/>
    <w:rsid w:val="00011517"/>
    <w:rsid w:val="000123BC"/>
    <w:rsid w:val="00013666"/>
    <w:rsid w:val="000141E8"/>
    <w:rsid w:val="000212EE"/>
    <w:rsid w:val="00021CDF"/>
    <w:rsid w:val="000240FC"/>
    <w:rsid w:val="00025ACD"/>
    <w:rsid w:val="00026AE3"/>
    <w:rsid w:val="00030420"/>
    <w:rsid w:val="00033142"/>
    <w:rsid w:val="00033D62"/>
    <w:rsid w:val="000360BB"/>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914E4"/>
    <w:rsid w:val="00091DEB"/>
    <w:rsid w:val="000924AE"/>
    <w:rsid w:val="000930C2"/>
    <w:rsid w:val="00093676"/>
    <w:rsid w:val="00094148"/>
    <w:rsid w:val="0009470F"/>
    <w:rsid w:val="00096242"/>
    <w:rsid w:val="000A3027"/>
    <w:rsid w:val="000A334F"/>
    <w:rsid w:val="000A5116"/>
    <w:rsid w:val="000A609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3422"/>
    <w:rsid w:val="00173E7B"/>
    <w:rsid w:val="00174C5E"/>
    <w:rsid w:val="00175E5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710"/>
    <w:rsid w:val="0027521C"/>
    <w:rsid w:val="00281F51"/>
    <w:rsid w:val="00282F8F"/>
    <w:rsid w:val="00286BB8"/>
    <w:rsid w:val="00287C0E"/>
    <w:rsid w:val="00287E19"/>
    <w:rsid w:val="00292F95"/>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7386"/>
    <w:rsid w:val="002E780A"/>
    <w:rsid w:val="002F2BA9"/>
    <w:rsid w:val="002F4B66"/>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331C"/>
    <w:rsid w:val="004E4362"/>
    <w:rsid w:val="004E4CC5"/>
    <w:rsid w:val="004E640C"/>
    <w:rsid w:val="004F0914"/>
    <w:rsid w:val="004F609D"/>
    <w:rsid w:val="004F646D"/>
    <w:rsid w:val="004F68F1"/>
    <w:rsid w:val="004F76B5"/>
    <w:rsid w:val="0050083C"/>
    <w:rsid w:val="00502AC7"/>
    <w:rsid w:val="00503D9C"/>
    <w:rsid w:val="00504BF2"/>
    <w:rsid w:val="005114AE"/>
    <w:rsid w:val="00513D05"/>
    <w:rsid w:val="00515BE6"/>
    <w:rsid w:val="00517164"/>
    <w:rsid w:val="00521ACE"/>
    <w:rsid w:val="00533E84"/>
    <w:rsid w:val="00534BD7"/>
    <w:rsid w:val="00536BB3"/>
    <w:rsid w:val="00540405"/>
    <w:rsid w:val="005420C4"/>
    <w:rsid w:val="005423B4"/>
    <w:rsid w:val="00544105"/>
    <w:rsid w:val="00544881"/>
    <w:rsid w:val="005449E6"/>
    <w:rsid w:val="00546FE1"/>
    <w:rsid w:val="0055114E"/>
    <w:rsid w:val="00551430"/>
    <w:rsid w:val="00551654"/>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7F5"/>
    <w:rsid w:val="005E6092"/>
    <w:rsid w:val="005F034B"/>
    <w:rsid w:val="005F09CB"/>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0ED"/>
    <w:rsid w:val="006909D0"/>
    <w:rsid w:val="00691825"/>
    <w:rsid w:val="00694187"/>
    <w:rsid w:val="006949E2"/>
    <w:rsid w:val="00697B08"/>
    <w:rsid w:val="006A0343"/>
    <w:rsid w:val="006A1276"/>
    <w:rsid w:val="006A228A"/>
    <w:rsid w:val="006A256A"/>
    <w:rsid w:val="006A3EEA"/>
    <w:rsid w:val="006B0059"/>
    <w:rsid w:val="006B378A"/>
    <w:rsid w:val="006B51E7"/>
    <w:rsid w:val="006B6212"/>
    <w:rsid w:val="006B71D2"/>
    <w:rsid w:val="006C3D5A"/>
    <w:rsid w:val="006C3F78"/>
    <w:rsid w:val="006C4623"/>
    <w:rsid w:val="006C68C1"/>
    <w:rsid w:val="006D25A4"/>
    <w:rsid w:val="006D2B78"/>
    <w:rsid w:val="006D39AC"/>
    <w:rsid w:val="006D4472"/>
    <w:rsid w:val="006D4C4E"/>
    <w:rsid w:val="006D53C0"/>
    <w:rsid w:val="006E4491"/>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3BD5"/>
    <w:rsid w:val="00737B4B"/>
    <w:rsid w:val="007426B3"/>
    <w:rsid w:val="00745270"/>
    <w:rsid w:val="00745A47"/>
    <w:rsid w:val="00750710"/>
    <w:rsid w:val="0075087B"/>
    <w:rsid w:val="00750941"/>
    <w:rsid w:val="007539B0"/>
    <w:rsid w:val="0075427B"/>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F1377"/>
    <w:rsid w:val="007F2C8D"/>
    <w:rsid w:val="007F31FE"/>
    <w:rsid w:val="0080080C"/>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3239"/>
    <w:rsid w:val="00933BEF"/>
    <w:rsid w:val="0094247A"/>
    <w:rsid w:val="00942B51"/>
    <w:rsid w:val="00943BA1"/>
    <w:rsid w:val="009457AA"/>
    <w:rsid w:val="00945EB8"/>
    <w:rsid w:val="00945EEF"/>
    <w:rsid w:val="00946215"/>
    <w:rsid w:val="009462C2"/>
    <w:rsid w:val="00947449"/>
    <w:rsid w:val="00947FDD"/>
    <w:rsid w:val="0095038F"/>
    <w:rsid w:val="0095297C"/>
    <w:rsid w:val="00954665"/>
    <w:rsid w:val="00955FB7"/>
    <w:rsid w:val="0095636B"/>
    <w:rsid w:val="00956BF1"/>
    <w:rsid w:val="00962FF7"/>
    <w:rsid w:val="009652E4"/>
    <w:rsid w:val="00965ED1"/>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695"/>
    <w:rsid w:val="00A31D25"/>
    <w:rsid w:val="00A32407"/>
    <w:rsid w:val="00A32739"/>
    <w:rsid w:val="00A33F6E"/>
    <w:rsid w:val="00A347C6"/>
    <w:rsid w:val="00A3492F"/>
    <w:rsid w:val="00A36179"/>
    <w:rsid w:val="00A426F5"/>
    <w:rsid w:val="00A42D17"/>
    <w:rsid w:val="00A455E4"/>
    <w:rsid w:val="00A46484"/>
    <w:rsid w:val="00A51212"/>
    <w:rsid w:val="00A517BE"/>
    <w:rsid w:val="00A5243E"/>
    <w:rsid w:val="00A54398"/>
    <w:rsid w:val="00A54F38"/>
    <w:rsid w:val="00A56D55"/>
    <w:rsid w:val="00A61600"/>
    <w:rsid w:val="00A61B04"/>
    <w:rsid w:val="00A624F1"/>
    <w:rsid w:val="00A62685"/>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429"/>
    <w:rsid w:val="00AA7102"/>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2A8"/>
    <w:rsid w:val="00B3135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1286"/>
    <w:rsid w:val="00C1149C"/>
    <w:rsid w:val="00C12361"/>
    <w:rsid w:val="00C129CD"/>
    <w:rsid w:val="00C12A03"/>
    <w:rsid w:val="00C13BE7"/>
    <w:rsid w:val="00C155F4"/>
    <w:rsid w:val="00C16738"/>
    <w:rsid w:val="00C17E43"/>
    <w:rsid w:val="00C21116"/>
    <w:rsid w:val="00C21C3D"/>
    <w:rsid w:val="00C22BC4"/>
    <w:rsid w:val="00C23C1C"/>
    <w:rsid w:val="00C24122"/>
    <w:rsid w:val="00C2684E"/>
    <w:rsid w:val="00C30065"/>
    <w:rsid w:val="00C3353B"/>
    <w:rsid w:val="00C34CD1"/>
    <w:rsid w:val="00C359FB"/>
    <w:rsid w:val="00C376AB"/>
    <w:rsid w:val="00C44380"/>
    <w:rsid w:val="00C5121C"/>
    <w:rsid w:val="00C5526D"/>
    <w:rsid w:val="00C55837"/>
    <w:rsid w:val="00C55C6D"/>
    <w:rsid w:val="00C56F57"/>
    <w:rsid w:val="00C57F78"/>
    <w:rsid w:val="00C632AF"/>
    <w:rsid w:val="00C63AC0"/>
    <w:rsid w:val="00C63E25"/>
    <w:rsid w:val="00C6598F"/>
    <w:rsid w:val="00C66184"/>
    <w:rsid w:val="00C6733C"/>
    <w:rsid w:val="00C74F09"/>
    <w:rsid w:val="00C8083A"/>
    <w:rsid w:val="00C81939"/>
    <w:rsid w:val="00C83D12"/>
    <w:rsid w:val="00C84591"/>
    <w:rsid w:val="00C858DE"/>
    <w:rsid w:val="00C87AA6"/>
    <w:rsid w:val="00C913D8"/>
    <w:rsid w:val="00C92956"/>
    <w:rsid w:val="00C92BC2"/>
    <w:rsid w:val="00C9325D"/>
    <w:rsid w:val="00C939CA"/>
    <w:rsid w:val="00C964B0"/>
    <w:rsid w:val="00CA076F"/>
    <w:rsid w:val="00CA09FF"/>
    <w:rsid w:val="00CA12CD"/>
    <w:rsid w:val="00CA13D5"/>
    <w:rsid w:val="00CA188B"/>
    <w:rsid w:val="00CA217F"/>
    <w:rsid w:val="00CA2488"/>
    <w:rsid w:val="00CA2502"/>
    <w:rsid w:val="00CA5C6A"/>
    <w:rsid w:val="00CA6774"/>
    <w:rsid w:val="00CB0740"/>
    <w:rsid w:val="00CB165C"/>
    <w:rsid w:val="00CB24AF"/>
    <w:rsid w:val="00CB3248"/>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93E"/>
    <w:rsid w:val="00D21107"/>
    <w:rsid w:val="00D22628"/>
    <w:rsid w:val="00D22845"/>
    <w:rsid w:val="00D22948"/>
    <w:rsid w:val="00D23556"/>
    <w:rsid w:val="00D2398E"/>
    <w:rsid w:val="00D242A7"/>
    <w:rsid w:val="00D27422"/>
    <w:rsid w:val="00D30DA3"/>
    <w:rsid w:val="00D35E1E"/>
    <w:rsid w:val="00D373B9"/>
    <w:rsid w:val="00D43152"/>
    <w:rsid w:val="00D43EB4"/>
    <w:rsid w:val="00D468B5"/>
    <w:rsid w:val="00D5311F"/>
    <w:rsid w:val="00D539ED"/>
    <w:rsid w:val="00D54324"/>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7001C"/>
    <w:rsid w:val="00E71D8E"/>
    <w:rsid w:val="00E73119"/>
    <w:rsid w:val="00E734B2"/>
    <w:rsid w:val="00E77B5F"/>
    <w:rsid w:val="00E81755"/>
    <w:rsid w:val="00E83A4D"/>
    <w:rsid w:val="00E840E6"/>
    <w:rsid w:val="00E84765"/>
    <w:rsid w:val="00E861C4"/>
    <w:rsid w:val="00E87C76"/>
    <w:rsid w:val="00E95DE7"/>
    <w:rsid w:val="00EA455C"/>
    <w:rsid w:val="00EA706C"/>
    <w:rsid w:val="00EB0D5D"/>
    <w:rsid w:val="00EB0F0A"/>
    <w:rsid w:val="00EB209C"/>
    <w:rsid w:val="00EB504E"/>
    <w:rsid w:val="00EB54FF"/>
    <w:rsid w:val="00EB7CB3"/>
    <w:rsid w:val="00EC33AB"/>
    <w:rsid w:val="00ED06D9"/>
    <w:rsid w:val="00ED0C06"/>
    <w:rsid w:val="00ED3896"/>
    <w:rsid w:val="00ED38CE"/>
    <w:rsid w:val="00EE180D"/>
    <w:rsid w:val="00EE6C6F"/>
    <w:rsid w:val="00EE7B67"/>
    <w:rsid w:val="00EF18D3"/>
    <w:rsid w:val="00EF4E01"/>
    <w:rsid w:val="00EF56E5"/>
    <w:rsid w:val="00F010F8"/>
    <w:rsid w:val="00F04E63"/>
    <w:rsid w:val="00F0515C"/>
    <w:rsid w:val="00F064D3"/>
    <w:rsid w:val="00F10544"/>
    <w:rsid w:val="00F12EE0"/>
    <w:rsid w:val="00F13439"/>
    <w:rsid w:val="00F1397C"/>
    <w:rsid w:val="00F1731B"/>
    <w:rsid w:val="00F226C4"/>
    <w:rsid w:val="00F22808"/>
    <w:rsid w:val="00F228AF"/>
    <w:rsid w:val="00F22F0A"/>
    <w:rsid w:val="00F23405"/>
    <w:rsid w:val="00F23B92"/>
    <w:rsid w:val="00F24D30"/>
    <w:rsid w:val="00F25149"/>
    <w:rsid w:val="00F25725"/>
    <w:rsid w:val="00F266DA"/>
    <w:rsid w:val="00F2697F"/>
    <w:rsid w:val="00F26C7A"/>
    <w:rsid w:val="00F279C2"/>
    <w:rsid w:val="00F30E7B"/>
    <w:rsid w:val="00F31B66"/>
    <w:rsid w:val="00F34ED7"/>
    <w:rsid w:val="00F41869"/>
    <w:rsid w:val="00F41B3F"/>
    <w:rsid w:val="00F4278B"/>
    <w:rsid w:val="00F454B9"/>
    <w:rsid w:val="00F46DD3"/>
    <w:rsid w:val="00F471E4"/>
    <w:rsid w:val="00F47727"/>
    <w:rsid w:val="00F504A7"/>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political decision to suppress the rate regulation rate resulting in a lower level of income insurance, starting from 2016. We do so by setting up a counterfactual analysis, removing the suppressing of the rate regulation rate in a stock-flow-consistent model with an emphasis on the dynamics of the labor market and the Danish income insurance program. We include macroeconomic channels which argued by the literature should play-in when assessing changes to the level of income insurance. We solve the model including these channels, to generate an estimate of the change in unemployment associated with each channel, as well as combinations of the channels. We use the results to estimate a macro elasticity of the level of income insurance, by using the income insurance model as a proxy for the micro elasticity. We find the macro elasticity to be approximately twice as large as the micro elasticity. Indicating that suppressing the rate regulation rate in Denmark has positive effects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 effects are considered by using the income insurance model for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58</Pages>
  <Words>39108</Words>
  <Characters>222921</Characters>
  <Application>Microsoft Office Word</Application>
  <DocSecurity>0</DocSecurity>
  <Lines>1857</Lines>
  <Paragraphs>523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12</cp:revision>
  <cp:lastPrinted>2022-11-19T12:43:00Z</cp:lastPrinted>
  <dcterms:created xsi:type="dcterms:W3CDTF">2022-11-21T15:23:00Z</dcterms:created>
  <dcterms:modified xsi:type="dcterms:W3CDTF">2022-11-23T10:59:00Z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