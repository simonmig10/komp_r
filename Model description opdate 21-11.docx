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r w:rsidR="00642B69">
        <w:rPr>
          <w:sz w:val="24"/>
          <w:szCs w:val="24"/>
        </w:rPr>
        <w:t>P</w:t>
      </w:r>
      <w:r w:rsidR="00CA2502" w:rsidRPr="00AB3D2F">
        <w:rPr>
          <w:sz w:val="24"/>
          <w:szCs w:val="24"/>
        </w:rPr>
        <w:t xml:space="preserve">ost-Keynesian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7"/>
      <w:r w:rsidR="00E83A4D" w:rsidRPr="00AB3D2F">
        <w:rPr>
          <w:sz w:val="24"/>
          <w:szCs w:val="24"/>
        </w:rPr>
        <w:t>Cash-benefits</w:t>
      </w:r>
      <w:commentRangeEnd w:id="17"/>
      <w:r w:rsidR="00E83A4D" w:rsidRPr="00AB3D2F">
        <w:rPr>
          <w:rStyle w:val="Kommentarhenvisning"/>
          <w:sz w:val="24"/>
          <w:szCs w:val="24"/>
        </w:rPr>
        <w:commentReference w:id="17"/>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2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0"/>
      <w:r w:rsidR="00360517" w:rsidRPr="00AB3D2F">
        <w:rPr>
          <w:rStyle w:val="Kommentarhenvisning"/>
          <w:sz w:val="24"/>
          <w:szCs w:val="24"/>
        </w:rPr>
        <w:commentReference w:id="2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1"/>
      <w:commentRangeStart w:id="22"/>
      <w:commentRangeStart w:id="23"/>
      <w:r>
        <w:t>Macroeconomic effects</w:t>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commentRangeEnd w:id="23"/>
      <w:r w:rsidR="00C66184">
        <w:rPr>
          <w:rStyle w:val="Kommentarhenvisning"/>
          <w:rFonts w:asciiTheme="minorHAnsi" w:eastAsiaTheme="minorHAnsi" w:hAnsiTheme="minorHAnsi" w:cstheme="minorBidi"/>
          <w:color w:val="auto"/>
        </w:rPr>
        <w:commentReference w:id="23"/>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26"/>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26"/>
      <w:r w:rsidR="00127EA8">
        <w:rPr>
          <w:rStyle w:val="Kommentarhenvisning"/>
        </w:rPr>
        <w:commentReference w:id="26"/>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69543A95" w:rsidR="003205F7" w:rsidRPr="00AB3D2F" w:rsidRDefault="00127EA8" w:rsidP="006342B2">
      <w:pPr>
        <w:spacing w:line="360" w:lineRule="auto"/>
        <w:rPr>
          <w:rFonts w:cstheme="minorHAnsi"/>
          <w:sz w:val="24"/>
          <w:szCs w:val="24"/>
        </w:rPr>
      </w:pPr>
      <w:r>
        <w:rPr>
          <w:rFonts w:cstheme="minorHAnsi"/>
          <w:sz w:val="24"/>
          <w:szCs w:val="24"/>
        </w:rPr>
        <w:t xml:space="preserve">The subject of this paper is to </w:t>
      </w:r>
      <w:commentRangeStart w:id="27"/>
      <w:commentRangeStart w:id="28"/>
      <w:r>
        <w:rPr>
          <w:rFonts w:cstheme="minorHAnsi"/>
          <w:sz w:val="24"/>
          <w:szCs w:val="24"/>
        </w:rPr>
        <w:t xml:space="preserve">validate the </w:t>
      </w:r>
      <w:r w:rsidR="00C66184">
        <w:rPr>
          <w:rFonts w:cstheme="minorHAnsi"/>
          <w:sz w:val="24"/>
          <w:szCs w:val="24"/>
        </w:rPr>
        <w:t xml:space="preserve">political decision </w:t>
      </w:r>
      <w:commentRangeEnd w:id="27"/>
      <w:r w:rsidR="00C66184">
        <w:rPr>
          <w:rStyle w:val="Kommentarhenvisning"/>
        </w:rPr>
        <w:commentReference w:id="27"/>
      </w:r>
      <w:commentRangeEnd w:id="28"/>
      <w:r w:rsidR="00C66184">
        <w:rPr>
          <w:rStyle w:val="Kommentarhenvisning"/>
        </w:rPr>
        <w:commentReference w:id="28"/>
      </w:r>
      <w:r w:rsidR="00C66184">
        <w:rPr>
          <w:rFonts w:cstheme="minorHAnsi"/>
          <w:sz w:val="24"/>
          <w:szCs w:val="24"/>
        </w:rPr>
        <w:t xml:space="preserve">of </w:t>
      </w:r>
      <w:r>
        <w:rPr>
          <w:rFonts w:cstheme="minorHAnsi"/>
          <w:sz w:val="24"/>
          <w:szCs w:val="24"/>
        </w:rPr>
        <w:t>suppressing the rate regulation percent</w:t>
      </w:r>
      <w:r w:rsidR="00C66184">
        <w:rPr>
          <w:rFonts w:cstheme="minorHAnsi"/>
          <w:sz w:val="24"/>
          <w:szCs w:val="24"/>
        </w:rPr>
        <w:t xml:space="preserve"> by</w:t>
      </w:r>
      <w:r>
        <w:rPr>
          <w:rFonts w:cstheme="minorHAnsi"/>
          <w:sz w:val="24"/>
          <w:szCs w:val="24"/>
        </w:rPr>
        <w:t xml:space="preserve"> using the macro elasticity of income insurance on unemployment. In the model presented by </w:t>
      </w:r>
      <w:r>
        <w:rPr>
          <w:rFonts w:cstheme="minorHAnsi"/>
          <w:sz w:val="24"/>
          <w:szCs w:val="24"/>
        </w:rPr>
        <w:fldChar w:fldCharType="begin" w:fldLock="1"/>
      </w:r>
      <w:r w:rsidR="00C17E43">
        <w:rPr>
          <w:rFonts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Pr>
          <w:rFonts w:cstheme="minorHAnsi"/>
          <w:sz w:val="24"/>
          <w:szCs w:val="24"/>
        </w:rPr>
        <w:fldChar w:fldCharType="separate"/>
      </w:r>
      <w:r w:rsidRPr="00127EA8">
        <w:rPr>
          <w:rFonts w:cstheme="minorHAnsi"/>
          <w:noProof/>
          <w:sz w:val="24"/>
          <w:szCs w:val="24"/>
        </w:rPr>
        <w:t>(Byrialsen &amp; Raza, 2018)</w:t>
      </w:r>
      <w:r>
        <w:rPr>
          <w:rFonts w:cstheme="minorHAnsi"/>
          <w:sz w:val="24"/>
          <w:szCs w:val="24"/>
        </w:rPr>
        <w:fldChar w:fldCharType="end"/>
      </w:r>
      <w:r w:rsidR="00C17E43">
        <w:rPr>
          <w:rFonts w:cstheme="minorHAnsi"/>
          <w:sz w:val="24"/>
          <w:szCs w:val="24"/>
        </w:rPr>
        <w:t xml:space="preserve"> as well as the model used for this paper,</w:t>
      </w:r>
      <w:r>
        <w:rPr>
          <w:rFonts w:cstheme="minorHAnsi"/>
          <w:sz w:val="24"/>
          <w:szCs w:val="24"/>
        </w:rPr>
        <w:t xml:space="preserve"> 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2F87DDA"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4364BB69"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 xml:space="preserve">all other benefits but </w:t>
      </w:r>
      <w:r w:rsidR="00D70885" w:rsidRPr="00AB3D2F">
        <w:rPr>
          <w:rFonts w:eastAsiaTheme="minorEastAsia" w:cstheme="minorHAnsi"/>
          <w:sz w:val="24"/>
          <w:szCs w:val="24"/>
        </w:rPr>
        <w:lastRenderedPageBreak/>
        <w:t>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58F4ACAA" w14:textId="71A88372" w:rsidR="00AE3754" w:rsidRPr="00AB3D2F" w:rsidRDefault="00C17E43" w:rsidP="00C17E43">
      <w:pPr>
        <w:spacing w:line="360" w:lineRule="auto"/>
        <w:rPr>
          <w:rFonts w:cstheme="minorHAnsi"/>
          <w:sz w:val="24"/>
          <w:szCs w:val="24"/>
        </w:rPr>
      </w:pPr>
      <w:r>
        <w:rPr>
          <w:rFonts w:cstheme="minorHAnsi"/>
          <w:sz w:val="24"/>
          <w:szCs w:val="24"/>
        </w:rPr>
        <w:t xml:space="preserve">Thereby changes to the income insurance program affects the overall economy through changes in demand. </w:t>
      </w:r>
      <w:r w:rsidR="00094148" w:rsidRPr="00AB3D2F">
        <w:rPr>
          <w:rFonts w:cstheme="minorHAnsi"/>
          <w:sz w:val="24"/>
          <w:szCs w:val="24"/>
        </w:rPr>
        <w:t xml:space="preserve">In appendix </w:t>
      </w:r>
      <w:r w:rsidR="000A5116">
        <w:rPr>
          <w:rFonts w:cstheme="minorHAnsi"/>
          <w:sz w:val="24"/>
          <w:szCs w:val="24"/>
        </w:rPr>
        <w:t xml:space="preserve">(pg. </w:t>
      </w:r>
      <w:r w:rsidR="000A5116">
        <w:rPr>
          <w:rFonts w:cstheme="minorHAnsi"/>
          <w:sz w:val="24"/>
          <w:szCs w:val="24"/>
        </w:rPr>
        <w:fldChar w:fldCharType="begin"/>
      </w:r>
      <w:r w:rsidR="000A5116">
        <w:rPr>
          <w:rFonts w:cstheme="minorHAnsi"/>
          <w:sz w:val="24"/>
          <w:szCs w:val="24"/>
        </w:rPr>
        <w:instrText xml:space="preserve"> PAGEREF _Ref119913636 \h </w:instrText>
      </w:r>
      <w:r w:rsidR="000A5116">
        <w:rPr>
          <w:rFonts w:cstheme="minorHAnsi"/>
          <w:sz w:val="24"/>
          <w:szCs w:val="24"/>
        </w:rPr>
      </w:r>
      <w:r w:rsidR="000A5116">
        <w:rPr>
          <w:rFonts w:cstheme="minorHAnsi"/>
          <w:sz w:val="24"/>
          <w:szCs w:val="24"/>
        </w:rPr>
        <w:fldChar w:fldCharType="separate"/>
      </w:r>
      <w:r w:rsidR="000A5116">
        <w:rPr>
          <w:rFonts w:cstheme="minorHAnsi"/>
          <w:noProof/>
          <w:sz w:val="24"/>
          <w:szCs w:val="24"/>
        </w:rPr>
        <w:t>51</w:t>
      </w:r>
      <w:r w:rsidR="000A5116">
        <w:rPr>
          <w:rFonts w:cstheme="minorHAnsi"/>
          <w:sz w:val="24"/>
          <w:szCs w:val="24"/>
        </w:rPr>
        <w:fldChar w:fldCharType="end"/>
      </w:r>
      <w:r w:rsidR="000A5116">
        <w:rPr>
          <w:rFonts w:cstheme="minorHAnsi"/>
          <w:sz w:val="24"/>
          <w:szCs w:val="24"/>
        </w:rPr>
        <w:t xml:space="preserve">) </w:t>
      </w:r>
      <w:r w:rsidR="00094148" w:rsidRPr="00AB3D2F">
        <w:rPr>
          <w:rFonts w:cstheme="minorHAnsi"/>
          <w:sz w:val="24"/>
          <w:szCs w:val="24"/>
        </w:rPr>
        <w:t xml:space="preserve">we have included a </w:t>
      </w:r>
      <w:commentRangeStart w:id="29"/>
      <w:r w:rsidR="00094148" w:rsidRPr="00AB3D2F">
        <w:rPr>
          <w:rFonts w:cstheme="minorHAnsi"/>
          <w:sz w:val="24"/>
          <w:szCs w:val="24"/>
        </w:rPr>
        <w:t xml:space="preserve">DAG </w:t>
      </w:r>
      <w:commentRangeEnd w:id="29"/>
      <w:r w:rsidR="00BB0046">
        <w:rPr>
          <w:rStyle w:val="Kommentarhenvisning"/>
        </w:rPr>
        <w:commentReference w:id="29"/>
      </w:r>
      <w:r w:rsidR="00094148" w:rsidRPr="00AB3D2F">
        <w:rPr>
          <w:rFonts w:cstheme="minorHAnsi"/>
          <w:sz w:val="24"/>
          <w:szCs w:val="24"/>
        </w:rPr>
        <w:t>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0"/>
      <w:commentRangeStart w:id="31"/>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0"/>
      <w:r w:rsidR="0049569D">
        <w:rPr>
          <w:rStyle w:val="Kommentarhenvisning"/>
        </w:rPr>
        <w:commentReference w:id="30"/>
      </w:r>
      <w:commentRangeEnd w:id="31"/>
      <w:r w:rsidR="0049569D">
        <w:rPr>
          <w:rStyle w:val="Kommentarhenvisning"/>
        </w:rPr>
        <w:commentReference w:id="31"/>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2"/>
      <w:commentRangeStart w:id="33"/>
      <w:r w:rsidRPr="00AB3D2F">
        <w:rPr>
          <w:rFonts w:cstheme="minorHAnsi"/>
          <w:sz w:val="24"/>
          <w:szCs w:val="24"/>
        </w:rPr>
        <w:t xml:space="preserve">adaption percentage </w:t>
      </w:r>
      <w:commentRangeEnd w:id="32"/>
      <w:r w:rsidR="0049569D">
        <w:rPr>
          <w:rStyle w:val="Kommentarhenvisning"/>
        </w:rPr>
        <w:commentReference w:id="32"/>
      </w:r>
      <w:commentRangeEnd w:id="33"/>
      <w:r w:rsidR="0049569D">
        <w:rPr>
          <w:rStyle w:val="Kommentarhenvisning"/>
        </w:rPr>
        <w:commentReference w:id="33"/>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r>
      <w:r w:rsidRPr="00AB3D2F">
        <w:rPr>
          <w:rFonts w:cstheme="minorHAnsi"/>
          <w:sz w:val="24"/>
          <w:szCs w:val="24"/>
        </w:rPr>
        <w:lastRenderedPageBreak/>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5"/>
      <w:r w:rsidRPr="00AB3D2F">
        <w:rPr>
          <w:rFonts w:cstheme="minorHAnsi"/>
          <w:sz w:val="24"/>
          <w:szCs w:val="24"/>
        </w:rPr>
        <w:t>less</w:t>
      </w:r>
      <w:commentRangeEnd w:id="35"/>
      <w:r w:rsidRPr="00AB3D2F">
        <w:rPr>
          <w:rStyle w:val="Kommentarhenvisning"/>
          <w:rFonts w:cstheme="minorHAnsi"/>
          <w:sz w:val="24"/>
          <w:szCs w:val="24"/>
        </w:rPr>
        <w:commentReference w:id="3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6"/>
      <w:r w:rsidRPr="00AB3D2F">
        <w:rPr>
          <w:rFonts w:cstheme="minorHAnsi"/>
          <w:sz w:val="24"/>
          <w:szCs w:val="24"/>
        </w:rPr>
        <w:t>insurance rate</w:t>
      </w:r>
      <w:r w:rsidR="007A68BD" w:rsidRPr="00AB3D2F">
        <w:rPr>
          <w:rFonts w:cstheme="minorHAnsi"/>
          <w:sz w:val="24"/>
          <w:szCs w:val="24"/>
        </w:rPr>
        <w:t xml:space="preserve"> </w:t>
      </w:r>
      <w:commentRangeEnd w:id="36"/>
      <w:r w:rsidR="007A68BD" w:rsidRPr="00AB3D2F">
        <w:rPr>
          <w:rStyle w:val="Kommentarhenvisning"/>
          <w:rFonts w:cstheme="minorHAnsi"/>
          <w:sz w:val="24"/>
          <w:szCs w:val="24"/>
        </w:rPr>
        <w:commentReference w:id="36"/>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w:lastRenderedPageBreak/>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7"/>
      <w:r w:rsidRPr="00AB3D2F">
        <w:rPr>
          <w:rFonts w:cstheme="minorHAnsi"/>
          <w:sz w:val="24"/>
          <w:szCs w:val="24"/>
        </w:rPr>
        <w:t xml:space="preserve">government net lending. </w:t>
      </w:r>
      <w:commentRangeEnd w:id="37"/>
      <w:r w:rsidR="00C57F78" w:rsidRPr="00AB3D2F">
        <w:rPr>
          <w:rStyle w:val="Kommentarhenvisning"/>
          <w:rFonts w:cstheme="minorHAnsi"/>
          <w:sz w:val="24"/>
          <w:szCs w:val="24"/>
        </w:rPr>
        <w:commentReference w:id="37"/>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lastRenderedPageBreak/>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8" w:name="_Ref119756235"/>
      <w:r>
        <w:lastRenderedPageBreak/>
        <w:t xml:space="preserve">Figure </w:t>
      </w:r>
      <w:fldSimple w:instr=" SEQ Figure \* ARABIC ">
        <w:r w:rsidR="007C0476">
          <w:rPr>
            <w:noProof/>
          </w:rPr>
          <w:t>4</w:t>
        </w:r>
      </w:fldSimple>
      <w:bookmarkEnd w:id="38"/>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9"/>
      <w:commentRangeStart w:id="40"/>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9"/>
      <w:r w:rsidR="003C0301">
        <w:rPr>
          <w:rStyle w:val="Kommentarhenvisning"/>
        </w:rPr>
        <w:commentReference w:id="39"/>
      </w:r>
      <w:commentRangeEnd w:id="40"/>
      <w:r w:rsidR="003C0301">
        <w:rPr>
          <w:rStyle w:val="Kommentarhenvisning"/>
        </w:rPr>
        <w:commentReference w:id="40"/>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of the income insurance to get an estimate of the effect this channel has on the economy and </w:t>
      </w:r>
      <w:r w:rsidR="003D40B6" w:rsidRPr="00AC0541">
        <w:rPr>
          <w:sz w:val="24"/>
          <w:szCs w:val="24"/>
        </w:rPr>
        <w:lastRenderedPageBreak/>
        <w:t>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commentRangeStart w:id="41"/>
      <w:commentRangeStart w:id="42"/>
      <w:commentRangeStart w:id="43"/>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41"/>
      <w:r w:rsidR="003C0301">
        <w:rPr>
          <w:rStyle w:val="Kommentarhenvisning"/>
        </w:rPr>
        <w:commentReference w:id="41"/>
      </w:r>
      <w:commentRangeEnd w:id="42"/>
      <w:r w:rsidR="003C0301">
        <w:rPr>
          <w:rStyle w:val="Kommentarhenvisning"/>
        </w:rPr>
        <w:commentReference w:id="42"/>
      </w:r>
      <w:commentRangeEnd w:id="43"/>
      <w:r w:rsidR="003C0301">
        <w:rPr>
          <w:rStyle w:val="Kommentarhenvisning"/>
        </w:rPr>
        <w:commentReference w:id="43"/>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44"/>
      <w:r w:rsidR="007D0CB8" w:rsidRPr="00AC0541">
        <w:rPr>
          <w:sz w:val="24"/>
          <w:szCs w:val="24"/>
        </w:rPr>
        <w:t>insurance</w:t>
      </w:r>
      <w:commentRangeEnd w:id="44"/>
      <w:r w:rsidR="00172AD0" w:rsidRPr="00AC0541">
        <w:rPr>
          <w:rStyle w:val="Kommentarhenvisning"/>
          <w:sz w:val="24"/>
          <w:szCs w:val="24"/>
        </w:rPr>
        <w:commentReference w:id="44"/>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5" w:name="_Ref119756278"/>
      <w:r>
        <w:lastRenderedPageBreak/>
        <w:t xml:space="preserve">Figure </w:t>
      </w:r>
      <w:fldSimple w:instr=" SEQ Figure \* ARABIC ">
        <w:r w:rsidR="007C0476">
          <w:rPr>
            <w:noProof/>
          </w:rPr>
          <w:t>5</w:t>
        </w:r>
      </w:fldSimple>
      <w:bookmarkEnd w:id="4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46"/>
      <w:commentRangeStart w:id="47"/>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46"/>
      <w:r w:rsidR="00410595" w:rsidRPr="00AC0541">
        <w:rPr>
          <w:rStyle w:val="Kommentarhenvisning"/>
          <w:sz w:val="24"/>
          <w:szCs w:val="24"/>
        </w:rPr>
        <w:commentReference w:id="46"/>
      </w:r>
      <w:commentRangeEnd w:id="47"/>
      <w:r w:rsidR="00C04157" w:rsidRPr="00AC0541">
        <w:rPr>
          <w:rStyle w:val="Kommentarhenvisning"/>
          <w:sz w:val="24"/>
          <w:szCs w:val="24"/>
        </w:rPr>
        <w:commentReference w:id="47"/>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4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4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49"/>
      <w:r w:rsidR="001A7BAE" w:rsidRPr="00AC0541">
        <w:rPr>
          <w:sz w:val="24"/>
          <w:szCs w:val="24"/>
        </w:rPr>
        <w:t>wages</w:t>
      </w:r>
      <w:commentRangeEnd w:id="49"/>
      <w:r w:rsidR="00BF11E0" w:rsidRPr="00AC0541">
        <w:rPr>
          <w:rStyle w:val="Kommentarhenvisning"/>
          <w:sz w:val="24"/>
          <w:szCs w:val="24"/>
        </w:rPr>
        <w:commentReference w:id="4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50"/>
      <w:commentRangeStart w:id="51"/>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50"/>
      <w:r w:rsidR="00D74D8E" w:rsidRPr="00AC0541">
        <w:rPr>
          <w:rStyle w:val="Kommentarhenvisning"/>
          <w:sz w:val="24"/>
          <w:szCs w:val="24"/>
        </w:rPr>
        <w:commentReference w:id="50"/>
      </w:r>
      <w:commentRangeEnd w:id="51"/>
      <w:r w:rsidR="009705F4" w:rsidRPr="00AC0541">
        <w:rPr>
          <w:rStyle w:val="Kommentarhenvisning"/>
          <w:sz w:val="24"/>
          <w:szCs w:val="24"/>
        </w:rPr>
        <w:commentReference w:id="51"/>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52"/>
      <w:commentRangeStart w:id="5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52"/>
      <w:commentRangeEnd w:id="53"/>
      <w:r w:rsidR="00D74D8E" w:rsidRPr="00AC0541">
        <w:rPr>
          <w:rStyle w:val="Kommentarhenvisning"/>
          <w:sz w:val="24"/>
          <w:szCs w:val="24"/>
        </w:rPr>
        <w:commentReference w:id="52"/>
      </w:r>
      <w:r w:rsidR="0075087B" w:rsidRPr="00AC0541">
        <w:rPr>
          <w:rStyle w:val="Kommentarhenvisning"/>
          <w:sz w:val="24"/>
          <w:szCs w:val="24"/>
        </w:rPr>
        <w:commentReference w:id="5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4"/>
      <w:r w:rsidR="003856B0" w:rsidRPr="00AC0541">
        <w:rPr>
          <w:sz w:val="24"/>
          <w:szCs w:val="24"/>
        </w:rPr>
        <w:t>2020</w:t>
      </w:r>
      <w:r w:rsidR="008E3678">
        <w:rPr>
          <w:sz w:val="24"/>
          <w:szCs w:val="24"/>
        </w:rPr>
        <w:t xml:space="preserve">. </w:t>
      </w:r>
      <w:commentRangeEnd w:id="54"/>
      <w:r w:rsidR="008E3678">
        <w:rPr>
          <w:rStyle w:val="Kommentarhenvisning"/>
        </w:rPr>
        <w:commentReference w:id="54"/>
      </w:r>
      <w:r w:rsidR="008E3678">
        <w:rPr>
          <w:sz w:val="24"/>
          <w:szCs w:val="24"/>
        </w:rPr>
        <w:t xml:space="preserve"> </w:t>
      </w:r>
      <w:commentRangeStart w:id="55"/>
      <w:commentRangeStart w:id="56"/>
      <w:commentRangeStart w:id="5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5"/>
      <w:r w:rsidR="00D74D8E" w:rsidRPr="00AC0541">
        <w:rPr>
          <w:rStyle w:val="Kommentarhenvisning"/>
          <w:sz w:val="24"/>
          <w:szCs w:val="24"/>
        </w:rPr>
        <w:commentReference w:id="55"/>
      </w:r>
      <w:commentRangeEnd w:id="56"/>
      <w:r w:rsidR="008E3678">
        <w:rPr>
          <w:rStyle w:val="Kommentarhenvisning"/>
        </w:rPr>
        <w:commentReference w:id="56"/>
      </w:r>
      <w:commentRangeEnd w:id="57"/>
      <w:r w:rsidR="00904699">
        <w:rPr>
          <w:rStyle w:val="Kommentarhenvisning"/>
        </w:rPr>
        <w:commentReference w:id="5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8"/>
      <w:r w:rsidRPr="00AC0541">
        <w:rPr>
          <w:sz w:val="24"/>
          <w:szCs w:val="24"/>
        </w:rPr>
        <w:t>program</w:t>
      </w:r>
      <w:commentRangeEnd w:id="58"/>
      <w:r w:rsidR="00A63068" w:rsidRPr="00AC0541">
        <w:rPr>
          <w:rStyle w:val="Kommentarhenvisning"/>
          <w:sz w:val="24"/>
          <w:szCs w:val="24"/>
        </w:rPr>
        <w:commentReference w:id="58"/>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9"/>
      <w:r w:rsidR="00DC2C78" w:rsidRPr="00AC0541">
        <w:rPr>
          <w:sz w:val="24"/>
          <w:szCs w:val="24"/>
        </w:rPr>
        <w:t xml:space="preserve">unemployed. </w:t>
      </w:r>
      <w:commentRangeEnd w:id="59"/>
      <w:r w:rsidR="00F5378C" w:rsidRPr="00AC0541">
        <w:rPr>
          <w:rStyle w:val="Kommentarhenvisning"/>
          <w:sz w:val="24"/>
          <w:szCs w:val="24"/>
        </w:rPr>
        <w:commentReference w:id="59"/>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60"/>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60"/>
      <w:r w:rsidR="00EB209C" w:rsidRPr="00AC0541">
        <w:rPr>
          <w:rStyle w:val="Kommentarhenvisning"/>
          <w:sz w:val="24"/>
          <w:szCs w:val="24"/>
        </w:rPr>
        <w:commentReference w:id="60"/>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61"/>
      <w:commentRangeStart w:id="62"/>
      <w:commentRangeStart w:id="63"/>
      <w:commentRangeStart w:id="64"/>
      <w:r w:rsidRPr="00AC0541">
        <w:rPr>
          <w:sz w:val="24"/>
          <w:szCs w:val="24"/>
        </w:rPr>
        <w:t xml:space="preserve">approximately 150 </w:t>
      </w:r>
      <w:commentRangeEnd w:id="61"/>
      <w:r w:rsidR="00A36179" w:rsidRPr="00AC0541">
        <w:rPr>
          <w:rStyle w:val="Kommentarhenvisning"/>
          <w:sz w:val="24"/>
          <w:szCs w:val="24"/>
        </w:rPr>
        <w:commentReference w:id="61"/>
      </w:r>
      <w:commentRangeEnd w:id="62"/>
      <w:r w:rsidR="00617DDD">
        <w:rPr>
          <w:rStyle w:val="Kommentarhenvisning"/>
        </w:rPr>
        <w:commentReference w:id="62"/>
      </w:r>
      <w:commentRangeEnd w:id="63"/>
      <w:r w:rsidR="00724E4C">
        <w:rPr>
          <w:rStyle w:val="Kommentarhenvisning"/>
        </w:rPr>
        <w:commentReference w:id="63"/>
      </w:r>
      <w:commentRangeEnd w:id="64"/>
      <w:r w:rsidR="009042A8">
        <w:rPr>
          <w:rStyle w:val="Kommentarhenvisning"/>
        </w:rPr>
        <w:commentReference w:id="64"/>
      </w:r>
      <w:r w:rsidRPr="00AC0541">
        <w:rPr>
          <w:sz w:val="24"/>
          <w:szCs w:val="24"/>
        </w:rPr>
        <w:t xml:space="preserve">people in this </w:t>
      </w:r>
      <w:commentRangeStart w:id="65"/>
      <w:r w:rsidRPr="00AC0541">
        <w:rPr>
          <w:sz w:val="24"/>
          <w:szCs w:val="24"/>
        </w:rPr>
        <w:t>scenario</w:t>
      </w:r>
      <w:commentRangeEnd w:id="65"/>
      <w:r w:rsidR="006A256A">
        <w:rPr>
          <w:rStyle w:val="Kommentarhenvisning"/>
        </w:rPr>
        <w:commentReference w:id="65"/>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6"/>
      <w:r w:rsidRPr="00AC0541">
        <w:rPr>
          <w:sz w:val="24"/>
          <w:szCs w:val="24"/>
        </w:rPr>
        <w:t xml:space="preserve">s.  </w:t>
      </w:r>
      <w:commentRangeEnd w:id="66"/>
      <w:r w:rsidR="00C63AC0" w:rsidRPr="00AC0541">
        <w:rPr>
          <w:rStyle w:val="Kommentarhenvisning"/>
          <w:sz w:val="24"/>
          <w:szCs w:val="24"/>
        </w:rPr>
        <w:commentReference w:id="66"/>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67" w:name="_Ref119913315"/>
      <w:r>
        <w:t xml:space="preserve">Section 5: </w:t>
      </w:r>
      <w:r w:rsidR="00BF3FA4">
        <w:t>Discussion</w:t>
      </w:r>
      <w:bookmarkEnd w:id="67"/>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2F7705D"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69A90218"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68"/>
      <w:r w:rsidR="006B51E7" w:rsidRPr="00A32739">
        <w:rPr>
          <w:sz w:val="24"/>
          <w:szCs w:val="24"/>
        </w:rPr>
        <w:t>23.000</w:t>
      </w:r>
      <w:commentRangeEnd w:id="68"/>
      <w:r w:rsidR="00A32739" w:rsidRPr="00A32739">
        <w:rPr>
          <w:rStyle w:val="Kommentarhenvisning"/>
          <w:sz w:val="24"/>
          <w:szCs w:val="24"/>
        </w:rPr>
        <w:commentReference w:id="68"/>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69"/>
      <w:r w:rsidR="00A32739" w:rsidRPr="00A32739">
        <w:rPr>
          <w:sz w:val="24"/>
          <w:szCs w:val="24"/>
        </w:rPr>
        <w:t xml:space="preserve">or the rest of the discussion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69"/>
      <w:r w:rsidR="00A32739" w:rsidRPr="00A32739">
        <w:rPr>
          <w:rStyle w:val="Kommentarhenvisning"/>
          <w:sz w:val="24"/>
          <w:szCs w:val="24"/>
        </w:rPr>
        <w:commentReference w:id="69"/>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5B7A482"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70"/>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70"/>
      <w:r w:rsidR="00812DCC">
        <w:rPr>
          <w:rStyle w:val="Kommentarhenvisning"/>
        </w:rPr>
        <w:commentReference w:id="70"/>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F24D30">
        <w:rPr>
          <w:sz w:val="24"/>
          <w:szCs w:val="24"/>
        </w:rPr>
        <w:t>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w:t>
      </w:r>
      <w:r w:rsidR="00662931" w:rsidRPr="00847BCD">
        <w:rPr>
          <w:sz w:val="24"/>
          <w:szCs w:val="24"/>
        </w:rPr>
        <w:lastRenderedPageBreak/>
        <w:t>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27022F0E"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71"/>
      <w:r w:rsidR="009705F4">
        <w:rPr>
          <w:sz w:val="24"/>
          <w:szCs w:val="24"/>
        </w:rPr>
        <w:t>0.3</w:t>
      </w:r>
      <w:commentRangeEnd w:id="71"/>
      <w:r w:rsidR="009705F4">
        <w:rPr>
          <w:rStyle w:val="Kommentarhenvisning"/>
        </w:rPr>
        <w:commentReference w:id="71"/>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812DCC">
        <w:rPr>
          <w:sz w:val="24"/>
          <w:szCs w:val="24"/>
        </w:rPr>
        <w:t>, which is</w:t>
      </w:r>
      <w:r w:rsidR="005F4E8E">
        <w:rPr>
          <w:sz w:val="24"/>
          <w:szCs w:val="24"/>
        </w:rPr>
        <w:t xml:space="preserve"> in line with the findings of</w:t>
      </w:r>
      <w:r w:rsidR="00812DCC">
        <w:rPr>
          <w:sz w:val="24"/>
          <w:szCs w:val="24"/>
        </w:rPr>
        <w:t xml:space="preserve"> our </w:t>
      </w:r>
      <w:commentRangeStart w:id="72"/>
      <w:r w:rsidR="00812DCC">
        <w:rPr>
          <w:sz w:val="24"/>
          <w:szCs w:val="24"/>
        </w:rPr>
        <w:t>model</w:t>
      </w:r>
      <w:r w:rsidR="005A1A86" w:rsidRPr="003642BF">
        <w:rPr>
          <w:sz w:val="24"/>
          <w:szCs w:val="24"/>
        </w:rPr>
        <w:t xml:space="preserve">. </w:t>
      </w:r>
      <w:commentRangeEnd w:id="72"/>
      <w:r w:rsidR="00B53960">
        <w:rPr>
          <w:rStyle w:val="Kommentarhenvisning"/>
        </w:rPr>
        <w:commentReference w:id="72"/>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73"/>
      <w:commentRangeStart w:id="74"/>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73"/>
      <w:r w:rsidR="008417CA">
        <w:rPr>
          <w:rStyle w:val="Kommentarhenvisning"/>
        </w:rPr>
        <w:commentReference w:id="73"/>
      </w:r>
      <w:commentRangeEnd w:id="74"/>
      <w:r w:rsidR="00C053D9">
        <w:rPr>
          <w:rStyle w:val="Kommentarhenvisning"/>
        </w:rPr>
        <w:commentReference w:id="74"/>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w:t>
      </w:r>
      <w:commentRangeStart w:id="75"/>
      <w:r w:rsidR="00BB0FA4" w:rsidRPr="00847BCD">
        <w:rPr>
          <w:sz w:val="24"/>
          <w:szCs w:val="24"/>
        </w:rPr>
        <w:t xml:space="preserve">elasticity. </w:t>
      </w:r>
      <w:commentRangeEnd w:id="75"/>
      <w:r w:rsidR="002F4B66">
        <w:rPr>
          <w:rStyle w:val="Kommentarhenvisning"/>
        </w:rPr>
        <w:commentReference w:id="75"/>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commentRangeStart w:id="76"/>
      <w:r w:rsidR="002A3975" w:rsidRPr="00C44380">
        <w:rPr>
          <w:sz w:val="24"/>
          <w:szCs w:val="24"/>
        </w:rPr>
        <w:t>2021-2023</w:t>
      </w:r>
      <w:commentRangeEnd w:id="76"/>
      <w:r w:rsidR="009111C1">
        <w:rPr>
          <w:rStyle w:val="Kommentarhenvisning"/>
        </w:rPr>
        <w:commentReference w:id="76"/>
      </w:r>
      <w:r w:rsidR="002A3975"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77"/>
      <w:r w:rsidR="002A3975" w:rsidRPr="00C44380">
        <w:rPr>
          <w:sz w:val="24"/>
          <w:szCs w:val="24"/>
        </w:rPr>
        <w:t>people</w:t>
      </w:r>
      <w:commentRangeEnd w:id="77"/>
      <w:r w:rsidR="00FE593F">
        <w:rPr>
          <w:rStyle w:val="Kommentarhenvisning"/>
        </w:rPr>
        <w:commentReference w:id="77"/>
      </w:r>
      <w:r w:rsidR="002A3975"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3685FCFC"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w:t>
      </w:r>
      <w:r w:rsidR="00A0271D" w:rsidRPr="00C44380">
        <w:rPr>
          <w:sz w:val="24"/>
          <w:szCs w:val="24"/>
        </w:rPr>
        <w:lastRenderedPageBreak/>
        <w:t>large as what newer literature suggests. We will also look towards the case in which th</w:t>
      </w:r>
      <w:r w:rsidR="005F4E8E">
        <w:rPr>
          <w:sz w:val="24"/>
          <w:szCs w:val="24"/>
        </w:rPr>
        <w:t>e approach</w:t>
      </w:r>
      <w:r w:rsidR="00A0271D" w:rsidRPr="00C44380">
        <w:rPr>
          <w:sz w:val="24"/>
          <w:szCs w:val="24"/>
        </w:rPr>
        <w:t xml:space="preserve">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78"/>
      <w:commentRangeStart w:id="79"/>
      <w:r w:rsidR="00305EB0" w:rsidRPr="00C44380">
        <w:rPr>
          <w:sz w:val="24"/>
          <w:szCs w:val="24"/>
        </w:rPr>
        <w:t>0.</w:t>
      </w:r>
      <w:r w:rsidR="00E334EE">
        <w:rPr>
          <w:sz w:val="24"/>
          <w:szCs w:val="24"/>
        </w:rPr>
        <w:t>3</w:t>
      </w:r>
      <w:r w:rsidR="00305EB0" w:rsidRPr="00C44380">
        <w:rPr>
          <w:sz w:val="24"/>
          <w:szCs w:val="24"/>
        </w:rPr>
        <w:t>5-0.</w:t>
      </w:r>
      <w:commentRangeEnd w:id="78"/>
      <w:r w:rsidR="00E334EE">
        <w:rPr>
          <w:sz w:val="24"/>
          <w:szCs w:val="24"/>
        </w:rPr>
        <w:t>4</w:t>
      </w:r>
      <w:r w:rsidR="00BF3FA4" w:rsidRPr="00C44380">
        <w:rPr>
          <w:rStyle w:val="Kommentarhenvisning"/>
        </w:rPr>
        <w:commentReference w:id="78"/>
      </w:r>
      <w:commentRangeEnd w:id="79"/>
      <w:r w:rsidR="00BF3FA4" w:rsidRPr="00C44380">
        <w:rPr>
          <w:rStyle w:val="Kommentarhenvisning"/>
        </w:rPr>
        <w:commentReference w:id="7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1C4A6F7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80"/>
      <w:r w:rsidR="0086586A" w:rsidRPr="009111C1">
        <w:rPr>
          <w:rFonts w:cstheme="minorHAnsi"/>
          <w:sz w:val="24"/>
          <w:szCs w:val="24"/>
        </w:rPr>
        <w:lastRenderedPageBreak/>
        <w:t xml:space="preserve">unemployment </w:t>
      </w:r>
      <w:commentRangeEnd w:id="80"/>
      <w:r w:rsidR="0086586A" w:rsidRPr="009111C1">
        <w:rPr>
          <w:rStyle w:val="Kommentarhenvisning"/>
          <w:rFonts w:cstheme="minorHAnsi"/>
          <w:sz w:val="24"/>
          <w:szCs w:val="24"/>
        </w:rPr>
        <w:commentReference w:id="80"/>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B6C9C00"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consumption when unemployed, to the marginal costs</w:t>
      </w:r>
      <w:r w:rsidR="00540405">
        <w:rPr>
          <w:rFonts w:cstheme="minorHAnsi"/>
          <w:sz w:val="24"/>
          <w:szCs w:val="24"/>
        </w:rPr>
        <w:t>,</w:t>
      </w:r>
      <w:r w:rsidRPr="009111C1">
        <w:rPr>
          <w:rFonts w:cstheme="minorHAnsi"/>
          <w:sz w:val="24"/>
          <w:szCs w:val="24"/>
        </w:rPr>
        <w:t xml:space="preserve"> in the form of higher tax payments</w:t>
      </w:r>
      <w:r w:rsidR="00540405">
        <w:rPr>
          <w:rFonts w:cstheme="minorHAnsi"/>
          <w:sz w:val="24"/>
          <w:szCs w:val="24"/>
        </w:rPr>
        <w:t>, which</w:t>
      </w:r>
      <w:r w:rsidRPr="009111C1">
        <w:rPr>
          <w:rFonts w:cstheme="minorHAnsi"/>
          <w:sz w:val="24"/>
          <w:szCs w:val="24"/>
        </w:rPr>
        <w:t xml:space="preserve">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7392649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132150">
        <w:rPr>
          <w:rFonts w:eastAsiaTheme="minorEastAsia" w:cstheme="minorHAnsi"/>
          <w:sz w:val="24"/>
          <w:szCs w:val="24"/>
        </w:rPr>
        <w:t xml:space="preserve"> found in this paper, and u</w:t>
      </w:r>
      <w:r w:rsidRPr="009111C1">
        <w:rPr>
          <w:rFonts w:eastAsiaTheme="minorEastAsia" w:cstheme="minorHAnsi"/>
          <w:sz w:val="24"/>
          <w:szCs w:val="24"/>
        </w:rPr>
        <w:t xml:space="preserve">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p>
    <w:p w14:paraId="190812EC" w14:textId="3EF03CE2"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lastRenderedPageBreak/>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81"/>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1"/>
      <w:r w:rsidR="005C21DA">
        <w:rPr>
          <w:rStyle w:val="Kommentarhenvisning"/>
        </w:rPr>
        <w:commentReference w:id="81"/>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5EB5C473"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w:t>
      </w:r>
      <w:r w:rsidR="00B1293A">
        <w:rPr>
          <w:rFonts w:eastAsiaTheme="minorEastAsia" w:cstheme="minorHAnsi"/>
          <w:sz w:val="24"/>
          <w:szCs w:val="24"/>
        </w:rPr>
        <w:lastRenderedPageBreak/>
        <w:t xml:space="preserve">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xml:space="preserve">, </w:t>
      </w:r>
      <w:r w:rsidR="004F646D">
        <w:rPr>
          <w:rFonts w:eastAsiaTheme="minorEastAsia" w:cstheme="minorHAnsi"/>
          <w:sz w:val="24"/>
          <w:szCs w:val="24"/>
        </w:rPr>
        <w:t>it is not given that this relationship between income insurance and wages is the same for Denmark as for Sweden</w:t>
      </w:r>
      <w:r w:rsidR="004F646D">
        <w:rPr>
          <w:rFonts w:eastAsiaTheme="minorEastAsia" w:cstheme="minorHAnsi"/>
          <w:sz w:val="24"/>
          <w:szCs w:val="24"/>
        </w:rPr>
        <w:t>.</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82"/>
      <w:r w:rsidR="000979F6">
        <w:rPr>
          <w:rFonts w:eastAsiaTheme="minorEastAsia" w:cstheme="minorHAnsi"/>
          <w:sz w:val="24"/>
          <w:szCs w:val="24"/>
        </w:rPr>
        <w:t xml:space="preserve">0.41 </w:t>
      </w:r>
      <w:commentRangeEnd w:id="82"/>
      <w:r w:rsidR="000979F6">
        <w:rPr>
          <w:rStyle w:val="Kommentarhenvisning"/>
        </w:rPr>
        <w:commentReference w:id="82"/>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580544C3"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wage affect the Danish economy positively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 we are not concerned about this assumption</w:t>
      </w:r>
      <w:r w:rsidR="000979F6">
        <w:rPr>
          <w:rFonts w:eastAsiaTheme="minorEastAsia" w:cstheme="minorHAnsi"/>
          <w:sz w:val="24"/>
          <w:szCs w:val="24"/>
        </w:rPr>
        <w:t>.</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worker unions to raise wages when the gap between wages and income insurance gets small</w:t>
      </w:r>
      <w:r w:rsidR="00F00A78">
        <w:rPr>
          <w:rFonts w:eastAsiaTheme="minorEastAsia" w:cstheme="minorHAnsi"/>
          <w:sz w:val="24"/>
          <w:szCs w:val="24"/>
        </w:rPr>
        <w:t xml:space="preserve">,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F00A78">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w:t>
      </w:r>
      <w:r w:rsidR="00F00A78">
        <w:rPr>
          <w:rFonts w:eastAsiaTheme="minorEastAsia" w:cstheme="minorHAnsi"/>
          <w:sz w:val="24"/>
          <w:szCs w:val="24"/>
        </w:rPr>
        <w:lastRenderedPageBreak/>
        <w:t>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w:t>
      </w:r>
      <w:r w:rsidR="00560ED3" w:rsidRPr="007B17B8">
        <w:rPr>
          <w:sz w:val="24"/>
          <w:szCs w:val="24"/>
        </w:rPr>
        <w:lastRenderedPageBreak/>
        <w:t xml:space="preserve">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 xml:space="preserve">we estimate </w:t>
      </w:r>
      <w:r w:rsidR="00F23B92">
        <w:rPr>
          <w:sz w:val="24"/>
          <w:szCs w:val="24"/>
        </w:rPr>
        <w:t>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83"/>
      <w:commentRangeStart w:id="84"/>
      <w:r w:rsidR="00FD35A3" w:rsidRPr="007B17B8">
        <w:rPr>
          <w:sz w:val="24"/>
          <w:szCs w:val="24"/>
        </w:rPr>
        <w:t>0.35-0.</w:t>
      </w:r>
      <w:commentRangeEnd w:id="83"/>
      <w:r w:rsidR="00FD35A3" w:rsidRPr="007B17B8">
        <w:rPr>
          <w:sz w:val="24"/>
          <w:szCs w:val="24"/>
        </w:rPr>
        <w:t>4</w:t>
      </w:r>
      <w:r w:rsidR="00FD35A3" w:rsidRPr="007B17B8">
        <w:rPr>
          <w:rStyle w:val="Kommentarhenvisning"/>
          <w:sz w:val="24"/>
          <w:szCs w:val="24"/>
        </w:rPr>
        <w:commentReference w:id="83"/>
      </w:r>
      <w:commentRangeEnd w:id="84"/>
      <w:r w:rsidR="00FD35A3" w:rsidRPr="007B17B8">
        <w:rPr>
          <w:rStyle w:val="Kommentarhenvisning"/>
          <w:sz w:val="24"/>
          <w:szCs w:val="24"/>
        </w:rPr>
        <w:commentReference w:id="84"/>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w:t>
      </w:r>
      <w:r w:rsidR="007B4B48" w:rsidRPr="007B17B8">
        <w:rPr>
          <w:sz w:val="24"/>
          <w:szCs w:val="24"/>
        </w:rPr>
        <w:lastRenderedPageBreak/>
        <w:t>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85" w:author="Simon Thomsen" w:date="2022-11-09T11:41:00Z"/>
        </w:rPr>
      </w:pPr>
    </w:p>
    <w:p w14:paraId="74ABB717" w14:textId="7589233E" w:rsidR="00CD17D9" w:rsidRPr="00B33E3B" w:rsidRDefault="00CD17D9" w:rsidP="00CD17D9">
      <w:pPr>
        <w:pStyle w:val="Overskrift1"/>
        <w:rPr>
          <w:ins w:id="86" w:author="Simon Thomsen" w:date="2022-11-09T11:42:00Z"/>
          <w:lang w:val="da-DK"/>
        </w:rPr>
      </w:pPr>
      <w:ins w:id="87" w:author="Simon Thomsen" w:date="2022-11-09T11:42:00Z">
        <w:r w:rsidRPr="00B33E3B">
          <w:rPr>
            <w:lang w:val="da-DK"/>
          </w:rPr>
          <w:t xml:space="preserve">Reference list </w:t>
        </w:r>
      </w:ins>
    </w:p>
    <w:p w14:paraId="2919FEF5" w14:textId="7D0416A6" w:rsidR="00CD17D9" w:rsidRPr="00B33E3B" w:rsidRDefault="00CD17D9" w:rsidP="00CD17D9">
      <w:pPr>
        <w:rPr>
          <w:ins w:id="88" w:author="Simon Thomsen" w:date="2022-11-09T11:42:00Z"/>
          <w:lang w:val="da-DK"/>
        </w:rPr>
      </w:pPr>
    </w:p>
    <w:p w14:paraId="72EC2E8F" w14:textId="75F69C44" w:rsidR="00F00A78" w:rsidRPr="00F00A78" w:rsidRDefault="00333B3D" w:rsidP="00F00A78">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F00A78" w:rsidRPr="00F00A78">
        <w:rPr>
          <w:rFonts w:ascii="Calibri" w:hAnsi="Calibri" w:cs="Calibri"/>
          <w:noProof/>
          <w:szCs w:val="24"/>
        </w:rPr>
        <w:t xml:space="preserve">Aastrup, M. (2018). </w:t>
      </w:r>
      <w:r w:rsidR="00F00A78" w:rsidRPr="00F00A78">
        <w:rPr>
          <w:rFonts w:ascii="Calibri" w:hAnsi="Calibri" w:cs="Calibri"/>
          <w:i/>
          <w:iCs/>
          <w:noProof/>
          <w:szCs w:val="24"/>
        </w:rPr>
        <w:t>30 Års dagpengeforringelser</w:t>
      </w:r>
      <w:r w:rsidR="00F00A78" w:rsidRPr="00F00A78">
        <w:rPr>
          <w:rFonts w:ascii="Calibri" w:hAnsi="Calibri" w:cs="Calibri"/>
          <w:noProof/>
          <w:szCs w:val="24"/>
        </w:rPr>
        <w:t xml:space="preserve">. </w:t>
      </w:r>
      <w:r w:rsidR="00F00A78" w:rsidRPr="00F00A78">
        <w:rPr>
          <w:rFonts w:ascii="Calibri" w:hAnsi="Calibri" w:cs="Calibri"/>
          <w:i/>
          <w:iCs/>
          <w:noProof/>
          <w:szCs w:val="24"/>
        </w:rPr>
        <w:t>September 2018</w:t>
      </w:r>
      <w:r w:rsidR="00F00A78" w:rsidRPr="00F00A78">
        <w:rPr>
          <w:rFonts w:ascii="Calibri" w:hAnsi="Calibri" w:cs="Calibri"/>
          <w:noProof/>
          <w:szCs w:val="24"/>
        </w:rPr>
        <w:t>.</w:t>
      </w:r>
    </w:p>
    <w:p w14:paraId="69C320A1"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Andersen, T. M., &amp; Svarer, M. (2006). Flexicurity: The Danish Labour-Market Model. </w:t>
      </w:r>
      <w:r w:rsidRPr="00F00A78">
        <w:rPr>
          <w:rFonts w:ascii="Calibri" w:hAnsi="Calibri" w:cs="Calibri"/>
          <w:i/>
          <w:iCs/>
          <w:noProof/>
          <w:szCs w:val="24"/>
        </w:rPr>
        <w:t>Ekonomisk Debatt</w:t>
      </w:r>
      <w:r w:rsidRPr="00F00A78">
        <w:rPr>
          <w:rFonts w:ascii="Calibri" w:hAnsi="Calibri" w:cs="Calibri"/>
          <w:noProof/>
          <w:szCs w:val="24"/>
        </w:rPr>
        <w:t xml:space="preserve">, </w:t>
      </w:r>
      <w:r w:rsidRPr="00F00A78">
        <w:rPr>
          <w:rFonts w:ascii="Calibri" w:hAnsi="Calibri" w:cs="Calibri"/>
          <w:i/>
          <w:iCs/>
          <w:noProof/>
          <w:szCs w:val="24"/>
        </w:rPr>
        <w:t>1</w:t>
      </w:r>
      <w:r w:rsidRPr="00F00A78">
        <w:rPr>
          <w:rFonts w:ascii="Calibri" w:hAnsi="Calibri" w:cs="Calibri"/>
          <w:noProof/>
          <w:szCs w:val="24"/>
        </w:rPr>
        <w:t>(April), 17–29.</w:t>
      </w:r>
    </w:p>
    <w:p w14:paraId="7DC7A3EA"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Andersen, T. M., Svarer, M., &amp; Vejlin, R. M. (2015). Litteraturreview af effekter af indretning af arbejdsunderstøttelsen. </w:t>
      </w:r>
      <w:r w:rsidRPr="00F00A78">
        <w:rPr>
          <w:rFonts w:ascii="Calibri" w:hAnsi="Calibri" w:cs="Calibri"/>
          <w:i/>
          <w:iCs/>
          <w:noProof/>
          <w:szCs w:val="24"/>
        </w:rPr>
        <w:t>Beskæftigelsesministeriet</w:t>
      </w:r>
      <w:r w:rsidRPr="00F00A78">
        <w:rPr>
          <w:rFonts w:ascii="Calibri" w:hAnsi="Calibri" w:cs="Calibri"/>
          <w:noProof/>
          <w:szCs w:val="24"/>
        </w:rPr>
        <w:t>, 1–99.</w:t>
      </w:r>
    </w:p>
    <w:p w14:paraId="6EE849A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Bengtsson, E., &amp; Stockhammer, E. (2018). Wages, Income Distribution and Economic Growth: Long-Run Perspectives in Scandinavia, 1900–2010. </w:t>
      </w:r>
      <w:r w:rsidRPr="00F00A78">
        <w:rPr>
          <w:rFonts w:ascii="Calibri" w:hAnsi="Calibri" w:cs="Calibri"/>
          <w:i/>
          <w:iCs/>
          <w:noProof/>
          <w:szCs w:val="24"/>
        </w:rPr>
        <w:t>Review of Political Economy</w:t>
      </w:r>
      <w:r w:rsidRPr="00F00A78">
        <w:rPr>
          <w:rFonts w:ascii="Calibri" w:hAnsi="Calibri" w:cs="Calibri"/>
          <w:noProof/>
          <w:szCs w:val="24"/>
        </w:rPr>
        <w:t xml:space="preserve">, </w:t>
      </w:r>
      <w:r w:rsidRPr="00F00A78">
        <w:rPr>
          <w:rFonts w:ascii="Calibri" w:hAnsi="Calibri" w:cs="Calibri"/>
          <w:i/>
          <w:iCs/>
          <w:noProof/>
          <w:szCs w:val="24"/>
        </w:rPr>
        <w:t>33</w:t>
      </w:r>
      <w:r w:rsidRPr="00F00A78">
        <w:rPr>
          <w:rFonts w:ascii="Calibri" w:hAnsi="Calibri" w:cs="Calibri"/>
          <w:noProof/>
          <w:szCs w:val="24"/>
        </w:rPr>
        <w:t>(4), 725–745. https://doi.org/10.1080/09538259.2020.1860307</w:t>
      </w:r>
    </w:p>
    <w:p w14:paraId="605DAEFB"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Boone, C., Dube, A., Goodman, L., &amp; Kaplan, E. (2021). Unemployment Insurance Generosity and Aggregate Employment. </w:t>
      </w:r>
      <w:r w:rsidRPr="00F00A78">
        <w:rPr>
          <w:rFonts w:ascii="Calibri" w:hAnsi="Calibri" w:cs="Calibri"/>
          <w:i/>
          <w:iCs/>
          <w:noProof/>
          <w:szCs w:val="24"/>
        </w:rPr>
        <w:t>American Economic Journal: Economic Policy</w:t>
      </w:r>
      <w:r w:rsidRPr="00F00A78">
        <w:rPr>
          <w:rFonts w:ascii="Calibri" w:hAnsi="Calibri" w:cs="Calibri"/>
          <w:noProof/>
          <w:szCs w:val="24"/>
        </w:rPr>
        <w:t xml:space="preserve">, </w:t>
      </w:r>
      <w:r w:rsidRPr="00F00A78">
        <w:rPr>
          <w:rFonts w:ascii="Calibri" w:hAnsi="Calibri" w:cs="Calibri"/>
          <w:i/>
          <w:iCs/>
          <w:noProof/>
          <w:szCs w:val="24"/>
        </w:rPr>
        <w:t>13</w:t>
      </w:r>
      <w:r w:rsidRPr="00F00A78">
        <w:rPr>
          <w:rFonts w:ascii="Calibri" w:hAnsi="Calibri" w:cs="Calibri"/>
          <w:noProof/>
          <w:szCs w:val="24"/>
        </w:rPr>
        <w:t>(2), 58–99. https://doi.org/10.1257/pol.20160613</w:t>
      </w:r>
    </w:p>
    <w:p w14:paraId="050EB904"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Byrialsen, M. R., &amp; Raza, H. (2018). Macroeconomic effects of unemployment benefits in small open economies: A stock–flow consistent approach. </w:t>
      </w:r>
      <w:r w:rsidRPr="00F00A78">
        <w:rPr>
          <w:rFonts w:ascii="Calibri" w:hAnsi="Calibri" w:cs="Calibri"/>
          <w:i/>
          <w:iCs/>
          <w:noProof/>
          <w:szCs w:val="24"/>
        </w:rPr>
        <w:t>European Journal of Economics and Economic Policies: Intervention</w:t>
      </w:r>
      <w:r w:rsidRPr="00F00A78">
        <w:rPr>
          <w:rFonts w:ascii="Calibri" w:hAnsi="Calibri" w:cs="Calibri"/>
          <w:noProof/>
          <w:szCs w:val="24"/>
        </w:rPr>
        <w:t xml:space="preserve">, </w:t>
      </w:r>
      <w:r w:rsidRPr="00F00A78">
        <w:rPr>
          <w:rFonts w:ascii="Calibri" w:hAnsi="Calibri" w:cs="Calibri"/>
          <w:i/>
          <w:iCs/>
          <w:noProof/>
          <w:szCs w:val="24"/>
        </w:rPr>
        <w:t>15</w:t>
      </w:r>
      <w:r w:rsidRPr="00F00A78">
        <w:rPr>
          <w:rFonts w:ascii="Calibri" w:hAnsi="Calibri" w:cs="Calibri"/>
          <w:noProof/>
          <w:szCs w:val="24"/>
        </w:rPr>
        <w:t>(3), 335–363. https://doi.org/10.4337/ejeep.2018.0032</w:t>
      </w:r>
    </w:p>
    <w:p w14:paraId="20DC7C2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Byrialsen, M. R., Raza, H., &amp; Valdecantos, S. (2022). </w:t>
      </w:r>
      <w:r w:rsidRPr="00F00A78">
        <w:rPr>
          <w:rFonts w:ascii="Calibri" w:hAnsi="Calibri" w:cs="Calibri"/>
          <w:i/>
          <w:iCs/>
          <w:noProof/>
          <w:szCs w:val="24"/>
        </w:rPr>
        <w:t>QMDE : A QUARTERLY EMPIRICAL MODEL FOR THE DANISH ECONOMY : A STOCK-FLOW CONSISTENT APPROACH</w:t>
      </w:r>
      <w:r w:rsidRPr="00F00A78">
        <w:rPr>
          <w:rFonts w:ascii="Calibri" w:hAnsi="Calibri" w:cs="Calibri"/>
          <w:noProof/>
          <w:szCs w:val="24"/>
        </w:rPr>
        <w:t xml:space="preserve">. </w:t>
      </w:r>
      <w:r w:rsidRPr="00F00A78">
        <w:rPr>
          <w:rFonts w:ascii="Calibri" w:hAnsi="Calibri" w:cs="Calibri"/>
          <w:i/>
          <w:iCs/>
          <w:noProof/>
          <w:szCs w:val="24"/>
        </w:rPr>
        <w:t>79</w:t>
      </w:r>
      <w:r w:rsidRPr="00F00A78">
        <w:rPr>
          <w:rFonts w:ascii="Calibri" w:hAnsi="Calibri" w:cs="Calibri"/>
          <w:noProof/>
          <w:szCs w:val="24"/>
        </w:rPr>
        <w:t>.</w:t>
      </w:r>
    </w:p>
    <w:p w14:paraId="45940317"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Chetty, R. (2006). A general formula for the optimal level of social insurance.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90</w:t>
      </w:r>
      <w:r w:rsidRPr="00F00A78">
        <w:rPr>
          <w:rFonts w:ascii="Calibri" w:hAnsi="Calibri" w:cs="Calibri"/>
          <w:noProof/>
          <w:szCs w:val="24"/>
        </w:rPr>
        <w:t>(10–11), 1879–1901. https://doi.org/10.1016/j.jpubeco.2006.01.004</w:t>
      </w:r>
    </w:p>
    <w:p w14:paraId="5A476D2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Chetty, R. (2008). Moral hazard versus liquidity and optimal unemployment insurance. </w:t>
      </w:r>
      <w:r w:rsidRPr="00F00A78">
        <w:rPr>
          <w:rFonts w:ascii="Calibri" w:hAnsi="Calibri" w:cs="Calibri"/>
          <w:i/>
          <w:iCs/>
          <w:noProof/>
          <w:szCs w:val="24"/>
        </w:rPr>
        <w:t>Journal of Political Economy</w:t>
      </w:r>
      <w:r w:rsidRPr="00F00A78">
        <w:rPr>
          <w:rFonts w:ascii="Calibri" w:hAnsi="Calibri" w:cs="Calibri"/>
          <w:noProof/>
          <w:szCs w:val="24"/>
        </w:rPr>
        <w:t xml:space="preserve">, </w:t>
      </w:r>
      <w:r w:rsidRPr="00F00A78">
        <w:rPr>
          <w:rFonts w:ascii="Calibri" w:hAnsi="Calibri" w:cs="Calibri"/>
          <w:i/>
          <w:iCs/>
          <w:noProof/>
          <w:szCs w:val="24"/>
        </w:rPr>
        <w:t>116</w:t>
      </w:r>
      <w:r w:rsidRPr="00F00A78">
        <w:rPr>
          <w:rFonts w:ascii="Calibri" w:hAnsi="Calibri" w:cs="Calibri"/>
          <w:noProof/>
          <w:szCs w:val="24"/>
        </w:rPr>
        <w:t>(2), 173–234. https://doi.org/10.1086/588585</w:t>
      </w:r>
    </w:p>
    <w:p w14:paraId="013395A4"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Dagpengekommissionen. (2015). </w:t>
      </w:r>
      <w:r w:rsidRPr="00F00A78">
        <w:rPr>
          <w:rFonts w:ascii="Calibri" w:hAnsi="Calibri" w:cs="Calibri"/>
          <w:i/>
          <w:iCs/>
          <w:noProof/>
          <w:szCs w:val="24"/>
        </w:rPr>
        <w:t>Kompensationsgraden i dagpengesystemet</w:t>
      </w:r>
      <w:r w:rsidRPr="00F00A78">
        <w:rPr>
          <w:rFonts w:ascii="Calibri" w:hAnsi="Calibri" w:cs="Calibri"/>
          <w:noProof/>
          <w:szCs w:val="24"/>
        </w:rPr>
        <w:t>. 41.</w:t>
      </w:r>
    </w:p>
    <w:p w14:paraId="33005C97"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Dagpengekommissionens sekretariat. (2015). Dagpengemodellen teknisk analyserapport. </w:t>
      </w:r>
      <w:r w:rsidRPr="00F00A78">
        <w:rPr>
          <w:rFonts w:ascii="Calibri" w:hAnsi="Calibri" w:cs="Calibri"/>
          <w:i/>
          <w:iCs/>
          <w:noProof/>
          <w:szCs w:val="24"/>
        </w:rPr>
        <w:t>Beskæftigelsesmi</w:t>
      </w:r>
      <w:r w:rsidRPr="00F00A78">
        <w:rPr>
          <w:rFonts w:ascii="Calibri" w:hAnsi="Calibri" w:cs="Calibri"/>
          <w:noProof/>
          <w:szCs w:val="24"/>
        </w:rPr>
        <w:t>.</w:t>
      </w:r>
    </w:p>
    <w:p w14:paraId="2FECE68C"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Danmarks Statistik. (2012). ADAM - En Model Af Dansk Økonomi. In </w:t>
      </w:r>
      <w:r w:rsidRPr="00F00A78">
        <w:rPr>
          <w:rFonts w:ascii="Calibri" w:hAnsi="Calibri" w:cs="Calibri"/>
          <w:i/>
          <w:iCs/>
          <w:noProof/>
          <w:szCs w:val="24"/>
        </w:rPr>
        <w:t>Danmarks Statistik</w:t>
      </w:r>
      <w:r w:rsidRPr="00F00A78">
        <w:rPr>
          <w:rFonts w:ascii="Calibri" w:hAnsi="Calibri" w:cs="Calibri"/>
          <w:noProof/>
          <w:szCs w:val="24"/>
        </w:rPr>
        <w:t>. Danmarks Statistik. https://www.dst.dk/da/Statistik/Publikationer/VisPub?cid=17987</w:t>
      </w:r>
    </w:p>
    <w:p w14:paraId="2E55581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De Økonomiske Råd. (2022). </w:t>
      </w:r>
      <w:r w:rsidRPr="00F00A78">
        <w:rPr>
          <w:rFonts w:ascii="Calibri" w:hAnsi="Calibri" w:cs="Calibri"/>
          <w:i/>
          <w:iCs/>
          <w:noProof/>
          <w:szCs w:val="24"/>
        </w:rPr>
        <w:t>RAPPORT FRA FORMANDSKABET DANSK ØKONOMI FORÅR 2022</w:t>
      </w:r>
      <w:r w:rsidRPr="00F00A78">
        <w:rPr>
          <w:rFonts w:ascii="Calibri" w:hAnsi="Calibri" w:cs="Calibri"/>
          <w:noProof/>
          <w:szCs w:val="24"/>
        </w:rPr>
        <w:t xml:space="preserve">. </w:t>
      </w:r>
      <w:r w:rsidRPr="00F00A78">
        <w:rPr>
          <w:rFonts w:ascii="Calibri" w:hAnsi="Calibri" w:cs="Calibri"/>
          <w:noProof/>
          <w:szCs w:val="24"/>
        </w:rPr>
        <w:lastRenderedPageBreak/>
        <w:t>https://dors.dk/raad-vismaend/loven.</w:t>
      </w:r>
    </w:p>
    <w:p w14:paraId="1B21810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F00A78">
        <w:rPr>
          <w:rFonts w:ascii="Calibri" w:hAnsi="Calibri" w:cs="Calibri"/>
          <w:i/>
          <w:iCs/>
          <w:noProof/>
          <w:szCs w:val="24"/>
        </w:rPr>
        <w:t>SSRN Electronic Journal</w:t>
      </w:r>
      <w:r w:rsidRPr="00F00A78">
        <w:rPr>
          <w:rFonts w:ascii="Calibri" w:hAnsi="Calibri" w:cs="Calibri"/>
          <w:noProof/>
          <w:szCs w:val="24"/>
        </w:rPr>
        <w:t xml:space="preserve">, </w:t>
      </w:r>
      <w:r w:rsidRPr="00F00A78">
        <w:rPr>
          <w:rFonts w:ascii="Calibri" w:hAnsi="Calibri" w:cs="Calibri"/>
          <w:i/>
          <w:iCs/>
          <w:noProof/>
          <w:szCs w:val="24"/>
        </w:rPr>
        <w:t>11496</w:t>
      </w:r>
      <w:r w:rsidRPr="00F00A78">
        <w:rPr>
          <w:rFonts w:ascii="Calibri" w:hAnsi="Calibri" w:cs="Calibri"/>
          <w:noProof/>
          <w:szCs w:val="24"/>
        </w:rPr>
        <w:t>. https://doi.org/10.2139/ssrn.3177370</w:t>
      </w:r>
    </w:p>
    <w:p w14:paraId="6F5EAAE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Dray, M., &amp; Thirlwall, A. P. (2011). The endogeneity of the natural rate of growth for a selection of Asian countries. </w:t>
      </w:r>
      <w:r w:rsidRPr="00F00A78">
        <w:rPr>
          <w:rFonts w:ascii="Calibri" w:hAnsi="Calibri" w:cs="Calibri"/>
          <w:i/>
          <w:iCs/>
          <w:noProof/>
          <w:szCs w:val="24"/>
        </w:rPr>
        <w:t>Journal of Post Keynesian Economics</w:t>
      </w:r>
      <w:r w:rsidRPr="00F00A78">
        <w:rPr>
          <w:rFonts w:ascii="Calibri" w:hAnsi="Calibri" w:cs="Calibri"/>
          <w:noProof/>
          <w:szCs w:val="24"/>
        </w:rPr>
        <w:t xml:space="preserve">, </w:t>
      </w:r>
      <w:r w:rsidRPr="00F00A78">
        <w:rPr>
          <w:rFonts w:ascii="Calibri" w:hAnsi="Calibri" w:cs="Calibri"/>
          <w:i/>
          <w:iCs/>
          <w:noProof/>
          <w:szCs w:val="24"/>
        </w:rPr>
        <w:t>33</w:t>
      </w:r>
      <w:r w:rsidRPr="00F00A78">
        <w:rPr>
          <w:rFonts w:ascii="Calibri" w:hAnsi="Calibri" w:cs="Calibri"/>
          <w:noProof/>
          <w:szCs w:val="24"/>
        </w:rPr>
        <w:t>(3), 451–468. https://doi.org/10.2753/PKE0160-3477330303</w:t>
      </w:r>
    </w:p>
    <w:p w14:paraId="1DCEAC6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DREAM. (2013). </w:t>
      </w:r>
      <w:r w:rsidRPr="00F00A78">
        <w:rPr>
          <w:rFonts w:ascii="Calibri" w:hAnsi="Calibri" w:cs="Calibri"/>
          <w:i/>
          <w:iCs/>
          <w:noProof/>
          <w:szCs w:val="24"/>
        </w:rPr>
        <w:t>Langsigtet økonomisk fremskrivning 2013</w:t>
      </w:r>
      <w:r w:rsidRPr="00F00A78">
        <w:rPr>
          <w:rFonts w:ascii="Calibri" w:hAnsi="Calibri" w:cs="Calibri"/>
          <w:noProof/>
          <w:szCs w:val="24"/>
        </w:rPr>
        <w:t xml:space="preserve">. </w:t>
      </w:r>
      <w:r w:rsidRPr="00F00A78">
        <w:rPr>
          <w:rFonts w:ascii="Calibri" w:hAnsi="Calibri" w:cs="Calibri"/>
          <w:i/>
          <w:iCs/>
          <w:noProof/>
          <w:szCs w:val="24"/>
        </w:rPr>
        <w:t>August</w:t>
      </w:r>
      <w:r w:rsidRPr="00F00A78">
        <w:rPr>
          <w:rFonts w:ascii="Calibri" w:hAnsi="Calibri" w:cs="Calibri"/>
          <w:noProof/>
          <w:szCs w:val="24"/>
        </w:rPr>
        <w:t>.</w:t>
      </w:r>
    </w:p>
    <w:p w14:paraId="1CB8DD3D"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Fagbevægelsens Hovedorganisation. (2021). </w:t>
      </w:r>
      <w:r w:rsidRPr="00F00A78">
        <w:rPr>
          <w:rFonts w:ascii="Calibri" w:hAnsi="Calibri" w:cs="Calibri"/>
          <w:i/>
          <w:iCs/>
          <w:noProof/>
          <w:szCs w:val="24"/>
        </w:rPr>
        <w:t>Mere tryghed til lønmodtagerne</w:t>
      </w:r>
      <w:r w:rsidRPr="00F00A78">
        <w:rPr>
          <w:rFonts w:ascii="Calibri" w:hAnsi="Calibri" w:cs="Calibri"/>
          <w:noProof/>
          <w:szCs w:val="24"/>
        </w:rPr>
        <w:t>.</w:t>
      </w:r>
    </w:p>
    <w:p w14:paraId="7B0C1D4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Falch, N. S. (2015). </w:t>
      </w:r>
      <w:r w:rsidRPr="00F00A78">
        <w:rPr>
          <w:rFonts w:ascii="Calibri" w:hAnsi="Calibri" w:cs="Calibri"/>
          <w:i/>
          <w:iCs/>
          <w:noProof/>
          <w:szCs w:val="24"/>
        </w:rPr>
        <w:t>Three essays on unemployment insurance</w:t>
      </w:r>
      <w:r w:rsidRPr="00F00A78">
        <w:rPr>
          <w:rFonts w:ascii="Calibri" w:hAnsi="Calibri" w:cs="Calibri"/>
          <w:noProof/>
          <w:szCs w:val="24"/>
        </w:rPr>
        <w:t xml:space="preserve">. </w:t>
      </w:r>
      <w:r w:rsidRPr="00F00A78">
        <w:rPr>
          <w:rFonts w:ascii="Calibri" w:hAnsi="Calibri" w:cs="Calibri"/>
          <w:i/>
          <w:iCs/>
          <w:noProof/>
          <w:szCs w:val="24"/>
        </w:rPr>
        <w:t>April</w:t>
      </w:r>
      <w:r w:rsidRPr="00F00A78">
        <w:rPr>
          <w:rFonts w:ascii="Calibri" w:hAnsi="Calibri" w:cs="Calibri"/>
          <w:noProof/>
          <w:szCs w:val="24"/>
        </w:rPr>
        <w:t>.</w:t>
      </w:r>
    </w:p>
    <w:p w14:paraId="1ACB84B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Fazzari, S. M., Ferri, P., &amp; Variato, A. M. (2020). Demand-led growth and accommodating supply. </w:t>
      </w:r>
      <w:r w:rsidRPr="00F00A78">
        <w:rPr>
          <w:rFonts w:ascii="Calibri" w:hAnsi="Calibri" w:cs="Calibri"/>
          <w:i/>
          <w:iCs/>
          <w:noProof/>
          <w:szCs w:val="24"/>
        </w:rPr>
        <w:t>Cambridge Journal of Economics</w:t>
      </w:r>
      <w:r w:rsidRPr="00F00A78">
        <w:rPr>
          <w:rFonts w:ascii="Calibri" w:hAnsi="Calibri" w:cs="Calibri"/>
          <w:noProof/>
          <w:szCs w:val="24"/>
        </w:rPr>
        <w:t xml:space="preserve">, </w:t>
      </w:r>
      <w:r w:rsidRPr="00F00A78">
        <w:rPr>
          <w:rFonts w:ascii="Calibri" w:hAnsi="Calibri" w:cs="Calibri"/>
          <w:i/>
          <w:iCs/>
          <w:noProof/>
          <w:szCs w:val="24"/>
        </w:rPr>
        <w:t>44</w:t>
      </w:r>
      <w:r w:rsidRPr="00F00A78">
        <w:rPr>
          <w:rFonts w:ascii="Calibri" w:hAnsi="Calibri" w:cs="Calibri"/>
          <w:noProof/>
          <w:szCs w:val="24"/>
        </w:rPr>
        <w:t>(3), 583–605. https://doi.org/10.1093/cje/bez055</w:t>
      </w:r>
    </w:p>
    <w:p w14:paraId="0CAEE6DA"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Finansministeriet. (2017). </w:t>
      </w:r>
      <w:r w:rsidRPr="00F00A78">
        <w:rPr>
          <w:rFonts w:ascii="Calibri" w:hAnsi="Calibri" w:cs="Calibri"/>
          <w:i/>
          <w:iCs/>
          <w:noProof/>
          <w:szCs w:val="24"/>
        </w:rPr>
        <w:t>Det danske pensionssystem nu og i fremtiden</w:t>
      </w:r>
      <w:r w:rsidRPr="00F00A78">
        <w:rPr>
          <w:rFonts w:ascii="Calibri" w:hAnsi="Calibri" w:cs="Calibri"/>
          <w:noProof/>
          <w:szCs w:val="24"/>
        </w:rPr>
        <w:t>.</w:t>
      </w:r>
    </w:p>
    <w:p w14:paraId="2CDAFD8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Finkelstein, A., &amp; Chetty, R. (2012). </w:t>
      </w:r>
      <w:r w:rsidRPr="00F00A78">
        <w:rPr>
          <w:rFonts w:ascii="Calibri" w:hAnsi="Calibri" w:cs="Calibri"/>
          <w:i/>
          <w:iCs/>
          <w:noProof/>
          <w:szCs w:val="24"/>
        </w:rPr>
        <w:t>SOCIAL INSURANCE: CONNECTING THEORY TO DATA</w:t>
      </w:r>
      <w:r w:rsidRPr="00F00A78">
        <w:rPr>
          <w:rFonts w:ascii="Calibri" w:hAnsi="Calibri" w:cs="Calibri"/>
          <w:noProof/>
          <w:szCs w:val="24"/>
        </w:rPr>
        <w:t>.</w:t>
      </w:r>
    </w:p>
    <w:p w14:paraId="683D170E"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Fredriksson, P., &amp; Söderström, M. (2020). The equilibrium impact of unemployment insurance on unemployment: Evidence from a non-linear policy rule.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187</w:t>
      </w:r>
      <w:r w:rsidRPr="00F00A78">
        <w:rPr>
          <w:rFonts w:ascii="Calibri" w:hAnsi="Calibri" w:cs="Calibri"/>
          <w:noProof/>
          <w:szCs w:val="24"/>
        </w:rPr>
        <w:t>, 104199. https://doi.org/10.1016/j.jpubeco.2020.104199</w:t>
      </w:r>
    </w:p>
    <w:p w14:paraId="0AAA6D5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Gutierrez, I. A. (2016). Job insecurity, unemployment insurance and on-the-job search. Evidence from older American workers. </w:t>
      </w:r>
      <w:r w:rsidRPr="00F00A78">
        <w:rPr>
          <w:rFonts w:ascii="Calibri" w:hAnsi="Calibri" w:cs="Calibri"/>
          <w:i/>
          <w:iCs/>
          <w:noProof/>
          <w:szCs w:val="24"/>
        </w:rPr>
        <w:t>Labour Economics</w:t>
      </w:r>
      <w:r w:rsidRPr="00F00A78">
        <w:rPr>
          <w:rFonts w:ascii="Calibri" w:hAnsi="Calibri" w:cs="Calibri"/>
          <w:noProof/>
          <w:szCs w:val="24"/>
        </w:rPr>
        <w:t xml:space="preserve">, </w:t>
      </w:r>
      <w:r w:rsidRPr="00F00A78">
        <w:rPr>
          <w:rFonts w:ascii="Calibri" w:hAnsi="Calibri" w:cs="Calibri"/>
          <w:i/>
          <w:iCs/>
          <w:noProof/>
          <w:szCs w:val="24"/>
        </w:rPr>
        <w:t>41</w:t>
      </w:r>
      <w:r w:rsidRPr="00F00A78">
        <w:rPr>
          <w:rFonts w:ascii="Calibri" w:hAnsi="Calibri" w:cs="Calibri"/>
          <w:noProof/>
          <w:szCs w:val="24"/>
        </w:rPr>
        <w:t>, 228–245. https://doi.org/10.1016/j.labeco.2016.05.011</w:t>
      </w:r>
    </w:p>
    <w:p w14:paraId="4730B89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Hagedorn, M., Karahan, F., Manovskii, I., &amp; Mitman, K. (2013). Unemployment Benefits and Unemployment in the Great Recession: The Role of Macro Effects. </w:t>
      </w:r>
      <w:r w:rsidRPr="00F00A78">
        <w:rPr>
          <w:rFonts w:ascii="Calibri" w:hAnsi="Calibri" w:cs="Calibri"/>
          <w:i/>
          <w:iCs/>
          <w:noProof/>
          <w:szCs w:val="24"/>
        </w:rPr>
        <w:t>SSRN Electronic Journal</w:t>
      </w:r>
      <w:r w:rsidRPr="00F00A78">
        <w:rPr>
          <w:rFonts w:ascii="Calibri" w:hAnsi="Calibri" w:cs="Calibri"/>
          <w:noProof/>
          <w:szCs w:val="24"/>
        </w:rPr>
        <w:t>. https://doi.org/10.2139/ssrn.2340678</w:t>
      </w:r>
    </w:p>
    <w:p w14:paraId="3326052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Hagedorn, M., Manovskii, I., &amp; Mitman, K. (2016). Interpreting Recent Quasi-Experimental Evidence on the Effects of Unemployment Benefit Extensions. </w:t>
      </w:r>
      <w:r w:rsidRPr="00F00A78">
        <w:rPr>
          <w:rFonts w:ascii="Calibri" w:hAnsi="Calibri" w:cs="Calibri"/>
          <w:i/>
          <w:iCs/>
          <w:noProof/>
          <w:szCs w:val="24"/>
        </w:rPr>
        <w:t>NBER Working Paper Series</w:t>
      </w:r>
      <w:r w:rsidRPr="00F00A78">
        <w:rPr>
          <w:rFonts w:ascii="Calibri" w:hAnsi="Calibri" w:cs="Calibri"/>
          <w:noProof/>
          <w:szCs w:val="24"/>
        </w:rPr>
        <w:t>, 24. http://www.nber.org/papers/w22280</w:t>
      </w:r>
    </w:p>
    <w:p w14:paraId="54A02E3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Hopenhayn, H. A., &amp; Nicolini, J. P. (2009). Optimal unemployment insurance and employment history. </w:t>
      </w:r>
      <w:r w:rsidRPr="00F00A78">
        <w:rPr>
          <w:rFonts w:ascii="Calibri" w:hAnsi="Calibri" w:cs="Calibri"/>
          <w:i/>
          <w:iCs/>
          <w:noProof/>
          <w:szCs w:val="24"/>
        </w:rPr>
        <w:t>Review of Economic Studies</w:t>
      </w:r>
      <w:r w:rsidRPr="00F00A78">
        <w:rPr>
          <w:rFonts w:ascii="Calibri" w:hAnsi="Calibri" w:cs="Calibri"/>
          <w:noProof/>
          <w:szCs w:val="24"/>
        </w:rPr>
        <w:t xml:space="preserve">, </w:t>
      </w:r>
      <w:r w:rsidRPr="00F00A78">
        <w:rPr>
          <w:rFonts w:ascii="Calibri" w:hAnsi="Calibri" w:cs="Calibri"/>
          <w:i/>
          <w:iCs/>
          <w:noProof/>
          <w:szCs w:val="24"/>
        </w:rPr>
        <w:t>76</w:t>
      </w:r>
      <w:r w:rsidRPr="00F00A78">
        <w:rPr>
          <w:rFonts w:ascii="Calibri" w:hAnsi="Calibri" w:cs="Calibri"/>
          <w:noProof/>
          <w:szCs w:val="24"/>
        </w:rPr>
        <w:t>(3), 1049–1070. https://doi.org/10.1111/j.1467-937X.2009.00555.x</w:t>
      </w:r>
    </w:p>
    <w:p w14:paraId="2018C7CC"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Hopenhayn, H. A., &amp; Wang, C. (1996). Unemployment insurance with moral hazard in a dynamic economy A comment. </w:t>
      </w:r>
      <w:r w:rsidRPr="00F00A78">
        <w:rPr>
          <w:rFonts w:ascii="Calibri" w:hAnsi="Calibri" w:cs="Calibri"/>
          <w:i/>
          <w:iCs/>
          <w:noProof/>
          <w:szCs w:val="24"/>
        </w:rPr>
        <w:t>Carnegie-Rochester Conference Series on Public Policy</w:t>
      </w:r>
      <w:r w:rsidRPr="00F00A78">
        <w:rPr>
          <w:rFonts w:ascii="Calibri" w:hAnsi="Calibri" w:cs="Calibri"/>
          <w:noProof/>
          <w:szCs w:val="24"/>
        </w:rPr>
        <w:t xml:space="preserve">, </w:t>
      </w:r>
      <w:r w:rsidRPr="00F00A78">
        <w:rPr>
          <w:rFonts w:ascii="Calibri" w:hAnsi="Calibri" w:cs="Calibri"/>
          <w:i/>
          <w:iCs/>
          <w:noProof/>
          <w:szCs w:val="24"/>
        </w:rPr>
        <w:t>44</w:t>
      </w:r>
      <w:r w:rsidRPr="00F00A78">
        <w:rPr>
          <w:rFonts w:ascii="Calibri" w:hAnsi="Calibri" w:cs="Calibri"/>
          <w:noProof/>
          <w:szCs w:val="24"/>
        </w:rPr>
        <w:t>, 43–46. https://doi.org/10.1016/s0167-2231(96)90003-2</w:t>
      </w:r>
    </w:p>
    <w:p w14:paraId="71B5A736"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Howell, D., &amp; Azizoglu, B. (2011). Unemployment Benefits and Work Incentives: The U.S. Labor Market in the Great Recession. </w:t>
      </w:r>
      <w:r w:rsidRPr="00F00A78">
        <w:rPr>
          <w:rFonts w:ascii="Calibri" w:hAnsi="Calibri" w:cs="Calibri"/>
          <w:i/>
          <w:iCs/>
          <w:noProof/>
          <w:szCs w:val="24"/>
        </w:rPr>
        <w:t>Political Economy Research Institute</w:t>
      </w:r>
      <w:r w:rsidRPr="00F00A78">
        <w:rPr>
          <w:rFonts w:ascii="Calibri" w:hAnsi="Calibri" w:cs="Calibri"/>
          <w:noProof/>
          <w:szCs w:val="24"/>
        </w:rPr>
        <w:t xml:space="preserve">, </w:t>
      </w:r>
      <w:r w:rsidRPr="00F00A78">
        <w:rPr>
          <w:rFonts w:ascii="Calibri" w:hAnsi="Calibri" w:cs="Calibri"/>
          <w:i/>
          <w:iCs/>
          <w:noProof/>
          <w:szCs w:val="24"/>
        </w:rPr>
        <w:t>257</w:t>
      </w:r>
      <w:r w:rsidRPr="00F00A78">
        <w:rPr>
          <w:rFonts w:ascii="Calibri" w:hAnsi="Calibri" w:cs="Calibri"/>
          <w:noProof/>
          <w:szCs w:val="24"/>
        </w:rPr>
        <w:t>, 151–162. https://doi.org/10.4324/9781315143842</w:t>
      </w:r>
    </w:p>
    <w:p w14:paraId="60DCB51B"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Hummelgaard, P. (2021). </w:t>
      </w:r>
      <w:r w:rsidRPr="00F00A78">
        <w:rPr>
          <w:rFonts w:ascii="Calibri" w:hAnsi="Calibri" w:cs="Calibri"/>
          <w:i/>
          <w:iCs/>
          <w:noProof/>
          <w:szCs w:val="24"/>
        </w:rPr>
        <w:t>Spørgsmål nr:270</w:t>
      </w:r>
      <w:r w:rsidRPr="00F00A78">
        <w:rPr>
          <w:rFonts w:ascii="Calibri" w:hAnsi="Calibri" w:cs="Calibri"/>
          <w:noProof/>
          <w:szCs w:val="24"/>
        </w:rPr>
        <w:t>. Beskæftigelses Ministeriet. https://www.ft.dk/samling/20201/almdel/beu/spm/270/svar/1776624/2384360/index.htm</w:t>
      </w:r>
    </w:p>
    <w:p w14:paraId="0E1CBBA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Jensen, M. T. (2021). </w:t>
      </w:r>
      <w:r w:rsidRPr="00F00A78">
        <w:rPr>
          <w:rFonts w:ascii="Calibri" w:hAnsi="Calibri" w:cs="Calibri"/>
          <w:i/>
          <w:iCs/>
          <w:noProof/>
          <w:szCs w:val="24"/>
        </w:rPr>
        <w:t>Prisen for at løfte dagpengene overdrives</w:t>
      </w:r>
      <w:r w:rsidRPr="00F00A78">
        <w:rPr>
          <w:rFonts w:ascii="Calibri" w:hAnsi="Calibri" w:cs="Calibri"/>
          <w:noProof/>
          <w:szCs w:val="24"/>
        </w:rPr>
        <w:t>. 1–10.</w:t>
      </w:r>
    </w:p>
    <w:p w14:paraId="7F56DBC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Jurajda, Š. (2002). Estimating the effect of unemployment insurance compensation on the labor market histories of displaced workers. </w:t>
      </w:r>
      <w:r w:rsidRPr="00F00A78">
        <w:rPr>
          <w:rFonts w:ascii="Calibri" w:hAnsi="Calibri" w:cs="Calibri"/>
          <w:i/>
          <w:iCs/>
          <w:noProof/>
          <w:szCs w:val="24"/>
        </w:rPr>
        <w:t>Journal of Econometrics</w:t>
      </w:r>
      <w:r w:rsidRPr="00F00A78">
        <w:rPr>
          <w:rFonts w:ascii="Calibri" w:hAnsi="Calibri" w:cs="Calibri"/>
          <w:noProof/>
          <w:szCs w:val="24"/>
        </w:rPr>
        <w:t xml:space="preserve">, </w:t>
      </w:r>
      <w:r w:rsidRPr="00F00A78">
        <w:rPr>
          <w:rFonts w:ascii="Calibri" w:hAnsi="Calibri" w:cs="Calibri"/>
          <w:i/>
          <w:iCs/>
          <w:noProof/>
          <w:szCs w:val="24"/>
        </w:rPr>
        <w:t>108</w:t>
      </w:r>
      <w:r w:rsidRPr="00F00A78">
        <w:rPr>
          <w:rFonts w:ascii="Calibri" w:hAnsi="Calibri" w:cs="Calibri"/>
          <w:noProof/>
          <w:szCs w:val="24"/>
        </w:rPr>
        <w:t>(2), 227–252. https://doi.org/10.1016/S0304-4076(01)00135-X</w:t>
      </w:r>
    </w:p>
    <w:p w14:paraId="4239C49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lastRenderedPageBreak/>
        <w:t xml:space="preserve">Kongshøj, P. (2015). </w:t>
      </w:r>
      <w:r w:rsidRPr="00F00A78">
        <w:rPr>
          <w:rFonts w:ascii="Calibri" w:hAnsi="Calibri" w:cs="Calibri"/>
          <w:i/>
          <w:iCs/>
          <w:noProof/>
          <w:szCs w:val="24"/>
        </w:rPr>
        <w:t>Dansk fl exicurity under pres – både indefra og udefra</w:t>
      </w:r>
      <w:r w:rsidRPr="00F00A78">
        <w:rPr>
          <w:rFonts w:ascii="Calibri" w:hAnsi="Calibri" w:cs="Calibri"/>
          <w:noProof/>
          <w:szCs w:val="24"/>
        </w:rPr>
        <w:t xml:space="preserve">. </w:t>
      </w:r>
      <w:r w:rsidRPr="00F00A78">
        <w:rPr>
          <w:rFonts w:ascii="Calibri" w:hAnsi="Calibri" w:cs="Calibri"/>
          <w:i/>
          <w:iCs/>
          <w:noProof/>
          <w:szCs w:val="24"/>
        </w:rPr>
        <w:t>1</w:t>
      </w:r>
      <w:r w:rsidRPr="00F00A78">
        <w:rPr>
          <w:rFonts w:ascii="Calibri" w:hAnsi="Calibri" w:cs="Calibri"/>
          <w:noProof/>
          <w:szCs w:val="24"/>
        </w:rPr>
        <w:t>, 5–10.</w:t>
      </w:r>
    </w:p>
    <w:p w14:paraId="3D37E5B1"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Lalive, B. R., Landais, C., &amp; Zweimüller, J. (2015). </w:t>
      </w:r>
      <w:r w:rsidRPr="00F00A78">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F00A78">
        <w:rPr>
          <w:rFonts w:ascii="Calibri" w:hAnsi="Calibri" w:cs="Calibri"/>
          <w:noProof/>
          <w:szCs w:val="24"/>
        </w:rPr>
        <w:t xml:space="preserve">. </w:t>
      </w:r>
      <w:r w:rsidRPr="00F00A78">
        <w:rPr>
          <w:rFonts w:ascii="Calibri" w:hAnsi="Calibri" w:cs="Calibri"/>
          <w:i/>
          <w:iCs/>
          <w:noProof/>
          <w:szCs w:val="24"/>
        </w:rPr>
        <w:t>105</w:t>
      </w:r>
      <w:r w:rsidRPr="00F00A78">
        <w:rPr>
          <w:rFonts w:ascii="Calibri" w:hAnsi="Calibri" w:cs="Calibri"/>
          <w:noProof/>
          <w:szCs w:val="24"/>
        </w:rPr>
        <w:t>(12), 3564–3596.</w:t>
      </w:r>
    </w:p>
    <w:p w14:paraId="2473956A"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Lavoie, M., &amp; Godley, W. (2012). Monetary Economics - An Integrated Approach to Credit, Money, Income, Production and Wealth. In </w:t>
      </w:r>
      <w:r w:rsidRPr="00F00A78">
        <w:rPr>
          <w:rFonts w:ascii="Calibri" w:hAnsi="Calibri" w:cs="Calibri"/>
          <w:i/>
          <w:iCs/>
          <w:noProof/>
          <w:szCs w:val="24"/>
        </w:rPr>
        <w:t>Https://Medium.Com/</w:t>
      </w:r>
      <w:r w:rsidRPr="00F00A78">
        <w:rPr>
          <w:rFonts w:ascii="Calibri" w:hAnsi="Calibri" w:cs="Calibri"/>
          <w:noProof/>
          <w:szCs w:val="24"/>
        </w:rPr>
        <w:t>. https://medium.com/@arifwicaksanaa/pengertian-use-case-a7e576e1b6bf</w:t>
      </w:r>
    </w:p>
    <w:p w14:paraId="0137BC6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Marinescu, I. (2017). The general equilibrium impacts of unemployment insurance: Evidence from a large online job board.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150</w:t>
      </w:r>
      <w:r w:rsidRPr="00F00A78">
        <w:rPr>
          <w:rFonts w:ascii="Calibri" w:hAnsi="Calibri" w:cs="Calibri"/>
          <w:noProof/>
          <w:szCs w:val="24"/>
        </w:rPr>
        <w:t>, 14–29. https://doi.org/10.1016/j.jpubeco.2017.02.012</w:t>
      </w:r>
    </w:p>
    <w:p w14:paraId="5242A9E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Mcdonald, I. M., &amp; Solow, R. M. (1981). </w:t>
      </w:r>
      <w:r w:rsidRPr="00F00A78">
        <w:rPr>
          <w:rFonts w:ascii="Calibri" w:hAnsi="Calibri" w:cs="Calibri"/>
          <w:i/>
          <w:iCs/>
          <w:noProof/>
          <w:szCs w:val="24"/>
        </w:rPr>
        <w:t>Wage Bargaining and Employment</w:t>
      </w:r>
      <w:r w:rsidRPr="00F00A78">
        <w:rPr>
          <w:rFonts w:ascii="Calibri" w:hAnsi="Calibri" w:cs="Calibri"/>
          <w:noProof/>
          <w:szCs w:val="24"/>
        </w:rPr>
        <w:t xml:space="preserve">. </w:t>
      </w:r>
      <w:r w:rsidRPr="00F00A78">
        <w:rPr>
          <w:rFonts w:ascii="Calibri" w:hAnsi="Calibri" w:cs="Calibri"/>
          <w:i/>
          <w:iCs/>
          <w:noProof/>
          <w:szCs w:val="24"/>
        </w:rPr>
        <w:t>71</w:t>
      </w:r>
      <w:r w:rsidRPr="00F00A78">
        <w:rPr>
          <w:rFonts w:ascii="Calibri" w:hAnsi="Calibri" w:cs="Calibri"/>
          <w:noProof/>
          <w:szCs w:val="24"/>
        </w:rPr>
        <w:t>(5), 896–908.</w:t>
      </w:r>
    </w:p>
    <w:p w14:paraId="627D0CDC"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Millemaci, E., &amp; Ofria, F. (2014). Kaldor-Verdoorn’s law and increasing returns to scale: A comparison across developed countries. </w:t>
      </w:r>
      <w:r w:rsidRPr="00F00A78">
        <w:rPr>
          <w:rFonts w:ascii="Calibri" w:hAnsi="Calibri" w:cs="Calibri"/>
          <w:i/>
          <w:iCs/>
          <w:noProof/>
          <w:szCs w:val="24"/>
        </w:rPr>
        <w:t>Journal of Economic Studies</w:t>
      </w:r>
      <w:r w:rsidRPr="00F00A78">
        <w:rPr>
          <w:rFonts w:ascii="Calibri" w:hAnsi="Calibri" w:cs="Calibri"/>
          <w:noProof/>
          <w:szCs w:val="24"/>
        </w:rPr>
        <w:t xml:space="preserve">, </w:t>
      </w:r>
      <w:r w:rsidRPr="00F00A78">
        <w:rPr>
          <w:rFonts w:ascii="Calibri" w:hAnsi="Calibri" w:cs="Calibri"/>
          <w:i/>
          <w:iCs/>
          <w:noProof/>
          <w:szCs w:val="24"/>
        </w:rPr>
        <w:t>41</w:t>
      </w:r>
      <w:r w:rsidRPr="00F00A78">
        <w:rPr>
          <w:rFonts w:ascii="Calibri" w:hAnsi="Calibri" w:cs="Calibri"/>
          <w:noProof/>
          <w:szCs w:val="24"/>
        </w:rPr>
        <w:t>(1), 140–162. https://doi.org/10.1108/JES-02-2012-0026</w:t>
      </w:r>
    </w:p>
    <w:p w14:paraId="7263489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Nørgaard, T. (1995). </w:t>
      </w:r>
      <w:r w:rsidRPr="00F00A78">
        <w:rPr>
          <w:rFonts w:ascii="Calibri" w:hAnsi="Calibri" w:cs="Calibri"/>
          <w:i/>
          <w:iCs/>
          <w:noProof/>
          <w:szCs w:val="24"/>
        </w:rPr>
        <w:t>Bekendtgørelse om fastsættelse og regulering af omregningssats</w:t>
      </w:r>
      <w:r w:rsidRPr="00F00A78">
        <w:rPr>
          <w:rFonts w:ascii="Calibri" w:hAnsi="Calibri" w:cs="Calibri"/>
          <w:noProof/>
          <w:szCs w:val="24"/>
        </w:rPr>
        <w:t>. https://www.retsinformation.dk/eli/lta/1995/1154</w:t>
      </w:r>
    </w:p>
    <w:p w14:paraId="65E47536"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Økonomiske Råd. Formandskabet. (2014). </w:t>
      </w:r>
      <w:r w:rsidRPr="00F00A78">
        <w:rPr>
          <w:rFonts w:ascii="Calibri" w:hAnsi="Calibri" w:cs="Calibri"/>
          <w:i/>
          <w:iCs/>
          <w:noProof/>
          <w:szCs w:val="24"/>
        </w:rPr>
        <w:t>Dansk økonomi. Efterår 2014 : Konjunkturvurdering ; Dagpengesystemet</w:t>
      </w:r>
      <w:r w:rsidRPr="00F00A78">
        <w:rPr>
          <w:rFonts w:ascii="Calibri" w:hAnsi="Calibri" w:cs="Calibri"/>
          <w:noProof/>
          <w:szCs w:val="24"/>
        </w:rPr>
        <w:t>.</w:t>
      </w:r>
    </w:p>
    <w:p w14:paraId="087186D7"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Onaran, O., &amp; Galanis, G. (2012). Is aggregate demand wage-led or profit-led? </w:t>
      </w:r>
      <w:r w:rsidRPr="00F00A78">
        <w:rPr>
          <w:rFonts w:ascii="Calibri" w:hAnsi="Calibri" w:cs="Calibri"/>
          <w:i/>
          <w:iCs/>
          <w:noProof/>
          <w:szCs w:val="24"/>
        </w:rPr>
        <w:t>Conditions of Work and Employment Series</w:t>
      </w:r>
      <w:r w:rsidRPr="00F00A78">
        <w:rPr>
          <w:rFonts w:ascii="Calibri" w:hAnsi="Calibri" w:cs="Calibri"/>
          <w:noProof/>
          <w:szCs w:val="24"/>
        </w:rPr>
        <w:t xml:space="preserve">, </w:t>
      </w:r>
      <w:r w:rsidRPr="00F00A78">
        <w:rPr>
          <w:rFonts w:ascii="Calibri" w:hAnsi="Calibri" w:cs="Calibri"/>
          <w:i/>
          <w:iCs/>
          <w:noProof/>
          <w:szCs w:val="24"/>
        </w:rPr>
        <w:t>40</w:t>
      </w:r>
      <w:r w:rsidRPr="00F00A78">
        <w:rPr>
          <w:rFonts w:ascii="Calibri" w:hAnsi="Calibri" w:cs="Calibri"/>
          <w:noProof/>
          <w:szCs w:val="24"/>
        </w:rPr>
        <w:t>(40).</w:t>
      </w:r>
    </w:p>
    <w:p w14:paraId="064EA101"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Onaran, O., &amp; Obst, T. (2015). </w:t>
      </w:r>
      <w:r w:rsidRPr="00F00A78">
        <w:rPr>
          <w:rFonts w:ascii="Calibri" w:hAnsi="Calibri" w:cs="Calibri"/>
          <w:i/>
          <w:iCs/>
          <w:noProof/>
          <w:szCs w:val="24"/>
        </w:rPr>
        <w:t>Wage-led growth in the EU15 Member States: the effects of income distribution on growth, investment, trade balance, and inflation</w:t>
      </w:r>
      <w:r w:rsidRPr="00F00A78">
        <w:rPr>
          <w:rFonts w:ascii="Calibri" w:hAnsi="Calibri" w:cs="Calibri"/>
          <w:noProof/>
          <w:szCs w:val="24"/>
        </w:rPr>
        <w:t>. 1–48.</w:t>
      </w:r>
    </w:p>
    <w:p w14:paraId="11834E0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Setterfield, M. (2003). Supply and Demand in the Theory of Long-run Growth: Introduction to a symposium on demand-led growth. </w:t>
      </w:r>
      <w:r w:rsidRPr="00F00A78">
        <w:rPr>
          <w:rFonts w:ascii="Calibri" w:hAnsi="Calibri" w:cs="Calibri"/>
          <w:i/>
          <w:iCs/>
          <w:noProof/>
          <w:szCs w:val="24"/>
        </w:rPr>
        <w:t>Review of Political Economy</w:t>
      </w:r>
      <w:r w:rsidRPr="00F00A78">
        <w:rPr>
          <w:rFonts w:ascii="Calibri" w:hAnsi="Calibri" w:cs="Calibri"/>
          <w:noProof/>
          <w:szCs w:val="24"/>
        </w:rPr>
        <w:t xml:space="preserve">, </w:t>
      </w:r>
      <w:r w:rsidRPr="00F00A78">
        <w:rPr>
          <w:rFonts w:ascii="Calibri" w:hAnsi="Calibri" w:cs="Calibri"/>
          <w:i/>
          <w:iCs/>
          <w:noProof/>
          <w:szCs w:val="24"/>
        </w:rPr>
        <w:t>15</w:t>
      </w:r>
      <w:r w:rsidRPr="00F00A78">
        <w:rPr>
          <w:rFonts w:ascii="Calibri" w:hAnsi="Calibri" w:cs="Calibri"/>
          <w:noProof/>
          <w:szCs w:val="24"/>
        </w:rPr>
        <w:t>(1), 23–32. https://doi.org/10.1080/09538250308440</w:t>
      </w:r>
    </w:p>
    <w:p w14:paraId="7554170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Shapiro, B. C., &amp; Stiglitz, J. E. (1984). American Economic Association Equilibrium Unemployment as a Worker Discipline Device. </w:t>
      </w:r>
      <w:r w:rsidRPr="00F00A78">
        <w:rPr>
          <w:rFonts w:ascii="Calibri" w:hAnsi="Calibri" w:cs="Calibri"/>
          <w:i/>
          <w:iCs/>
          <w:noProof/>
          <w:szCs w:val="24"/>
        </w:rPr>
        <w:t>The American Economic Review</w:t>
      </w:r>
      <w:r w:rsidRPr="00F00A78">
        <w:rPr>
          <w:rFonts w:ascii="Calibri" w:hAnsi="Calibri" w:cs="Calibri"/>
          <w:noProof/>
          <w:szCs w:val="24"/>
        </w:rPr>
        <w:t xml:space="preserve">, </w:t>
      </w:r>
      <w:r w:rsidRPr="00F00A78">
        <w:rPr>
          <w:rFonts w:ascii="Calibri" w:hAnsi="Calibri" w:cs="Calibri"/>
          <w:i/>
          <w:iCs/>
          <w:noProof/>
          <w:szCs w:val="24"/>
        </w:rPr>
        <w:t>74</w:t>
      </w:r>
      <w:r w:rsidRPr="00F00A78">
        <w:rPr>
          <w:rFonts w:ascii="Calibri" w:hAnsi="Calibri" w:cs="Calibri"/>
          <w:noProof/>
          <w:szCs w:val="24"/>
        </w:rPr>
        <w:t>(3), 433–444.</w:t>
      </w:r>
    </w:p>
    <w:p w14:paraId="3604A796"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Stockhammer, E., &amp; Lavoie, M. (2013). Wage-led Growth. In </w:t>
      </w:r>
      <w:r w:rsidRPr="00F00A78">
        <w:rPr>
          <w:rFonts w:ascii="Calibri" w:hAnsi="Calibri" w:cs="Calibri"/>
          <w:i/>
          <w:iCs/>
          <w:noProof/>
          <w:szCs w:val="24"/>
        </w:rPr>
        <w:t>Wage-led Growth</w:t>
      </w:r>
      <w:r w:rsidRPr="00F00A78">
        <w:rPr>
          <w:rFonts w:ascii="Calibri" w:hAnsi="Calibri" w:cs="Calibri"/>
          <w:noProof/>
          <w:szCs w:val="24"/>
        </w:rPr>
        <w:t xml:space="preserve"> (Issue February). https://doi.org/10.1057/9781137357939</w:t>
      </w:r>
    </w:p>
    <w:p w14:paraId="6B9DEDF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Topel, B. R. H. (1983). </w:t>
      </w:r>
      <w:r w:rsidRPr="00F00A78">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F00A78">
        <w:rPr>
          <w:rFonts w:ascii="Calibri" w:hAnsi="Calibri" w:cs="Calibri"/>
          <w:noProof/>
          <w:szCs w:val="24"/>
        </w:rPr>
        <w:t xml:space="preserve">. </w:t>
      </w:r>
      <w:r w:rsidRPr="00F00A78">
        <w:rPr>
          <w:rFonts w:ascii="Calibri" w:hAnsi="Calibri" w:cs="Calibri"/>
          <w:i/>
          <w:iCs/>
          <w:noProof/>
          <w:szCs w:val="24"/>
        </w:rPr>
        <w:t>73</w:t>
      </w:r>
      <w:r w:rsidRPr="00F00A78">
        <w:rPr>
          <w:rFonts w:ascii="Calibri" w:hAnsi="Calibri" w:cs="Calibri"/>
          <w:noProof/>
          <w:szCs w:val="24"/>
        </w:rPr>
        <w:t>(4), 541–559.</w:t>
      </w:r>
    </w:p>
    <w:p w14:paraId="24BE4F8E"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rPr>
      </w:pPr>
      <w:r w:rsidRPr="00F00A78">
        <w:rPr>
          <w:rFonts w:ascii="Calibri" w:hAnsi="Calibri" w:cs="Calibri"/>
          <w:noProof/>
          <w:szCs w:val="24"/>
        </w:rPr>
        <w:t xml:space="preserve">Venstre, D. R., Folkeparti, S., Folkeparti, D. K., &amp; Eu-bidrag, D. (2012). </w:t>
      </w:r>
      <w:r w:rsidRPr="00F00A78">
        <w:rPr>
          <w:rFonts w:ascii="Calibri" w:hAnsi="Calibri" w:cs="Calibri"/>
          <w:i/>
          <w:iCs/>
          <w:noProof/>
          <w:szCs w:val="24"/>
        </w:rPr>
        <w:t>Aftale om skattereform</w:t>
      </w:r>
      <w:r w:rsidRPr="00F00A78">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89" w:name="_Ref119913636"/>
      <w:r>
        <w:lastRenderedPageBreak/>
        <w:t>DAG</w:t>
      </w:r>
      <w:bookmarkEnd w:id="89"/>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90" w:name="_Ref119913679"/>
      <w:r>
        <w:t>Demand channel</w:t>
      </w:r>
      <w:bookmarkEnd w:id="90"/>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91" w:name="_Ref119913727"/>
      <w:r>
        <w:t>Productivity channel</w:t>
      </w:r>
      <w:bookmarkEnd w:id="91"/>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92" w:name="_Ref119919374"/>
      <w:r>
        <w:rPr>
          <w:lang w:val="da-DK"/>
        </w:rPr>
        <w:t xml:space="preserve">All </w:t>
      </w:r>
      <w:commentRangeStart w:id="93"/>
      <w:proofErr w:type="spellStart"/>
      <w:r>
        <w:rPr>
          <w:lang w:val="da-DK"/>
        </w:rPr>
        <w:t>effects</w:t>
      </w:r>
      <w:commentRangeEnd w:id="93"/>
      <w:proofErr w:type="spellEnd"/>
      <w:r>
        <w:rPr>
          <w:rStyle w:val="Kommentarhenvisning"/>
          <w:rFonts w:asciiTheme="minorHAnsi" w:eastAsiaTheme="minorHAnsi" w:hAnsiTheme="minorHAnsi" w:cstheme="minorBidi"/>
          <w:color w:val="auto"/>
        </w:rPr>
        <w:commentReference w:id="93"/>
      </w:r>
      <w:bookmarkEnd w:id="92"/>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94" w:name="_Hlk119494477"/>
      <w:r w:rsidRPr="00B53960">
        <w:t>Removing autonomous consumption, restricting estimate of the profit-share to -0.1 from -0.45</w:t>
      </w:r>
      <w:r w:rsidRPr="00B33E3B">
        <w:t xml:space="preserve">. </w:t>
      </w:r>
    </w:p>
    <w:bookmarkEnd w:id="94"/>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04T14:11:00Z" w:initials="ST">
    <w:p w14:paraId="3607633C" w14:textId="3AABE9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20"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1"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2"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3"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4" w:author="Simon Thomsen" w:date="2022-10-14T11:31:00Z" w:initials="ST">
    <w:p w14:paraId="0582B055" w14:textId="3A8A96A3"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27" w:author="Simon Fløj Thomsen" w:date="2022-11-21T20:05:00Z" w:initials="SFT">
    <w:p w14:paraId="5F5849EF" w14:textId="77777777" w:rsidR="00C66184" w:rsidRDefault="00C66184" w:rsidP="00AC00BA">
      <w:pPr>
        <w:pStyle w:val="Kommentartekst"/>
      </w:pPr>
      <w:r>
        <w:rPr>
          <w:rStyle w:val="Kommentarhenvisning"/>
        </w:rPr>
        <w:annotationRef/>
      </w:r>
      <w:r>
        <w:t xml:space="preserve">Vil holde fast i validate, men nu gjort det mere tydeligt </w:t>
      </w:r>
    </w:p>
  </w:comment>
  <w:comment w:id="28"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9" w:author="Simon Thomsen" w:date="2022-11-16T09:08:00Z" w:initials="ST">
    <w:p w14:paraId="48F000BE" w14:textId="47AE21D9" w:rsidR="00BB0046" w:rsidRDefault="00BB0046" w:rsidP="00487BD2">
      <w:pPr>
        <w:pStyle w:val="Kommentartekst"/>
      </w:pPr>
      <w:r>
        <w:rPr>
          <w:rStyle w:val="Kommentarhenvisning"/>
        </w:rPr>
        <w:annotationRef/>
      </w:r>
      <w:r>
        <w:t>Henvis</w:t>
      </w:r>
    </w:p>
  </w:comment>
  <w:comment w:id="30"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1"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2"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3"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5" w:author="Simon Thomsen" w:date="2022-09-15T19:28:00Z" w:initials="ST">
    <w:p w14:paraId="4153B151" w14:textId="0CDC5A48"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7"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9"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40"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41"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2"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3"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4" w:author="Simon Thomsen" w:date="2022-11-07T09:26:00Z" w:initials="ST">
    <w:p w14:paraId="18023FAC" w14:textId="1894540C"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6"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7"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49"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5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5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5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5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4"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8"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9"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60"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61"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2"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3"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64"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65"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66"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8"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69"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70" w:author="Simon Fløj Thomsen" w:date="2022-11-13T20:52:00Z" w:initials="SFT">
    <w:p w14:paraId="3865DC29" w14:textId="6E24CB99" w:rsidR="00812DCC" w:rsidRDefault="00812DCC" w:rsidP="00176111">
      <w:pPr>
        <w:pStyle w:val="Kommentartekst"/>
      </w:pPr>
      <w:r>
        <w:rPr>
          <w:rStyle w:val="Kommentarhenvisning"/>
        </w:rPr>
        <w:annotationRef/>
      </w:r>
      <w:r>
        <w:t>Burde være 2019 tror jeg</w:t>
      </w:r>
    </w:p>
  </w:comment>
  <w:comment w:id="71" w:author="Simon Thomsen" w:date="2022-11-07T10:41:00Z" w:initials="ST">
    <w:p w14:paraId="74B2D764" w14:textId="1939ABD2"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72" w:author="Simon Thomsen" w:date="2022-11-16T11:55:00Z" w:initials="ST">
    <w:p w14:paraId="15092F2A" w14:textId="77777777"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73"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74"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75" w:author="Simon Thomsen" w:date="2022-11-16T10:41:00Z" w:initials="ST">
    <w:p w14:paraId="6CA6B1AD" w14:textId="77777777" w:rsidR="002F4B66" w:rsidRDefault="002F4B66" w:rsidP="00430227">
      <w:pPr>
        <w:pStyle w:val="Kommentartekst"/>
      </w:pPr>
      <w:r>
        <w:rPr>
          <w:rStyle w:val="Kommentarhenvisning"/>
        </w:rPr>
        <w:annotationRef/>
      </w:r>
      <w:r>
        <w:t>Footnote: One possible critic of this method is that the effects from the income insurance model and the model built in this paper will not interact. We don’t see this affecting the overall results, as it will have no effect on the most dominant channel being the wage channel.</w:t>
      </w:r>
    </w:p>
  </w:comment>
  <w:comment w:id="76" w:author="Simon Thomsen" w:date="2022-11-04T11:26:00Z" w:initials="ST">
    <w:p w14:paraId="31547D3F" w14:textId="7FC20E88"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77"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7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80"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81" w:author="Simon Thomsen" w:date="2022-11-04T11:35:00Z" w:initials="ST">
    <w:p w14:paraId="6DF8A367" w14:textId="501C3369" w:rsidR="005C21DA" w:rsidRDefault="005C21DA" w:rsidP="00221600">
      <w:pPr>
        <w:pStyle w:val="Kommentartekst"/>
      </w:pPr>
      <w:r>
        <w:rPr>
          <w:rStyle w:val="Kommentarhenvisning"/>
        </w:rPr>
        <w:annotationRef/>
      </w:r>
      <w:r>
        <w:t xml:space="preserve">Fodnote: As this is the estimated value for 2016. </w:t>
      </w:r>
    </w:p>
  </w:comment>
  <w:comment w:id="82" w:author="Simon Thomsen" w:date="2022-11-23T12:08:00Z" w:initials="ST">
    <w:p w14:paraId="489F7692" w14:textId="77777777" w:rsidR="000979F6" w:rsidRDefault="000979F6" w:rsidP="007525C4">
      <w:pPr>
        <w:pStyle w:val="Kommentartekst"/>
      </w:pPr>
      <w:r>
        <w:rPr>
          <w:rStyle w:val="Kommentarhenvisning"/>
        </w:rPr>
        <w:annotationRef/>
      </w:r>
      <w:r>
        <w:t>Rigtigt?</w:t>
      </w:r>
    </w:p>
  </w:comment>
  <w:comment w:id="83"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84"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93"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3607633C" w15:done="0"/>
  <w15:commentEx w15:paraId="441F6DC9" w15:done="1"/>
  <w15:commentEx w15:paraId="094B6A13" w15:done="0"/>
  <w15:commentEx w15:paraId="75FD6CFC" w15:done="0"/>
  <w15:commentEx w15:paraId="4197D9E3" w15:done="0"/>
  <w15:commentEx w15:paraId="78168931" w15:paraIdParent="4197D9E3" w15:done="0"/>
  <w15:commentEx w15:paraId="26F45103" w15:paraIdParent="4197D9E3" w15:done="0"/>
  <w15:commentEx w15:paraId="0582B055" w15:done="0"/>
  <w15:commentEx w15:paraId="24660892" w15:done="0"/>
  <w15:commentEx w15:paraId="3FE31168" w15:done="0"/>
  <w15:commentEx w15:paraId="5F5849EF" w15:done="0"/>
  <w15:commentEx w15:paraId="2D2651A1" w15:paraIdParent="5F5849EF" w15:done="0"/>
  <w15:commentEx w15:paraId="48F000BE" w15:done="0"/>
  <w15:commentEx w15:paraId="02E2D31E" w15:done="0"/>
  <w15:commentEx w15:paraId="53C1E1B7" w15:paraIdParent="02E2D31E" w15:done="0"/>
  <w15:commentEx w15:paraId="6211AB07" w15:done="0"/>
  <w15:commentEx w15:paraId="4E292C71" w15:paraIdParent="6211AB07" w15:done="0"/>
  <w15:commentEx w15:paraId="27535667" w15:done="0"/>
  <w15:commentEx w15:paraId="69380D44" w15:done="0"/>
  <w15:commentEx w15:paraId="7EBC9DE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3F1597BB" w15:done="0"/>
  <w15:commentEx w15:paraId="4A80E27C" w15:done="0"/>
  <w15:commentEx w15:paraId="3865DC29" w15:done="0"/>
  <w15:commentEx w15:paraId="74B2D764" w15:done="0"/>
  <w15:commentEx w15:paraId="15092F2A" w15:done="0"/>
  <w15:commentEx w15:paraId="2A49966A" w15:done="1"/>
  <w15:commentEx w15:paraId="4C7390F1" w15:paraIdParent="2A49966A" w15:done="1"/>
  <w15:commentEx w15:paraId="6CA6B1AD" w15:done="0"/>
  <w15:commentEx w15:paraId="31547D3F" w15:done="0"/>
  <w15:commentEx w15:paraId="1445E1CD" w15:done="0"/>
  <w15:commentEx w15:paraId="20D5A1AE" w15:done="1"/>
  <w15:commentEx w15:paraId="4C022DBE" w15:paraIdParent="20D5A1AE" w15:done="1"/>
  <w15:commentEx w15:paraId="47BE8E82" w15:done="0"/>
  <w15:commentEx w15:paraId="6DF8A367" w15:done="0"/>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6F3C728" w16cex:dateUtc="2022-10-14T09:31:00Z"/>
  <w16cex:commentExtensible w16cex:durableId="271C9356" w16cex:dateUtc="2022-11-14T09:13:00Z"/>
  <w16cex:commentExtensible w16cex:durableId="2720D4EE" w16cex:dateUtc="2022-11-17T14:42:00Z"/>
  <w16cex:commentExtensible w16cex:durableId="27265887" w16cex:dateUtc="2022-11-21T19:05:00Z"/>
  <w16cex:commentExtensible w16cex:durableId="2726588D" w16cex:dateUtc="2022-11-21T19:05:00Z"/>
  <w16cex:commentExtensible w16cex:durableId="271F26FC" w16cex:dateUtc="2022-11-16T08:08: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6CDFB55" w16cex:dateUtc="2022-09-15T17:28:00Z"/>
  <w16cex:commentExtensible w16cex:durableId="2717705D" w16cex:dateUtc="2022-11-10T11:43:00Z"/>
  <w16cex:commentExtensible w16cex:durableId="2707F404" w16cex:dateUtc="2022-10-29T16:48: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18A476" w16cex:dateUtc="2022-11-11T09:37:00Z"/>
  <w16cex:commentExtensible w16cex:durableId="2718A48C" w16cex:dateUtc="2022-11-11T09:38:00Z"/>
  <w16cex:commentExtensible w16cex:durableId="271BD779" w16cex:dateUtc="2022-11-13T19:52:00Z"/>
  <w16cex:commentExtensible w16cex:durableId="27135F64" w16cex:dateUtc="2022-11-07T09:41:00Z"/>
  <w16cex:commentExtensible w16cex:durableId="271F4E32" w16cex:dateUtc="2022-11-16T10:55:00Z"/>
  <w16cex:commentExtensible w16cex:durableId="271CB71E" w16cex:dateUtc="2022-11-14T11:46:00Z"/>
  <w16cex:commentExtensible w16cex:durableId="271DCA33" w16cex:dateUtc="2022-11-15T07:20:00Z"/>
  <w16cex:commentExtensible w16cex:durableId="271F3CEA" w16cex:dateUtc="2022-11-16T09:41:00Z"/>
  <w16cex:commentExtensible w16cex:durableId="270F7567" w16cex:dateUtc="2022-11-04T10:26:00Z"/>
  <w16cex:commentExtensible w16cex:durableId="27136340" w16cex:dateUtc="2022-11-07T09:58:00Z"/>
  <w16cex:commentExtensible w16cex:durableId="2703ABC6" w16cex:dateUtc="2022-10-26T10:51:00Z"/>
  <w16cex:commentExtensible w16cex:durableId="2703ABD5" w16cex:dateUtc="2022-10-26T10:51:00Z"/>
  <w16cex:commentExtensible w16cex:durableId="270F57A9" w16cex:dateUtc="2022-11-04T08:19:00Z"/>
  <w16cex:commentExtensible w16cex:durableId="270F776A" w16cex:dateUtc="2022-11-04T10:35: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3607633C" w16cid:durableId="270F9C2C"/>
  <w16cid:commentId w16cid:paraId="441F6DC9" w16cid:durableId="271A8500"/>
  <w16cid:commentId w16cid:paraId="094B6A13" w16cid:durableId="27175548"/>
  <w16cid:commentId w16cid:paraId="75FD6CFC" w16cid:durableId="271A85E5"/>
  <w16cid:commentId w16cid:paraId="4197D9E3" w16cid:durableId="2726564D"/>
  <w16cid:commentId w16cid:paraId="78168931" w16cid:durableId="272656A2"/>
  <w16cid:commentId w16cid:paraId="26F45103" w16cid:durableId="272656AF"/>
  <w16cid:commentId w16cid:paraId="0582B055" w16cid:durableId="26F3C728"/>
  <w16cid:commentId w16cid:paraId="24660892" w16cid:durableId="271C9356"/>
  <w16cid:commentId w16cid:paraId="3FE31168" w16cid:durableId="2720D4EE"/>
  <w16cid:commentId w16cid:paraId="5F5849EF" w16cid:durableId="27265887"/>
  <w16cid:commentId w16cid:paraId="2D2651A1" w16cid:durableId="2726588D"/>
  <w16cid:commentId w16cid:paraId="48F000BE" w16cid:durableId="271F26FC"/>
  <w16cid:commentId w16cid:paraId="02E2D31E" w16cid:durableId="27265A2F"/>
  <w16cid:commentId w16cid:paraId="53C1E1B7" w16cid:durableId="27265A39"/>
  <w16cid:commentId w16cid:paraId="6211AB07" w16cid:durableId="27265AC7"/>
  <w16cid:commentId w16cid:paraId="4E292C71" w16cid:durableId="27265AD2"/>
  <w16cid:commentId w16cid:paraId="27535667" w16cid:durableId="26CDFB55"/>
  <w16cid:commentId w16cid:paraId="69380D44" w16cid:durableId="2717705D"/>
  <w16cid:commentId w16cid:paraId="7EBC9DE7" w16cid:durableId="2707F404"/>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3F1597BB" w16cid:durableId="2718A476"/>
  <w16cid:commentId w16cid:paraId="4A80E27C" w16cid:durableId="2718A48C"/>
  <w16cid:commentId w16cid:paraId="3865DC29" w16cid:durableId="271BD779"/>
  <w16cid:commentId w16cid:paraId="74B2D764" w16cid:durableId="27135F64"/>
  <w16cid:commentId w16cid:paraId="15092F2A" w16cid:durableId="271F4E32"/>
  <w16cid:commentId w16cid:paraId="2A49966A" w16cid:durableId="271CB71E"/>
  <w16cid:commentId w16cid:paraId="4C7390F1" w16cid:durableId="271DCA33"/>
  <w16cid:commentId w16cid:paraId="6CA6B1AD" w16cid:durableId="271F3CEA"/>
  <w16cid:commentId w16cid:paraId="31547D3F" w16cid:durableId="270F7567"/>
  <w16cid:commentId w16cid:paraId="1445E1CD" w16cid:durableId="27136340"/>
  <w16cid:commentId w16cid:paraId="20D5A1AE" w16cid:durableId="2703ABC6"/>
  <w16cid:commentId w16cid:paraId="4C022DBE" w16cid:durableId="2703ABD5"/>
  <w16cid:commentId w16cid:paraId="47BE8E82" w16cid:durableId="270F57A9"/>
  <w16cid:commentId w16cid:paraId="6DF8A367" w16cid:durableId="270F776A"/>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5C604" w14:textId="77777777" w:rsidR="00610F7B" w:rsidRDefault="00610F7B" w:rsidP="005F6ED0">
      <w:pPr>
        <w:spacing w:after="0" w:line="240" w:lineRule="auto"/>
      </w:pPr>
      <w:r>
        <w:separator/>
      </w:r>
    </w:p>
  </w:endnote>
  <w:endnote w:type="continuationSeparator" w:id="0">
    <w:p w14:paraId="725B8A1B" w14:textId="77777777" w:rsidR="00610F7B" w:rsidRDefault="00610F7B"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CB41A" w14:textId="77777777" w:rsidR="00610F7B" w:rsidRDefault="00610F7B" w:rsidP="005F6ED0">
      <w:pPr>
        <w:spacing w:after="0" w:line="240" w:lineRule="auto"/>
      </w:pPr>
      <w:r>
        <w:separator/>
      </w:r>
    </w:p>
  </w:footnote>
  <w:footnote w:type="continuationSeparator" w:id="0">
    <w:p w14:paraId="1CC19512" w14:textId="77777777" w:rsidR="00610F7B" w:rsidRDefault="00610F7B"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1DEB"/>
    <w:rsid w:val="000924AE"/>
    <w:rsid w:val="000930C2"/>
    <w:rsid w:val="00093676"/>
    <w:rsid w:val="00094148"/>
    <w:rsid w:val="0009470F"/>
    <w:rsid w:val="00096242"/>
    <w:rsid w:val="000979F6"/>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D9C"/>
    <w:rsid w:val="00504BF2"/>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7F5"/>
    <w:rsid w:val="005E6092"/>
    <w:rsid w:val="005F034B"/>
    <w:rsid w:val="005F09CB"/>
    <w:rsid w:val="005F2A9D"/>
    <w:rsid w:val="005F4E8E"/>
    <w:rsid w:val="005F5CFA"/>
    <w:rsid w:val="005F6ED0"/>
    <w:rsid w:val="005F74C9"/>
    <w:rsid w:val="006002F9"/>
    <w:rsid w:val="00602323"/>
    <w:rsid w:val="00604AA6"/>
    <w:rsid w:val="006078BF"/>
    <w:rsid w:val="00610F7B"/>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2BC4"/>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0A78"/>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58</Pages>
  <Words>39536</Words>
  <Characters>225361</Characters>
  <Application>Microsoft Office Word</Application>
  <DocSecurity>0</DocSecurity>
  <Lines>1878</Lines>
  <Paragraphs>528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13</cp:revision>
  <cp:lastPrinted>2022-11-19T12:43:00Z</cp:lastPrinted>
  <dcterms:created xsi:type="dcterms:W3CDTF">2022-11-21T15:23:00Z</dcterms:created>
  <dcterms:modified xsi:type="dcterms:W3CDTF">2022-11-23T11:18:00Z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