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1BD5D861" w:rsidR="00577455" w:rsidRPr="00577455" w:rsidRDefault="00577455" w:rsidP="0037523D">
      <w:pPr>
        <w:pStyle w:val="Titel"/>
        <w:jc w:val="both"/>
        <w:rPr>
          <w:rFonts w:eastAsiaTheme="minorEastAsia" w:cstheme="minorHAnsi"/>
          <w:sz w:val="24"/>
          <w:szCs w:val="24"/>
        </w:rPr>
      </w:pPr>
      <w:r>
        <w:t>Including Macroeconomic effects when analyzing regulations towards the Danish Income Insurance Program – Performing a counterfactual analysis in a Stock-Flow-Consistent framework</w:t>
      </w:r>
    </w:p>
    <w:p w14:paraId="4B8A30B5" w14:textId="77777777" w:rsidR="00577455" w:rsidRPr="00B16D88" w:rsidRDefault="00577455" w:rsidP="00E255CD">
      <w:pPr>
        <w:spacing w:line="360" w:lineRule="auto"/>
        <w:jc w:val="both"/>
        <w:rPr>
          <w:rFonts w:ascii="Times New Roman" w:hAnsi="Times New Roman" w:cs="Times New Roman"/>
        </w:rPr>
      </w:pPr>
    </w:p>
    <w:p w14:paraId="0C88FE27" w14:textId="66934647" w:rsidR="00577455" w:rsidRPr="00B16D88" w:rsidRDefault="00577455" w:rsidP="0037523D">
      <w:pPr>
        <w:spacing w:line="360" w:lineRule="auto"/>
        <w:jc w:val="both"/>
        <w:rPr>
          <w:rFonts w:ascii="Times New Roman" w:hAnsi="Times New Roman" w:cs="Times New Roman"/>
        </w:rPr>
      </w:pPr>
      <w:r w:rsidRPr="00B16D88">
        <w:rPr>
          <w:rFonts w:ascii="Times New Roman" w:hAnsi="Times New Roman" w:cs="Times New Roman"/>
        </w:rPr>
        <w:t>Abstract</w:t>
      </w:r>
    </w:p>
    <w:p w14:paraId="623BEB04" w14:textId="6BE90C8C" w:rsidR="00577455" w:rsidRPr="00577455" w:rsidRDefault="00577455" w:rsidP="0037523D">
      <w:pPr>
        <w:jc w:val="both"/>
      </w:pPr>
      <w:r w:rsidRPr="00577455">
        <w:t xml:space="preserve">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2FC46B2A" w14:textId="77777777" w:rsidR="00577455" w:rsidRPr="00B16D88" w:rsidRDefault="00577455" w:rsidP="00E255CD">
      <w:pPr>
        <w:spacing w:line="360" w:lineRule="auto"/>
        <w:jc w:val="both"/>
        <w:rPr>
          <w:rFonts w:ascii="Times New Roman" w:hAnsi="Times New Roman" w:cs="Times New Roman"/>
        </w:rPr>
      </w:pPr>
    </w:p>
    <w:p w14:paraId="1D4FFD35" w14:textId="77777777" w:rsidR="00577455" w:rsidRPr="00B16D88" w:rsidRDefault="00577455" w:rsidP="00E255CD">
      <w:pPr>
        <w:spacing w:line="360" w:lineRule="auto"/>
        <w:jc w:val="both"/>
        <w:rPr>
          <w:rFonts w:ascii="Times New Roman" w:hAnsi="Times New Roman" w:cs="Times New Roman"/>
        </w:rPr>
      </w:pPr>
    </w:p>
    <w:p w14:paraId="20B190A7" w14:textId="14E4CA38" w:rsidR="00577455" w:rsidRPr="00B16D88" w:rsidRDefault="00577455" w:rsidP="00E255CD">
      <w:pPr>
        <w:spacing w:line="360" w:lineRule="auto"/>
        <w:jc w:val="both"/>
        <w:rPr>
          <w:rFonts w:ascii="Times New Roman" w:hAnsi="Times New Roman" w:cs="Times New Roman"/>
        </w:rPr>
      </w:pPr>
      <w:r w:rsidRPr="00B16D88">
        <w:rPr>
          <w:rFonts w:ascii="Times New Roman" w:hAnsi="Times New Roman" w:cs="Times New Roman"/>
          <w:b/>
          <w:bCs/>
        </w:rPr>
        <w:t xml:space="preserve">Keywords: </w:t>
      </w:r>
      <w:r>
        <w:rPr>
          <w:rFonts w:ascii="Times New Roman" w:hAnsi="Times New Roman" w:cs="Times New Roman"/>
        </w:rPr>
        <w:t>Unemployment Benefits</w:t>
      </w:r>
      <w:r w:rsidRPr="00B16D88">
        <w:rPr>
          <w:rFonts w:ascii="Times New Roman" w:hAnsi="Times New Roman" w:cs="Times New Roman"/>
        </w:rPr>
        <w:t>, Stock-Flow Consistent Models, Denmark</w:t>
      </w:r>
    </w:p>
    <w:p w14:paraId="57072B90" w14:textId="77777777" w:rsidR="00577455" w:rsidRPr="00B16D88" w:rsidRDefault="00577455" w:rsidP="00E255CD">
      <w:pPr>
        <w:spacing w:line="360" w:lineRule="auto"/>
        <w:jc w:val="both"/>
        <w:rPr>
          <w:rFonts w:ascii="Times New Roman" w:hAnsi="Times New Roman" w:cs="Times New Roman"/>
          <w:b/>
          <w:bCs/>
        </w:rPr>
      </w:pPr>
    </w:p>
    <w:p w14:paraId="491F056F" w14:textId="77777777" w:rsidR="00577455" w:rsidRDefault="00577455" w:rsidP="0037523D">
      <w:pPr>
        <w:pStyle w:val="Brdtekst"/>
        <w:spacing w:line="360" w:lineRule="auto"/>
        <w:jc w:val="both"/>
        <w:rPr>
          <w:rFonts w:ascii="Times New Roman" w:hAnsi="Times New Roman" w:cs="Times New Roman"/>
          <w:lang w:val="en-GB"/>
        </w:rPr>
      </w:pPr>
      <w:r w:rsidRPr="00B16D88">
        <w:rPr>
          <w:rFonts w:ascii="Times New Roman" w:hAnsi="Times New Roman" w:cs="Times New Roman"/>
          <w:b/>
          <w:bCs/>
          <w:lang w:val="en-GB"/>
        </w:rPr>
        <w:t>JEL-codes:</w:t>
      </w:r>
      <w:r w:rsidRPr="00B16D88">
        <w:rPr>
          <w:rFonts w:ascii="Times New Roman" w:hAnsi="Times New Roman" w:cs="Times New Roman"/>
          <w:lang w:val="en-GB"/>
        </w:rPr>
        <w:t xml:space="preserve"> E12, E25, E57, E01</w:t>
      </w:r>
    </w:p>
    <w:p w14:paraId="26D68977" w14:textId="46205029" w:rsidR="00577455" w:rsidRDefault="00577455" w:rsidP="0037523D">
      <w:pPr>
        <w:jc w:val="both"/>
        <w:rPr>
          <w:rFonts w:asciiTheme="majorHAnsi" w:eastAsiaTheme="majorEastAsia" w:hAnsiTheme="majorHAnsi" w:cstheme="majorBidi"/>
          <w:color w:val="2F5496" w:themeColor="accent1" w:themeShade="BF"/>
          <w:sz w:val="32"/>
          <w:szCs w:val="32"/>
        </w:rPr>
      </w:pPr>
    </w:p>
    <w:p w14:paraId="3E8FEA58" w14:textId="359817D1" w:rsidR="003C249F" w:rsidRDefault="00766C31" w:rsidP="0037523D">
      <w:pPr>
        <w:pStyle w:val="Overskrift1"/>
        <w:jc w:val="both"/>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7523D">
      <w:pPr>
        <w:jc w:val="both"/>
      </w:pPr>
    </w:p>
    <w:p w14:paraId="1F97C2B0" w14:textId="112F7AB2" w:rsidR="00EA3CF1" w:rsidRPr="00A21279" w:rsidRDefault="004C0FB6" w:rsidP="0037523D">
      <w:pPr>
        <w:spacing w:line="360" w:lineRule="auto"/>
        <w:jc w:val="both"/>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w:t>
      </w:r>
      <w:r w:rsidR="00B14580">
        <w:rPr>
          <w:rFonts w:cstheme="minorHAnsi"/>
          <w:sz w:val="24"/>
          <w:szCs w:val="24"/>
        </w:rPr>
        <w:t>:</w:t>
      </w:r>
      <w:r w:rsidR="00A21279" w:rsidRPr="00A21279">
        <w:rPr>
          <w:rFonts w:cstheme="minorHAnsi"/>
          <w:sz w:val="24"/>
          <w:szCs w:val="24"/>
        </w:rPr>
        <w:t xml:space="preserve"> </w:t>
      </w:r>
      <w:proofErr w:type="spellStart"/>
      <w:r w:rsidR="00B14580">
        <w:rPr>
          <w:rFonts w:cstheme="minorHAnsi"/>
          <w:sz w:val="24"/>
          <w:szCs w:val="24"/>
        </w:rPr>
        <w:t>i</w:t>
      </w:r>
      <w:proofErr w:type="spellEnd"/>
      <w:r w:rsidR="00B14580">
        <w:rPr>
          <w:rFonts w:cstheme="minorHAnsi"/>
          <w:sz w:val="24"/>
          <w:szCs w:val="24"/>
        </w:rPr>
        <w:t>)</w:t>
      </w:r>
      <w:r w:rsidR="00A21279" w:rsidRPr="00A21279">
        <w:rPr>
          <w:rFonts w:cstheme="minorHAnsi"/>
          <w:sz w:val="24"/>
          <w:szCs w:val="24"/>
        </w:rPr>
        <w:t xml:space="preserve"> flexibility in the form of low hiring terms as well as short termination periods</w:t>
      </w:r>
      <w:r w:rsidR="00B14580">
        <w:rPr>
          <w:rFonts w:cstheme="minorHAnsi"/>
          <w:sz w:val="24"/>
          <w:szCs w:val="24"/>
        </w:rPr>
        <w:t>,</w:t>
      </w:r>
      <w:r w:rsidR="00A21279" w:rsidRPr="00A21279">
        <w:rPr>
          <w:rFonts w:cstheme="minorHAnsi"/>
          <w:sz w:val="24"/>
          <w:szCs w:val="24"/>
        </w:rPr>
        <w:t xml:space="preserve"> </w:t>
      </w:r>
      <w:r w:rsidR="00B14580">
        <w:rPr>
          <w:rFonts w:cstheme="minorHAnsi"/>
          <w:sz w:val="24"/>
          <w:szCs w:val="24"/>
        </w:rPr>
        <w:t>ii)</w:t>
      </w:r>
      <w:r w:rsidR="00A21279" w:rsidRPr="00A21279">
        <w:rPr>
          <w:rFonts w:cstheme="minorHAnsi"/>
          <w:sz w:val="24"/>
          <w:szCs w:val="24"/>
        </w:rPr>
        <w:t xml:space="preserve"> security in the form of generous unemployment benefits, and </w:t>
      </w:r>
      <w:r w:rsidR="00B14580">
        <w:rPr>
          <w:rFonts w:cstheme="minorHAnsi"/>
          <w:sz w:val="24"/>
          <w:szCs w:val="24"/>
        </w:rPr>
        <w:t>iii)</w:t>
      </w:r>
      <w:r w:rsidR="00A21279" w:rsidRPr="00A21279">
        <w:rPr>
          <w:rFonts w:cstheme="minorHAnsi"/>
          <w:sz w:val="24"/>
          <w:szCs w:val="24"/>
        </w:rPr>
        <w:t xml:space="preserve"> an active labor market policy.</w:t>
      </w:r>
      <w:r w:rsidR="00B14580">
        <w:rPr>
          <w:rFonts w:cstheme="minorHAnsi"/>
          <w:sz w:val="24"/>
          <w:szCs w:val="24"/>
        </w:rPr>
        <w:t xml:space="preserve"> </w:t>
      </w:r>
      <w:r w:rsidR="00044FA8" w:rsidRPr="00A21279">
        <w:rPr>
          <w:rFonts w:cstheme="minorHAnsi"/>
          <w:sz w:val="24"/>
          <w:szCs w:val="24"/>
        </w:rPr>
        <w:t xml:space="preserve">The flexible hiring and termination terms ensure that Danish companies can adjust their workforce </w:t>
      </w:r>
      <w:r w:rsidR="00333540">
        <w:rPr>
          <w:rFonts w:cstheme="minorHAnsi"/>
          <w:sz w:val="24"/>
          <w:szCs w:val="24"/>
        </w:rPr>
        <w:t xml:space="preserve">quickly </w:t>
      </w:r>
      <w:r w:rsidR="00044FA8" w:rsidRPr="00A21279">
        <w:rPr>
          <w:rFonts w:cstheme="minorHAnsi"/>
          <w:sz w:val="24"/>
          <w:szCs w:val="24"/>
        </w:rPr>
        <w:t>according to changes in production, without major costs. The worker unions allow these flexibilities for the firm</w:t>
      </w:r>
      <w:r w:rsidR="00267A10" w:rsidRPr="00A21279">
        <w:rPr>
          <w:rFonts w:cstheme="minorHAnsi"/>
          <w:sz w:val="24"/>
          <w:szCs w:val="24"/>
        </w:rPr>
        <w:t>s</w:t>
      </w:r>
      <w:r w:rsidR="00333540">
        <w:rPr>
          <w:rFonts w:cstheme="minorHAnsi"/>
          <w:sz w:val="24"/>
          <w:szCs w:val="24"/>
        </w:rPr>
        <w:t>,</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754B4A5" w:rsidR="00D75400" w:rsidRDefault="008F5FCC" w:rsidP="0037523D">
      <w:pPr>
        <w:spacing w:line="360" w:lineRule="auto"/>
        <w:jc w:val="both"/>
        <w:rPr>
          <w:sz w:val="24"/>
          <w:szCs w:val="24"/>
        </w:rPr>
      </w:pPr>
      <w:r>
        <w:rPr>
          <w:sz w:val="24"/>
          <w:szCs w:val="24"/>
        </w:rPr>
        <w:t xml:space="preserve">As </w:t>
      </w:r>
      <w:r w:rsidR="00333540">
        <w:rPr>
          <w:sz w:val="24"/>
          <w:szCs w:val="24"/>
        </w:rPr>
        <w:t xml:space="preserve">argued </w:t>
      </w:r>
      <w:r>
        <w:rPr>
          <w:sz w:val="24"/>
          <w:szCs w:val="24"/>
        </w:rPr>
        <w:t>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333540">
        <w:rPr>
          <w:sz w:val="24"/>
          <w:szCs w:val="24"/>
        </w:rPr>
        <w:t xml:space="preserve">. In </w:t>
      </w:r>
      <w:r w:rsidR="0037523D">
        <w:rPr>
          <w:sz w:val="24"/>
          <w:szCs w:val="24"/>
        </w:rPr>
        <w:t>this regard</w:t>
      </w:r>
      <w:r w:rsidR="00333540">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w:t>
      </w:r>
      <w:r w:rsidR="00333540">
        <w:rPr>
          <w:sz w:val="24"/>
          <w:szCs w:val="24"/>
        </w:rPr>
        <w:t xml:space="preserve">from </w:t>
      </w:r>
      <w:r w:rsidR="00A56D55" w:rsidRPr="00AB3D2F">
        <w:rPr>
          <w:sz w:val="24"/>
          <w:szCs w:val="24"/>
        </w:rPr>
        <w:t>201</w:t>
      </w:r>
      <w:r w:rsidR="007B3DB0" w:rsidRPr="00AB3D2F">
        <w:rPr>
          <w:sz w:val="24"/>
          <w:szCs w:val="24"/>
        </w:rPr>
        <w:t>2</w:t>
      </w:r>
      <w:r w:rsidR="00D22628" w:rsidRPr="00AB3D2F">
        <w:rPr>
          <w:sz w:val="24"/>
          <w:szCs w:val="24"/>
        </w:rPr>
        <w:t xml:space="preserve">, </w:t>
      </w:r>
      <w:r w:rsidR="00DD4279">
        <w:rPr>
          <w:sz w:val="24"/>
          <w:szCs w:val="24"/>
        </w:rPr>
        <w:t xml:space="preserve">in which </w:t>
      </w:r>
      <w:r w:rsidR="00A56D55" w:rsidRPr="00AB3D2F">
        <w:rPr>
          <w:sz w:val="24"/>
          <w:szCs w:val="24"/>
        </w:rPr>
        <w:t xml:space="preserve">the regulations of </w:t>
      </w:r>
      <w:r w:rsidR="00CA6CCB">
        <w:rPr>
          <w:sz w:val="24"/>
          <w:szCs w:val="24"/>
        </w:rPr>
        <w:t>un</w:t>
      </w:r>
      <w:r w:rsidR="00A56D55" w:rsidRPr="00AB3D2F">
        <w:rPr>
          <w:sz w:val="24"/>
          <w:szCs w:val="24"/>
        </w:rPr>
        <w:t>employment benefits</w:t>
      </w:r>
      <w:r w:rsidR="00DD4279">
        <w:rPr>
          <w:sz w:val="24"/>
          <w:szCs w:val="24"/>
        </w:rPr>
        <w:t xml:space="preserve"> were </w:t>
      </w:r>
      <w:r w:rsidR="00DD4279" w:rsidRPr="00AB3D2F">
        <w:rPr>
          <w:sz w:val="24"/>
          <w:szCs w:val="24"/>
        </w:rPr>
        <w:t>suppress</w:t>
      </w:r>
      <w:r w:rsidR="00DD4279">
        <w:rPr>
          <w:sz w:val="24"/>
          <w:szCs w:val="24"/>
        </w:rPr>
        <w:t>ed</w:t>
      </w:r>
      <w:r w:rsidR="00A56D55" w:rsidRPr="00AB3D2F">
        <w:rPr>
          <w:sz w:val="24"/>
          <w:szCs w:val="24"/>
        </w:rPr>
        <w:t xml:space="preserve"> </w:t>
      </w:r>
      <w:r w:rsidR="00DD4279">
        <w:rPr>
          <w:sz w:val="24"/>
          <w:szCs w:val="24"/>
        </w:rPr>
        <w:t>for</w:t>
      </w:r>
      <w:r w:rsidR="00DD4279" w:rsidRPr="00AB3D2F">
        <w:rPr>
          <w:sz w:val="24"/>
          <w:szCs w:val="24"/>
        </w:rPr>
        <w:t xml:space="preserve"> </w:t>
      </w:r>
      <w:r w:rsidR="00A56D55" w:rsidRPr="00AB3D2F">
        <w:rPr>
          <w:sz w:val="24"/>
          <w:szCs w:val="24"/>
        </w:rPr>
        <w:t xml:space="preserve">the period </w:t>
      </w:r>
      <w:r w:rsidR="005F74C9" w:rsidRPr="00AB3D2F">
        <w:rPr>
          <w:sz w:val="24"/>
          <w:szCs w:val="24"/>
        </w:rPr>
        <w:t>of</w:t>
      </w:r>
      <w:r w:rsidR="00A56D55" w:rsidRPr="00AB3D2F">
        <w:rPr>
          <w:sz w:val="24"/>
          <w:szCs w:val="24"/>
        </w:rPr>
        <w:t xml:space="preserve"> 2016-2023</w:t>
      </w:r>
      <w:r w:rsidR="00DD4279">
        <w:rPr>
          <w:sz w:val="24"/>
          <w:szCs w:val="24"/>
        </w:rPr>
        <w:t>, can be seen as an example of political decision</w:t>
      </w:r>
      <w:commentRangeStart w:id="0"/>
      <w:r w:rsidR="00DD4279">
        <w:rPr>
          <w:sz w:val="24"/>
          <w:szCs w:val="24"/>
        </w:rPr>
        <w:t xml:space="preserve">s </w:t>
      </w:r>
      <w:commentRangeEnd w:id="0"/>
      <w:r w:rsidR="0066355C">
        <w:rPr>
          <w:rStyle w:val="Kommentarhenvisning"/>
        </w:rPr>
        <w:commentReference w:id="0"/>
      </w:r>
      <w:r w:rsidR="007E6CD2">
        <w:rPr>
          <w:sz w:val="24"/>
          <w:szCs w:val="24"/>
        </w:rPr>
        <w:t>using reforms with the purpose of increasing economic growth, the level of employment and improving the public balance at the same time</w:t>
      </w:r>
      <w:r w:rsidR="008C3E64">
        <w:rPr>
          <w:sz w:val="24"/>
          <w:szCs w:val="24"/>
        </w:rPr>
        <w:t>.</w:t>
      </w:r>
      <w:r w:rsidR="00D22628" w:rsidRPr="00AB3D2F">
        <w:rPr>
          <w:sz w:val="24"/>
          <w:szCs w:val="24"/>
        </w:rPr>
        <w:t xml:space="preserve"> </w:t>
      </w:r>
      <w:r w:rsidR="00DD4279">
        <w:rPr>
          <w:sz w:val="24"/>
          <w:szCs w:val="24"/>
        </w:rPr>
        <w:t xml:space="preserve">According to this reform, </w:t>
      </w:r>
      <w:r w:rsidR="008C3E64">
        <w:rPr>
          <w:sz w:val="24"/>
          <w:szCs w:val="24"/>
        </w:rPr>
        <w:t>the growth</w:t>
      </w:r>
      <w:r w:rsidR="00B722B1">
        <w:rPr>
          <w:sz w:val="24"/>
          <w:szCs w:val="24"/>
        </w:rPr>
        <w:t xml:space="preserve"> rate</w:t>
      </w:r>
      <w:r w:rsidR="008C3E64">
        <w:rPr>
          <w:sz w:val="24"/>
          <w:szCs w:val="24"/>
        </w:rPr>
        <w:t xml:space="preserve"> of the maximum level of income insurance</w:t>
      </w:r>
      <w:r w:rsidR="00DD4279">
        <w:rPr>
          <w:sz w:val="24"/>
          <w:szCs w:val="24"/>
        </w:rPr>
        <w:t xml:space="preserve"> should be reduced relative to the growth rate of labour income</w:t>
      </w:r>
      <w:r w:rsidR="007E6CD2">
        <w:rPr>
          <w:sz w:val="24"/>
          <w:szCs w:val="24"/>
        </w:rPr>
        <w:t>, which is clearly weakening the flexicurity system</w:t>
      </w:r>
      <w:r w:rsidR="008C3E64">
        <w:rPr>
          <w:sz w:val="24"/>
          <w:szCs w:val="24"/>
        </w:rPr>
        <w:t xml:space="preserve">. </w:t>
      </w:r>
      <w:r w:rsidR="00DD4279">
        <w:rPr>
          <w:sz w:val="24"/>
          <w:szCs w:val="24"/>
        </w:rPr>
        <w:t>Normally</w:t>
      </w:r>
      <w:r w:rsidR="00CA6CCB">
        <w:rPr>
          <w:sz w:val="24"/>
          <w:szCs w:val="24"/>
        </w:rPr>
        <w:t>,</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 xml:space="preserve">is determined </w:t>
      </w:r>
      <w:r w:rsidR="00DD4279">
        <w:rPr>
          <w:sz w:val="24"/>
          <w:szCs w:val="24"/>
        </w:rPr>
        <w:t>by</w:t>
      </w:r>
      <w:r w:rsidR="00CA6CCB">
        <w:rPr>
          <w:sz w:val="24"/>
          <w:szCs w:val="24"/>
        </w:rPr>
        <w:t xml:space="preserve"> the growth</w:t>
      </w:r>
      <w:r w:rsidR="00B722B1">
        <w:rPr>
          <w:sz w:val="24"/>
          <w:szCs w:val="24"/>
        </w:rPr>
        <w:t xml:space="preserve"> rate</w:t>
      </w:r>
      <w:r w:rsidR="00CA6CCB">
        <w:rPr>
          <w:sz w:val="24"/>
          <w:szCs w:val="24"/>
        </w:rPr>
        <w:t xml:space="preserve"> in wages</w:t>
      </w:r>
      <w:r w:rsidR="00DD4279">
        <w:rPr>
          <w:sz w:val="24"/>
          <w:szCs w:val="24"/>
        </w:rPr>
        <w:t xml:space="preserve">, but </w:t>
      </w:r>
      <w:r w:rsidR="00B722B1">
        <w:rPr>
          <w:sz w:val="24"/>
          <w:szCs w:val="24"/>
        </w:rPr>
        <w:t>the government</w:t>
      </w:r>
      <w:r w:rsidR="00DD4279">
        <w:rPr>
          <w:sz w:val="24"/>
          <w:szCs w:val="24"/>
        </w:rPr>
        <w:t xml:space="preserve"> decided to</w:t>
      </w:r>
      <w:r w:rsidR="00B722B1">
        <w:rPr>
          <w:sz w:val="24"/>
          <w:szCs w:val="24"/>
        </w:rPr>
        <w:t xml:space="preserve"> </w:t>
      </w:r>
      <w:r w:rsidR="0034478F">
        <w:rPr>
          <w:sz w:val="24"/>
          <w:szCs w:val="24"/>
        </w:rPr>
        <w:t>suppress this growth rate of the maximum level of income insurance</w:t>
      </w:r>
      <w:r w:rsidR="00DD4279">
        <w:rPr>
          <w:sz w:val="24"/>
          <w:szCs w:val="24"/>
        </w:rPr>
        <w:t xml:space="preserve"> </w:t>
      </w:r>
      <w:r w:rsidR="0034478F">
        <w:rPr>
          <w:sz w:val="24"/>
          <w:szCs w:val="24"/>
        </w:rPr>
        <w:t>with</w:t>
      </w:r>
      <w:r w:rsidR="00BF5E9C" w:rsidRPr="00AB3D2F">
        <w:rPr>
          <w:sz w:val="24"/>
          <w:szCs w:val="24"/>
        </w:rPr>
        <w:t xml:space="preserve"> </w:t>
      </w:r>
      <w:r w:rsidR="00CA6CCB">
        <w:rPr>
          <w:sz w:val="24"/>
          <w:szCs w:val="24"/>
        </w:rPr>
        <w:t>0.3 percent points</w:t>
      </w:r>
      <w:r w:rsidR="00DD4279">
        <w:rPr>
          <w:sz w:val="24"/>
          <w:szCs w:val="24"/>
        </w:rPr>
        <w:t xml:space="preserve"> in 2016</w:t>
      </w:r>
      <w:r w:rsidR="00B722B1">
        <w:rPr>
          <w:sz w:val="24"/>
          <w:szCs w:val="24"/>
        </w:rPr>
        <w:t>,</w:t>
      </w:r>
      <w:r w:rsidR="00CA6CCB">
        <w:rPr>
          <w:sz w:val="24"/>
          <w:szCs w:val="24"/>
        </w:rPr>
        <w:t xml:space="preserve"> </w:t>
      </w:r>
      <w:r w:rsidR="00BF5E9C" w:rsidRPr="00AB3D2F">
        <w:rPr>
          <w:sz w:val="24"/>
          <w:szCs w:val="24"/>
        </w:rPr>
        <w:t>0.4 percent points</w:t>
      </w:r>
      <w:r w:rsidR="00DD4279" w:rsidRPr="00DD4279">
        <w:rPr>
          <w:sz w:val="24"/>
          <w:szCs w:val="24"/>
        </w:rPr>
        <w:t xml:space="preserve"> </w:t>
      </w:r>
      <w:r w:rsidR="00DD4279">
        <w:rPr>
          <w:sz w:val="24"/>
          <w:szCs w:val="24"/>
        </w:rPr>
        <w:t>i</w:t>
      </w:r>
      <w:r w:rsidR="00DD4279" w:rsidRPr="00AB3D2F">
        <w:rPr>
          <w:sz w:val="24"/>
          <w:szCs w:val="24"/>
        </w:rPr>
        <w:t xml:space="preserve">n </w:t>
      </w:r>
      <w:r w:rsidR="00DD4279">
        <w:rPr>
          <w:sz w:val="24"/>
          <w:szCs w:val="24"/>
        </w:rPr>
        <w:t>2017</w:t>
      </w:r>
      <w:r w:rsidR="008C3E64">
        <w:rPr>
          <w:sz w:val="24"/>
          <w:szCs w:val="24"/>
        </w:rPr>
        <w:t xml:space="preserve">, </w:t>
      </w:r>
      <w:r w:rsidR="00BF5E9C" w:rsidRPr="00AB3D2F">
        <w:rPr>
          <w:sz w:val="24"/>
          <w:szCs w:val="24"/>
        </w:rPr>
        <w:t>and</w:t>
      </w:r>
      <w:r w:rsidR="00DD4279">
        <w:rPr>
          <w:sz w:val="24"/>
          <w:szCs w:val="24"/>
        </w:rPr>
        <w:t xml:space="preserve"> </w:t>
      </w:r>
      <w:r w:rsidR="00BF5E9C" w:rsidRPr="00AB3D2F">
        <w:rPr>
          <w:sz w:val="24"/>
          <w:szCs w:val="24"/>
        </w:rPr>
        <w:t>0.7</w:t>
      </w:r>
      <w:r w:rsidR="0034478F">
        <w:rPr>
          <w:sz w:val="24"/>
          <w:szCs w:val="24"/>
        </w:rPr>
        <w:t>5 percent points</w:t>
      </w:r>
      <w:r w:rsidR="00DD4279">
        <w:rPr>
          <w:sz w:val="24"/>
          <w:szCs w:val="24"/>
        </w:rPr>
        <w:t xml:space="preserve"> for the period</w:t>
      </w:r>
      <w:r w:rsidR="00DD4279" w:rsidRPr="00AB3D2F">
        <w:rPr>
          <w:sz w:val="24"/>
          <w:szCs w:val="24"/>
        </w:rPr>
        <w:t xml:space="preserve"> </w:t>
      </w:r>
      <w:r w:rsidR="00DD4279">
        <w:rPr>
          <w:sz w:val="24"/>
          <w:szCs w:val="24"/>
        </w:rPr>
        <w:t>of</w:t>
      </w:r>
      <w:r w:rsidR="00DD4279" w:rsidRPr="00AB3D2F">
        <w:rPr>
          <w:sz w:val="24"/>
          <w:szCs w:val="24"/>
        </w:rPr>
        <w:t xml:space="preserve"> 2018-2023</w:t>
      </w:r>
      <w:r w:rsidR="00DD4279">
        <w:rPr>
          <w:sz w:val="24"/>
          <w:szCs w:val="24"/>
        </w:rPr>
        <w:t>.</w:t>
      </w:r>
      <w:r w:rsidR="00B722B1">
        <w:rPr>
          <w:sz w:val="24"/>
          <w:szCs w:val="24"/>
        </w:rPr>
        <w:t xml:space="preserve"> </w:t>
      </w:r>
    </w:p>
    <w:p w14:paraId="136C3698" w14:textId="77777777" w:rsidR="00DD4279" w:rsidRPr="00AB3D2F" w:rsidRDefault="00DD4279" w:rsidP="0037523D">
      <w:pPr>
        <w:spacing w:line="360" w:lineRule="auto"/>
        <w:jc w:val="both"/>
        <w:rPr>
          <w:sz w:val="24"/>
          <w:szCs w:val="24"/>
        </w:rPr>
      </w:pPr>
    </w:p>
    <w:p w14:paraId="075D15D0" w14:textId="0C810D0E" w:rsidR="009029C0" w:rsidRPr="00AB3D2F" w:rsidRDefault="008C3E64" w:rsidP="0037523D">
      <w:pPr>
        <w:spacing w:line="360" w:lineRule="auto"/>
        <w:jc w:val="both"/>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w:t>
      </w:r>
      <w:r w:rsidR="007E6CD2">
        <w:rPr>
          <w:sz w:val="24"/>
          <w:szCs w:val="24"/>
        </w:rPr>
        <w:t xml:space="preserve"> contribute to the literature by evaluating the macroeconomic effect of labour market reform</w:t>
      </w:r>
      <w:r w:rsidR="0037523D">
        <w:rPr>
          <w:sz w:val="24"/>
          <w:szCs w:val="24"/>
        </w:rPr>
        <w:t>s</w:t>
      </w:r>
      <w:r w:rsidR="007E6CD2">
        <w:rPr>
          <w:sz w:val="24"/>
          <w:szCs w:val="24"/>
        </w:rPr>
        <w:t>, using</w:t>
      </w:r>
      <w:r w:rsidR="009029C0" w:rsidRPr="00AB3D2F">
        <w:rPr>
          <w:sz w:val="24"/>
          <w:szCs w:val="24"/>
        </w:rPr>
        <w:t xml:space="preserve"> </w:t>
      </w:r>
      <w:r w:rsidR="007E6CD2">
        <w:rPr>
          <w:sz w:val="24"/>
          <w:szCs w:val="24"/>
        </w:rPr>
        <w:t>the</w:t>
      </w:r>
      <w:r>
        <w:rPr>
          <w:sz w:val="24"/>
          <w:szCs w:val="24"/>
        </w:rPr>
        <w:t xml:space="preserve"> </w:t>
      </w:r>
      <w:r w:rsidR="00CA6CCB">
        <w:rPr>
          <w:sz w:val="24"/>
          <w:szCs w:val="24"/>
        </w:rPr>
        <w:t>suppress</w:t>
      </w:r>
      <w:r w:rsidR="007E6CD2">
        <w:rPr>
          <w:sz w:val="24"/>
          <w:szCs w:val="24"/>
        </w:rPr>
        <w:t>ion of</w:t>
      </w:r>
      <w:r>
        <w:rPr>
          <w:sz w:val="24"/>
          <w:szCs w:val="24"/>
        </w:rPr>
        <w:t xml:space="preserve"> the regulation of the </w:t>
      </w:r>
      <w:r w:rsidR="007E6CD2">
        <w:rPr>
          <w:sz w:val="24"/>
          <w:szCs w:val="24"/>
        </w:rPr>
        <w:t>unemployment benefits in Denmark as a case study</w:t>
      </w:r>
      <w:r w:rsidR="00163367">
        <w:rPr>
          <w:sz w:val="24"/>
          <w:szCs w:val="24"/>
        </w:rPr>
        <w:t>. The paper therefore ask</w:t>
      </w:r>
      <w:r w:rsidR="00A465E2">
        <w:rPr>
          <w:sz w:val="24"/>
          <w:szCs w:val="24"/>
        </w:rPr>
        <w:t>s</w:t>
      </w:r>
      <w:r w:rsidR="00163367">
        <w:rPr>
          <w:sz w:val="24"/>
          <w:szCs w:val="24"/>
        </w:rPr>
        <w:t xml:space="preserve"> whether</w:t>
      </w:r>
      <w:ins w:id="1" w:author="Simon Thomsen" w:date="2022-12-31T15:33:00Z">
        <w:r w:rsidR="009A0585">
          <w:rPr>
            <w:sz w:val="24"/>
            <w:szCs w:val="24"/>
          </w:rPr>
          <w:t xml:space="preserve"> a</w:t>
        </w:r>
      </w:ins>
      <w:r w:rsidR="007A40E6">
        <w:rPr>
          <w:sz w:val="24"/>
          <w:szCs w:val="24"/>
        </w:rPr>
        <w:t xml:space="preserve"> lower level of income insurance lead to higher employment</w:t>
      </w:r>
      <w:r w:rsidR="00163367">
        <w:rPr>
          <w:sz w:val="24"/>
          <w:szCs w:val="24"/>
        </w:rPr>
        <w:t xml:space="preserve">, higher growth and improvement of public balances as suggested by the </w:t>
      </w:r>
      <w:proofErr w:type="spellStart"/>
      <w:r w:rsidR="00163367">
        <w:rPr>
          <w:sz w:val="24"/>
          <w:szCs w:val="24"/>
        </w:rPr>
        <w:t>policians</w:t>
      </w:r>
      <w:proofErr w:type="spellEnd"/>
      <w:r w:rsidR="00163367">
        <w:rPr>
          <w:sz w:val="24"/>
          <w:szCs w:val="24"/>
        </w:rPr>
        <w:t xml:space="preserve"> and economists in Denmark back in 2012</w:t>
      </w:r>
      <w:r w:rsidR="007A40E6">
        <w:rPr>
          <w:sz w:val="24"/>
          <w:szCs w:val="24"/>
        </w:rPr>
        <w:t>?</w:t>
      </w:r>
      <w:r>
        <w:rPr>
          <w:sz w:val="24"/>
          <w:szCs w:val="24"/>
        </w:rPr>
        <w:t xml:space="preserve"> </w:t>
      </w:r>
      <w:r w:rsidR="007D789C">
        <w:rPr>
          <w:sz w:val="24"/>
          <w:szCs w:val="24"/>
        </w:rPr>
        <w:br/>
      </w:r>
      <w:r w:rsidR="009029C0" w:rsidRPr="00AB3D2F">
        <w:rPr>
          <w:sz w:val="24"/>
          <w:szCs w:val="24"/>
        </w:rPr>
        <w:lastRenderedPageBreak/>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w:t>
      </w:r>
      <w:r w:rsidR="00404023">
        <w:rPr>
          <w:sz w:val="24"/>
          <w:szCs w:val="24"/>
        </w:rPr>
        <w:t xml:space="preserve">decision to </w:t>
      </w:r>
      <w:r w:rsidR="004D5878" w:rsidRPr="00AB3D2F">
        <w:rPr>
          <w:sz w:val="24"/>
          <w:szCs w:val="24"/>
        </w:rPr>
        <w:t xml:space="preserve">suppress the </w:t>
      </w:r>
      <w:r w:rsidR="00732969">
        <w:rPr>
          <w:sz w:val="24"/>
          <w:szCs w:val="24"/>
        </w:rPr>
        <w:t xml:space="preserve">regulations in a counter factual </w:t>
      </w:r>
      <w:r w:rsidR="00404023">
        <w:rPr>
          <w:sz w:val="24"/>
          <w:szCs w:val="24"/>
        </w:rPr>
        <w:t>analysis</w:t>
      </w:r>
      <w:r w:rsidR="004D5878" w:rsidRPr="00AB3D2F">
        <w:rPr>
          <w:sz w:val="24"/>
          <w:szCs w:val="24"/>
        </w:rPr>
        <w:t xml:space="preserve">, thereby </w:t>
      </w:r>
      <w:r w:rsidR="007D5A6E">
        <w:rPr>
          <w:sz w:val="24"/>
          <w:szCs w:val="24"/>
        </w:rPr>
        <w:t>securing</w:t>
      </w:r>
      <w:r w:rsidR="004D5878" w:rsidRPr="00AB3D2F">
        <w:rPr>
          <w:sz w:val="24"/>
          <w:szCs w:val="24"/>
        </w:rPr>
        <w:t xml:space="preserve"> </w:t>
      </w:r>
      <w:r w:rsidR="00732969">
        <w:rPr>
          <w:sz w:val="24"/>
          <w:szCs w:val="24"/>
        </w:rPr>
        <w:t xml:space="preserve">other factors </w:t>
      </w:r>
      <w:r w:rsidR="007D5A6E">
        <w:rPr>
          <w:sz w:val="24"/>
          <w:szCs w:val="24"/>
        </w:rPr>
        <w:t>not affecting the results</w:t>
      </w:r>
      <w:r w:rsidR="004D5878" w:rsidRPr="00AB3D2F">
        <w:rPr>
          <w:sz w:val="24"/>
          <w:szCs w:val="24"/>
        </w:rPr>
        <w:t xml:space="preserve">. </w:t>
      </w:r>
      <w:r w:rsidR="00073621">
        <w:rPr>
          <w:sz w:val="24"/>
          <w:szCs w:val="24"/>
        </w:rPr>
        <w:t>This approach also</w:t>
      </w:r>
      <w:r w:rsidR="004D5878" w:rsidRPr="00AB3D2F">
        <w:rPr>
          <w:sz w:val="24"/>
          <w:szCs w:val="24"/>
        </w:rPr>
        <w:t xml:space="preserve"> enables us to</w:t>
      </w:r>
      <w:r w:rsidR="00162CD9" w:rsidRPr="00AB3D2F">
        <w:rPr>
          <w:sz w:val="24"/>
          <w:szCs w:val="24"/>
        </w:rPr>
        <w:t xml:space="preserve"> </w:t>
      </w:r>
      <w:r w:rsidR="0034478F">
        <w:rPr>
          <w:sz w:val="24"/>
          <w:szCs w:val="24"/>
        </w:rPr>
        <w:t>analyze</w:t>
      </w:r>
      <w:r w:rsidR="00162CD9" w:rsidRPr="00AB3D2F">
        <w:rPr>
          <w:sz w:val="24"/>
          <w:szCs w:val="24"/>
        </w:rPr>
        <w:t xml:space="preserve"> </w:t>
      </w:r>
      <w:r w:rsidR="00AD3A32" w:rsidRPr="00AB3D2F">
        <w:rPr>
          <w:sz w:val="24"/>
          <w:szCs w:val="24"/>
        </w:rPr>
        <w:t xml:space="preserve">feedback effects </w:t>
      </w:r>
      <w:r w:rsidR="00073621">
        <w:rPr>
          <w:sz w:val="24"/>
          <w:szCs w:val="24"/>
        </w:rPr>
        <w:t>both between different sectors of the economy, but also between the real side and the financial side of the economy. Furthermore, it also allows us for investigate the effect of</w:t>
      </w:r>
      <w:r w:rsidR="00073621" w:rsidRPr="00AB3D2F">
        <w:rPr>
          <w:sz w:val="24"/>
          <w:szCs w:val="24"/>
        </w:rPr>
        <w:t xml:space="preserve"> stock</w:t>
      </w:r>
      <w:r w:rsidR="00073621">
        <w:rPr>
          <w:sz w:val="24"/>
          <w:szCs w:val="24"/>
        </w:rPr>
        <w:t>-variables</w:t>
      </w:r>
      <w:r w:rsidR="00073621" w:rsidRPr="00AB3D2F">
        <w:rPr>
          <w:sz w:val="24"/>
          <w:szCs w:val="24"/>
        </w:rPr>
        <w:t xml:space="preserve">, </w:t>
      </w:r>
      <w:r w:rsidR="00073621">
        <w:rPr>
          <w:sz w:val="24"/>
          <w:szCs w:val="24"/>
        </w:rPr>
        <w:t xml:space="preserve">like the public debt,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EE37EB">
        <w:rPr>
          <w:sz w:val="24"/>
          <w:szCs w:val="24"/>
        </w:rPr>
        <w:t>, which</w:t>
      </w:r>
      <w:r w:rsidR="0089791B">
        <w:rPr>
          <w:sz w:val="24"/>
          <w:szCs w:val="24"/>
        </w:rPr>
        <w:t xml:space="preserve">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the</w:t>
      </w:r>
      <w:r w:rsidR="00CC6A92" w:rsidRPr="00AB3D2F">
        <w:rPr>
          <w:sz w:val="24"/>
          <w:szCs w:val="24"/>
        </w:rPr>
        <w:t xml:space="preserve"> political initiative made in 2012.</w:t>
      </w:r>
      <w:r w:rsidR="004E2A76" w:rsidRPr="00AB3D2F">
        <w:rPr>
          <w:sz w:val="24"/>
          <w:szCs w:val="24"/>
        </w:rPr>
        <w:t xml:space="preserve"> </w:t>
      </w:r>
    </w:p>
    <w:p w14:paraId="66C151EA" w14:textId="1BDB5652" w:rsidR="000360BB" w:rsidRPr="00AB3D2F" w:rsidRDefault="009029C0" w:rsidP="0037523D">
      <w:pPr>
        <w:spacing w:line="360" w:lineRule="auto"/>
        <w:jc w:val="both"/>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4D60EF28" w:rsidR="00FF0793" w:rsidRDefault="000360BB" w:rsidP="00E255CD">
      <w:pPr>
        <w:spacing w:line="360" w:lineRule="auto"/>
        <w:jc w:val="both"/>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commentRangeEnd w:id="2"/>
      <w:r w:rsidR="00FA4D77">
        <w:rPr>
          <w:rStyle w:val="Kommentarhenvisning"/>
        </w:rPr>
        <w:commentReference w:id="2"/>
      </w:r>
    </w:p>
    <w:p w14:paraId="736417D2" w14:textId="6EFA39D6" w:rsidR="00F26AF6" w:rsidRDefault="00F26AF6" w:rsidP="00F26AF6">
      <w:pPr>
        <w:pStyle w:val="Overskrift1"/>
        <w:jc w:val="both"/>
      </w:pPr>
      <w:bookmarkStart w:id="3" w:name="_Ref119913343"/>
      <w:r>
        <w:lastRenderedPageBreak/>
        <w:t>Section 2:</w:t>
      </w:r>
      <w:bookmarkEnd w:id="3"/>
      <w:r>
        <w:t xml:space="preserve"> Political regulations of the Danish income insurance program  </w:t>
      </w:r>
    </w:p>
    <w:p w14:paraId="61F2C22E" w14:textId="77777777" w:rsidR="00F26AF6" w:rsidRDefault="00F26AF6" w:rsidP="00F26AF6">
      <w:pPr>
        <w:jc w:val="both"/>
      </w:pPr>
    </w:p>
    <w:p w14:paraId="39105852" w14:textId="323519E5" w:rsidR="00F26AF6" w:rsidRPr="005900D2" w:rsidRDefault="00F26AF6" w:rsidP="00F26AF6">
      <w:pPr>
        <w:spacing w:line="360" w:lineRule="auto"/>
        <w:jc w:val="both"/>
        <w:rPr>
          <w:sz w:val="24"/>
          <w:szCs w:val="24"/>
        </w:rPr>
      </w:pPr>
      <w:r>
        <w:rPr>
          <w:sz w:val="24"/>
          <w:szCs w:val="24"/>
        </w:rPr>
        <w:t>In this section we’ll present the development in the compensation rate for Denmark since 1991 together with a brief review of the Danish income insurance model (IS-model).</w:t>
      </w:r>
    </w:p>
    <w:p w14:paraId="4319140F" w14:textId="77777777" w:rsidR="00F26AF6" w:rsidRDefault="00F26AF6" w:rsidP="00F26AF6">
      <w:pPr>
        <w:pStyle w:val="Overskrift2"/>
        <w:jc w:val="both"/>
      </w:pPr>
      <w:r>
        <w:t xml:space="preserve">The falling compensation rate in Denmark: </w:t>
      </w:r>
    </w:p>
    <w:p w14:paraId="34236E39" w14:textId="77777777" w:rsidR="00F26AF6" w:rsidRDefault="00F26AF6" w:rsidP="00F26AF6">
      <w:pPr>
        <w:spacing w:line="360" w:lineRule="auto"/>
        <w:jc w:val="both"/>
        <w:rPr>
          <w:sz w:val="24"/>
          <w:szCs w:val="24"/>
        </w:rPr>
      </w:pPr>
      <w:r w:rsidRPr="00AB3D2F">
        <w:rPr>
          <w:sz w:val="24"/>
          <w:szCs w:val="24"/>
        </w:rPr>
        <w:t>Looking at the generosity</w:t>
      </w:r>
      <w:r>
        <w:rPr>
          <w:sz w:val="24"/>
          <w:szCs w:val="24"/>
        </w:rPr>
        <w:t xml:space="preserve"> of the Danish income insurance</w:t>
      </w:r>
      <w:r w:rsidRPr="00AB3D2F">
        <w:rPr>
          <w:sz w:val="24"/>
          <w:szCs w:val="24"/>
        </w:rPr>
        <w:t xml:space="preserve"> </w:t>
      </w:r>
      <w:r>
        <w:rPr>
          <w:sz w:val="24"/>
          <w:szCs w:val="24"/>
        </w:rPr>
        <w:t>program</w:t>
      </w:r>
      <w:r w:rsidRPr="00AB3D2F">
        <w:rPr>
          <w:sz w:val="24"/>
          <w:szCs w:val="24"/>
        </w:rPr>
        <w:t xml:space="preserve"> over time</w:t>
      </w:r>
      <w:r>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 below</w:t>
      </w:r>
      <w:r w:rsidRPr="00AB3D2F">
        <w:rPr>
          <w:sz w:val="24"/>
          <w:szCs w:val="24"/>
        </w:rPr>
        <w:t>:</w:t>
      </w:r>
    </w:p>
    <w:p w14:paraId="4E485454" w14:textId="77777777" w:rsidR="00F26AF6" w:rsidRDefault="00F26AF6" w:rsidP="00F26AF6">
      <w:pPr>
        <w:pStyle w:val="Billedtekst"/>
        <w:keepNext/>
        <w:jc w:val="both"/>
      </w:pPr>
      <w:commentRangeStart w:id="4"/>
      <w:commentRangeStart w:id="5"/>
      <w:commentRangeStart w:id="6"/>
      <w:r>
        <w:t xml:space="preserve">Figure </w:t>
      </w:r>
      <w:commentRangeEnd w:id="4"/>
      <w:r>
        <w:rPr>
          <w:rStyle w:val="Kommentarhenvisning"/>
          <w:i w:val="0"/>
          <w:iCs w:val="0"/>
          <w:color w:val="auto"/>
        </w:rPr>
        <w:commentReference w:id="4"/>
      </w:r>
      <w:commentRangeEnd w:id="5"/>
      <w:r>
        <w:rPr>
          <w:rStyle w:val="Kommentarhenvisning"/>
          <w:i w:val="0"/>
          <w:iCs w:val="0"/>
          <w:color w:val="auto"/>
        </w:rPr>
        <w:commentReference w:id="5"/>
      </w:r>
      <w:commentRangeEnd w:id="6"/>
      <w:r w:rsidR="00F3743B">
        <w:rPr>
          <w:rStyle w:val="Kommentarhenvisning"/>
          <w:i w:val="0"/>
          <w:iCs w:val="0"/>
          <w:color w:val="auto"/>
        </w:rPr>
        <w:commentReference w:id="6"/>
      </w:r>
      <w:fldSimple w:instr=" SEQ Figure \* ARABIC ">
        <w:r>
          <w:rPr>
            <w:noProof/>
          </w:rPr>
          <w:t>1</w:t>
        </w:r>
      </w:fldSimple>
    </w:p>
    <w:p w14:paraId="47D7E944" w14:textId="77777777" w:rsidR="00F26AF6" w:rsidRDefault="00F26AF6" w:rsidP="00F26AF6">
      <w:pPr>
        <w:spacing w:line="360" w:lineRule="auto"/>
        <w:jc w:val="both"/>
        <w:rPr>
          <w:sz w:val="24"/>
          <w:szCs w:val="24"/>
        </w:rPr>
      </w:pPr>
      <w:r w:rsidRPr="00AB3D2F">
        <w:rPr>
          <w:noProof/>
          <w:sz w:val="24"/>
          <w:szCs w:val="24"/>
        </w:rPr>
        <w:drawing>
          <wp:inline distT="0" distB="0" distL="0" distR="0" wp14:anchorId="27D166DB" wp14:editId="2763A8C4">
            <wp:extent cx="6120130" cy="3776980"/>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411CABDF" w14:textId="77777777" w:rsidR="00F26AF6" w:rsidRDefault="00F26AF6" w:rsidP="00F26AF6">
      <w:pPr>
        <w:spacing w:line="360" w:lineRule="auto"/>
        <w:jc w:val="both"/>
        <w:rPr>
          <w:sz w:val="24"/>
          <w:szCs w:val="24"/>
        </w:rPr>
      </w:pPr>
    </w:p>
    <w:p w14:paraId="03FA5F82" w14:textId="468A7517" w:rsidR="00F26AF6" w:rsidRPr="00AB3D2F" w:rsidRDefault="00F26AF6" w:rsidP="00F26AF6">
      <w:pPr>
        <w:spacing w:line="360" w:lineRule="auto"/>
        <w:jc w:val="both"/>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associate the fall in the compensation rate, to</w:t>
      </w:r>
      <w:ins w:id="7" w:author="Simon Thomsen" w:date="2022-12-31T15:38:00Z">
        <w:r w:rsidR="00D3745B">
          <w:rPr>
            <w:sz w:val="24"/>
            <w:szCs w:val="24"/>
          </w:rPr>
          <w:t xml:space="preserve"> the method used for cal</w:t>
        </w:r>
      </w:ins>
      <w:ins w:id="8" w:author="Simon Thomsen" w:date="2022-12-31T15:39:00Z">
        <w:r w:rsidR="00CD2814">
          <w:rPr>
            <w:sz w:val="24"/>
            <w:szCs w:val="24"/>
          </w:rPr>
          <w:t>c</w:t>
        </w:r>
      </w:ins>
      <w:ins w:id="9" w:author="Simon Thomsen" w:date="2022-12-31T15:38:00Z">
        <w:r w:rsidR="00D3745B">
          <w:rPr>
            <w:sz w:val="24"/>
            <w:szCs w:val="24"/>
          </w:rPr>
          <w:t xml:space="preserve">ulating </w:t>
        </w:r>
      </w:ins>
      <w:r>
        <w:rPr>
          <w:sz w:val="24"/>
          <w:szCs w:val="24"/>
        </w:rPr>
        <w:t xml:space="preserve"> </w:t>
      </w:r>
      <w:del w:id="10" w:author="Simon Thomsen" w:date="2022-12-31T15:39:00Z">
        <w:r w:rsidDel="003A5F64">
          <w:rPr>
            <w:sz w:val="24"/>
            <w:szCs w:val="24"/>
          </w:rPr>
          <w:delText xml:space="preserve">how </w:delText>
        </w:r>
      </w:del>
      <w:ins w:id="11" w:author="Simon Thomsen" w:date="2022-12-31T15:39:00Z">
        <w:r w:rsidR="003A5F64">
          <w:rPr>
            <w:sz w:val="24"/>
            <w:szCs w:val="24"/>
          </w:rPr>
          <w:t xml:space="preserve">the </w:t>
        </w:r>
      </w:ins>
      <w:r>
        <w:rPr>
          <w:sz w:val="24"/>
          <w:szCs w:val="24"/>
        </w:rPr>
        <w:t>growth in the maximum level of income insurance</w:t>
      </w:r>
      <w:ins w:id="12" w:author="Simon Thomsen" w:date="2022-12-31T15:39:00Z">
        <w:r w:rsidR="003A5F64">
          <w:rPr>
            <w:sz w:val="24"/>
            <w:szCs w:val="24"/>
          </w:rPr>
          <w:t>.</w:t>
        </w:r>
      </w:ins>
      <w:del w:id="13" w:author="Simon Thomsen" w:date="2022-12-31T15:39:00Z">
        <w:r w:rsidDel="003A5F64">
          <w:rPr>
            <w:sz w:val="24"/>
            <w:szCs w:val="24"/>
          </w:rPr>
          <w:delText xml:space="preserve"> is calculated</w:delText>
        </w:r>
      </w:del>
      <w:r>
        <w:rPr>
          <w:sz w:val="24"/>
          <w:szCs w:val="24"/>
        </w:rPr>
        <w:t xml:space="preserve">. </w:t>
      </w:r>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w:t>
      </w:r>
      <w:r>
        <w:rPr>
          <w:sz w:val="24"/>
          <w:szCs w:val="24"/>
        </w:rPr>
        <w:t>state</w:t>
      </w:r>
      <w:r w:rsidRPr="00AB3D2F">
        <w:rPr>
          <w:sz w:val="24"/>
          <w:szCs w:val="24"/>
        </w:rPr>
        <w:t xml:space="preserve"> regulation percent</w:t>
      </w:r>
      <w:r>
        <w:rPr>
          <w:sz w:val="24"/>
          <w:szCs w:val="24"/>
        </w:rPr>
        <w:t>age</w:t>
      </w:r>
      <w:r w:rsidRPr="00AB3D2F">
        <w:rPr>
          <w:sz w:val="24"/>
          <w:szCs w:val="24"/>
        </w:rPr>
        <w:t xml:space="preserve"> which is set to equal 2% each year added by the rate adjustment percent. </w:t>
      </w:r>
      <w:r>
        <w:rPr>
          <w:sz w:val="24"/>
          <w:szCs w:val="24"/>
        </w:rPr>
        <w:br/>
      </w:r>
      <w:r w:rsidRPr="00AB3D2F">
        <w:rPr>
          <w:sz w:val="24"/>
          <w:szCs w:val="24"/>
        </w:rPr>
        <w:lastRenderedPageBreak/>
        <w:t xml:space="preserve">The rate adjustment percent is each year set according to the adjustment percent which is calculated as the change in wages two years prior to the financial year subtracted by two percent points. </w:t>
      </w:r>
      <w:r>
        <w:rPr>
          <w:sz w:val="24"/>
          <w:szCs w:val="24"/>
        </w:rPr>
        <w:br/>
      </w:r>
      <w:commentRangeStart w:id="14"/>
      <w:r w:rsidRPr="00AB3D2F">
        <w:rPr>
          <w:sz w:val="24"/>
          <w:szCs w:val="24"/>
        </w:rPr>
        <w:t xml:space="preserve">If the adjustment percent is lower </w:t>
      </w:r>
      <w:commentRangeEnd w:id="14"/>
      <w:r w:rsidR="00F2265F">
        <w:rPr>
          <w:rStyle w:val="Kommentarhenvisning"/>
        </w:rPr>
        <w:commentReference w:id="14"/>
      </w:r>
      <w:r w:rsidRPr="00AB3D2F">
        <w:rPr>
          <w:sz w:val="24"/>
          <w:szCs w:val="24"/>
        </w:rPr>
        <w:t xml:space="preserve">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Pr>
          <w:sz w:val="24"/>
          <w:szCs w:val="24"/>
        </w:rPr>
        <w:br/>
      </w:r>
      <w:r w:rsidRPr="00AB3D2F">
        <w:rPr>
          <w:sz w:val="24"/>
          <w:szCs w:val="24"/>
        </w:rPr>
        <w:t>This creates a situation in which wage growth of more than 2% would result in the maximum level of income insurance not following the wage</w:t>
      </w:r>
      <w:r>
        <w:rPr>
          <w:sz w:val="24"/>
          <w:szCs w:val="24"/>
        </w:rPr>
        <w:t>s</w:t>
      </w:r>
      <w:r w:rsidRPr="00AB3D2F">
        <w:rPr>
          <w:sz w:val="24"/>
          <w:szCs w:val="24"/>
        </w:rPr>
        <w:t xml:space="preserve">, making the compensation rate decline over time. The </w:t>
      </w:r>
      <w:r>
        <w:rPr>
          <w:sz w:val="24"/>
          <w:szCs w:val="24"/>
        </w:rPr>
        <w:t xml:space="preserve">figure below </w:t>
      </w:r>
      <w:r w:rsidRPr="00AB3D2F">
        <w:rPr>
          <w:sz w:val="24"/>
          <w:szCs w:val="24"/>
        </w:rPr>
        <w:t xml:space="preserve">gives an idea of how often the wage has increased by more than </w:t>
      </w:r>
      <w:r>
        <w:rPr>
          <w:sz w:val="24"/>
          <w:szCs w:val="24"/>
        </w:rPr>
        <w:t>2%</w:t>
      </w:r>
      <w:r w:rsidRPr="00AB3D2F">
        <w:rPr>
          <w:sz w:val="24"/>
          <w:szCs w:val="24"/>
        </w:rPr>
        <w:t xml:space="preserve">. </w:t>
      </w:r>
    </w:p>
    <w:p w14:paraId="372EBB5E" w14:textId="77777777" w:rsidR="00F26AF6" w:rsidRDefault="00F26AF6" w:rsidP="00F26AF6">
      <w:pPr>
        <w:spacing w:line="360" w:lineRule="auto"/>
        <w:jc w:val="both"/>
        <w:rPr>
          <w:sz w:val="24"/>
          <w:szCs w:val="24"/>
        </w:rPr>
      </w:pPr>
    </w:p>
    <w:p w14:paraId="16D6E762" w14:textId="77777777" w:rsidR="00F26AF6" w:rsidRDefault="00F26AF6" w:rsidP="00F26AF6">
      <w:pPr>
        <w:pStyle w:val="Billedtekst"/>
        <w:keepNext/>
        <w:jc w:val="both"/>
      </w:pPr>
      <w:r>
        <w:t xml:space="preserve">Figure </w:t>
      </w:r>
      <w:fldSimple w:instr=" SEQ Figure \* ARABIC ">
        <w:r>
          <w:rPr>
            <w:noProof/>
          </w:rPr>
          <w:t>2</w:t>
        </w:r>
      </w:fldSimple>
    </w:p>
    <w:p w14:paraId="4D775319" w14:textId="77777777" w:rsidR="00F26AF6" w:rsidRPr="00AB3D2F" w:rsidRDefault="00F26AF6" w:rsidP="00F26AF6">
      <w:pPr>
        <w:spacing w:line="360" w:lineRule="auto"/>
        <w:jc w:val="both"/>
        <w:rPr>
          <w:sz w:val="24"/>
          <w:szCs w:val="24"/>
        </w:rPr>
      </w:pPr>
      <w:r w:rsidRPr="00AB3D2F">
        <w:rPr>
          <w:noProof/>
          <w:sz w:val="24"/>
          <w:szCs w:val="24"/>
        </w:rPr>
        <w:drawing>
          <wp:inline distT="0" distB="0" distL="0" distR="0" wp14:anchorId="354E2C70" wp14:editId="130B983C">
            <wp:extent cx="6120130" cy="3776980"/>
            <wp:effectExtent l="0" t="0" r="0" b="0"/>
            <wp:docPr id="137"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75BBBE45" w14:textId="77777777" w:rsidR="00F26AF6" w:rsidRPr="00AB3D2F" w:rsidRDefault="00F26AF6" w:rsidP="00F26AF6">
      <w:pPr>
        <w:spacing w:line="360" w:lineRule="auto"/>
        <w:jc w:val="both"/>
        <w:rPr>
          <w:sz w:val="24"/>
          <w:szCs w:val="24"/>
        </w:rPr>
      </w:pPr>
      <w:r>
        <w:rPr>
          <w:sz w:val="24"/>
          <w:szCs w:val="24"/>
        </w:rPr>
        <w:t xml:space="preserve">Even though the overall setup of the maximum level of income insurance, ensures that it does not follow wages one-to one, a more recent regulation was made in the tax-reform of 2012 to suppress the regulation of the maximum level of income insurance. We already introduced this regulation in </w:t>
      </w:r>
      <w:r>
        <w:rPr>
          <w:sz w:val="24"/>
          <w:szCs w:val="24"/>
        </w:rPr>
        <w:lastRenderedPageBreak/>
        <w:t xml:space="preserve">the introduction, explaining how this regulation further reduced the compensation rate starting from 2016, by subtracting up till 0.75% points from the state regulation percentage each year. As mentioned, this paper’s main goal will be to evaluate the decision to carry through this regulation from the tax reform of 2012. </w:t>
      </w:r>
    </w:p>
    <w:p w14:paraId="3E7F5540" w14:textId="590F3EFB" w:rsidR="00F26AF6" w:rsidRDefault="00F26AF6" w:rsidP="00F26AF6">
      <w:pPr>
        <w:spacing w:line="360" w:lineRule="auto"/>
        <w:jc w:val="both"/>
        <w:rPr>
          <w:sz w:val="24"/>
          <w:szCs w:val="24"/>
        </w:rPr>
      </w:pPr>
      <w:r w:rsidRPr="00AB3D2F">
        <w:rPr>
          <w:sz w:val="24"/>
          <w:szCs w:val="24"/>
        </w:rPr>
        <w:t>Despite the t</w:t>
      </w:r>
      <w:r>
        <w:rPr>
          <w:sz w:val="24"/>
          <w:szCs w:val="24"/>
        </w:rPr>
        <w:t>wo</w:t>
      </w:r>
      <w:r w:rsidRPr="00AB3D2F">
        <w:rPr>
          <w:sz w:val="24"/>
          <w:szCs w:val="24"/>
        </w:rPr>
        <w:t xml:space="preserve"> main effects described above</w:t>
      </w:r>
      <w:r>
        <w:rPr>
          <w:sz w:val="24"/>
          <w:szCs w:val="24"/>
        </w:rPr>
        <w:t xml:space="preserve"> both contributing to a decrease</w:t>
      </w:r>
      <w:r w:rsidRPr="00AB3D2F">
        <w:rPr>
          <w:sz w:val="24"/>
          <w:szCs w:val="24"/>
        </w:rPr>
        <w:t xml:space="preserve"> </w:t>
      </w:r>
      <w:r>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Pr>
          <w:sz w:val="24"/>
          <w:szCs w:val="24"/>
        </w:rPr>
        <w:t>the</w:t>
      </w:r>
      <w:r w:rsidRPr="00AB3D2F">
        <w:rPr>
          <w:sz w:val="24"/>
          <w:szCs w:val="24"/>
        </w:rPr>
        <w:t xml:space="preserve"> income Insura</w:t>
      </w:r>
      <w:r>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C14BA0">
        <w:rPr>
          <w:noProof/>
          <w:sz w:val="24"/>
          <w:szCs w:val="24"/>
        </w:rPr>
        <w:t>(IS-Commission, 2015a)</w:t>
      </w:r>
      <w:r w:rsidRPr="00AB3D2F">
        <w:rPr>
          <w:sz w:val="24"/>
          <w:szCs w:val="24"/>
        </w:rPr>
        <w:fldChar w:fldCharType="end"/>
      </w:r>
      <w:r w:rsidRPr="00AB3D2F">
        <w:rPr>
          <w:sz w:val="24"/>
          <w:szCs w:val="24"/>
        </w:rPr>
        <w:t>. Later, to make the cutoff date less strict</w:t>
      </w:r>
      <w:r>
        <w:rPr>
          <w:sz w:val="24"/>
          <w:szCs w:val="24"/>
        </w:rPr>
        <w:t>,</w:t>
      </w:r>
      <w:r w:rsidRPr="00AB3D2F">
        <w:rPr>
          <w:sz w:val="24"/>
          <w:szCs w:val="24"/>
        </w:rPr>
        <w:t xml:space="preserve"> updates to the period in which a person could receive insurance were redone making it a smoother transition from the 4-year period to instead 2 years. </w:t>
      </w:r>
      <w:r>
        <w:rPr>
          <w:sz w:val="24"/>
          <w:szCs w:val="24"/>
        </w:rPr>
        <w:br/>
      </w:r>
      <w:r w:rsidRPr="00AB3D2F">
        <w:rPr>
          <w:sz w:val="24"/>
          <w:szCs w:val="24"/>
        </w:rPr>
        <w:t xml:space="preserve">A more recent </w:t>
      </w:r>
      <w:r>
        <w:rPr>
          <w:sz w:val="24"/>
          <w:szCs w:val="24"/>
        </w:rPr>
        <w:t>initiative</w:t>
      </w:r>
      <w:r w:rsidRPr="00AB3D2F">
        <w:rPr>
          <w:sz w:val="24"/>
          <w:szCs w:val="24"/>
        </w:rPr>
        <w:t xml:space="preserve"> is made in 2022 making two important adjustments to the IS-program. First, increasing the amount one can get in the first 3 months</w:t>
      </w:r>
      <w:ins w:id="15" w:author="Simon Thomsen" w:date="2022-12-31T15:43:00Z">
        <w:r w:rsidR="001879DC">
          <w:rPr>
            <w:sz w:val="24"/>
            <w:szCs w:val="24"/>
          </w:rPr>
          <w:t xml:space="preserve"> of unemployment</w:t>
        </w:r>
      </w:ins>
      <w:r w:rsidRPr="00AB3D2F">
        <w:rPr>
          <w:sz w:val="24"/>
          <w:szCs w:val="24"/>
        </w:rPr>
        <w:t xml:space="preserve"> for people with a strong working history. Second, lowering the amount one can get going directly from education to unemployment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Pr>
          <w:sz w:val="24"/>
          <w:szCs w:val="24"/>
        </w:rPr>
        <w:t>IS-program</w:t>
      </w:r>
      <w:r w:rsidRPr="00AB3D2F">
        <w:rPr>
          <w:sz w:val="24"/>
          <w:szCs w:val="24"/>
        </w:rPr>
        <w:t xml:space="preserve">, the effects of these reforms will not be included in the analysis. </w:t>
      </w:r>
      <w:r>
        <w:rPr>
          <w:sz w:val="24"/>
          <w:szCs w:val="24"/>
        </w:rPr>
        <w:t xml:space="preserve">Neither will they have any effect on the results found in this paper, as we use a set-up isolating the effects of suppressing the state regulation starting in 2016. </w:t>
      </w:r>
    </w:p>
    <w:p w14:paraId="0933D9A3" w14:textId="6C1FF2C3" w:rsidR="00F26AF6" w:rsidRDefault="00F26AF6" w:rsidP="00F26AF6">
      <w:pPr>
        <w:spacing w:line="360" w:lineRule="auto"/>
        <w:jc w:val="both"/>
        <w:rPr>
          <w:ins w:id="16" w:author="Simon Thomsen" w:date="2023-01-02T09:56:00Z"/>
          <w:sz w:val="24"/>
          <w:szCs w:val="24"/>
        </w:rPr>
      </w:pPr>
      <w:commentRangeStart w:id="17"/>
      <w:r>
        <w:rPr>
          <w:sz w:val="24"/>
          <w:szCs w:val="24"/>
        </w:rPr>
        <w:t>Something about the tax reform 2012.</w:t>
      </w:r>
      <w:commentRangeEnd w:id="17"/>
      <w:r w:rsidR="009A2AF5">
        <w:rPr>
          <w:rStyle w:val="Kommentarhenvisning"/>
        </w:rPr>
        <w:commentReference w:id="17"/>
      </w:r>
    </w:p>
    <w:p w14:paraId="20B10CA4" w14:textId="6FDAB5EC" w:rsidR="00BD2A24" w:rsidRDefault="00AC0058" w:rsidP="00F26AF6">
      <w:pPr>
        <w:spacing w:line="360" w:lineRule="auto"/>
        <w:jc w:val="both"/>
        <w:rPr>
          <w:ins w:id="18" w:author="Simon Thomsen" w:date="2023-01-02T10:18:00Z"/>
          <w:sz w:val="24"/>
          <w:szCs w:val="24"/>
        </w:rPr>
      </w:pPr>
      <w:commentRangeStart w:id="19"/>
      <w:ins w:id="20" w:author="Simon Thomsen" w:date="2023-01-02T10:17:00Z">
        <w:r>
          <w:rPr>
            <w:sz w:val="24"/>
            <w:szCs w:val="24"/>
          </w:rPr>
          <w:t>The Tax reform of 2012</w:t>
        </w:r>
      </w:ins>
      <w:ins w:id="21" w:author="Simon Thomsen" w:date="2023-01-02T10:12:00Z">
        <w:r w:rsidR="00416B59">
          <w:rPr>
            <w:sz w:val="24"/>
            <w:szCs w:val="24"/>
          </w:rPr>
          <w:t xml:space="preserve"> had the goal of </w:t>
        </w:r>
      </w:ins>
      <w:ins w:id="22" w:author="Simon Thomsen" w:date="2023-01-02T10:13:00Z">
        <w:r w:rsidR="00416B59">
          <w:rPr>
            <w:sz w:val="24"/>
            <w:szCs w:val="24"/>
          </w:rPr>
          <w:t>a faster recovery of jobs within the Danish economy, in the long run the reform was</w:t>
        </w:r>
      </w:ins>
      <w:ins w:id="23" w:author="Simon Thomsen" w:date="2023-01-02T10:14:00Z">
        <w:r w:rsidR="00416B59">
          <w:rPr>
            <w:sz w:val="24"/>
            <w:szCs w:val="24"/>
          </w:rPr>
          <w:t xml:space="preserve"> estimated to increase employment by 15.800 people, and increasing the government finances by 2.7 billion Danish crowns. </w:t>
        </w:r>
      </w:ins>
      <w:ins w:id="24" w:author="Simon Thomsen" w:date="2023-01-02T10:17:00Z">
        <w:r>
          <w:rPr>
            <w:sz w:val="24"/>
            <w:szCs w:val="24"/>
          </w:rPr>
          <w:t xml:space="preserve">The overall reduction of taxes on workers income was estimated to be 14 billion Danish crowns. </w:t>
        </w:r>
      </w:ins>
    </w:p>
    <w:p w14:paraId="34822515" w14:textId="4967E951" w:rsidR="00AC0058" w:rsidRPr="00AB3D2F" w:rsidRDefault="00AC0058" w:rsidP="00F26AF6">
      <w:pPr>
        <w:spacing w:line="360" w:lineRule="auto"/>
        <w:jc w:val="both"/>
        <w:rPr>
          <w:sz w:val="24"/>
          <w:szCs w:val="24"/>
        </w:rPr>
      </w:pPr>
      <w:ins w:id="25" w:author="Simon Thomsen" w:date="2023-01-02T10:18:00Z">
        <w:r>
          <w:rPr>
            <w:sz w:val="24"/>
            <w:szCs w:val="24"/>
          </w:rPr>
          <w:t xml:space="preserve">Besides the increase of 2.7 billion duo to a higher level of employment, several initiatives were taken to finance the loss of 14 billion in tax </w:t>
        </w:r>
      </w:ins>
      <w:ins w:id="26" w:author="Simon Thomsen" w:date="2023-01-02T10:19:00Z">
        <w:r>
          <w:rPr>
            <w:sz w:val="24"/>
            <w:szCs w:val="24"/>
          </w:rPr>
          <w:t xml:space="preserve">revenue. This resulted in the suppressing of </w:t>
        </w:r>
      </w:ins>
      <w:ins w:id="27" w:author="Simon Thomsen" w:date="2023-01-02T10:20:00Z">
        <w:r>
          <w:rPr>
            <w:sz w:val="24"/>
            <w:szCs w:val="24"/>
          </w:rPr>
          <w:t xml:space="preserve">the regulations towards the maximum level of income insurance </w:t>
        </w:r>
      </w:ins>
      <w:ins w:id="28" w:author="Simon Thomsen" w:date="2023-01-02T10:18:00Z">
        <w:r>
          <w:rPr>
            <w:sz w:val="24"/>
            <w:szCs w:val="24"/>
          </w:rPr>
          <w:t xml:space="preserve"> </w:t>
        </w:r>
      </w:ins>
      <w:commentRangeEnd w:id="19"/>
      <w:ins w:id="29" w:author="Simon Thomsen" w:date="2023-01-02T10:21:00Z">
        <w:r>
          <w:rPr>
            <w:rStyle w:val="Kommentarhenvisning"/>
          </w:rPr>
          <w:commentReference w:id="19"/>
        </w:r>
      </w:ins>
    </w:p>
    <w:p w14:paraId="35F65F94" w14:textId="7DD8786A" w:rsidR="00F26AF6" w:rsidRPr="002E0F79" w:rsidRDefault="00F26AF6" w:rsidP="00F26AF6">
      <w:pPr>
        <w:spacing w:line="360" w:lineRule="auto"/>
        <w:jc w:val="both"/>
        <w:rPr>
          <w:sz w:val="24"/>
          <w:szCs w:val="24"/>
        </w:rPr>
      </w:pPr>
      <w:r>
        <w:rPr>
          <w:sz w:val="24"/>
          <w:szCs w:val="24"/>
        </w:rPr>
        <w:t>The discussion towards the Danish income insurance program peaked leading up to the Danish election in 2015</w:t>
      </w:r>
      <w:r w:rsidRPr="00AB3D2F">
        <w:rPr>
          <w:sz w:val="24"/>
          <w:szCs w:val="24"/>
        </w:rPr>
        <w:t>. The large debate led to a commission set down by the Danish Ministry of employment (IS-commission). The goal</w:t>
      </w:r>
      <w:r>
        <w:rPr>
          <w:sz w:val="24"/>
          <w:szCs w:val="24"/>
        </w:rPr>
        <w:t xml:space="preserve"> for this commission,</w:t>
      </w:r>
      <w:r w:rsidRPr="00AB3D2F">
        <w:rPr>
          <w:sz w:val="24"/>
          <w:szCs w:val="24"/>
        </w:rPr>
        <w:t xml:space="preserve"> was to analyze changes to the income </w:t>
      </w:r>
      <w:r w:rsidRPr="00AB3D2F">
        <w:rPr>
          <w:sz w:val="24"/>
          <w:szCs w:val="24"/>
        </w:rPr>
        <w:lastRenderedPageBreak/>
        <w:t>insurance program in Denmark, which in 2015 led to the</w:t>
      </w:r>
      <w:r>
        <w:rPr>
          <w:sz w:val="24"/>
          <w:szCs w:val="24"/>
        </w:rPr>
        <w:t xml:space="preserve"> Danish </w:t>
      </w:r>
      <w:r w:rsidRPr="00AB3D2F">
        <w:rPr>
          <w:sz w:val="24"/>
          <w:szCs w:val="24"/>
        </w:rPr>
        <w:t>income insurance model</w:t>
      </w:r>
      <w:r>
        <w:rPr>
          <w:sz w:val="24"/>
          <w:szCs w:val="24"/>
        </w:rPr>
        <w:t xml:space="preserve"> (IS-model).</w:t>
      </w:r>
      <w:r w:rsidRPr="00AB3D2F">
        <w:rPr>
          <w:sz w:val="24"/>
          <w:szCs w:val="24"/>
        </w:rPr>
        <w:t xml:space="preserve"> </w:t>
      </w:r>
      <w:r>
        <w:rPr>
          <w:sz w:val="24"/>
          <w:szCs w:val="24"/>
        </w:rPr>
        <w:t>T</w:t>
      </w:r>
      <w:r w:rsidRPr="00AB3D2F">
        <w:rPr>
          <w:sz w:val="24"/>
          <w:szCs w:val="24"/>
        </w:rPr>
        <w:t>he dynamics of this model w</w:t>
      </w:r>
      <w:r>
        <w:rPr>
          <w:sz w:val="24"/>
          <w:szCs w:val="24"/>
        </w:rPr>
        <w:t>ere</w:t>
      </w:r>
      <w:r w:rsidRPr="00AB3D2F">
        <w:rPr>
          <w:sz w:val="24"/>
          <w:szCs w:val="24"/>
        </w:rPr>
        <w:t xml:space="preserve"> built </w:t>
      </w:r>
      <w:r>
        <w:rPr>
          <w:sz w:val="24"/>
          <w:szCs w:val="24"/>
        </w:rPr>
        <w:t xml:space="preserve">using </w:t>
      </w:r>
      <w:del w:id="30" w:author="Simon Thomsen" w:date="2022-12-31T15:45:00Z">
        <w:r w:rsidDel="00A86719">
          <w:rPr>
            <w:sz w:val="24"/>
            <w:szCs w:val="24"/>
          </w:rPr>
          <w:delText>some of</w:delText>
        </w:r>
        <w:r w:rsidRPr="00AB3D2F" w:rsidDel="00A86719">
          <w:rPr>
            <w:sz w:val="24"/>
            <w:szCs w:val="24"/>
          </w:rPr>
          <w:delText xml:space="preserve"> the </w:delText>
        </w:r>
      </w:del>
      <w:r w:rsidRPr="00AB3D2F">
        <w:rPr>
          <w:sz w:val="24"/>
          <w:szCs w:val="24"/>
        </w:rPr>
        <w:t>micro</w:t>
      </w:r>
      <w:ins w:id="31" w:author="Simon Thomsen" w:date="2022-12-31T15:45:00Z">
        <w:r w:rsidR="00A86719">
          <w:rPr>
            <w:sz w:val="24"/>
            <w:szCs w:val="24"/>
          </w:rPr>
          <w:t>economic</w:t>
        </w:r>
      </w:ins>
      <w:r w:rsidRPr="00AB3D2F">
        <w:rPr>
          <w:sz w:val="24"/>
          <w:szCs w:val="24"/>
        </w:rPr>
        <w:t xml:space="preserve"> effects </w:t>
      </w:r>
      <w:ins w:id="32" w:author="Simon Thomsen" w:date="2022-12-31T15:45:00Z">
        <w:r w:rsidR="00A86719">
          <w:rPr>
            <w:sz w:val="24"/>
            <w:szCs w:val="24"/>
          </w:rPr>
          <w:t xml:space="preserve">which will be </w:t>
        </w:r>
      </w:ins>
      <w:r w:rsidRPr="00AB3D2F">
        <w:rPr>
          <w:sz w:val="24"/>
          <w:szCs w:val="24"/>
        </w:rPr>
        <w:t xml:space="preserve">presented </w:t>
      </w:r>
      <w:r>
        <w:rPr>
          <w:sz w:val="24"/>
          <w:szCs w:val="24"/>
        </w:rPr>
        <w:t xml:space="preserve">in </w:t>
      </w:r>
      <w:del w:id="33" w:author="Simon Thomsen" w:date="2022-12-31T15:45:00Z">
        <w:r w:rsidDel="00A86719">
          <w:rPr>
            <w:sz w:val="24"/>
            <w:szCs w:val="24"/>
          </w:rPr>
          <w:delText>the previous</w:delText>
        </w:r>
      </w:del>
      <w:ins w:id="34" w:author="Simon Thomsen" w:date="2022-12-31T15:45:00Z">
        <w:r w:rsidR="00A86719">
          <w:rPr>
            <w:sz w:val="24"/>
            <w:szCs w:val="24"/>
          </w:rPr>
          <w:t>a later</w:t>
        </w:r>
      </w:ins>
      <w:r>
        <w:rPr>
          <w:sz w:val="24"/>
          <w:szCs w:val="24"/>
        </w:rPr>
        <w:t xml:space="preserve"> section,</w:t>
      </w:r>
      <w:r w:rsidRPr="00AB3D2F">
        <w:rPr>
          <w:sz w:val="24"/>
          <w:szCs w:val="24"/>
        </w:rPr>
        <w:t xml:space="preserve"> </w:t>
      </w:r>
      <w:commentRangeStart w:id="35"/>
      <w:r w:rsidRPr="00AB3D2F">
        <w:rPr>
          <w:sz w:val="24"/>
          <w:szCs w:val="24"/>
        </w:rPr>
        <w:t>estimating the change in the exit-rate and approach-rate as a result of changes in the level of income insurance</w:t>
      </w:r>
      <w:commentRangeEnd w:id="35"/>
      <w:r w:rsidR="00417F1D">
        <w:rPr>
          <w:rStyle w:val="Kommentarhenvisning"/>
        </w:rPr>
        <w:commentReference w:id="35"/>
      </w:r>
      <w:r>
        <w:rPr>
          <w:sz w:val="24"/>
          <w:szCs w:val="24"/>
        </w:rPr>
        <w:t>.</w:t>
      </w:r>
      <w:r w:rsidRPr="00AB3D2F">
        <w:rPr>
          <w:sz w:val="24"/>
          <w:szCs w:val="24"/>
        </w:rPr>
        <w:t xml:space="preserve"> </w:t>
      </w:r>
      <w:r>
        <w:rPr>
          <w:sz w:val="24"/>
          <w:szCs w:val="24"/>
        </w:rPr>
        <w:t>T</w:t>
      </w:r>
      <w:r w:rsidRPr="00AB3D2F">
        <w:rPr>
          <w:sz w:val="24"/>
          <w:szCs w:val="24"/>
        </w:rPr>
        <w:t>he results of this model favored the lower level of income insurance when looking at the government net lending and unemployment. Th</w:t>
      </w:r>
      <w:r>
        <w:rPr>
          <w:sz w:val="24"/>
          <w:szCs w:val="24"/>
        </w:rPr>
        <w:t>is led to a</w:t>
      </w:r>
      <w:r w:rsidRPr="00AB3D2F">
        <w:rPr>
          <w:sz w:val="24"/>
          <w:szCs w:val="24"/>
        </w:rPr>
        <w:t xml:space="preserve"> response from worker unions and unemployment insurance companies in Denmark </w:t>
      </w:r>
      <w:r>
        <w:rPr>
          <w:sz w:val="24"/>
          <w:szCs w:val="24"/>
        </w:rPr>
        <w:t>arguing</w:t>
      </w:r>
      <w:r w:rsidRPr="00AB3D2F">
        <w:rPr>
          <w:sz w:val="24"/>
          <w:szCs w:val="24"/>
        </w:rPr>
        <w:t xml:space="preserve"> that the estimates of the micro effects were not correctly estimated. But most importantly they argued that important macroeconomic effects were missing </w:t>
      </w:r>
      <w:r>
        <w:rPr>
          <w:sz w:val="24"/>
          <w:szCs w:val="24"/>
        </w:rPr>
        <w:t>with</w:t>
      </w:r>
      <w:r w:rsidRPr="00AB3D2F">
        <w:rPr>
          <w:sz w:val="24"/>
          <w:szCs w:val="24"/>
        </w:rPr>
        <w:t xml:space="preserve">in the model. </w:t>
      </w:r>
      <w:r>
        <w:rPr>
          <w:sz w:val="24"/>
          <w:szCs w:val="24"/>
        </w:rPr>
        <w:t xml:space="preserve">In the following subsection we take a closer look at the dynamics of the IS-model, as well as the critics faced by this model. </w:t>
      </w:r>
    </w:p>
    <w:p w14:paraId="47BD76C0" w14:textId="77777777" w:rsidR="00F26AF6" w:rsidRDefault="00F26AF6" w:rsidP="00F26AF6">
      <w:pPr>
        <w:pStyle w:val="Overskrift2"/>
        <w:jc w:val="both"/>
      </w:pPr>
      <w:r>
        <w:t>The Danish Income Insurance model</w:t>
      </w:r>
    </w:p>
    <w:p w14:paraId="4A817040" w14:textId="77777777" w:rsidR="00F26AF6" w:rsidRDefault="00F26AF6" w:rsidP="00F26AF6">
      <w:pPr>
        <w:jc w:val="both"/>
      </w:pPr>
    </w:p>
    <w:p w14:paraId="62BC328C" w14:textId="524F0FED" w:rsidR="00F26AF6" w:rsidRDefault="00F26AF6" w:rsidP="00F26AF6">
      <w:pPr>
        <w:spacing w:line="360" w:lineRule="auto"/>
        <w:jc w:val="both"/>
        <w:rPr>
          <w:sz w:val="24"/>
          <w:szCs w:val="24"/>
        </w:rPr>
      </w:pPr>
      <w:r>
        <w:rPr>
          <w:sz w:val="24"/>
          <w:szCs w:val="24"/>
        </w:rPr>
        <w:t xml:space="preserve">Since the creation of the Danish income insurance model in 2015, this model has been used by the Danish government, to analyze the effects of regulations towards the Danish income insurance program. </w:t>
      </w:r>
    </w:p>
    <w:p w14:paraId="68EC02E4" w14:textId="77777777" w:rsidR="00F26AF6" w:rsidRPr="00AB3D2F" w:rsidRDefault="00F26AF6" w:rsidP="00F26AF6">
      <w:pPr>
        <w:spacing w:line="360" w:lineRule="auto"/>
        <w:jc w:val="both"/>
        <w:rPr>
          <w:sz w:val="24"/>
          <w:szCs w:val="24"/>
        </w:rPr>
      </w:pPr>
      <w:r w:rsidRPr="00AB3D2F">
        <w:rPr>
          <w:sz w:val="24"/>
          <w:szCs w:val="24"/>
        </w:rPr>
        <w:t xml:space="preserve">The </w:t>
      </w:r>
      <w:r>
        <w:rPr>
          <w:sz w:val="24"/>
          <w:szCs w:val="24"/>
        </w:rPr>
        <w:t>IS-</w:t>
      </w:r>
      <w:r w:rsidRPr="00AB3D2F">
        <w:rPr>
          <w:sz w:val="24"/>
          <w:szCs w:val="24"/>
        </w:rPr>
        <w:t>model consists of four different parts: A static model for income insurance, a static model for Cash-benefits</w:t>
      </w:r>
      <w:r w:rsidRPr="005239BF">
        <w:rPr>
          <w:rStyle w:val="Fodnotehenvisning"/>
        </w:rPr>
        <w:footnoteReference w:id="1"/>
      </w:r>
      <w:r w:rsidRPr="00AB3D2F">
        <w:rPr>
          <w:sz w:val="24"/>
          <w:szCs w:val="24"/>
        </w:rPr>
        <w:t xml:space="preserve">, a </w:t>
      </w:r>
      <w:proofErr w:type="spellStart"/>
      <w:r w:rsidRPr="00AB3D2F">
        <w:rPr>
          <w:sz w:val="24"/>
          <w:szCs w:val="24"/>
        </w:rPr>
        <w:t>Markovmodel</w:t>
      </w:r>
      <w:proofErr w:type="spellEnd"/>
      <w:r>
        <w:rPr>
          <w:sz w:val="24"/>
          <w:szCs w:val="24"/>
        </w:rPr>
        <w:t>,</w:t>
      </w:r>
      <w:r w:rsidRPr="00AB3D2F">
        <w:rPr>
          <w:sz w:val="24"/>
          <w:szCs w:val="24"/>
        </w:rPr>
        <w:t xml:space="preserve"> and lastly a re-earning model. Only the first three parts will be presented, as the re-earning model only concern changes towards</w:t>
      </w:r>
      <w:r>
        <w:rPr>
          <w:sz w:val="24"/>
          <w:szCs w:val="24"/>
        </w:rPr>
        <w:t xml:space="preserve"> the</w:t>
      </w:r>
      <w:r w:rsidRPr="00AB3D2F">
        <w:rPr>
          <w:sz w:val="24"/>
          <w:szCs w:val="24"/>
        </w:rPr>
        <w:t xml:space="preserve"> rules for re-earning the right to income insurance, thereby not looking at</w:t>
      </w:r>
      <w:r>
        <w:rPr>
          <w:sz w:val="24"/>
          <w:szCs w:val="24"/>
        </w:rPr>
        <w:t xml:space="preserve"> changes to</w:t>
      </w:r>
      <w:r w:rsidRPr="00AB3D2F">
        <w:rPr>
          <w:sz w:val="24"/>
          <w:szCs w:val="24"/>
        </w:rPr>
        <w:t xml:space="preserve"> the level of income insurance. </w:t>
      </w:r>
    </w:p>
    <w:p w14:paraId="4137E375" w14:textId="77777777" w:rsidR="00F26AF6" w:rsidRPr="00AB3D2F" w:rsidRDefault="00F26AF6" w:rsidP="00F26AF6">
      <w:pPr>
        <w:spacing w:line="360" w:lineRule="auto"/>
        <w:jc w:val="both"/>
        <w:rPr>
          <w:sz w:val="24"/>
          <w:szCs w:val="24"/>
        </w:rPr>
      </w:pPr>
      <w:r w:rsidRPr="00AB3D2F">
        <w:rPr>
          <w:sz w:val="24"/>
          <w:szCs w:val="24"/>
        </w:rPr>
        <w:t>The static model of income insurance is developed to calculate the immediate economic effects for a specific person being unemployed when changing the level of income insurance. For this reason, th</w:t>
      </w:r>
      <w:r>
        <w:rPr>
          <w:sz w:val="24"/>
          <w:szCs w:val="24"/>
        </w:rPr>
        <w:t>e static</w:t>
      </w:r>
      <w:r w:rsidRPr="00AB3D2F">
        <w:rPr>
          <w:sz w:val="24"/>
          <w:szCs w:val="24"/>
        </w:rPr>
        <w:t xml:space="preserve"> model will not include the behavioral changes that might happen when creating changes in the </w:t>
      </w:r>
      <w:r>
        <w:rPr>
          <w:sz w:val="24"/>
          <w:szCs w:val="24"/>
        </w:rPr>
        <w:t>IS-</w:t>
      </w:r>
      <w:r w:rsidRPr="00AB3D2F">
        <w:rPr>
          <w:sz w:val="24"/>
          <w:szCs w:val="24"/>
        </w:rPr>
        <w:t>program. Similarly, the effect on cash-benefits is calculated using the static model for cash-benefits, to see if people would want to switch towards</w:t>
      </w:r>
      <w:r>
        <w:rPr>
          <w:sz w:val="24"/>
          <w:szCs w:val="24"/>
        </w:rPr>
        <w:t xml:space="preserve"> the</w:t>
      </w:r>
      <w:r w:rsidRPr="00AB3D2F">
        <w:rPr>
          <w:sz w:val="24"/>
          <w:szCs w:val="24"/>
        </w:rPr>
        <w:t xml:space="preserve"> </w:t>
      </w:r>
      <w:r>
        <w:rPr>
          <w:sz w:val="24"/>
          <w:szCs w:val="24"/>
        </w:rPr>
        <w:t>cash-benefits</w:t>
      </w:r>
      <w:r w:rsidRPr="00AB3D2F">
        <w:rPr>
          <w:sz w:val="24"/>
          <w:szCs w:val="24"/>
        </w:rPr>
        <w:t xml:space="preserve"> program instead of the </w:t>
      </w:r>
      <w:r>
        <w:rPr>
          <w:sz w:val="24"/>
          <w:szCs w:val="24"/>
        </w:rPr>
        <w:t>IS-</w:t>
      </w:r>
      <w:r w:rsidRPr="00AB3D2F">
        <w:rPr>
          <w:sz w:val="24"/>
          <w:szCs w:val="24"/>
        </w:rPr>
        <w:t>program.</w:t>
      </w:r>
    </w:p>
    <w:p w14:paraId="181DD84C" w14:textId="77777777" w:rsidR="00F26AF6" w:rsidRPr="00AB3D2F" w:rsidRDefault="00F26AF6" w:rsidP="00F26AF6">
      <w:pPr>
        <w:spacing w:line="360" w:lineRule="auto"/>
        <w:jc w:val="both"/>
        <w:rPr>
          <w:sz w:val="24"/>
          <w:szCs w:val="24"/>
        </w:rPr>
      </w:pPr>
      <w:r w:rsidRPr="00AB3D2F">
        <w:rPr>
          <w:sz w:val="24"/>
          <w:szCs w:val="24"/>
        </w:rPr>
        <w:t xml:space="preserve">The more interesting part is the </w:t>
      </w:r>
      <w:proofErr w:type="spellStart"/>
      <w:r w:rsidRPr="00AB3D2F">
        <w:rPr>
          <w:sz w:val="24"/>
          <w:szCs w:val="24"/>
        </w:rPr>
        <w:t>Markovmod</w:t>
      </w:r>
      <w:r>
        <w:rPr>
          <w:sz w:val="24"/>
          <w:szCs w:val="24"/>
        </w:rPr>
        <w:t>el</w:t>
      </w:r>
      <w:proofErr w:type="spellEnd"/>
      <w:r w:rsidRPr="00AB3D2F">
        <w:rPr>
          <w:sz w:val="24"/>
          <w:szCs w:val="24"/>
        </w:rPr>
        <w:t xml:space="preserve"> built to calculate the equilibrium levels of employment and unemployment, </w:t>
      </w:r>
      <w:r>
        <w:rPr>
          <w:sz w:val="24"/>
          <w:szCs w:val="24"/>
        </w:rPr>
        <w:t>doing this,</w:t>
      </w:r>
      <w:r w:rsidRPr="00AB3D2F">
        <w:rPr>
          <w:sz w:val="24"/>
          <w:szCs w:val="24"/>
        </w:rPr>
        <w:t xml:space="preserve"> the population is divided into three groups: Receivers of income insurance, employed, and receivers of other social benefits. The </w:t>
      </w:r>
      <w:proofErr w:type="spellStart"/>
      <w:r w:rsidRPr="00AB3D2F">
        <w:rPr>
          <w:sz w:val="24"/>
          <w:szCs w:val="24"/>
        </w:rPr>
        <w:t>Markovmodel</w:t>
      </w:r>
      <w:proofErr w:type="spellEnd"/>
      <w:r w:rsidRPr="00AB3D2F">
        <w:rPr>
          <w:sz w:val="24"/>
          <w:szCs w:val="24"/>
        </w:rPr>
        <w:t xml:space="preserve"> estimates </w:t>
      </w:r>
      <w:r w:rsidRPr="00AB3D2F">
        <w:rPr>
          <w:sz w:val="24"/>
          <w:szCs w:val="24"/>
        </w:rPr>
        <w:lastRenderedPageBreak/>
        <w:t>the probability of changing in-between the</w:t>
      </w:r>
      <w:r>
        <w:rPr>
          <w:sz w:val="24"/>
          <w:szCs w:val="24"/>
        </w:rPr>
        <w:t>se</w:t>
      </w:r>
      <w:r w:rsidRPr="00AB3D2F">
        <w:rPr>
          <w:sz w:val="24"/>
          <w:szCs w:val="24"/>
        </w:rPr>
        <w:t xml:space="preserve"> three groups, thereby looking at changes in the exit rate and approach rate</w:t>
      </w:r>
      <w:r>
        <w:rPr>
          <w:sz w:val="24"/>
          <w:szCs w:val="24"/>
        </w:rPr>
        <w:t>. The exit-rate</w:t>
      </w:r>
      <w:r w:rsidRPr="00AB3D2F">
        <w:rPr>
          <w:sz w:val="24"/>
          <w:szCs w:val="24"/>
        </w:rPr>
        <w:t xml:space="preserve"> </w:t>
      </w:r>
      <w:r>
        <w:rPr>
          <w:sz w:val="24"/>
          <w:szCs w:val="24"/>
        </w:rPr>
        <w:t>shows how</w:t>
      </w:r>
      <w:r w:rsidRPr="00AB3D2F">
        <w:rPr>
          <w:sz w:val="24"/>
          <w:szCs w:val="24"/>
        </w:rPr>
        <w:t xml:space="preserve"> a change in the level of income insurance changes the departure from unemployment to employment in the period up </w:t>
      </w:r>
      <w:r>
        <w:rPr>
          <w:sz w:val="24"/>
          <w:szCs w:val="24"/>
        </w:rPr>
        <w:t>un</w:t>
      </w:r>
      <w:r w:rsidRPr="00AB3D2F">
        <w:rPr>
          <w:sz w:val="24"/>
          <w:szCs w:val="24"/>
        </w:rPr>
        <w:t xml:space="preserve">til the reduction and in the period immediately after. This effect is mostly concerned the unemployed with the best job opportunities to get off income insurance. The model is estimated using the 2010 reform mentioned in </w:t>
      </w:r>
      <w:r>
        <w:rPr>
          <w:sz w:val="24"/>
          <w:szCs w:val="24"/>
        </w:rPr>
        <w:t>the previous subsection</w:t>
      </w:r>
      <w:r w:rsidRPr="00AB3D2F">
        <w:rPr>
          <w:sz w:val="24"/>
          <w:szCs w:val="24"/>
        </w:rPr>
        <w:t xml:space="preserve"> </w:t>
      </w:r>
      <w:r>
        <w:rPr>
          <w:sz w:val="24"/>
          <w:szCs w:val="24"/>
        </w:rPr>
        <w:t>showing</w:t>
      </w:r>
      <w:r w:rsidRPr="00AB3D2F">
        <w:rPr>
          <w:sz w:val="24"/>
          <w:szCs w:val="24"/>
        </w:rPr>
        <w:t xml:space="preserve"> an effect</w:t>
      </w:r>
      <w:r>
        <w:rPr>
          <w:sz w:val="24"/>
          <w:szCs w:val="24"/>
        </w:rPr>
        <w:t xml:space="preserve"> on the exit-rate</w:t>
      </w:r>
      <w:r w:rsidRPr="00AB3D2F">
        <w:rPr>
          <w:sz w:val="24"/>
          <w:szCs w:val="24"/>
        </w:rPr>
        <w:t xml:space="preserve"> up till 78 weeks before</w:t>
      </w:r>
      <w:r>
        <w:rPr>
          <w:sz w:val="24"/>
          <w:szCs w:val="24"/>
        </w:rPr>
        <w:t xml:space="preserve"> a</w:t>
      </w:r>
      <w:r w:rsidRPr="00AB3D2F">
        <w:rPr>
          <w:sz w:val="24"/>
          <w:szCs w:val="24"/>
        </w:rPr>
        <w:t xml:space="preserve"> reduction in income insurance</w:t>
      </w:r>
      <w:r>
        <w:rPr>
          <w:sz w:val="24"/>
          <w:szCs w:val="24"/>
        </w:rPr>
        <w:t xml:space="preserve"> and up</w:t>
      </w:r>
      <w:r w:rsidRPr="00AB3D2F">
        <w:rPr>
          <w:sz w:val="24"/>
          <w:szCs w:val="24"/>
        </w:rPr>
        <w:t xml:space="preserve"> till 26 weeks after</w:t>
      </w:r>
      <w:r>
        <w:rPr>
          <w:sz w:val="24"/>
          <w:szCs w:val="24"/>
        </w:rPr>
        <w:t xml:space="preserve"> a reduction </w:t>
      </w:r>
      <w:commentRangeStart w:id="36"/>
      <w:commentRangeStart w:id="37"/>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commentRangeEnd w:id="36"/>
      <w:r>
        <w:rPr>
          <w:rStyle w:val="Kommentarhenvisning"/>
        </w:rPr>
        <w:commentReference w:id="36"/>
      </w:r>
      <w:commentRangeEnd w:id="37"/>
      <w:r>
        <w:rPr>
          <w:rStyle w:val="Kommentarhenvisning"/>
        </w:rPr>
        <w:commentReference w:id="37"/>
      </w:r>
      <w:r>
        <w:rPr>
          <w:sz w:val="24"/>
          <w:szCs w:val="24"/>
        </w:rPr>
        <w:t xml:space="preserve">. </w:t>
      </w:r>
      <w:r w:rsidRPr="00AB3D2F">
        <w:rPr>
          <w:sz w:val="24"/>
          <w:szCs w:val="24"/>
        </w:rPr>
        <w:t>The</w:t>
      </w:r>
      <w:r>
        <w:rPr>
          <w:sz w:val="24"/>
          <w:szCs w:val="24"/>
        </w:rPr>
        <w:t>se</w:t>
      </w:r>
      <w:r w:rsidRPr="00AB3D2F">
        <w:rPr>
          <w:sz w:val="24"/>
          <w:szCs w:val="24"/>
        </w:rPr>
        <w:t xml:space="preserve"> behavioral effects are specified as elasticities</w:t>
      </w:r>
      <w:r>
        <w:rPr>
          <w:sz w:val="24"/>
          <w:szCs w:val="24"/>
        </w:rPr>
        <w:t>,</w:t>
      </w:r>
      <w:r w:rsidRPr="00AB3D2F">
        <w:rPr>
          <w:sz w:val="24"/>
          <w:szCs w:val="24"/>
        </w:rPr>
        <w:t xml:space="preserve"> meaning that a relative change in the exit rate from unemployment to employment is a function of the relative change in the</w:t>
      </w:r>
      <w:r>
        <w:rPr>
          <w:sz w:val="24"/>
          <w:szCs w:val="24"/>
        </w:rPr>
        <w:t xml:space="preserve"> level of income insurance</w:t>
      </w:r>
      <w:r w:rsidRPr="00AB3D2F">
        <w:rPr>
          <w:sz w:val="24"/>
          <w:szCs w:val="24"/>
        </w:rPr>
        <w:t xml:space="preserve">. Thereby the effects of an increase in the </w:t>
      </w:r>
      <w:r>
        <w:rPr>
          <w:sz w:val="24"/>
          <w:szCs w:val="24"/>
        </w:rPr>
        <w:t>level of income insurance</w:t>
      </w:r>
      <w:r w:rsidRPr="00AB3D2F">
        <w:rPr>
          <w:sz w:val="24"/>
          <w:szCs w:val="24"/>
        </w:rPr>
        <w:t xml:space="preserve"> of 30 and 10% will</w:t>
      </w:r>
      <w:r>
        <w:rPr>
          <w:sz w:val="24"/>
          <w:szCs w:val="24"/>
        </w:rPr>
        <w:t>,</w:t>
      </w:r>
      <w:r w:rsidRPr="00AB3D2F">
        <w:rPr>
          <w:sz w:val="24"/>
          <w:szCs w:val="24"/>
        </w:rPr>
        <w:t xml:space="preserve"> following their estimates</w:t>
      </w:r>
      <w:r>
        <w:rPr>
          <w:sz w:val="24"/>
          <w:szCs w:val="24"/>
        </w:rPr>
        <w:t>,</w:t>
      </w:r>
      <w:r w:rsidRPr="00AB3D2F">
        <w:rPr>
          <w:sz w:val="24"/>
          <w:szCs w:val="24"/>
        </w:rPr>
        <w:t xml:space="preserve"> have the effects of increasing the exit rate by </w:t>
      </w:r>
      <w:commentRangeStart w:id="38"/>
      <w:r w:rsidRPr="00AB3D2F">
        <w:rPr>
          <w:sz w:val="24"/>
          <w:szCs w:val="24"/>
        </w:rPr>
        <w:t>78% and 26%, at the time of change.</w:t>
      </w:r>
      <w:commentRangeEnd w:id="38"/>
      <w:r w:rsidR="000D7CCC">
        <w:rPr>
          <w:rStyle w:val="Kommentarhenvisning"/>
        </w:rPr>
        <w:commentReference w:id="38"/>
      </w:r>
    </w:p>
    <w:p w14:paraId="4BFF9873" w14:textId="764C83B8" w:rsidR="00F26AF6" w:rsidRPr="00AB3D2F" w:rsidRDefault="00F26AF6" w:rsidP="00F26AF6">
      <w:pPr>
        <w:spacing w:line="360" w:lineRule="auto"/>
        <w:jc w:val="both"/>
        <w:rPr>
          <w:sz w:val="24"/>
          <w:szCs w:val="24"/>
        </w:rPr>
      </w:pPr>
      <w:commentRangeStart w:id="39"/>
      <w:r w:rsidRPr="00AB3D2F">
        <w:rPr>
          <w:sz w:val="24"/>
          <w:szCs w:val="24"/>
        </w:rPr>
        <w:t>Besides the effect of the exit rate, the IS-commission also includes the approach rate</w:t>
      </w:r>
      <w:ins w:id="40" w:author="Simon Thomsen" w:date="2022-12-31T15:53:00Z">
        <w:r w:rsidR="00DC2708">
          <w:rPr>
            <w:sz w:val="24"/>
            <w:szCs w:val="24"/>
          </w:rPr>
          <w:t xml:space="preserve">, showing the rate in which people </w:t>
        </w:r>
        <w:r w:rsidR="0099662E">
          <w:rPr>
            <w:sz w:val="24"/>
            <w:szCs w:val="24"/>
          </w:rPr>
          <w:t>goes from employme</w:t>
        </w:r>
      </w:ins>
      <w:ins w:id="41" w:author="Simon Thomsen" w:date="2022-12-31T15:54:00Z">
        <w:r w:rsidR="0099662E">
          <w:rPr>
            <w:sz w:val="24"/>
            <w:szCs w:val="24"/>
          </w:rPr>
          <w:t>nt to unemployment</w:t>
        </w:r>
      </w:ins>
      <w:r>
        <w:rPr>
          <w:sz w:val="24"/>
          <w:szCs w:val="24"/>
        </w:rPr>
        <w:t>. Here, t</w:t>
      </w:r>
      <w:r w:rsidRPr="00AB3D2F">
        <w:rPr>
          <w:sz w:val="24"/>
          <w:szCs w:val="24"/>
        </w:rPr>
        <w:t xml:space="preserve">he </w:t>
      </w:r>
      <w:r>
        <w:rPr>
          <w:sz w:val="24"/>
          <w:szCs w:val="24"/>
        </w:rPr>
        <w:t>IS-</w:t>
      </w:r>
      <w:r w:rsidRPr="00AB3D2F">
        <w:rPr>
          <w:sz w:val="24"/>
          <w:szCs w:val="24"/>
        </w:rPr>
        <w:t>commission</w:t>
      </w:r>
      <w:ins w:id="42" w:author="Simon Thomsen" w:date="2022-12-31T15:54:00Z">
        <w:r w:rsidR="0099662E">
          <w:rPr>
            <w:sz w:val="24"/>
            <w:szCs w:val="24"/>
          </w:rPr>
          <w:t xml:space="preserve"> only</w:t>
        </w:r>
      </w:ins>
      <w:r w:rsidRPr="00AB3D2F">
        <w:rPr>
          <w:sz w:val="24"/>
          <w:szCs w:val="24"/>
        </w:rPr>
        <w:t xml:space="preserve"> looks at if people</w:t>
      </w:r>
      <w:ins w:id="43" w:author="Simon Thomsen" w:date="2022-12-31T15:54:00Z">
        <w:r w:rsidR="0081657C">
          <w:rPr>
            <w:sz w:val="24"/>
            <w:szCs w:val="24"/>
          </w:rPr>
          <w:t xml:space="preserve"> in terminated positions, thereby</w:t>
        </w:r>
      </w:ins>
      <w:r w:rsidRPr="00AB3D2F">
        <w:rPr>
          <w:sz w:val="24"/>
          <w:szCs w:val="24"/>
        </w:rPr>
        <w:t xml:space="preserve"> on their way into the income insurance program will find employment before entering the program</w:t>
      </w:r>
      <w:commentRangeEnd w:id="39"/>
      <w:r w:rsidR="002D159A">
        <w:rPr>
          <w:rStyle w:val="Kommentarhenvisning"/>
        </w:rPr>
        <w:commentReference w:id="39"/>
      </w:r>
      <w:r w:rsidRPr="00AB3D2F">
        <w:rPr>
          <w:sz w:val="24"/>
          <w:szCs w:val="24"/>
        </w:rPr>
        <w:t>. One issue is that data can’t show how many people are on their way to enter the income insurance program or how large the exit</w:t>
      </w:r>
      <w:r>
        <w:rPr>
          <w:sz w:val="24"/>
          <w:szCs w:val="24"/>
        </w:rPr>
        <w:t>-</w:t>
      </w:r>
      <w:r w:rsidRPr="00AB3D2F">
        <w:rPr>
          <w:sz w:val="24"/>
          <w:szCs w:val="24"/>
        </w:rPr>
        <w:t>rate to employment is</w:t>
      </w:r>
      <w:r>
        <w:rPr>
          <w:sz w:val="24"/>
          <w:szCs w:val="24"/>
        </w:rPr>
        <w:t xml:space="preserve"> for this group</w:t>
      </w:r>
      <w:r w:rsidRPr="00AB3D2F">
        <w:rPr>
          <w:sz w:val="24"/>
          <w:szCs w:val="24"/>
        </w:rPr>
        <w:t xml:space="preserve">. </w:t>
      </w:r>
    </w:p>
    <w:p w14:paraId="27886080" w14:textId="1AED5431" w:rsidR="00F26AF6" w:rsidRDefault="00F26AF6" w:rsidP="00F26AF6">
      <w:pPr>
        <w:spacing w:line="360" w:lineRule="auto"/>
        <w:jc w:val="both"/>
        <w:rPr>
          <w:ins w:id="44" w:author="Simon Thomsen" w:date="2022-12-31T15:57:00Z"/>
          <w:sz w:val="24"/>
          <w:szCs w:val="24"/>
        </w:rPr>
      </w:pPr>
      <w:r w:rsidRPr="00AB3D2F">
        <w:rPr>
          <w:sz w:val="24"/>
          <w:szCs w:val="24"/>
        </w:rPr>
        <w:t>Therefor</w:t>
      </w:r>
      <w:r>
        <w:rPr>
          <w:sz w:val="24"/>
          <w:szCs w:val="24"/>
        </w:rPr>
        <w:t>e,</w:t>
      </w:r>
      <w:r w:rsidRPr="00AB3D2F">
        <w:rPr>
          <w:sz w:val="24"/>
          <w:szCs w:val="24"/>
        </w:rPr>
        <w:t xml:space="preserve"> the </w:t>
      </w:r>
      <w:r>
        <w:rPr>
          <w:sz w:val="24"/>
          <w:szCs w:val="24"/>
        </w:rPr>
        <w:t>IS-</w:t>
      </w:r>
      <w:r w:rsidRPr="00AB3D2F">
        <w:rPr>
          <w:sz w:val="24"/>
          <w:szCs w:val="24"/>
        </w:rPr>
        <w:t xml:space="preserve">commission must assume that the behavioral effects for people </w:t>
      </w:r>
      <w:ins w:id="45" w:author="Simon Thomsen" w:date="2022-12-31T15:56:00Z">
        <w:r w:rsidR="008E25C9">
          <w:rPr>
            <w:sz w:val="24"/>
            <w:szCs w:val="24"/>
          </w:rPr>
          <w:t xml:space="preserve">in terminated positions </w:t>
        </w:r>
      </w:ins>
      <w:del w:id="46" w:author="Simon Thomsen" w:date="2022-12-31T15:56:00Z">
        <w:r w:rsidRPr="00AB3D2F" w:rsidDel="008E25C9">
          <w:rPr>
            <w:sz w:val="24"/>
            <w:szCs w:val="24"/>
          </w:rPr>
          <w:delText xml:space="preserve">being close to </w:delText>
        </w:r>
        <w:r w:rsidDel="008E25C9">
          <w:rPr>
            <w:sz w:val="24"/>
            <w:szCs w:val="24"/>
          </w:rPr>
          <w:delText>entering</w:delText>
        </w:r>
        <w:r w:rsidRPr="00AB3D2F" w:rsidDel="008E25C9">
          <w:rPr>
            <w:sz w:val="24"/>
            <w:szCs w:val="24"/>
          </w:rPr>
          <w:delText xml:space="preserve"> the insurance program </w:delText>
        </w:r>
        <w:commentRangeStart w:id="47"/>
        <w:r w:rsidRPr="00AB3D2F" w:rsidDel="008E25C9">
          <w:rPr>
            <w:sz w:val="24"/>
            <w:szCs w:val="24"/>
          </w:rPr>
          <w:delText>(f</w:delText>
        </w:r>
        <w:r w:rsidDel="008E25C9">
          <w:rPr>
            <w:sz w:val="24"/>
            <w:szCs w:val="24"/>
          </w:rPr>
          <w:delText>or example</w:delText>
        </w:r>
        <w:r w:rsidRPr="00AB3D2F" w:rsidDel="008E25C9">
          <w:rPr>
            <w:sz w:val="24"/>
            <w:szCs w:val="24"/>
          </w:rPr>
          <w:delText xml:space="preserve"> from terminated positions) </w:delText>
        </w:r>
        <w:commentRangeEnd w:id="47"/>
        <w:r w:rsidR="002D159A" w:rsidDel="008E25C9">
          <w:rPr>
            <w:rStyle w:val="Kommentarhenvisning"/>
          </w:rPr>
          <w:commentReference w:id="47"/>
        </w:r>
      </w:del>
      <w:r w:rsidRPr="00AB3D2F">
        <w:rPr>
          <w:sz w:val="24"/>
          <w:szCs w:val="24"/>
        </w:rPr>
        <w:t>are comparable to the behavioral effects of people already being in the income insurance program and thereby have been in unemployment for up till</w:t>
      </w:r>
      <w:r>
        <w:rPr>
          <w:sz w:val="24"/>
          <w:szCs w:val="24"/>
        </w:rPr>
        <w:t xml:space="preserve"> almost</w:t>
      </w:r>
      <w:r w:rsidRPr="00AB3D2F">
        <w:rPr>
          <w:sz w:val="24"/>
          <w:szCs w:val="24"/>
        </w:rPr>
        <w:t xml:space="preserve"> 2 years</w:t>
      </w:r>
      <w:r w:rsidRPr="005239BF">
        <w:rPr>
          <w:rStyle w:val="Fodnotehenvisning"/>
        </w:rPr>
        <w:footnoteReference w:id="2"/>
      </w:r>
      <w:r w:rsidRPr="00AB3D2F">
        <w:rPr>
          <w:sz w:val="24"/>
          <w:szCs w:val="24"/>
        </w:rPr>
        <w:t xml:space="preserve">.  </w:t>
      </w:r>
    </w:p>
    <w:p w14:paraId="65AA1E35" w14:textId="21FC6C77" w:rsidR="003041D3" w:rsidRPr="003041D3" w:rsidRDefault="003041D3" w:rsidP="00F26AF6">
      <w:pPr>
        <w:spacing w:line="360" w:lineRule="auto"/>
        <w:jc w:val="both"/>
        <w:rPr>
          <w:ins w:id="48" w:author="Simon Thomsen" w:date="2022-12-31T15:57:00Z"/>
          <w:sz w:val="24"/>
          <w:szCs w:val="24"/>
          <w:lang w:val="da-DK"/>
          <w:rPrChange w:id="49" w:author="Simon Thomsen" w:date="2022-12-31T15:57:00Z">
            <w:rPr>
              <w:ins w:id="50" w:author="Simon Thomsen" w:date="2022-12-31T15:57:00Z"/>
              <w:sz w:val="24"/>
              <w:szCs w:val="24"/>
            </w:rPr>
          </w:rPrChange>
        </w:rPr>
      </w:pPr>
      <w:ins w:id="51" w:author="Simon Thomsen" w:date="2022-12-31T15:57:00Z">
        <w:r w:rsidRPr="003041D3">
          <w:rPr>
            <w:sz w:val="24"/>
            <w:szCs w:val="24"/>
            <w:lang w:val="da-DK"/>
            <w:rPrChange w:id="52" w:author="Simon Thomsen" w:date="2022-12-31T15:57:00Z">
              <w:rPr>
                <w:sz w:val="24"/>
                <w:szCs w:val="24"/>
              </w:rPr>
            </w:rPrChange>
          </w:rPr>
          <w:t>Burde man nævne noget om</w:t>
        </w:r>
        <w:r>
          <w:rPr>
            <w:sz w:val="24"/>
            <w:szCs w:val="24"/>
            <w:lang w:val="da-DK"/>
          </w:rPr>
          <w:t xml:space="preserve"> størrel</w:t>
        </w:r>
        <w:r w:rsidR="006D7C2C">
          <w:rPr>
            <w:sz w:val="24"/>
            <w:szCs w:val="24"/>
            <w:lang w:val="da-DK"/>
          </w:rPr>
          <w:t>sesordenen af approach rate?</w:t>
        </w:r>
      </w:ins>
    </w:p>
    <w:p w14:paraId="41DE50D0" w14:textId="77777777" w:rsidR="003041D3" w:rsidRPr="003041D3" w:rsidRDefault="003041D3" w:rsidP="00F26AF6">
      <w:pPr>
        <w:spacing w:line="360" w:lineRule="auto"/>
        <w:jc w:val="both"/>
        <w:rPr>
          <w:sz w:val="24"/>
          <w:szCs w:val="24"/>
          <w:lang w:val="da-DK"/>
          <w:rPrChange w:id="53" w:author="Simon Thomsen" w:date="2022-12-31T15:57:00Z">
            <w:rPr>
              <w:sz w:val="24"/>
              <w:szCs w:val="24"/>
            </w:rPr>
          </w:rPrChange>
        </w:rPr>
      </w:pPr>
    </w:p>
    <w:p w14:paraId="6DBB2EE8" w14:textId="77777777" w:rsidR="00921C6B" w:rsidRPr="00AB3D2F" w:rsidRDefault="00921C6B" w:rsidP="00921C6B">
      <w:pPr>
        <w:spacing w:line="360" w:lineRule="auto"/>
        <w:jc w:val="both"/>
        <w:rPr>
          <w:sz w:val="24"/>
          <w:szCs w:val="24"/>
        </w:rPr>
      </w:pPr>
      <w:r>
        <w:rPr>
          <w:sz w:val="24"/>
          <w:szCs w:val="24"/>
        </w:rPr>
        <w:t>The majority of</w:t>
      </w:r>
      <w:r w:rsidRPr="00AB3D2F">
        <w:rPr>
          <w:sz w:val="24"/>
          <w:szCs w:val="24"/>
        </w:rPr>
        <w:t xml:space="preserve"> the empirical evidence used for the </w:t>
      </w:r>
      <w:r>
        <w:rPr>
          <w:sz w:val="24"/>
          <w:szCs w:val="24"/>
        </w:rPr>
        <w:t>IS-model</w:t>
      </w:r>
      <w:r w:rsidRPr="00AB3D2F">
        <w:rPr>
          <w:sz w:val="24"/>
          <w:szCs w:val="24"/>
        </w:rPr>
        <w:t xml:space="preserve"> comes from the literature review made by </w:t>
      </w:r>
      <w:r w:rsidRPr="00AB3D2F">
        <w:rPr>
          <w:noProof/>
          <w:sz w:val="24"/>
          <w:szCs w:val="24"/>
        </w:rPr>
        <w:t>Andersen et al</w:t>
      </w:r>
      <w:r>
        <w:rPr>
          <w:noProof/>
          <w:sz w:val="24"/>
          <w:szCs w:val="24"/>
        </w:rPr>
        <w:t>.</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w:t>
      </w:r>
      <w:r w:rsidRPr="00AB3D2F">
        <w:rPr>
          <w:sz w:val="24"/>
          <w:szCs w:val="24"/>
        </w:rPr>
        <w:t xml:space="preserve"> This review was made specifically for the </w:t>
      </w:r>
      <w:r>
        <w:rPr>
          <w:sz w:val="24"/>
          <w:szCs w:val="24"/>
        </w:rPr>
        <w:t>IS-</w:t>
      </w:r>
      <w:r w:rsidRPr="00AB3D2F">
        <w:rPr>
          <w:sz w:val="24"/>
          <w:szCs w:val="24"/>
        </w:rPr>
        <w:t xml:space="preserve">commission, and therefore influenced the effects used in the </w:t>
      </w:r>
      <w:r>
        <w:rPr>
          <w:sz w:val="24"/>
          <w:szCs w:val="24"/>
        </w:rPr>
        <w:t>IS-model</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sidRPr="00AB3D2F">
        <w:rPr>
          <w:sz w:val="24"/>
          <w:szCs w:val="24"/>
        </w:rPr>
        <w:t xml:space="preserve"> specifically looks at the evidence </w:t>
      </w:r>
      <w:r w:rsidRPr="00AB3D2F">
        <w:rPr>
          <w:sz w:val="24"/>
          <w:szCs w:val="24"/>
        </w:rPr>
        <w:lastRenderedPageBreak/>
        <w:t xml:space="preserve">for </w:t>
      </w:r>
      <w:r>
        <w:rPr>
          <w:sz w:val="24"/>
          <w:szCs w:val="24"/>
        </w:rPr>
        <w:t>an effect on the</w:t>
      </w:r>
      <w:r w:rsidRPr="00AB3D2F">
        <w:rPr>
          <w:sz w:val="24"/>
          <w:szCs w:val="24"/>
        </w:rPr>
        <w:t xml:space="preserve"> exit-rate and approach rate when raising the level of income insurance. They present 28 different older and newer studies</w:t>
      </w:r>
      <w:r>
        <w:rPr>
          <w:sz w:val="24"/>
          <w:szCs w:val="24"/>
        </w:rPr>
        <w:t>, all</w:t>
      </w:r>
      <w:r w:rsidRPr="00AB3D2F">
        <w:rPr>
          <w:sz w:val="24"/>
          <w:szCs w:val="24"/>
        </w:rPr>
        <w:t xml:space="preserve"> </w:t>
      </w:r>
      <w:r>
        <w:rPr>
          <w:sz w:val="24"/>
          <w:szCs w:val="24"/>
        </w:rPr>
        <w:t>focusing on finding an effect on the</w:t>
      </w:r>
      <w:r w:rsidRPr="00AB3D2F">
        <w:rPr>
          <w:sz w:val="24"/>
          <w:szCs w:val="24"/>
        </w:rPr>
        <w:t xml:space="preserve"> exit rate. </w:t>
      </w:r>
      <w:r>
        <w:rPr>
          <w:sz w:val="24"/>
          <w:szCs w:val="24"/>
        </w:rPr>
        <w:t>When analyzing the effect of</w:t>
      </w:r>
      <w:r w:rsidRPr="00AB3D2F">
        <w:rPr>
          <w:sz w:val="24"/>
          <w:szCs w:val="24"/>
        </w:rPr>
        <w:t xml:space="preserve"> an increase in the level of income insurance, 24</w:t>
      </w:r>
      <w:r>
        <w:rPr>
          <w:sz w:val="24"/>
          <w:szCs w:val="24"/>
        </w:rPr>
        <w:t xml:space="preserve"> of the studies</w:t>
      </w:r>
      <w:r w:rsidRPr="00AB3D2F">
        <w:rPr>
          <w:sz w:val="24"/>
          <w:szCs w:val="24"/>
        </w:rPr>
        <w:t xml:space="preserve"> conclude a significant negative effect o</w:t>
      </w:r>
      <w:r>
        <w:rPr>
          <w:sz w:val="24"/>
          <w:szCs w:val="24"/>
        </w:rPr>
        <w:t>n</w:t>
      </w:r>
      <w:r w:rsidRPr="00AB3D2F">
        <w:rPr>
          <w:sz w:val="24"/>
          <w:szCs w:val="24"/>
        </w:rPr>
        <w:t xml:space="preserve"> the exit rate, the last 4 studies conclude non-significant negative effects,</w:t>
      </w:r>
      <w:r>
        <w:rPr>
          <w:sz w:val="24"/>
          <w:szCs w:val="24"/>
        </w:rPr>
        <w:t xml:space="preserve"> overall, we find this to</w:t>
      </w:r>
      <w:r w:rsidRPr="00AB3D2F">
        <w:rPr>
          <w:sz w:val="24"/>
          <w:szCs w:val="24"/>
        </w:rPr>
        <w:t xml:space="preserve"> justif</w:t>
      </w:r>
      <w:r>
        <w:rPr>
          <w:sz w:val="24"/>
          <w:szCs w:val="24"/>
        </w:rPr>
        <w:t>y</w:t>
      </w:r>
      <w:r w:rsidRPr="00AB3D2F">
        <w:rPr>
          <w:sz w:val="24"/>
          <w:szCs w:val="24"/>
        </w:rPr>
        <w:t xml:space="preserve"> the use of the exit </w:t>
      </w:r>
      <w:r>
        <w:rPr>
          <w:sz w:val="24"/>
          <w:szCs w:val="24"/>
        </w:rPr>
        <w:t>effect</w:t>
      </w:r>
      <w:r w:rsidRPr="00AB3D2F">
        <w:rPr>
          <w:sz w:val="24"/>
          <w:szCs w:val="24"/>
        </w:rPr>
        <w:t xml:space="preserve"> in the model</w:t>
      </w:r>
      <w:r>
        <w:rPr>
          <w:sz w:val="24"/>
          <w:szCs w:val="24"/>
        </w:rPr>
        <w:t>, whereas this effect should be included when estimating the micro elasticity in section 5</w:t>
      </w:r>
      <w:r w:rsidRPr="00AB3D2F">
        <w:rPr>
          <w:sz w:val="24"/>
          <w:szCs w:val="24"/>
        </w:rPr>
        <w:t xml:space="preserve">. </w:t>
      </w:r>
    </w:p>
    <w:p w14:paraId="41035EFC" w14:textId="77777777" w:rsidR="00921C6B" w:rsidDel="00633260" w:rsidRDefault="00921C6B" w:rsidP="00921C6B">
      <w:pPr>
        <w:spacing w:line="360" w:lineRule="auto"/>
        <w:jc w:val="both"/>
        <w:rPr>
          <w:del w:id="54" w:author="Simon Thomsen" w:date="2022-12-31T15:58:00Z"/>
          <w:sz w:val="24"/>
          <w:szCs w:val="24"/>
        </w:rPr>
      </w:pPr>
      <w:r>
        <w:rPr>
          <w:sz w:val="24"/>
          <w:szCs w:val="24"/>
        </w:rPr>
        <w:t>On the other hand,</w:t>
      </w:r>
      <w:r w:rsidRPr="00AB3D2F">
        <w:rPr>
          <w:sz w:val="24"/>
          <w:szCs w:val="24"/>
        </w:rPr>
        <w:t xml:space="preserve"> </w:t>
      </w:r>
      <w:r w:rsidRPr="00AB3D2F">
        <w:rPr>
          <w:noProof/>
          <w:sz w:val="24"/>
          <w:szCs w:val="24"/>
        </w:rPr>
        <w:t>Andersen et al.</w:t>
      </w:r>
      <w:r>
        <w:rPr>
          <w:noProof/>
          <w:sz w:val="24"/>
          <w:szCs w:val="24"/>
        </w:rPr>
        <w:t xml:space="preserve"> </w:t>
      </w:r>
      <w:r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024C63">
        <w:rPr>
          <w:noProof/>
          <w:sz w:val="24"/>
          <w:szCs w:val="24"/>
        </w:rPr>
        <w:t>(2015)</w:t>
      </w:r>
      <w:r w:rsidRPr="00AB3D2F">
        <w:rPr>
          <w:sz w:val="24"/>
          <w:szCs w:val="24"/>
        </w:rPr>
        <w:fldChar w:fldCharType="end"/>
      </w:r>
      <w:r>
        <w:rPr>
          <w:sz w:val="24"/>
          <w:szCs w:val="24"/>
        </w:rPr>
        <w:t xml:space="preserve"> only</w:t>
      </w:r>
      <w:r w:rsidRPr="00AB3D2F">
        <w:rPr>
          <w:sz w:val="24"/>
          <w:szCs w:val="24"/>
        </w:rPr>
        <w:t xml:space="preserve"> presents three studies looking at the approach </w:t>
      </w:r>
      <w:r>
        <w:rPr>
          <w:sz w:val="24"/>
          <w:szCs w:val="24"/>
        </w:rPr>
        <w:t>rate</w:t>
      </w:r>
      <w:r w:rsidRPr="00AB3D2F">
        <w:rPr>
          <w:sz w:val="24"/>
          <w:szCs w:val="24"/>
        </w:rPr>
        <w:t xml:space="preserve"> when changing the level of income insurance, the two newest studies</w:t>
      </w:r>
      <w:r>
        <w:rPr>
          <w:sz w:val="24"/>
          <w:szCs w:val="24"/>
        </w:rPr>
        <w:t xml:space="preserve"> </w:t>
      </w:r>
      <w:r w:rsidRPr="00AB3D2F">
        <w:rPr>
          <w:noProof/>
          <w:sz w:val="24"/>
          <w:szCs w:val="24"/>
        </w:rPr>
        <w:t>Falch</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Pr="006A4C7A">
        <w:rPr>
          <w:noProof/>
          <w:sz w:val="24"/>
          <w:szCs w:val="24"/>
        </w:rPr>
        <w:t>(2015)</w:t>
      </w:r>
      <w:r w:rsidRPr="00AB3D2F">
        <w:rPr>
          <w:sz w:val="24"/>
          <w:szCs w:val="24"/>
        </w:rPr>
        <w:fldChar w:fldCharType="end"/>
      </w:r>
      <w:r>
        <w:rPr>
          <w:sz w:val="24"/>
          <w:szCs w:val="24"/>
        </w:rPr>
        <w:t>,</w:t>
      </w:r>
      <w:r w:rsidRPr="00AB3D2F">
        <w:rPr>
          <w:sz w:val="24"/>
          <w:szCs w:val="24"/>
        </w:rPr>
        <w:t xml:space="preserve"> and</w:t>
      </w:r>
      <w:r>
        <w:rPr>
          <w:sz w:val="24"/>
          <w:szCs w:val="24"/>
        </w:rPr>
        <w:t xml:space="preserve"> </w:t>
      </w:r>
      <w:r w:rsidRPr="00AB3D2F">
        <w:rPr>
          <w:noProof/>
          <w:sz w:val="24"/>
          <w:szCs w:val="24"/>
        </w:rPr>
        <w:t>Jurajda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Pr="00AB3D2F">
        <w:rPr>
          <w:sz w:val="24"/>
          <w:szCs w:val="24"/>
        </w:rPr>
        <w:fldChar w:fldCharType="separate"/>
      </w:r>
      <w:r w:rsidRPr="006A4C7A">
        <w:rPr>
          <w:noProof/>
          <w:sz w:val="24"/>
          <w:szCs w:val="24"/>
        </w:rPr>
        <w:t>(2002)</w:t>
      </w:r>
      <w:r w:rsidRPr="00AB3D2F">
        <w:rPr>
          <w:sz w:val="24"/>
          <w:szCs w:val="24"/>
        </w:rPr>
        <w:fldChar w:fldCharType="end"/>
      </w:r>
      <w:r w:rsidRPr="00AB3D2F">
        <w:rPr>
          <w:sz w:val="24"/>
          <w:szCs w:val="24"/>
        </w:rPr>
        <w:t xml:space="preserve"> finds no significant effects. </w:t>
      </w:r>
      <w:r w:rsidRPr="005A47A9">
        <w:rPr>
          <w:noProof/>
          <w:sz w:val="24"/>
          <w:szCs w:val="24"/>
        </w:rPr>
        <w:t>Andersen et al.</w:t>
      </w:r>
      <w:r>
        <w:rPr>
          <w:noProof/>
          <w:sz w:val="24"/>
          <w:szCs w:val="24"/>
        </w:rPr>
        <w:t xml:space="preserve"> </w:t>
      </w:r>
      <w:r>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Pr>
          <w:sz w:val="24"/>
          <w:szCs w:val="24"/>
        </w:rPr>
        <w:fldChar w:fldCharType="separate"/>
      </w:r>
      <w:r w:rsidRPr="00024C63">
        <w:rPr>
          <w:noProof/>
          <w:sz w:val="24"/>
          <w:szCs w:val="24"/>
        </w:rPr>
        <w:t>(2015)</w:t>
      </w:r>
      <w:r>
        <w:rPr>
          <w:sz w:val="24"/>
          <w:szCs w:val="24"/>
        </w:rPr>
        <w:fldChar w:fldCharType="end"/>
      </w:r>
      <w:r w:rsidRPr="00AB3D2F">
        <w:rPr>
          <w:sz w:val="24"/>
          <w:szCs w:val="24"/>
        </w:rPr>
        <w:t xml:space="preserve"> find that the only study showing significant effects is an older study by</w:t>
      </w:r>
      <w:r>
        <w:rPr>
          <w:sz w:val="24"/>
          <w:szCs w:val="24"/>
        </w:rPr>
        <w:t xml:space="preserve"> </w:t>
      </w:r>
      <w:r w:rsidRPr="00AB3D2F">
        <w:rPr>
          <w:noProof/>
          <w:sz w:val="24"/>
          <w:szCs w:val="24"/>
        </w:rPr>
        <w:t>Topel</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Pr="00AB3D2F">
        <w:rPr>
          <w:sz w:val="24"/>
          <w:szCs w:val="24"/>
        </w:rPr>
        <w:fldChar w:fldCharType="separate"/>
      </w:r>
      <w:r w:rsidRPr="006A4C7A">
        <w:rPr>
          <w:noProof/>
          <w:sz w:val="24"/>
          <w:szCs w:val="24"/>
        </w:rPr>
        <w:t>(1983)</w:t>
      </w:r>
      <w:r w:rsidRPr="00AB3D2F">
        <w:rPr>
          <w:sz w:val="24"/>
          <w:szCs w:val="24"/>
        </w:rPr>
        <w:fldChar w:fldCharType="end"/>
      </w:r>
      <w:r w:rsidRPr="00AB3D2F">
        <w:rPr>
          <w:sz w:val="24"/>
          <w:szCs w:val="24"/>
        </w:rPr>
        <w:t xml:space="preserve"> </w:t>
      </w:r>
      <w:r>
        <w:rPr>
          <w:sz w:val="24"/>
          <w:szCs w:val="24"/>
        </w:rPr>
        <w:t>using</w:t>
      </w:r>
      <w:r w:rsidRPr="00AB3D2F">
        <w:rPr>
          <w:sz w:val="24"/>
          <w:szCs w:val="24"/>
        </w:rPr>
        <w:t xml:space="preserve"> American retrospective data from 1975. This lack of empirical evidence </w:t>
      </w:r>
      <w:r>
        <w:rPr>
          <w:sz w:val="24"/>
          <w:szCs w:val="24"/>
        </w:rPr>
        <w:t>has led</w:t>
      </w:r>
      <w:r w:rsidRPr="00AB3D2F">
        <w:rPr>
          <w:sz w:val="24"/>
          <w:szCs w:val="24"/>
        </w:rPr>
        <w:t xml:space="preserve"> to the large </w:t>
      </w:r>
      <w:r>
        <w:rPr>
          <w:sz w:val="24"/>
          <w:szCs w:val="24"/>
        </w:rPr>
        <w:t>amount of</w:t>
      </w:r>
      <w:r w:rsidRPr="00AB3D2F">
        <w:rPr>
          <w:sz w:val="24"/>
          <w:szCs w:val="24"/>
        </w:rPr>
        <w:t xml:space="preserve"> </w:t>
      </w:r>
      <w:r>
        <w:rPr>
          <w:sz w:val="24"/>
          <w:szCs w:val="24"/>
        </w:rPr>
        <w:t xml:space="preserve">critic towards </w:t>
      </w:r>
      <w:r w:rsidRPr="00AB3D2F">
        <w:rPr>
          <w:sz w:val="24"/>
          <w:szCs w:val="24"/>
        </w:rPr>
        <w:t>the</w:t>
      </w:r>
      <w:r>
        <w:rPr>
          <w:sz w:val="24"/>
          <w:szCs w:val="24"/>
        </w:rPr>
        <w:t xml:space="preserve"> use of the</w:t>
      </w:r>
      <w:r w:rsidRPr="00AB3D2F">
        <w:rPr>
          <w:sz w:val="24"/>
          <w:szCs w:val="24"/>
        </w:rPr>
        <w:t xml:space="preserve"> approach </w:t>
      </w:r>
      <w:r>
        <w:rPr>
          <w:sz w:val="24"/>
          <w:szCs w:val="24"/>
        </w:rPr>
        <w:t>effect</w:t>
      </w:r>
      <w:r w:rsidRPr="00AB3D2F">
        <w:rPr>
          <w:sz w:val="24"/>
          <w:szCs w:val="24"/>
        </w:rPr>
        <w:t>.</w:t>
      </w:r>
      <w:del w:id="55" w:author="Simon Thomsen" w:date="2022-12-31T15:59:00Z">
        <w:r w:rsidRPr="00AB3D2F" w:rsidDel="00633260">
          <w:rPr>
            <w:sz w:val="24"/>
            <w:szCs w:val="24"/>
          </w:rPr>
          <w:delText xml:space="preserve"> </w:delText>
        </w:r>
      </w:del>
    </w:p>
    <w:p w14:paraId="6696CA89" w14:textId="77777777" w:rsidR="00921C6B" w:rsidRPr="00AB3D2F" w:rsidRDefault="00921C6B" w:rsidP="00F26AF6">
      <w:pPr>
        <w:spacing w:line="360" w:lineRule="auto"/>
        <w:jc w:val="both"/>
        <w:rPr>
          <w:sz w:val="24"/>
          <w:szCs w:val="24"/>
        </w:rPr>
      </w:pPr>
    </w:p>
    <w:p w14:paraId="706952A0" w14:textId="45202E60" w:rsidR="00F26AF6" w:rsidRDefault="00F26AF6" w:rsidP="009E354F">
      <w:pPr>
        <w:spacing w:line="360" w:lineRule="auto"/>
        <w:jc w:val="both"/>
        <w:rPr>
          <w:sz w:val="24"/>
          <w:szCs w:val="24"/>
        </w:rPr>
      </w:pPr>
      <w:moveFromRangeStart w:id="56" w:author="Simon Thomsen" w:date="2022-12-31T16:03:00Z" w:name="move123395015"/>
      <w:moveFrom w:id="57" w:author="Simon Thomsen" w:date="2022-12-31T16:03:00Z">
        <w:r w:rsidRPr="00DF372B" w:rsidDel="00830BF5">
          <w:rPr>
            <w:noProof/>
            <w:sz w:val="24"/>
            <w:szCs w:val="24"/>
          </w:rPr>
          <w:t>DØRS</w:t>
        </w:r>
        <w:r w:rsidDel="00830BF5">
          <w:rPr>
            <w:sz w:val="24"/>
            <w:szCs w:val="24"/>
          </w:rPr>
          <w:t xml:space="preserve"> </w:t>
        </w:r>
        <w:r w:rsidRPr="00AB3D2F" w:rsidDel="00830BF5">
          <w:rPr>
            <w:sz w:val="24"/>
            <w:szCs w:val="24"/>
          </w:rPr>
          <w:fldChar w:fldCharType="begin" w:fldLock="1"/>
        </w:r>
        <w:r w:rsidDel="00830BF5">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sidDel="00830BF5">
          <w:rPr>
            <w:sz w:val="24"/>
            <w:szCs w:val="24"/>
          </w:rPr>
          <w:fldChar w:fldCharType="separate"/>
        </w:r>
        <w:r w:rsidRPr="00024C63" w:rsidDel="00830BF5">
          <w:rPr>
            <w:noProof/>
            <w:sz w:val="24"/>
            <w:szCs w:val="24"/>
          </w:rPr>
          <w:t>(2022)</w:t>
        </w:r>
        <w:r w:rsidRPr="00AB3D2F" w:rsidDel="00830BF5">
          <w:rPr>
            <w:sz w:val="24"/>
            <w:szCs w:val="24"/>
          </w:rPr>
          <w:fldChar w:fldCharType="end"/>
        </w:r>
        <w:r w:rsidRPr="00AB3D2F" w:rsidDel="00830BF5">
          <w:rPr>
            <w:sz w:val="24"/>
            <w:szCs w:val="24"/>
          </w:rPr>
          <w:t xml:space="preserve"> </w:t>
        </w:r>
        <w:r w:rsidDel="00830BF5">
          <w:rPr>
            <w:sz w:val="24"/>
            <w:szCs w:val="24"/>
          </w:rPr>
          <w:t>a</w:t>
        </w:r>
        <w:r w:rsidRPr="00AB3D2F" w:rsidDel="00830BF5">
          <w:rPr>
            <w:sz w:val="24"/>
            <w:szCs w:val="24"/>
          </w:rPr>
          <w:t xml:space="preserve">rgues that there are missing empirical evidence for </w:t>
        </w:r>
        <w:r w:rsidR="00214990" w:rsidDel="00830BF5">
          <w:rPr>
            <w:sz w:val="24"/>
            <w:szCs w:val="24"/>
          </w:rPr>
          <w:t>important assumptions in the model.</w:t>
        </w:r>
        <w:r w:rsidRPr="00AB3D2F" w:rsidDel="00830BF5">
          <w:rPr>
            <w:sz w:val="24"/>
            <w:szCs w:val="24"/>
          </w:rPr>
          <w:t xml:space="preserve"> </w:t>
        </w:r>
      </w:moveFrom>
      <w:moveFromRangeEnd w:id="56"/>
      <w:del w:id="58" w:author="Simon Thomsen" w:date="2022-12-31T16:04:00Z">
        <w:r w:rsidDel="00372CE3">
          <w:rPr>
            <w:sz w:val="24"/>
            <w:szCs w:val="24"/>
          </w:rPr>
          <w:delText xml:space="preserve">Both </w:delText>
        </w:r>
      </w:del>
      <w:r w:rsidRPr="00F21B04">
        <w:rPr>
          <w:noProof/>
          <w:sz w:val="24"/>
          <w:szCs w:val="24"/>
        </w:rPr>
        <w:t>Jensen</w:t>
      </w:r>
      <w:r w:rsidRPr="00F21B04">
        <w:rPr>
          <w:sz w:val="24"/>
          <w:szCs w:val="24"/>
        </w:rPr>
        <w:t xml:space="preserve"> </w:t>
      </w:r>
      <w:r w:rsidRPr="00F21B04">
        <w:rPr>
          <w:sz w:val="24"/>
          <w:szCs w:val="24"/>
        </w:rPr>
        <w:fldChar w:fldCharType="begin" w:fldLock="1"/>
      </w:r>
      <w:r>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Pr="00F21B04">
        <w:rPr>
          <w:sz w:val="24"/>
          <w:szCs w:val="24"/>
        </w:rPr>
        <w:fldChar w:fldCharType="separate"/>
      </w:r>
      <w:r w:rsidRPr="00024C63">
        <w:rPr>
          <w:noProof/>
          <w:sz w:val="24"/>
          <w:szCs w:val="24"/>
        </w:rPr>
        <w:t>(2021)</w:t>
      </w:r>
      <w:r w:rsidRPr="00F21B04">
        <w:rPr>
          <w:sz w:val="24"/>
          <w:szCs w:val="24"/>
        </w:rPr>
        <w:fldChar w:fldCharType="end"/>
      </w:r>
      <w:r>
        <w:rPr>
          <w:sz w:val="24"/>
          <w:szCs w:val="24"/>
        </w:rPr>
        <w:t>,</w:t>
      </w:r>
      <w:r w:rsidRPr="00F21B04">
        <w:rPr>
          <w:sz w:val="24"/>
          <w:szCs w:val="24"/>
        </w:rPr>
        <w:t xml:space="preserve"> </w:t>
      </w:r>
      <w:r>
        <w:rPr>
          <w:sz w:val="24"/>
          <w:szCs w:val="24"/>
        </w:rPr>
        <w:t xml:space="preserve">and </w:t>
      </w:r>
      <w:del w:id="59" w:author="Simon Thomsen" w:date="2023-01-02T10:41:00Z">
        <w:r w:rsidRPr="008C2EAA" w:rsidDel="001828DE">
          <w:rPr>
            <w:noProof/>
            <w:sz w:val="24"/>
            <w:szCs w:val="24"/>
          </w:rPr>
          <w:delText>Aastrup</w:delText>
        </w:r>
        <w:r w:rsidDel="001828DE">
          <w:rPr>
            <w:sz w:val="24"/>
            <w:szCs w:val="24"/>
          </w:rPr>
          <w:delText xml:space="preserve"> </w:delText>
        </w:r>
      </w:del>
      <w:ins w:id="60" w:author="Simon Thomsen" w:date="2023-01-02T10:41:00Z">
        <w:r w:rsidR="001828DE">
          <w:rPr>
            <w:noProof/>
            <w:sz w:val="24"/>
            <w:szCs w:val="24"/>
          </w:rPr>
          <w:t>Risgaard</w:t>
        </w:r>
        <w:r w:rsidR="001828DE">
          <w:rPr>
            <w:sz w:val="24"/>
            <w:szCs w:val="24"/>
          </w:rPr>
          <w:t xml:space="preserve"> </w:t>
        </w:r>
      </w:ins>
      <w:r>
        <w:rPr>
          <w:sz w:val="24"/>
          <w:szCs w:val="24"/>
        </w:rPr>
        <w:fldChar w:fldCharType="begin" w:fldLock="1"/>
      </w:r>
      <w:r w:rsidR="001828DE">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lønmodtagerne","type":"article-journal"},"suppress-author":1,"uris":["http://www.mendeley.com/documents/?uuid=ce253304-2c7c-476c-a58c-023352fcd508"]}],"mendeley":{"formattedCitation":"(2021)","plainTextFormattedCitation":"(2021)","previouslyFormattedCitation":"(Risgaard, 2021)"},"properties":{"noteIndex":0},"schema":"https://github.com/citation-style-language/schema/raw/master/csl-citation.json"}</w:instrText>
      </w:r>
      <w:r>
        <w:rPr>
          <w:sz w:val="24"/>
          <w:szCs w:val="24"/>
        </w:rPr>
        <w:fldChar w:fldCharType="separate"/>
      </w:r>
      <w:r w:rsidR="001828DE" w:rsidRPr="001828DE">
        <w:rPr>
          <w:noProof/>
          <w:sz w:val="24"/>
          <w:szCs w:val="24"/>
        </w:rPr>
        <w:t>(2021)</w:t>
      </w:r>
      <w:r>
        <w:rPr>
          <w:sz w:val="24"/>
          <w:szCs w:val="24"/>
        </w:rPr>
        <w:fldChar w:fldCharType="end"/>
      </w:r>
      <w:ins w:id="61" w:author="Simon Thomsen" w:date="2022-12-31T16:04:00Z">
        <w:r w:rsidR="00372CE3">
          <w:rPr>
            <w:sz w:val="24"/>
            <w:szCs w:val="24"/>
          </w:rPr>
          <w:t xml:space="preserve"> all</w:t>
        </w:r>
      </w:ins>
      <w:r>
        <w:rPr>
          <w:sz w:val="24"/>
          <w:szCs w:val="24"/>
        </w:rPr>
        <w:t xml:space="preserve"> </w:t>
      </w:r>
      <w:r w:rsidRPr="00F21B04">
        <w:rPr>
          <w:sz w:val="24"/>
          <w:szCs w:val="24"/>
        </w:rPr>
        <w:t>a</w:t>
      </w:r>
      <w:r w:rsidRPr="00AB3D2F">
        <w:rPr>
          <w:sz w:val="24"/>
          <w:szCs w:val="24"/>
        </w:rPr>
        <w:t>rgue</w:t>
      </w:r>
      <w:del w:id="62" w:author="Simon Thomsen" w:date="2022-12-31T16:04:00Z">
        <w:r w:rsidRPr="00AB3D2F" w:rsidDel="00372CE3">
          <w:rPr>
            <w:sz w:val="24"/>
            <w:szCs w:val="24"/>
          </w:rPr>
          <w:delText>s</w:delText>
        </w:r>
      </w:del>
      <w:r w:rsidRPr="00AB3D2F">
        <w:rPr>
          <w:sz w:val="24"/>
          <w:szCs w:val="24"/>
        </w:rPr>
        <w:t xml:space="preserve"> that the behavioral effects used to estimat</w:t>
      </w:r>
      <w:r w:rsidR="009E354F">
        <w:rPr>
          <w:sz w:val="24"/>
          <w:szCs w:val="24"/>
        </w:rPr>
        <w:t>e</w:t>
      </w:r>
      <w:r w:rsidRPr="00AB3D2F">
        <w:rPr>
          <w:sz w:val="24"/>
          <w:szCs w:val="24"/>
        </w:rPr>
        <w:t xml:space="preserve"> the costs of an increase in the level of income insurance is </w:t>
      </w:r>
      <w:r w:rsidR="009E354F" w:rsidRPr="00AB3D2F">
        <w:rPr>
          <w:sz w:val="24"/>
          <w:szCs w:val="24"/>
        </w:rPr>
        <w:t>misleading</w:t>
      </w:r>
      <w:ins w:id="63" w:author="Simon Thomsen" w:date="2022-12-31T16:05:00Z">
        <w:r w:rsidR="0094123E">
          <w:rPr>
            <w:sz w:val="24"/>
            <w:szCs w:val="24"/>
          </w:rPr>
          <w:t xml:space="preserve"> due to the inclusion of the approach rate</w:t>
        </w:r>
      </w:ins>
      <w:r w:rsidR="00EF1B46">
        <w:rPr>
          <w:sz w:val="24"/>
          <w:szCs w:val="24"/>
        </w:rPr>
        <w:t xml:space="preserve">, and </w:t>
      </w:r>
      <w:r w:rsidRPr="00AB3D2F">
        <w:rPr>
          <w:sz w:val="24"/>
          <w:szCs w:val="24"/>
        </w:rPr>
        <w:t xml:space="preserve">the IS-commission is </w:t>
      </w:r>
      <w:r w:rsidR="00EF1B46">
        <w:rPr>
          <w:sz w:val="24"/>
          <w:szCs w:val="24"/>
        </w:rPr>
        <w:t xml:space="preserve">therefore </w:t>
      </w:r>
      <w:r w:rsidRPr="00AB3D2F">
        <w:rPr>
          <w:sz w:val="24"/>
          <w:szCs w:val="24"/>
        </w:rPr>
        <w:t>overstating th</w:t>
      </w:r>
      <w:ins w:id="64" w:author="Simon Thomsen" w:date="2022-12-31T16:06:00Z">
        <w:r w:rsidR="00E20E25">
          <w:rPr>
            <w:sz w:val="24"/>
            <w:szCs w:val="24"/>
          </w:rPr>
          <w:t>e</w:t>
        </w:r>
        <w:r w:rsidR="00E34991">
          <w:rPr>
            <w:sz w:val="24"/>
            <w:szCs w:val="24"/>
          </w:rPr>
          <w:t xml:space="preserve"> </w:t>
        </w:r>
      </w:ins>
      <w:del w:id="65" w:author="Simon Thomsen" w:date="2022-12-31T16:06:00Z">
        <w:r w:rsidRPr="00AB3D2F" w:rsidDel="00E20E25">
          <w:rPr>
            <w:sz w:val="24"/>
            <w:szCs w:val="24"/>
          </w:rPr>
          <w:delText>e</w:delText>
        </w:r>
      </w:del>
      <w:del w:id="66" w:author="Simon Thomsen" w:date="2022-12-31T16:05:00Z">
        <w:r w:rsidRPr="00AB3D2F" w:rsidDel="0094123E">
          <w:rPr>
            <w:sz w:val="24"/>
            <w:szCs w:val="24"/>
          </w:rPr>
          <w:delText xml:space="preserve"> </w:delText>
        </w:r>
      </w:del>
      <w:ins w:id="67" w:author="Simon Thomsen" w:date="2022-12-31T16:05:00Z">
        <w:r w:rsidR="0094123E">
          <w:rPr>
            <w:sz w:val="24"/>
            <w:szCs w:val="24"/>
          </w:rPr>
          <w:t xml:space="preserve">costs of increasing the </w:t>
        </w:r>
      </w:ins>
      <w:ins w:id="68" w:author="Simon Thomsen" w:date="2022-12-31T16:06:00Z">
        <w:r w:rsidR="00E34991">
          <w:rPr>
            <w:sz w:val="24"/>
            <w:szCs w:val="24"/>
          </w:rPr>
          <w:t xml:space="preserve">level of </w:t>
        </w:r>
      </w:ins>
      <w:ins w:id="69" w:author="Simon Thomsen" w:date="2022-12-31T16:05:00Z">
        <w:r w:rsidR="00E20E25">
          <w:rPr>
            <w:sz w:val="24"/>
            <w:szCs w:val="24"/>
          </w:rPr>
          <w:t>income insurance.</w:t>
        </w:r>
      </w:ins>
      <w:del w:id="70" w:author="Simon Thomsen" w:date="2022-12-31T16:05:00Z">
        <w:r w:rsidRPr="00AB3D2F" w:rsidDel="0094123E">
          <w:rPr>
            <w:sz w:val="24"/>
            <w:szCs w:val="24"/>
          </w:rPr>
          <w:delText>approach effects</w:delText>
        </w:r>
      </w:del>
      <w:r>
        <w:rPr>
          <w:sz w:val="24"/>
          <w:szCs w:val="24"/>
        </w:rPr>
        <w:t xml:space="preserve">. </w:t>
      </w:r>
      <w:r w:rsidRPr="00024C63">
        <w:rPr>
          <w:noProof/>
          <w:sz w:val="24"/>
          <w:szCs w:val="24"/>
        </w:rPr>
        <w:t>The IS-Commission</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Pr="00AB3D2F">
        <w:rPr>
          <w:sz w:val="24"/>
          <w:szCs w:val="24"/>
        </w:rPr>
        <w:fldChar w:fldCharType="separate"/>
      </w:r>
      <w:r w:rsidRPr="006E69D0">
        <w:rPr>
          <w:noProof/>
          <w:sz w:val="24"/>
          <w:szCs w:val="24"/>
        </w:rPr>
        <w:t>(2015b)</w:t>
      </w:r>
      <w:r w:rsidRPr="00AB3D2F">
        <w:rPr>
          <w:sz w:val="24"/>
          <w:szCs w:val="24"/>
        </w:rPr>
        <w:fldChar w:fldCharType="end"/>
      </w:r>
      <w:r w:rsidRPr="00AB3D2F">
        <w:rPr>
          <w:sz w:val="24"/>
          <w:szCs w:val="24"/>
        </w:rPr>
        <w:t xml:space="preserve"> also themselves </w:t>
      </w:r>
      <w:r>
        <w:rPr>
          <w:sz w:val="24"/>
          <w:szCs w:val="24"/>
        </w:rPr>
        <w:t>mention</w:t>
      </w:r>
      <w:r w:rsidRPr="00AB3D2F">
        <w:rPr>
          <w:sz w:val="24"/>
          <w:szCs w:val="24"/>
        </w:rPr>
        <w:t xml:space="preserve"> that there is very low empirical evidence for this effect even existing.</w:t>
      </w:r>
      <w:r w:rsidRPr="00AB3D2F">
        <w:rPr>
          <w:sz w:val="24"/>
          <w:szCs w:val="24"/>
        </w:rPr>
        <w:br/>
      </w:r>
      <w:commentRangeStart w:id="71"/>
      <w:commentRangeStart w:id="72"/>
      <w:commentRangeStart w:id="73"/>
      <w:del w:id="74" w:author="Simon Thomsen" w:date="2023-01-02T10:41:00Z">
        <w:r w:rsidRPr="00DF372B" w:rsidDel="001828DE">
          <w:rPr>
            <w:noProof/>
            <w:sz w:val="24"/>
            <w:szCs w:val="24"/>
          </w:rPr>
          <w:delText>Risgaard</w:delText>
        </w:r>
      </w:del>
      <w:ins w:id="75" w:author="Simon Thomsen" w:date="2023-01-02T10:41:00Z">
        <w:r w:rsidR="001828DE" w:rsidRPr="001828DE">
          <w:rPr>
            <w:noProof/>
            <w:sz w:val="24"/>
            <w:szCs w:val="24"/>
          </w:rPr>
          <w:t>Aastrup</w:t>
        </w:r>
        <w:r w:rsidR="001828DE">
          <w:rPr>
            <w:noProof/>
            <w:sz w:val="24"/>
            <w:szCs w:val="24"/>
          </w:rPr>
          <w:t xml:space="preserve"> </w:t>
        </w:r>
      </w:ins>
      <w:del w:id="76" w:author="Simon Thomsen" w:date="2023-01-02T10:41:00Z">
        <w:r w:rsidRPr="00AB3D2F" w:rsidDel="001828DE">
          <w:rPr>
            <w:sz w:val="24"/>
            <w:szCs w:val="24"/>
          </w:rPr>
          <w:delText xml:space="preserve"> </w:delText>
        </w:r>
      </w:del>
      <w:r w:rsidRPr="00AB3D2F">
        <w:rPr>
          <w:sz w:val="24"/>
          <w:szCs w:val="24"/>
        </w:rPr>
        <w:fldChar w:fldCharType="begin" w:fldLock="1"/>
      </w:r>
      <w:r w:rsidR="001828DE">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001828DE" w:rsidRPr="001828DE">
        <w:rPr>
          <w:noProof/>
          <w:sz w:val="24"/>
          <w:szCs w:val="24"/>
        </w:rPr>
        <w:t>(2018)</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71"/>
      <w:r>
        <w:rPr>
          <w:rStyle w:val="Kommentarhenvisning"/>
        </w:rPr>
        <w:commentReference w:id="71"/>
      </w:r>
      <w:commentRangeEnd w:id="72"/>
      <w:r>
        <w:rPr>
          <w:rStyle w:val="Kommentarhenvisning"/>
        </w:rPr>
        <w:commentReference w:id="72"/>
      </w:r>
      <w:commentRangeEnd w:id="73"/>
      <w:r w:rsidR="003373FF">
        <w:rPr>
          <w:rStyle w:val="Kommentarhenvisning"/>
        </w:rPr>
        <w:commentReference w:id="73"/>
      </w:r>
    </w:p>
    <w:p w14:paraId="1393B831" w14:textId="3D74C606" w:rsidR="00F26AF6" w:rsidRPr="00AB3D2F" w:rsidRDefault="00830BF5" w:rsidP="00F26AF6">
      <w:pPr>
        <w:spacing w:line="360" w:lineRule="auto"/>
        <w:jc w:val="both"/>
        <w:rPr>
          <w:sz w:val="24"/>
          <w:szCs w:val="24"/>
        </w:rPr>
      </w:pPr>
      <w:moveToRangeStart w:id="77" w:author="Simon Thomsen" w:date="2022-12-31T16:03:00Z" w:name="move123395015"/>
      <w:moveTo w:id="78" w:author="Simon Thomsen" w:date="2022-12-31T16:03:00Z">
        <w:r w:rsidRPr="00DF372B">
          <w:rPr>
            <w:noProof/>
            <w:sz w:val="24"/>
            <w:szCs w:val="24"/>
          </w:rPr>
          <w:t>DØRS</w:t>
        </w:r>
        <w:r>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024C63">
          <w:rPr>
            <w:noProof/>
            <w:sz w:val="24"/>
            <w:szCs w:val="24"/>
          </w:rPr>
          <w:t>(2022)</w:t>
        </w:r>
        <w:r w:rsidRPr="00AB3D2F">
          <w:rPr>
            <w:sz w:val="24"/>
            <w:szCs w:val="24"/>
          </w:rPr>
          <w:fldChar w:fldCharType="end"/>
        </w:r>
        <w:r w:rsidRPr="00AB3D2F">
          <w:rPr>
            <w:sz w:val="24"/>
            <w:szCs w:val="24"/>
          </w:rPr>
          <w:t xml:space="preserve"> </w:t>
        </w:r>
        <w:r>
          <w:rPr>
            <w:sz w:val="24"/>
            <w:szCs w:val="24"/>
          </w:rPr>
          <w:t>a</w:t>
        </w:r>
        <w:r w:rsidRPr="00AB3D2F">
          <w:rPr>
            <w:sz w:val="24"/>
            <w:szCs w:val="24"/>
          </w:rPr>
          <w:t xml:space="preserve">rgues that </w:t>
        </w:r>
      </w:moveTo>
      <w:ins w:id="79" w:author="Simon Thomsen" w:date="2022-12-31T16:03:00Z">
        <w:r w:rsidR="00563F62">
          <w:rPr>
            <w:sz w:val="24"/>
            <w:szCs w:val="24"/>
          </w:rPr>
          <w:t xml:space="preserve">the </w:t>
        </w:r>
        <w:proofErr w:type="spellStart"/>
        <w:r w:rsidR="00563F62">
          <w:rPr>
            <w:sz w:val="24"/>
            <w:szCs w:val="24"/>
          </w:rPr>
          <w:t>inclution</w:t>
        </w:r>
        <w:proofErr w:type="spellEnd"/>
        <w:r w:rsidR="00563F62">
          <w:rPr>
            <w:sz w:val="24"/>
            <w:szCs w:val="24"/>
          </w:rPr>
          <w:t xml:space="preserve"> of the approach rate leads to</w:t>
        </w:r>
      </w:ins>
      <w:moveTo w:id="80" w:author="Simon Thomsen" w:date="2022-12-31T16:03:00Z">
        <w:del w:id="81" w:author="Simon Thomsen" w:date="2022-12-31T16:03:00Z">
          <w:r w:rsidRPr="00AB3D2F" w:rsidDel="00563F62">
            <w:rPr>
              <w:sz w:val="24"/>
              <w:szCs w:val="24"/>
            </w:rPr>
            <w:delText>there are</w:delText>
          </w:r>
        </w:del>
        <w:r w:rsidRPr="00AB3D2F">
          <w:rPr>
            <w:sz w:val="24"/>
            <w:szCs w:val="24"/>
          </w:rPr>
          <w:t xml:space="preserve"> missing empirical evidence for </w:t>
        </w:r>
        <w:r>
          <w:rPr>
            <w:sz w:val="24"/>
            <w:szCs w:val="24"/>
          </w:rPr>
          <w:t>important assumptions in the model.</w:t>
        </w:r>
        <w:r w:rsidRPr="00AB3D2F">
          <w:rPr>
            <w:sz w:val="24"/>
            <w:szCs w:val="24"/>
          </w:rPr>
          <w:t xml:space="preserve"> </w:t>
        </w:r>
      </w:moveTo>
      <w:moveToRangeEnd w:id="77"/>
      <w:r w:rsidR="00EF1B46">
        <w:rPr>
          <w:sz w:val="24"/>
          <w:szCs w:val="24"/>
        </w:rPr>
        <w:t>Furthermore,</w:t>
      </w:r>
      <w:ins w:id="82" w:author="Simon Thomsen" w:date="2022-12-31T16:04:00Z">
        <w:r w:rsidR="00372CE3">
          <w:rPr>
            <w:sz w:val="24"/>
            <w:szCs w:val="24"/>
          </w:rPr>
          <w:t xml:space="preserve"> they</w:t>
        </w:r>
      </w:ins>
      <w:del w:id="83" w:author="Simon Thomsen" w:date="2022-12-31T16:04:00Z">
        <w:r w:rsidR="00EF1B46" w:rsidDel="00372CE3">
          <w:rPr>
            <w:sz w:val="24"/>
            <w:szCs w:val="24"/>
          </w:rPr>
          <w:delText xml:space="preserve"> </w:delText>
        </w:r>
        <w:r w:rsidR="00F26AF6" w:rsidRPr="00DF372B" w:rsidDel="00372CE3">
          <w:rPr>
            <w:noProof/>
            <w:sz w:val="24"/>
            <w:szCs w:val="24"/>
          </w:rPr>
          <w:delText>DØRS</w:delText>
        </w:r>
        <w:r w:rsidR="00F26AF6" w:rsidRPr="00AB3D2F" w:rsidDel="00372CE3">
          <w:rPr>
            <w:sz w:val="24"/>
            <w:szCs w:val="24"/>
          </w:rPr>
          <w:delText xml:space="preserve"> </w:delText>
        </w:r>
        <w:r w:rsidR="00F26AF6" w:rsidRPr="00AB3D2F" w:rsidDel="00372CE3">
          <w:rPr>
            <w:sz w:val="24"/>
            <w:szCs w:val="24"/>
          </w:rPr>
          <w:fldChar w:fldCharType="begin" w:fldLock="1"/>
        </w:r>
        <w:r w:rsidR="00F26AF6" w:rsidDel="00372CE3">
          <w:rPr>
            <w:sz w:val="24"/>
            <w:szCs w:val="24"/>
          </w:rPr>
          <w:del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delInstrText>
        </w:r>
        <w:r w:rsidR="00F26AF6" w:rsidRPr="00AB3D2F" w:rsidDel="00372CE3">
          <w:rPr>
            <w:sz w:val="24"/>
            <w:szCs w:val="24"/>
          </w:rPr>
          <w:fldChar w:fldCharType="separate"/>
        </w:r>
        <w:r w:rsidR="00F26AF6" w:rsidRPr="00024C63" w:rsidDel="00372CE3">
          <w:rPr>
            <w:noProof/>
            <w:sz w:val="24"/>
            <w:szCs w:val="24"/>
          </w:rPr>
          <w:delText>(2022)</w:delText>
        </w:r>
        <w:r w:rsidR="00F26AF6" w:rsidRPr="00AB3D2F" w:rsidDel="00372CE3">
          <w:rPr>
            <w:sz w:val="24"/>
            <w:szCs w:val="24"/>
          </w:rPr>
          <w:fldChar w:fldCharType="end"/>
        </w:r>
      </w:del>
      <w:r w:rsidR="00F26AF6" w:rsidRPr="00AB3D2F">
        <w:rPr>
          <w:sz w:val="24"/>
          <w:szCs w:val="24"/>
        </w:rPr>
        <w:t xml:space="preserve"> </w:t>
      </w:r>
      <w:r w:rsidR="00EF1B46">
        <w:rPr>
          <w:sz w:val="24"/>
          <w:szCs w:val="24"/>
        </w:rPr>
        <w:t xml:space="preserve">also </w:t>
      </w:r>
      <w:r w:rsidR="00F26AF6" w:rsidRPr="00AB3D2F">
        <w:rPr>
          <w:sz w:val="24"/>
          <w:szCs w:val="24"/>
        </w:rPr>
        <w:t>conclude</w:t>
      </w:r>
      <w:del w:id="84" w:author="Simon Thomsen" w:date="2022-12-31T16:04:00Z">
        <w:r w:rsidR="00F26AF6" w:rsidRPr="00AB3D2F" w:rsidDel="00372CE3">
          <w:rPr>
            <w:sz w:val="24"/>
            <w:szCs w:val="24"/>
          </w:rPr>
          <w:delText>s</w:delText>
        </w:r>
      </w:del>
      <w:r w:rsidR="00F26AF6" w:rsidRPr="00AB3D2F">
        <w:rPr>
          <w:sz w:val="24"/>
          <w:szCs w:val="24"/>
        </w:rPr>
        <w:t xml:space="preserve"> that </w:t>
      </w:r>
      <w:r w:rsidR="00EF1B46">
        <w:rPr>
          <w:sz w:val="24"/>
          <w:szCs w:val="24"/>
        </w:rPr>
        <w:t>in</w:t>
      </w:r>
      <w:r w:rsidR="00F26AF6" w:rsidRPr="00AB3D2F">
        <w:rPr>
          <w:sz w:val="24"/>
          <w:szCs w:val="24"/>
        </w:rPr>
        <w:t xml:space="preserve"> new</w:t>
      </w:r>
      <w:r w:rsidR="00EF1B46">
        <w:rPr>
          <w:sz w:val="24"/>
          <w:szCs w:val="24"/>
        </w:rPr>
        <w:t>er</w:t>
      </w:r>
      <w:r w:rsidR="00F26AF6" w:rsidRPr="00AB3D2F">
        <w:rPr>
          <w:sz w:val="24"/>
          <w:szCs w:val="24"/>
        </w:rPr>
        <w:t xml:space="preserve"> literature</w:t>
      </w:r>
      <w:r w:rsidR="00EF1B46">
        <w:rPr>
          <w:sz w:val="24"/>
          <w:szCs w:val="24"/>
        </w:rPr>
        <w:t>,</w:t>
      </w:r>
      <w:r w:rsidR="00F26AF6" w:rsidRPr="00AB3D2F">
        <w:rPr>
          <w:sz w:val="24"/>
          <w:szCs w:val="24"/>
        </w:rPr>
        <w:t xml:space="preserve"> the estimate of the approach </w:t>
      </w:r>
      <w:r w:rsidR="00F26AF6">
        <w:rPr>
          <w:sz w:val="24"/>
          <w:szCs w:val="24"/>
        </w:rPr>
        <w:t>rate</w:t>
      </w:r>
      <w:r w:rsidR="00F26AF6" w:rsidRPr="00AB3D2F">
        <w:rPr>
          <w:sz w:val="24"/>
          <w:szCs w:val="24"/>
        </w:rPr>
        <w:t xml:space="preserve"> given by the IS-commission</w:t>
      </w:r>
      <w:r w:rsidR="00F26AF6">
        <w:rPr>
          <w:sz w:val="24"/>
          <w:szCs w:val="24"/>
        </w:rPr>
        <w:t>,</w:t>
      </w:r>
      <w:r w:rsidR="00F26AF6" w:rsidRPr="00AB3D2F">
        <w:rPr>
          <w:sz w:val="24"/>
          <w:szCs w:val="24"/>
        </w:rPr>
        <w:t xml:space="preserve"> is over</w:t>
      </w:r>
      <w:r w:rsidR="00EF1B46">
        <w:rPr>
          <w:sz w:val="24"/>
          <w:szCs w:val="24"/>
        </w:rPr>
        <w:t>estimat</w:t>
      </w:r>
      <w:r w:rsidR="00BF2195">
        <w:rPr>
          <w:sz w:val="24"/>
          <w:szCs w:val="24"/>
        </w:rPr>
        <w:t>ing</w:t>
      </w:r>
      <w:r w:rsidR="00F26AF6" w:rsidRPr="00AB3D2F">
        <w:rPr>
          <w:sz w:val="24"/>
          <w:szCs w:val="24"/>
        </w:rPr>
        <w:t xml:space="preserve"> the negative effect that the approach </w:t>
      </w:r>
      <w:r w:rsidR="00F26AF6">
        <w:rPr>
          <w:sz w:val="24"/>
          <w:szCs w:val="24"/>
        </w:rPr>
        <w:t>rate</w:t>
      </w:r>
      <w:r w:rsidR="00F26AF6" w:rsidRPr="00AB3D2F">
        <w:rPr>
          <w:sz w:val="24"/>
          <w:szCs w:val="24"/>
        </w:rPr>
        <w:t xml:space="preserve"> has on employment.</w:t>
      </w:r>
      <w:del w:id="85" w:author="Simon Thomsen" w:date="2022-12-31T16:04:00Z">
        <w:r w:rsidR="00F26AF6" w:rsidRPr="00AB3D2F" w:rsidDel="00372CE3">
          <w:rPr>
            <w:sz w:val="24"/>
            <w:szCs w:val="24"/>
          </w:rPr>
          <w:delText xml:space="preserve"> .</w:delText>
        </w:r>
      </w:del>
      <w:r w:rsidR="00F26AF6" w:rsidRPr="00AB3D2F">
        <w:rPr>
          <w:sz w:val="24"/>
          <w:szCs w:val="24"/>
        </w:rPr>
        <w:t xml:space="preserve"> </w:t>
      </w:r>
    </w:p>
    <w:p w14:paraId="1AC3B38A" w14:textId="60EFDE83" w:rsidR="00F26AF6" w:rsidRPr="00BF1D8A" w:rsidRDefault="00EF1B46" w:rsidP="008B1B99">
      <w:pPr>
        <w:spacing w:line="360" w:lineRule="auto"/>
        <w:jc w:val="both"/>
        <w:rPr>
          <w:sz w:val="24"/>
          <w:szCs w:val="24"/>
        </w:rPr>
      </w:pPr>
      <w:r>
        <w:rPr>
          <w:sz w:val="24"/>
          <w:szCs w:val="24"/>
        </w:rPr>
        <w:t>To sum up ….</w:t>
      </w:r>
    </w:p>
    <w:p w14:paraId="625E1022" w14:textId="765F3C24" w:rsidR="00C30065" w:rsidRDefault="007F31FE" w:rsidP="008B1B99">
      <w:pPr>
        <w:pStyle w:val="Overskrift1"/>
        <w:jc w:val="both"/>
      </w:pPr>
      <w:bookmarkStart w:id="86" w:name="_Ref119913428"/>
      <w:r>
        <w:t xml:space="preserve">Section </w:t>
      </w:r>
      <w:r w:rsidR="009E354F">
        <w:t>3</w:t>
      </w:r>
      <w:r>
        <w:t>: Lit</w:t>
      </w:r>
      <w:r w:rsidR="00BF1D8A">
        <w:t>erature</w:t>
      </w:r>
      <w:r>
        <w:t xml:space="preserve"> review</w:t>
      </w:r>
      <w:bookmarkEnd w:id="86"/>
    </w:p>
    <w:p w14:paraId="3D6E0714" w14:textId="41125D49" w:rsidR="00C30065" w:rsidRDefault="00C30065" w:rsidP="008B1B99">
      <w:pPr>
        <w:jc w:val="both"/>
      </w:pPr>
    </w:p>
    <w:p w14:paraId="78919D3F" w14:textId="5EBD8363" w:rsidR="00C30065" w:rsidRPr="00AB3D2F" w:rsidRDefault="00C30065" w:rsidP="008B1B99">
      <w:pPr>
        <w:spacing w:line="360" w:lineRule="auto"/>
        <w:jc w:val="both"/>
        <w:rPr>
          <w:sz w:val="24"/>
          <w:szCs w:val="24"/>
        </w:rPr>
      </w:pPr>
      <w:r w:rsidRPr="00AB3D2F">
        <w:rPr>
          <w:sz w:val="24"/>
          <w:szCs w:val="24"/>
        </w:rPr>
        <w:lastRenderedPageBreak/>
        <w:t xml:space="preserve">In the later years there has been a large amount of literature </w:t>
      </w:r>
      <w:r w:rsidR="00E255CD">
        <w:rPr>
          <w:sz w:val="24"/>
          <w:szCs w:val="24"/>
        </w:rPr>
        <w:t>discussing</w:t>
      </w:r>
      <w:r w:rsidR="00E255CD" w:rsidRPr="00AB3D2F">
        <w:rPr>
          <w:sz w:val="24"/>
          <w:szCs w:val="24"/>
        </w:rPr>
        <w:t xml:space="preserve"> </w:t>
      </w:r>
      <w:r w:rsidRPr="00AB3D2F">
        <w:rPr>
          <w:sz w:val="24"/>
          <w:szCs w:val="24"/>
        </w:rPr>
        <w:t>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41E618AB" w14:textId="4A497AD0" w:rsidR="00D75C29" w:rsidRPr="00AB3D2F" w:rsidRDefault="00492AEB" w:rsidP="008B1B99">
      <w:pPr>
        <w:spacing w:line="360" w:lineRule="auto"/>
        <w:jc w:val="both"/>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Pr>
          <w:sz w:val="24"/>
          <w:szCs w:val="24"/>
        </w:rPr>
        <w:t xml:space="preserve">The </w:t>
      </w:r>
      <w:r w:rsidR="001814F6">
        <w:rPr>
          <w:sz w:val="24"/>
          <w:szCs w:val="24"/>
        </w:rPr>
        <w:t>E</w:t>
      </w:r>
      <w:r>
        <w:rPr>
          <w:sz w:val="24"/>
          <w:szCs w:val="24"/>
        </w:rPr>
        <w:t xml:space="preserve">conomic </w:t>
      </w:r>
      <w:r w:rsidR="001814F6">
        <w:rPr>
          <w:sz w:val="24"/>
          <w:szCs w:val="24"/>
        </w:rPr>
        <w:t>c</w:t>
      </w:r>
      <w:r>
        <w:rPr>
          <w:sz w:val="24"/>
          <w:szCs w:val="24"/>
        </w:rPr>
        <w:t>ouncil of Denmark</w:t>
      </w:r>
      <w:r w:rsidR="004241ED">
        <w:rPr>
          <w:sz w:val="24"/>
          <w:szCs w:val="24"/>
        </w:rPr>
        <w:t>,</w:t>
      </w:r>
      <w:r>
        <w:rPr>
          <w:sz w:val="24"/>
          <w:szCs w:val="24"/>
        </w:rPr>
        <w:t xml:space="preserve"> </w:t>
      </w:r>
      <w:r w:rsidR="001814F6">
        <w:rPr>
          <w:sz w:val="24"/>
          <w:szCs w:val="24"/>
        </w:rPr>
        <w:t>DØRS</w:t>
      </w:r>
      <w:r w:rsidR="001814F6" w:rsidRPr="00AB3D2F">
        <w:rPr>
          <w:sz w:val="24"/>
          <w:szCs w:val="24"/>
        </w:rPr>
        <w:t xml:space="preserve"> </w:t>
      </w:r>
      <w:r w:rsidR="001814F6" w:rsidRPr="00AB3D2F">
        <w:rPr>
          <w:sz w:val="24"/>
          <w:szCs w:val="24"/>
        </w:rPr>
        <w:fldChar w:fldCharType="begin" w:fldLock="1"/>
      </w:r>
      <w:r w:rsidR="001814F6">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1814F6" w:rsidRPr="00AB3D2F">
        <w:rPr>
          <w:sz w:val="24"/>
          <w:szCs w:val="24"/>
        </w:rPr>
        <w:fldChar w:fldCharType="separate"/>
      </w:r>
      <w:r w:rsidR="001814F6" w:rsidRPr="00492AEB">
        <w:rPr>
          <w:noProof/>
          <w:sz w:val="24"/>
          <w:szCs w:val="24"/>
        </w:rPr>
        <w:t>(2022)</w:t>
      </w:r>
      <w:r w:rsidR="001814F6" w:rsidRPr="00AB3D2F">
        <w:rPr>
          <w:sz w:val="24"/>
          <w:szCs w:val="24"/>
        </w:rPr>
        <w:fldChar w:fldCharType="end"/>
      </w:r>
      <w:r w:rsidR="004241ED">
        <w:rPr>
          <w:sz w:val="24"/>
          <w:szCs w:val="24"/>
        </w:rPr>
        <w:t>,</w:t>
      </w:r>
      <w:r w:rsidR="001814F6" w:rsidRPr="00AB3D2F">
        <w:rPr>
          <w:sz w:val="24"/>
          <w:szCs w:val="24"/>
        </w:rPr>
        <w:t xml:space="preserve"> </w:t>
      </w:r>
      <w:r w:rsidR="001814F6">
        <w:rPr>
          <w:sz w:val="24"/>
          <w:szCs w:val="24"/>
        </w:rPr>
        <w:t>argue</w:t>
      </w:r>
      <w:r w:rsidR="004241ED">
        <w:rPr>
          <w:sz w:val="24"/>
          <w:szCs w:val="24"/>
        </w:rPr>
        <w:t>s</w:t>
      </w:r>
      <w:r w:rsidR="001814F6">
        <w:rPr>
          <w:sz w:val="24"/>
          <w:szCs w:val="24"/>
        </w:rPr>
        <w:t xml:space="preserv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Pr>
          <w:sz w:val="24"/>
          <w:szCs w:val="24"/>
        </w:rPr>
        <w:t xml:space="preserve"> </w:t>
      </w:r>
      <w:r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lastRenderedPageBreak/>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16EC9FEA" w14:textId="31C793E3" w:rsidR="00057821" w:rsidRPr="00AB3D2F" w:rsidRDefault="003C4F0D" w:rsidP="008B1B99">
      <w:pPr>
        <w:spacing w:line="360" w:lineRule="auto"/>
        <w:jc w:val="both"/>
        <w:rPr>
          <w:sz w:val="24"/>
          <w:szCs w:val="24"/>
        </w:rPr>
      </w:pPr>
      <w:r w:rsidRPr="00AB3D2F">
        <w:rPr>
          <w:sz w:val="24"/>
          <w:szCs w:val="24"/>
        </w:rPr>
        <w:t>Post-Keynesian</w:t>
      </w:r>
      <w:r w:rsidR="00F649F4" w:rsidRPr="00AB3D2F">
        <w:rPr>
          <w:sz w:val="24"/>
          <w:szCs w:val="24"/>
        </w:rPr>
        <w:t xml:space="preserve"> </w:t>
      </w:r>
      <w:r w:rsidR="009462C2" w:rsidRPr="00AB3D2F">
        <w:rPr>
          <w:sz w:val="24"/>
          <w:szCs w:val="24"/>
        </w:rPr>
        <w:t>literature</w:t>
      </w:r>
      <w:r w:rsidR="00717FD5">
        <w:rPr>
          <w:sz w:val="24"/>
          <w:szCs w:val="24"/>
        </w:rPr>
        <w:t xml:space="preserve"> on the other hand, pays much more attention to the aggregated effect, since</w:t>
      </w:r>
      <w:r w:rsidR="009462C2" w:rsidRPr="00AB3D2F">
        <w:rPr>
          <w:sz w:val="24"/>
          <w:szCs w:val="24"/>
        </w:rPr>
        <w:t xml:space="preserve"> </w:t>
      </w:r>
      <w:r w:rsidR="00717FD5">
        <w:rPr>
          <w:sz w:val="24"/>
          <w:szCs w:val="24"/>
        </w:rPr>
        <w:t xml:space="preserve">the level of </w:t>
      </w:r>
      <w:r w:rsidR="009462C2" w:rsidRPr="00AB3D2F">
        <w:rPr>
          <w:sz w:val="24"/>
          <w:szCs w:val="24"/>
        </w:rPr>
        <w:t xml:space="preserve">employment and real wages </w:t>
      </w:r>
      <w:r w:rsidR="00717FD5">
        <w:rPr>
          <w:sz w:val="24"/>
          <w:szCs w:val="24"/>
        </w:rPr>
        <w:t>are determined by the level of</w:t>
      </w:r>
      <w:r w:rsidR="009462C2" w:rsidRPr="00AB3D2F">
        <w:rPr>
          <w:sz w:val="24"/>
          <w:szCs w:val="24"/>
        </w:rPr>
        <w:t xml:space="preserve"> effective demand</w:t>
      </w:r>
      <w:r w:rsidR="00717FD5">
        <w:rPr>
          <w:sz w:val="24"/>
          <w:szCs w:val="24"/>
        </w:rPr>
        <w:t>.</w:t>
      </w:r>
      <w:r w:rsidR="009462C2" w:rsidRPr="00AB3D2F">
        <w:rPr>
          <w:sz w:val="24"/>
          <w:szCs w:val="24"/>
        </w:rPr>
        <w:t xml:space="preserve"> </w:t>
      </w:r>
      <w:r w:rsidR="00717FD5">
        <w:rPr>
          <w:sz w:val="24"/>
          <w:szCs w:val="24"/>
        </w:rPr>
        <w:t>T</w:t>
      </w:r>
      <w:r w:rsidR="009462C2" w:rsidRPr="00AB3D2F">
        <w:rPr>
          <w:sz w:val="24"/>
          <w:szCs w:val="24"/>
        </w:rPr>
        <w: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w:t>
      </w:r>
      <w:r w:rsidR="00717FD5">
        <w:rPr>
          <w:sz w:val="24"/>
          <w:szCs w:val="24"/>
        </w:rPr>
        <w:t xml:space="preserve">suggest </w:t>
      </w:r>
      <w:r w:rsidR="00E840E6">
        <w:rPr>
          <w:sz w:val="24"/>
          <w:szCs w:val="24"/>
        </w:rPr>
        <w:t>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w:t>
      </w:r>
      <w:r w:rsidR="00717FD5">
        <w:rPr>
          <w:sz w:val="24"/>
          <w:szCs w:val="24"/>
        </w:rPr>
        <w:t xml:space="preserve"> </w:t>
      </w:r>
      <w:r w:rsidR="00057821"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00057821" w:rsidRPr="00AB3D2F">
        <w:rPr>
          <w:sz w:val="24"/>
          <w:szCs w:val="24"/>
        </w:rPr>
        <w:t xml:space="preserve"> </w:t>
      </w:r>
      <w:r w:rsidR="00057821"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00057821" w:rsidRPr="00AB3D2F">
        <w:rPr>
          <w:sz w:val="24"/>
          <w:szCs w:val="24"/>
        </w:rPr>
        <w:fldChar w:fldCharType="separate"/>
      </w:r>
      <w:r w:rsidR="00492AEB" w:rsidRPr="00492AEB">
        <w:rPr>
          <w:noProof/>
          <w:sz w:val="24"/>
          <w:szCs w:val="24"/>
        </w:rPr>
        <w:t>(2013)</w:t>
      </w:r>
      <w:r w:rsidR="00057821" w:rsidRPr="00AB3D2F">
        <w:rPr>
          <w:sz w:val="24"/>
          <w:szCs w:val="24"/>
        </w:rPr>
        <w:fldChar w:fldCharType="end"/>
      </w:r>
      <w:r w:rsidR="00057821" w:rsidRPr="00AB3D2F">
        <w:rPr>
          <w:sz w:val="24"/>
          <w:szCs w:val="24"/>
        </w:rPr>
        <w:t xml:space="preserve"> pro-labor distributional policies are those increasing the wage-share</w:t>
      </w:r>
      <w:r w:rsidR="00057821">
        <w:rPr>
          <w:sz w:val="24"/>
          <w:szCs w:val="24"/>
        </w:rPr>
        <w:t xml:space="preserve"> whereas p</w:t>
      </w:r>
      <w:r w:rsidR="00057821" w:rsidRPr="00AB3D2F">
        <w:rPr>
          <w:sz w:val="24"/>
          <w:szCs w:val="24"/>
        </w:rPr>
        <w:t>ro-capital distributional policies usually claim to promote ‘</w:t>
      </w:r>
      <w:r w:rsidR="00E36D4D" w:rsidRPr="00AB3D2F">
        <w:rPr>
          <w:sz w:val="24"/>
          <w:szCs w:val="24"/>
        </w:rPr>
        <w:t>labor</w:t>
      </w:r>
      <w:r w:rsidR="00057821" w:rsidRPr="00AB3D2F">
        <w:rPr>
          <w:sz w:val="24"/>
          <w:szCs w:val="24"/>
        </w:rPr>
        <w:t xml:space="preserve"> market flexibility’ or wage flexibility, rather than increasing capital income. Increases in the unemployment benefit</w:t>
      </w:r>
      <w:r w:rsidR="001814F6">
        <w:rPr>
          <w:sz w:val="24"/>
          <w:szCs w:val="24"/>
        </w:rPr>
        <w:t>s</w:t>
      </w:r>
      <w:r w:rsidR="00057821" w:rsidRPr="00AB3D2F">
        <w:rPr>
          <w:sz w:val="24"/>
          <w:szCs w:val="24"/>
        </w:rPr>
        <w:t xml:space="preserve"> </w:t>
      </w:r>
      <w:r w:rsidR="001814F6">
        <w:rPr>
          <w:sz w:val="24"/>
          <w:szCs w:val="24"/>
        </w:rPr>
        <w:t>are</w:t>
      </w:r>
      <w:r w:rsidR="00057821" w:rsidRPr="00AB3D2F">
        <w:rPr>
          <w:sz w:val="24"/>
          <w:szCs w:val="24"/>
        </w:rPr>
        <w:t xml:space="preserve"> therefore seen as a pro-labor policy</w:t>
      </w:r>
      <w:r w:rsidR="00F333B9">
        <w:rPr>
          <w:sz w:val="24"/>
          <w:szCs w:val="24"/>
        </w:rPr>
        <w:t>.</w:t>
      </w:r>
      <w:r w:rsidR="00057821" w:rsidRPr="00AB3D2F">
        <w:rPr>
          <w:sz w:val="24"/>
          <w:szCs w:val="24"/>
        </w:rPr>
        <w:t xml:space="preserve"> </w:t>
      </w:r>
      <w:r w:rsidR="00F333B9">
        <w:rPr>
          <w:sz w:val="24"/>
          <w:szCs w:val="24"/>
        </w:rPr>
        <w:t>I</w:t>
      </w:r>
      <w:r w:rsidR="00057821" w:rsidRPr="00AB3D2F">
        <w:rPr>
          <w:sz w:val="24"/>
          <w:szCs w:val="24"/>
        </w:rPr>
        <w:t xml:space="preserve">f </w:t>
      </w:r>
      <w:r w:rsidR="00F333B9">
        <w:rPr>
          <w:sz w:val="24"/>
          <w:szCs w:val="24"/>
        </w:rPr>
        <w:t>a pro-labor policy is found to</w:t>
      </w:r>
      <w:r w:rsidR="00057821" w:rsidRPr="00AB3D2F">
        <w:rPr>
          <w:sz w:val="24"/>
          <w:szCs w:val="24"/>
        </w:rPr>
        <w:t xml:space="preserve"> expand the economy</w:t>
      </w:r>
      <w:r w:rsidR="00F333B9">
        <w:rPr>
          <w:sz w:val="24"/>
          <w:szCs w:val="24"/>
        </w:rPr>
        <w:t>, it is</w:t>
      </w:r>
      <w:r w:rsidR="00057821" w:rsidRPr="00AB3D2F">
        <w:rPr>
          <w:sz w:val="24"/>
          <w:szCs w:val="24"/>
        </w:rPr>
        <w:t xml:space="preserve"> </w:t>
      </w:r>
      <w:r w:rsidR="00F333B9">
        <w:rPr>
          <w:sz w:val="24"/>
          <w:szCs w:val="24"/>
        </w:rPr>
        <w:t>called a</w:t>
      </w:r>
      <w:r w:rsidR="00057821" w:rsidRPr="00AB3D2F">
        <w:rPr>
          <w:sz w:val="24"/>
          <w:szCs w:val="24"/>
        </w:rPr>
        <w:t xml:space="preserve"> wage-led regime, on the other hand if this contracts the economy it indicates a profit-led regime. </w:t>
      </w:r>
    </w:p>
    <w:p w14:paraId="49C6CFF8" w14:textId="6FABD412" w:rsidR="008D0068" w:rsidRPr="00AB3D2F" w:rsidRDefault="009462C2" w:rsidP="008D0068">
      <w:pPr>
        <w:spacing w:line="360" w:lineRule="auto"/>
        <w:jc w:val="both"/>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8D0068">
        <w:rPr>
          <w:sz w:val="24"/>
          <w:szCs w:val="24"/>
        </w:rPr>
        <w:t xml:space="preserve">Another channel is introduced by </w:t>
      </w:r>
      <w:r w:rsidR="008D0068" w:rsidRPr="00F333B9">
        <w:rPr>
          <w:noProof/>
          <w:sz w:val="24"/>
          <w:szCs w:val="24"/>
        </w:rPr>
        <w:t>Andersen et al.</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Pr>
          <w:sz w:val="24"/>
          <w:szCs w:val="24"/>
        </w:rPr>
        <w:t xml:space="preserve"> finding empirical evidence that unemployment benefits has a positive relationship with</w:t>
      </w:r>
      <w:r w:rsidR="008D0068" w:rsidRPr="00AB3D2F">
        <w:rPr>
          <w:sz w:val="24"/>
          <w:szCs w:val="24"/>
        </w:rPr>
        <w:t xml:space="preserve"> wage</w:t>
      </w:r>
      <w:r w:rsidR="008D0068">
        <w:rPr>
          <w:sz w:val="24"/>
          <w:szCs w:val="24"/>
        </w:rPr>
        <w:t>s. It is argued that</w:t>
      </w:r>
      <w:r w:rsidR="008D0068" w:rsidRPr="00AB3D2F">
        <w:rPr>
          <w:sz w:val="24"/>
          <w:szCs w:val="24"/>
        </w:rPr>
        <w:t xml:space="preserve"> a change in the level of income insurance will affect the wage negotiations, expecting that a higher level of income insurance would increase the targeted wages demanded </w:t>
      </w:r>
      <w:r w:rsidR="008D0068">
        <w:rPr>
          <w:sz w:val="24"/>
          <w:szCs w:val="24"/>
        </w:rPr>
        <w:t>by</w:t>
      </w:r>
      <w:r w:rsidR="008D0068" w:rsidRPr="00AB3D2F">
        <w:rPr>
          <w:sz w:val="24"/>
          <w:szCs w:val="24"/>
        </w:rPr>
        <w:t xml:space="preserve"> the worker unions, </w:t>
      </w:r>
      <w:r w:rsidR="008D0068">
        <w:rPr>
          <w:sz w:val="24"/>
          <w:szCs w:val="24"/>
        </w:rPr>
        <w:t>who wants to</w:t>
      </w:r>
      <w:r w:rsidR="008D0068" w:rsidRPr="00AB3D2F">
        <w:rPr>
          <w:sz w:val="24"/>
          <w:szCs w:val="24"/>
        </w:rPr>
        <w:t xml:space="preserve"> maintain a high incentive to work. The </w:t>
      </w:r>
      <w:r w:rsidR="008D0068">
        <w:rPr>
          <w:sz w:val="24"/>
          <w:szCs w:val="24"/>
        </w:rPr>
        <w:t>effects</w:t>
      </w:r>
      <w:r w:rsidR="008D0068" w:rsidRPr="00AB3D2F">
        <w:rPr>
          <w:sz w:val="24"/>
          <w:szCs w:val="24"/>
        </w:rPr>
        <w:t xml:space="preserve"> of a higher wage</w:t>
      </w:r>
      <w:r w:rsidR="008D0068">
        <w:rPr>
          <w:sz w:val="24"/>
          <w:szCs w:val="24"/>
        </w:rPr>
        <w:t xml:space="preserve"> given by </w:t>
      </w:r>
      <w:r w:rsidR="008D0068" w:rsidRPr="00F333B9">
        <w:rPr>
          <w:noProof/>
          <w:sz w:val="24"/>
          <w:szCs w:val="24"/>
        </w:rPr>
        <w:t>Andersen et al</w:t>
      </w:r>
      <w:r w:rsidR="008D0068">
        <w:rPr>
          <w:noProof/>
          <w:sz w:val="24"/>
          <w:szCs w:val="24"/>
        </w:rPr>
        <w:t>.</w:t>
      </w:r>
      <w:r w:rsidR="008D0068">
        <w:rPr>
          <w:sz w:val="24"/>
          <w:szCs w:val="24"/>
        </w:rPr>
        <w:t xml:space="preserve"> </w:t>
      </w:r>
      <w:r w:rsidR="008D0068">
        <w:rPr>
          <w:sz w:val="24"/>
          <w:szCs w:val="24"/>
        </w:rPr>
        <w:fldChar w:fldCharType="begin" w:fldLock="1"/>
      </w:r>
      <w:r w:rsidR="008D006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D0068">
        <w:rPr>
          <w:sz w:val="24"/>
          <w:szCs w:val="24"/>
        </w:rPr>
        <w:fldChar w:fldCharType="separate"/>
      </w:r>
      <w:r w:rsidR="008D0068" w:rsidRPr="00884952">
        <w:rPr>
          <w:noProof/>
          <w:sz w:val="24"/>
          <w:szCs w:val="24"/>
        </w:rPr>
        <w:t>(2015)</w:t>
      </w:r>
      <w:r w:rsidR="008D0068">
        <w:rPr>
          <w:sz w:val="24"/>
          <w:szCs w:val="24"/>
        </w:rPr>
        <w:fldChar w:fldCharType="end"/>
      </w:r>
      <w:r w:rsidR="008D0068" w:rsidRPr="00AB3D2F">
        <w:rPr>
          <w:sz w:val="24"/>
          <w:szCs w:val="24"/>
        </w:rPr>
        <w:t xml:space="preserve"> is mostly based on micro level explanations </w:t>
      </w:r>
      <w:r w:rsidR="008D0068">
        <w:rPr>
          <w:sz w:val="24"/>
          <w:szCs w:val="24"/>
        </w:rPr>
        <w:t>where</w:t>
      </w:r>
      <w:r w:rsidR="008D0068" w:rsidRPr="00AB3D2F">
        <w:rPr>
          <w:sz w:val="24"/>
          <w:szCs w:val="24"/>
        </w:rPr>
        <w:t xml:space="preserve"> the wage will have a negative effect in the form of lowering the demand for labor</w:t>
      </w:r>
      <w:r w:rsidR="008D0068">
        <w:rPr>
          <w:sz w:val="24"/>
          <w:szCs w:val="24"/>
        </w:rPr>
        <w:t>, thereby</w:t>
      </w:r>
      <w:r w:rsidR="008D0068" w:rsidRPr="00AB3D2F">
        <w:rPr>
          <w:sz w:val="24"/>
          <w:szCs w:val="24"/>
        </w:rPr>
        <w:t xml:space="preserve"> increasing the number of unemployed. </w:t>
      </w:r>
      <w:r w:rsidR="008D0068" w:rsidRPr="00AB3D2F">
        <w:rPr>
          <w:noProof/>
          <w:sz w:val="24"/>
          <w:szCs w:val="24"/>
        </w:rPr>
        <w:t>Byrialsen &amp; Raza</w:t>
      </w:r>
      <w:r w:rsidR="008D0068" w:rsidRPr="00AB3D2F">
        <w:rPr>
          <w:sz w:val="24"/>
          <w:szCs w:val="24"/>
        </w:rPr>
        <w:t xml:space="preserve"> </w:t>
      </w:r>
      <w:r w:rsidR="008D0068" w:rsidRPr="00AB3D2F">
        <w:rPr>
          <w:sz w:val="24"/>
          <w:szCs w:val="24"/>
        </w:rPr>
        <w:fldChar w:fldCharType="begin" w:fldLock="1"/>
      </w:r>
      <w:r w:rsidR="008D0068">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D0068" w:rsidRPr="00AB3D2F">
        <w:rPr>
          <w:sz w:val="24"/>
          <w:szCs w:val="24"/>
        </w:rPr>
        <w:fldChar w:fldCharType="separate"/>
      </w:r>
      <w:r w:rsidR="008D0068" w:rsidRPr="00884952">
        <w:rPr>
          <w:noProof/>
          <w:sz w:val="24"/>
          <w:szCs w:val="24"/>
        </w:rPr>
        <w:t>(2018)</w:t>
      </w:r>
      <w:r w:rsidR="008D0068" w:rsidRPr="00AB3D2F">
        <w:rPr>
          <w:sz w:val="24"/>
          <w:szCs w:val="24"/>
        </w:rPr>
        <w:fldChar w:fldCharType="end"/>
      </w:r>
      <w:r w:rsidR="008D0068">
        <w:rPr>
          <w:sz w:val="24"/>
          <w:szCs w:val="24"/>
        </w:rPr>
        <w:t xml:space="preserve"> also include a positive </w:t>
      </w:r>
      <w:r w:rsidR="008D0068">
        <w:rPr>
          <w:sz w:val="24"/>
          <w:szCs w:val="24"/>
        </w:rPr>
        <w:lastRenderedPageBreak/>
        <w:t xml:space="preserve">relationship between the level of income insurance and wages from a </w:t>
      </w:r>
      <w:proofErr w:type="spellStart"/>
      <w:r w:rsidR="008D0068">
        <w:rPr>
          <w:sz w:val="24"/>
          <w:szCs w:val="24"/>
        </w:rPr>
        <w:t>macroperspective</w:t>
      </w:r>
      <w:proofErr w:type="spellEnd"/>
      <w:r w:rsidR="008D0068">
        <w:rPr>
          <w:sz w:val="24"/>
          <w:szCs w:val="24"/>
        </w:rPr>
        <w:t xml:space="preserve">, when including </w:t>
      </w:r>
      <w:r w:rsidR="008D0068" w:rsidRPr="00AB3D2F">
        <w:rPr>
          <w:sz w:val="24"/>
          <w:szCs w:val="24"/>
        </w:rPr>
        <w:t>the compensation rate in the wage equation</w:t>
      </w:r>
      <w:r w:rsidR="008D0068">
        <w:rPr>
          <w:sz w:val="24"/>
          <w:szCs w:val="24"/>
        </w:rPr>
        <w:t xml:space="preserve">. </w:t>
      </w:r>
      <w:r w:rsidR="008D0068" w:rsidRPr="00AB3D2F">
        <w:rPr>
          <w:sz w:val="24"/>
          <w:szCs w:val="24"/>
        </w:rPr>
        <w:t>argui</w:t>
      </w:r>
      <w:r w:rsidR="008D0068">
        <w:rPr>
          <w:sz w:val="24"/>
          <w:szCs w:val="24"/>
        </w:rPr>
        <w:t>ng</w:t>
      </w:r>
      <w:r w:rsidR="008D0068" w:rsidRPr="00AB3D2F">
        <w:rPr>
          <w:sz w:val="24"/>
          <w:szCs w:val="24"/>
        </w:rPr>
        <w:t xml:space="preserve"> that </w:t>
      </w:r>
      <w:r w:rsidR="008D0068">
        <w:rPr>
          <w:sz w:val="24"/>
          <w:szCs w:val="24"/>
        </w:rPr>
        <w:t>this</w:t>
      </w:r>
      <w:r w:rsidR="008D0068" w:rsidRPr="00AB3D2F">
        <w:rPr>
          <w:sz w:val="24"/>
          <w:szCs w:val="24"/>
        </w:rPr>
        <w:t xml:space="preserve"> is in line with standard models of wage setting, which plays an important role in the determination of the targeted wage </w:t>
      </w:r>
      <w:r w:rsidR="008D0068" w:rsidRPr="00AB3D2F">
        <w:rPr>
          <w:sz w:val="24"/>
          <w:szCs w:val="24"/>
        </w:rPr>
        <w:fldChar w:fldCharType="begin" w:fldLock="1"/>
      </w:r>
      <w:r w:rsidR="008D0068"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8D0068" w:rsidRPr="00AB3D2F">
        <w:rPr>
          <w:sz w:val="24"/>
          <w:szCs w:val="24"/>
        </w:rPr>
        <w:fldChar w:fldCharType="separate"/>
      </w:r>
      <w:r w:rsidR="008D0068" w:rsidRPr="00AB3D2F">
        <w:rPr>
          <w:noProof/>
          <w:sz w:val="24"/>
          <w:szCs w:val="24"/>
        </w:rPr>
        <w:t>(Mcdonald &amp; Solow, 1981; Shapiro &amp; Stiglitz, 1984)</w:t>
      </w:r>
      <w:r w:rsidR="008D0068" w:rsidRPr="00AB3D2F">
        <w:rPr>
          <w:sz w:val="24"/>
          <w:szCs w:val="24"/>
        </w:rPr>
        <w:fldChar w:fldCharType="end"/>
      </w:r>
      <w:r w:rsidR="008D0068" w:rsidRPr="00AB3D2F">
        <w:rPr>
          <w:sz w:val="24"/>
          <w:szCs w:val="24"/>
        </w:rPr>
        <w:t>.</w:t>
      </w:r>
      <w:r w:rsidR="008D0068">
        <w:rPr>
          <w:sz w:val="24"/>
          <w:szCs w:val="24"/>
        </w:rPr>
        <w:t xml:space="preserve"> </w:t>
      </w:r>
    </w:p>
    <w:p w14:paraId="74B1CFF7" w14:textId="35C45040" w:rsidR="003C4BAC" w:rsidRDefault="00CB1B8E" w:rsidP="008B1B99">
      <w:pPr>
        <w:spacing w:line="360" w:lineRule="auto"/>
        <w:jc w:val="both"/>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attributed to the liquidity effect. This implies that the </w:t>
      </w:r>
      <w:r w:rsidR="00814D8B" w:rsidRPr="00AB3D2F">
        <w:rPr>
          <w:sz w:val="24"/>
          <w:szCs w:val="24"/>
        </w:rPr>
        <w:t xml:space="preserve">unemployed </w:t>
      </w:r>
      <w:r w:rsidR="00814D8B">
        <w:rPr>
          <w:sz w:val="24"/>
          <w:szCs w:val="24"/>
        </w:rPr>
        <w:t>seems to be</w:t>
      </w:r>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r w:rsidR="003C4BAC" w:rsidRPr="00AB3D2F">
        <w:rPr>
          <w:sz w:val="24"/>
          <w:szCs w:val="24"/>
        </w:rPr>
        <w:t xml:space="preserve">. </w:t>
      </w:r>
      <w:r w:rsidR="00176D07">
        <w:rPr>
          <w:sz w:val="24"/>
          <w:szCs w:val="24"/>
        </w:rPr>
        <w:br/>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sidRPr="005239BF">
        <w:rPr>
          <w:rStyle w:val="Fodnotehenvisning"/>
        </w:rPr>
        <w:footnoteReference w:id="3"/>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8B1B99">
      <w:pPr>
        <w:spacing w:line="360" w:lineRule="auto"/>
        <w:jc w:val="both"/>
        <w:rPr>
          <w:sz w:val="24"/>
          <w:szCs w:val="24"/>
        </w:rPr>
      </w:pPr>
      <w:r>
        <w:rPr>
          <w:sz w:val="24"/>
          <w:szCs w:val="24"/>
        </w:rPr>
        <w:lastRenderedPageBreak/>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8B1B99">
      <w:pPr>
        <w:spacing w:line="360" w:lineRule="auto"/>
        <w:jc w:val="both"/>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8B1B99">
      <w:pPr>
        <w:spacing w:line="360" w:lineRule="auto"/>
        <w:jc w:val="both"/>
        <w:rPr>
          <w:sz w:val="24"/>
          <w:szCs w:val="24"/>
        </w:rPr>
      </w:pPr>
      <w:commentRangeStart w:id="87"/>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4"/>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87"/>
      <w:r w:rsidR="00366564">
        <w:rPr>
          <w:rStyle w:val="Kommentarhenvisning"/>
        </w:rPr>
        <w:commentReference w:id="87"/>
      </w:r>
    </w:p>
    <w:p w14:paraId="05688205" w14:textId="41A51C81" w:rsidR="003674B6" w:rsidRPr="0075752D" w:rsidRDefault="006409C0" w:rsidP="008B1B99">
      <w:pPr>
        <w:pStyle w:val="Overskrift1"/>
        <w:jc w:val="both"/>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8B1B99">
      <w:pPr>
        <w:jc w:val="both"/>
      </w:pPr>
    </w:p>
    <w:p w14:paraId="00BF5059" w14:textId="28BC1F77" w:rsidR="00C074C2" w:rsidRDefault="00921D2D" w:rsidP="008B1B99">
      <w:pPr>
        <w:spacing w:line="360" w:lineRule="auto"/>
        <w:jc w:val="both"/>
        <w:rPr>
          <w:sz w:val="24"/>
          <w:szCs w:val="24"/>
        </w:rPr>
      </w:pPr>
      <w:r w:rsidRPr="00AB3D2F">
        <w:rPr>
          <w:sz w:val="24"/>
          <w:szCs w:val="24"/>
        </w:rPr>
        <w:t>In this section</w:t>
      </w:r>
      <w:r w:rsidR="00152282">
        <w:rPr>
          <w:sz w:val="24"/>
          <w:szCs w:val="24"/>
        </w:rPr>
        <w:t>,</w:t>
      </w:r>
      <w:r w:rsidRPr="00AB3D2F">
        <w:rPr>
          <w:sz w:val="24"/>
          <w:szCs w:val="24"/>
        </w:rPr>
        <w:t xml:space="preserve"> we will present the model </w:t>
      </w:r>
      <w:r w:rsidR="00A465E2">
        <w:rPr>
          <w:sz w:val="24"/>
          <w:szCs w:val="24"/>
        </w:rPr>
        <w:t>used</w:t>
      </w:r>
      <w:r w:rsidR="00A465E2" w:rsidRPr="00AB3D2F">
        <w:rPr>
          <w:sz w:val="24"/>
          <w:szCs w:val="24"/>
        </w:rPr>
        <w:t xml:space="preserve"> </w:t>
      </w:r>
      <w:r w:rsidRPr="00AB3D2F">
        <w:rPr>
          <w:sz w:val="24"/>
          <w:szCs w:val="24"/>
        </w:rPr>
        <w:t xml:space="preserve">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A465E2">
        <w:rPr>
          <w:sz w:val="24"/>
          <w:szCs w:val="24"/>
        </w:rPr>
        <w:t xml:space="preserve">. We contribute by adding and </w:t>
      </w:r>
      <w:r w:rsidR="0017476D">
        <w:rPr>
          <w:sz w:val="24"/>
          <w:szCs w:val="24"/>
        </w:rPr>
        <w:t>endogenizing</w:t>
      </w:r>
      <w:r w:rsidR="00A465E2">
        <w:rPr>
          <w:sz w:val="24"/>
          <w:szCs w:val="24"/>
        </w:rPr>
        <w:t xml:space="preserve"> a number of relevant features to the labour market, including the income </w:t>
      </w:r>
      <w:r w:rsidR="00A465E2">
        <w:rPr>
          <w:sz w:val="24"/>
          <w:szCs w:val="24"/>
        </w:rPr>
        <w:lastRenderedPageBreak/>
        <w:t>insurance system to the existing model</w:t>
      </w:r>
      <w:r w:rsidR="002F6E84" w:rsidRPr="00AB3D2F">
        <w:rPr>
          <w:sz w:val="24"/>
          <w:szCs w:val="24"/>
        </w:rPr>
        <w:t>.</w:t>
      </w:r>
      <w:r w:rsidR="00C2684E">
        <w:rPr>
          <w:sz w:val="24"/>
          <w:szCs w:val="24"/>
        </w:rPr>
        <w:t xml:space="preserve"> </w:t>
      </w:r>
      <w:r w:rsidR="00D55A6F">
        <w:rPr>
          <w:sz w:val="24"/>
          <w:szCs w:val="24"/>
        </w:rPr>
        <w:t>In this presentation</w:t>
      </w:r>
      <w:r w:rsidR="00AF7177">
        <w:rPr>
          <w:sz w:val="24"/>
          <w:szCs w:val="24"/>
        </w:rPr>
        <w:t xml:space="preserve"> of the model</w:t>
      </w:r>
      <w:r w:rsidR="00D55A6F">
        <w:rPr>
          <w:sz w:val="24"/>
          <w:szCs w:val="24"/>
        </w:rPr>
        <w:t xml:space="preserve">, we will focus </w:t>
      </w:r>
      <w:r w:rsidR="00AF7177">
        <w:rPr>
          <w:sz w:val="24"/>
          <w:szCs w:val="24"/>
        </w:rPr>
        <w:t xml:space="preserve">mostly </w:t>
      </w:r>
      <w:r w:rsidR="00D55A6F">
        <w:rPr>
          <w:sz w:val="24"/>
          <w:szCs w:val="24"/>
        </w:rPr>
        <w:t xml:space="preserve">on </w:t>
      </w:r>
      <w:r w:rsidR="00AF7177">
        <w:rPr>
          <w:sz w:val="24"/>
          <w:szCs w:val="24"/>
        </w:rPr>
        <w:t>our contribution</w:t>
      </w:r>
      <w:r w:rsidR="00D55A6F">
        <w:rPr>
          <w:sz w:val="24"/>
          <w:szCs w:val="24"/>
        </w:rPr>
        <w:t xml:space="preserve"> to the model, while the rest of the model is presented as a system of equation in the appendix.</w:t>
      </w:r>
      <w:r w:rsidR="00D55A6F">
        <w:rPr>
          <w:rStyle w:val="Fodnotehenvisning"/>
          <w:sz w:val="24"/>
          <w:szCs w:val="24"/>
        </w:rPr>
        <w:footnoteReference w:id="5"/>
      </w:r>
      <w:r w:rsidR="00D55A6F">
        <w:rPr>
          <w:sz w:val="24"/>
          <w:szCs w:val="24"/>
        </w:rPr>
        <w:t xml:space="preserve"> </w:t>
      </w:r>
    </w:p>
    <w:p w14:paraId="7B159608" w14:textId="77777777" w:rsidR="00285870" w:rsidRPr="00D2140C" w:rsidRDefault="00285870" w:rsidP="008B1B99">
      <w:pPr>
        <w:spacing w:line="360" w:lineRule="auto"/>
        <w:jc w:val="both"/>
        <w:rPr>
          <w:sz w:val="24"/>
          <w:szCs w:val="24"/>
        </w:rPr>
      </w:pPr>
    </w:p>
    <w:p w14:paraId="3CE9717B" w14:textId="2B5600C2" w:rsidR="00174C5E" w:rsidRDefault="00251655" w:rsidP="008B1B99">
      <w:pPr>
        <w:pStyle w:val="Overskrift2"/>
        <w:jc w:val="both"/>
      </w:pPr>
      <w:r>
        <w:t>Fundamental equations in baseline model</w:t>
      </w:r>
    </w:p>
    <w:p w14:paraId="1548A94A" w14:textId="70794B02" w:rsidR="006C3D5A" w:rsidRDefault="006C3D5A" w:rsidP="008B1B99">
      <w:pPr>
        <w:jc w:val="both"/>
      </w:pPr>
    </w:p>
    <w:p w14:paraId="783F79B8" w14:textId="629916A2" w:rsidR="00503232" w:rsidRPr="002F502B" w:rsidRDefault="00503232" w:rsidP="008B1B99">
      <w:pPr>
        <w:spacing w:line="360" w:lineRule="auto"/>
        <w:jc w:val="both"/>
        <w:rPr>
          <w:sz w:val="24"/>
          <w:szCs w:val="24"/>
        </w:rPr>
      </w:pPr>
      <w:r w:rsidRPr="002F502B">
        <w:rPr>
          <w:sz w:val="24"/>
          <w:szCs w:val="24"/>
        </w:rPr>
        <w:t>As Denmark is a small open economy with fixed exchange rates</w:t>
      </w:r>
      <w:r w:rsidR="00EC5D50">
        <w:rPr>
          <w:sz w:val="24"/>
          <w:szCs w:val="24"/>
        </w:rPr>
        <w:t>,</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small open economy assumptions</w:t>
      </w:r>
      <w:r w:rsidR="00A21279">
        <w:rPr>
          <w:sz w:val="24"/>
          <w:szCs w:val="24"/>
        </w:rPr>
        <w:t>,</w:t>
      </w:r>
      <w:r w:rsidRPr="002F502B">
        <w:rPr>
          <w:sz w:val="24"/>
          <w:szCs w:val="24"/>
        </w:rPr>
        <w:t xml:space="preserve"> </w:t>
      </w:r>
      <w:r w:rsidR="00EC5D50">
        <w:rPr>
          <w:sz w:val="24"/>
          <w:szCs w:val="24"/>
        </w:rPr>
        <w:t xml:space="preserve">which </w:t>
      </w:r>
      <w:r w:rsidR="00A21279">
        <w:rPr>
          <w:sz w:val="24"/>
          <w:szCs w:val="24"/>
        </w:rPr>
        <w:t>allow</w:t>
      </w:r>
      <w:r w:rsidR="00EC5D50">
        <w:rPr>
          <w:sz w:val="24"/>
          <w:szCs w:val="24"/>
        </w:rPr>
        <w:t>s</w:t>
      </w:r>
      <w:r w:rsidR="002F502B" w:rsidRPr="002F502B">
        <w:rPr>
          <w:sz w:val="24"/>
          <w:szCs w:val="24"/>
        </w:rPr>
        <w:t xml:space="preserve"> global shocks to affect the Danish economy while domestic shocks are irrelevant for the global economy</w:t>
      </w:r>
      <w:r w:rsidR="00EC5D50">
        <w:rPr>
          <w:sz w:val="24"/>
          <w:szCs w:val="24"/>
        </w:rPr>
        <w:t xml:space="preserve"> (</w:t>
      </w:r>
      <w:r w:rsidR="00D2140C">
        <w:rPr>
          <w:sz w:val="24"/>
          <w:szCs w:val="24"/>
        </w:rPr>
        <w:t>thereby treating the global economy as exogeneous</w:t>
      </w:r>
      <w:r w:rsidR="00EC5D50">
        <w:rPr>
          <w:sz w:val="24"/>
          <w:szCs w:val="24"/>
        </w:rPr>
        <w:t>)</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w:t>
      </w:r>
      <w:r w:rsidR="00EC5D50">
        <w:rPr>
          <w:sz w:val="24"/>
          <w:szCs w:val="24"/>
        </w:rPr>
        <w:t xml:space="preserve">. This feature is introduced in the model, since </w:t>
      </w:r>
      <w:r w:rsidR="00F5206F">
        <w:rPr>
          <w:sz w:val="24"/>
          <w:szCs w:val="24"/>
        </w:rPr>
        <w:t xml:space="preserve">even small changes to the unemployment rate affects wages and thereby prices.  </w:t>
      </w:r>
    </w:p>
    <w:p w14:paraId="120965DD" w14:textId="77777777" w:rsidR="00D6356A" w:rsidRDefault="00D6356A" w:rsidP="008B1B99">
      <w:pPr>
        <w:spacing w:line="360" w:lineRule="auto"/>
        <w:jc w:val="both"/>
        <w:rPr>
          <w:rFonts w:cstheme="minorHAnsi"/>
          <w:sz w:val="24"/>
          <w:szCs w:val="24"/>
        </w:rPr>
      </w:pPr>
    </w:p>
    <w:p w14:paraId="6D0568A9" w14:textId="4B698EBD" w:rsidR="006C3D5A" w:rsidRPr="00AB3D2F" w:rsidRDefault="00F96948" w:rsidP="008B1B99">
      <w:pPr>
        <w:spacing w:line="360" w:lineRule="auto"/>
        <w:jc w:val="both"/>
        <w:rPr>
          <w:rFonts w:cstheme="minorHAnsi"/>
          <w:sz w:val="24"/>
          <w:szCs w:val="24"/>
        </w:rPr>
      </w:pPr>
      <w:r>
        <w:rPr>
          <w:rFonts w:cstheme="minorHAnsi"/>
          <w:sz w:val="24"/>
          <w:szCs w:val="24"/>
        </w:rPr>
        <w:t>To start of</w:t>
      </w:r>
      <w:ins w:id="88" w:author="Simon Thomsen" w:date="2023-01-01T16:58:00Z">
        <w:r w:rsidR="007A2E54">
          <w:rPr>
            <w:rFonts w:cstheme="minorHAnsi"/>
            <w:sz w:val="24"/>
            <w:szCs w:val="24"/>
          </w:rPr>
          <w:t>f</w:t>
        </w:r>
      </w:ins>
      <w:r>
        <w:rPr>
          <w:rFonts w:cstheme="minorHAnsi"/>
          <w:sz w:val="24"/>
          <w:szCs w:val="24"/>
        </w:rPr>
        <w:t xml:space="preserve"> with, w</w:t>
      </w:r>
      <w:r w:rsidR="00173422" w:rsidRPr="00AB3D2F">
        <w:rPr>
          <w:rFonts w:cstheme="minorHAnsi"/>
          <w:sz w:val="24"/>
          <w:szCs w:val="24"/>
        </w:rPr>
        <w:t>e assume</w:t>
      </w:r>
      <w:r w:rsidR="00013666" w:rsidRPr="00AB3D2F">
        <w:rPr>
          <w:rFonts w:cstheme="minorHAnsi"/>
          <w:sz w:val="24"/>
          <w:szCs w:val="24"/>
        </w:rPr>
        <w:t xml:space="preserve"> that</w:t>
      </w:r>
      <w:r w:rsidR="00E47E6F" w:rsidRPr="00AB3D2F">
        <w:rPr>
          <w:rFonts w:cstheme="minorHAnsi"/>
          <w:sz w:val="24"/>
          <w:szCs w:val="24"/>
        </w:rPr>
        <w:t xml:space="preserve"> </w:t>
      </w:r>
      <w:r w:rsidR="00933BEF">
        <w:rPr>
          <w:rFonts w:cstheme="minorHAnsi"/>
          <w:sz w:val="24"/>
          <w:szCs w:val="24"/>
        </w:rPr>
        <w:t xml:space="preserve">real </w:t>
      </w:r>
      <w:r w:rsidR="00E47E6F"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7A64AD9E" w:rsidR="00173422" w:rsidRPr="00D6356A" w:rsidRDefault="00000000" w:rsidP="008B1B99">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316BD194" w14:textId="002AC189" w:rsidR="00D6356A" w:rsidRPr="00AB3D2F"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level of</w:t>
      </w:r>
      <w:r w:rsidRPr="00AB3D2F">
        <w:rPr>
          <w:rFonts w:eastAsiaTheme="minorEastAsia" w:cstheme="minorHAnsi"/>
          <w:sz w:val="24"/>
          <w:szCs w:val="24"/>
        </w:rPr>
        <w:t xml:space="preserve"> </w:t>
      </w:r>
      <w:r>
        <w:rPr>
          <w:rFonts w:eastAsiaTheme="minorEastAsia" w:cstheme="minorHAnsi"/>
          <w:sz w:val="24"/>
          <w:szCs w:val="24"/>
        </w:rPr>
        <w:t xml:space="preserve">real production, together with real productivity of workers determines the level of </w:t>
      </w:r>
      <w:r w:rsidRPr="00AB3D2F">
        <w:rPr>
          <w:rFonts w:eastAsiaTheme="minorEastAsia" w:cstheme="minorHAnsi"/>
          <w:sz w:val="24"/>
          <w:szCs w:val="24"/>
        </w:rPr>
        <w:t>employment</w:t>
      </w:r>
      <w:r>
        <w:rPr>
          <w:rFonts w:eastAsiaTheme="minorEastAsia" w:cstheme="minorHAnsi"/>
          <w:sz w:val="24"/>
          <w:szCs w:val="24"/>
        </w:rPr>
        <w:t>.</w:t>
      </w:r>
      <w:r w:rsidRPr="00AB3D2F">
        <w:rPr>
          <w:rFonts w:eastAsiaTheme="minorEastAsia" w:cstheme="minorHAnsi"/>
          <w:sz w:val="24"/>
          <w:szCs w:val="24"/>
        </w:rPr>
        <w:t xml:space="preserve"> </w:t>
      </w:r>
    </w:p>
    <w:p w14:paraId="1053DB6F" w14:textId="77777777" w:rsidR="00D6356A" w:rsidRPr="00EA5D49" w:rsidRDefault="00000000" w:rsidP="00D6356A">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03656D0E" w14:textId="1F057715" w:rsidR="00D6356A" w:rsidRDefault="00D6356A" w:rsidP="008B1B99">
      <w:pPr>
        <w:spacing w:line="360" w:lineRule="auto"/>
        <w:jc w:val="both"/>
        <w:rPr>
          <w:rFonts w:eastAsiaTheme="minorEastAsia" w:cstheme="minorHAnsi"/>
          <w:sz w:val="24"/>
          <w:szCs w:val="24"/>
        </w:rPr>
      </w:pPr>
    </w:p>
    <w:p w14:paraId="1E54CF3E" w14:textId="77777777" w:rsidR="00D6356A" w:rsidRPr="00AB3D2F" w:rsidRDefault="00D6356A" w:rsidP="00D6356A">
      <w:pPr>
        <w:spacing w:line="360" w:lineRule="auto"/>
        <w:jc w:val="both"/>
        <w:rPr>
          <w:rFonts w:cstheme="minorHAnsi"/>
          <w:sz w:val="24"/>
          <w:szCs w:val="24"/>
        </w:rPr>
      </w:pPr>
      <w:r>
        <w:rPr>
          <w:rFonts w:cstheme="minorHAnsi"/>
          <w:sz w:val="24"/>
          <w:szCs w:val="24"/>
        </w:rPr>
        <w:t>The level of unemployment</w:t>
      </w:r>
      <w:r w:rsidRPr="00AB3D2F">
        <w:rPr>
          <w:rFonts w:cstheme="minorHAnsi"/>
          <w:sz w:val="24"/>
          <w:szCs w:val="24"/>
        </w:rPr>
        <w:t xml:space="preserve"> </w:t>
      </w:r>
      <w:r>
        <w:rPr>
          <w:rFonts w:cstheme="minorHAnsi"/>
          <w:sz w:val="24"/>
          <w:szCs w:val="24"/>
        </w:rPr>
        <w:t>is defined as</w:t>
      </w:r>
      <w:r w:rsidRPr="00AB3D2F">
        <w:rPr>
          <w:rFonts w:cstheme="minorHAnsi"/>
          <w:sz w:val="24"/>
          <w:szCs w:val="24"/>
        </w:rPr>
        <w:t xml:space="preserve"> the difference between the amount of people employed and the labor force</w:t>
      </w:r>
      <w:r>
        <w:rPr>
          <w:rFonts w:cstheme="minorHAnsi"/>
          <w:sz w:val="24"/>
          <w:szCs w:val="24"/>
        </w:rPr>
        <w:t>, as seen below</w:t>
      </w:r>
      <w:r w:rsidRPr="00AB3D2F">
        <w:rPr>
          <w:rFonts w:cstheme="minorHAnsi"/>
          <w:sz w:val="24"/>
          <w:szCs w:val="24"/>
        </w:rPr>
        <w:t xml:space="preserve">: </w:t>
      </w:r>
    </w:p>
    <w:p w14:paraId="369F4B00" w14:textId="77777777" w:rsidR="00D6356A" w:rsidRPr="00AB3D2F" w:rsidRDefault="00D6356A" w:rsidP="00D6356A">
      <w:pPr>
        <w:spacing w:line="360" w:lineRule="auto"/>
        <w:jc w:val="both"/>
        <w:rPr>
          <w:rFonts w:eastAsiaTheme="minorEastAsia" w:cstheme="minorHAnsi"/>
          <w:sz w:val="24"/>
          <w:szCs w:val="24"/>
        </w:rPr>
      </w:pPr>
      <m:oMathPara>
        <m:oMath>
          <m:r>
            <w:rPr>
              <w:rFonts w:ascii="Cambria Math" w:hAnsi="Cambria Math" w:cstheme="minorHAnsi"/>
              <w:sz w:val="24"/>
              <w:szCs w:val="24"/>
            </w:rPr>
            <w:lastRenderedPageBreak/>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2101E6F6" w14:textId="52BF5A0F"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The labour force is determined by the participation rate and size</w:t>
      </w:r>
      <w:r w:rsidR="00E70149">
        <w:rPr>
          <w:rFonts w:eastAsiaTheme="minorEastAsia" w:cstheme="minorHAnsi"/>
          <w:sz w:val="24"/>
          <w:szCs w:val="24"/>
        </w:rPr>
        <w:t xml:space="preserve"> of</w:t>
      </w:r>
      <w:r>
        <w:rPr>
          <w:rFonts w:eastAsiaTheme="minorEastAsia" w:cstheme="minorHAnsi"/>
          <w:sz w:val="24"/>
          <w:szCs w:val="24"/>
        </w:rPr>
        <w:t xml:space="preserve"> the population. </w:t>
      </w:r>
    </w:p>
    <w:p w14:paraId="61063CBD" w14:textId="77777777" w:rsidR="00D6356A" w:rsidRPr="00EA5D49" w:rsidRDefault="00D6356A" w:rsidP="00D6356A">
      <w:pPr>
        <w:spacing w:line="360" w:lineRule="auto"/>
        <w:jc w:val="both"/>
        <w:rPr>
          <w:rFonts w:eastAsiaTheme="minorEastAsia" w:cstheme="minorHAnsi"/>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oMath>
      </m:oMathPara>
    </w:p>
    <w:p w14:paraId="4755028A" w14:textId="176C6407" w:rsidR="00D6356A" w:rsidRDefault="00D6356A" w:rsidP="00D6356A">
      <w:pPr>
        <w:spacing w:line="360" w:lineRule="auto"/>
        <w:jc w:val="both"/>
        <w:rPr>
          <w:rFonts w:eastAsiaTheme="minorEastAsia" w:cstheme="minorHAnsi"/>
          <w:sz w:val="24"/>
          <w:szCs w:val="24"/>
        </w:rPr>
      </w:pPr>
      <w:r>
        <w:rPr>
          <w:rFonts w:eastAsiaTheme="minorEastAsia" w:cstheme="minorHAnsi"/>
          <w:sz w:val="24"/>
          <w:szCs w:val="24"/>
        </w:rPr>
        <w:t>While the population is determined exogenously, we assume the participation rate, and thereby the labour force to be affected positively by the economic activity</w:t>
      </w:r>
      <w:r w:rsidR="00D35C7B">
        <w:rPr>
          <w:rFonts w:eastAsiaTheme="minorEastAsia" w:cstheme="minorHAnsi"/>
          <w:sz w:val="24"/>
          <w:szCs w:val="24"/>
        </w:rPr>
        <w:t>, which creates a link between the demand effects of unemployment benefits and the labour force</w:t>
      </w:r>
      <w:ins w:id="89" w:author="Simon Thomsen" w:date="2023-01-01T17:00:00Z">
        <w:r w:rsidR="007A2E54">
          <w:rPr>
            <w:rFonts w:eastAsiaTheme="minorEastAsia" w:cstheme="minorHAnsi"/>
            <w:sz w:val="24"/>
            <w:szCs w:val="24"/>
          </w:rPr>
          <w:t xml:space="preserve"> (which we will refer to as the Labor force channel)</w:t>
        </w:r>
      </w:ins>
      <w:r>
        <w:rPr>
          <w:rFonts w:eastAsiaTheme="minorEastAsia" w:cstheme="minorHAnsi"/>
          <w:sz w:val="24"/>
          <w:szCs w:val="24"/>
        </w:rPr>
        <w:t>. This mechanism is integrated to the model through the rate of unemployment as seen in the equation</w:t>
      </w:r>
      <w:r w:rsidR="00D35C7B">
        <w:rPr>
          <w:rStyle w:val="Fodnotehenvisning"/>
          <w:rFonts w:eastAsiaTheme="minorEastAsia" w:cstheme="minorHAnsi"/>
          <w:sz w:val="24"/>
          <w:szCs w:val="24"/>
        </w:rPr>
        <w:footnoteReference w:id="6"/>
      </w:r>
      <w:r>
        <w:rPr>
          <w:rFonts w:eastAsiaTheme="minorEastAsia" w:cstheme="minorHAnsi"/>
          <w:sz w:val="24"/>
          <w:szCs w:val="24"/>
        </w:rPr>
        <w:t xml:space="preserve">: </w:t>
      </w:r>
    </w:p>
    <w:p w14:paraId="234F46D8" w14:textId="77777777" w:rsidR="00D6356A" w:rsidRPr="00561A00" w:rsidRDefault="00D6356A" w:rsidP="00D6356A">
      <w:pPr>
        <w:spacing w:line="360" w:lineRule="auto"/>
        <w:jc w:val="both"/>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CBB620B" w14:textId="78B94094" w:rsidR="00461C72" w:rsidRDefault="00461C72" w:rsidP="00461C72">
      <w:pPr>
        <w:spacing w:line="360" w:lineRule="auto"/>
        <w:jc w:val="both"/>
        <w:rPr>
          <w:rFonts w:cstheme="minorHAnsi"/>
          <w:sz w:val="24"/>
          <w:szCs w:val="24"/>
        </w:rPr>
      </w:pPr>
      <w:r>
        <w:rPr>
          <w:rFonts w:eastAsiaTheme="minorEastAsia" w:cstheme="minorHAnsi"/>
          <w:sz w:val="24"/>
          <w:szCs w:val="24"/>
        </w:rPr>
        <w:t xml:space="preserve">Due to the existence of the income insurance system, </w:t>
      </w:r>
      <w:ins w:id="90" w:author="Simon Thomsen" w:date="2023-01-01T17:01:00Z">
        <w:r w:rsidR="007A2E54">
          <w:rPr>
            <w:rFonts w:eastAsiaTheme="minorEastAsia" w:cstheme="minorHAnsi"/>
            <w:sz w:val="24"/>
            <w:szCs w:val="24"/>
          </w:rPr>
          <w:t xml:space="preserve">a percentage of </w:t>
        </w:r>
      </w:ins>
      <w:r>
        <w:rPr>
          <w:rFonts w:eastAsiaTheme="minorEastAsia" w:cstheme="minorHAnsi"/>
          <w:sz w:val="24"/>
          <w:szCs w:val="24"/>
        </w:rPr>
        <w:t>people</w:t>
      </w:r>
      <w:r w:rsidR="00F96948">
        <w:rPr>
          <w:rFonts w:eastAsiaTheme="minorEastAsia" w:cstheme="minorHAnsi"/>
          <w:sz w:val="24"/>
          <w:szCs w:val="24"/>
        </w:rPr>
        <w:t xml:space="preserve"> within the labour force</w:t>
      </w:r>
      <w:r>
        <w:rPr>
          <w:rFonts w:eastAsiaTheme="minorEastAsia" w:cstheme="minorHAnsi"/>
          <w:sz w:val="24"/>
          <w:szCs w:val="24"/>
        </w:rPr>
        <w:t xml:space="preserve"> being unemployed also receive an income. The level of unemployment benefits</w:t>
      </w:r>
      <w:r w:rsidR="00A83056">
        <w:rPr>
          <w:rFonts w:eastAsiaTheme="minorEastAsia" w:cstheme="minorHAnsi"/>
          <w:sz w:val="24"/>
          <w:szCs w:val="24"/>
        </w:rPr>
        <w:t xml:space="preserve"> in Denmark</w:t>
      </w:r>
      <w:r>
        <w:rPr>
          <w:rFonts w:eastAsiaTheme="minorEastAsia" w:cstheme="minorHAnsi"/>
          <w:sz w:val="24"/>
          <w:szCs w:val="24"/>
        </w:rPr>
        <w:t xml:space="preserve"> is linked to the development of the wages in the economy</w:t>
      </w:r>
      <w:r w:rsidR="00A83056">
        <w:rPr>
          <w:rFonts w:eastAsiaTheme="minorEastAsia" w:cstheme="minorHAnsi"/>
          <w:sz w:val="24"/>
          <w:szCs w:val="24"/>
        </w:rPr>
        <w:t xml:space="preserve">, since it on an individual level constitutes around 90 % of the previous salary. </w:t>
      </w:r>
      <w:r w:rsidR="00893268">
        <w:rPr>
          <w:rFonts w:eastAsiaTheme="minorEastAsia" w:cstheme="minorHAnsi"/>
          <w:sz w:val="24"/>
          <w:szCs w:val="24"/>
        </w:rPr>
        <w:t>The level of unemployment benefits therefore increases with the increase in wages until it reaches the</w:t>
      </w:r>
      <w:r>
        <w:rPr>
          <w:rFonts w:eastAsiaTheme="minorEastAsia" w:cstheme="minorHAnsi"/>
          <w:sz w:val="24"/>
          <w:szCs w:val="24"/>
        </w:rPr>
        <w:t xml:space="preserve"> maximum </w:t>
      </w:r>
      <w:r w:rsidR="005B6B82" w:rsidRPr="00AB3D2F">
        <w:rPr>
          <w:rFonts w:cstheme="minorHAnsi"/>
          <w:sz w:val="24"/>
          <w:szCs w:val="24"/>
        </w:rPr>
        <w:t>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893268">
        <w:rPr>
          <w:rFonts w:eastAsiaTheme="minorEastAsia" w:cstheme="minorHAnsi"/>
          <w:sz w:val="24"/>
          <w:szCs w:val="24"/>
        </w:rPr>
        <w:t>, which</w:t>
      </w:r>
      <w:r w:rsidR="0057540B">
        <w:rPr>
          <w:rFonts w:eastAsiaTheme="minorEastAsia" w:cstheme="minorHAnsi"/>
          <w:sz w:val="24"/>
          <w:szCs w:val="24"/>
        </w:rPr>
        <w:t xml:space="preserve"> </w:t>
      </w:r>
      <w:r w:rsidR="009B2738">
        <w:rPr>
          <w:rFonts w:eastAsiaTheme="minorEastAsia" w:cstheme="minorHAnsi"/>
          <w:sz w:val="24"/>
          <w:szCs w:val="24"/>
        </w:rPr>
        <w:t xml:space="preserve">has been </w:t>
      </w:r>
      <w:r w:rsidR="00893268">
        <w:rPr>
          <w:rFonts w:eastAsiaTheme="minorEastAsia" w:cstheme="minorHAnsi"/>
          <w:sz w:val="24"/>
          <w:szCs w:val="24"/>
        </w:rPr>
        <w:t>adopted from political side</w:t>
      </w:r>
      <w:r w:rsidR="009B2738">
        <w:rPr>
          <w:rFonts w:eastAsiaTheme="minorEastAsia" w:cstheme="minorHAnsi"/>
          <w:sz w:val="24"/>
          <w:szCs w:val="24"/>
        </w:rPr>
        <w:t xml:space="preserve">. Following the approach by the ministry of finance, a maximum </w:t>
      </w:r>
      <w:r>
        <w:rPr>
          <w:rFonts w:eastAsiaTheme="minorEastAsia" w:cstheme="minorHAnsi"/>
          <w:sz w:val="24"/>
          <w:szCs w:val="24"/>
        </w:rPr>
        <w:t>can be estimated within the model.</w:t>
      </w:r>
      <w:r>
        <w:rPr>
          <w:rStyle w:val="Fodnotehenvisning"/>
          <w:rFonts w:eastAsiaTheme="minorEastAsia" w:cstheme="minorHAnsi"/>
          <w:sz w:val="24"/>
          <w:szCs w:val="24"/>
        </w:rPr>
        <w:footnoteReference w:id="7"/>
      </w:r>
      <w:r w:rsidR="005B6B82" w:rsidRPr="00AB3D2F">
        <w:rPr>
          <w:rFonts w:cstheme="minorHAnsi"/>
          <w:sz w:val="24"/>
          <w:szCs w:val="24"/>
        </w:rPr>
        <w:t xml:space="preserve"> </w:t>
      </w:r>
    </w:p>
    <w:p w14:paraId="22E09C9C" w14:textId="4C873BDA" w:rsidR="005B6B82" w:rsidRPr="00AB3D2F" w:rsidRDefault="00461C72" w:rsidP="00461C72">
      <w:pPr>
        <w:spacing w:line="360" w:lineRule="auto"/>
        <w:jc w:val="both"/>
        <w:rPr>
          <w:rFonts w:cstheme="minorHAnsi"/>
          <w:sz w:val="24"/>
          <w:szCs w:val="24"/>
        </w:rPr>
      </w:pPr>
      <w:r>
        <w:rPr>
          <w:rFonts w:cstheme="minorHAnsi"/>
          <w:sz w:val="24"/>
          <w:szCs w:val="24"/>
        </w:rPr>
        <w:t>T</w:t>
      </w:r>
      <w:r w:rsidR="005B6B82" w:rsidRPr="00AB3D2F">
        <w:rPr>
          <w:rFonts w:cstheme="minorHAnsi"/>
          <w:sz w:val="24"/>
          <w:szCs w:val="24"/>
        </w:rPr>
        <w: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B589754" w:rsidR="00F66C11" w:rsidRPr="00AB3D2F" w:rsidRDefault="008E6A67" w:rsidP="008B1B99">
      <w:pPr>
        <w:spacing w:line="360" w:lineRule="auto"/>
        <w:jc w:val="both"/>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w:t>
      </w:r>
      <w:r w:rsidR="00461C72" w:rsidRPr="00AB3D2F">
        <w:rPr>
          <w:rFonts w:cstheme="minorHAnsi"/>
          <w:sz w:val="24"/>
          <w:szCs w:val="24"/>
        </w:rPr>
        <w:t xml:space="preserve"> </w:t>
      </w:r>
      <w:r w:rsidR="00C074C2" w:rsidRPr="00AB3D2F">
        <w:rPr>
          <w:rFonts w:cstheme="minorHAnsi"/>
          <w:sz w:val="24"/>
          <w:szCs w:val="24"/>
        </w:rPr>
        <w:t>rules</w:t>
      </w:r>
      <w:r w:rsidR="00461C72">
        <w:rPr>
          <w:rFonts w:cstheme="minorHAnsi"/>
          <w:sz w:val="24"/>
          <w:szCs w:val="24"/>
        </w:rPr>
        <w:t xml:space="preserve"> specified by the Danish </w:t>
      </w:r>
      <w:proofErr w:type="gramStart"/>
      <w:r w:rsidR="00461C72">
        <w:rPr>
          <w:rFonts w:cstheme="minorHAnsi"/>
          <w:sz w:val="24"/>
          <w:szCs w:val="24"/>
        </w:rPr>
        <w:t>legal-authorities</w:t>
      </w:r>
      <w:proofErr w:type="gramEnd"/>
      <w:r w:rsidRPr="00AB3D2F">
        <w:rPr>
          <w:rFonts w:cstheme="minorHAnsi"/>
          <w:sz w:val="24"/>
          <w:szCs w:val="24"/>
        </w:rPr>
        <w:t xml:space="preserve">: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w:t>
      </w:r>
      <w:r w:rsidRPr="00AB3D2F">
        <w:rPr>
          <w:rFonts w:cstheme="minorHAnsi"/>
          <w:sz w:val="24"/>
          <w:szCs w:val="24"/>
        </w:rPr>
        <w:lastRenderedPageBreak/>
        <w:t xml:space="preserve">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91"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91"/>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21563CE6" w:rsidR="00763BD8" w:rsidRDefault="00763BD8" w:rsidP="008B1B99">
      <w:pPr>
        <w:spacing w:line="360" w:lineRule="auto"/>
        <w:jc w:val="both"/>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4810C66E" w14:textId="4AB734DD" w:rsidR="009B2738" w:rsidRPr="00AB3D2F" w:rsidRDefault="009B2738" w:rsidP="009B2738">
      <w:pPr>
        <w:spacing w:line="360" w:lineRule="auto"/>
        <w:jc w:val="both"/>
        <w:rPr>
          <w:rFonts w:cstheme="minorHAnsi"/>
          <w:sz w:val="24"/>
          <w:szCs w:val="24"/>
        </w:rPr>
      </w:pPr>
      <w:r w:rsidRPr="00AB3D2F">
        <w:rPr>
          <w:rFonts w:cstheme="minorHAnsi"/>
          <w:sz w:val="24"/>
          <w:szCs w:val="24"/>
        </w:rPr>
        <w:t>To calculate</w:t>
      </w:r>
      <w:ins w:id="92" w:author="Simon Thomsen" w:date="2023-01-01T17:04:00Z">
        <w:r w:rsidR="007A2E54">
          <w:rPr>
            <w:rFonts w:cstheme="minorHAnsi"/>
            <w:sz w:val="24"/>
            <w:szCs w:val="24"/>
          </w:rPr>
          <w:t xml:space="preserve"> the average level of income insurance per person</w:t>
        </w:r>
      </w:ins>
      <w:r w:rsidRPr="00AB3D2F">
        <w:rPr>
          <w:rFonts w:cstheme="minorHAnsi"/>
          <w:sz w:val="24"/>
          <w:szCs w:val="24"/>
        </w:rPr>
        <w:t xml:space="preserve"> </w:t>
      </w:r>
      <w:ins w:id="93" w:author="Simon Thomsen" w:date="2023-01-01T17:04:00Z">
        <w:r w:rsidR="007A2E54">
          <w:rPr>
            <w:rFonts w:cstheme="minorHAnsi"/>
            <w:sz w:val="24"/>
            <w:szCs w:val="24"/>
          </w:rPr>
          <w:t>(</w:t>
        </w:r>
      </w:ins>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ins w:id="94" w:author="Simon Thomsen" w:date="2023-01-01T17:04:00Z">
        <w:r w:rsidR="007A2E54">
          <w:rPr>
            <w:rFonts w:eastAsiaTheme="minorEastAsia" w:cstheme="minorHAnsi"/>
            <w:sz w:val="24"/>
            <w:szCs w:val="24"/>
          </w:rPr>
          <w:t>)</w:t>
        </w:r>
      </w:ins>
      <w:r>
        <w:rPr>
          <w:rFonts w:eastAsiaTheme="minorEastAsia" w:cstheme="minorHAnsi"/>
          <w:sz w:val="24"/>
          <w:szCs w:val="24"/>
        </w:rPr>
        <w:t>,</w:t>
      </w:r>
      <w:r w:rsidRPr="00AB3D2F">
        <w:rPr>
          <w:rFonts w:cstheme="minorHAnsi"/>
          <w:sz w:val="24"/>
          <w:szCs w:val="24"/>
        </w:rPr>
        <w:t xml:space="preserve"> we use a simple OLS regression linking the maximum level of income insurance to the average benefits received by unemployed</w:t>
      </w:r>
      <w:r>
        <w:rPr>
          <w:rFonts w:cstheme="minorHAnsi"/>
          <w:sz w:val="24"/>
          <w:szCs w:val="24"/>
        </w:rPr>
        <w:t>, being a member of the IS-program</w:t>
      </w:r>
      <w:r w:rsidRPr="00AB3D2F">
        <w:rPr>
          <w:rFonts w:cstheme="minorHAnsi"/>
          <w:sz w:val="24"/>
          <w:szCs w:val="24"/>
        </w:rPr>
        <w:t>. Looking at data from ADAM’s databank</w:t>
      </w:r>
      <w:r>
        <w:rPr>
          <w:rFonts w:cstheme="minorHAnsi"/>
          <w:sz w:val="24"/>
          <w:szCs w:val="24"/>
        </w:rPr>
        <w:t>,</w:t>
      </w:r>
      <w:r w:rsidRPr="00AB3D2F">
        <w:rPr>
          <w:rFonts w:cstheme="minorHAnsi"/>
          <w:sz w:val="24"/>
          <w:szCs w:val="24"/>
        </w:rPr>
        <w:t xml:space="preserve"> we know that approximately 85% receives the maximum level of income insurance</w:t>
      </w:r>
      <w:r>
        <w:rPr>
          <w:rFonts w:cstheme="minorHAnsi"/>
          <w:sz w:val="24"/>
          <w:szCs w:val="24"/>
        </w:rPr>
        <w:t xml:space="preserve">. This implies </w:t>
      </w:r>
      <w:r w:rsidRPr="00AB3D2F">
        <w:rPr>
          <w:rFonts w:cstheme="minorHAnsi"/>
          <w:sz w:val="24"/>
          <w:szCs w:val="24"/>
        </w:rPr>
        <w:t>that</w:t>
      </w:r>
      <w:r>
        <w:rPr>
          <w:rFonts w:cstheme="minorHAnsi"/>
          <w:sz w:val="24"/>
          <w:szCs w:val="24"/>
        </w:rPr>
        <w:t xml:space="preserve"> the 85% receiving the maximum level of income insurance will experience a one-to-one increase in their level of income insurance, when the maximum level of income insurance increases. On the other hand,</w:t>
      </w:r>
      <w:r w:rsidRPr="00AB3D2F">
        <w:rPr>
          <w:rFonts w:cstheme="minorHAnsi"/>
          <w:sz w:val="24"/>
          <w:szCs w:val="24"/>
        </w:rPr>
        <w:t xml:space="preserve"> people not getting the maximum level would </w:t>
      </w:r>
      <w:r>
        <w:rPr>
          <w:rFonts w:cstheme="minorHAnsi"/>
          <w:sz w:val="24"/>
          <w:szCs w:val="24"/>
        </w:rPr>
        <w:t>experience a lower increase or even no increase at all in their level of income insurance, depending on whether the increase in the maximum level of income insurance is because of higher wages</w:t>
      </w:r>
      <w:r w:rsidRPr="005239BF">
        <w:rPr>
          <w:rStyle w:val="Fodnotehenvisning"/>
        </w:rPr>
        <w:footnoteReference w:id="8"/>
      </w:r>
      <w:r w:rsidRPr="00AB3D2F">
        <w:rPr>
          <w:rFonts w:cstheme="minorHAnsi"/>
          <w:sz w:val="24"/>
          <w:szCs w:val="24"/>
        </w:rPr>
        <w:t>. For this reason, we know that the coefficient should be between 0.85 and 1</w:t>
      </w:r>
      <w:r>
        <w:rPr>
          <w:rFonts w:cstheme="minorHAnsi"/>
          <w:sz w:val="24"/>
          <w:szCs w:val="24"/>
        </w:rPr>
        <w:t>, which is also what we find when estimating the coefficient to be</w:t>
      </w:r>
      <w:r w:rsidRPr="00AB3D2F">
        <w:rPr>
          <w:rFonts w:cstheme="minorHAnsi"/>
          <w:sz w:val="24"/>
          <w:szCs w:val="24"/>
        </w:rPr>
        <w:t xml:space="preserve"> 0.9507 </w:t>
      </w:r>
      <w:r>
        <w:rPr>
          <w:rFonts w:cstheme="minorHAnsi"/>
          <w:sz w:val="24"/>
          <w:szCs w:val="24"/>
        </w:rPr>
        <w:t>in the equation</w:t>
      </w:r>
      <w:r w:rsidRPr="00AB3D2F">
        <w:rPr>
          <w:rFonts w:cstheme="minorHAnsi"/>
          <w:sz w:val="24"/>
          <w:szCs w:val="24"/>
        </w:rPr>
        <w:t xml:space="preserve"> below.</w:t>
      </w:r>
    </w:p>
    <w:p w14:paraId="046B0F89" w14:textId="15FBD19C" w:rsidR="009B2738" w:rsidRPr="00AB3D2F" w:rsidRDefault="009B2738" w:rsidP="008B1B99">
      <w:pPr>
        <w:spacing w:line="360" w:lineRule="auto"/>
        <w:jc w:val="both"/>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91BF3DE" w14:textId="13DC3CF2" w:rsidR="00763BD8" w:rsidRPr="00AB3D2F" w:rsidRDefault="00763BD8" w:rsidP="008B1B99">
      <w:pPr>
        <w:spacing w:line="360" w:lineRule="auto"/>
        <w:jc w:val="both"/>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w:t>
      </w:r>
      <w:del w:id="95" w:author="Simon Thomsen" w:date="2023-01-01T17:06:00Z">
        <w:r w:rsidRPr="00AB3D2F" w:rsidDel="007A2E54">
          <w:rPr>
            <w:rFonts w:cstheme="minorHAnsi"/>
            <w:sz w:val="24"/>
            <w:szCs w:val="24"/>
          </w:rPr>
          <w:delText>the average amount an unemployed on income insurance would receive (</w:delText>
        </w:r>
      </w:del>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del w:id="96" w:author="Simon Thomsen" w:date="2023-01-01T17:06:00Z">
        <w:r w:rsidRPr="00AB3D2F" w:rsidDel="007A2E54">
          <w:rPr>
            <w:rFonts w:cstheme="minorHAnsi"/>
            <w:sz w:val="24"/>
            <w:szCs w:val="24"/>
          </w:rPr>
          <w:delText>)</w:delText>
        </w:r>
      </w:del>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8B1B99">
      <w:pPr>
        <w:spacing w:line="360" w:lineRule="auto"/>
        <w:jc w:val="both"/>
        <w:rPr>
          <w:rFonts w:eastAsiaTheme="minorEastAsia" w:cstheme="minorHAnsi"/>
          <w:sz w:val="24"/>
          <w:szCs w:val="24"/>
        </w:rPr>
      </w:pPr>
      <m:oMathPara>
        <m:oMath>
          <m:r>
            <w:rPr>
              <w:rFonts w:ascii="Cambria Math" w:hAnsi="Cambria Math" w:cstheme="minorHAnsi"/>
              <w:sz w:val="24"/>
              <w:szCs w:val="24"/>
            </w:rPr>
            <w:lastRenderedPageBreak/>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3826AA68" w14:textId="4C3DE2E5" w:rsidR="00174C5E" w:rsidRPr="00AB3D2F" w:rsidRDefault="00763BD8" w:rsidP="008B1B99">
      <w:pPr>
        <w:spacing w:line="360" w:lineRule="auto"/>
        <w:jc w:val="both"/>
        <w:rPr>
          <w:rFonts w:cstheme="minorHAnsi"/>
          <w:sz w:val="24"/>
          <w:szCs w:val="24"/>
        </w:rPr>
      </w:pPr>
      <w:r w:rsidRPr="00AB3D2F">
        <w:rPr>
          <w:rFonts w:cstheme="minorHAnsi"/>
          <w:sz w:val="24"/>
          <w:szCs w:val="24"/>
        </w:rPr>
        <w:t>The average level of income insurance</w:t>
      </w:r>
      <w:ins w:id="97" w:author="Simon Thomsen" w:date="2023-01-01T17:07:00Z">
        <w:r w:rsidR="007A2E54">
          <w:rPr>
            <w:rFonts w:cstheme="minorHAnsi"/>
            <w:sz w:val="24"/>
            <w:szCs w:val="24"/>
          </w:rPr>
          <w:t xml:space="preserve"> </w:t>
        </w:r>
      </w:ins>
      <m:oMath>
        <m:r>
          <w:ins w:id="98" w:author="Simon Thomsen" w:date="2023-01-01T17:07:00Z">
            <w:rPr>
              <w:rFonts w:ascii="Cambria Math" w:hAnsi="Cambria Math" w:cstheme="minorHAnsi"/>
              <w:sz w:val="24"/>
              <w:szCs w:val="24"/>
            </w:rPr>
            <m:t>(DpPerso</m:t>
          </w:ins>
        </m:r>
        <m:sSub>
          <m:sSubPr>
            <m:ctrlPr>
              <w:ins w:id="99" w:author="Simon Thomsen" w:date="2023-01-01T17:07:00Z">
                <w:rPr>
                  <w:rFonts w:ascii="Cambria Math" w:hAnsi="Cambria Math" w:cstheme="minorHAnsi"/>
                  <w:i/>
                  <w:sz w:val="24"/>
                  <w:szCs w:val="24"/>
                </w:rPr>
              </w:ins>
            </m:ctrlPr>
          </m:sSubPr>
          <m:e>
            <m:r>
              <w:ins w:id="100" w:author="Simon Thomsen" w:date="2023-01-01T17:07:00Z">
                <w:rPr>
                  <w:rFonts w:ascii="Cambria Math" w:hAnsi="Cambria Math" w:cstheme="minorHAnsi"/>
                  <w:sz w:val="24"/>
                  <w:szCs w:val="24"/>
                </w:rPr>
                <m:t>n</m:t>
              </w:ins>
            </m:r>
          </m:e>
          <m:sub>
            <m:r>
              <w:ins w:id="101" w:author="Simon Thomsen" w:date="2023-01-01T17:07:00Z">
                <w:rPr>
                  <w:rFonts w:ascii="Cambria Math" w:hAnsi="Cambria Math" w:cstheme="minorHAnsi"/>
                  <w:sz w:val="24"/>
                  <w:szCs w:val="24"/>
                </w:rPr>
                <m:t>t</m:t>
              </w:ins>
            </m:r>
          </m:sub>
        </m:sSub>
      </m:oMath>
      <w:ins w:id="102" w:author="Simon Thomsen" w:date="2023-01-01T17:07:00Z">
        <w:r w:rsidR="007A2E54">
          <w:rPr>
            <w:rFonts w:eastAsiaTheme="minorEastAsia" w:cstheme="minorHAnsi"/>
            <w:sz w:val="24"/>
            <w:szCs w:val="24"/>
          </w:rPr>
          <w:t>)</w:t>
        </w:r>
        <w:r w:rsidR="007A2E54" w:rsidRPr="00AB3D2F">
          <w:rPr>
            <w:rFonts w:cstheme="minorHAnsi"/>
            <w:sz w:val="24"/>
            <w:szCs w:val="24"/>
          </w:rPr>
          <w:t xml:space="preserve">, </w:t>
        </w:r>
      </w:ins>
      <w:del w:id="103" w:author="Simon Thomsen" w:date="2023-01-01T17:07:00Z">
        <w:r w:rsidRPr="00AB3D2F" w:rsidDel="007A2E54">
          <w:rPr>
            <w:rFonts w:cstheme="minorHAnsi"/>
            <w:sz w:val="24"/>
            <w:szCs w:val="24"/>
          </w:rPr>
          <w:delText xml:space="preserve"> </w:delText>
        </w:r>
      </w:del>
      <w:r w:rsidRPr="00AB3D2F">
        <w:rPr>
          <w:rFonts w:cstheme="minorHAnsi"/>
          <w:sz w:val="24"/>
          <w:szCs w:val="24"/>
        </w:rPr>
        <w:t xml:space="preserve">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9"/>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8B1B99">
      <w:pPr>
        <w:spacing w:line="360" w:lineRule="auto"/>
        <w:jc w:val="both"/>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59DB1636" w14:textId="64ED4080" w:rsidR="009B2738" w:rsidRPr="00AC0541" w:rsidRDefault="00C31F9C" w:rsidP="009B2738">
      <w:pPr>
        <w:spacing w:line="360" w:lineRule="auto"/>
        <w:jc w:val="both"/>
        <w:rPr>
          <w:sz w:val="24"/>
          <w:szCs w:val="24"/>
        </w:rPr>
      </w:pPr>
      <w:r>
        <w:rPr>
          <w:rFonts w:cstheme="minorHAnsi"/>
          <w:sz w:val="24"/>
          <w:szCs w:val="24"/>
        </w:rPr>
        <w:t>Next</w:t>
      </w:r>
      <w:r w:rsidR="009B2738">
        <w:rPr>
          <w:rFonts w:cstheme="minorHAnsi"/>
          <w:sz w:val="24"/>
          <w:szCs w:val="24"/>
        </w:rPr>
        <w:t xml:space="preserve">, we include the insurance rate channel, </w:t>
      </w:r>
      <w:r w:rsidR="009B2738" w:rsidRPr="00AC0541">
        <w:rPr>
          <w:sz w:val="24"/>
          <w:szCs w:val="24"/>
        </w:rPr>
        <w:t>as presented in section 2</w:t>
      </w:r>
      <w:r w:rsidR="009B2738">
        <w:rPr>
          <w:sz w:val="24"/>
          <w:szCs w:val="24"/>
        </w:rPr>
        <w:t>,</w:t>
      </w:r>
      <w:r w:rsidR="009B2738" w:rsidRPr="00AC0541">
        <w:rPr>
          <w:sz w:val="24"/>
          <w:szCs w:val="24"/>
        </w:rPr>
        <w:t xml:space="preserve"> many organizations criticize the </w:t>
      </w:r>
      <w:r w:rsidR="009B2738">
        <w:rPr>
          <w:sz w:val="24"/>
          <w:szCs w:val="24"/>
        </w:rPr>
        <w:t>IS-model</w:t>
      </w:r>
      <w:r w:rsidR="009B2738" w:rsidRPr="00AC0541">
        <w:rPr>
          <w:sz w:val="24"/>
          <w:szCs w:val="24"/>
        </w:rPr>
        <w:t xml:space="preserve"> for not including </w:t>
      </w:r>
      <w:r w:rsidR="009B2738">
        <w:rPr>
          <w:sz w:val="24"/>
          <w:szCs w:val="24"/>
        </w:rPr>
        <w:t xml:space="preserve">a relationship between </w:t>
      </w:r>
      <w:r w:rsidR="009B2738" w:rsidRPr="00AC0541">
        <w:rPr>
          <w:sz w:val="24"/>
          <w:szCs w:val="24"/>
        </w:rPr>
        <w:t>the compensation</w:t>
      </w:r>
      <w:r w:rsidR="009B2738">
        <w:rPr>
          <w:sz w:val="24"/>
          <w:szCs w:val="24"/>
        </w:rPr>
        <w:t xml:space="preserve"> rate</w:t>
      </w:r>
      <w:r w:rsidR="009B2738" w:rsidRPr="00AC0541">
        <w:rPr>
          <w:sz w:val="24"/>
          <w:szCs w:val="24"/>
        </w:rPr>
        <w:t xml:space="preserve"> </w:t>
      </w:r>
      <w:r w:rsidR="009B2738">
        <w:rPr>
          <w:sz w:val="24"/>
          <w:szCs w:val="24"/>
        </w:rPr>
        <w:t>and</w:t>
      </w:r>
      <w:r w:rsidR="009B2738" w:rsidRPr="00AC0541">
        <w:rPr>
          <w:sz w:val="24"/>
          <w:szCs w:val="24"/>
        </w:rPr>
        <w:t xml:space="preserve"> people’s choice in joining the insurance program</w:t>
      </w:r>
      <w:r w:rsidR="009B2738" w:rsidRPr="005239BF">
        <w:rPr>
          <w:rStyle w:val="Fodnotehenvisning"/>
        </w:rPr>
        <w:footnoteReference w:id="10"/>
      </w:r>
      <w:r w:rsidR="009B2738" w:rsidRPr="00AC0541">
        <w:rPr>
          <w:sz w:val="24"/>
          <w:szCs w:val="24"/>
        </w:rPr>
        <w:t xml:space="preserve">. </w:t>
      </w:r>
      <w:r w:rsidR="009B2738">
        <w:rPr>
          <w:sz w:val="24"/>
          <w:szCs w:val="24"/>
        </w:rPr>
        <w:t>Such an relationship should exist as people are comparing</w:t>
      </w:r>
      <w:r w:rsidR="009B2738" w:rsidRPr="00AC0541">
        <w:rPr>
          <w:sz w:val="24"/>
          <w:szCs w:val="24"/>
        </w:rPr>
        <w:t xml:space="preserve"> membership costs to the generosity of the program</w:t>
      </w:r>
      <w:r w:rsidR="009B2738">
        <w:rPr>
          <w:sz w:val="24"/>
          <w:szCs w:val="24"/>
        </w:rPr>
        <w:t xml:space="preserve">, and as the </w:t>
      </w:r>
      <w:r w:rsidR="009B2738" w:rsidRPr="00AC0541">
        <w:rPr>
          <w:sz w:val="24"/>
          <w:szCs w:val="24"/>
        </w:rPr>
        <w:t xml:space="preserve">compensation rate </w:t>
      </w:r>
      <w:r w:rsidR="009B2738">
        <w:rPr>
          <w:sz w:val="24"/>
          <w:szCs w:val="24"/>
        </w:rPr>
        <w:t>gets</w:t>
      </w:r>
      <w:r w:rsidR="009B2738" w:rsidRPr="00AC0541">
        <w:rPr>
          <w:sz w:val="24"/>
          <w:szCs w:val="24"/>
        </w:rPr>
        <w:t xml:space="preserve"> lower</w:t>
      </w:r>
      <w:r w:rsidR="009B2738">
        <w:rPr>
          <w:sz w:val="24"/>
          <w:szCs w:val="24"/>
        </w:rPr>
        <w:t xml:space="preserve">, more people are not willing to pay these costs, thereby these people end up leaving the program </w:t>
      </w:r>
      <w:r w:rsidR="009B2738">
        <w:rPr>
          <w:sz w:val="24"/>
          <w:szCs w:val="24"/>
        </w:rPr>
        <w:fldChar w:fldCharType="begin" w:fldLock="1"/>
      </w:r>
      <w:r w:rsidR="009B2738">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9B2738">
        <w:rPr>
          <w:sz w:val="24"/>
          <w:szCs w:val="24"/>
        </w:rPr>
        <w:fldChar w:fldCharType="separate"/>
      </w:r>
      <w:r w:rsidR="009B2738" w:rsidRPr="00C14BA0">
        <w:rPr>
          <w:noProof/>
          <w:sz w:val="24"/>
          <w:szCs w:val="24"/>
        </w:rPr>
        <w:t>(Aastrup, 2018; Jensen &amp; Nørgaard, 2021; Risgaard, 2021)</w:t>
      </w:r>
      <w:r w:rsidR="009B2738">
        <w:rPr>
          <w:sz w:val="24"/>
          <w:szCs w:val="24"/>
        </w:rPr>
        <w:fldChar w:fldCharType="end"/>
      </w:r>
      <w:r w:rsidR="009B2738" w:rsidRPr="00AC0541">
        <w:rPr>
          <w:sz w:val="24"/>
          <w:szCs w:val="24"/>
        </w:rPr>
        <w:t>. The central mechanism</w:t>
      </w:r>
      <w:r w:rsidR="009B2738">
        <w:rPr>
          <w:sz w:val="24"/>
          <w:szCs w:val="24"/>
        </w:rPr>
        <w:t xml:space="preserve"> of changes in the insurance rate,</w:t>
      </w:r>
      <w:r w:rsidR="009B2738" w:rsidRPr="00AC0541">
        <w:rPr>
          <w:sz w:val="24"/>
          <w:szCs w:val="24"/>
        </w:rPr>
        <w:t xml:space="preserve"> will </w:t>
      </w:r>
      <w:r w:rsidR="009B2738">
        <w:rPr>
          <w:sz w:val="24"/>
          <w:szCs w:val="24"/>
        </w:rPr>
        <w:t>go through</w:t>
      </w:r>
      <w:r w:rsidR="009B2738" w:rsidRPr="00AC0541">
        <w:rPr>
          <w:sz w:val="24"/>
          <w:szCs w:val="24"/>
        </w:rPr>
        <w:t xml:space="preserve"> the demand si</w:t>
      </w:r>
      <w:r w:rsidR="009B2738">
        <w:rPr>
          <w:sz w:val="24"/>
          <w:szCs w:val="24"/>
        </w:rPr>
        <w:t>d</w:t>
      </w:r>
      <w:r w:rsidR="009B2738" w:rsidRPr="00AC0541">
        <w:rPr>
          <w:sz w:val="24"/>
          <w:szCs w:val="24"/>
        </w:rPr>
        <w:t xml:space="preserve">e of the economy </w:t>
      </w:r>
      <w:r w:rsidR="009B2738">
        <w:rPr>
          <w:sz w:val="24"/>
          <w:szCs w:val="24"/>
        </w:rPr>
        <w:t xml:space="preserve">as we change the </w:t>
      </w:r>
      <w:r w:rsidR="009B2738" w:rsidRPr="00AC0541">
        <w:rPr>
          <w:sz w:val="24"/>
          <w:szCs w:val="24"/>
        </w:rPr>
        <w:t>percentage</w:t>
      </w:r>
      <w:r w:rsidR="009B2738">
        <w:rPr>
          <w:sz w:val="24"/>
          <w:szCs w:val="24"/>
        </w:rPr>
        <w:t xml:space="preserve"> of people</w:t>
      </w:r>
      <w:r w:rsidR="009B2738" w:rsidRPr="00AC0541">
        <w:rPr>
          <w:sz w:val="24"/>
          <w:szCs w:val="24"/>
        </w:rPr>
        <w:t xml:space="preserve"> recei</w:t>
      </w:r>
      <w:r w:rsidR="009B2738">
        <w:rPr>
          <w:sz w:val="24"/>
          <w:szCs w:val="24"/>
        </w:rPr>
        <w:t>ving</w:t>
      </w:r>
      <w:r w:rsidR="009B2738" w:rsidRPr="00AC0541">
        <w:rPr>
          <w:sz w:val="24"/>
          <w:szCs w:val="24"/>
        </w:rPr>
        <w:t xml:space="preserve"> income insurance when unemployed</w:t>
      </w:r>
      <w:r w:rsidR="009B2738" w:rsidRPr="005239BF">
        <w:rPr>
          <w:rStyle w:val="Fodnotehenvisning"/>
        </w:rPr>
        <w:footnoteReference w:id="11"/>
      </w:r>
      <w:r w:rsidR="009B2738" w:rsidRPr="00AC0541">
        <w:rPr>
          <w:sz w:val="24"/>
          <w:szCs w:val="24"/>
        </w:rPr>
        <w:t xml:space="preserve">. The equation added to the model can be </w:t>
      </w:r>
      <w:commentRangeStart w:id="104"/>
      <w:commentRangeStart w:id="105"/>
      <w:r w:rsidR="009B2738" w:rsidRPr="00AC0541">
        <w:rPr>
          <w:sz w:val="24"/>
          <w:szCs w:val="24"/>
        </w:rPr>
        <w:t xml:space="preserve">observed below: </w:t>
      </w:r>
      <w:commentRangeEnd w:id="104"/>
      <w:r w:rsidR="009B2738">
        <w:rPr>
          <w:rStyle w:val="Kommentarhenvisning"/>
        </w:rPr>
        <w:commentReference w:id="104"/>
      </w:r>
      <w:commentRangeEnd w:id="105"/>
      <w:r w:rsidR="009B2738">
        <w:rPr>
          <w:rStyle w:val="Kommentarhenvisning"/>
        </w:rPr>
        <w:commentReference w:id="105"/>
      </w:r>
    </w:p>
    <w:p w14:paraId="44EFFDB1" w14:textId="77777777" w:rsidR="009B2738" w:rsidRDefault="009B2738" w:rsidP="009B2738">
      <w:pPr>
        <w:spacing w:line="360" w:lineRule="auto"/>
        <w:jc w:val="both"/>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5E4549B" w14:textId="5592ADE1" w:rsidR="009B2738" w:rsidRDefault="00893268" w:rsidP="009B2738">
      <w:pPr>
        <w:spacing w:line="360" w:lineRule="auto"/>
        <w:jc w:val="both"/>
        <w:rPr>
          <w:sz w:val="24"/>
          <w:szCs w:val="24"/>
        </w:rPr>
      </w:pPr>
      <w:r>
        <w:rPr>
          <w:sz w:val="24"/>
          <w:szCs w:val="24"/>
        </w:rPr>
        <w:t>D</w:t>
      </w:r>
      <w:r w:rsidR="009B2738" w:rsidRPr="00AC0541">
        <w:rPr>
          <w:sz w:val="24"/>
          <w:szCs w:val="24"/>
        </w:rPr>
        <w:t xml:space="preserve">ata used for the </w:t>
      </w:r>
      <w:r w:rsidR="009B2738">
        <w:rPr>
          <w:sz w:val="24"/>
          <w:szCs w:val="24"/>
        </w:rPr>
        <w:t>insurance rate</w:t>
      </w:r>
      <w:r w:rsidR="009B2738" w:rsidRPr="00AC0541">
        <w:rPr>
          <w:sz w:val="24"/>
          <w:szCs w:val="24"/>
        </w:rPr>
        <w:t xml:space="preserve"> is obtained from ADAMS databank, </w:t>
      </w:r>
      <w:r w:rsidR="009B2738">
        <w:rPr>
          <w:sz w:val="24"/>
          <w:szCs w:val="24"/>
        </w:rPr>
        <w:t>and as the data is only available till 2018,</w:t>
      </w:r>
      <w:r w:rsidR="009B2738" w:rsidRPr="00AC0541">
        <w:rPr>
          <w:sz w:val="24"/>
          <w:szCs w:val="24"/>
        </w:rPr>
        <w:t xml:space="preserve"> we</w:t>
      </w:r>
      <w:r w:rsidR="009B2738">
        <w:rPr>
          <w:sz w:val="24"/>
          <w:szCs w:val="24"/>
        </w:rPr>
        <w:t xml:space="preserve"> are</w:t>
      </w:r>
      <w:r w:rsidR="009B2738" w:rsidRPr="00AC0541">
        <w:rPr>
          <w:sz w:val="24"/>
          <w:szCs w:val="24"/>
        </w:rPr>
        <w:t xml:space="preserve"> only</w:t>
      </w:r>
      <w:r w:rsidR="009B2738">
        <w:rPr>
          <w:sz w:val="24"/>
          <w:szCs w:val="24"/>
        </w:rPr>
        <w:t xml:space="preserve"> able to</w:t>
      </w:r>
      <w:r w:rsidR="009B2738" w:rsidRPr="00AC0541">
        <w:rPr>
          <w:sz w:val="24"/>
          <w:szCs w:val="24"/>
        </w:rPr>
        <w:t xml:space="preserve"> estimate the equation till 2017 quarter 4. </w:t>
      </w:r>
      <w:r w:rsidR="009B2738">
        <w:rPr>
          <w:sz w:val="24"/>
          <w:szCs w:val="24"/>
        </w:rPr>
        <w:t>Doing this, w</w:t>
      </w:r>
      <w:r w:rsidR="009B2738" w:rsidRPr="00AC0541">
        <w:rPr>
          <w:sz w:val="24"/>
          <w:szCs w:val="24"/>
        </w:rPr>
        <w:t>e find a positive long-run relationship between the compensation rate and the insurance rate</w:t>
      </w:r>
      <w:r w:rsidR="009B2738">
        <w:rPr>
          <w:sz w:val="24"/>
          <w:szCs w:val="24"/>
        </w:rPr>
        <w:t xml:space="preserve"> but only </w:t>
      </w:r>
      <w:r w:rsidR="009B2738" w:rsidRPr="00AC0541">
        <w:rPr>
          <w:sz w:val="24"/>
          <w:szCs w:val="24"/>
        </w:rPr>
        <w:t>at a 10% significan</w:t>
      </w:r>
      <w:r w:rsidR="009B2738">
        <w:rPr>
          <w:sz w:val="24"/>
          <w:szCs w:val="24"/>
        </w:rPr>
        <w:t>ce</w:t>
      </w:r>
      <w:r w:rsidR="009B2738" w:rsidRPr="00AC0541">
        <w:rPr>
          <w:sz w:val="24"/>
          <w:szCs w:val="24"/>
        </w:rPr>
        <w:t>-level.</w:t>
      </w:r>
    </w:p>
    <w:p w14:paraId="2321A092" w14:textId="77777777" w:rsidR="009B2738" w:rsidRDefault="009B2738" w:rsidP="008B1B99">
      <w:pPr>
        <w:spacing w:line="360" w:lineRule="auto"/>
        <w:jc w:val="both"/>
        <w:rPr>
          <w:rFonts w:cstheme="minorHAnsi"/>
          <w:sz w:val="24"/>
          <w:szCs w:val="24"/>
        </w:rPr>
      </w:pPr>
    </w:p>
    <w:p w14:paraId="7B8CA687" w14:textId="7106EA0A" w:rsidR="00893268" w:rsidRDefault="00763BD8" w:rsidP="009B2738">
      <w:pPr>
        <w:spacing w:line="360" w:lineRule="auto"/>
        <w:jc w:val="both"/>
        <w:rPr>
          <w:rFonts w:eastAsiaTheme="minorEastAsia"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483B78">
        <w:rPr>
          <w:rFonts w:eastAsiaTheme="minorEastAsia" w:cstheme="minorHAnsi"/>
          <w:sz w:val="24"/>
          <w:szCs w:val="24"/>
        </w:rPr>
        <w:t xml:space="preserve">, </w:t>
      </w:r>
      <w:r w:rsidR="00483B78" w:rsidRPr="00AB3D2F">
        <w:rPr>
          <w:rFonts w:eastAsiaTheme="minorEastAsia" w:cstheme="minorHAnsi"/>
          <w:sz w:val="24"/>
          <w:szCs w:val="24"/>
        </w:rPr>
        <w:t xml:space="preserve">and </w:t>
      </w:r>
      <w:r w:rsidR="00483B78">
        <w:rPr>
          <w:rFonts w:eastAsiaTheme="minorEastAsia" w:cstheme="minorHAnsi"/>
          <w:sz w:val="24"/>
          <w:szCs w:val="24"/>
        </w:rPr>
        <w:t>thereby affecting</w:t>
      </w:r>
      <w:r w:rsidR="00483B78" w:rsidRPr="00AB3D2F">
        <w:rPr>
          <w:rFonts w:eastAsiaTheme="minorEastAsia" w:cstheme="minorHAnsi"/>
          <w:sz w:val="24"/>
          <w:szCs w:val="24"/>
        </w:rPr>
        <w:t xml:space="preserve"> consumption of the households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483B78" w:rsidRPr="00AB3D2F">
        <w:rPr>
          <w:rFonts w:eastAsiaTheme="minorEastAsia" w:cstheme="minorHAnsi"/>
          <w:sz w:val="24"/>
          <w:szCs w:val="24"/>
        </w:rPr>
        <w:t xml:space="preserve">). </w:t>
      </w:r>
      <w:r w:rsidR="00483B78">
        <w:rPr>
          <w:rFonts w:eastAsiaTheme="minorEastAsia" w:cstheme="minorHAnsi"/>
          <w:sz w:val="24"/>
          <w:szCs w:val="24"/>
        </w:rPr>
        <w:t xml:space="preserve">In contrast to </w:t>
      </w:r>
      <w:r w:rsidR="00483B78" w:rsidRPr="005F2952">
        <w:rPr>
          <w:rFonts w:eastAsiaTheme="minorEastAsia" w:cstheme="minorHAnsi"/>
          <w:noProof/>
          <w:sz w:val="24"/>
          <w:szCs w:val="24"/>
        </w:rPr>
        <w:t>Byrialsen et al.</w:t>
      </w:r>
      <w:r w:rsidR="00483B78">
        <w:rPr>
          <w:rFonts w:eastAsiaTheme="minorEastAsia" w:cstheme="minorHAnsi"/>
          <w:noProof/>
          <w:sz w:val="24"/>
          <w:szCs w:val="24"/>
        </w:rPr>
        <w:t xml:space="preserve"> </w:t>
      </w:r>
      <w:r w:rsidR="00483B78">
        <w:rPr>
          <w:rFonts w:eastAsiaTheme="minorEastAsia" w:cstheme="minorHAnsi"/>
          <w:sz w:val="24"/>
          <w:szCs w:val="24"/>
        </w:rPr>
        <w:fldChar w:fldCharType="begin" w:fldLock="1"/>
      </w:r>
      <w:r w:rsidR="00483B78">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483B78">
        <w:rPr>
          <w:rFonts w:eastAsiaTheme="minorEastAsia" w:cstheme="minorHAnsi"/>
          <w:sz w:val="24"/>
          <w:szCs w:val="24"/>
        </w:rPr>
        <w:fldChar w:fldCharType="separate"/>
      </w:r>
      <w:r w:rsidR="00483B78" w:rsidRPr="005F2952">
        <w:rPr>
          <w:rFonts w:eastAsiaTheme="minorEastAsia" w:cstheme="minorHAnsi"/>
          <w:noProof/>
          <w:sz w:val="24"/>
          <w:szCs w:val="24"/>
        </w:rPr>
        <w:t>(2022)</w:t>
      </w:r>
      <w:r w:rsidR="00483B78">
        <w:rPr>
          <w:rFonts w:eastAsiaTheme="minorEastAsia" w:cstheme="minorHAnsi"/>
          <w:sz w:val="24"/>
          <w:szCs w:val="24"/>
        </w:rPr>
        <w:fldChar w:fldCharType="end"/>
      </w:r>
      <w:r w:rsidR="00483B78" w:rsidRPr="00AB3D2F">
        <w:rPr>
          <w:rFonts w:eastAsiaTheme="minorEastAsia" w:cstheme="minorHAnsi"/>
          <w:sz w:val="24"/>
          <w:szCs w:val="24"/>
        </w:rPr>
        <w:t xml:space="preserve"> </w:t>
      </w:r>
      <w:r w:rsidR="00483B78">
        <w:rPr>
          <w:rFonts w:eastAsiaTheme="minorEastAsia" w:cstheme="minorHAnsi"/>
          <w:sz w:val="24"/>
          <w:szCs w:val="24"/>
        </w:rPr>
        <w:t>we</w:t>
      </w:r>
      <w:r w:rsidR="00483B78" w:rsidRPr="00AB3D2F">
        <w:rPr>
          <w:rFonts w:eastAsiaTheme="minorEastAsia" w:cstheme="minorHAnsi"/>
          <w:sz w:val="24"/>
          <w:szCs w:val="24"/>
        </w:rPr>
        <w:t xml:space="preserve"> split</w:t>
      </w:r>
      <w:r w:rsidR="00483B78">
        <w:rPr>
          <w:rFonts w:eastAsiaTheme="minorEastAsia" w:cstheme="minorHAnsi"/>
          <w:sz w:val="24"/>
          <w:szCs w:val="24"/>
        </w:rPr>
        <w:t xml:space="preserve"> the net benefits up</w:t>
      </w:r>
      <w:r w:rsidR="00483B78"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w:t>
      </w:r>
      <w:r w:rsidR="00483B78" w:rsidRPr="00AB3D2F">
        <w:rPr>
          <w:rFonts w:eastAsiaTheme="minorEastAsia" w:cstheme="minorHAnsi"/>
          <w:sz w:val="24"/>
          <w:szCs w:val="24"/>
        </w:rPr>
        <w:t xml:space="preserve"> and </w:t>
      </w:r>
      <w:r w:rsidR="00483B78" w:rsidRPr="00AB3D2F">
        <w:rPr>
          <w:rFonts w:eastAsiaTheme="minorEastAsia" w:cstheme="minorHAnsi"/>
          <w:sz w:val="24"/>
          <w:szCs w:val="24"/>
        </w:rPr>
        <w:lastRenderedPageBreak/>
        <w:t>(</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w:t>
      </w:r>
      <w:r w:rsidR="00483B78">
        <w:rPr>
          <w:rFonts w:eastAsiaTheme="minorEastAsia" w:cstheme="minorHAnsi"/>
          <w:sz w:val="24"/>
          <w:szCs w:val="24"/>
        </w:rPr>
        <w:t>, where</w:t>
      </w:r>
      <w:r w:rsidR="00483B78" w:rsidRPr="00AB3D2F">
        <w:rPr>
          <w:rFonts w:eastAsiaTheme="minorEastAsia" w:cstheme="minorHAnsi"/>
          <w:sz w:val="24"/>
          <w:szCs w:val="24"/>
        </w:rPr>
        <w:t xml:space="preserve"> the later one</w:t>
      </w:r>
      <w:r w:rsidR="00483B78">
        <w:rPr>
          <w:rFonts w:eastAsiaTheme="minorEastAsia" w:cstheme="minorHAnsi"/>
          <w:sz w:val="24"/>
          <w:szCs w:val="24"/>
        </w:rPr>
        <w:t xml:space="preserve"> </w:t>
      </w:r>
      <w:r w:rsidR="00483B78" w:rsidRPr="00AB3D2F">
        <w:rPr>
          <w:rFonts w:eastAsiaTheme="minorEastAsia" w:cstheme="minorHAnsi"/>
          <w:sz w:val="24"/>
          <w:szCs w:val="24"/>
        </w:rPr>
        <w:t>determin</w:t>
      </w:r>
      <w:r w:rsidR="00483B78">
        <w:rPr>
          <w:rFonts w:eastAsiaTheme="minorEastAsia" w:cstheme="minorHAnsi"/>
          <w:sz w:val="24"/>
          <w:szCs w:val="24"/>
        </w:rPr>
        <w:t>es</w:t>
      </w:r>
      <w:r w:rsidR="00483B78" w:rsidRPr="00AB3D2F">
        <w:rPr>
          <w:rFonts w:eastAsiaTheme="minorEastAsia" w:cstheme="minorHAnsi"/>
          <w:sz w:val="24"/>
          <w:szCs w:val="24"/>
        </w:rPr>
        <w:t xml:space="preserve"> the total amount </w:t>
      </w:r>
      <w:r w:rsidR="00483B78">
        <w:rPr>
          <w:rFonts w:eastAsiaTheme="minorEastAsia" w:cstheme="minorHAnsi"/>
          <w:sz w:val="24"/>
          <w:szCs w:val="24"/>
        </w:rPr>
        <w:t xml:space="preserve">of income insurance </w:t>
      </w:r>
      <w:r w:rsidR="00483B78" w:rsidRPr="00AB3D2F">
        <w:rPr>
          <w:rFonts w:eastAsiaTheme="minorEastAsia" w:cstheme="minorHAnsi"/>
          <w:sz w:val="24"/>
          <w:szCs w:val="24"/>
        </w:rPr>
        <w:t xml:space="preserve">received by households, </w:t>
      </w:r>
      <w:r w:rsidR="00483B78">
        <w:rPr>
          <w:rFonts w:eastAsiaTheme="minorEastAsia" w:cstheme="minorHAnsi"/>
          <w:sz w:val="24"/>
          <w:szCs w:val="24"/>
        </w:rPr>
        <w:t>while</w:t>
      </w:r>
      <w:r w:rsidR="00483B78" w:rsidRPr="00AB3D2F">
        <w:rPr>
          <w:rFonts w:eastAsiaTheme="minorEastAsia" w:cstheme="minorHAnsi"/>
          <w:sz w:val="24"/>
          <w:szCs w:val="24"/>
        </w:rPr>
        <w:t xml:space="preserve"> the first determin</w:t>
      </w:r>
      <w:r w:rsidR="00483B78">
        <w:rPr>
          <w:rFonts w:eastAsiaTheme="minorEastAsia" w:cstheme="minorHAnsi"/>
          <w:sz w:val="24"/>
          <w:szCs w:val="24"/>
        </w:rPr>
        <w:t>es</w:t>
      </w:r>
      <w:r w:rsidR="00483B78" w:rsidRPr="00AB3D2F">
        <w:rPr>
          <w:rFonts w:eastAsiaTheme="minorEastAsia" w:cstheme="minorHAnsi"/>
          <w:sz w:val="24"/>
          <w:szCs w:val="24"/>
        </w:rPr>
        <w:t xml:space="preserve"> all other benefits received by households. </w:t>
      </w:r>
      <w:r w:rsidR="00483B78">
        <w:rPr>
          <w:rFonts w:eastAsiaTheme="minorEastAsia" w:cstheme="minorHAnsi"/>
          <w:sz w:val="24"/>
          <w:szCs w:val="24"/>
        </w:rPr>
        <w:t xml:space="preserve">The effect of the net benefits received by </w:t>
      </w:r>
      <w:proofErr w:type="gramStart"/>
      <w:r w:rsidR="00483B78">
        <w:rPr>
          <w:rFonts w:eastAsiaTheme="minorEastAsia" w:cstheme="minorHAnsi"/>
          <w:sz w:val="24"/>
          <w:szCs w:val="24"/>
        </w:rPr>
        <w:t>households</w:t>
      </w:r>
      <w:proofErr w:type="gramEnd"/>
      <w:r w:rsidR="00483B78">
        <w:rPr>
          <w:rFonts w:eastAsiaTheme="minorEastAsia" w:cstheme="minorHAnsi"/>
          <w:sz w:val="24"/>
          <w:szCs w:val="24"/>
        </w:rPr>
        <w:t xml:space="preserve"> </w:t>
      </w:r>
      <w:r w:rsidR="00483B78" w:rsidRPr="00AB3D2F">
        <w:rPr>
          <w:rFonts w:eastAsiaTheme="minorEastAsia" w:cstheme="minorHAnsi"/>
          <w:sz w:val="24"/>
          <w:szCs w:val="24"/>
        </w:rPr>
        <w:t>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483B78" w:rsidRPr="00AB3D2F">
        <w:rPr>
          <w:rFonts w:eastAsiaTheme="minorEastAsia" w:cstheme="minorHAnsi"/>
          <w:sz w:val="24"/>
          <w:szCs w:val="24"/>
        </w:rPr>
        <w:t xml:space="preserve">). </w:t>
      </w:r>
    </w:p>
    <w:p w14:paraId="59B03118" w14:textId="365834EC" w:rsidR="00902E8F" w:rsidRDefault="00893268" w:rsidP="00893268">
      <w:pPr>
        <w:spacing w:line="360" w:lineRule="auto"/>
        <w:jc w:val="both"/>
        <w:rPr>
          <w:ins w:id="106" w:author="Simon Thomsen" w:date="2023-01-01T17:10:00Z"/>
          <w:rFonts w:cstheme="minorHAnsi"/>
          <w:sz w:val="24"/>
          <w:szCs w:val="24"/>
        </w:rPr>
      </w:pPr>
      <w:r>
        <w:rPr>
          <w:rFonts w:eastAsiaTheme="minorEastAsia" w:cstheme="minorHAnsi"/>
          <w:sz w:val="24"/>
          <w:szCs w:val="24"/>
        </w:rPr>
        <w:t>Another important element of household income, which might also be affect</w:t>
      </w:r>
      <w:ins w:id="107" w:author="Simon Thomsen" w:date="2023-01-01T17:10:00Z">
        <w:r w:rsidR="00902E8F">
          <w:rPr>
            <w:rFonts w:eastAsiaTheme="minorEastAsia" w:cstheme="minorHAnsi"/>
            <w:sz w:val="24"/>
            <w:szCs w:val="24"/>
          </w:rPr>
          <w:t>ed</w:t>
        </w:r>
      </w:ins>
      <w:r>
        <w:rPr>
          <w:rFonts w:eastAsiaTheme="minorEastAsia" w:cstheme="minorHAnsi"/>
          <w:sz w:val="24"/>
          <w:szCs w:val="24"/>
        </w:rPr>
        <w:t xml:space="preserve"> by the level of unemployment ben</w:t>
      </w:r>
      <w:ins w:id="108" w:author="Simon Thomsen" w:date="2023-01-01T17:09:00Z">
        <w:r w:rsidR="00902E8F">
          <w:rPr>
            <w:rFonts w:eastAsiaTheme="minorEastAsia" w:cstheme="minorHAnsi"/>
            <w:sz w:val="24"/>
            <w:szCs w:val="24"/>
          </w:rPr>
          <w:t>e</w:t>
        </w:r>
      </w:ins>
      <w:r>
        <w:rPr>
          <w:rFonts w:eastAsiaTheme="minorEastAsia" w:cstheme="minorHAnsi"/>
          <w:sz w:val="24"/>
          <w:szCs w:val="24"/>
        </w:rPr>
        <w:t>fits is the wages.</w:t>
      </w:r>
      <w:r>
        <w:rPr>
          <w:rFonts w:cstheme="minorHAnsi"/>
          <w:sz w:val="24"/>
          <w:szCs w:val="24"/>
        </w:rPr>
        <w:t xml:space="preserve"> </w:t>
      </w:r>
      <w:ins w:id="109" w:author="Simon Thomsen" w:date="2023-01-01T17:10:00Z">
        <w:r w:rsidR="00902E8F">
          <w:rPr>
            <w:rFonts w:cstheme="minorHAnsi"/>
            <w:sz w:val="24"/>
            <w:szCs w:val="24"/>
          </w:rPr>
          <w:t xml:space="preserve"> We determine the wages as follows within the </w:t>
        </w:r>
        <w:commentRangeStart w:id="110"/>
        <w:r w:rsidR="00902E8F">
          <w:rPr>
            <w:rFonts w:cstheme="minorHAnsi"/>
            <w:sz w:val="24"/>
            <w:szCs w:val="24"/>
          </w:rPr>
          <w:t>model.</w:t>
        </w:r>
      </w:ins>
      <w:commentRangeEnd w:id="110"/>
      <w:ins w:id="111" w:author="Simon Thomsen" w:date="2023-01-01T17:16:00Z">
        <w:r w:rsidR="00902E8F">
          <w:rPr>
            <w:rStyle w:val="Kommentarhenvisning"/>
          </w:rPr>
          <w:commentReference w:id="110"/>
        </w:r>
      </w:ins>
      <w:ins w:id="112" w:author="Simon Thomsen" w:date="2023-01-01T17:10:00Z">
        <w:r w:rsidR="00902E8F">
          <w:rPr>
            <w:rFonts w:cstheme="minorHAnsi"/>
            <w:sz w:val="24"/>
            <w:szCs w:val="24"/>
          </w:rPr>
          <w:t xml:space="preserve"> </w:t>
        </w:r>
      </w:ins>
    </w:p>
    <w:p w14:paraId="70F31C2C" w14:textId="323B7FC1" w:rsidR="00902E8F" w:rsidRDefault="00902E8F" w:rsidP="00893268">
      <w:pPr>
        <w:spacing w:line="360" w:lineRule="auto"/>
        <w:jc w:val="both"/>
        <w:rPr>
          <w:ins w:id="113" w:author="Simon Thomsen" w:date="2023-01-01T17:10:00Z"/>
          <w:rFonts w:cstheme="minorHAnsi"/>
          <w:sz w:val="24"/>
          <w:szCs w:val="24"/>
        </w:rPr>
      </w:pPr>
    </w:p>
    <w:p w14:paraId="2FA0E74E" w14:textId="05463C52" w:rsidR="00902E8F" w:rsidRDefault="00902E8F" w:rsidP="00893268">
      <w:pPr>
        <w:spacing w:line="360" w:lineRule="auto"/>
        <w:jc w:val="both"/>
        <w:rPr>
          <w:ins w:id="114" w:author="Simon Thomsen" w:date="2023-01-01T17:09:00Z"/>
          <w:rFonts w:cstheme="minorHAnsi"/>
          <w:sz w:val="24"/>
          <w:szCs w:val="24"/>
        </w:rPr>
      </w:pPr>
      <m:oMathPara>
        <m:oMath>
          <m:r>
            <w:ins w:id="115" w:author="Simon Thomsen" w:date="2023-01-01T17:12:00Z">
              <w:rPr>
                <w:rFonts w:ascii="Cambria Math" w:eastAsia="Cambria Math" w:hAnsi="Cambria Math" w:cs="Cambria Math"/>
                <w:color w:val="000000"/>
                <w:sz w:val="20"/>
                <w:szCs w:val="20"/>
              </w:rPr>
              <m:t>∆ln</m:t>
            </w:ins>
          </m:r>
          <m:r>
            <w:ins w:id="116" w:author="Simon Thomsen" w:date="2023-01-01T17:12:00Z">
              <w:rPr>
                <w:rFonts w:ascii="Cambria Math" w:hAnsi="Cambria Math"/>
              </w:rPr>
              <m:t xml:space="preserve"> </m:t>
            </w:ins>
          </m:r>
          <m:d>
            <m:dPr>
              <m:ctrlPr>
                <w:ins w:id="117" w:author="Simon Thomsen" w:date="2023-01-01T17:12:00Z">
                  <w:rPr>
                    <w:rFonts w:ascii="Cambria Math" w:hAnsi="Cambria Math"/>
                  </w:rPr>
                </w:ins>
              </m:ctrlPr>
            </m:dPr>
            <m:e>
              <m:sSub>
                <m:sSubPr>
                  <m:ctrlPr>
                    <w:ins w:id="118" w:author="Simon Thomsen" w:date="2023-01-01T17:12:00Z">
                      <w:rPr>
                        <w:rFonts w:ascii="Cambria Math" w:eastAsia="Cambria Math" w:hAnsi="Cambria Math" w:cs="Cambria Math"/>
                        <w:color w:val="000000"/>
                        <w:sz w:val="20"/>
                        <w:szCs w:val="20"/>
                      </w:rPr>
                    </w:ins>
                  </m:ctrlPr>
                </m:sSubPr>
                <m:e>
                  <m:r>
                    <w:ins w:id="119" w:author="Simon Thomsen" w:date="2023-01-01T17:12:00Z">
                      <w:rPr>
                        <w:rFonts w:ascii="Cambria Math" w:eastAsia="Cambria Math" w:hAnsi="Cambria Math" w:cs="Cambria Math"/>
                        <w:color w:val="000000"/>
                        <w:sz w:val="20"/>
                        <w:szCs w:val="20"/>
                      </w:rPr>
                      <m:t>w</m:t>
                    </w:ins>
                  </m:r>
                </m:e>
                <m:sub>
                  <m:r>
                    <w:ins w:id="120" w:author="Simon Thomsen" w:date="2023-01-01T17:12:00Z">
                      <w:rPr>
                        <w:rFonts w:ascii="Cambria Math" w:eastAsia="Cambria Math" w:hAnsi="Cambria Math" w:cs="Cambria Math"/>
                        <w:color w:val="000000"/>
                        <w:sz w:val="20"/>
                        <w:szCs w:val="20"/>
                      </w:rPr>
                      <m:t>t</m:t>
                    </w:ins>
                  </m:r>
                </m:sub>
              </m:sSub>
            </m:e>
          </m:d>
          <m:r>
            <w:ins w:id="121" w:author="Simon Thomsen" w:date="2023-01-01T17:12:00Z">
              <w:rPr>
                <w:rFonts w:ascii="Cambria Math" w:hAnsi="Cambria Math"/>
              </w:rPr>
              <m:t xml:space="preserve"> </m:t>
            </w:ins>
          </m:r>
          <m:r>
            <w:ins w:id="122" w:author="Simon Thomsen" w:date="2023-01-01T17:12:00Z">
              <w:rPr>
                <w:rFonts w:ascii="Cambria Math" w:eastAsia="Cambria Math" w:hAnsi="Cambria Math" w:cs="Cambria Math"/>
                <w:color w:val="000000"/>
                <w:sz w:val="20"/>
                <w:szCs w:val="20"/>
              </w:rPr>
              <m:t>=-0.40*∆</m:t>
            </w:ins>
          </m:r>
          <m:box>
            <m:boxPr>
              <m:opEmu m:val="1"/>
              <m:ctrlPr>
                <w:ins w:id="123" w:author="Simon Thomsen" w:date="2023-01-01T17:12:00Z">
                  <w:rPr>
                    <w:rFonts w:ascii="Cambria Math" w:eastAsia="Cambria Math" w:hAnsi="Cambria Math" w:cs="Cambria Math"/>
                    <w:color w:val="000000"/>
                    <w:sz w:val="20"/>
                    <w:szCs w:val="20"/>
                  </w:rPr>
                </w:ins>
              </m:ctrlPr>
            </m:boxPr>
            <m:e>
              <m:r>
                <w:ins w:id="124" w:author="Simon Thomsen" w:date="2023-01-01T17:12:00Z">
                  <w:rPr>
                    <w:rFonts w:ascii="Cambria Math" w:eastAsia="Cambria Math" w:hAnsi="Cambria Math" w:cs="Cambria Math"/>
                    <w:color w:val="000000"/>
                    <w:sz w:val="20"/>
                    <w:szCs w:val="20"/>
                  </w:rPr>
                  <m:t>ln</m:t>
                </w:ins>
              </m:r>
            </m:e>
          </m:box>
          <m:d>
            <m:dPr>
              <m:ctrlPr>
                <w:ins w:id="125" w:author="Simon Thomsen" w:date="2023-01-01T17:12:00Z">
                  <w:rPr>
                    <w:rFonts w:ascii="Cambria Math" w:hAnsi="Cambria Math"/>
                  </w:rPr>
                </w:ins>
              </m:ctrlPr>
            </m:dPr>
            <m:e>
              <m:sSub>
                <m:sSubPr>
                  <m:ctrlPr>
                    <w:ins w:id="126" w:author="Simon Thomsen" w:date="2023-01-01T17:12:00Z">
                      <w:rPr>
                        <w:rFonts w:ascii="Cambria Math" w:eastAsia="Cambria Math" w:hAnsi="Cambria Math" w:cs="Cambria Math"/>
                        <w:color w:val="000000"/>
                        <w:sz w:val="20"/>
                        <w:szCs w:val="20"/>
                      </w:rPr>
                    </w:ins>
                  </m:ctrlPr>
                </m:sSubPr>
                <m:e>
                  <m:r>
                    <w:ins w:id="127" w:author="Simon Thomsen" w:date="2023-01-01T17:12:00Z">
                      <w:rPr>
                        <w:rFonts w:ascii="Cambria Math" w:eastAsia="Cambria Math" w:hAnsi="Cambria Math" w:cs="Cambria Math"/>
                        <w:color w:val="000000"/>
                        <w:sz w:val="20"/>
                        <w:szCs w:val="20"/>
                      </w:rPr>
                      <m:t>ur</m:t>
                    </w:ins>
                  </m:r>
                </m:e>
                <m:sub>
                  <m:r>
                    <w:ins w:id="128" w:author="Simon Thomsen" w:date="2023-01-01T17:12:00Z">
                      <w:rPr>
                        <w:rFonts w:ascii="Cambria Math" w:eastAsia="Cambria Math" w:hAnsi="Cambria Math" w:cs="Cambria Math"/>
                        <w:color w:val="000000"/>
                        <w:sz w:val="20"/>
                        <w:szCs w:val="20"/>
                      </w:rPr>
                      <m:t>t-4</m:t>
                    </w:ins>
                  </m:r>
                </m:sub>
              </m:sSub>
            </m:e>
          </m:d>
          <m:r>
            <w:ins w:id="129" w:author="Simon Thomsen" w:date="2023-01-01T17:12:00Z">
              <w:rPr>
                <w:rFonts w:ascii="Cambria Math" w:hAnsi="Cambria Math"/>
              </w:rPr>
              <m:t xml:space="preserve"> </m:t>
            </w:ins>
          </m:r>
          <m:r>
            <w:ins w:id="130" w:author="Simon Thomsen" w:date="2023-01-01T17:12:00Z">
              <w:rPr>
                <w:rFonts w:ascii="Cambria Math" w:eastAsia="Cambria Math" w:hAnsi="Cambria Math" w:cs="Cambria Math"/>
                <w:color w:val="000000"/>
                <w:sz w:val="20"/>
                <w:szCs w:val="20"/>
              </w:rPr>
              <m:t>+0.59*∆</m:t>
            </w:ins>
          </m:r>
          <m:box>
            <m:boxPr>
              <m:opEmu m:val="1"/>
              <m:ctrlPr>
                <w:ins w:id="131" w:author="Simon Thomsen" w:date="2023-01-01T17:12:00Z">
                  <w:rPr>
                    <w:rFonts w:ascii="Cambria Math" w:eastAsia="Cambria Math" w:hAnsi="Cambria Math" w:cs="Cambria Math"/>
                    <w:color w:val="000000"/>
                    <w:sz w:val="20"/>
                    <w:szCs w:val="20"/>
                  </w:rPr>
                </w:ins>
              </m:ctrlPr>
            </m:boxPr>
            <m:e>
              <m:r>
                <w:ins w:id="132" w:author="Simon Thomsen" w:date="2023-01-01T17:12:00Z">
                  <w:rPr>
                    <w:rFonts w:ascii="Cambria Math" w:eastAsia="Cambria Math" w:hAnsi="Cambria Math" w:cs="Cambria Math"/>
                    <w:color w:val="000000"/>
                    <w:sz w:val="20"/>
                    <w:szCs w:val="20"/>
                  </w:rPr>
                  <m:t>ln</m:t>
                </w:ins>
              </m:r>
            </m:e>
          </m:box>
          <m:d>
            <m:dPr>
              <m:ctrlPr>
                <w:ins w:id="133" w:author="Simon Thomsen" w:date="2023-01-01T17:12:00Z">
                  <w:rPr>
                    <w:rFonts w:ascii="Cambria Math" w:hAnsi="Cambria Math"/>
                  </w:rPr>
                </w:ins>
              </m:ctrlPr>
            </m:dPr>
            <m:e>
              <m:sSub>
                <m:sSubPr>
                  <m:ctrlPr>
                    <w:ins w:id="134" w:author="Simon Thomsen" w:date="2023-01-01T17:12:00Z">
                      <w:rPr>
                        <w:rFonts w:ascii="Cambria Math" w:eastAsia="Cambria Math" w:hAnsi="Cambria Math" w:cs="Cambria Math"/>
                        <w:color w:val="000000"/>
                        <w:sz w:val="20"/>
                        <w:szCs w:val="20"/>
                      </w:rPr>
                    </w:ins>
                  </m:ctrlPr>
                </m:sSubPr>
                <m:e>
                  <m:r>
                    <w:ins w:id="135" w:author="Simon Thomsen" w:date="2023-01-01T17:12:00Z">
                      <w:rPr>
                        <w:rFonts w:ascii="Cambria Math" w:eastAsia="Cambria Math" w:hAnsi="Cambria Math" w:cs="Cambria Math"/>
                        <w:color w:val="000000"/>
                        <w:sz w:val="20"/>
                        <w:szCs w:val="20"/>
                      </w:rPr>
                      <m:t>a</m:t>
                    </w:ins>
                  </m:r>
                </m:e>
                <m:sub>
                  <m:r>
                    <w:ins w:id="136" w:author="Simon Thomsen" w:date="2023-01-01T17:12:00Z">
                      <w:rPr>
                        <w:rFonts w:ascii="Cambria Math" w:eastAsia="Cambria Math" w:hAnsi="Cambria Math" w:cs="Cambria Math"/>
                        <w:color w:val="000000"/>
                        <w:sz w:val="20"/>
                        <w:szCs w:val="20"/>
                      </w:rPr>
                      <m:t>t</m:t>
                    </w:ins>
                  </m:r>
                </m:sub>
              </m:sSub>
            </m:e>
          </m:d>
          <m:r>
            <w:ins w:id="137" w:author="Simon Thomsen" w:date="2023-01-01T17:12:00Z">
              <w:rPr>
                <w:rFonts w:ascii="Cambria Math" w:hAnsi="Cambria Math"/>
              </w:rPr>
              <m:t xml:space="preserve"> </m:t>
            </w:ins>
          </m:r>
          <m:r>
            <w:ins w:id="138" w:author="Simon Thomsen" w:date="2023-01-01T17:12:00Z">
              <w:rPr>
                <w:rFonts w:ascii="Cambria Math" w:eastAsia="Cambria Math" w:hAnsi="Cambria Math" w:cs="Cambria Math"/>
                <w:color w:val="000000"/>
                <w:sz w:val="20"/>
                <w:szCs w:val="20"/>
              </w:rPr>
              <m:t>-0.41*</m:t>
            </w:ins>
          </m:r>
          <m:box>
            <m:boxPr>
              <m:opEmu m:val="1"/>
              <m:ctrlPr>
                <w:ins w:id="139" w:author="Simon Thomsen" w:date="2023-01-01T17:12:00Z">
                  <w:rPr>
                    <w:rFonts w:ascii="Cambria Math" w:eastAsia="Cambria Math" w:hAnsi="Cambria Math" w:cs="Cambria Math"/>
                    <w:color w:val="000000"/>
                    <w:sz w:val="20"/>
                    <w:szCs w:val="20"/>
                  </w:rPr>
                </w:ins>
              </m:ctrlPr>
            </m:boxPr>
            <m:e>
              <m:r>
                <w:ins w:id="140" w:author="Simon Thomsen" w:date="2023-01-01T17:12:00Z">
                  <w:rPr>
                    <w:rFonts w:ascii="Cambria Math" w:eastAsia="Cambria Math" w:hAnsi="Cambria Math" w:cs="Cambria Math"/>
                    <w:color w:val="000000"/>
                    <w:sz w:val="20"/>
                    <w:szCs w:val="20"/>
                  </w:rPr>
                  <m:t>ln</m:t>
                </w:ins>
              </m:r>
            </m:e>
          </m:box>
          <m:d>
            <m:dPr>
              <m:ctrlPr>
                <w:ins w:id="141" w:author="Simon Thomsen" w:date="2023-01-01T17:12:00Z">
                  <w:rPr>
                    <w:rFonts w:ascii="Cambria Math" w:hAnsi="Cambria Math"/>
                  </w:rPr>
                </w:ins>
              </m:ctrlPr>
            </m:dPr>
            <m:e>
              <m:sSub>
                <m:sSubPr>
                  <m:ctrlPr>
                    <w:ins w:id="142" w:author="Simon Thomsen" w:date="2023-01-01T17:12:00Z">
                      <w:rPr>
                        <w:rFonts w:ascii="Cambria Math" w:eastAsia="Cambria Math" w:hAnsi="Cambria Math" w:cs="Cambria Math"/>
                        <w:color w:val="000000"/>
                        <w:sz w:val="20"/>
                        <w:szCs w:val="20"/>
                      </w:rPr>
                    </w:ins>
                  </m:ctrlPr>
                </m:sSubPr>
                <m:e>
                  <m:r>
                    <w:ins w:id="143" w:author="Simon Thomsen" w:date="2023-01-01T17:12:00Z">
                      <w:rPr>
                        <w:rFonts w:ascii="Cambria Math" w:eastAsia="Cambria Math" w:hAnsi="Cambria Math" w:cs="Cambria Math"/>
                        <w:color w:val="000000"/>
                        <w:sz w:val="20"/>
                        <w:szCs w:val="20"/>
                      </w:rPr>
                      <m:t>w</m:t>
                    </w:ins>
                  </m:r>
                </m:e>
                <m:sub>
                  <m:r>
                    <w:ins w:id="144" w:author="Simon Thomsen" w:date="2023-01-01T17:12:00Z">
                      <w:rPr>
                        <w:rFonts w:ascii="Cambria Math" w:eastAsia="Cambria Math" w:hAnsi="Cambria Math" w:cs="Cambria Math"/>
                        <w:color w:val="000000"/>
                        <w:sz w:val="20"/>
                        <w:szCs w:val="20"/>
                      </w:rPr>
                      <m:t>t-1</m:t>
                    </w:ins>
                  </m:r>
                </m:sub>
              </m:sSub>
            </m:e>
          </m:d>
          <m:r>
            <w:ins w:id="145" w:author="Simon Thomsen" w:date="2023-01-01T17:12:00Z">
              <w:rPr>
                <w:rFonts w:ascii="Cambria Math" w:eastAsia="Cambria Math" w:hAnsi="Cambria Math" w:cs="Cambria Math"/>
                <w:color w:val="000000"/>
                <w:sz w:val="20"/>
                <w:szCs w:val="20"/>
              </w:rPr>
              <m:t>+0.15*ln</m:t>
            </w:ins>
          </m:r>
          <m:d>
            <m:dPr>
              <m:ctrlPr>
                <w:ins w:id="146" w:author="Simon Thomsen" w:date="2023-01-01T17:12:00Z">
                  <w:rPr>
                    <w:rFonts w:ascii="Cambria Math" w:eastAsia="Cambria Math" w:hAnsi="Cambria Math" w:cs="Cambria Math"/>
                    <w:color w:val="000000"/>
                    <w:sz w:val="20"/>
                    <w:szCs w:val="20"/>
                  </w:rPr>
                </w:ins>
              </m:ctrlPr>
            </m:dPr>
            <m:e>
              <m:sSubSup>
                <m:sSubSupPr>
                  <m:ctrlPr>
                    <w:ins w:id="147" w:author="Simon Thomsen" w:date="2023-01-01T17:12:00Z">
                      <w:rPr>
                        <w:rFonts w:ascii="Cambria Math" w:eastAsia="Cambria Math" w:hAnsi="Cambria Math" w:cs="Cambria Math"/>
                        <w:i/>
                        <w:color w:val="000000"/>
                        <w:sz w:val="20"/>
                        <w:szCs w:val="20"/>
                      </w:rPr>
                    </w:ins>
                  </m:ctrlPr>
                </m:sSubSupPr>
                <m:e>
                  <m:r>
                    <w:ins w:id="148" w:author="Simon Thomsen" w:date="2023-01-01T17:12:00Z">
                      <w:rPr>
                        <w:rFonts w:ascii="Cambria Math" w:eastAsia="Cambria Math" w:hAnsi="Cambria Math" w:cs="Cambria Math"/>
                        <w:color w:val="000000"/>
                        <w:sz w:val="20"/>
                        <w:szCs w:val="20"/>
                      </w:rPr>
                      <m:t>wage</m:t>
                    </w:ins>
                  </m:r>
                </m:e>
                <m:sub>
                  <m:r>
                    <w:ins w:id="149" w:author="Simon Thomsen" w:date="2023-01-01T17:12:00Z">
                      <w:rPr>
                        <w:rFonts w:ascii="Cambria Math" w:eastAsia="Cambria Math" w:hAnsi="Cambria Math" w:cs="Cambria Math"/>
                        <w:color w:val="000000"/>
                        <w:sz w:val="20"/>
                        <w:szCs w:val="20"/>
                      </w:rPr>
                      <m:t>t-1</m:t>
                    </w:ins>
                  </m:r>
                </m:sub>
                <m:sup>
                  <m:r>
                    <w:ins w:id="150" w:author="Simon Thomsen" w:date="2023-01-01T17:12:00Z">
                      <w:rPr>
                        <w:rFonts w:ascii="Cambria Math" w:eastAsia="Cambria Math" w:hAnsi="Cambria Math" w:cs="Cambria Math"/>
                        <w:color w:val="000000"/>
                        <w:sz w:val="20"/>
                        <w:szCs w:val="20"/>
                      </w:rPr>
                      <m:t>T</m:t>
                    </w:ins>
                  </m:r>
                </m:sup>
              </m:sSubSup>
            </m:e>
          </m:d>
          <m:r>
            <w:ins w:id="151" w:author="Simon Thomsen" w:date="2023-01-01T17:12:00Z">
              <w:rPr>
                <w:rFonts w:ascii="Cambria Math" w:eastAsia="Cambria Math" w:hAnsi="Cambria Math" w:cs="Cambria Math"/>
                <w:color w:val="000000"/>
                <w:sz w:val="20"/>
                <w:szCs w:val="20"/>
              </w:rPr>
              <m:t>+0.23*</m:t>
            </w:ins>
          </m:r>
          <m:box>
            <m:boxPr>
              <m:opEmu m:val="1"/>
              <m:ctrlPr>
                <w:ins w:id="152" w:author="Simon Thomsen" w:date="2023-01-01T17:12:00Z">
                  <w:rPr>
                    <w:rFonts w:ascii="Cambria Math" w:eastAsia="Cambria Math" w:hAnsi="Cambria Math" w:cs="Cambria Math"/>
                    <w:color w:val="000000"/>
                    <w:sz w:val="20"/>
                    <w:szCs w:val="20"/>
                  </w:rPr>
                </w:ins>
              </m:ctrlPr>
            </m:boxPr>
            <m:e>
              <m:r>
                <w:ins w:id="153" w:author="Simon Thomsen" w:date="2023-01-01T17:12:00Z">
                  <w:rPr>
                    <w:rFonts w:ascii="Cambria Math" w:eastAsia="Cambria Math" w:hAnsi="Cambria Math" w:cs="Cambria Math"/>
                    <w:color w:val="000000"/>
                    <w:sz w:val="20"/>
                    <w:szCs w:val="20"/>
                  </w:rPr>
                  <m:t>ln</m:t>
                </w:ins>
              </m:r>
            </m:e>
          </m:box>
          <m:r>
            <w:ins w:id="154" w:author="Simon Thomsen" w:date="2023-01-01T17:12:00Z">
              <w:rPr>
                <w:rFonts w:ascii="Cambria Math" w:hAnsi="Cambria Math"/>
              </w:rPr>
              <m:t xml:space="preserve"> </m:t>
            </w:ins>
          </m:r>
          <m:d>
            <m:dPr>
              <m:ctrlPr>
                <w:ins w:id="155" w:author="Simon Thomsen" w:date="2023-01-01T17:12:00Z">
                  <w:rPr>
                    <w:rFonts w:ascii="Cambria Math" w:hAnsi="Cambria Math"/>
                  </w:rPr>
                </w:ins>
              </m:ctrlPr>
            </m:dPr>
            <m:e>
              <m:sSub>
                <m:sSubPr>
                  <m:ctrlPr>
                    <w:ins w:id="156" w:author="Simon Thomsen" w:date="2023-01-01T17:12:00Z">
                      <w:rPr>
                        <w:rFonts w:ascii="Cambria Math" w:eastAsia="Cambria Math" w:hAnsi="Cambria Math" w:cs="Cambria Math"/>
                        <w:color w:val="000000"/>
                        <w:sz w:val="20"/>
                        <w:szCs w:val="20"/>
                      </w:rPr>
                    </w:ins>
                  </m:ctrlPr>
                </m:sSubPr>
                <m:e>
                  <m:r>
                    <w:ins w:id="157" w:author="Simon Thomsen" w:date="2023-01-01T17:12:00Z">
                      <w:rPr>
                        <w:rFonts w:ascii="Cambria Math" w:eastAsia="Cambria Math" w:hAnsi="Cambria Math" w:cs="Cambria Math"/>
                        <w:color w:val="000000"/>
                        <w:sz w:val="20"/>
                        <w:szCs w:val="20"/>
                      </w:rPr>
                      <m:t>a</m:t>
                    </w:ins>
                  </m:r>
                </m:e>
                <m:sub>
                  <m:r>
                    <w:ins w:id="158" w:author="Simon Thomsen" w:date="2023-01-01T17:12:00Z">
                      <w:rPr>
                        <w:rFonts w:ascii="Cambria Math" w:eastAsia="Cambria Math" w:hAnsi="Cambria Math" w:cs="Cambria Math"/>
                        <w:color w:val="000000"/>
                        <w:sz w:val="20"/>
                        <w:szCs w:val="20"/>
                      </w:rPr>
                      <m:t>t-1</m:t>
                    </w:ins>
                  </m:r>
                </m:sub>
              </m:sSub>
            </m:e>
          </m:d>
        </m:oMath>
      </m:oMathPara>
    </w:p>
    <w:p w14:paraId="576DA8B5" w14:textId="77777777" w:rsidR="00902E8F" w:rsidRDefault="00902E8F" w:rsidP="00893268">
      <w:pPr>
        <w:spacing w:line="360" w:lineRule="auto"/>
        <w:jc w:val="both"/>
        <w:rPr>
          <w:ins w:id="159" w:author="Simon Thomsen" w:date="2023-01-01T17:09:00Z"/>
          <w:rFonts w:cstheme="minorHAnsi"/>
          <w:sz w:val="24"/>
          <w:szCs w:val="24"/>
        </w:rPr>
      </w:pPr>
    </w:p>
    <w:p w14:paraId="762A2C4A" w14:textId="59F4DE04" w:rsidR="00893268" w:rsidRDefault="00902E8F" w:rsidP="00893268">
      <w:pPr>
        <w:spacing w:line="360" w:lineRule="auto"/>
        <w:jc w:val="both"/>
        <w:rPr>
          <w:rFonts w:cstheme="minorHAnsi"/>
          <w:sz w:val="24"/>
          <w:szCs w:val="24"/>
        </w:rPr>
      </w:pPr>
      <w:ins w:id="160" w:author="Simon Thomsen" w:date="2023-01-01T17:15:00Z">
        <w:r>
          <w:rPr>
            <w:rFonts w:cstheme="minorHAnsi"/>
            <w:sz w:val="24"/>
            <w:szCs w:val="24"/>
          </w:rPr>
          <w:t>In the wage equation we include a long run relationship with the</w:t>
        </w:r>
      </w:ins>
      <w:ins w:id="161" w:author="Simon Thomsen" w:date="2023-01-01T17:16:00Z">
        <w:r>
          <w:rPr>
            <w:rFonts w:cstheme="minorHAnsi"/>
            <w:sz w:val="24"/>
            <w:szCs w:val="24"/>
          </w:rPr>
          <w:t xml:space="preserve"> targeted wage, as a way of modeling the wage ne</w:t>
        </w:r>
      </w:ins>
      <w:ins w:id="162" w:author="Simon Thomsen" w:date="2023-01-01T17:17:00Z">
        <w:r>
          <w:rPr>
            <w:rFonts w:cstheme="minorHAnsi"/>
            <w:sz w:val="24"/>
            <w:szCs w:val="24"/>
          </w:rPr>
          <w:t>gotiations.</w:t>
        </w:r>
      </w:ins>
      <w:ins w:id="163" w:author="Simon Thomsen" w:date="2023-01-01T17:15:00Z">
        <w:r>
          <w:rPr>
            <w:rFonts w:cstheme="minorHAnsi"/>
            <w:sz w:val="24"/>
            <w:szCs w:val="24"/>
          </w:rPr>
          <w:t xml:space="preserve"> </w:t>
        </w:r>
      </w:ins>
      <w:r w:rsidR="00893268">
        <w:rPr>
          <w:rFonts w:cstheme="minorHAnsi"/>
          <w:sz w:val="24"/>
          <w:szCs w:val="24"/>
        </w:rPr>
        <w:t xml:space="preserve">The literature presented in section 2 suggested that </w:t>
      </w:r>
      <w:r w:rsidR="00893268" w:rsidRPr="00DF5ADC">
        <w:rPr>
          <w:sz w:val="24"/>
          <w:szCs w:val="24"/>
        </w:rPr>
        <w:t>incorporating the level of income insurance is in line with standard models of wage setting, thereby playing an important role in the determination of the targeted wage</w:t>
      </w:r>
      <w:r w:rsidR="00893268" w:rsidRPr="00DF5ADC">
        <w:rPr>
          <w:rFonts w:cstheme="minorHAnsi"/>
          <w:sz w:val="24"/>
          <w:szCs w:val="24"/>
        </w:rPr>
        <w:t xml:space="preserve">. In </w:t>
      </w:r>
      <w:r w:rsidR="00893268">
        <w:rPr>
          <w:rFonts w:cstheme="minorHAnsi"/>
          <w:sz w:val="24"/>
          <w:szCs w:val="24"/>
        </w:rPr>
        <w:t>the</w:t>
      </w:r>
      <w:r w:rsidR="00893268" w:rsidRPr="00DF5ADC">
        <w:rPr>
          <w:rFonts w:cstheme="minorHAnsi"/>
          <w:sz w:val="24"/>
          <w:szCs w:val="24"/>
        </w:rPr>
        <w:t xml:space="preserve"> </w:t>
      </w:r>
      <w:r w:rsidR="00893268">
        <w:rPr>
          <w:rFonts w:cstheme="minorHAnsi"/>
          <w:sz w:val="24"/>
          <w:szCs w:val="24"/>
        </w:rPr>
        <w:t>baseline model</w:t>
      </w:r>
      <w:r w:rsidR="00893268" w:rsidRPr="00DF5ADC">
        <w:rPr>
          <w:rFonts w:cstheme="minorHAnsi"/>
          <w:sz w:val="24"/>
          <w:szCs w:val="24"/>
        </w:rPr>
        <w:t xml:space="preserve"> we assume that the labor unions got two agendas when determining the target wage. First, they want the</w:t>
      </w:r>
      <w:r w:rsidR="00893268" w:rsidRPr="00AC0541">
        <w:rPr>
          <w:rFonts w:cstheme="minorHAnsi"/>
          <w:sz w:val="24"/>
          <w:szCs w:val="24"/>
        </w:rPr>
        <w:t xml:space="preserve"> wage to follow inflation so that workers keep their purchasing power over time. Second, they set a threshold for the minimum wage gap</w:t>
      </w:r>
      <w:r w:rsidR="00893268">
        <w:rPr>
          <w:rFonts w:cstheme="minorHAnsi"/>
          <w:sz w:val="24"/>
          <w:szCs w:val="24"/>
        </w:rPr>
        <w:t>,</w:t>
      </w:r>
      <w:r w:rsidR="00893268" w:rsidRPr="00AC0541">
        <w:rPr>
          <w:rFonts w:cstheme="minorHAnsi"/>
          <w:sz w:val="24"/>
          <w:szCs w:val="24"/>
        </w:rPr>
        <w:t xml:space="preserve"> measuring the difference between the wages and maximum level of income insurance relative to the wages, to maintain a certain incentive to stay employed. </w:t>
      </w:r>
      <w:commentRangeStart w:id="164"/>
      <w:r w:rsidR="00893268" w:rsidRPr="00AC0541">
        <w:rPr>
          <w:rFonts w:cstheme="minorHAnsi"/>
          <w:sz w:val="24"/>
          <w:szCs w:val="24"/>
        </w:rPr>
        <w:t xml:space="preserve">In the model </w:t>
      </w:r>
      <w:r w:rsidR="00893268">
        <w:rPr>
          <w:rFonts w:cstheme="minorHAnsi"/>
          <w:sz w:val="24"/>
          <w:szCs w:val="24"/>
        </w:rPr>
        <w:t>we set the</w:t>
      </w:r>
      <w:r w:rsidR="00893268" w:rsidRPr="00AC0541">
        <w:rPr>
          <w:rFonts w:cstheme="minorHAnsi"/>
          <w:sz w:val="24"/>
          <w:szCs w:val="24"/>
        </w:rPr>
        <w:t xml:space="preserve"> minimum wage gap to 42% of the wage, </w:t>
      </w:r>
      <w:r w:rsidR="00893268">
        <w:rPr>
          <w:rFonts w:cstheme="minorHAnsi"/>
          <w:sz w:val="24"/>
          <w:szCs w:val="24"/>
        </w:rPr>
        <w:t>thereby, we estimate a relationship between income insurance and</w:t>
      </w:r>
      <w:r w:rsidR="00893268" w:rsidRPr="00AC0541">
        <w:rPr>
          <w:rFonts w:cstheme="minorHAnsi"/>
          <w:sz w:val="24"/>
          <w:szCs w:val="24"/>
        </w:rPr>
        <w:t xml:space="preserve"> wages </w:t>
      </w:r>
      <w:r w:rsidR="00893268">
        <w:rPr>
          <w:rFonts w:cstheme="minorHAnsi"/>
          <w:sz w:val="24"/>
          <w:szCs w:val="24"/>
        </w:rPr>
        <w:t>c</w:t>
      </w:r>
      <w:r w:rsidR="00893268" w:rsidRPr="00AC0541">
        <w:rPr>
          <w:rFonts w:cstheme="minorHAnsi"/>
          <w:sz w:val="24"/>
          <w:szCs w:val="24"/>
        </w:rPr>
        <w:t>lose to the one found by</w:t>
      </w:r>
      <w:r w:rsidR="00893268">
        <w:rPr>
          <w:rFonts w:cstheme="minorHAnsi"/>
          <w:sz w:val="24"/>
          <w:szCs w:val="24"/>
        </w:rPr>
        <w:t xml:space="preserve"> </w:t>
      </w:r>
      <w:r w:rsidR="00893268" w:rsidRPr="00AC0541">
        <w:rPr>
          <w:rFonts w:cstheme="minorHAnsi"/>
          <w:noProof/>
          <w:sz w:val="24"/>
          <w:szCs w:val="24"/>
        </w:rPr>
        <w:t>Fredriksson &amp; Söderström</w:t>
      </w:r>
      <w:r w:rsidR="00893268" w:rsidRPr="00AC0541">
        <w:rPr>
          <w:rFonts w:cstheme="minorHAnsi"/>
          <w:sz w:val="24"/>
          <w:szCs w:val="24"/>
        </w:rPr>
        <w:t xml:space="preserve"> </w:t>
      </w:r>
      <w:r w:rsidR="00893268" w:rsidRPr="00AC0541">
        <w:rPr>
          <w:rFonts w:cstheme="minorHAnsi"/>
          <w:sz w:val="24"/>
          <w:szCs w:val="24"/>
        </w:rPr>
        <w:fldChar w:fldCharType="begin" w:fldLock="1"/>
      </w:r>
      <w:r w:rsidR="00893268">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93268" w:rsidRPr="00AC0541">
        <w:rPr>
          <w:rFonts w:cstheme="minorHAnsi"/>
          <w:sz w:val="24"/>
          <w:szCs w:val="24"/>
        </w:rPr>
        <w:fldChar w:fldCharType="separate"/>
      </w:r>
      <w:r w:rsidR="00893268" w:rsidRPr="005F2952">
        <w:rPr>
          <w:rFonts w:cstheme="minorHAnsi"/>
          <w:noProof/>
          <w:sz w:val="24"/>
          <w:szCs w:val="24"/>
        </w:rPr>
        <w:t>(2020)</w:t>
      </w:r>
      <w:r w:rsidR="00893268" w:rsidRPr="00AC0541">
        <w:rPr>
          <w:rFonts w:cstheme="minorHAnsi"/>
          <w:sz w:val="24"/>
          <w:szCs w:val="24"/>
        </w:rPr>
        <w:fldChar w:fldCharType="end"/>
      </w:r>
      <w:r w:rsidR="00893268">
        <w:rPr>
          <w:rFonts w:cstheme="minorHAnsi"/>
          <w:sz w:val="24"/>
          <w:szCs w:val="24"/>
        </w:rPr>
        <w:t xml:space="preserve"> showing an elasticity of 0.2-0.3 </w:t>
      </w:r>
      <w:commentRangeEnd w:id="164"/>
      <w:r>
        <w:rPr>
          <w:rStyle w:val="Kommentarhenvisning"/>
        </w:rPr>
        <w:commentReference w:id="164"/>
      </w:r>
      <w:r w:rsidR="00893268">
        <w:rPr>
          <w:rFonts w:cstheme="minorHAnsi"/>
          <w:sz w:val="24"/>
          <w:szCs w:val="24"/>
        </w:rPr>
        <w:t>between the replacement rate and wages</w:t>
      </w:r>
      <w:r w:rsidR="00893268" w:rsidRPr="00AC0541">
        <w:rPr>
          <w:rFonts w:cstheme="minorHAnsi"/>
          <w:sz w:val="24"/>
          <w:szCs w:val="24"/>
        </w:rPr>
        <w:t xml:space="preserve">. In the case where inflation is not able to close the minimum wage-gap alone (thereby leaving the gap to be below 42% of the wage), the labor unions set </w:t>
      </w:r>
      <w:r w:rsidR="00893268">
        <w:rPr>
          <w:rFonts w:cstheme="minorHAnsi"/>
          <w:sz w:val="24"/>
          <w:szCs w:val="24"/>
        </w:rPr>
        <w:t xml:space="preserve">the </w:t>
      </w:r>
      <w:r w:rsidR="00893268" w:rsidRPr="00AC0541">
        <w:rPr>
          <w:rFonts w:cstheme="minorHAnsi"/>
          <w:sz w:val="24"/>
          <w:szCs w:val="24"/>
        </w:rPr>
        <w:t>target</w:t>
      </w:r>
      <w:r w:rsidR="00893268">
        <w:rPr>
          <w:rFonts w:cstheme="minorHAnsi"/>
          <w:sz w:val="24"/>
          <w:szCs w:val="24"/>
        </w:rPr>
        <w:t>ed</w:t>
      </w:r>
      <w:r w:rsidR="00893268" w:rsidRPr="00AC0541">
        <w:rPr>
          <w:rFonts w:cstheme="minorHAnsi"/>
          <w:sz w:val="24"/>
          <w:szCs w:val="24"/>
        </w:rPr>
        <w:t xml:space="preserve"> wage so that the wage gap is exactly 42% of the wage. The equation for the target wage and the wage gap can be seen below:</w:t>
      </w:r>
    </w:p>
    <w:p w14:paraId="4AF2121C" w14:textId="77777777" w:rsidR="00893268" w:rsidRDefault="00893268" w:rsidP="00893268">
      <w:pPr>
        <w:spacing w:line="360" w:lineRule="auto"/>
        <w:jc w:val="both"/>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43ADA67F" w14:textId="77777777" w:rsidR="00893268" w:rsidRPr="00412BC7" w:rsidRDefault="00893268" w:rsidP="00893268">
      <w:pPr>
        <w:spacing w:line="360" w:lineRule="auto"/>
        <w:jc w:val="both"/>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77D9264F" w14:textId="77777777" w:rsidR="00893268" w:rsidRPr="00412BC7" w:rsidRDefault="00893268" w:rsidP="00893268">
      <w:pPr>
        <w:spacing w:line="360" w:lineRule="auto"/>
        <w:jc w:val="both"/>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609F8C2C" w14:textId="77777777" w:rsidR="00893268" w:rsidRDefault="00893268" w:rsidP="00893268">
      <w:pPr>
        <w:spacing w:line="360" w:lineRule="auto"/>
        <w:jc w:val="both"/>
        <w:rPr>
          <w:rFonts w:eastAsiaTheme="minorEastAsia"/>
        </w:rPr>
      </w:pPr>
    </w:p>
    <w:p w14:paraId="63D16E57" w14:textId="77777777" w:rsidR="00893268" w:rsidRPr="00770935" w:rsidRDefault="00893268" w:rsidP="00893268">
      <w:pPr>
        <w:spacing w:line="360" w:lineRule="auto"/>
        <w:jc w:val="both"/>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1762A226" w14:textId="20606D13" w:rsidR="00893268" w:rsidDel="00BE79C7" w:rsidRDefault="00893268" w:rsidP="00893268">
      <w:pPr>
        <w:spacing w:line="360" w:lineRule="auto"/>
        <w:jc w:val="both"/>
        <w:rPr>
          <w:del w:id="165" w:author="Simon Thomsen" w:date="2023-01-01T17:19:00Z"/>
          <w:sz w:val="24"/>
          <w:szCs w:val="24"/>
        </w:rPr>
      </w:pPr>
      <w:del w:id="166" w:author="Simon Thomsen" w:date="2023-01-01T17:19:00Z">
        <w:r w:rsidDel="00BE79C7">
          <w:rPr>
            <w:sz w:val="24"/>
            <w:szCs w:val="24"/>
          </w:rPr>
          <w:delText>We then include t</w:delText>
        </w:r>
        <w:r w:rsidRPr="00AC0541" w:rsidDel="00BE79C7">
          <w:rPr>
            <w:sz w:val="24"/>
            <w:szCs w:val="24"/>
          </w:rPr>
          <w:delText>he targeted wage</w:delText>
        </w:r>
        <w:r w:rsidDel="00BE79C7">
          <w:rPr>
            <w:sz w:val="24"/>
            <w:szCs w:val="24"/>
          </w:rPr>
          <w:delText xml:space="preserve"> as a regressor in</w:delText>
        </w:r>
        <w:r w:rsidRPr="00AC0541" w:rsidDel="00BE79C7">
          <w:rPr>
            <w:sz w:val="24"/>
            <w:szCs w:val="24"/>
          </w:rPr>
          <w:delText xml:space="preserve"> the wage</w:delText>
        </w:r>
        <w:r w:rsidDel="00BE79C7">
          <w:rPr>
            <w:sz w:val="24"/>
            <w:szCs w:val="24"/>
          </w:rPr>
          <w:delText xml:space="preserve"> equation</w:delText>
        </w:r>
        <w:r w:rsidRPr="00AC0541" w:rsidDel="00BE79C7">
          <w:rPr>
            <w:sz w:val="24"/>
            <w:szCs w:val="24"/>
          </w:rPr>
          <w:delText>, estimat</w:delText>
        </w:r>
        <w:r w:rsidDel="00BE79C7">
          <w:rPr>
            <w:sz w:val="24"/>
            <w:szCs w:val="24"/>
          </w:rPr>
          <w:delText>ing it</w:delText>
        </w:r>
        <w:r w:rsidRPr="00AC0541" w:rsidDel="00BE79C7">
          <w:rPr>
            <w:sz w:val="24"/>
            <w:szCs w:val="24"/>
          </w:rPr>
          <w:delText xml:space="preserve"> to have a positive effect on the wage in the long </w:delText>
        </w:r>
        <w:commentRangeStart w:id="167"/>
        <w:commentRangeStart w:id="168"/>
        <w:commentRangeStart w:id="169"/>
        <w:commentRangeStart w:id="170"/>
        <w:r w:rsidRPr="00AC0541" w:rsidDel="00BE79C7">
          <w:rPr>
            <w:sz w:val="24"/>
            <w:szCs w:val="24"/>
          </w:rPr>
          <w:delText>run</w:delText>
        </w:r>
        <w:commentRangeEnd w:id="167"/>
        <w:r w:rsidR="00CA0076" w:rsidDel="00BE79C7">
          <w:rPr>
            <w:rStyle w:val="Kommentarhenvisning"/>
          </w:rPr>
          <w:commentReference w:id="167"/>
        </w:r>
        <w:commentRangeEnd w:id="168"/>
        <w:r w:rsidR="00DF047F" w:rsidDel="00BE79C7">
          <w:rPr>
            <w:rStyle w:val="Kommentarhenvisning"/>
          </w:rPr>
          <w:commentReference w:id="168"/>
        </w:r>
        <w:commentRangeEnd w:id="169"/>
        <w:r w:rsidR="00BE79C7" w:rsidDel="00BE79C7">
          <w:rPr>
            <w:rStyle w:val="Kommentarhenvisning"/>
          </w:rPr>
          <w:commentReference w:id="169"/>
        </w:r>
        <w:commentRangeEnd w:id="170"/>
        <w:r w:rsidR="00BE79C7" w:rsidDel="00BE79C7">
          <w:rPr>
            <w:rStyle w:val="Kommentarhenvisning"/>
          </w:rPr>
          <w:commentReference w:id="170"/>
        </w:r>
        <w:r w:rsidRPr="00AC0541" w:rsidDel="00BE79C7">
          <w:rPr>
            <w:sz w:val="24"/>
            <w:szCs w:val="24"/>
          </w:rPr>
          <w:delText>.</w:delText>
        </w:r>
      </w:del>
    </w:p>
    <w:p w14:paraId="28FC37AD" w14:textId="3584EB07" w:rsidR="00893268" w:rsidRDefault="00893268" w:rsidP="00893268">
      <w:pPr>
        <w:spacing w:line="360" w:lineRule="auto"/>
        <w:jc w:val="both"/>
        <w:rPr>
          <w:rFonts w:eastAsiaTheme="minorEastAsia" w:cstheme="minorHAnsi"/>
          <w:sz w:val="24"/>
          <w:szCs w:val="24"/>
        </w:rPr>
      </w:pPr>
      <w:r>
        <w:rPr>
          <w:sz w:val="24"/>
          <w:szCs w:val="24"/>
        </w:rPr>
        <w:t>We have now established the link between unemployment benefits and the rate of income for unemployed as well as the wage rate for workers, which allows us to move towards focusing on the decision to consume among the households.</w:t>
      </w:r>
    </w:p>
    <w:p w14:paraId="01AA5691" w14:textId="26F48C9C" w:rsidR="00483B78" w:rsidRPr="00AB3D2F" w:rsidRDefault="00893268" w:rsidP="009B2738">
      <w:pPr>
        <w:spacing w:line="360" w:lineRule="auto"/>
        <w:jc w:val="both"/>
        <w:rPr>
          <w:rFonts w:eastAsiaTheme="minorEastAsia" w:cstheme="minorHAnsi"/>
          <w:sz w:val="24"/>
          <w:szCs w:val="24"/>
        </w:rPr>
      </w:pPr>
      <w:r>
        <w:rPr>
          <w:rFonts w:eastAsiaTheme="minorEastAsia" w:cstheme="minorHAnsi"/>
          <w:sz w:val="24"/>
          <w:szCs w:val="24"/>
        </w:rPr>
        <w:t>The d</w:t>
      </w:r>
      <w:r w:rsidR="00483B78">
        <w:rPr>
          <w:rFonts w:eastAsiaTheme="minorEastAsia" w:cstheme="minorHAnsi"/>
          <w:sz w:val="24"/>
          <w:szCs w:val="24"/>
        </w:rPr>
        <w:t xml:space="preserve">isposable income </w:t>
      </w:r>
      <w:r>
        <w:rPr>
          <w:rFonts w:eastAsiaTheme="minorEastAsia" w:cstheme="minorHAnsi"/>
          <w:sz w:val="24"/>
          <w:szCs w:val="24"/>
        </w:rPr>
        <w:t xml:space="preserve">among the households </w:t>
      </w:r>
      <w:r w:rsidR="00483B78">
        <w:rPr>
          <w:rFonts w:eastAsiaTheme="minorEastAsia" w:cstheme="minorHAnsi"/>
          <w:sz w:val="24"/>
          <w:szCs w:val="24"/>
        </w:rPr>
        <w:t xml:space="preserve">is assumed to be divided into one component consisting of wage income and social transfers and one component consisting of profits and income of property, in order to capture different propensities to consume out of different sources of income as well as different taxes on income. </w:t>
      </w:r>
    </w:p>
    <w:p w14:paraId="7EC79778" w14:textId="6C3C7592" w:rsidR="00483B78" w:rsidRPr="00893268" w:rsidRDefault="00483B78" w:rsidP="00483B7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H,1</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45D75473" w14:textId="7DAB2CF5" w:rsidR="00893268" w:rsidRPr="00AB3D2F" w:rsidRDefault="00893268" w:rsidP="00893268">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YD2=</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property income</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0490E615" w14:textId="77777777" w:rsidR="00893268" w:rsidRPr="00AB3D2F" w:rsidRDefault="00893268" w:rsidP="00483B78">
      <w:pPr>
        <w:spacing w:line="360" w:lineRule="auto"/>
        <w:jc w:val="both"/>
        <w:rPr>
          <w:rFonts w:eastAsiaTheme="minorEastAsia" w:cstheme="minorHAnsi"/>
          <w:sz w:val="24"/>
          <w:szCs w:val="24"/>
        </w:rPr>
      </w:pPr>
    </w:p>
    <w:p w14:paraId="06390C73" w14:textId="299CFF78" w:rsidR="009B2738" w:rsidRDefault="00692E45" w:rsidP="00483B78">
      <w:pPr>
        <w:spacing w:line="360" w:lineRule="auto"/>
        <w:jc w:val="both"/>
        <w:rPr>
          <w:rFonts w:cstheme="minorHAnsi"/>
          <w:sz w:val="24"/>
          <w:szCs w:val="24"/>
        </w:rPr>
      </w:pPr>
      <w:r>
        <w:rPr>
          <w:rFonts w:cstheme="minorHAnsi"/>
          <w:sz w:val="24"/>
          <w:szCs w:val="24"/>
        </w:rPr>
        <w:t>Following standard Keynesian theory consumption can be modelled as a function of disposable income and wealth. As stated above, our approach differentiate itself from most empirical models, by dividing disposable income in two components with different propensities to consume.</w:t>
      </w:r>
    </w:p>
    <w:p w14:paraId="4A0AC989" w14:textId="33956B10" w:rsidR="00483B78" w:rsidRPr="00AB3D2F" w:rsidRDefault="00483B78" w:rsidP="00483B78">
      <w:pPr>
        <w:spacing w:line="360" w:lineRule="auto"/>
        <w:jc w:val="both"/>
        <w:rPr>
          <w:rFonts w:cstheme="minorHAnsi"/>
          <w:sz w:val="24"/>
          <w:szCs w:val="24"/>
        </w:rPr>
      </w:pPr>
      <w:commentRangeStart w:id="171"/>
      <w:commentRangeStart w:id="172"/>
      <w:commentRangeStart w:id="173"/>
      <w:commentRangeStart w:id="174"/>
      <w:r>
        <w:rPr>
          <w:rFonts w:cstheme="minorHAnsi"/>
          <w:sz w:val="24"/>
          <w:szCs w:val="24"/>
        </w:rPr>
        <w:t>Regarding</w:t>
      </w:r>
      <w:r w:rsidRPr="00AB3D2F">
        <w:rPr>
          <w:rFonts w:cstheme="minorHAnsi"/>
          <w:sz w:val="24"/>
          <w:szCs w:val="24"/>
        </w:rPr>
        <w:t xml:space="preserve"> household’s consumption</w:t>
      </w:r>
      <w:r>
        <w:rPr>
          <w:rFonts w:cstheme="minorHAnsi"/>
          <w:sz w:val="24"/>
          <w:szCs w:val="24"/>
        </w:rPr>
        <w:t>,</w:t>
      </w:r>
      <w:r w:rsidRPr="00AB3D2F">
        <w:rPr>
          <w:rFonts w:cstheme="minorHAnsi"/>
          <w:sz w:val="24"/>
          <w:szCs w:val="24"/>
        </w:rPr>
        <w:t xml:space="preserve"> we find cointegration between the real consumption and both real disposable income and real financial wealth. Therefor</w:t>
      </w:r>
      <w:r>
        <w:rPr>
          <w:rFonts w:cstheme="minorHAnsi"/>
          <w:sz w:val="24"/>
          <w:szCs w:val="24"/>
        </w:rPr>
        <w:t>e,</w:t>
      </w:r>
      <w:r w:rsidRPr="00AB3D2F">
        <w:rPr>
          <w:rFonts w:cstheme="minorHAnsi"/>
          <w:sz w:val="24"/>
          <w:szCs w:val="24"/>
        </w:rPr>
        <w:t xml:space="preserve"> the consumption function is estimated using an error correction model, taking the following form: </w:t>
      </w:r>
      <w:commentRangeEnd w:id="171"/>
      <w:r w:rsidR="00590467">
        <w:rPr>
          <w:rStyle w:val="Kommentarhenvisning"/>
        </w:rPr>
        <w:commentReference w:id="171"/>
      </w:r>
      <w:commentRangeEnd w:id="172"/>
      <w:r w:rsidR="00C31F9C">
        <w:rPr>
          <w:rStyle w:val="Kommentarhenvisning"/>
        </w:rPr>
        <w:commentReference w:id="172"/>
      </w:r>
      <w:commentRangeEnd w:id="173"/>
      <w:r w:rsidR="00692E45">
        <w:rPr>
          <w:rStyle w:val="Kommentarhenvisning"/>
        </w:rPr>
        <w:commentReference w:id="173"/>
      </w:r>
      <w:commentRangeEnd w:id="174"/>
      <w:r w:rsidR="004E23C5">
        <w:rPr>
          <w:rStyle w:val="Kommentarhenvisning"/>
        </w:rPr>
        <w:commentReference w:id="174"/>
      </w:r>
    </w:p>
    <w:p w14:paraId="1AE26437" w14:textId="77777777" w:rsidR="00483B78" w:rsidRPr="009B3489" w:rsidRDefault="00483B78" w:rsidP="00483B78">
      <w:pPr>
        <w:jc w:val="both"/>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7A2B447B" w14:textId="77777777" w:rsidR="00483B78" w:rsidRPr="00507D3C" w:rsidRDefault="00483B78" w:rsidP="00483B78">
      <w:pPr>
        <w:jc w:val="both"/>
        <w:rPr>
          <w:rFonts w:eastAsiaTheme="minorEastAsia" w:cstheme="minorHAnsi"/>
          <w:sz w:val="24"/>
          <w:szCs w:val="24"/>
        </w:rPr>
      </w:pPr>
    </w:p>
    <w:p w14:paraId="6E779D96" w14:textId="32B74D13" w:rsidR="004228E5" w:rsidRDefault="004228E5" w:rsidP="008B1B99">
      <w:pPr>
        <w:spacing w:line="360" w:lineRule="auto"/>
        <w:jc w:val="both"/>
        <w:rPr>
          <w:rFonts w:cstheme="minorHAnsi"/>
          <w:sz w:val="24"/>
          <w:szCs w:val="24"/>
        </w:rPr>
      </w:pPr>
      <w:r>
        <w:rPr>
          <w:rFonts w:cstheme="minorHAnsi"/>
          <w:sz w:val="24"/>
          <w:szCs w:val="24"/>
        </w:rPr>
        <w:t xml:space="preserve">As presented unemployment benefits affects the economy through different channels. Changes in the level of benefits, therefore both affect the disposable income of household via the effect on </w:t>
      </w:r>
      <w:r>
        <w:rPr>
          <w:rFonts w:cstheme="minorHAnsi"/>
          <w:sz w:val="24"/>
          <w:szCs w:val="24"/>
        </w:rPr>
        <w:lastRenderedPageBreak/>
        <w:t xml:space="preserve">social transfers and the effect on </w:t>
      </w:r>
      <w:r w:rsidR="00692E45">
        <w:rPr>
          <w:rFonts w:cstheme="minorHAnsi"/>
          <w:sz w:val="24"/>
          <w:szCs w:val="24"/>
        </w:rPr>
        <w:t>nominal</w:t>
      </w:r>
      <w:r>
        <w:rPr>
          <w:rFonts w:cstheme="minorHAnsi"/>
          <w:sz w:val="24"/>
          <w:szCs w:val="24"/>
        </w:rPr>
        <w:t xml:space="preserve"> wages.</w:t>
      </w:r>
      <w:r w:rsidR="00AC19A5">
        <w:rPr>
          <w:rStyle w:val="Fodnotehenvisning"/>
          <w:rFonts w:cstheme="minorHAnsi"/>
          <w:sz w:val="24"/>
          <w:szCs w:val="24"/>
        </w:rPr>
        <w:footnoteReference w:id="12"/>
      </w:r>
      <w:r>
        <w:rPr>
          <w:rFonts w:cstheme="minorHAnsi"/>
          <w:sz w:val="24"/>
          <w:szCs w:val="24"/>
        </w:rPr>
        <w:t xml:space="preserve"> Since the </w:t>
      </w:r>
      <w:proofErr w:type="spellStart"/>
      <w:r>
        <w:rPr>
          <w:rFonts w:cstheme="minorHAnsi"/>
          <w:sz w:val="24"/>
          <w:szCs w:val="24"/>
        </w:rPr>
        <w:t>wagebill</w:t>
      </w:r>
      <w:proofErr w:type="spellEnd"/>
      <w:r>
        <w:rPr>
          <w:rFonts w:cstheme="minorHAnsi"/>
          <w:sz w:val="24"/>
          <w:szCs w:val="24"/>
        </w:rPr>
        <w:t xml:space="preserve"> is a cost for the firms, the effect of unemployment benefits on </w:t>
      </w:r>
      <w:r w:rsidR="00692E45">
        <w:rPr>
          <w:rFonts w:cstheme="minorHAnsi"/>
          <w:sz w:val="24"/>
          <w:szCs w:val="24"/>
        </w:rPr>
        <w:t>nominal</w:t>
      </w:r>
      <w:r>
        <w:rPr>
          <w:rFonts w:cstheme="minorHAnsi"/>
          <w:sz w:val="24"/>
          <w:szCs w:val="24"/>
        </w:rPr>
        <w:t xml:space="preserve"> wages </w:t>
      </w:r>
      <w:r w:rsidR="00CA0076">
        <w:rPr>
          <w:rFonts w:cstheme="minorHAnsi"/>
          <w:sz w:val="24"/>
          <w:szCs w:val="24"/>
        </w:rPr>
        <w:t>affect</w:t>
      </w:r>
      <w:r>
        <w:rPr>
          <w:rFonts w:cstheme="minorHAnsi"/>
          <w:sz w:val="24"/>
          <w:szCs w:val="24"/>
        </w:rPr>
        <w:t xml:space="preserve"> the profits of the firms, just like the changes of the level of unemployment benefits affect the expenditures side of the public balance. </w:t>
      </w:r>
    </w:p>
    <w:p w14:paraId="1E6D3F4A" w14:textId="41579095" w:rsidR="00B31279" w:rsidRPr="00AB3D2F" w:rsidRDefault="001B3616" w:rsidP="008B1B99">
      <w:pPr>
        <w:spacing w:line="360" w:lineRule="auto"/>
        <w:jc w:val="both"/>
        <w:rPr>
          <w:rFonts w:cstheme="minorHAnsi"/>
          <w:sz w:val="24"/>
          <w:szCs w:val="24"/>
        </w:rPr>
      </w:pPr>
      <w:r>
        <w:rPr>
          <w:rFonts w:cstheme="minorHAnsi"/>
          <w:sz w:val="24"/>
          <w:szCs w:val="24"/>
        </w:rPr>
        <w:t xml:space="preserve">Asides from affecting household consumption, changes in disposable income also affects household investment in dwellings. </w:t>
      </w:r>
      <w:r w:rsidR="009B2738">
        <w:rPr>
          <w:rFonts w:cstheme="minorHAnsi"/>
          <w:sz w:val="24"/>
          <w:szCs w:val="24"/>
        </w:rPr>
        <w:t>Changes in household consumption</w:t>
      </w:r>
      <w:r>
        <w:rPr>
          <w:rFonts w:cstheme="minorHAnsi"/>
          <w:sz w:val="24"/>
          <w:szCs w:val="24"/>
        </w:rPr>
        <w:t xml:space="preserve"> (and household investment)</w:t>
      </w:r>
      <w:r w:rsidR="009B2738">
        <w:rPr>
          <w:rFonts w:cstheme="minorHAnsi"/>
          <w:sz w:val="24"/>
          <w:szCs w:val="24"/>
        </w:rPr>
        <w:t xml:space="preserve"> affects aggregate demand, which affects </w:t>
      </w:r>
      <w:r>
        <w:rPr>
          <w:rFonts w:cstheme="minorHAnsi"/>
          <w:sz w:val="24"/>
          <w:szCs w:val="24"/>
        </w:rPr>
        <w:t>other demand component via standard Keynesian mechanism: import is affected by domestic demand and real exchange rate, export is affected via foreign demand</w:t>
      </w:r>
      <w:r w:rsidR="00B31279">
        <w:rPr>
          <w:rFonts w:cstheme="minorHAnsi"/>
          <w:sz w:val="24"/>
          <w:szCs w:val="24"/>
        </w:rPr>
        <w:t xml:space="preserve"> </w:t>
      </w:r>
      <w:r>
        <w:rPr>
          <w:rFonts w:cstheme="minorHAnsi"/>
          <w:sz w:val="24"/>
          <w:szCs w:val="24"/>
        </w:rPr>
        <w:t>(which is determined exogenously) and real exchange rate. Since the level of investment by firms follows a standard multiplier approach, investment would react pro-cyclical to changes in the level of aggregate demand</w:t>
      </w:r>
      <w:r w:rsidR="003713FD">
        <w:rPr>
          <w:rStyle w:val="Fodnotehenvisning"/>
          <w:rFonts w:cstheme="minorHAnsi"/>
          <w:sz w:val="24"/>
          <w:szCs w:val="24"/>
        </w:rPr>
        <w:footnoteReference w:id="13"/>
      </w:r>
      <w:r>
        <w:rPr>
          <w:rFonts w:cstheme="minorHAnsi"/>
          <w:sz w:val="24"/>
          <w:szCs w:val="24"/>
        </w:rPr>
        <w:t xml:space="preserve">. Finally, both government consumption and investment are assumed to be exogenous, these are not affected by changes in the economic activity.   </w:t>
      </w:r>
    </w:p>
    <w:p w14:paraId="1F267083" w14:textId="1BEA9775" w:rsidR="000C24CF" w:rsidRDefault="00B31279" w:rsidP="008B1B99">
      <w:pPr>
        <w:spacing w:line="360" w:lineRule="auto"/>
        <w:jc w:val="both"/>
        <w:rPr>
          <w:rFonts w:cstheme="minorHAnsi"/>
          <w:sz w:val="24"/>
          <w:szCs w:val="24"/>
        </w:rPr>
      </w:pPr>
      <w:r>
        <w:rPr>
          <w:rFonts w:cstheme="minorHAnsi"/>
          <w:sz w:val="24"/>
          <w:szCs w:val="24"/>
        </w:rPr>
        <w:t>While neither public consumption nor public investment is endogenous, the public balance is still affected due to the automatic stabilizers in the model.</w:t>
      </w:r>
      <w:r w:rsidR="00CF5B50">
        <w:rPr>
          <w:rFonts w:cstheme="minorHAnsi"/>
          <w:sz w:val="24"/>
          <w:szCs w:val="24"/>
        </w:rPr>
        <w:t xml:space="preserve"> On the income side, the </w:t>
      </w:r>
      <w:r w:rsidR="00692E45">
        <w:rPr>
          <w:rFonts w:cstheme="minorHAnsi"/>
          <w:sz w:val="24"/>
          <w:szCs w:val="24"/>
        </w:rPr>
        <w:t>tax revenue</w:t>
      </w:r>
      <w:r w:rsidR="00CF5B50">
        <w:rPr>
          <w:rFonts w:cstheme="minorHAnsi"/>
          <w:sz w:val="24"/>
          <w:szCs w:val="24"/>
        </w:rPr>
        <w:t xml:space="preserve"> of the government will be affected by the changes in economic activity</w:t>
      </w:r>
      <w:r w:rsidR="00AC19A5">
        <w:rPr>
          <w:rFonts w:cstheme="minorHAnsi"/>
          <w:sz w:val="24"/>
          <w:szCs w:val="24"/>
        </w:rPr>
        <w:t xml:space="preserve">, due to changes in the level of employment. On the expenditure side, the number of unemployed, who receive unemployment benefits is also affected by the economic activity. We </w:t>
      </w:r>
      <w:r w:rsidR="00590467">
        <w:rPr>
          <w:rFonts w:cstheme="minorHAnsi"/>
          <w:sz w:val="24"/>
          <w:szCs w:val="24"/>
        </w:rPr>
        <w:t>assume</w:t>
      </w:r>
      <w:r w:rsidR="00AC19A5">
        <w:rPr>
          <w:rFonts w:cstheme="minorHAnsi"/>
          <w:sz w:val="24"/>
          <w:szCs w:val="24"/>
        </w:rPr>
        <w:t xml:space="preserve"> for simplicity, that</w:t>
      </w:r>
      <w:r w:rsidR="000C24CF" w:rsidRPr="00AB3D2F">
        <w:rPr>
          <w:rFonts w:cstheme="minorHAnsi"/>
          <w:sz w:val="24"/>
          <w:szCs w:val="24"/>
        </w:rPr>
        <w:t xml:space="preserve"> the government finances the entire </w:t>
      </w:r>
      <w:r w:rsidR="00C57F78" w:rsidRPr="00AB3D2F">
        <w:rPr>
          <w:rFonts w:cstheme="minorHAnsi"/>
          <w:sz w:val="24"/>
          <w:szCs w:val="24"/>
        </w:rPr>
        <w:t>I</w:t>
      </w:r>
      <w:r w:rsidR="00AC19A5">
        <w:rPr>
          <w:rFonts w:cstheme="minorHAnsi"/>
          <w:sz w:val="24"/>
          <w:szCs w:val="24"/>
        </w:rPr>
        <w:t>ncome insurance system,</w:t>
      </w:r>
      <w:r w:rsidR="00C57F78" w:rsidRPr="00AB3D2F">
        <w:rPr>
          <w:rFonts w:cstheme="minorHAnsi"/>
          <w:sz w:val="24"/>
          <w:szCs w:val="24"/>
        </w:rPr>
        <w:t xml:space="preserve"> which is not the case in reality</w:t>
      </w:r>
      <w:r w:rsidR="00AC19A5">
        <w:rPr>
          <w:rFonts w:cstheme="minorHAnsi"/>
          <w:sz w:val="24"/>
          <w:szCs w:val="24"/>
        </w:rPr>
        <w:t>.</w:t>
      </w:r>
      <w:r w:rsidR="000C24CF" w:rsidRPr="00AB3D2F">
        <w:rPr>
          <w:rFonts w:cstheme="minorHAnsi"/>
          <w:sz w:val="24"/>
          <w:szCs w:val="24"/>
        </w:rPr>
        <w:t xml:space="preserve"> </w:t>
      </w:r>
      <w:r w:rsidR="00AC19A5">
        <w:rPr>
          <w:rFonts w:cstheme="minorHAnsi"/>
          <w:sz w:val="24"/>
          <w:szCs w:val="24"/>
        </w:rPr>
        <w:t>T</w:t>
      </w:r>
      <w:r w:rsidR="000C24CF" w:rsidRPr="00AB3D2F">
        <w:rPr>
          <w:rFonts w:cstheme="minorHAnsi"/>
          <w:sz w:val="24"/>
          <w:szCs w:val="24"/>
        </w:rPr>
        <w:t>he effect of</w:t>
      </w:r>
      <w:r w:rsidR="00C57F78" w:rsidRPr="00AB3D2F">
        <w:rPr>
          <w:rFonts w:cstheme="minorHAnsi"/>
          <w:sz w:val="24"/>
          <w:szCs w:val="24"/>
        </w:rPr>
        <w:t xml:space="preserve"> a</w:t>
      </w:r>
      <w:r w:rsidR="000C24CF" w:rsidRPr="00AB3D2F">
        <w:rPr>
          <w:rFonts w:cstheme="minorHAnsi"/>
          <w:sz w:val="24"/>
          <w:szCs w:val="24"/>
        </w:rPr>
        <w:t xml:space="preserve"> change in the level of income insurance will therefor</w:t>
      </w:r>
      <w:r w:rsidR="000412E2">
        <w:rPr>
          <w:rFonts w:cstheme="minorHAnsi"/>
          <w:sz w:val="24"/>
          <w:szCs w:val="24"/>
        </w:rPr>
        <w:t>e</w:t>
      </w:r>
      <w:r w:rsidR="000C24CF" w:rsidRPr="00AB3D2F">
        <w:rPr>
          <w:rFonts w:cstheme="minorHAnsi"/>
          <w:sz w:val="24"/>
          <w:szCs w:val="24"/>
        </w:rPr>
        <w:t xml:space="preserve"> overshoot the effect on government ne</w:t>
      </w:r>
      <w:commentRangeStart w:id="175"/>
      <w:r w:rsidR="000C24CF" w:rsidRPr="00AB3D2F">
        <w:rPr>
          <w:rFonts w:cstheme="minorHAnsi"/>
          <w:sz w:val="24"/>
          <w:szCs w:val="24"/>
        </w:rPr>
        <w:t>t lending</w:t>
      </w:r>
      <w:r w:rsidR="00F268F7" w:rsidRPr="005239BF">
        <w:rPr>
          <w:rStyle w:val="Fodnotehenvisning"/>
        </w:rPr>
        <w:footnoteReference w:id="14"/>
      </w:r>
      <w:r w:rsidR="000C24CF" w:rsidRPr="00AB3D2F">
        <w:rPr>
          <w:rFonts w:cstheme="minorHAnsi"/>
          <w:sz w:val="24"/>
          <w:szCs w:val="24"/>
        </w:rPr>
        <w:t xml:space="preserve">. </w:t>
      </w:r>
      <w:commentRangeEnd w:id="175"/>
      <w:r w:rsidR="00BE79C7">
        <w:rPr>
          <w:rStyle w:val="Kommentarhenvisning"/>
        </w:rPr>
        <w:commentReference w:id="175"/>
      </w:r>
    </w:p>
    <w:p w14:paraId="321FDCF1" w14:textId="1EAACCA0" w:rsidR="002535ED" w:rsidRDefault="002535ED" w:rsidP="008B1B99">
      <w:pPr>
        <w:pStyle w:val="Overskrift2"/>
        <w:jc w:val="both"/>
      </w:pPr>
      <w:r>
        <w:t xml:space="preserve">Validation of the model </w:t>
      </w:r>
    </w:p>
    <w:p w14:paraId="1978D418" w14:textId="77777777" w:rsidR="00174C5E" w:rsidRPr="00174C5E" w:rsidRDefault="00174C5E" w:rsidP="008B1B99">
      <w:pPr>
        <w:jc w:val="both"/>
      </w:pPr>
    </w:p>
    <w:p w14:paraId="4A296629" w14:textId="0343FA9A" w:rsidR="002535ED" w:rsidRPr="00AC0541" w:rsidRDefault="00CD2B12" w:rsidP="008B1B99">
      <w:pPr>
        <w:spacing w:line="360" w:lineRule="auto"/>
        <w:jc w:val="both"/>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AE18BD5" w:rsidR="00E55BA0" w:rsidRDefault="002535ED" w:rsidP="008B1B99">
      <w:pPr>
        <w:spacing w:line="360" w:lineRule="auto"/>
        <w:jc w:val="both"/>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59BE2B1E" w14:textId="676FCC95" w:rsidR="0010336D" w:rsidRPr="00AC0541" w:rsidRDefault="0010336D" w:rsidP="008B1B99">
      <w:pPr>
        <w:spacing w:line="360" w:lineRule="auto"/>
        <w:jc w:val="both"/>
        <w:rPr>
          <w:sz w:val="24"/>
          <w:szCs w:val="24"/>
        </w:rPr>
      </w:pPr>
    </w:p>
    <w:p w14:paraId="027FEA0D" w14:textId="42DD24FF" w:rsidR="003A3E3B" w:rsidRDefault="003A3E3B" w:rsidP="008B1B99">
      <w:pPr>
        <w:pStyle w:val="Billedtekst"/>
        <w:keepNext/>
        <w:jc w:val="both"/>
      </w:pPr>
      <w:r>
        <w:t xml:space="preserve">Figure </w:t>
      </w:r>
      <w:fldSimple w:instr=" SEQ Figure \* ARABIC ">
        <w:r w:rsidR="00775321">
          <w:rPr>
            <w:noProof/>
          </w:rPr>
          <w:t>3</w:t>
        </w:r>
      </w:fldSimple>
      <w:r w:rsidR="002966DF">
        <w:rPr>
          <w:noProof/>
        </w:rPr>
        <w:t>: Simulation vs. real data.</w:t>
      </w:r>
    </w:p>
    <w:p w14:paraId="13D487CA" w14:textId="282EA35E" w:rsidR="00C12A03" w:rsidRDefault="0010336D" w:rsidP="008B1B99">
      <w:pPr>
        <w:spacing w:line="360" w:lineRule="auto"/>
        <w:jc w:val="both"/>
      </w:pPr>
      <w:r>
        <w:rPr>
          <w:noProof/>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5C77B017" w14:textId="7BD16890" w:rsidR="002535ED" w:rsidRDefault="002966DF" w:rsidP="008B1B99">
      <w:pPr>
        <w:spacing w:line="360" w:lineRule="auto"/>
        <w:jc w:val="both"/>
        <w:rPr>
          <w:sz w:val="24"/>
          <w:szCs w:val="24"/>
        </w:rPr>
      </w:pPr>
      <w:r>
        <w:rPr>
          <w:sz w:val="24"/>
          <w:szCs w:val="24"/>
        </w:rPr>
        <w:t>It seems like</w:t>
      </w:r>
      <w:r w:rsidR="001E3AAB" w:rsidRPr="00AC0541">
        <w:rPr>
          <w:sz w:val="24"/>
          <w:szCs w:val="24"/>
        </w:rPr>
        <w:t xml:space="preserve"> </w:t>
      </w:r>
      <w:r w:rsidR="00E15526">
        <w:rPr>
          <w:sz w:val="24"/>
          <w:szCs w:val="24"/>
        </w:rPr>
        <w:t>a</w:t>
      </w:r>
      <w:r w:rsidR="001F087E" w:rsidRPr="00AC0541">
        <w:rPr>
          <w:sz w:val="24"/>
          <w:szCs w:val="24"/>
        </w:rPr>
        <w:t xml:space="preserve"> small overshooting </w:t>
      </w:r>
      <w:r w:rsidR="006319C6">
        <w:rPr>
          <w:sz w:val="24"/>
          <w:szCs w:val="24"/>
        </w:rPr>
        <w:t>of</w:t>
      </w:r>
      <w:r w:rsidR="001F087E" w:rsidRPr="00AC0541">
        <w:rPr>
          <w:sz w:val="24"/>
          <w:szCs w:val="24"/>
        </w:rPr>
        <w:t xml:space="preserve"> the economic activity in the </w:t>
      </w:r>
      <w:commentRangeStart w:id="176"/>
      <w:r w:rsidR="001F087E" w:rsidRPr="00AC0541">
        <w:rPr>
          <w:sz w:val="24"/>
          <w:szCs w:val="24"/>
        </w:rPr>
        <w:t xml:space="preserve">period 2011 </w:t>
      </w:r>
      <w:r w:rsidR="00E15526">
        <w:rPr>
          <w:sz w:val="24"/>
          <w:szCs w:val="24"/>
        </w:rPr>
        <w:t>–</w:t>
      </w:r>
      <w:r w:rsidR="001F087E" w:rsidRPr="00AC0541">
        <w:rPr>
          <w:sz w:val="24"/>
          <w:szCs w:val="24"/>
        </w:rPr>
        <w:t xml:space="preserve"> 2016</w:t>
      </w:r>
      <w:commentRangeEnd w:id="176"/>
      <w:r w:rsidR="00BE79C7">
        <w:rPr>
          <w:rStyle w:val="Kommentarhenvisning"/>
        </w:rPr>
        <w:commentReference w:id="176"/>
      </w:r>
      <w:r w:rsidR="00E15526">
        <w:rPr>
          <w:sz w:val="24"/>
          <w:szCs w:val="24"/>
        </w:rPr>
        <w:t xml:space="preserve"> can be identified. This</w:t>
      </w:r>
      <w:r w:rsidR="001F087E" w:rsidRPr="00AC0541">
        <w:rPr>
          <w:sz w:val="24"/>
          <w:szCs w:val="24"/>
        </w:rPr>
        <w:t xml:space="preserve"> </w:t>
      </w:r>
      <w:r w:rsidR="00E15526">
        <w:rPr>
          <w:sz w:val="24"/>
          <w:szCs w:val="24"/>
        </w:rPr>
        <w:t xml:space="preserve">can be </w:t>
      </w:r>
      <w:r w:rsidR="001F087E" w:rsidRPr="00AC0541">
        <w:rPr>
          <w:sz w:val="24"/>
          <w:szCs w:val="24"/>
        </w:rPr>
        <w:t xml:space="preserve">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w:t>
      </w:r>
      <w:r w:rsidR="00E15526">
        <w:rPr>
          <w:sz w:val="24"/>
          <w:szCs w:val="24"/>
        </w:rPr>
        <w:t>o</w:t>
      </w:r>
      <w:r w:rsidR="00D539ED" w:rsidRPr="00AC0541">
        <w:rPr>
          <w:sz w:val="24"/>
          <w:szCs w:val="24"/>
        </w:rPr>
        <w:t>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2BA55D44" w14:textId="28ED1D22" w:rsidR="0010336D" w:rsidRDefault="0010336D" w:rsidP="0010336D">
      <w:pPr>
        <w:spacing w:line="360" w:lineRule="auto"/>
        <w:jc w:val="center"/>
        <w:rPr>
          <w:sz w:val="24"/>
          <w:szCs w:val="24"/>
        </w:rPr>
      </w:pPr>
      <w:r w:rsidRPr="0010336D">
        <w:rPr>
          <w:noProof/>
        </w:rPr>
        <w:lastRenderedPageBreak/>
        <w:drawing>
          <wp:inline distT="0" distB="0" distL="0" distR="0" wp14:anchorId="2B837952" wp14:editId="449C7BDC">
            <wp:extent cx="6120130" cy="377698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776980"/>
                    </a:xfrm>
                    <a:prstGeom prst="rect">
                      <a:avLst/>
                    </a:prstGeom>
                  </pic:spPr>
                </pic:pic>
              </a:graphicData>
            </a:graphic>
          </wp:inline>
        </w:drawing>
      </w:r>
    </w:p>
    <w:p w14:paraId="68C32913" w14:textId="4248754C" w:rsidR="00C17C13" w:rsidRPr="00AC0541" w:rsidRDefault="00C17C13" w:rsidP="008B1B99">
      <w:pPr>
        <w:spacing w:line="360" w:lineRule="auto"/>
        <w:jc w:val="both"/>
        <w:rPr>
          <w:sz w:val="24"/>
          <w:szCs w:val="24"/>
        </w:rPr>
      </w:pPr>
    </w:p>
    <w:p w14:paraId="7E9CBCAD" w14:textId="38B96A1D" w:rsidR="003A3E3B" w:rsidRDefault="003A3E3B" w:rsidP="008B1B99">
      <w:pPr>
        <w:pStyle w:val="Billedtekst"/>
        <w:keepNext/>
        <w:jc w:val="both"/>
        <w:rPr>
          <w:noProof/>
        </w:rPr>
      </w:pPr>
      <w:bookmarkStart w:id="177" w:name="_Ref119756235"/>
      <w:r>
        <w:t>Figure</w:t>
      </w:r>
      <w:r w:rsidR="002966DF">
        <w:t xml:space="preserve"> </w:t>
      </w:r>
      <w:fldSimple w:instr=" SEQ Figure \* ARABIC ">
        <w:r w:rsidR="00775321">
          <w:rPr>
            <w:noProof/>
          </w:rPr>
          <w:t>4</w:t>
        </w:r>
      </w:fldSimple>
      <w:bookmarkEnd w:id="177"/>
      <w:r w:rsidR="002966DF">
        <w:rPr>
          <w:noProof/>
        </w:rPr>
        <w:t xml:space="preserve">: Simulation vs. real </w:t>
      </w:r>
      <w:commentRangeStart w:id="178"/>
      <w:commentRangeStart w:id="179"/>
      <w:r w:rsidR="002966DF">
        <w:rPr>
          <w:noProof/>
        </w:rPr>
        <w:t>data</w:t>
      </w:r>
      <w:commentRangeEnd w:id="178"/>
      <w:r w:rsidR="009F44F0">
        <w:rPr>
          <w:rStyle w:val="Kommentarhenvisning"/>
          <w:i w:val="0"/>
          <w:iCs w:val="0"/>
          <w:color w:val="auto"/>
        </w:rPr>
        <w:commentReference w:id="178"/>
      </w:r>
      <w:commentRangeEnd w:id="179"/>
      <w:r w:rsidR="00374F21">
        <w:rPr>
          <w:rStyle w:val="Kommentarhenvisning"/>
          <w:i w:val="0"/>
          <w:iCs w:val="0"/>
          <w:color w:val="auto"/>
        </w:rPr>
        <w:commentReference w:id="179"/>
      </w:r>
    </w:p>
    <w:p w14:paraId="553A3962" w14:textId="634C2918" w:rsidR="00F010F8" w:rsidRDefault="0010336D" w:rsidP="0010336D">
      <w:r w:rsidRPr="0010336D">
        <w:rPr>
          <w:noProof/>
        </w:rPr>
        <w:drawing>
          <wp:inline distT="0" distB="0" distL="0" distR="0" wp14:anchorId="7B7DC096" wp14:editId="699DF4E9">
            <wp:extent cx="6120130" cy="356997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0CC7776" w:rsidR="0078484D" w:rsidRPr="00AC0541" w:rsidRDefault="003A3E3B" w:rsidP="008B1B99">
      <w:pPr>
        <w:spacing w:line="360" w:lineRule="auto"/>
        <w:jc w:val="both"/>
        <w:rPr>
          <w:sz w:val="24"/>
          <w:szCs w:val="24"/>
        </w:rPr>
      </w:pPr>
      <w:r>
        <w:rPr>
          <w:sz w:val="24"/>
          <w:szCs w:val="24"/>
        </w:rPr>
        <w:lastRenderedPageBreak/>
        <w:t xml:space="preserve">From the figure </w:t>
      </w:r>
      <w:r>
        <w:rPr>
          <w:sz w:val="24"/>
          <w:szCs w:val="24"/>
        </w:rPr>
        <w:fldChar w:fldCharType="begin"/>
      </w:r>
      <w:r>
        <w:rPr>
          <w:sz w:val="24"/>
          <w:szCs w:val="24"/>
        </w:rPr>
        <w:instrText xml:space="preserve"> REF _Ref119756235 \p \h </w:instrText>
      </w:r>
      <w:r w:rsidR="00E255CD">
        <w:rPr>
          <w:sz w:val="24"/>
          <w:szCs w:val="24"/>
        </w:rPr>
        <w:instrText xml:space="preserve"> \* MERGEFORMAT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0C513286" w14:textId="7413FD32" w:rsidR="00AF7177" w:rsidRDefault="00AF7177" w:rsidP="00AF7177">
      <w:pPr>
        <w:pStyle w:val="Overskrift1"/>
        <w:jc w:val="both"/>
      </w:pPr>
      <w:r>
        <w:t>Section 5: Result and Discussion</w:t>
      </w:r>
    </w:p>
    <w:p w14:paraId="09ACCF0E" w14:textId="4D80A768" w:rsidR="00712973" w:rsidRPr="00712973" w:rsidRDefault="00712973" w:rsidP="00EF3574">
      <w:pPr>
        <w:spacing w:line="360" w:lineRule="auto"/>
        <w:jc w:val="both"/>
      </w:pPr>
      <w:r>
        <w:rPr>
          <w:sz w:val="24"/>
          <w:szCs w:val="24"/>
        </w:rPr>
        <w:t>After</w:t>
      </w:r>
      <w:r w:rsidRPr="00AB3D2F">
        <w:rPr>
          <w:sz w:val="24"/>
          <w:szCs w:val="24"/>
        </w:rPr>
        <w:t xml:space="preserve"> creating a baseline </w:t>
      </w:r>
      <w:r w:rsidR="00F43E6E" w:rsidRPr="00AB3D2F">
        <w:rPr>
          <w:sz w:val="24"/>
          <w:szCs w:val="24"/>
        </w:rPr>
        <w:t>model,</w:t>
      </w:r>
      <w:r>
        <w:rPr>
          <w:sz w:val="24"/>
          <w:szCs w:val="24"/>
        </w:rPr>
        <w:t xml:space="preserve"> we introduce a number of scenarios removing the suppressing of the state regulation percentage starting from 2016Q1 under different settings, in order to analyze the effects of changing the level of unemployment benefits. </w:t>
      </w:r>
      <w:commentRangeStart w:id="180"/>
      <w:r w:rsidR="00F43E6E">
        <w:rPr>
          <w:sz w:val="24"/>
          <w:szCs w:val="24"/>
        </w:rPr>
        <w:t>In the first scenario all channels presented in the description of the model are activated</w:t>
      </w:r>
      <w:commentRangeEnd w:id="180"/>
      <w:r w:rsidR="00CC44EC">
        <w:rPr>
          <w:rStyle w:val="Kommentarhenvisning"/>
        </w:rPr>
        <w:commentReference w:id="180"/>
      </w:r>
      <w:r w:rsidR="00F43E6E">
        <w:rPr>
          <w:sz w:val="24"/>
          <w:szCs w:val="24"/>
        </w:rPr>
        <w:t>. In the second scenario, the link between unemployment benefits and labour force is weakened. The motivation for this scenario can be found in recent work by the Danish reform-commis</w:t>
      </w:r>
      <w:ins w:id="181" w:author="Simon Thomsen" w:date="2023-01-01T17:28:00Z">
        <w:r w:rsidR="00CC44EC">
          <w:rPr>
            <w:sz w:val="24"/>
            <w:szCs w:val="24"/>
          </w:rPr>
          <w:t>s</w:t>
        </w:r>
      </w:ins>
      <w:r w:rsidR="00F43E6E">
        <w:rPr>
          <w:sz w:val="24"/>
          <w:szCs w:val="24"/>
        </w:rPr>
        <w:t>ion, which claim that the group of people outside the labour force is unaffected by labour market reforms</w:t>
      </w:r>
      <w:r w:rsidR="00CA0076">
        <w:rPr>
          <w:sz w:val="24"/>
          <w:szCs w:val="24"/>
        </w:rPr>
        <w:t xml:space="preserve"> (Smith 2021)</w:t>
      </w:r>
      <w:r w:rsidR="00F43E6E">
        <w:rPr>
          <w:sz w:val="24"/>
          <w:szCs w:val="24"/>
        </w:rPr>
        <w:t>.</w:t>
      </w:r>
      <w:r w:rsidR="00CA0076">
        <w:rPr>
          <w:sz w:val="24"/>
          <w:szCs w:val="24"/>
        </w:rPr>
        <w:t xml:space="preserve"> In the third scenario, we add another element to scenario 2, by removing the link between unemployment benefits and wage setting. </w:t>
      </w:r>
      <w:commentRangeStart w:id="182"/>
      <w:del w:id="183" w:author="Simon Thomsen" w:date="2023-01-01T17:28:00Z">
        <w:r w:rsidR="00CA0076" w:rsidDel="000815AB">
          <w:rPr>
            <w:sz w:val="24"/>
            <w:szCs w:val="24"/>
          </w:rPr>
          <w:delText xml:space="preserve">This </w:delText>
        </w:r>
      </w:del>
      <w:ins w:id="184" w:author="Simon Thomsen" w:date="2023-01-01T17:28:00Z">
        <w:r w:rsidR="000815AB">
          <w:rPr>
            <w:sz w:val="24"/>
            <w:szCs w:val="24"/>
          </w:rPr>
          <w:t xml:space="preserve">The </w:t>
        </w:r>
      </w:ins>
      <w:r w:rsidR="00CA0076">
        <w:rPr>
          <w:sz w:val="24"/>
          <w:szCs w:val="24"/>
        </w:rPr>
        <w:t>motivation for this scenario can be explained by looking at the development in compensation rate</w:t>
      </w:r>
      <w:r w:rsidR="006F7190">
        <w:rPr>
          <w:sz w:val="24"/>
          <w:szCs w:val="24"/>
        </w:rPr>
        <w:t xml:space="preserve"> over the last couples of decades</w:t>
      </w:r>
      <w:r w:rsidR="00CA0076">
        <w:rPr>
          <w:sz w:val="24"/>
          <w:szCs w:val="24"/>
        </w:rPr>
        <w:t xml:space="preserve">. </w:t>
      </w:r>
      <w:r w:rsidR="006F7190">
        <w:rPr>
          <w:sz w:val="24"/>
          <w:szCs w:val="24"/>
        </w:rPr>
        <w:t xml:space="preserve">It can be argued that the fall in compensation rate over the last couple of decades has widened the gap between unemployed benefits and wages to a degree, where a small reduction of this gap shouldn’t affect the wages. </w:t>
      </w:r>
      <w:r w:rsidR="00CA0076">
        <w:rPr>
          <w:sz w:val="24"/>
          <w:szCs w:val="24"/>
        </w:rPr>
        <w:t xml:space="preserve"> </w:t>
      </w:r>
      <w:commentRangeEnd w:id="182"/>
      <w:r w:rsidR="004E23C5">
        <w:rPr>
          <w:rStyle w:val="Kommentarhenvisning"/>
        </w:rPr>
        <w:commentReference w:id="182"/>
      </w:r>
    </w:p>
    <w:p w14:paraId="7AF68940" w14:textId="77777777" w:rsidR="00AF7177" w:rsidRPr="00AC0541" w:rsidRDefault="00AF7177" w:rsidP="008B1B99">
      <w:pPr>
        <w:spacing w:line="360" w:lineRule="auto"/>
        <w:jc w:val="both"/>
        <w:rPr>
          <w:sz w:val="24"/>
          <w:szCs w:val="24"/>
        </w:rPr>
      </w:pPr>
    </w:p>
    <w:p w14:paraId="0962B074" w14:textId="1D56909D" w:rsidR="004878A3" w:rsidRDefault="004878A3" w:rsidP="008B1B99">
      <w:pPr>
        <w:pStyle w:val="Overskrift2"/>
        <w:jc w:val="both"/>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0031A5E9" w:rsidR="00026C14" w:rsidRDefault="00D71028" w:rsidP="008B1B99">
      <w:pPr>
        <w:spacing w:line="360" w:lineRule="auto"/>
        <w:jc w:val="both"/>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w:t>
      </w:r>
      <w:commentRangeStart w:id="185"/>
      <w:r w:rsidR="00026C14">
        <w:rPr>
          <w:sz w:val="24"/>
          <w:szCs w:val="24"/>
        </w:rPr>
        <w:t xml:space="preserve">and Labor force channel. </w:t>
      </w:r>
      <w:r w:rsidR="00967C56" w:rsidRPr="00934626">
        <w:rPr>
          <w:sz w:val="24"/>
          <w:szCs w:val="24"/>
        </w:rPr>
        <w:t xml:space="preserve"> </w:t>
      </w:r>
      <w:commentRangeEnd w:id="185"/>
      <w:r w:rsidR="000815AB">
        <w:rPr>
          <w:rStyle w:val="Kommentarhenvisning"/>
        </w:rPr>
        <w:commentReference w:id="185"/>
      </w:r>
    </w:p>
    <w:p w14:paraId="42DF8A05" w14:textId="10057E7D" w:rsidR="00C60073" w:rsidRDefault="00C60073" w:rsidP="00C60073">
      <w:pPr>
        <w:spacing w:line="360" w:lineRule="auto"/>
        <w:jc w:val="both"/>
        <w:rPr>
          <w:sz w:val="24"/>
          <w:szCs w:val="24"/>
        </w:rPr>
      </w:pPr>
      <w:r>
        <w:rPr>
          <w:sz w:val="24"/>
          <w:szCs w:val="24"/>
        </w:rPr>
        <w:lastRenderedPageBreak/>
        <w:t>In the figure below, we find that in scenario 1, removing the reduction in the level of unemployment benefits</w:t>
      </w:r>
      <w:r w:rsidR="00343076">
        <w:rPr>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Pr>
          <w:sz w:val="24"/>
          <w:szCs w:val="24"/>
        </w:rPr>
        <w:t xml:space="preserve"> </w:t>
      </w:r>
      <w:r w:rsidR="00343076">
        <w:rPr>
          <w:sz w:val="24"/>
          <w:szCs w:val="24"/>
        </w:rPr>
        <w:t xml:space="preserve">turns negative relative to the baseline. </w:t>
      </w:r>
      <w:r>
        <w:rPr>
          <w:sz w:val="24"/>
          <w:szCs w:val="24"/>
        </w:rPr>
        <w:t xml:space="preserve">This negative effect on GDP can be explained by several channels. Firstly, the increase in the </w:t>
      </w:r>
      <w:r w:rsidR="00E61797">
        <w:rPr>
          <w:sz w:val="24"/>
          <w:szCs w:val="24"/>
        </w:rPr>
        <w:t xml:space="preserve">maximum </w:t>
      </w:r>
      <w:r>
        <w:rPr>
          <w:sz w:val="24"/>
          <w:szCs w:val="24"/>
        </w:rPr>
        <w:t xml:space="preserve">level of benefits relative to </w:t>
      </w:r>
      <w:r w:rsidR="00E61797">
        <w:rPr>
          <w:sz w:val="24"/>
          <w:szCs w:val="24"/>
        </w:rPr>
        <w:t>the baseline level reduces the gap between the maximum level of benefits and wages below the threshold of 42%. The effect of this is, that the targeted wage will be adopted with the purpose of remaining the gap at 42 %.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Pr>
          <w:sz w:val="24"/>
          <w:szCs w:val="24"/>
        </w:rPr>
        <w:t>, together with the fall in economic activity,</w:t>
      </w:r>
      <w:r w:rsidR="00E61797">
        <w:rPr>
          <w:sz w:val="24"/>
          <w:szCs w:val="24"/>
        </w:rPr>
        <w:t xml:space="preserve"> has a negative effect on investment. </w:t>
      </w:r>
      <w:r w:rsidR="007C6A81">
        <w:rPr>
          <w:sz w:val="24"/>
          <w:szCs w:val="24"/>
        </w:rPr>
        <w:t>Secondly, the</w:t>
      </w:r>
      <w:r w:rsidR="00FB36E5">
        <w:rPr>
          <w:sz w:val="24"/>
          <w:szCs w:val="24"/>
        </w:rPr>
        <w:t xml:space="preserve"> lower economic activity reduces the level of employment, which increases the level of unemployment as well as the rate of unemployment.</w:t>
      </w:r>
      <w:r w:rsidR="007C6A81">
        <w:rPr>
          <w:sz w:val="24"/>
          <w:szCs w:val="24"/>
        </w:rPr>
        <w:t xml:space="preserve"> </w:t>
      </w:r>
      <w:r w:rsidR="00FB36E5">
        <w:rPr>
          <w:sz w:val="24"/>
          <w:szCs w:val="24"/>
        </w:rPr>
        <w:t xml:space="preserve">The increase in the rate of unemployment reduces the </w:t>
      </w:r>
      <w:r w:rsidR="00343076">
        <w:rPr>
          <w:sz w:val="24"/>
          <w:szCs w:val="24"/>
        </w:rPr>
        <w:t>participation</w:t>
      </w:r>
      <w:r w:rsidR="00FB36E5">
        <w:rPr>
          <w:sz w:val="24"/>
          <w:szCs w:val="24"/>
        </w:rPr>
        <w:t xml:space="preserve"> rate and there</w:t>
      </w:r>
      <w:r w:rsidR="00343076">
        <w:rPr>
          <w:sz w:val="24"/>
          <w:szCs w:val="24"/>
        </w:rPr>
        <w:t>by</w:t>
      </w:r>
      <w:r w:rsidR="00FB36E5">
        <w:rPr>
          <w:sz w:val="24"/>
          <w:szCs w:val="24"/>
        </w:rPr>
        <w:t xml:space="preserve"> the size of the labour force. </w:t>
      </w:r>
      <w:r w:rsidR="00343076">
        <w:rPr>
          <w:sz w:val="24"/>
          <w:szCs w:val="24"/>
        </w:rPr>
        <w:t>Since the reduction in the labour force is smaller than the reduction in the level of employment, we see an increase in the level of unemployment of around 200 people 2 years after the shock and around 500 people four years after the shock.</w:t>
      </w:r>
      <w:r>
        <w:rPr>
          <w:sz w:val="24"/>
          <w:szCs w:val="24"/>
        </w:rPr>
        <w:t xml:space="preserve"> </w:t>
      </w:r>
      <w:r w:rsidR="000244C0">
        <w:rPr>
          <w:sz w:val="24"/>
          <w:szCs w:val="24"/>
        </w:rPr>
        <w:t xml:space="preserve">Following Post-Keynesian literature, this result indicate that the Danish economy can be characterized as </w:t>
      </w:r>
      <w:r w:rsidR="00B3635D">
        <w:rPr>
          <w:sz w:val="24"/>
          <w:szCs w:val="24"/>
        </w:rPr>
        <w:t>being</w:t>
      </w:r>
      <w:r w:rsidR="000244C0">
        <w:rPr>
          <w:sz w:val="24"/>
          <w:szCs w:val="24"/>
        </w:rPr>
        <w:t xml:space="preserve"> profit-led, since a labour-oriented distribution policy lead</w:t>
      </w:r>
      <w:r w:rsidR="00276F24">
        <w:rPr>
          <w:sz w:val="24"/>
          <w:szCs w:val="24"/>
        </w:rPr>
        <w:t>s</w:t>
      </w:r>
      <w:r w:rsidR="000244C0">
        <w:rPr>
          <w:sz w:val="24"/>
          <w:szCs w:val="24"/>
        </w:rPr>
        <w:t xml:space="preserve"> to a fall in the economic activity. </w:t>
      </w:r>
    </w:p>
    <w:p w14:paraId="4FBEC3F9" w14:textId="77777777" w:rsidR="00C60073" w:rsidRDefault="00C60073" w:rsidP="008B1B99">
      <w:pPr>
        <w:spacing w:line="360" w:lineRule="auto"/>
        <w:jc w:val="both"/>
        <w:rPr>
          <w:sz w:val="24"/>
          <w:szCs w:val="24"/>
        </w:rPr>
      </w:pPr>
    </w:p>
    <w:p w14:paraId="738416A6" w14:textId="33A51616" w:rsidR="00026C14" w:rsidRPr="00026C14" w:rsidRDefault="00425D00" w:rsidP="008B1B99">
      <w:pPr>
        <w:pStyle w:val="Overskrift2"/>
        <w:jc w:val="both"/>
      </w:pPr>
      <w:r>
        <w:t xml:space="preserve">Scenario </w:t>
      </w:r>
      <w:r w:rsidR="007F7F59">
        <w:t>2</w:t>
      </w:r>
      <w:r>
        <w:t xml:space="preserve"> </w:t>
      </w:r>
      <w:r w:rsidR="007F7F59">
        <w:t>Denmark as a mature economy</w:t>
      </w:r>
      <w:r w:rsidR="00026C14">
        <w:br/>
      </w:r>
    </w:p>
    <w:p w14:paraId="7FDA947B" w14:textId="0FBC9341" w:rsidR="009F442A" w:rsidRDefault="00A749C8" w:rsidP="008B1B99">
      <w:pPr>
        <w:spacing w:line="360" w:lineRule="auto"/>
        <w:jc w:val="both"/>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economy</w:t>
      </w:r>
      <w:r w:rsidR="00276F24">
        <w:rPr>
          <w:rFonts w:cstheme="minorHAnsi"/>
          <w:sz w:val="24"/>
          <w:szCs w:val="24"/>
        </w:rPr>
        <w:t xml:space="preserve"> activity</w:t>
      </w:r>
      <w:r w:rsidR="000C6E55">
        <w:rPr>
          <w:rFonts w:cstheme="minorHAnsi"/>
          <w:sz w:val="24"/>
          <w:szCs w:val="24"/>
        </w:rPr>
        <w:t xml:space="preserve"> and the</w:t>
      </w:r>
      <w:r w:rsidR="00276F24">
        <w:rPr>
          <w:rFonts w:cstheme="minorHAnsi"/>
          <w:sz w:val="24"/>
          <w:szCs w:val="24"/>
        </w:rPr>
        <w:t xml:space="preserve"> decision to join the</w:t>
      </w:r>
      <w:r w:rsidR="000C6E55">
        <w:rPr>
          <w:rFonts w:cstheme="minorHAnsi"/>
          <w:sz w:val="24"/>
          <w:szCs w:val="24"/>
        </w:rPr>
        <w:t xml:space="preserve"> labor-force</w:t>
      </w:r>
      <w:r w:rsidR="009F442A" w:rsidRPr="00AB3D2F">
        <w:rPr>
          <w:rFonts w:cstheme="minorHAnsi"/>
          <w:sz w:val="24"/>
          <w:szCs w:val="24"/>
        </w:rPr>
        <w:t>.</w:t>
      </w:r>
      <w:r w:rsidR="000C6E55">
        <w:rPr>
          <w:rFonts w:cstheme="minorHAnsi"/>
          <w:sz w:val="24"/>
          <w:szCs w:val="24"/>
        </w:rPr>
        <w:t xml:space="preserve"> </w:t>
      </w:r>
      <w:r w:rsidR="00276F24">
        <w:rPr>
          <w:rFonts w:cstheme="minorHAnsi"/>
          <w:sz w:val="24"/>
          <w:szCs w:val="24"/>
        </w:rPr>
        <w:t>A</w:t>
      </w:r>
      <w:r w:rsidR="000C6E55">
        <w:rPr>
          <w:rFonts w:cstheme="minorHAnsi"/>
          <w:sz w:val="24"/>
          <w:szCs w:val="24"/>
        </w:rPr>
        <w:t>s argued by Smith (2021)</w:t>
      </w:r>
      <w:r w:rsidR="00276F24">
        <w:rPr>
          <w:rFonts w:cstheme="minorHAnsi"/>
          <w:sz w:val="24"/>
          <w:szCs w:val="24"/>
        </w:rPr>
        <w:t xml:space="preserve"> however</w:t>
      </w:r>
      <w:r w:rsidR="000C6E55">
        <w:rPr>
          <w:rFonts w:cstheme="minorHAnsi"/>
          <w:sz w:val="24"/>
          <w:szCs w:val="24"/>
        </w:rPr>
        <w:t>, these types of reforms aimed at changing the incentives for people to participate in the labor force by reducing the benefits, seems to have almost no effect at these times</w:t>
      </w:r>
      <w:r w:rsidR="00276F24">
        <w:rPr>
          <w:rFonts w:cstheme="minorHAnsi"/>
          <w:sz w:val="24"/>
          <w:szCs w:val="24"/>
        </w:rPr>
        <w:t>, since</w:t>
      </w:r>
      <w:r w:rsidR="000C6E55">
        <w:rPr>
          <w:rFonts w:cstheme="minorHAnsi"/>
          <w:sz w:val="24"/>
          <w:szCs w:val="24"/>
        </w:rPr>
        <w:t xml:space="preserve"> those who would be affected by these reforms are already part of the labor-force.</w:t>
      </w:r>
      <w:r w:rsidR="00276F24">
        <w:rPr>
          <w:rFonts w:cstheme="minorHAnsi"/>
          <w:sz w:val="24"/>
          <w:szCs w:val="24"/>
        </w:rPr>
        <w:t xml:space="preserve"> Furthermore, the rate of unemployment in Denmark is so low, that lowering it even further might not have the same </w:t>
      </w:r>
      <w:r w:rsidR="00B3635D">
        <w:rPr>
          <w:rFonts w:cstheme="minorHAnsi"/>
          <w:sz w:val="24"/>
          <w:szCs w:val="24"/>
        </w:rPr>
        <w:t>effect</w:t>
      </w:r>
      <w:r w:rsidR="00276F24">
        <w:rPr>
          <w:rFonts w:cstheme="minorHAnsi"/>
          <w:sz w:val="24"/>
          <w:szCs w:val="24"/>
        </w:rPr>
        <w:t xml:space="preserve"> on the decision to join the labour force as expected with higher rates of </w:t>
      </w:r>
      <w:r w:rsidR="00276F24">
        <w:rPr>
          <w:rFonts w:cstheme="minorHAnsi"/>
          <w:sz w:val="24"/>
          <w:szCs w:val="24"/>
        </w:rPr>
        <w:lastRenderedPageBreak/>
        <w:t>unemployment.</w:t>
      </w:r>
      <w:del w:id="186" w:author="Simon Thomsen" w:date="2023-01-01T17:33:00Z">
        <w:r w:rsidR="00276F24" w:rsidDel="000815AB">
          <w:rPr>
            <w:rFonts w:cstheme="minorHAnsi"/>
            <w:sz w:val="24"/>
            <w:szCs w:val="24"/>
          </w:rPr>
          <w:delText xml:space="preserve"> </w:delText>
        </w:r>
      </w:del>
      <w:r w:rsidR="000C6E55">
        <w:rPr>
          <w:rFonts w:cstheme="minorHAnsi"/>
          <w:sz w:val="24"/>
          <w:szCs w:val="24"/>
        </w:rPr>
        <w:t xml:space="preserve"> </w:t>
      </w:r>
      <w:r w:rsidR="00276F24">
        <w:rPr>
          <w:rFonts w:cstheme="minorHAnsi"/>
          <w:sz w:val="24"/>
          <w:szCs w:val="24"/>
        </w:rPr>
        <w:t>In other words, the labour force is considered to be exogenous in this scenario, which supports the arguments, that</w:t>
      </w:r>
      <w:r w:rsidR="009F442A" w:rsidRPr="00AB3D2F">
        <w:rPr>
          <w:rFonts w:cstheme="minorHAnsi"/>
          <w:sz w:val="24"/>
          <w:szCs w:val="24"/>
        </w:rPr>
        <w:t xml:space="preserve"> participation</w:t>
      </w:r>
      <w:r w:rsidR="00276F24">
        <w:rPr>
          <w:rFonts w:cstheme="minorHAnsi"/>
          <w:sz w:val="24"/>
          <w:szCs w:val="24"/>
        </w:rPr>
        <w:t xml:space="preserve"> in the labour force is explained by factors not included in this model, like</w:t>
      </w:r>
      <w:r w:rsidR="009F442A" w:rsidRPr="00AB3D2F">
        <w:rPr>
          <w:rFonts w:cstheme="minorHAnsi"/>
          <w:sz w:val="24"/>
          <w:szCs w:val="24"/>
        </w:rPr>
        <w:t xml:space="preserve"> norms, wages relative to other workers, consumption levels, and the standard of living. </w:t>
      </w:r>
    </w:p>
    <w:p w14:paraId="09CACD71" w14:textId="7A2A73AA" w:rsidR="00276F24" w:rsidRDefault="00276F24" w:rsidP="00276F24">
      <w:pPr>
        <w:spacing w:line="360" w:lineRule="auto"/>
        <w:jc w:val="both"/>
        <w:rPr>
          <w:sz w:val="24"/>
          <w:szCs w:val="24"/>
        </w:rPr>
      </w:pPr>
      <w:r>
        <w:rPr>
          <w:sz w:val="24"/>
          <w:szCs w:val="24"/>
        </w:rPr>
        <w:t>As the case of scenario 1, we see a positive effect of removing the reduction in the level of unemployment benefits in the very short run</w:t>
      </w:r>
      <w:r w:rsidR="00EC5189">
        <w:rPr>
          <w:sz w:val="24"/>
          <w:szCs w:val="24"/>
        </w:rPr>
        <w:t>, due to the higher income among the households. In the short to medium run, the result of scenario 2, follows the one from scenario 1 with minor differences</w:t>
      </w:r>
      <w:r w:rsidR="004919D6">
        <w:rPr>
          <w:sz w:val="24"/>
          <w:szCs w:val="24"/>
        </w:rPr>
        <w:t>, since the effect of a change in labour force has been removed from this scenario. As in scenario 1</w:t>
      </w:r>
      <w:r>
        <w:rPr>
          <w:sz w:val="24"/>
          <w:szCs w:val="24"/>
        </w:rPr>
        <w:t xml:space="preserve">, the increase in the maximum level of benefits relative to the baseline level </w:t>
      </w:r>
      <w:ins w:id="187" w:author="Simon Thomsen" w:date="2023-01-01T17:34:00Z">
        <w:r w:rsidR="000815AB">
          <w:rPr>
            <w:sz w:val="24"/>
            <w:szCs w:val="24"/>
          </w:rPr>
          <w:t xml:space="preserve">lowers the wage gap and activates the 42% rule </w:t>
        </w:r>
      </w:ins>
      <w:ins w:id="188" w:author="Simon Thomsen" w:date="2023-01-01T17:35:00Z">
        <w:r w:rsidR="000815AB">
          <w:rPr>
            <w:sz w:val="24"/>
            <w:szCs w:val="24"/>
          </w:rPr>
          <w:t>increasing</w:t>
        </w:r>
      </w:ins>
      <w:ins w:id="189" w:author="Simon Thomsen" w:date="2023-01-01T17:34:00Z">
        <w:r w:rsidR="000815AB">
          <w:rPr>
            <w:sz w:val="24"/>
            <w:szCs w:val="24"/>
          </w:rPr>
          <w:t xml:space="preserve"> the targ</w:t>
        </w:r>
      </w:ins>
      <w:ins w:id="190" w:author="Simon Thomsen" w:date="2023-01-01T17:35:00Z">
        <w:r w:rsidR="000815AB">
          <w:rPr>
            <w:sz w:val="24"/>
            <w:szCs w:val="24"/>
          </w:rPr>
          <w:t>eted wage</w:t>
        </w:r>
      </w:ins>
      <w:del w:id="191" w:author="Simon Thomsen" w:date="2023-01-01T17:35:00Z">
        <w:r w:rsidR="004919D6" w:rsidDel="000815AB">
          <w:rPr>
            <w:sz w:val="24"/>
            <w:szCs w:val="24"/>
          </w:rPr>
          <w:delText>increases the compensation rate, which result in a higher targeted wage by the workers</w:delText>
        </w:r>
      </w:del>
      <w:r w:rsidR="004919D6">
        <w:rPr>
          <w:sz w:val="24"/>
          <w:szCs w:val="24"/>
        </w:rPr>
        <w:t>.</w:t>
      </w:r>
      <w:r>
        <w:rPr>
          <w:sz w:val="24"/>
          <w:szCs w:val="24"/>
        </w:rPr>
        <w:t xml:space="preserve"> </w:t>
      </w:r>
      <w:r w:rsidR="004919D6">
        <w:rPr>
          <w:sz w:val="24"/>
          <w:szCs w:val="24"/>
        </w:rPr>
        <w:t>This increase in</w:t>
      </w:r>
      <w:r>
        <w:rPr>
          <w:sz w:val="24"/>
          <w:szCs w:val="24"/>
        </w:rPr>
        <w:t xml:space="preserve"> the targeted wage </w:t>
      </w:r>
      <w:r w:rsidR="004919D6">
        <w:rPr>
          <w:sz w:val="24"/>
          <w:szCs w:val="24"/>
        </w:rPr>
        <w:t>leads to higher</w:t>
      </w:r>
      <w:r>
        <w:rPr>
          <w:sz w:val="24"/>
          <w:szCs w:val="24"/>
        </w:rPr>
        <w:t xml:space="preserve"> wages and prices, which </w:t>
      </w:r>
      <w:r w:rsidR="004919D6">
        <w:rPr>
          <w:sz w:val="24"/>
          <w:szCs w:val="24"/>
        </w:rPr>
        <w:t>on the one hand increase the household consumption, but at the same time reduces net export through higher relative prices and investment through a lower profit share</w:t>
      </w:r>
      <w:r w:rsidR="00406289">
        <w:rPr>
          <w:sz w:val="24"/>
          <w:szCs w:val="24"/>
        </w:rPr>
        <w:t xml:space="preserve"> and the accelerator-effect</w:t>
      </w:r>
      <w:r w:rsidR="004919D6">
        <w:rPr>
          <w:sz w:val="24"/>
          <w:szCs w:val="24"/>
        </w:rPr>
        <w:t xml:space="preserve">, as explained in scenario 1. The lower economic activity </w:t>
      </w:r>
      <w:r>
        <w:rPr>
          <w:sz w:val="24"/>
          <w:szCs w:val="24"/>
        </w:rPr>
        <w:t>reduces the</w:t>
      </w:r>
      <w:r w:rsidR="004919D6">
        <w:rPr>
          <w:sz w:val="24"/>
          <w:szCs w:val="24"/>
        </w:rPr>
        <w:t xml:space="preserve"> demand for </w:t>
      </w:r>
      <w:r>
        <w:rPr>
          <w:sz w:val="24"/>
          <w:szCs w:val="24"/>
        </w:rPr>
        <w:t>employment</w:t>
      </w:r>
      <w:r w:rsidR="004919D6">
        <w:rPr>
          <w:sz w:val="24"/>
          <w:szCs w:val="24"/>
        </w:rPr>
        <w:t>. Since the labour force is unaffected in this scenario a reduction in the level of employment lead to a one-to-one increase in the level of unemployment</w:t>
      </w:r>
      <w:r>
        <w:rPr>
          <w:sz w:val="24"/>
          <w:szCs w:val="24"/>
        </w:rPr>
        <w:t>.</w:t>
      </w:r>
      <w:r w:rsidR="004919D6">
        <w:rPr>
          <w:sz w:val="24"/>
          <w:szCs w:val="24"/>
        </w:rPr>
        <w:t xml:space="preserve"> As seen from figure x, the level of unemployed increases with </w:t>
      </w:r>
      <w:r w:rsidR="00182B43">
        <w:rPr>
          <w:sz w:val="24"/>
          <w:szCs w:val="24"/>
        </w:rPr>
        <w:t>around 250</w:t>
      </w:r>
      <w:r>
        <w:rPr>
          <w:sz w:val="24"/>
          <w:szCs w:val="24"/>
        </w:rPr>
        <w:t xml:space="preserve"> people </w:t>
      </w:r>
      <w:r w:rsidR="004919D6">
        <w:rPr>
          <w:sz w:val="24"/>
          <w:szCs w:val="24"/>
        </w:rPr>
        <w:t xml:space="preserve">after </w:t>
      </w:r>
      <w:r w:rsidR="00182B43">
        <w:rPr>
          <w:sz w:val="24"/>
          <w:szCs w:val="24"/>
        </w:rPr>
        <w:t>two</w:t>
      </w:r>
      <w:r>
        <w:rPr>
          <w:sz w:val="24"/>
          <w:szCs w:val="24"/>
        </w:rPr>
        <w:t xml:space="preserve"> years and around </w:t>
      </w:r>
      <w:r w:rsidR="004919D6">
        <w:rPr>
          <w:sz w:val="24"/>
          <w:szCs w:val="24"/>
        </w:rPr>
        <w:t>7</w:t>
      </w:r>
      <w:r>
        <w:rPr>
          <w:sz w:val="24"/>
          <w:szCs w:val="24"/>
        </w:rPr>
        <w:t xml:space="preserve">00 people </w:t>
      </w:r>
      <w:r w:rsidR="004919D6">
        <w:rPr>
          <w:sz w:val="24"/>
          <w:szCs w:val="24"/>
        </w:rPr>
        <w:t xml:space="preserve">after </w:t>
      </w:r>
      <w:r>
        <w:rPr>
          <w:sz w:val="24"/>
          <w:szCs w:val="24"/>
        </w:rPr>
        <w:t>four years.</w:t>
      </w:r>
      <w:r w:rsidR="00464FB5">
        <w:rPr>
          <w:sz w:val="24"/>
          <w:szCs w:val="24"/>
        </w:rPr>
        <w:t xml:space="preserve"> </w:t>
      </w:r>
      <w:r w:rsidR="007E3024">
        <w:rPr>
          <w:sz w:val="24"/>
          <w:szCs w:val="24"/>
        </w:rPr>
        <w:t xml:space="preserve">Comparing with scenario 1, the effect on the level of unemployment is larger in this scenario. Focusing on </w:t>
      </w:r>
      <w:r w:rsidR="00464FB5">
        <w:rPr>
          <w:sz w:val="24"/>
          <w:szCs w:val="24"/>
        </w:rPr>
        <w:t xml:space="preserve">the effect on </w:t>
      </w:r>
      <w:r w:rsidR="007E3024">
        <w:rPr>
          <w:sz w:val="24"/>
          <w:szCs w:val="24"/>
        </w:rPr>
        <w:t>GDP,</w:t>
      </w:r>
      <w:r w:rsidR="00464FB5">
        <w:rPr>
          <w:sz w:val="24"/>
          <w:szCs w:val="24"/>
        </w:rPr>
        <w:t xml:space="preserve"> however, </w:t>
      </w:r>
      <w:r w:rsidR="007E3024">
        <w:rPr>
          <w:sz w:val="24"/>
          <w:szCs w:val="24"/>
        </w:rPr>
        <w:t xml:space="preserve">tells the opposite story, since </w:t>
      </w:r>
      <w:r w:rsidR="00464FB5">
        <w:rPr>
          <w:sz w:val="24"/>
          <w:szCs w:val="24"/>
        </w:rPr>
        <w:t xml:space="preserve">the drop in GDP </w:t>
      </w:r>
      <w:r w:rsidR="007E3024">
        <w:rPr>
          <w:sz w:val="24"/>
          <w:szCs w:val="24"/>
        </w:rPr>
        <w:t xml:space="preserve">in this scenario </w:t>
      </w:r>
      <w:r w:rsidR="00464FB5">
        <w:rPr>
          <w:sz w:val="24"/>
          <w:szCs w:val="24"/>
        </w:rPr>
        <w:t>compared to scenario 1 is slightly reduced.</w:t>
      </w:r>
      <w:r>
        <w:rPr>
          <w:sz w:val="24"/>
          <w:szCs w:val="24"/>
        </w:rPr>
        <w:t xml:space="preserve"> </w:t>
      </w:r>
      <w:r w:rsidR="007E3024">
        <w:rPr>
          <w:sz w:val="24"/>
          <w:szCs w:val="24"/>
        </w:rPr>
        <w:t xml:space="preserve">This might be seen as a puzzle, but can be explained by the fact, that the labour force is unaffected in this scenario. </w:t>
      </w:r>
      <w:r w:rsidR="00192EA7">
        <w:rPr>
          <w:sz w:val="24"/>
          <w:szCs w:val="24"/>
        </w:rPr>
        <w:t xml:space="preserve">As explained above, the reduction in the level of employment results in a one-to-one increase in the level of unemployment (and rate of unemployment), which </w:t>
      </w:r>
      <w:r w:rsidR="0030783A">
        <w:rPr>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5310E0" w:rsidRDefault="00C60073" w:rsidP="008B1B99">
      <w:pPr>
        <w:spacing w:line="360" w:lineRule="auto"/>
        <w:jc w:val="both"/>
        <w:rPr>
          <w:rFonts w:cstheme="minorHAnsi"/>
          <w:sz w:val="24"/>
          <w:szCs w:val="24"/>
        </w:rPr>
      </w:pPr>
    </w:p>
    <w:p w14:paraId="0740E073" w14:textId="47AB16D9" w:rsidR="00CF0F0D" w:rsidRDefault="008C02FE" w:rsidP="008B1B99">
      <w:pPr>
        <w:pStyle w:val="Overskrift2"/>
        <w:jc w:val="both"/>
      </w:pPr>
      <w:r>
        <w:t xml:space="preserve">Scenario </w:t>
      </w:r>
      <w:r w:rsidR="007F7F59">
        <w:t>3</w:t>
      </w:r>
      <w:r w:rsidR="003F23A4">
        <w:t xml:space="preserve"> </w:t>
      </w:r>
      <w:r w:rsidR="00CC5115">
        <w:t>Removing the effect</w:t>
      </w:r>
      <w:r w:rsidR="007F7F59">
        <w:t xml:space="preserve"> </w:t>
      </w:r>
      <w:r w:rsidR="00CC5115">
        <w:t xml:space="preserve">on </w:t>
      </w:r>
      <w:r w:rsidR="007F7F59">
        <w:t>wage negotiations</w:t>
      </w:r>
    </w:p>
    <w:p w14:paraId="6A090FEA" w14:textId="674C97C3" w:rsidR="007F7F59" w:rsidRDefault="007F7F59" w:rsidP="008B1B99">
      <w:pPr>
        <w:jc w:val="both"/>
      </w:pPr>
    </w:p>
    <w:p w14:paraId="066485CF" w14:textId="5BDFE1D8" w:rsidR="0044414A" w:rsidRDefault="001C5B33" w:rsidP="00CC5115">
      <w:pPr>
        <w:spacing w:line="360" w:lineRule="auto"/>
        <w:jc w:val="both"/>
        <w:rPr>
          <w:rFonts w:eastAsiaTheme="minorEastAsia" w:cstheme="minorHAnsi"/>
          <w:sz w:val="24"/>
          <w:szCs w:val="24"/>
        </w:rPr>
      </w:pPr>
      <w:r>
        <w:rPr>
          <w:rFonts w:eastAsiaTheme="minorEastAsia" w:cstheme="minorHAnsi"/>
          <w:sz w:val="24"/>
          <w:szCs w:val="24"/>
        </w:rPr>
        <w:lastRenderedPageBreak/>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commentRangeStart w:id="192"/>
      <w:r w:rsidR="00CC5115">
        <w:rPr>
          <w:rFonts w:eastAsiaTheme="minorEastAsia" w:cstheme="minorHAnsi"/>
          <w:sz w:val="24"/>
          <w:szCs w:val="24"/>
        </w:rPr>
        <w:t>As presented earlier, the rate of compensation has been reduced over the last couples of decades, which point in the direction of a weaker link between maximum level of unemployment benefits and wages.</w:t>
      </w:r>
      <w:commentRangeEnd w:id="192"/>
      <w:r w:rsidR="00B3635D">
        <w:rPr>
          <w:rStyle w:val="Kommentarhenvisning"/>
        </w:rPr>
        <w:commentReference w:id="192"/>
      </w:r>
      <w:r w:rsidR="00CC5115">
        <w:rPr>
          <w:rFonts w:eastAsiaTheme="minorEastAsia" w:cstheme="minorHAnsi"/>
          <w:sz w:val="24"/>
          <w:szCs w:val="24"/>
        </w:rPr>
        <w:t xml:space="preserve"> </w:t>
      </w:r>
      <w:r w:rsidR="00B3635D">
        <w:rPr>
          <w:rFonts w:eastAsiaTheme="minorEastAsia" w:cstheme="minorHAnsi"/>
          <w:sz w:val="24"/>
          <w:szCs w:val="24"/>
        </w:rPr>
        <w:t>We,</w:t>
      </w:r>
      <w:r w:rsidR="00B72D8F">
        <w:rPr>
          <w:rFonts w:eastAsiaTheme="minorEastAsia" w:cstheme="minorHAnsi"/>
          <w:sz w:val="24"/>
          <w:szCs w:val="24"/>
        </w:rPr>
        <w:t xml:space="preserve"> </w:t>
      </w:r>
      <w:r w:rsidR="00B56389">
        <w:rPr>
          <w:rFonts w:eastAsiaTheme="minorEastAsia" w:cstheme="minorHAnsi"/>
          <w:sz w:val="24"/>
          <w:szCs w:val="24"/>
        </w:rPr>
        <w:t>therefore,</w:t>
      </w:r>
      <w:r w:rsidR="00CC5115">
        <w:rPr>
          <w:rFonts w:eastAsiaTheme="minorEastAsia" w:cstheme="minorHAnsi"/>
          <w:sz w:val="24"/>
          <w:szCs w:val="24"/>
        </w:rPr>
        <w:t xml:space="preserve"> </w:t>
      </w:r>
      <w:r w:rsidR="00B72D8F">
        <w:rPr>
          <w:rFonts w:eastAsiaTheme="minorEastAsia" w:cstheme="minorHAnsi"/>
          <w:sz w:val="24"/>
          <w:szCs w:val="24"/>
        </w:rPr>
        <w:t xml:space="preserve">use the above argumentation to assume that changes in </w:t>
      </w:r>
      <w:r w:rsidR="00CC5115">
        <w:rPr>
          <w:rFonts w:eastAsiaTheme="minorEastAsia" w:cstheme="minorHAnsi"/>
          <w:sz w:val="24"/>
          <w:szCs w:val="24"/>
        </w:rPr>
        <w:t>the maximum level of benefits</w:t>
      </w:r>
      <w:r w:rsidR="00B72D8F">
        <w:rPr>
          <w:rFonts w:eastAsiaTheme="minorEastAsia" w:cstheme="minorHAnsi"/>
          <w:sz w:val="24"/>
          <w:szCs w:val="24"/>
        </w:rPr>
        <w:t xml:space="preserve"> does not affect the targeted wage set by worker unions, and will therefor</w:t>
      </w:r>
      <w:r w:rsidR="00EC5D50">
        <w:rPr>
          <w:rFonts w:eastAsiaTheme="minorEastAsia" w:cstheme="minorHAnsi"/>
          <w:sz w:val="24"/>
          <w:szCs w:val="24"/>
        </w:rPr>
        <w:t>e</w:t>
      </w:r>
      <w:r w:rsidR="00B72D8F">
        <w:rPr>
          <w:rFonts w:eastAsiaTheme="minorEastAsia" w:cstheme="minorHAnsi"/>
          <w:sz w:val="24"/>
          <w:szCs w:val="24"/>
        </w:rPr>
        <w:t xml:space="preserve"> have no effect on the wages. </w:t>
      </w:r>
    </w:p>
    <w:p w14:paraId="6B35A852" w14:textId="66F6B722" w:rsidR="00C60073" w:rsidRDefault="0044414A" w:rsidP="008B1B99">
      <w:pPr>
        <w:spacing w:line="360" w:lineRule="auto"/>
        <w:jc w:val="both"/>
        <w:rPr>
          <w:rFonts w:eastAsiaTheme="minorEastAsia" w:cstheme="minorHAnsi"/>
          <w:sz w:val="24"/>
          <w:szCs w:val="24"/>
        </w:rPr>
      </w:pPr>
      <w:r>
        <w:rPr>
          <w:rFonts w:eastAsiaTheme="minorEastAsia" w:cstheme="minorHAnsi"/>
          <w:sz w:val="24"/>
          <w:szCs w:val="24"/>
        </w:rPr>
        <w:t xml:space="preserve">As seen in figure x, removing the effect on the targeted wage actually change the overall effect of a change in the </w:t>
      </w:r>
      <w:r w:rsidR="00B56389">
        <w:rPr>
          <w:rFonts w:eastAsiaTheme="minorEastAsia" w:cstheme="minorHAnsi"/>
          <w:sz w:val="24"/>
          <w:szCs w:val="24"/>
        </w:rPr>
        <w:t xml:space="preserve">level of </w:t>
      </w:r>
      <w:r>
        <w:rPr>
          <w:rFonts w:eastAsiaTheme="minorEastAsia" w:cstheme="minorHAnsi"/>
          <w:sz w:val="24"/>
          <w:szCs w:val="24"/>
        </w:rPr>
        <w:t>benefits</w:t>
      </w:r>
      <w:r w:rsidR="00B56389">
        <w:rPr>
          <w:rFonts w:eastAsiaTheme="minorEastAsia" w:cstheme="minorHAnsi"/>
          <w:sz w:val="24"/>
          <w:szCs w:val="24"/>
        </w:rPr>
        <w:t xml:space="preserve">, since it actually reduces the number of unemployed with 100 people over 2 years and 300 people over 4 years. The reduction of level of unemployed is explained by the increase in economic activity. </w:t>
      </w:r>
      <w:r w:rsidR="00D11D82">
        <w:rPr>
          <w:rFonts w:eastAsiaTheme="minorEastAsia" w:cstheme="minorHAnsi"/>
          <w:sz w:val="24"/>
          <w:szCs w:val="24"/>
        </w:rPr>
        <w:t>This increase in the economy in the very short run is, like in the previous scenarios, explained by an increase in the part of household coming from social transfers. Unlike the situation in scenario 1 and 2, no crowding out effect on wages and prices can be found directly as a result of higher level of benefits.</w:t>
      </w:r>
      <w:r w:rsidR="00B56389">
        <w:rPr>
          <w:rFonts w:eastAsiaTheme="minorEastAsia" w:cstheme="minorHAnsi"/>
          <w:sz w:val="24"/>
          <w:szCs w:val="24"/>
        </w:rPr>
        <w:t xml:space="preserve"> </w:t>
      </w:r>
      <w:r w:rsidR="00D11D82">
        <w:rPr>
          <w:rFonts w:eastAsiaTheme="minorEastAsia" w:cstheme="minorHAnsi"/>
          <w:sz w:val="24"/>
          <w:szCs w:val="24"/>
        </w:rPr>
        <w:t>Instead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Pr>
          <w:rFonts w:eastAsiaTheme="minorEastAsia" w:cstheme="minorHAnsi"/>
          <w:sz w:val="24"/>
          <w:szCs w:val="24"/>
        </w:rPr>
        <w:t xml:space="preserve">, which exceeds the fall in investment and net export. To use the terminology of </w:t>
      </w:r>
      <w:proofErr w:type="gramStart"/>
      <w:r w:rsidR="00406289">
        <w:rPr>
          <w:rFonts w:eastAsiaTheme="minorEastAsia" w:cstheme="minorHAnsi"/>
          <w:sz w:val="24"/>
          <w:szCs w:val="24"/>
        </w:rPr>
        <w:t>Post-Keynesian</w:t>
      </w:r>
      <w:proofErr w:type="gramEnd"/>
      <w:r w:rsidR="00406289">
        <w:rPr>
          <w:rFonts w:eastAsiaTheme="minorEastAsia" w:cstheme="minorHAnsi"/>
          <w:sz w:val="24"/>
          <w:szCs w:val="24"/>
        </w:rPr>
        <w:t xml:space="preserve"> theory – the institutional changes in this scenario makes the Danish economy </w:t>
      </w:r>
      <w:commentRangeStart w:id="193"/>
      <w:r w:rsidR="00406289">
        <w:rPr>
          <w:rFonts w:eastAsiaTheme="minorEastAsia" w:cstheme="minorHAnsi"/>
          <w:sz w:val="24"/>
          <w:szCs w:val="24"/>
        </w:rPr>
        <w:t>wage-led</w:t>
      </w:r>
      <w:commentRangeEnd w:id="193"/>
      <w:r w:rsidR="00433F2E">
        <w:rPr>
          <w:rStyle w:val="Kommentarhenvisning"/>
        </w:rPr>
        <w:commentReference w:id="193"/>
      </w:r>
      <w:r w:rsidR="00406289">
        <w:rPr>
          <w:rFonts w:eastAsiaTheme="minorEastAsia" w:cstheme="minorHAnsi"/>
          <w:sz w:val="24"/>
          <w:szCs w:val="24"/>
        </w:rPr>
        <w:t xml:space="preserve">. </w:t>
      </w:r>
    </w:p>
    <w:p w14:paraId="243A4623" w14:textId="64A7F1D9" w:rsidR="00B86FBD" w:rsidRPr="0010336D" w:rsidRDefault="0010336D" w:rsidP="008B1B99">
      <w:pPr>
        <w:spacing w:line="360" w:lineRule="auto"/>
        <w:jc w:val="both"/>
        <w:rPr>
          <w:rFonts w:eastAsiaTheme="minorEastAsia" w:cstheme="minorHAnsi"/>
          <w:sz w:val="24"/>
          <w:szCs w:val="24"/>
        </w:rPr>
      </w:pPr>
      <w:r w:rsidRPr="0010336D">
        <w:rPr>
          <w:noProof/>
        </w:rPr>
        <w:lastRenderedPageBreak/>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1B26532E" w14:textId="5A898C30" w:rsidR="00B86FBD" w:rsidRDefault="00284D07" w:rsidP="008B1B99">
      <w:pPr>
        <w:spacing w:line="360" w:lineRule="auto"/>
        <w:jc w:val="both"/>
        <w:rPr>
          <w:sz w:val="24"/>
          <w:szCs w:val="24"/>
        </w:rPr>
      </w:pPr>
      <w:r>
        <w:rPr>
          <w:sz w:val="24"/>
          <w:szCs w:val="24"/>
        </w:rPr>
        <w:t>Finally, except from the effects on the level of unemployment and economic activity, the government used improvement of the public balance as another reason for the reform back in 2012. Figure x illustrates the effect on the public balance in the three scenarios.</w:t>
      </w:r>
      <w:r w:rsidR="00BE224C">
        <w:rPr>
          <w:sz w:val="24"/>
          <w:szCs w:val="24"/>
        </w:rPr>
        <w:t xml:space="preserve"> </w:t>
      </w:r>
      <w:r w:rsidR="00177144">
        <w:rPr>
          <w:sz w:val="24"/>
          <w:szCs w:val="24"/>
        </w:rPr>
        <w:t xml:space="preserve">At first glance, the result might seem surprisingly. </w:t>
      </w:r>
      <w:r w:rsidR="00BE224C">
        <w:rPr>
          <w:sz w:val="24"/>
          <w:szCs w:val="24"/>
        </w:rPr>
        <w:t>Except from the</w:t>
      </w:r>
      <w:r w:rsidR="004C2E69">
        <w:rPr>
          <w:sz w:val="24"/>
          <w:szCs w:val="24"/>
        </w:rPr>
        <w:t xml:space="preserve"> expenditures related to</w:t>
      </w:r>
      <w:r w:rsidR="00BE224C">
        <w:rPr>
          <w:sz w:val="24"/>
          <w:szCs w:val="24"/>
        </w:rPr>
        <w:t xml:space="preserve"> higher benefits per unemployed, the main effect on the </w:t>
      </w:r>
      <w:r w:rsidR="004C2E69">
        <w:rPr>
          <w:sz w:val="24"/>
          <w:szCs w:val="24"/>
        </w:rPr>
        <w:t xml:space="preserve">public </w:t>
      </w:r>
      <w:r w:rsidR="00BE224C">
        <w:rPr>
          <w:sz w:val="24"/>
          <w:szCs w:val="24"/>
        </w:rPr>
        <w:t>balance in this model is due to the automatic stabilizers.</w:t>
      </w:r>
      <w:r>
        <w:rPr>
          <w:sz w:val="24"/>
          <w:szCs w:val="24"/>
        </w:rPr>
        <w:t xml:space="preserve"> </w:t>
      </w:r>
      <w:r w:rsidR="004C2E69">
        <w:rPr>
          <w:sz w:val="24"/>
          <w:szCs w:val="24"/>
        </w:rPr>
        <w:t>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unemployment benefits results in an increase in wages, which</w:t>
      </w:r>
      <w:r w:rsidR="00177144">
        <w:rPr>
          <w:sz w:val="24"/>
          <w:szCs w:val="24"/>
        </w:rPr>
        <w:t xml:space="preserve">, despite the fall in employment, </w:t>
      </w:r>
      <w:r w:rsidR="004C2E69">
        <w:rPr>
          <w:sz w:val="24"/>
          <w:szCs w:val="24"/>
        </w:rPr>
        <w:t>has a positive effect on the tax revenue of the government</w:t>
      </w:r>
      <w:r w:rsidR="00177144">
        <w:rPr>
          <w:sz w:val="24"/>
          <w:szCs w:val="24"/>
        </w:rPr>
        <w:t xml:space="preserve">.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w:t>
      </w:r>
      <w:commentRangeStart w:id="194"/>
      <w:r w:rsidR="00177144">
        <w:rPr>
          <w:sz w:val="24"/>
          <w:szCs w:val="24"/>
        </w:rPr>
        <w:t>the gap between the level of maximum benefits and wage widens</w:t>
      </w:r>
      <w:commentRangeEnd w:id="194"/>
      <w:r w:rsidR="00EF3574">
        <w:rPr>
          <w:rStyle w:val="Kommentarhenvisning"/>
        </w:rPr>
        <w:commentReference w:id="194"/>
      </w:r>
      <w:r w:rsidR="00177144">
        <w:rPr>
          <w:sz w:val="24"/>
          <w:szCs w:val="24"/>
        </w:rPr>
        <w:t xml:space="preserve">, which reduces the wages and therefore the tax revenue. In scenario 3 on the other hand, the effect on the public balance is negative both in the </w:t>
      </w:r>
      <w:r w:rsidR="00177144">
        <w:rPr>
          <w:sz w:val="24"/>
          <w:szCs w:val="24"/>
        </w:rPr>
        <w:lastRenderedPageBreak/>
        <w:t>short and medium run. In this scenario, the increase in the benefits doesn’t affect the wages directly</w:t>
      </w:r>
      <w:r w:rsidR="007B4FF4">
        <w:rPr>
          <w:sz w:val="24"/>
          <w:szCs w:val="24"/>
        </w:rPr>
        <w:t xml:space="preserve">. This combined with the </w:t>
      </w:r>
      <w:r w:rsidR="00B3635D">
        <w:rPr>
          <w:sz w:val="24"/>
          <w:szCs w:val="24"/>
        </w:rPr>
        <w:t>relatively</w:t>
      </w:r>
      <w:r w:rsidR="00177144">
        <w:rPr>
          <w:sz w:val="24"/>
          <w:szCs w:val="24"/>
        </w:rPr>
        <w:t xml:space="preserve"> small effect on the economic activity</w:t>
      </w:r>
      <w:r w:rsidR="007B4FF4">
        <w:rPr>
          <w:sz w:val="24"/>
          <w:szCs w:val="24"/>
        </w:rPr>
        <w:t>, leads to a reduction in the government savings</w:t>
      </w:r>
      <w:r w:rsidR="00947BE6">
        <w:rPr>
          <w:sz w:val="24"/>
          <w:szCs w:val="24"/>
        </w:rPr>
        <w:t xml:space="preserve">, while the level of investment is unaffected by the shock. </w:t>
      </w:r>
    </w:p>
    <w:p w14:paraId="6608E49D" w14:textId="057EF925" w:rsidR="00B86FBD" w:rsidRDefault="0010336D" w:rsidP="008B1B99">
      <w:pPr>
        <w:spacing w:line="360" w:lineRule="auto"/>
        <w:jc w:val="both"/>
        <w:rPr>
          <w:sz w:val="24"/>
          <w:szCs w:val="24"/>
        </w:rPr>
      </w:pPr>
      <w:r w:rsidRPr="0010336D">
        <w:rPr>
          <w:noProof/>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77777777" w:rsidR="006D3714" w:rsidRPr="00AC0541" w:rsidRDefault="006D3714" w:rsidP="008B1B99">
      <w:pPr>
        <w:spacing w:line="360" w:lineRule="auto"/>
        <w:jc w:val="both"/>
        <w:rPr>
          <w:sz w:val="24"/>
          <w:szCs w:val="24"/>
        </w:rPr>
      </w:pPr>
    </w:p>
    <w:p w14:paraId="12E9C1E6" w14:textId="643D6DC1" w:rsidR="007F7F59" w:rsidRPr="007F7F59" w:rsidRDefault="006409C0" w:rsidP="008B1B99">
      <w:pPr>
        <w:pStyle w:val="Overskrift1"/>
        <w:jc w:val="both"/>
      </w:pPr>
      <w:bookmarkStart w:id="195" w:name="_Ref119913315"/>
      <w:r>
        <w:t xml:space="preserve">Section 5: </w:t>
      </w:r>
      <w:bookmarkEnd w:id="195"/>
      <w:r w:rsidR="0013694F">
        <w:t xml:space="preserve">Evaluating regulations towards the Danish income insurance program </w:t>
      </w:r>
    </w:p>
    <w:p w14:paraId="5F6A297E" w14:textId="58927850" w:rsidR="002C359D" w:rsidRDefault="002C359D" w:rsidP="008B1B99">
      <w:pPr>
        <w:pStyle w:val="pf0"/>
        <w:spacing w:line="360" w:lineRule="auto"/>
        <w:jc w:val="both"/>
        <w:rPr>
          <w:rFonts w:asciiTheme="minorHAnsi" w:hAnsiTheme="minorHAnsi" w:cstheme="minorHAnsi"/>
        </w:rPr>
      </w:pPr>
      <w:r>
        <w:rPr>
          <w:rFonts w:asciiTheme="minorHAnsi" w:hAnsiTheme="minorHAnsi" w:cstheme="minorHAnsi"/>
        </w:rPr>
        <w:t xml:space="preserve">As seen from the results above, the overall effect is highly depended on the settings, under which the shock is carried out. </w:t>
      </w:r>
      <w:ins w:id="196" w:author="Simon Thomsen" w:date="2023-01-01T17:55:00Z">
        <w:r w:rsidR="0018198D">
          <w:rPr>
            <w:rFonts w:asciiTheme="minorHAnsi" w:hAnsiTheme="minorHAnsi" w:cstheme="minorHAnsi"/>
          </w:rPr>
          <w:t xml:space="preserve">For this reason we will </w:t>
        </w:r>
      </w:ins>
      <w:ins w:id="197" w:author="Simon Thomsen" w:date="2023-01-01T17:56:00Z">
        <w:r w:rsidR="0018198D">
          <w:rPr>
            <w:rFonts w:asciiTheme="minorHAnsi" w:hAnsiTheme="minorHAnsi" w:cstheme="minorHAnsi"/>
          </w:rPr>
          <w:t xml:space="preserve">discuss the different </w:t>
        </w:r>
        <w:proofErr w:type="spellStart"/>
        <w:r w:rsidR="0018198D">
          <w:rPr>
            <w:rFonts w:asciiTheme="minorHAnsi" w:hAnsiTheme="minorHAnsi" w:cstheme="minorHAnsi"/>
          </w:rPr>
          <w:t>conclussions</w:t>
        </w:r>
        <w:proofErr w:type="spellEnd"/>
        <w:r w:rsidR="0018198D">
          <w:rPr>
            <w:rFonts w:asciiTheme="minorHAnsi" w:hAnsiTheme="minorHAnsi" w:cstheme="minorHAnsi"/>
          </w:rPr>
          <w:t xml:space="preserve"> obtained when using the different scenarios found in section </w:t>
        </w:r>
      </w:ins>
      <w:del w:id="198" w:author="Simon Thomsen" w:date="2023-01-01T17:55:00Z">
        <w:r w:rsidDel="0018198D">
          <w:rPr>
            <w:rFonts w:asciiTheme="minorHAnsi" w:hAnsiTheme="minorHAnsi" w:cstheme="minorHAnsi"/>
          </w:rPr>
          <w:delText xml:space="preserve">Despite this uncertainty, we’ll still use some of the results found in section </w:delText>
        </w:r>
      </w:del>
      <w:r>
        <w:rPr>
          <w:rFonts w:asciiTheme="minorHAnsi" w:hAnsiTheme="minorHAnsi" w:cstheme="minorHAnsi"/>
        </w:rPr>
        <w:t xml:space="preserve">4, to calculate the macro elastic, in order to qualify the discussion of the reform. </w:t>
      </w:r>
    </w:p>
    <w:p w14:paraId="2DF39DA3" w14:textId="4351A4B2" w:rsidR="008C3542" w:rsidRPr="00847BCD" w:rsidRDefault="00786A9E" w:rsidP="00EF3574">
      <w:pPr>
        <w:pStyle w:val="pf0"/>
        <w:spacing w:line="360" w:lineRule="auto"/>
        <w:jc w:val="both"/>
      </w:pPr>
      <w:r w:rsidRPr="00D21ACC">
        <w:rPr>
          <w:rFonts w:asciiTheme="minorHAnsi" w:hAnsiTheme="minorHAnsi" w:cstheme="minorHAnsi"/>
        </w:rPr>
        <w:t>As presented in section 2</w:t>
      </w:r>
      <w:r w:rsidR="0065225C" w:rsidRPr="00D21ACC">
        <w:rPr>
          <w:rFonts w:asciiTheme="minorHAnsi" w:hAnsiTheme="minorHAnsi" w:cstheme="minorHAnsi"/>
        </w:rPr>
        <w:t>,</w:t>
      </w:r>
      <w:r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Pr="00D21ACC">
        <w:rPr>
          <w:rFonts w:asciiTheme="minorHAnsi" w:hAnsiTheme="minorHAnsi" w:cstheme="minorHAnsi"/>
        </w:rPr>
        <w:t xml:space="preserve"> micro elasticity found by the Danish income insurance model. </w:t>
      </w:r>
      <w:r w:rsidR="003F32AA" w:rsidRPr="00624555">
        <w:rPr>
          <w:noProof/>
        </w:rPr>
        <w:t>Fredriksson &amp; Söderström</w:t>
      </w:r>
      <w:r w:rsidR="000C2886">
        <w:t xml:space="preserve"> </w:t>
      </w:r>
      <w:r w:rsidR="00624555">
        <w:fldChar w:fldCharType="begin" w:fldLock="1"/>
      </w:r>
      <w:r w:rsidR="003F32AA">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fldChar w:fldCharType="separate"/>
      </w:r>
      <w:r w:rsidR="003F32AA" w:rsidRPr="003F32AA">
        <w:rPr>
          <w:noProof/>
        </w:rPr>
        <w:t>(2020)</w:t>
      </w:r>
      <w:r w:rsidR="00624555">
        <w:fldChar w:fldCharType="end"/>
      </w:r>
      <w:r w:rsidR="00E861C4" w:rsidRPr="00847BCD">
        <w:t xml:space="preserve"> </w:t>
      </w:r>
      <w:r w:rsidR="00624555">
        <w:t>concludes that w</w:t>
      </w:r>
      <w:r w:rsidR="00847BCD">
        <w:t>hen not knowing</w:t>
      </w:r>
      <w:r w:rsidR="008C3542" w:rsidRPr="00847BCD">
        <w:t xml:space="preserve"> the macro elasticity relative to the micro elasticity of </w:t>
      </w:r>
      <w:r w:rsidR="00847BCD">
        <w:t>income insurance</w:t>
      </w:r>
      <w:r w:rsidR="006434D7">
        <w:t>,</w:t>
      </w:r>
      <w:r w:rsidR="00847BCD">
        <w:t xml:space="preserve"> it is not possible to make the right political decisions</w:t>
      </w:r>
      <w:r w:rsidR="008C3542" w:rsidRPr="00847BCD">
        <w:t xml:space="preserve">. If the macro elasticity equals the micro elasticity, then the Baily-Chetty formula applies directly (Baily, 1978; Chetty, 2006). If the macro elasticity is greater than the micro </w:t>
      </w:r>
      <w:r w:rsidR="008C3542" w:rsidRPr="00847BCD">
        <w:lastRenderedPageBreak/>
        <w:t xml:space="preserve">elasticity, and there are aggregate inefficiencies, then </w:t>
      </w:r>
      <w:r w:rsidR="00847BCD">
        <w:t xml:space="preserve">income insurance </w:t>
      </w:r>
      <w:r w:rsidR="008C3542" w:rsidRPr="00847BCD">
        <w:t>should be set lower than the level dictated by the Baily-Chetty formula. A key question is thus whether the macro elasticity is greater</w:t>
      </w:r>
      <w:r w:rsidR="00847BCD">
        <w:t>/lower or equal</w:t>
      </w:r>
      <w:r w:rsidR="008C3542" w:rsidRPr="00847BCD">
        <w:t xml:space="preserve"> </w:t>
      </w:r>
      <w:r w:rsidR="00847BCD">
        <w:t>to</w:t>
      </w:r>
      <w:r w:rsidR="008C3542" w:rsidRPr="00847BCD">
        <w:t xml:space="preserve"> the micro elasticity. </w:t>
      </w:r>
      <w:r w:rsidR="00624555">
        <w:fldChar w:fldCharType="begin" w:fldLock="1"/>
      </w:r>
      <w:r w:rsidR="00624555">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fldChar w:fldCharType="separate"/>
      </w:r>
      <w:r w:rsidR="00624555" w:rsidRPr="00624555">
        <w:rPr>
          <w:noProof/>
        </w:rPr>
        <w:t>(Fredriksson &amp; Söderström, 2020)</w:t>
      </w:r>
      <w:r w:rsidR="00624555">
        <w:fldChar w:fldCharType="end"/>
      </w:r>
    </w:p>
    <w:p w14:paraId="771C16CC" w14:textId="3C884468" w:rsidR="00167FDE" w:rsidRDefault="002C359D" w:rsidP="002C359D">
      <w:pPr>
        <w:spacing w:line="360" w:lineRule="auto"/>
        <w:jc w:val="both"/>
        <w:rPr>
          <w:sz w:val="24"/>
          <w:szCs w:val="24"/>
        </w:rPr>
      </w:pPr>
      <w:r>
        <w:rPr>
          <w:sz w:val="24"/>
          <w:szCs w:val="24"/>
        </w:rPr>
        <w:t xml:space="preserve">To calculate </w:t>
      </w:r>
      <w:r w:rsidR="000A059F">
        <w:rPr>
          <w:sz w:val="24"/>
          <w:szCs w:val="24"/>
        </w:rPr>
        <w:t>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sidR="000A059F">
        <w:rPr>
          <w:sz w:val="24"/>
          <w:szCs w:val="24"/>
        </w:rPr>
        <w:t xml:space="preserve">the </w:t>
      </w:r>
      <w:r w:rsidR="00885CF7" w:rsidRPr="00847BCD">
        <w:rPr>
          <w:sz w:val="24"/>
          <w:szCs w:val="24"/>
        </w:rPr>
        <w:t xml:space="preserve">macro </w:t>
      </w:r>
      <w:r w:rsidR="000A059F">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sidR="000A059F">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sidR="000A059F">
        <w:rPr>
          <w:sz w:val="24"/>
          <w:szCs w:val="24"/>
        </w:rPr>
        <w:t>acro effects</w:t>
      </w:r>
      <w:r w:rsidR="00BB0FA4" w:rsidRPr="00847BCD">
        <w:rPr>
          <w:sz w:val="24"/>
          <w:szCs w:val="24"/>
        </w:rPr>
        <w:t xml:space="preserve">. So, if finding significant </w:t>
      </w:r>
      <w:r w:rsidR="000A059F">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sidR="000A059F">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5"/>
      </w:r>
      <w:r w:rsidR="00BB0FA4" w:rsidRPr="00847BCD">
        <w:rPr>
          <w:sz w:val="24"/>
          <w:szCs w:val="24"/>
        </w:rPr>
        <w:t xml:space="preserve">. </w:t>
      </w:r>
    </w:p>
    <w:p w14:paraId="122AAF47" w14:textId="6B3F121E" w:rsidR="002A3975" w:rsidRPr="008F7F7E" w:rsidRDefault="00790385" w:rsidP="008B1B99">
      <w:pPr>
        <w:spacing w:line="360" w:lineRule="auto"/>
        <w:jc w:val="both"/>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6"/>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7"/>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8B1B99">
      <w:pPr>
        <w:spacing w:line="360" w:lineRule="auto"/>
        <w:jc w:val="both"/>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8B1B99">
      <w:pPr>
        <w:spacing w:line="360" w:lineRule="auto"/>
        <w:jc w:val="both"/>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w:t>
      </w:r>
      <w:r w:rsidRPr="006800FF">
        <w:rPr>
          <w:rStyle w:val="cf01"/>
          <w:rFonts w:asciiTheme="minorHAnsi" w:hAnsiTheme="minorHAnsi" w:cstheme="minorHAnsi"/>
          <w:sz w:val="24"/>
          <w:szCs w:val="24"/>
        </w:rPr>
        <w:lastRenderedPageBreak/>
        <w:t>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0EC036AB" w:rsidR="00903676" w:rsidRDefault="00B43E1A" w:rsidP="008B1B99">
      <w:pPr>
        <w:spacing w:line="360" w:lineRule="auto"/>
        <w:jc w:val="both"/>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w:t>
      </w:r>
      <w:r w:rsidR="00C014A7">
        <w:rPr>
          <w:sz w:val="24"/>
          <w:szCs w:val="24"/>
        </w:rPr>
        <w:t>In</w:t>
      </w:r>
      <w:r w:rsidR="00903676">
        <w:rPr>
          <w:sz w:val="24"/>
          <w:szCs w:val="24"/>
        </w:rPr>
        <w:t xml:space="preserve"> scenario 1, we obtain an elasticity of 0.</w:t>
      </w:r>
      <w:r w:rsidR="00B174B4">
        <w:rPr>
          <w:sz w:val="24"/>
          <w:szCs w:val="24"/>
        </w:rPr>
        <w:t>13</w:t>
      </w:r>
      <w:r w:rsidR="00903676">
        <w:rPr>
          <w:sz w:val="24"/>
          <w:szCs w:val="24"/>
        </w:rPr>
        <w:t xml:space="preserve">. Using the results from scenario 2, thereby arguing that the participation rate in Denmark is </w:t>
      </w:r>
      <w:r w:rsidR="00502E41">
        <w:rPr>
          <w:sz w:val="24"/>
          <w:szCs w:val="24"/>
        </w:rPr>
        <w:t>exogenous</w:t>
      </w:r>
      <w:r w:rsidR="00903676">
        <w:rPr>
          <w:sz w:val="24"/>
          <w:szCs w:val="24"/>
        </w:rPr>
        <w:t>, we find the elasticity to be 0.</w:t>
      </w:r>
      <w:r w:rsidR="00B174B4">
        <w:rPr>
          <w:sz w:val="24"/>
          <w:szCs w:val="24"/>
        </w:rPr>
        <w:t>14</w:t>
      </w:r>
      <w:r w:rsidR="00903676">
        <w:rPr>
          <w:sz w:val="24"/>
          <w:szCs w:val="24"/>
        </w:rPr>
        <w:t xml:space="preserve">. Lastly, </w:t>
      </w:r>
      <w:r w:rsidR="00993390">
        <w:rPr>
          <w:sz w:val="24"/>
          <w:szCs w:val="24"/>
        </w:rPr>
        <w:t>assuming that the workers unions are not considering the gap between wages and the maximum level of income insurance, we obtain an elasticity of -0.0</w:t>
      </w:r>
      <w:r w:rsidR="00B174B4">
        <w:rPr>
          <w:sz w:val="24"/>
          <w:szCs w:val="24"/>
        </w:rPr>
        <w:t>6</w:t>
      </w:r>
      <w:r w:rsidR="00993390">
        <w:rPr>
          <w:sz w:val="24"/>
          <w:szCs w:val="24"/>
        </w:rPr>
        <w:t>.</w:t>
      </w:r>
    </w:p>
    <w:p w14:paraId="72E925B0" w14:textId="617AA6C4" w:rsidR="00700D96" w:rsidRDefault="00993390" w:rsidP="008B1B99">
      <w:pPr>
        <w:spacing w:line="360" w:lineRule="auto"/>
        <w:jc w:val="both"/>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C014A7">
        <w:rPr>
          <w:sz w:val="24"/>
          <w:szCs w:val="24"/>
        </w:rPr>
        <w:t xml:space="preserve"> for Sweden</w:t>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sidR="0076761C">
        <w:rPr>
          <w:sz w:val="24"/>
          <w:szCs w:val="24"/>
        </w:rPr>
        <w:t>6</w:t>
      </w:r>
      <w:r>
        <w:rPr>
          <w:sz w:val="24"/>
          <w:szCs w:val="24"/>
        </w:rPr>
        <w:t>5 depending on which one of the three scenarios we use</w:t>
      </w:r>
      <w:r w:rsidR="00800FEE">
        <w:rPr>
          <w:sz w:val="24"/>
          <w:szCs w:val="24"/>
        </w:rPr>
        <w:t xml:space="preserve">. </w:t>
      </w:r>
    </w:p>
    <w:p w14:paraId="55031FAE" w14:textId="419230E3" w:rsidR="00573A0D" w:rsidRDefault="00744FD6" w:rsidP="00C014A7">
      <w:pPr>
        <w:spacing w:line="360" w:lineRule="auto"/>
        <w:jc w:val="both"/>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76761C">
        <w:rPr>
          <w:sz w:val="24"/>
          <w:szCs w:val="24"/>
        </w:rPr>
        <w:t>6</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BB5FA2">
        <w:rPr>
          <w:rFonts w:cstheme="minorHAnsi"/>
          <w:sz w:val="24"/>
          <w:szCs w:val="24"/>
        </w:rPr>
        <w:t xml:space="preserve">We now </w:t>
      </w:r>
      <w:r w:rsidR="00BB5FA2" w:rsidRPr="00BB5FA2">
        <w:rPr>
          <w:rFonts w:cstheme="minorHAnsi"/>
          <w:sz w:val="24"/>
          <w:szCs w:val="24"/>
        </w:rPr>
        <w:t xml:space="preserve">pursue </w:t>
      </w:r>
      <w:r w:rsidR="00BB5FA2">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00BB5FA2"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239BF">
        <w:rPr>
          <w:rStyle w:val="Fodnotehenvisning"/>
        </w:rPr>
        <w:footnoteReference w:id="18"/>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EF3574">
      <w:pPr>
        <w:spacing w:line="360" w:lineRule="auto"/>
        <w:jc w:val="center"/>
        <w:rPr>
          <w:rFonts w:cstheme="minorHAnsi"/>
          <w:sz w:val="24"/>
          <w:szCs w:val="24"/>
        </w:rPr>
      </w:pPr>
      <m:oMath>
        <m:r>
          <w:rPr>
            <w:rFonts w:ascii="Cambria Math" w:hAnsi="Cambria Math" w:cstheme="minorHAnsi"/>
            <w:sz w:val="24"/>
            <w:szCs w:val="24"/>
          </w:rPr>
          <w:lastRenderedPageBreak/>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8B1B99">
      <w:pPr>
        <w:spacing w:line="360" w:lineRule="auto"/>
        <w:jc w:val="both"/>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3DD3FDBA" w:rsidR="00A62CE3" w:rsidRDefault="00625ABA" w:rsidP="008B1B99">
      <w:pPr>
        <w:spacing w:line="360" w:lineRule="auto"/>
        <w:jc w:val="both"/>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w:t>
      </w:r>
      <w:ins w:id="199" w:author="Simon Thomsen" w:date="2023-01-01T18:01:00Z">
        <w:r w:rsidR="0018198D">
          <w:rPr>
            <w:rFonts w:eastAsiaTheme="minorEastAsia" w:cstheme="minorHAnsi"/>
            <w:sz w:val="24"/>
            <w:szCs w:val="24"/>
          </w:rPr>
          <w:t>.</w:t>
        </w:r>
      </w:ins>
      <w:del w:id="200" w:author="Simon Thomsen" w:date="2023-01-01T18:01:00Z">
        <w:r w:rsidR="00B02941" w:rsidDel="0018198D">
          <w:rPr>
            <w:rFonts w:eastAsiaTheme="minorEastAsia" w:cstheme="minorHAnsi"/>
            <w:sz w:val="24"/>
            <w:szCs w:val="24"/>
          </w:rPr>
          <w:delText>,</w:delText>
        </w:r>
      </w:del>
      <w:r w:rsidR="00B02941">
        <w:rPr>
          <w:rFonts w:eastAsiaTheme="minorEastAsia" w:cstheme="minorHAnsi"/>
          <w:sz w:val="24"/>
          <w:szCs w:val="24"/>
        </w:rPr>
        <w:t xml:space="preserve"> </w:t>
      </w:r>
      <w:ins w:id="201" w:author="Simon Thomsen" w:date="2023-01-01T18:01:00Z">
        <w:r w:rsidR="0018198D">
          <w:rPr>
            <w:rFonts w:eastAsiaTheme="minorEastAsia" w:cstheme="minorHAnsi"/>
            <w:sz w:val="24"/>
            <w:szCs w:val="24"/>
          </w:rPr>
          <w:t>A</w:t>
        </w:r>
      </w:ins>
      <w:del w:id="202" w:author="Simon Thomsen" w:date="2023-01-01T18:01:00Z">
        <w:r w:rsidR="00B02941" w:rsidDel="0018198D">
          <w:rPr>
            <w:rFonts w:eastAsiaTheme="minorEastAsia" w:cstheme="minorHAnsi"/>
            <w:sz w:val="24"/>
            <w:szCs w:val="24"/>
          </w:rPr>
          <w:delText>a</w:delText>
        </w:r>
      </w:del>
      <w:r w:rsidR="00B02941">
        <w:rPr>
          <w:rFonts w:eastAsiaTheme="minorEastAsia" w:cstheme="minorHAnsi"/>
          <w:sz w:val="24"/>
          <w:szCs w:val="24"/>
        </w:rPr>
        <w:t>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534CC152" w:rsidR="00A62CE3" w:rsidRDefault="00A62CE3" w:rsidP="008B1B99">
      <w:pPr>
        <w:spacing w:line="360" w:lineRule="auto"/>
        <w:jc w:val="both"/>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t>
      </w:r>
      <w:r w:rsidR="00C014A7">
        <w:rPr>
          <w:rFonts w:eastAsiaTheme="minorEastAsia" w:cstheme="minorHAnsi"/>
          <w:sz w:val="24"/>
          <w:szCs w:val="24"/>
        </w:rPr>
        <w:t>W</w:t>
      </w:r>
      <w:r w:rsidRPr="009111C1">
        <w:rPr>
          <w:rFonts w:eastAsiaTheme="minorEastAsia" w:cstheme="minorHAnsi"/>
          <w:sz w:val="24"/>
          <w:szCs w:val="24"/>
        </w:rPr>
        <w:t xml:space="preserve">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9"/>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E255CD">
        <w:rPr>
          <w:rFonts w:eastAsiaTheme="minorEastAsia" w:cstheme="minorHAnsi"/>
          <w:sz w:val="24"/>
          <w:szCs w:val="24"/>
        </w:rPr>
        <w:instrText xml:space="preserve"> \* MERGEFORMAT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67737142" w:rsidR="00014C74" w:rsidRPr="00EE677A" w:rsidRDefault="00014C74"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w:t>
      </w:r>
      <w:r>
        <w:rPr>
          <w:rFonts w:eastAsiaTheme="minorEastAsia" w:cstheme="minorHAnsi"/>
          <w:sz w:val="24"/>
          <w:szCs w:val="24"/>
        </w:rPr>
        <w:lastRenderedPageBreak/>
        <w:t>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w:t>
      </w:r>
      <w:r w:rsidR="0076761C">
        <w:rPr>
          <w:rFonts w:eastAsiaTheme="minorEastAsia" w:cstheme="minorHAnsi"/>
          <w:sz w:val="24"/>
          <w:szCs w:val="24"/>
        </w:rPr>
        <w:t>6</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20"/>
      </w:r>
      <w:r w:rsidR="00EE677A">
        <w:rPr>
          <w:rFonts w:eastAsiaTheme="minorEastAsia" w:cstheme="minorHAnsi"/>
          <w:sz w:val="24"/>
          <w:szCs w:val="24"/>
        </w:rPr>
        <w:t xml:space="preserve">. </w:t>
      </w:r>
    </w:p>
    <w:p w14:paraId="45687B11" w14:textId="661A2174" w:rsidR="00D67ABC" w:rsidRPr="009111C1" w:rsidRDefault="008A418F"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8B1B99">
      <w:pPr>
        <w:pStyle w:val="Listeafsnit"/>
        <w:numPr>
          <w:ilvl w:val="0"/>
          <w:numId w:val="9"/>
        </w:numPr>
        <w:spacing w:line="360" w:lineRule="auto"/>
        <w:jc w:val="both"/>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8B1B99">
      <w:pPr>
        <w:pStyle w:val="Billedtekst"/>
        <w:keepNext/>
        <w:jc w:val="both"/>
      </w:pPr>
      <w:bookmarkStart w:id="203" w:name="_Ref120617850"/>
      <w:r>
        <w:t xml:space="preserve">Table </w:t>
      </w:r>
      <w:fldSimple w:instr=" SEQ Table \* ARABIC ">
        <w:r w:rsidR="00775321">
          <w:rPr>
            <w:noProof/>
          </w:rPr>
          <w:t>1</w:t>
        </w:r>
      </w:fldSimple>
      <w:r w:rsidR="000856FC">
        <w:rPr>
          <w:noProof/>
        </w:rPr>
        <w:t>: Estimates used in the 3 cases</w:t>
      </w:r>
      <w:bookmarkEnd w:id="203"/>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8B1B99">
            <w:pPr>
              <w:pStyle w:val="Compact"/>
              <w:jc w:val="both"/>
              <w:outlineLvl w:val="0"/>
            </w:pPr>
            <w:r>
              <w:t>Case:</w:t>
            </w:r>
          </w:p>
        </w:tc>
        <w:tc>
          <w:tcPr>
            <w:tcW w:w="0" w:type="auto"/>
            <w:hideMark/>
          </w:tcPr>
          <w:p w14:paraId="2CF2864C"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8B1B99">
            <w:pPr>
              <w:pStyle w:val="Compact"/>
              <w:jc w:val="both"/>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8B1B99">
            <w:pPr>
              <w:pStyle w:val="Compact"/>
              <w:jc w:val="both"/>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8B1B99">
            <w:pPr>
              <w:pStyle w:val="Compact"/>
              <w:jc w:val="both"/>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8B1B99">
            <w:pPr>
              <w:pStyle w:val="Compact"/>
              <w:jc w:val="both"/>
              <w:outlineLvl w:val="0"/>
            </w:pPr>
            <w:r>
              <w:t>Case 1</w:t>
            </w:r>
          </w:p>
        </w:tc>
        <w:tc>
          <w:tcPr>
            <w:tcW w:w="0" w:type="auto"/>
            <w:hideMark/>
          </w:tcPr>
          <w:p w14:paraId="47EF0DD6"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8B1B99">
            <w:pPr>
              <w:pStyle w:val="Compact"/>
              <w:jc w:val="both"/>
              <w:outlineLvl w:val="0"/>
            </w:pPr>
            <w:r>
              <w:t>0.36</w:t>
            </w:r>
          </w:p>
        </w:tc>
        <w:tc>
          <w:tcPr>
            <w:tcW w:w="0" w:type="auto"/>
            <w:hideMark/>
          </w:tcPr>
          <w:p w14:paraId="52A5F703"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8B1B99">
            <w:pPr>
              <w:pStyle w:val="Compact"/>
              <w:jc w:val="both"/>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8B1B99">
            <w:pPr>
              <w:pStyle w:val="Compact"/>
              <w:jc w:val="both"/>
              <w:outlineLvl w:val="0"/>
            </w:pPr>
            <w:r>
              <w:t>Case 2</w:t>
            </w:r>
          </w:p>
        </w:tc>
        <w:tc>
          <w:tcPr>
            <w:tcW w:w="0" w:type="auto"/>
            <w:hideMark/>
          </w:tcPr>
          <w:p w14:paraId="0C960CC8"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8B1B99">
            <w:pPr>
              <w:pStyle w:val="Compact"/>
              <w:jc w:val="both"/>
              <w:outlineLvl w:val="0"/>
            </w:pPr>
            <w:r>
              <w:t>0.66</w:t>
            </w:r>
          </w:p>
        </w:tc>
        <w:tc>
          <w:tcPr>
            <w:tcW w:w="0" w:type="auto"/>
            <w:hideMark/>
          </w:tcPr>
          <w:p w14:paraId="6D9A5CF1" w14:textId="77777777" w:rsidR="00A4273D" w:rsidRDefault="00A4273D"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8B1B99">
            <w:pPr>
              <w:pStyle w:val="Compact"/>
              <w:jc w:val="both"/>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8B1B99">
            <w:pPr>
              <w:pStyle w:val="Compact"/>
              <w:jc w:val="both"/>
              <w:outlineLvl w:val="0"/>
            </w:pPr>
            <w:r>
              <w:t>Case 3</w:t>
            </w:r>
            <w:r w:rsidR="005239BF">
              <w:t>a</w:t>
            </w:r>
          </w:p>
        </w:tc>
        <w:tc>
          <w:tcPr>
            <w:tcW w:w="0" w:type="auto"/>
            <w:hideMark/>
          </w:tcPr>
          <w:p w14:paraId="6678C853" w14:textId="7298AB12"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8B1B99">
            <w:pPr>
              <w:pStyle w:val="Compact"/>
              <w:jc w:val="both"/>
              <w:outlineLvl w:val="0"/>
            </w:pPr>
            <w:r>
              <w:t>0.51 + 0.3</w:t>
            </w:r>
            <w:r w:rsidR="00FE1E01">
              <w:t>4</w:t>
            </w:r>
            <w:r w:rsidR="00B0781A">
              <w:t xml:space="preserve"> = 0.8</w:t>
            </w:r>
            <w:r w:rsidR="00FE1E01">
              <w:t>5</w:t>
            </w:r>
          </w:p>
        </w:tc>
        <w:tc>
          <w:tcPr>
            <w:tcW w:w="0" w:type="auto"/>
            <w:hideMark/>
          </w:tcPr>
          <w:p w14:paraId="0D0E8AF1" w14:textId="77777777" w:rsidR="00A4273D" w:rsidRDefault="00A4273D"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8B1B99">
            <w:pPr>
              <w:pStyle w:val="Compact"/>
              <w:jc w:val="both"/>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8B1B99">
            <w:pPr>
              <w:pStyle w:val="Compact"/>
              <w:jc w:val="both"/>
              <w:outlineLvl w:val="0"/>
            </w:pPr>
            <w:r>
              <w:t>Case 3b</w:t>
            </w:r>
          </w:p>
        </w:tc>
        <w:tc>
          <w:tcPr>
            <w:tcW w:w="0" w:type="auto"/>
          </w:tcPr>
          <w:p w14:paraId="5F871373" w14:textId="049CDA1F" w:rsidR="005239BF" w:rsidRDefault="00020762"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8B1B99">
            <w:pPr>
              <w:pStyle w:val="Compact"/>
              <w:jc w:val="both"/>
              <w:outlineLvl w:val="0"/>
            </w:pPr>
            <w:r>
              <w:t>0.51 + 0.26 = 0.77</w:t>
            </w:r>
          </w:p>
        </w:tc>
        <w:tc>
          <w:tcPr>
            <w:tcW w:w="0" w:type="auto"/>
          </w:tcPr>
          <w:p w14:paraId="5305CDEA" w14:textId="24490D0A" w:rsidR="005239BF" w:rsidRDefault="00FE1E01" w:rsidP="008B1B99">
            <w:pPr>
              <w:pStyle w:val="Compact"/>
              <w:jc w:val="both"/>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8B1B99">
            <w:pPr>
              <w:pStyle w:val="Compact"/>
              <w:jc w:val="both"/>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8B1B99">
            <w:pPr>
              <w:pStyle w:val="Compact"/>
              <w:jc w:val="both"/>
              <w:outlineLvl w:val="0"/>
            </w:pPr>
            <w:r>
              <w:t>Case 3c</w:t>
            </w:r>
          </w:p>
        </w:tc>
        <w:tc>
          <w:tcPr>
            <w:tcW w:w="0" w:type="auto"/>
          </w:tcPr>
          <w:p w14:paraId="6B7507B7" w14:textId="661B270F" w:rsidR="00FE1E01" w:rsidRDefault="00020762"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8B1B99">
            <w:pPr>
              <w:pStyle w:val="Compact"/>
              <w:jc w:val="both"/>
              <w:outlineLvl w:val="0"/>
            </w:pPr>
            <w:r>
              <w:t>0.51 -0.05 = 0.46</w:t>
            </w:r>
          </w:p>
        </w:tc>
        <w:tc>
          <w:tcPr>
            <w:tcW w:w="0" w:type="auto"/>
          </w:tcPr>
          <w:p w14:paraId="71F25F89" w14:textId="028ACC74" w:rsidR="00FE1E01" w:rsidRDefault="00FE1E01" w:rsidP="008B1B99">
            <w:pPr>
              <w:pStyle w:val="Compact"/>
              <w:jc w:val="both"/>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8B1B99">
            <w:pPr>
              <w:pStyle w:val="Compact"/>
              <w:jc w:val="both"/>
              <w:outlineLvl w:val="0"/>
            </w:pPr>
            <w:r>
              <w:t>0.05</w:t>
            </w:r>
          </w:p>
        </w:tc>
      </w:tr>
    </w:tbl>
    <w:p w14:paraId="0B0B76E4" w14:textId="77777777" w:rsidR="00A4273D" w:rsidRPr="009111C1" w:rsidRDefault="00A4273D" w:rsidP="008B1B99">
      <w:pPr>
        <w:spacing w:line="360" w:lineRule="auto"/>
        <w:jc w:val="both"/>
        <w:rPr>
          <w:rFonts w:eastAsiaTheme="minorEastAsia" w:cstheme="minorHAnsi"/>
          <w:sz w:val="24"/>
          <w:szCs w:val="24"/>
        </w:rPr>
      </w:pPr>
    </w:p>
    <w:p w14:paraId="0A48218C" w14:textId="420C9B24" w:rsidR="00B0781A" w:rsidRPr="009111C1" w:rsidRDefault="00EA706C"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8B1B99">
      <w:pPr>
        <w:spacing w:line="360" w:lineRule="auto"/>
        <w:jc w:val="both"/>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8B1B99">
      <w:pPr>
        <w:spacing w:line="360" w:lineRule="auto"/>
        <w:jc w:val="both"/>
        <w:rPr>
          <w:rFonts w:eastAsiaTheme="minorEastAsia" w:cstheme="minorHAnsi"/>
          <w:b/>
          <w:bCs/>
          <w:sz w:val="24"/>
          <w:szCs w:val="24"/>
        </w:rPr>
      </w:pPr>
      <w:r w:rsidRPr="009111C1">
        <w:rPr>
          <w:rFonts w:eastAsiaTheme="minorEastAsia" w:cstheme="minorHAnsi"/>
          <w:b/>
          <w:bCs/>
          <w:sz w:val="24"/>
          <w:szCs w:val="24"/>
        </w:rPr>
        <w:t>Case 3</w:t>
      </w:r>
    </w:p>
    <w:p w14:paraId="07D0F388" w14:textId="6E75A6F0" w:rsidR="00FE1E01" w:rsidRDefault="00E67E1E" w:rsidP="008B1B99">
      <w:pPr>
        <w:spacing w:line="360" w:lineRule="auto"/>
        <w:jc w:val="both"/>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w:t>
      </w:r>
      <w:r w:rsidR="0076761C">
        <w:rPr>
          <w:rFonts w:eastAsiaTheme="minorEastAsia" w:cstheme="minorHAnsi"/>
          <w:sz w:val="24"/>
          <w:szCs w:val="24"/>
        </w:rPr>
        <w:t>67</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0.56, with the marginal costs being 0.</w:t>
      </w:r>
      <w:r w:rsidR="0076761C">
        <w:rPr>
          <w:rFonts w:eastAsiaTheme="minorEastAsia" w:cstheme="minorHAnsi"/>
          <w:sz w:val="24"/>
          <w:szCs w:val="24"/>
        </w:rPr>
        <w:t>68</w:t>
      </w:r>
      <w:r w:rsidR="00020762">
        <w:rPr>
          <w:rFonts w:eastAsiaTheme="minorEastAsia" w:cstheme="minorHAnsi"/>
          <w:sz w:val="24"/>
          <w:szCs w:val="24"/>
        </w:rPr>
        <w:t xml:space="preserve">. Lastly, we find the marginal gain in case 3c to be 0.56, with the marginal costs being 0.48. </w:t>
      </w:r>
    </w:p>
    <w:p w14:paraId="1D68A419" w14:textId="14A0B3F2" w:rsidR="00A83A56" w:rsidRDefault="00020762" w:rsidP="008B1B99">
      <w:pPr>
        <w:spacing w:line="360" w:lineRule="auto"/>
        <w:jc w:val="both"/>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8B1B99">
      <w:pPr>
        <w:spacing w:line="360" w:lineRule="auto"/>
        <w:jc w:val="both"/>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204"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204"/>
    </w:p>
    <w:p w14:paraId="59E717EF" w14:textId="2BCA1A00" w:rsidR="00E84765" w:rsidRPr="00F00A78" w:rsidRDefault="00C014A7" w:rsidP="008B1B99">
      <w:pPr>
        <w:spacing w:line="360" w:lineRule="auto"/>
        <w:jc w:val="both"/>
        <w:rPr>
          <w:rFonts w:eastAsiaTheme="minorEastAsia" w:cstheme="minorHAnsi"/>
          <w:sz w:val="24"/>
          <w:szCs w:val="24"/>
        </w:rPr>
      </w:pPr>
      <w:r>
        <w:rPr>
          <w:rFonts w:eastAsiaTheme="minorEastAsia" w:cstheme="minorHAnsi"/>
          <w:sz w:val="24"/>
          <w:szCs w:val="24"/>
        </w:rPr>
        <w:t>To sum up, our simulation</w:t>
      </w:r>
      <w:r w:rsidR="00EF3574">
        <w:rPr>
          <w:rFonts w:eastAsiaTheme="minorEastAsia" w:cstheme="minorHAnsi"/>
          <w:sz w:val="24"/>
          <w:szCs w:val="24"/>
        </w:rPr>
        <w:t xml:space="preserve"> </w:t>
      </w:r>
      <w:r>
        <w:rPr>
          <w:rFonts w:eastAsiaTheme="minorEastAsia" w:cstheme="minorHAnsi"/>
          <w:sz w:val="24"/>
          <w:szCs w:val="24"/>
        </w:rPr>
        <w:t xml:space="preserve">results and the different cases presented in the discussion, </w:t>
      </w:r>
      <w:r w:rsidR="00020762">
        <w:rPr>
          <w:rFonts w:eastAsiaTheme="minorEastAsia" w:cstheme="minorHAnsi"/>
          <w:sz w:val="24"/>
          <w:szCs w:val="24"/>
        </w:rPr>
        <w:t>the</w:t>
      </w:r>
      <w:r w:rsidR="00EE7EDF">
        <w:rPr>
          <w:rFonts w:eastAsiaTheme="minorEastAsia" w:cstheme="minorHAnsi"/>
          <w:sz w:val="24"/>
          <w:szCs w:val="24"/>
        </w:rPr>
        <w:t xml:space="preserve"> validati</w:t>
      </w:r>
      <w:r w:rsidR="00020762">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t>
      </w:r>
      <w:r w:rsidR="004C7C78">
        <w:rPr>
          <w:rFonts w:eastAsiaTheme="minorEastAsia" w:cstheme="minorHAnsi"/>
          <w:sz w:val="24"/>
          <w:szCs w:val="24"/>
        </w:rPr>
        <w:t>hree</w:t>
      </w:r>
      <w:r w:rsidR="000979F6">
        <w:rPr>
          <w:rFonts w:eastAsiaTheme="minorEastAsia" w:cstheme="minorHAnsi"/>
          <w:sz w:val="24"/>
          <w:szCs w:val="24"/>
        </w:rPr>
        <w:t xml:space="preserve"> critical</w:t>
      </w:r>
      <w:r w:rsidR="00EE7EDF">
        <w:rPr>
          <w:rFonts w:eastAsiaTheme="minorEastAsia" w:cstheme="minorHAnsi"/>
          <w:sz w:val="24"/>
          <w:szCs w:val="24"/>
        </w:rPr>
        <w:t xml:space="preserve"> assumptions</w:t>
      </w:r>
      <w:r>
        <w:rPr>
          <w:rFonts w:eastAsiaTheme="minorEastAsia" w:cstheme="minorHAnsi"/>
          <w:sz w:val="24"/>
          <w:szCs w:val="24"/>
        </w:rPr>
        <w:t>:</w:t>
      </w:r>
      <w:r w:rsidR="000979F6">
        <w:rPr>
          <w:rFonts w:eastAsiaTheme="minorEastAsia" w:cstheme="minorHAnsi"/>
          <w:sz w:val="24"/>
          <w:szCs w:val="24"/>
        </w:rPr>
        <w:t xml:space="preserve"> First</w:t>
      </w:r>
      <w:r>
        <w:rPr>
          <w:rFonts w:eastAsiaTheme="minorEastAsia" w:cstheme="minorHAnsi"/>
          <w:sz w:val="24"/>
          <w:szCs w:val="24"/>
        </w:rPr>
        <w:t>,</w:t>
      </w:r>
      <w:r w:rsidR="004C7C78">
        <w:rPr>
          <w:rFonts w:eastAsiaTheme="minorEastAsia" w:cstheme="minorHAnsi"/>
          <w:sz w:val="24"/>
          <w:szCs w:val="24"/>
        </w:rPr>
        <w:t xml:space="preserve"> that the effect of a change in the level of unemployment benefits is symmetric, so that the effect of a</w:t>
      </w:r>
      <w:del w:id="205" w:author="Simon Thomsen" w:date="2023-01-01T18:03:00Z">
        <w:r w:rsidR="004C7C78" w:rsidDel="0018198D">
          <w:rPr>
            <w:rFonts w:eastAsiaTheme="minorEastAsia" w:cstheme="minorHAnsi"/>
            <w:sz w:val="24"/>
            <w:szCs w:val="24"/>
          </w:rPr>
          <w:delText>n</w:delText>
        </w:r>
      </w:del>
      <w:r w:rsidR="004C7C78">
        <w:rPr>
          <w:rFonts w:eastAsiaTheme="minorEastAsia" w:cstheme="minorHAnsi"/>
          <w:sz w:val="24"/>
          <w:szCs w:val="24"/>
        </w:rPr>
        <w:t xml:space="preserve"> reduction would be the same as the effect of an increase, just with opposite sign. Secondly,</w:t>
      </w:r>
      <w:r>
        <w:rPr>
          <w:rFonts w:eastAsiaTheme="minorEastAsia" w:cstheme="minorHAnsi"/>
          <w:sz w:val="24"/>
          <w:szCs w:val="24"/>
        </w:rPr>
        <w:t xml:space="preserve"> the characteristic of the demand regime. If</w:t>
      </w:r>
      <w:r w:rsidR="000979F6">
        <w:rPr>
          <w:rFonts w:eastAsiaTheme="minorEastAsia" w:cstheme="minorHAnsi"/>
          <w:sz w:val="24"/>
          <w:szCs w:val="24"/>
        </w:rPr>
        <w:t xml:space="preserve"> Denmark </w:t>
      </w:r>
      <w:r>
        <w:rPr>
          <w:rFonts w:eastAsiaTheme="minorEastAsia" w:cstheme="minorHAnsi"/>
          <w:sz w:val="24"/>
          <w:szCs w:val="24"/>
        </w:rPr>
        <w:t xml:space="preserve">can </w:t>
      </w:r>
      <w:r w:rsidR="000979F6">
        <w:rPr>
          <w:rFonts w:eastAsiaTheme="minorEastAsia" w:cstheme="minorHAnsi"/>
          <w:sz w:val="24"/>
          <w:szCs w:val="24"/>
        </w:rPr>
        <w:t>be categorized as profit-led</w:t>
      </w:r>
      <w:r w:rsidR="00EE7EDF">
        <w:rPr>
          <w:rFonts w:eastAsiaTheme="minorEastAsia" w:cstheme="minorHAnsi"/>
          <w:sz w:val="24"/>
          <w:szCs w:val="24"/>
        </w:rPr>
        <w:t>,</w:t>
      </w:r>
      <w:r>
        <w:rPr>
          <w:rFonts w:eastAsiaTheme="minorEastAsia" w:cstheme="minorHAnsi"/>
          <w:sz w:val="24"/>
          <w:szCs w:val="24"/>
        </w:rPr>
        <w:t xml:space="preserve"> the decision to reduce the level of unemployment benefits can be validated, since </w:t>
      </w:r>
      <w:r w:rsidR="004C7C78">
        <w:rPr>
          <w:rFonts w:eastAsiaTheme="minorEastAsia" w:cstheme="minorHAnsi"/>
          <w:sz w:val="24"/>
          <w:szCs w:val="24"/>
        </w:rPr>
        <w:t xml:space="preserve">it improves </w:t>
      </w:r>
      <w:r w:rsidR="004C7C78">
        <w:rPr>
          <w:rFonts w:eastAsiaTheme="minorEastAsia" w:cstheme="minorHAnsi"/>
          <w:sz w:val="24"/>
          <w:szCs w:val="24"/>
        </w:rPr>
        <w:lastRenderedPageBreak/>
        <w:t>the economic activity and reduces the number of unemployed as seen in scenario 1 and 2.</w:t>
      </w:r>
      <w:r w:rsidR="000979F6">
        <w:rPr>
          <w:rFonts w:eastAsiaTheme="minorEastAsia" w:cstheme="minorHAnsi"/>
          <w:sz w:val="24"/>
          <w:szCs w:val="24"/>
        </w:rPr>
        <w:t xml:space="preserve"> </w:t>
      </w:r>
      <w:r w:rsidR="004C7C78">
        <w:rPr>
          <w:rFonts w:eastAsiaTheme="minorEastAsia" w:cstheme="minorHAnsi"/>
          <w:sz w:val="24"/>
          <w:szCs w:val="24"/>
        </w:rPr>
        <w:t>On the other hand, if Denmark is wage-led, as seen in scenario 3, the opposite result can be found. Since the</w:t>
      </w:r>
      <w:r w:rsidR="000979F6">
        <w:rPr>
          <w:rFonts w:eastAsiaTheme="minorEastAsia" w:cstheme="minorHAnsi"/>
          <w:sz w:val="24"/>
          <w:szCs w:val="24"/>
        </w:rPr>
        <w:t xml:space="preserve"> literature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w:t>
      </w:r>
      <w:r w:rsidR="004C7C78">
        <w:rPr>
          <w:rFonts w:eastAsiaTheme="minorEastAsia" w:cstheme="minorHAnsi"/>
          <w:sz w:val="24"/>
          <w:szCs w:val="24"/>
        </w:rPr>
        <w:t xml:space="preserve"> is </w:t>
      </w:r>
      <w:proofErr w:type="spellStart"/>
      <w:r w:rsidR="004C7C78">
        <w:rPr>
          <w:rFonts w:eastAsiaTheme="minorEastAsia" w:cstheme="minorHAnsi"/>
          <w:sz w:val="24"/>
          <w:szCs w:val="24"/>
        </w:rPr>
        <w:t>ambigious</w:t>
      </w:r>
      <w:proofErr w:type="spellEnd"/>
      <w:r w:rsidR="004C7C78">
        <w:rPr>
          <w:rFonts w:eastAsiaTheme="minorEastAsia" w:cstheme="minorHAnsi"/>
          <w:sz w:val="24"/>
          <w:szCs w:val="24"/>
        </w:rPr>
        <w:t>, this also increase the uncertainty of the effect of any political reform.</w:t>
      </w:r>
      <w:r w:rsidR="000979F6">
        <w:rPr>
          <w:rFonts w:eastAsiaTheme="minorEastAsia" w:cstheme="minorHAnsi"/>
          <w:sz w:val="24"/>
          <w:szCs w:val="24"/>
        </w:rPr>
        <w:t xml:space="preserve"> </w:t>
      </w:r>
      <w:r w:rsidR="00EE7EDF">
        <w:rPr>
          <w:rFonts w:eastAsiaTheme="minorEastAsia" w:cstheme="minorHAnsi"/>
          <w:sz w:val="24"/>
          <w:szCs w:val="24"/>
        </w:rPr>
        <w:br/>
      </w:r>
      <w:r w:rsidR="004C7C78">
        <w:rPr>
          <w:rFonts w:eastAsiaTheme="minorEastAsia" w:cstheme="minorHAnsi"/>
          <w:sz w:val="24"/>
          <w:szCs w:val="24"/>
        </w:rPr>
        <w:t>Finally,</w:t>
      </w:r>
      <w:r w:rsidR="00F00A78">
        <w:rPr>
          <w:rFonts w:eastAsiaTheme="minorEastAsia" w:cstheme="minorHAnsi"/>
          <w:sz w:val="24"/>
          <w:szCs w:val="24"/>
        </w:rPr>
        <w:t xml:space="preserve">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w:t>
      </w:r>
      <w:commentRangeStart w:id="206"/>
      <w:r w:rsidR="00F00A78">
        <w:rPr>
          <w:rFonts w:eastAsiaTheme="minorEastAsia" w:cstheme="minorHAnsi"/>
          <w:sz w:val="24"/>
          <w:szCs w:val="24"/>
        </w:rPr>
        <w:t>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commentRangeEnd w:id="206"/>
      <w:r w:rsidR="0018198D">
        <w:rPr>
          <w:rStyle w:val="Kommentarhenvisning"/>
        </w:rPr>
        <w:commentReference w:id="206"/>
      </w:r>
    </w:p>
    <w:p w14:paraId="06A25959" w14:textId="0074B972" w:rsidR="004C5315" w:rsidRDefault="006409C0" w:rsidP="008B1B99">
      <w:pPr>
        <w:pStyle w:val="Overskrift1"/>
        <w:jc w:val="both"/>
        <w:rPr>
          <w:rFonts w:eastAsiaTheme="minorEastAsia"/>
        </w:rPr>
      </w:pPr>
      <w:commentRangeStart w:id="207"/>
      <w:commentRangeStart w:id="208"/>
      <w:r>
        <w:rPr>
          <w:rFonts w:eastAsiaTheme="minorEastAsia"/>
        </w:rPr>
        <w:t xml:space="preserve">Section 6: </w:t>
      </w:r>
      <w:r w:rsidR="004C5315">
        <w:rPr>
          <w:rFonts w:eastAsiaTheme="minorEastAsia"/>
        </w:rPr>
        <w:t>Conclusion</w:t>
      </w:r>
      <w:commentRangeEnd w:id="207"/>
      <w:r w:rsidR="00AC1E57">
        <w:rPr>
          <w:rStyle w:val="Kommentarhenvisning"/>
          <w:rFonts w:asciiTheme="minorHAnsi" w:eastAsiaTheme="minorHAnsi" w:hAnsiTheme="minorHAnsi" w:cstheme="minorBidi"/>
          <w:color w:val="auto"/>
        </w:rPr>
        <w:commentReference w:id="207"/>
      </w:r>
      <w:commentRangeEnd w:id="208"/>
      <w:r w:rsidR="004C7C78">
        <w:rPr>
          <w:rStyle w:val="Kommentarhenvisning"/>
          <w:rFonts w:asciiTheme="minorHAnsi" w:eastAsiaTheme="minorHAnsi" w:hAnsiTheme="minorHAnsi" w:cstheme="minorBidi"/>
          <w:color w:val="auto"/>
        </w:rPr>
        <w:commentReference w:id="208"/>
      </w:r>
    </w:p>
    <w:p w14:paraId="2DB3AE8C" w14:textId="552E7A4A" w:rsidR="004C5315" w:rsidRDefault="004C5315" w:rsidP="008B1B99">
      <w:pPr>
        <w:jc w:val="both"/>
      </w:pPr>
    </w:p>
    <w:p w14:paraId="2C87ECDE" w14:textId="0F807EFD" w:rsidR="007B3CF2" w:rsidRPr="008A007F" w:rsidRDefault="0020720A" w:rsidP="008B1B99">
      <w:pPr>
        <w:spacing w:line="360" w:lineRule="auto"/>
        <w:jc w:val="both"/>
        <w:rPr>
          <w:sz w:val="24"/>
          <w:szCs w:val="24"/>
        </w:rPr>
      </w:pPr>
      <w:bookmarkStart w:id="209"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209"/>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210"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w:t>
      </w:r>
      <w:r w:rsidR="00D5311F">
        <w:rPr>
          <w:sz w:val="24"/>
          <w:szCs w:val="24"/>
        </w:rPr>
        <w:lastRenderedPageBreak/>
        <w:t>elasticity</w:t>
      </w:r>
      <w:r w:rsidR="008E5F9F" w:rsidRPr="007B17B8">
        <w:rPr>
          <w:sz w:val="24"/>
          <w:szCs w:val="24"/>
        </w:rPr>
        <w:t xml:space="preserve">, towards including macroeconomic effects, and thereby obtaining the macro elasticity of income insurance on unemployment. </w:t>
      </w:r>
      <w:bookmarkEnd w:id="210"/>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211"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211"/>
      <w:r w:rsidR="0062727A">
        <w:rPr>
          <w:sz w:val="24"/>
          <w:szCs w:val="24"/>
        </w:rPr>
        <w:t xml:space="preserve"> </w:t>
      </w:r>
      <w:bookmarkStart w:id="212"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212"/>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 xml:space="preserve">dominant channel increasing unemployment by </w:t>
      </w:r>
      <w:commentRangeStart w:id="213"/>
      <w:r w:rsidR="00560ED3" w:rsidRPr="007B17B8">
        <w:rPr>
          <w:sz w:val="24"/>
          <w:szCs w:val="24"/>
        </w:rPr>
        <w:t>1500</w:t>
      </w:r>
      <w:commentRangeEnd w:id="213"/>
      <w:r w:rsidR="0076761C">
        <w:rPr>
          <w:rStyle w:val="Kommentarhenvisning"/>
        </w:rPr>
        <w:commentReference w:id="213"/>
      </w:r>
      <w:r w:rsidR="00560ED3" w:rsidRPr="007B17B8">
        <w:rPr>
          <w:sz w:val="24"/>
          <w:szCs w:val="24"/>
        </w:rPr>
        <w:t xml:space="preserve">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w:t>
      </w:r>
      <w:r w:rsidR="0076761C">
        <w:rPr>
          <w:sz w:val="24"/>
          <w:szCs w:val="24"/>
        </w:rPr>
        <w:t>6</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8B1B99">
      <w:pPr>
        <w:spacing w:line="360" w:lineRule="auto"/>
        <w:jc w:val="both"/>
        <w:rPr>
          <w:sz w:val="24"/>
          <w:szCs w:val="24"/>
        </w:rPr>
      </w:pPr>
      <w:r w:rsidRPr="008A007F">
        <w:rPr>
          <w:sz w:val="24"/>
          <w:szCs w:val="24"/>
        </w:rPr>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w:t>
      </w:r>
      <w:r w:rsidRPr="008A007F">
        <w:rPr>
          <w:sz w:val="24"/>
          <w:szCs w:val="24"/>
        </w:rPr>
        <w:lastRenderedPageBreak/>
        <w:t xml:space="preserve">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17FEB676" w:rsidR="008A007F" w:rsidRPr="00650FEB" w:rsidRDefault="00087984" w:rsidP="008B1B99">
      <w:pPr>
        <w:spacing w:line="360" w:lineRule="auto"/>
        <w:jc w:val="both"/>
        <w:rPr>
          <w:sz w:val="24"/>
          <w:szCs w:val="24"/>
        </w:rPr>
      </w:pPr>
      <w:r w:rsidRPr="00650FEB">
        <w:rPr>
          <w:sz w:val="24"/>
          <w:szCs w:val="24"/>
        </w:rPr>
        <w:t xml:space="preserve">In </w:t>
      </w:r>
      <w:r w:rsidR="008A007F" w:rsidRPr="00650FEB">
        <w:rPr>
          <w:sz w:val="24"/>
          <w:szCs w:val="24"/>
        </w:rPr>
        <w:t>the third case,</w:t>
      </w:r>
      <w:r w:rsidRPr="00650FEB">
        <w:rPr>
          <w:sz w:val="24"/>
          <w:szCs w:val="24"/>
        </w:rPr>
        <w:t xml:space="preserve"> </w:t>
      </w:r>
      <w:r w:rsidR="008A007F" w:rsidRPr="00650FEB">
        <w:rPr>
          <w:sz w:val="24"/>
          <w:szCs w:val="24"/>
        </w:rPr>
        <w:t>using the macro elasticity found in this paper</w:t>
      </w:r>
      <w:r w:rsidR="00CA13D5" w:rsidRPr="00650FEB">
        <w:rPr>
          <w:sz w:val="24"/>
          <w:szCs w:val="24"/>
        </w:rPr>
        <w:t>,</w:t>
      </w:r>
      <w:r w:rsidRPr="00650FEB">
        <w:rPr>
          <w:sz w:val="24"/>
          <w:szCs w:val="24"/>
        </w:rPr>
        <w:t xml:space="preserve"> we find the </w:t>
      </w:r>
      <w:r w:rsidR="008A007F" w:rsidRPr="00650FEB">
        <w:rPr>
          <w:sz w:val="24"/>
          <w:szCs w:val="24"/>
        </w:rPr>
        <w:t>regulation</w:t>
      </w:r>
      <w:r w:rsidRPr="00650FEB">
        <w:rPr>
          <w:sz w:val="24"/>
          <w:szCs w:val="24"/>
        </w:rPr>
        <w:t xml:space="preserve"> to increase the economic welfare</w:t>
      </w:r>
      <w:r w:rsidR="008A007F" w:rsidRPr="00650FEB">
        <w:rPr>
          <w:sz w:val="24"/>
          <w:szCs w:val="24"/>
        </w:rPr>
        <w:t>, thereby validating the decision to suppress the state regulation percentage</w:t>
      </w:r>
      <w:r w:rsidRPr="00650FEB">
        <w:rPr>
          <w:sz w:val="24"/>
          <w:szCs w:val="24"/>
        </w:rPr>
        <w:t>.</w:t>
      </w:r>
      <w:r w:rsidR="00CA13D5"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Pr="00650FEB">
        <w:rPr>
          <w:sz w:val="24"/>
          <w:szCs w:val="24"/>
        </w:rPr>
        <w:t>but</w:t>
      </w:r>
      <w:r w:rsidR="008A007F" w:rsidRPr="00650FEB">
        <w:rPr>
          <w:sz w:val="24"/>
          <w:szCs w:val="24"/>
        </w:rPr>
        <w:t xml:space="preserve"> as</w:t>
      </w:r>
      <w:r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214" w:name="_Hlk120455450"/>
      <w:r w:rsidR="00830830" w:rsidRPr="00650FEB">
        <w:rPr>
          <w:sz w:val="24"/>
          <w:szCs w:val="24"/>
        </w:rPr>
        <w:t xml:space="preserve">we assume the worker unions in Denmark to be capable of affecting wages when the gap between the level of income insurance and wages </w:t>
      </w:r>
      <w:bookmarkEnd w:id="214"/>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215"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215"/>
    <w:p w14:paraId="25A3A5A4" w14:textId="77777777" w:rsidR="00E04480" w:rsidRPr="00665784" w:rsidRDefault="00E04480" w:rsidP="008B1B99">
      <w:pPr>
        <w:jc w:val="both"/>
      </w:pPr>
    </w:p>
    <w:p w14:paraId="55D55952" w14:textId="6F32386E" w:rsidR="004C5315" w:rsidRPr="00665784" w:rsidRDefault="004C5315" w:rsidP="008B1B99">
      <w:pPr>
        <w:jc w:val="both"/>
      </w:pPr>
    </w:p>
    <w:p w14:paraId="74ABB717" w14:textId="7589233E" w:rsidR="00CD17D9" w:rsidRPr="00B33E3B" w:rsidRDefault="00CD17D9" w:rsidP="008B1B99">
      <w:pPr>
        <w:pStyle w:val="Overskrift1"/>
        <w:jc w:val="both"/>
        <w:rPr>
          <w:lang w:val="da-DK"/>
        </w:rPr>
      </w:pPr>
      <w:r w:rsidRPr="00B33E3B">
        <w:rPr>
          <w:lang w:val="da-DK"/>
        </w:rPr>
        <w:t xml:space="preserve">Reference list </w:t>
      </w:r>
    </w:p>
    <w:p w14:paraId="2919FEF5" w14:textId="7D0416A6" w:rsidR="00CD17D9" w:rsidRPr="00B33E3B" w:rsidRDefault="00CD17D9" w:rsidP="008B1B99">
      <w:pPr>
        <w:jc w:val="both"/>
        <w:rPr>
          <w:lang w:val="da-DK"/>
        </w:rPr>
      </w:pPr>
    </w:p>
    <w:p w14:paraId="33F9FF1F" w14:textId="404D7A3A" w:rsidR="001828DE" w:rsidRPr="001828DE" w:rsidRDefault="00333B3D" w:rsidP="001828DE">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1828DE" w:rsidRPr="001828DE">
        <w:rPr>
          <w:rFonts w:ascii="Calibri" w:hAnsi="Calibri" w:cs="Calibri"/>
          <w:noProof/>
          <w:szCs w:val="24"/>
        </w:rPr>
        <w:t xml:space="preserve">Aastrup, M. (2018). 30 Års dagpengeforringelser. </w:t>
      </w:r>
      <w:r w:rsidR="001828DE" w:rsidRPr="001828DE">
        <w:rPr>
          <w:rFonts w:ascii="Calibri" w:hAnsi="Calibri" w:cs="Calibri"/>
          <w:i/>
          <w:iCs/>
          <w:noProof/>
          <w:szCs w:val="24"/>
        </w:rPr>
        <w:t>Landsorganisationen</w:t>
      </w:r>
      <w:r w:rsidR="001828DE" w:rsidRPr="001828DE">
        <w:rPr>
          <w:rFonts w:ascii="Calibri" w:hAnsi="Calibri" w:cs="Calibri"/>
          <w:noProof/>
          <w:szCs w:val="24"/>
        </w:rPr>
        <w:t xml:space="preserve">, </w:t>
      </w:r>
      <w:r w:rsidR="001828DE" w:rsidRPr="001828DE">
        <w:rPr>
          <w:rFonts w:ascii="Calibri" w:hAnsi="Calibri" w:cs="Calibri"/>
          <w:i/>
          <w:iCs/>
          <w:noProof/>
          <w:szCs w:val="24"/>
        </w:rPr>
        <w:t>September 2018</w:t>
      </w:r>
      <w:r w:rsidR="001828DE" w:rsidRPr="001828DE">
        <w:rPr>
          <w:rFonts w:ascii="Calibri" w:hAnsi="Calibri" w:cs="Calibri"/>
          <w:noProof/>
          <w:szCs w:val="24"/>
        </w:rPr>
        <w:t>.</w:t>
      </w:r>
    </w:p>
    <w:p w14:paraId="18BD13DE"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Andersen, T. M., &amp; Svarer, M. (2006). Flexicurity: The Danish Labour-Market Model. </w:t>
      </w:r>
      <w:r w:rsidRPr="001828DE">
        <w:rPr>
          <w:rFonts w:ascii="Calibri" w:hAnsi="Calibri" w:cs="Calibri"/>
          <w:i/>
          <w:iCs/>
          <w:noProof/>
          <w:szCs w:val="24"/>
        </w:rPr>
        <w:t>Ekonomisk Debatt</w:t>
      </w:r>
      <w:r w:rsidRPr="001828DE">
        <w:rPr>
          <w:rFonts w:ascii="Calibri" w:hAnsi="Calibri" w:cs="Calibri"/>
          <w:noProof/>
          <w:szCs w:val="24"/>
        </w:rPr>
        <w:t xml:space="preserve">, </w:t>
      </w:r>
      <w:r w:rsidRPr="001828DE">
        <w:rPr>
          <w:rFonts w:ascii="Calibri" w:hAnsi="Calibri" w:cs="Calibri"/>
          <w:i/>
          <w:iCs/>
          <w:noProof/>
          <w:szCs w:val="24"/>
        </w:rPr>
        <w:t>1</w:t>
      </w:r>
      <w:r w:rsidRPr="001828DE">
        <w:rPr>
          <w:rFonts w:ascii="Calibri" w:hAnsi="Calibri" w:cs="Calibri"/>
          <w:noProof/>
          <w:szCs w:val="24"/>
        </w:rPr>
        <w:t>(April), 17–29.</w:t>
      </w:r>
    </w:p>
    <w:p w14:paraId="28AFE9B1"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Andersen, T. M., Svarer, M., &amp; Vejlin, R. M. (2015). Litteraturreview af effekter af indretning af arbejdsunderstøttelsen. </w:t>
      </w:r>
      <w:r w:rsidRPr="001828DE">
        <w:rPr>
          <w:rFonts w:ascii="Calibri" w:hAnsi="Calibri" w:cs="Calibri"/>
          <w:i/>
          <w:iCs/>
          <w:noProof/>
          <w:szCs w:val="24"/>
        </w:rPr>
        <w:t>Beskæftigelsesministeriet</w:t>
      </w:r>
      <w:r w:rsidRPr="001828DE">
        <w:rPr>
          <w:rFonts w:ascii="Calibri" w:hAnsi="Calibri" w:cs="Calibri"/>
          <w:noProof/>
          <w:szCs w:val="24"/>
        </w:rPr>
        <w:t>, 1–99.</w:t>
      </w:r>
    </w:p>
    <w:p w14:paraId="7FA4EE0F"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Boone, C., Dube, A., Goodman, L., &amp; Kaplan, E. (2021). Unemployment Insurance Generosity and Aggregate Employment. </w:t>
      </w:r>
      <w:r w:rsidRPr="001828DE">
        <w:rPr>
          <w:rFonts w:ascii="Calibri" w:hAnsi="Calibri" w:cs="Calibri"/>
          <w:i/>
          <w:iCs/>
          <w:noProof/>
          <w:szCs w:val="24"/>
        </w:rPr>
        <w:t>American Economic Journal: Economic Policy</w:t>
      </w:r>
      <w:r w:rsidRPr="001828DE">
        <w:rPr>
          <w:rFonts w:ascii="Calibri" w:hAnsi="Calibri" w:cs="Calibri"/>
          <w:noProof/>
          <w:szCs w:val="24"/>
        </w:rPr>
        <w:t xml:space="preserve">, </w:t>
      </w:r>
      <w:r w:rsidRPr="001828DE">
        <w:rPr>
          <w:rFonts w:ascii="Calibri" w:hAnsi="Calibri" w:cs="Calibri"/>
          <w:i/>
          <w:iCs/>
          <w:noProof/>
          <w:szCs w:val="24"/>
        </w:rPr>
        <w:t>13</w:t>
      </w:r>
      <w:r w:rsidRPr="001828DE">
        <w:rPr>
          <w:rFonts w:ascii="Calibri" w:hAnsi="Calibri" w:cs="Calibri"/>
          <w:noProof/>
          <w:szCs w:val="24"/>
        </w:rPr>
        <w:t>(2), 58–99. https://doi.org/10.1257/pol.20160613</w:t>
      </w:r>
    </w:p>
    <w:p w14:paraId="754DAF9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Byrialsen, M. R., &amp; Raza, H. (2018). Macroeconomic effects of unemployment benefits in small open economies: A stock–flow consistent approach. </w:t>
      </w:r>
      <w:r w:rsidRPr="001828DE">
        <w:rPr>
          <w:rFonts w:ascii="Calibri" w:hAnsi="Calibri" w:cs="Calibri"/>
          <w:i/>
          <w:iCs/>
          <w:noProof/>
          <w:szCs w:val="24"/>
        </w:rPr>
        <w:t xml:space="preserve">European Journal of Economics and Economic Policies: </w:t>
      </w:r>
      <w:r w:rsidRPr="001828DE">
        <w:rPr>
          <w:rFonts w:ascii="Calibri" w:hAnsi="Calibri" w:cs="Calibri"/>
          <w:i/>
          <w:iCs/>
          <w:noProof/>
          <w:szCs w:val="24"/>
        </w:rPr>
        <w:lastRenderedPageBreak/>
        <w:t>Intervention</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(3), 335–363. https://doi.org/10.4337/ejeep.2018.0032</w:t>
      </w:r>
    </w:p>
    <w:p w14:paraId="4055C3F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Byrialsen, M. R., Raza, H., &amp; Valdecantos, S. (2022). </w:t>
      </w:r>
      <w:r w:rsidRPr="001828DE">
        <w:rPr>
          <w:rFonts w:ascii="Calibri" w:hAnsi="Calibri" w:cs="Calibri"/>
          <w:i/>
          <w:iCs/>
          <w:noProof/>
          <w:szCs w:val="24"/>
        </w:rPr>
        <w:t>QMDE : A QUARTERLY EMPIRICAL MODEL FOR THE DANISH ECONOMY : A STOCK-FLOW CONSISTENT APPROACH</w:t>
      </w:r>
      <w:r w:rsidRPr="001828DE">
        <w:rPr>
          <w:rFonts w:ascii="Calibri" w:hAnsi="Calibri" w:cs="Calibri"/>
          <w:noProof/>
          <w:szCs w:val="24"/>
        </w:rPr>
        <w:t xml:space="preserve">. </w:t>
      </w:r>
      <w:r w:rsidRPr="001828DE">
        <w:rPr>
          <w:rFonts w:ascii="Calibri" w:hAnsi="Calibri" w:cs="Calibri"/>
          <w:i/>
          <w:iCs/>
          <w:noProof/>
          <w:szCs w:val="24"/>
        </w:rPr>
        <w:t>79</w:t>
      </w:r>
      <w:r w:rsidRPr="001828DE">
        <w:rPr>
          <w:rFonts w:ascii="Calibri" w:hAnsi="Calibri" w:cs="Calibri"/>
          <w:noProof/>
          <w:szCs w:val="24"/>
        </w:rPr>
        <w:t>.</w:t>
      </w:r>
    </w:p>
    <w:p w14:paraId="354BB6A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(2006). A general formula for the optimal level of social insurance.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90</w:t>
      </w:r>
      <w:r w:rsidRPr="001828DE">
        <w:rPr>
          <w:rFonts w:ascii="Calibri" w:hAnsi="Calibri" w:cs="Calibri"/>
          <w:noProof/>
          <w:szCs w:val="24"/>
        </w:rPr>
        <w:t>(10–11), 1879–1901. https://doi.org/10.1016/j.jpubeco.2006.01.004</w:t>
      </w:r>
    </w:p>
    <w:p w14:paraId="34AB9317"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Chetty, R. (2008). Moral hazard versus liquidity and optimal unemployment insurance. </w:t>
      </w:r>
      <w:r w:rsidRPr="001828DE">
        <w:rPr>
          <w:rFonts w:ascii="Calibri" w:hAnsi="Calibri" w:cs="Calibri"/>
          <w:i/>
          <w:iCs/>
          <w:noProof/>
          <w:szCs w:val="24"/>
        </w:rPr>
        <w:t>Journal of Political Economy</w:t>
      </w:r>
      <w:r w:rsidRPr="001828DE">
        <w:rPr>
          <w:rFonts w:ascii="Calibri" w:hAnsi="Calibri" w:cs="Calibri"/>
          <w:noProof/>
          <w:szCs w:val="24"/>
        </w:rPr>
        <w:t xml:space="preserve">, </w:t>
      </w:r>
      <w:r w:rsidRPr="001828DE">
        <w:rPr>
          <w:rFonts w:ascii="Calibri" w:hAnsi="Calibri" w:cs="Calibri"/>
          <w:i/>
          <w:iCs/>
          <w:noProof/>
          <w:szCs w:val="24"/>
        </w:rPr>
        <w:t>116</w:t>
      </w:r>
      <w:r w:rsidRPr="001828DE">
        <w:rPr>
          <w:rFonts w:ascii="Calibri" w:hAnsi="Calibri" w:cs="Calibri"/>
          <w:noProof/>
          <w:szCs w:val="24"/>
        </w:rPr>
        <w:t>(2), 173–234. https://doi.org/10.1086/588585</w:t>
      </w:r>
    </w:p>
    <w:p w14:paraId="3536B272"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DØRS. (2014). </w:t>
      </w:r>
      <w:r w:rsidRPr="001828DE">
        <w:rPr>
          <w:rFonts w:ascii="Calibri" w:hAnsi="Calibri" w:cs="Calibri"/>
          <w:i/>
          <w:iCs/>
          <w:noProof/>
          <w:szCs w:val="24"/>
        </w:rPr>
        <w:t>Dansk økonomi. Efterår 2014 : Konjunkturvurdering ; Dagpengesystemet</w:t>
      </w:r>
      <w:r w:rsidRPr="001828DE">
        <w:rPr>
          <w:rFonts w:ascii="Calibri" w:hAnsi="Calibri" w:cs="Calibri"/>
          <w:noProof/>
          <w:szCs w:val="24"/>
        </w:rPr>
        <w:t>.</w:t>
      </w:r>
    </w:p>
    <w:p w14:paraId="0E689822"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DØRS. (2022). </w:t>
      </w:r>
      <w:r w:rsidRPr="001828DE">
        <w:rPr>
          <w:rFonts w:ascii="Calibri" w:hAnsi="Calibri" w:cs="Calibri"/>
          <w:i/>
          <w:iCs/>
          <w:noProof/>
          <w:szCs w:val="24"/>
        </w:rPr>
        <w:t>RAPPORT FRA FORMANDSKABET DANSK ØKONOMI FORÅR 2022</w:t>
      </w:r>
      <w:r w:rsidRPr="001828DE">
        <w:rPr>
          <w:rFonts w:ascii="Calibri" w:hAnsi="Calibri" w:cs="Calibri"/>
          <w:noProof/>
          <w:szCs w:val="24"/>
        </w:rPr>
        <w:t>. https://dors.dk/raad-vismaend/loven.</w:t>
      </w:r>
    </w:p>
    <w:p w14:paraId="5DA106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Dray, M., &amp; Thirlwall, A. P. (2011). The endogeneity of the natural rate of growth for a selection of Asian countries. </w:t>
      </w:r>
      <w:r w:rsidRPr="001828DE">
        <w:rPr>
          <w:rFonts w:ascii="Calibri" w:hAnsi="Calibri" w:cs="Calibri"/>
          <w:i/>
          <w:iCs/>
          <w:noProof/>
          <w:szCs w:val="24"/>
        </w:rPr>
        <w:t>Journal of Post Keynesian Economics</w:t>
      </w:r>
      <w:r w:rsidRPr="001828DE">
        <w:rPr>
          <w:rFonts w:ascii="Calibri" w:hAnsi="Calibri" w:cs="Calibri"/>
          <w:noProof/>
          <w:szCs w:val="24"/>
        </w:rPr>
        <w:t xml:space="preserve">, </w:t>
      </w:r>
      <w:r w:rsidRPr="001828DE">
        <w:rPr>
          <w:rFonts w:ascii="Calibri" w:hAnsi="Calibri" w:cs="Calibri"/>
          <w:i/>
          <w:iCs/>
          <w:noProof/>
          <w:szCs w:val="24"/>
        </w:rPr>
        <w:t>33</w:t>
      </w:r>
      <w:r w:rsidRPr="001828DE">
        <w:rPr>
          <w:rFonts w:ascii="Calibri" w:hAnsi="Calibri" w:cs="Calibri"/>
          <w:noProof/>
          <w:szCs w:val="24"/>
        </w:rPr>
        <w:t>(3), 451–468. https://doi.org/10.2753/PKE0160-3477330303</w:t>
      </w:r>
    </w:p>
    <w:p w14:paraId="0578A98E"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DREAM. (2013). </w:t>
      </w:r>
      <w:r w:rsidRPr="001828DE">
        <w:rPr>
          <w:rFonts w:ascii="Calibri" w:hAnsi="Calibri" w:cs="Calibri"/>
          <w:i/>
          <w:iCs/>
          <w:noProof/>
          <w:szCs w:val="24"/>
        </w:rPr>
        <w:t>Langsigtet økonomisk fremskrivning 2013</w:t>
      </w:r>
      <w:r w:rsidRPr="001828DE">
        <w:rPr>
          <w:rFonts w:ascii="Calibri" w:hAnsi="Calibri" w:cs="Calibri"/>
          <w:noProof/>
          <w:szCs w:val="24"/>
        </w:rPr>
        <w:t xml:space="preserve">. </w:t>
      </w:r>
      <w:r w:rsidRPr="001828DE">
        <w:rPr>
          <w:rFonts w:ascii="Calibri" w:hAnsi="Calibri" w:cs="Calibri"/>
          <w:i/>
          <w:iCs/>
          <w:noProof/>
          <w:szCs w:val="24"/>
        </w:rPr>
        <w:t>August</w:t>
      </w:r>
      <w:r w:rsidRPr="001828DE">
        <w:rPr>
          <w:rFonts w:ascii="Calibri" w:hAnsi="Calibri" w:cs="Calibri"/>
          <w:noProof/>
          <w:szCs w:val="24"/>
        </w:rPr>
        <w:t>.</w:t>
      </w:r>
    </w:p>
    <w:p w14:paraId="010D4ED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Falch, N. S. (2015). </w:t>
      </w:r>
      <w:r w:rsidRPr="001828DE">
        <w:rPr>
          <w:rFonts w:ascii="Calibri" w:hAnsi="Calibri" w:cs="Calibri"/>
          <w:i/>
          <w:iCs/>
          <w:noProof/>
          <w:szCs w:val="24"/>
        </w:rPr>
        <w:t>Three essays on unemployment insurance</w:t>
      </w:r>
      <w:r w:rsidRPr="001828DE">
        <w:rPr>
          <w:rFonts w:ascii="Calibri" w:hAnsi="Calibri" w:cs="Calibri"/>
          <w:noProof/>
          <w:szCs w:val="24"/>
        </w:rPr>
        <w:t xml:space="preserve">. </w:t>
      </w:r>
      <w:r w:rsidRPr="001828DE">
        <w:rPr>
          <w:rFonts w:ascii="Calibri" w:hAnsi="Calibri" w:cs="Calibri"/>
          <w:i/>
          <w:iCs/>
          <w:noProof/>
          <w:szCs w:val="24"/>
        </w:rPr>
        <w:t>April</w:t>
      </w:r>
      <w:r w:rsidRPr="001828DE">
        <w:rPr>
          <w:rFonts w:ascii="Calibri" w:hAnsi="Calibri" w:cs="Calibri"/>
          <w:noProof/>
          <w:szCs w:val="24"/>
        </w:rPr>
        <w:t>.</w:t>
      </w:r>
    </w:p>
    <w:p w14:paraId="7695F53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Fazzari, S. M., Ferri, P., &amp; Variato, A. M. (2020). Demand-led growth and accommodating supply. </w:t>
      </w:r>
      <w:r w:rsidRPr="001828DE">
        <w:rPr>
          <w:rFonts w:ascii="Calibri" w:hAnsi="Calibri" w:cs="Calibri"/>
          <w:i/>
          <w:iCs/>
          <w:noProof/>
          <w:szCs w:val="24"/>
        </w:rPr>
        <w:t>Cambridge Journal of Economics</w:t>
      </w:r>
      <w:r w:rsidRPr="001828DE">
        <w:rPr>
          <w:rFonts w:ascii="Calibri" w:hAnsi="Calibri" w:cs="Calibri"/>
          <w:noProof/>
          <w:szCs w:val="24"/>
        </w:rPr>
        <w:t xml:space="preserve">, </w:t>
      </w:r>
      <w:r w:rsidRPr="001828DE">
        <w:rPr>
          <w:rFonts w:ascii="Calibri" w:hAnsi="Calibri" w:cs="Calibri"/>
          <w:i/>
          <w:iCs/>
          <w:noProof/>
          <w:szCs w:val="24"/>
        </w:rPr>
        <w:t>44</w:t>
      </w:r>
      <w:r w:rsidRPr="001828DE">
        <w:rPr>
          <w:rFonts w:ascii="Calibri" w:hAnsi="Calibri" w:cs="Calibri"/>
          <w:noProof/>
          <w:szCs w:val="24"/>
        </w:rPr>
        <w:t>(3), 583–605. https://doi.org/10.1093/cje/bez055</w:t>
      </w:r>
    </w:p>
    <w:p w14:paraId="71EDA695"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Finkelstein, A., &amp; Chetty, R. (2012). </w:t>
      </w:r>
      <w:r w:rsidRPr="001828DE">
        <w:rPr>
          <w:rFonts w:ascii="Calibri" w:hAnsi="Calibri" w:cs="Calibri"/>
          <w:i/>
          <w:iCs/>
          <w:noProof/>
          <w:szCs w:val="24"/>
        </w:rPr>
        <w:t>SOCIAL INSURANCE: CONNECTING THEORY TO DATA</w:t>
      </w:r>
      <w:r w:rsidRPr="001828DE">
        <w:rPr>
          <w:rFonts w:ascii="Calibri" w:hAnsi="Calibri" w:cs="Calibri"/>
          <w:noProof/>
          <w:szCs w:val="24"/>
        </w:rPr>
        <w:t>.</w:t>
      </w:r>
    </w:p>
    <w:p w14:paraId="451C98E4"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Fredriksson, P., &amp; Söderström, M. (2020). The equilibrium impact of unemployment insurance on unemployment: Evidence from a non-linear policy rule. </w:t>
      </w:r>
      <w:r w:rsidRPr="001828DE">
        <w:rPr>
          <w:rFonts w:ascii="Calibri" w:hAnsi="Calibri" w:cs="Calibri"/>
          <w:i/>
          <w:iCs/>
          <w:noProof/>
          <w:szCs w:val="24"/>
        </w:rPr>
        <w:t>Journal of Public Economics</w:t>
      </w:r>
      <w:r w:rsidRPr="001828DE">
        <w:rPr>
          <w:rFonts w:ascii="Calibri" w:hAnsi="Calibri" w:cs="Calibri"/>
          <w:noProof/>
          <w:szCs w:val="24"/>
        </w:rPr>
        <w:t xml:space="preserve">, </w:t>
      </w:r>
      <w:r w:rsidRPr="001828DE">
        <w:rPr>
          <w:rFonts w:ascii="Calibri" w:hAnsi="Calibri" w:cs="Calibri"/>
          <w:i/>
          <w:iCs/>
          <w:noProof/>
          <w:szCs w:val="24"/>
        </w:rPr>
        <w:t>187</w:t>
      </w:r>
      <w:r w:rsidRPr="001828DE">
        <w:rPr>
          <w:rFonts w:ascii="Calibri" w:hAnsi="Calibri" w:cs="Calibri"/>
          <w:noProof/>
          <w:szCs w:val="24"/>
        </w:rPr>
        <w:t>, 104199. https://doi.org/10.1016/j.jpubeco.2020.104199</w:t>
      </w:r>
    </w:p>
    <w:p w14:paraId="752238E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Howell, D., &amp; Azizoglu, B. (2011). Unemployment Benefits and Work Incentives: The U.S. Labor Market in the Great Recession. </w:t>
      </w:r>
      <w:r w:rsidRPr="001828DE">
        <w:rPr>
          <w:rFonts w:ascii="Calibri" w:hAnsi="Calibri" w:cs="Calibri"/>
          <w:i/>
          <w:iCs/>
          <w:noProof/>
          <w:szCs w:val="24"/>
        </w:rPr>
        <w:t>Political Economy Research Institute</w:t>
      </w:r>
      <w:r w:rsidRPr="001828DE">
        <w:rPr>
          <w:rFonts w:ascii="Calibri" w:hAnsi="Calibri" w:cs="Calibri"/>
          <w:noProof/>
          <w:szCs w:val="24"/>
        </w:rPr>
        <w:t xml:space="preserve">, </w:t>
      </w:r>
      <w:r w:rsidRPr="001828DE">
        <w:rPr>
          <w:rFonts w:ascii="Calibri" w:hAnsi="Calibri" w:cs="Calibri"/>
          <w:i/>
          <w:iCs/>
          <w:noProof/>
          <w:szCs w:val="24"/>
        </w:rPr>
        <w:t>257</w:t>
      </w:r>
      <w:r w:rsidRPr="001828DE">
        <w:rPr>
          <w:rFonts w:ascii="Calibri" w:hAnsi="Calibri" w:cs="Calibri"/>
          <w:noProof/>
          <w:szCs w:val="24"/>
        </w:rPr>
        <w:t>, 151–162. https://doi.org/10.4324/9781315143842</w:t>
      </w:r>
    </w:p>
    <w:p w14:paraId="3CEE8442"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Hummelgaard, P. (2021). </w:t>
      </w:r>
      <w:r w:rsidRPr="001828DE">
        <w:rPr>
          <w:rFonts w:ascii="Calibri" w:hAnsi="Calibri" w:cs="Calibri"/>
          <w:i/>
          <w:iCs/>
          <w:noProof/>
          <w:szCs w:val="24"/>
        </w:rPr>
        <w:t>Spørgsmål nr:270</w:t>
      </w:r>
      <w:r w:rsidRPr="001828DE">
        <w:rPr>
          <w:rFonts w:ascii="Calibri" w:hAnsi="Calibri" w:cs="Calibri"/>
          <w:noProof/>
          <w:szCs w:val="24"/>
        </w:rPr>
        <w:t>. Beskæftigelses Ministeriet. https://www.ft.dk/samling/20201/almdel/beu/spm/270/svar/1776624/2384360/index.htm</w:t>
      </w:r>
    </w:p>
    <w:p w14:paraId="2554BF9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IS-Commission. (2015a). </w:t>
      </w:r>
      <w:r w:rsidRPr="001828DE">
        <w:rPr>
          <w:rFonts w:ascii="Calibri" w:hAnsi="Calibri" w:cs="Calibri"/>
          <w:i/>
          <w:iCs/>
          <w:noProof/>
          <w:szCs w:val="24"/>
        </w:rPr>
        <w:t>Dagpengemodellen teknisk analyserapport</w:t>
      </w:r>
      <w:r w:rsidRPr="001828DE">
        <w:rPr>
          <w:rFonts w:ascii="Calibri" w:hAnsi="Calibri" w:cs="Calibri"/>
          <w:noProof/>
          <w:szCs w:val="24"/>
        </w:rPr>
        <w:t>.</w:t>
      </w:r>
    </w:p>
    <w:p w14:paraId="3F4758CD"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IS-Commission. (2015b). </w:t>
      </w:r>
      <w:r w:rsidRPr="001828DE">
        <w:rPr>
          <w:rFonts w:ascii="Calibri" w:hAnsi="Calibri" w:cs="Calibri"/>
          <w:i/>
          <w:iCs/>
          <w:noProof/>
          <w:szCs w:val="24"/>
        </w:rPr>
        <w:t>Kompensationsgraden i dagpengesystemet</w:t>
      </w:r>
      <w:r w:rsidRPr="001828DE">
        <w:rPr>
          <w:rFonts w:ascii="Calibri" w:hAnsi="Calibri" w:cs="Calibri"/>
          <w:noProof/>
          <w:szCs w:val="24"/>
        </w:rPr>
        <w:t>. 41.</w:t>
      </w:r>
    </w:p>
    <w:p w14:paraId="2F2692D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Jensen, M. T., &amp; Nørgaard, A. (2021). Prisen for at løfte dagpengene overdrives. </w:t>
      </w:r>
      <w:r w:rsidRPr="001828DE">
        <w:rPr>
          <w:rFonts w:ascii="Calibri" w:hAnsi="Calibri" w:cs="Calibri"/>
          <w:i/>
          <w:iCs/>
          <w:noProof/>
          <w:szCs w:val="24"/>
        </w:rPr>
        <w:t>Cevea</w:t>
      </w:r>
      <w:r w:rsidRPr="001828DE">
        <w:rPr>
          <w:rFonts w:ascii="Calibri" w:hAnsi="Calibri" w:cs="Calibri"/>
          <w:noProof/>
          <w:szCs w:val="24"/>
        </w:rPr>
        <w:t>, 1–10.</w:t>
      </w:r>
    </w:p>
    <w:p w14:paraId="75DCA1FD"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Jurajda, Š. (2002). Estimating the effect of unemployment insurance compensation on the labor market histories of displaced workers. </w:t>
      </w:r>
      <w:r w:rsidRPr="001828DE">
        <w:rPr>
          <w:rFonts w:ascii="Calibri" w:hAnsi="Calibri" w:cs="Calibri"/>
          <w:i/>
          <w:iCs/>
          <w:noProof/>
          <w:szCs w:val="24"/>
        </w:rPr>
        <w:t>Journal of Econometrics</w:t>
      </w:r>
      <w:r w:rsidRPr="001828DE">
        <w:rPr>
          <w:rFonts w:ascii="Calibri" w:hAnsi="Calibri" w:cs="Calibri"/>
          <w:noProof/>
          <w:szCs w:val="24"/>
        </w:rPr>
        <w:t xml:space="preserve">, </w:t>
      </w:r>
      <w:r w:rsidRPr="001828DE">
        <w:rPr>
          <w:rFonts w:ascii="Calibri" w:hAnsi="Calibri" w:cs="Calibri"/>
          <w:i/>
          <w:iCs/>
          <w:noProof/>
          <w:szCs w:val="24"/>
        </w:rPr>
        <w:t>108</w:t>
      </w:r>
      <w:r w:rsidRPr="001828DE">
        <w:rPr>
          <w:rFonts w:ascii="Calibri" w:hAnsi="Calibri" w:cs="Calibri"/>
          <w:noProof/>
          <w:szCs w:val="24"/>
        </w:rPr>
        <w:t>(2), 227–252. https://doi.org/10.1016/S0304-4076(01)00135-X</w:t>
      </w:r>
    </w:p>
    <w:p w14:paraId="2C3F5D39"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Kongshøj, P. (2015). </w:t>
      </w:r>
      <w:r w:rsidRPr="001828DE">
        <w:rPr>
          <w:rFonts w:ascii="Calibri" w:hAnsi="Calibri" w:cs="Calibri"/>
          <w:i/>
          <w:iCs/>
          <w:noProof/>
          <w:szCs w:val="24"/>
        </w:rPr>
        <w:t>Dansk fl exicurity under pres – både indefra og udefra</w:t>
      </w:r>
      <w:r w:rsidRPr="001828DE">
        <w:rPr>
          <w:rFonts w:ascii="Calibri" w:hAnsi="Calibri" w:cs="Calibri"/>
          <w:noProof/>
          <w:szCs w:val="24"/>
        </w:rPr>
        <w:t xml:space="preserve">. </w:t>
      </w:r>
      <w:r w:rsidRPr="001828DE">
        <w:rPr>
          <w:rFonts w:ascii="Calibri" w:hAnsi="Calibri" w:cs="Calibri"/>
          <w:i/>
          <w:iCs/>
          <w:noProof/>
          <w:szCs w:val="24"/>
        </w:rPr>
        <w:t>1</w:t>
      </w:r>
      <w:r w:rsidRPr="001828DE">
        <w:rPr>
          <w:rFonts w:ascii="Calibri" w:hAnsi="Calibri" w:cs="Calibri"/>
          <w:noProof/>
          <w:szCs w:val="24"/>
        </w:rPr>
        <w:t>, 5–10.</w:t>
      </w:r>
    </w:p>
    <w:p w14:paraId="15E8265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Lalive, B. R., Landais, C., &amp; Zweimüller, J. (2015). </w:t>
      </w:r>
      <w:r w:rsidRPr="001828DE">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828DE">
        <w:rPr>
          <w:rFonts w:ascii="Calibri" w:hAnsi="Calibri" w:cs="Calibri"/>
          <w:noProof/>
          <w:szCs w:val="24"/>
        </w:rPr>
        <w:t xml:space="preserve">. </w:t>
      </w:r>
      <w:r w:rsidRPr="001828DE">
        <w:rPr>
          <w:rFonts w:ascii="Calibri" w:hAnsi="Calibri" w:cs="Calibri"/>
          <w:i/>
          <w:iCs/>
          <w:noProof/>
          <w:szCs w:val="24"/>
        </w:rPr>
        <w:t>105</w:t>
      </w:r>
      <w:r w:rsidRPr="001828DE">
        <w:rPr>
          <w:rFonts w:ascii="Calibri" w:hAnsi="Calibri" w:cs="Calibri"/>
          <w:noProof/>
          <w:szCs w:val="24"/>
        </w:rPr>
        <w:t>(12), 3564–3596.</w:t>
      </w:r>
    </w:p>
    <w:p w14:paraId="061431F3"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Mcdonald, I. M., &amp; Solow, R. M. (1981). </w:t>
      </w:r>
      <w:r w:rsidRPr="001828DE">
        <w:rPr>
          <w:rFonts w:ascii="Calibri" w:hAnsi="Calibri" w:cs="Calibri"/>
          <w:i/>
          <w:iCs/>
          <w:noProof/>
          <w:szCs w:val="24"/>
        </w:rPr>
        <w:t>Wage Bargaining and Employment</w:t>
      </w:r>
      <w:r w:rsidRPr="001828DE">
        <w:rPr>
          <w:rFonts w:ascii="Calibri" w:hAnsi="Calibri" w:cs="Calibri"/>
          <w:noProof/>
          <w:szCs w:val="24"/>
        </w:rPr>
        <w:t xml:space="preserve">. </w:t>
      </w:r>
      <w:r w:rsidRPr="001828DE">
        <w:rPr>
          <w:rFonts w:ascii="Calibri" w:hAnsi="Calibri" w:cs="Calibri"/>
          <w:i/>
          <w:iCs/>
          <w:noProof/>
          <w:szCs w:val="24"/>
        </w:rPr>
        <w:t>71</w:t>
      </w:r>
      <w:r w:rsidRPr="001828DE">
        <w:rPr>
          <w:rFonts w:ascii="Calibri" w:hAnsi="Calibri" w:cs="Calibri"/>
          <w:noProof/>
          <w:szCs w:val="24"/>
        </w:rPr>
        <w:t>(5), 896–908.</w:t>
      </w:r>
    </w:p>
    <w:p w14:paraId="4FCCF64B"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lastRenderedPageBreak/>
        <w:t xml:space="preserve">Millemaci, E., &amp; Ofria, F. (2014). Kaldor-Verdoorn’s law and increasing returns to scale: A comparison across developed countries. </w:t>
      </w:r>
      <w:r w:rsidRPr="001828DE">
        <w:rPr>
          <w:rFonts w:ascii="Calibri" w:hAnsi="Calibri" w:cs="Calibri"/>
          <w:i/>
          <w:iCs/>
          <w:noProof/>
          <w:szCs w:val="24"/>
        </w:rPr>
        <w:t>Journal of Economic Studies</w:t>
      </w:r>
      <w:r w:rsidRPr="001828DE">
        <w:rPr>
          <w:rFonts w:ascii="Calibri" w:hAnsi="Calibri" w:cs="Calibri"/>
          <w:noProof/>
          <w:szCs w:val="24"/>
        </w:rPr>
        <w:t xml:space="preserve">, </w:t>
      </w:r>
      <w:r w:rsidRPr="001828DE">
        <w:rPr>
          <w:rFonts w:ascii="Calibri" w:hAnsi="Calibri" w:cs="Calibri"/>
          <w:i/>
          <w:iCs/>
          <w:noProof/>
          <w:szCs w:val="24"/>
        </w:rPr>
        <w:t>41</w:t>
      </w:r>
      <w:r w:rsidRPr="001828DE">
        <w:rPr>
          <w:rFonts w:ascii="Calibri" w:hAnsi="Calibri" w:cs="Calibri"/>
          <w:noProof/>
          <w:szCs w:val="24"/>
        </w:rPr>
        <w:t>(1), 140–162. https://doi.org/10.1108/JES-02-2012-0026</w:t>
      </w:r>
    </w:p>
    <w:p w14:paraId="05116BDF"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Nørgaard, T. (1995). </w:t>
      </w:r>
      <w:r w:rsidRPr="001828DE">
        <w:rPr>
          <w:rFonts w:ascii="Calibri" w:hAnsi="Calibri" w:cs="Calibri"/>
          <w:i/>
          <w:iCs/>
          <w:noProof/>
          <w:szCs w:val="24"/>
        </w:rPr>
        <w:t>Bekendtgørelse om fastsættelse og regulering af omregningssats</w:t>
      </w:r>
      <w:r w:rsidRPr="001828DE">
        <w:rPr>
          <w:rFonts w:ascii="Calibri" w:hAnsi="Calibri" w:cs="Calibri"/>
          <w:noProof/>
          <w:szCs w:val="24"/>
        </w:rPr>
        <w:t>. https://www.retsinformation.dk/eli/lta/1995/1154</w:t>
      </w:r>
    </w:p>
    <w:p w14:paraId="08640E93"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Risgaard, L. (2021). </w:t>
      </w:r>
      <w:r w:rsidRPr="001828DE">
        <w:rPr>
          <w:rFonts w:ascii="Calibri" w:hAnsi="Calibri" w:cs="Calibri"/>
          <w:i/>
          <w:iCs/>
          <w:noProof/>
          <w:szCs w:val="24"/>
        </w:rPr>
        <w:t>Mere tryghed til lønmodtagerne</w:t>
      </w:r>
      <w:r w:rsidRPr="001828DE">
        <w:rPr>
          <w:rFonts w:ascii="Calibri" w:hAnsi="Calibri" w:cs="Calibri"/>
          <w:noProof/>
          <w:szCs w:val="24"/>
        </w:rPr>
        <w:t>.</w:t>
      </w:r>
    </w:p>
    <w:p w14:paraId="018FD89A"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Setterfield, M. (2003). Supply and Demand in the Theory of Long-run Growth: Introduction to a symposium on demand-led growth. </w:t>
      </w:r>
      <w:r w:rsidRPr="001828DE">
        <w:rPr>
          <w:rFonts w:ascii="Calibri" w:hAnsi="Calibri" w:cs="Calibri"/>
          <w:i/>
          <w:iCs/>
          <w:noProof/>
          <w:szCs w:val="24"/>
        </w:rPr>
        <w:t>Review of Political Economy</w:t>
      </w:r>
      <w:r w:rsidRPr="001828DE">
        <w:rPr>
          <w:rFonts w:ascii="Calibri" w:hAnsi="Calibri" w:cs="Calibri"/>
          <w:noProof/>
          <w:szCs w:val="24"/>
        </w:rPr>
        <w:t xml:space="preserve">, </w:t>
      </w:r>
      <w:r w:rsidRPr="001828DE">
        <w:rPr>
          <w:rFonts w:ascii="Calibri" w:hAnsi="Calibri" w:cs="Calibri"/>
          <w:i/>
          <w:iCs/>
          <w:noProof/>
          <w:szCs w:val="24"/>
        </w:rPr>
        <w:t>15</w:t>
      </w:r>
      <w:r w:rsidRPr="001828DE">
        <w:rPr>
          <w:rFonts w:ascii="Calibri" w:hAnsi="Calibri" w:cs="Calibri"/>
          <w:noProof/>
          <w:szCs w:val="24"/>
        </w:rPr>
        <w:t>(1), 23–32. https://doi.org/10.1080/09538250308440</w:t>
      </w:r>
    </w:p>
    <w:p w14:paraId="06752C18"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Shapiro, B. C., &amp; Stiglitz, J. E. (1984). American Economic Association Equilibrium Unemployment as a Worker Discipline Device. </w:t>
      </w:r>
      <w:r w:rsidRPr="001828DE">
        <w:rPr>
          <w:rFonts w:ascii="Calibri" w:hAnsi="Calibri" w:cs="Calibri"/>
          <w:i/>
          <w:iCs/>
          <w:noProof/>
          <w:szCs w:val="24"/>
        </w:rPr>
        <w:t>The American Economic Review</w:t>
      </w:r>
      <w:r w:rsidRPr="001828DE">
        <w:rPr>
          <w:rFonts w:ascii="Calibri" w:hAnsi="Calibri" w:cs="Calibri"/>
          <w:noProof/>
          <w:szCs w:val="24"/>
        </w:rPr>
        <w:t xml:space="preserve">, </w:t>
      </w:r>
      <w:r w:rsidRPr="001828DE">
        <w:rPr>
          <w:rFonts w:ascii="Calibri" w:hAnsi="Calibri" w:cs="Calibri"/>
          <w:i/>
          <w:iCs/>
          <w:noProof/>
          <w:szCs w:val="24"/>
        </w:rPr>
        <w:t>74</w:t>
      </w:r>
      <w:r w:rsidRPr="001828DE">
        <w:rPr>
          <w:rFonts w:ascii="Calibri" w:hAnsi="Calibri" w:cs="Calibri"/>
          <w:noProof/>
          <w:szCs w:val="24"/>
        </w:rPr>
        <w:t>(3), 433–444.</w:t>
      </w:r>
    </w:p>
    <w:p w14:paraId="58294546"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szCs w:val="24"/>
        </w:rPr>
      </w:pPr>
      <w:r w:rsidRPr="001828DE">
        <w:rPr>
          <w:rFonts w:ascii="Calibri" w:hAnsi="Calibri" w:cs="Calibri"/>
          <w:noProof/>
          <w:szCs w:val="24"/>
        </w:rPr>
        <w:t xml:space="preserve">Stockhammer, E., &amp; Lavoie, M. (2013). Wage-led Growth. In </w:t>
      </w:r>
      <w:r w:rsidRPr="001828DE">
        <w:rPr>
          <w:rFonts w:ascii="Calibri" w:hAnsi="Calibri" w:cs="Calibri"/>
          <w:i/>
          <w:iCs/>
          <w:noProof/>
          <w:szCs w:val="24"/>
        </w:rPr>
        <w:t>Wage-led Growth</w:t>
      </w:r>
      <w:r w:rsidRPr="001828DE">
        <w:rPr>
          <w:rFonts w:ascii="Calibri" w:hAnsi="Calibri" w:cs="Calibri"/>
          <w:noProof/>
          <w:szCs w:val="24"/>
        </w:rPr>
        <w:t xml:space="preserve"> (Issue February). https://doi.org/10.1057/9781137357939</w:t>
      </w:r>
    </w:p>
    <w:p w14:paraId="42536860" w14:textId="77777777" w:rsidR="001828DE" w:rsidRPr="001828DE" w:rsidRDefault="001828DE" w:rsidP="001828DE">
      <w:pPr>
        <w:widowControl w:val="0"/>
        <w:autoSpaceDE w:val="0"/>
        <w:autoSpaceDN w:val="0"/>
        <w:adjustRightInd w:val="0"/>
        <w:spacing w:line="240" w:lineRule="auto"/>
        <w:ind w:left="480" w:hanging="480"/>
        <w:rPr>
          <w:rFonts w:ascii="Calibri" w:hAnsi="Calibri" w:cs="Calibri"/>
          <w:noProof/>
        </w:rPr>
      </w:pPr>
      <w:r w:rsidRPr="001828DE">
        <w:rPr>
          <w:rFonts w:ascii="Calibri" w:hAnsi="Calibri" w:cs="Calibri"/>
          <w:noProof/>
          <w:szCs w:val="24"/>
        </w:rPr>
        <w:t xml:space="preserve">Topel, B. R. H. (1983). </w:t>
      </w:r>
      <w:r w:rsidRPr="001828DE">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828DE">
        <w:rPr>
          <w:rFonts w:ascii="Calibri" w:hAnsi="Calibri" w:cs="Calibri"/>
          <w:noProof/>
          <w:szCs w:val="24"/>
        </w:rPr>
        <w:t xml:space="preserve">. </w:t>
      </w:r>
      <w:r w:rsidRPr="001828DE">
        <w:rPr>
          <w:rFonts w:ascii="Calibri" w:hAnsi="Calibri" w:cs="Calibri"/>
          <w:i/>
          <w:iCs/>
          <w:noProof/>
          <w:szCs w:val="24"/>
        </w:rPr>
        <w:t>73</w:t>
      </w:r>
      <w:r w:rsidRPr="001828DE">
        <w:rPr>
          <w:rFonts w:ascii="Calibri" w:hAnsi="Calibri" w:cs="Calibri"/>
          <w:noProof/>
          <w:szCs w:val="24"/>
        </w:rPr>
        <w:t>(4), 541–559.</w:t>
      </w:r>
    </w:p>
    <w:p w14:paraId="20E5C81B" w14:textId="439C3AD6" w:rsidR="00CD17D9" w:rsidRDefault="00333B3D" w:rsidP="008B1B99">
      <w:pPr>
        <w:jc w:val="both"/>
      </w:pPr>
      <w:r>
        <w:fldChar w:fldCharType="end"/>
      </w:r>
    </w:p>
    <w:p w14:paraId="5B8A0E95" w14:textId="77777777" w:rsidR="00B61329" w:rsidRPr="00CD17D9" w:rsidRDefault="00B61329" w:rsidP="008B1B99">
      <w:pPr>
        <w:jc w:val="both"/>
      </w:pPr>
    </w:p>
    <w:p w14:paraId="684A78FD" w14:textId="3831C385" w:rsidR="007A3DA7" w:rsidRDefault="0006174A" w:rsidP="008B1B99">
      <w:pPr>
        <w:pStyle w:val="Overskrift1"/>
        <w:jc w:val="both"/>
      </w:pPr>
      <w:r w:rsidRPr="0006174A">
        <w:t>Appendix</w:t>
      </w:r>
    </w:p>
    <w:p w14:paraId="68268DFF" w14:textId="4055265B" w:rsidR="00A67746" w:rsidRDefault="00A67746" w:rsidP="008B1B99">
      <w:pPr>
        <w:jc w:val="both"/>
      </w:pPr>
    </w:p>
    <w:p w14:paraId="34FA95E0" w14:textId="3A197024" w:rsidR="00B312A8" w:rsidRDefault="00583A8B" w:rsidP="008B1B99">
      <w:pPr>
        <w:pStyle w:val="Overskrift2"/>
        <w:jc w:val="both"/>
      </w:pPr>
      <w:r>
        <w:t>Appendix 1: DAG</w:t>
      </w:r>
    </w:p>
    <w:p w14:paraId="7CEFE2A0" w14:textId="77777777" w:rsidR="00313FC0" w:rsidRPr="00313FC0" w:rsidRDefault="00313FC0" w:rsidP="008B1B99">
      <w:pPr>
        <w:jc w:val="both"/>
      </w:pPr>
    </w:p>
    <w:p w14:paraId="6A28A93C" w14:textId="110EF6AE" w:rsidR="00313FC0" w:rsidRDefault="00313FC0" w:rsidP="008B1B99">
      <w:pPr>
        <w:pStyle w:val="Billedtekst"/>
        <w:keepNext/>
        <w:jc w:val="both"/>
      </w:pPr>
      <w:bookmarkStart w:id="216" w:name="_Ref120688480"/>
      <w:r>
        <w:lastRenderedPageBreak/>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216"/>
      <w:r w:rsidR="004A128F">
        <w:t xml:space="preserve"> </w:t>
      </w:r>
    </w:p>
    <w:p w14:paraId="05B9C1A6" w14:textId="1915263A" w:rsidR="00E32A6D" w:rsidRPr="00E32A6D" w:rsidRDefault="00E32A6D" w:rsidP="008B1B99">
      <w:pPr>
        <w:jc w:val="both"/>
      </w:pPr>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Default="00CD0F6F" w:rsidP="008B1B99">
      <w:pPr>
        <w:jc w:val="both"/>
      </w:pPr>
    </w:p>
    <w:p w14:paraId="6BBC187B" w14:textId="77777777" w:rsidR="00CD0F6F" w:rsidRPr="00A67746" w:rsidRDefault="00CD0F6F" w:rsidP="008B1B99">
      <w:pPr>
        <w:jc w:val="both"/>
      </w:pPr>
    </w:p>
    <w:p w14:paraId="478C1641" w14:textId="3A9B728C" w:rsidR="0058393C" w:rsidRDefault="00583A8B" w:rsidP="008B1B99">
      <w:pPr>
        <w:pStyle w:val="Overskrift2"/>
        <w:jc w:val="both"/>
      </w:pPr>
      <w:bookmarkStart w:id="217" w:name="_Ref120689876"/>
      <w:r>
        <w:t xml:space="preserve">Appendix 2: </w:t>
      </w:r>
      <w:r w:rsidR="0006174A">
        <w:t>Sensitivity analysis</w:t>
      </w:r>
      <w:bookmarkEnd w:id="217"/>
      <w:r w:rsidR="0006174A">
        <w:t xml:space="preserve"> </w:t>
      </w:r>
    </w:p>
    <w:p w14:paraId="788630C2" w14:textId="4F0982C1" w:rsidR="00583A8B" w:rsidRDefault="00583A8B" w:rsidP="008B1B99">
      <w:pPr>
        <w:jc w:val="both"/>
      </w:pPr>
    </w:p>
    <w:p w14:paraId="3AE9FEC1" w14:textId="3357200E" w:rsidR="00583A8B" w:rsidRPr="00583A8B" w:rsidRDefault="00583A8B" w:rsidP="008B1B99">
      <w:pPr>
        <w:spacing w:line="360" w:lineRule="auto"/>
        <w:jc w:val="both"/>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8B1B99">
      <w:pPr>
        <w:jc w:val="both"/>
      </w:pPr>
    </w:p>
    <w:p w14:paraId="20C39124" w14:textId="26D274AD" w:rsidR="00313FC0" w:rsidRDefault="00313FC0" w:rsidP="008B1B99">
      <w:pPr>
        <w:pStyle w:val="Billedtekst"/>
        <w:keepNext/>
        <w:jc w:val="both"/>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8B1B99">
      <w:pPr>
        <w:jc w:val="both"/>
      </w:pPr>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Default="003F3836" w:rsidP="008B1B99">
      <w:pPr>
        <w:spacing w:line="360" w:lineRule="auto"/>
        <w:jc w:val="both"/>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8B1B99">
      <w:pPr>
        <w:pStyle w:val="Billedtekst"/>
        <w:keepNext/>
        <w:jc w:val="both"/>
      </w:pPr>
      <w:r>
        <w:lastRenderedPageBreak/>
        <w:t>Figure A2</w:t>
      </w:r>
      <w:r>
        <w:noBreakHyphen/>
        <w:t>2</w:t>
      </w:r>
      <w:r w:rsidR="004A128F">
        <w:t>: Sensitivity of the minimum wage-gap limit</w:t>
      </w:r>
    </w:p>
    <w:p w14:paraId="7FA87F6B" w14:textId="73E57EAB" w:rsidR="003F3836" w:rsidRDefault="003F3836" w:rsidP="008B1B99">
      <w:pPr>
        <w:jc w:val="both"/>
      </w:pPr>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Default="003F3836" w:rsidP="008B1B99">
      <w:pPr>
        <w:spacing w:line="360" w:lineRule="auto"/>
        <w:jc w:val="both"/>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8B1B99">
      <w:pPr>
        <w:jc w:val="both"/>
      </w:pPr>
    </w:p>
    <w:p w14:paraId="4939D127" w14:textId="4A1991F8" w:rsidR="003F3836" w:rsidRDefault="003F3836" w:rsidP="008B1B99">
      <w:pPr>
        <w:jc w:val="both"/>
      </w:pPr>
    </w:p>
    <w:p w14:paraId="447F1D7C" w14:textId="0B813282" w:rsidR="003F3836" w:rsidRDefault="003F3836" w:rsidP="008B1B99">
      <w:pPr>
        <w:pStyle w:val="Billedtekst"/>
        <w:keepNext/>
        <w:jc w:val="both"/>
      </w:pPr>
      <w:r>
        <w:lastRenderedPageBreak/>
        <w:t>Figure A1</w:t>
      </w:r>
      <w:r>
        <w:noBreakHyphen/>
        <w:t>3</w:t>
      </w:r>
      <w:r w:rsidR="004A128F">
        <w:t>: Relaxing assumptions in the productivity channel</w:t>
      </w:r>
    </w:p>
    <w:p w14:paraId="610212B4" w14:textId="6B38266C" w:rsidR="00AB46CB" w:rsidRPr="003F3836" w:rsidRDefault="003F3836" w:rsidP="008B1B99">
      <w:pPr>
        <w:jc w:val="both"/>
      </w:pPr>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Default="006002F9" w:rsidP="008B1B99">
      <w:pPr>
        <w:jc w:val="both"/>
        <w:rPr>
          <w:lang w:val="da-DK"/>
        </w:rPr>
      </w:pPr>
    </w:p>
    <w:p w14:paraId="69642EC8" w14:textId="1F9BFD6D" w:rsidR="007D6E84" w:rsidRDefault="003F3836" w:rsidP="008B1B99">
      <w:pPr>
        <w:spacing w:line="360" w:lineRule="auto"/>
        <w:jc w:val="both"/>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8B1B99">
      <w:pPr>
        <w:jc w:val="both"/>
      </w:pPr>
    </w:p>
    <w:p w14:paraId="44123DF4" w14:textId="14297819" w:rsidR="00BF05F0" w:rsidRDefault="00BF05F0" w:rsidP="008B1B99">
      <w:pPr>
        <w:pStyle w:val="Billedtekst"/>
        <w:keepNext/>
        <w:jc w:val="both"/>
      </w:pPr>
      <w:r>
        <w:lastRenderedPageBreak/>
        <w:t>Figure A2</w:t>
      </w:r>
      <w:r>
        <w:noBreakHyphen/>
        <w:t>4</w:t>
      </w:r>
      <w:r w:rsidR="004A128F">
        <w:t>: Including the productivity channel in scenario 6.</w:t>
      </w:r>
    </w:p>
    <w:p w14:paraId="689DD545" w14:textId="3245F2C4" w:rsidR="007D6E84" w:rsidRPr="00BF05F0" w:rsidRDefault="00EE17FC" w:rsidP="008B1B99">
      <w:pPr>
        <w:jc w:val="both"/>
      </w:pPr>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8B1B99">
      <w:pPr>
        <w:spacing w:line="360" w:lineRule="auto"/>
        <w:jc w:val="both"/>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8B1B99">
      <w:pPr>
        <w:jc w:val="both"/>
      </w:pPr>
    </w:p>
    <w:p w14:paraId="673603E1" w14:textId="1E3FC786" w:rsidR="00BF05F0" w:rsidRDefault="00BF05F0" w:rsidP="008B1B99">
      <w:pPr>
        <w:jc w:val="both"/>
      </w:pPr>
    </w:p>
    <w:p w14:paraId="0FD63207" w14:textId="5D1BEEEB" w:rsidR="00BF05F0" w:rsidRDefault="00BF05F0" w:rsidP="008B1B99">
      <w:pPr>
        <w:jc w:val="both"/>
      </w:pPr>
    </w:p>
    <w:p w14:paraId="13A9A662" w14:textId="7FA36414" w:rsidR="00BF05F0" w:rsidRDefault="00BF05F0" w:rsidP="008B1B99">
      <w:pPr>
        <w:jc w:val="both"/>
      </w:pPr>
    </w:p>
    <w:p w14:paraId="3A434528" w14:textId="08ABC638" w:rsidR="00BF05F0" w:rsidRDefault="00BF05F0" w:rsidP="008B1B99">
      <w:pPr>
        <w:jc w:val="both"/>
      </w:pPr>
    </w:p>
    <w:p w14:paraId="40E00C30" w14:textId="5B860A16" w:rsidR="00BF05F0" w:rsidRDefault="00BF05F0" w:rsidP="008B1B99">
      <w:pPr>
        <w:jc w:val="both"/>
      </w:pPr>
    </w:p>
    <w:p w14:paraId="403DCF40" w14:textId="52928ED5" w:rsidR="00BF05F0" w:rsidRDefault="00BF05F0" w:rsidP="008B1B99">
      <w:pPr>
        <w:jc w:val="both"/>
      </w:pPr>
    </w:p>
    <w:p w14:paraId="74760368" w14:textId="68690595" w:rsidR="006002F9" w:rsidRDefault="006002F9" w:rsidP="008B1B99">
      <w:pPr>
        <w:jc w:val="both"/>
      </w:pPr>
    </w:p>
    <w:p w14:paraId="200817C5" w14:textId="77777777" w:rsidR="00BF05F0" w:rsidRPr="00B33E3B" w:rsidRDefault="00BF05F0" w:rsidP="008B1B99">
      <w:pPr>
        <w:jc w:val="both"/>
      </w:pPr>
    </w:p>
    <w:p w14:paraId="2DBA4FDE" w14:textId="5F96CA25" w:rsidR="00B53960" w:rsidRPr="00B33E3B" w:rsidRDefault="00B53960" w:rsidP="008B1B99">
      <w:pPr>
        <w:jc w:val="both"/>
      </w:pPr>
    </w:p>
    <w:p w14:paraId="5C5E4DD1" w14:textId="22F02B0F" w:rsidR="00BF05F0" w:rsidRDefault="00BF05F0" w:rsidP="008B1B99">
      <w:pPr>
        <w:jc w:val="both"/>
      </w:pPr>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8B1B99">
      <w:pPr>
        <w:jc w:val="both"/>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8B1B99">
      <w:pPr>
        <w:jc w:val="both"/>
      </w:pPr>
    </w:p>
    <w:p w14:paraId="182A7897" w14:textId="1C3B840F" w:rsidR="00BF05F0" w:rsidRDefault="00BF05F0" w:rsidP="008B1B99">
      <w:pPr>
        <w:jc w:val="both"/>
      </w:pPr>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8B1B99">
      <w:pPr>
        <w:jc w:val="both"/>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Default="00394F97" w:rsidP="008B1B99">
      <w:pPr>
        <w:spacing w:line="360" w:lineRule="auto"/>
        <w:jc w:val="both"/>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8B1B99">
      <w:pPr>
        <w:jc w:val="both"/>
      </w:pPr>
    </w:p>
    <w:p w14:paraId="473EC433" w14:textId="77777777" w:rsidR="00583A8B" w:rsidRDefault="00583A8B" w:rsidP="008B1B99">
      <w:pPr>
        <w:pStyle w:val="Overskrift2"/>
        <w:jc w:val="both"/>
      </w:pPr>
      <w:r>
        <w:t>Appendix 3: List of equations of the full model and related symbols</w:t>
      </w:r>
    </w:p>
    <w:p w14:paraId="4DF9BEF4" w14:textId="77777777" w:rsidR="00583A8B" w:rsidRDefault="00583A8B" w:rsidP="008B1B99">
      <w:pPr>
        <w:spacing w:line="276" w:lineRule="auto"/>
        <w:jc w:val="both"/>
      </w:pPr>
    </w:p>
    <w:p w14:paraId="2FE87C50" w14:textId="3C21074E" w:rsidR="00583A8B" w:rsidRDefault="00583A8B" w:rsidP="008B1B99">
      <w:pPr>
        <w:spacing w:line="276" w:lineRule="auto"/>
        <w:jc w:val="both"/>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8B1B99">
            <w:pPr>
              <w:jc w:val="both"/>
              <w:rPr>
                <w:b/>
              </w:rPr>
            </w:pPr>
            <w:r>
              <w:rPr>
                <w:b/>
              </w:rPr>
              <w:t>Non-Financial Corporations</w:t>
            </w:r>
          </w:p>
        </w:tc>
        <w:tc>
          <w:tcPr>
            <w:tcW w:w="1166" w:type="dxa"/>
          </w:tcPr>
          <w:p w14:paraId="644020EE" w14:textId="77777777" w:rsidR="00583A8B" w:rsidRDefault="00583A8B" w:rsidP="008B1B99">
            <w:pPr>
              <w:jc w:val="both"/>
            </w:pPr>
          </w:p>
        </w:tc>
      </w:tr>
      <w:tr w:rsidR="00583A8B" w14:paraId="1165627C" w14:textId="77777777" w:rsidTr="00AC2EDF">
        <w:tc>
          <w:tcPr>
            <w:tcW w:w="7338" w:type="dxa"/>
          </w:tcPr>
          <w:p w14:paraId="0700F364" w14:textId="2B685A92" w:rsidR="00583A8B" w:rsidRPr="009E62A5"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8B1B99">
            <w:pPr>
              <w:jc w:val="both"/>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8B1B99">
            <w:pPr>
              <w:jc w:val="both"/>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8B1B99">
            <w:pPr>
              <w:jc w:val="both"/>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8B1B99">
            <w:pPr>
              <w:jc w:val="both"/>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8B1B99">
            <w:pPr>
              <w:jc w:val="both"/>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8B1B99">
            <w:pPr>
              <w:jc w:val="both"/>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8B1B99">
            <w:pPr>
              <w:jc w:val="both"/>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8B1B99">
            <w:pPr>
              <w:jc w:val="both"/>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8B1B99">
            <w:pPr>
              <w:jc w:val="both"/>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8B1B99">
            <w:pPr>
              <w:jc w:val="both"/>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8B1B99">
            <w:pPr>
              <w:jc w:val="both"/>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8B1B99">
            <w:pPr>
              <w:jc w:val="both"/>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8B1B99">
            <w:pPr>
              <w:jc w:val="both"/>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8B1B99">
            <w:pPr>
              <w:jc w:val="both"/>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8B1B99">
            <w:pPr>
              <w:jc w:val="both"/>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8B1B99">
            <w:pPr>
              <w:jc w:val="both"/>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8B1B99">
            <w:pPr>
              <w:jc w:val="both"/>
              <w:rPr>
                <w:rFonts w:ascii="Calibri" w:eastAsia="Calibri" w:hAnsi="Calibri" w:cs="Calibri"/>
                <w:sz w:val="20"/>
                <w:szCs w:val="20"/>
              </w:rPr>
            </w:pPr>
          </w:p>
        </w:tc>
        <w:tc>
          <w:tcPr>
            <w:tcW w:w="1166" w:type="dxa"/>
          </w:tcPr>
          <w:p w14:paraId="461FFA3B" w14:textId="77777777" w:rsidR="00583A8B" w:rsidRDefault="00583A8B" w:rsidP="008B1B99">
            <w:pPr>
              <w:jc w:val="both"/>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8B1B99">
            <w:pPr>
              <w:jc w:val="both"/>
              <w:rPr>
                <w:rFonts w:ascii="Calibri" w:eastAsia="Calibri" w:hAnsi="Calibri" w:cs="Calibri"/>
                <w:sz w:val="20"/>
                <w:szCs w:val="20"/>
              </w:rPr>
            </w:pPr>
          </w:p>
        </w:tc>
        <w:tc>
          <w:tcPr>
            <w:tcW w:w="1166" w:type="dxa"/>
          </w:tcPr>
          <w:p w14:paraId="608DC9AE" w14:textId="77777777" w:rsidR="00583A8B" w:rsidRDefault="00583A8B" w:rsidP="008B1B99">
            <w:pPr>
              <w:jc w:val="both"/>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8B1B99">
            <w:pPr>
              <w:jc w:val="both"/>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8B1B99">
            <w:pPr>
              <w:jc w:val="both"/>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8B1B99">
            <w:pPr>
              <w:jc w:val="both"/>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8B1B99">
            <w:pPr>
              <w:jc w:val="both"/>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8B1B99">
            <w:pPr>
              <w:jc w:val="both"/>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8B1B99">
            <w:pPr>
              <w:jc w:val="both"/>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8B1B99">
            <w:pPr>
              <w:jc w:val="both"/>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8B1B99">
            <w:pPr>
              <w:jc w:val="both"/>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8B1B99">
            <w:pPr>
              <w:jc w:val="both"/>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8B1B99">
            <w:pPr>
              <w:jc w:val="both"/>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8B1B99">
            <w:pPr>
              <w:jc w:val="both"/>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8B1B99">
            <w:pPr>
              <w:jc w:val="both"/>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8B1B99">
            <w:pPr>
              <w:jc w:val="both"/>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8B1B99">
            <w:pPr>
              <w:jc w:val="both"/>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8B1B99">
            <w:pPr>
              <w:jc w:val="both"/>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8B1B99">
            <w:pPr>
              <w:jc w:val="both"/>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8B1B99">
            <w:pPr>
              <w:jc w:val="both"/>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8B1B99">
            <w:pPr>
              <w:jc w:val="both"/>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8B1B99">
            <w:pPr>
              <w:jc w:val="both"/>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8B1B99">
            <w:pPr>
              <w:jc w:val="both"/>
              <w:rPr>
                <w:rFonts w:ascii="Calibri" w:eastAsia="Calibri" w:hAnsi="Calibri" w:cs="Calibri"/>
                <w:sz w:val="20"/>
                <w:szCs w:val="20"/>
              </w:rPr>
            </w:pPr>
          </w:p>
        </w:tc>
        <w:tc>
          <w:tcPr>
            <w:tcW w:w="1166" w:type="dxa"/>
          </w:tcPr>
          <w:p w14:paraId="35DB84A4" w14:textId="77777777" w:rsidR="00583A8B" w:rsidRDefault="00583A8B" w:rsidP="008B1B99">
            <w:pPr>
              <w:jc w:val="both"/>
              <w:rPr>
                <w:sz w:val="20"/>
                <w:szCs w:val="20"/>
              </w:rPr>
            </w:pPr>
          </w:p>
        </w:tc>
      </w:tr>
      <w:tr w:rsidR="00583A8B" w14:paraId="4B00A5A4" w14:textId="77777777" w:rsidTr="00AC2EDF">
        <w:tc>
          <w:tcPr>
            <w:tcW w:w="7338" w:type="dxa"/>
          </w:tcPr>
          <w:p w14:paraId="5C4D508F" w14:textId="77777777" w:rsidR="00583A8B" w:rsidRDefault="00583A8B" w:rsidP="008B1B99">
            <w:pPr>
              <w:jc w:val="both"/>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8B1B99">
            <w:pPr>
              <w:jc w:val="both"/>
              <w:rPr>
                <w:sz w:val="20"/>
                <w:szCs w:val="20"/>
              </w:rPr>
            </w:pPr>
          </w:p>
        </w:tc>
      </w:tr>
      <w:tr w:rsidR="00583A8B" w14:paraId="77170408" w14:textId="77777777" w:rsidTr="00AC2EDF">
        <w:tc>
          <w:tcPr>
            <w:tcW w:w="7338" w:type="dxa"/>
          </w:tcPr>
          <w:p w14:paraId="72DF51FA" w14:textId="3FD7F01C"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8B1B99">
            <w:pPr>
              <w:jc w:val="both"/>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8B1B99">
            <w:pPr>
              <w:jc w:val="both"/>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8B1B99">
            <w:pPr>
              <w:jc w:val="both"/>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8B1B99">
            <w:pPr>
              <w:jc w:val="both"/>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8B1B99">
            <w:pPr>
              <w:jc w:val="both"/>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8B1B99">
            <w:pPr>
              <w:jc w:val="both"/>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8B1B99">
            <w:pPr>
              <w:jc w:val="both"/>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8B1B99">
            <w:pPr>
              <w:jc w:val="both"/>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8B1B99">
            <w:pPr>
              <w:jc w:val="both"/>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8B1B99">
            <w:pPr>
              <w:jc w:val="both"/>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8B1B99">
            <w:pPr>
              <w:jc w:val="both"/>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8B1B99">
            <w:pPr>
              <w:spacing w:line="360" w:lineRule="auto"/>
              <w:jc w:val="both"/>
              <w:rPr>
                <w:rFonts w:cstheme="minorHAnsi"/>
                <w:sz w:val="20"/>
                <w:szCs w:val="20"/>
              </w:rPr>
            </w:pPr>
          </w:p>
        </w:tc>
        <w:tc>
          <w:tcPr>
            <w:tcW w:w="1166" w:type="dxa"/>
          </w:tcPr>
          <w:p w14:paraId="37AFC7E4" w14:textId="77777777" w:rsidR="001C50FB" w:rsidRDefault="001C50FB" w:rsidP="008B1B99">
            <w:pPr>
              <w:jc w:val="both"/>
              <w:rPr>
                <w:sz w:val="20"/>
                <w:szCs w:val="20"/>
              </w:rPr>
            </w:pPr>
          </w:p>
        </w:tc>
      </w:tr>
      <w:tr w:rsidR="00583A8B" w14:paraId="2CDF8A6F" w14:textId="77777777" w:rsidTr="00AC2EDF">
        <w:tc>
          <w:tcPr>
            <w:tcW w:w="7338" w:type="dxa"/>
          </w:tcPr>
          <w:p w14:paraId="6577FEB5" w14:textId="5F159B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8B1B99">
            <w:pPr>
              <w:jc w:val="both"/>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8B1B99">
            <w:pPr>
              <w:jc w:val="both"/>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8B1B99">
            <w:pPr>
              <w:jc w:val="both"/>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8B1B99">
            <w:pPr>
              <w:jc w:val="both"/>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8B1B99">
            <w:pPr>
              <w:jc w:val="both"/>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8B1B99">
            <w:pPr>
              <w:jc w:val="both"/>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8B1B99">
            <w:pPr>
              <w:jc w:val="both"/>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8B1B99">
            <w:pPr>
              <w:jc w:val="both"/>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8B1B99">
            <w:pPr>
              <w:jc w:val="both"/>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8B1B99">
            <w:pPr>
              <w:jc w:val="both"/>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8B1B99">
            <w:pPr>
              <w:jc w:val="both"/>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8B1B99">
            <w:pPr>
              <w:jc w:val="both"/>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8B1B99">
            <w:pPr>
              <w:jc w:val="both"/>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8B1B99">
            <w:pPr>
              <w:jc w:val="both"/>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8B1B99">
            <w:pPr>
              <w:jc w:val="both"/>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8B1B99">
            <w:pPr>
              <w:jc w:val="both"/>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8B1B99">
            <w:pPr>
              <w:jc w:val="both"/>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8B1B99">
            <w:pPr>
              <w:jc w:val="both"/>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8B1B99">
            <w:pPr>
              <w:jc w:val="both"/>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8B1B99">
            <w:pPr>
              <w:jc w:val="both"/>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8B1B99">
            <w:pPr>
              <w:jc w:val="both"/>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8B1B99">
            <w:pPr>
              <w:jc w:val="both"/>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8B1B99">
            <w:pPr>
              <w:jc w:val="both"/>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8B1B99">
            <w:pPr>
              <w:jc w:val="both"/>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8B1B99">
            <w:pPr>
              <w:jc w:val="both"/>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8B1B99">
            <w:pPr>
              <w:jc w:val="both"/>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8B1B99">
            <w:pPr>
              <w:jc w:val="both"/>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8B1B99">
            <w:pPr>
              <w:jc w:val="both"/>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8B1B99">
            <w:pPr>
              <w:jc w:val="both"/>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8B1B99">
            <w:pPr>
              <w:jc w:val="both"/>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8B1B99">
            <w:pPr>
              <w:jc w:val="both"/>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8B1B99">
            <w:pPr>
              <w:jc w:val="both"/>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8B1B99">
            <w:pPr>
              <w:jc w:val="both"/>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8B1B99">
            <w:pPr>
              <w:jc w:val="both"/>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8B1B99">
            <w:pPr>
              <w:jc w:val="both"/>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8B1B99">
            <w:pPr>
              <w:jc w:val="both"/>
              <w:rPr>
                <w:rFonts w:ascii="Calibri" w:eastAsia="Calibri" w:hAnsi="Calibri" w:cs="Calibri"/>
              </w:rPr>
            </w:pPr>
          </w:p>
        </w:tc>
        <w:tc>
          <w:tcPr>
            <w:tcW w:w="1166" w:type="dxa"/>
          </w:tcPr>
          <w:p w14:paraId="58973962" w14:textId="77777777" w:rsidR="00583A8B" w:rsidRDefault="00583A8B" w:rsidP="008B1B99">
            <w:pPr>
              <w:jc w:val="both"/>
            </w:pPr>
          </w:p>
        </w:tc>
      </w:tr>
      <w:tr w:rsidR="00583A8B" w14:paraId="31619A9C" w14:textId="77777777" w:rsidTr="00AC2EDF">
        <w:tc>
          <w:tcPr>
            <w:tcW w:w="7338" w:type="dxa"/>
          </w:tcPr>
          <w:p w14:paraId="46171D48" w14:textId="77777777" w:rsidR="00583A8B" w:rsidRDefault="00583A8B" w:rsidP="008B1B99">
            <w:pPr>
              <w:jc w:val="both"/>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8B1B99">
            <w:pPr>
              <w:jc w:val="both"/>
            </w:pPr>
          </w:p>
        </w:tc>
      </w:tr>
      <w:tr w:rsidR="00583A8B" w14:paraId="1B142673" w14:textId="77777777" w:rsidTr="00AC2EDF">
        <w:tc>
          <w:tcPr>
            <w:tcW w:w="7338" w:type="dxa"/>
          </w:tcPr>
          <w:p w14:paraId="087529F8" w14:textId="59CA00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8B1B99">
            <w:pPr>
              <w:jc w:val="both"/>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8B1B99">
            <w:pPr>
              <w:jc w:val="both"/>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8B1B99">
            <w:pPr>
              <w:jc w:val="both"/>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8B1B99">
            <w:pPr>
              <w:jc w:val="both"/>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8B1B99">
            <w:pPr>
              <w:jc w:val="both"/>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8B1B99">
            <w:pPr>
              <w:jc w:val="both"/>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8B1B99">
            <w:pPr>
              <w:jc w:val="both"/>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8B1B99">
            <w:pPr>
              <w:jc w:val="both"/>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8B1B99">
            <w:pPr>
              <w:jc w:val="both"/>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8B1B99">
            <w:pPr>
              <w:jc w:val="both"/>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8B1B99">
            <w:pPr>
              <w:jc w:val="both"/>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8B1B99">
            <w:pPr>
              <w:jc w:val="both"/>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8B1B99">
            <w:pPr>
              <w:jc w:val="both"/>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8B1B99">
            <w:pPr>
              <w:jc w:val="both"/>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8B1B99">
            <w:pPr>
              <w:jc w:val="both"/>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8B1B99">
            <w:pPr>
              <w:jc w:val="both"/>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8B1B99">
            <w:pPr>
              <w:jc w:val="both"/>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8B1B99">
            <w:pPr>
              <w:jc w:val="both"/>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8B1B99">
            <w:pPr>
              <w:jc w:val="both"/>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8B1B99">
            <w:pPr>
              <w:jc w:val="both"/>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8B1B99">
            <w:pPr>
              <w:jc w:val="both"/>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8B1B99">
            <w:pPr>
              <w:jc w:val="both"/>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8B1B99">
            <w:pPr>
              <w:jc w:val="both"/>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8B1B99">
            <w:pPr>
              <w:jc w:val="both"/>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8B1B99">
            <w:pPr>
              <w:jc w:val="both"/>
              <w:rPr>
                <w:rFonts w:ascii="Calibri" w:eastAsia="Calibri" w:hAnsi="Calibri" w:cs="Calibri"/>
              </w:rPr>
            </w:pPr>
          </w:p>
        </w:tc>
        <w:tc>
          <w:tcPr>
            <w:tcW w:w="1166" w:type="dxa"/>
          </w:tcPr>
          <w:p w14:paraId="737F35CF" w14:textId="77777777" w:rsidR="00583A8B" w:rsidRDefault="00583A8B" w:rsidP="008B1B99">
            <w:pPr>
              <w:jc w:val="both"/>
            </w:pPr>
          </w:p>
        </w:tc>
      </w:tr>
      <w:tr w:rsidR="00583A8B" w14:paraId="32BF4D58" w14:textId="77777777" w:rsidTr="00AC2EDF">
        <w:tc>
          <w:tcPr>
            <w:tcW w:w="7338" w:type="dxa"/>
          </w:tcPr>
          <w:p w14:paraId="23DA319F" w14:textId="77777777" w:rsidR="00583A8B" w:rsidRDefault="00583A8B" w:rsidP="008B1B99">
            <w:pPr>
              <w:jc w:val="both"/>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8B1B99">
            <w:pPr>
              <w:jc w:val="both"/>
            </w:pPr>
          </w:p>
        </w:tc>
      </w:tr>
      <w:tr w:rsidR="00583A8B" w14:paraId="5CCD066F" w14:textId="77777777" w:rsidTr="00AC2EDF">
        <w:tc>
          <w:tcPr>
            <w:tcW w:w="7338" w:type="dxa"/>
          </w:tcPr>
          <w:p w14:paraId="70070427" w14:textId="343F787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8B1B99">
            <w:pPr>
              <w:jc w:val="both"/>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8B1B99">
            <w:pPr>
              <w:jc w:val="both"/>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8B1B99">
            <w:pPr>
              <w:jc w:val="both"/>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8B1B99">
            <w:pPr>
              <w:jc w:val="both"/>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8B1B99">
            <w:pPr>
              <w:jc w:val="both"/>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8B1B99">
            <w:pPr>
              <w:jc w:val="both"/>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8B1B99">
            <w:pPr>
              <w:jc w:val="both"/>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8B1B99">
            <w:pPr>
              <w:jc w:val="both"/>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8B1B99">
            <w:pPr>
              <w:jc w:val="both"/>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8B1B99">
            <w:pPr>
              <w:jc w:val="both"/>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8B1B99">
            <w:pPr>
              <w:jc w:val="both"/>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8B1B99">
            <w:pPr>
              <w:jc w:val="both"/>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8B1B99">
            <w:pPr>
              <w:jc w:val="both"/>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8B1B99">
            <w:pPr>
              <w:jc w:val="both"/>
              <w:rPr>
                <w:rFonts w:ascii="Calibri" w:eastAsia="Calibri" w:hAnsi="Calibri" w:cs="Calibri"/>
                <w:color w:val="000000"/>
              </w:rPr>
            </w:pPr>
          </w:p>
        </w:tc>
        <w:tc>
          <w:tcPr>
            <w:tcW w:w="1166" w:type="dxa"/>
          </w:tcPr>
          <w:p w14:paraId="208B3655" w14:textId="77777777" w:rsidR="00583A8B" w:rsidRDefault="00583A8B" w:rsidP="008B1B99">
            <w:pPr>
              <w:jc w:val="both"/>
            </w:pPr>
          </w:p>
        </w:tc>
      </w:tr>
      <w:tr w:rsidR="00583A8B" w14:paraId="249636A2" w14:textId="77777777" w:rsidTr="00AC2EDF">
        <w:tc>
          <w:tcPr>
            <w:tcW w:w="7338" w:type="dxa"/>
          </w:tcPr>
          <w:p w14:paraId="59D88E13" w14:textId="77777777" w:rsidR="00583A8B" w:rsidRDefault="00583A8B" w:rsidP="008B1B99">
            <w:pPr>
              <w:jc w:val="both"/>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8B1B99">
            <w:pPr>
              <w:jc w:val="both"/>
            </w:pPr>
          </w:p>
        </w:tc>
      </w:tr>
      <w:tr w:rsidR="00583A8B" w14:paraId="67E9B2E3" w14:textId="77777777" w:rsidTr="00AC2EDF">
        <w:tc>
          <w:tcPr>
            <w:tcW w:w="7338" w:type="dxa"/>
          </w:tcPr>
          <w:p w14:paraId="31BAB254" w14:textId="4A34E992"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8B1B99">
            <w:pPr>
              <w:jc w:val="both"/>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8B1B99">
            <w:pPr>
              <w:jc w:val="both"/>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8B1B99">
            <w:pPr>
              <w:jc w:val="both"/>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8B1B99">
            <w:pPr>
              <w:jc w:val="both"/>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8B1B99">
            <w:pPr>
              <w:jc w:val="both"/>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8B1B99">
            <w:pPr>
              <w:jc w:val="both"/>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8B1B99">
            <w:pPr>
              <w:jc w:val="both"/>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8B1B99">
            <w:pPr>
              <w:jc w:val="both"/>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8B1B99">
            <w:pPr>
              <w:jc w:val="both"/>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8B1B99">
            <w:pPr>
              <w:jc w:val="both"/>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8B1B99">
            <w:pPr>
              <w:jc w:val="both"/>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8B1B99">
            <w:pPr>
              <w:jc w:val="both"/>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8B1B99">
            <w:pPr>
              <w:jc w:val="both"/>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8B1B99">
            <w:pPr>
              <w:jc w:val="both"/>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8B1B99">
            <w:pPr>
              <w:jc w:val="both"/>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8B1B99">
            <w:pPr>
              <w:jc w:val="both"/>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8B1B99">
            <w:pPr>
              <w:jc w:val="both"/>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8B1B99">
            <w:pPr>
              <w:jc w:val="both"/>
              <w:rPr>
                <w:rFonts w:ascii="Calibri" w:eastAsia="Calibri" w:hAnsi="Calibri" w:cs="Calibri"/>
              </w:rPr>
            </w:pPr>
          </w:p>
        </w:tc>
        <w:tc>
          <w:tcPr>
            <w:tcW w:w="1166" w:type="dxa"/>
          </w:tcPr>
          <w:p w14:paraId="2B035ABB" w14:textId="77777777" w:rsidR="00583A8B" w:rsidRDefault="00583A8B" w:rsidP="008B1B99">
            <w:pPr>
              <w:jc w:val="both"/>
            </w:pPr>
          </w:p>
        </w:tc>
      </w:tr>
      <w:tr w:rsidR="00583A8B" w14:paraId="5FEE701D" w14:textId="77777777" w:rsidTr="00AC2EDF">
        <w:tc>
          <w:tcPr>
            <w:tcW w:w="7338" w:type="dxa"/>
          </w:tcPr>
          <w:p w14:paraId="6A856066" w14:textId="77777777" w:rsidR="00583A8B" w:rsidRDefault="00583A8B" w:rsidP="008B1B99">
            <w:pPr>
              <w:jc w:val="both"/>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8B1B99">
            <w:pPr>
              <w:jc w:val="both"/>
            </w:pPr>
          </w:p>
        </w:tc>
      </w:tr>
      <w:tr w:rsidR="00583A8B" w14:paraId="20D3E454" w14:textId="77777777" w:rsidTr="00AC2EDF">
        <w:tc>
          <w:tcPr>
            <w:tcW w:w="7338" w:type="dxa"/>
          </w:tcPr>
          <w:p w14:paraId="595001D8" w14:textId="6403B0D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8B1B99">
            <w:pPr>
              <w:jc w:val="both"/>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8B1B99">
            <w:pPr>
              <w:jc w:val="both"/>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8B1B99">
            <w:pPr>
              <w:jc w:val="both"/>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8B1B99">
            <w:pPr>
              <w:jc w:val="both"/>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8B1B99">
            <w:pPr>
              <w:jc w:val="both"/>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8B1B99">
            <w:pPr>
              <w:jc w:val="both"/>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8B1B99">
            <w:pPr>
              <w:jc w:val="both"/>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8B1B99">
            <w:pPr>
              <w:jc w:val="both"/>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8B1B99">
            <w:pPr>
              <w:jc w:val="both"/>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8B1B99">
            <w:pPr>
              <w:jc w:val="both"/>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8B1B99">
            <w:pPr>
              <w:jc w:val="both"/>
              <w:rPr>
                <w:rFonts w:ascii="Calibri" w:eastAsia="Calibri" w:hAnsi="Calibri" w:cs="Arial"/>
                <w:sz w:val="20"/>
                <w:szCs w:val="20"/>
              </w:rPr>
            </w:pPr>
            <w:bookmarkStart w:id="218"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218"/>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8B1B99">
            <w:pPr>
              <w:jc w:val="both"/>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8B1B99">
            <w:pPr>
              <w:spacing w:line="360" w:lineRule="auto"/>
              <w:jc w:val="both"/>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8B1B99">
            <w:pPr>
              <w:jc w:val="both"/>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8B1B99">
            <w:pPr>
              <w:spacing w:line="360" w:lineRule="auto"/>
              <w:jc w:val="both"/>
              <w:rPr>
                <w:rFonts w:cstheme="minorHAnsi"/>
                <w:sz w:val="20"/>
                <w:szCs w:val="20"/>
              </w:rPr>
            </w:pPr>
            <w:bookmarkStart w:id="219"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219"/>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8B1B99">
            <w:pPr>
              <w:jc w:val="both"/>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8B1B99">
            <w:pPr>
              <w:spacing w:line="360" w:lineRule="auto"/>
              <w:jc w:val="both"/>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8B1B99">
            <w:pPr>
              <w:jc w:val="both"/>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8B1B99">
            <w:pPr>
              <w:spacing w:line="360" w:lineRule="auto"/>
              <w:jc w:val="both"/>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8B1B99">
            <w:pPr>
              <w:jc w:val="both"/>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8B1B99">
            <w:pPr>
              <w:spacing w:line="240" w:lineRule="auto"/>
              <w:jc w:val="both"/>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8B1B99">
            <w:pPr>
              <w:spacing w:line="240" w:lineRule="auto"/>
              <w:jc w:val="both"/>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8B1B99">
            <w:pPr>
              <w:jc w:val="both"/>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8B1B99">
            <w:pPr>
              <w:spacing w:line="360" w:lineRule="auto"/>
              <w:jc w:val="both"/>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8B1B99">
            <w:pPr>
              <w:jc w:val="both"/>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8B1B99">
            <w:pPr>
              <w:spacing w:line="360" w:lineRule="auto"/>
              <w:jc w:val="both"/>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8B1B99">
            <w:pPr>
              <w:jc w:val="both"/>
              <w:rPr>
                <w:sz w:val="20"/>
                <w:szCs w:val="20"/>
              </w:rPr>
            </w:pPr>
          </w:p>
        </w:tc>
      </w:tr>
      <w:tr w:rsidR="00CB7DC8" w:rsidRPr="000E7BEC" w14:paraId="573A4146" w14:textId="77777777" w:rsidTr="00AC2EDF">
        <w:tc>
          <w:tcPr>
            <w:tcW w:w="7338" w:type="dxa"/>
          </w:tcPr>
          <w:p w14:paraId="3AD7DCEC" w14:textId="390D40E3" w:rsidR="00CB7DC8" w:rsidRDefault="00CB7DC8" w:rsidP="008B1B99">
            <w:pPr>
              <w:spacing w:line="360" w:lineRule="auto"/>
              <w:jc w:val="both"/>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8B1B99">
            <w:pPr>
              <w:jc w:val="both"/>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8B1B99">
            <w:pPr>
              <w:spacing w:line="360" w:lineRule="auto"/>
              <w:jc w:val="both"/>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8B1B99">
            <w:pPr>
              <w:spacing w:line="360" w:lineRule="auto"/>
              <w:jc w:val="both"/>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8B1B99">
            <w:pPr>
              <w:spacing w:line="360" w:lineRule="auto"/>
              <w:jc w:val="both"/>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8B1B99">
            <w:pPr>
              <w:jc w:val="both"/>
              <w:rPr>
                <w:sz w:val="20"/>
                <w:szCs w:val="20"/>
              </w:rPr>
            </w:pPr>
          </w:p>
        </w:tc>
      </w:tr>
      <w:tr w:rsidR="00660437" w:rsidRPr="000E7BEC" w14:paraId="0E33DD10" w14:textId="77777777" w:rsidTr="00AC2EDF">
        <w:tc>
          <w:tcPr>
            <w:tcW w:w="7338" w:type="dxa"/>
          </w:tcPr>
          <w:p w14:paraId="3FAEF97B" w14:textId="289B9E19"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8B1B99">
            <w:pPr>
              <w:jc w:val="both"/>
              <w:rPr>
                <w:sz w:val="20"/>
                <w:szCs w:val="20"/>
              </w:rPr>
            </w:pPr>
          </w:p>
        </w:tc>
      </w:tr>
      <w:tr w:rsidR="00660437" w:rsidRPr="000E7BEC" w14:paraId="2687BA07" w14:textId="77777777" w:rsidTr="00AC2EDF">
        <w:tc>
          <w:tcPr>
            <w:tcW w:w="7338" w:type="dxa"/>
          </w:tcPr>
          <w:p w14:paraId="3D7FE26F" w14:textId="77266786" w:rsidR="00660437" w:rsidRPr="00660437" w:rsidRDefault="00660437" w:rsidP="008B1B99">
            <w:pPr>
              <w:spacing w:line="360" w:lineRule="auto"/>
              <w:jc w:val="both"/>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8B1B99">
            <w:pPr>
              <w:jc w:val="both"/>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8B1B99">
            <w:pPr>
              <w:spacing w:line="360" w:lineRule="auto"/>
              <w:jc w:val="both"/>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8B1B99">
            <w:pPr>
              <w:jc w:val="both"/>
              <w:rPr>
                <w:sz w:val="20"/>
                <w:szCs w:val="20"/>
              </w:rPr>
            </w:pPr>
          </w:p>
        </w:tc>
      </w:tr>
      <w:tr w:rsidR="00660437" w:rsidRPr="000E7BEC" w14:paraId="69198B3E" w14:textId="77777777" w:rsidTr="00AC2EDF">
        <w:tc>
          <w:tcPr>
            <w:tcW w:w="7338" w:type="dxa"/>
          </w:tcPr>
          <w:p w14:paraId="529718D4" w14:textId="371DFAC4" w:rsidR="00660437" w:rsidRPr="00660437" w:rsidRDefault="00660437" w:rsidP="008B1B99">
            <w:pPr>
              <w:spacing w:line="360" w:lineRule="auto"/>
              <w:jc w:val="both"/>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8B1B99">
            <w:pPr>
              <w:jc w:val="both"/>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8B1B99">
            <w:pPr>
              <w:spacing w:line="360" w:lineRule="auto"/>
              <w:jc w:val="both"/>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8B1B99">
            <w:pPr>
              <w:jc w:val="both"/>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8B1B99">
            <w:pPr>
              <w:spacing w:line="360" w:lineRule="auto"/>
              <w:jc w:val="both"/>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8B1B99">
            <w:pPr>
              <w:jc w:val="both"/>
              <w:rPr>
                <w:sz w:val="20"/>
                <w:szCs w:val="20"/>
              </w:rPr>
            </w:pPr>
          </w:p>
        </w:tc>
      </w:tr>
      <w:tr w:rsidR="006F0F68" w:rsidRPr="000E7BEC" w14:paraId="0D23A820" w14:textId="77777777" w:rsidTr="00AC2EDF">
        <w:tc>
          <w:tcPr>
            <w:tcW w:w="7338" w:type="dxa"/>
          </w:tcPr>
          <w:p w14:paraId="2BF58B86" w14:textId="77777777" w:rsidR="006F0F68" w:rsidRPr="006F0F68" w:rsidRDefault="006F0F68" w:rsidP="008B1B99">
            <w:pPr>
              <w:jc w:val="both"/>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8B1B99">
            <w:pPr>
              <w:spacing w:line="360" w:lineRule="auto"/>
              <w:jc w:val="both"/>
              <w:rPr>
                <w:rFonts w:ascii="Calibri" w:eastAsia="Calibri" w:hAnsi="Calibri" w:cs="Arial"/>
                <w:b/>
                <w:bCs/>
                <w:sz w:val="20"/>
                <w:szCs w:val="20"/>
              </w:rPr>
            </w:pPr>
          </w:p>
        </w:tc>
        <w:tc>
          <w:tcPr>
            <w:tcW w:w="1166" w:type="dxa"/>
          </w:tcPr>
          <w:p w14:paraId="18B5AFBD" w14:textId="3474B3B2" w:rsidR="006F0F68" w:rsidRDefault="006F0F68" w:rsidP="008B1B99">
            <w:pPr>
              <w:jc w:val="both"/>
              <w:rPr>
                <w:sz w:val="20"/>
                <w:szCs w:val="20"/>
              </w:rPr>
            </w:pPr>
            <w:r>
              <w:rPr>
                <w:sz w:val="20"/>
                <w:szCs w:val="20"/>
              </w:rPr>
              <w:t>(A. 152)</w:t>
            </w:r>
          </w:p>
        </w:tc>
      </w:tr>
    </w:tbl>
    <w:p w14:paraId="09797EC7" w14:textId="77777777" w:rsidR="00AE71E7" w:rsidRPr="000E7BEC" w:rsidRDefault="00AE71E7" w:rsidP="008B1B99">
      <w:pPr>
        <w:spacing w:line="276" w:lineRule="auto"/>
        <w:jc w:val="both"/>
        <w:rPr>
          <w:lang w:val="da-DK"/>
        </w:rPr>
      </w:pPr>
    </w:p>
    <w:p w14:paraId="6CC7335E" w14:textId="77777777" w:rsidR="00583A8B" w:rsidRDefault="00583A8B" w:rsidP="008B1B99">
      <w:pPr>
        <w:jc w:val="both"/>
      </w:pPr>
      <w:r>
        <w:rPr>
          <w:b/>
        </w:rPr>
        <w:t>Symbols</w:t>
      </w:r>
      <w:r>
        <w:t>:</w:t>
      </w:r>
    </w:p>
    <w:p w14:paraId="310A89A5" w14:textId="77777777" w:rsidR="00583A8B" w:rsidRDefault="00583A8B" w:rsidP="008B1B99">
      <w:pPr>
        <w:jc w:val="both"/>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8B1B99">
            <w:pPr>
              <w:jc w:val="both"/>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8B1B99">
            <w:pPr>
              <w:jc w:val="both"/>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8B1B99">
            <w:pPr>
              <w:jc w:val="both"/>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8B1B99">
            <w:pPr>
              <w:jc w:val="both"/>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8B1B99">
            <w:pPr>
              <w:jc w:val="both"/>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8B1B99">
            <w:pPr>
              <w:jc w:val="both"/>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8B1B99">
            <w:pPr>
              <w:jc w:val="both"/>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8B1B99">
            <w:pPr>
              <w:jc w:val="both"/>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8B1B99">
            <w:pPr>
              <w:jc w:val="both"/>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8B1B99">
            <w:pPr>
              <w:jc w:val="both"/>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8B1B99">
            <w:pPr>
              <w:jc w:val="both"/>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8B1B99">
            <w:pPr>
              <w:jc w:val="both"/>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8B1B99">
            <w:pPr>
              <w:jc w:val="both"/>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8B1B99">
            <w:pPr>
              <w:jc w:val="both"/>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8B1B99">
            <w:pPr>
              <w:jc w:val="both"/>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8B1B99">
            <w:pPr>
              <w:jc w:val="both"/>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8B1B99">
            <w:pPr>
              <w:jc w:val="both"/>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8B1B99">
            <w:pPr>
              <w:jc w:val="both"/>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8B1B99">
            <w:pPr>
              <w:jc w:val="both"/>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8B1B99">
            <w:pPr>
              <w:jc w:val="both"/>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8B1B99">
            <w:pPr>
              <w:jc w:val="both"/>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8B1B99">
            <w:pPr>
              <w:jc w:val="both"/>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8B1B99">
            <w:pPr>
              <w:jc w:val="both"/>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8B1B99">
            <w:pPr>
              <w:jc w:val="both"/>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8B1B99">
            <w:pPr>
              <w:jc w:val="both"/>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8B1B99">
            <w:pPr>
              <w:jc w:val="both"/>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8B1B99">
            <w:pPr>
              <w:jc w:val="both"/>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8B1B99">
            <w:pPr>
              <w:jc w:val="both"/>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8B1B99">
            <w:pPr>
              <w:jc w:val="both"/>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8B1B99">
            <w:pPr>
              <w:jc w:val="both"/>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8B1B99">
            <w:pPr>
              <w:jc w:val="both"/>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8B1B99">
            <w:pPr>
              <w:jc w:val="both"/>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8B1B99">
            <w:pPr>
              <w:jc w:val="both"/>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8B1B99">
            <w:pPr>
              <w:jc w:val="both"/>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8B1B99">
            <w:pPr>
              <w:jc w:val="both"/>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8B1B99">
            <w:pPr>
              <w:jc w:val="both"/>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8B1B99">
            <w:pPr>
              <w:jc w:val="both"/>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8B1B99">
            <w:pPr>
              <w:jc w:val="both"/>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8B1B99">
            <w:pPr>
              <w:jc w:val="both"/>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8B1B99">
            <w:pPr>
              <w:jc w:val="both"/>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8B1B99">
            <w:pPr>
              <w:jc w:val="both"/>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8B1B99">
            <w:pPr>
              <w:jc w:val="both"/>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8B1B99">
            <w:pPr>
              <w:jc w:val="both"/>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8B1B99">
            <w:pPr>
              <w:jc w:val="both"/>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8B1B99">
            <w:pPr>
              <w:jc w:val="both"/>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8B1B99">
            <w:pPr>
              <w:jc w:val="both"/>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8B1B99">
            <w:pPr>
              <w:jc w:val="both"/>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8B1B99">
            <w:pPr>
              <w:jc w:val="both"/>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8B1B99">
            <w:pPr>
              <w:jc w:val="both"/>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8B1B99">
            <w:pPr>
              <w:jc w:val="both"/>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8B1B99">
            <w:pPr>
              <w:jc w:val="both"/>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8B1B99">
            <w:pPr>
              <w:jc w:val="both"/>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8B1B99">
            <w:pPr>
              <w:jc w:val="both"/>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8B1B99">
            <w:pPr>
              <w:jc w:val="both"/>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8B1B99">
            <w:pPr>
              <w:jc w:val="both"/>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8B1B99">
            <w:pPr>
              <w:jc w:val="both"/>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8B1B99">
            <w:pPr>
              <w:jc w:val="both"/>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8B1B99">
            <w:pPr>
              <w:jc w:val="both"/>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8B1B99">
            <w:pPr>
              <w:jc w:val="both"/>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8B1B99">
            <w:pPr>
              <w:jc w:val="both"/>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8B1B99">
            <w:pPr>
              <w:jc w:val="both"/>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8B1B99">
            <w:pPr>
              <w:tabs>
                <w:tab w:val="left" w:pos="493"/>
              </w:tabs>
              <w:jc w:val="both"/>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8B1B99">
            <w:pPr>
              <w:jc w:val="both"/>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8B1B99">
            <w:pPr>
              <w:jc w:val="both"/>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8B1B99">
            <w:pPr>
              <w:jc w:val="both"/>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8B1B99">
            <w:pPr>
              <w:jc w:val="both"/>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8B1B99">
            <w:pPr>
              <w:tabs>
                <w:tab w:val="left" w:pos="1080"/>
              </w:tabs>
              <w:jc w:val="both"/>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8B1B99">
            <w:pPr>
              <w:jc w:val="both"/>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8B1B99">
            <w:pPr>
              <w:jc w:val="both"/>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8B1B99">
            <w:pPr>
              <w:jc w:val="both"/>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8B1B99">
            <w:pPr>
              <w:jc w:val="both"/>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8B1B99">
            <w:pPr>
              <w:jc w:val="both"/>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8B1B99">
            <w:pPr>
              <w:jc w:val="both"/>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8B1B99">
            <w:pPr>
              <w:jc w:val="both"/>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8B1B99">
            <w:pPr>
              <w:jc w:val="both"/>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8B1B99">
            <w:pPr>
              <w:jc w:val="both"/>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8B1B99">
            <w:pPr>
              <w:jc w:val="both"/>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8B1B99">
            <w:pPr>
              <w:jc w:val="both"/>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8B1B99">
            <w:pPr>
              <w:jc w:val="both"/>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8B1B99">
            <w:pPr>
              <w:jc w:val="both"/>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8B1B99">
            <w:pPr>
              <w:jc w:val="both"/>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8B1B99">
            <w:pPr>
              <w:jc w:val="both"/>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8B1B99">
            <w:pPr>
              <w:jc w:val="both"/>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8B1B99">
            <w:pPr>
              <w:jc w:val="both"/>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8B1B99">
            <w:pPr>
              <w:jc w:val="both"/>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8B1B99">
            <w:pPr>
              <w:jc w:val="both"/>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8B1B99">
            <w:pPr>
              <w:jc w:val="both"/>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8B1B99">
            <w:pPr>
              <w:jc w:val="both"/>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8B1B99">
            <w:pPr>
              <w:jc w:val="both"/>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8B1B99">
            <w:pPr>
              <w:jc w:val="both"/>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8B1B99">
            <w:pPr>
              <w:jc w:val="both"/>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8B1B99">
            <w:pPr>
              <w:jc w:val="both"/>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8B1B99">
            <w:pPr>
              <w:jc w:val="both"/>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8B1B99">
            <w:pPr>
              <w:jc w:val="both"/>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8B1B99">
            <w:pPr>
              <w:jc w:val="both"/>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8B1B99">
            <w:pPr>
              <w:jc w:val="both"/>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8B1B99">
            <w:pPr>
              <w:jc w:val="both"/>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8B1B99">
            <w:pPr>
              <w:jc w:val="both"/>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8B1B99">
            <w:pPr>
              <w:jc w:val="both"/>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8B1B99">
            <w:pPr>
              <w:jc w:val="both"/>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8B1B99">
            <w:pPr>
              <w:jc w:val="both"/>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8B1B99">
            <w:pPr>
              <w:jc w:val="both"/>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8B1B99">
            <w:pPr>
              <w:jc w:val="both"/>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8B1B99">
            <w:pPr>
              <w:jc w:val="both"/>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8B1B99">
            <w:pPr>
              <w:jc w:val="both"/>
              <w:rPr>
                <w:sz w:val="20"/>
                <w:szCs w:val="20"/>
              </w:rPr>
            </w:pPr>
            <w:r>
              <w:rPr>
                <w:sz w:val="20"/>
                <w:szCs w:val="20"/>
              </w:rPr>
              <w:t>Inflation</w:t>
            </w:r>
          </w:p>
        </w:tc>
      </w:tr>
    </w:tbl>
    <w:p w14:paraId="5A3333C1" w14:textId="77777777" w:rsidR="00583A8B" w:rsidRDefault="00583A8B" w:rsidP="008B1B99">
      <w:pPr>
        <w:jc w:val="both"/>
        <w:rPr>
          <w:sz w:val="20"/>
          <w:szCs w:val="20"/>
        </w:rPr>
      </w:pPr>
    </w:p>
    <w:p w14:paraId="7955593D" w14:textId="77777777" w:rsidR="00583A8B" w:rsidRDefault="00583A8B" w:rsidP="008B1B99">
      <w:pPr>
        <w:jc w:val="both"/>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8B1B99">
            <w:pPr>
              <w:jc w:val="both"/>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8B1B99">
            <w:pPr>
              <w:jc w:val="both"/>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8B1B99">
            <w:pPr>
              <w:jc w:val="both"/>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8B1B99">
            <w:pPr>
              <w:jc w:val="both"/>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8B1B99">
            <w:pPr>
              <w:jc w:val="both"/>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8B1B99">
            <w:pPr>
              <w:jc w:val="both"/>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8B1B99">
            <w:pPr>
              <w:jc w:val="both"/>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8B1B99">
            <w:pPr>
              <w:jc w:val="both"/>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8B1B99">
            <w:pPr>
              <w:jc w:val="both"/>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8B1B99">
            <w:pPr>
              <w:jc w:val="both"/>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8B1B99">
            <w:pPr>
              <w:jc w:val="both"/>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8B1B99">
            <w:pPr>
              <w:jc w:val="both"/>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8B1B99">
            <w:pPr>
              <w:jc w:val="both"/>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8B1B99">
            <w:pPr>
              <w:jc w:val="both"/>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8B1B99">
            <w:pPr>
              <w:jc w:val="both"/>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8B1B99">
            <w:pPr>
              <w:jc w:val="both"/>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8B1B99">
            <w:pPr>
              <w:jc w:val="both"/>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8B1B99">
            <w:pPr>
              <w:jc w:val="both"/>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8B1B99">
            <w:pPr>
              <w:jc w:val="both"/>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8B1B99">
            <w:pPr>
              <w:jc w:val="both"/>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8B1B99">
            <w:pPr>
              <w:jc w:val="both"/>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8B1B99">
            <w:pPr>
              <w:jc w:val="both"/>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8B1B99">
            <w:pPr>
              <w:jc w:val="both"/>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8B1B99">
            <w:pPr>
              <w:jc w:val="both"/>
              <w:rPr>
                <w:sz w:val="20"/>
                <w:szCs w:val="20"/>
              </w:rPr>
            </w:pPr>
            <w:r>
              <w:rPr>
                <w:sz w:val="20"/>
                <w:szCs w:val="20"/>
              </w:rPr>
              <w:t>Minimum wage-gap allowed by the workers unions.</w:t>
            </w:r>
          </w:p>
        </w:tc>
      </w:tr>
    </w:tbl>
    <w:p w14:paraId="48006A4E" w14:textId="77777777" w:rsidR="00EE6980" w:rsidRDefault="00EE6980" w:rsidP="008B1B99">
      <w:pPr>
        <w:jc w:val="both"/>
      </w:pPr>
    </w:p>
    <w:p w14:paraId="1D24D868" w14:textId="77777777" w:rsidR="00AA51D1" w:rsidRDefault="00AA51D1" w:rsidP="008B1B99">
      <w:pPr>
        <w:jc w:val="both"/>
      </w:pPr>
    </w:p>
    <w:p w14:paraId="4538D676" w14:textId="298ED0C5" w:rsidR="00AA51D1" w:rsidRDefault="009E62A5" w:rsidP="008B1B99">
      <w:pPr>
        <w:pStyle w:val="Overskrift2"/>
        <w:jc w:val="both"/>
      </w:pPr>
      <w:r>
        <w:t>Appendix 4: estimation of behavioral equations</w:t>
      </w:r>
    </w:p>
    <w:p w14:paraId="49C3D3F7" w14:textId="04FD4E89" w:rsidR="00DB083A" w:rsidRDefault="00DB083A" w:rsidP="008B1B99">
      <w:pPr>
        <w:pStyle w:val="Overskrift3"/>
        <w:jc w:val="both"/>
      </w:pPr>
      <w:r>
        <w:t xml:space="preserve">Baseline: </w:t>
      </w:r>
    </w:p>
    <w:p w14:paraId="04BA9465" w14:textId="34235D97" w:rsidR="00DB083A" w:rsidRDefault="00DB083A" w:rsidP="008B1B99">
      <w:pPr>
        <w:jc w:val="both"/>
      </w:pPr>
    </w:p>
    <w:p w14:paraId="3CFEF7FE" w14:textId="5D50E5AE" w:rsidR="006D056C" w:rsidRDefault="006D056C" w:rsidP="008B1B99">
      <w:pPr>
        <w:pStyle w:val="Billedtekst"/>
        <w:keepNext/>
        <w:jc w:val="both"/>
      </w:pPr>
      <w:r>
        <w:t>Figure A4</w:t>
      </w:r>
      <w:r>
        <w:noBreakHyphen/>
        <w:t>1: Households Consumption</w:t>
      </w:r>
    </w:p>
    <w:p w14:paraId="4BCA3B22" w14:textId="03882EFD" w:rsidR="006D056C" w:rsidRDefault="006D056C" w:rsidP="008B1B99">
      <w:pPr>
        <w:jc w:val="both"/>
      </w:pPr>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Default="006D056C" w:rsidP="008B1B99">
      <w:pPr>
        <w:jc w:val="both"/>
      </w:pPr>
    </w:p>
    <w:p w14:paraId="5D588F36" w14:textId="395ED023" w:rsidR="006D056C" w:rsidRDefault="006D056C" w:rsidP="008B1B99">
      <w:pPr>
        <w:pStyle w:val="Billedtekst"/>
        <w:keepNext/>
        <w:jc w:val="both"/>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8B1B99">
      <w:pPr>
        <w:jc w:val="both"/>
      </w:pPr>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Default="006D056C" w:rsidP="008B1B99">
      <w:pPr>
        <w:pStyle w:val="Billedtekst"/>
        <w:keepNext/>
        <w:jc w:val="both"/>
      </w:pPr>
      <w:r>
        <w:t xml:space="preserve">Figure </w:t>
      </w:r>
      <w:r w:rsidR="00061257">
        <w:t>A4</w:t>
      </w:r>
      <w:r>
        <w:noBreakHyphen/>
      </w:r>
      <w:r w:rsidR="00061257">
        <w:t>2b: Summary of regression above</w:t>
      </w:r>
    </w:p>
    <w:p w14:paraId="41010706" w14:textId="78B7796E" w:rsidR="006D056C" w:rsidRDefault="006D056C" w:rsidP="008B1B99">
      <w:pPr>
        <w:jc w:val="both"/>
      </w:pPr>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Default="006D056C" w:rsidP="008B1B99">
      <w:pPr>
        <w:jc w:val="both"/>
      </w:pPr>
    </w:p>
    <w:p w14:paraId="0A34D909" w14:textId="2876DBE7" w:rsidR="006D056C" w:rsidRDefault="006D056C" w:rsidP="008B1B99">
      <w:pPr>
        <w:jc w:val="both"/>
      </w:pPr>
    </w:p>
    <w:p w14:paraId="72DEF825" w14:textId="6EE28B5D" w:rsidR="006D056C" w:rsidRDefault="006D056C" w:rsidP="008B1B99">
      <w:pPr>
        <w:jc w:val="both"/>
      </w:pPr>
    </w:p>
    <w:p w14:paraId="04096C98" w14:textId="7897B5CB" w:rsidR="006D056C" w:rsidRDefault="006D056C" w:rsidP="008B1B99">
      <w:pPr>
        <w:jc w:val="both"/>
      </w:pPr>
    </w:p>
    <w:p w14:paraId="29DEF4B6" w14:textId="0C4389C5" w:rsidR="00061257" w:rsidRDefault="00061257" w:rsidP="008B1B99">
      <w:pPr>
        <w:pStyle w:val="Billedtekst"/>
        <w:keepNext/>
        <w:jc w:val="both"/>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8B1B99">
      <w:pPr>
        <w:jc w:val="both"/>
      </w:pPr>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0FA8380D" w:rsidR="00061257" w:rsidRDefault="00061257" w:rsidP="008B1B99">
      <w:pPr>
        <w:pStyle w:val="Billedtekst"/>
        <w:keepNext/>
        <w:jc w:val="both"/>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8B1B99">
      <w:pPr>
        <w:jc w:val="both"/>
      </w:pPr>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Default="006D056C" w:rsidP="008B1B99">
      <w:pPr>
        <w:jc w:val="both"/>
      </w:pPr>
    </w:p>
    <w:p w14:paraId="648A2DB8" w14:textId="70CFCF71" w:rsidR="00061257" w:rsidRDefault="00061257" w:rsidP="008B1B99">
      <w:pPr>
        <w:pStyle w:val="Billedtekst"/>
        <w:keepNext/>
        <w:jc w:val="both"/>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8B1B99">
      <w:pPr>
        <w:jc w:val="both"/>
      </w:pPr>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B9D7DB0" w:rsidR="00061257" w:rsidRDefault="00061257" w:rsidP="008B1B99">
      <w:pPr>
        <w:pStyle w:val="Billedtekst"/>
        <w:keepNext/>
        <w:jc w:val="both"/>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8B1B99">
      <w:pPr>
        <w:jc w:val="both"/>
      </w:pPr>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Default="006D056C" w:rsidP="008B1B99">
      <w:pPr>
        <w:jc w:val="both"/>
      </w:pPr>
    </w:p>
    <w:p w14:paraId="07C071DA" w14:textId="0C5D3E7A" w:rsidR="00061257" w:rsidRDefault="00061257" w:rsidP="008B1B99">
      <w:pPr>
        <w:pStyle w:val="Billedtekst"/>
        <w:keepNext/>
        <w:jc w:val="both"/>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8B1B99">
      <w:pPr>
        <w:jc w:val="both"/>
      </w:pPr>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Default="006D056C" w:rsidP="008B1B99">
      <w:pPr>
        <w:jc w:val="both"/>
      </w:pPr>
    </w:p>
    <w:p w14:paraId="3864D20E" w14:textId="0EDB337D" w:rsidR="006D056C" w:rsidRDefault="006D056C" w:rsidP="008B1B99">
      <w:pPr>
        <w:jc w:val="both"/>
      </w:pPr>
    </w:p>
    <w:p w14:paraId="0A52F211" w14:textId="2B1D3DBC" w:rsidR="006D056C" w:rsidRDefault="006D056C" w:rsidP="008B1B99">
      <w:pPr>
        <w:jc w:val="both"/>
      </w:pPr>
    </w:p>
    <w:p w14:paraId="1BD61AAF" w14:textId="7FCA66B0" w:rsidR="006D056C" w:rsidRDefault="006D056C" w:rsidP="008B1B99">
      <w:pPr>
        <w:jc w:val="both"/>
      </w:pPr>
    </w:p>
    <w:p w14:paraId="12D27A35" w14:textId="2FA6F7EE" w:rsidR="006D056C" w:rsidRDefault="006D056C" w:rsidP="008B1B99">
      <w:pPr>
        <w:jc w:val="both"/>
      </w:pPr>
    </w:p>
    <w:p w14:paraId="3382338A" w14:textId="24FFF2F3" w:rsidR="006D056C" w:rsidRDefault="006D056C" w:rsidP="008B1B99">
      <w:pPr>
        <w:jc w:val="both"/>
      </w:pPr>
    </w:p>
    <w:p w14:paraId="0A182880" w14:textId="5BD67045" w:rsidR="006D056C" w:rsidRDefault="006D056C" w:rsidP="008B1B99">
      <w:pPr>
        <w:jc w:val="both"/>
      </w:pPr>
    </w:p>
    <w:p w14:paraId="4C9DE2A1" w14:textId="600C12FA" w:rsidR="006D056C" w:rsidRDefault="006D056C" w:rsidP="008B1B99">
      <w:pPr>
        <w:jc w:val="both"/>
      </w:pPr>
    </w:p>
    <w:p w14:paraId="1B61FC49" w14:textId="6485C960" w:rsidR="00061257" w:rsidRDefault="00061257" w:rsidP="008B1B99">
      <w:pPr>
        <w:pStyle w:val="Billedtekst"/>
        <w:keepNext/>
        <w:jc w:val="both"/>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8B1B99">
      <w:pPr>
        <w:jc w:val="both"/>
      </w:pPr>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Default="006D056C" w:rsidP="008B1B99">
      <w:pPr>
        <w:jc w:val="both"/>
      </w:pPr>
    </w:p>
    <w:p w14:paraId="71F17ED4" w14:textId="0C22B721" w:rsidR="00061257" w:rsidRDefault="00061257" w:rsidP="008B1B99">
      <w:pPr>
        <w:pStyle w:val="Billedtekst"/>
        <w:keepNext/>
        <w:jc w:val="both"/>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8B1B99">
      <w:pPr>
        <w:jc w:val="both"/>
      </w:pPr>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Default="00061257" w:rsidP="008B1B99">
      <w:pPr>
        <w:pStyle w:val="Billedtekst"/>
        <w:keepNext/>
        <w:jc w:val="both"/>
      </w:pPr>
      <w:r>
        <w:t xml:space="preserve">Figure </w:t>
      </w:r>
      <w:r w:rsidR="00AA51D1">
        <w:t>A4</w:t>
      </w:r>
      <w:r>
        <w:noBreakHyphen/>
      </w:r>
      <w:r w:rsidR="00AA51D1">
        <w:t>8b: Summary statistics for regression above</w:t>
      </w:r>
    </w:p>
    <w:p w14:paraId="3806DC3D" w14:textId="11590D42" w:rsidR="006D056C" w:rsidRDefault="006D056C" w:rsidP="008B1B99">
      <w:pPr>
        <w:jc w:val="both"/>
      </w:pPr>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Default="00061257" w:rsidP="008B1B99">
      <w:pPr>
        <w:pStyle w:val="Billedtekst"/>
        <w:keepNext/>
        <w:jc w:val="both"/>
      </w:pPr>
      <w:r>
        <w:lastRenderedPageBreak/>
        <w:t xml:space="preserve">Figure </w:t>
      </w:r>
      <w:r w:rsidR="00AA51D1">
        <w:t>A4</w:t>
      </w:r>
      <w:r>
        <w:noBreakHyphen/>
      </w:r>
      <w:r w:rsidR="00AA51D1">
        <w:t>9a: Non-financial Corporations’ investment in equipment</w:t>
      </w:r>
    </w:p>
    <w:p w14:paraId="531D918C" w14:textId="7A3BF490" w:rsidR="006D056C" w:rsidRDefault="006D056C" w:rsidP="008B1B99">
      <w:pPr>
        <w:jc w:val="both"/>
      </w:pPr>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Default="00AA51D1" w:rsidP="008B1B99">
      <w:pPr>
        <w:pStyle w:val="Billedtekst"/>
        <w:keepNext/>
        <w:jc w:val="both"/>
      </w:pPr>
      <w:r>
        <w:t>Figure A4</w:t>
      </w:r>
      <w:r>
        <w:noBreakHyphen/>
        <w:t>9b: Summary statistics for regression above</w:t>
      </w:r>
    </w:p>
    <w:p w14:paraId="6922216F" w14:textId="5FEA37AD" w:rsidR="006D056C" w:rsidRDefault="006D056C" w:rsidP="008B1B99">
      <w:pPr>
        <w:jc w:val="both"/>
      </w:pPr>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Default="006D056C" w:rsidP="008B1B99">
      <w:pPr>
        <w:jc w:val="both"/>
      </w:pPr>
    </w:p>
    <w:p w14:paraId="76E306AA" w14:textId="7E83A975" w:rsidR="006D056C" w:rsidRDefault="006D056C" w:rsidP="008B1B99">
      <w:pPr>
        <w:jc w:val="both"/>
      </w:pPr>
    </w:p>
    <w:p w14:paraId="51F94139" w14:textId="6247F601" w:rsidR="006D056C" w:rsidRDefault="006D056C" w:rsidP="008B1B99">
      <w:pPr>
        <w:jc w:val="both"/>
      </w:pPr>
    </w:p>
    <w:p w14:paraId="37F57B66" w14:textId="59ED22C2" w:rsidR="00061257" w:rsidRDefault="00061257" w:rsidP="008B1B99">
      <w:pPr>
        <w:pStyle w:val="Billedtekst"/>
        <w:keepNext/>
        <w:jc w:val="both"/>
      </w:pPr>
      <w:r>
        <w:lastRenderedPageBreak/>
        <w:t xml:space="preserve">Figure </w:t>
      </w:r>
      <w:r w:rsidR="00AA51D1">
        <w:t>A4</w:t>
      </w:r>
      <w:r>
        <w:noBreakHyphen/>
      </w:r>
      <w:r w:rsidR="00AA51D1">
        <w:t>10a: Prices</w:t>
      </w:r>
    </w:p>
    <w:p w14:paraId="7DB57D72" w14:textId="0CD3CCF8" w:rsidR="006D056C" w:rsidRDefault="006D056C" w:rsidP="008B1B99">
      <w:pPr>
        <w:jc w:val="both"/>
      </w:pPr>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Default="00AA51D1" w:rsidP="008B1B99">
      <w:pPr>
        <w:pStyle w:val="Billedtekst"/>
        <w:keepNext/>
        <w:jc w:val="both"/>
      </w:pPr>
      <w:r>
        <w:t>Figure A4</w:t>
      </w:r>
      <w:r>
        <w:noBreakHyphen/>
        <w:t>10b: Summary statistics for regression above</w:t>
      </w:r>
    </w:p>
    <w:p w14:paraId="346B0A5B" w14:textId="0A89CD72" w:rsidR="006D056C" w:rsidRDefault="006D056C" w:rsidP="008B1B99">
      <w:pPr>
        <w:jc w:val="both"/>
      </w:pPr>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Default="006D056C" w:rsidP="008B1B99">
      <w:pPr>
        <w:jc w:val="both"/>
      </w:pPr>
    </w:p>
    <w:p w14:paraId="5DE65DAA" w14:textId="2BC1B37F" w:rsidR="00061257" w:rsidRDefault="00061257" w:rsidP="008B1B99">
      <w:pPr>
        <w:pStyle w:val="Billedtekst"/>
        <w:keepNext/>
        <w:jc w:val="both"/>
      </w:pPr>
      <w:r>
        <w:lastRenderedPageBreak/>
        <w:t xml:space="preserve">Figure </w:t>
      </w:r>
      <w:r w:rsidR="00AA51D1">
        <w:t>A4</w:t>
      </w:r>
      <w:r>
        <w:noBreakHyphen/>
      </w:r>
      <w:r w:rsidR="00AA51D1">
        <w:t>11: Wages</w:t>
      </w:r>
    </w:p>
    <w:p w14:paraId="0AB44A4F" w14:textId="4EA5DCFD" w:rsidR="006D056C" w:rsidRDefault="006D056C" w:rsidP="008B1B99">
      <w:pPr>
        <w:jc w:val="both"/>
      </w:pPr>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Default="006D056C" w:rsidP="008B1B99">
      <w:pPr>
        <w:jc w:val="both"/>
      </w:pPr>
    </w:p>
    <w:p w14:paraId="3C5B8CB7" w14:textId="1F320C4B" w:rsidR="00061257" w:rsidRDefault="00061257" w:rsidP="008B1B99">
      <w:pPr>
        <w:jc w:val="both"/>
      </w:pPr>
    </w:p>
    <w:p w14:paraId="5E0E5B7B" w14:textId="67D86D66" w:rsidR="00061257" w:rsidRDefault="00061257" w:rsidP="008B1B99">
      <w:pPr>
        <w:jc w:val="both"/>
      </w:pPr>
    </w:p>
    <w:p w14:paraId="74E9DB96" w14:textId="4A99FB28" w:rsidR="00061257" w:rsidRDefault="00061257" w:rsidP="008B1B99">
      <w:pPr>
        <w:jc w:val="both"/>
      </w:pPr>
    </w:p>
    <w:p w14:paraId="10451C81" w14:textId="466334B7" w:rsidR="00061257" w:rsidRDefault="00061257" w:rsidP="008B1B99">
      <w:pPr>
        <w:jc w:val="both"/>
      </w:pPr>
    </w:p>
    <w:p w14:paraId="66EA1EA1" w14:textId="3EA5F1A3" w:rsidR="00061257" w:rsidRDefault="00061257" w:rsidP="008B1B99">
      <w:pPr>
        <w:jc w:val="both"/>
      </w:pPr>
    </w:p>
    <w:p w14:paraId="7F33CA4F" w14:textId="77777777" w:rsidR="00061257" w:rsidRDefault="00061257" w:rsidP="008B1B99">
      <w:pPr>
        <w:jc w:val="both"/>
      </w:pPr>
    </w:p>
    <w:p w14:paraId="7D33601A" w14:textId="28F48A7B" w:rsidR="00061257" w:rsidRDefault="00061257" w:rsidP="008B1B99">
      <w:pPr>
        <w:pStyle w:val="Overskrift3"/>
        <w:jc w:val="both"/>
      </w:pPr>
      <w:r>
        <w:lastRenderedPageBreak/>
        <w:t xml:space="preserve">Regressions for Scenarios </w:t>
      </w:r>
    </w:p>
    <w:p w14:paraId="4871516C" w14:textId="77777777" w:rsidR="00061257" w:rsidRPr="00061257" w:rsidRDefault="00061257" w:rsidP="008B1B99">
      <w:pPr>
        <w:jc w:val="both"/>
      </w:pPr>
    </w:p>
    <w:p w14:paraId="7E38C952" w14:textId="0790EA5D" w:rsidR="00061257" w:rsidRDefault="00061257" w:rsidP="008B1B99">
      <w:pPr>
        <w:pStyle w:val="Billedtekst"/>
        <w:keepNext/>
        <w:jc w:val="both"/>
      </w:pPr>
      <w:r>
        <w:t xml:space="preserve">Figure </w:t>
      </w:r>
      <w:r w:rsidR="00AA51D1">
        <w:t>A4</w:t>
      </w:r>
      <w:r>
        <w:noBreakHyphen/>
      </w:r>
      <w:r w:rsidR="00AA51D1">
        <w:t>12: productivity of workers</w:t>
      </w:r>
    </w:p>
    <w:p w14:paraId="4C974D66" w14:textId="00E53F93" w:rsidR="00061257" w:rsidRDefault="00061257" w:rsidP="008B1B99">
      <w:pPr>
        <w:jc w:val="both"/>
      </w:pPr>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Default="00061257" w:rsidP="008B1B99">
      <w:pPr>
        <w:jc w:val="both"/>
      </w:pPr>
    </w:p>
    <w:p w14:paraId="3101CE56" w14:textId="2D55994D" w:rsidR="00061257" w:rsidRDefault="00061257" w:rsidP="008B1B99">
      <w:pPr>
        <w:jc w:val="both"/>
      </w:pPr>
    </w:p>
    <w:p w14:paraId="6CBF424F" w14:textId="06B8CC84" w:rsidR="00061257" w:rsidRDefault="00061257" w:rsidP="008B1B99">
      <w:pPr>
        <w:pStyle w:val="Billedtekst"/>
        <w:keepNext/>
        <w:jc w:val="both"/>
      </w:pPr>
      <w:r>
        <w:lastRenderedPageBreak/>
        <w:t xml:space="preserve">Figure </w:t>
      </w:r>
      <w:r w:rsidR="00AA51D1">
        <w:t>A4</w:t>
      </w:r>
      <w:r>
        <w:noBreakHyphen/>
      </w:r>
      <w:r w:rsidR="00AA51D1">
        <w:t>12: Labor force</w:t>
      </w:r>
    </w:p>
    <w:p w14:paraId="47E6F391" w14:textId="5B99A3E0" w:rsidR="00061257" w:rsidRDefault="00AA51D1" w:rsidP="008B1B99">
      <w:pPr>
        <w:jc w:val="both"/>
      </w:pPr>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Default="00061257" w:rsidP="008B1B99">
      <w:pPr>
        <w:jc w:val="both"/>
      </w:pPr>
    </w:p>
    <w:p w14:paraId="3CED0246" w14:textId="5F3C7E2B" w:rsidR="00061257" w:rsidRDefault="00061257" w:rsidP="008B1B99">
      <w:pPr>
        <w:pStyle w:val="Billedtekst"/>
        <w:keepNext/>
        <w:jc w:val="both"/>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8B1B99">
      <w:pPr>
        <w:jc w:val="both"/>
      </w:pPr>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06125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2-31T15:32:00Z" w:initials="ST">
    <w:p w14:paraId="20A0F5E1" w14:textId="77777777" w:rsidR="0066355C" w:rsidRDefault="0066355C" w:rsidP="00D37849">
      <w:pPr>
        <w:pStyle w:val="Kommentartekst"/>
      </w:pPr>
      <w:r>
        <w:rPr>
          <w:rStyle w:val="Kommentarhenvisning"/>
        </w:rPr>
        <w:annotationRef/>
      </w:r>
      <w:r>
        <w:t>"Worsening the flexicurity model"</w:t>
      </w:r>
    </w:p>
  </w:comment>
  <w:comment w:id="2" w:author="Simon Thomsen" w:date="2022-12-31T15:36:00Z" w:initials="ST">
    <w:p w14:paraId="133DB1C3" w14:textId="77777777" w:rsidR="00FA4D77" w:rsidRDefault="00FA4D77" w:rsidP="004B15C3">
      <w:pPr>
        <w:pStyle w:val="Kommentartekst"/>
      </w:pPr>
      <w:r>
        <w:rPr>
          <w:rStyle w:val="Kommentarhenvisning"/>
        </w:rPr>
        <w:annotationRef/>
      </w:r>
      <w:r>
        <w:t>Opdater når færdig</w:t>
      </w:r>
    </w:p>
  </w:comment>
  <w:comment w:id="4" w:author="Simon Fløj Thomsen" w:date="2022-12-18T10:21:00Z" w:initials="SFT">
    <w:p w14:paraId="3EDBFD94" w14:textId="520B34EC" w:rsidR="00F26AF6" w:rsidRDefault="00F26AF6" w:rsidP="00F26AF6">
      <w:pPr>
        <w:pStyle w:val="Kommentartekst"/>
      </w:pPr>
      <w:r>
        <w:rPr>
          <w:rStyle w:val="Kommentarhenvisning"/>
        </w:rPr>
        <w:annotationRef/>
      </w:r>
      <w:r>
        <w:t>Ændre "kilde"</w:t>
      </w:r>
    </w:p>
  </w:comment>
  <w:comment w:id="5" w:author="Mikael Randrup Byrialsen" w:date="2022-12-19T09:23:00Z" w:initials="MRB">
    <w:p w14:paraId="189BF10F" w14:textId="77777777" w:rsidR="00F26AF6" w:rsidRDefault="00F26AF6" w:rsidP="00F26AF6">
      <w:r>
        <w:rPr>
          <w:rStyle w:val="Kommentarhenvisning"/>
        </w:rPr>
        <w:annotationRef/>
      </w:r>
      <w:r>
        <w:rPr>
          <w:sz w:val="20"/>
          <w:szCs w:val="20"/>
        </w:rPr>
        <w:t>Gælder alle figurer</w:t>
      </w:r>
    </w:p>
  </w:comment>
  <w:comment w:id="6" w:author="Simon Thomsen" w:date="2022-12-31T15:37:00Z" w:initials="ST">
    <w:p w14:paraId="2485DA6C" w14:textId="77777777" w:rsidR="00F3743B" w:rsidRDefault="00F3743B" w:rsidP="00723852">
      <w:pPr>
        <w:pStyle w:val="Kommentartekst"/>
      </w:pPr>
      <w:r>
        <w:rPr>
          <w:rStyle w:val="Kommentarhenvisning"/>
        </w:rPr>
        <w:annotationRef/>
      </w:r>
      <w:r>
        <w:t>Tjekker og opdatere figurer når der er helt styr på opbygningen</w:t>
      </w:r>
    </w:p>
  </w:comment>
  <w:comment w:id="14" w:author="Simon Thomsen" w:date="2022-12-31T15:41:00Z" w:initials="ST">
    <w:p w14:paraId="612467FC" w14:textId="77777777" w:rsidR="00F2265F" w:rsidRDefault="00F2265F" w:rsidP="00F3578D">
      <w:pPr>
        <w:pStyle w:val="Kommentartekst"/>
      </w:pPr>
      <w:r>
        <w:rPr>
          <w:rStyle w:val="Kommentarhenvisning"/>
        </w:rPr>
        <w:annotationRef/>
      </w:r>
      <w:r>
        <w:t>Man kunne lave en tabel/graf der visualisere det hvis det er svært at forstå ud fra skrift</w:t>
      </w:r>
    </w:p>
  </w:comment>
  <w:comment w:id="17" w:author="Simon Thomsen" w:date="2022-12-31T15:44:00Z" w:initials="ST">
    <w:p w14:paraId="40A345AE" w14:textId="77777777" w:rsidR="009A2AF5" w:rsidRDefault="009A2AF5" w:rsidP="00F53195">
      <w:pPr>
        <w:pStyle w:val="Kommentartekst"/>
      </w:pPr>
      <w:r>
        <w:rPr>
          <w:rStyle w:val="Kommentarhenvisning"/>
        </w:rPr>
        <w:annotationRef/>
      </w:r>
      <w:r>
        <w:t>Kan prøve at skrive noget mandag</w:t>
      </w:r>
    </w:p>
  </w:comment>
  <w:comment w:id="19" w:author="Simon Thomsen" w:date="2023-01-02T10:21:00Z" w:initials="ST">
    <w:p w14:paraId="765C3D25" w14:textId="77777777" w:rsidR="00AC0058" w:rsidRDefault="00AC0058" w:rsidP="00EB3360">
      <w:pPr>
        <w:pStyle w:val="Kommentartekst"/>
      </w:pPr>
      <w:r>
        <w:rPr>
          <w:rStyle w:val="Kommentarhenvisning"/>
        </w:rPr>
        <w:annotationRef/>
      </w:r>
      <w:r>
        <w:t>Jeg tænker muligvis dette passer bedre ind lige efter ovenstående graf, som introduktion til at nævne mindre reguleringen igen</w:t>
      </w:r>
    </w:p>
  </w:comment>
  <w:comment w:id="35" w:author="Simon Thomsen" w:date="2022-12-31T15:46:00Z" w:initials="ST">
    <w:p w14:paraId="440090EB" w14:textId="6B68C0BE" w:rsidR="00417F1D" w:rsidRDefault="00417F1D" w:rsidP="00EC3411">
      <w:pPr>
        <w:pStyle w:val="Kommentartekst"/>
      </w:pPr>
      <w:r>
        <w:rPr>
          <w:rStyle w:val="Kommentarhenvisning"/>
        </w:rPr>
        <w:annotationRef/>
      </w:r>
      <w:r>
        <w:t>Ved ik om skal slettes når man ik er præsenteret for disse endnu</w:t>
      </w:r>
    </w:p>
  </w:comment>
  <w:comment w:id="36" w:author="Simon Fløj Thomsen" w:date="2022-12-18T10:27:00Z" w:initials="SFT">
    <w:p w14:paraId="317B7B35" w14:textId="6D4E7C97" w:rsidR="00F26AF6" w:rsidRDefault="00F26AF6" w:rsidP="00F26AF6">
      <w:pPr>
        <w:pStyle w:val="Kommentartekst"/>
      </w:pPr>
      <w:r>
        <w:rPr>
          <w:rStyle w:val="Kommentarhenvisning"/>
        </w:rPr>
        <w:annotationRef/>
      </w:r>
      <w:r>
        <w:t>Skal vel ændres til engelsk?</w:t>
      </w:r>
    </w:p>
  </w:comment>
  <w:comment w:id="37" w:author="Mikael Randrup Byrialsen" w:date="2022-12-19T09:23:00Z" w:initials="MRB">
    <w:p w14:paraId="693260EA" w14:textId="77777777" w:rsidR="00F26AF6" w:rsidRDefault="00F26AF6" w:rsidP="00F26AF6">
      <w:r>
        <w:rPr>
          <w:rStyle w:val="Kommentarhenvisning"/>
        </w:rPr>
        <w:annotationRef/>
      </w:r>
      <w:r>
        <w:rPr>
          <w:sz w:val="20"/>
          <w:szCs w:val="20"/>
        </w:rPr>
        <w:t>Ja, vi skal lige finde den engelske betegnelse - dette kan godt vente lidt…</w:t>
      </w:r>
    </w:p>
  </w:comment>
  <w:comment w:id="38" w:author="Simon Thomsen" w:date="2022-12-31T15:51:00Z" w:initials="ST">
    <w:p w14:paraId="6DE1AD30" w14:textId="77777777" w:rsidR="000D7CCC" w:rsidRDefault="000D7CCC" w:rsidP="00110105">
      <w:pPr>
        <w:pStyle w:val="Kommentartekst"/>
      </w:pPr>
      <w:r>
        <w:rPr>
          <w:rStyle w:val="Kommentarhenvisning"/>
        </w:rPr>
        <w:annotationRef/>
      </w:r>
      <w:r>
        <w:t>Man kunne give et eksempel for at gøre det klart at det det er selve exit raten der ændres med 78% så man ikke misforstår? Måske overflødigt</w:t>
      </w:r>
    </w:p>
  </w:comment>
  <w:comment w:id="39" w:author="Simon Thomsen" w:date="2022-12-31T15:55:00Z" w:initials="ST">
    <w:p w14:paraId="7BF89A3F" w14:textId="77777777" w:rsidR="002D159A" w:rsidRDefault="002D159A" w:rsidP="00C05B58">
      <w:pPr>
        <w:pStyle w:val="Kommentartekst"/>
      </w:pPr>
      <w:r>
        <w:rPr>
          <w:rStyle w:val="Kommentarhenvisning"/>
        </w:rPr>
        <w:annotationRef/>
      </w:r>
      <w:r>
        <w:t>Igen når dette er første gang vi introducere approach rate skal det måske overordnet forklares og ikke bare den kanal modellen inkluderer? Har forsøgt...</w:t>
      </w:r>
    </w:p>
  </w:comment>
  <w:comment w:id="47" w:author="Simon Thomsen" w:date="2022-12-31T15:55:00Z" w:initials="ST">
    <w:p w14:paraId="216DBCE6" w14:textId="77777777" w:rsidR="002D159A" w:rsidRDefault="002D159A" w:rsidP="001315E8">
      <w:pPr>
        <w:pStyle w:val="Kommentartekst"/>
      </w:pPr>
      <w:r>
        <w:rPr>
          <w:rStyle w:val="Kommentarhenvisning"/>
        </w:rPr>
        <w:annotationRef/>
      </w:r>
      <w:r>
        <w:t>De inkluderer kun fra terminated posistions!</w:t>
      </w:r>
    </w:p>
  </w:comment>
  <w:comment w:id="71" w:author="Simon Fløj Thomsen" w:date="2022-12-18T10:31:00Z" w:initials="SFT">
    <w:p w14:paraId="4CBCE7D8" w14:textId="4D7F6044" w:rsidR="00F26AF6" w:rsidRDefault="00F26AF6" w:rsidP="00F26AF6">
      <w:pPr>
        <w:pStyle w:val="Kommentartekst"/>
      </w:pPr>
      <w:r>
        <w:rPr>
          <w:rStyle w:val="Kommentarhenvisning"/>
        </w:rPr>
        <w:annotationRef/>
      </w:r>
      <w:r>
        <w:t>Skal lige tjekke igen</w:t>
      </w:r>
    </w:p>
  </w:comment>
  <w:comment w:id="72" w:author="Mikael Randrup Byrialsen" w:date="2022-12-19T09:24:00Z" w:initials="MRB">
    <w:p w14:paraId="06172675" w14:textId="77777777" w:rsidR="00F26AF6" w:rsidRDefault="00F26AF6" w:rsidP="00F26AF6">
      <w:r>
        <w:rPr>
          <w:rStyle w:val="Kommentarhenvisning"/>
        </w:rPr>
        <w:annotationRef/>
      </w:r>
      <w:r>
        <w:rPr>
          <w:sz w:val="20"/>
          <w:szCs w:val="20"/>
        </w:rPr>
        <w:t>Ok</w:t>
      </w:r>
    </w:p>
  </w:comment>
  <w:comment w:id="73" w:author="Simon Thomsen" w:date="2022-12-31T16:07:00Z" w:initials="ST">
    <w:p w14:paraId="46680D03" w14:textId="77777777" w:rsidR="003373FF" w:rsidRDefault="003373FF" w:rsidP="00E726AB">
      <w:pPr>
        <w:pStyle w:val="Kommentartekst"/>
      </w:pPr>
      <w:r>
        <w:rPr>
          <w:rStyle w:val="Kommentarhenvisning"/>
        </w:rPr>
        <w:annotationRef/>
      </w:r>
      <w:r>
        <w:t>Kigger lige på mandag</w:t>
      </w:r>
    </w:p>
  </w:comment>
  <w:comment w:id="87" w:author="Simon Thomsen" w:date="2022-12-15T08:15:00Z" w:initials="ST">
    <w:p w14:paraId="146604CC" w14:textId="5C325238" w:rsidR="00366564" w:rsidRDefault="00366564" w:rsidP="00DA604A">
      <w:pPr>
        <w:pStyle w:val="Kommentartekst"/>
      </w:pPr>
      <w:r>
        <w:rPr>
          <w:rStyle w:val="Kommentarhenvisning"/>
        </w:rPr>
        <w:annotationRef/>
      </w:r>
      <w:r>
        <w:t>Inkluderer noget med økonomiens tilstand også - Arbejdsløsheds raten</w:t>
      </w:r>
    </w:p>
  </w:comment>
  <w:comment w:id="104" w:author="Simon Fløj Thomsen" w:date="2022-12-16T17:22:00Z" w:initials="SFT">
    <w:p w14:paraId="638E87F6" w14:textId="22130C32" w:rsidR="009B2738" w:rsidRDefault="009B2738" w:rsidP="009B2738">
      <w:pPr>
        <w:pStyle w:val="Kommentartekst"/>
      </w:pPr>
      <w:r>
        <w:rPr>
          <w:rStyle w:val="Kommentarhenvisning"/>
        </w:rPr>
        <w:annotationRef/>
      </w:r>
      <w:r>
        <w:t>Inkluder ur?</w:t>
      </w:r>
    </w:p>
  </w:comment>
  <w:comment w:id="105" w:author="Mikael Randrup Byrialsen" w:date="2022-12-19T09:28:00Z" w:initials="MRB">
    <w:p w14:paraId="6E02D769" w14:textId="77777777" w:rsidR="009B2738" w:rsidRDefault="009B2738" w:rsidP="009B2738">
      <w:r>
        <w:rPr>
          <w:rStyle w:val="Kommentarhenvisning"/>
        </w:rPr>
        <w:annotationRef/>
      </w:r>
      <w:r>
        <w:rPr>
          <w:sz w:val="20"/>
          <w:szCs w:val="20"/>
        </w:rPr>
        <w:t>Vi bør også overveje, om denne kanal er helt så central for selve historien</w:t>
      </w:r>
    </w:p>
  </w:comment>
  <w:comment w:id="110" w:author="Simon Thomsen" w:date="2023-01-01T17:16:00Z" w:initials="ST">
    <w:p w14:paraId="1274B155" w14:textId="77777777" w:rsidR="00902E8F" w:rsidRDefault="00902E8F" w:rsidP="00543FBF">
      <w:pPr>
        <w:pStyle w:val="Kommentartekst"/>
      </w:pPr>
      <w:r>
        <w:rPr>
          <w:rStyle w:val="Kommentarhenvisning"/>
        </w:rPr>
        <w:annotationRef/>
      </w:r>
      <w:r>
        <w:t xml:space="preserve">Opdater estimat for targeted wage efter der er lavet om i data. </w:t>
      </w:r>
    </w:p>
  </w:comment>
  <w:comment w:id="164" w:author="Simon Thomsen" w:date="2023-01-01T17:18:00Z" w:initials="ST">
    <w:p w14:paraId="29852868" w14:textId="77777777" w:rsidR="00902E8F" w:rsidRDefault="00902E8F" w:rsidP="00441F97">
      <w:pPr>
        <w:pStyle w:val="Kommentartekst"/>
      </w:pPr>
      <w:r>
        <w:rPr>
          <w:rStyle w:val="Kommentarhenvisning"/>
        </w:rPr>
        <w:annotationRef/>
      </w:r>
      <w:r>
        <w:t>Kan være det er anderledes nu, hvor estimatet er ændret, tjekker mandag!</w:t>
      </w:r>
    </w:p>
  </w:comment>
  <w:comment w:id="167" w:author="Mikael Randrup Byrialsen" w:date="2022-12-22T11:50:00Z" w:initials="MRB">
    <w:p w14:paraId="2BE2B15A" w14:textId="635C5621" w:rsidR="00CA0076" w:rsidRDefault="00CA0076" w:rsidP="00487535">
      <w:r>
        <w:rPr>
          <w:rStyle w:val="Kommentarhenvisning"/>
        </w:rPr>
        <w:annotationRef/>
      </w:r>
      <w:r>
        <w:rPr>
          <w:sz w:val="20"/>
          <w:szCs w:val="20"/>
        </w:rPr>
        <w:t>Vi mangler vel egentlig at indskrive lønligningen?</w:t>
      </w:r>
    </w:p>
  </w:comment>
  <w:comment w:id="168" w:author="Simon Thomsen" w:date="2022-12-22T16:21:00Z" w:initials="ST">
    <w:p w14:paraId="191CE1BE" w14:textId="77777777" w:rsidR="00DF047F" w:rsidRDefault="00DF047F" w:rsidP="0020010E">
      <w:pPr>
        <w:pStyle w:val="Kommentartekst"/>
      </w:pPr>
      <w:r>
        <w:rPr>
          <w:rStyle w:val="Kommentarhenvisning"/>
        </w:rPr>
        <w:annotationRef/>
      </w:r>
      <w:r>
        <w:t>Yes!</w:t>
      </w:r>
    </w:p>
  </w:comment>
  <w:comment w:id="169" w:author="Simon Thomsen" w:date="2023-01-01T17:19:00Z" w:initials="ST">
    <w:p w14:paraId="1130B56C" w14:textId="77777777" w:rsidR="00BE79C7" w:rsidRDefault="00BE79C7" w:rsidP="00BD27FD">
      <w:pPr>
        <w:pStyle w:val="Kommentartekst"/>
      </w:pPr>
      <w:r>
        <w:rPr>
          <w:rStyle w:val="Kommentarhenvisning"/>
        </w:rPr>
        <w:annotationRef/>
      </w:r>
      <w:r>
        <w:t>Har forsøgt ovenfor men ved ik om det skal rykkes herned?</w:t>
      </w:r>
    </w:p>
  </w:comment>
  <w:comment w:id="170" w:author="Simon Thomsen" w:date="2023-01-01T17:19:00Z" w:initials="ST">
    <w:p w14:paraId="7E649F76" w14:textId="77777777" w:rsidR="00BE79C7" w:rsidRDefault="00BE79C7" w:rsidP="00B0295C">
      <w:pPr>
        <w:pStyle w:val="Kommentartekst"/>
      </w:pPr>
      <w:r>
        <w:rPr>
          <w:rStyle w:val="Kommentarhenvisning"/>
        </w:rPr>
        <w:annotationRef/>
      </w:r>
      <w:r>
        <w:t>Ellers kan denne sætning slettes!</w:t>
      </w:r>
    </w:p>
  </w:comment>
  <w:comment w:id="171" w:author="Simon Fløj Thomsen" w:date="2022-12-21T14:37:00Z" w:initials="SFT">
    <w:p w14:paraId="1D029492" w14:textId="3D34CDDC" w:rsidR="00590467" w:rsidRDefault="00590467" w:rsidP="00AA6F4A">
      <w:pPr>
        <w:pStyle w:val="Kommentartekst"/>
      </w:pPr>
      <w:r>
        <w:rPr>
          <w:rStyle w:val="Kommentarhenvisning"/>
        </w:rPr>
        <w:annotationRef/>
      </w:r>
      <w:r>
        <w:t>Kommer meget pludseligt</w:t>
      </w:r>
    </w:p>
  </w:comment>
  <w:comment w:id="172"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173"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174"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175" w:author="Simon Thomsen" w:date="2023-01-01T17:23:00Z" w:initials="ST">
    <w:p w14:paraId="4DBE73D7" w14:textId="77777777"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176" w:author="Simon Thomsen" w:date="2023-01-01T17:24:00Z" w:initials="ST">
    <w:p w14:paraId="1A77D7E7" w14:textId="77777777" w:rsidR="00BE79C7" w:rsidRDefault="00BE79C7" w:rsidP="00227390">
      <w:pPr>
        <w:pStyle w:val="Kommentartekst"/>
      </w:pPr>
      <w:r>
        <w:rPr>
          <w:rStyle w:val="Kommentarhenvisning"/>
        </w:rPr>
        <w:annotationRef/>
      </w:r>
      <w:r>
        <w:t>Opdater</w:t>
      </w:r>
    </w:p>
  </w:comment>
  <w:comment w:id="178" w:author="Simon Fløj Thomsen" w:date="2022-12-17T12:09:00Z" w:initials="SFT">
    <w:p w14:paraId="68174BE2" w14:textId="0EBE0993" w:rsidR="009F44F0" w:rsidRDefault="009F44F0" w:rsidP="00094904">
      <w:pPr>
        <w:pStyle w:val="Kommentartekst"/>
      </w:pPr>
      <w:r>
        <w:rPr>
          <w:rStyle w:val="Kommentarhenvisning"/>
        </w:rPr>
        <w:annotationRef/>
      </w:r>
      <w:r>
        <w:t>Højere løn-vækst øger nu max dagpenge</w:t>
      </w:r>
    </w:p>
  </w:comment>
  <w:comment w:id="179" w:author="Mikael Randrup Byrialsen" w:date="2022-12-19T09:31:00Z" w:initials="MRB">
    <w:p w14:paraId="7285937E" w14:textId="77777777" w:rsidR="00374F21" w:rsidRDefault="00374F21" w:rsidP="00655F2C">
      <w:r>
        <w:rPr>
          <w:rStyle w:val="Kommentarhenvisning"/>
        </w:rPr>
        <w:annotationRef/>
      </w:r>
      <w:r>
        <w:rPr>
          <w:sz w:val="20"/>
          <w:szCs w:val="20"/>
        </w:rPr>
        <w:t>Samme spørgsmål som ovenfor</w:t>
      </w:r>
    </w:p>
  </w:comment>
  <w:comment w:id="180" w:author="Simon Thomsen" w:date="2023-01-01T17:28:00Z" w:initials="ST">
    <w:p w14:paraId="6250FED7" w14:textId="77777777" w:rsidR="00CC44EC" w:rsidRDefault="00CC44EC" w:rsidP="005D0D4E">
      <w:pPr>
        <w:pStyle w:val="Kommentartekst"/>
      </w:pPr>
      <w:r>
        <w:rPr>
          <w:rStyle w:val="Kommentarhenvisning"/>
        </w:rPr>
        <w:annotationRef/>
      </w:r>
      <w:r>
        <w:t>Hvis dette nævnes skal kanalerne gøres mere klart i ovenstående tror jeg</w:t>
      </w:r>
    </w:p>
  </w:comment>
  <w:comment w:id="182" w:author="Simon Fløj Thomsen" w:date="2022-12-23T14:16:00Z" w:initials="SFT">
    <w:p w14:paraId="3842A730" w14:textId="05F2219C" w:rsidR="004E23C5" w:rsidRDefault="004E23C5" w:rsidP="00103B9A">
      <w:pPr>
        <w:pStyle w:val="Kommentartekst"/>
      </w:pPr>
      <w:r>
        <w:rPr>
          <w:rStyle w:val="Kommentarhenvisning"/>
        </w:rPr>
        <w:annotationRef/>
      </w:r>
      <w:r>
        <w:t xml:space="preserve">Ved ikke om man skal skrive noget med procent her. For hvis man kigger på gappet (i procent af løn) er denne faldende over tid og modsiger derfor faktisk dette argument. Man skulle måske nævne noget med at det er i kroner? </w:t>
      </w:r>
    </w:p>
  </w:comment>
  <w:comment w:id="185" w:author="Simon Thomsen" w:date="2023-01-01T17:30:00Z" w:initials="ST">
    <w:p w14:paraId="3BB00EB8" w14:textId="77777777" w:rsidR="000815AB" w:rsidRDefault="000815AB" w:rsidP="00CD7C62">
      <w:pPr>
        <w:pStyle w:val="Kommentartekst"/>
      </w:pPr>
      <w:r>
        <w:rPr>
          <w:rStyle w:val="Kommentarhenvisning"/>
        </w:rPr>
        <w:annotationRef/>
      </w:r>
      <w:r>
        <w:t>Ligsom jeg viste til eksamen får vi ikke den fulde effekt med da det kræver tilpasning over tid, ved ikke om det skal nævnes som fodnote et sted?</w:t>
      </w:r>
    </w:p>
  </w:comment>
  <w:comment w:id="192" w:author="Simon Fløj Thomsen" w:date="2022-12-23T14:25:00Z" w:initials="SFT">
    <w:p w14:paraId="3037B7AD" w14:textId="0550EA2C" w:rsidR="00B3635D" w:rsidRDefault="00B3635D" w:rsidP="00F21C87">
      <w:pPr>
        <w:pStyle w:val="Kommentartekst"/>
      </w:pPr>
      <w:r>
        <w:rPr>
          <w:rStyle w:val="Kommentarhenvisning"/>
        </w:rPr>
        <w:annotationRef/>
      </w:r>
      <w:r>
        <w:t>Samme kommentar som tidligere</w:t>
      </w:r>
    </w:p>
  </w:comment>
  <w:comment w:id="193" w:author="Simon Thomsen" w:date="2023-01-01T17:39:00Z" w:initials="ST">
    <w:p w14:paraId="6F241A0F" w14:textId="77777777" w:rsidR="00433F2E" w:rsidRDefault="00433F2E" w:rsidP="00402ED9">
      <w:pPr>
        <w:pStyle w:val="Kommentartekst"/>
      </w:pPr>
      <w:r>
        <w:rPr>
          <w:rStyle w:val="Kommentarhenvisning"/>
        </w:rPr>
        <w:annotationRef/>
      </w:r>
      <w:r>
        <w:t>Fordi vi hæver indkomsten for lønmodtagere igennem unemployment benefits og det har en positiv effekt?</w:t>
      </w:r>
    </w:p>
  </w:comment>
  <w:comment w:id="194" w:author="Simon Fløj Thomsen" w:date="2022-12-23T14:30:00Z" w:initials="SFT">
    <w:p w14:paraId="197EADDF" w14:textId="6E4197A6" w:rsidR="00EF3574" w:rsidRDefault="00EF3574" w:rsidP="000F4F01">
      <w:pPr>
        <w:pStyle w:val="Kommentartekst"/>
      </w:pPr>
      <w:r>
        <w:rPr>
          <w:rStyle w:val="Kommentarhenvisning"/>
        </w:rPr>
        <w:annotationRef/>
      </w:r>
      <w:r>
        <w:t>Måske burde vi inkludere et plot med gap siden det bruges meget?</w:t>
      </w:r>
    </w:p>
  </w:comment>
  <w:comment w:id="206"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207"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208"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213"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A0F5E1" w15:done="0"/>
  <w15:commentEx w15:paraId="133DB1C3" w15:done="0"/>
  <w15:commentEx w15:paraId="3EDBFD94" w15:done="0"/>
  <w15:commentEx w15:paraId="189BF10F" w15:paraIdParent="3EDBFD94" w15:done="0"/>
  <w15:commentEx w15:paraId="2485DA6C" w15:paraIdParent="3EDBFD94" w15:done="0"/>
  <w15:commentEx w15:paraId="612467FC" w15:done="0"/>
  <w15:commentEx w15:paraId="40A345AE" w15:done="0"/>
  <w15:commentEx w15:paraId="765C3D25" w15:done="0"/>
  <w15:commentEx w15:paraId="440090EB" w15:done="0"/>
  <w15:commentEx w15:paraId="317B7B35" w15:done="0"/>
  <w15:commentEx w15:paraId="693260EA" w15:paraIdParent="317B7B35" w15:done="0"/>
  <w15:commentEx w15:paraId="6DE1AD30" w15:done="0"/>
  <w15:commentEx w15:paraId="7BF89A3F" w15:done="0"/>
  <w15:commentEx w15:paraId="216DBCE6" w15:done="0"/>
  <w15:commentEx w15:paraId="4CBCE7D8" w15:done="1"/>
  <w15:commentEx w15:paraId="06172675" w15:paraIdParent="4CBCE7D8" w15:done="1"/>
  <w15:commentEx w15:paraId="46680D03" w15:paraIdParent="4CBCE7D8" w15:done="1"/>
  <w15:commentEx w15:paraId="146604CC" w15:done="0"/>
  <w15:commentEx w15:paraId="638E87F6" w15:done="0"/>
  <w15:commentEx w15:paraId="6E02D769" w15:paraIdParent="638E87F6" w15:done="0"/>
  <w15:commentEx w15:paraId="1274B155" w15:done="0"/>
  <w15:commentEx w15:paraId="29852868" w15:done="0"/>
  <w15:commentEx w15:paraId="2BE2B15A" w15:done="0"/>
  <w15:commentEx w15:paraId="191CE1BE" w15:paraIdParent="2BE2B15A" w15:done="0"/>
  <w15:commentEx w15:paraId="1130B56C" w15:paraIdParent="2BE2B15A" w15:done="0"/>
  <w15:commentEx w15:paraId="7E649F76" w15:paraIdParent="2BE2B15A"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1A77D7E7" w15:done="0"/>
  <w15:commentEx w15:paraId="68174BE2" w15:done="0"/>
  <w15:commentEx w15:paraId="7285937E" w15:paraIdParent="68174BE2" w15:done="0"/>
  <w15:commentEx w15:paraId="6250FED7" w15:done="0"/>
  <w15:commentEx w15:paraId="3842A730" w15:done="0"/>
  <w15:commentEx w15:paraId="3BB00EB8" w15:done="0"/>
  <w15:commentEx w15:paraId="3037B7AD" w15:done="0"/>
  <w15:commentEx w15:paraId="6F241A0F" w15:done="0"/>
  <w15:commentEx w15:paraId="197EADDF"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AD47F" w16cex:dateUtc="2022-12-31T14:32:00Z"/>
  <w16cex:commentExtensible w16cex:durableId="275AD594" w16cex:dateUtc="2022-12-31T14:36:00Z"/>
  <w16cex:commentExtensible w16cex:durableId="274AE3C6" w16cex:dateUtc="2022-12-18T09:21:00Z"/>
  <w16cex:commentExtensible w16cex:durableId="274AE3C5" w16cex:dateUtc="2022-12-19T08:23:00Z"/>
  <w16cex:commentExtensible w16cex:durableId="275AD5BB" w16cex:dateUtc="2022-12-31T14:37:00Z"/>
  <w16cex:commentExtensible w16cex:durableId="275AD694" w16cex:dateUtc="2022-12-31T14:41:00Z"/>
  <w16cex:commentExtensible w16cex:durableId="275AD746" w16cex:dateUtc="2022-12-31T14:44:00Z"/>
  <w16cex:commentExtensible w16cex:durableId="275D2E90" w16cex:dateUtc="2023-01-02T09:21:00Z"/>
  <w16cex:commentExtensible w16cex:durableId="275AD7D1" w16cex:dateUtc="2022-12-31T14:46:00Z"/>
  <w16cex:commentExtensible w16cex:durableId="274AE3C4" w16cex:dateUtc="2022-12-18T09:27:00Z"/>
  <w16cex:commentExtensible w16cex:durableId="274AE3C3" w16cex:dateUtc="2022-12-19T08:23:00Z"/>
  <w16cex:commentExtensible w16cex:durableId="275AD8F8" w16cex:dateUtc="2022-12-31T14:51:00Z"/>
  <w16cex:commentExtensible w16cex:durableId="275AD9D5" w16cex:dateUtc="2022-12-31T14:55:00Z"/>
  <w16cex:commentExtensible w16cex:durableId="275AD9FB" w16cex:dateUtc="2022-12-31T14:55:00Z"/>
  <w16cex:commentExtensible w16cex:durableId="274AE3C2" w16cex:dateUtc="2022-12-18T09:31:00Z"/>
  <w16cex:commentExtensible w16cex:durableId="274AE3C1" w16cex:dateUtc="2022-12-19T08:24:00Z"/>
  <w16cex:commentExtensible w16cex:durableId="275ADCC4" w16cex:dateUtc="2022-12-31T15:07:00Z"/>
  <w16cex:commentExtensible w16cex:durableId="27455629" w16cex:dateUtc="2022-12-15T07:15:00Z"/>
  <w16cex:commentExtensible w16cex:durableId="274D6CBB" w16cex:dateUtc="2022-12-16T16:22:00Z"/>
  <w16cex:commentExtensible w16cex:durableId="274D6CBA" w16cex:dateUtc="2022-12-19T08:28:00Z"/>
  <w16cex:commentExtensible w16cex:durableId="275C3E74" w16cex:dateUtc="2023-01-01T16:16:00Z"/>
  <w16cex:commentExtensible w16cex:durableId="275C3EE0" w16cex:dateUtc="2023-01-01T16:18:00Z"/>
  <w16cex:commentExtensible w16cex:durableId="274EC2F1" w16cex:dateUtc="2022-12-22T10:50:00Z"/>
  <w16cex:commentExtensible w16cex:durableId="274F02AB" w16cex:dateUtc="2022-12-22T15:21:00Z"/>
  <w16cex:commentExtensible w16cex:durableId="275C3F08" w16cex:dateUtc="2023-01-01T16:19:00Z"/>
  <w16cex:commentExtensible w16cex:durableId="275C3F27" w16cex:dateUtc="2023-01-01T16:19: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5C4043" w16cex:dateUtc="2023-01-01T16:24:00Z"/>
  <w16cex:commentExtensible w16cex:durableId="27482FF6" w16cex:dateUtc="2022-12-17T11:09:00Z"/>
  <w16cex:commentExtensible w16cex:durableId="274AAE05" w16cex:dateUtc="2022-12-19T08:31:00Z"/>
  <w16cex:commentExtensible w16cex:durableId="275C4129" w16cex:dateUtc="2023-01-01T16:28:00Z"/>
  <w16cex:commentExtensible w16cex:durableId="275036D0" w16cex:dateUtc="2022-12-23T13:16:00Z"/>
  <w16cex:commentExtensible w16cex:durableId="275C41B3" w16cex:dateUtc="2023-01-01T16:30:00Z"/>
  <w16cex:commentExtensible w16cex:durableId="275038C8" w16cex:dateUtc="2022-12-23T13:25:00Z"/>
  <w16cex:commentExtensible w16cex:durableId="275C43CE" w16cex:dateUtc="2023-01-01T16:39:00Z"/>
  <w16cex:commentExtensible w16cex:durableId="275039EE" w16cex:dateUtc="2022-12-23T13:30: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A0F5E1" w16cid:durableId="275AD47F"/>
  <w16cid:commentId w16cid:paraId="133DB1C3" w16cid:durableId="275AD594"/>
  <w16cid:commentId w16cid:paraId="3EDBFD94" w16cid:durableId="274AE3C6"/>
  <w16cid:commentId w16cid:paraId="189BF10F" w16cid:durableId="274AE3C5"/>
  <w16cid:commentId w16cid:paraId="2485DA6C" w16cid:durableId="275AD5BB"/>
  <w16cid:commentId w16cid:paraId="612467FC" w16cid:durableId="275AD694"/>
  <w16cid:commentId w16cid:paraId="40A345AE" w16cid:durableId="275AD746"/>
  <w16cid:commentId w16cid:paraId="765C3D25" w16cid:durableId="275D2E90"/>
  <w16cid:commentId w16cid:paraId="440090EB" w16cid:durableId="275AD7D1"/>
  <w16cid:commentId w16cid:paraId="317B7B35" w16cid:durableId="274AE3C4"/>
  <w16cid:commentId w16cid:paraId="693260EA" w16cid:durableId="274AE3C3"/>
  <w16cid:commentId w16cid:paraId="6DE1AD30" w16cid:durableId="275AD8F8"/>
  <w16cid:commentId w16cid:paraId="7BF89A3F" w16cid:durableId="275AD9D5"/>
  <w16cid:commentId w16cid:paraId="216DBCE6" w16cid:durableId="275AD9FB"/>
  <w16cid:commentId w16cid:paraId="4CBCE7D8" w16cid:durableId="274AE3C2"/>
  <w16cid:commentId w16cid:paraId="06172675" w16cid:durableId="274AE3C1"/>
  <w16cid:commentId w16cid:paraId="46680D03" w16cid:durableId="275ADCC4"/>
  <w16cid:commentId w16cid:paraId="146604CC" w16cid:durableId="27455629"/>
  <w16cid:commentId w16cid:paraId="638E87F6" w16cid:durableId="274D6CBB"/>
  <w16cid:commentId w16cid:paraId="6E02D769" w16cid:durableId="274D6CBA"/>
  <w16cid:commentId w16cid:paraId="1274B155" w16cid:durableId="275C3E74"/>
  <w16cid:commentId w16cid:paraId="29852868" w16cid:durableId="275C3EE0"/>
  <w16cid:commentId w16cid:paraId="2BE2B15A" w16cid:durableId="274EC2F1"/>
  <w16cid:commentId w16cid:paraId="191CE1BE" w16cid:durableId="274F02AB"/>
  <w16cid:commentId w16cid:paraId="1130B56C" w16cid:durableId="275C3F08"/>
  <w16cid:commentId w16cid:paraId="7E649F76" w16cid:durableId="275C3F27"/>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1A77D7E7" w16cid:durableId="275C4043"/>
  <w16cid:commentId w16cid:paraId="68174BE2" w16cid:durableId="27482FF6"/>
  <w16cid:commentId w16cid:paraId="7285937E" w16cid:durableId="274AAE05"/>
  <w16cid:commentId w16cid:paraId="6250FED7" w16cid:durableId="275C4129"/>
  <w16cid:commentId w16cid:paraId="3842A730" w16cid:durableId="275036D0"/>
  <w16cid:commentId w16cid:paraId="3BB00EB8" w16cid:durableId="275C41B3"/>
  <w16cid:commentId w16cid:paraId="3037B7AD" w16cid:durableId="275038C8"/>
  <w16cid:commentId w16cid:paraId="6F241A0F" w16cid:durableId="275C43CE"/>
  <w16cid:commentId w16cid:paraId="197EADDF" w16cid:durableId="275039EE"/>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7F07D" w14:textId="77777777" w:rsidR="007D1B62" w:rsidRDefault="007D1B62" w:rsidP="005F6ED0">
      <w:pPr>
        <w:spacing w:after="0" w:line="240" w:lineRule="auto"/>
      </w:pPr>
      <w:r>
        <w:separator/>
      </w:r>
    </w:p>
  </w:endnote>
  <w:endnote w:type="continuationSeparator" w:id="0">
    <w:p w14:paraId="5C7E075F" w14:textId="77777777" w:rsidR="007D1B62" w:rsidRDefault="007D1B62"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64CE7" w14:textId="77777777" w:rsidR="00F85892" w:rsidRDefault="00F85892">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AAA86" w14:textId="77777777" w:rsidR="00F85892" w:rsidRDefault="00F8589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E4B1" w14:textId="77777777" w:rsidR="007D1B62" w:rsidRDefault="007D1B62" w:rsidP="005F6ED0">
      <w:pPr>
        <w:spacing w:after="0" w:line="240" w:lineRule="auto"/>
      </w:pPr>
      <w:r>
        <w:separator/>
      </w:r>
    </w:p>
  </w:footnote>
  <w:footnote w:type="continuationSeparator" w:id="0">
    <w:p w14:paraId="06AEE4D7" w14:textId="77777777" w:rsidR="007D1B62" w:rsidRDefault="007D1B62" w:rsidP="005F6ED0">
      <w:pPr>
        <w:spacing w:after="0" w:line="240" w:lineRule="auto"/>
      </w:pPr>
      <w:r>
        <w:continuationSeparator/>
      </w:r>
    </w:p>
  </w:footnote>
  <w:footnote w:id="1">
    <w:p w14:paraId="60D8CCA8" w14:textId="77777777" w:rsidR="00F26AF6" w:rsidRPr="005900D2" w:rsidRDefault="00F26AF6" w:rsidP="00F26AF6">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2">
    <w:p w14:paraId="783040B0" w14:textId="77777777" w:rsidR="00F26AF6" w:rsidRPr="00D1625A" w:rsidRDefault="00F26AF6" w:rsidP="00F26AF6">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3">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4">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w:t>
      </w:r>
      <w:proofErr w:type="spellStart"/>
      <w:r w:rsidRPr="00A82B25">
        <w:t>Landsorganisationen</w:t>
      </w:r>
      <w:proofErr w:type="spellEnd"/>
      <w:r w:rsidRPr="00A82B25">
        <w:t xml:space="preserve">”, Magnus Jensen and Asbjørn Nørregaard writes under the </w:t>
      </w:r>
      <w:proofErr w:type="gramStart"/>
      <w:r w:rsidRPr="00A82B25">
        <w:t>organization ”</w:t>
      </w:r>
      <w:proofErr w:type="spellStart"/>
      <w:r w:rsidRPr="00A82B25">
        <w:t>Cevea</w:t>
      </w:r>
      <w:proofErr w:type="spellEnd"/>
      <w:proofErr w:type="gramEnd"/>
      <w:r w:rsidRPr="00A82B25">
        <w:t>”, and lastly Lizette Risgaard writes under the organization ”</w:t>
      </w:r>
      <w:proofErr w:type="spellStart"/>
      <w:r w:rsidRPr="00A82B25">
        <w:t>Fagbevægelsens</w:t>
      </w:r>
      <w:proofErr w:type="spellEnd"/>
      <w:r w:rsidRPr="00A82B25">
        <w:t xml:space="preserve"> </w:t>
      </w:r>
      <w:proofErr w:type="spellStart"/>
      <w:r w:rsidRPr="00A82B25">
        <w:t>Hovedorganisation</w:t>
      </w:r>
      <w:proofErr w:type="spellEnd"/>
      <w:r w:rsidRPr="00A82B25">
        <w:t>”</w:t>
      </w:r>
    </w:p>
  </w:footnote>
  <w:footnote w:id="5">
    <w:p w14:paraId="0D172CD0" w14:textId="45CE354B" w:rsidR="00D55A6F" w:rsidRPr="00D55A6F" w:rsidRDefault="00D55A6F">
      <w:pPr>
        <w:pStyle w:val="Fodnotetekst"/>
      </w:pPr>
      <w:r>
        <w:rPr>
          <w:rStyle w:val="Fodnotehenvisning"/>
        </w:rPr>
        <w:footnoteRef/>
      </w:r>
      <w:r>
        <w:t xml:space="preserve"> A detailed presentation of the model can be found in Byrialsen et al. (2022). </w:t>
      </w:r>
    </w:p>
  </w:footnote>
  <w:footnote w:id="6">
    <w:p w14:paraId="303DD7B6" w14:textId="068D5909" w:rsidR="00D35C7B" w:rsidRPr="00D35C7B" w:rsidRDefault="00D35C7B">
      <w:pPr>
        <w:pStyle w:val="Fodnotetekst"/>
      </w:pPr>
      <w:r>
        <w:rPr>
          <w:rStyle w:val="Fodnotehenvisning"/>
        </w:rPr>
        <w:footnoteRef/>
      </w:r>
      <w:r>
        <w:t xml:space="preserve"> It is important to point out, that no supply effect between unemployment benefits and labour force is integrated in the model. Despite the importance of this effect in </w:t>
      </w:r>
      <w:proofErr w:type="spellStart"/>
      <w:r>
        <w:t>microfounded</w:t>
      </w:r>
      <w:proofErr w:type="spellEnd"/>
      <w:r>
        <w:t xml:space="preserve"> studies, we didn’t </w:t>
      </w:r>
      <w:r w:rsidR="008828B1">
        <w:t xml:space="preserve">manage to establish any significant empirical link between unemployment benefits and labour force.  </w:t>
      </w:r>
    </w:p>
  </w:footnote>
  <w:footnote w:id="7">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8">
    <w:p w14:paraId="00D0A0E4" w14:textId="77777777" w:rsidR="009B2738" w:rsidRPr="00052901" w:rsidRDefault="009B2738" w:rsidP="009B273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9">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10">
    <w:p w14:paraId="7E0EB853" w14:textId="77777777" w:rsidR="009B2738" w:rsidRPr="005900D2" w:rsidRDefault="009B2738" w:rsidP="009B2738">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C2389F" w14:textId="77777777" w:rsidR="009B2738" w:rsidRPr="005900D2" w:rsidRDefault="009B2738" w:rsidP="009B2738">
      <w:pPr>
        <w:pStyle w:val="Fodnotetekst"/>
      </w:pPr>
      <w:r w:rsidRPr="005239BF">
        <w:rPr>
          <w:rStyle w:val="Fodnotehenvisning"/>
        </w:rPr>
        <w:footnoteRef/>
      </w:r>
      <w:r>
        <w:t xml:space="preserve"> </w:t>
      </w:r>
      <w:r w:rsidRPr="00845283">
        <w:t>Thereby</w:t>
      </w:r>
      <w:r>
        <w:t xml:space="preserve"> we leave out the two effects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16C88AB8" w14:textId="22B59EF9" w:rsidR="00AC19A5" w:rsidRPr="00927B8A" w:rsidRDefault="00AC19A5" w:rsidP="00927B8A">
      <w:pPr>
        <w:spacing w:line="240" w:lineRule="auto"/>
        <w:jc w:val="both"/>
        <w:rPr>
          <w:rFonts w:cstheme="minorHAnsi"/>
          <w:sz w:val="24"/>
          <w:szCs w:val="24"/>
        </w:rPr>
      </w:pPr>
      <w:r>
        <w:rPr>
          <w:rStyle w:val="Fodnotehenvisning"/>
        </w:rPr>
        <w:footnoteRef/>
      </w:r>
      <w:r>
        <w:t xml:space="preserve"> </w:t>
      </w:r>
      <w:r w:rsidRPr="00927B8A">
        <w:rPr>
          <w:rFonts w:cstheme="minorHAnsi"/>
          <w:sz w:val="20"/>
          <w:szCs w:val="20"/>
        </w:rPr>
        <w:t xml:space="preserve">The reason for leaving out a productivity channel is first of all that we find weak empirical evidence for both savings and the level of income insurance having an effect on the productivity, just like the literature we therefore have a hard time finding empirical evidence for the matching effect, when changing the level of income insurance. </w:t>
      </w:r>
    </w:p>
  </w:footnote>
  <w:footnote w:id="13">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14">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5">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6">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7">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8">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9">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0">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4C0"/>
    <w:rsid w:val="00024C63"/>
    <w:rsid w:val="00025ACD"/>
    <w:rsid w:val="00026AE3"/>
    <w:rsid w:val="00026C14"/>
    <w:rsid w:val="00030420"/>
    <w:rsid w:val="00033142"/>
    <w:rsid w:val="00033D62"/>
    <w:rsid w:val="00035D7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621"/>
    <w:rsid w:val="00073F08"/>
    <w:rsid w:val="0007523E"/>
    <w:rsid w:val="000766E5"/>
    <w:rsid w:val="000772FC"/>
    <w:rsid w:val="00077A49"/>
    <w:rsid w:val="000804A7"/>
    <w:rsid w:val="000804DD"/>
    <w:rsid w:val="000815AB"/>
    <w:rsid w:val="00082E46"/>
    <w:rsid w:val="00082FF3"/>
    <w:rsid w:val="000836FF"/>
    <w:rsid w:val="000837DA"/>
    <w:rsid w:val="000856FC"/>
    <w:rsid w:val="00086BC9"/>
    <w:rsid w:val="000872C7"/>
    <w:rsid w:val="000876FC"/>
    <w:rsid w:val="00087984"/>
    <w:rsid w:val="000914E4"/>
    <w:rsid w:val="00091DEB"/>
    <w:rsid w:val="00091E07"/>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CC"/>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336D"/>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014"/>
    <w:rsid w:val="00145BA3"/>
    <w:rsid w:val="00147306"/>
    <w:rsid w:val="00150126"/>
    <w:rsid w:val="00150DB5"/>
    <w:rsid w:val="00151A6F"/>
    <w:rsid w:val="00152282"/>
    <w:rsid w:val="00156602"/>
    <w:rsid w:val="001572F0"/>
    <w:rsid w:val="00160AA0"/>
    <w:rsid w:val="00162AD8"/>
    <w:rsid w:val="00162CBB"/>
    <w:rsid w:val="00162CD9"/>
    <w:rsid w:val="00163367"/>
    <w:rsid w:val="0016509E"/>
    <w:rsid w:val="00166B1E"/>
    <w:rsid w:val="00167010"/>
    <w:rsid w:val="00167FDE"/>
    <w:rsid w:val="00170171"/>
    <w:rsid w:val="001722A0"/>
    <w:rsid w:val="00172AA9"/>
    <w:rsid w:val="00172AD0"/>
    <w:rsid w:val="00172D47"/>
    <w:rsid w:val="00173422"/>
    <w:rsid w:val="00173E7B"/>
    <w:rsid w:val="0017415A"/>
    <w:rsid w:val="0017476D"/>
    <w:rsid w:val="00174C5E"/>
    <w:rsid w:val="00175E58"/>
    <w:rsid w:val="00176D07"/>
    <w:rsid w:val="00177144"/>
    <w:rsid w:val="00181228"/>
    <w:rsid w:val="001814F6"/>
    <w:rsid w:val="0018198D"/>
    <w:rsid w:val="001828DE"/>
    <w:rsid w:val="00182984"/>
    <w:rsid w:val="00182B43"/>
    <w:rsid w:val="00184D12"/>
    <w:rsid w:val="00185819"/>
    <w:rsid w:val="00185B9F"/>
    <w:rsid w:val="001879DC"/>
    <w:rsid w:val="0019115C"/>
    <w:rsid w:val="001929B5"/>
    <w:rsid w:val="00192EA7"/>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616"/>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4B12"/>
    <w:rsid w:val="00205146"/>
    <w:rsid w:val="0020720A"/>
    <w:rsid w:val="00207C01"/>
    <w:rsid w:val="002103A8"/>
    <w:rsid w:val="00214990"/>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6F24"/>
    <w:rsid w:val="002770FB"/>
    <w:rsid w:val="00281F51"/>
    <w:rsid w:val="00282129"/>
    <w:rsid w:val="00282F8F"/>
    <w:rsid w:val="00284D07"/>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359D"/>
    <w:rsid w:val="002C4166"/>
    <w:rsid w:val="002C669C"/>
    <w:rsid w:val="002D159A"/>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2F7FE7"/>
    <w:rsid w:val="0030022E"/>
    <w:rsid w:val="003013AA"/>
    <w:rsid w:val="003016BB"/>
    <w:rsid w:val="003028C8"/>
    <w:rsid w:val="0030303A"/>
    <w:rsid w:val="003041D3"/>
    <w:rsid w:val="00305E92"/>
    <w:rsid w:val="00305EB0"/>
    <w:rsid w:val="0030683A"/>
    <w:rsid w:val="00307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540"/>
    <w:rsid w:val="00333AEC"/>
    <w:rsid w:val="00333B3D"/>
    <w:rsid w:val="003373FF"/>
    <w:rsid w:val="003402DC"/>
    <w:rsid w:val="00340753"/>
    <w:rsid w:val="00343076"/>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13FD"/>
    <w:rsid w:val="0037257E"/>
    <w:rsid w:val="00372CE3"/>
    <w:rsid w:val="00372F29"/>
    <w:rsid w:val="00372F93"/>
    <w:rsid w:val="003747E8"/>
    <w:rsid w:val="00374F21"/>
    <w:rsid w:val="0037523D"/>
    <w:rsid w:val="00377D68"/>
    <w:rsid w:val="00377F4C"/>
    <w:rsid w:val="003811BF"/>
    <w:rsid w:val="00384121"/>
    <w:rsid w:val="003856B0"/>
    <w:rsid w:val="00387278"/>
    <w:rsid w:val="003873AB"/>
    <w:rsid w:val="00390BFE"/>
    <w:rsid w:val="003931E7"/>
    <w:rsid w:val="00394C13"/>
    <w:rsid w:val="00394F97"/>
    <w:rsid w:val="00395100"/>
    <w:rsid w:val="0039626A"/>
    <w:rsid w:val="00397317"/>
    <w:rsid w:val="00397708"/>
    <w:rsid w:val="003A0099"/>
    <w:rsid w:val="003A012E"/>
    <w:rsid w:val="003A113B"/>
    <w:rsid w:val="003A2683"/>
    <w:rsid w:val="003A3E3B"/>
    <w:rsid w:val="003A4B85"/>
    <w:rsid w:val="003A5F64"/>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5A9"/>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4023"/>
    <w:rsid w:val="00406289"/>
    <w:rsid w:val="004075E1"/>
    <w:rsid w:val="00410595"/>
    <w:rsid w:val="00412BC7"/>
    <w:rsid w:val="00414CC4"/>
    <w:rsid w:val="00416502"/>
    <w:rsid w:val="00416B59"/>
    <w:rsid w:val="004173B8"/>
    <w:rsid w:val="004178EE"/>
    <w:rsid w:val="00417F1D"/>
    <w:rsid w:val="00421DBA"/>
    <w:rsid w:val="004228E5"/>
    <w:rsid w:val="004241ED"/>
    <w:rsid w:val="00425124"/>
    <w:rsid w:val="00425D00"/>
    <w:rsid w:val="004260CF"/>
    <w:rsid w:val="00431CFC"/>
    <w:rsid w:val="00432F71"/>
    <w:rsid w:val="00433F2E"/>
    <w:rsid w:val="004341BF"/>
    <w:rsid w:val="00434265"/>
    <w:rsid w:val="004355A7"/>
    <w:rsid w:val="0043603F"/>
    <w:rsid w:val="00440727"/>
    <w:rsid w:val="0044414A"/>
    <w:rsid w:val="00445043"/>
    <w:rsid w:val="00445BFF"/>
    <w:rsid w:val="0044711A"/>
    <w:rsid w:val="00447F28"/>
    <w:rsid w:val="0045136C"/>
    <w:rsid w:val="00451A55"/>
    <w:rsid w:val="00457851"/>
    <w:rsid w:val="00460547"/>
    <w:rsid w:val="00461C72"/>
    <w:rsid w:val="00463D22"/>
    <w:rsid w:val="00463DFD"/>
    <w:rsid w:val="00464265"/>
    <w:rsid w:val="00464811"/>
    <w:rsid w:val="00464870"/>
    <w:rsid w:val="00464ACD"/>
    <w:rsid w:val="00464DF8"/>
    <w:rsid w:val="00464FB5"/>
    <w:rsid w:val="00465A56"/>
    <w:rsid w:val="00466122"/>
    <w:rsid w:val="0046692F"/>
    <w:rsid w:val="00467047"/>
    <w:rsid w:val="00470F0B"/>
    <w:rsid w:val="00471CBD"/>
    <w:rsid w:val="00471EEE"/>
    <w:rsid w:val="00473312"/>
    <w:rsid w:val="00473604"/>
    <w:rsid w:val="0047394C"/>
    <w:rsid w:val="004829BD"/>
    <w:rsid w:val="00482E29"/>
    <w:rsid w:val="00483B78"/>
    <w:rsid w:val="004878A3"/>
    <w:rsid w:val="00487A7C"/>
    <w:rsid w:val="0049139C"/>
    <w:rsid w:val="004919D6"/>
    <w:rsid w:val="00492AEB"/>
    <w:rsid w:val="0049569D"/>
    <w:rsid w:val="0049756A"/>
    <w:rsid w:val="004A0D6D"/>
    <w:rsid w:val="004A128F"/>
    <w:rsid w:val="004A21DF"/>
    <w:rsid w:val="004A796F"/>
    <w:rsid w:val="004B616C"/>
    <w:rsid w:val="004B7170"/>
    <w:rsid w:val="004C00B0"/>
    <w:rsid w:val="004C0622"/>
    <w:rsid w:val="004C0FB6"/>
    <w:rsid w:val="004C2583"/>
    <w:rsid w:val="004C2E69"/>
    <w:rsid w:val="004C34FF"/>
    <w:rsid w:val="004C5315"/>
    <w:rsid w:val="004C59CA"/>
    <w:rsid w:val="004C7B41"/>
    <w:rsid w:val="004C7C78"/>
    <w:rsid w:val="004D12B6"/>
    <w:rsid w:val="004D585C"/>
    <w:rsid w:val="004D5878"/>
    <w:rsid w:val="004D59A0"/>
    <w:rsid w:val="004D7CEF"/>
    <w:rsid w:val="004E01DC"/>
    <w:rsid w:val="004E1218"/>
    <w:rsid w:val="004E1FF2"/>
    <w:rsid w:val="004E23C5"/>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26A55"/>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3F62"/>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455"/>
    <w:rsid w:val="00577AEF"/>
    <w:rsid w:val="0058393C"/>
    <w:rsid w:val="00583A8B"/>
    <w:rsid w:val="00583DA9"/>
    <w:rsid w:val="0058613A"/>
    <w:rsid w:val="005900D2"/>
    <w:rsid w:val="00590467"/>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039"/>
    <w:rsid w:val="00616FAC"/>
    <w:rsid w:val="00617AB9"/>
    <w:rsid w:val="00617DDD"/>
    <w:rsid w:val="00620D69"/>
    <w:rsid w:val="006219D2"/>
    <w:rsid w:val="006220BD"/>
    <w:rsid w:val="00622BF2"/>
    <w:rsid w:val="00623D36"/>
    <w:rsid w:val="00623E6C"/>
    <w:rsid w:val="00624555"/>
    <w:rsid w:val="00625A8F"/>
    <w:rsid w:val="00625ABA"/>
    <w:rsid w:val="00626459"/>
    <w:rsid w:val="0062727A"/>
    <w:rsid w:val="00630334"/>
    <w:rsid w:val="00631720"/>
    <w:rsid w:val="006319C6"/>
    <w:rsid w:val="00631F32"/>
    <w:rsid w:val="00633260"/>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355C"/>
    <w:rsid w:val="00665784"/>
    <w:rsid w:val="00665CDD"/>
    <w:rsid w:val="0066742F"/>
    <w:rsid w:val="006677E4"/>
    <w:rsid w:val="00667CCA"/>
    <w:rsid w:val="00670703"/>
    <w:rsid w:val="00670BEF"/>
    <w:rsid w:val="00671230"/>
    <w:rsid w:val="0067474C"/>
    <w:rsid w:val="00674AB8"/>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2E4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6B39"/>
    <w:rsid w:val="006C7E9A"/>
    <w:rsid w:val="006D056C"/>
    <w:rsid w:val="006D215B"/>
    <w:rsid w:val="006D25A4"/>
    <w:rsid w:val="006D2B78"/>
    <w:rsid w:val="006D3714"/>
    <w:rsid w:val="006D39AC"/>
    <w:rsid w:val="006D4472"/>
    <w:rsid w:val="006D48CD"/>
    <w:rsid w:val="006D4C4E"/>
    <w:rsid w:val="006D53C0"/>
    <w:rsid w:val="006D6FB9"/>
    <w:rsid w:val="006D7C2C"/>
    <w:rsid w:val="006E2C40"/>
    <w:rsid w:val="006E4491"/>
    <w:rsid w:val="006E47C8"/>
    <w:rsid w:val="006E56C8"/>
    <w:rsid w:val="006E69D0"/>
    <w:rsid w:val="006F0F68"/>
    <w:rsid w:val="006F2C08"/>
    <w:rsid w:val="006F2CD4"/>
    <w:rsid w:val="006F3CF5"/>
    <w:rsid w:val="006F5E0A"/>
    <w:rsid w:val="006F7190"/>
    <w:rsid w:val="00700D96"/>
    <w:rsid w:val="0070208A"/>
    <w:rsid w:val="007030A2"/>
    <w:rsid w:val="00703A1E"/>
    <w:rsid w:val="007058C1"/>
    <w:rsid w:val="00706B4F"/>
    <w:rsid w:val="00710D24"/>
    <w:rsid w:val="00711A72"/>
    <w:rsid w:val="00711C0B"/>
    <w:rsid w:val="00712973"/>
    <w:rsid w:val="00712B3E"/>
    <w:rsid w:val="0071348A"/>
    <w:rsid w:val="007173E7"/>
    <w:rsid w:val="00717FD5"/>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37E67"/>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61C"/>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2E54"/>
    <w:rsid w:val="007A368B"/>
    <w:rsid w:val="007A3A04"/>
    <w:rsid w:val="007A3DA7"/>
    <w:rsid w:val="007A40E6"/>
    <w:rsid w:val="007A492E"/>
    <w:rsid w:val="007A59E1"/>
    <w:rsid w:val="007A68BD"/>
    <w:rsid w:val="007A6CD9"/>
    <w:rsid w:val="007B17B8"/>
    <w:rsid w:val="007B2804"/>
    <w:rsid w:val="007B3CF2"/>
    <w:rsid w:val="007B3DB0"/>
    <w:rsid w:val="007B4A4F"/>
    <w:rsid w:val="007B4B48"/>
    <w:rsid w:val="007B4FF4"/>
    <w:rsid w:val="007B62CC"/>
    <w:rsid w:val="007C0476"/>
    <w:rsid w:val="007C05AF"/>
    <w:rsid w:val="007C272B"/>
    <w:rsid w:val="007C329C"/>
    <w:rsid w:val="007C3869"/>
    <w:rsid w:val="007C4CF5"/>
    <w:rsid w:val="007C6A81"/>
    <w:rsid w:val="007C7EE5"/>
    <w:rsid w:val="007D0CB8"/>
    <w:rsid w:val="007D17A3"/>
    <w:rsid w:val="007D1B62"/>
    <w:rsid w:val="007D3C27"/>
    <w:rsid w:val="007D531C"/>
    <w:rsid w:val="007D5417"/>
    <w:rsid w:val="007D5A6E"/>
    <w:rsid w:val="007D6088"/>
    <w:rsid w:val="007D6E84"/>
    <w:rsid w:val="007D789C"/>
    <w:rsid w:val="007E2722"/>
    <w:rsid w:val="007E3024"/>
    <w:rsid w:val="007E3D50"/>
    <w:rsid w:val="007E5408"/>
    <w:rsid w:val="007E6400"/>
    <w:rsid w:val="007E6698"/>
    <w:rsid w:val="007E6AD1"/>
    <w:rsid w:val="007E6CD2"/>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57C"/>
    <w:rsid w:val="00816603"/>
    <w:rsid w:val="00816EA0"/>
    <w:rsid w:val="008202D6"/>
    <w:rsid w:val="00821C96"/>
    <w:rsid w:val="0082326F"/>
    <w:rsid w:val="00823363"/>
    <w:rsid w:val="00823A0C"/>
    <w:rsid w:val="00830830"/>
    <w:rsid w:val="00830BF5"/>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8B1"/>
    <w:rsid w:val="0088294C"/>
    <w:rsid w:val="00884655"/>
    <w:rsid w:val="00884952"/>
    <w:rsid w:val="00885CF7"/>
    <w:rsid w:val="00887198"/>
    <w:rsid w:val="008900FF"/>
    <w:rsid w:val="00892444"/>
    <w:rsid w:val="00893268"/>
    <w:rsid w:val="008942B0"/>
    <w:rsid w:val="0089435C"/>
    <w:rsid w:val="0089459B"/>
    <w:rsid w:val="00894D66"/>
    <w:rsid w:val="00896ED0"/>
    <w:rsid w:val="0089791B"/>
    <w:rsid w:val="008979F2"/>
    <w:rsid w:val="008A007F"/>
    <w:rsid w:val="008A0CA9"/>
    <w:rsid w:val="008A0E83"/>
    <w:rsid w:val="008A1EC4"/>
    <w:rsid w:val="008A2BE4"/>
    <w:rsid w:val="008A418F"/>
    <w:rsid w:val="008A592C"/>
    <w:rsid w:val="008A606E"/>
    <w:rsid w:val="008A6EF9"/>
    <w:rsid w:val="008A7460"/>
    <w:rsid w:val="008B1B99"/>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068"/>
    <w:rsid w:val="008D0625"/>
    <w:rsid w:val="008D4A0E"/>
    <w:rsid w:val="008D51BD"/>
    <w:rsid w:val="008D5AB6"/>
    <w:rsid w:val="008D5FA7"/>
    <w:rsid w:val="008D60D9"/>
    <w:rsid w:val="008D64C5"/>
    <w:rsid w:val="008E1102"/>
    <w:rsid w:val="008E25C9"/>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2E8F"/>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C6B"/>
    <w:rsid w:val="00921D2D"/>
    <w:rsid w:val="00922D7E"/>
    <w:rsid w:val="00924651"/>
    <w:rsid w:val="00925560"/>
    <w:rsid w:val="0092793F"/>
    <w:rsid w:val="00927B8A"/>
    <w:rsid w:val="00927CE6"/>
    <w:rsid w:val="00930F4D"/>
    <w:rsid w:val="00933239"/>
    <w:rsid w:val="00933BEF"/>
    <w:rsid w:val="00934626"/>
    <w:rsid w:val="00935D9A"/>
    <w:rsid w:val="0094123E"/>
    <w:rsid w:val="009423DF"/>
    <w:rsid w:val="0094247A"/>
    <w:rsid w:val="00942B51"/>
    <w:rsid w:val="00943BA1"/>
    <w:rsid w:val="009457AA"/>
    <w:rsid w:val="00945EB8"/>
    <w:rsid w:val="00945EEF"/>
    <w:rsid w:val="00946215"/>
    <w:rsid w:val="009462C2"/>
    <w:rsid w:val="00946A96"/>
    <w:rsid w:val="00947449"/>
    <w:rsid w:val="00947BE6"/>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62E"/>
    <w:rsid w:val="009968BA"/>
    <w:rsid w:val="00996B47"/>
    <w:rsid w:val="009A0585"/>
    <w:rsid w:val="009A2AF5"/>
    <w:rsid w:val="009A3E77"/>
    <w:rsid w:val="009B01EB"/>
    <w:rsid w:val="009B0C4F"/>
    <w:rsid w:val="009B1FD7"/>
    <w:rsid w:val="009B2738"/>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18CA"/>
    <w:rsid w:val="009E274E"/>
    <w:rsid w:val="009E354F"/>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465E2"/>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0C6F"/>
    <w:rsid w:val="00A73C06"/>
    <w:rsid w:val="00A7403F"/>
    <w:rsid w:val="00A7461D"/>
    <w:rsid w:val="00A74720"/>
    <w:rsid w:val="00A749C8"/>
    <w:rsid w:val="00A75037"/>
    <w:rsid w:val="00A75B84"/>
    <w:rsid w:val="00A76722"/>
    <w:rsid w:val="00A76DD3"/>
    <w:rsid w:val="00A82B25"/>
    <w:rsid w:val="00A83056"/>
    <w:rsid w:val="00A83A56"/>
    <w:rsid w:val="00A857B5"/>
    <w:rsid w:val="00A85823"/>
    <w:rsid w:val="00A86719"/>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058"/>
    <w:rsid w:val="00AC039B"/>
    <w:rsid w:val="00AC0541"/>
    <w:rsid w:val="00AC19A5"/>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AF7177"/>
    <w:rsid w:val="00B00D2F"/>
    <w:rsid w:val="00B02941"/>
    <w:rsid w:val="00B036CF"/>
    <w:rsid w:val="00B0381D"/>
    <w:rsid w:val="00B041EF"/>
    <w:rsid w:val="00B06091"/>
    <w:rsid w:val="00B0768F"/>
    <w:rsid w:val="00B07814"/>
    <w:rsid w:val="00B0781A"/>
    <w:rsid w:val="00B10B39"/>
    <w:rsid w:val="00B1158F"/>
    <w:rsid w:val="00B1293A"/>
    <w:rsid w:val="00B14580"/>
    <w:rsid w:val="00B15085"/>
    <w:rsid w:val="00B174B4"/>
    <w:rsid w:val="00B22025"/>
    <w:rsid w:val="00B22835"/>
    <w:rsid w:val="00B23402"/>
    <w:rsid w:val="00B23D52"/>
    <w:rsid w:val="00B24C1D"/>
    <w:rsid w:val="00B25D84"/>
    <w:rsid w:val="00B30949"/>
    <w:rsid w:val="00B30E9B"/>
    <w:rsid w:val="00B31279"/>
    <w:rsid w:val="00B312A8"/>
    <w:rsid w:val="00B31314"/>
    <w:rsid w:val="00B31350"/>
    <w:rsid w:val="00B32590"/>
    <w:rsid w:val="00B329CB"/>
    <w:rsid w:val="00B33DEC"/>
    <w:rsid w:val="00B33E3B"/>
    <w:rsid w:val="00B3635D"/>
    <w:rsid w:val="00B373E3"/>
    <w:rsid w:val="00B40B23"/>
    <w:rsid w:val="00B40CDF"/>
    <w:rsid w:val="00B42F5D"/>
    <w:rsid w:val="00B43E1A"/>
    <w:rsid w:val="00B43EDC"/>
    <w:rsid w:val="00B4576D"/>
    <w:rsid w:val="00B47F20"/>
    <w:rsid w:val="00B503F9"/>
    <w:rsid w:val="00B51E9A"/>
    <w:rsid w:val="00B53960"/>
    <w:rsid w:val="00B562FC"/>
    <w:rsid w:val="00B56389"/>
    <w:rsid w:val="00B60855"/>
    <w:rsid w:val="00B61329"/>
    <w:rsid w:val="00B64ACD"/>
    <w:rsid w:val="00B65BE8"/>
    <w:rsid w:val="00B70A66"/>
    <w:rsid w:val="00B70CFA"/>
    <w:rsid w:val="00B722B1"/>
    <w:rsid w:val="00B72D8F"/>
    <w:rsid w:val="00B73DDB"/>
    <w:rsid w:val="00B75AD4"/>
    <w:rsid w:val="00B813C7"/>
    <w:rsid w:val="00B85C3E"/>
    <w:rsid w:val="00B85DD0"/>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2A24"/>
    <w:rsid w:val="00BD4800"/>
    <w:rsid w:val="00BD5669"/>
    <w:rsid w:val="00BD7A2E"/>
    <w:rsid w:val="00BE0CFC"/>
    <w:rsid w:val="00BE1D62"/>
    <w:rsid w:val="00BE224C"/>
    <w:rsid w:val="00BE49F5"/>
    <w:rsid w:val="00BE5F4C"/>
    <w:rsid w:val="00BE6053"/>
    <w:rsid w:val="00BE6902"/>
    <w:rsid w:val="00BE6ECA"/>
    <w:rsid w:val="00BE7695"/>
    <w:rsid w:val="00BE79C7"/>
    <w:rsid w:val="00BF05F0"/>
    <w:rsid w:val="00BF11E0"/>
    <w:rsid w:val="00BF1897"/>
    <w:rsid w:val="00BF1D8A"/>
    <w:rsid w:val="00BF1EB5"/>
    <w:rsid w:val="00BF2195"/>
    <w:rsid w:val="00BF3FA4"/>
    <w:rsid w:val="00BF5C5C"/>
    <w:rsid w:val="00BF5E9C"/>
    <w:rsid w:val="00BF601F"/>
    <w:rsid w:val="00C01085"/>
    <w:rsid w:val="00C014A7"/>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1F9C"/>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0073"/>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967BE"/>
    <w:rsid w:val="00CA0076"/>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44EC"/>
    <w:rsid w:val="00CC5115"/>
    <w:rsid w:val="00CC532F"/>
    <w:rsid w:val="00CC6A92"/>
    <w:rsid w:val="00CC6F6A"/>
    <w:rsid w:val="00CD06AB"/>
    <w:rsid w:val="00CD0F6F"/>
    <w:rsid w:val="00CD17D9"/>
    <w:rsid w:val="00CD2814"/>
    <w:rsid w:val="00CD2B12"/>
    <w:rsid w:val="00CD3A03"/>
    <w:rsid w:val="00CD71C2"/>
    <w:rsid w:val="00CE325F"/>
    <w:rsid w:val="00CE439A"/>
    <w:rsid w:val="00CE448D"/>
    <w:rsid w:val="00CE51A5"/>
    <w:rsid w:val="00CE6810"/>
    <w:rsid w:val="00CE72D3"/>
    <w:rsid w:val="00CF0A6A"/>
    <w:rsid w:val="00CF0F0D"/>
    <w:rsid w:val="00CF26A9"/>
    <w:rsid w:val="00CF51F3"/>
    <w:rsid w:val="00CF5B50"/>
    <w:rsid w:val="00CF5F9D"/>
    <w:rsid w:val="00CF6060"/>
    <w:rsid w:val="00D00185"/>
    <w:rsid w:val="00D0045A"/>
    <w:rsid w:val="00D023C1"/>
    <w:rsid w:val="00D0261D"/>
    <w:rsid w:val="00D0380D"/>
    <w:rsid w:val="00D0428D"/>
    <w:rsid w:val="00D058B9"/>
    <w:rsid w:val="00D06507"/>
    <w:rsid w:val="00D11D82"/>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C7B"/>
    <w:rsid w:val="00D35E1E"/>
    <w:rsid w:val="00D373B9"/>
    <w:rsid w:val="00D3745B"/>
    <w:rsid w:val="00D37B2C"/>
    <w:rsid w:val="00D41C51"/>
    <w:rsid w:val="00D43152"/>
    <w:rsid w:val="00D439B0"/>
    <w:rsid w:val="00D43EB4"/>
    <w:rsid w:val="00D44ECD"/>
    <w:rsid w:val="00D44FD0"/>
    <w:rsid w:val="00D468B5"/>
    <w:rsid w:val="00D5311F"/>
    <w:rsid w:val="00D539ED"/>
    <w:rsid w:val="00D54324"/>
    <w:rsid w:val="00D543CE"/>
    <w:rsid w:val="00D55A6F"/>
    <w:rsid w:val="00D572C2"/>
    <w:rsid w:val="00D61B0A"/>
    <w:rsid w:val="00D6356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433C"/>
    <w:rsid w:val="00DB56DC"/>
    <w:rsid w:val="00DB5A7D"/>
    <w:rsid w:val="00DB7710"/>
    <w:rsid w:val="00DC0289"/>
    <w:rsid w:val="00DC02FE"/>
    <w:rsid w:val="00DC0BA1"/>
    <w:rsid w:val="00DC2287"/>
    <w:rsid w:val="00DC2708"/>
    <w:rsid w:val="00DC2777"/>
    <w:rsid w:val="00DC2929"/>
    <w:rsid w:val="00DC2C78"/>
    <w:rsid w:val="00DC3AF8"/>
    <w:rsid w:val="00DC73D6"/>
    <w:rsid w:val="00DD2782"/>
    <w:rsid w:val="00DD4279"/>
    <w:rsid w:val="00DD500B"/>
    <w:rsid w:val="00DD6234"/>
    <w:rsid w:val="00DD742A"/>
    <w:rsid w:val="00DD796D"/>
    <w:rsid w:val="00DE0E67"/>
    <w:rsid w:val="00DE16C7"/>
    <w:rsid w:val="00DE20BF"/>
    <w:rsid w:val="00DE26DA"/>
    <w:rsid w:val="00DE460E"/>
    <w:rsid w:val="00DE62EB"/>
    <w:rsid w:val="00DE72D0"/>
    <w:rsid w:val="00DE77BD"/>
    <w:rsid w:val="00DF047F"/>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15526"/>
    <w:rsid w:val="00E20E25"/>
    <w:rsid w:val="00E21539"/>
    <w:rsid w:val="00E23ABB"/>
    <w:rsid w:val="00E246B1"/>
    <w:rsid w:val="00E255CD"/>
    <w:rsid w:val="00E30322"/>
    <w:rsid w:val="00E32A6D"/>
    <w:rsid w:val="00E334EE"/>
    <w:rsid w:val="00E334EF"/>
    <w:rsid w:val="00E33DD6"/>
    <w:rsid w:val="00E34991"/>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1797"/>
    <w:rsid w:val="00E62D8D"/>
    <w:rsid w:val="00E65BE3"/>
    <w:rsid w:val="00E66151"/>
    <w:rsid w:val="00E67E1E"/>
    <w:rsid w:val="00E7001C"/>
    <w:rsid w:val="00E70149"/>
    <w:rsid w:val="00E71B17"/>
    <w:rsid w:val="00E71D8E"/>
    <w:rsid w:val="00E73119"/>
    <w:rsid w:val="00E734B2"/>
    <w:rsid w:val="00E74D6D"/>
    <w:rsid w:val="00E77B5F"/>
    <w:rsid w:val="00E81755"/>
    <w:rsid w:val="00E83A4D"/>
    <w:rsid w:val="00E83F11"/>
    <w:rsid w:val="00E840E6"/>
    <w:rsid w:val="00E845D7"/>
    <w:rsid w:val="00E84765"/>
    <w:rsid w:val="00E861C4"/>
    <w:rsid w:val="00E87C76"/>
    <w:rsid w:val="00E917DD"/>
    <w:rsid w:val="00E94BBF"/>
    <w:rsid w:val="00E95AC4"/>
    <w:rsid w:val="00E95DE7"/>
    <w:rsid w:val="00EA3CF1"/>
    <w:rsid w:val="00EA455C"/>
    <w:rsid w:val="00EA5901"/>
    <w:rsid w:val="00EA5D49"/>
    <w:rsid w:val="00EA663C"/>
    <w:rsid w:val="00EA706C"/>
    <w:rsid w:val="00EB0D5D"/>
    <w:rsid w:val="00EB0F0A"/>
    <w:rsid w:val="00EB18A1"/>
    <w:rsid w:val="00EB209C"/>
    <w:rsid w:val="00EB3864"/>
    <w:rsid w:val="00EB504E"/>
    <w:rsid w:val="00EB54FF"/>
    <w:rsid w:val="00EB7CB3"/>
    <w:rsid w:val="00EC33AB"/>
    <w:rsid w:val="00EC5189"/>
    <w:rsid w:val="00EC578D"/>
    <w:rsid w:val="00EC5CB9"/>
    <w:rsid w:val="00EC5D50"/>
    <w:rsid w:val="00ED06D9"/>
    <w:rsid w:val="00ED0C06"/>
    <w:rsid w:val="00ED3601"/>
    <w:rsid w:val="00ED3896"/>
    <w:rsid w:val="00ED38CE"/>
    <w:rsid w:val="00ED3C43"/>
    <w:rsid w:val="00EE17FC"/>
    <w:rsid w:val="00EE180D"/>
    <w:rsid w:val="00EE37EB"/>
    <w:rsid w:val="00EE671D"/>
    <w:rsid w:val="00EE677A"/>
    <w:rsid w:val="00EE6980"/>
    <w:rsid w:val="00EE6C6F"/>
    <w:rsid w:val="00EE7B67"/>
    <w:rsid w:val="00EE7EDF"/>
    <w:rsid w:val="00EF18D3"/>
    <w:rsid w:val="00EF1B46"/>
    <w:rsid w:val="00EF24B6"/>
    <w:rsid w:val="00EF3574"/>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5F"/>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AF6"/>
    <w:rsid w:val="00F26C7A"/>
    <w:rsid w:val="00F27417"/>
    <w:rsid w:val="00F279C2"/>
    <w:rsid w:val="00F30E7B"/>
    <w:rsid w:val="00F31B66"/>
    <w:rsid w:val="00F333B9"/>
    <w:rsid w:val="00F34ED7"/>
    <w:rsid w:val="00F3743B"/>
    <w:rsid w:val="00F41869"/>
    <w:rsid w:val="00F41B3F"/>
    <w:rsid w:val="00F4278B"/>
    <w:rsid w:val="00F43E6E"/>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85892"/>
    <w:rsid w:val="00F87408"/>
    <w:rsid w:val="00F90B37"/>
    <w:rsid w:val="00F90BD8"/>
    <w:rsid w:val="00F92F65"/>
    <w:rsid w:val="00F93B35"/>
    <w:rsid w:val="00F93E42"/>
    <w:rsid w:val="00F950FA"/>
    <w:rsid w:val="00F96948"/>
    <w:rsid w:val="00F97FF9"/>
    <w:rsid w:val="00FA1197"/>
    <w:rsid w:val="00FA282F"/>
    <w:rsid w:val="00FA2E34"/>
    <w:rsid w:val="00FA3318"/>
    <w:rsid w:val="00FA3406"/>
    <w:rsid w:val="00FA4868"/>
    <w:rsid w:val="00FA4D77"/>
    <w:rsid w:val="00FA6590"/>
    <w:rsid w:val="00FA7F17"/>
    <w:rsid w:val="00FB36E5"/>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69</Pages>
  <Words>30960</Words>
  <Characters>176473</Characters>
  <Application>Microsoft Office Word</Application>
  <DocSecurity>0</DocSecurity>
  <Lines>1470</Lines>
  <Paragraphs>414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207019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6</cp:revision>
  <cp:lastPrinted>2022-11-30T09:36:00Z</cp:lastPrinted>
  <dcterms:created xsi:type="dcterms:W3CDTF">2022-12-31T15:08:00Z</dcterms:created>
  <dcterms:modified xsi:type="dcterms:W3CDTF">2023-01-02T09:50:00Z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