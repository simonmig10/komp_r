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w:t>
      </w:r>
      <w:proofErr w:type="spellStart"/>
      <w:r w:rsidRPr="00577455">
        <w:t>Byrialsen</w:t>
      </w:r>
      <w:proofErr w:type="spellEnd"/>
      <w:r w:rsidRPr="00577455">
        <w:t xml:space="preserve">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w:t>
      </w:r>
      <w:proofErr w:type="spellStart"/>
      <w:r w:rsidR="00670BEF" w:rsidRPr="00A21279">
        <w:rPr>
          <w:rFonts w:cstheme="minorHAnsi"/>
          <w:sz w:val="24"/>
          <w:szCs w:val="24"/>
        </w:rPr>
        <w:t>Svarer</w:t>
      </w:r>
      <w:proofErr w:type="spellEnd"/>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w:t>
      </w:r>
      <w:proofErr w:type="spellStart"/>
      <w:r w:rsidR="00670BEF">
        <w:rPr>
          <w:sz w:val="24"/>
          <w:szCs w:val="24"/>
        </w:rPr>
        <w:t>Kongshøj</w:t>
      </w:r>
      <w:proofErr w:type="spellEnd"/>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xml:space="preserve">, can be seen as an example of political decisions </w:t>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w:t>
      </w:r>
      <w:proofErr w:type="spellStart"/>
      <w:r w:rsidR="00DD4279">
        <w:rPr>
          <w:sz w:val="24"/>
          <w:szCs w:val="24"/>
        </w:rPr>
        <w:t>labour</w:t>
      </w:r>
      <w:proofErr w:type="spellEnd"/>
      <w:r w:rsidR="00DD4279">
        <w:rPr>
          <w:sz w:val="24"/>
          <w:szCs w:val="24"/>
        </w:rPr>
        <w:t xml:space="preserve">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55EAD615"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w:t>
      </w:r>
      <w:proofErr w:type="spellStart"/>
      <w:r w:rsidR="007E6CD2">
        <w:rPr>
          <w:sz w:val="24"/>
          <w:szCs w:val="24"/>
        </w:rPr>
        <w:t>labour</w:t>
      </w:r>
      <w:proofErr w:type="spellEnd"/>
      <w:r w:rsidR="007E6CD2">
        <w:rPr>
          <w:sz w:val="24"/>
          <w:szCs w:val="24"/>
        </w:rPr>
        <w:t xml:space="preserve">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 whether</w:t>
      </w:r>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w:t>
      </w:r>
      <w:proofErr w:type="gramStart"/>
      <w:r w:rsidR="00163367">
        <w:rPr>
          <w:sz w:val="24"/>
          <w:szCs w:val="24"/>
        </w:rPr>
        <w:t xml:space="preserve">2012 </w:t>
      </w:r>
      <w:r w:rsidR="007A40E6">
        <w:rPr>
          <w:sz w:val="24"/>
          <w:szCs w:val="24"/>
        </w:rPr>
        <w:t>?</w:t>
      </w:r>
      <w:proofErr w:type="gramEnd"/>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736417D2" w14:textId="6EFA39D6" w:rsidR="00F26AF6" w:rsidRDefault="00F26AF6" w:rsidP="00F26AF6">
      <w:pPr>
        <w:pStyle w:val="Overskrift1"/>
        <w:jc w:val="both"/>
      </w:pPr>
      <w:bookmarkStart w:id="0" w:name="_Ref119913343"/>
      <w:r>
        <w:lastRenderedPageBreak/>
        <w:t>Section 2:</w:t>
      </w:r>
      <w:bookmarkEnd w:id="0"/>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1"/>
      <w:commentRangeStart w:id="2"/>
      <w:r>
        <w:t xml:space="preserve">Figure </w:t>
      </w:r>
      <w:commentRangeEnd w:id="1"/>
      <w:r>
        <w:rPr>
          <w:rStyle w:val="Kommentarhenvisning"/>
          <w:i w:val="0"/>
          <w:iCs w:val="0"/>
          <w:color w:val="auto"/>
        </w:rPr>
        <w:commentReference w:id="1"/>
      </w:r>
      <w:commentRangeEnd w:id="2"/>
      <w:r>
        <w:rPr>
          <w:rStyle w:val="Kommentarhenvisning"/>
          <w:i w:val="0"/>
          <w:iCs w:val="0"/>
          <w:color w:val="auto"/>
        </w:rPr>
        <w:commentReference w:id="2"/>
      </w:r>
      <w:r>
        <w:fldChar w:fldCharType="begin"/>
      </w:r>
      <w:r>
        <w:instrText xml:space="preserve"> SEQ Figure \* ARABIC </w:instrText>
      </w:r>
      <w:r>
        <w:fldChar w:fldCharType="separate"/>
      </w:r>
      <w:r>
        <w:rPr>
          <w:noProof/>
        </w:rPr>
        <w:t>1</w:t>
      </w:r>
      <w:r>
        <w:rPr>
          <w:noProof/>
        </w:rPr>
        <w:fldChar w:fldCharType="end"/>
      </w:r>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77777777" w:rsidR="00F26AF6" w:rsidRPr="00AB3D2F" w:rsidRDefault="00F26AF6" w:rsidP="00F26AF6">
      <w:pPr>
        <w:spacing w:line="360" w:lineRule="auto"/>
        <w:jc w:val="both"/>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w:t>
      </w:r>
      <w:proofErr w:type="spellStart"/>
      <w:r>
        <w:rPr>
          <w:sz w:val="24"/>
          <w:szCs w:val="24"/>
        </w:rPr>
        <w:t>Risgaard</w:t>
      </w:r>
      <w:proofErr w:type="spellEnd"/>
      <w:r>
        <w:rPr>
          <w:sz w:val="24"/>
          <w:szCs w:val="24"/>
        </w:rPr>
        <w:t xml:space="preserve">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 how growth in the maximum level of income insurance is calculated.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r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r>
        <w:fldChar w:fldCharType="begin"/>
      </w:r>
      <w:r>
        <w:instrText xml:space="preserve"> SEQ Figure \* ARABIC </w:instrText>
      </w:r>
      <w:r>
        <w:fldChar w:fldCharType="separate"/>
      </w:r>
      <w:r>
        <w:rPr>
          <w:noProof/>
        </w:rPr>
        <w:t>2</w:t>
      </w:r>
      <w:r>
        <w:rPr>
          <w:noProof/>
        </w:rPr>
        <w:fldChar w:fldCharType="end"/>
      </w:r>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6154B1BF"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r>
        <w:rPr>
          <w:sz w:val="24"/>
          <w:szCs w:val="24"/>
        </w:rPr>
        <w:t>Something about the tax reform 2012.</w:t>
      </w:r>
    </w:p>
    <w:p w14:paraId="35F65F94" w14:textId="77777777"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using some of</w:t>
      </w:r>
      <w:r w:rsidRPr="00AB3D2F">
        <w:rPr>
          <w:sz w:val="24"/>
          <w:szCs w:val="24"/>
        </w:rPr>
        <w:t xml:space="preserve"> the micro effects presented </w:t>
      </w:r>
      <w:r>
        <w:rPr>
          <w:sz w:val="24"/>
          <w:szCs w:val="24"/>
        </w:rPr>
        <w:t>in the previous section,</w:t>
      </w:r>
      <w:r w:rsidRPr="00AB3D2F">
        <w:rPr>
          <w:sz w:val="24"/>
          <w:szCs w:val="24"/>
        </w:rPr>
        <w:t xml:space="preserve"> estimating the change in the exit-rate and approach-rate as a result of changes in the level of income insurance</w:t>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w:t>
      </w:r>
      <w:r w:rsidRPr="00AB3D2F">
        <w:rPr>
          <w:sz w:val="24"/>
          <w:szCs w:val="24"/>
        </w:rPr>
        <w:lastRenderedPageBreak/>
        <w:t xml:space="preserve">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
      <w:commentRangeStart w:id="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
      <w:r>
        <w:rPr>
          <w:rStyle w:val="Kommentarhenvisning"/>
        </w:rPr>
        <w:commentReference w:id="3"/>
      </w:r>
      <w:commentRangeEnd w:id="4"/>
      <w:r>
        <w:rPr>
          <w:rStyle w:val="Kommentarhenvisning"/>
        </w:rPr>
        <w:commentReference w:id="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w:t>
      </w:r>
      <w:r w:rsidRPr="00AB3D2F">
        <w:rPr>
          <w:sz w:val="24"/>
          <w:szCs w:val="24"/>
        </w:rPr>
        <w:lastRenderedPageBreak/>
        <w:t>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78% and 26%, at the time of change.</w:t>
      </w:r>
    </w:p>
    <w:p w14:paraId="4BFF9873" w14:textId="77777777" w:rsidR="00F26AF6" w:rsidRPr="00AB3D2F" w:rsidRDefault="00F26AF6" w:rsidP="00F26AF6">
      <w:pPr>
        <w:spacing w:line="360" w:lineRule="auto"/>
        <w:jc w:val="both"/>
        <w:rPr>
          <w:sz w:val="24"/>
          <w:szCs w:val="24"/>
        </w:rPr>
      </w:pPr>
      <w:r w:rsidRPr="00AB3D2F">
        <w:rPr>
          <w:sz w:val="24"/>
          <w:szCs w:val="24"/>
        </w:rPr>
        <w:t>Besides the effect of the exit rate, the IS-commission also includes the approach rate</w:t>
      </w:r>
      <w:r>
        <w:rPr>
          <w:sz w:val="24"/>
          <w:szCs w:val="24"/>
        </w:rPr>
        <w:t>. Here, t</w:t>
      </w:r>
      <w:r w:rsidRPr="00AB3D2F">
        <w:rPr>
          <w:sz w:val="24"/>
          <w:szCs w:val="24"/>
        </w:rPr>
        <w:t xml:space="preserve">he </w:t>
      </w:r>
      <w:r>
        <w:rPr>
          <w:sz w:val="24"/>
          <w:szCs w:val="24"/>
        </w:rPr>
        <w:t>IS-</w:t>
      </w:r>
      <w:r w:rsidRPr="00AB3D2F">
        <w:rPr>
          <w:sz w:val="24"/>
          <w:szCs w:val="24"/>
        </w:rPr>
        <w:t>commission looks at if people on their way into the income insurance program will find employment before entering the program.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76383D5B" w:rsidR="00F26AF6" w:rsidRDefault="00F26AF6" w:rsidP="00F26AF6">
      <w:pPr>
        <w:spacing w:line="360" w:lineRule="auto"/>
        <w:jc w:val="both"/>
        <w:rPr>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being close to </w:t>
      </w:r>
      <w:r>
        <w:rPr>
          <w:sz w:val="24"/>
          <w:szCs w:val="24"/>
        </w:rPr>
        <w:t>entering</w:t>
      </w:r>
      <w:r w:rsidRPr="00AB3D2F">
        <w:rPr>
          <w:sz w:val="24"/>
          <w:szCs w:val="24"/>
        </w:rPr>
        <w:t xml:space="preserve"> the insurance program (f</w:t>
      </w:r>
      <w:r>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RDefault="00921C6B" w:rsidP="00921C6B">
      <w:pPr>
        <w:spacing w:line="360" w:lineRule="auto"/>
        <w:jc w:val="both"/>
        <w:rPr>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 xml:space="preserve">. </w:t>
      </w:r>
    </w:p>
    <w:p w14:paraId="6696CA89" w14:textId="77777777" w:rsidR="00921C6B" w:rsidRPr="00AB3D2F" w:rsidRDefault="00921C6B" w:rsidP="00F26AF6">
      <w:pPr>
        <w:spacing w:line="360" w:lineRule="auto"/>
        <w:jc w:val="both"/>
        <w:rPr>
          <w:sz w:val="24"/>
          <w:szCs w:val="24"/>
        </w:rPr>
      </w:pPr>
    </w:p>
    <w:p w14:paraId="706952A0" w14:textId="77FC4759" w:rsidR="00F26AF6" w:rsidRDefault="00F26AF6" w:rsidP="009E354F">
      <w:pPr>
        <w:spacing w:line="360" w:lineRule="auto"/>
        <w:jc w:val="both"/>
        <w:rPr>
          <w:sz w:val="24"/>
          <w:szCs w:val="24"/>
        </w:rPr>
      </w:pPr>
      <w:r w:rsidRPr="00DF372B">
        <w:rPr>
          <w:noProof/>
          <w:sz w:val="24"/>
          <w:szCs w:val="24"/>
        </w:rPr>
        <w:lastRenderedPageBreak/>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there are missing empirical evidence for </w:t>
      </w:r>
      <w:r w:rsidR="00214990">
        <w:rPr>
          <w:sz w:val="24"/>
          <w:szCs w:val="24"/>
        </w:rPr>
        <w:t>important assumptions in the model.</w:t>
      </w:r>
      <w:r w:rsidRPr="00AB3D2F">
        <w:rPr>
          <w:sz w:val="24"/>
          <w:szCs w:val="24"/>
        </w:rPr>
        <w:t xml:space="preserve"> </w:t>
      </w:r>
      <w:r>
        <w:rPr>
          <w:sz w:val="24"/>
          <w:szCs w:val="24"/>
        </w:rPr>
        <w:t xml:space="preserve">Both </w:t>
      </w:r>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r>
        <w:rPr>
          <w:sz w:val="24"/>
          <w:szCs w:val="24"/>
        </w:rPr>
        <w:t xml:space="preserve"> </w:t>
      </w:r>
      <w:r w:rsidRPr="00F21B04">
        <w:rPr>
          <w:sz w:val="24"/>
          <w:szCs w:val="24"/>
        </w:rPr>
        <w:t>a</w:t>
      </w:r>
      <w:r w:rsidRPr="00AB3D2F">
        <w:rPr>
          <w:sz w:val="24"/>
          <w:szCs w:val="24"/>
        </w:rPr>
        <w:t>rgues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the approach effects</w:t>
      </w:r>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
      <w:commentRangeStart w:id="6"/>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
      <w:r>
        <w:rPr>
          <w:rStyle w:val="Kommentarhenvisning"/>
        </w:rPr>
        <w:commentReference w:id="5"/>
      </w:r>
      <w:commentRangeEnd w:id="6"/>
      <w:r>
        <w:rPr>
          <w:rStyle w:val="Kommentarhenvisning"/>
        </w:rPr>
        <w:commentReference w:id="6"/>
      </w:r>
    </w:p>
    <w:p w14:paraId="1393B831" w14:textId="31F7DAC4" w:rsidR="00F26AF6" w:rsidRPr="00AB3D2F" w:rsidRDefault="00EF1B46" w:rsidP="00F26AF6">
      <w:pPr>
        <w:spacing w:line="360" w:lineRule="auto"/>
        <w:jc w:val="both"/>
        <w:rPr>
          <w:sz w:val="24"/>
          <w:szCs w:val="24"/>
        </w:rPr>
      </w:pPr>
      <w:r>
        <w:rPr>
          <w:sz w:val="24"/>
          <w:szCs w:val="24"/>
        </w:rPr>
        <w:t xml:space="preserve">Furthermore, </w:t>
      </w:r>
      <w:r w:rsidR="00F26AF6" w:rsidRPr="00DF372B">
        <w:rPr>
          <w:noProof/>
          <w:sz w:val="24"/>
          <w:szCs w:val="24"/>
        </w:rPr>
        <w:t>DØRS</w:t>
      </w:r>
      <w:r w:rsidR="00F26AF6" w:rsidRPr="00AB3D2F">
        <w:rPr>
          <w:sz w:val="24"/>
          <w:szCs w:val="24"/>
        </w:rPr>
        <w:t xml:space="preserve"> </w:t>
      </w:r>
      <w:r w:rsidR="00F26AF6" w:rsidRPr="00AB3D2F">
        <w:rPr>
          <w:sz w:val="24"/>
          <w:szCs w:val="24"/>
        </w:rPr>
        <w:fldChar w:fldCharType="begin" w:fldLock="1"/>
      </w:r>
      <w:r w:rsidR="00F26A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F26AF6" w:rsidRPr="00AB3D2F">
        <w:rPr>
          <w:sz w:val="24"/>
          <w:szCs w:val="24"/>
        </w:rPr>
        <w:fldChar w:fldCharType="separate"/>
      </w:r>
      <w:r w:rsidR="00F26AF6" w:rsidRPr="00024C63">
        <w:rPr>
          <w:noProof/>
          <w:sz w:val="24"/>
          <w:szCs w:val="24"/>
        </w:rPr>
        <w:t>(2022)</w:t>
      </w:r>
      <w:r w:rsidR="00F26AF6" w:rsidRPr="00AB3D2F">
        <w:rPr>
          <w:sz w:val="24"/>
          <w:szCs w:val="24"/>
        </w:rPr>
        <w:fldChar w:fldCharType="end"/>
      </w:r>
      <w:r w:rsidR="00F26AF6" w:rsidRPr="00AB3D2F">
        <w:rPr>
          <w:sz w:val="24"/>
          <w:szCs w:val="24"/>
        </w:rPr>
        <w:t xml:space="preserve"> </w:t>
      </w:r>
      <w:r>
        <w:rPr>
          <w:sz w:val="24"/>
          <w:szCs w:val="24"/>
        </w:rPr>
        <w:t xml:space="preserve">also </w:t>
      </w:r>
      <w:r w:rsidR="00F26AF6" w:rsidRPr="00AB3D2F">
        <w:rPr>
          <w:sz w:val="24"/>
          <w:szCs w:val="24"/>
        </w:rPr>
        <w:t xml:space="preserve">concludes that </w:t>
      </w:r>
      <w:r>
        <w:rPr>
          <w:sz w:val="24"/>
          <w:szCs w:val="24"/>
        </w:rPr>
        <w:t>in</w:t>
      </w:r>
      <w:r w:rsidR="00F26AF6" w:rsidRPr="00AB3D2F">
        <w:rPr>
          <w:sz w:val="24"/>
          <w:szCs w:val="24"/>
        </w:rPr>
        <w:t xml:space="preserve"> new</w:t>
      </w:r>
      <w:r>
        <w:rPr>
          <w:sz w:val="24"/>
          <w:szCs w:val="24"/>
        </w:rPr>
        <w:t>er</w:t>
      </w:r>
      <w:r w:rsidR="00F26AF6" w:rsidRPr="00AB3D2F">
        <w:rPr>
          <w:sz w:val="24"/>
          <w:szCs w:val="24"/>
        </w:rPr>
        <w:t xml:space="preserve"> literature</w:t>
      </w:r>
      <w:r>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 .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7" w:name="_Ref119913428"/>
      <w:r>
        <w:t xml:space="preserve">Section </w:t>
      </w:r>
      <w:r w:rsidR="009E354F">
        <w:t>3</w:t>
      </w:r>
      <w:r>
        <w:t>: Lit</w:t>
      </w:r>
      <w:r w:rsidR="00BF1D8A">
        <w:t>erature</w:t>
      </w:r>
      <w:r>
        <w:t xml:space="preserve"> review</w:t>
      </w:r>
      <w:bookmarkEnd w:id="7"/>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w:t>
      </w:r>
      <w:r w:rsidR="00623D36" w:rsidRPr="00AB3D2F">
        <w:rPr>
          <w:sz w:val="24"/>
          <w:szCs w:val="24"/>
        </w:rPr>
        <w:lastRenderedPageBreak/>
        <w:t xml:space="preserve">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w:t>
      </w:r>
      <w:r w:rsidR="00057821" w:rsidRPr="00AB3D2F">
        <w:rPr>
          <w:sz w:val="24"/>
          <w:szCs w:val="24"/>
        </w:rPr>
        <w:lastRenderedPageBreak/>
        <w:t>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14E68048"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del w:id="8" w:author="Simon Fløj Thomsen" w:date="2022-12-20T09:55:00Z">
        <w:r w:rsidR="00814D8B" w:rsidDel="0017415A">
          <w:rPr>
            <w:sz w:val="24"/>
            <w:szCs w:val="24"/>
          </w:rPr>
          <w:delText xml:space="preserve"> </w:delText>
        </w:r>
        <w:r w:rsidR="003C4BAC" w:rsidRPr="00AB3D2F" w:rsidDel="0017415A">
          <w:rPr>
            <w:sz w:val="24"/>
            <w:szCs w:val="24"/>
          </w:rPr>
          <w:delText xml:space="preserve"> </w:delText>
        </w:r>
      </w:del>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lastRenderedPageBreak/>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w:t>
      </w:r>
      <w:proofErr w:type="spellStart"/>
      <w:r w:rsidR="005634E3">
        <w:rPr>
          <w:sz w:val="24"/>
          <w:szCs w:val="24"/>
        </w:rPr>
        <w:t>Fazzari</w:t>
      </w:r>
      <w:proofErr w:type="spellEnd"/>
      <w:r w:rsidR="005634E3">
        <w:rPr>
          <w:sz w:val="24"/>
          <w:szCs w:val="24"/>
        </w:rPr>
        <w:t xml:space="preserve">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9"/>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w:t>
      </w:r>
      <w:r w:rsidRPr="00AB3D2F">
        <w:rPr>
          <w:sz w:val="24"/>
          <w:szCs w:val="24"/>
        </w:rPr>
        <w:lastRenderedPageBreak/>
        <w:t xml:space="preserve">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9"/>
      <w:r w:rsidR="00366564">
        <w:rPr>
          <w:rStyle w:val="Kommentarhenvisning"/>
        </w:rPr>
        <w:commentReference w:id="9"/>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411CA068"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w:t>
      </w:r>
      <w:r w:rsidR="00285870">
        <w:rPr>
          <w:sz w:val="24"/>
          <w:szCs w:val="24"/>
        </w:rPr>
        <w:t>, as well as including several macroeconomic channels in which the program affects the economy</w:t>
      </w:r>
      <w:r w:rsidR="00C2684E">
        <w:rPr>
          <w:sz w:val="24"/>
          <w:szCs w:val="24"/>
        </w:rPr>
        <w:t>.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1572F0">
        <w:rPr>
          <w:sz w:val="24"/>
          <w:szCs w:val="24"/>
        </w:rPr>
        <w:t xml:space="preserve">Next, we introduce a </w:t>
      </w:r>
      <w:r w:rsidR="009E274E">
        <w:rPr>
          <w:sz w:val="24"/>
          <w:szCs w:val="24"/>
        </w:rPr>
        <w:t xml:space="preserve">number of </w:t>
      </w:r>
      <w:r w:rsidR="001572F0">
        <w:rPr>
          <w:sz w:val="24"/>
          <w:szCs w:val="24"/>
        </w:rPr>
        <w:t>scenario</w:t>
      </w:r>
      <w:r w:rsidR="009E274E">
        <w:rPr>
          <w:sz w:val="24"/>
          <w:szCs w:val="24"/>
        </w:rPr>
        <w:t>s</w:t>
      </w:r>
      <w:r w:rsidR="001572F0">
        <w:rPr>
          <w:sz w:val="24"/>
          <w:szCs w:val="24"/>
        </w:rPr>
        <w:t xml:space="preserve"> removing the suppressing of the state regulation percentage starting from 2016Q1</w:t>
      </w:r>
      <w:r w:rsidR="009E274E">
        <w:rPr>
          <w:sz w:val="24"/>
          <w:szCs w:val="24"/>
        </w:rPr>
        <w:t xml:space="preserve"> under different settings, in order to analyze the effects of changing the level of unemployment benefits.</w:t>
      </w:r>
      <w:r w:rsidR="001572F0">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37B7CD33" w14:textId="0A2E6132" w:rsidR="003205F7" w:rsidRPr="00AB3D2F" w:rsidRDefault="00EC5D50" w:rsidP="008B1B99">
      <w:pPr>
        <w:spacing w:line="360" w:lineRule="auto"/>
        <w:jc w:val="both"/>
        <w:rPr>
          <w:rFonts w:cstheme="minorHAnsi"/>
          <w:sz w:val="24"/>
          <w:szCs w:val="24"/>
        </w:rPr>
      </w:pPr>
      <w:r>
        <w:rPr>
          <w:rFonts w:cstheme="minorHAnsi"/>
          <w:sz w:val="24"/>
          <w:szCs w:val="24"/>
        </w:rPr>
        <w:lastRenderedPageBreak/>
        <w:t>The level of</w:t>
      </w:r>
      <w:r w:rsidR="00FD54F5">
        <w:rPr>
          <w:rFonts w:cstheme="minorHAnsi"/>
          <w:sz w:val="24"/>
          <w:szCs w:val="24"/>
        </w:rPr>
        <w:t xml:space="preserv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5663EE13" w:rsidR="00E47E6F" w:rsidRPr="00AB3D2F" w:rsidRDefault="00EC5D50" w:rsidP="008B1B99">
      <w:pPr>
        <w:spacing w:line="360" w:lineRule="auto"/>
        <w:jc w:val="both"/>
        <w:rPr>
          <w:rFonts w:eastAsiaTheme="minorEastAsia" w:cstheme="minorHAnsi"/>
          <w:sz w:val="24"/>
          <w:szCs w:val="24"/>
        </w:rPr>
      </w:pPr>
      <w:r>
        <w:rPr>
          <w:rFonts w:eastAsiaTheme="minorEastAsia" w:cstheme="minorHAnsi"/>
          <w:sz w:val="24"/>
          <w:szCs w:val="24"/>
        </w:rPr>
        <w:t>The level of</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8B1B99">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8B1B99">
      <w:pPr>
        <w:spacing w:line="360" w:lineRule="auto"/>
        <w:jc w:val="both"/>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8B1B99">
      <w:pPr>
        <w:spacing w:line="360" w:lineRule="auto"/>
        <w:jc w:val="both"/>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8B1B99">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8B1B99">
      <w:pPr>
        <w:spacing w:line="360" w:lineRule="auto"/>
        <w:jc w:val="both"/>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8B1B99">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8B1B99">
      <w:pPr>
        <w:jc w:val="both"/>
        <w:rPr>
          <w:rFonts w:eastAsiaTheme="minorEastAsia" w:cstheme="minorHAnsi"/>
          <w:sz w:val="24"/>
          <w:szCs w:val="24"/>
        </w:rPr>
      </w:pPr>
    </w:p>
    <w:p w14:paraId="58F4ACAA" w14:textId="4986CD55" w:rsidR="00AE3754" w:rsidRPr="00AB3D2F" w:rsidRDefault="00231ED5" w:rsidP="008B1B99">
      <w:pPr>
        <w:spacing w:line="360" w:lineRule="auto"/>
        <w:jc w:val="both"/>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w:t>
      </w:r>
      <w:r w:rsidR="009B3489">
        <w:rPr>
          <w:rFonts w:cstheme="minorHAnsi"/>
          <w:sz w:val="24"/>
          <w:szCs w:val="24"/>
        </w:rPr>
        <w:lastRenderedPageBreak/>
        <w:t>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 xml:space="preserve">In appendix we have included a </w:t>
      </w:r>
      <w:commentRangeStart w:id="10"/>
      <w:commentRangeStart w:id="11"/>
      <w:r w:rsidR="00094148" w:rsidRPr="00AB3D2F">
        <w:rPr>
          <w:rFonts w:cstheme="minorHAnsi"/>
          <w:sz w:val="24"/>
          <w:szCs w:val="24"/>
        </w:rPr>
        <w:t>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w:t>
      </w:r>
      <w:commentRangeEnd w:id="10"/>
      <w:r w:rsidR="0002440B">
        <w:rPr>
          <w:rStyle w:val="Kommentarhenvisning"/>
        </w:rPr>
        <w:commentReference w:id="10"/>
      </w:r>
      <w:commentRangeEnd w:id="11"/>
      <w:r w:rsidR="00374F21">
        <w:rPr>
          <w:rStyle w:val="Kommentarhenvisning"/>
        </w:rPr>
        <w:commentReference w:id="11"/>
      </w:r>
      <w:r w:rsidR="00094148" w:rsidRPr="00AB3D2F">
        <w:rPr>
          <w:rFonts w:cstheme="minorHAnsi"/>
          <w:sz w:val="24"/>
          <w:szCs w:val="24"/>
        </w:rPr>
        <w:t xml:space="preserve">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8B1B99">
      <w:pPr>
        <w:spacing w:line="360" w:lineRule="auto"/>
        <w:jc w:val="both"/>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12"/>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6BA465B1" w14:textId="25D13D34" w:rsidR="002B7C95" w:rsidRPr="00AB3D2F" w:rsidRDefault="00763BD8" w:rsidP="008B1B99">
      <w:pPr>
        <w:spacing w:line="360" w:lineRule="auto"/>
        <w:jc w:val="both"/>
        <w:rPr>
          <w:rFonts w:cstheme="minorHAnsi"/>
          <w:sz w:val="24"/>
          <w:szCs w:val="24"/>
        </w:rPr>
      </w:pPr>
      <w:r w:rsidRPr="00AB3D2F">
        <w:rPr>
          <w:rFonts w:cstheme="minorHAnsi"/>
          <w:sz w:val="24"/>
          <w:szCs w:val="24"/>
        </w:rPr>
        <w:lastRenderedPageBreak/>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02440B">
        <w:rPr>
          <w:rFonts w:cstheme="minorHAnsi"/>
          <w:sz w:val="24"/>
          <w:szCs w:val="24"/>
        </w:rPr>
        <w:t>, when the maximum level of income insurance increases</w:t>
      </w:r>
      <w:r w:rsidR="009C1F6B">
        <w:rPr>
          <w:rFonts w:cstheme="minorHAnsi"/>
          <w:sz w:val="24"/>
          <w:szCs w:val="24"/>
        </w:rPr>
        <w:t>.</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5239BF">
        <w:rPr>
          <w:rStyle w:val="Fodnotehenvisning"/>
        </w:rPr>
        <w:footnoteReference w:id="5"/>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8B1B99">
      <w:pPr>
        <w:spacing w:line="360" w:lineRule="auto"/>
        <w:jc w:val="both"/>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8B1B99">
      <w:pPr>
        <w:spacing w:line="360" w:lineRule="auto"/>
        <w:jc w:val="both"/>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 xml:space="preserve">IS-program, </w:t>
      </w:r>
      <w:commentRangeStart w:id="13"/>
      <w:commentRangeStart w:id="14"/>
      <w:r w:rsidR="00C57F78" w:rsidRPr="00AB3D2F">
        <w:rPr>
          <w:rFonts w:cstheme="minorHAnsi"/>
          <w:sz w:val="24"/>
          <w:szCs w:val="24"/>
        </w:rPr>
        <w:t>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sidRPr="005239BF">
        <w:rPr>
          <w:rStyle w:val="Fodnotehenvisning"/>
        </w:rPr>
        <w:footnoteReference w:id="7"/>
      </w:r>
      <w:r w:rsidRPr="00AB3D2F">
        <w:rPr>
          <w:rFonts w:cstheme="minorHAnsi"/>
          <w:sz w:val="24"/>
          <w:szCs w:val="24"/>
        </w:rPr>
        <w:t xml:space="preserve">. </w:t>
      </w:r>
      <w:commentRangeEnd w:id="13"/>
      <w:r w:rsidR="0002440B">
        <w:rPr>
          <w:rStyle w:val="Kommentarhenvisning"/>
        </w:rPr>
        <w:commentReference w:id="13"/>
      </w:r>
      <w:commentRangeEnd w:id="14"/>
      <w:r w:rsidR="00374F21">
        <w:rPr>
          <w:rStyle w:val="Kommentarhenvisning"/>
        </w:rPr>
        <w:commentReference w:id="14"/>
      </w:r>
    </w:p>
    <w:p w14:paraId="1EE0ED1D" w14:textId="67FF7139" w:rsidR="00CF0F0D" w:rsidRDefault="00CF0F0D" w:rsidP="008B1B99">
      <w:pPr>
        <w:spacing w:line="360" w:lineRule="auto"/>
        <w:jc w:val="both"/>
        <w:rPr>
          <w:rFonts w:cstheme="minorHAnsi"/>
          <w:sz w:val="24"/>
          <w:szCs w:val="24"/>
        </w:rPr>
      </w:pPr>
      <w:r>
        <w:rPr>
          <w:rFonts w:cstheme="minorHAnsi"/>
          <w:sz w:val="24"/>
          <w:szCs w:val="24"/>
        </w:rPr>
        <w:lastRenderedPageBreak/>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15"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005A041F">
        <w:rPr>
          <w:rFonts w:cstheme="minorHAnsi"/>
          <w:sz w:val="24"/>
          <w:szCs w:val="24"/>
        </w:rPr>
        <w:t xml:space="preserve"> between the replacement rate and wages</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15"/>
      <w:r w:rsidRPr="00AC0541">
        <w:rPr>
          <w:rFonts w:cstheme="minorHAnsi"/>
          <w:sz w:val="24"/>
          <w:szCs w:val="24"/>
        </w:rPr>
        <w:t xml:space="preserve"> The equation for the target wage and the wage gap can be seen below:</w:t>
      </w:r>
    </w:p>
    <w:p w14:paraId="0129C591" w14:textId="77777777" w:rsidR="00CF0F0D" w:rsidRDefault="00CF0F0D" w:rsidP="008B1B99">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8B1B99">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8B1B99">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8B1B99">
      <w:pPr>
        <w:spacing w:line="360" w:lineRule="auto"/>
        <w:jc w:val="both"/>
        <w:rPr>
          <w:rFonts w:eastAsiaTheme="minorEastAsia"/>
        </w:rPr>
      </w:pPr>
    </w:p>
    <w:p w14:paraId="0D852760" w14:textId="77777777" w:rsidR="00CF0F0D" w:rsidRPr="00770935" w:rsidRDefault="00CF0F0D" w:rsidP="008B1B99">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8B1B99">
      <w:pPr>
        <w:spacing w:line="360" w:lineRule="auto"/>
        <w:jc w:val="both"/>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6725C0C4" w:rsidR="00CF0F0D" w:rsidRPr="00AC0541" w:rsidRDefault="00C57F78" w:rsidP="008B1B99">
      <w:pPr>
        <w:spacing w:line="360" w:lineRule="auto"/>
        <w:jc w:val="both"/>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w:t>
      </w:r>
      <w:r w:rsidR="00CF0F0D" w:rsidRPr="00AC0541">
        <w:rPr>
          <w:sz w:val="24"/>
          <w:szCs w:val="24"/>
        </w:rPr>
        <w:lastRenderedPageBreak/>
        <w:t xml:space="preserve">indicate rising difficulties of finding acceptable job matches, which might create incentives for some people to stay outside the labor force. </w:t>
      </w:r>
      <w:proofErr w:type="gramStart"/>
      <w:r w:rsidR="00CF0F0D" w:rsidRPr="00AC0541">
        <w:rPr>
          <w:sz w:val="24"/>
          <w:szCs w:val="24"/>
        </w:rPr>
        <w:t>The  equation</w:t>
      </w:r>
      <w:proofErr w:type="gramEnd"/>
      <w:r w:rsidR="00CF0F0D" w:rsidRPr="00AC0541">
        <w:rPr>
          <w:sz w:val="24"/>
          <w:szCs w:val="24"/>
        </w:rPr>
        <w:t xml:space="preserve"> for the labor force can be seen below</w:t>
      </w:r>
      <w:r w:rsidR="009F442A" w:rsidRPr="005239BF">
        <w:rPr>
          <w:rStyle w:val="Fodnotehenvisning"/>
        </w:rPr>
        <w:footnoteReference w:id="8"/>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8B1B99">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8B1B99">
      <w:pPr>
        <w:spacing w:line="360" w:lineRule="auto"/>
        <w:jc w:val="both"/>
        <w:rPr>
          <w:sz w:val="24"/>
          <w:szCs w:val="24"/>
        </w:rPr>
      </w:pPr>
      <w:r w:rsidRPr="00AC0541">
        <w:rPr>
          <w:sz w:val="24"/>
          <w:szCs w:val="24"/>
        </w:rPr>
        <w:t xml:space="preserve">The labor force can then be used for calculating the participation rate in the Danish economy, using the equation below: </w:t>
      </w:r>
    </w:p>
    <w:p w14:paraId="759185C6" w14:textId="77777777" w:rsidR="00CF0F0D" w:rsidRPr="00AC0541" w:rsidRDefault="00CF0F0D" w:rsidP="008B1B99">
      <w:pPr>
        <w:spacing w:line="360" w:lineRule="auto"/>
        <w:jc w:val="both"/>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8B1B99">
      <w:pPr>
        <w:spacing w:line="360" w:lineRule="auto"/>
        <w:jc w:val="both"/>
        <w:rPr>
          <w:rFonts w:cstheme="minorHAnsi"/>
          <w:sz w:val="24"/>
          <w:szCs w:val="24"/>
        </w:rPr>
      </w:pPr>
    </w:p>
    <w:p w14:paraId="73E1516F" w14:textId="55A42D8A" w:rsidR="000E2AD0" w:rsidRPr="00AC0541" w:rsidRDefault="000E2AD0" w:rsidP="008B1B99">
      <w:pPr>
        <w:spacing w:line="360" w:lineRule="auto"/>
        <w:jc w:val="both"/>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9"/>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5239BF">
        <w:rPr>
          <w:rStyle w:val="Fodnotehenvisning"/>
        </w:rPr>
        <w:footnoteReference w:id="10"/>
      </w:r>
      <w:r w:rsidRPr="00AC0541">
        <w:rPr>
          <w:sz w:val="24"/>
          <w:szCs w:val="24"/>
        </w:rPr>
        <w:t xml:space="preserve">. The equation added to the model can be </w:t>
      </w:r>
      <w:commentRangeStart w:id="16"/>
      <w:commentRangeStart w:id="17"/>
      <w:r w:rsidRPr="00AC0541">
        <w:rPr>
          <w:sz w:val="24"/>
          <w:szCs w:val="24"/>
        </w:rPr>
        <w:t xml:space="preserve">observed below: </w:t>
      </w:r>
      <w:commentRangeEnd w:id="16"/>
      <w:r>
        <w:rPr>
          <w:rStyle w:val="Kommentarhenvisning"/>
        </w:rPr>
        <w:commentReference w:id="16"/>
      </w:r>
      <w:commentRangeEnd w:id="17"/>
      <w:r w:rsidR="00374F21">
        <w:rPr>
          <w:rStyle w:val="Kommentarhenvisning"/>
        </w:rPr>
        <w:commentReference w:id="17"/>
      </w:r>
    </w:p>
    <w:p w14:paraId="25FDFD3F" w14:textId="77777777" w:rsidR="000E2AD0" w:rsidRDefault="000E2AD0" w:rsidP="008B1B99">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8B1B99">
      <w:pPr>
        <w:spacing w:line="360" w:lineRule="auto"/>
        <w:jc w:val="both"/>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till 2017 quarter 4. </w:t>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30E6D758" w:rsidR="000E2AD0" w:rsidRDefault="00CF0F0D" w:rsidP="008B1B99">
      <w:pPr>
        <w:spacing w:line="360" w:lineRule="auto"/>
        <w:jc w:val="both"/>
        <w:rPr>
          <w:rFonts w:cstheme="minorHAnsi"/>
          <w:sz w:val="24"/>
          <w:szCs w:val="24"/>
        </w:rPr>
      </w:pPr>
      <w:r>
        <w:rPr>
          <w:rFonts w:cstheme="minorHAnsi"/>
          <w:sz w:val="24"/>
          <w:szCs w:val="24"/>
        </w:rPr>
        <w:lastRenderedPageBreak/>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18"/>
      <w:commentRangeStart w:id="19"/>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18"/>
      <w:r w:rsidR="006D215B">
        <w:rPr>
          <w:rStyle w:val="Kommentarhenvisning"/>
        </w:rPr>
        <w:commentReference w:id="18"/>
      </w:r>
      <w:commentRangeEnd w:id="19"/>
      <w:r w:rsidR="00374F21">
        <w:rPr>
          <w:rStyle w:val="Kommentarhenvisning"/>
        </w:rPr>
        <w:commentReference w:id="19"/>
      </w:r>
      <w:r w:rsidR="006D215B">
        <w:rPr>
          <w:rFonts w:cstheme="minorHAnsi"/>
          <w:sz w:val="24"/>
          <w:szCs w:val="24"/>
        </w:rPr>
        <w:t xml:space="preserve">The reason for leaving out a productivity channel is first of all </w:t>
      </w:r>
      <w:r w:rsidR="005A041F">
        <w:rPr>
          <w:rFonts w:cstheme="minorHAnsi"/>
          <w:sz w:val="24"/>
          <w:szCs w:val="24"/>
        </w:rPr>
        <w:t xml:space="preserve">that </w:t>
      </w:r>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w:t>
      </w:r>
      <w:del w:id="20" w:author="Simon Fløj Thomsen" w:date="2022-12-20T09:53:00Z">
        <w:r w:rsidR="00810867" w:rsidDel="0017415A">
          <w:rPr>
            <w:rFonts w:cstheme="minorHAnsi"/>
            <w:sz w:val="24"/>
            <w:szCs w:val="24"/>
          </w:rPr>
          <w:delText>therefor</w:delText>
        </w:r>
      </w:del>
      <w:ins w:id="21" w:author="Simon Fløj Thomsen" w:date="2022-12-20T09:53:00Z">
        <w:r w:rsidR="0017415A">
          <w:rPr>
            <w:rFonts w:cstheme="minorHAnsi"/>
            <w:sz w:val="24"/>
            <w:szCs w:val="24"/>
          </w:rPr>
          <w:t>therefore</w:t>
        </w:r>
      </w:ins>
      <w:r w:rsidR="00810867">
        <w:rPr>
          <w:rFonts w:cstheme="minorHAnsi"/>
          <w:sz w:val="24"/>
          <w:szCs w:val="24"/>
        </w:rPr>
        <w:t xml:space="preserve"> have a hard time finding empirical evidence for the matching effect, when changing the level of income insurance. Lastly, the </w:t>
      </w:r>
      <w:proofErr w:type="spellStart"/>
      <w:r w:rsidR="00810867">
        <w:rPr>
          <w:rFonts w:cstheme="minorHAnsi"/>
          <w:sz w:val="24"/>
          <w:szCs w:val="24"/>
        </w:rPr>
        <w:t>Verdoon</w:t>
      </w:r>
      <w:proofErr w:type="spellEnd"/>
      <w:r w:rsidR="00810867">
        <w:rPr>
          <w:rFonts w:cstheme="minorHAnsi"/>
          <w:sz w:val="24"/>
          <w:szCs w:val="24"/>
        </w:rPr>
        <w:t xml:space="preserve"> effect suggests a relationship between the strength of the economy. We </w:t>
      </w:r>
      <w:r w:rsidR="005A041F">
        <w:rPr>
          <w:rFonts w:cstheme="minorHAnsi"/>
          <w:sz w:val="24"/>
          <w:szCs w:val="24"/>
        </w:rPr>
        <w:t xml:space="preserve">do not </w:t>
      </w:r>
      <w:r w:rsidR="00810867">
        <w:rPr>
          <w:rFonts w:cstheme="minorHAnsi"/>
          <w:sz w:val="24"/>
          <w:szCs w:val="24"/>
        </w:rPr>
        <w:t xml:space="preserve">find </w:t>
      </w:r>
      <w:r w:rsidR="005A041F">
        <w:rPr>
          <w:rFonts w:cstheme="minorHAnsi"/>
          <w:sz w:val="24"/>
          <w:szCs w:val="24"/>
        </w:rPr>
        <w:t>any</w:t>
      </w:r>
      <w:r w:rsidR="00810867">
        <w:rPr>
          <w:rFonts w:cstheme="minorHAnsi"/>
          <w:sz w:val="24"/>
          <w:szCs w:val="24"/>
        </w:rPr>
        <w:t xml:space="preserve"> significant long-run effects for either the unemployment rate or the GDP on productivity, when also controlling for supply site factors like wages. For these two reasons, we choose to keep the productivity exogenous within the baseline model. </w:t>
      </w:r>
    </w:p>
    <w:p w14:paraId="180DBDC9" w14:textId="7A638EB6" w:rsidR="00F60C05" w:rsidRDefault="009F442A" w:rsidP="008B1B99">
      <w:pPr>
        <w:spacing w:line="360" w:lineRule="auto"/>
        <w:jc w:val="both"/>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8900FF">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8B1B99">
      <w:pPr>
        <w:pStyle w:val="Overskrift2"/>
        <w:jc w:val="both"/>
      </w:pPr>
      <w:commentRangeStart w:id="22"/>
      <w:commentRangeStart w:id="23"/>
      <w:commentRangeStart w:id="24"/>
      <w:r>
        <w:t xml:space="preserve">Validation of the model </w:t>
      </w:r>
      <w:commentRangeEnd w:id="22"/>
      <w:r w:rsidR="00DE72D0">
        <w:rPr>
          <w:rStyle w:val="Kommentarhenvisning"/>
          <w:rFonts w:asciiTheme="minorHAnsi" w:eastAsiaTheme="minorHAnsi" w:hAnsiTheme="minorHAnsi" w:cstheme="minorBidi"/>
          <w:color w:val="auto"/>
        </w:rPr>
        <w:commentReference w:id="22"/>
      </w:r>
      <w:commentRangeEnd w:id="23"/>
      <w:r w:rsidR="000C6C31">
        <w:rPr>
          <w:rStyle w:val="Kommentarhenvisning"/>
          <w:rFonts w:asciiTheme="minorHAnsi" w:eastAsiaTheme="minorHAnsi" w:hAnsiTheme="minorHAnsi" w:cstheme="minorBidi"/>
          <w:color w:val="auto"/>
        </w:rPr>
        <w:commentReference w:id="23"/>
      </w:r>
      <w:commentRangeEnd w:id="24"/>
      <w:r w:rsidR="00374F21">
        <w:rPr>
          <w:rStyle w:val="Kommentarhenvisning"/>
          <w:rFonts w:asciiTheme="minorHAnsi" w:eastAsiaTheme="minorHAnsi" w:hAnsiTheme="minorHAnsi" w:cstheme="minorBidi"/>
          <w:color w:val="auto"/>
        </w:rPr>
        <w:commentReference w:id="24"/>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8B1B99">
      <w:pPr>
        <w:pStyle w:val="Billedtekst"/>
        <w:keepNext/>
        <w:jc w:val="both"/>
      </w:pPr>
      <w:r>
        <w:lastRenderedPageBreak/>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8B1B99">
      <w:pPr>
        <w:spacing w:line="360" w:lineRule="auto"/>
        <w:jc w:val="both"/>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8450"/>
                    </a:xfrm>
                    <a:prstGeom prst="rect">
                      <a:avLst/>
                    </a:prstGeom>
                  </pic:spPr>
                </pic:pic>
              </a:graphicData>
            </a:graphic>
          </wp:inline>
        </w:drawing>
      </w:r>
    </w:p>
    <w:p w14:paraId="5C77B017" w14:textId="0F77AD3A"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25"/>
      <w:commentRangeStart w:id="26"/>
      <w:r>
        <w:rPr>
          <w:sz w:val="24"/>
          <w:szCs w:val="24"/>
        </w:rPr>
        <w:t>the</w:t>
      </w:r>
      <w:r w:rsidR="009954FC" w:rsidRPr="00AC0541">
        <w:rPr>
          <w:sz w:val="24"/>
          <w:szCs w:val="24"/>
        </w:rPr>
        <w:t xml:space="preserve"> real data.  </w:t>
      </w:r>
      <w:commentRangeEnd w:id="25"/>
      <w:r w:rsidR="009F442A">
        <w:rPr>
          <w:rStyle w:val="Kommentarhenvisning"/>
        </w:rPr>
        <w:commentReference w:id="25"/>
      </w:r>
      <w:commentRangeEnd w:id="26"/>
      <w:r w:rsidR="00374F21">
        <w:rPr>
          <w:rStyle w:val="Kommentarhenvisning"/>
        </w:rPr>
        <w:commentReference w:id="26"/>
      </w:r>
    </w:p>
    <w:p w14:paraId="68C32913" w14:textId="53D1D64B" w:rsidR="00C17C13" w:rsidRPr="00AC0541" w:rsidRDefault="00C17C13" w:rsidP="008B1B99">
      <w:pPr>
        <w:spacing w:line="360" w:lineRule="auto"/>
        <w:jc w:val="both"/>
        <w:rPr>
          <w:sz w:val="24"/>
          <w:szCs w:val="24"/>
        </w:rPr>
      </w:pPr>
      <w:r w:rsidRPr="00C17C13">
        <w:rPr>
          <w:noProof/>
        </w:rPr>
        <w:lastRenderedPageBreak/>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928" cy="3154161"/>
                    </a:xfrm>
                    <a:prstGeom prst="rect">
                      <a:avLst/>
                    </a:prstGeom>
                  </pic:spPr>
                </pic:pic>
              </a:graphicData>
            </a:graphic>
          </wp:inline>
        </w:drawing>
      </w:r>
    </w:p>
    <w:p w14:paraId="7E9CBCAD" w14:textId="735486DD" w:rsidR="003A3E3B" w:rsidRDefault="003A3E3B" w:rsidP="008B1B99">
      <w:pPr>
        <w:pStyle w:val="Billedtekst"/>
        <w:keepNext/>
        <w:jc w:val="both"/>
      </w:pPr>
      <w:bookmarkStart w:id="27" w:name="_Ref119756235"/>
      <w:r>
        <w:t>Figure</w:t>
      </w:r>
      <w:r w:rsidR="002966DF">
        <w:t xml:space="preserve"> </w:t>
      </w:r>
      <w:fldSimple w:instr=" SEQ Figure \* ARABIC ">
        <w:r w:rsidR="00775321">
          <w:rPr>
            <w:noProof/>
          </w:rPr>
          <w:t>4</w:t>
        </w:r>
      </w:fldSimple>
      <w:bookmarkEnd w:id="27"/>
      <w:r w:rsidR="002966DF">
        <w:rPr>
          <w:noProof/>
        </w:rPr>
        <w:t xml:space="preserve">: Simulation vs. real </w:t>
      </w:r>
      <w:commentRangeStart w:id="28"/>
      <w:commentRangeStart w:id="29"/>
      <w:r w:rsidR="002966DF">
        <w:rPr>
          <w:noProof/>
        </w:rPr>
        <w:t>data</w:t>
      </w:r>
      <w:commentRangeEnd w:id="28"/>
      <w:r w:rsidR="009F44F0">
        <w:rPr>
          <w:rStyle w:val="Kommentarhenvisning"/>
          <w:i w:val="0"/>
          <w:iCs w:val="0"/>
          <w:color w:val="auto"/>
        </w:rPr>
        <w:commentReference w:id="28"/>
      </w:r>
      <w:commentRangeEnd w:id="29"/>
      <w:r w:rsidR="00374F21">
        <w:rPr>
          <w:rStyle w:val="Kommentarhenvisning"/>
          <w:i w:val="0"/>
          <w:iCs w:val="0"/>
          <w:color w:val="auto"/>
        </w:rPr>
        <w:commentReference w:id="29"/>
      </w:r>
    </w:p>
    <w:p w14:paraId="553A3962" w14:textId="618A77DF" w:rsidR="00F010F8" w:rsidRDefault="00C17C13" w:rsidP="008B1B99">
      <w:pPr>
        <w:spacing w:line="360" w:lineRule="auto"/>
        <w:jc w:val="both"/>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xml:space="preserve">, finding that the compensation rate increases within this </w:t>
      </w:r>
      <w:r w:rsidR="002966DF">
        <w:rPr>
          <w:sz w:val="24"/>
          <w:szCs w:val="24"/>
        </w:rPr>
        <w:lastRenderedPageBreak/>
        <w:t>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7D33252C" w:rsidR="009C5A76" w:rsidRPr="00AC0541" w:rsidRDefault="00E427BB" w:rsidP="008B1B99">
      <w:pPr>
        <w:spacing w:line="360" w:lineRule="auto"/>
        <w:jc w:val="both"/>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r w:rsidR="00A749C8">
        <w:rPr>
          <w:sz w:val="24"/>
          <w:szCs w:val="24"/>
        </w:rPr>
        <w:t>To obtain our results we will now present three scenarios in which we analyze the effect on unemployment when removing the suppressing of the state regulation percentage</w:t>
      </w:r>
      <w:r w:rsidR="00A749C8" w:rsidRPr="005239BF">
        <w:rPr>
          <w:rStyle w:val="Fodnotehenvisning"/>
        </w:rPr>
        <w:footnoteReference w:id="11"/>
      </w:r>
      <w:r w:rsidR="00A749C8">
        <w:t>.</w:t>
      </w:r>
      <w:r w:rsidR="00A749C8">
        <w:rPr>
          <w:sz w:val="24"/>
          <w:szCs w:val="24"/>
        </w:rPr>
        <w:t xml:space="preserve"> </w:t>
      </w: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14CB98D5" w:rsidR="009F442A" w:rsidRPr="005310E0"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strength of the economy and the labor-force, arguing that when unemployment is high less people will find it attractive to join the labor-force</w:t>
      </w:r>
      <w:r w:rsidR="009F442A" w:rsidRPr="00AB3D2F">
        <w:rPr>
          <w:rFonts w:cstheme="minorHAnsi"/>
          <w:sz w:val="24"/>
          <w:szCs w:val="24"/>
        </w:rPr>
        <w:t>.</w:t>
      </w:r>
      <w:r w:rsidR="000C6E55">
        <w:rPr>
          <w:rFonts w:cstheme="minorHAnsi"/>
          <w:sz w:val="24"/>
          <w:szCs w:val="24"/>
        </w:rPr>
        <w:t xml:space="preserve"> But as argued by Smith (2021), these types of reforms aimed at changing the incentives for people to participate in the labor force by reducing/increasing the benefits, seems to have almost no effect at these times. Claiming that those who would be affected by these reforms are already part of the labor-force. This is also shown as</w:t>
      </w:r>
      <w:r w:rsidR="009F442A" w:rsidRPr="00AB3D2F">
        <w:rPr>
          <w:rFonts w:cstheme="minorHAnsi"/>
          <w:sz w:val="24"/>
          <w:szCs w:val="24"/>
        </w:rPr>
        <w:t xml:space="preserve"> within the dynamics of the Danish labor market many have failed to determine what brings people into the labor force, in section 2 the literature argued that participation could </w:t>
      </w:r>
      <w:r w:rsidR="009F442A" w:rsidRPr="00AB3D2F">
        <w:rPr>
          <w:rFonts w:cstheme="minorHAnsi"/>
          <w:sz w:val="24"/>
          <w:szCs w:val="24"/>
        </w:rPr>
        <w:lastRenderedPageBreak/>
        <w:t xml:space="preserve">follow several factors, including norms, wages relative to other workers, consumption levels, and the standard of living. </w:t>
      </w:r>
      <w:r w:rsidR="000C6E55">
        <w:rPr>
          <w:rFonts w:cstheme="minorHAnsi"/>
          <w:sz w:val="24"/>
          <w:szCs w:val="24"/>
        </w:rPr>
        <w:t>For this</w:t>
      </w:r>
      <w:r w:rsidR="000C6E55" w:rsidRPr="00AB3D2F">
        <w:rPr>
          <w:rFonts w:cstheme="minorHAnsi"/>
          <w:sz w:val="24"/>
          <w:szCs w:val="24"/>
        </w:rPr>
        <w:t xml:space="preserve"> </w:t>
      </w:r>
      <w:r w:rsidR="00B908B6" w:rsidRPr="00AB3D2F">
        <w:rPr>
          <w:rFonts w:cstheme="minorHAnsi"/>
          <w:sz w:val="24"/>
          <w:szCs w:val="24"/>
        </w:rPr>
        <w:t>reason,</w:t>
      </w:r>
      <w:r w:rsidR="000C6E55" w:rsidRPr="00AB3D2F">
        <w:rPr>
          <w:rFonts w:cstheme="minorHAnsi"/>
          <w:sz w:val="24"/>
          <w:szCs w:val="24"/>
        </w:rPr>
        <w:t xml:space="preserve"> </w:t>
      </w:r>
      <w:r w:rsidR="000C6E55">
        <w:rPr>
          <w:rFonts w:cstheme="minorHAnsi"/>
          <w:sz w:val="24"/>
          <w:szCs w:val="24"/>
        </w:rPr>
        <w:t>one could argue to</w:t>
      </w:r>
      <w:r w:rsidR="000C6E55" w:rsidRPr="00AB3D2F">
        <w:rPr>
          <w:rFonts w:cstheme="minorHAnsi"/>
          <w:sz w:val="24"/>
          <w:szCs w:val="24"/>
        </w:rPr>
        <w:t xml:space="preserve"> </w:t>
      </w:r>
      <w:r w:rsidR="000C6E55">
        <w:rPr>
          <w:rFonts w:cstheme="minorHAnsi"/>
          <w:sz w:val="24"/>
          <w:szCs w:val="24"/>
        </w:rPr>
        <w:t>leave the</w:t>
      </w:r>
      <w:r w:rsidR="000C6E55" w:rsidRPr="00AB3D2F">
        <w:rPr>
          <w:rFonts w:cstheme="minorHAnsi"/>
          <w:sz w:val="24"/>
          <w:szCs w:val="24"/>
        </w:rPr>
        <w:t xml:space="preserve"> participation rate exogenous </w:t>
      </w:r>
      <w:r w:rsidR="00703A1E">
        <w:rPr>
          <w:rFonts w:cstheme="minorHAnsi"/>
          <w:sz w:val="24"/>
          <w:szCs w:val="24"/>
        </w:rPr>
        <w:t xml:space="preserve">within the model, which is done in this scenario. </w:t>
      </w:r>
    </w:p>
    <w:p w14:paraId="0740E073" w14:textId="5BE8493F" w:rsidR="00CF0F0D" w:rsidRDefault="008C02FE" w:rsidP="008B1B99">
      <w:pPr>
        <w:pStyle w:val="Overskrift2"/>
        <w:jc w:val="both"/>
      </w:pPr>
      <w:commentRangeStart w:id="30"/>
      <w:r>
        <w:t xml:space="preserve">Scenario </w:t>
      </w:r>
      <w:r w:rsidR="007F7F59">
        <w:t>3</w:t>
      </w:r>
      <w:r w:rsidR="003F23A4">
        <w:t xml:space="preserve"> </w:t>
      </w:r>
      <w:commentRangeEnd w:id="30"/>
      <w:r w:rsidR="00B908B6">
        <w:rPr>
          <w:rStyle w:val="Kommentarhenvisning"/>
          <w:rFonts w:asciiTheme="minorHAnsi" w:eastAsiaTheme="minorHAnsi" w:hAnsiTheme="minorHAnsi" w:cstheme="minorBidi"/>
          <w:color w:val="auto"/>
        </w:rPr>
        <w:commentReference w:id="30"/>
      </w:r>
      <w:r w:rsidR="007F7F59">
        <w:t>do the level of income insurance affect wage negotiations</w:t>
      </w:r>
    </w:p>
    <w:p w14:paraId="6A090FEA" w14:textId="674C97C3" w:rsidR="007F7F59" w:rsidRDefault="007F7F59" w:rsidP="008B1B99">
      <w:pPr>
        <w:jc w:val="both"/>
      </w:pPr>
    </w:p>
    <w:p w14:paraId="0089F10C" w14:textId="3CC4B856" w:rsidR="00721337" w:rsidRDefault="001C5B33" w:rsidP="008B1B99">
      <w:pPr>
        <w:spacing w:line="360" w:lineRule="auto"/>
        <w:jc w:val="both"/>
        <w:rPr>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 Second,</w:t>
      </w:r>
      <w:r w:rsidR="00B908B6">
        <w:rPr>
          <w:rFonts w:eastAsiaTheme="minorEastAsia" w:cstheme="minorHAnsi"/>
          <w:sz w:val="24"/>
          <w:szCs w:val="24"/>
        </w:rPr>
        <w:t xml:space="preserve"> </w:t>
      </w:r>
      <w:r w:rsidR="00721337">
        <w:rPr>
          <w:rFonts w:eastAsiaTheme="minorEastAsia" w:cstheme="minorHAnsi"/>
          <w:sz w:val="24"/>
          <w:szCs w:val="24"/>
        </w:rPr>
        <w:t xml:space="preserve">we could </w:t>
      </w:r>
      <w:r w:rsidR="00B908B6">
        <w:rPr>
          <w:rFonts w:eastAsiaTheme="minorEastAsia" w:cstheme="minorHAnsi"/>
          <w:sz w:val="24"/>
          <w:szCs w:val="24"/>
        </w:rPr>
        <w:t>argue that</w:t>
      </w:r>
      <w:r w:rsidR="00721337">
        <w:rPr>
          <w:rFonts w:eastAsiaTheme="minorEastAsia" w:cstheme="minorHAnsi"/>
          <w:sz w:val="24"/>
          <w:szCs w:val="24"/>
        </w:rPr>
        <w:t xml:space="preserve"> the relationship between the maximum level of income insurance and wages </w:t>
      </w:r>
      <w:r w:rsidR="00B908B6">
        <w:rPr>
          <w:rFonts w:eastAsiaTheme="minorEastAsia" w:cstheme="minorHAnsi"/>
          <w:sz w:val="24"/>
          <w:szCs w:val="24"/>
        </w:rPr>
        <w:t>could</w:t>
      </w:r>
      <w:r w:rsidR="00721337">
        <w:rPr>
          <w:rFonts w:eastAsiaTheme="minorEastAsia" w:cstheme="minorHAnsi"/>
          <w:sz w:val="24"/>
          <w:szCs w:val="24"/>
        </w:rPr>
        <w:t xml:space="preserve"> be different in </w:t>
      </w:r>
      <w:commentRangeStart w:id="31"/>
      <w:r w:rsidR="00721337">
        <w:rPr>
          <w:rFonts w:eastAsiaTheme="minorEastAsia" w:cstheme="minorHAnsi"/>
          <w:sz w:val="24"/>
          <w:szCs w:val="24"/>
        </w:rPr>
        <w:t>Denmark compared to Sweden</w:t>
      </w:r>
      <w:r w:rsidR="00B908B6">
        <w:rPr>
          <w:rFonts w:eastAsiaTheme="minorEastAsia" w:cstheme="minorHAnsi"/>
          <w:sz w:val="24"/>
          <w:szCs w:val="24"/>
        </w:rPr>
        <w:t>, thereby biasing the results</w:t>
      </w:r>
      <w:r w:rsidR="00721337">
        <w:rPr>
          <w:rFonts w:eastAsiaTheme="minorEastAsia" w:cstheme="minorHAnsi"/>
          <w:sz w:val="24"/>
          <w:szCs w:val="24"/>
        </w:rPr>
        <w:t xml:space="preserve">. </w:t>
      </w:r>
      <w:commentRangeEnd w:id="31"/>
      <w:r w:rsidR="00721337">
        <w:rPr>
          <w:rStyle w:val="Kommentarhenvisning"/>
        </w:rPr>
        <w:commentReference w:id="31"/>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32"/>
      <w:r w:rsidR="00B72D8F">
        <w:rPr>
          <w:rFonts w:eastAsiaTheme="minorEastAsia" w:cstheme="minorHAnsi"/>
          <w:sz w:val="24"/>
          <w:szCs w:val="24"/>
        </w:rPr>
        <w:t>There can be several reasons for this, as the wage is based on quarterly data, while the level of income insurance and the maximum level of income insurance is set once a year</w:t>
      </w:r>
      <w:r w:rsidR="00B908B6">
        <w:rPr>
          <w:rFonts w:eastAsiaTheme="minorEastAsia" w:cstheme="minorHAnsi"/>
          <w:sz w:val="24"/>
          <w:szCs w:val="24"/>
        </w:rPr>
        <w:t xml:space="preserve">, another reason could be the econometric method used, where causal effects methods also used by </w:t>
      </w:r>
      <w:r w:rsidR="00B908B6" w:rsidRPr="00721337">
        <w:rPr>
          <w:sz w:val="24"/>
          <w:szCs w:val="24"/>
        </w:rPr>
        <w:t xml:space="preserve">Fredriksson &amp; </w:t>
      </w:r>
      <w:proofErr w:type="spellStart"/>
      <w:r w:rsidR="00B908B6" w:rsidRPr="00721337">
        <w:rPr>
          <w:sz w:val="24"/>
          <w:szCs w:val="24"/>
        </w:rPr>
        <w:t>Söderström</w:t>
      </w:r>
      <w:proofErr w:type="spellEnd"/>
      <w:r w:rsidR="00B908B6">
        <w:rPr>
          <w:sz w:val="24"/>
          <w:szCs w:val="24"/>
        </w:rPr>
        <w:t xml:space="preserve"> </w:t>
      </w:r>
      <w:r w:rsidR="00B908B6">
        <w:rPr>
          <w:sz w:val="24"/>
          <w:szCs w:val="24"/>
        </w:rPr>
        <w:fldChar w:fldCharType="begin" w:fldLock="1"/>
      </w:r>
      <w:r w:rsidR="00B908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operties":{"noteIndex":0},"schema":"https://github.com/citation-style-language/schema/raw/master/csl-citation.json"}</w:instrText>
      </w:r>
      <w:r w:rsidR="00B908B6">
        <w:rPr>
          <w:sz w:val="24"/>
          <w:szCs w:val="24"/>
        </w:rPr>
        <w:fldChar w:fldCharType="separate"/>
      </w:r>
      <w:r w:rsidR="00B908B6" w:rsidRPr="00B908B6">
        <w:rPr>
          <w:noProof/>
          <w:sz w:val="24"/>
          <w:szCs w:val="24"/>
        </w:rPr>
        <w:t>(2020)</w:t>
      </w:r>
      <w:r w:rsidR="00B908B6">
        <w:rPr>
          <w:sz w:val="24"/>
          <w:szCs w:val="24"/>
        </w:rPr>
        <w:fldChar w:fldCharType="end"/>
      </w:r>
      <w:r w:rsidR="00B908B6">
        <w:rPr>
          <w:sz w:val="24"/>
          <w:szCs w:val="24"/>
        </w:rPr>
        <w:t xml:space="preserve"> seems to be superior when examining such a relationship</w:t>
      </w:r>
      <w:r w:rsidR="00B72D8F">
        <w:rPr>
          <w:rFonts w:eastAsiaTheme="minorEastAsia" w:cstheme="minorHAnsi"/>
          <w:sz w:val="24"/>
          <w:szCs w:val="24"/>
        </w:rPr>
        <w:t xml:space="preserve">. </w:t>
      </w:r>
      <w:commentRangeEnd w:id="32"/>
      <w:r w:rsidR="00B72D8F">
        <w:rPr>
          <w:rStyle w:val="Kommentarhenvisning"/>
        </w:rPr>
        <w:commentReference w:id="32"/>
      </w:r>
    </w:p>
    <w:p w14:paraId="2A79AFD9" w14:textId="55FE2A0D" w:rsidR="00E21539" w:rsidRPr="00AB3C6B" w:rsidRDefault="00B72D8F" w:rsidP="008B1B99">
      <w:pPr>
        <w:spacing w:line="360" w:lineRule="auto"/>
        <w:jc w:val="both"/>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w:t>
      </w:r>
      <w:r w:rsidR="00EC5D50">
        <w:rPr>
          <w:rFonts w:eastAsiaTheme="minorEastAsia" w:cstheme="minorHAnsi"/>
          <w:sz w:val="24"/>
          <w:szCs w:val="24"/>
        </w:rPr>
        <w:t>e</w:t>
      </w:r>
      <w:r>
        <w:rPr>
          <w:rFonts w:eastAsiaTheme="minorEastAsia" w:cstheme="minorHAnsi"/>
          <w:sz w:val="24"/>
          <w:szCs w:val="24"/>
        </w:rPr>
        <w:t xml:space="preserve">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43A4623" w14:textId="22B4E336" w:rsidR="00B86FBD" w:rsidRDefault="00B86FBD" w:rsidP="008B1B99">
      <w:pPr>
        <w:spacing w:line="360" w:lineRule="auto"/>
        <w:jc w:val="both"/>
        <w:rPr>
          <w:sz w:val="24"/>
          <w:szCs w:val="24"/>
        </w:rPr>
      </w:pPr>
      <w:r w:rsidRPr="00B86FBD">
        <w:rPr>
          <w:noProof/>
        </w:rPr>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5772" cy="3317606"/>
                    </a:xfrm>
                    <a:prstGeom prst="rect">
                      <a:avLst/>
                    </a:prstGeom>
                  </pic:spPr>
                </pic:pic>
              </a:graphicData>
            </a:graphic>
          </wp:inline>
        </w:drawing>
      </w:r>
    </w:p>
    <w:p w14:paraId="69DF002F" w14:textId="3515EDC7" w:rsidR="001F384B" w:rsidRDefault="001F384B" w:rsidP="008B1B99">
      <w:pPr>
        <w:spacing w:line="360" w:lineRule="auto"/>
        <w:jc w:val="both"/>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AB3C6B">
        <w:rPr>
          <w:sz w:val="24"/>
          <w:szCs w:val="24"/>
        </w:rPr>
        <w:t>As the targeted wage increase, so does the wage and a</w:t>
      </w:r>
      <w:r w:rsidR="00B22835">
        <w:rPr>
          <w:sz w:val="24"/>
          <w:szCs w:val="24"/>
        </w:rPr>
        <w:t xml:space="preserve">s we find the Danish economy to be </w:t>
      </w:r>
      <w:commentRangeStart w:id="33"/>
      <w:r w:rsidR="00B22835">
        <w:rPr>
          <w:sz w:val="24"/>
          <w:szCs w:val="24"/>
        </w:rPr>
        <w:t xml:space="preserve">profit led </w:t>
      </w:r>
      <w:commentRangeEnd w:id="33"/>
      <w:r w:rsidR="00B22835">
        <w:rPr>
          <w:rStyle w:val="Kommentarhenvisning"/>
        </w:rPr>
        <w:commentReference w:id="33"/>
      </w:r>
      <w:r w:rsidR="00B22835">
        <w:rPr>
          <w:sz w:val="24"/>
          <w:szCs w:val="24"/>
        </w:rPr>
        <w:t xml:space="preserve">this lowers the economic activity, and thereby increase the unemployment rate. </w:t>
      </w:r>
      <w:r w:rsidR="00AB3C6B">
        <w:rPr>
          <w:sz w:val="24"/>
          <w:szCs w:val="24"/>
        </w:rPr>
        <w:t>T</w:t>
      </w:r>
      <w:commentRangeStart w:id="34"/>
      <w:commentRangeStart w:id="35"/>
      <w:r w:rsidR="00B22835">
        <w:rPr>
          <w:sz w:val="24"/>
          <w:szCs w:val="24"/>
        </w:rPr>
        <w:t xml:space="preserve">he unemployment rate will lower the labor-force but </w:t>
      </w:r>
      <w:r w:rsidR="00AB3C6B">
        <w:rPr>
          <w:sz w:val="24"/>
          <w:szCs w:val="24"/>
        </w:rPr>
        <w:t xml:space="preserve">at the same time lower employment by even more, leaving the unemployment to increase further. </w:t>
      </w:r>
      <w:r w:rsidR="00B22835">
        <w:rPr>
          <w:sz w:val="24"/>
          <w:szCs w:val="24"/>
        </w:rPr>
        <w:t xml:space="preserve"> </w:t>
      </w:r>
      <w:commentRangeEnd w:id="34"/>
      <w:r w:rsidR="00B22835">
        <w:rPr>
          <w:rStyle w:val="Kommentarhenvisning"/>
        </w:rPr>
        <w:commentReference w:id="34"/>
      </w:r>
      <w:commentRangeEnd w:id="35"/>
      <w:r w:rsidR="000872C7">
        <w:rPr>
          <w:rStyle w:val="Kommentarhenvisning"/>
        </w:rPr>
        <w:commentReference w:id="35"/>
      </w:r>
    </w:p>
    <w:p w14:paraId="10D479F4" w14:textId="51589C72" w:rsidR="001C5B33" w:rsidRDefault="00B22835" w:rsidP="008B1B99">
      <w:pPr>
        <w:spacing w:line="360" w:lineRule="auto"/>
        <w:jc w:val="both"/>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w:t>
      </w:r>
      <w:r w:rsidR="00AB3C6B">
        <w:rPr>
          <w:sz w:val="24"/>
          <w:szCs w:val="24"/>
        </w:rPr>
        <w:t>should be seen as a mature economy</w:t>
      </w:r>
      <w:r w:rsidR="00EE671D">
        <w:rPr>
          <w:sz w:val="24"/>
          <w:szCs w:val="24"/>
        </w:rPr>
        <w:t xml:space="preserve">, </w:t>
      </w:r>
      <w:r w:rsidR="00AB3C6B">
        <w:rPr>
          <w:sz w:val="24"/>
          <w:szCs w:val="24"/>
        </w:rPr>
        <w:t xml:space="preserve">thereby approving the argumentation used </w:t>
      </w:r>
      <w:r w:rsidR="00EE671D">
        <w:rPr>
          <w:sz w:val="24"/>
          <w:szCs w:val="24"/>
        </w:rPr>
        <w:t>by Smith (2021)</w:t>
      </w:r>
      <w:r w:rsidR="00AB3C6B">
        <w:rPr>
          <w:sz w:val="24"/>
          <w:szCs w:val="24"/>
        </w:rPr>
        <w:t xml:space="preserve"> that</w:t>
      </w:r>
      <w:r w:rsidR="00EE671D">
        <w:rPr>
          <w:sz w:val="24"/>
          <w:szCs w:val="24"/>
        </w:rPr>
        <w:t xml:space="preserve"> this type of reform with the goal of changing the level of benefits does not seem to be the right solution</w:t>
      </w:r>
      <w:r w:rsidR="00AB3C6B">
        <w:rPr>
          <w:sz w:val="24"/>
          <w:szCs w:val="24"/>
        </w:rPr>
        <w:t xml:space="preserve"> as </w:t>
      </w:r>
      <w:r w:rsidR="00EE671D">
        <w:rPr>
          <w:sz w:val="24"/>
          <w:szCs w:val="24"/>
        </w:rPr>
        <w:t xml:space="preserve">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w:t>
      </w:r>
      <w:r w:rsidR="00AB3C6B">
        <w:rPr>
          <w:sz w:val="24"/>
          <w:szCs w:val="24"/>
        </w:rPr>
        <w:t>s</w:t>
      </w:r>
      <w:r w:rsidR="003B1BB1">
        <w:rPr>
          <w:sz w:val="24"/>
          <w:szCs w:val="24"/>
        </w:rPr>
        <w:t xml:space="preserve"> </w:t>
      </w:r>
      <w:r w:rsidR="00AB3C6B">
        <w:rPr>
          <w:sz w:val="24"/>
          <w:szCs w:val="24"/>
        </w:rPr>
        <w:t>in benefits</w:t>
      </w:r>
      <w:r w:rsidR="003B1BB1">
        <w:rPr>
          <w:sz w:val="24"/>
          <w:szCs w:val="24"/>
        </w:rPr>
        <w:t xml:space="preserve">. </w:t>
      </w:r>
      <w:r w:rsidR="003B1BB1">
        <w:rPr>
          <w:sz w:val="24"/>
          <w:szCs w:val="24"/>
        </w:rPr>
        <w:br/>
        <w:t xml:space="preserve">The results of scenario 2 increase unemployment by 1450 people, </w:t>
      </w:r>
      <w:r w:rsidR="00AB3C6B">
        <w:rPr>
          <w:sz w:val="24"/>
          <w:szCs w:val="24"/>
        </w:rPr>
        <w:t>compared to the previous scenario, we now only see the negative effect of the wage channel</w:t>
      </w:r>
      <w:r w:rsidR="003B1BB1">
        <w:rPr>
          <w:sz w:val="24"/>
          <w:szCs w:val="24"/>
        </w:rPr>
        <w:t xml:space="preserve">.  </w:t>
      </w:r>
    </w:p>
    <w:p w14:paraId="13864ACA" w14:textId="4335CF12" w:rsidR="003B1BB1" w:rsidRDefault="00377D68" w:rsidP="008B1B99">
      <w:pPr>
        <w:spacing w:line="360" w:lineRule="auto"/>
        <w:jc w:val="both"/>
        <w:rPr>
          <w:sz w:val="24"/>
          <w:szCs w:val="24"/>
        </w:rPr>
      </w:pPr>
      <w:commentRangeStart w:id="36"/>
      <w:commentRangeStart w:id="37"/>
      <w:r>
        <w:rPr>
          <w:sz w:val="24"/>
          <w:szCs w:val="24"/>
        </w:rPr>
        <w:t>In scenario 3</w:t>
      </w:r>
      <w:commentRangeEnd w:id="36"/>
      <w:r w:rsidR="004012A7">
        <w:rPr>
          <w:rStyle w:val="Kommentarhenvisning"/>
        </w:rPr>
        <w:commentReference w:id="36"/>
      </w:r>
      <w:commentRangeEnd w:id="37"/>
      <w:r w:rsidR="004012A7">
        <w:rPr>
          <w:rStyle w:val="Kommentarhenvisning"/>
        </w:rPr>
        <w:commentReference w:id="37"/>
      </w:r>
      <w:r>
        <w:rPr>
          <w:sz w:val="24"/>
          <w:szCs w:val="24"/>
        </w:rPr>
        <w:t>,</w:t>
      </w:r>
      <w:r w:rsidR="00AB3C6B">
        <w:rPr>
          <w:sz w:val="24"/>
          <w:szCs w:val="24"/>
        </w:rPr>
        <w:t xml:space="preserve"> we also remove the wage-channel thereby</w:t>
      </w:r>
      <w:r>
        <w:rPr>
          <w:sz w:val="24"/>
          <w:szCs w:val="24"/>
        </w:rPr>
        <w:t xml:space="preserve"> only </w:t>
      </w:r>
      <w:r w:rsidR="00AB3C6B">
        <w:rPr>
          <w:sz w:val="24"/>
          <w:szCs w:val="24"/>
        </w:rPr>
        <w:t>including the</w:t>
      </w:r>
      <w:r>
        <w:rPr>
          <w:sz w:val="24"/>
          <w:szCs w:val="24"/>
        </w:rPr>
        <w:t xml:space="preserve"> demand channel and insurance rate channel. We now observe a decrease in unemployment of 300 people. As the worker </w:t>
      </w:r>
      <w:r>
        <w:rPr>
          <w:sz w:val="24"/>
          <w:szCs w:val="24"/>
        </w:rPr>
        <w:lastRenderedPageBreak/>
        <w:t>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8B1B99">
      <w:pPr>
        <w:spacing w:line="360" w:lineRule="auto"/>
        <w:jc w:val="both"/>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8B1B99">
      <w:pPr>
        <w:spacing w:line="360" w:lineRule="auto"/>
        <w:jc w:val="both"/>
        <w:rPr>
          <w:sz w:val="24"/>
          <w:szCs w:val="24"/>
        </w:rPr>
      </w:pPr>
      <w:r w:rsidRPr="006D3714">
        <w:rPr>
          <w:noProof/>
        </w:rPr>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5DF295EF" w14:textId="76DDF8C9" w:rsidR="00AC039B" w:rsidRDefault="00AC039B" w:rsidP="008B1B99">
      <w:pPr>
        <w:spacing w:line="360" w:lineRule="auto"/>
        <w:jc w:val="both"/>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w:t>
      </w:r>
      <w:r>
        <w:rPr>
          <w:sz w:val="24"/>
          <w:szCs w:val="24"/>
        </w:rPr>
        <w:lastRenderedPageBreak/>
        <w:t>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38" w:name="_Ref119913315"/>
      <w:r>
        <w:t xml:space="preserve">Section 5: </w:t>
      </w:r>
      <w:bookmarkEnd w:id="38"/>
      <w:r w:rsidR="0013694F">
        <w:t xml:space="preserve">Evaluating regulations towards the Danish income insurance program </w:t>
      </w:r>
    </w:p>
    <w:p w14:paraId="279C26BA" w14:textId="0AFDA4ED" w:rsidR="008B3BF1" w:rsidRDefault="00A455E4" w:rsidP="008B1B99">
      <w:pPr>
        <w:pStyle w:val="pf0"/>
        <w:spacing w:line="360" w:lineRule="auto"/>
        <w:jc w:val="both"/>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717B21DC" w:rsidR="00D21ACC" w:rsidRDefault="008B3BF1" w:rsidP="008B1B99">
      <w:pPr>
        <w:pStyle w:val="pf0"/>
        <w:spacing w:line="360" w:lineRule="auto"/>
        <w:jc w:val="both"/>
        <w:rPr>
          <w:rStyle w:val="cf01"/>
          <w:rFonts w:asciiTheme="minorHAnsi" w:hAnsiTheme="minorHAnsi" w:cstheme="minorHAnsi"/>
          <w:sz w:val="24"/>
          <w:szCs w:val="24"/>
        </w:rPr>
      </w:pPr>
      <w:commentRangeStart w:id="39"/>
      <w:commentRangeStart w:id="40"/>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8B1B99">
      <w:pPr>
        <w:pStyle w:val="pf0"/>
        <w:spacing w:line="360" w:lineRule="auto"/>
        <w:jc w:val="both"/>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commentRangeEnd w:id="39"/>
      <w:r w:rsidR="00B85EF7">
        <w:rPr>
          <w:rStyle w:val="Kommentarhenvisning"/>
          <w:rFonts w:asciiTheme="minorHAnsi" w:eastAsiaTheme="minorHAnsi" w:hAnsiTheme="minorHAnsi" w:cstheme="minorBidi"/>
        </w:rPr>
        <w:commentReference w:id="39"/>
      </w:r>
      <w:commentRangeEnd w:id="40"/>
      <w:r w:rsidR="00B42F5D">
        <w:rPr>
          <w:rStyle w:val="Kommentarhenvisning"/>
          <w:rFonts w:asciiTheme="minorHAnsi" w:eastAsiaTheme="minorHAnsi" w:hAnsiTheme="minorHAnsi" w:cstheme="minorBidi"/>
        </w:rPr>
        <w:commentReference w:id="40"/>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w:t>
      </w:r>
      <w:r w:rsidR="00786A9E" w:rsidRPr="00D21ACC">
        <w:rPr>
          <w:rFonts w:asciiTheme="minorHAnsi" w:hAnsiTheme="minorHAnsi" w:cstheme="minorHAnsi"/>
        </w:rPr>
        <w:lastRenderedPageBreak/>
        <w:t xml:space="preserve">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8B1B99">
      <w:pPr>
        <w:pStyle w:val="Overskrift2"/>
        <w:jc w:val="both"/>
      </w:pPr>
      <w:r>
        <w:t>Finding the relation between the micro and macro elasticity for Denmark</w:t>
      </w:r>
    </w:p>
    <w:p w14:paraId="0FCCAA30" w14:textId="77777777" w:rsidR="005310E0" w:rsidRPr="005310E0" w:rsidRDefault="005310E0" w:rsidP="008B1B99">
      <w:pPr>
        <w:jc w:val="both"/>
      </w:pPr>
    </w:p>
    <w:p w14:paraId="2DF39DA3" w14:textId="41BFD109" w:rsidR="008C3542" w:rsidRPr="00847BCD" w:rsidRDefault="00E861C4" w:rsidP="008B1B99">
      <w:pPr>
        <w:spacing w:line="360" w:lineRule="auto"/>
        <w:jc w:val="both"/>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B1B99">
      <w:pPr>
        <w:spacing w:line="360" w:lineRule="auto"/>
        <w:jc w:val="both"/>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2"/>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w:t>
      </w:r>
      <w:r w:rsidR="00662931" w:rsidRPr="00847BCD">
        <w:rPr>
          <w:sz w:val="24"/>
          <w:szCs w:val="24"/>
        </w:rPr>
        <w:lastRenderedPageBreak/>
        <w:t>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B1B99">
      <w:pPr>
        <w:spacing w:line="360" w:lineRule="auto"/>
        <w:jc w:val="both"/>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41"/>
      <w:r w:rsidR="001B6085" w:rsidRPr="00847BCD">
        <w:rPr>
          <w:sz w:val="24"/>
          <w:szCs w:val="24"/>
        </w:rPr>
        <w:t xml:space="preserve">of 3 </w:t>
      </w:r>
      <w:commentRangeEnd w:id="41"/>
      <w:r w:rsidR="007F5CB2">
        <w:rPr>
          <w:rStyle w:val="Kommentarhenvisning"/>
        </w:rPr>
        <w:commentReference w:id="41"/>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B1B99">
      <w:pPr>
        <w:spacing w:line="360" w:lineRule="auto"/>
        <w:jc w:val="both"/>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B1B99">
      <w:pPr>
        <w:spacing w:line="360" w:lineRule="auto"/>
        <w:jc w:val="both"/>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w:t>
      </w:r>
      <w:r w:rsidR="00BB0FA4" w:rsidRPr="00847BCD">
        <w:rPr>
          <w:sz w:val="24"/>
          <w:szCs w:val="24"/>
        </w:rPr>
        <w:lastRenderedPageBreak/>
        <w:t>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3"/>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4"/>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5"/>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695EFAA1" w:rsidR="00903676" w:rsidRDefault="00B43E1A" w:rsidP="008B1B99">
      <w:pPr>
        <w:spacing w:line="360" w:lineRule="auto"/>
        <w:jc w:val="both"/>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w:t>
      </w:r>
      <w:r w:rsidR="00502E41">
        <w:rPr>
          <w:sz w:val="24"/>
          <w:szCs w:val="24"/>
        </w:rPr>
        <w:t>exogenous</w:t>
      </w:r>
      <w:r w:rsidR="00903676">
        <w:rPr>
          <w:sz w:val="24"/>
          <w:szCs w:val="24"/>
        </w:rPr>
        <w:t xml:space="preserve">,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7AD48792"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45C4464F" w:rsidR="00EB3864" w:rsidRPr="009C4073" w:rsidRDefault="00744FD6" w:rsidP="008B1B99">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FD32C7">
        <w:rPr>
          <w:sz w:val="24"/>
          <w:szCs w:val="24"/>
        </w:rPr>
        <w:t>8</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8B1B99">
      <w:pPr>
        <w:pStyle w:val="Overskrift2"/>
        <w:jc w:val="both"/>
      </w:pPr>
      <w:r>
        <w:t>Evaluation</w:t>
      </w:r>
      <w:r w:rsidR="00CF5F9D">
        <w:t xml:space="preserve"> of the suppressing of the </w:t>
      </w:r>
      <w:r>
        <w:t>state</w:t>
      </w:r>
      <w:r w:rsidR="00CF5F9D">
        <w:t xml:space="preserve"> regulation </w:t>
      </w:r>
      <w:r>
        <w:t>percentage.</w:t>
      </w:r>
    </w:p>
    <w:p w14:paraId="2C70D5E2" w14:textId="7FCA1258" w:rsidR="00CF5F9D" w:rsidRDefault="00CF5F9D" w:rsidP="008B1B99">
      <w:pPr>
        <w:jc w:val="both"/>
      </w:pPr>
    </w:p>
    <w:p w14:paraId="55031FAE" w14:textId="6FA9D5E1" w:rsidR="00573A0D" w:rsidRDefault="00BB5FA2" w:rsidP="008B1B99">
      <w:pPr>
        <w:spacing w:line="360" w:lineRule="auto"/>
        <w:jc w:val="both"/>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6"/>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8B1B99">
      <w:pPr>
        <w:spacing w:line="360" w:lineRule="auto"/>
        <w:jc w:val="both"/>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1F0FE068"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7"/>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Lastly, we </w:t>
      </w:r>
      <w:r w:rsidR="008668D4" w:rsidRPr="009111C1">
        <w:rPr>
          <w:rFonts w:eastAsiaTheme="minorEastAsia" w:cstheme="minorHAnsi"/>
          <w:sz w:val="24"/>
          <w:szCs w:val="24"/>
        </w:rPr>
        <w:lastRenderedPageBreak/>
        <w:t>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8"/>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42" w:name="_Ref120617850"/>
      <w:r>
        <w:t xml:space="preserve">Table </w:t>
      </w:r>
      <w:fldSimple w:instr=" SEQ Table \* ARABIC ">
        <w:r w:rsidR="00775321">
          <w:rPr>
            <w:noProof/>
          </w:rPr>
          <w:t>1</w:t>
        </w:r>
      </w:fldSimple>
      <w:r w:rsidR="000856FC">
        <w:rPr>
          <w:noProof/>
        </w:rPr>
        <w:t>: Estimates used in the 3 cases</w:t>
      </w:r>
      <w:bookmarkEnd w:id="42"/>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1EFCA317"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w:t>
      </w:r>
      <w:r w:rsidR="00020762">
        <w:rPr>
          <w:rFonts w:eastAsiaTheme="minorEastAsia" w:cstheme="minorHAnsi"/>
          <w:sz w:val="24"/>
          <w:szCs w:val="24"/>
        </w:rPr>
        <w:t>0</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 xml:space="preserve">0.56, with the marginal costs being 0.81.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43"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43"/>
    </w:p>
    <w:p w14:paraId="59E717EF" w14:textId="0966F3B3" w:rsidR="00E84765" w:rsidRPr="00F00A78" w:rsidRDefault="00020762" w:rsidP="008B1B99">
      <w:pPr>
        <w:spacing w:line="360" w:lineRule="auto"/>
        <w:jc w:val="both"/>
        <w:rPr>
          <w:rFonts w:eastAsiaTheme="minorEastAsia" w:cstheme="minorHAnsi"/>
          <w:sz w:val="24"/>
          <w:szCs w:val="24"/>
        </w:rPr>
      </w:pPr>
      <w:r>
        <w:rPr>
          <w:rFonts w:eastAsiaTheme="minorEastAsia" w:cstheme="minorHAnsi"/>
          <w:sz w:val="24"/>
          <w:szCs w:val="24"/>
        </w:rPr>
        <w:lastRenderedPageBreak/>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44"/>
      <w:commentRangeStart w:id="45"/>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44"/>
      <w:r>
        <w:rPr>
          <w:rStyle w:val="Kommentarhenvisning"/>
        </w:rPr>
        <w:commentReference w:id="44"/>
      </w:r>
      <w:commentRangeEnd w:id="45"/>
      <w:r w:rsidR="002F7FE7">
        <w:rPr>
          <w:rStyle w:val="Kommentarhenvisning"/>
        </w:rPr>
        <w:commentReference w:id="45"/>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8B1B99">
      <w:pPr>
        <w:pStyle w:val="Overskrift1"/>
        <w:jc w:val="both"/>
        <w:rPr>
          <w:rFonts w:eastAsiaTheme="minorEastAsia"/>
        </w:rPr>
      </w:pPr>
      <w:commentRangeStart w:id="46"/>
      <w:r>
        <w:rPr>
          <w:rFonts w:eastAsiaTheme="minorEastAsia"/>
        </w:rPr>
        <w:t xml:space="preserve">Section 6: </w:t>
      </w:r>
      <w:r w:rsidR="004C5315">
        <w:rPr>
          <w:rFonts w:eastAsiaTheme="minorEastAsia"/>
        </w:rPr>
        <w:t>Conclusion</w:t>
      </w:r>
      <w:commentRangeEnd w:id="46"/>
      <w:r w:rsidR="00AC1E57">
        <w:rPr>
          <w:rStyle w:val="Kommentarhenvisning"/>
          <w:rFonts w:asciiTheme="minorHAnsi" w:eastAsiaTheme="minorHAnsi" w:hAnsiTheme="minorHAnsi" w:cstheme="minorBidi"/>
          <w:color w:val="auto"/>
        </w:rPr>
        <w:commentReference w:id="46"/>
      </w:r>
    </w:p>
    <w:p w14:paraId="2DB3AE8C" w14:textId="552E7A4A" w:rsidR="004C5315" w:rsidRDefault="004C5315" w:rsidP="008B1B99">
      <w:pPr>
        <w:jc w:val="both"/>
      </w:pPr>
    </w:p>
    <w:p w14:paraId="2C87ECDE" w14:textId="1B5781CD" w:rsidR="007B3CF2" w:rsidRPr="008A007F" w:rsidRDefault="0020720A" w:rsidP="008B1B99">
      <w:pPr>
        <w:spacing w:line="360" w:lineRule="auto"/>
        <w:jc w:val="both"/>
        <w:rPr>
          <w:sz w:val="24"/>
          <w:szCs w:val="24"/>
        </w:rPr>
      </w:pPr>
      <w:bookmarkStart w:id="47"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7"/>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48"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w:t>
      </w:r>
      <w:r w:rsidR="008E5F9F" w:rsidRPr="007B17B8">
        <w:rPr>
          <w:sz w:val="24"/>
          <w:szCs w:val="24"/>
        </w:rPr>
        <w:lastRenderedPageBreak/>
        <w:t>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48"/>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9"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49"/>
      <w:r w:rsidR="0062727A">
        <w:rPr>
          <w:sz w:val="24"/>
          <w:szCs w:val="24"/>
        </w:rPr>
        <w:t xml:space="preserve"> </w:t>
      </w:r>
      <w:bookmarkStart w:id="50"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50"/>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w:t>
      </w:r>
      <w:r w:rsidRPr="008A007F">
        <w:rPr>
          <w:rFonts w:cstheme="minorHAnsi"/>
          <w:sz w:val="24"/>
          <w:szCs w:val="24"/>
        </w:rPr>
        <w:lastRenderedPageBreak/>
        <w:t>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51" w:name="_Hlk120455450"/>
      <w:r w:rsidR="00830830" w:rsidRPr="00650FEB">
        <w:rPr>
          <w:sz w:val="24"/>
          <w:szCs w:val="24"/>
        </w:rPr>
        <w:t xml:space="preserve">we assume the worker unions in Denmark to be capable of affecting wages when the gap between the level of income insurance and wages </w:t>
      </w:r>
      <w:bookmarkEnd w:id="51"/>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52"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52"/>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 xml:space="preserve">(2), 58–99. </w:t>
      </w:r>
      <w:r w:rsidRPr="00B908B6">
        <w:rPr>
          <w:rFonts w:ascii="Calibri" w:hAnsi="Calibri" w:cs="Calibri"/>
          <w:noProof/>
          <w:szCs w:val="24"/>
        </w:rPr>
        <w:lastRenderedPageBreak/>
        <w:t>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lastRenderedPageBreak/>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53"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53"/>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54" w:name="_Ref120689876"/>
      <w:r>
        <w:t xml:space="preserve">Appendix 2: </w:t>
      </w:r>
      <w:r w:rsidR="0006174A">
        <w:t>Sensitivity analysis</w:t>
      </w:r>
      <w:bookmarkEnd w:id="54"/>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55"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5"/>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56"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6"/>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8T10:21:00Z" w:initials="SFT">
    <w:p w14:paraId="3EDBFD94" w14:textId="77777777" w:rsidR="00F26AF6" w:rsidRDefault="00F26AF6" w:rsidP="00F26AF6">
      <w:pPr>
        <w:pStyle w:val="Kommentartekst"/>
      </w:pPr>
      <w:r>
        <w:rPr>
          <w:rStyle w:val="Kommentarhenvisning"/>
        </w:rPr>
        <w:annotationRef/>
      </w:r>
      <w:r>
        <w:t>Ændre "kilde"</w:t>
      </w:r>
    </w:p>
  </w:comment>
  <w:comment w:id="2"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3" w:author="Simon Fløj Thomsen" w:date="2022-12-18T10:27:00Z" w:initials="SFT">
    <w:p w14:paraId="317B7B35" w14:textId="77777777" w:rsidR="00F26AF6" w:rsidRDefault="00F26AF6" w:rsidP="00F26AF6">
      <w:pPr>
        <w:pStyle w:val="Kommentartekst"/>
      </w:pPr>
      <w:r>
        <w:rPr>
          <w:rStyle w:val="Kommentarhenvisning"/>
        </w:rPr>
        <w:annotationRef/>
      </w:r>
      <w:r>
        <w:t>Skal vel ændres til engelsk?</w:t>
      </w:r>
    </w:p>
  </w:comment>
  <w:comment w:id="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5" w:author="Simon Fløj Thomsen" w:date="2022-12-18T10:31:00Z" w:initials="SFT">
    <w:p w14:paraId="4CBCE7D8" w14:textId="77777777" w:rsidR="00F26AF6" w:rsidRDefault="00F26AF6" w:rsidP="00F26AF6">
      <w:pPr>
        <w:pStyle w:val="Kommentartekst"/>
      </w:pPr>
      <w:r>
        <w:rPr>
          <w:rStyle w:val="Kommentarhenvisning"/>
        </w:rPr>
        <w:annotationRef/>
      </w:r>
      <w:r>
        <w:t>Skal lige tjekke igen</w:t>
      </w:r>
    </w:p>
  </w:comment>
  <w:comment w:id="6"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9"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10" w:author="Simon Fløj Thomsen" w:date="2022-12-18T11:29:00Z" w:initials="SFT">
    <w:p w14:paraId="0D4E47AD" w14:textId="15DBE371" w:rsidR="0002440B" w:rsidRDefault="0002440B" w:rsidP="002C7E54">
      <w:pPr>
        <w:pStyle w:val="Kommentartekst"/>
      </w:pPr>
      <w:r>
        <w:rPr>
          <w:rStyle w:val="Kommentarhenvisning"/>
        </w:rPr>
        <w:annotationRef/>
      </w:r>
      <w:r>
        <w:t>Skal nok lige finde ud af om denne ikke skal opdateres?</w:t>
      </w:r>
    </w:p>
  </w:comment>
  <w:comment w:id="11" w:author="Mikael Randrup Byrialsen" w:date="2022-12-19T09:26:00Z" w:initials="MRB">
    <w:p w14:paraId="60E8CF8A" w14:textId="77777777" w:rsidR="00374F21" w:rsidRDefault="00374F21" w:rsidP="00965474">
      <w:r>
        <w:rPr>
          <w:rStyle w:val="Kommentarhenvisning"/>
        </w:rPr>
        <w:annotationRef/>
      </w:r>
      <w:r>
        <w:rPr>
          <w:sz w:val="20"/>
          <w:szCs w:val="20"/>
        </w:rPr>
        <w:t>Enten det, eller også skal vi simpelthen fjerne den</w:t>
      </w:r>
    </w:p>
  </w:comment>
  <w:comment w:id="13" w:author="Simon Fløj Thomsen" w:date="2022-12-18T11:36:00Z" w:initials="SFT">
    <w:p w14:paraId="35D3E232" w14:textId="731C71E0" w:rsidR="0002440B" w:rsidRDefault="0002440B" w:rsidP="005256A9">
      <w:pPr>
        <w:pStyle w:val="Kommentartekst"/>
      </w:pPr>
      <w:r>
        <w:rPr>
          <w:rStyle w:val="Kommentarhenvisning"/>
        </w:rPr>
        <w:annotationRef/>
      </w:r>
      <w:r>
        <w:t xml:space="preserve">Gør at vi nok ikke kan lave en smamenligning med øget forbrug kontra net-lendings for government. </w:t>
      </w:r>
    </w:p>
  </w:comment>
  <w:comment w:id="14" w:author="Mikael Randrup Byrialsen" w:date="2022-12-19T09:27:00Z" w:initials="MRB">
    <w:p w14:paraId="2549A2DA" w14:textId="77777777" w:rsidR="00374F21" w:rsidRDefault="00374F21" w:rsidP="008B6E54">
      <w:r>
        <w:rPr>
          <w:rStyle w:val="Kommentarhenvisning"/>
        </w:rPr>
        <w:annotationRef/>
      </w:r>
      <w:r>
        <w:rPr>
          <w:sz w:val="20"/>
          <w:szCs w:val="20"/>
        </w:rPr>
        <w:t>Vend tilbage</w:t>
      </w:r>
    </w:p>
  </w:comment>
  <w:comment w:id="16" w:author="Simon Fløj Thomsen" w:date="2022-12-16T17:22:00Z" w:initials="SFT">
    <w:p w14:paraId="7033AEC9" w14:textId="2511FDD3" w:rsidR="000E2AD0" w:rsidRDefault="000E2AD0" w:rsidP="009D5F45">
      <w:pPr>
        <w:pStyle w:val="Kommentartekst"/>
      </w:pPr>
      <w:r>
        <w:rPr>
          <w:rStyle w:val="Kommentarhenvisning"/>
        </w:rPr>
        <w:annotationRef/>
      </w:r>
      <w:r>
        <w:t>Inkluder ur?</w:t>
      </w:r>
    </w:p>
  </w:comment>
  <w:comment w:id="17" w:author="Mikael Randrup Byrialsen" w:date="2022-12-19T09:28:00Z" w:initials="MRB">
    <w:p w14:paraId="3E43435F" w14:textId="77777777" w:rsidR="00374F21" w:rsidRDefault="00374F21" w:rsidP="00BD0E64">
      <w:r>
        <w:rPr>
          <w:rStyle w:val="Kommentarhenvisning"/>
        </w:rPr>
        <w:annotationRef/>
      </w:r>
      <w:r>
        <w:rPr>
          <w:sz w:val="20"/>
          <w:szCs w:val="20"/>
        </w:rPr>
        <w:t>Vi bør også overveje, om denne kanal er helt så central for selve historien</w:t>
      </w:r>
    </w:p>
  </w:comment>
  <w:comment w:id="18" w:author="Simon Fløj Thomsen" w:date="2022-12-17T11:39:00Z" w:initials="SFT">
    <w:p w14:paraId="2A621B8F" w14:textId="1D4C2EEF"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19" w:author="Mikael Randrup Byrialsen" w:date="2022-12-19T09:29:00Z" w:initials="MRB">
    <w:p w14:paraId="0EB14B16" w14:textId="77777777" w:rsidR="00374F21" w:rsidRDefault="00374F21" w:rsidP="0055250F">
      <w:r>
        <w:rPr>
          <w:rStyle w:val="Kommentarhenvisning"/>
        </w:rPr>
        <w:annotationRef/>
      </w:r>
      <w:r>
        <w:rPr>
          <w:sz w:val="20"/>
          <w:szCs w:val="20"/>
        </w:rPr>
        <w:t>Undersøger lige litteraturen</w:t>
      </w:r>
    </w:p>
  </w:comment>
  <w:comment w:id="22" w:author="Simon Fløj Thomsen" w:date="2022-12-18T11:51:00Z" w:initials="SFT">
    <w:p w14:paraId="6DBA8F82" w14:textId="55A76EC4" w:rsidR="003119F3" w:rsidRDefault="00DE72D0" w:rsidP="002478F3">
      <w:pPr>
        <w:pStyle w:val="Kommentartekst"/>
      </w:pPr>
      <w:r>
        <w:rPr>
          <w:rStyle w:val="Kommentarhenvisning"/>
        </w:rPr>
        <w:annotationRef/>
      </w:r>
      <w:r w:rsidR="003119F3">
        <w:t>Har kun opdateret den sidste del af dette afsnit, samt inkluderet de nye plots for at vise hvordan det passer med data. Der kommer en rimelig stor afvigelse efter stødet nu, da løn-kanalen er med, så der kommer en noget større lønstigning end data viser nu...</w:t>
      </w:r>
    </w:p>
  </w:comment>
  <w:comment w:id="23" w:author="Simon Fløj Thomsen" w:date="2022-12-18T11:59:00Z" w:initials="SFT">
    <w:p w14:paraId="58FC63AE" w14:textId="249BCB57" w:rsidR="000C6C31" w:rsidRDefault="000C6C31" w:rsidP="008A527A">
      <w:pPr>
        <w:pStyle w:val="Kommentartekst"/>
      </w:pPr>
      <w:r>
        <w:rPr>
          <w:rStyle w:val="Kommentarhenvisning"/>
        </w:rPr>
        <w:annotationRef/>
      </w:r>
      <w:r>
        <w:t>Kunne også være et argument for at fjerne den?</w:t>
      </w:r>
    </w:p>
  </w:comment>
  <w:comment w:id="24" w:author="Mikael Randrup Byrialsen" w:date="2022-12-19T09:29:00Z" w:initials="MRB">
    <w:p w14:paraId="13512CCC" w14:textId="77777777" w:rsidR="00374F21" w:rsidRDefault="00374F21" w:rsidP="008F268E">
      <w:r>
        <w:rPr>
          <w:rStyle w:val="Kommentarhenvisning"/>
        </w:rPr>
        <w:annotationRef/>
      </w:r>
      <w:r>
        <w:rPr>
          <w:sz w:val="20"/>
          <w:szCs w:val="20"/>
        </w:rPr>
        <w:t>Altså mellem baseline og faktisk data?</w:t>
      </w:r>
    </w:p>
  </w:comment>
  <w:comment w:id="25" w:author="Simon Fløj Thomsen" w:date="2022-12-16T17:29:00Z" w:initials="SFT">
    <w:p w14:paraId="0BAB2D8B" w14:textId="5DA7DEDC" w:rsidR="009F442A" w:rsidRDefault="009F442A" w:rsidP="002147AE">
      <w:pPr>
        <w:pStyle w:val="Kommentartekst"/>
      </w:pPr>
      <w:r>
        <w:rPr>
          <w:rStyle w:val="Kommentarhenvisning"/>
        </w:rPr>
        <w:annotationRef/>
      </w:r>
      <w:r>
        <w:t>Ved ik om løn dataet der gør ind i modellen nu skal tilpasses?</w:t>
      </w:r>
    </w:p>
  </w:comment>
  <w:comment w:id="26" w:author="Mikael Randrup Byrialsen" w:date="2022-12-19T09:31:00Z" w:initials="MRB">
    <w:p w14:paraId="0C1D790A" w14:textId="77777777" w:rsidR="00374F21" w:rsidRDefault="00374F21" w:rsidP="001F70EA">
      <w:r>
        <w:rPr>
          <w:rStyle w:val="Kommentarhenvisning"/>
        </w:rPr>
        <w:annotationRef/>
      </w:r>
      <w:r>
        <w:rPr>
          <w:sz w:val="20"/>
          <w:szCs w:val="20"/>
        </w:rPr>
        <w:t>Hvorfor springer den først fra 2016?</w:t>
      </w:r>
    </w:p>
  </w:comment>
  <w:comment w:id="28" w:author="Simon Fløj Thomsen" w:date="2022-12-17T12:09:00Z" w:initials="SFT">
    <w:p w14:paraId="68174BE2" w14:textId="4D69E511" w:rsidR="009F44F0" w:rsidRDefault="009F44F0" w:rsidP="00094904">
      <w:pPr>
        <w:pStyle w:val="Kommentartekst"/>
      </w:pPr>
      <w:r>
        <w:rPr>
          <w:rStyle w:val="Kommentarhenvisning"/>
        </w:rPr>
        <w:annotationRef/>
      </w:r>
      <w:r>
        <w:t>Højere løn-vækst øger nu max dagpenge</w:t>
      </w:r>
    </w:p>
  </w:comment>
  <w:comment w:id="29"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30" w:author="Simon Fløj Thomsen" w:date="2022-12-18T19:48:00Z" w:initials="SFT">
    <w:p w14:paraId="61E09AD9" w14:textId="4B884B72" w:rsidR="000872C7" w:rsidRDefault="00B908B6" w:rsidP="006A7435">
      <w:pPr>
        <w:pStyle w:val="Kommentartekst"/>
      </w:pPr>
      <w:r>
        <w:rPr>
          <w:rStyle w:val="Kommentarhenvisning"/>
        </w:rPr>
        <w:annotationRef/>
      </w:r>
      <w:r w:rsidR="000872C7">
        <w:t xml:space="preserve">Kunne man også argumentere for at fjerne løn-kanalen da data ikke passer godt i slutningen af perioden. </w:t>
      </w:r>
    </w:p>
  </w:comment>
  <w:comment w:id="31" w:author="Simon Fløj Thomsen" w:date="2022-12-17T08:46:00Z" w:initials="SFT">
    <w:p w14:paraId="376CC527" w14:textId="697051E8" w:rsidR="00721337" w:rsidRDefault="00721337" w:rsidP="004C58C5">
      <w:pPr>
        <w:pStyle w:val="Kommentartekst"/>
      </w:pPr>
      <w:r>
        <w:rPr>
          <w:rStyle w:val="Kommentarhenvisning"/>
        </w:rPr>
        <w:annotationRef/>
      </w:r>
      <w:r>
        <w:t>Kan jeg muligvis sætte en grund ind her?</w:t>
      </w:r>
    </w:p>
  </w:comment>
  <w:comment w:id="32"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33"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34"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35" w:author="Simon Fløj Thomsen" w:date="2022-12-18T20:35:00Z" w:initials="SFT">
    <w:p w14:paraId="15033169" w14:textId="77777777" w:rsidR="000872C7" w:rsidRDefault="000872C7" w:rsidP="00B77F88">
      <w:pPr>
        <w:pStyle w:val="Kommentartekst"/>
      </w:pPr>
      <w:r>
        <w:rPr>
          <w:rStyle w:val="Kommentarhenvisning"/>
        </w:rPr>
        <w:annotationRef/>
      </w:r>
      <w:r>
        <w:t>LF-kanalen</w:t>
      </w:r>
    </w:p>
  </w:comment>
  <w:comment w:id="36" w:author="Simon Fløj Thomsen" w:date="2022-12-17T13:30:00Z" w:initials="SFT">
    <w:p w14:paraId="5104B5D2" w14:textId="09A8AA04"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37"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39" w:author="Simon Fløj Thomsen" w:date="2022-12-18T20:00:00Z" w:initials="SFT">
    <w:p w14:paraId="1BCEF1FB" w14:textId="77777777" w:rsidR="000872C7" w:rsidRDefault="00B85EF7" w:rsidP="00725E77">
      <w:pPr>
        <w:pStyle w:val="Kommentartekst"/>
      </w:pPr>
      <w:r>
        <w:rPr>
          <w:rStyle w:val="Kommentarhenvisning"/>
        </w:rPr>
        <w:annotationRef/>
      </w:r>
      <w:r w:rsidR="000872C7">
        <w:t>Ved ik om man behøves en genopfriskning når det kun er 3 scenarier nu</w:t>
      </w:r>
    </w:p>
  </w:comment>
  <w:comment w:id="40" w:author="Mikael Randrup Byrialsen" w:date="2022-12-19T09:33:00Z" w:initials="MRB">
    <w:p w14:paraId="0820D054" w14:textId="77777777" w:rsidR="00B42F5D" w:rsidRDefault="00B42F5D" w:rsidP="002B4A99">
      <w:r>
        <w:rPr>
          <w:rStyle w:val="Kommentarhenvisning"/>
        </w:rPr>
        <w:annotationRef/>
      </w:r>
      <w:r>
        <w:rPr>
          <w:sz w:val="20"/>
          <w:szCs w:val="20"/>
        </w:rPr>
        <w:t>Nej, så er der ikke helt så mange informationer at holde styr på…</w:t>
      </w:r>
    </w:p>
  </w:comment>
  <w:comment w:id="41" w:author="Simon Fløj Thomsen" w:date="2022-12-17T13:46:00Z" w:initials="SFT">
    <w:p w14:paraId="508FD3E0" w14:textId="503C89DC"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44"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 w:id="45" w:author="Simon Fløj Thomsen" w:date="2022-12-18T20:21:00Z" w:initials="SFT">
    <w:p w14:paraId="1E483B10" w14:textId="77777777" w:rsidR="002F7FE7" w:rsidRDefault="002F7FE7" w:rsidP="00EE19F6">
      <w:pPr>
        <w:pStyle w:val="Kommentartekst"/>
      </w:pPr>
      <w:r>
        <w:rPr>
          <w:rStyle w:val="Kommentarhenvisning"/>
        </w:rPr>
        <w:annotationRef/>
      </w:r>
      <w:r>
        <w:t xml:space="preserve">Enden skulle man nævne at det er afhængig af tre antagelser, og også inkludere en antagelse med at Participation rate er exogen. Og sige de to første assumptions ser vi rimelig stor sandsynlighed for opfyldt. Men den sidste med om worker unions kigger på det her løn gap er mere kritisk. </w:t>
      </w:r>
    </w:p>
  </w:comment>
  <w:comment w:id="46"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FD94" w15:done="0"/>
  <w15:commentEx w15:paraId="189BF10F" w15:paraIdParent="3EDBFD94" w15:done="0"/>
  <w15:commentEx w15:paraId="317B7B35" w15:done="0"/>
  <w15:commentEx w15:paraId="693260EA" w15:paraIdParent="317B7B35" w15:done="0"/>
  <w15:commentEx w15:paraId="4CBCE7D8" w15:done="0"/>
  <w15:commentEx w15:paraId="06172675" w15:paraIdParent="4CBCE7D8" w15:done="0"/>
  <w15:commentEx w15:paraId="146604CC" w15:done="0"/>
  <w15:commentEx w15:paraId="0D4E47AD" w15:done="0"/>
  <w15:commentEx w15:paraId="60E8CF8A" w15:paraIdParent="0D4E47AD" w15:done="0"/>
  <w15:commentEx w15:paraId="35D3E232" w15:done="0"/>
  <w15:commentEx w15:paraId="2549A2DA" w15:paraIdParent="35D3E232" w15:done="0"/>
  <w15:commentEx w15:paraId="7033AEC9" w15:done="0"/>
  <w15:commentEx w15:paraId="3E43435F" w15:paraIdParent="7033AEC9" w15:done="0"/>
  <w15:commentEx w15:paraId="2A621B8F" w15:done="0"/>
  <w15:commentEx w15:paraId="0EB14B16" w15:paraIdParent="2A621B8F" w15:done="0"/>
  <w15:commentEx w15:paraId="6DBA8F82" w15:done="0"/>
  <w15:commentEx w15:paraId="58FC63AE" w15:paraIdParent="6DBA8F82" w15:done="0"/>
  <w15:commentEx w15:paraId="13512CCC" w15:paraIdParent="6DBA8F82" w15:done="0"/>
  <w15:commentEx w15:paraId="0BAB2D8B" w15:done="0"/>
  <w15:commentEx w15:paraId="0C1D790A" w15:paraIdParent="0BAB2D8B" w15:done="0"/>
  <w15:commentEx w15:paraId="68174BE2" w15:done="0"/>
  <w15:commentEx w15:paraId="7285937E" w15:paraIdParent="68174BE2" w15:done="0"/>
  <w15:commentEx w15:paraId="61E09AD9" w15:done="0"/>
  <w15:commentEx w15:paraId="376CC527" w15:done="0"/>
  <w15:commentEx w15:paraId="005279F9" w15:done="0"/>
  <w15:commentEx w15:paraId="2B9140DA" w15:done="0"/>
  <w15:commentEx w15:paraId="6C4E4CF5" w15:done="0"/>
  <w15:commentEx w15:paraId="15033169" w15:paraIdParent="6C4E4CF5" w15:done="0"/>
  <w15:commentEx w15:paraId="5104B5D2" w15:done="0"/>
  <w15:commentEx w15:paraId="568C7746" w15:paraIdParent="5104B5D2" w15:done="0"/>
  <w15:commentEx w15:paraId="1BCEF1FB" w15:done="0"/>
  <w15:commentEx w15:paraId="0820D054" w15:paraIdParent="1BCEF1FB" w15:done="0"/>
  <w15:commentEx w15:paraId="508FD3E0" w15:done="0"/>
  <w15:commentEx w15:paraId="5BE364D4" w15:done="0"/>
  <w15:commentEx w15:paraId="1E483B10" w15:paraIdParent="5BE364D4" w15:done="0"/>
  <w15:commentEx w15:paraId="2AADE3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E3C6" w16cex:dateUtc="2022-12-18T09:21:00Z"/>
  <w16cex:commentExtensible w16cex:durableId="274AE3C5" w16cex:dateUtc="2022-12-19T08:23:00Z"/>
  <w16cex:commentExtensible w16cex:durableId="274AE3C4" w16cex:dateUtc="2022-12-18T09:27:00Z"/>
  <w16cex:commentExtensible w16cex:durableId="274AE3C3" w16cex:dateUtc="2022-12-19T08:23:00Z"/>
  <w16cex:commentExtensible w16cex:durableId="274AE3C2" w16cex:dateUtc="2022-12-18T09:31:00Z"/>
  <w16cex:commentExtensible w16cex:durableId="274AE3C1" w16cex:dateUtc="2022-12-19T08:24:00Z"/>
  <w16cex:commentExtensible w16cex:durableId="27455629" w16cex:dateUtc="2022-12-15T07:15:00Z"/>
  <w16cex:commentExtensible w16cex:durableId="2749781C" w16cex:dateUtc="2022-12-18T10:29:00Z"/>
  <w16cex:commentExtensible w16cex:durableId="274AACE2" w16cex:dateUtc="2022-12-19T08:26:00Z"/>
  <w16cex:commentExtensible w16cex:durableId="274979AA" w16cex:dateUtc="2022-12-18T10:36:00Z"/>
  <w16cex:commentExtensible w16cex:durableId="274AACFC" w16cex:dateUtc="2022-12-19T08:27:00Z"/>
  <w16cex:commentExtensible w16cex:durableId="274727EA" w16cex:dateUtc="2022-12-16T16:22:00Z"/>
  <w16cex:commentExtensible w16cex:durableId="274AAD28" w16cex:dateUtc="2022-12-19T08:28:00Z"/>
  <w16cex:commentExtensible w16cex:durableId="274828FA" w16cex:dateUtc="2022-12-17T10:39:00Z"/>
  <w16cex:commentExtensible w16cex:durableId="274AAD5E" w16cex:dateUtc="2022-12-19T08:29:00Z"/>
  <w16cex:commentExtensible w16cex:durableId="27497D34" w16cex:dateUtc="2022-12-18T10:51:00Z"/>
  <w16cex:commentExtensible w16cex:durableId="27497F08" w16cex:dateUtc="2022-12-18T10:59:00Z"/>
  <w16cex:commentExtensible w16cex:durableId="274AAD8B" w16cex:dateUtc="2022-12-19T08:29:00Z"/>
  <w16cex:commentExtensible w16cex:durableId="2747298D" w16cex:dateUtc="2022-12-16T16:29:00Z"/>
  <w16cex:commentExtensible w16cex:durableId="274AADF5" w16cex:dateUtc="2022-12-19T08:31:00Z"/>
  <w16cex:commentExtensible w16cex:durableId="27482FF6" w16cex:dateUtc="2022-12-17T11:09:00Z"/>
  <w16cex:commentExtensible w16cex:durableId="274AAE05" w16cex:dateUtc="2022-12-19T08:31:00Z"/>
  <w16cex:commentExtensible w16cex:durableId="2749ED29" w16cex:dateUtc="2022-12-18T18:48: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9F809" w16cex:dateUtc="2022-12-18T19:35:00Z"/>
  <w16cex:commentExtensible w16cex:durableId="274842DB" w16cex:dateUtc="2022-12-17T12:30:00Z"/>
  <w16cex:commentExtensible w16cex:durableId="2748437E" w16cex:dateUtc="2022-12-17T12:32:00Z"/>
  <w16cex:commentExtensible w16cex:durableId="2749EFDA" w16cex:dateUtc="2022-12-18T19:00:00Z"/>
  <w16cex:commentExtensible w16cex:durableId="274AAE6C" w16cex:dateUtc="2022-12-19T08:33:00Z"/>
  <w16cex:commentExtensible w16cex:durableId="274846AB" w16cex:dateUtc="2022-12-17T12:46:00Z"/>
  <w16cex:commentExtensible w16cex:durableId="27488854" w16cex:dateUtc="2022-12-17T17:26:00Z"/>
  <w16cex:commentExtensible w16cex:durableId="2749F4BA" w16cex:dateUtc="2022-12-18T19:21:00Z"/>
  <w16cex:commentExtensible w16cex:durableId="2749F4E6" w16cex:dateUtc="2022-12-18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FD94" w16cid:durableId="274AE3C6"/>
  <w16cid:commentId w16cid:paraId="189BF10F" w16cid:durableId="274AE3C5"/>
  <w16cid:commentId w16cid:paraId="317B7B35" w16cid:durableId="274AE3C4"/>
  <w16cid:commentId w16cid:paraId="693260EA" w16cid:durableId="274AE3C3"/>
  <w16cid:commentId w16cid:paraId="4CBCE7D8" w16cid:durableId="274AE3C2"/>
  <w16cid:commentId w16cid:paraId="06172675" w16cid:durableId="274AE3C1"/>
  <w16cid:commentId w16cid:paraId="146604CC" w16cid:durableId="27455629"/>
  <w16cid:commentId w16cid:paraId="0D4E47AD" w16cid:durableId="2749781C"/>
  <w16cid:commentId w16cid:paraId="60E8CF8A" w16cid:durableId="274AACE2"/>
  <w16cid:commentId w16cid:paraId="35D3E232" w16cid:durableId="274979AA"/>
  <w16cid:commentId w16cid:paraId="2549A2DA" w16cid:durableId="274AACFC"/>
  <w16cid:commentId w16cid:paraId="7033AEC9" w16cid:durableId="274727EA"/>
  <w16cid:commentId w16cid:paraId="3E43435F" w16cid:durableId="274AAD28"/>
  <w16cid:commentId w16cid:paraId="2A621B8F" w16cid:durableId="274828FA"/>
  <w16cid:commentId w16cid:paraId="0EB14B16" w16cid:durableId="274AAD5E"/>
  <w16cid:commentId w16cid:paraId="6DBA8F82" w16cid:durableId="27497D34"/>
  <w16cid:commentId w16cid:paraId="58FC63AE" w16cid:durableId="27497F08"/>
  <w16cid:commentId w16cid:paraId="13512CCC" w16cid:durableId="274AAD8B"/>
  <w16cid:commentId w16cid:paraId="0BAB2D8B" w16cid:durableId="2747298D"/>
  <w16cid:commentId w16cid:paraId="0C1D790A" w16cid:durableId="274AADF5"/>
  <w16cid:commentId w16cid:paraId="68174BE2" w16cid:durableId="27482FF6"/>
  <w16cid:commentId w16cid:paraId="7285937E" w16cid:durableId="274AAE05"/>
  <w16cid:commentId w16cid:paraId="61E09AD9" w16cid:durableId="2749ED29"/>
  <w16cid:commentId w16cid:paraId="376CC527" w16cid:durableId="2748007C"/>
  <w16cid:commentId w16cid:paraId="005279F9" w16cid:durableId="27480297"/>
  <w16cid:commentId w16cid:paraId="2B9140DA" w16cid:durableId="27480ACD"/>
  <w16cid:commentId w16cid:paraId="6C4E4CF5" w16cid:durableId="27480AA0"/>
  <w16cid:commentId w16cid:paraId="15033169" w16cid:durableId="2749F809"/>
  <w16cid:commentId w16cid:paraId="5104B5D2" w16cid:durableId="274842DB"/>
  <w16cid:commentId w16cid:paraId="568C7746" w16cid:durableId="2748437E"/>
  <w16cid:commentId w16cid:paraId="1BCEF1FB" w16cid:durableId="2749EFDA"/>
  <w16cid:commentId w16cid:paraId="0820D054" w16cid:durableId="274AAE6C"/>
  <w16cid:commentId w16cid:paraId="508FD3E0" w16cid:durableId="274846AB"/>
  <w16cid:commentId w16cid:paraId="5BE364D4" w16cid:durableId="27488854"/>
  <w16cid:commentId w16cid:paraId="1E483B10" w16cid:durableId="2749F4BA"/>
  <w16cid:commentId w16cid:paraId="2AADE375" w16cid:durableId="2749F4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64706" w14:textId="77777777" w:rsidR="00B0381D" w:rsidRDefault="00B0381D" w:rsidP="005F6ED0">
      <w:pPr>
        <w:spacing w:after="0" w:line="240" w:lineRule="auto"/>
      </w:pPr>
      <w:r>
        <w:separator/>
      </w:r>
    </w:p>
  </w:endnote>
  <w:endnote w:type="continuationSeparator" w:id="0">
    <w:p w14:paraId="45F99B8F" w14:textId="77777777" w:rsidR="00B0381D" w:rsidRDefault="00B0381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21B22" w14:textId="77777777" w:rsidR="00B0381D" w:rsidRDefault="00B0381D" w:rsidP="005F6ED0">
      <w:pPr>
        <w:spacing w:after="0" w:line="240" w:lineRule="auto"/>
      </w:pPr>
      <w:r>
        <w:separator/>
      </w:r>
    </w:p>
  </w:footnote>
  <w:footnote w:type="continuationSeparator" w:id="0">
    <w:p w14:paraId="5CE1BCD5" w14:textId="77777777" w:rsidR="00B0381D" w:rsidRDefault="00B0381D"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w:t>
      </w:r>
      <w:proofErr w:type="spellStart"/>
      <w:r w:rsidRPr="00A82B25">
        <w:t>Aastrup</w:t>
      </w:r>
      <w:proofErr w:type="spellEnd"/>
      <w:r w:rsidRPr="00A82B25">
        <w:t xml:space="preserve"> writes under the organization” </w:t>
      </w:r>
      <w:proofErr w:type="spellStart"/>
      <w:r w:rsidRPr="00A82B25">
        <w:t>Landsorganisationen</w:t>
      </w:r>
      <w:proofErr w:type="spellEnd"/>
      <w:r w:rsidRPr="00A82B25">
        <w:t xml:space="preserve">”, Magnus Jensen and </w:t>
      </w:r>
      <w:proofErr w:type="spellStart"/>
      <w:r w:rsidRPr="00A82B25">
        <w:t>Asbjørn</w:t>
      </w:r>
      <w:proofErr w:type="spellEnd"/>
      <w:r w:rsidRPr="00A82B25">
        <w:t xml:space="preserve"> </w:t>
      </w:r>
      <w:proofErr w:type="spellStart"/>
      <w:r w:rsidRPr="00A82B25">
        <w:t>Nørregaard</w:t>
      </w:r>
      <w:proofErr w:type="spellEnd"/>
      <w:r w:rsidRPr="00A82B25">
        <w:t xml:space="preserve"> writes under the </w:t>
      </w:r>
      <w:proofErr w:type="gramStart"/>
      <w:r w:rsidRPr="00A82B25">
        <w:t>organization ”</w:t>
      </w:r>
      <w:proofErr w:type="spellStart"/>
      <w:r w:rsidRPr="00A82B25">
        <w:t>Cevea</w:t>
      </w:r>
      <w:proofErr w:type="spellEnd"/>
      <w:proofErr w:type="gramEnd"/>
      <w:r w:rsidRPr="00A82B25">
        <w:t xml:space="preserve">”, and lastly Lizette </w:t>
      </w:r>
      <w:proofErr w:type="spellStart"/>
      <w:r w:rsidRPr="00A82B25">
        <w:t>Risgaard</w:t>
      </w:r>
      <w:proofErr w:type="spellEnd"/>
      <w:r w:rsidRPr="00A82B25">
        <w:t xml:space="preserve">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59717236" w14:textId="2218F032" w:rsidR="00EC5CB9" w:rsidRPr="00052901" w:rsidRDefault="00EC5CB9" w:rsidP="005E720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6">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7">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8">
    <w:p w14:paraId="52DAE715" w14:textId="3A133FB9" w:rsidR="009F442A" w:rsidRPr="009F442A" w:rsidRDefault="009F442A" w:rsidP="009F442A">
      <w:pPr>
        <w:spacing w:line="240" w:lineRule="auto"/>
        <w:rPr>
          <w:sz w:val="24"/>
          <w:szCs w:val="24"/>
        </w:rPr>
      </w:pPr>
      <w:r w:rsidRPr="005239BF">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9">
    <w:p w14:paraId="59645B6B" w14:textId="77777777" w:rsidR="000E2AD0" w:rsidRPr="005900D2" w:rsidRDefault="000E2AD0" w:rsidP="000E2AD0">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7A13F9A6" w14:textId="57FECC28" w:rsidR="000E2AD0" w:rsidRPr="005900D2" w:rsidRDefault="000E2AD0" w:rsidP="000E2AD0">
      <w:pPr>
        <w:pStyle w:val="Fodnotetekst"/>
      </w:pPr>
      <w:r w:rsidRPr="005239BF">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360513AC" w14:textId="77777777" w:rsidR="00A749C8" w:rsidRPr="005900D2" w:rsidRDefault="00A749C8" w:rsidP="00A749C8">
      <w:pPr>
        <w:pStyle w:val="Fodnotetekst"/>
      </w:pPr>
      <w:r w:rsidRPr="005239BF">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2">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3">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4">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5">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6">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7">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8">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Mikael Randrup Byrialsen">
    <w15:presenceInfo w15:providerId="AD" w15:userId="S::randrup@id.aau.dk::67bd5734-9bfb-46dc-b83f-8eb7ab4cd629"/>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5E92"/>
    <w:rsid w:val="00305EB0"/>
    <w:rsid w:val="00306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75E1"/>
    <w:rsid w:val="00410595"/>
    <w:rsid w:val="00412BC7"/>
    <w:rsid w:val="00414CC4"/>
    <w:rsid w:val="00416502"/>
    <w:rsid w:val="004173B8"/>
    <w:rsid w:val="004178EE"/>
    <w:rsid w:val="00421DBA"/>
    <w:rsid w:val="004241ED"/>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1EEE"/>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3A1E"/>
    <w:rsid w:val="007058C1"/>
    <w:rsid w:val="00706B4F"/>
    <w:rsid w:val="00710D24"/>
    <w:rsid w:val="00711A72"/>
    <w:rsid w:val="00711C0B"/>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5A6E"/>
    <w:rsid w:val="007D6088"/>
    <w:rsid w:val="007D6E84"/>
    <w:rsid w:val="007D789C"/>
    <w:rsid w:val="007E2722"/>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00FF"/>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2F5D"/>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219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255CD"/>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663C"/>
    <w:rsid w:val="00EA706C"/>
    <w:rsid w:val="00EB0D5D"/>
    <w:rsid w:val="00EB0F0A"/>
    <w:rsid w:val="00EB18A1"/>
    <w:rsid w:val="00EB209C"/>
    <w:rsid w:val="00EB3864"/>
    <w:rsid w:val="00EB504E"/>
    <w:rsid w:val="00EB54FF"/>
    <w:rsid w:val="00EB7CB3"/>
    <w:rsid w:val="00EC33AB"/>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90BD8"/>
    <w:rsid w:val="00F92F65"/>
    <w:rsid w:val="00F93B35"/>
    <w:rsid w:val="00F93E42"/>
    <w:rsid w:val="00F950FA"/>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69</Pages>
  <Words>33617</Words>
  <Characters>205065</Characters>
  <Application>Microsoft Office Word</Application>
  <DocSecurity>0</DocSecurity>
  <Lines>1708</Lines>
  <Paragraphs>476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238206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4</cp:revision>
  <cp:lastPrinted>2022-11-30T09:36:00Z</cp:lastPrinted>
  <dcterms:created xsi:type="dcterms:W3CDTF">2022-12-19T19:48:00Z</dcterms:created>
  <dcterms:modified xsi:type="dcterms:W3CDTF">2022-12-20T12:18:00Z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