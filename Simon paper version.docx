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can be seen as an example of political decision</w:t>
      </w:r>
      <w:commentRangeStart w:id="0"/>
      <w:r w:rsidR="00DD4279">
        <w:rPr>
          <w:sz w:val="24"/>
          <w:szCs w:val="24"/>
        </w:rPr>
        <w:t xml:space="preserve">s </w:t>
      </w:r>
      <w:commentRangeEnd w:id="0"/>
      <w:r w:rsidR="0066355C">
        <w:rPr>
          <w:rStyle w:val="Kommentarhenvisning"/>
        </w:rPr>
        <w:commentReference w:id="0"/>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0C810D0E"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ins w:id="1" w:author="Simon Thomsen" w:date="2022-12-31T15:33:00Z">
        <w:r w:rsidR="009A0585">
          <w:rPr>
            <w:sz w:val="24"/>
            <w:szCs w:val="24"/>
          </w:rPr>
          <w:t xml:space="preserve"> a</w:t>
        </w:r>
      </w:ins>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commentRangeEnd w:id="2"/>
      <w:r w:rsidR="00FA4D77">
        <w:rPr>
          <w:rStyle w:val="Kommentarhenvisning"/>
        </w:rPr>
        <w:commentReference w:id="2"/>
      </w:r>
    </w:p>
    <w:p w14:paraId="736417D2" w14:textId="6EFA39D6" w:rsidR="00F26AF6" w:rsidRDefault="00F26AF6" w:rsidP="00F26AF6">
      <w:pPr>
        <w:pStyle w:val="Overskrift1"/>
        <w:jc w:val="both"/>
      </w:pPr>
      <w:bookmarkStart w:id="3" w:name="_Ref119913343"/>
      <w:r>
        <w:lastRenderedPageBreak/>
        <w:t>Section 2:</w:t>
      </w:r>
      <w:bookmarkEnd w:id="3"/>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4"/>
      <w:commentRangeStart w:id="5"/>
      <w:commentRangeStart w:id="6"/>
      <w:r>
        <w:t xml:space="preserve">Figure </w:t>
      </w:r>
      <w:commentRangeEnd w:id="4"/>
      <w:r>
        <w:rPr>
          <w:rStyle w:val="Kommentarhenvisning"/>
          <w:i w:val="0"/>
          <w:iCs w:val="0"/>
          <w:color w:val="auto"/>
        </w:rPr>
        <w:commentReference w:id="4"/>
      </w:r>
      <w:commentRangeEnd w:id="5"/>
      <w:r>
        <w:rPr>
          <w:rStyle w:val="Kommentarhenvisning"/>
          <w:i w:val="0"/>
          <w:iCs w:val="0"/>
          <w:color w:val="auto"/>
        </w:rPr>
        <w:commentReference w:id="5"/>
      </w:r>
      <w:commentRangeEnd w:id="6"/>
      <w:r w:rsidR="00F3743B">
        <w:rPr>
          <w:rStyle w:val="Kommentarhenvisning"/>
          <w:i w:val="0"/>
          <w:iCs w:val="0"/>
          <w:color w:val="auto"/>
        </w:rPr>
        <w:commentReference w:id="6"/>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468A751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w:t>
      </w:r>
      <w:ins w:id="7" w:author="Simon Thomsen" w:date="2022-12-31T15:38:00Z">
        <w:r w:rsidR="00D3745B">
          <w:rPr>
            <w:sz w:val="24"/>
            <w:szCs w:val="24"/>
          </w:rPr>
          <w:t xml:space="preserve"> the method used for cal</w:t>
        </w:r>
      </w:ins>
      <w:ins w:id="8" w:author="Simon Thomsen" w:date="2022-12-31T15:39:00Z">
        <w:r w:rsidR="00CD2814">
          <w:rPr>
            <w:sz w:val="24"/>
            <w:szCs w:val="24"/>
          </w:rPr>
          <w:t>c</w:t>
        </w:r>
      </w:ins>
      <w:ins w:id="9" w:author="Simon Thomsen" w:date="2022-12-31T15:38:00Z">
        <w:r w:rsidR="00D3745B">
          <w:rPr>
            <w:sz w:val="24"/>
            <w:szCs w:val="24"/>
          </w:rPr>
          <w:t xml:space="preserve">ulating </w:t>
        </w:r>
      </w:ins>
      <w:r>
        <w:rPr>
          <w:sz w:val="24"/>
          <w:szCs w:val="24"/>
        </w:rPr>
        <w:t xml:space="preserve"> </w:t>
      </w:r>
      <w:del w:id="10" w:author="Simon Thomsen" w:date="2022-12-31T15:39:00Z">
        <w:r w:rsidDel="003A5F64">
          <w:rPr>
            <w:sz w:val="24"/>
            <w:szCs w:val="24"/>
          </w:rPr>
          <w:delText xml:space="preserve">how </w:delText>
        </w:r>
      </w:del>
      <w:ins w:id="11" w:author="Simon Thomsen" w:date="2022-12-31T15:39:00Z">
        <w:r w:rsidR="003A5F64">
          <w:rPr>
            <w:sz w:val="24"/>
            <w:szCs w:val="24"/>
          </w:rPr>
          <w:t xml:space="preserve">the </w:t>
        </w:r>
      </w:ins>
      <w:r>
        <w:rPr>
          <w:sz w:val="24"/>
          <w:szCs w:val="24"/>
        </w:rPr>
        <w:t>growth in the maximum level of income insurance</w:t>
      </w:r>
      <w:ins w:id="12" w:author="Simon Thomsen" w:date="2022-12-31T15:39:00Z">
        <w:r w:rsidR="003A5F64">
          <w:rPr>
            <w:sz w:val="24"/>
            <w:szCs w:val="24"/>
          </w:rPr>
          <w:t>.</w:t>
        </w:r>
      </w:ins>
      <w:del w:id="13" w:author="Simon Thomsen" w:date="2022-12-31T15:39:00Z">
        <w:r w:rsidDel="003A5F64">
          <w:rPr>
            <w:sz w:val="24"/>
            <w:szCs w:val="24"/>
          </w:rPr>
          <w:delText xml:space="preserve"> is calculated</w:delText>
        </w:r>
      </w:del>
      <w:r>
        <w:rPr>
          <w:sz w:val="24"/>
          <w:szCs w:val="24"/>
        </w:rPr>
        <w:t xml:space="preserve">.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commentRangeStart w:id="14"/>
      <w:r w:rsidRPr="00AB3D2F">
        <w:rPr>
          <w:sz w:val="24"/>
          <w:szCs w:val="24"/>
        </w:rPr>
        <w:t xml:space="preserve">If the adjustment percent is lower </w:t>
      </w:r>
      <w:commentRangeEnd w:id="14"/>
      <w:r w:rsidR="00F2265F">
        <w:rPr>
          <w:rStyle w:val="Kommentarhenvisning"/>
        </w:rPr>
        <w:commentReference w:id="14"/>
      </w:r>
      <w:r w:rsidRPr="00AB3D2F">
        <w:rPr>
          <w:sz w:val="24"/>
          <w:szCs w:val="24"/>
        </w:rPr>
        <w:t xml:space="preserve">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590F3EFB"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w:t>
      </w:r>
      <w:ins w:id="15" w:author="Simon Thomsen" w:date="2022-12-31T15:43:00Z">
        <w:r w:rsidR="001879DC">
          <w:rPr>
            <w:sz w:val="24"/>
            <w:szCs w:val="24"/>
          </w:rPr>
          <w:t xml:space="preserve"> of unemployment</w:t>
        </w:r>
      </w:ins>
      <w:r w:rsidRPr="00AB3D2F">
        <w:rPr>
          <w:sz w:val="24"/>
          <w:szCs w:val="24"/>
        </w:rPr>
        <w:t xml:space="preserve">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6C1FF2C3" w:rsidR="00F26AF6" w:rsidRDefault="00F26AF6" w:rsidP="00F26AF6">
      <w:pPr>
        <w:spacing w:line="360" w:lineRule="auto"/>
        <w:jc w:val="both"/>
        <w:rPr>
          <w:ins w:id="16" w:author="Simon Thomsen" w:date="2023-01-02T09:56:00Z"/>
          <w:sz w:val="24"/>
          <w:szCs w:val="24"/>
        </w:rPr>
      </w:pPr>
      <w:commentRangeStart w:id="17"/>
      <w:r>
        <w:rPr>
          <w:sz w:val="24"/>
          <w:szCs w:val="24"/>
        </w:rPr>
        <w:t>Something about the tax reform 2012.</w:t>
      </w:r>
      <w:commentRangeEnd w:id="17"/>
      <w:r w:rsidR="009A2AF5">
        <w:rPr>
          <w:rStyle w:val="Kommentarhenvisning"/>
        </w:rPr>
        <w:commentReference w:id="17"/>
      </w:r>
    </w:p>
    <w:p w14:paraId="20B10CA4" w14:textId="6FDAB5EC" w:rsidR="00BD2A24" w:rsidRDefault="00AC0058" w:rsidP="00F26AF6">
      <w:pPr>
        <w:spacing w:line="360" w:lineRule="auto"/>
        <w:jc w:val="both"/>
        <w:rPr>
          <w:ins w:id="18" w:author="Simon Thomsen" w:date="2023-01-02T10:18:00Z"/>
          <w:sz w:val="24"/>
          <w:szCs w:val="24"/>
        </w:rPr>
      </w:pPr>
      <w:commentRangeStart w:id="19"/>
      <w:ins w:id="20" w:author="Simon Thomsen" w:date="2023-01-02T10:17:00Z">
        <w:r>
          <w:rPr>
            <w:sz w:val="24"/>
            <w:szCs w:val="24"/>
          </w:rPr>
          <w:t>The Tax reform of 2012</w:t>
        </w:r>
      </w:ins>
      <w:ins w:id="21" w:author="Simon Thomsen" w:date="2023-01-02T10:12:00Z">
        <w:r w:rsidR="00416B59">
          <w:rPr>
            <w:sz w:val="24"/>
            <w:szCs w:val="24"/>
          </w:rPr>
          <w:t xml:space="preserve"> had the goal of </w:t>
        </w:r>
      </w:ins>
      <w:ins w:id="22" w:author="Simon Thomsen" w:date="2023-01-02T10:13:00Z">
        <w:r w:rsidR="00416B59">
          <w:rPr>
            <w:sz w:val="24"/>
            <w:szCs w:val="24"/>
          </w:rPr>
          <w:t>a faster recovery of jobs within the Danish economy, in the long run the reform was</w:t>
        </w:r>
      </w:ins>
      <w:ins w:id="23" w:author="Simon Thomsen" w:date="2023-01-02T10:14:00Z">
        <w:r w:rsidR="00416B59">
          <w:rPr>
            <w:sz w:val="24"/>
            <w:szCs w:val="24"/>
          </w:rPr>
          <w:t xml:space="preserve"> estimated to increase employment by 15.800 people, and increasing the government finances by 2.7 billion Danish crowns. </w:t>
        </w:r>
      </w:ins>
      <w:ins w:id="24" w:author="Simon Thomsen" w:date="2023-01-02T10:17:00Z">
        <w:r>
          <w:rPr>
            <w:sz w:val="24"/>
            <w:szCs w:val="24"/>
          </w:rPr>
          <w:t xml:space="preserve">The overall reduction of taxes on workers income was estimated to be 14 billion Danish crowns. </w:t>
        </w:r>
      </w:ins>
    </w:p>
    <w:p w14:paraId="34822515" w14:textId="4967E951" w:rsidR="00AC0058" w:rsidRPr="00AB3D2F" w:rsidRDefault="00AC0058" w:rsidP="00F26AF6">
      <w:pPr>
        <w:spacing w:line="360" w:lineRule="auto"/>
        <w:jc w:val="both"/>
        <w:rPr>
          <w:sz w:val="24"/>
          <w:szCs w:val="24"/>
        </w:rPr>
      </w:pPr>
      <w:ins w:id="25" w:author="Simon Thomsen" w:date="2023-01-02T10:18:00Z">
        <w:r>
          <w:rPr>
            <w:sz w:val="24"/>
            <w:szCs w:val="24"/>
          </w:rPr>
          <w:t xml:space="preserve">Besides the increase of 2.7 billion duo to a higher level of employment, several initiatives were taken to finance the loss of 14 billion in tax </w:t>
        </w:r>
      </w:ins>
      <w:ins w:id="26" w:author="Simon Thomsen" w:date="2023-01-02T10:19:00Z">
        <w:r>
          <w:rPr>
            <w:sz w:val="24"/>
            <w:szCs w:val="24"/>
          </w:rPr>
          <w:t xml:space="preserve">revenue. This resulted in the suppressing of </w:t>
        </w:r>
      </w:ins>
      <w:ins w:id="27" w:author="Simon Thomsen" w:date="2023-01-02T10:20:00Z">
        <w:r>
          <w:rPr>
            <w:sz w:val="24"/>
            <w:szCs w:val="24"/>
          </w:rPr>
          <w:t xml:space="preserve">the regulations towards the maximum level of income insurance </w:t>
        </w:r>
      </w:ins>
      <w:ins w:id="28" w:author="Simon Thomsen" w:date="2023-01-02T10:18:00Z">
        <w:r>
          <w:rPr>
            <w:sz w:val="24"/>
            <w:szCs w:val="24"/>
          </w:rPr>
          <w:t xml:space="preserve"> </w:t>
        </w:r>
      </w:ins>
      <w:commentRangeEnd w:id="19"/>
      <w:ins w:id="29" w:author="Simon Thomsen" w:date="2023-01-02T10:21:00Z">
        <w:r>
          <w:rPr>
            <w:rStyle w:val="Kommentarhenvisning"/>
          </w:rPr>
          <w:commentReference w:id="19"/>
        </w:r>
      </w:ins>
    </w:p>
    <w:p w14:paraId="35F65F94" w14:textId="7DD8786A"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w:t>
      </w:r>
      <w:r w:rsidRPr="00AB3D2F">
        <w:rPr>
          <w:sz w:val="24"/>
          <w:szCs w:val="24"/>
        </w:rPr>
        <w:lastRenderedPageBreak/>
        <w:t>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 xml:space="preserve">using </w:t>
      </w:r>
      <w:del w:id="30" w:author="Simon Thomsen" w:date="2022-12-31T15:45:00Z">
        <w:r w:rsidDel="00A86719">
          <w:rPr>
            <w:sz w:val="24"/>
            <w:szCs w:val="24"/>
          </w:rPr>
          <w:delText>some of</w:delText>
        </w:r>
        <w:r w:rsidRPr="00AB3D2F" w:rsidDel="00A86719">
          <w:rPr>
            <w:sz w:val="24"/>
            <w:szCs w:val="24"/>
          </w:rPr>
          <w:delText xml:space="preserve"> the </w:delText>
        </w:r>
      </w:del>
      <w:r w:rsidRPr="00AB3D2F">
        <w:rPr>
          <w:sz w:val="24"/>
          <w:szCs w:val="24"/>
        </w:rPr>
        <w:t>micro</w:t>
      </w:r>
      <w:ins w:id="31" w:author="Simon Thomsen" w:date="2022-12-31T15:45:00Z">
        <w:r w:rsidR="00A86719">
          <w:rPr>
            <w:sz w:val="24"/>
            <w:szCs w:val="24"/>
          </w:rPr>
          <w:t>economic</w:t>
        </w:r>
      </w:ins>
      <w:r w:rsidRPr="00AB3D2F">
        <w:rPr>
          <w:sz w:val="24"/>
          <w:szCs w:val="24"/>
        </w:rPr>
        <w:t xml:space="preserve"> effects </w:t>
      </w:r>
      <w:ins w:id="32" w:author="Simon Thomsen" w:date="2022-12-31T15:45:00Z">
        <w:r w:rsidR="00A86719">
          <w:rPr>
            <w:sz w:val="24"/>
            <w:szCs w:val="24"/>
          </w:rPr>
          <w:t xml:space="preserve">which will be </w:t>
        </w:r>
      </w:ins>
      <w:r w:rsidRPr="00AB3D2F">
        <w:rPr>
          <w:sz w:val="24"/>
          <w:szCs w:val="24"/>
        </w:rPr>
        <w:t xml:space="preserve">presented </w:t>
      </w:r>
      <w:r>
        <w:rPr>
          <w:sz w:val="24"/>
          <w:szCs w:val="24"/>
        </w:rPr>
        <w:t xml:space="preserve">in </w:t>
      </w:r>
      <w:del w:id="33" w:author="Simon Thomsen" w:date="2022-12-31T15:45:00Z">
        <w:r w:rsidDel="00A86719">
          <w:rPr>
            <w:sz w:val="24"/>
            <w:szCs w:val="24"/>
          </w:rPr>
          <w:delText>the previous</w:delText>
        </w:r>
      </w:del>
      <w:ins w:id="34" w:author="Simon Thomsen" w:date="2022-12-31T15:45:00Z">
        <w:r w:rsidR="00A86719">
          <w:rPr>
            <w:sz w:val="24"/>
            <w:szCs w:val="24"/>
          </w:rPr>
          <w:t>a later</w:t>
        </w:r>
      </w:ins>
      <w:r>
        <w:rPr>
          <w:sz w:val="24"/>
          <w:szCs w:val="24"/>
        </w:rPr>
        <w:t xml:space="preserve"> section,</w:t>
      </w:r>
      <w:r w:rsidRPr="00AB3D2F">
        <w:rPr>
          <w:sz w:val="24"/>
          <w:szCs w:val="24"/>
        </w:rPr>
        <w:t xml:space="preserve"> </w:t>
      </w:r>
      <w:commentRangeStart w:id="35"/>
      <w:r w:rsidRPr="00AB3D2F">
        <w:rPr>
          <w:sz w:val="24"/>
          <w:szCs w:val="24"/>
        </w:rPr>
        <w:t>estimating the change in the exit-rate and approach-rate as a result of changes in the level of income insurance</w:t>
      </w:r>
      <w:commentRangeEnd w:id="35"/>
      <w:r w:rsidR="00417F1D">
        <w:rPr>
          <w:rStyle w:val="Kommentarhenvisning"/>
        </w:rPr>
        <w:commentReference w:id="35"/>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w:t>
      </w:r>
      <w:r w:rsidRPr="00AB3D2F">
        <w:rPr>
          <w:sz w:val="24"/>
          <w:szCs w:val="24"/>
        </w:rPr>
        <w:lastRenderedPageBreak/>
        <w:t>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6"/>
      <w:commentRangeStart w:id="37"/>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6"/>
      <w:r>
        <w:rPr>
          <w:rStyle w:val="Kommentarhenvisning"/>
        </w:rPr>
        <w:commentReference w:id="36"/>
      </w:r>
      <w:commentRangeEnd w:id="37"/>
      <w:r>
        <w:rPr>
          <w:rStyle w:val="Kommentarhenvisning"/>
        </w:rPr>
        <w:commentReference w:id="37"/>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w:t>
      </w:r>
      <w:commentRangeStart w:id="38"/>
      <w:r w:rsidRPr="00AB3D2F">
        <w:rPr>
          <w:sz w:val="24"/>
          <w:szCs w:val="24"/>
        </w:rPr>
        <w:t>78% and 26%, at the time of change.</w:t>
      </w:r>
      <w:commentRangeEnd w:id="38"/>
      <w:r w:rsidR="000D7CCC">
        <w:rPr>
          <w:rStyle w:val="Kommentarhenvisning"/>
        </w:rPr>
        <w:commentReference w:id="38"/>
      </w:r>
    </w:p>
    <w:p w14:paraId="4BFF9873" w14:textId="764C83B8" w:rsidR="00F26AF6" w:rsidRPr="00AB3D2F" w:rsidRDefault="00F26AF6" w:rsidP="00F26AF6">
      <w:pPr>
        <w:spacing w:line="360" w:lineRule="auto"/>
        <w:jc w:val="both"/>
        <w:rPr>
          <w:sz w:val="24"/>
          <w:szCs w:val="24"/>
        </w:rPr>
      </w:pPr>
      <w:commentRangeStart w:id="39"/>
      <w:r w:rsidRPr="00AB3D2F">
        <w:rPr>
          <w:sz w:val="24"/>
          <w:szCs w:val="24"/>
        </w:rPr>
        <w:t>Besides the effect of the exit rate, the IS-commission also includes the approach rate</w:t>
      </w:r>
      <w:ins w:id="40" w:author="Simon Thomsen" w:date="2022-12-31T15:53:00Z">
        <w:r w:rsidR="00DC2708">
          <w:rPr>
            <w:sz w:val="24"/>
            <w:szCs w:val="24"/>
          </w:rPr>
          <w:t xml:space="preserve">, showing the rate in which people </w:t>
        </w:r>
        <w:r w:rsidR="0099662E">
          <w:rPr>
            <w:sz w:val="24"/>
            <w:szCs w:val="24"/>
          </w:rPr>
          <w:t>goes from employme</w:t>
        </w:r>
      </w:ins>
      <w:ins w:id="41" w:author="Simon Thomsen" w:date="2022-12-31T15:54:00Z">
        <w:r w:rsidR="0099662E">
          <w:rPr>
            <w:sz w:val="24"/>
            <w:szCs w:val="24"/>
          </w:rPr>
          <w:t>nt to unemployment</w:t>
        </w:r>
      </w:ins>
      <w:r>
        <w:rPr>
          <w:sz w:val="24"/>
          <w:szCs w:val="24"/>
        </w:rPr>
        <w:t>. Here, t</w:t>
      </w:r>
      <w:r w:rsidRPr="00AB3D2F">
        <w:rPr>
          <w:sz w:val="24"/>
          <w:szCs w:val="24"/>
        </w:rPr>
        <w:t xml:space="preserve">he </w:t>
      </w:r>
      <w:r>
        <w:rPr>
          <w:sz w:val="24"/>
          <w:szCs w:val="24"/>
        </w:rPr>
        <w:t>IS-</w:t>
      </w:r>
      <w:r w:rsidRPr="00AB3D2F">
        <w:rPr>
          <w:sz w:val="24"/>
          <w:szCs w:val="24"/>
        </w:rPr>
        <w:t>commission</w:t>
      </w:r>
      <w:ins w:id="42" w:author="Simon Thomsen" w:date="2022-12-31T15:54:00Z">
        <w:r w:rsidR="0099662E">
          <w:rPr>
            <w:sz w:val="24"/>
            <w:szCs w:val="24"/>
          </w:rPr>
          <w:t xml:space="preserve"> only</w:t>
        </w:r>
      </w:ins>
      <w:r w:rsidRPr="00AB3D2F">
        <w:rPr>
          <w:sz w:val="24"/>
          <w:szCs w:val="24"/>
        </w:rPr>
        <w:t xml:space="preserve"> looks at if people</w:t>
      </w:r>
      <w:ins w:id="43" w:author="Simon Thomsen" w:date="2022-12-31T15:54:00Z">
        <w:r w:rsidR="0081657C">
          <w:rPr>
            <w:sz w:val="24"/>
            <w:szCs w:val="24"/>
          </w:rPr>
          <w:t xml:space="preserve"> in terminated positions, thereby</w:t>
        </w:r>
      </w:ins>
      <w:r w:rsidRPr="00AB3D2F">
        <w:rPr>
          <w:sz w:val="24"/>
          <w:szCs w:val="24"/>
        </w:rPr>
        <w:t xml:space="preserve"> on their way into the income insurance program will find employment before entering the program</w:t>
      </w:r>
      <w:commentRangeEnd w:id="39"/>
      <w:r w:rsidR="002D159A">
        <w:rPr>
          <w:rStyle w:val="Kommentarhenvisning"/>
        </w:rPr>
        <w:commentReference w:id="39"/>
      </w:r>
      <w:r w:rsidRPr="00AB3D2F">
        <w:rPr>
          <w:sz w:val="24"/>
          <w:szCs w:val="24"/>
        </w:rPr>
        <w:t>.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1AED5431" w:rsidR="00F26AF6" w:rsidRDefault="00F26AF6" w:rsidP="00F26AF6">
      <w:pPr>
        <w:spacing w:line="360" w:lineRule="auto"/>
        <w:jc w:val="both"/>
        <w:rPr>
          <w:ins w:id="44" w:author="Simon Thomsen" w:date="2022-12-31T15:57:00Z"/>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w:t>
      </w:r>
      <w:ins w:id="45" w:author="Simon Thomsen" w:date="2022-12-31T15:56:00Z">
        <w:r w:rsidR="008E25C9">
          <w:rPr>
            <w:sz w:val="24"/>
            <w:szCs w:val="24"/>
          </w:rPr>
          <w:t xml:space="preserve">in terminated positions </w:t>
        </w:r>
      </w:ins>
      <w:del w:id="46" w:author="Simon Thomsen" w:date="2022-12-31T15:56:00Z">
        <w:r w:rsidRPr="00AB3D2F" w:rsidDel="008E25C9">
          <w:rPr>
            <w:sz w:val="24"/>
            <w:szCs w:val="24"/>
          </w:rPr>
          <w:delText xml:space="preserve">being close to </w:delText>
        </w:r>
        <w:r w:rsidDel="008E25C9">
          <w:rPr>
            <w:sz w:val="24"/>
            <w:szCs w:val="24"/>
          </w:rPr>
          <w:delText>entering</w:delText>
        </w:r>
        <w:r w:rsidRPr="00AB3D2F" w:rsidDel="008E25C9">
          <w:rPr>
            <w:sz w:val="24"/>
            <w:szCs w:val="24"/>
          </w:rPr>
          <w:delText xml:space="preserve"> the insurance program </w:delText>
        </w:r>
        <w:commentRangeStart w:id="47"/>
        <w:r w:rsidRPr="00AB3D2F" w:rsidDel="008E25C9">
          <w:rPr>
            <w:sz w:val="24"/>
            <w:szCs w:val="24"/>
          </w:rPr>
          <w:delText>(f</w:delText>
        </w:r>
        <w:r w:rsidDel="008E25C9">
          <w:rPr>
            <w:sz w:val="24"/>
            <w:szCs w:val="24"/>
          </w:rPr>
          <w:delText>or example</w:delText>
        </w:r>
        <w:r w:rsidRPr="00AB3D2F" w:rsidDel="008E25C9">
          <w:rPr>
            <w:sz w:val="24"/>
            <w:szCs w:val="24"/>
          </w:rPr>
          <w:delText xml:space="preserve"> from terminated positions) </w:delText>
        </w:r>
        <w:commentRangeEnd w:id="47"/>
        <w:r w:rsidR="002D159A" w:rsidDel="008E25C9">
          <w:rPr>
            <w:rStyle w:val="Kommentarhenvisning"/>
          </w:rPr>
          <w:commentReference w:id="47"/>
        </w:r>
      </w:del>
      <w:r w:rsidRPr="00AB3D2F">
        <w:rPr>
          <w:sz w:val="24"/>
          <w:szCs w:val="24"/>
        </w:rPr>
        <w:t>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5AA1E35" w14:textId="21FC6C77" w:rsidR="003041D3" w:rsidRPr="003041D3" w:rsidRDefault="003041D3" w:rsidP="00F26AF6">
      <w:pPr>
        <w:spacing w:line="360" w:lineRule="auto"/>
        <w:jc w:val="both"/>
        <w:rPr>
          <w:ins w:id="48" w:author="Simon Thomsen" w:date="2022-12-31T15:57:00Z"/>
          <w:sz w:val="24"/>
          <w:szCs w:val="24"/>
          <w:lang w:val="da-DK"/>
          <w:rPrChange w:id="49" w:author="Simon Thomsen" w:date="2022-12-31T15:57:00Z">
            <w:rPr>
              <w:ins w:id="50" w:author="Simon Thomsen" w:date="2022-12-31T15:57:00Z"/>
              <w:sz w:val="24"/>
              <w:szCs w:val="24"/>
            </w:rPr>
          </w:rPrChange>
        </w:rPr>
      </w:pPr>
      <w:ins w:id="51" w:author="Simon Thomsen" w:date="2022-12-31T15:57:00Z">
        <w:r w:rsidRPr="003041D3">
          <w:rPr>
            <w:sz w:val="24"/>
            <w:szCs w:val="24"/>
            <w:lang w:val="da-DK"/>
            <w:rPrChange w:id="52" w:author="Simon Thomsen" w:date="2022-12-31T15:57:00Z">
              <w:rPr>
                <w:sz w:val="24"/>
                <w:szCs w:val="24"/>
              </w:rPr>
            </w:rPrChange>
          </w:rPr>
          <w:t>Burde man nævne noget om</w:t>
        </w:r>
        <w:r>
          <w:rPr>
            <w:sz w:val="24"/>
            <w:szCs w:val="24"/>
            <w:lang w:val="da-DK"/>
          </w:rPr>
          <w:t xml:space="preserve"> størrel</w:t>
        </w:r>
        <w:r w:rsidR="006D7C2C">
          <w:rPr>
            <w:sz w:val="24"/>
            <w:szCs w:val="24"/>
            <w:lang w:val="da-DK"/>
          </w:rPr>
          <w:t>sesordenen af approach rate?</w:t>
        </w:r>
      </w:ins>
    </w:p>
    <w:p w14:paraId="41DE50D0" w14:textId="77777777" w:rsidR="003041D3" w:rsidRPr="003041D3" w:rsidRDefault="003041D3" w:rsidP="00F26AF6">
      <w:pPr>
        <w:spacing w:line="360" w:lineRule="auto"/>
        <w:jc w:val="both"/>
        <w:rPr>
          <w:sz w:val="24"/>
          <w:szCs w:val="24"/>
          <w:lang w:val="da-DK"/>
          <w:rPrChange w:id="53" w:author="Simon Thomsen" w:date="2022-12-31T15:57:00Z">
            <w:rPr>
              <w:sz w:val="24"/>
              <w:szCs w:val="24"/>
            </w:rPr>
          </w:rPrChange>
        </w:rPr>
      </w:pP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w:t>
      </w:r>
      <w:r w:rsidRPr="00AB3D2F">
        <w:rPr>
          <w:sz w:val="24"/>
          <w:szCs w:val="24"/>
        </w:rPr>
        <w:lastRenderedPageBreak/>
        <w:t xml:space="preserve">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Del="00633260" w:rsidRDefault="00921C6B" w:rsidP="00921C6B">
      <w:pPr>
        <w:spacing w:line="360" w:lineRule="auto"/>
        <w:jc w:val="both"/>
        <w:rPr>
          <w:del w:id="54" w:author="Simon Thomsen" w:date="2022-12-31T15:58:00Z"/>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w:t>
      </w:r>
      <w:del w:id="55" w:author="Simon Thomsen" w:date="2022-12-31T15:59:00Z">
        <w:r w:rsidRPr="00AB3D2F" w:rsidDel="00633260">
          <w:rPr>
            <w:sz w:val="24"/>
            <w:szCs w:val="24"/>
          </w:rPr>
          <w:delText xml:space="preserve"> </w:delText>
        </w:r>
      </w:del>
    </w:p>
    <w:p w14:paraId="6696CA89" w14:textId="77777777" w:rsidR="00921C6B" w:rsidRPr="00AB3D2F" w:rsidRDefault="00921C6B" w:rsidP="00F26AF6">
      <w:pPr>
        <w:spacing w:line="360" w:lineRule="auto"/>
        <w:jc w:val="both"/>
        <w:rPr>
          <w:sz w:val="24"/>
          <w:szCs w:val="24"/>
        </w:rPr>
      </w:pPr>
    </w:p>
    <w:p w14:paraId="706952A0" w14:textId="45202E60" w:rsidR="00F26AF6" w:rsidRDefault="00F26AF6" w:rsidP="009E354F">
      <w:pPr>
        <w:spacing w:line="360" w:lineRule="auto"/>
        <w:jc w:val="both"/>
        <w:rPr>
          <w:sz w:val="24"/>
          <w:szCs w:val="24"/>
        </w:rPr>
      </w:pPr>
      <w:moveFromRangeStart w:id="56" w:author="Simon Thomsen" w:date="2022-12-31T16:03:00Z" w:name="move123395015"/>
      <w:moveFrom w:id="57" w:author="Simon Thomsen" w:date="2022-12-31T16:03:00Z">
        <w:r w:rsidRPr="00DF372B" w:rsidDel="00830BF5">
          <w:rPr>
            <w:noProof/>
            <w:sz w:val="24"/>
            <w:szCs w:val="24"/>
          </w:rPr>
          <w:t>DØRS</w:t>
        </w:r>
        <w:r w:rsidDel="00830BF5">
          <w:rPr>
            <w:sz w:val="24"/>
            <w:szCs w:val="24"/>
          </w:rPr>
          <w:t xml:space="preserve"> </w:t>
        </w:r>
        <w:r w:rsidRPr="00AB3D2F" w:rsidDel="00830BF5">
          <w:rPr>
            <w:sz w:val="24"/>
            <w:szCs w:val="24"/>
          </w:rPr>
          <w:fldChar w:fldCharType="begin" w:fldLock="1"/>
        </w:r>
        <w:r w:rsidDel="00830BF5">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sidDel="00830BF5">
          <w:rPr>
            <w:sz w:val="24"/>
            <w:szCs w:val="24"/>
          </w:rPr>
          <w:fldChar w:fldCharType="separate"/>
        </w:r>
        <w:r w:rsidRPr="00024C63" w:rsidDel="00830BF5">
          <w:rPr>
            <w:noProof/>
            <w:sz w:val="24"/>
            <w:szCs w:val="24"/>
          </w:rPr>
          <w:t>(2022)</w:t>
        </w:r>
        <w:r w:rsidRPr="00AB3D2F" w:rsidDel="00830BF5">
          <w:rPr>
            <w:sz w:val="24"/>
            <w:szCs w:val="24"/>
          </w:rPr>
          <w:fldChar w:fldCharType="end"/>
        </w:r>
        <w:r w:rsidRPr="00AB3D2F" w:rsidDel="00830BF5">
          <w:rPr>
            <w:sz w:val="24"/>
            <w:szCs w:val="24"/>
          </w:rPr>
          <w:t xml:space="preserve"> </w:t>
        </w:r>
        <w:r w:rsidDel="00830BF5">
          <w:rPr>
            <w:sz w:val="24"/>
            <w:szCs w:val="24"/>
          </w:rPr>
          <w:t>a</w:t>
        </w:r>
        <w:r w:rsidRPr="00AB3D2F" w:rsidDel="00830BF5">
          <w:rPr>
            <w:sz w:val="24"/>
            <w:szCs w:val="24"/>
          </w:rPr>
          <w:t xml:space="preserve">rgues that there are missing empirical evidence for </w:t>
        </w:r>
        <w:r w:rsidR="00214990" w:rsidDel="00830BF5">
          <w:rPr>
            <w:sz w:val="24"/>
            <w:szCs w:val="24"/>
          </w:rPr>
          <w:t>important assumptions in the model.</w:t>
        </w:r>
        <w:r w:rsidRPr="00AB3D2F" w:rsidDel="00830BF5">
          <w:rPr>
            <w:sz w:val="24"/>
            <w:szCs w:val="24"/>
          </w:rPr>
          <w:t xml:space="preserve"> </w:t>
        </w:r>
      </w:moveFrom>
      <w:moveFromRangeEnd w:id="56"/>
      <w:del w:id="58" w:author="Simon Thomsen" w:date="2022-12-31T16:04:00Z">
        <w:r w:rsidDel="00372CE3">
          <w:rPr>
            <w:sz w:val="24"/>
            <w:szCs w:val="24"/>
          </w:rPr>
          <w:delText xml:space="preserve">Both </w:delText>
        </w:r>
      </w:del>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del w:id="59" w:author="Simon Thomsen" w:date="2023-01-02T10:41:00Z">
        <w:r w:rsidRPr="008C2EAA" w:rsidDel="001828DE">
          <w:rPr>
            <w:noProof/>
            <w:sz w:val="24"/>
            <w:szCs w:val="24"/>
          </w:rPr>
          <w:delText>Aastrup</w:delText>
        </w:r>
        <w:r w:rsidDel="001828DE">
          <w:rPr>
            <w:sz w:val="24"/>
            <w:szCs w:val="24"/>
          </w:rPr>
          <w:delText xml:space="preserve"> </w:delText>
        </w:r>
      </w:del>
      <w:ins w:id="60" w:author="Simon Thomsen" w:date="2023-01-02T10:41:00Z">
        <w:r w:rsidR="001828DE">
          <w:rPr>
            <w:noProof/>
            <w:sz w:val="24"/>
            <w:szCs w:val="24"/>
          </w:rPr>
          <w:t>Risgaard</w:t>
        </w:r>
        <w:r w:rsidR="001828DE">
          <w:rPr>
            <w:sz w:val="24"/>
            <w:szCs w:val="24"/>
          </w:rPr>
          <w:t xml:space="preserve"> </w:t>
        </w:r>
      </w:ins>
      <w:r>
        <w:rPr>
          <w:sz w:val="24"/>
          <w:szCs w:val="24"/>
        </w:rPr>
        <w:fldChar w:fldCharType="begin" w:fldLock="1"/>
      </w:r>
      <w:r w:rsidR="001828DE">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lønmodtagerne","type":"article-journal"},"suppress-author":1,"uris":["http://www.mendeley.com/documents/?uuid=ce253304-2c7c-476c-a58c-023352fcd508"]}],"mendeley":{"formattedCitation":"(2021)","plainTextFormattedCitation":"(2021)","previouslyFormattedCitation":"(Risgaard, 2021)"},"properties":{"noteIndex":0},"schema":"https://github.com/citation-style-language/schema/raw/master/csl-citation.json"}</w:instrText>
      </w:r>
      <w:r>
        <w:rPr>
          <w:sz w:val="24"/>
          <w:szCs w:val="24"/>
        </w:rPr>
        <w:fldChar w:fldCharType="separate"/>
      </w:r>
      <w:r w:rsidR="001828DE" w:rsidRPr="001828DE">
        <w:rPr>
          <w:noProof/>
          <w:sz w:val="24"/>
          <w:szCs w:val="24"/>
        </w:rPr>
        <w:t>(2021)</w:t>
      </w:r>
      <w:r>
        <w:rPr>
          <w:sz w:val="24"/>
          <w:szCs w:val="24"/>
        </w:rPr>
        <w:fldChar w:fldCharType="end"/>
      </w:r>
      <w:ins w:id="61" w:author="Simon Thomsen" w:date="2022-12-31T16:04:00Z">
        <w:r w:rsidR="00372CE3">
          <w:rPr>
            <w:sz w:val="24"/>
            <w:szCs w:val="24"/>
          </w:rPr>
          <w:t xml:space="preserve"> all</w:t>
        </w:r>
      </w:ins>
      <w:r>
        <w:rPr>
          <w:sz w:val="24"/>
          <w:szCs w:val="24"/>
        </w:rPr>
        <w:t xml:space="preserve"> </w:t>
      </w:r>
      <w:r w:rsidRPr="00F21B04">
        <w:rPr>
          <w:sz w:val="24"/>
          <w:szCs w:val="24"/>
        </w:rPr>
        <w:t>a</w:t>
      </w:r>
      <w:r w:rsidRPr="00AB3D2F">
        <w:rPr>
          <w:sz w:val="24"/>
          <w:szCs w:val="24"/>
        </w:rPr>
        <w:t>rgue</w:t>
      </w:r>
      <w:del w:id="62" w:author="Simon Thomsen" w:date="2022-12-31T16:04:00Z">
        <w:r w:rsidRPr="00AB3D2F" w:rsidDel="00372CE3">
          <w:rPr>
            <w:sz w:val="24"/>
            <w:szCs w:val="24"/>
          </w:rPr>
          <w:delText>s</w:delText>
        </w:r>
      </w:del>
      <w:r w:rsidRPr="00AB3D2F">
        <w:rPr>
          <w:sz w:val="24"/>
          <w:szCs w:val="24"/>
        </w:rPr>
        <w:t xml:space="preserve">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ins w:id="63" w:author="Simon Thomsen" w:date="2022-12-31T16:05:00Z">
        <w:r w:rsidR="0094123E">
          <w:rPr>
            <w:sz w:val="24"/>
            <w:szCs w:val="24"/>
          </w:rPr>
          <w:t xml:space="preserve"> due to the inclusion of the approach rate</w:t>
        </w:r>
      </w:ins>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w:t>
      </w:r>
      <w:ins w:id="64" w:author="Simon Thomsen" w:date="2022-12-31T16:06:00Z">
        <w:r w:rsidR="00E20E25">
          <w:rPr>
            <w:sz w:val="24"/>
            <w:szCs w:val="24"/>
          </w:rPr>
          <w:t>e</w:t>
        </w:r>
        <w:r w:rsidR="00E34991">
          <w:rPr>
            <w:sz w:val="24"/>
            <w:szCs w:val="24"/>
          </w:rPr>
          <w:t xml:space="preserve"> </w:t>
        </w:r>
      </w:ins>
      <w:del w:id="65" w:author="Simon Thomsen" w:date="2022-12-31T16:06:00Z">
        <w:r w:rsidRPr="00AB3D2F" w:rsidDel="00E20E25">
          <w:rPr>
            <w:sz w:val="24"/>
            <w:szCs w:val="24"/>
          </w:rPr>
          <w:delText>e</w:delText>
        </w:r>
      </w:del>
      <w:del w:id="66" w:author="Simon Thomsen" w:date="2022-12-31T16:05:00Z">
        <w:r w:rsidRPr="00AB3D2F" w:rsidDel="0094123E">
          <w:rPr>
            <w:sz w:val="24"/>
            <w:szCs w:val="24"/>
          </w:rPr>
          <w:delText xml:space="preserve"> </w:delText>
        </w:r>
      </w:del>
      <w:ins w:id="67" w:author="Simon Thomsen" w:date="2022-12-31T16:05:00Z">
        <w:r w:rsidR="0094123E">
          <w:rPr>
            <w:sz w:val="24"/>
            <w:szCs w:val="24"/>
          </w:rPr>
          <w:t xml:space="preserve">costs of increasing the </w:t>
        </w:r>
      </w:ins>
      <w:ins w:id="68" w:author="Simon Thomsen" w:date="2022-12-31T16:06:00Z">
        <w:r w:rsidR="00E34991">
          <w:rPr>
            <w:sz w:val="24"/>
            <w:szCs w:val="24"/>
          </w:rPr>
          <w:t xml:space="preserve">level of </w:t>
        </w:r>
      </w:ins>
      <w:ins w:id="69" w:author="Simon Thomsen" w:date="2022-12-31T16:05:00Z">
        <w:r w:rsidR="00E20E25">
          <w:rPr>
            <w:sz w:val="24"/>
            <w:szCs w:val="24"/>
          </w:rPr>
          <w:t>income insurance.</w:t>
        </w:r>
      </w:ins>
      <w:del w:id="70" w:author="Simon Thomsen" w:date="2022-12-31T16:05:00Z">
        <w:r w:rsidRPr="00AB3D2F" w:rsidDel="0094123E">
          <w:rPr>
            <w:sz w:val="24"/>
            <w:szCs w:val="24"/>
          </w:rPr>
          <w:delText>approach effects</w:delText>
        </w:r>
      </w:del>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71"/>
      <w:commentRangeStart w:id="72"/>
      <w:commentRangeStart w:id="73"/>
      <w:del w:id="74" w:author="Simon Thomsen" w:date="2023-01-02T10:41:00Z">
        <w:r w:rsidRPr="00DF372B" w:rsidDel="001828DE">
          <w:rPr>
            <w:noProof/>
            <w:sz w:val="24"/>
            <w:szCs w:val="24"/>
          </w:rPr>
          <w:delText>Risgaard</w:delText>
        </w:r>
      </w:del>
      <w:ins w:id="75" w:author="Simon Thomsen" w:date="2023-01-02T10:41:00Z">
        <w:r w:rsidR="001828DE" w:rsidRPr="001828DE">
          <w:rPr>
            <w:noProof/>
            <w:sz w:val="24"/>
            <w:szCs w:val="24"/>
          </w:rPr>
          <w:t>Aastrup</w:t>
        </w:r>
        <w:r w:rsidR="001828DE">
          <w:rPr>
            <w:noProof/>
            <w:sz w:val="24"/>
            <w:szCs w:val="24"/>
          </w:rPr>
          <w:t xml:space="preserve"> </w:t>
        </w:r>
      </w:ins>
      <w:del w:id="76" w:author="Simon Thomsen" w:date="2023-01-02T10:41:00Z">
        <w:r w:rsidRPr="00AB3D2F" w:rsidDel="001828DE">
          <w:rPr>
            <w:sz w:val="24"/>
            <w:szCs w:val="24"/>
          </w:rPr>
          <w:delText xml:space="preserve"> </w:delText>
        </w:r>
      </w:del>
      <w:r w:rsidRPr="00AB3D2F">
        <w:rPr>
          <w:sz w:val="24"/>
          <w:szCs w:val="24"/>
        </w:rPr>
        <w:fldChar w:fldCharType="begin" w:fldLock="1"/>
      </w:r>
      <w:r w:rsidR="001828DE">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001828DE" w:rsidRPr="001828DE">
        <w:rPr>
          <w:noProof/>
          <w:sz w:val="24"/>
          <w:szCs w:val="24"/>
        </w:rPr>
        <w:t>(2018)</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71"/>
      <w:r>
        <w:rPr>
          <w:rStyle w:val="Kommentarhenvisning"/>
        </w:rPr>
        <w:commentReference w:id="71"/>
      </w:r>
      <w:commentRangeEnd w:id="72"/>
      <w:r>
        <w:rPr>
          <w:rStyle w:val="Kommentarhenvisning"/>
        </w:rPr>
        <w:commentReference w:id="72"/>
      </w:r>
      <w:commentRangeEnd w:id="73"/>
      <w:r w:rsidR="003373FF">
        <w:rPr>
          <w:rStyle w:val="Kommentarhenvisning"/>
        </w:rPr>
        <w:commentReference w:id="73"/>
      </w:r>
    </w:p>
    <w:p w14:paraId="1393B831" w14:textId="3D74C606" w:rsidR="00F26AF6" w:rsidRPr="00AB3D2F" w:rsidRDefault="00830BF5" w:rsidP="00F26AF6">
      <w:pPr>
        <w:spacing w:line="360" w:lineRule="auto"/>
        <w:jc w:val="both"/>
        <w:rPr>
          <w:sz w:val="24"/>
          <w:szCs w:val="24"/>
        </w:rPr>
      </w:pPr>
      <w:moveToRangeStart w:id="77" w:author="Simon Thomsen" w:date="2022-12-31T16:03:00Z" w:name="move123395015"/>
      <w:moveTo w:id="78" w:author="Simon Thomsen" w:date="2022-12-31T16:03:00Z">
        <w:r w:rsidRPr="00DF372B">
          <w:rPr>
            <w:noProof/>
            <w:sz w:val="24"/>
            <w:szCs w:val="24"/>
          </w:rPr>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w:t>
        </w:r>
      </w:moveTo>
      <w:ins w:id="79" w:author="Simon Thomsen" w:date="2022-12-31T16:03:00Z">
        <w:r w:rsidR="00563F62">
          <w:rPr>
            <w:sz w:val="24"/>
            <w:szCs w:val="24"/>
          </w:rPr>
          <w:t xml:space="preserve">the </w:t>
        </w:r>
        <w:proofErr w:type="spellStart"/>
        <w:r w:rsidR="00563F62">
          <w:rPr>
            <w:sz w:val="24"/>
            <w:szCs w:val="24"/>
          </w:rPr>
          <w:t>inclution</w:t>
        </w:r>
        <w:proofErr w:type="spellEnd"/>
        <w:r w:rsidR="00563F62">
          <w:rPr>
            <w:sz w:val="24"/>
            <w:szCs w:val="24"/>
          </w:rPr>
          <w:t xml:space="preserve"> of the approach rate leads to</w:t>
        </w:r>
      </w:ins>
      <w:moveTo w:id="80" w:author="Simon Thomsen" w:date="2022-12-31T16:03:00Z">
        <w:del w:id="81" w:author="Simon Thomsen" w:date="2022-12-31T16:03:00Z">
          <w:r w:rsidRPr="00AB3D2F" w:rsidDel="00563F62">
            <w:rPr>
              <w:sz w:val="24"/>
              <w:szCs w:val="24"/>
            </w:rPr>
            <w:delText>there are</w:delText>
          </w:r>
        </w:del>
        <w:r w:rsidRPr="00AB3D2F">
          <w:rPr>
            <w:sz w:val="24"/>
            <w:szCs w:val="24"/>
          </w:rPr>
          <w:t xml:space="preserve"> missing empirical evidence for </w:t>
        </w:r>
        <w:r>
          <w:rPr>
            <w:sz w:val="24"/>
            <w:szCs w:val="24"/>
          </w:rPr>
          <w:t>important assumptions in the model.</w:t>
        </w:r>
        <w:r w:rsidRPr="00AB3D2F">
          <w:rPr>
            <w:sz w:val="24"/>
            <w:szCs w:val="24"/>
          </w:rPr>
          <w:t xml:space="preserve"> </w:t>
        </w:r>
      </w:moveTo>
      <w:moveToRangeEnd w:id="77"/>
      <w:r w:rsidR="00EF1B46">
        <w:rPr>
          <w:sz w:val="24"/>
          <w:szCs w:val="24"/>
        </w:rPr>
        <w:t>Furthermore,</w:t>
      </w:r>
      <w:ins w:id="82" w:author="Simon Thomsen" w:date="2022-12-31T16:04:00Z">
        <w:r w:rsidR="00372CE3">
          <w:rPr>
            <w:sz w:val="24"/>
            <w:szCs w:val="24"/>
          </w:rPr>
          <w:t xml:space="preserve"> they</w:t>
        </w:r>
      </w:ins>
      <w:del w:id="83" w:author="Simon Thomsen" w:date="2022-12-31T16:04:00Z">
        <w:r w:rsidR="00EF1B46" w:rsidDel="00372CE3">
          <w:rPr>
            <w:sz w:val="24"/>
            <w:szCs w:val="24"/>
          </w:rPr>
          <w:delText xml:space="preserve"> </w:delText>
        </w:r>
        <w:r w:rsidR="00F26AF6" w:rsidRPr="00DF372B" w:rsidDel="00372CE3">
          <w:rPr>
            <w:noProof/>
            <w:sz w:val="24"/>
            <w:szCs w:val="24"/>
          </w:rPr>
          <w:delText>DØRS</w:delText>
        </w:r>
        <w:r w:rsidR="00F26AF6" w:rsidRPr="00AB3D2F" w:rsidDel="00372CE3">
          <w:rPr>
            <w:sz w:val="24"/>
            <w:szCs w:val="24"/>
          </w:rPr>
          <w:delText xml:space="preserve"> </w:delText>
        </w:r>
        <w:r w:rsidR="00F26AF6" w:rsidRPr="00AB3D2F" w:rsidDel="00372CE3">
          <w:rPr>
            <w:sz w:val="24"/>
            <w:szCs w:val="24"/>
          </w:rPr>
          <w:fldChar w:fldCharType="begin" w:fldLock="1"/>
        </w:r>
        <w:r w:rsidR="00F26AF6" w:rsidDel="00372CE3">
          <w:rPr>
            <w:sz w:val="24"/>
            <w:szCs w:val="24"/>
          </w:rPr>
          <w:del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delInstrText>
        </w:r>
        <w:r w:rsidR="00F26AF6" w:rsidRPr="00AB3D2F" w:rsidDel="00372CE3">
          <w:rPr>
            <w:sz w:val="24"/>
            <w:szCs w:val="24"/>
          </w:rPr>
          <w:fldChar w:fldCharType="separate"/>
        </w:r>
        <w:r w:rsidR="00F26AF6" w:rsidRPr="00024C63" w:rsidDel="00372CE3">
          <w:rPr>
            <w:noProof/>
            <w:sz w:val="24"/>
            <w:szCs w:val="24"/>
          </w:rPr>
          <w:delText>(2022)</w:delText>
        </w:r>
        <w:r w:rsidR="00F26AF6" w:rsidRPr="00AB3D2F" w:rsidDel="00372CE3">
          <w:rPr>
            <w:sz w:val="24"/>
            <w:szCs w:val="24"/>
          </w:rPr>
          <w:fldChar w:fldCharType="end"/>
        </w:r>
      </w:del>
      <w:r w:rsidR="00F26AF6" w:rsidRPr="00AB3D2F">
        <w:rPr>
          <w:sz w:val="24"/>
          <w:szCs w:val="24"/>
        </w:rPr>
        <w:t xml:space="preserve"> </w:t>
      </w:r>
      <w:r w:rsidR="00EF1B46">
        <w:rPr>
          <w:sz w:val="24"/>
          <w:szCs w:val="24"/>
        </w:rPr>
        <w:t xml:space="preserve">also </w:t>
      </w:r>
      <w:r w:rsidR="00F26AF6" w:rsidRPr="00AB3D2F">
        <w:rPr>
          <w:sz w:val="24"/>
          <w:szCs w:val="24"/>
        </w:rPr>
        <w:t>conclude</w:t>
      </w:r>
      <w:del w:id="84" w:author="Simon Thomsen" w:date="2022-12-31T16:04:00Z">
        <w:r w:rsidR="00F26AF6" w:rsidRPr="00AB3D2F" w:rsidDel="00372CE3">
          <w:rPr>
            <w:sz w:val="24"/>
            <w:szCs w:val="24"/>
          </w:rPr>
          <w:delText>s</w:delText>
        </w:r>
      </w:del>
      <w:r w:rsidR="00F26AF6" w:rsidRPr="00AB3D2F">
        <w:rPr>
          <w:sz w:val="24"/>
          <w:szCs w:val="24"/>
        </w:rPr>
        <w:t xml:space="preserve"> that </w:t>
      </w:r>
      <w:r w:rsidR="00EF1B46">
        <w:rPr>
          <w:sz w:val="24"/>
          <w:szCs w:val="24"/>
        </w:rPr>
        <w:t>in</w:t>
      </w:r>
      <w:r w:rsidR="00F26AF6" w:rsidRPr="00AB3D2F">
        <w:rPr>
          <w:sz w:val="24"/>
          <w:szCs w:val="24"/>
        </w:rPr>
        <w:t xml:space="preserve"> new</w:t>
      </w:r>
      <w:r w:rsidR="00EF1B46">
        <w:rPr>
          <w:sz w:val="24"/>
          <w:szCs w:val="24"/>
        </w:rPr>
        <w:t>er</w:t>
      </w:r>
      <w:r w:rsidR="00F26AF6" w:rsidRPr="00AB3D2F">
        <w:rPr>
          <w:sz w:val="24"/>
          <w:szCs w:val="24"/>
        </w:rPr>
        <w:t xml:space="preserve"> literature</w:t>
      </w:r>
      <w:r w:rsidR="00EF1B46">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sidR="00EF1B46">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w:t>
      </w:r>
      <w:del w:id="85" w:author="Simon Thomsen" w:date="2022-12-31T16:04:00Z">
        <w:r w:rsidR="00F26AF6" w:rsidRPr="00AB3D2F" w:rsidDel="00372CE3">
          <w:rPr>
            <w:sz w:val="24"/>
            <w:szCs w:val="24"/>
          </w:rPr>
          <w:delText xml:space="preserve"> .</w:delText>
        </w:r>
      </w:del>
      <w:r w:rsidR="00F26AF6" w:rsidRPr="00AB3D2F">
        <w:rPr>
          <w:sz w:val="24"/>
          <w:szCs w:val="24"/>
        </w:rPr>
        <w:t xml:space="preserve">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86" w:name="_Ref119913428"/>
      <w:r>
        <w:t xml:space="preserve">Section </w:t>
      </w:r>
      <w:r w:rsidR="009E354F">
        <w:t>3</w:t>
      </w:r>
      <w:r>
        <w:t>: Lit</w:t>
      </w:r>
      <w:r w:rsidR="00BF1D8A">
        <w:t>erature</w:t>
      </w:r>
      <w:r>
        <w:t xml:space="preserve"> review</w:t>
      </w:r>
      <w:bookmarkEnd w:id="86"/>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lastRenderedPageBreak/>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lastRenderedPageBreak/>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w:t>
      </w:r>
      <w:r w:rsidR="008D0068">
        <w:rPr>
          <w:sz w:val="24"/>
          <w:szCs w:val="24"/>
        </w:rPr>
        <w:lastRenderedPageBreak/>
        <w:t xml:space="preserve">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lastRenderedPageBreak/>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87"/>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87"/>
      <w:r w:rsidR="00366564">
        <w:rPr>
          <w:rStyle w:val="Kommentarhenvisning"/>
        </w:rPr>
        <w:commentReference w:id="87"/>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28BC1F77"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r w:rsidR="0017476D">
        <w:rPr>
          <w:sz w:val="24"/>
          <w:szCs w:val="24"/>
        </w:rPr>
        <w:t>endogenizing</w:t>
      </w:r>
      <w:r w:rsidR="00A465E2">
        <w:rPr>
          <w:sz w:val="24"/>
          <w:szCs w:val="24"/>
        </w:rPr>
        <w:t xml:space="preserve"> a number of relevant features to the labour market, including the income </w:t>
      </w:r>
      <w:r w:rsidR="00A465E2">
        <w:rPr>
          <w:sz w:val="24"/>
          <w:szCs w:val="24"/>
        </w:rPr>
        <w:lastRenderedPageBreak/>
        <w:t>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4B698EBD" w:rsidR="006C3D5A" w:rsidRPr="00AB3D2F" w:rsidRDefault="00F96948" w:rsidP="008B1B99">
      <w:pPr>
        <w:spacing w:line="360" w:lineRule="auto"/>
        <w:jc w:val="both"/>
        <w:rPr>
          <w:rFonts w:cstheme="minorHAnsi"/>
          <w:sz w:val="24"/>
          <w:szCs w:val="24"/>
        </w:rPr>
      </w:pPr>
      <w:r>
        <w:rPr>
          <w:rFonts w:cstheme="minorHAnsi"/>
          <w:sz w:val="24"/>
          <w:szCs w:val="24"/>
        </w:rPr>
        <w:t>To start of</w:t>
      </w:r>
      <w:ins w:id="88" w:author="Simon Thomsen" w:date="2023-01-01T16:58:00Z">
        <w:r w:rsidR="007A2E54">
          <w:rPr>
            <w:rFonts w:cstheme="minorHAnsi"/>
            <w:sz w:val="24"/>
            <w:szCs w:val="24"/>
          </w:rPr>
          <w:t>f</w:t>
        </w:r>
      </w:ins>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w:lastRenderedPageBreak/>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176C6407"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ins w:id="89" w:author="Simon Thomsen" w:date="2023-01-01T17:00:00Z">
        <w:r w:rsidR="007A2E54">
          <w:rPr>
            <w:rFonts w:eastAsiaTheme="minorEastAsia" w:cstheme="minorHAnsi"/>
            <w:sz w:val="24"/>
            <w:szCs w:val="24"/>
          </w:rPr>
          <w:t xml:space="preserve"> (which we will refer to as the Labor force channel)</w:t>
        </w:r>
      </w:ins>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78B94094" w:rsidR="00461C72" w:rsidRDefault="00461C72" w:rsidP="00461C72">
      <w:pPr>
        <w:spacing w:line="360" w:lineRule="auto"/>
        <w:jc w:val="both"/>
        <w:rPr>
          <w:rFonts w:cstheme="minorHAnsi"/>
          <w:sz w:val="24"/>
          <w:szCs w:val="24"/>
        </w:rPr>
      </w:pPr>
      <w:r>
        <w:rPr>
          <w:rFonts w:eastAsiaTheme="minorEastAsia" w:cstheme="minorHAnsi"/>
          <w:sz w:val="24"/>
          <w:szCs w:val="24"/>
        </w:rPr>
        <w:t xml:space="preserve">Due to the existence of the income insurance system, </w:t>
      </w:r>
      <w:ins w:id="90" w:author="Simon Thomsen" w:date="2023-01-01T17:01:00Z">
        <w:r w:rsidR="007A2E54">
          <w:rPr>
            <w:rFonts w:eastAsiaTheme="minorEastAsia" w:cstheme="minorHAnsi"/>
            <w:sz w:val="24"/>
            <w:szCs w:val="24"/>
          </w:rPr>
          <w:t xml:space="preserve">a percentage of </w:t>
        </w:r>
      </w:ins>
      <w:r>
        <w:rPr>
          <w:rFonts w:eastAsiaTheme="minorEastAsia" w:cstheme="minorHAnsi"/>
          <w:sz w:val="24"/>
          <w:szCs w:val="24"/>
        </w:rPr>
        <w:t>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economy</w:t>
      </w:r>
      <w:r w:rsidR="00A83056">
        <w:rPr>
          <w:rFonts w:eastAsiaTheme="minorEastAsia" w:cstheme="minorHAnsi"/>
          <w:sz w:val="24"/>
          <w:szCs w:val="24"/>
        </w:rPr>
        <w:t xml:space="preserve">, since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t>adopted from political side</w:t>
      </w:r>
      <w:r w:rsidR="009B2738">
        <w:rPr>
          <w:rFonts w:eastAsiaTheme="minorEastAsia" w:cstheme="minorHAnsi"/>
          <w:sz w:val="24"/>
          <w:szCs w:val="24"/>
        </w:rPr>
        <w:t xml:space="preserve">. 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legal-authorities</w:t>
      </w:r>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w:t>
      </w:r>
      <w:r w:rsidRPr="00AB3D2F">
        <w:rPr>
          <w:rFonts w:cstheme="minorHAnsi"/>
          <w:sz w:val="24"/>
          <w:szCs w:val="24"/>
        </w:rPr>
        <w:lastRenderedPageBreak/>
        <w:t xml:space="preserve">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91"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91"/>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4AB734DD" w:rsidR="009B2738" w:rsidRPr="00AB3D2F" w:rsidRDefault="009B2738" w:rsidP="009B2738">
      <w:pPr>
        <w:spacing w:line="360" w:lineRule="auto"/>
        <w:jc w:val="both"/>
        <w:rPr>
          <w:rFonts w:cstheme="minorHAnsi"/>
          <w:sz w:val="24"/>
          <w:szCs w:val="24"/>
        </w:rPr>
      </w:pPr>
      <w:r w:rsidRPr="00AB3D2F">
        <w:rPr>
          <w:rFonts w:cstheme="minorHAnsi"/>
          <w:sz w:val="24"/>
          <w:szCs w:val="24"/>
        </w:rPr>
        <w:t>To calculate</w:t>
      </w:r>
      <w:ins w:id="92" w:author="Simon Thomsen" w:date="2023-01-01T17:04:00Z">
        <w:r w:rsidR="007A2E54">
          <w:rPr>
            <w:rFonts w:cstheme="minorHAnsi"/>
            <w:sz w:val="24"/>
            <w:szCs w:val="24"/>
          </w:rPr>
          <w:t xml:space="preserve"> the average level of income insurance per person</w:t>
        </w:r>
      </w:ins>
      <w:r w:rsidRPr="00AB3D2F">
        <w:rPr>
          <w:rFonts w:cstheme="minorHAnsi"/>
          <w:sz w:val="24"/>
          <w:szCs w:val="24"/>
        </w:rPr>
        <w:t xml:space="preserve"> </w:t>
      </w:r>
      <w:ins w:id="93" w:author="Simon Thomsen" w:date="2023-01-01T17:04:00Z">
        <w:r w:rsidR="007A2E54">
          <w:rPr>
            <w:rFonts w:cstheme="minorHAnsi"/>
            <w:sz w:val="24"/>
            <w:szCs w:val="24"/>
          </w:rPr>
          <w:t>(</w:t>
        </w:r>
      </w:ins>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ins w:id="94" w:author="Simon Thomsen" w:date="2023-01-01T17:04:00Z">
        <w:r w:rsidR="007A2E54">
          <w:rPr>
            <w:rFonts w:eastAsiaTheme="minorEastAsia" w:cstheme="minorHAnsi"/>
            <w:sz w:val="24"/>
            <w:szCs w:val="24"/>
          </w:rPr>
          <w:t>)</w:t>
        </w:r>
      </w:ins>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experience a lower increase or even no increase at all in their level of income insurance, depending on whether the increase in the maximum level of income insurance is because of higher 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13DC3CF2"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w:t>
      </w:r>
      <w:del w:id="95" w:author="Simon Thomsen" w:date="2023-01-01T17:06:00Z">
        <w:r w:rsidRPr="00AB3D2F" w:rsidDel="007A2E54">
          <w:rPr>
            <w:rFonts w:cstheme="minorHAnsi"/>
            <w:sz w:val="24"/>
            <w:szCs w:val="24"/>
          </w:rPr>
          <w:delText>the average amount an unemployed on income insurance would receive (</w:delText>
        </w:r>
      </w:del>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del w:id="96" w:author="Simon Thomsen" w:date="2023-01-01T17:06:00Z">
        <w:r w:rsidRPr="00AB3D2F" w:rsidDel="007A2E54">
          <w:rPr>
            <w:rFonts w:cstheme="minorHAnsi"/>
            <w:sz w:val="24"/>
            <w:szCs w:val="24"/>
          </w:rPr>
          <w:delText>)</w:delText>
        </w:r>
      </w:del>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w:lastRenderedPageBreak/>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C3DE2E5" w:rsidR="00174C5E" w:rsidRPr="00AB3D2F" w:rsidRDefault="00763BD8" w:rsidP="008B1B99">
      <w:pPr>
        <w:spacing w:line="360" w:lineRule="auto"/>
        <w:jc w:val="both"/>
        <w:rPr>
          <w:rFonts w:cstheme="minorHAnsi"/>
          <w:sz w:val="24"/>
          <w:szCs w:val="24"/>
        </w:rPr>
      </w:pPr>
      <w:r w:rsidRPr="00AB3D2F">
        <w:rPr>
          <w:rFonts w:cstheme="minorHAnsi"/>
          <w:sz w:val="24"/>
          <w:szCs w:val="24"/>
        </w:rPr>
        <w:t>The average level of income insurance</w:t>
      </w:r>
      <w:ins w:id="97" w:author="Simon Thomsen" w:date="2023-01-01T17:07:00Z">
        <w:r w:rsidR="007A2E54">
          <w:rPr>
            <w:rFonts w:cstheme="minorHAnsi"/>
            <w:sz w:val="24"/>
            <w:szCs w:val="24"/>
          </w:rPr>
          <w:t xml:space="preserve"> </w:t>
        </w:r>
      </w:ins>
      <m:oMath>
        <m:r>
          <w:ins w:id="98" w:author="Simon Thomsen" w:date="2023-01-01T17:07:00Z">
            <w:rPr>
              <w:rFonts w:ascii="Cambria Math" w:hAnsi="Cambria Math" w:cstheme="minorHAnsi"/>
              <w:sz w:val="24"/>
              <w:szCs w:val="24"/>
            </w:rPr>
            <m:t>(DpPerso</m:t>
          </w:ins>
        </m:r>
        <m:sSub>
          <m:sSubPr>
            <m:ctrlPr>
              <w:ins w:id="99" w:author="Simon Thomsen" w:date="2023-01-01T17:07:00Z">
                <w:rPr>
                  <w:rFonts w:ascii="Cambria Math" w:hAnsi="Cambria Math" w:cstheme="minorHAnsi"/>
                  <w:i/>
                  <w:sz w:val="24"/>
                  <w:szCs w:val="24"/>
                </w:rPr>
              </w:ins>
            </m:ctrlPr>
          </m:sSubPr>
          <m:e>
            <m:r>
              <w:ins w:id="100" w:author="Simon Thomsen" w:date="2023-01-01T17:07:00Z">
                <w:rPr>
                  <w:rFonts w:ascii="Cambria Math" w:hAnsi="Cambria Math" w:cstheme="minorHAnsi"/>
                  <w:sz w:val="24"/>
                  <w:szCs w:val="24"/>
                </w:rPr>
                <m:t>n</m:t>
              </w:ins>
            </m:r>
          </m:e>
          <m:sub>
            <m:r>
              <w:ins w:id="101" w:author="Simon Thomsen" w:date="2023-01-01T17:07:00Z">
                <w:rPr>
                  <w:rFonts w:ascii="Cambria Math" w:hAnsi="Cambria Math" w:cstheme="minorHAnsi"/>
                  <w:sz w:val="24"/>
                  <w:szCs w:val="24"/>
                </w:rPr>
                <m:t>t</m:t>
              </w:ins>
            </m:r>
          </m:sub>
        </m:sSub>
      </m:oMath>
      <w:ins w:id="102" w:author="Simon Thomsen" w:date="2023-01-01T17:07:00Z">
        <w:r w:rsidR="007A2E54">
          <w:rPr>
            <w:rFonts w:eastAsiaTheme="minorEastAsia" w:cstheme="minorHAnsi"/>
            <w:sz w:val="24"/>
            <w:szCs w:val="24"/>
          </w:rPr>
          <w:t>)</w:t>
        </w:r>
        <w:r w:rsidR="007A2E54" w:rsidRPr="00AB3D2F">
          <w:rPr>
            <w:rFonts w:cstheme="minorHAnsi"/>
            <w:sz w:val="24"/>
            <w:szCs w:val="24"/>
          </w:rPr>
          <w:t xml:space="preserve">, </w:t>
        </w:r>
      </w:ins>
      <w:del w:id="103" w:author="Simon Thomsen" w:date="2023-01-01T17:07:00Z">
        <w:r w:rsidRPr="00AB3D2F" w:rsidDel="007A2E54">
          <w:rPr>
            <w:rFonts w:cstheme="minorHAnsi"/>
            <w:sz w:val="24"/>
            <w:szCs w:val="24"/>
          </w:rPr>
          <w:delText xml:space="preserve"> </w:delText>
        </w:r>
      </w:del>
      <w:r w:rsidRPr="00AB3D2F">
        <w:rPr>
          <w:rFonts w:cstheme="minorHAnsi"/>
          <w:sz w:val="24"/>
          <w:szCs w:val="24"/>
        </w:rPr>
        <w:t xml:space="preserve">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104"/>
      <w:commentRangeStart w:id="105"/>
      <w:r w:rsidR="009B2738" w:rsidRPr="00AC0541">
        <w:rPr>
          <w:sz w:val="24"/>
          <w:szCs w:val="24"/>
        </w:rPr>
        <w:t xml:space="preserve">observed below: </w:t>
      </w:r>
      <w:commentRangeEnd w:id="104"/>
      <w:r w:rsidR="009B2738">
        <w:rPr>
          <w:rStyle w:val="Kommentarhenvisning"/>
        </w:rPr>
        <w:commentReference w:id="104"/>
      </w:r>
      <w:commentRangeEnd w:id="105"/>
      <w:r w:rsidR="009B2738">
        <w:rPr>
          <w:rStyle w:val="Kommentarhenvisning"/>
        </w:rPr>
        <w:commentReference w:id="105"/>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w:r w:rsidR="00483B78" w:rsidRPr="00AB3D2F">
        <w:rPr>
          <w:rFonts w:eastAsiaTheme="minorEastAsia" w:cstheme="minorHAnsi"/>
          <w:sz w:val="24"/>
          <w:szCs w:val="24"/>
        </w:rPr>
        <w:lastRenderedPageBreak/>
        <w:t>(</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households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59B03118" w14:textId="365834EC" w:rsidR="00902E8F" w:rsidRDefault="00893268" w:rsidP="00893268">
      <w:pPr>
        <w:spacing w:line="360" w:lineRule="auto"/>
        <w:jc w:val="both"/>
        <w:rPr>
          <w:rFonts w:cstheme="minorHAnsi"/>
          <w:sz w:val="24"/>
          <w:szCs w:val="24"/>
        </w:rPr>
      </w:pPr>
      <w:r>
        <w:rPr>
          <w:rFonts w:eastAsiaTheme="minorEastAsia" w:cstheme="minorHAnsi"/>
          <w:sz w:val="24"/>
          <w:szCs w:val="24"/>
        </w:rPr>
        <w:t>Another important element of household income, which might also be affect</w:t>
      </w:r>
      <w:ins w:id="106" w:author="Simon Thomsen" w:date="2023-01-01T17:10:00Z">
        <w:r w:rsidR="00902E8F">
          <w:rPr>
            <w:rFonts w:eastAsiaTheme="minorEastAsia" w:cstheme="minorHAnsi"/>
            <w:sz w:val="24"/>
            <w:szCs w:val="24"/>
          </w:rPr>
          <w:t>ed</w:t>
        </w:r>
      </w:ins>
      <w:r>
        <w:rPr>
          <w:rFonts w:eastAsiaTheme="minorEastAsia" w:cstheme="minorHAnsi"/>
          <w:sz w:val="24"/>
          <w:szCs w:val="24"/>
        </w:rPr>
        <w:t xml:space="preserve"> by the level of unemployment ben</w:t>
      </w:r>
      <w:ins w:id="107" w:author="Simon Thomsen" w:date="2023-01-01T17:09:00Z">
        <w:r w:rsidR="00902E8F">
          <w:rPr>
            <w:rFonts w:eastAsiaTheme="minorEastAsia" w:cstheme="minorHAnsi"/>
            <w:sz w:val="24"/>
            <w:szCs w:val="24"/>
          </w:rPr>
          <w:t>e</w:t>
        </w:r>
      </w:ins>
      <w:r>
        <w:rPr>
          <w:rFonts w:eastAsiaTheme="minorEastAsia" w:cstheme="minorHAnsi"/>
          <w:sz w:val="24"/>
          <w:szCs w:val="24"/>
        </w:rPr>
        <w:t>fits is the wages.</w:t>
      </w:r>
      <w:r>
        <w:rPr>
          <w:rFonts w:cstheme="minorHAnsi"/>
          <w:sz w:val="24"/>
          <w:szCs w:val="24"/>
        </w:rPr>
        <w:t xml:space="preserve"> </w:t>
      </w:r>
      <w:r w:rsidR="00902E8F">
        <w:rPr>
          <w:rFonts w:cstheme="minorHAnsi"/>
          <w:sz w:val="24"/>
          <w:szCs w:val="24"/>
        </w:rPr>
        <w:t xml:space="preserve"> We determine the wages as follows within the </w:t>
      </w:r>
      <w:commentRangeStart w:id="108"/>
      <w:commentRangeStart w:id="109"/>
      <w:r w:rsidR="00902E8F">
        <w:rPr>
          <w:rFonts w:cstheme="minorHAnsi"/>
          <w:sz w:val="24"/>
          <w:szCs w:val="24"/>
        </w:rPr>
        <w:t>model.</w:t>
      </w:r>
      <w:commentRangeEnd w:id="108"/>
      <w:r w:rsidR="00902E8F">
        <w:rPr>
          <w:rStyle w:val="Kommentarhenvisning"/>
        </w:rPr>
        <w:commentReference w:id="108"/>
      </w:r>
      <w:commentRangeEnd w:id="109"/>
      <w:r w:rsidR="00F64498">
        <w:rPr>
          <w:rStyle w:val="Kommentarhenvisning"/>
        </w:rPr>
        <w:commentReference w:id="109"/>
      </w:r>
      <w:r w:rsidR="00902E8F">
        <w:rPr>
          <w:rFonts w:cstheme="minorHAnsi"/>
          <w:sz w:val="24"/>
          <w:szCs w:val="24"/>
        </w:rPr>
        <w:t xml:space="preserve"> </w:t>
      </w:r>
    </w:p>
    <w:p w14:paraId="70F31C2C" w14:textId="323B7FC1" w:rsidR="00902E8F" w:rsidRDefault="00902E8F" w:rsidP="00893268">
      <w:pPr>
        <w:spacing w:line="360" w:lineRule="auto"/>
        <w:jc w:val="both"/>
        <w:rPr>
          <w:rFonts w:cstheme="minorHAnsi"/>
          <w:sz w:val="24"/>
          <w:szCs w:val="24"/>
        </w:rPr>
      </w:pPr>
    </w:p>
    <w:p w14:paraId="2FA0E74E" w14:textId="3C45F4A6" w:rsidR="00902E8F" w:rsidRDefault="00902E8F" w:rsidP="00893268">
      <w:pPr>
        <w:spacing w:line="360" w:lineRule="auto"/>
        <w:jc w:val="both"/>
        <w:rPr>
          <w:ins w:id="110" w:author="Simon Thomsen" w:date="2023-01-01T17:09:00Z"/>
          <w:rFonts w:cstheme="minorHAnsi"/>
          <w:sz w:val="24"/>
          <w:szCs w:val="24"/>
        </w:rP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0.</m:t>
          </m:r>
          <m:r>
            <w:rPr>
              <w:rFonts w:ascii="Cambria Math" w:eastAsia="Cambria Math" w:hAnsi="Cambria Math" w:cs="Cambria Math"/>
              <w:color w:val="000000"/>
              <w:sz w:val="20"/>
              <w:szCs w:val="20"/>
            </w:rPr>
            <m:t>85</m:t>
          </m:r>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r>
                    <w:rPr>
                      <w:rFonts w:ascii="Cambria Math" w:eastAsia="Cambria Math" w:hAnsi="Cambria Math" w:cs="Cambria Math"/>
                      <w:color w:val="000000"/>
                      <w:sz w:val="20"/>
                      <w:szCs w:val="20"/>
                    </w:rPr>
                    <m:t>1</m:t>
                  </m:r>
                </m:sub>
              </m:sSub>
            </m:e>
          </m:d>
          <m:r>
            <w:rPr>
              <w:rFonts w:ascii="Cambria Math" w:hAnsi="Cambria Math"/>
            </w:rPr>
            <m:t xml:space="preserve"> </m:t>
          </m:r>
          <m:r>
            <w:rPr>
              <w:rFonts w:ascii="Cambria Math" w:eastAsia="Cambria Math" w:hAnsi="Cambria Math" w:cs="Cambria Math"/>
              <w:color w:val="000000"/>
              <w:sz w:val="20"/>
              <w:szCs w:val="20"/>
            </w:rPr>
            <m:t>+0.5</m:t>
          </m:r>
          <m:r>
            <w:rPr>
              <w:rFonts w:ascii="Cambria Math" w:eastAsia="Cambria Math" w:hAnsi="Cambria Math" w:cs="Cambria Math"/>
              <w:color w:val="000000"/>
              <w:sz w:val="20"/>
              <w:szCs w:val="20"/>
            </w:rPr>
            <m:t>2</m:t>
          </m:r>
          <m:r>
            <w:ins w:id="111" w:author="Simon Thomsen" w:date="2023-01-01T17:12:00Z">
              <w:rPr>
                <w:rFonts w:ascii="Cambria Math" w:eastAsia="Cambria Math" w:hAnsi="Cambria Math" w:cs="Cambria Math"/>
                <w:color w:val="000000"/>
                <w:sz w:val="20"/>
                <w:szCs w:val="20"/>
              </w:rPr>
              <m:t>*∆</m:t>
            </w:ins>
          </m:r>
          <m:box>
            <m:boxPr>
              <m:opEmu m:val="1"/>
              <m:ctrlPr>
                <w:ins w:id="112" w:author="Simon Thomsen" w:date="2023-01-01T17:12:00Z">
                  <w:rPr>
                    <w:rFonts w:ascii="Cambria Math" w:eastAsia="Cambria Math" w:hAnsi="Cambria Math" w:cs="Cambria Math"/>
                    <w:color w:val="000000"/>
                    <w:sz w:val="20"/>
                    <w:szCs w:val="20"/>
                  </w:rPr>
                </w:ins>
              </m:ctrlPr>
            </m:boxPr>
            <m:e>
              <m:r>
                <w:ins w:id="113" w:author="Simon Thomsen" w:date="2023-01-01T17:12:00Z">
                  <w:rPr>
                    <w:rFonts w:ascii="Cambria Math" w:eastAsia="Cambria Math" w:hAnsi="Cambria Math" w:cs="Cambria Math"/>
                    <w:color w:val="000000"/>
                    <w:sz w:val="20"/>
                    <w:szCs w:val="20"/>
                  </w:rPr>
                  <m:t>ln</m:t>
                </w:ins>
              </m:r>
            </m:e>
          </m:box>
          <m:d>
            <m:dPr>
              <m:ctrlPr>
                <w:ins w:id="114" w:author="Simon Thomsen" w:date="2023-01-01T17:12:00Z">
                  <w:rPr>
                    <w:rFonts w:ascii="Cambria Math" w:hAnsi="Cambria Math"/>
                  </w:rPr>
                </w:ins>
              </m:ctrlPr>
            </m:dPr>
            <m:e>
              <m:sSub>
                <m:sSubPr>
                  <m:ctrlPr>
                    <w:ins w:id="115" w:author="Simon Thomsen" w:date="2023-01-01T17:12:00Z">
                      <w:rPr>
                        <w:rFonts w:ascii="Cambria Math" w:eastAsia="Cambria Math" w:hAnsi="Cambria Math" w:cs="Cambria Math"/>
                        <w:color w:val="000000"/>
                        <w:sz w:val="20"/>
                        <w:szCs w:val="20"/>
                      </w:rPr>
                    </w:ins>
                  </m:ctrlPr>
                </m:sSubPr>
                <m:e>
                  <m:r>
                    <w:ins w:id="116" w:author="Simon Thomsen" w:date="2023-01-01T17:12:00Z">
                      <w:rPr>
                        <w:rFonts w:ascii="Cambria Math" w:eastAsia="Cambria Math" w:hAnsi="Cambria Math" w:cs="Cambria Math"/>
                        <w:color w:val="000000"/>
                        <w:sz w:val="20"/>
                        <w:szCs w:val="20"/>
                      </w:rPr>
                      <m:t>a</m:t>
                    </w:ins>
                  </m:r>
                </m:e>
                <m:sub>
                  <m:r>
                    <w:ins w:id="117" w:author="Simon Thomsen" w:date="2023-01-01T17:12:00Z">
                      <w:rPr>
                        <w:rFonts w:ascii="Cambria Math" w:eastAsia="Cambria Math" w:hAnsi="Cambria Math" w:cs="Cambria Math"/>
                        <w:color w:val="000000"/>
                        <w:sz w:val="20"/>
                        <w:szCs w:val="20"/>
                      </w:rPr>
                      <m:t>t</m:t>
                    </w:ins>
                  </m:r>
                </m:sub>
              </m:sSub>
            </m:e>
          </m:d>
          <m:r>
            <w:ins w:id="118" w:author="Simon Thomsen" w:date="2023-01-01T17:12:00Z">
              <w:rPr>
                <w:rFonts w:ascii="Cambria Math" w:hAnsi="Cambria Math"/>
              </w:rPr>
              <m:t xml:space="preserve"> </m:t>
            </w:ins>
          </m:r>
          <m:r>
            <w:ins w:id="119" w:author="Simon Thomsen" w:date="2023-01-01T17:12:00Z">
              <w:rPr>
                <w:rFonts w:ascii="Cambria Math" w:eastAsia="Cambria Math" w:hAnsi="Cambria Math" w:cs="Cambria Math"/>
                <w:color w:val="000000"/>
                <w:sz w:val="20"/>
                <w:szCs w:val="20"/>
              </w:rPr>
              <m:t>-0.41*</m:t>
            </w:ins>
          </m:r>
          <m:box>
            <m:boxPr>
              <m:opEmu m:val="1"/>
              <m:ctrlPr>
                <w:ins w:id="120" w:author="Simon Thomsen" w:date="2023-01-01T17:12:00Z">
                  <w:rPr>
                    <w:rFonts w:ascii="Cambria Math" w:eastAsia="Cambria Math" w:hAnsi="Cambria Math" w:cs="Cambria Math"/>
                    <w:color w:val="000000"/>
                    <w:sz w:val="20"/>
                    <w:szCs w:val="20"/>
                  </w:rPr>
                </w:ins>
              </m:ctrlPr>
            </m:boxPr>
            <m:e>
              <m:r>
                <w:ins w:id="121" w:author="Simon Thomsen" w:date="2023-01-01T17:12:00Z">
                  <w:rPr>
                    <w:rFonts w:ascii="Cambria Math" w:eastAsia="Cambria Math" w:hAnsi="Cambria Math" w:cs="Cambria Math"/>
                    <w:color w:val="000000"/>
                    <w:sz w:val="20"/>
                    <w:szCs w:val="20"/>
                  </w:rPr>
                  <m:t>ln</m:t>
                </w:ins>
              </m:r>
            </m:e>
          </m:box>
          <m:d>
            <m:dPr>
              <m:ctrlPr>
                <w:ins w:id="122" w:author="Simon Thomsen" w:date="2023-01-01T17:12:00Z">
                  <w:rPr>
                    <w:rFonts w:ascii="Cambria Math" w:hAnsi="Cambria Math"/>
                  </w:rPr>
                </w:ins>
              </m:ctrlPr>
            </m:dPr>
            <m:e>
              <m:sSub>
                <m:sSubPr>
                  <m:ctrlPr>
                    <w:ins w:id="123" w:author="Simon Thomsen" w:date="2023-01-01T17:12:00Z">
                      <w:rPr>
                        <w:rFonts w:ascii="Cambria Math" w:eastAsia="Cambria Math" w:hAnsi="Cambria Math" w:cs="Cambria Math"/>
                        <w:color w:val="000000"/>
                        <w:sz w:val="20"/>
                        <w:szCs w:val="20"/>
                      </w:rPr>
                    </w:ins>
                  </m:ctrlPr>
                </m:sSubPr>
                <m:e>
                  <m:r>
                    <w:ins w:id="124" w:author="Simon Thomsen" w:date="2023-01-01T17:12:00Z">
                      <w:rPr>
                        <w:rFonts w:ascii="Cambria Math" w:eastAsia="Cambria Math" w:hAnsi="Cambria Math" w:cs="Cambria Math"/>
                        <w:color w:val="000000"/>
                        <w:sz w:val="20"/>
                        <w:szCs w:val="20"/>
                      </w:rPr>
                      <m:t>w</m:t>
                    </w:ins>
                  </m:r>
                </m:e>
                <m:sub>
                  <m:r>
                    <w:ins w:id="125" w:author="Simon Thomsen" w:date="2023-01-01T17:12:00Z">
                      <w:rPr>
                        <w:rFonts w:ascii="Cambria Math" w:eastAsia="Cambria Math" w:hAnsi="Cambria Math" w:cs="Cambria Math"/>
                        <w:color w:val="000000"/>
                        <w:sz w:val="20"/>
                        <w:szCs w:val="20"/>
                      </w:rPr>
                      <m:t>t-1</m:t>
                    </w:ins>
                  </m:r>
                </m:sub>
              </m:sSub>
            </m:e>
          </m:d>
          <m:r>
            <w:ins w:id="126" w:author="Simon Thomsen" w:date="2023-01-01T17:12:00Z">
              <w:rPr>
                <w:rFonts w:ascii="Cambria Math" w:eastAsia="Cambria Math" w:hAnsi="Cambria Math" w:cs="Cambria Math"/>
                <w:color w:val="000000"/>
                <w:sz w:val="20"/>
                <w:szCs w:val="20"/>
              </w:rPr>
              <m:t>+0.</m:t>
            </w:ins>
          </m:r>
          <m:r>
            <w:rPr>
              <w:rFonts w:ascii="Cambria Math" w:eastAsia="Cambria Math" w:hAnsi="Cambria Math" w:cs="Cambria Math"/>
              <w:color w:val="000000"/>
              <w:sz w:val="20"/>
              <w:szCs w:val="20"/>
            </w:rPr>
            <m:t>08</m:t>
          </m:r>
          <m:r>
            <w:ins w:id="127" w:author="Simon Thomsen" w:date="2023-01-01T17:12:00Z">
              <w:rPr>
                <w:rFonts w:ascii="Cambria Math" w:eastAsia="Cambria Math" w:hAnsi="Cambria Math" w:cs="Cambria Math"/>
                <w:color w:val="000000"/>
                <w:sz w:val="20"/>
                <w:szCs w:val="20"/>
              </w:rPr>
              <m:t>*ln</m:t>
            </w:ins>
          </m:r>
          <m:d>
            <m:dPr>
              <m:ctrlPr>
                <w:ins w:id="128" w:author="Simon Thomsen" w:date="2023-01-01T17:12:00Z">
                  <w:rPr>
                    <w:rFonts w:ascii="Cambria Math" w:eastAsia="Cambria Math" w:hAnsi="Cambria Math" w:cs="Cambria Math"/>
                    <w:color w:val="000000"/>
                    <w:sz w:val="20"/>
                    <w:szCs w:val="20"/>
                  </w:rPr>
                </w:ins>
              </m:ctrlPr>
            </m:dPr>
            <m:e>
              <m:sSubSup>
                <m:sSubSupPr>
                  <m:ctrlPr>
                    <w:ins w:id="129" w:author="Simon Thomsen" w:date="2023-01-01T17:12:00Z">
                      <w:rPr>
                        <w:rFonts w:ascii="Cambria Math" w:eastAsia="Cambria Math" w:hAnsi="Cambria Math" w:cs="Cambria Math"/>
                        <w:i/>
                        <w:color w:val="000000"/>
                        <w:sz w:val="20"/>
                        <w:szCs w:val="20"/>
                      </w:rPr>
                    </w:ins>
                  </m:ctrlPr>
                </m:sSubSupPr>
                <m:e>
                  <m:r>
                    <w:ins w:id="130" w:author="Simon Thomsen" w:date="2023-01-01T17:12:00Z">
                      <w:rPr>
                        <w:rFonts w:ascii="Cambria Math" w:eastAsia="Cambria Math" w:hAnsi="Cambria Math" w:cs="Cambria Math"/>
                        <w:color w:val="000000"/>
                        <w:sz w:val="20"/>
                        <w:szCs w:val="20"/>
                      </w:rPr>
                      <m:t>wage</m:t>
                    </w:ins>
                  </m:r>
                </m:e>
                <m:sub>
                  <m:r>
                    <w:ins w:id="131" w:author="Simon Thomsen" w:date="2023-01-01T17:12:00Z">
                      <w:rPr>
                        <w:rFonts w:ascii="Cambria Math" w:eastAsia="Cambria Math" w:hAnsi="Cambria Math" w:cs="Cambria Math"/>
                        <w:color w:val="000000"/>
                        <w:sz w:val="20"/>
                        <w:szCs w:val="20"/>
                      </w:rPr>
                      <m:t>t-1</m:t>
                    </w:ins>
                  </m:r>
                </m:sub>
                <m:sup>
                  <m:r>
                    <w:ins w:id="132" w:author="Simon Thomsen" w:date="2023-01-01T17:12:00Z">
                      <w:rPr>
                        <w:rFonts w:ascii="Cambria Math" w:eastAsia="Cambria Math" w:hAnsi="Cambria Math" w:cs="Cambria Math"/>
                        <w:color w:val="000000"/>
                        <w:sz w:val="20"/>
                        <w:szCs w:val="20"/>
                      </w:rPr>
                      <m:t>T</m:t>
                    </w:ins>
                  </m:r>
                </m:sup>
              </m:sSubSup>
            </m:e>
          </m:d>
          <m:r>
            <w:ins w:id="133" w:author="Simon Thomsen" w:date="2023-01-01T17:12:00Z">
              <w:rPr>
                <w:rFonts w:ascii="Cambria Math" w:eastAsia="Cambria Math" w:hAnsi="Cambria Math" w:cs="Cambria Math"/>
                <w:color w:val="000000"/>
                <w:sz w:val="20"/>
                <w:szCs w:val="20"/>
              </w:rPr>
              <m:t>+0.2</m:t>
            </w:ins>
          </m:r>
          <m:r>
            <w:rPr>
              <w:rFonts w:ascii="Cambria Math" w:eastAsia="Cambria Math" w:hAnsi="Cambria Math" w:cs="Cambria Math"/>
              <w:color w:val="000000"/>
              <w:sz w:val="20"/>
              <w:szCs w:val="20"/>
            </w:rPr>
            <m:t>8</m:t>
          </m:r>
          <m:r>
            <w:ins w:id="134" w:author="Simon Thomsen" w:date="2023-01-01T17:12:00Z">
              <w:rPr>
                <w:rFonts w:ascii="Cambria Math" w:eastAsia="Cambria Math" w:hAnsi="Cambria Math" w:cs="Cambria Math"/>
                <w:color w:val="000000"/>
                <w:sz w:val="20"/>
                <w:szCs w:val="20"/>
              </w:rPr>
              <m:t>*</m:t>
            </w:ins>
          </m:r>
          <m:box>
            <m:boxPr>
              <m:opEmu m:val="1"/>
              <m:ctrlPr>
                <w:ins w:id="135" w:author="Simon Thomsen" w:date="2023-01-01T17:12:00Z">
                  <w:rPr>
                    <w:rFonts w:ascii="Cambria Math" w:eastAsia="Cambria Math" w:hAnsi="Cambria Math" w:cs="Cambria Math"/>
                    <w:color w:val="000000"/>
                    <w:sz w:val="20"/>
                    <w:szCs w:val="20"/>
                  </w:rPr>
                </w:ins>
              </m:ctrlPr>
            </m:boxPr>
            <m:e>
              <m:r>
                <w:ins w:id="136" w:author="Simon Thomsen" w:date="2023-01-01T17:12:00Z">
                  <w:rPr>
                    <w:rFonts w:ascii="Cambria Math" w:eastAsia="Cambria Math" w:hAnsi="Cambria Math" w:cs="Cambria Math"/>
                    <w:color w:val="000000"/>
                    <w:sz w:val="20"/>
                    <w:szCs w:val="20"/>
                  </w:rPr>
                  <m:t>ln</m:t>
                </w:ins>
              </m:r>
            </m:e>
          </m:box>
          <m:r>
            <w:ins w:id="137" w:author="Simon Thomsen" w:date="2023-01-01T17:12:00Z">
              <w:rPr>
                <w:rFonts w:ascii="Cambria Math" w:hAnsi="Cambria Math"/>
              </w:rPr>
              <m:t xml:space="preserve"> </m:t>
            </w:ins>
          </m:r>
          <m:d>
            <m:dPr>
              <m:ctrlPr>
                <w:ins w:id="138" w:author="Simon Thomsen" w:date="2023-01-01T17:12:00Z">
                  <w:rPr>
                    <w:rFonts w:ascii="Cambria Math" w:hAnsi="Cambria Math"/>
                  </w:rPr>
                </w:ins>
              </m:ctrlPr>
            </m:dPr>
            <m:e>
              <m:sSub>
                <m:sSubPr>
                  <m:ctrlPr>
                    <w:ins w:id="139" w:author="Simon Thomsen" w:date="2023-01-01T17:12:00Z">
                      <w:rPr>
                        <w:rFonts w:ascii="Cambria Math" w:eastAsia="Cambria Math" w:hAnsi="Cambria Math" w:cs="Cambria Math"/>
                        <w:color w:val="000000"/>
                        <w:sz w:val="20"/>
                        <w:szCs w:val="20"/>
                      </w:rPr>
                    </w:ins>
                  </m:ctrlPr>
                </m:sSubPr>
                <m:e>
                  <m:r>
                    <w:ins w:id="140" w:author="Simon Thomsen" w:date="2023-01-01T17:12:00Z">
                      <w:rPr>
                        <w:rFonts w:ascii="Cambria Math" w:eastAsia="Cambria Math" w:hAnsi="Cambria Math" w:cs="Cambria Math"/>
                        <w:color w:val="000000"/>
                        <w:sz w:val="20"/>
                        <w:szCs w:val="20"/>
                      </w:rPr>
                      <m:t>a</m:t>
                    </w:ins>
                  </m:r>
                </m:e>
                <m:sub>
                  <m:r>
                    <w:ins w:id="141" w:author="Simon Thomsen" w:date="2023-01-01T17:12:00Z">
                      <w:rPr>
                        <w:rFonts w:ascii="Cambria Math" w:eastAsia="Cambria Math" w:hAnsi="Cambria Math" w:cs="Cambria Math"/>
                        <w:color w:val="000000"/>
                        <w:sz w:val="20"/>
                        <w:szCs w:val="20"/>
                      </w:rPr>
                      <m:t>t-1</m:t>
                    </w:ins>
                  </m:r>
                </m:sub>
              </m:sSub>
            </m:e>
          </m:d>
        </m:oMath>
      </m:oMathPara>
    </w:p>
    <w:p w14:paraId="576DA8B5" w14:textId="77777777" w:rsidR="00902E8F" w:rsidRDefault="00902E8F" w:rsidP="00893268">
      <w:pPr>
        <w:spacing w:line="360" w:lineRule="auto"/>
        <w:jc w:val="both"/>
        <w:rPr>
          <w:ins w:id="142" w:author="Simon Thomsen" w:date="2023-01-01T17:09:00Z"/>
          <w:rFonts w:cstheme="minorHAnsi"/>
          <w:sz w:val="24"/>
          <w:szCs w:val="24"/>
        </w:rPr>
      </w:pPr>
    </w:p>
    <w:p w14:paraId="762A2C4A" w14:textId="59F4DE04" w:rsidR="00893268" w:rsidRDefault="00902E8F" w:rsidP="00893268">
      <w:pPr>
        <w:spacing w:line="360" w:lineRule="auto"/>
        <w:jc w:val="both"/>
        <w:rPr>
          <w:rFonts w:cstheme="minorHAnsi"/>
          <w:sz w:val="24"/>
          <w:szCs w:val="24"/>
        </w:rPr>
      </w:pPr>
      <w:ins w:id="143" w:author="Simon Thomsen" w:date="2023-01-01T17:15:00Z">
        <w:r>
          <w:rPr>
            <w:rFonts w:cstheme="minorHAnsi"/>
            <w:sz w:val="24"/>
            <w:szCs w:val="24"/>
          </w:rPr>
          <w:t>In the wage equation we include a long run relationship with the</w:t>
        </w:r>
      </w:ins>
      <w:ins w:id="144" w:author="Simon Thomsen" w:date="2023-01-01T17:16:00Z">
        <w:r>
          <w:rPr>
            <w:rFonts w:cstheme="minorHAnsi"/>
            <w:sz w:val="24"/>
            <w:szCs w:val="24"/>
          </w:rPr>
          <w:t xml:space="preserve"> targeted wage, as a way of modeling the wage ne</w:t>
        </w:r>
      </w:ins>
      <w:ins w:id="145" w:author="Simon Thomsen" w:date="2023-01-01T17:17:00Z">
        <w:r>
          <w:rPr>
            <w:rFonts w:cstheme="minorHAnsi"/>
            <w:sz w:val="24"/>
            <w:szCs w:val="24"/>
          </w:rPr>
          <w:t>gotiations.</w:t>
        </w:r>
      </w:ins>
      <w:ins w:id="146" w:author="Simon Thomsen" w:date="2023-01-01T17:15:00Z">
        <w:r>
          <w:rPr>
            <w:rFonts w:cstheme="minorHAnsi"/>
            <w:sz w:val="24"/>
            <w:szCs w:val="24"/>
          </w:rPr>
          <w:t xml:space="preserve"> </w:t>
        </w:r>
      </w:ins>
      <w:r w:rsidR="00893268">
        <w:rPr>
          <w:rFonts w:cstheme="minorHAnsi"/>
          <w:sz w:val="24"/>
          <w:szCs w:val="24"/>
        </w:rPr>
        <w:t xml:space="preserve">The literature presented in section 2 suggested that </w:t>
      </w:r>
      <w:r w:rsidR="00893268" w:rsidRPr="00DF5ADC">
        <w:rPr>
          <w:sz w:val="24"/>
          <w:szCs w:val="24"/>
        </w:rPr>
        <w:t>incorporating the level of income insurance is in line with standard models of wage setting, thereby playing an important role in the determination of the targeted wage</w:t>
      </w:r>
      <w:r w:rsidR="00893268" w:rsidRPr="00DF5ADC">
        <w:rPr>
          <w:rFonts w:cstheme="minorHAnsi"/>
          <w:sz w:val="24"/>
          <w:szCs w:val="24"/>
        </w:rPr>
        <w:t xml:space="preserve">. In </w:t>
      </w:r>
      <w:r w:rsidR="00893268">
        <w:rPr>
          <w:rFonts w:cstheme="minorHAnsi"/>
          <w:sz w:val="24"/>
          <w:szCs w:val="24"/>
        </w:rPr>
        <w:t>the</w:t>
      </w:r>
      <w:r w:rsidR="00893268" w:rsidRPr="00DF5ADC">
        <w:rPr>
          <w:rFonts w:cstheme="minorHAnsi"/>
          <w:sz w:val="24"/>
          <w:szCs w:val="24"/>
        </w:rPr>
        <w:t xml:space="preserve"> </w:t>
      </w:r>
      <w:r w:rsidR="00893268">
        <w:rPr>
          <w:rFonts w:cstheme="minorHAnsi"/>
          <w:sz w:val="24"/>
          <w:szCs w:val="24"/>
        </w:rPr>
        <w:t>baseline model</w:t>
      </w:r>
      <w:r w:rsidR="00893268" w:rsidRPr="00DF5ADC">
        <w:rPr>
          <w:rFonts w:cstheme="minorHAnsi"/>
          <w:sz w:val="24"/>
          <w:szCs w:val="24"/>
        </w:rPr>
        <w:t xml:space="preserve"> we assume that the labor unions got two agendas when determining the target wage. First, they want the</w:t>
      </w:r>
      <w:r w:rsidR="00893268" w:rsidRPr="00AC0541">
        <w:rPr>
          <w:rFonts w:cstheme="minorHAnsi"/>
          <w:sz w:val="24"/>
          <w:szCs w:val="24"/>
        </w:rPr>
        <w:t xml:space="preserve"> wage to follow inflation so that workers keep their purchasing power over time. Second, they set a threshold for the minimum wage gap</w:t>
      </w:r>
      <w:r w:rsidR="00893268">
        <w:rPr>
          <w:rFonts w:cstheme="minorHAnsi"/>
          <w:sz w:val="24"/>
          <w:szCs w:val="24"/>
        </w:rPr>
        <w:t>,</w:t>
      </w:r>
      <w:r w:rsidR="00893268" w:rsidRPr="00AC0541">
        <w:rPr>
          <w:rFonts w:cstheme="minorHAnsi"/>
          <w:sz w:val="24"/>
          <w:szCs w:val="24"/>
        </w:rPr>
        <w:t xml:space="preserve"> measuring the difference between the wages and maximum level of income insurance relative to the wages, to maintain a certain incentive to stay employed. </w:t>
      </w:r>
      <w:commentRangeStart w:id="147"/>
      <w:commentRangeStart w:id="148"/>
      <w:r w:rsidR="00893268" w:rsidRPr="00AC0541">
        <w:rPr>
          <w:rFonts w:cstheme="minorHAnsi"/>
          <w:sz w:val="24"/>
          <w:szCs w:val="24"/>
        </w:rPr>
        <w:t xml:space="preserve">In the model </w:t>
      </w:r>
      <w:r w:rsidR="00893268">
        <w:rPr>
          <w:rFonts w:cstheme="minorHAnsi"/>
          <w:sz w:val="24"/>
          <w:szCs w:val="24"/>
        </w:rPr>
        <w:t>we set the</w:t>
      </w:r>
      <w:r w:rsidR="00893268" w:rsidRPr="00AC0541">
        <w:rPr>
          <w:rFonts w:cstheme="minorHAnsi"/>
          <w:sz w:val="24"/>
          <w:szCs w:val="24"/>
        </w:rPr>
        <w:t xml:space="preserve"> minimum wage gap to 42% of the wage, </w:t>
      </w:r>
      <w:r w:rsidR="00893268">
        <w:rPr>
          <w:rFonts w:cstheme="minorHAnsi"/>
          <w:sz w:val="24"/>
          <w:szCs w:val="24"/>
        </w:rPr>
        <w:t>thereby, we estimate a relationship between income insurance and</w:t>
      </w:r>
      <w:r w:rsidR="00893268" w:rsidRPr="00AC0541">
        <w:rPr>
          <w:rFonts w:cstheme="minorHAnsi"/>
          <w:sz w:val="24"/>
          <w:szCs w:val="24"/>
        </w:rPr>
        <w:t xml:space="preserve"> wages </w:t>
      </w:r>
      <w:r w:rsidR="00893268">
        <w:rPr>
          <w:rFonts w:cstheme="minorHAnsi"/>
          <w:sz w:val="24"/>
          <w:szCs w:val="24"/>
        </w:rPr>
        <w:t>c</w:t>
      </w:r>
      <w:r w:rsidR="00893268" w:rsidRPr="00AC0541">
        <w:rPr>
          <w:rFonts w:cstheme="minorHAnsi"/>
          <w:sz w:val="24"/>
          <w:szCs w:val="24"/>
        </w:rPr>
        <w:t>lose to the one found by</w:t>
      </w:r>
      <w:r w:rsidR="00893268">
        <w:rPr>
          <w:rFonts w:cstheme="minorHAnsi"/>
          <w:sz w:val="24"/>
          <w:szCs w:val="24"/>
        </w:rPr>
        <w:t xml:space="preserve"> </w:t>
      </w:r>
      <w:r w:rsidR="00893268" w:rsidRPr="00AC0541">
        <w:rPr>
          <w:rFonts w:cstheme="minorHAnsi"/>
          <w:noProof/>
          <w:sz w:val="24"/>
          <w:szCs w:val="24"/>
        </w:rPr>
        <w:t>Fredriksson &amp; Söderström</w:t>
      </w:r>
      <w:r w:rsidR="00893268" w:rsidRPr="00AC0541">
        <w:rPr>
          <w:rFonts w:cstheme="minorHAnsi"/>
          <w:sz w:val="24"/>
          <w:szCs w:val="24"/>
        </w:rPr>
        <w:t xml:space="preserve"> </w:t>
      </w:r>
      <w:r w:rsidR="00893268" w:rsidRPr="00AC0541">
        <w:rPr>
          <w:rFonts w:cstheme="minorHAnsi"/>
          <w:sz w:val="24"/>
          <w:szCs w:val="24"/>
        </w:rPr>
        <w:fldChar w:fldCharType="begin" w:fldLock="1"/>
      </w:r>
      <w:r w:rsidR="00893268">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93268" w:rsidRPr="00AC0541">
        <w:rPr>
          <w:rFonts w:cstheme="minorHAnsi"/>
          <w:sz w:val="24"/>
          <w:szCs w:val="24"/>
        </w:rPr>
        <w:fldChar w:fldCharType="separate"/>
      </w:r>
      <w:r w:rsidR="00893268" w:rsidRPr="005F2952">
        <w:rPr>
          <w:rFonts w:cstheme="minorHAnsi"/>
          <w:noProof/>
          <w:sz w:val="24"/>
          <w:szCs w:val="24"/>
        </w:rPr>
        <w:t>(2020)</w:t>
      </w:r>
      <w:r w:rsidR="00893268" w:rsidRPr="00AC0541">
        <w:rPr>
          <w:rFonts w:cstheme="minorHAnsi"/>
          <w:sz w:val="24"/>
          <w:szCs w:val="24"/>
        </w:rPr>
        <w:fldChar w:fldCharType="end"/>
      </w:r>
      <w:r w:rsidR="00893268">
        <w:rPr>
          <w:rFonts w:cstheme="minorHAnsi"/>
          <w:sz w:val="24"/>
          <w:szCs w:val="24"/>
        </w:rPr>
        <w:t xml:space="preserve"> showing an elasticity of 0.2-0.3 </w:t>
      </w:r>
      <w:commentRangeEnd w:id="147"/>
      <w:r>
        <w:rPr>
          <w:rStyle w:val="Kommentarhenvisning"/>
        </w:rPr>
        <w:commentReference w:id="147"/>
      </w:r>
      <w:commentRangeEnd w:id="148"/>
      <w:r w:rsidR="00F64498">
        <w:rPr>
          <w:rStyle w:val="Kommentarhenvisning"/>
        </w:rPr>
        <w:commentReference w:id="148"/>
      </w:r>
      <w:r w:rsidR="00893268">
        <w:rPr>
          <w:rFonts w:cstheme="minorHAnsi"/>
          <w:sz w:val="24"/>
          <w:szCs w:val="24"/>
        </w:rPr>
        <w:t>between the replacement rate and wages</w:t>
      </w:r>
      <w:r w:rsidR="00893268" w:rsidRPr="00AC0541">
        <w:rPr>
          <w:rFonts w:cstheme="minorHAnsi"/>
          <w:sz w:val="24"/>
          <w:szCs w:val="24"/>
        </w:rPr>
        <w:t xml:space="preserve">. In the case where inflation is not able to close the minimum wage-gap alone (thereby leaving the gap to be below 42% of the wage), the labor unions set </w:t>
      </w:r>
      <w:r w:rsidR="00893268">
        <w:rPr>
          <w:rFonts w:cstheme="minorHAnsi"/>
          <w:sz w:val="24"/>
          <w:szCs w:val="24"/>
        </w:rPr>
        <w:t xml:space="preserve">the </w:t>
      </w:r>
      <w:r w:rsidR="00893268" w:rsidRPr="00AC0541">
        <w:rPr>
          <w:rFonts w:cstheme="minorHAnsi"/>
          <w:sz w:val="24"/>
          <w:szCs w:val="24"/>
        </w:rPr>
        <w:t>target</w:t>
      </w:r>
      <w:r w:rsidR="00893268">
        <w:rPr>
          <w:rFonts w:cstheme="minorHAnsi"/>
          <w:sz w:val="24"/>
          <w:szCs w:val="24"/>
        </w:rPr>
        <w:t>ed</w:t>
      </w:r>
      <w:r w:rsidR="00893268"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20606D13" w:rsidR="00893268" w:rsidDel="00BE79C7" w:rsidRDefault="00893268" w:rsidP="00893268">
      <w:pPr>
        <w:spacing w:line="360" w:lineRule="auto"/>
        <w:jc w:val="both"/>
        <w:rPr>
          <w:del w:id="149" w:author="Simon Thomsen" w:date="2023-01-01T17:19:00Z"/>
          <w:sz w:val="24"/>
          <w:szCs w:val="24"/>
        </w:rPr>
      </w:pPr>
      <w:del w:id="150" w:author="Simon Thomsen" w:date="2023-01-01T17:19:00Z">
        <w:r w:rsidDel="00BE79C7">
          <w:rPr>
            <w:sz w:val="24"/>
            <w:szCs w:val="24"/>
          </w:rPr>
          <w:delText>We then include t</w:delText>
        </w:r>
        <w:r w:rsidRPr="00AC0541" w:rsidDel="00BE79C7">
          <w:rPr>
            <w:sz w:val="24"/>
            <w:szCs w:val="24"/>
          </w:rPr>
          <w:delText>he targeted wage</w:delText>
        </w:r>
        <w:r w:rsidDel="00BE79C7">
          <w:rPr>
            <w:sz w:val="24"/>
            <w:szCs w:val="24"/>
          </w:rPr>
          <w:delText xml:space="preserve"> as a regressor in</w:delText>
        </w:r>
        <w:r w:rsidRPr="00AC0541" w:rsidDel="00BE79C7">
          <w:rPr>
            <w:sz w:val="24"/>
            <w:szCs w:val="24"/>
          </w:rPr>
          <w:delText xml:space="preserve"> the wage</w:delText>
        </w:r>
        <w:r w:rsidDel="00BE79C7">
          <w:rPr>
            <w:sz w:val="24"/>
            <w:szCs w:val="24"/>
          </w:rPr>
          <w:delText xml:space="preserve"> equation</w:delText>
        </w:r>
        <w:r w:rsidRPr="00AC0541" w:rsidDel="00BE79C7">
          <w:rPr>
            <w:sz w:val="24"/>
            <w:szCs w:val="24"/>
          </w:rPr>
          <w:delText>, estimat</w:delText>
        </w:r>
        <w:r w:rsidDel="00BE79C7">
          <w:rPr>
            <w:sz w:val="24"/>
            <w:szCs w:val="24"/>
          </w:rPr>
          <w:delText>ing it</w:delText>
        </w:r>
        <w:r w:rsidRPr="00AC0541" w:rsidDel="00BE79C7">
          <w:rPr>
            <w:sz w:val="24"/>
            <w:szCs w:val="24"/>
          </w:rPr>
          <w:delText xml:space="preserve"> to have a positive effect on the wage in the long </w:delText>
        </w:r>
        <w:commentRangeStart w:id="151"/>
        <w:commentRangeStart w:id="152"/>
        <w:commentRangeStart w:id="153"/>
        <w:commentRangeStart w:id="154"/>
        <w:r w:rsidRPr="00AC0541" w:rsidDel="00BE79C7">
          <w:rPr>
            <w:sz w:val="24"/>
            <w:szCs w:val="24"/>
          </w:rPr>
          <w:delText>run</w:delText>
        </w:r>
        <w:commentRangeEnd w:id="151"/>
        <w:r w:rsidR="00CA0076" w:rsidDel="00BE79C7">
          <w:rPr>
            <w:rStyle w:val="Kommentarhenvisning"/>
          </w:rPr>
          <w:commentReference w:id="151"/>
        </w:r>
        <w:commentRangeEnd w:id="152"/>
        <w:r w:rsidR="00DF047F" w:rsidDel="00BE79C7">
          <w:rPr>
            <w:rStyle w:val="Kommentarhenvisning"/>
          </w:rPr>
          <w:commentReference w:id="152"/>
        </w:r>
        <w:commentRangeEnd w:id="153"/>
        <w:r w:rsidR="00BE79C7" w:rsidDel="00BE79C7">
          <w:rPr>
            <w:rStyle w:val="Kommentarhenvisning"/>
          </w:rPr>
          <w:commentReference w:id="153"/>
        </w:r>
        <w:commentRangeEnd w:id="154"/>
        <w:r w:rsidR="00BE79C7" w:rsidDel="00BE79C7">
          <w:rPr>
            <w:rStyle w:val="Kommentarhenvisning"/>
          </w:rPr>
          <w:commentReference w:id="154"/>
        </w:r>
        <w:r w:rsidRPr="00AC0541" w:rsidDel="00BE79C7">
          <w:rPr>
            <w:sz w:val="24"/>
            <w:szCs w:val="24"/>
          </w:rPr>
          <w:delText>.</w:delText>
        </w:r>
      </w:del>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155"/>
      <w:commentRangeStart w:id="156"/>
      <w:commentRangeStart w:id="157"/>
      <w:commentRangeStart w:id="158"/>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155"/>
      <w:r w:rsidR="00590467">
        <w:rPr>
          <w:rStyle w:val="Kommentarhenvisning"/>
        </w:rPr>
        <w:commentReference w:id="155"/>
      </w:r>
      <w:commentRangeEnd w:id="156"/>
      <w:r w:rsidR="00C31F9C">
        <w:rPr>
          <w:rStyle w:val="Kommentarhenvisning"/>
        </w:rPr>
        <w:commentReference w:id="156"/>
      </w:r>
      <w:commentRangeEnd w:id="157"/>
      <w:r w:rsidR="00692E45">
        <w:rPr>
          <w:rStyle w:val="Kommentarhenvisning"/>
        </w:rPr>
        <w:commentReference w:id="157"/>
      </w:r>
      <w:commentRangeEnd w:id="158"/>
      <w:r w:rsidR="004E23C5">
        <w:rPr>
          <w:rStyle w:val="Kommentarhenvisning"/>
        </w:rPr>
        <w:commentReference w:id="158"/>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w:t>
      </w:r>
      <w:r>
        <w:rPr>
          <w:rFonts w:cstheme="minorHAnsi"/>
          <w:sz w:val="24"/>
          <w:szCs w:val="24"/>
        </w:rPr>
        <w:lastRenderedPageBreak/>
        <w:t xml:space="preserve">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w:t>
      </w:r>
      <w:commentRangeStart w:id="159"/>
      <w:r w:rsidR="000C24CF" w:rsidRPr="00AB3D2F">
        <w:rPr>
          <w:rFonts w:cstheme="minorHAnsi"/>
          <w:sz w:val="24"/>
          <w:szCs w:val="24"/>
        </w:rPr>
        <w:t>t lending</w:t>
      </w:r>
      <w:r w:rsidR="00F268F7" w:rsidRPr="005239BF">
        <w:rPr>
          <w:rStyle w:val="Fodnotehenvisning"/>
        </w:rPr>
        <w:footnoteReference w:id="14"/>
      </w:r>
      <w:r w:rsidR="000C24CF" w:rsidRPr="00AB3D2F">
        <w:rPr>
          <w:rFonts w:cstheme="minorHAnsi"/>
          <w:sz w:val="24"/>
          <w:szCs w:val="24"/>
        </w:rPr>
        <w:t xml:space="preserve">. </w:t>
      </w:r>
      <w:commentRangeEnd w:id="159"/>
      <w:r w:rsidR="00BE79C7">
        <w:rPr>
          <w:rStyle w:val="Kommentarhenvisning"/>
        </w:rPr>
        <w:commentReference w:id="159"/>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w:t>
      </w:r>
      <w:commentRangeStart w:id="160"/>
      <w:r w:rsidR="001F087E" w:rsidRPr="00AC0541">
        <w:rPr>
          <w:sz w:val="24"/>
          <w:szCs w:val="24"/>
        </w:rPr>
        <w:t xml:space="preserve">period 2011 </w:t>
      </w:r>
      <w:r w:rsidR="00E15526">
        <w:rPr>
          <w:sz w:val="24"/>
          <w:szCs w:val="24"/>
        </w:rPr>
        <w:t>–</w:t>
      </w:r>
      <w:r w:rsidR="001F087E" w:rsidRPr="00AC0541">
        <w:rPr>
          <w:sz w:val="24"/>
          <w:szCs w:val="24"/>
        </w:rPr>
        <w:t xml:space="preserve"> 2016</w:t>
      </w:r>
      <w:commentRangeEnd w:id="160"/>
      <w:r w:rsidR="00BE79C7">
        <w:rPr>
          <w:rStyle w:val="Kommentarhenvisning"/>
        </w:rPr>
        <w:commentReference w:id="160"/>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161" w:name="_Ref119756235"/>
      <w:r>
        <w:t>Figure</w:t>
      </w:r>
      <w:r w:rsidR="002966DF">
        <w:t xml:space="preserve"> </w:t>
      </w:r>
      <w:fldSimple w:instr=" SEQ Figure \* ARABIC ">
        <w:r w:rsidR="00775321">
          <w:rPr>
            <w:noProof/>
          </w:rPr>
          <w:t>4</w:t>
        </w:r>
      </w:fldSimple>
      <w:bookmarkEnd w:id="161"/>
      <w:r w:rsidR="002966DF">
        <w:rPr>
          <w:noProof/>
        </w:rPr>
        <w:t xml:space="preserve">: Simulation vs. real </w:t>
      </w:r>
      <w:commentRangeStart w:id="162"/>
      <w:commentRangeStart w:id="163"/>
      <w:r w:rsidR="002966DF">
        <w:rPr>
          <w:noProof/>
        </w:rPr>
        <w:t>data</w:t>
      </w:r>
      <w:commentRangeEnd w:id="162"/>
      <w:r w:rsidR="009F44F0">
        <w:rPr>
          <w:rStyle w:val="Kommentarhenvisning"/>
          <w:i w:val="0"/>
          <w:iCs w:val="0"/>
          <w:color w:val="auto"/>
        </w:rPr>
        <w:commentReference w:id="162"/>
      </w:r>
      <w:commentRangeEnd w:id="163"/>
      <w:r w:rsidR="00374F21">
        <w:rPr>
          <w:rStyle w:val="Kommentarhenvisning"/>
          <w:i w:val="0"/>
          <w:iCs w:val="0"/>
          <w:color w:val="auto"/>
        </w:rPr>
        <w:commentReference w:id="163"/>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4D80A768"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commentRangeStart w:id="164"/>
      <w:r w:rsidR="00F43E6E">
        <w:rPr>
          <w:sz w:val="24"/>
          <w:szCs w:val="24"/>
        </w:rPr>
        <w:t>In the first scenario all channels presented in the description of the model are activated</w:t>
      </w:r>
      <w:commentRangeEnd w:id="164"/>
      <w:r w:rsidR="00CC44EC">
        <w:rPr>
          <w:rStyle w:val="Kommentarhenvisning"/>
        </w:rPr>
        <w:commentReference w:id="164"/>
      </w:r>
      <w:r w:rsidR="00F43E6E">
        <w:rPr>
          <w:sz w:val="24"/>
          <w:szCs w:val="24"/>
        </w:rPr>
        <w:t>. In the second scenario, the link between unemployment benefits and labour force is weakened. The motivation for this scenario can be found in recent work by the Danish reform-commis</w:t>
      </w:r>
      <w:ins w:id="165" w:author="Simon Thomsen" w:date="2023-01-01T17:28:00Z">
        <w:r w:rsidR="00CC44EC">
          <w:rPr>
            <w:sz w:val="24"/>
            <w:szCs w:val="24"/>
          </w:rPr>
          <w:t>s</w:t>
        </w:r>
      </w:ins>
      <w:r w:rsidR="00F43E6E">
        <w:rPr>
          <w:sz w:val="24"/>
          <w:szCs w:val="24"/>
        </w:rPr>
        <w:t>ion,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setting. </w:t>
      </w:r>
      <w:commentRangeStart w:id="166"/>
      <w:del w:id="167" w:author="Simon Thomsen" w:date="2023-01-01T17:28:00Z">
        <w:r w:rsidR="00CA0076" w:rsidDel="000815AB">
          <w:rPr>
            <w:sz w:val="24"/>
            <w:szCs w:val="24"/>
          </w:rPr>
          <w:delText xml:space="preserve">This </w:delText>
        </w:r>
      </w:del>
      <w:ins w:id="168" w:author="Simon Thomsen" w:date="2023-01-01T17:28:00Z">
        <w:r w:rsidR="000815AB">
          <w:rPr>
            <w:sz w:val="24"/>
            <w:szCs w:val="24"/>
          </w:rPr>
          <w:t xml:space="preserve">The </w:t>
        </w:r>
      </w:ins>
      <w:r w:rsidR="00CA0076">
        <w:rPr>
          <w:sz w:val="24"/>
          <w:szCs w:val="24"/>
        </w:rPr>
        <w:t>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166"/>
      <w:r w:rsidR="004E23C5">
        <w:rPr>
          <w:rStyle w:val="Kommentarhenvisning"/>
        </w:rPr>
        <w:commentReference w:id="166"/>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w:t>
      </w:r>
      <w:commentRangeStart w:id="169"/>
      <w:r w:rsidR="00026C14">
        <w:rPr>
          <w:sz w:val="24"/>
          <w:szCs w:val="24"/>
        </w:rPr>
        <w:t xml:space="preserve">and Labor force channel. </w:t>
      </w:r>
      <w:r w:rsidR="00967C56" w:rsidRPr="00934626">
        <w:rPr>
          <w:sz w:val="24"/>
          <w:szCs w:val="24"/>
        </w:rPr>
        <w:t xml:space="preserve"> </w:t>
      </w:r>
      <w:commentRangeEnd w:id="169"/>
      <w:r w:rsidR="000815AB">
        <w:rPr>
          <w:rStyle w:val="Kommentarhenvisning"/>
        </w:rPr>
        <w:commentReference w:id="169"/>
      </w:r>
    </w:p>
    <w:p w14:paraId="42DF8A05" w14:textId="10057E7D" w:rsidR="00C60073" w:rsidRDefault="00C60073" w:rsidP="00C60073">
      <w:pPr>
        <w:spacing w:line="360" w:lineRule="auto"/>
        <w:jc w:val="both"/>
        <w:rPr>
          <w:sz w:val="24"/>
          <w:szCs w:val="24"/>
        </w:rPr>
      </w:pPr>
      <w:r>
        <w:rPr>
          <w:sz w:val="24"/>
          <w:szCs w:val="24"/>
        </w:rPr>
        <w:lastRenderedPageBreak/>
        <w:t>In the figure below, we find that in scenario 1, 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w:t>
      </w:r>
      <w:r w:rsidR="00276F24">
        <w:rPr>
          <w:rFonts w:cstheme="minorHAnsi"/>
          <w:sz w:val="24"/>
          <w:szCs w:val="24"/>
        </w:rPr>
        <w:lastRenderedPageBreak/>
        <w:t>unemployment.</w:t>
      </w:r>
      <w:del w:id="170" w:author="Simon Thomsen" w:date="2023-01-01T17:33:00Z">
        <w:r w:rsidR="00276F24" w:rsidDel="000815AB">
          <w:rPr>
            <w:rFonts w:cstheme="minorHAnsi"/>
            <w:sz w:val="24"/>
            <w:szCs w:val="24"/>
          </w:rPr>
          <w:delText xml:space="preserve"> </w:delText>
        </w:r>
      </w:del>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labour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7A2A73AA"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due to the higher income among the households. In the short to medium run, the result of scenario 2, follows the one from scenario 1 with minor differences</w:t>
      </w:r>
      <w:r w:rsidR="004919D6">
        <w:rPr>
          <w:sz w:val="24"/>
          <w:szCs w:val="24"/>
        </w:rPr>
        <w:t>, since the effect of a change in labour force has been removed from this scenario. As in scenario 1</w:t>
      </w:r>
      <w:r>
        <w:rPr>
          <w:sz w:val="24"/>
          <w:szCs w:val="24"/>
        </w:rPr>
        <w:t xml:space="preserve">, the increase in the maximum level of benefits relative to the baseline level </w:t>
      </w:r>
      <w:ins w:id="171" w:author="Simon Thomsen" w:date="2023-01-01T17:34:00Z">
        <w:r w:rsidR="000815AB">
          <w:rPr>
            <w:sz w:val="24"/>
            <w:szCs w:val="24"/>
          </w:rPr>
          <w:t xml:space="preserve">lowers the wage gap and activates the 42% rule </w:t>
        </w:r>
      </w:ins>
      <w:ins w:id="172" w:author="Simon Thomsen" w:date="2023-01-01T17:35:00Z">
        <w:r w:rsidR="000815AB">
          <w:rPr>
            <w:sz w:val="24"/>
            <w:szCs w:val="24"/>
          </w:rPr>
          <w:t>increasing</w:t>
        </w:r>
      </w:ins>
      <w:ins w:id="173" w:author="Simon Thomsen" w:date="2023-01-01T17:34:00Z">
        <w:r w:rsidR="000815AB">
          <w:rPr>
            <w:sz w:val="24"/>
            <w:szCs w:val="24"/>
          </w:rPr>
          <w:t xml:space="preserve"> the targ</w:t>
        </w:r>
      </w:ins>
      <w:ins w:id="174" w:author="Simon Thomsen" w:date="2023-01-01T17:35:00Z">
        <w:r w:rsidR="000815AB">
          <w:rPr>
            <w:sz w:val="24"/>
            <w:szCs w:val="24"/>
          </w:rPr>
          <w:t>eted wage</w:t>
        </w:r>
      </w:ins>
      <w:del w:id="175" w:author="Simon Thomsen" w:date="2023-01-01T17:35:00Z">
        <w:r w:rsidR="004919D6" w:rsidDel="000815AB">
          <w:rPr>
            <w:sz w:val="24"/>
            <w:szCs w:val="24"/>
          </w:rPr>
          <w:delText>increases the compensation rate, which result in a higher targeted wage by the workers</w:delText>
        </w:r>
      </w:del>
      <w:r w:rsidR="004919D6">
        <w:rPr>
          <w:sz w:val="24"/>
          <w:szCs w:val="24"/>
        </w:rPr>
        <w:t>.</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lastRenderedPageBreak/>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176"/>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176"/>
      <w:r w:rsidR="00B3635D">
        <w:rPr>
          <w:rStyle w:val="Kommentarhenvisning"/>
        </w:rPr>
        <w:commentReference w:id="176"/>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r w:rsidR="00D11D82">
        <w:rPr>
          <w:rFonts w:eastAsiaTheme="minorEastAsia" w:cstheme="minorHAnsi"/>
          <w:sz w:val="24"/>
          <w:szCs w:val="24"/>
        </w:rPr>
        <w:t>Instead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Pr>
          <w:rFonts w:eastAsiaTheme="minorEastAsia" w:cstheme="minorHAnsi"/>
          <w:sz w:val="24"/>
          <w:szCs w:val="24"/>
        </w:rPr>
        <w:t xml:space="preserve">, which exceeds the fall in investment and net export. To use the terminology of Post-Keynesian theory – the institutional changes in this scenario makes the Danish economy </w:t>
      </w:r>
      <w:commentRangeStart w:id="177"/>
      <w:r w:rsidR="00406289">
        <w:rPr>
          <w:rFonts w:eastAsiaTheme="minorEastAsia" w:cstheme="minorHAnsi"/>
          <w:sz w:val="24"/>
          <w:szCs w:val="24"/>
        </w:rPr>
        <w:t>wage-led</w:t>
      </w:r>
      <w:commentRangeEnd w:id="177"/>
      <w:r w:rsidR="00433F2E">
        <w:rPr>
          <w:rStyle w:val="Kommentarhenvisning"/>
        </w:rPr>
        <w:commentReference w:id="177"/>
      </w:r>
      <w:r w:rsidR="00406289">
        <w:rPr>
          <w:rFonts w:eastAsiaTheme="minorEastAsia" w:cstheme="minorHAnsi"/>
          <w:sz w:val="24"/>
          <w:szCs w:val="24"/>
        </w:rPr>
        <w:t xml:space="preserve">.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w:t>
      </w:r>
      <w:commentRangeStart w:id="178"/>
      <w:r w:rsidR="00177144">
        <w:rPr>
          <w:sz w:val="24"/>
          <w:szCs w:val="24"/>
        </w:rPr>
        <w:t>the gap between the level of maximum benefits and wage widens</w:t>
      </w:r>
      <w:commentRangeEnd w:id="178"/>
      <w:r w:rsidR="00EF3574">
        <w:rPr>
          <w:rStyle w:val="Kommentarhenvisning"/>
        </w:rPr>
        <w:commentReference w:id="178"/>
      </w:r>
      <w:r w:rsidR="00177144">
        <w:rPr>
          <w:sz w:val="24"/>
          <w:szCs w:val="24"/>
        </w:rPr>
        <w:t xml:space="preserve">, which reduces the wages and therefore the tax revenue. In scenario 3 on the other hand, the effect on the public balance is negative both in the </w:t>
      </w:r>
      <w:r w:rsidR="00177144">
        <w:rPr>
          <w:sz w:val="24"/>
          <w:szCs w:val="24"/>
        </w:rPr>
        <w:lastRenderedPageBreak/>
        <w:t>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179" w:name="_Ref119913315"/>
      <w:r>
        <w:t xml:space="preserve">Section 5: </w:t>
      </w:r>
      <w:bookmarkEnd w:id="179"/>
      <w:r w:rsidR="0013694F">
        <w:t xml:space="preserve">Evaluating regulations towards the Danish income insurance program </w:t>
      </w:r>
    </w:p>
    <w:p w14:paraId="5F6A297E" w14:textId="500FE10A"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w:t>
      </w:r>
      <w:ins w:id="180" w:author="Simon Thomsen" w:date="2023-01-01T17:55:00Z">
        <w:r w:rsidR="0018198D">
          <w:rPr>
            <w:rFonts w:asciiTheme="minorHAnsi" w:hAnsiTheme="minorHAnsi" w:cstheme="minorHAnsi"/>
          </w:rPr>
          <w:t xml:space="preserve">For this reason we will </w:t>
        </w:r>
      </w:ins>
      <w:ins w:id="181" w:author="Simon Thomsen" w:date="2023-01-01T17:56:00Z">
        <w:r w:rsidR="0018198D">
          <w:rPr>
            <w:rFonts w:asciiTheme="minorHAnsi" w:hAnsiTheme="minorHAnsi" w:cstheme="minorHAnsi"/>
          </w:rPr>
          <w:t xml:space="preserve">discuss the different </w:t>
        </w:r>
      </w:ins>
      <w:r w:rsidR="00F64498">
        <w:rPr>
          <w:rFonts w:asciiTheme="minorHAnsi" w:hAnsiTheme="minorHAnsi" w:cstheme="minorHAnsi"/>
        </w:rPr>
        <w:t>conclusions</w:t>
      </w:r>
      <w:ins w:id="182" w:author="Simon Thomsen" w:date="2023-01-01T17:56:00Z">
        <w:r w:rsidR="0018198D">
          <w:rPr>
            <w:rFonts w:asciiTheme="minorHAnsi" w:hAnsiTheme="minorHAnsi" w:cstheme="minorHAnsi"/>
          </w:rPr>
          <w:t xml:space="preserve"> obtained when using the different scenarios found in section </w:t>
        </w:r>
      </w:ins>
      <w:del w:id="183" w:author="Simon Thomsen" w:date="2023-01-01T17:55:00Z">
        <w:r w:rsidDel="0018198D">
          <w:rPr>
            <w:rFonts w:asciiTheme="minorHAnsi" w:hAnsiTheme="minorHAnsi" w:cstheme="minorHAnsi"/>
          </w:rPr>
          <w:delText xml:space="preserve">Despite this uncertainty, we’ll still use some of the results found in section </w:delText>
        </w:r>
      </w:del>
      <w:r>
        <w:rPr>
          <w:rFonts w:asciiTheme="minorHAnsi" w:hAnsiTheme="minorHAnsi" w:cstheme="minorHAnsi"/>
        </w:rPr>
        <w:t xml:space="preserve">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w:t>
      </w:r>
      <w:r w:rsidR="008C3542" w:rsidRPr="00847BCD">
        <w:lastRenderedPageBreak/>
        <w:t xml:space="preserve">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w:lastRenderedPageBreak/>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3DD3FDBA"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w:t>
      </w:r>
      <w:ins w:id="184" w:author="Simon Thomsen" w:date="2023-01-01T18:01:00Z">
        <w:r w:rsidR="0018198D">
          <w:rPr>
            <w:rFonts w:eastAsiaTheme="minorEastAsia" w:cstheme="minorHAnsi"/>
            <w:sz w:val="24"/>
            <w:szCs w:val="24"/>
          </w:rPr>
          <w:t>.</w:t>
        </w:r>
      </w:ins>
      <w:del w:id="185" w:author="Simon Thomsen" w:date="2023-01-01T18:01:00Z">
        <w:r w:rsidR="00B02941" w:rsidDel="0018198D">
          <w:rPr>
            <w:rFonts w:eastAsiaTheme="minorEastAsia" w:cstheme="minorHAnsi"/>
            <w:sz w:val="24"/>
            <w:szCs w:val="24"/>
          </w:rPr>
          <w:delText>,</w:delText>
        </w:r>
      </w:del>
      <w:r w:rsidR="00B02941">
        <w:rPr>
          <w:rFonts w:eastAsiaTheme="minorEastAsia" w:cstheme="minorHAnsi"/>
          <w:sz w:val="24"/>
          <w:szCs w:val="24"/>
        </w:rPr>
        <w:t xml:space="preserve"> </w:t>
      </w:r>
      <w:ins w:id="186" w:author="Simon Thomsen" w:date="2023-01-01T18:01:00Z">
        <w:r w:rsidR="0018198D">
          <w:rPr>
            <w:rFonts w:eastAsiaTheme="minorEastAsia" w:cstheme="minorHAnsi"/>
            <w:sz w:val="24"/>
            <w:szCs w:val="24"/>
          </w:rPr>
          <w:t>A</w:t>
        </w:r>
      </w:ins>
      <w:del w:id="187" w:author="Simon Thomsen" w:date="2023-01-01T18:01:00Z">
        <w:r w:rsidR="00B02941" w:rsidDel="0018198D">
          <w:rPr>
            <w:rFonts w:eastAsiaTheme="minorEastAsia" w:cstheme="minorHAnsi"/>
            <w:sz w:val="24"/>
            <w:szCs w:val="24"/>
          </w:rPr>
          <w:delText>a</w:delText>
        </w:r>
      </w:del>
      <w:r w:rsidR="00B02941">
        <w:rPr>
          <w:rFonts w:eastAsiaTheme="minorEastAsia" w:cstheme="minorHAnsi"/>
          <w:sz w:val="24"/>
          <w:szCs w:val="24"/>
        </w:rPr>
        <w:t>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w:t>
      </w:r>
      <w:r>
        <w:rPr>
          <w:rFonts w:eastAsiaTheme="minorEastAsia" w:cstheme="minorHAnsi"/>
          <w:sz w:val="24"/>
          <w:szCs w:val="24"/>
        </w:rPr>
        <w:lastRenderedPageBreak/>
        <w:t>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188" w:name="_Ref120617850"/>
      <w:r>
        <w:t xml:space="preserve">Table </w:t>
      </w:r>
      <w:fldSimple w:instr=" SEQ Table \* ARABIC ">
        <w:r w:rsidR="00775321">
          <w:rPr>
            <w:noProof/>
          </w:rPr>
          <w:t>1</w:t>
        </w:r>
      </w:fldSimple>
      <w:r w:rsidR="000856FC">
        <w:rPr>
          <w:noProof/>
        </w:rPr>
        <w:t>: Estimates used in the 3 cases</w:t>
      </w:r>
      <w:bookmarkEnd w:id="188"/>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18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189"/>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a</w:t>
      </w:r>
      <w:del w:id="190" w:author="Simon Thomsen" w:date="2023-01-01T18:03:00Z">
        <w:r w:rsidR="004C7C78" w:rsidDel="0018198D">
          <w:rPr>
            <w:rFonts w:eastAsiaTheme="minorEastAsia" w:cstheme="minorHAnsi"/>
            <w:sz w:val="24"/>
            <w:szCs w:val="24"/>
          </w:rPr>
          <w:delText>n</w:delText>
        </w:r>
      </w:del>
      <w:r w:rsidR="004C7C78">
        <w:rPr>
          <w:rFonts w:eastAsiaTheme="minorEastAsia" w:cstheme="minorHAnsi"/>
          <w:sz w:val="24"/>
          <w:szCs w:val="24"/>
        </w:rPr>
        <w:t xml:space="preserve"> reduction would be the same as the effect of an increase, just with opposite 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 xml:space="preserve">it improves </w:t>
      </w:r>
      <w:r w:rsidR="004C7C78">
        <w:rPr>
          <w:rFonts w:eastAsiaTheme="minorEastAsia" w:cstheme="minorHAnsi"/>
          <w:sz w:val="24"/>
          <w:szCs w:val="24"/>
        </w:rPr>
        <w:lastRenderedPageBreak/>
        <w:t>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w:t>
      </w:r>
      <w:commentRangeStart w:id="191"/>
      <w:r w:rsidR="00F00A78">
        <w:rPr>
          <w:rFonts w:eastAsiaTheme="minorEastAsia" w:cstheme="minorHAnsi"/>
          <w:sz w:val="24"/>
          <w:szCs w:val="24"/>
        </w:rPr>
        <w:t>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commentRangeEnd w:id="191"/>
      <w:r w:rsidR="0018198D">
        <w:rPr>
          <w:rStyle w:val="Kommentarhenvisning"/>
        </w:rPr>
        <w:commentReference w:id="191"/>
      </w:r>
    </w:p>
    <w:p w14:paraId="06A25959" w14:textId="0074B972" w:rsidR="004C5315" w:rsidRDefault="006409C0" w:rsidP="008B1B99">
      <w:pPr>
        <w:pStyle w:val="Overskrift1"/>
        <w:jc w:val="both"/>
        <w:rPr>
          <w:rFonts w:eastAsiaTheme="minorEastAsia"/>
        </w:rPr>
      </w:pPr>
      <w:commentRangeStart w:id="192"/>
      <w:commentRangeStart w:id="193"/>
      <w:r>
        <w:rPr>
          <w:rFonts w:eastAsiaTheme="minorEastAsia"/>
        </w:rPr>
        <w:t xml:space="preserve">Section 6: </w:t>
      </w:r>
      <w:r w:rsidR="004C5315">
        <w:rPr>
          <w:rFonts w:eastAsiaTheme="minorEastAsia"/>
        </w:rPr>
        <w:t>Conclusion</w:t>
      </w:r>
      <w:commentRangeEnd w:id="192"/>
      <w:r w:rsidR="00AC1E57">
        <w:rPr>
          <w:rStyle w:val="Kommentarhenvisning"/>
          <w:rFonts w:asciiTheme="minorHAnsi" w:eastAsiaTheme="minorHAnsi" w:hAnsiTheme="minorHAnsi" w:cstheme="minorBidi"/>
          <w:color w:val="auto"/>
        </w:rPr>
        <w:commentReference w:id="192"/>
      </w:r>
      <w:commentRangeEnd w:id="193"/>
      <w:r w:rsidR="004C7C78">
        <w:rPr>
          <w:rStyle w:val="Kommentarhenvisning"/>
          <w:rFonts w:asciiTheme="minorHAnsi" w:eastAsiaTheme="minorHAnsi" w:hAnsiTheme="minorHAnsi" w:cstheme="minorBidi"/>
          <w:color w:val="auto"/>
        </w:rPr>
        <w:commentReference w:id="193"/>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194"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194"/>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195"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w:t>
      </w:r>
      <w:r w:rsidR="00D5311F">
        <w:rPr>
          <w:sz w:val="24"/>
          <w:szCs w:val="24"/>
        </w:rPr>
        <w:lastRenderedPageBreak/>
        <w:t>elasticity</w:t>
      </w:r>
      <w:r w:rsidR="008E5F9F" w:rsidRPr="007B17B8">
        <w:rPr>
          <w:sz w:val="24"/>
          <w:szCs w:val="24"/>
        </w:rPr>
        <w:t xml:space="preserve">, towards including macroeconomic effects, and thereby obtaining the macro elasticity of income insurance on unemployment. </w:t>
      </w:r>
      <w:bookmarkEnd w:id="195"/>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96"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96"/>
      <w:r w:rsidR="0062727A">
        <w:rPr>
          <w:sz w:val="24"/>
          <w:szCs w:val="24"/>
        </w:rPr>
        <w:t xml:space="preserve"> </w:t>
      </w:r>
      <w:bookmarkStart w:id="197"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197"/>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198"/>
      <w:r w:rsidR="00560ED3" w:rsidRPr="007B17B8">
        <w:rPr>
          <w:sz w:val="24"/>
          <w:szCs w:val="24"/>
        </w:rPr>
        <w:t>1500</w:t>
      </w:r>
      <w:commentRangeEnd w:id="198"/>
      <w:r w:rsidR="0076761C">
        <w:rPr>
          <w:rStyle w:val="Kommentarhenvisning"/>
        </w:rPr>
        <w:commentReference w:id="198"/>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w:t>
      </w:r>
      <w:r w:rsidRPr="008A007F">
        <w:rPr>
          <w:sz w:val="24"/>
          <w:szCs w:val="24"/>
        </w:rPr>
        <w:lastRenderedPageBreak/>
        <w:t xml:space="preserve">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99" w:name="_Hlk120455450"/>
      <w:r w:rsidR="00830830" w:rsidRPr="00650FEB">
        <w:rPr>
          <w:sz w:val="24"/>
          <w:szCs w:val="24"/>
        </w:rPr>
        <w:t xml:space="preserve">we assume the worker unions in Denmark to be capable of affecting wages when the gap between the level of income insurance and wages </w:t>
      </w:r>
      <w:bookmarkEnd w:id="199"/>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200"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200"/>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33F9FF1F" w14:textId="404D7A3A" w:rsidR="001828DE" w:rsidRPr="002113A2" w:rsidRDefault="00333B3D" w:rsidP="001828DE">
      <w:pPr>
        <w:widowControl w:val="0"/>
        <w:autoSpaceDE w:val="0"/>
        <w:autoSpaceDN w:val="0"/>
        <w:adjustRightInd w:val="0"/>
        <w:spacing w:line="240" w:lineRule="auto"/>
        <w:ind w:left="480" w:hanging="480"/>
        <w:rPr>
          <w:rFonts w:ascii="Calibri" w:hAnsi="Calibri" w:cs="Calibri"/>
          <w:noProof/>
          <w:szCs w:val="24"/>
          <w:lang w:val="da-DK"/>
          <w:rPrChange w:id="201" w:author="Simon Fløj Thomsen" w:date="2023-01-02T11:20:00Z">
            <w:rPr>
              <w:rFonts w:ascii="Calibri" w:hAnsi="Calibri" w:cs="Calibri"/>
              <w:noProof/>
              <w:szCs w:val="24"/>
            </w:rPr>
          </w:rPrChange>
        </w:rPr>
      </w:pPr>
      <w:r>
        <w:fldChar w:fldCharType="begin" w:fldLock="1"/>
      </w:r>
      <w:r w:rsidRPr="00B33E3B">
        <w:rPr>
          <w:lang w:val="da-DK"/>
        </w:rPr>
        <w:instrText xml:space="preserve">ADDIN Mendeley Bibliography CSL_BIBLIOGRAPHY </w:instrText>
      </w:r>
      <w:r>
        <w:fldChar w:fldCharType="separate"/>
      </w:r>
      <w:r w:rsidR="001828DE" w:rsidRPr="002113A2">
        <w:rPr>
          <w:rFonts w:ascii="Calibri" w:hAnsi="Calibri" w:cs="Calibri"/>
          <w:noProof/>
          <w:szCs w:val="24"/>
          <w:lang w:val="da-DK"/>
          <w:rPrChange w:id="202" w:author="Simon Fløj Thomsen" w:date="2023-01-02T11:20:00Z">
            <w:rPr>
              <w:rFonts w:ascii="Calibri" w:hAnsi="Calibri" w:cs="Calibri"/>
              <w:noProof/>
              <w:szCs w:val="24"/>
            </w:rPr>
          </w:rPrChange>
        </w:rPr>
        <w:t xml:space="preserve">Aastrup, M. (2018). 30 Års dagpengeforringelser. </w:t>
      </w:r>
      <w:r w:rsidR="001828DE" w:rsidRPr="002113A2">
        <w:rPr>
          <w:rFonts w:ascii="Calibri" w:hAnsi="Calibri" w:cs="Calibri"/>
          <w:i/>
          <w:iCs/>
          <w:noProof/>
          <w:szCs w:val="24"/>
          <w:lang w:val="da-DK"/>
          <w:rPrChange w:id="203" w:author="Simon Fløj Thomsen" w:date="2023-01-02T11:20:00Z">
            <w:rPr>
              <w:rFonts w:ascii="Calibri" w:hAnsi="Calibri" w:cs="Calibri"/>
              <w:i/>
              <w:iCs/>
              <w:noProof/>
              <w:szCs w:val="24"/>
            </w:rPr>
          </w:rPrChange>
        </w:rPr>
        <w:t>Landsorganisationen</w:t>
      </w:r>
      <w:r w:rsidR="001828DE" w:rsidRPr="002113A2">
        <w:rPr>
          <w:rFonts w:ascii="Calibri" w:hAnsi="Calibri" w:cs="Calibri"/>
          <w:noProof/>
          <w:szCs w:val="24"/>
          <w:lang w:val="da-DK"/>
          <w:rPrChange w:id="204" w:author="Simon Fløj Thomsen" w:date="2023-01-02T11:20:00Z">
            <w:rPr>
              <w:rFonts w:ascii="Calibri" w:hAnsi="Calibri" w:cs="Calibri"/>
              <w:noProof/>
              <w:szCs w:val="24"/>
            </w:rPr>
          </w:rPrChange>
        </w:rPr>
        <w:t xml:space="preserve">, </w:t>
      </w:r>
      <w:r w:rsidR="001828DE" w:rsidRPr="002113A2">
        <w:rPr>
          <w:rFonts w:ascii="Calibri" w:hAnsi="Calibri" w:cs="Calibri"/>
          <w:i/>
          <w:iCs/>
          <w:noProof/>
          <w:szCs w:val="24"/>
          <w:lang w:val="da-DK"/>
          <w:rPrChange w:id="205" w:author="Simon Fløj Thomsen" w:date="2023-01-02T11:20:00Z">
            <w:rPr>
              <w:rFonts w:ascii="Calibri" w:hAnsi="Calibri" w:cs="Calibri"/>
              <w:i/>
              <w:iCs/>
              <w:noProof/>
              <w:szCs w:val="24"/>
            </w:rPr>
          </w:rPrChange>
        </w:rPr>
        <w:t>September 2018</w:t>
      </w:r>
      <w:r w:rsidR="001828DE" w:rsidRPr="002113A2">
        <w:rPr>
          <w:rFonts w:ascii="Calibri" w:hAnsi="Calibri" w:cs="Calibri"/>
          <w:noProof/>
          <w:szCs w:val="24"/>
          <w:lang w:val="da-DK"/>
          <w:rPrChange w:id="206" w:author="Simon Fløj Thomsen" w:date="2023-01-02T11:20:00Z">
            <w:rPr>
              <w:rFonts w:ascii="Calibri" w:hAnsi="Calibri" w:cs="Calibri"/>
              <w:noProof/>
              <w:szCs w:val="24"/>
            </w:rPr>
          </w:rPrChange>
        </w:rPr>
        <w:t>.</w:t>
      </w:r>
    </w:p>
    <w:p w14:paraId="18BD13DE"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07" w:author="Simon Fløj Thomsen" w:date="2023-01-02T11:20:00Z">
            <w:rPr>
              <w:rFonts w:ascii="Calibri" w:hAnsi="Calibri" w:cs="Calibri"/>
              <w:noProof/>
              <w:szCs w:val="24"/>
            </w:rPr>
          </w:rPrChange>
        </w:rPr>
      </w:pPr>
      <w:r w:rsidRPr="002113A2">
        <w:rPr>
          <w:rFonts w:ascii="Calibri" w:hAnsi="Calibri" w:cs="Calibri"/>
          <w:noProof/>
          <w:szCs w:val="24"/>
          <w:lang w:val="da-DK"/>
          <w:rPrChange w:id="208" w:author="Simon Fløj Thomsen" w:date="2023-01-02T11:20:00Z">
            <w:rPr>
              <w:rFonts w:ascii="Calibri" w:hAnsi="Calibri" w:cs="Calibri"/>
              <w:noProof/>
              <w:szCs w:val="24"/>
            </w:rPr>
          </w:rPrChange>
        </w:rPr>
        <w:t xml:space="preserve">Andersen, T. M., &amp; Svarer, M. (2006). Flexicurity: The Danish Labour-Market Model. </w:t>
      </w:r>
      <w:r w:rsidRPr="002113A2">
        <w:rPr>
          <w:rFonts w:ascii="Calibri" w:hAnsi="Calibri" w:cs="Calibri"/>
          <w:i/>
          <w:iCs/>
          <w:noProof/>
          <w:szCs w:val="24"/>
          <w:lang w:val="da-DK"/>
          <w:rPrChange w:id="209" w:author="Simon Fløj Thomsen" w:date="2023-01-02T11:20:00Z">
            <w:rPr>
              <w:rFonts w:ascii="Calibri" w:hAnsi="Calibri" w:cs="Calibri"/>
              <w:i/>
              <w:iCs/>
              <w:noProof/>
              <w:szCs w:val="24"/>
            </w:rPr>
          </w:rPrChange>
        </w:rPr>
        <w:t>Ekonomisk Debatt</w:t>
      </w:r>
      <w:r w:rsidRPr="002113A2">
        <w:rPr>
          <w:rFonts w:ascii="Calibri" w:hAnsi="Calibri" w:cs="Calibri"/>
          <w:noProof/>
          <w:szCs w:val="24"/>
          <w:lang w:val="da-DK"/>
          <w:rPrChange w:id="210" w:author="Simon Fløj Thomsen" w:date="2023-01-02T11:20:00Z">
            <w:rPr>
              <w:rFonts w:ascii="Calibri" w:hAnsi="Calibri" w:cs="Calibri"/>
              <w:noProof/>
              <w:szCs w:val="24"/>
            </w:rPr>
          </w:rPrChange>
        </w:rPr>
        <w:t xml:space="preserve">, </w:t>
      </w:r>
      <w:r w:rsidRPr="002113A2">
        <w:rPr>
          <w:rFonts w:ascii="Calibri" w:hAnsi="Calibri" w:cs="Calibri"/>
          <w:i/>
          <w:iCs/>
          <w:noProof/>
          <w:szCs w:val="24"/>
          <w:lang w:val="da-DK"/>
          <w:rPrChange w:id="211" w:author="Simon Fløj Thomsen" w:date="2023-01-02T11:20:00Z">
            <w:rPr>
              <w:rFonts w:ascii="Calibri" w:hAnsi="Calibri" w:cs="Calibri"/>
              <w:i/>
              <w:iCs/>
              <w:noProof/>
              <w:szCs w:val="24"/>
            </w:rPr>
          </w:rPrChange>
        </w:rPr>
        <w:t>1</w:t>
      </w:r>
      <w:r w:rsidRPr="002113A2">
        <w:rPr>
          <w:rFonts w:ascii="Calibri" w:hAnsi="Calibri" w:cs="Calibri"/>
          <w:noProof/>
          <w:szCs w:val="24"/>
          <w:lang w:val="da-DK"/>
          <w:rPrChange w:id="212" w:author="Simon Fløj Thomsen" w:date="2023-01-02T11:20:00Z">
            <w:rPr>
              <w:rFonts w:ascii="Calibri" w:hAnsi="Calibri" w:cs="Calibri"/>
              <w:noProof/>
              <w:szCs w:val="24"/>
            </w:rPr>
          </w:rPrChange>
        </w:rPr>
        <w:t>(April), 17–29.</w:t>
      </w:r>
    </w:p>
    <w:p w14:paraId="28AFE9B1"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13" w:author="Simon Fløj Thomsen" w:date="2023-01-02T11:20:00Z">
            <w:rPr>
              <w:rFonts w:ascii="Calibri" w:hAnsi="Calibri" w:cs="Calibri"/>
              <w:noProof/>
              <w:szCs w:val="24"/>
            </w:rPr>
          </w:rPrChange>
        </w:rPr>
        <w:t xml:space="preserve">Andersen, T. M., Svarer, M., &amp; Vejlin, R. M. (2015). Litteraturreview af effekter af indretning af arbejdsunderstøttelsen. </w:t>
      </w:r>
      <w:r w:rsidRPr="001828DE">
        <w:rPr>
          <w:rFonts w:ascii="Calibri" w:hAnsi="Calibri" w:cs="Calibri"/>
          <w:i/>
          <w:iCs/>
          <w:noProof/>
          <w:szCs w:val="24"/>
        </w:rPr>
        <w:t>Beskæftigelsesministeriet</w:t>
      </w:r>
      <w:r w:rsidRPr="001828DE">
        <w:rPr>
          <w:rFonts w:ascii="Calibri" w:hAnsi="Calibri" w:cs="Calibri"/>
          <w:noProof/>
          <w:szCs w:val="24"/>
        </w:rPr>
        <w:t>, 1–99.</w:t>
      </w:r>
    </w:p>
    <w:p w14:paraId="7FA4EE0F"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Boone, C., Dube, A., Goodman, L., &amp; Kaplan, E. (2021). Unemployment Insurance Generosity and Aggregate Employment. </w:t>
      </w:r>
      <w:r w:rsidRPr="001828DE">
        <w:rPr>
          <w:rFonts w:ascii="Calibri" w:hAnsi="Calibri" w:cs="Calibri"/>
          <w:i/>
          <w:iCs/>
          <w:noProof/>
          <w:szCs w:val="24"/>
        </w:rPr>
        <w:t>American Economic Journal: Economic Policy</w:t>
      </w:r>
      <w:r w:rsidRPr="001828DE">
        <w:rPr>
          <w:rFonts w:ascii="Calibri" w:hAnsi="Calibri" w:cs="Calibri"/>
          <w:noProof/>
          <w:szCs w:val="24"/>
        </w:rPr>
        <w:t xml:space="preserve">, </w:t>
      </w:r>
      <w:r w:rsidRPr="001828DE">
        <w:rPr>
          <w:rFonts w:ascii="Calibri" w:hAnsi="Calibri" w:cs="Calibri"/>
          <w:i/>
          <w:iCs/>
          <w:noProof/>
          <w:szCs w:val="24"/>
        </w:rPr>
        <w:t>13</w:t>
      </w:r>
      <w:r w:rsidRPr="001828DE">
        <w:rPr>
          <w:rFonts w:ascii="Calibri" w:hAnsi="Calibri" w:cs="Calibri"/>
          <w:noProof/>
          <w:szCs w:val="24"/>
        </w:rPr>
        <w:t>(2), 58–99. https://doi.org/10.1257/pol.20160613</w:t>
      </w:r>
    </w:p>
    <w:p w14:paraId="754DAF9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Byrialsen, M. R., &amp; Raza, H. (2018). Macroeconomic effects of unemployment benefits in small open economies: A stock–flow consistent approach. </w:t>
      </w:r>
      <w:r w:rsidRPr="001828DE">
        <w:rPr>
          <w:rFonts w:ascii="Calibri" w:hAnsi="Calibri" w:cs="Calibri"/>
          <w:i/>
          <w:iCs/>
          <w:noProof/>
          <w:szCs w:val="24"/>
        </w:rPr>
        <w:t xml:space="preserve">European Journal of Economics and Economic Policies: </w:t>
      </w:r>
      <w:r w:rsidRPr="001828DE">
        <w:rPr>
          <w:rFonts w:ascii="Calibri" w:hAnsi="Calibri" w:cs="Calibri"/>
          <w:i/>
          <w:iCs/>
          <w:noProof/>
          <w:szCs w:val="24"/>
        </w:rPr>
        <w:lastRenderedPageBreak/>
        <w:t>Intervention</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(3), 335–363. https://doi.org/10.4337/ejeep.2018.0032</w:t>
      </w:r>
    </w:p>
    <w:p w14:paraId="4055C3F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14" w:author="Simon Fløj Thomsen" w:date="2023-01-02T11:20:00Z">
            <w:rPr>
              <w:rFonts w:ascii="Calibri" w:hAnsi="Calibri" w:cs="Calibri"/>
              <w:noProof/>
              <w:szCs w:val="24"/>
            </w:rPr>
          </w:rPrChange>
        </w:rPr>
        <w:t xml:space="preserve">Byrialsen, M. R., Raza, H., &amp; Valdecantos, S. (2022). </w:t>
      </w:r>
      <w:r w:rsidRPr="001828DE">
        <w:rPr>
          <w:rFonts w:ascii="Calibri" w:hAnsi="Calibri" w:cs="Calibri"/>
          <w:i/>
          <w:iCs/>
          <w:noProof/>
          <w:szCs w:val="24"/>
        </w:rPr>
        <w:t>QMDE : A QUARTERLY EMPIRICAL MODEL FOR THE DANISH ECONOMY : A STOCK-FLOW CONSISTENT APPROACH</w:t>
      </w:r>
      <w:r w:rsidRPr="001828DE">
        <w:rPr>
          <w:rFonts w:ascii="Calibri" w:hAnsi="Calibri" w:cs="Calibri"/>
          <w:noProof/>
          <w:szCs w:val="24"/>
        </w:rPr>
        <w:t xml:space="preserve">. </w:t>
      </w:r>
      <w:r w:rsidRPr="001828DE">
        <w:rPr>
          <w:rFonts w:ascii="Calibri" w:hAnsi="Calibri" w:cs="Calibri"/>
          <w:i/>
          <w:iCs/>
          <w:noProof/>
          <w:szCs w:val="24"/>
        </w:rPr>
        <w:t>79</w:t>
      </w:r>
      <w:r w:rsidRPr="001828DE">
        <w:rPr>
          <w:rFonts w:ascii="Calibri" w:hAnsi="Calibri" w:cs="Calibri"/>
          <w:noProof/>
          <w:szCs w:val="24"/>
        </w:rPr>
        <w:t>.</w:t>
      </w:r>
    </w:p>
    <w:p w14:paraId="354BB6A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(2006). A general formula for the optimal level of social insurance.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90</w:t>
      </w:r>
      <w:r w:rsidRPr="001828DE">
        <w:rPr>
          <w:rFonts w:ascii="Calibri" w:hAnsi="Calibri" w:cs="Calibri"/>
          <w:noProof/>
          <w:szCs w:val="24"/>
        </w:rPr>
        <w:t>(10–11), 1879–1901. https://doi.org/10.1016/j.jpubeco.2006.01.004</w:t>
      </w:r>
    </w:p>
    <w:p w14:paraId="34AB931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(2008). Moral hazard versus liquidity and optimal unemployment insurance. </w:t>
      </w:r>
      <w:r w:rsidRPr="001828DE">
        <w:rPr>
          <w:rFonts w:ascii="Calibri" w:hAnsi="Calibri" w:cs="Calibri"/>
          <w:i/>
          <w:iCs/>
          <w:noProof/>
          <w:szCs w:val="24"/>
        </w:rPr>
        <w:t>Journal of Political Economy</w:t>
      </w:r>
      <w:r w:rsidRPr="001828DE">
        <w:rPr>
          <w:rFonts w:ascii="Calibri" w:hAnsi="Calibri" w:cs="Calibri"/>
          <w:noProof/>
          <w:szCs w:val="24"/>
        </w:rPr>
        <w:t xml:space="preserve">, </w:t>
      </w:r>
      <w:r w:rsidRPr="001828DE">
        <w:rPr>
          <w:rFonts w:ascii="Calibri" w:hAnsi="Calibri" w:cs="Calibri"/>
          <w:i/>
          <w:iCs/>
          <w:noProof/>
          <w:szCs w:val="24"/>
        </w:rPr>
        <w:t>116</w:t>
      </w:r>
      <w:r w:rsidRPr="001828DE">
        <w:rPr>
          <w:rFonts w:ascii="Calibri" w:hAnsi="Calibri" w:cs="Calibri"/>
          <w:noProof/>
          <w:szCs w:val="24"/>
        </w:rPr>
        <w:t>(2), 173–234. https://doi.org/10.1086/588585</w:t>
      </w:r>
    </w:p>
    <w:p w14:paraId="3536B27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15" w:author="Simon Fløj Thomsen" w:date="2023-01-02T11:20:00Z">
            <w:rPr>
              <w:rFonts w:ascii="Calibri" w:hAnsi="Calibri" w:cs="Calibri"/>
              <w:noProof/>
              <w:szCs w:val="24"/>
            </w:rPr>
          </w:rPrChange>
        </w:rPr>
      </w:pPr>
      <w:r w:rsidRPr="001828DE">
        <w:rPr>
          <w:rFonts w:ascii="Calibri" w:hAnsi="Calibri" w:cs="Calibri"/>
          <w:noProof/>
          <w:szCs w:val="24"/>
        </w:rPr>
        <w:t xml:space="preserve">DØRS. (2014). </w:t>
      </w:r>
      <w:r w:rsidRPr="001828DE">
        <w:rPr>
          <w:rFonts w:ascii="Calibri" w:hAnsi="Calibri" w:cs="Calibri"/>
          <w:i/>
          <w:iCs/>
          <w:noProof/>
          <w:szCs w:val="24"/>
        </w:rPr>
        <w:t xml:space="preserve">Dansk økonomi. </w:t>
      </w:r>
      <w:r w:rsidRPr="002113A2">
        <w:rPr>
          <w:rFonts w:ascii="Calibri" w:hAnsi="Calibri" w:cs="Calibri"/>
          <w:i/>
          <w:iCs/>
          <w:noProof/>
          <w:szCs w:val="24"/>
          <w:lang w:val="da-DK"/>
          <w:rPrChange w:id="216" w:author="Simon Fløj Thomsen" w:date="2023-01-02T11:20:00Z">
            <w:rPr>
              <w:rFonts w:ascii="Calibri" w:hAnsi="Calibri" w:cs="Calibri"/>
              <w:i/>
              <w:iCs/>
              <w:noProof/>
              <w:szCs w:val="24"/>
            </w:rPr>
          </w:rPrChange>
        </w:rPr>
        <w:t>Efterår 2014 : Konjunkturvurdering ; Dagpengesystemet</w:t>
      </w:r>
      <w:r w:rsidRPr="002113A2">
        <w:rPr>
          <w:rFonts w:ascii="Calibri" w:hAnsi="Calibri" w:cs="Calibri"/>
          <w:noProof/>
          <w:szCs w:val="24"/>
          <w:lang w:val="da-DK"/>
          <w:rPrChange w:id="217" w:author="Simon Fløj Thomsen" w:date="2023-01-02T11:20:00Z">
            <w:rPr>
              <w:rFonts w:ascii="Calibri" w:hAnsi="Calibri" w:cs="Calibri"/>
              <w:noProof/>
              <w:szCs w:val="24"/>
            </w:rPr>
          </w:rPrChange>
        </w:rPr>
        <w:t>.</w:t>
      </w:r>
    </w:p>
    <w:p w14:paraId="0E68982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18" w:author="Simon Fløj Thomsen" w:date="2023-01-02T11:20:00Z">
            <w:rPr>
              <w:rFonts w:ascii="Calibri" w:hAnsi="Calibri" w:cs="Calibri"/>
              <w:noProof/>
              <w:szCs w:val="24"/>
            </w:rPr>
          </w:rPrChange>
        </w:rPr>
      </w:pPr>
      <w:r w:rsidRPr="002113A2">
        <w:rPr>
          <w:rFonts w:ascii="Calibri" w:hAnsi="Calibri" w:cs="Calibri"/>
          <w:noProof/>
          <w:szCs w:val="24"/>
          <w:lang w:val="da-DK"/>
          <w:rPrChange w:id="219" w:author="Simon Fløj Thomsen" w:date="2023-01-02T11:20:00Z">
            <w:rPr>
              <w:rFonts w:ascii="Calibri" w:hAnsi="Calibri" w:cs="Calibri"/>
              <w:noProof/>
              <w:szCs w:val="24"/>
            </w:rPr>
          </w:rPrChange>
        </w:rPr>
        <w:t xml:space="preserve">DØRS. (2022). </w:t>
      </w:r>
      <w:r w:rsidRPr="002113A2">
        <w:rPr>
          <w:rFonts w:ascii="Calibri" w:hAnsi="Calibri" w:cs="Calibri"/>
          <w:i/>
          <w:iCs/>
          <w:noProof/>
          <w:szCs w:val="24"/>
          <w:lang w:val="da-DK"/>
          <w:rPrChange w:id="220" w:author="Simon Fløj Thomsen" w:date="2023-01-02T11:20:00Z">
            <w:rPr>
              <w:rFonts w:ascii="Calibri" w:hAnsi="Calibri" w:cs="Calibri"/>
              <w:i/>
              <w:iCs/>
              <w:noProof/>
              <w:szCs w:val="24"/>
            </w:rPr>
          </w:rPrChange>
        </w:rPr>
        <w:t>RAPPORT FRA FORMANDSKABET DANSK ØKONOMI FORÅR 2022</w:t>
      </w:r>
      <w:r w:rsidRPr="002113A2">
        <w:rPr>
          <w:rFonts w:ascii="Calibri" w:hAnsi="Calibri" w:cs="Calibri"/>
          <w:noProof/>
          <w:szCs w:val="24"/>
          <w:lang w:val="da-DK"/>
          <w:rPrChange w:id="221" w:author="Simon Fløj Thomsen" w:date="2023-01-02T11:20:00Z">
            <w:rPr>
              <w:rFonts w:ascii="Calibri" w:hAnsi="Calibri" w:cs="Calibri"/>
              <w:noProof/>
              <w:szCs w:val="24"/>
            </w:rPr>
          </w:rPrChange>
        </w:rPr>
        <w:t>. https://dors.dk/raad-vismaend/loven.</w:t>
      </w:r>
    </w:p>
    <w:p w14:paraId="5DA106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Dray, M., &amp; Thirlwall, A. P. (2011). The endogeneity of the natural rate of growth for a selection of Asian countries. </w:t>
      </w:r>
      <w:r w:rsidRPr="001828DE">
        <w:rPr>
          <w:rFonts w:ascii="Calibri" w:hAnsi="Calibri" w:cs="Calibri"/>
          <w:i/>
          <w:iCs/>
          <w:noProof/>
          <w:szCs w:val="24"/>
        </w:rPr>
        <w:t>Journal of Post Keynesian Economics</w:t>
      </w:r>
      <w:r w:rsidRPr="001828DE">
        <w:rPr>
          <w:rFonts w:ascii="Calibri" w:hAnsi="Calibri" w:cs="Calibri"/>
          <w:noProof/>
          <w:szCs w:val="24"/>
        </w:rPr>
        <w:t xml:space="preserve">, </w:t>
      </w:r>
      <w:r w:rsidRPr="001828DE">
        <w:rPr>
          <w:rFonts w:ascii="Calibri" w:hAnsi="Calibri" w:cs="Calibri"/>
          <w:i/>
          <w:iCs/>
          <w:noProof/>
          <w:szCs w:val="24"/>
        </w:rPr>
        <w:t>33</w:t>
      </w:r>
      <w:r w:rsidRPr="001828DE">
        <w:rPr>
          <w:rFonts w:ascii="Calibri" w:hAnsi="Calibri" w:cs="Calibri"/>
          <w:noProof/>
          <w:szCs w:val="24"/>
        </w:rPr>
        <w:t>(3), 451–468. https://doi.org/10.2753/PKE0160-3477330303</w:t>
      </w:r>
    </w:p>
    <w:p w14:paraId="0578A98E"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22" w:author="Simon Fløj Thomsen" w:date="2023-01-02T11:20:00Z">
            <w:rPr>
              <w:rFonts w:ascii="Calibri" w:hAnsi="Calibri" w:cs="Calibri"/>
              <w:noProof/>
              <w:szCs w:val="24"/>
            </w:rPr>
          </w:rPrChange>
        </w:rPr>
      </w:pPr>
      <w:r w:rsidRPr="001828DE">
        <w:rPr>
          <w:rFonts w:ascii="Calibri" w:hAnsi="Calibri" w:cs="Calibri"/>
          <w:noProof/>
          <w:szCs w:val="24"/>
        </w:rPr>
        <w:t xml:space="preserve">DREAM. </w:t>
      </w:r>
      <w:r w:rsidRPr="002113A2">
        <w:rPr>
          <w:rFonts w:ascii="Calibri" w:hAnsi="Calibri" w:cs="Calibri"/>
          <w:noProof/>
          <w:szCs w:val="24"/>
          <w:lang w:val="da-DK"/>
          <w:rPrChange w:id="223" w:author="Simon Fløj Thomsen" w:date="2023-01-02T11:20:00Z">
            <w:rPr>
              <w:rFonts w:ascii="Calibri" w:hAnsi="Calibri" w:cs="Calibri"/>
              <w:noProof/>
              <w:szCs w:val="24"/>
            </w:rPr>
          </w:rPrChange>
        </w:rPr>
        <w:t xml:space="preserve">(2013). </w:t>
      </w:r>
      <w:r w:rsidRPr="002113A2">
        <w:rPr>
          <w:rFonts w:ascii="Calibri" w:hAnsi="Calibri" w:cs="Calibri"/>
          <w:i/>
          <w:iCs/>
          <w:noProof/>
          <w:szCs w:val="24"/>
          <w:lang w:val="da-DK"/>
          <w:rPrChange w:id="224" w:author="Simon Fløj Thomsen" w:date="2023-01-02T11:20:00Z">
            <w:rPr>
              <w:rFonts w:ascii="Calibri" w:hAnsi="Calibri" w:cs="Calibri"/>
              <w:i/>
              <w:iCs/>
              <w:noProof/>
              <w:szCs w:val="24"/>
            </w:rPr>
          </w:rPrChange>
        </w:rPr>
        <w:t>Langsigtet økonomisk fremskrivning 2013</w:t>
      </w:r>
      <w:r w:rsidRPr="002113A2">
        <w:rPr>
          <w:rFonts w:ascii="Calibri" w:hAnsi="Calibri" w:cs="Calibri"/>
          <w:noProof/>
          <w:szCs w:val="24"/>
          <w:lang w:val="da-DK"/>
          <w:rPrChange w:id="225" w:author="Simon Fløj Thomsen" w:date="2023-01-02T11:20:00Z">
            <w:rPr>
              <w:rFonts w:ascii="Calibri" w:hAnsi="Calibri" w:cs="Calibri"/>
              <w:noProof/>
              <w:szCs w:val="24"/>
            </w:rPr>
          </w:rPrChange>
        </w:rPr>
        <w:t xml:space="preserve">. </w:t>
      </w:r>
      <w:r w:rsidRPr="002113A2">
        <w:rPr>
          <w:rFonts w:ascii="Calibri" w:hAnsi="Calibri" w:cs="Calibri"/>
          <w:i/>
          <w:iCs/>
          <w:noProof/>
          <w:szCs w:val="24"/>
          <w:lang w:val="da-DK"/>
          <w:rPrChange w:id="226" w:author="Simon Fløj Thomsen" w:date="2023-01-02T11:20:00Z">
            <w:rPr>
              <w:rFonts w:ascii="Calibri" w:hAnsi="Calibri" w:cs="Calibri"/>
              <w:i/>
              <w:iCs/>
              <w:noProof/>
              <w:szCs w:val="24"/>
            </w:rPr>
          </w:rPrChange>
        </w:rPr>
        <w:t>August</w:t>
      </w:r>
      <w:r w:rsidRPr="002113A2">
        <w:rPr>
          <w:rFonts w:ascii="Calibri" w:hAnsi="Calibri" w:cs="Calibri"/>
          <w:noProof/>
          <w:szCs w:val="24"/>
          <w:lang w:val="da-DK"/>
          <w:rPrChange w:id="227" w:author="Simon Fløj Thomsen" w:date="2023-01-02T11:20:00Z">
            <w:rPr>
              <w:rFonts w:ascii="Calibri" w:hAnsi="Calibri" w:cs="Calibri"/>
              <w:noProof/>
              <w:szCs w:val="24"/>
            </w:rPr>
          </w:rPrChange>
        </w:rPr>
        <w:t>.</w:t>
      </w:r>
    </w:p>
    <w:p w14:paraId="010D4ED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28" w:author="Simon Fløj Thomsen" w:date="2023-01-02T11:20:00Z">
            <w:rPr>
              <w:rFonts w:ascii="Calibri" w:hAnsi="Calibri" w:cs="Calibri"/>
              <w:noProof/>
              <w:szCs w:val="24"/>
            </w:rPr>
          </w:rPrChange>
        </w:rPr>
        <w:t xml:space="preserve">Falch, N. S. (2015). </w:t>
      </w:r>
      <w:r w:rsidRPr="001828DE">
        <w:rPr>
          <w:rFonts w:ascii="Calibri" w:hAnsi="Calibri" w:cs="Calibri"/>
          <w:i/>
          <w:iCs/>
          <w:noProof/>
          <w:szCs w:val="24"/>
        </w:rPr>
        <w:t>Three essays on unemployment insurance</w:t>
      </w:r>
      <w:r w:rsidRPr="001828DE">
        <w:rPr>
          <w:rFonts w:ascii="Calibri" w:hAnsi="Calibri" w:cs="Calibri"/>
          <w:noProof/>
          <w:szCs w:val="24"/>
        </w:rPr>
        <w:t xml:space="preserve">. </w:t>
      </w:r>
      <w:r w:rsidRPr="001828DE">
        <w:rPr>
          <w:rFonts w:ascii="Calibri" w:hAnsi="Calibri" w:cs="Calibri"/>
          <w:i/>
          <w:iCs/>
          <w:noProof/>
          <w:szCs w:val="24"/>
        </w:rPr>
        <w:t>April</w:t>
      </w:r>
      <w:r w:rsidRPr="001828DE">
        <w:rPr>
          <w:rFonts w:ascii="Calibri" w:hAnsi="Calibri" w:cs="Calibri"/>
          <w:noProof/>
          <w:szCs w:val="24"/>
        </w:rPr>
        <w:t>.</w:t>
      </w:r>
    </w:p>
    <w:p w14:paraId="7695F53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Fazzari, S. M., Ferri, P., &amp; Variato, A. M. (2020). Demand-led growth and accommodating supply. </w:t>
      </w:r>
      <w:r w:rsidRPr="001828DE">
        <w:rPr>
          <w:rFonts w:ascii="Calibri" w:hAnsi="Calibri" w:cs="Calibri"/>
          <w:i/>
          <w:iCs/>
          <w:noProof/>
          <w:szCs w:val="24"/>
        </w:rPr>
        <w:t>Cambridge Journal of Economics</w:t>
      </w:r>
      <w:r w:rsidRPr="001828DE">
        <w:rPr>
          <w:rFonts w:ascii="Calibri" w:hAnsi="Calibri" w:cs="Calibri"/>
          <w:noProof/>
          <w:szCs w:val="24"/>
        </w:rPr>
        <w:t xml:space="preserve">, </w:t>
      </w:r>
      <w:r w:rsidRPr="001828DE">
        <w:rPr>
          <w:rFonts w:ascii="Calibri" w:hAnsi="Calibri" w:cs="Calibri"/>
          <w:i/>
          <w:iCs/>
          <w:noProof/>
          <w:szCs w:val="24"/>
        </w:rPr>
        <w:t>44</w:t>
      </w:r>
      <w:r w:rsidRPr="001828DE">
        <w:rPr>
          <w:rFonts w:ascii="Calibri" w:hAnsi="Calibri" w:cs="Calibri"/>
          <w:noProof/>
          <w:szCs w:val="24"/>
        </w:rPr>
        <w:t>(3), 583–605. https://doi.org/10.1093/cje/bez055</w:t>
      </w:r>
    </w:p>
    <w:p w14:paraId="71EDA69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Finkelstein, A., &amp; Chetty, R. (2012). </w:t>
      </w:r>
      <w:r w:rsidRPr="001828DE">
        <w:rPr>
          <w:rFonts w:ascii="Calibri" w:hAnsi="Calibri" w:cs="Calibri"/>
          <w:i/>
          <w:iCs/>
          <w:noProof/>
          <w:szCs w:val="24"/>
        </w:rPr>
        <w:t>SOCIAL INSURANCE: CONNECTING THEORY TO DATA</w:t>
      </w:r>
      <w:r w:rsidRPr="001828DE">
        <w:rPr>
          <w:rFonts w:ascii="Calibri" w:hAnsi="Calibri" w:cs="Calibri"/>
          <w:noProof/>
          <w:szCs w:val="24"/>
        </w:rPr>
        <w:t>.</w:t>
      </w:r>
    </w:p>
    <w:p w14:paraId="451C98E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Fredriksson, P., &amp; Söderström, M. (2020). The equilibrium impact of unemployment insurance on unemployment: Evidence from a non-linear policy rule.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187</w:t>
      </w:r>
      <w:r w:rsidRPr="001828DE">
        <w:rPr>
          <w:rFonts w:ascii="Calibri" w:hAnsi="Calibri" w:cs="Calibri"/>
          <w:noProof/>
          <w:szCs w:val="24"/>
        </w:rPr>
        <w:t>, 104199. https://doi.org/10.1016/j.jpubeco.2020.104199</w:t>
      </w:r>
    </w:p>
    <w:p w14:paraId="752238E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Howell, D., &amp; Azizoglu, B. (2011). Unemployment Benefits and Work Incentives: The U.S. Labor Market in the Great Recession. </w:t>
      </w:r>
      <w:r w:rsidRPr="001828DE">
        <w:rPr>
          <w:rFonts w:ascii="Calibri" w:hAnsi="Calibri" w:cs="Calibri"/>
          <w:i/>
          <w:iCs/>
          <w:noProof/>
          <w:szCs w:val="24"/>
        </w:rPr>
        <w:t>Political Economy Research Institute</w:t>
      </w:r>
      <w:r w:rsidRPr="001828DE">
        <w:rPr>
          <w:rFonts w:ascii="Calibri" w:hAnsi="Calibri" w:cs="Calibri"/>
          <w:noProof/>
          <w:szCs w:val="24"/>
        </w:rPr>
        <w:t xml:space="preserve">, </w:t>
      </w:r>
      <w:r w:rsidRPr="001828DE">
        <w:rPr>
          <w:rFonts w:ascii="Calibri" w:hAnsi="Calibri" w:cs="Calibri"/>
          <w:i/>
          <w:iCs/>
          <w:noProof/>
          <w:szCs w:val="24"/>
        </w:rPr>
        <w:t>257</w:t>
      </w:r>
      <w:r w:rsidRPr="001828DE">
        <w:rPr>
          <w:rFonts w:ascii="Calibri" w:hAnsi="Calibri" w:cs="Calibri"/>
          <w:noProof/>
          <w:szCs w:val="24"/>
        </w:rPr>
        <w:t>, 151–162. https://doi.org/10.4324/9781315143842</w:t>
      </w:r>
    </w:p>
    <w:p w14:paraId="3CEE8442"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29" w:author="Simon Fløj Thomsen" w:date="2023-01-02T11:20:00Z">
            <w:rPr>
              <w:rFonts w:ascii="Calibri" w:hAnsi="Calibri" w:cs="Calibri"/>
              <w:noProof/>
              <w:szCs w:val="24"/>
            </w:rPr>
          </w:rPrChange>
        </w:rPr>
      </w:pPr>
      <w:r w:rsidRPr="001828DE">
        <w:rPr>
          <w:rFonts w:ascii="Calibri" w:hAnsi="Calibri" w:cs="Calibri"/>
          <w:noProof/>
          <w:szCs w:val="24"/>
        </w:rPr>
        <w:t xml:space="preserve">Hummelgaard, P. (2021). </w:t>
      </w:r>
      <w:r w:rsidRPr="001828DE">
        <w:rPr>
          <w:rFonts w:ascii="Calibri" w:hAnsi="Calibri" w:cs="Calibri"/>
          <w:i/>
          <w:iCs/>
          <w:noProof/>
          <w:szCs w:val="24"/>
        </w:rPr>
        <w:t>Spørgsmål nr:270</w:t>
      </w:r>
      <w:r w:rsidRPr="001828DE">
        <w:rPr>
          <w:rFonts w:ascii="Calibri" w:hAnsi="Calibri" w:cs="Calibri"/>
          <w:noProof/>
          <w:szCs w:val="24"/>
        </w:rPr>
        <w:t xml:space="preserve">. </w:t>
      </w:r>
      <w:r w:rsidRPr="002113A2">
        <w:rPr>
          <w:rFonts w:ascii="Calibri" w:hAnsi="Calibri" w:cs="Calibri"/>
          <w:noProof/>
          <w:szCs w:val="24"/>
          <w:lang w:val="da-DK"/>
          <w:rPrChange w:id="230" w:author="Simon Fløj Thomsen" w:date="2023-01-02T11:20:00Z">
            <w:rPr>
              <w:rFonts w:ascii="Calibri" w:hAnsi="Calibri" w:cs="Calibri"/>
              <w:noProof/>
              <w:szCs w:val="24"/>
            </w:rPr>
          </w:rPrChange>
        </w:rPr>
        <w:t>Beskæftigelses Ministeriet. https://www.ft.dk/samling/20201/almdel/beu/spm/270/svar/1776624/2384360/index.htm</w:t>
      </w:r>
    </w:p>
    <w:p w14:paraId="2554BF9B"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31" w:author="Simon Fløj Thomsen" w:date="2023-01-02T11:20:00Z">
            <w:rPr>
              <w:rFonts w:ascii="Calibri" w:hAnsi="Calibri" w:cs="Calibri"/>
              <w:noProof/>
              <w:szCs w:val="24"/>
            </w:rPr>
          </w:rPrChange>
        </w:rPr>
      </w:pPr>
      <w:r w:rsidRPr="002113A2">
        <w:rPr>
          <w:rFonts w:ascii="Calibri" w:hAnsi="Calibri" w:cs="Calibri"/>
          <w:noProof/>
          <w:szCs w:val="24"/>
          <w:lang w:val="da-DK"/>
          <w:rPrChange w:id="232" w:author="Simon Fløj Thomsen" w:date="2023-01-02T11:20:00Z">
            <w:rPr>
              <w:rFonts w:ascii="Calibri" w:hAnsi="Calibri" w:cs="Calibri"/>
              <w:noProof/>
              <w:szCs w:val="24"/>
            </w:rPr>
          </w:rPrChange>
        </w:rPr>
        <w:t xml:space="preserve">IS-Commission. (2015a). </w:t>
      </w:r>
      <w:r w:rsidRPr="002113A2">
        <w:rPr>
          <w:rFonts w:ascii="Calibri" w:hAnsi="Calibri" w:cs="Calibri"/>
          <w:i/>
          <w:iCs/>
          <w:noProof/>
          <w:szCs w:val="24"/>
          <w:lang w:val="da-DK"/>
          <w:rPrChange w:id="233" w:author="Simon Fløj Thomsen" w:date="2023-01-02T11:20:00Z">
            <w:rPr>
              <w:rFonts w:ascii="Calibri" w:hAnsi="Calibri" w:cs="Calibri"/>
              <w:i/>
              <w:iCs/>
              <w:noProof/>
              <w:szCs w:val="24"/>
            </w:rPr>
          </w:rPrChange>
        </w:rPr>
        <w:t>Dagpengemodellen teknisk analyserapport</w:t>
      </w:r>
      <w:r w:rsidRPr="002113A2">
        <w:rPr>
          <w:rFonts w:ascii="Calibri" w:hAnsi="Calibri" w:cs="Calibri"/>
          <w:noProof/>
          <w:szCs w:val="24"/>
          <w:lang w:val="da-DK"/>
          <w:rPrChange w:id="234" w:author="Simon Fløj Thomsen" w:date="2023-01-02T11:20:00Z">
            <w:rPr>
              <w:rFonts w:ascii="Calibri" w:hAnsi="Calibri" w:cs="Calibri"/>
              <w:noProof/>
              <w:szCs w:val="24"/>
            </w:rPr>
          </w:rPrChange>
        </w:rPr>
        <w:t>.</w:t>
      </w:r>
    </w:p>
    <w:p w14:paraId="3F4758CD"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35" w:author="Simon Fløj Thomsen" w:date="2023-01-02T11:20:00Z">
            <w:rPr>
              <w:rFonts w:ascii="Calibri" w:hAnsi="Calibri" w:cs="Calibri"/>
              <w:noProof/>
              <w:szCs w:val="24"/>
            </w:rPr>
          </w:rPrChange>
        </w:rPr>
      </w:pPr>
      <w:r w:rsidRPr="002113A2">
        <w:rPr>
          <w:rFonts w:ascii="Calibri" w:hAnsi="Calibri" w:cs="Calibri"/>
          <w:noProof/>
          <w:szCs w:val="24"/>
          <w:lang w:val="da-DK"/>
          <w:rPrChange w:id="236" w:author="Simon Fløj Thomsen" w:date="2023-01-02T11:20:00Z">
            <w:rPr>
              <w:rFonts w:ascii="Calibri" w:hAnsi="Calibri" w:cs="Calibri"/>
              <w:noProof/>
              <w:szCs w:val="24"/>
            </w:rPr>
          </w:rPrChange>
        </w:rPr>
        <w:t xml:space="preserve">IS-Commission. (2015b). </w:t>
      </w:r>
      <w:r w:rsidRPr="002113A2">
        <w:rPr>
          <w:rFonts w:ascii="Calibri" w:hAnsi="Calibri" w:cs="Calibri"/>
          <w:i/>
          <w:iCs/>
          <w:noProof/>
          <w:szCs w:val="24"/>
          <w:lang w:val="da-DK"/>
          <w:rPrChange w:id="237" w:author="Simon Fløj Thomsen" w:date="2023-01-02T11:20:00Z">
            <w:rPr>
              <w:rFonts w:ascii="Calibri" w:hAnsi="Calibri" w:cs="Calibri"/>
              <w:i/>
              <w:iCs/>
              <w:noProof/>
              <w:szCs w:val="24"/>
            </w:rPr>
          </w:rPrChange>
        </w:rPr>
        <w:t>Kompensationsgraden i dagpengesystemet</w:t>
      </w:r>
      <w:r w:rsidRPr="002113A2">
        <w:rPr>
          <w:rFonts w:ascii="Calibri" w:hAnsi="Calibri" w:cs="Calibri"/>
          <w:noProof/>
          <w:szCs w:val="24"/>
          <w:lang w:val="da-DK"/>
          <w:rPrChange w:id="238" w:author="Simon Fløj Thomsen" w:date="2023-01-02T11:20:00Z">
            <w:rPr>
              <w:rFonts w:ascii="Calibri" w:hAnsi="Calibri" w:cs="Calibri"/>
              <w:noProof/>
              <w:szCs w:val="24"/>
            </w:rPr>
          </w:rPrChange>
        </w:rPr>
        <w:t>. 41.</w:t>
      </w:r>
    </w:p>
    <w:p w14:paraId="2F2692D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2113A2">
        <w:rPr>
          <w:rFonts w:ascii="Calibri" w:hAnsi="Calibri" w:cs="Calibri"/>
          <w:noProof/>
          <w:szCs w:val="24"/>
          <w:lang w:val="da-DK"/>
          <w:rPrChange w:id="239" w:author="Simon Fløj Thomsen" w:date="2023-01-02T11:20:00Z">
            <w:rPr>
              <w:rFonts w:ascii="Calibri" w:hAnsi="Calibri" w:cs="Calibri"/>
              <w:noProof/>
              <w:szCs w:val="24"/>
            </w:rPr>
          </w:rPrChange>
        </w:rPr>
        <w:t xml:space="preserve">Jensen, M. T., &amp; Nørgaard, A. (2021). Prisen for at løfte dagpengene overdrives. </w:t>
      </w:r>
      <w:r w:rsidRPr="001828DE">
        <w:rPr>
          <w:rFonts w:ascii="Calibri" w:hAnsi="Calibri" w:cs="Calibri"/>
          <w:i/>
          <w:iCs/>
          <w:noProof/>
          <w:szCs w:val="24"/>
        </w:rPr>
        <w:t>Cevea</w:t>
      </w:r>
      <w:r w:rsidRPr="001828DE">
        <w:rPr>
          <w:rFonts w:ascii="Calibri" w:hAnsi="Calibri" w:cs="Calibri"/>
          <w:noProof/>
          <w:szCs w:val="24"/>
        </w:rPr>
        <w:t>, 1–10.</w:t>
      </w:r>
    </w:p>
    <w:p w14:paraId="75DCA1FD"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Jurajda, Š. (2002). Estimating the effect of unemployment insurance compensation on the labor market histories of displaced workers. </w:t>
      </w:r>
      <w:r w:rsidRPr="001828DE">
        <w:rPr>
          <w:rFonts w:ascii="Calibri" w:hAnsi="Calibri" w:cs="Calibri"/>
          <w:i/>
          <w:iCs/>
          <w:noProof/>
          <w:szCs w:val="24"/>
        </w:rPr>
        <w:t>Journal of Econometrics</w:t>
      </w:r>
      <w:r w:rsidRPr="001828DE">
        <w:rPr>
          <w:rFonts w:ascii="Calibri" w:hAnsi="Calibri" w:cs="Calibri"/>
          <w:noProof/>
          <w:szCs w:val="24"/>
        </w:rPr>
        <w:t xml:space="preserve">, </w:t>
      </w:r>
      <w:r w:rsidRPr="001828DE">
        <w:rPr>
          <w:rFonts w:ascii="Calibri" w:hAnsi="Calibri" w:cs="Calibri"/>
          <w:i/>
          <w:iCs/>
          <w:noProof/>
          <w:szCs w:val="24"/>
        </w:rPr>
        <w:t>108</w:t>
      </w:r>
      <w:r w:rsidRPr="001828DE">
        <w:rPr>
          <w:rFonts w:ascii="Calibri" w:hAnsi="Calibri" w:cs="Calibri"/>
          <w:noProof/>
          <w:szCs w:val="24"/>
        </w:rPr>
        <w:t>(2), 227–252. https://doi.org/10.1016/S0304-4076(01)00135-X</w:t>
      </w:r>
    </w:p>
    <w:p w14:paraId="2C3F5D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Kongshøj, P. (2015). </w:t>
      </w:r>
      <w:r w:rsidRPr="002113A2">
        <w:rPr>
          <w:rFonts w:ascii="Calibri" w:hAnsi="Calibri" w:cs="Calibri"/>
          <w:i/>
          <w:iCs/>
          <w:noProof/>
          <w:szCs w:val="24"/>
          <w:lang w:val="da-DK"/>
          <w:rPrChange w:id="240" w:author="Simon Fløj Thomsen" w:date="2023-01-02T11:20:00Z">
            <w:rPr>
              <w:rFonts w:ascii="Calibri" w:hAnsi="Calibri" w:cs="Calibri"/>
              <w:i/>
              <w:iCs/>
              <w:noProof/>
              <w:szCs w:val="24"/>
            </w:rPr>
          </w:rPrChange>
        </w:rPr>
        <w:t>Dansk fl exicurity under pres – både indefra og udefra</w:t>
      </w:r>
      <w:r w:rsidRPr="002113A2">
        <w:rPr>
          <w:rFonts w:ascii="Calibri" w:hAnsi="Calibri" w:cs="Calibri"/>
          <w:noProof/>
          <w:szCs w:val="24"/>
          <w:lang w:val="da-DK"/>
          <w:rPrChange w:id="241" w:author="Simon Fløj Thomsen" w:date="2023-01-02T11:20:00Z">
            <w:rPr>
              <w:rFonts w:ascii="Calibri" w:hAnsi="Calibri" w:cs="Calibri"/>
              <w:noProof/>
              <w:szCs w:val="24"/>
            </w:rPr>
          </w:rPrChange>
        </w:rPr>
        <w:t xml:space="preserve">. </w:t>
      </w:r>
      <w:r w:rsidRPr="001828DE">
        <w:rPr>
          <w:rFonts w:ascii="Calibri" w:hAnsi="Calibri" w:cs="Calibri"/>
          <w:i/>
          <w:iCs/>
          <w:noProof/>
          <w:szCs w:val="24"/>
        </w:rPr>
        <w:t>1</w:t>
      </w:r>
      <w:r w:rsidRPr="001828DE">
        <w:rPr>
          <w:rFonts w:ascii="Calibri" w:hAnsi="Calibri" w:cs="Calibri"/>
          <w:noProof/>
          <w:szCs w:val="24"/>
        </w:rPr>
        <w:t>, 5–10.</w:t>
      </w:r>
    </w:p>
    <w:p w14:paraId="15E8265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Lalive, B. R., Landais, C., &amp; Zweimüller, J. (2015). </w:t>
      </w:r>
      <w:r w:rsidRPr="001828DE">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828DE">
        <w:rPr>
          <w:rFonts w:ascii="Calibri" w:hAnsi="Calibri" w:cs="Calibri"/>
          <w:noProof/>
          <w:szCs w:val="24"/>
        </w:rPr>
        <w:t xml:space="preserve">. </w:t>
      </w:r>
      <w:r w:rsidRPr="001828DE">
        <w:rPr>
          <w:rFonts w:ascii="Calibri" w:hAnsi="Calibri" w:cs="Calibri"/>
          <w:i/>
          <w:iCs/>
          <w:noProof/>
          <w:szCs w:val="24"/>
        </w:rPr>
        <w:t>105</w:t>
      </w:r>
      <w:r w:rsidRPr="001828DE">
        <w:rPr>
          <w:rFonts w:ascii="Calibri" w:hAnsi="Calibri" w:cs="Calibri"/>
          <w:noProof/>
          <w:szCs w:val="24"/>
        </w:rPr>
        <w:t>(12), 3564–3596.</w:t>
      </w:r>
    </w:p>
    <w:p w14:paraId="061431F3"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Mcdonald, I. M., &amp; Solow, R. M. (1981). </w:t>
      </w:r>
      <w:r w:rsidRPr="001828DE">
        <w:rPr>
          <w:rFonts w:ascii="Calibri" w:hAnsi="Calibri" w:cs="Calibri"/>
          <w:i/>
          <w:iCs/>
          <w:noProof/>
          <w:szCs w:val="24"/>
        </w:rPr>
        <w:t>Wage Bargaining and Employment</w:t>
      </w:r>
      <w:r w:rsidRPr="001828DE">
        <w:rPr>
          <w:rFonts w:ascii="Calibri" w:hAnsi="Calibri" w:cs="Calibri"/>
          <w:noProof/>
          <w:szCs w:val="24"/>
        </w:rPr>
        <w:t xml:space="preserve">. </w:t>
      </w:r>
      <w:r w:rsidRPr="001828DE">
        <w:rPr>
          <w:rFonts w:ascii="Calibri" w:hAnsi="Calibri" w:cs="Calibri"/>
          <w:i/>
          <w:iCs/>
          <w:noProof/>
          <w:szCs w:val="24"/>
        </w:rPr>
        <w:t>71</w:t>
      </w:r>
      <w:r w:rsidRPr="001828DE">
        <w:rPr>
          <w:rFonts w:ascii="Calibri" w:hAnsi="Calibri" w:cs="Calibri"/>
          <w:noProof/>
          <w:szCs w:val="24"/>
        </w:rPr>
        <w:t>(5), 896–908.</w:t>
      </w:r>
    </w:p>
    <w:p w14:paraId="4FCCF64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lastRenderedPageBreak/>
        <w:t xml:space="preserve">Millemaci, E., &amp; Ofria, F. (2014). Kaldor-Verdoorn’s law and increasing returns to scale: A comparison across developed countries. </w:t>
      </w:r>
      <w:r w:rsidRPr="001828DE">
        <w:rPr>
          <w:rFonts w:ascii="Calibri" w:hAnsi="Calibri" w:cs="Calibri"/>
          <w:i/>
          <w:iCs/>
          <w:noProof/>
          <w:szCs w:val="24"/>
        </w:rPr>
        <w:t>Journal of Economic Studies</w:t>
      </w:r>
      <w:r w:rsidRPr="001828DE">
        <w:rPr>
          <w:rFonts w:ascii="Calibri" w:hAnsi="Calibri" w:cs="Calibri"/>
          <w:noProof/>
          <w:szCs w:val="24"/>
        </w:rPr>
        <w:t xml:space="preserve">, </w:t>
      </w:r>
      <w:r w:rsidRPr="001828DE">
        <w:rPr>
          <w:rFonts w:ascii="Calibri" w:hAnsi="Calibri" w:cs="Calibri"/>
          <w:i/>
          <w:iCs/>
          <w:noProof/>
          <w:szCs w:val="24"/>
        </w:rPr>
        <w:t>41</w:t>
      </w:r>
      <w:r w:rsidRPr="001828DE">
        <w:rPr>
          <w:rFonts w:ascii="Calibri" w:hAnsi="Calibri" w:cs="Calibri"/>
          <w:noProof/>
          <w:szCs w:val="24"/>
        </w:rPr>
        <w:t>(1), 140–162. https://doi.org/10.1108/JES-02-2012-0026</w:t>
      </w:r>
    </w:p>
    <w:p w14:paraId="05116BDF"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42" w:author="Simon Fløj Thomsen" w:date="2023-01-02T11:20:00Z">
            <w:rPr>
              <w:rFonts w:ascii="Calibri" w:hAnsi="Calibri" w:cs="Calibri"/>
              <w:noProof/>
              <w:szCs w:val="24"/>
            </w:rPr>
          </w:rPrChange>
        </w:rPr>
      </w:pPr>
      <w:r w:rsidRPr="001828DE">
        <w:rPr>
          <w:rFonts w:ascii="Calibri" w:hAnsi="Calibri" w:cs="Calibri"/>
          <w:noProof/>
          <w:szCs w:val="24"/>
        </w:rPr>
        <w:t xml:space="preserve">Nørgaard, T. (1995). </w:t>
      </w:r>
      <w:r w:rsidRPr="002113A2">
        <w:rPr>
          <w:rFonts w:ascii="Calibri" w:hAnsi="Calibri" w:cs="Calibri"/>
          <w:i/>
          <w:iCs/>
          <w:noProof/>
          <w:szCs w:val="24"/>
          <w:lang w:val="da-DK"/>
          <w:rPrChange w:id="243" w:author="Simon Fløj Thomsen" w:date="2023-01-02T11:20:00Z">
            <w:rPr>
              <w:rFonts w:ascii="Calibri" w:hAnsi="Calibri" w:cs="Calibri"/>
              <w:i/>
              <w:iCs/>
              <w:noProof/>
              <w:szCs w:val="24"/>
            </w:rPr>
          </w:rPrChange>
        </w:rPr>
        <w:t>Bekendtgørelse om fastsættelse og regulering af omregningssats</w:t>
      </w:r>
      <w:r w:rsidRPr="002113A2">
        <w:rPr>
          <w:rFonts w:ascii="Calibri" w:hAnsi="Calibri" w:cs="Calibri"/>
          <w:noProof/>
          <w:szCs w:val="24"/>
          <w:lang w:val="da-DK"/>
          <w:rPrChange w:id="244" w:author="Simon Fløj Thomsen" w:date="2023-01-02T11:20:00Z">
            <w:rPr>
              <w:rFonts w:ascii="Calibri" w:hAnsi="Calibri" w:cs="Calibri"/>
              <w:noProof/>
              <w:szCs w:val="24"/>
            </w:rPr>
          </w:rPrChange>
        </w:rPr>
        <w:t>. https://www.retsinformation.dk/eli/lta/1995/1154</w:t>
      </w:r>
    </w:p>
    <w:p w14:paraId="08640E93" w14:textId="77777777" w:rsidR="001828DE" w:rsidRPr="002113A2" w:rsidRDefault="001828DE" w:rsidP="001828DE">
      <w:pPr>
        <w:widowControl w:val="0"/>
        <w:autoSpaceDE w:val="0"/>
        <w:autoSpaceDN w:val="0"/>
        <w:adjustRightInd w:val="0"/>
        <w:spacing w:line="240" w:lineRule="auto"/>
        <w:ind w:left="480" w:hanging="480"/>
        <w:rPr>
          <w:rFonts w:ascii="Calibri" w:hAnsi="Calibri" w:cs="Calibri"/>
          <w:noProof/>
          <w:szCs w:val="24"/>
          <w:lang w:val="da-DK"/>
          <w:rPrChange w:id="245" w:author="Simon Fløj Thomsen" w:date="2023-01-02T11:20:00Z">
            <w:rPr>
              <w:rFonts w:ascii="Calibri" w:hAnsi="Calibri" w:cs="Calibri"/>
              <w:noProof/>
              <w:szCs w:val="24"/>
            </w:rPr>
          </w:rPrChange>
        </w:rPr>
      </w:pPr>
      <w:r w:rsidRPr="002113A2">
        <w:rPr>
          <w:rFonts w:ascii="Calibri" w:hAnsi="Calibri" w:cs="Calibri"/>
          <w:noProof/>
          <w:szCs w:val="24"/>
          <w:lang w:val="da-DK"/>
          <w:rPrChange w:id="246" w:author="Simon Fløj Thomsen" w:date="2023-01-02T11:20:00Z">
            <w:rPr>
              <w:rFonts w:ascii="Calibri" w:hAnsi="Calibri" w:cs="Calibri"/>
              <w:noProof/>
              <w:szCs w:val="24"/>
            </w:rPr>
          </w:rPrChange>
        </w:rPr>
        <w:t xml:space="preserve">Risgaard, L. (2021). </w:t>
      </w:r>
      <w:r w:rsidRPr="002113A2">
        <w:rPr>
          <w:rFonts w:ascii="Calibri" w:hAnsi="Calibri" w:cs="Calibri"/>
          <w:i/>
          <w:iCs/>
          <w:noProof/>
          <w:szCs w:val="24"/>
          <w:lang w:val="da-DK"/>
          <w:rPrChange w:id="247" w:author="Simon Fløj Thomsen" w:date="2023-01-02T11:20:00Z">
            <w:rPr>
              <w:rFonts w:ascii="Calibri" w:hAnsi="Calibri" w:cs="Calibri"/>
              <w:i/>
              <w:iCs/>
              <w:noProof/>
              <w:szCs w:val="24"/>
            </w:rPr>
          </w:rPrChange>
        </w:rPr>
        <w:t>Mere tryghed til lønmodtagerne</w:t>
      </w:r>
      <w:r w:rsidRPr="002113A2">
        <w:rPr>
          <w:rFonts w:ascii="Calibri" w:hAnsi="Calibri" w:cs="Calibri"/>
          <w:noProof/>
          <w:szCs w:val="24"/>
          <w:lang w:val="da-DK"/>
          <w:rPrChange w:id="248" w:author="Simon Fløj Thomsen" w:date="2023-01-02T11:20:00Z">
            <w:rPr>
              <w:rFonts w:ascii="Calibri" w:hAnsi="Calibri" w:cs="Calibri"/>
              <w:noProof/>
              <w:szCs w:val="24"/>
            </w:rPr>
          </w:rPrChange>
        </w:rPr>
        <w:t>.</w:t>
      </w:r>
    </w:p>
    <w:p w14:paraId="018FD89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Setterfield, M. (2003). Supply and Demand in the Theory of Long-run Growth: Introduction to a symposium on demand-led growth. </w:t>
      </w:r>
      <w:r w:rsidRPr="001828DE">
        <w:rPr>
          <w:rFonts w:ascii="Calibri" w:hAnsi="Calibri" w:cs="Calibri"/>
          <w:i/>
          <w:iCs/>
          <w:noProof/>
          <w:szCs w:val="24"/>
        </w:rPr>
        <w:t>Review of Political Economy</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(1), 23–32. https://doi.org/10.1080/09538250308440</w:t>
      </w:r>
    </w:p>
    <w:p w14:paraId="06752C18"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Shapiro, B. C., &amp; Stiglitz, J. E. (1984). American Economic Association Equilibrium Unemployment as a Worker Discipline Device. </w:t>
      </w:r>
      <w:r w:rsidRPr="001828DE">
        <w:rPr>
          <w:rFonts w:ascii="Calibri" w:hAnsi="Calibri" w:cs="Calibri"/>
          <w:i/>
          <w:iCs/>
          <w:noProof/>
          <w:szCs w:val="24"/>
        </w:rPr>
        <w:t>The American Economic Review</w:t>
      </w:r>
      <w:r w:rsidRPr="001828DE">
        <w:rPr>
          <w:rFonts w:ascii="Calibri" w:hAnsi="Calibri" w:cs="Calibri"/>
          <w:noProof/>
          <w:szCs w:val="24"/>
        </w:rPr>
        <w:t xml:space="preserve">, </w:t>
      </w:r>
      <w:r w:rsidRPr="001828DE">
        <w:rPr>
          <w:rFonts w:ascii="Calibri" w:hAnsi="Calibri" w:cs="Calibri"/>
          <w:i/>
          <w:iCs/>
          <w:noProof/>
          <w:szCs w:val="24"/>
        </w:rPr>
        <w:t>74</w:t>
      </w:r>
      <w:r w:rsidRPr="001828DE">
        <w:rPr>
          <w:rFonts w:ascii="Calibri" w:hAnsi="Calibri" w:cs="Calibri"/>
          <w:noProof/>
          <w:szCs w:val="24"/>
        </w:rPr>
        <w:t>(3), 433–444.</w:t>
      </w:r>
    </w:p>
    <w:p w14:paraId="58294546"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Stockhammer, E., &amp; Lavoie, M. (2013). Wage-led Growth. In </w:t>
      </w:r>
      <w:r w:rsidRPr="001828DE">
        <w:rPr>
          <w:rFonts w:ascii="Calibri" w:hAnsi="Calibri" w:cs="Calibri"/>
          <w:i/>
          <w:iCs/>
          <w:noProof/>
          <w:szCs w:val="24"/>
        </w:rPr>
        <w:t>Wage-led Growth</w:t>
      </w:r>
      <w:r w:rsidRPr="001828DE">
        <w:rPr>
          <w:rFonts w:ascii="Calibri" w:hAnsi="Calibri" w:cs="Calibri"/>
          <w:noProof/>
          <w:szCs w:val="24"/>
        </w:rPr>
        <w:t xml:space="preserve"> (Issue February). https://doi.org/10.1057/9781137357939</w:t>
      </w:r>
    </w:p>
    <w:p w14:paraId="42536860"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rPr>
      </w:pPr>
      <w:r w:rsidRPr="001828DE">
        <w:rPr>
          <w:rFonts w:ascii="Calibri" w:hAnsi="Calibri" w:cs="Calibri"/>
          <w:noProof/>
          <w:szCs w:val="24"/>
        </w:rPr>
        <w:t xml:space="preserve">Topel, B. R. H. (1983). </w:t>
      </w:r>
      <w:r w:rsidRPr="001828DE">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828DE">
        <w:rPr>
          <w:rFonts w:ascii="Calibri" w:hAnsi="Calibri" w:cs="Calibri"/>
          <w:noProof/>
          <w:szCs w:val="24"/>
        </w:rPr>
        <w:t xml:space="preserve">. </w:t>
      </w:r>
      <w:r w:rsidRPr="001828DE">
        <w:rPr>
          <w:rFonts w:ascii="Calibri" w:hAnsi="Calibri" w:cs="Calibri"/>
          <w:i/>
          <w:iCs/>
          <w:noProof/>
          <w:szCs w:val="24"/>
        </w:rPr>
        <w:t>73</w:t>
      </w:r>
      <w:r w:rsidRPr="001828DE">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249" w:name="_Ref120688480"/>
      <w:r>
        <w:lastRenderedPageBreak/>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249"/>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250" w:name="_Ref120689876"/>
      <w:r>
        <w:t xml:space="preserve">Appendix 2: </w:t>
      </w:r>
      <w:r w:rsidR="0006174A">
        <w:t>Sensitivity analysis</w:t>
      </w:r>
      <w:bookmarkEnd w:id="250"/>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25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5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25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5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2-31T15:32:00Z" w:initials="ST">
    <w:p w14:paraId="20A0F5E1" w14:textId="77777777" w:rsidR="0066355C" w:rsidRDefault="0066355C" w:rsidP="00D37849">
      <w:pPr>
        <w:pStyle w:val="Kommentartekst"/>
      </w:pPr>
      <w:r>
        <w:rPr>
          <w:rStyle w:val="Kommentarhenvisning"/>
        </w:rPr>
        <w:annotationRef/>
      </w:r>
      <w:r>
        <w:t>"Worsening the flexicurity model"</w:t>
      </w:r>
    </w:p>
  </w:comment>
  <w:comment w:id="2" w:author="Simon Thomsen" w:date="2022-12-31T15:36:00Z" w:initials="ST">
    <w:p w14:paraId="133DB1C3" w14:textId="77777777" w:rsidR="00FA4D77" w:rsidRDefault="00FA4D77" w:rsidP="004B15C3">
      <w:pPr>
        <w:pStyle w:val="Kommentartekst"/>
      </w:pPr>
      <w:r>
        <w:rPr>
          <w:rStyle w:val="Kommentarhenvisning"/>
        </w:rPr>
        <w:annotationRef/>
      </w:r>
      <w:r>
        <w:t>Opdater når færdig</w:t>
      </w:r>
    </w:p>
  </w:comment>
  <w:comment w:id="4" w:author="Simon Fløj Thomsen" w:date="2022-12-18T10:21:00Z" w:initials="SFT">
    <w:p w14:paraId="3EDBFD94" w14:textId="520B34EC" w:rsidR="00F26AF6" w:rsidRDefault="00F26AF6" w:rsidP="00F26AF6">
      <w:pPr>
        <w:pStyle w:val="Kommentartekst"/>
      </w:pPr>
      <w:r>
        <w:rPr>
          <w:rStyle w:val="Kommentarhenvisning"/>
        </w:rPr>
        <w:annotationRef/>
      </w:r>
      <w:r>
        <w:t>Ændre "kilde"</w:t>
      </w:r>
    </w:p>
  </w:comment>
  <w:comment w:id="5"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6" w:author="Simon Thomsen" w:date="2022-12-31T15:37:00Z" w:initials="ST">
    <w:p w14:paraId="2485DA6C" w14:textId="77777777" w:rsidR="00F3743B" w:rsidRDefault="00F3743B" w:rsidP="00723852">
      <w:pPr>
        <w:pStyle w:val="Kommentartekst"/>
      </w:pPr>
      <w:r>
        <w:rPr>
          <w:rStyle w:val="Kommentarhenvisning"/>
        </w:rPr>
        <w:annotationRef/>
      </w:r>
      <w:r>
        <w:t>Tjekker og opdatere figurer når der er helt styr på opbygningen</w:t>
      </w:r>
    </w:p>
  </w:comment>
  <w:comment w:id="14" w:author="Simon Thomsen" w:date="2022-12-31T15:41:00Z" w:initials="ST">
    <w:p w14:paraId="612467FC" w14:textId="77777777" w:rsidR="00F2265F" w:rsidRDefault="00F2265F" w:rsidP="00F3578D">
      <w:pPr>
        <w:pStyle w:val="Kommentartekst"/>
      </w:pPr>
      <w:r>
        <w:rPr>
          <w:rStyle w:val="Kommentarhenvisning"/>
        </w:rPr>
        <w:annotationRef/>
      </w:r>
      <w:r>
        <w:t>Man kunne lave en tabel/graf der visualisere det hvis det er svært at forstå ud fra skrift</w:t>
      </w:r>
    </w:p>
  </w:comment>
  <w:comment w:id="17" w:author="Simon Thomsen" w:date="2022-12-31T15:44:00Z" w:initials="ST">
    <w:p w14:paraId="40A345AE" w14:textId="77777777" w:rsidR="009A2AF5" w:rsidRDefault="009A2AF5" w:rsidP="00F53195">
      <w:pPr>
        <w:pStyle w:val="Kommentartekst"/>
      </w:pPr>
      <w:r>
        <w:rPr>
          <w:rStyle w:val="Kommentarhenvisning"/>
        </w:rPr>
        <w:annotationRef/>
      </w:r>
      <w:r>
        <w:t>Kan prøve at skrive noget mandag</w:t>
      </w:r>
    </w:p>
  </w:comment>
  <w:comment w:id="19" w:author="Simon Thomsen" w:date="2023-01-02T10:21:00Z" w:initials="ST">
    <w:p w14:paraId="765C3D25" w14:textId="77777777" w:rsidR="00AC0058" w:rsidRDefault="00AC0058" w:rsidP="00EB3360">
      <w:pPr>
        <w:pStyle w:val="Kommentartekst"/>
      </w:pPr>
      <w:r>
        <w:rPr>
          <w:rStyle w:val="Kommentarhenvisning"/>
        </w:rPr>
        <w:annotationRef/>
      </w:r>
      <w:r>
        <w:t>Jeg tænker muligvis dette passer bedre ind lige efter ovenstående graf, som introduktion til at nævne mindre reguleringen igen</w:t>
      </w:r>
    </w:p>
  </w:comment>
  <w:comment w:id="35" w:author="Simon Thomsen" w:date="2022-12-31T15:46:00Z" w:initials="ST">
    <w:p w14:paraId="440090EB" w14:textId="6B68C0BE" w:rsidR="00417F1D" w:rsidRDefault="00417F1D" w:rsidP="00EC3411">
      <w:pPr>
        <w:pStyle w:val="Kommentartekst"/>
      </w:pPr>
      <w:r>
        <w:rPr>
          <w:rStyle w:val="Kommentarhenvisning"/>
        </w:rPr>
        <w:annotationRef/>
      </w:r>
      <w:r>
        <w:t>Ved ik om skal slettes når man ik er præsenteret for disse endnu</w:t>
      </w:r>
    </w:p>
  </w:comment>
  <w:comment w:id="36" w:author="Simon Fløj Thomsen" w:date="2022-12-18T10:27:00Z" w:initials="SFT">
    <w:p w14:paraId="317B7B35" w14:textId="6D4E7C97" w:rsidR="00F26AF6" w:rsidRDefault="00F26AF6" w:rsidP="00F26AF6">
      <w:pPr>
        <w:pStyle w:val="Kommentartekst"/>
      </w:pPr>
      <w:r>
        <w:rPr>
          <w:rStyle w:val="Kommentarhenvisning"/>
        </w:rPr>
        <w:annotationRef/>
      </w:r>
      <w:r>
        <w:t>Skal vel ændres til engelsk?</w:t>
      </w:r>
    </w:p>
  </w:comment>
  <w:comment w:id="37"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38" w:author="Simon Thomsen" w:date="2022-12-31T15:51:00Z" w:initials="ST">
    <w:p w14:paraId="6DE1AD30" w14:textId="77777777" w:rsidR="000D7CCC" w:rsidRDefault="000D7CCC" w:rsidP="00110105">
      <w:pPr>
        <w:pStyle w:val="Kommentartekst"/>
      </w:pPr>
      <w:r>
        <w:rPr>
          <w:rStyle w:val="Kommentarhenvisning"/>
        </w:rPr>
        <w:annotationRef/>
      </w:r>
      <w:r>
        <w:t>Man kunne give et eksempel for at gøre det klart at det det er selve exit raten der ændres med 78% så man ikke misforstår? Måske overflødigt</w:t>
      </w:r>
    </w:p>
  </w:comment>
  <w:comment w:id="39" w:author="Simon Thomsen" w:date="2022-12-31T15:55:00Z" w:initials="ST">
    <w:p w14:paraId="7BF89A3F" w14:textId="77777777" w:rsidR="002D159A" w:rsidRDefault="002D159A" w:rsidP="00C05B58">
      <w:pPr>
        <w:pStyle w:val="Kommentartekst"/>
      </w:pPr>
      <w:r>
        <w:rPr>
          <w:rStyle w:val="Kommentarhenvisning"/>
        </w:rPr>
        <w:annotationRef/>
      </w:r>
      <w:r>
        <w:t>Igen når dette er første gang vi introducere approach rate skal det måske overordnet forklares og ikke bare den kanal modellen inkluderer? Har forsøgt...</w:t>
      </w:r>
    </w:p>
  </w:comment>
  <w:comment w:id="47" w:author="Simon Thomsen" w:date="2022-12-31T15:55:00Z" w:initials="ST">
    <w:p w14:paraId="216DBCE6" w14:textId="77777777" w:rsidR="002D159A" w:rsidRDefault="002D159A" w:rsidP="001315E8">
      <w:pPr>
        <w:pStyle w:val="Kommentartekst"/>
      </w:pPr>
      <w:r>
        <w:rPr>
          <w:rStyle w:val="Kommentarhenvisning"/>
        </w:rPr>
        <w:annotationRef/>
      </w:r>
      <w:r>
        <w:t>De inkluderer kun fra terminated posistions!</w:t>
      </w:r>
    </w:p>
  </w:comment>
  <w:comment w:id="71" w:author="Simon Fløj Thomsen" w:date="2022-12-18T10:31:00Z" w:initials="SFT">
    <w:p w14:paraId="4CBCE7D8" w14:textId="4D7F6044" w:rsidR="00F26AF6" w:rsidRDefault="00F26AF6" w:rsidP="00F26AF6">
      <w:pPr>
        <w:pStyle w:val="Kommentartekst"/>
      </w:pPr>
      <w:r>
        <w:rPr>
          <w:rStyle w:val="Kommentarhenvisning"/>
        </w:rPr>
        <w:annotationRef/>
      </w:r>
      <w:r>
        <w:t>Skal lige tjekke igen</w:t>
      </w:r>
    </w:p>
  </w:comment>
  <w:comment w:id="72"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73" w:author="Simon Thomsen" w:date="2022-12-31T16:07:00Z" w:initials="ST">
    <w:p w14:paraId="46680D03" w14:textId="77777777" w:rsidR="003373FF" w:rsidRDefault="003373FF" w:rsidP="00E726AB">
      <w:pPr>
        <w:pStyle w:val="Kommentartekst"/>
      </w:pPr>
      <w:r>
        <w:rPr>
          <w:rStyle w:val="Kommentarhenvisning"/>
        </w:rPr>
        <w:annotationRef/>
      </w:r>
      <w:r>
        <w:t>Kigger lige på mandag</w:t>
      </w:r>
    </w:p>
  </w:comment>
  <w:comment w:id="87" w:author="Simon Thomsen" w:date="2022-12-15T08:15:00Z" w:initials="ST">
    <w:p w14:paraId="146604CC" w14:textId="5C325238" w:rsidR="00366564" w:rsidRDefault="00366564" w:rsidP="00DA604A">
      <w:pPr>
        <w:pStyle w:val="Kommentartekst"/>
      </w:pPr>
      <w:r>
        <w:rPr>
          <w:rStyle w:val="Kommentarhenvisning"/>
        </w:rPr>
        <w:annotationRef/>
      </w:r>
      <w:r>
        <w:t>Inkluderer noget med økonomiens tilstand også - Arbejdsløsheds raten</w:t>
      </w:r>
    </w:p>
  </w:comment>
  <w:comment w:id="104"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105"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108" w:author="Simon Thomsen" w:date="2023-01-01T17:16:00Z" w:initials="ST">
    <w:p w14:paraId="1274B155" w14:textId="77777777" w:rsidR="00902E8F" w:rsidRDefault="00902E8F" w:rsidP="00543FBF">
      <w:pPr>
        <w:pStyle w:val="Kommentartekst"/>
      </w:pPr>
      <w:r>
        <w:rPr>
          <w:rStyle w:val="Kommentarhenvisning"/>
        </w:rPr>
        <w:annotationRef/>
      </w:r>
      <w:r>
        <w:t xml:space="preserve">Opdater estimat for targeted wage efter der er lavet om i data. </w:t>
      </w:r>
    </w:p>
  </w:comment>
  <w:comment w:id="109" w:author="Simon Fløj Thomsen" w:date="2023-01-02T11:22:00Z" w:initials="SFT">
    <w:p w14:paraId="4374328F" w14:textId="77777777" w:rsidR="00F64498" w:rsidRDefault="00F64498" w:rsidP="00A628BE">
      <w:pPr>
        <w:pStyle w:val="Kommentartekst"/>
      </w:pPr>
      <w:r>
        <w:rPr>
          <w:rStyle w:val="Kommentarhenvisning"/>
        </w:rPr>
        <w:annotationRef/>
      </w:r>
      <w:r>
        <w:t>Giver det mening med positivt estimat for ur på løn nu?</w:t>
      </w:r>
    </w:p>
  </w:comment>
  <w:comment w:id="147" w:author="Simon Thomsen" w:date="2023-01-01T17:18:00Z" w:initials="ST">
    <w:p w14:paraId="29852868" w14:textId="5620C8B1" w:rsidR="00902E8F" w:rsidRDefault="00902E8F" w:rsidP="00441F97">
      <w:pPr>
        <w:pStyle w:val="Kommentartekst"/>
      </w:pPr>
      <w:r>
        <w:rPr>
          <w:rStyle w:val="Kommentarhenvisning"/>
        </w:rPr>
        <w:annotationRef/>
      </w:r>
      <w:r>
        <w:t>Kan være det er anderledes nu, hvor estimatet er ændret, tjekker mandag!</w:t>
      </w:r>
    </w:p>
  </w:comment>
  <w:comment w:id="148" w:author="Simon Fløj Thomsen" w:date="2023-01-02T11:27:00Z" w:initials="SFT">
    <w:p w14:paraId="37CB579B" w14:textId="77777777" w:rsidR="00F64498" w:rsidRDefault="00F64498" w:rsidP="000533CC">
      <w:pPr>
        <w:pStyle w:val="Kommentartekst"/>
      </w:pPr>
      <w:r>
        <w:rPr>
          <w:rStyle w:val="Kommentarhenvisning"/>
        </w:rPr>
        <w:annotationRef/>
      </w:r>
      <w:r>
        <w:t>Effekten er nu noget mindre end før, grundet det lavere estimat af targeted wage på wages</w:t>
      </w:r>
    </w:p>
  </w:comment>
  <w:comment w:id="151" w:author="Mikael Randrup Byrialsen" w:date="2022-12-22T11:50:00Z" w:initials="MRB">
    <w:p w14:paraId="2BE2B15A" w14:textId="06CB98DD" w:rsidR="00CA0076" w:rsidRDefault="00CA0076" w:rsidP="00487535">
      <w:r>
        <w:rPr>
          <w:rStyle w:val="Kommentarhenvisning"/>
        </w:rPr>
        <w:annotationRef/>
      </w:r>
      <w:r>
        <w:rPr>
          <w:sz w:val="20"/>
          <w:szCs w:val="20"/>
        </w:rPr>
        <w:t>Vi mangler vel egentlig at indskrive lønligningen?</w:t>
      </w:r>
    </w:p>
  </w:comment>
  <w:comment w:id="152"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153" w:author="Simon Thomsen" w:date="2023-01-01T17:19:00Z" w:initials="ST">
    <w:p w14:paraId="1130B56C" w14:textId="77777777" w:rsidR="00BE79C7" w:rsidRDefault="00BE79C7" w:rsidP="00BD27FD">
      <w:pPr>
        <w:pStyle w:val="Kommentartekst"/>
      </w:pPr>
      <w:r>
        <w:rPr>
          <w:rStyle w:val="Kommentarhenvisning"/>
        </w:rPr>
        <w:annotationRef/>
      </w:r>
      <w:r>
        <w:t>Har forsøgt ovenfor men ved ik om det skal rykkes herned?</w:t>
      </w:r>
    </w:p>
  </w:comment>
  <w:comment w:id="154" w:author="Simon Thomsen" w:date="2023-01-01T17:19:00Z" w:initials="ST">
    <w:p w14:paraId="7E649F76" w14:textId="77777777" w:rsidR="00BE79C7" w:rsidRDefault="00BE79C7" w:rsidP="00B0295C">
      <w:pPr>
        <w:pStyle w:val="Kommentartekst"/>
      </w:pPr>
      <w:r>
        <w:rPr>
          <w:rStyle w:val="Kommentarhenvisning"/>
        </w:rPr>
        <w:annotationRef/>
      </w:r>
      <w:r>
        <w:t>Ellers kan denne sætning slettes!</w:t>
      </w:r>
    </w:p>
  </w:comment>
  <w:comment w:id="155" w:author="Simon Fløj Thomsen" w:date="2022-12-21T14:37:00Z" w:initials="SFT">
    <w:p w14:paraId="1D029492" w14:textId="3D34CDDC" w:rsidR="00590467" w:rsidRDefault="00590467" w:rsidP="00AA6F4A">
      <w:pPr>
        <w:pStyle w:val="Kommentartekst"/>
      </w:pPr>
      <w:r>
        <w:rPr>
          <w:rStyle w:val="Kommentarhenvisning"/>
        </w:rPr>
        <w:annotationRef/>
      </w:r>
      <w:r>
        <w:t>Kommer meget pludseligt</w:t>
      </w:r>
    </w:p>
  </w:comment>
  <w:comment w:id="156"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57"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58"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59" w:author="Simon Thomsen" w:date="2023-01-01T17:23:00Z" w:initials="ST">
    <w:p w14:paraId="4DBE73D7" w14:textId="77777777"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60" w:author="Simon Thomsen" w:date="2023-01-01T17:24:00Z" w:initials="ST">
    <w:p w14:paraId="1A77D7E7" w14:textId="77777777" w:rsidR="00BE79C7" w:rsidRDefault="00BE79C7" w:rsidP="00227390">
      <w:pPr>
        <w:pStyle w:val="Kommentartekst"/>
      </w:pPr>
      <w:r>
        <w:rPr>
          <w:rStyle w:val="Kommentarhenvisning"/>
        </w:rPr>
        <w:annotationRef/>
      </w:r>
      <w:r>
        <w:t>Opdater</w:t>
      </w:r>
    </w:p>
  </w:comment>
  <w:comment w:id="162" w:author="Simon Fløj Thomsen" w:date="2022-12-17T12:09:00Z" w:initials="SFT">
    <w:p w14:paraId="68174BE2" w14:textId="0EBE0993" w:rsidR="009F44F0" w:rsidRDefault="009F44F0" w:rsidP="00094904">
      <w:pPr>
        <w:pStyle w:val="Kommentartekst"/>
      </w:pPr>
      <w:r>
        <w:rPr>
          <w:rStyle w:val="Kommentarhenvisning"/>
        </w:rPr>
        <w:annotationRef/>
      </w:r>
      <w:r>
        <w:t>Højere løn-vækst øger nu max dagpenge</w:t>
      </w:r>
    </w:p>
  </w:comment>
  <w:comment w:id="163"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164" w:author="Simon Thomsen" w:date="2023-01-01T17:28:00Z" w:initials="ST">
    <w:p w14:paraId="6250FED7" w14:textId="77777777" w:rsidR="00CC44EC" w:rsidRDefault="00CC44EC" w:rsidP="005D0D4E">
      <w:pPr>
        <w:pStyle w:val="Kommentartekst"/>
      </w:pPr>
      <w:r>
        <w:rPr>
          <w:rStyle w:val="Kommentarhenvisning"/>
        </w:rPr>
        <w:annotationRef/>
      </w:r>
      <w:r>
        <w:t>Hvis dette nævnes skal kanalerne gøres mere klart i ovenstående tror jeg</w:t>
      </w:r>
    </w:p>
  </w:comment>
  <w:comment w:id="166" w:author="Simon Fløj Thomsen" w:date="2022-12-23T14:16:00Z" w:initials="SFT">
    <w:p w14:paraId="3842A730" w14:textId="05F2219C"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169" w:author="Simon Thomsen" w:date="2023-01-01T17:30:00Z" w:initials="ST">
    <w:p w14:paraId="3BB00EB8" w14:textId="77777777" w:rsidR="000815AB" w:rsidRDefault="000815AB" w:rsidP="00CD7C62">
      <w:pPr>
        <w:pStyle w:val="Kommentartekst"/>
      </w:pPr>
      <w:r>
        <w:rPr>
          <w:rStyle w:val="Kommentarhenvisning"/>
        </w:rPr>
        <w:annotationRef/>
      </w:r>
      <w:r>
        <w:t>Ligsom jeg viste til eksamen får vi ikke den fulde effekt med da det kræver tilpasning over tid, ved ikke om det skal nævnes som fodnote et sted?</w:t>
      </w:r>
    </w:p>
  </w:comment>
  <w:comment w:id="176" w:author="Simon Fløj Thomsen" w:date="2022-12-23T14:25:00Z" w:initials="SFT">
    <w:p w14:paraId="3037B7AD" w14:textId="0550EA2C" w:rsidR="00B3635D" w:rsidRDefault="00B3635D" w:rsidP="00F21C87">
      <w:pPr>
        <w:pStyle w:val="Kommentartekst"/>
      </w:pPr>
      <w:r>
        <w:rPr>
          <w:rStyle w:val="Kommentarhenvisning"/>
        </w:rPr>
        <w:annotationRef/>
      </w:r>
      <w:r>
        <w:t>Samme kommentar som tidligere</w:t>
      </w:r>
    </w:p>
  </w:comment>
  <w:comment w:id="177" w:author="Simon Thomsen" w:date="2023-01-01T17:39:00Z" w:initials="ST">
    <w:p w14:paraId="6F241A0F" w14:textId="77777777" w:rsidR="00433F2E" w:rsidRDefault="00433F2E" w:rsidP="00402ED9">
      <w:pPr>
        <w:pStyle w:val="Kommentartekst"/>
      </w:pPr>
      <w:r>
        <w:rPr>
          <w:rStyle w:val="Kommentarhenvisning"/>
        </w:rPr>
        <w:annotationRef/>
      </w:r>
      <w:r>
        <w:t>Fordi vi hæver indkomsten for lønmodtagere igennem unemployment benefits og det har en positiv effekt?</w:t>
      </w:r>
    </w:p>
  </w:comment>
  <w:comment w:id="178" w:author="Simon Fløj Thomsen" w:date="2022-12-23T14:30:00Z" w:initials="SFT">
    <w:p w14:paraId="197EADDF" w14:textId="6E4197A6" w:rsidR="00EF3574" w:rsidRDefault="00EF3574" w:rsidP="000F4F01">
      <w:pPr>
        <w:pStyle w:val="Kommentartekst"/>
      </w:pPr>
      <w:r>
        <w:rPr>
          <w:rStyle w:val="Kommentarhenvisning"/>
        </w:rPr>
        <w:annotationRef/>
      </w:r>
      <w:r>
        <w:t>Måske burde vi inkludere et plot med gap siden det bruges meget?</w:t>
      </w:r>
    </w:p>
  </w:comment>
  <w:comment w:id="191"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192"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93"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198"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0F5E1" w15:done="0"/>
  <w15:commentEx w15:paraId="133DB1C3" w15:done="0"/>
  <w15:commentEx w15:paraId="3EDBFD94" w15:done="0"/>
  <w15:commentEx w15:paraId="189BF10F" w15:paraIdParent="3EDBFD94" w15:done="0"/>
  <w15:commentEx w15:paraId="2485DA6C" w15:paraIdParent="3EDBFD94" w15:done="0"/>
  <w15:commentEx w15:paraId="612467FC" w15:done="0"/>
  <w15:commentEx w15:paraId="40A345AE" w15:done="0"/>
  <w15:commentEx w15:paraId="765C3D25" w15:done="0"/>
  <w15:commentEx w15:paraId="440090EB" w15:done="0"/>
  <w15:commentEx w15:paraId="317B7B35" w15:done="0"/>
  <w15:commentEx w15:paraId="693260EA" w15:paraIdParent="317B7B35" w15:done="0"/>
  <w15:commentEx w15:paraId="6DE1AD30" w15:done="0"/>
  <w15:commentEx w15:paraId="7BF89A3F" w15:done="0"/>
  <w15:commentEx w15:paraId="216DBCE6" w15:done="0"/>
  <w15:commentEx w15:paraId="4CBCE7D8" w15:done="1"/>
  <w15:commentEx w15:paraId="06172675" w15:paraIdParent="4CBCE7D8" w15:done="1"/>
  <w15:commentEx w15:paraId="46680D03" w15:paraIdParent="4CBCE7D8" w15:done="1"/>
  <w15:commentEx w15:paraId="146604CC" w15:done="0"/>
  <w15:commentEx w15:paraId="638E87F6" w15:done="0"/>
  <w15:commentEx w15:paraId="6E02D769" w15:paraIdParent="638E87F6" w15:done="0"/>
  <w15:commentEx w15:paraId="1274B155" w15:done="0"/>
  <w15:commentEx w15:paraId="4374328F" w15:paraIdParent="1274B155" w15:done="0"/>
  <w15:commentEx w15:paraId="29852868" w15:done="0"/>
  <w15:commentEx w15:paraId="37CB579B" w15:paraIdParent="29852868" w15:done="0"/>
  <w15:commentEx w15:paraId="2BE2B15A" w15:done="0"/>
  <w15:commentEx w15:paraId="191CE1BE" w15:paraIdParent="2BE2B15A" w15:done="0"/>
  <w15:commentEx w15:paraId="1130B56C" w15:paraIdParent="2BE2B15A" w15:done="0"/>
  <w15:commentEx w15:paraId="7E649F76"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1A77D7E7" w15:done="0"/>
  <w15:commentEx w15:paraId="68174BE2" w15:done="0"/>
  <w15:commentEx w15:paraId="7285937E" w15:paraIdParent="68174BE2" w15:done="0"/>
  <w15:commentEx w15:paraId="6250FED7" w15:done="0"/>
  <w15:commentEx w15:paraId="3842A730" w15:done="0"/>
  <w15:commentEx w15:paraId="3BB00EB8" w15:done="0"/>
  <w15:commentEx w15:paraId="3037B7AD" w15:done="0"/>
  <w15:commentEx w15:paraId="6F241A0F" w15:done="0"/>
  <w15:commentEx w15:paraId="197EADDF"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AD47F" w16cex:dateUtc="2022-12-31T14:32:00Z"/>
  <w16cex:commentExtensible w16cex:durableId="275AD594" w16cex:dateUtc="2022-12-31T14:36:00Z"/>
  <w16cex:commentExtensible w16cex:durableId="274AE3C6" w16cex:dateUtc="2022-12-18T09:21:00Z"/>
  <w16cex:commentExtensible w16cex:durableId="274AE3C5" w16cex:dateUtc="2022-12-19T08:23:00Z"/>
  <w16cex:commentExtensible w16cex:durableId="275AD5BB" w16cex:dateUtc="2022-12-31T14:37:00Z"/>
  <w16cex:commentExtensible w16cex:durableId="275AD694" w16cex:dateUtc="2022-12-31T14:41:00Z"/>
  <w16cex:commentExtensible w16cex:durableId="275AD746" w16cex:dateUtc="2022-12-31T14:44:00Z"/>
  <w16cex:commentExtensible w16cex:durableId="275D2E90" w16cex:dateUtc="2023-01-02T09:21:00Z"/>
  <w16cex:commentExtensible w16cex:durableId="275AD7D1" w16cex:dateUtc="2022-12-31T14:46:00Z"/>
  <w16cex:commentExtensible w16cex:durableId="274AE3C4" w16cex:dateUtc="2022-12-18T09:27:00Z"/>
  <w16cex:commentExtensible w16cex:durableId="274AE3C3" w16cex:dateUtc="2022-12-19T08:23:00Z"/>
  <w16cex:commentExtensible w16cex:durableId="275AD8F8" w16cex:dateUtc="2022-12-31T14:51:00Z"/>
  <w16cex:commentExtensible w16cex:durableId="275AD9D5" w16cex:dateUtc="2022-12-31T14:55:00Z"/>
  <w16cex:commentExtensible w16cex:durableId="275AD9FB" w16cex:dateUtc="2022-12-31T14:55:00Z"/>
  <w16cex:commentExtensible w16cex:durableId="274AE3C2" w16cex:dateUtc="2022-12-18T09:31:00Z"/>
  <w16cex:commentExtensible w16cex:durableId="274AE3C1" w16cex:dateUtc="2022-12-19T08:24:00Z"/>
  <w16cex:commentExtensible w16cex:durableId="275ADCC4" w16cex:dateUtc="2022-12-31T15:07:00Z"/>
  <w16cex:commentExtensible w16cex:durableId="27455629" w16cex:dateUtc="2022-12-15T07:15:00Z"/>
  <w16cex:commentExtensible w16cex:durableId="274D6CBB" w16cex:dateUtc="2022-12-16T16:22:00Z"/>
  <w16cex:commentExtensible w16cex:durableId="274D6CBA" w16cex:dateUtc="2022-12-19T08:28:00Z"/>
  <w16cex:commentExtensible w16cex:durableId="275C3E74" w16cex:dateUtc="2023-01-01T16:16:00Z"/>
  <w16cex:commentExtensible w16cex:durableId="275D3D10" w16cex:dateUtc="2023-01-02T10:22:00Z"/>
  <w16cex:commentExtensible w16cex:durableId="275C3EE0" w16cex:dateUtc="2023-01-01T16:18:00Z"/>
  <w16cex:commentExtensible w16cex:durableId="275D3E2C" w16cex:dateUtc="2023-01-02T10:27:00Z"/>
  <w16cex:commentExtensible w16cex:durableId="274EC2F1" w16cex:dateUtc="2022-12-22T10:50:00Z"/>
  <w16cex:commentExtensible w16cex:durableId="274F02AB" w16cex:dateUtc="2022-12-22T15:21:00Z"/>
  <w16cex:commentExtensible w16cex:durableId="275C3F08" w16cex:dateUtc="2023-01-01T16:19:00Z"/>
  <w16cex:commentExtensible w16cex:durableId="275C3F27" w16cex:dateUtc="2023-01-01T16:19: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5C4043" w16cex:dateUtc="2023-01-01T16:24:00Z"/>
  <w16cex:commentExtensible w16cex:durableId="27482FF6" w16cex:dateUtc="2022-12-17T11:09:00Z"/>
  <w16cex:commentExtensible w16cex:durableId="274AAE05" w16cex:dateUtc="2022-12-19T08:31:00Z"/>
  <w16cex:commentExtensible w16cex:durableId="275C4129" w16cex:dateUtc="2023-01-01T16:28:00Z"/>
  <w16cex:commentExtensible w16cex:durableId="275036D0" w16cex:dateUtc="2022-12-23T13:16:00Z"/>
  <w16cex:commentExtensible w16cex:durableId="275C41B3" w16cex:dateUtc="2023-01-01T16:30:00Z"/>
  <w16cex:commentExtensible w16cex:durableId="275038C8" w16cex:dateUtc="2022-12-23T13:25:00Z"/>
  <w16cex:commentExtensible w16cex:durableId="275C43CE" w16cex:dateUtc="2023-01-01T16:39:00Z"/>
  <w16cex:commentExtensible w16cex:durableId="275039EE" w16cex:dateUtc="2022-12-23T13:30: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0F5E1" w16cid:durableId="275AD47F"/>
  <w16cid:commentId w16cid:paraId="133DB1C3" w16cid:durableId="275AD594"/>
  <w16cid:commentId w16cid:paraId="3EDBFD94" w16cid:durableId="274AE3C6"/>
  <w16cid:commentId w16cid:paraId="189BF10F" w16cid:durableId="274AE3C5"/>
  <w16cid:commentId w16cid:paraId="2485DA6C" w16cid:durableId="275AD5BB"/>
  <w16cid:commentId w16cid:paraId="612467FC" w16cid:durableId="275AD694"/>
  <w16cid:commentId w16cid:paraId="40A345AE" w16cid:durableId="275AD746"/>
  <w16cid:commentId w16cid:paraId="765C3D25" w16cid:durableId="275D2E90"/>
  <w16cid:commentId w16cid:paraId="440090EB" w16cid:durableId="275AD7D1"/>
  <w16cid:commentId w16cid:paraId="317B7B35" w16cid:durableId="274AE3C4"/>
  <w16cid:commentId w16cid:paraId="693260EA" w16cid:durableId="274AE3C3"/>
  <w16cid:commentId w16cid:paraId="6DE1AD30" w16cid:durableId="275AD8F8"/>
  <w16cid:commentId w16cid:paraId="7BF89A3F" w16cid:durableId="275AD9D5"/>
  <w16cid:commentId w16cid:paraId="216DBCE6" w16cid:durableId="275AD9FB"/>
  <w16cid:commentId w16cid:paraId="4CBCE7D8" w16cid:durableId="274AE3C2"/>
  <w16cid:commentId w16cid:paraId="06172675" w16cid:durableId="274AE3C1"/>
  <w16cid:commentId w16cid:paraId="46680D03" w16cid:durableId="275ADCC4"/>
  <w16cid:commentId w16cid:paraId="146604CC" w16cid:durableId="27455629"/>
  <w16cid:commentId w16cid:paraId="638E87F6" w16cid:durableId="274D6CBB"/>
  <w16cid:commentId w16cid:paraId="6E02D769" w16cid:durableId="274D6CBA"/>
  <w16cid:commentId w16cid:paraId="1274B155" w16cid:durableId="275C3E74"/>
  <w16cid:commentId w16cid:paraId="4374328F" w16cid:durableId="275D3D10"/>
  <w16cid:commentId w16cid:paraId="29852868" w16cid:durableId="275C3EE0"/>
  <w16cid:commentId w16cid:paraId="37CB579B" w16cid:durableId="275D3E2C"/>
  <w16cid:commentId w16cid:paraId="2BE2B15A" w16cid:durableId="274EC2F1"/>
  <w16cid:commentId w16cid:paraId="191CE1BE" w16cid:durableId="274F02AB"/>
  <w16cid:commentId w16cid:paraId="1130B56C" w16cid:durableId="275C3F08"/>
  <w16cid:commentId w16cid:paraId="7E649F76" w16cid:durableId="275C3F27"/>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1A77D7E7" w16cid:durableId="275C4043"/>
  <w16cid:commentId w16cid:paraId="68174BE2" w16cid:durableId="27482FF6"/>
  <w16cid:commentId w16cid:paraId="7285937E" w16cid:durableId="274AAE05"/>
  <w16cid:commentId w16cid:paraId="6250FED7" w16cid:durableId="275C4129"/>
  <w16cid:commentId w16cid:paraId="3842A730" w16cid:durableId="275036D0"/>
  <w16cid:commentId w16cid:paraId="3BB00EB8" w16cid:durableId="275C41B3"/>
  <w16cid:commentId w16cid:paraId="3037B7AD" w16cid:durableId="275038C8"/>
  <w16cid:commentId w16cid:paraId="6F241A0F" w16cid:durableId="275C43CE"/>
  <w16cid:commentId w16cid:paraId="197EADDF" w16cid:durableId="275039EE"/>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A9D4D" w14:textId="77777777" w:rsidR="007712FE" w:rsidRDefault="007712FE" w:rsidP="005F6ED0">
      <w:pPr>
        <w:spacing w:after="0" w:line="240" w:lineRule="auto"/>
      </w:pPr>
      <w:r>
        <w:separator/>
      </w:r>
    </w:p>
  </w:endnote>
  <w:endnote w:type="continuationSeparator" w:id="0">
    <w:p w14:paraId="768EA703" w14:textId="77777777" w:rsidR="007712FE" w:rsidRDefault="007712F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C2D2D" w14:textId="77777777" w:rsidR="007712FE" w:rsidRDefault="007712FE" w:rsidP="005F6ED0">
      <w:pPr>
        <w:spacing w:after="0" w:line="240" w:lineRule="auto"/>
      </w:pPr>
      <w:r>
        <w:separator/>
      </w:r>
    </w:p>
  </w:footnote>
  <w:footnote w:type="continuationSeparator" w:id="0">
    <w:p w14:paraId="1DF1489C" w14:textId="77777777" w:rsidR="007712FE" w:rsidRDefault="007712FE"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Magnus Jensen and Asbjørn Nørregaard writes under the organization ”</w:t>
      </w:r>
      <w:proofErr w:type="spellStart"/>
      <w:r w:rsidRPr="00A82B25">
        <w:t>Cevea</w:t>
      </w:r>
      <w:proofErr w:type="spell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5D7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15AB"/>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CC"/>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76D"/>
    <w:rsid w:val="00174C5E"/>
    <w:rsid w:val="00175E58"/>
    <w:rsid w:val="00176D07"/>
    <w:rsid w:val="00177144"/>
    <w:rsid w:val="00181228"/>
    <w:rsid w:val="001814F6"/>
    <w:rsid w:val="0018198D"/>
    <w:rsid w:val="001828DE"/>
    <w:rsid w:val="00182984"/>
    <w:rsid w:val="00182B43"/>
    <w:rsid w:val="00184D12"/>
    <w:rsid w:val="00185819"/>
    <w:rsid w:val="00185B9F"/>
    <w:rsid w:val="001879DC"/>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13A2"/>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159A"/>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41D3"/>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373FF"/>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CE3"/>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317"/>
    <w:rsid w:val="00397708"/>
    <w:rsid w:val="003A0099"/>
    <w:rsid w:val="003A012E"/>
    <w:rsid w:val="003A113B"/>
    <w:rsid w:val="003A2683"/>
    <w:rsid w:val="003A3E3B"/>
    <w:rsid w:val="003A4B85"/>
    <w:rsid w:val="003A5F64"/>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6B59"/>
    <w:rsid w:val="004173B8"/>
    <w:rsid w:val="004178EE"/>
    <w:rsid w:val="00417F1D"/>
    <w:rsid w:val="00421DBA"/>
    <w:rsid w:val="004228E5"/>
    <w:rsid w:val="004241ED"/>
    <w:rsid w:val="00425124"/>
    <w:rsid w:val="00425D00"/>
    <w:rsid w:val="004260CF"/>
    <w:rsid w:val="00431CFC"/>
    <w:rsid w:val="00432F71"/>
    <w:rsid w:val="00433F2E"/>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3F62"/>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3260"/>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355C"/>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D7C2C"/>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37E67"/>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12FE"/>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2E54"/>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1B62"/>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57C"/>
    <w:rsid w:val="00816603"/>
    <w:rsid w:val="00816EA0"/>
    <w:rsid w:val="008202D6"/>
    <w:rsid w:val="00821C96"/>
    <w:rsid w:val="0082326F"/>
    <w:rsid w:val="00823363"/>
    <w:rsid w:val="00823A0C"/>
    <w:rsid w:val="00830830"/>
    <w:rsid w:val="00830BF5"/>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979F2"/>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25C9"/>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2E8F"/>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123E"/>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62E"/>
    <w:rsid w:val="009968BA"/>
    <w:rsid w:val="00996B47"/>
    <w:rsid w:val="009A0585"/>
    <w:rsid w:val="009A2AF5"/>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0C6F"/>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6719"/>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058"/>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2A24"/>
    <w:rsid w:val="00BD4800"/>
    <w:rsid w:val="00BD5669"/>
    <w:rsid w:val="00BD7A2E"/>
    <w:rsid w:val="00BE0CFC"/>
    <w:rsid w:val="00BE1D62"/>
    <w:rsid w:val="00BE224C"/>
    <w:rsid w:val="00BE49F5"/>
    <w:rsid w:val="00BE5F4C"/>
    <w:rsid w:val="00BE6053"/>
    <w:rsid w:val="00BE6902"/>
    <w:rsid w:val="00BE6ECA"/>
    <w:rsid w:val="00BE7695"/>
    <w:rsid w:val="00BE79C7"/>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44EC"/>
    <w:rsid w:val="00CC5115"/>
    <w:rsid w:val="00CC532F"/>
    <w:rsid w:val="00CC6A92"/>
    <w:rsid w:val="00CC6F6A"/>
    <w:rsid w:val="00CD06AB"/>
    <w:rsid w:val="00CD0F6F"/>
    <w:rsid w:val="00CD17D9"/>
    <w:rsid w:val="00CD2814"/>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45B"/>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08"/>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0E25"/>
    <w:rsid w:val="00E21539"/>
    <w:rsid w:val="00E23ABB"/>
    <w:rsid w:val="00E246B1"/>
    <w:rsid w:val="00E255CD"/>
    <w:rsid w:val="00E30322"/>
    <w:rsid w:val="00E32A6D"/>
    <w:rsid w:val="00E334EE"/>
    <w:rsid w:val="00E334EF"/>
    <w:rsid w:val="00E33DD6"/>
    <w:rsid w:val="00E34991"/>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5D7"/>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5F"/>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3743B"/>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498"/>
    <w:rsid w:val="00F649A0"/>
    <w:rsid w:val="00F649F4"/>
    <w:rsid w:val="00F64BBC"/>
    <w:rsid w:val="00F6501F"/>
    <w:rsid w:val="00F66C11"/>
    <w:rsid w:val="00F673EB"/>
    <w:rsid w:val="00F72A2D"/>
    <w:rsid w:val="00F73F7D"/>
    <w:rsid w:val="00F80CBC"/>
    <w:rsid w:val="00F81D83"/>
    <w:rsid w:val="00F83119"/>
    <w:rsid w:val="00F83EAB"/>
    <w:rsid w:val="00F85892"/>
    <w:rsid w:val="00F87408"/>
    <w:rsid w:val="00F90B37"/>
    <w:rsid w:val="00F90BD8"/>
    <w:rsid w:val="00F92F65"/>
    <w:rsid w:val="00F93B35"/>
    <w:rsid w:val="00F93E42"/>
    <w:rsid w:val="00F950FA"/>
    <w:rsid w:val="00F96948"/>
    <w:rsid w:val="00F97FF9"/>
    <w:rsid w:val="00FA1197"/>
    <w:rsid w:val="00FA282F"/>
    <w:rsid w:val="00FA2E34"/>
    <w:rsid w:val="00FA3318"/>
    <w:rsid w:val="00FA3406"/>
    <w:rsid w:val="00FA4868"/>
    <w:rsid w:val="00FA4D77"/>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69</Pages>
  <Words>29215</Words>
  <Characters>178218</Characters>
  <Application>Microsoft Office Word</Application>
  <DocSecurity>0</DocSecurity>
  <Lines>1485</Lines>
  <Paragraphs>414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7</cp:revision>
  <cp:lastPrinted>2022-11-30T09:36:00Z</cp:lastPrinted>
  <dcterms:created xsi:type="dcterms:W3CDTF">2022-12-31T15:08:00Z</dcterms:created>
  <dcterms:modified xsi:type="dcterms:W3CDTF">2023-01-02T10:29:00Z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