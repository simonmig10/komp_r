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xml:space="preserve">, can be seen as an example of political decisions </w:t>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3C33AA8B"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736417D2" w14:textId="6EFA39D6" w:rsidR="00F26AF6" w:rsidRDefault="00F26AF6" w:rsidP="00F26AF6">
      <w:pPr>
        <w:pStyle w:val="Overskrift1"/>
        <w:jc w:val="both"/>
      </w:pPr>
      <w:bookmarkStart w:id="0" w:name="_Ref119913343"/>
      <w:r>
        <w:lastRenderedPageBreak/>
        <w:t>Section 2:</w:t>
      </w:r>
      <w:bookmarkEnd w:id="0"/>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1"/>
      <w:commentRangeStart w:id="2"/>
      <w:r>
        <w:t xml:space="preserve">Figure </w:t>
      </w:r>
      <w:commentRangeEnd w:id="1"/>
      <w:r>
        <w:rPr>
          <w:rStyle w:val="Kommentarhenvisning"/>
          <w:i w:val="0"/>
          <w:iCs w:val="0"/>
          <w:color w:val="auto"/>
        </w:rPr>
        <w:commentReference w:id="1"/>
      </w:r>
      <w:commentRangeEnd w:id="2"/>
      <w:r>
        <w:rPr>
          <w:rStyle w:val="Kommentarhenvisning"/>
          <w:i w:val="0"/>
          <w:iCs w:val="0"/>
          <w:color w:val="auto"/>
        </w:rPr>
        <w:commentReference w:id="2"/>
      </w:r>
      <w:fldSimple w:instr=" SEQ Figure \* ARABIC ">
        <w:r>
          <w:rPr>
            <w:noProof/>
          </w:rPr>
          <w:t>1</w:t>
        </w:r>
      </w:fldSimple>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7777777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 how growth in the maximum level of income insurance is calculated.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r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fldSimple w:instr=" SEQ Figure \* ARABIC ">
        <w:r>
          <w:rPr>
            <w:noProof/>
          </w:rPr>
          <w:t>2</w:t>
        </w:r>
      </w:fldSimple>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6154B1BF"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5E0990CC" w:rsidR="00F26AF6" w:rsidRPr="00AB3D2F" w:rsidRDefault="00F26AF6" w:rsidP="00F26AF6">
      <w:pPr>
        <w:spacing w:line="360" w:lineRule="auto"/>
        <w:jc w:val="both"/>
        <w:rPr>
          <w:sz w:val="24"/>
          <w:szCs w:val="24"/>
        </w:rPr>
      </w:pPr>
      <w:r>
        <w:rPr>
          <w:sz w:val="24"/>
          <w:szCs w:val="24"/>
        </w:rPr>
        <w:t>Something about the tax reform 2012.</w:t>
      </w:r>
    </w:p>
    <w:p w14:paraId="35F65F94" w14:textId="77777777"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using some of</w:t>
      </w:r>
      <w:r w:rsidRPr="00AB3D2F">
        <w:rPr>
          <w:sz w:val="24"/>
          <w:szCs w:val="24"/>
        </w:rPr>
        <w:t xml:space="preserve"> the micro effects presented </w:t>
      </w:r>
      <w:r>
        <w:rPr>
          <w:sz w:val="24"/>
          <w:szCs w:val="24"/>
        </w:rPr>
        <w:t>in the previous section,</w:t>
      </w:r>
      <w:r w:rsidRPr="00AB3D2F">
        <w:rPr>
          <w:sz w:val="24"/>
          <w:szCs w:val="24"/>
        </w:rPr>
        <w:t xml:space="preserve"> estimating the change in the exit-rate and approach-rate as a result of changes in the level of income insurance</w:t>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w:t>
      </w:r>
      <w:r w:rsidRPr="00AB3D2F">
        <w:rPr>
          <w:sz w:val="24"/>
          <w:szCs w:val="24"/>
        </w:rPr>
        <w:lastRenderedPageBreak/>
        <w:t xml:space="preserve">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
      <w:commentRangeStart w:id="4"/>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
      <w:r>
        <w:rPr>
          <w:rStyle w:val="Kommentarhenvisning"/>
        </w:rPr>
        <w:commentReference w:id="3"/>
      </w:r>
      <w:commentRangeEnd w:id="4"/>
      <w:r>
        <w:rPr>
          <w:rStyle w:val="Kommentarhenvisning"/>
        </w:rPr>
        <w:commentReference w:id="4"/>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w:t>
      </w:r>
      <w:r w:rsidRPr="00AB3D2F">
        <w:rPr>
          <w:sz w:val="24"/>
          <w:szCs w:val="24"/>
        </w:rPr>
        <w:lastRenderedPageBreak/>
        <w:t>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78% and 26%, at the time of change.</w:t>
      </w:r>
    </w:p>
    <w:p w14:paraId="4BFF9873" w14:textId="77777777" w:rsidR="00F26AF6" w:rsidRPr="00AB3D2F" w:rsidRDefault="00F26AF6" w:rsidP="00F26AF6">
      <w:pPr>
        <w:spacing w:line="360" w:lineRule="auto"/>
        <w:jc w:val="both"/>
        <w:rPr>
          <w:sz w:val="24"/>
          <w:szCs w:val="24"/>
        </w:rPr>
      </w:pPr>
      <w:r w:rsidRPr="00AB3D2F">
        <w:rPr>
          <w:sz w:val="24"/>
          <w:szCs w:val="24"/>
        </w:rPr>
        <w:t>Besides the effect of the exit rate, the IS-commission also includes the approach rate</w:t>
      </w:r>
      <w:r>
        <w:rPr>
          <w:sz w:val="24"/>
          <w:szCs w:val="24"/>
        </w:rPr>
        <w:t>. Here, t</w:t>
      </w:r>
      <w:r w:rsidRPr="00AB3D2F">
        <w:rPr>
          <w:sz w:val="24"/>
          <w:szCs w:val="24"/>
        </w:rPr>
        <w:t xml:space="preserve">he </w:t>
      </w:r>
      <w:r>
        <w:rPr>
          <w:sz w:val="24"/>
          <w:szCs w:val="24"/>
        </w:rPr>
        <w:t>IS-</w:t>
      </w:r>
      <w:r w:rsidRPr="00AB3D2F">
        <w:rPr>
          <w:sz w:val="24"/>
          <w:szCs w:val="24"/>
        </w:rPr>
        <w:t>commission looks at if people on their way into the income insurance program will find employment before entering the program.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76383D5B" w:rsidR="00F26AF6" w:rsidRDefault="00F26AF6" w:rsidP="00F26AF6">
      <w:pPr>
        <w:spacing w:line="360" w:lineRule="auto"/>
        <w:jc w:val="both"/>
        <w:rPr>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being close to </w:t>
      </w:r>
      <w:r>
        <w:rPr>
          <w:sz w:val="24"/>
          <w:szCs w:val="24"/>
        </w:rPr>
        <w:t>entering</w:t>
      </w:r>
      <w:r w:rsidRPr="00AB3D2F">
        <w:rPr>
          <w:sz w:val="24"/>
          <w:szCs w:val="24"/>
        </w:rPr>
        <w:t xml:space="preserve"> the insurance program (f</w:t>
      </w:r>
      <w:r>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RDefault="00921C6B" w:rsidP="00921C6B">
      <w:pPr>
        <w:spacing w:line="360" w:lineRule="auto"/>
        <w:jc w:val="both"/>
        <w:rPr>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 xml:space="preserve">. </w:t>
      </w:r>
    </w:p>
    <w:p w14:paraId="6696CA89" w14:textId="77777777" w:rsidR="00921C6B" w:rsidRPr="00AB3D2F" w:rsidRDefault="00921C6B" w:rsidP="00F26AF6">
      <w:pPr>
        <w:spacing w:line="360" w:lineRule="auto"/>
        <w:jc w:val="both"/>
        <w:rPr>
          <w:sz w:val="24"/>
          <w:szCs w:val="24"/>
        </w:rPr>
      </w:pPr>
    </w:p>
    <w:p w14:paraId="706952A0" w14:textId="77FC4759" w:rsidR="00F26AF6" w:rsidRDefault="00F26AF6" w:rsidP="009E354F">
      <w:pPr>
        <w:spacing w:line="360" w:lineRule="auto"/>
        <w:jc w:val="both"/>
        <w:rPr>
          <w:sz w:val="24"/>
          <w:szCs w:val="24"/>
        </w:rPr>
      </w:pPr>
      <w:r w:rsidRPr="00DF372B">
        <w:rPr>
          <w:noProof/>
          <w:sz w:val="24"/>
          <w:szCs w:val="24"/>
        </w:rPr>
        <w:lastRenderedPageBreak/>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there are missing empirical evidence for </w:t>
      </w:r>
      <w:r w:rsidR="00214990">
        <w:rPr>
          <w:sz w:val="24"/>
          <w:szCs w:val="24"/>
        </w:rPr>
        <w:t>important assumptions in the model.</w:t>
      </w:r>
      <w:r w:rsidRPr="00AB3D2F">
        <w:rPr>
          <w:sz w:val="24"/>
          <w:szCs w:val="24"/>
        </w:rPr>
        <w:t xml:space="preserve"> </w:t>
      </w:r>
      <w:r>
        <w:rPr>
          <w:sz w:val="24"/>
          <w:szCs w:val="24"/>
        </w:rPr>
        <w:t xml:space="preserve">Both </w:t>
      </w:r>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r w:rsidRPr="008C2EAA">
        <w:rPr>
          <w:noProof/>
          <w:sz w:val="24"/>
          <w:szCs w:val="24"/>
        </w:rPr>
        <w:t>Aastrup</w:t>
      </w:r>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024C63">
        <w:rPr>
          <w:noProof/>
          <w:sz w:val="24"/>
          <w:szCs w:val="24"/>
        </w:rPr>
        <w:t>(2018)</w:t>
      </w:r>
      <w:r>
        <w:rPr>
          <w:sz w:val="24"/>
          <w:szCs w:val="24"/>
        </w:rPr>
        <w:fldChar w:fldCharType="end"/>
      </w:r>
      <w:r>
        <w:rPr>
          <w:sz w:val="24"/>
          <w:szCs w:val="24"/>
        </w:rPr>
        <w:t xml:space="preserve"> </w:t>
      </w:r>
      <w:r w:rsidRPr="00F21B04">
        <w:rPr>
          <w:sz w:val="24"/>
          <w:szCs w:val="24"/>
        </w:rPr>
        <w:t>a</w:t>
      </w:r>
      <w:r w:rsidRPr="00AB3D2F">
        <w:rPr>
          <w:sz w:val="24"/>
          <w:szCs w:val="24"/>
        </w:rPr>
        <w:t>rgues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the approach effects</w:t>
      </w:r>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5"/>
      <w:commentRangeStart w:id="6"/>
      <w:r w:rsidRPr="00DF372B">
        <w:rPr>
          <w:noProof/>
          <w:sz w:val="24"/>
          <w:szCs w:val="24"/>
        </w:rPr>
        <w:t>Risgaard</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Pr="00AB3D2F">
        <w:rPr>
          <w:sz w:val="24"/>
          <w:szCs w:val="24"/>
        </w:rPr>
        <w:fldChar w:fldCharType="separate"/>
      </w:r>
      <w:r w:rsidRPr="00024C63">
        <w:rPr>
          <w:noProof/>
          <w:sz w:val="24"/>
          <w:szCs w:val="24"/>
        </w:rPr>
        <w:t>(2021)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
      <w:r>
        <w:rPr>
          <w:rStyle w:val="Kommentarhenvisning"/>
        </w:rPr>
        <w:commentReference w:id="5"/>
      </w:r>
      <w:commentRangeEnd w:id="6"/>
      <w:r>
        <w:rPr>
          <w:rStyle w:val="Kommentarhenvisning"/>
        </w:rPr>
        <w:commentReference w:id="6"/>
      </w:r>
    </w:p>
    <w:p w14:paraId="1393B831" w14:textId="31F7DAC4" w:rsidR="00F26AF6" w:rsidRPr="00AB3D2F" w:rsidRDefault="00EF1B46" w:rsidP="00F26AF6">
      <w:pPr>
        <w:spacing w:line="360" w:lineRule="auto"/>
        <w:jc w:val="both"/>
        <w:rPr>
          <w:sz w:val="24"/>
          <w:szCs w:val="24"/>
        </w:rPr>
      </w:pPr>
      <w:r>
        <w:rPr>
          <w:sz w:val="24"/>
          <w:szCs w:val="24"/>
        </w:rPr>
        <w:t xml:space="preserve">Furthermore, </w:t>
      </w:r>
      <w:r w:rsidR="00F26AF6" w:rsidRPr="00DF372B">
        <w:rPr>
          <w:noProof/>
          <w:sz w:val="24"/>
          <w:szCs w:val="24"/>
        </w:rPr>
        <w:t>DØRS</w:t>
      </w:r>
      <w:r w:rsidR="00F26AF6" w:rsidRPr="00AB3D2F">
        <w:rPr>
          <w:sz w:val="24"/>
          <w:szCs w:val="24"/>
        </w:rPr>
        <w:t xml:space="preserve"> </w:t>
      </w:r>
      <w:r w:rsidR="00F26AF6" w:rsidRPr="00AB3D2F">
        <w:rPr>
          <w:sz w:val="24"/>
          <w:szCs w:val="24"/>
        </w:rPr>
        <w:fldChar w:fldCharType="begin" w:fldLock="1"/>
      </w:r>
      <w:r w:rsidR="00F26A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F26AF6" w:rsidRPr="00AB3D2F">
        <w:rPr>
          <w:sz w:val="24"/>
          <w:szCs w:val="24"/>
        </w:rPr>
        <w:fldChar w:fldCharType="separate"/>
      </w:r>
      <w:r w:rsidR="00F26AF6" w:rsidRPr="00024C63">
        <w:rPr>
          <w:noProof/>
          <w:sz w:val="24"/>
          <w:szCs w:val="24"/>
        </w:rPr>
        <w:t>(2022)</w:t>
      </w:r>
      <w:r w:rsidR="00F26AF6" w:rsidRPr="00AB3D2F">
        <w:rPr>
          <w:sz w:val="24"/>
          <w:szCs w:val="24"/>
        </w:rPr>
        <w:fldChar w:fldCharType="end"/>
      </w:r>
      <w:r w:rsidR="00F26AF6" w:rsidRPr="00AB3D2F">
        <w:rPr>
          <w:sz w:val="24"/>
          <w:szCs w:val="24"/>
        </w:rPr>
        <w:t xml:space="preserve"> </w:t>
      </w:r>
      <w:r>
        <w:rPr>
          <w:sz w:val="24"/>
          <w:szCs w:val="24"/>
        </w:rPr>
        <w:t xml:space="preserve">also </w:t>
      </w:r>
      <w:r w:rsidR="00F26AF6" w:rsidRPr="00AB3D2F">
        <w:rPr>
          <w:sz w:val="24"/>
          <w:szCs w:val="24"/>
        </w:rPr>
        <w:t xml:space="preserve">concludes that </w:t>
      </w:r>
      <w:r>
        <w:rPr>
          <w:sz w:val="24"/>
          <w:szCs w:val="24"/>
        </w:rPr>
        <w:t>in</w:t>
      </w:r>
      <w:r w:rsidR="00F26AF6" w:rsidRPr="00AB3D2F">
        <w:rPr>
          <w:sz w:val="24"/>
          <w:szCs w:val="24"/>
        </w:rPr>
        <w:t xml:space="preserve"> new</w:t>
      </w:r>
      <w:r>
        <w:rPr>
          <w:sz w:val="24"/>
          <w:szCs w:val="24"/>
        </w:rPr>
        <w:t>er</w:t>
      </w:r>
      <w:r w:rsidR="00F26AF6" w:rsidRPr="00AB3D2F">
        <w:rPr>
          <w:sz w:val="24"/>
          <w:szCs w:val="24"/>
        </w:rPr>
        <w:t xml:space="preserve"> literature</w:t>
      </w:r>
      <w:r>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 .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7" w:name="_Ref119913428"/>
      <w:r>
        <w:t xml:space="preserve">Section </w:t>
      </w:r>
      <w:r w:rsidR="009E354F">
        <w:t>3</w:t>
      </w:r>
      <w:r>
        <w:t>: Lit</w:t>
      </w:r>
      <w:r w:rsidR="00BF1D8A">
        <w:t>erature</w:t>
      </w:r>
      <w:r>
        <w:t xml:space="preserve"> review</w:t>
      </w:r>
      <w:bookmarkEnd w:id="7"/>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w:t>
      </w:r>
      <w:r w:rsidR="00623D36" w:rsidRPr="00AB3D2F">
        <w:rPr>
          <w:sz w:val="24"/>
          <w:szCs w:val="24"/>
        </w:rPr>
        <w:lastRenderedPageBreak/>
        <w:t xml:space="preserve">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w:t>
      </w:r>
      <w:r w:rsidR="00057821" w:rsidRPr="00AB3D2F">
        <w:rPr>
          <w:sz w:val="24"/>
          <w:szCs w:val="24"/>
        </w:rPr>
        <w:lastRenderedPageBreak/>
        <w:t>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lastRenderedPageBreak/>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8"/>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w:t>
      </w:r>
      <w:r w:rsidRPr="00AB3D2F">
        <w:rPr>
          <w:sz w:val="24"/>
          <w:szCs w:val="24"/>
        </w:rPr>
        <w:lastRenderedPageBreak/>
        <w:t xml:space="preserve">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8"/>
      <w:r w:rsidR="00366564">
        <w:rPr>
          <w:rStyle w:val="Kommentarhenvisning"/>
        </w:rPr>
        <w:commentReference w:id="8"/>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54AD2FFB"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proofErr w:type="spellStart"/>
      <w:r w:rsidR="00A465E2">
        <w:rPr>
          <w:sz w:val="24"/>
          <w:szCs w:val="24"/>
        </w:rPr>
        <w:t>endogeneizing</w:t>
      </w:r>
      <w:proofErr w:type="spellEnd"/>
      <w:r w:rsidR="00A465E2">
        <w:rPr>
          <w:sz w:val="24"/>
          <w:szCs w:val="24"/>
        </w:rPr>
        <w:t xml:space="preserve"> a number of relevant features to the labour market, including the income 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131698B6" w:rsidR="006C3D5A" w:rsidRPr="00AB3D2F" w:rsidRDefault="00F96948" w:rsidP="008B1B99">
      <w:pPr>
        <w:spacing w:line="360" w:lineRule="auto"/>
        <w:jc w:val="both"/>
        <w:rPr>
          <w:rFonts w:cstheme="minorHAnsi"/>
          <w:sz w:val="24"/>
          <w:szCs w:val="24"/>
        </w:rPr>
      </w:pPr>
      <w:r>
        <w:rPr>
          <w:rFonts w:cstheme="minorHAnsi"/>
          <w:sz w:val="24"/>
          <w:szCs w:val="24"/>
        </w:rPr>
        <w:t xml:space="preserve">To start </w:t>
      </w:r>
      <w:proofErr w:type="spellStart"/>
      <w:r>
        <w:rPr>
          <w:rFonts w:cstheme="minorHAnsi"/>
          <w:sz w:val="24"/>
          <w:szCs w:val="24"/>
        </w:rPr>
        <w:t>of</w:t>
      </w:r>
      <w:proofErr w:type="spellEnd"/>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2E3E89EB"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which creates a link between the demand effects of unemployment benefits and the labour force</w:t>
      </w:r>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1EBE4437" w:rsidR="00461C72" w:rsidRDefault="00461C72" w:rsidP="00461C72">
      <w:pPr>
        <w:spacing w:line="360" w:lineRule="auto"/>
        <w:jc w:val="both"/>
        <w:rPr>
          <w:rFonts w:cstheme="minorHAnsi"/>
          <w:sz w:val="24"/>
          <w:szCs w:val="24"/>
        </w:rPr>
      </w:pPr>
      <w:r>
        <w:rPr>
          <w:rFonts w:eastAsiaTheme="minorEastAsia" w:cstheme="minorHAnsi"/>
          <w:sz w:val="24"/>
          <w:szCs w:val="24"/>
        </w:rPr>
        <w:t>Due to the existence of the income insurance system, 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w:t>
      </w:r>
      <w:commentRangeStart w:id="9"/>
      <w:commentRangeStart w:id="10"/>
      <w:r>
        <w:rPr>
          <w:rFonts w:eastAsiaTheme="minorEastAsia" w:cstheme="minorHAnsi"/>
          <w:sz w:val="24"/>
          <w:szCs w:val="24"/>
        </w:rPr>
        <w:t>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w:t>
      </w:r>
      <w:proofErr w:type="gramStart"/>
      <w:r>
        <w:rPr>
          <w:rFonts w:eastAsiaTheme="minorEastAsia" w:cstheme="minorHAnsi"/>
          <w:sz w:val="24"/>
          <w:szCs w:val="24"/>
        </w:rPr>
        <w:t>economy</w:t>
      </w:r>
      <w:r w:rsidR="00A83056">
        <w:rPr>
          <w:rFonts w:eastAsiaTheme="minorEastAsia" w:cstheme="minorHAnsi"/>
          <w:sz w:val="24"/>
          <w:szCs w:val="24"/>
        </w:rPr>
        <w:t>, since</w:t>
      </w:r>
      <w:proofErr w:type="gramEnd"/>
      <w:r w:rsidR="00A83056">
        <w:rPr>
          <w:rFonts w:eastAsiaTheme="minorEastAsia" w:cstheme="minorHAnsi"/>
          <w:sz w:val="24"/>
          <w:szCs w:val="24"/>
        </w:rPr>
        <w:t xml:space="preserv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lastRenderedPageBreak/>
        <w:t>adopted from political side</w:t>
      </w:r>
      <w:r w:rsidR="009B2738">
        <w:rPr>
          <w:rFonts w:eastAsiaTheme="minorEastAsia" w:cstheme="minorHAnsi"/>
          <w:sz w:val="24"/>
          <w:szCs w:val="24"/>
        </w:rPr>
        <w:t xml:space="preserve">. </w:t>
      </w:r>
      <w:commentRangeEnd w:id="9"/>
      <w:r w:rsidR="00F96948">
        <w:rPr>
          <w:rStyle w:val="Kommentarhenvisning"/>
        </w:rPr>
        <w:commentReference w:id="9"/>
      </w:r>
      <w:commentRangeEnd w:id="10"/>
      <w:r w:rsidR="00893268">
        <w:rPr>
          <w:rStyle w:val="Kommentarhenvisning"/>
        </w:rPr>
        <w:commentReference w:id="10"/>
      </w:r>
      <w:r w:rsidR="009B2738">
        <w:rPr>
          <w:rFonts w:eastAsiaTheme="minorEastAsia" w:cstheme="minorHAnsi"/>
          <w:sz w:val="24"/>
          <w:szCs w:val="24"/>
        </w:rPr>
        <w:t xml:space="preserve">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1"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11"/>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77777777" w:rsidR="009B2738" w:rsidRPr="00AB3D2F" w:rsidRDefault="009B2738" w:rsidP="009B2738">
      <w:pPr>
        <w:spacing w:line="360" w:lineRule="auto"/>
        <w:jc w:val="both"/>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 xml:space="preserve">experience a lower increase or even no increase at all in their level of income insurance, depending on whether the increase in the maximum level of income insurance is because of higher </w:t>
      </w:r>
      <w:r>
        <w:rPr>
          <w:rFonts w:cstheme="minorHAnsi"/>
          <w:sz w:val="24"/>
          <w:szCs w:val="24"/>
        </w:rPr>
        <w:lastRenderedPageBreak/>
        <w:t>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01D7C37C"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4283E54" w:rsidR="00174C5E" w:rsidRPr="00AB3D2F" w:rsidRDefault="00763BD8" w:rsidP="008B1B99">
      <w:pPr>
        <w:spacing w:line="360" w:lineRule="auto"/>
        <w:jc w:val="both"/>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w:t>
      </w:r>
      <w:r w:rsidR="009B2738" w:rsidRPr="00AC0541">
        <w:rPr>
          <w:sz w:val="24"/>
          <w:szCs w:val="24"/>
        </w:rPr>
        <w:lastRenderedPageBreak/>
        <w:t>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12"/>
      <w:commentRangeStart w:id="13"/>
      <w:r w:rsidR="009B2738" w:rsidRPr="00AC0541">
        <w:rPr>
          <w:sz w:val="24"/>
          <w:szCs w:val="24"/>
        </w:rPr>
        <w:t xml:space="preserve">observed below: </w:t>
      </w:r>
      <w:commentRangeEnd w:id="12"/>
      <w:r w:rsidR="009B2738">
        <w:rPr>
          <w:rStyle w:val="Kommentarhenvisning"/>
        </w:rPr>
        <w:commentReference w:id="12"/>
      </w:r>
      <w:commentRangeEnd w:id="13"/>
      <w:r w:rsidR="009B2738">
        <w:rPr>
          <w:rStyle w:val="Kommentarhenvisning"/>
        </w:rPr>
        <w:commentReference w:id="13"/>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ins w:id="14" w:author="Mikael Randrup Byrialsen" w:date="2022-12-22T11:20:00Z"/>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314D6B48" w14:textId="0B87E5E0" w:rsidR="00893268" w:rsidDel="00893268" w:rsidRDefault="00893268" w:rsidP="009B2738">
      <w:pPr>
        <w:spacing w:line="360" w:lineRule="auto"/>
        <w:jc w:val="both"/>
        <w:rPr>
          <w:del w:id="15" w:author="Mikael Randrup Byrialsen" w:date="2022-12-22T11:21:00Z"/>
          <w:rFonts w:eastAsiaTheme="minorEastAsia" w:cstheme="minorHAnsi"/>
          <w:sz w:val="24"/>
          <w:szCs w:val="24"/>
        </w:rPr>
      </w:pPr>
      <w:ins w:id="16" w:author="Mikael Randrup Byrialsen" w:date="2022-12-22T11:20:00Z">
        <w:r>
          <w:rPr>
            <w:rFonts w:eastAsiaTheme="minorEastAsia" w:cstheme="minorHAnsi"/>
            <w:sz w:val="24"/>
            <w:szCs w:val="24"/>
          </w:rPr>
          <w:t>Another important element of household</w:t>
        </w:r>
      </w:ins>
      <w:ins w:id="17" w:author="Mikael Randrup Byrialsen" w:date="2022-12-22T11:21:00Z">
        <w:r>
          <w:rPr>
            <w:rFonts w:eastAsiaTheme="minorEastAsia" w:cstheme="minorHAnsi"/>
            <w:sz w:val="24"/>
            <w:szCs w:val="24"/>
          </w:rPr>
          <w:t xml:space="preserve"> income, which might also be affect by the level of unemployment </w:t>
        </w:r>
        <w:proofErr w:type="spellStart"/>
        <w:r>
          <w:rPr>
            <w:rFonts w:eastAsiaTheme="minorEastAsia" w:cstheme="minorHAnsi"/>
            <w:sz w:val="24"/>
            <w:szCs w:val="24"/>
          </w:rPr>
          <w:t>benfits</w:t>
        </w:r>
        <w:proofErr w:type="spellEnd"/>
        <w:r>
          <w:rPr>
            <w:rFonts w:eastAsiaTheme="minorEastAsia" w:cstheme="minorHAnsi"/>
            <w:sz w:val="24"/>
            <w:szCs w:val="24"/>
          </w:rPr>
          <w:t xml:space="preserve"> is the wages.</w:t>
        </w:r>
        <w:r>
          <w:rPr>
            <w:rFonts w:cstheme="minorHAnsi"/>
            <w:sz w:val="24"/>
            <w:szCs w:val="24"/>
          </w:rPr>
          <w:t xml:space="preserve"> </w:t>
        </w:r>
      </w:ins>
    </w:p>
    <w:p w14:paraId="762A2C4A" w14:textId="743EF1D2" w:rsidR="00893268" w:rsidRDefault="00893268" w:rsidP="00893268">
      <w:pPr>
        <w:spacing w:line="360" w:lineRule="auto"/>
        <w:jc w:val="both"/>
        <w:rPr>
          <w:rFonts w:cstheme="minorHAnsi"/>
          <w:sz w:val="24"/>
          <w:szCs w:val="24"/>
        </w:rPr>
      </w:pPr>
      <w:commentRangeStart w:id="18"/>
      <w:commentRangeStart w:id="19"/>
      <w:del w:id="20" w:author="Mikael Randrup Byrialsen" w:date="2022-12-22T11:21:00Z">
        <w:r w:rsidDel="00893268">
          <w:rPr>
            <w:rFonts w:cstheme="minorHAnsi"/>
            <w:sz w:val="24"/>
            <w:szCs w:val="24"/>
          </w:rPr>
          <w:delText>An important argument within the discussion of unemployment benefits is the effect it has on wages. Besides the demand-channel we also include a wage-channel</w:delText>
        </w:r>
        <w:commentRangeEnd w:id="18"/>
        <w:r w:rsidDel="00893268">
          <w:rPr>
            <w:rStyle w:val="Kommentarhenvisning"/>
          </w:rPr>
          <w:commentReference w:id="18"/>
        </w:r>
        <w:commentRangeEnd w:id="19"/>
        <w:r w:rsidDel="00893268">
          <w:rPr>
            <w:rStyle w:val="Kommentarhenvisning"/>
          </w:rPr>
          <w:commentReference w:id="19"/>
        </w:r>
        <w:r w:rsidDel="00893268">
          <w:rPr>
            <w:rFonts w:cstheme="minorHAnsi"/>
            <w:sz w:val="24"/>
            <w:szCs w:val="24"/>
          </w:rPr>
          <w:delText xml:space="preserve">. </w:delText>
        </w:r>
      </w:del>
      <w:r>
        <w:rPr>
          <w:rFonts w:cstheme="minorHAnsi"/>
          <w:sz w:val="24"/>
          <w:szCs w:val="24"/>
        </w:rPr>
        <w:t xml:space="preserve">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r>
        <w:rPr>
          <w:rFonts w:cstheme="minorHAnsi"/>
          <w:sz w:val="24"/>
          <w:szCs w:val="24"/>
        </w:rPr>
        <w:t>the</w:t>
      </w:r>
      <w:r w:rsidRPr="00DF5ADC">
        <w:rPr>
          <w:rFonts w:cstheme="minorHAnsi"/>
          <w:sz w:val="24"/>
          <w:szCs w:val="24"/>
        </w:rPr>
        <w:t xml:space="preserve"> </w:t>
      </w:r>
      <w:r>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lastRenderedPageBreak/>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 between the replacement rate and wages</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45A012C0" w:rsidR="00893268" w:rsidRDefault="00893268" w:rsidP="00893268">
      <w:pPr>
        <w:spacing w:line="360" w:lineRule="auto"/>
        <w:jc w:val="both"/>
        <w:rPr>
          <w:ins w:id="21" w:author="Mikael Randrup Byrialsen" w:date="2022-12-22T11:21:00Z"/>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w:t>
      </w:r>
      <w:commentRangeStart w:id="22"/>
      <w:commentRangeStart w:id="23"/>
      <w:r w:rsidRPr="00AC0541">
        <w:rPr>
          <w:sz w:val="24"/>
          <w:szCs w:val="24"/>
        </w:rPr>
        <w:t>run</w:t>
      </w:r>
      <w:commentRangeEnd w:id="22"/>
      <w:r w:rsidR="00CA0076">
        <w:rPr>
          <w:rStyle w:val="Kommentarhenvisning"/>
        </w:rPr>
        <w:commentReference w:id="22"/>
      </w:r>
      <w:commentRangeEnd w:id="23"/>
      <w:r w:rsidR="00DF047F">
        <w:rPr>
          <w:rStyle w:val="Kommentarhenvisning"/>
        </w:rPr>
        <w:commentReference w:id="23"/>
      </w:r>
      <w:r w:rsidRPr="00AC0541">
        <w:rPr>
          <w:sz w:val="24"/>
          <w:szCs w:val="24"/>
        </w:rPr>
        <w:t>.</w:t>
      </w:r>
    </w:p>
    <w:p w14:paraId="28FC37AD" w14:textId="75176580" w:rsidR="00893268" w:rsidRDefault="00893268" w:rsidP="00893268">
      <w:pPr>
        <w:spacing w:line="360" w:lineRule="auto"/>
        <w:jc w:val="both"/>
        <w:rPr>
          <w:rFonts w:eastAsiaTheme="minorEastAsia" w:cstheme="minorHAnsi"/>
          <w:sz w:val="24"/>
          <w:szCs w:val="24"/>
        </w:rPr>
      </w:pPr>
      <w:ins w:id="24" w:author="Mikael Randrup Byrialsen" w:date="2022-12-22T11:22:00Z">
        <w:r>
          <w:rPr>
            <w:sz w:val="24"/>
            <w:szCs w:val="24"/>
          </w:rPr>
          <w:t xml:space="preserve">We have now established the link between unemployment benefits and the rate of income for unemployed as well as the </w:t>
        </w:r>
        <w:proofErr w:type="spellStart"/>
        <w:r>
          <w:rPr>
            <w:sz w:val="24"/>
            <w:szCs w:val="24"/>
          </w:rPr>
          <w:t>the</w:t>
        </w:r>
        <w:proofErr w:type="spellEnd"/>
        <w:r>
          <w:rPr>
            <w:sz w:val="24"/>
            <w:szCs w:val="24"/>
          </w:rPr>
          <w:t xml:space="preserve"> wage rate for workers,</w:t>
        </w:r>
      </w:ins>
      <w:ins w:id="25" w:author="Mikael Randrup Byrialsen" w:date="2022-12-22T11:23:00Z">
        <w:r>
          <w:rPr>
            <w:sz w:val="24"/>
            <w:szCs w:val="24"/>
          </w:rPr>
          <w:t xml:space="preserve"> which allows us to move towards focusing on the decision to consume among t</w:t>
        </w:r>
      </w:ins>
      <w:ins w:id="26" w:author="Mikael Randrup Byrialsen" w:date="2022-12-22T11:24:00Z">
        <w:r>
          <w:rPr>
            <w:sz w:val="24"/>
            <w:szCs w:val="24"/>
          </w:rPr>
          <w:t>he households.</w:t>
        </w:r>
      </w:ins>
    </w:p>
    <w:p w14:paraId="01AA5691" w14:textId="5A45F772" w:rsidR="00483B78" w:rsidRPr="00AB3D2F" w:rsidRDefault="00893268" w:rsidP="009B2738">
      <w:pPr>
        <w:spacing w:line="360" w:lineRule="auto"/>
        <w:jc w:val="both"/>
        <w:rPr>
          <w:rFonts w:eastAsiaTheme="minorEastAsia" w:cstheme="minorHAnsi"/>
          <w:sz w:val="24"/>
          <w:szCs w:val="24"/>
        </w:rPr>
      </w:pPr>
      <w:ins w:id="27" w:author="Mikael Randrup Byrialsen" w:date="2022-12-22T11:24:00Z">
        <w:r>
          <w:rPr>
            <w:rFonts w:eastAsiaTheme="minorEastAsia" w:cstheme="minorHAnsi"/>
            <w:sz w:val="24"/>
            <w:szCs w:val="24"/>
          </w:rPr>
          <w:t>The d</w:t>
        </w:r>
      </w:ins>
      <w:del w:id="28" w:author="Mikael Randrup Byrialsen" w:date="2022-12-22T11:24:00Z">
        <w:r w:rsidR="00483B78" w:rsidDel="00893268">
          <w:rPr>
            <w:rFonts w:eastAsiaTheme="minorEastAsia" w:cstheme="minorHAnsi"/>
            <w:sz w:val="24"/>
            <w:szCs w:val="24"/>
          </w:rPr>
          <w:delText>D</w:delText>
        </w:r>
      </w:del>
      <w:r w:rsidR="00483B78">
        <w:rPr>
          <w:rFonts w:eastAsiaTheme="minorEastAsia" w:cstheme="minorHAnsi"/>
          <w:sz w:val="24"/>
          <w:szCs w:val="24"/>
        </w:rPr>
        <w:t xml:space="preserve">isposable income </w:t>
      </w:r>
      <w:ins w:id="29" w:author="Mikael Randrup Byrialsen" w:date="2022-12-22T11:24:00Z">
        <w:r>
          <w:rPr>
            <w:rFonts w:eastAsiaTheme="minorEastAsia" w:cstheme="minorHAnsi"/>
            <w:sz w:val="24"/>
            <w:szCs w:val="24"/>
          </w:rPr>
          <w:t xml:space="preserve">among the households </w:t>
        </w:r>
      </w:ins>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0488E0C0" w:rsidR="00483B78" w:rsidRPr="00893268" w:rsidRDefault="00483B78" w:rsidP="00483B78">
      <w:pPr>
        <w:spacing w:line="360" w:lineRule="auto"/>
        <w:jc w:val="both"/>
        <w:rPr>
          <w:ins w:id="30" w:author="Mikael Randrup Byrialsen" w:date="2022-12-22T11:24:00Z"/>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m:t>
                  </m:r>
                  <m:r>
                    <w:ins w:id="31" w:author="Mikael Randrup Byrialsen" w:date="2022-12-22T11:24:00Z">
                      <w:rPr>
                        <w:rFonts w:ascii="Cambria Math" w:eastAsiaTheme="minorEastAsia" w:hAnsi="Cambria Math" w:cstheme="minorHAnsi"/>
                        <w:sz w:val="24"/>
                        <w:szCs w:val="24"/>
                      </w:rPr>
                      <m:t>1</m:t>
                    </w:ins>
                  </m:r>
                  <m:r>
                    <w:del w:id="32" w:author="Mikael Randrup Byrialsen" w:date="2022-12-22T11:24:00Z">
                      <w:rPr>
                        <w:rFonts w:ascii="Cambria Math" w:eastAsiaTheme="minorEastAsia" w:hAnsi="Cambria Math" w:cstheme="minorHAnsi"/>
                        <w:sz w:val="24"/>
                        <w:szCs w:val="24"/>
                      </w:rPr>
                      <m:t>2</m:t>
                    </w:del>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ins w:id="33" w:author="Mikael Randrup Byrialsen" w:date="2022-12-22T11:24:00Z"/>
          <w:rFonts w:eastAsiaTheme="minorEastAsia" w:cstheme="minorHAnsi"/>
          <w:sz w:val="24"/>
          <w:szCs w:val="24"/>
        </w:rPr>
      </w:pPr>
      <m:oMathPara>
        <m:oMath>
          <m:r>
            <w:ins w:id="34" w:author="Mikael Randrup Byrialsen" w:date="2022-12-22T11:24:00Z">
              <w:rPr>
                <w:rFonts w:ascii="Cambria Math" w:eastAsiaTheme="minorEastAsia" w:hAnsi="Cambria Math" w:cstheme="minorHAnsi"/>
                <w:sz w:val="24"/>
                <w:szCs w:val="24"/>
              </w:rPr>
              <m:t>YD</m:t>
            </w:ins>
          </m:r>
          <m:r>
            <w:ins w:id="35" w:author="Mikael Randrup Byrialsen" w:date="2022-12-22T11:25:00Z">
              <w:rPr>
                <w:rFonts w:ascii="Cambria Math" w:eastAsiaTheme="minorEastAsia" w:hAnsi="Cambria Math" w:cstheme="minorHAnsi"/>
                <w:sz w:val="24"/>
                <w:szCs w:val="24"/>
              </w:rPr>
              <m:t>2</m:t>
            </w:ins>
          </m:r>
          <m:r>
            <w:ins w:id="36" w:author="Mikael Randrup Byrialsen" w:date="2022-12-22T11:24:00Z">
              <w:rPr>
                <w:rFonts w:ascii="Cambria Math" w:eastAsiaTheme="minorEastAsia" w:hAnsi="Cambria Math" w:cstheme="minorHAnsi"/>
                <w:sz w:val="24"/>
                <w:szCs w:val="24"/>
              </w:rPr>
              <m:t>=</m:t>
            </w:ins>
          </m:r>
          <m:d>
            <m:dPr>
              <m:ctrlPr>
                <w:ins w:id="37" w:author="Mikael Randrup Byrialsen" w:date="2022-12-22T11:24:00Z">
                  <w:rPr>
                    <w:rFonts w:ascii="Cambria Math" w:eastAsiaTheme="minorEastAsia" w:hAnsi="Cambria Math" w:cstheme="minorHAnsi"/>
                    <w:i/>
                    <w:sz w:val="24"/>
                    <w:szCs w:val="24"/>
                  </w:rPr>
                </w:ins>
              </m:ctrlPr>
            </m:dPr>
            <m:e>
              <m:r>
                <w:ins w:id="38" w:author="Mikael Randrup Byrialsen" w:date="2022-12-22T11:24:00Z">
                  <w:rPr>
                    <w:rFonts w:ascii="Cambria Math" w:eastAsiaTheme="minorEastAsia" w:hAnsi="Cambria Math" w:cstheme="minorHAnsi"/>
                    <w:sz w:val="24"/>
                    <w:szCs w:val="24"/>
                  </w:rPr>
                  <m:t>1-</m:t>
                </w:ins>
              </m:r>
              <m:sSup>
                <m:sSupPr>
                  <m:ctrlPr>
                    <w:ins w:id="39" w:author="Mikael Randrup Byrialsen" w:date="2022-12-22T11:24:00Z">
                      <w:rPr>
                        <w:rFonts w:ascii="Cambria Math" w:eastAsiaTheme="minorEastAsia" w:hAnsi="Cambria Math" w:cstheme="minorHAnsi"/>
                        <w:i/>
                        <w:sz w:val="24"/>
                        <w:szCs w:val="24"/>
                      </w:rPr>
                    </w:ins>
                  </m:ctrlPr>
                </m:sSupPr>
                <m:e>
                  <m:r>
                    <w:ins w:id="40" w:author="Mikael Randrup Byrialsen" w:date="2022-12-22T11:24:00Z">
                      <w:rPr>
                        <w:rFonts w:ascii="Cambria Math" w:eastAsiaTheme="minorEastAsia" w:hAnsi="Cambria Math" w:cstheme="minorHAnsi"/>
                        <w:sz w:val="24"/>
                        <w:szCs w:val="24"/>
                      </w:rPr>
                      <m:t>θ</m:t>
                    </w:ins>
                  </m:r>
                </m:e>
                <m:sup>
                  <m:r>
                    <w:ins w:id="41" w:author="Mikael Randrup Byrialsen" w:date="2022-12-22T11:24:00Z">
                      <w:rPr>
                        <w:rFonts w:ascii="Cambria Math" w:eastAsiaTheme="minorEastAsia" w:hAnsi="Cambria Math" w:cstheme="minorHAnsi"/>
                        <w:sz w:val="24"/>
                        <w:szCs w:val="24"/>
                      </w:rPr>
                      <m:t>H,2</m:t>
                    </w:ins>
                  </m:r>
                </m:sup>
              </m:sSup>
            </m:e>
          </m:d>
          <m:r>
            <w:ins w:id="42" w:author="Mikael Randrup Byrialsen" w:date="2022-12-22T11:24:00Z">
              <w:rPr>
                <w:rFonts w:ascii="Cambria Math" w:eastAsiaTheme="minorEastAsia" w:hAnsi="Cambria Math" w:cstheme="minorHAnsi"/>
                <w:sz w:val="24"/>
                <w:szCs w:val="24"/>
              </w:rPr>
              <m:t>[</m:t>
            </w:ins>
          </m:r>
          <m:sSubSup>
            <m:sSubSupPr>
              <m:ctrlPr>
                <w:ins w:id="43" w:author="Mikael Randrup Byrialsen" w:date="2022-12-22T11:24:00Z">
                  <w:rPr>
                    <w:rFonts w:ascii="Cambria Math" w:eastAsiaTheme="minorEastAsia" w:hAnsi="Cambria Math" w:cstheme="minorHAnsi"/>
                    <w:i/>
                    <w:sz w:val="24"/>
                    <w:szCs w:val="24"/>
                  </w:rPr>
                </w:ins>
              </m:ctrlPr>
            </m:sSubSupPr>
            <m:e>
              <m:r>
                <w:ins w:id="44" w:author="Mikael Randrup Byrialsen" w:date="2022-12-22T11:25:00Z">
                  <w:rPr>
                    <w:rFonts w:ascii="Cambria Math" w:eastAsiaTheme="minorEastAsia" w:hAnsi="Cambria Math" w:cstheme="minorHAnsi"/>
                    <w:sz w:val="24"/>
                    <w:szCs w:val="24"/>
                  </w:rPr>
                  <m:t>property income</m:t>
                </w:ins>
              </m:r>
            </m:e>
            <m:sub>
              <m:r>
                <w:ins w:id="45" w:author="Mikael Randrup Byrialsen" w:date="2022-12-22T11:24:00Z">
                  <w:rPr>
                    <w:rFonts w:ascii="Cambria Math" w:eastAsiaTheme="minorEastAsia" w:hAnsi="Cambria Math" w:cstheme="minorHAnsi"/>
                    <w:sz w:val="24"/>
                    <w:szCs w:val="24"/>
                  </w:rPr>
                  <m:t>t</m:t>
                </w:ins>
              </m:r>
            </m:sub>
            <m:sup>
              <m:r>
                <w:ins w:id="46" w:author="Mikael Randrup Byrialsen" w:date="2022-12-22T11:24:00Z">
                  <w:rPr>
                    <w:rFonts w:ascii="Cambria Math" w:eastAsiaTheme="minorEastAsia" w:hAnsi="Cambria Math" w:cstheme="minorHAnsi"/>
                    <w:sz w:val="24"/>
                    <w:szCs w:val="24"/>
                  </w:rPr>
                  <m:t>H</m:t>
                </w:ins>
              </m:r>
            </m:sup>
          </m:sSubSup>
          <m:r>
            <w:ins w:id="47" w:author="Mikael Randrup Byrialsen" w:date="2022-12-22T11:24:00Z">
              <w:rPr>
                <w:rFonts w:ascii="Cambria Math" w:eastAsiaTheme="minorEastAsia" w:hAnsi="Cambria Math" w:cstheme="minorHAnsi"/>
                <w:sz w:val="24"/>
                <w:szCs w:val="24"/>
              </w:rPr>
              <m:t>]</m:t>
            </w:ins>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ins w:id="48" w:author="Mikael Randrup Byrialsen" w:date="2022-12-22T11:25:00Z">
        <w:r>
          <w:rPr>
            <w:rFonts w:cstheme="minorHAnsi"/>
            <w:sz w:val="24"/>
            <w:szCs w:val="24"/>
          </w:rPr>
          <w:lastRenderedPageBreak/>
          <w:t>Following standard Keynesian theory consumption ca</w:t>
        </w:r>
      </w:ins>
      <w:ins w:id="49" w:author="Mikael Randrup Byrialsen" w:date="2022-12-22T11:26:00Z">
        <w:r>
          <w:rPr>
            <w:rFonts w:cstheme="minorHAnsi"/>
            <w:sz w:val="24"/>
            <w:szCs w:val="24"/>
          </w:rPr>
          <w:t>n be modelled as a function of disposable income and wealth. As stated above, our approach differentiate itself from most empirical models, by dividing disposable income in two com</w:t>
        </w:r>
      </w:ins>
      <w:ins w:id="50" w:author="Mikael Randrup Byrialsen" w:date="2022-12-22T11:27:00Z">
        <w:r>
          <w:rPr>
            <w:rFonts w:cstheme="minorHAnsi"/>
            <w:sz w:val="24"/>
            <w:szCs w:val="24"/>
          </w:rPr>
          <w:t>ponents with different propensities to consume.</w:t>
        </w:r>
      </w:ins>
    </w:p>
    <w:p w14:paraId="4A0AC989" w14:textId="33956B10" w:rsidR="00483B78" w:rsidRPr="00AB3D2F" w:rsidRDefault="00483B78" w:rsidP="00483B78">
      <w:pPr>
        <w:spacing w:line="360" w:lineRule="auto"/>
        <w:jc w:val="both"/>
        <w:rPr>
          <w:rFonts w:cstheme="minorHAnsi"/>
          <w:sz w:val="24"/>
          <w:szCs w:val="24"/>
        </w:rPr>
      </w:pPr>
      <w:commentRangeStart w:id="51"/>
      <w:commentRangeStart w:id="52"/>
      <w:commentRangeStart w:id="53"/>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51"/>
      <w:r w:rsidR="00590467">
        <w:rPr>
          <w:rStyle w:val="Kommentarhenvisning"/>
        </w:rPr>
        <w:commentReference w:id="51"/>
      </w:r>
      <w:commentRangeEnd w:id="52"/>
      <w:r w:rsidR="00C31F9C">
        <w:rPr>
          <w:rStyle w:val="Kommentarhenvisning"/>
        </w:rPr>
        <w:commentReference w:id="52"/>
      </w:r>
      <w:commentRangeEnd w:id="53"/>
      <w:r w:rsidR="00692E45">
        <w:rPr>
          <w:rStyle w:val="Kommentarhenvisning"/>
        </w:rPr>
        <w:commentReference w:id="53"/>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59D5AB20"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social transfers and the effect on </w:t>
      </w:r>
      <w:del w:id="54" w:author="Mikael Randrup Byrialsen" w:date="2022-12-22T11:30:00Z">
        <w:r w:rsidDel="00692E45">
          <w:rPr>
            <w:rFonts w:cstheme="minorHAnsi"/>
            <w:sz w:val="24"/>
            <w:szCs w:val="24"/>
          </w:rPr>
          <w:delText>nominel</w:delText>
        </w:r>
      </w:del>
      <w:ins w:id="55" w:author="Mikael Randrup Byrialsen" w:date="2022-12-22T11:30:00Z">
        <w:r w:rsidR="00692E45">
          <w:rPr>
            <w:rFonts w:cstheme="minorHAnsi"/>
            <w:sz w:val="24"/>
            <w:szCs w:val="24"/>
          </w:rPr>
          <w:t>nominal</w:t>
        </w:r>
      </w:ins>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effect of unemployment benefits on </w:t>
      </w:r>
      <w:del w:id="56" w:author="Mikael Randrup Byrialsen" w:date="2022-12-22T11:30:00Z">
        <w:r w:rsidDel="00692E45">
          <w:rPr>
            <w:rFonts w:cstheme="minorHAnsi"/>
            <w:sz w:val="24"/>
            <w:szCs w:val="24"/>
          </w:rPr>
          <w:delText>nominel</w:delText>
        </w:r>
      </w:del>
      <w:ins w:id="57" w:author="Mikael Randrup Byrialsen" w:date="2022-12-22T11:30:00Z">
        <w:r w:rsidR="00692E45">
          <w:rPr>
            <w:rFonts w:cstheme="minorHAnsi"/>
            <w:sz w:val="24"/>
            <w:szCs w:val="24"/>
          </w:rPr>
          <w:t>nominal</w:t>
        </w:r>
      </w:ins>
      <w:r>
        <w:rPr>
          <w:rFonts w:cstheme="minorHAnsi"/>
          <w:sz w:val="24"/>
          <w:szCs w:val="24"/>
        </w:rPr>
        <w:t xml:space="preserve"> wages </w:t>
      </w:r>
      <w:del w:id="58" w:author="Mikael Randrup Byrialsen" w:date="2022-12-22T11:50:00Z">
        <w:r w:rsidDel="00CA0076">
          <w:rPr>
            <w:rFonts w:cstheme="minorHAnsi"/>
            <w:sz w:val="24"/>
            <w:szCs w:val="24"/>
          </w:rPr>
          <w:delText>affects</w:delText>
        </w:r>
      </w:del>
      <w:ins w:id="59" w:author="Mikael Randrup Byrialsen" w:date="2022-12-22T11:50:00Z">
        <w:r w:rsidR="00CA0076">
          <w:rPr>
            <w:rFonts w:cstheme="minorHAnsi"/>
            <w:sz w:val="24"/>
            <w:szCs w:val="24"/>
          </w:rPr>
          <w:t>affect</w:t>
        </w:r>
      </w:ins>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(which is determined exogenously) and real exchange rate. Since the level of investment by firms follows a standard multiplier approach, investment would react pro-cyclical to changes in the level of aggregate demand</w:t>
      </w:r>
      <w:ins w:id="60" w:author="Mikael Randrup Byrialsen" w:date="2022-12-22T15:16:00Z">
        <w:r w:rsidR="003713FD">
          <w:rPr>
            <w:rStyle w:val="Fodnotehenvisning"/>
            <w:rFonts w:cstheme="minorHAnsi"/>
            <w:sz w:val="24"/>
            <w:szCs w:val="24"/>
          </w:rPr>
          <w:footnoteReference w:id="13"/>
        </w:r>
      </w:ins>
      <w:r>
        <w:rPr>
          <w:rFonts w:cstheme="minorHAnsi"/>
          <w:sz w:val="24"/>
          <w:szCs w:val="24"/>
        </w:rPr>
        <w:t xml:space="preserve">. Finally, both government consumption and investment are assumed to be exogenous, these are not affected by changes in the economic activity.   </w:t>
      </w:r>
    </w:p>
    <w:p w14:paraId="1F267083" w14:textId="0D165AB4"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del w:id="63" w:author="Mikael Randrup Byrialsen" w:date="2022-12-22T11:30:00Z">
        <w:r w:rsidR="00CF5B50" w:rsidDel="00692E45">
          <w:rPr>
            <w:rFonts w:cstheme="minorHAnsi"/>
            <w:sz w:val="24"/>
            <w:szCs w:val="24"/>
          </w:rPr>
          <w:delText>taxrevenue</w:delText>
        </w:r>
      </w:del>
      <w:ins w:id="64" w:author="Mikael Randrup Byrialsen" w:date="2022-12-22T11:30:00Z">
        <w:r w:rsidR="00692E45">
          <w:rPr>
            <w:rFonts w:cstheme="minorHAnsi"/>
            <w:sz w:val="24"/>
            <w:szCs w:val="24"/>
          </w:rPr>
          <w:t xml:space="preserve">tax </w:t>
        </w:r>
        <w:r w:rsidR="00692E45">
          <w:rPr>
            <w:rFonts w:cstheme="minorHAnsi"/>
            <w:sz w:val="24"/>
            <w:szCs w:val="24"/>
          </w:rPr>
          <w:lastRenderedPageBreak/>
          <w:t>revenue</w:t>
        </w:r>
      </w:ins>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net lending</w:t>
      </w:r>
      <w:r w:rsidR="00F268F7" w:rsidRPr="005239BF">
        <w:rPr>
          <w:rStyle w:val="Fodnotehenvisning"/>
        </w:rPr>
        <w:footnoteReference w:id="14"/>
      </w:r>
      <w:r w:rsidR="000C24CF" w:rsidRPr="00AB3D2F">
        <w:rPr>
          <w:rFonts w:cstheme="minorHAnsi"/>
          <w:sz w:val="24"/>
          <w:szCs w:val="24"/>
        </w:rPr>
        <w:t xml:space="preserve">. </w:t>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t xml:space="preserve">Figure </w:t>
      </w:r>
      <w:fldSimple w:instr=" SEQ Figure \* ARABIC ">
        <w:r w:rsidR="00775321">
          <w:rPr>
            <w:noProof/>
          </w:rPr>
          <w:t>3</w:t>
        </w:r>
      </w:fldSimple>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period 2011 </w:t>
      </w:r>
      <w:r w:rsidR="00E15526">
        <w:rPr>
          <w:sz w:val="24"/>
          <w:szCs w:val="24"/>
        </w:rPr>
        <w:t>–</w:t>
      </w:r>
      <w:r w:rsidR="001F087E" w:rsidRPr="00AC0541">
        <w:rPr>
          <w:sz w:val="24"/>
          <w:szCs w:val="24"/>
        </w:rPr>
        <w:t xml:space="preserve"> 2016</w:t>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w:t>
      </w:r>
      <w:r w:rsidR="001F087E" w:rsidRPr="00AC0541">
        <w:rPr>
          <w:sz w:val="24"/>
          <w:szCs w:val="24"/>
        </w:rPr>
        <w:lastRenderedPageBreak/>
        <w:t xml:space="preserve">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65" w:name="_Ref119756235"/>
      <w:r>
        <w:lastRenderedPageBreak/>
        <w:t>Figure</w:t>
      </w:r>
      <w:r w:rsidR="002966DF">
        <w:t xml:space="preserve"> </w:t>
      </w:r>
      <w:fldSimple w:instr=" SEQ Figure \* ARABIC ">
        <w:r w:rsidR="00775321">
          <w:rPr>
            <w:noProof/>
          </w:rPr>
          <w:t>4</w:t>
        </w:r>
      </w:fldSimple>
      <w:bookmarkEnd w:id="65"/>
      <w:r w:rsidR="002966DF">
        <w:rPr>
          <w:noProof/>
        </w:rPr>
        <w:t xml:space="preserve">: Simulation vs. real </w:t>
      </w:r>
      <w:commentRangeStart w:id="66"/>
      <w:commentRangeStart w:id="67"/>
      <w:r w:rsidR="002966DF">
        <w:rPr>
          <w:noProof/>
        </w:rPr>
        <w:t>data</w:t>
      </w:r>
      <w:commentRangeEnd w:id="66"/>
      <w:r w:rsidR="009F44F0">
        <w:rPr>
          <w:rStyle w:val="Kommentarhenvisning"/>
          <w:i w:val="0"/>
          <w:iCs w:val="0"/>
          <w:color w:val="auto"/>
        </w:rPr>
        <w:commentReference w:id="66"/>
      </w:r>
      <w:commentRangeEnd w:id="67"/>
      <w:r w:rsidR="00374F21">
        <w:rPr>
          <w:rStyle w:val="Kommentarhenvisning"/>
          <w:i w:val="0"/>
          <w:iCs w:val="0"/>
          <w:color w:val="auto"/>
        </w:rPr>
        <w:commentReference w:id="67"/>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458FF96B" w14:textId="4DE41600" w:rsidR="00712973" w:rsidDel="00145014" w:rsidRDefault="00712973" w:rsidP="00712973">
      <w:pPr>
        <w:spacing w:line="360" w:lineRule="auto"/>
        <w:jc w:val="both"/>
        <w:rPr>
          <w:del w:id="68" w:author="Mikael Randrup Byrialsen" w:date="2022-12-22T12:04:00Z"/>
          <w:sz w:val="24"/>
          <w:szCs w:val="24"/>
        </w:rPr>
      </w:pPr>
      <w:r>
        <w:rPr>
          <w:sz w:val="24"/>
          <w:szCs w:val="24"/>
        </w:rPr>
        <w:t>After</w:t>
      </w:r>
      <w:r w:rsidRPr="00AB3D2F">
        <w:rPr>
          <w:sz w:val="24"/>
          <w:szCs w:val="24"/>
        </w:rPr>
        <w:t xml:space="preserve"> creating a baseline </w:t>
      </w:r>
      <w:del w:id="69" w:author="Mikael Randrup Byrialsen" w:date="2022-12-22T11:40:00Z">
        <w:r w:rsidRPr="00AB3D2F" w:rsidDel="00F43E6E">
          <w:rPr>
            <w:sz w:val="24"/>
            <w:szCs w:val="24"/>
          </w:rPr>
          <w:delText>model</w:delText>
        </w:r>
      </w:del>
      <w:ins w:id="70" w:author="Mikael Randrup Byrialsen" w:date="2022-12-22T11:40:00Z">
        <w:r w:rsidR="00F43E6E" w:rsidRPr="00AB3D2F">
          <w:rPr>
            <w:sz w:val="24"/>
            <w:szCs w:val="24"/>
          </w:rPr>
          <w:t>model,</w:t>
        </w:r>
      </w:ins>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ins w:id="71" w:author="Mikael Randrup Byrialsen" w:date="2022-12-22T11:40:00Z">
        <w:r w:rsidR="00F43E6E">
          <w:rPr>
            <w:sz w:val="24"/>
            <w:szCs w:val="24"/>
          </w:rPr>
          <w:t xml:space="preserve">In the first scenario all </w:t>
        </w:r>
      </w:ins>
      <w:ins w:id="72" w:author="Mikael Randrup Byrialsen" w:date="2022-12-22T11:41:00Z">
        <w:r w:rsidR="00F43E6E">
          <w:rPr>
            <w:sz w:val="24"/>
            <w:szCs w:val="24"/>
          </w:rPr>
          <w:t xml:space="preserve">channels presented in the description of the model are activated. In the second scenario, </w:t>
        </w:r>
      </w:ins>
      <w:ins w:id="73" w:author="Mikael Randrup Byrialsen" w:date="2022-12-22T11:42:00Z">
        <w:r w:rsidR="00F43E6E">
          <w:rPr>
            <w:sz w:val="24"/>
            <w:szCs w:val="24"/>
          </w:rPr>
          <w:t>the link between unemployment benefits and labour force is weak</w:t>
        </w:r>
      </w:ins>
      <w:ins w:id="74" w:author="Mikael Randrup Byrialsen" w:date="2022-12-22T11:43:00Z">
        <w:r w:rsidR="00F43E6E">
          <w:rPr>
            <w:sz w:val="24"/>
            <w:szCs w:val="24"/>
          </w:rPr>
          <w:t>ened. The motivation for this scenario can be found in recent work by the Danish reform-</w:t>
        </w:r>
        <w:proofErr w:type="spellStart"/>
        <w:r w:rsidR="00F43E6E">
          <w:rPr>
            <w:sz w:val="24"/>
            <w:szCs w:val="24"/>
          </w:rPr>
          <w:t>commision</w:t>
        </w:r>
        <w:proofErr w:type="spellEnd"/>
        <w:r w:rsidR="00F43E6E">
          <w:rPr>
            <w:sz w:val="24"/>
            <w:szCs w:val="24"/>
          </w:rPr>
          <w:t>, wh</w:t>
        </w:r>
      </w:ins>
      <w:ins w:id="75" w:author="Mikael Randrup Byrialsen" w:date="2022-12-22T11:44:00Z">
        <w:r w:rsidR="00F43E6E">
          <w:rPr>
            <w:sz w:val="24"/>
            <w:szCs w:val="24"/>
          </w:rPr>
          <w:t>ich claim that the group of people outside the labour force is unaffected by labour market reforms</w:t>
        </w:r>
      </w:ins>
      <w:ins w:id="76" w:author="Mikael Randrup Byrialsen" w:date="2022-12-22T11:46:00Z">
        <w:r w:rsidR="00CA0076">
          <w:rPr>
            <w:sz w:val="24"/>
            <w:szCs w:val="24"/>
          </w:rPr>
          <w:t xml:space="preserve"> (Smith 2021)</w:t>
        </w:r>
      </w:ins>
      <w:ins w:id="77" w:author="Mikael Randrup Byrialsen" w:date="2022-12-22T11:44:00Z">
        <w:r w:rsidR="00F43E6E">
          <w:rPr>
            <w:sz w:val="24"/>
            <w:szCs w:val="24"/>
          </w:rPr>
          <w:t>.</w:t>
        </w:r>
      </w:ins>
      <w:ins w:id="78" w:author="Mikael Randrup Byrialsen" w:date="2022-12-22T11:47:00Z">
        <w:r w:rsidR="00CA0076">
          <w:rPr>
            <w:sz w:val="24"/>
            <w:szCs w:val="24"/>
          </w:rPr>
          <w:t xml:space="preserve"> In the third scenario, we add another element to scenario 2, </w:t>
        </w:r>
      </w:ins>
      <w:ins w:id="79" w:author="Mikael Randrup Byrialsen" w:date="2022-12-22T11:48:00Z">
        <w:r w:rsidR="00CA0076">
          <w:rPr>
            <w:sz w:val="24"/>
            <w:szCs w:val="24"/>
          </w:rPr>
          <w:t xml:space="preserve">by removing the link between unemployment benefits and </w:t>
        </w:r>
      </w:ins>
      <w:ins w:id="80" w:author="Mikael Randrup Byrialsen" w:date="2022-12-22T11:49:00Z">
        <w:r w:rsidR="00CA0076">
          <w:rPr>
            <w:sz w:val="24"/>
            <w:szCs w:val="24"/>
          </w:rPr>
          <w:lastRenderedPageBreak/>
          <w:t>wage setting</w:t>
        </w:r>
      </w:ins>
      <w:ins w:id="81" w:author="Mikael Randrup Byrialsen" w:date="2022-12-22T11:52:00Z">
        <w:r w:rsidR="00CA0076">
          <w:rPr>
            <w:sz w:val="24"/>
            <w:szCs w:val="24"/>
          </w:rPr>
          <w:t xml:space="preserve">. This motivation for this scenario can be explained by looking at </w:t>
        </w:r>
      </w:ins>
      <w:ins w:id="82" w:author="Mikael Randrup Byrialsen" w:date="2022-12-22T11:53:00Z">
        <w:r w:rsidR="00CA0076">
          <w:rPr>
            <w:sz w:val="24"/>
            <w:szCs w:val="24"/>
          </w:rPr>
          <w:t>the</w:t>
        </w:r>
      </w:ins>
      <w:ins w:id="83" w:author="Mikael Randrup Byrialsen" w:date="2022-12-22T11:55:00Z">
        <w:r w:rsidR="00CA0076">
          <w:rPr>
            <w:sz w:val="24"/>
            <w:szCs w:val="24"/>
          </w:rPr>
          <w:t xml:space="preserve"> development in compensation rate</w:t>
        </w:r>
      </w:ins>
      <w:ins w:id="84" w:author="Mikael Randrup Byrialsen" w:date="2022-12-22T11:59:00Z">
        <w:r w:rsidR="006F7190">
          <w:rPr>
            <w:sz w:val="24"/>
            <w:szCs w:val="24"/>
          </w:rPr>
          <w:t xml:space="preserve"> over the last couples of decades</w:t>
        </w:r>
      </w:ins>
      <w:ins w:id="85" w:author="Mikael Randrup Byrialsen" w:date="2022-12-22T11:55:00Z">
        <w:r w:rsidR="00CA0076">
          <w:rPr>
            <w:sz w:val="24"/>
            <w:szCs w:val="24"/>
          </w:rPr>
          <w:t>.</w:t>
        </w:r>
      </w:ins>
      <w:ins w:id="86" w:author="Mikael Randrup Byrialsen" w:date="2022-12-22T11:56:00Z">
        <w:r w:rsidR="00CA0076">
          <w:rPr>
            <w:sz w:val="24"/>
            <w:szCs w:val="24"/>
          </w:rPr>
          <w:t xml:space="preserve"> </w:t>
        </w:r>
      </w:ins>
      <w:ins w:id="87" w:author="Mikael Randrup Byrialsen" w:date="2022-12-22T11:57:00Z">
        <w:r w:rsidR="006F7190">
          <w:rPr>
            <w:sz w:val="24"/>
            <w:szCs w:val="24"/>
          </w:rPr>
          <w:t xml:space="preserve">It can be </w:t>
        </w:r>
      </w:ins>
      <w:ins w:id="88" w:author="Mikael Randrup Byrialsen" w:date="2022-12-22T11:59:00Z">
        <w:r w:rsidR="006F7190">
          <w:rPr>
            <w:sz w:val="24"/>
            <w:szCs w:val="24"/>
          </w:rPr>
          <w:t>argued</w:t>
        </w:r>
      </w:ins>
      <w:ins w:id="89" w:author="Mikael Randrup Byrialsen" w:date="2022-12-22T11:57:00Z">
        <w:r w:rsidR="006F7190">
          <w:rPr>
            <w:sz w:val="24"/>
            <w:szCs w:val="24"/>
          </w:rPr>
          <w:t xml:space="preserve"> that the fall in compensation rate over the last couple of decades</w:t>
        </w:r>
      </w:ins>
      <w:ins w:id="90" w:author="Mikael Randrup Byrialsen" w:date="2022-12-22T11:58:00Z">
        <w:r w:rsidR="006F7190">
          <w:rPr>
            <w:sz w:val="24"/>
            <w:szCs w:val="24"/>
          </w:rPr>
          <w:t xml:space="preserve"> has widened the gap between unemployed benefits and wages to a degree, where a small reduction of this gap shouldn’t</w:t>
        </w:r>
      </w:ins>
      <w:ins w:id="91" w:author="Mikael Randrup Byrialsen" w:date="2022-12-22T11:59:00Z">
        <w:r w:rsidR="006F7190">
          <w:rPr>
            <w:sz w:val="24"/>
            <w:szCs w:val="24"/>
          </w:rPr>
          <w:t xml:space="preserve"> affect the wages. </w:t>
        </w:r>
      </w:ins>
      <w:ins w:id="92" w:author="Mikael Randrup Byrialsen" w:date="2022-12-22T11:55:00Z">
        <w:r w:rsidR="00CA0076">
          <w:rPr>
            <w:sz w:val="24"/>
            <w:szCs w:val="24"/>
          </w:rPr>
          <w:t xml:space="preserve"> </w:t>
        </w:r>
      </w:ins>
    </w:p>
    <w:p w14:paraId="09ACCF0E" w14:textId="77777777" w:rsidR="00712973" w:rsidRPr="00712973" w:rsidRDefault="00712973">
      <w:pPr>
        <w:spacing w:line="360" w:lineRule="auto"/>
        <w:jc w:val="both"/>
        <w:pPrChange w:id="93" w:author="Mikael Randrup Byrialsen" w:date="2022-12-22T12:04:00Z">
          <w:pPr/>
        </w:pPrChange>
      </w:pP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ins w:id="94" w:author="Mikael Randrup Byrialsen" w:date="2022-12-22T12:09:00Z"/>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42DF8A05" w14:textId="6ACC88AE" w:rsidR="00C60073" w:rsidRDefault="00C60073" w:rsidP="00C60073">
      <w:pPr>
        <w:spacing w:line="360" w:lineRule="auto"/>
        <w:jc w:val="both"/>
        <w:rPr>
          <w:moveTo w:id="95" w:author="Mikael Randrup Byrialsen" w:date="2022-12-22T12:09:00Z"/>
          <w:sz w:val="24"/>
          <w:szCs w:val="24"/>
        </w:rPr>
      </w:pPr>
      <w:moveToRangeStart w:id="96" w:author="Mikael Randrup Byrialsen" w:date="2022-12-22T12:09:00Z" w:name="move122603409"/>
      <w:moveTo w:id="97" w:author="Mikael Randrup Byrialsen" w:date="2022-12-22T12:09:00Z">
        <w:r>
          <w:rPr>
            <w:sz w:val="24"/>
            <w:szCs w:val="24"/>
          </w:rPr>
          <w:t xml:space="preserve">In the figure </w:t>
        </w:r>
        <w:del w:id="98" w:author="Mikael Randrup Byrialsen" w:date="2022-12-22T12:11:00Z">
          <w:r w:rsidDel="00C60073">
            <w:rPr>
              <w:sz w:val="24"/>
              <w:szCs w:val="24"/>
            </w:rPr>
            <w:delText>above</w:delText>
          </w:r>
        </w:del>
      </w:moveTo>
      <w:ins w:id="99" w:author="Mikael Randrup Byrialsen" w:date="2022-12-22T12:11:00Z">
        <w:r>
          <w:rPr>
            <w:sz w:val="24"/>
            <w:szCs w:val="24"/>
          </w:rPr>
          <w:t>below</w:t>
        </w:r>
      </w:ins>
      <w:moveTo w:id="100" w:author="Mikael Randrup Byrialsen" w:date="2022-12-22T12:09:00Z">
        <w:r>
          <w:rPr>
            <w:sz w:val="24"/>
            <w:szCs w:val="24"/>
          </w:rPr>
          <w:t>, we find that in scenario 1</w:t>
        </w:r>
      </w:moveTo>
      <w:ins w:id="101" w:author="Mikael Randrup Byrialsen" w:date="2022-12-22T12:16:00Z">
        <w:r>
          <w:rPr>
            <w:sz w:val="24"/>
            <w:szCs w:val="24"/>
          </w:rPr>
          <w:t>,</w:t>
        </w:r>
      </w:ins>
      <w:moveTo w:id="102" w:author="Mikael Randrup Byrialsen" w:date="2022-12-22T12:09:00Z">
        <w:r>
          <w:rPr>
            <w:sz w:val="24"/>
            <w:szCs w:val="24"/>
          </w:rPr>
          <w:t xml:space="preserve"> </w:t>
        </w:r>
      </w:moveTo>
      <w:ins w:id="103" w:author="Mikael Randrup Byrialsen" w:date="2022-12-22T12:14:00Z">
        <w:r>
          <w:rPr>
            <w:sz w:val="24"/>
            <w:szCs w:val="24"/>
          </w:rPr>
          <w:t>removing the reduction in the level of unemployment benefits</w:t>
        </w:r>
      </w:ins>
      <w:ins w:id="104" w:author="Mikael Randrup Byrialsen" w:date="2022-12-22T12:54:00Z">
        <w:r w:rsidR="00343076">
          <w:rPr>
            <w:sz w:val="24"/>
            <w:szCs w:val="24"/>
          </w:rPr>
          <w:t xml:space="preserve"> </w:t>
        </w:r>
      </w:ins>
      <w:ins w:id="105" w:author="Mikael Randrup Byrialsen" w:date="2022-12-22T12:55:00Z">
        <w:r w:rsidR="00343076">
          <w:rPr>
            <w:sz w:val="24"/>
            <w:szCs w:val="24"/>
          </w:rPr>
          <w:t>affects the economy positively i</w:t>
        </w:r>
      </w:ins>
      <w:ins w:id="106" w:author="Mikael Randrup Byrialsen" w:date="2022-12-22T12:54:00Z">
        <w:r w:rsidR="00343076">
          <w:rPr>
            <w:sz w:val="24"/>
            <w:szCs w:val="24"/>
          </w:rPr>
          <w:t>n the very short run</w:t>
        </w:r>
      </w:ins>
      <w:ins w:id="107" w:author="Mikael Randrup Byrialsen" w:date="2022-12-22T12:56:00Z">
        <w:r w:rsidR="00343076">
          <w:rPr>
            <w:sz w:val="24"/>
            <w:szCs w:val="24"/>
          </w:rPr>
          <w:t xml:space="preserve">. This effect can be explained by the fact, that an </w:t>
        </w:r>
      </w:ins>
      <w:ins w:id="108" w:author="Mikael Randrup Byrialsen" w:date="2022-12-22T12:54:00Z">
        <w:r w:rsidR="00343076">
          <w:rPr>
            <w:sz w:val="24"/>
            <w:szCs w:val="24"/>
          </w:rPr>
          <w:t>increase in</w:t>
        </w:r>
      </w:ins>
      <w:ins w:id="109" w:author="Mikael Randrup Byrialsen" w:date="2022-12-22T12:56:00Z">
        <w:r w:rsidR="00343076">
          <w:rPr>
            <w:sz w:val="24"/>
            <w:szCs w:val="24"/>
          </w:rPr>
          <w:t xml:space="preserve"> the level of</w:t>
        </w:r>
      </w:ins>
      <w:ins w:id="110" w:author="Mikael Randrup Byrialsen" w:date="2022-12-22T12:54:00Z">
        <w:r w:rsidR="00343076">
          <w:rPr>
            <w:sz w:val="24"/>
            <w:szCs w:val="24"/>
          </w:rPr>
          <w:t xml:space="preserve"> unemployment benefits creates an increase in the income of households</w:t>
        </w:r>
      </w:ins>
      <w:ins w:id="111" w:author="Mikael Randrup Byrialsen" w:date="2022-12-22T12:56:00Z">
        <w:r w:rsidR="00343076">
          <w:rPr>
            <w:sz w:val="24"/>
            <w:szCs w:val="24"/>
          </w:rPr>
          <w:t>, which affect the economic activity positively</w:t>
        </w:r>
      </w:ins>
      <w:ins w:id="112" w:author="Mikael Randrup Byrialsen" w:date="2022-12-22T12:55:00Z">
        <w:r w:rsidR="00343076">
          <w:rPr>
            <w:sz w:val="24"/>
            <w:szCs w:val="24"/>
          </w:rPr>
          <w:t>.</w:t>
        </w:r>
      </w:ins>
      <w:ins w:id="113" w:author="Mikael Randrup Byrialsen" w:date="2022-12-22T12:54:00Z">
        <w:r w:rsidR="00343076">
          <w:rPr>
            <w:sz w:val="24"/>
            <w:szCs w:val="24"/>
          </w:rPr>
          <w:t xml:space="preserve"> After the first quarter however, the effect</w:t>
        </w:r>
      </w:ins>
      <w:ins w:id="114" w:author="Mikael Randrup Byrialsen" w:date="2022-12-22T12:16:00Z">
        <w:r>
          <w:rPr>
            <w:sz w:val="24"/>
            <w:szCs w:val="24"/>
          </w:rPr>
          <w:t xml:space="preserve"> </w:t>
        </w:r>
      </w:ins>
      <w:ins w:id="115" w:author="Mikael Randrup Byrialsen" w:date="2022-12-22T12:55:00Z">
        <w:r w:rsidR="00343076">
          <w:rPr>
            <w:sz w:val="24"/>
            <w:szCs w:val="24"/>
          </w:rPr>
          <w:t>turns negative relative to the baseline</w:t>
        </w:r>
      </w:ins>
      <w:ins w:id="116" w:author="Mikael Randrup Byrialsen" w:date="2022-12-22T12:56:00Z">
        <w:r w:rsidR="00343076">
          <w:rPr>
            <w:sz w:val="24"/>
            <w:szCs w:val="24"/>
          </w:rPr>
          <w:t>.</w:t>
        </w:r>
      </w:ins>
      <w:ins w:id="117" w:author="Mikael Randrup Byrialsen" w:date="2022-12-22T12:55:00Z">
        <w:r w:rsidR="00343076">
          <w:rPr>
            <w:sz w:val="24"/>
            <w:szCs w:val="24"/>
          </w:rPr>
          <w:t xml:space="preserve"> </w:t>
        </w:r>
      </w:ins>
      <w:ins w:id="118" w:author="Mikael Randrup Byrialsen" w:date="2022-12-22T12:16:00Z">
        <w:r>
          <w:rPr>
            <w:sz w:val="24"/>
            <w:szCs w:val="24"/>
          </w:rPr>
          <w:t xml:space="preserve">This negative effect on </w:t>
        </w:r>
      </w:ins>
      <w:ins w:id="119" w:author="Mikael Randrup Byrialsen" w:date="2022-12-22T12:17:00Z">
        <w:r>
          <w:rPr>
            <w:sz w:val="24"/>
            <w:szCs w:val="24"/>
          </w:rPr>
          <w:t xml:space="preserve">GDP can be explained by several channels. Firstly, the increase in the </w:t>
        </w:r>
        <w:r w:rsidR="00E61797">
          <w:rPr>
            <w:sz w:val="24"/>
            <w:szCs w:val="24"/>
          </w:rPr>
          <w:t>m</w:t>
        </w:r>
      </w:ins>
      <w:ins w:id="120" w:author="Mikael Randrup Byrialsen" w:date="2022-12-22T12:18:00Z">
        <w:r w:rsidR="00E61797">
          <w:rPr>
            <w:sz w:val="24"/>
            <w:szCs w:val="24"/>
          </w:rPr>
          <w:t xml:space="preserve">aximum </w:t>
        </w:r>
      </w:ins>
      <w:ins w:id="121" w:author="Mikael Randrup Byrialsen" w:date="2022-12-22T12:17:00Z">
        <w:r>
          <w:rPr>
            <w:sz w:val="24"/>
            <w:szCs w:val="24"/>
          </w:rPr>
          <w:t xml:space="preserve">level of benefits relative to </w:t>
        </w:r>
      </w:ins>
      <w:ins w:id="122" w:author="Mikael Randrup Byrialsen" w:date="2022-12-22T12:19:00Z">
        <w:r w:rsidR="00E61797">
          <w:rPr>
            <w:sz w:val="24"/>
            <w:szCs w:val="24"/>
          </w:rPr>
          <w:t xml:space="preserve">the </w:t>
        </w:r>
      </w:ins>
      <w:ins w:id="123" w:author="Mikael Randrup Byrialsen" w:date="2022-12-22T12:17:00Z">
        <w:r w:rsidR="00E61797">
          <w:rPr>
            <w:sz w:val="24"/>
            <w:szCs w:val="24"/>
          </w:rPr>
          <w:t>baseline</w:t>
        </w:r>
      </w:ins>
      <w:ins w:id="124" w:author="Mikael Randrup Byrialsen" w:date="2022-12-22T12:19:00Z">
        <w:r w:rsidR="00E61797">
          <w:rPr>
            <w:sz w:val="24"/>
            <w:szCs w:val="24"/>
          </w:rPr>
          <w:t xml:space="preserve"> level</w:t>
        </w:r>
      </w:ins>
      <w:ins w:id="125" w:author="Mikael Randrup Byrialsen" w:date="2022-12-22T12:17:00Z">
        <w:r w:rsidR="00E61797">
          <w:rPr>
            <w:sz w:val="24"/>
            <w:szCs w:val="24"/>
          </w:rPr>
          <w:t xml:space="preserve"> re</w:t>
        </w:r>
      </w:ins>
      <w:ins w:id="126" w:author="Mikael Randrup Byrialsen" w:date="2022-12-22T12:18:00Z">
        <w:r w:rsidR="00E61797">
          <w:rPr>
            <w:sz w:val="24"/>
            <w:szCs w:val="24"/>
          </w:rPr>
          <w:t xml:space="preserve">duces </w:t>
        </w:r>
      </w:ins>
      <w:ins w:id="127" w:author="Mikael Randrup Byrialsen" w:date="2022-12-22T12:19:00Z">
        <w:r w:rsidR="00E61797">
          <w:rPr>
            <w:sz w:val="24"/>
            <w:szCs w:val="24"/>
          </w:rPr>
          <w:t xml:space="preserve">the </w:t>
        </w:r>
      </w:ins>
      <w:ins w:id="128" w:author="Mikael Randrup Byrialsen" w:date="2022-12-22T12:18:00Z">
        <w:r w:rsidR="00E61797">
          <w:rPr>
            <w:sz w:val="24"/>
            <w:szCs w:val="24"/>
          </w:rPr>
          <w:t xml:space="preserve">gap </w:t>
        </w:r>
      </w:ins>
      <w:ins w:id="129" w:author="Mikael Randrup Byrialsen" w:date="2022-12-22T12:19:00Z">
        <w:r w:rsidR="00E61797">
          <w:rPr>
            <w:sz w:val="24"/>
            <w:szCs w:val="24"/>
          </w:rPr>
          <w:t>between the maximum level of benefits and wages</w:t>
        </w:r>
      </w:ins>
      <w:ins w:id="130" w:author="Mikael Randrup Byrialsen" w:date="2022-12-22T12:18:00Z">
        <w:r w:rsidR="00E61797">
          <w:rPr>
            <w:sz w:val="24"/>
            <w:szCs w:val="24"/>
          </w:rPr>
          <w:t xml:space="preserve"> below </w:t>
        </w:r>
      </w:ins>
      <w:ins w:id="131" w:author="Mikael Randrup Byrialsen" w:date="2022-12-22T12:19:00Z">
        <w:r w:rsidR="00E61797">
          <w:rPr>
            <w:sz w:val="24"/>
            <w:szCs w:val="24"/>
          </w:rPr>
          <w:t xml:space="preserve">the threshold of </w:t>
        </w:r>
      </w:ins>
      <w:ins w:id="132" w:author="Mikael Randrup Byrialsen" w:date="2022-12-22T12:18:00Z">
        <w:r w:rsidR="00E61797">
          <w:rPr>
            <w:sz w:val="24"/>
            <w:szCs w:val="24"/>
          </w:rPr>
          <w:t>42%</w:t>
        </w:r>
      </w:ins>
      <w:ins w:id="133" w:author="Mikael Randrup Byrialsen" w:date="2022-12-22T12:19:00Z">
        <w:r w:rsidR="00E61797">
          <w:rPr>
            <w:sz w:val="24"/>
            <w:szCs w:val="24"/>
          </w:rPr>
          <w:t xml:space="preserve">. The effect </w:t>
        </w:r>
      </w:ins>
      <w:ins w:id="134" w:author="Mikael Randrup Byrialsen" w:date="2022-12-22T12:20:00Z">
        <w:r w:rsidR="00E61797">
          <w:rPr>
            <w:sz w:val="24"/>
            <w:szCs w:val="24"/>
          </w:rPr>
          <w:t>of this is,</w:t>
        </w:r>
      </w:ins>
      <w:ins w:id="135" w:author="Mikael Randrup Byrialsen" w:date="2022-12-22T12:18:00Z">
        <w:r w:rsidR="00E61797">
          <w:rPr>
            <w:sz w:val="24"/>
            <w:szCs w:val="24"/>
          </w:rPr>
          <w:t xml:space="preserve"> th</w:t>
        </w:r>
      </w:ins>
      <w:ins w:id="136" w:author="Mikael Randrup Byrialsen" w:date="2022-12-22T12:20:00Z">
        <w:r w:rsidR="00E61797">
          <w:rPr>
            <w:sz w:val="24"/>
            <w:szCs w:val="24"/>
          </w:rPr>
          <w:t>at the</w:t>
        </w:r>
      </w:ins>
      <w:ins w:id="137" w:author="Mikael Randrup Byrialsen" w:date="2022-12-22T12:18:00Z">
        <w:r w:rsidR="00E61797">
          <w:rPr>
            <w:sz w:val="24"/>
            <w:szCs w:val="24"/>
          </w:rPr>
          <w:t xml:space="preserve"> targeted wage will be </w:t>
        </w:r>
      </w:ins>
      <w:ins w:id="138" w:author="Mikael Randrup Byrialsen" w:date="2022-12-22T12:20:00Z">
        <w:r w:rsidR="00E61797">
          <w:rPr>
            <w:sz w:val="24"/>
            <w:szCs w:val="24"/>
          </w:rPr>
          <w:t>adopted with the purpose of remaining the gap at 42 %.</w:t>
        </w:r>
      </w:ins>
      <w:ins w:id="139" w:author="Mikael Randrup Byrialsen" w:date="2022-12-22T12:18:00Z">
        <w:r w:rsidR="00E61797">
          <w:rPr>
            <w:sz w:val="24"/>
            <w:szCs w:val="24"/>
          </w:rPr>
          <w:t xml:space="preserve"> As the targeted wage increase, so does the wage</w:t>
        </w:r>
      </w:ins>
      <w:ins w:id="140" w:author="Mikael Randrup Byrialsen" w:date="2022-12-22T12:21:00Z">
        <w:r w:rsidR="00E61797">
          <w:rPr>
            <w:sz w:val="24"/>
            <w:szCs w:val="24"/>
          </w:rPr>
          <w:t xml:space="preserve">s and prices, which has a positive effect on consumption, but a negative effect on </w:t>
        </w:r>
      </w:ins>
      <w:ins w:id="141" w:author="Mikael Randrup Byrialsen" w:date="2022-12-22T12:22:00Z">
        <w:r w:rsidR="00E61797">
          <w:rPr>
            <w:sz w:val="24"/>
            <w:szCs w:val="24"/>
          </w:rPr>
          <w:t>the level of competitiveness, which reduces the net export. Finally, the increase in wages lead to an increase in the wage shar</w:t>
        </w:r>
      </w:ins>
      <w:ins w:id="142" w:author="Mikael Randrup Byrialsen" w:date="2022-12-22T12:23:00Z">
        <w:r w:rsidR="00E61797">
          <w:rPr>
            <w:sz w:val="24"/>
            <w:szCs w:val="24"/>
          </w:rPr>
          <w:t>e (and reduction in profit share), which</w:t>
        </w:r>
      </w:ins>
      <w:ins w:id="143" w:author="Mikael Randrup Byrialsen" w:date="2022-12-22T15:18:00Z">
        <w:r w:rsidR="00406289">
          <w:rPr>
            <w:sz w:val="24"/>
            <w:szCs w:val="24"/>
          </w:rPr>
          <w:t>, together with the fall in economic activity,</w:t>
        </w:r>
      </w:ins>
      <w:ins w:id="144" w:author="Mikael Randrup Byrialsen" w:date="2022-12-22T12:23:00Z">
        <w:r w:rsidR="00E61797">
          <w:rPr>
            <w:sz w:val="24"/>
            <w:szCs w:val="24"/>
          </w:rPr>
          <w:t xml:space="preserve"> has a negative effect on investment. </w:t>
        </w:r>
      </w:ins>
      <w:ins w:id="145" w:author="Mikael Randrup Byrialsen" w:date="2022-12-22T12:27:00Z">
        <w:r w:rsidR="007C6A81">
          <w:rPr>
            <w:sz w:val="24"/>
            <w:szCs w:val="24"/>
          </w:rPr>
          <w:t>Secondly, the</w:t>
        </w:r>
      </w:ins>
      <w:ins w:id="146" w:author="Mikael Randrup Byrialsen" w:date="2022-12-22T12:28:00Z">
        <w:r w:rsidR="00FB36E5">
          <w:rPr>
            <w:sz w:val="24"/>
            <w:szCs w:val="24"/>
          </w:rPr>
          <w:t xml:space="preserve"> lower economic activity reduces the</w:t>
        </w:r>
      </w:ins>
      <w:ins w:id="147" w:author="Mikael Randrup Byrialsen" w:date="2022-12-22T12:29:00Z">
        <w:r w:rsidR="00FB36E5">
          <w:rPr>
            <w:sz w:val="24"/>
            <w:szCs w:val="24"/>
          </w:rPr>
          <w:t xml:space="preserve"> level of employment, which increases the level o</w:t>
        </w:r>
      </w:ins>
      <w:ins w:id="148" w:author="Mikael Randrup Byrialsen" w:date="2022-12-22T12:30:00Z">
        <w:r w:rsidR="00FB36E5">
          <w:rPr>
            <w:sz w:val="24"/>
            <w:szCs w:val="24"/>
          </w:rPr>
          <w:t>f</w:t>
        </w:r>
      </w:ins>
      <w:ins w:id="149" w:author="Mikael Randrup Byrialsen" w:date="2022-12-22T12:29:00Z">
        <w:r w:rsidR="00FB36E5">
          <w:rPr>
            <w:sz w:val="24"/>
            <w:szCs w:val="24"/>
          </w:rPr>
          <w:t xml:space="preserve"> </w:t>
        </w:r>
      </w:ins>
      <w:ins w:id="150" w:author="Mikael Randrup Byrialsen" w:date="2022-12-22T12:30:00Z">
        <w:r w:rsidR="00FB36E5">
          <w:rPr>
            <w:sz w:val="24"/>
            <w:szCs w:val="24"/>
          </w:rPr>
          <w:t>un</w:t>
        </w:r>
      </w:ins>
      <w:ins w:id="151" w:author="Mikael Randrup Byrialsen" w:date="2022-12-22T12:29:00Z">
        <w:r w:rsidR="00FB36E5">
          <w:rPr>
            <w:sz w:val="24"/>
            <w:szCs w:val="24"/>
          </w:rPr>
          <w:t>employment as well as the rate of unemployment.</w:t>
        </w:r>
      </w:ins>
      <w:ins w:id="152" w:author="Mikael Randrup Byrialsen" w:date="2022-12-22T12:27:00Z">
        <w:r w:rsidR="007C6A81">
          <w:rPr>
            <w:sz w:val="24"/>
            <w:szCs w:val="24"/>
          </w:rPr>
          <w:t xml:space="preserve"> </w:t>
        </w:r>
      </w:ins>
      <w:ins w:id="153" w:author="Mikael Randrup Byrialsen" w:date="2022-12-22T12:30:00Z">
        <w:r w:rsidR="00FB36E5">
          <w:rPr>
            <w:sz w:val="24"/>
            <w:szCs w:val="24"/>
          </w:rPr>
          <w:t xml:space="preserve">The increase in the rate </w:t>
        </w:r>
        <w:r w:rsidR="00FB36E5">
          <w:rPr>
            <w:sz w:val="24"/>
            <w:szCs w:val="24"/>
          </w:rPr>
          <w:lastRenderedPageBreak/>
          <w:t xml:space="preserve">of unemployment reduces the </w:t>
        </w:r>
      </w:ins>
      <w:ins w:id="154" w:author="Mikael Randrup Byrialsen" w:date="2022-12-22T12:48:00Z">
        <w:r w:rsidR="00343076">
          <w:rPr>
            <w:sz w:val="24"/>
            <w:szCs w:val="24"/>
          </w:rPr>
          <w:t>participation</w:t>
        </w:r>
      </w:ins>
      <w:ins w:id="155" w:author="Mikael Randrup Byrialsen" w:date="2022-12-22T12:30:00Z">
        <w:r w:rsidR="00FB36E5">
          <w:rPr>
            <w:sz w:val="24"/>
            <w:szCs w:val="24"/>
          </w:rPr>
          <w:t xml:space="preserve"> rate a</w:t>
        </w:r>
      </w:ins>
      <w:ins w:id="156" w:author="Mikael Randrup Byrialsen" w:date="2022-12-22T12:31:00Z">
        <w:r w:rsidR="00FB36E5">
          <w:rPr>
            <w:sz w:val="24"/>
            <w:szCs w:val="24"/>
          </w:rPr>
          <w:t>nd there</w:t>
        </w:r>
      </w:ins>
      <w:ins w:id="157" w:author="Mikael Randrup Byrialsen" w:date="2022-12-22T12:48:00Z">
        <w:r w:rsidR="00343076">
          <w:rPr>
            <w:sz w:val="24"/>
            <w:szCs w:val="24"/>
          </w:rPr>
          <w:t>by</w:t>
        </w:r>
      </w:ins>
      <w:ins w:id="158" w:author="Mikael Randrup Byrialsen" w:date="2022-12-22T12:31:00Z">
        <w:r w:rsidR="00FB36E5">
          <w:rPr>
            <w:sz w:val="24"/>
            <w:szCs w:val="24"/>
          </w:rPr>
          <w:t xml:space="preserve"> the size of the labour force. </w:t>
        </w:r>
      </w:ins>
      <w:ins w:id="159" w:author="Mikael Randrup Byrialsen" w:date="2022-12-22T12:50:00Z">
        <w:r w:rsidR="00343076">
          <w:rPr>
            <w:sz w:val="24"/>
            <w:szCs w:val="24"/>
          </w:rPr>
          <w:t xml:space="preserve">Since the reduction in the labour force is smaller than the reduction in </w:t>
        </w:r>
      </w:ins>
      <w:ins w:id="160" w:author="Mikael Randrup Byrialsen" w:date="2022-12-22T12:51:00Z">
        <w:r w:rsidR="00343076">
          <w:rPr>
            <w:sz w:val="24"/>
            <w:szCs w:val="24"/>
          </w:rPr>
          <w:t xml:space="preserve">the level of employment, we see an increase in the level of unemployment of around </w:t>
        </w:r>
      </w:ins>
      <w:ins w:id="161" w:author="Mikael Randrup Byrialsen" w:date="2022-12-22T12:52:00Z">
        <w:r w:rsidR="00343076">
          <w:rPr>
            <w:sz w:val="24"/>
            <w:szCs w:val="24"/>
          </w:rPr>
          <w:t>200 people 2 years after the shock and around 500 people four years after the shock.</w:t>
        </w:r>
      </w:ins>
      <w:ins w:id="162" w:author="Mikael Randrup Byrialsen" w:date="2022-12-22T12:15:00Z">
        <w:r>
          <w:rPr>
            <w:sz w:val="24"/>
            <w:szCs w:val="24"/>
          </w:rPr>
          <w:t xml:space="preserve"> </w:t>
        </w:r>
      </w:ins>
      <w:ins w:id="163" w:author="Mikael Randrup Byrialsen" w:date="2022-12-22T12:58:00Z">
        <w:r w:rsidR="000244C0">
          <w:rPr>
            <w:sz w:val="24"/>
            <w:szCs w:val="24"/>
          </w:rPr>
          <w:t>Following Post-Keynesian literature, this result indicate that the Danish econo</w:t>
        </w:r>
      </w:ins>
      <w:ins w:id="164" w:author="Mikael Randrup Byrialsen" w:date="2022-12-22T12:59:00Z">
        <w:r w:rsidR="000244C0">
          <w:rPr>
            <w:sz w:val="24"/>
            <w:szCs w:val="24"/>
          </w:rPr>
          <w:t xml:space="preserve">my can be characterized as </w:t>
        </w:r>
        <w:proofErr w:type="spellStart"/>
        <w:r w:rsidR="000244C0">
          <w:rPr>
            <w:sz w:val="24"/>
            <w:szCs w:val="24"/>
          </w:rPr>
          <w:t>beign</w:t>
        </w:r>
        <w:proofErr w:type="spellEnd"/>
        <w:r w:rsidR="000244C0">
          <w:rPr>
            <w:sz w:val="24"/>
            <w:szCs w:val="24"/>
          </w:rPr>
          <w:t xml:space="preserve"> profit-led, since a labour-oriented distribution policy lead</w:t>
        </w:r>
      </w:ins>
      <w:ins w:id="165" w:author="Mikael Randrup Byrialsen" w:date="2022-12-22T13:10:00Z">
        <w:r w:rsidR="00276F24">
          <w:rPr>
            <w:sz w:val="24"/>
            <w:szCs w:val="24"/>
          </w:rPr>
          <w:t>s</w:t>
        </w:r>
      </w:ins>
      <w:ins w:id="166" w:author="Mikael Randrup Byrialsen" w:date="2022-12-22T12:59:00Z">
        <w:r w:rsidR="000244C0">
          <w:rPr>
            <w:sz w:val="24"/>
            <w:szCs w:val="24"/>
          </w:rPr>
          <w:t xml:space="preserve"> to a fall in the economic activity. </w:t>
        </w:r>
      </w:ins>
      <w:moveTo w:id="167" w:author="Mikael Randrup Byrialsen" w:date="2022-12-22T12:09:00Z">
        <w:del w:id="168" w:author="Mikael Randrup Byrialsen" w:date="2022-12-22T12:58:00Z">
          <w:r w:rsidDel="000244C0">
            <w:rPr>
              <w:sz w:val="24"/>
              <w:szCs w:val="24"/>
            </w:rPr>
            <w:delText xml:space="preserve">where the four macroeconomic channels included in the baseline will be active, unemployment increases by 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delText>
          </w:r>
        </w:del>
        <w:del w:id="169" w:author="Mikael Randrup Byrialsen" w:date="2022-12-22T13:00:00Z">
          <w:r w:rsidDel="000244C0">
            <w:rPr>
              <w:sz w:val="24"/>
              <w:szCs w:val="24"/>
            </w:rPr>
            <w:delText xml:space="preserve">As the targeted wage increase, so does the wage and as we find the Danish economy to be </w:delText>
          </w:r>
          <w:commentRangeStart w:id="170"/>
          <w:r w:rsidDel="000244C0">
            <w:rPr>
              <w:sz w:val="24"/>
              <w:szCs w:val="24"/>
            </w:rPr>
            <w:delText xml:space="preserve">profit led </w:delText>
          </w:r>
          <w:commentRangeEnd w:id="170"/>
          <w:r w:rsidDel="000244C0">
            <w:rPr>
              <w:rStyle w:val="Kommentarhenvisning"/>
            </w:rPr>
            <w:commentReference w:id="170"/>
          </w:r>
          <w:r w:rsidDel="000244C0">
            <w:rPr>
              <w:sz w:val="24"/>
              <w:szCs w:val="24"/>
            </w:rPr>
            <w:delText>this lowers the economic activity, and thereby increase the unemployment rate. T</w:delText>
          </w:r>
          <w:commentRangeStart w:id="171"/>
          <w:commentRangeStart w:id="172"/>
          <w:r w:rsidDel="000244C0">
            <w:rPr>
              <w:sz w:val="24"/>
              <w:szCs w:val="24"/>
            </w:rPr>
            <w:delText xml:space="preserve">he unemployment rate will lower the labor-force but at the same time lower employment by even more, leaving the unemployment to increase further.  </w:delText>
          </w:r>
          <w:commentRangeEnd w:id="171"/>
          <w:r w:rsidDel="000244C0">
            <w:rPr>
              <w:rStyle w:val="Kommentarhenvisning"/>
            </w:rPr>
            <w:commentReference w:id="171"/>
          </w:r>
          <w:commentRangeEnd w:id="172"/>
          <w:r w:rsidDel="000244C0">
            <w:rPr>
              <w:rStyle w:val="Kommentarhenvisning"/>
            </w:rPr>
            <w:commentReference w:id="172"/>
          </w:r>
        </w:del>
      </w:moveTo>
    </w:p>
    <w:moveToRangeEnd w:id="96"/>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686337F3" w:rsidR="009F442A" w:rsidRDefault="00A749C8" w:rsidP="008B1B99">
      <w:pPr>
        <w:spacing w:line="360" w:lineRule="auto"/>
        <w:jc w:val="both"/>
        <w:rPr>
          <w:ins w:id="173" w:author="Mikael Randrup Byrialsen" w:date="2022-12-22T12:10:00Z"/>
          <w:rFonts w:cstheme="minorHAnsi"/>
          <w:sz w:val="24"/>
          <w:szCs w:val="24"/>
        </w:rPr>
      </w:pPr>
      <w:r>
        <w:rPr>
          <w:rFonts w:cstheme="minorHAnsi"/>
          <w:sz w:val="24"/>
          <w:szCs w:val="24"/>
        </w:rPr>
        <w:t xml:space="preserve">In this scenario we take a closer look at </w:t>
      </w:r>
      <w:r w:rsidR="000C6E55">
        <w:rPr>
          <w:rFonts w:cstheme="minorHAnsi"/>
          <w:sz w:val="24"/>
          <w:szCs w:val="24"/>
        </w:rPr>
        <w:t xml:space="preserve">the assumption for the labor force channel, as described this includes a relationship between the </w:t>
      </w:r>
      <w:del w:id="174" w:author="Mikael Randrup Byrialsen" w:date="2022-12-22T13:10:00Z">
        <w:r w:rsidR="000C6E55" w:rsidDel="00276F24">
          <w:rPr>
            <w:rFonts w:cstheme="minorHAnsi"/>
            <w:sz w:val="24"/>
            <w:szCs w:val="24"/>
          </w:rPr>
          <w:delText xml:space="preserve">strength of the </w:delText>
        </w:r>
      </w:del>
      <w:r w:rsidR="000C6E55">
        <w:rPr>
          <w:rFonts w:cstheme="minorHAnsi"/>
          <w:sz w:val="24"/>
          <w:szCs w:val="24"/>
        </w:rPr>
        <w:t>economy</w:t>
      </w:r>
      <w:ins w:id="175" w:author="Mikael Randrup Byrialsen" w:date="2022-12-22T13:10:00Z">
        <w:r w:rsidR="00276F24">
          <w:rPr>
            <w:rFonts w:cstheme="minorHAnsi"/>
            <w:sz w:val="24"/>
            <w:szCs w:val="24"/>
          </w:rPr>
          <w:t xml:space="preserve"> activity</w:t>
        </w:r>
      </w:ins>
      <w:r w:rsidR="000C6E55">
        <w:rPr>
          <w:rFonts w:cstheme="minorHAnsi"/>
          <w:sz w:val="24"/>
          <w:szCs w:val="24"/>
        </w:rPr>
        <w:t xml:space="preserve"> and the</w:t>
      </w:r>
      <w:ins w:id="176" w:author="Mikael Randrup Byrialsen" w:date="2022-12-22T13:10:00Z">
        <w:r w:rsidR="00276F24">
          <w:rPr>
            <w:rFonts w:cstheme="minorHAnsi"/>
            <w:sz w:val="24"/>
            <w:szCs w:val="24"/>
          </w:rPr>
          <w:t xml:space="preserve"> decision to join the</w:t>
        </w:r>
      </w:ins>
      <w:r w:rsidR="000C6E55">
        <w:rPr>
          <w:rFonts w:cstheme="minorHAnsi"/>
          <w:sz w:val="24"/>
          <w:szCs w:val="24"/>
        </w:rPr>
        <w:t xml:space="preserve"> labor-force</w:t>
      </w:r>
      <w:del w:id="177" w:author="Mikael Randrup Byrialsen" w:date="2022-12-22T13:10:00Z">
        <w:r w:rsidR="000C6E55" w:rsidDel="00276F24">
          <w:rPr>
            <w:rFonts w:cstheme="minorHAnsi"/>
            <w:sz w:val="24"/>
            <w:szCs w:val="24"/>
          </w:rPr>
          <w:delText>, arguing that when unemployment is high less people will find it attractive to join the labor-force</w:delText>
        </w:r>
      </w:del>
      <w:r w:rsidR="009F442A" w:rsidRPr="00AB3D2F">
        <w:rPr>
          <w:rFonts w:cstheme="minorHAnsi"/>
          <w:sz w:val="24"/>
          <w:szCs w:val="24"/>
        </w:rPr>
        <w:t>.</w:t>
      </w:r>
      <w:r w:rsidR="000C6E55">
        <w:rPr>
          <w:rFonts w:cstheme="minorHAnsi"/>
          <w:sz w:val="24"/>
          <w:szCs w:val="24"/>
        </w:rPr>
        <w:t xml:space="preserve"> </w:t>
      </w:r>
      <w:del w:id="178" w:author="Mikael Randrup Byrialsen" w:date="2022-12-22T13:10:00Z">
        <w:r w:rsidR="000C6E55" w:rsidDel="00276F24">
          <w:rPr>
            <w:rFonts w:cstheme="minorHAnsi"/>
            <w:sz w:val="24"/>
            <w:szCs w:val="24"/>
          </w:rPr>
          <w:delText xml:space="preserve">But </w:delText>
        </w:r>
      </w:del>
      <w:ins w:id="179" w:author="Mikael Randrup Byrialsen" w:date="2022-12-22T13:10:00Z">
        <w:r w:rsidR="00276F24">
          <w:rPr>
            <w:rFonts w:cstheme="minorHAnsi"/>
            <w:sz w:val="24"/>
            <w:szCs w:val="24"/>
          </w:rPr>
          <w:t>A</w:t>
        </w:r>
      </w:ins>
      <w:del w:id="180" w:author="Mikael Randrup Byrialsen" w:date="2022-12-22T13:10:00Z">
        <w:r w:rsidR="000C6E55" w:rsidDel="00276F24">
          <w:rPr>
            <w:rFonts w:cstheme="minorHAnsi"/>
            <w:sz w:val="24"/>
            <w:szCs w:val="24"/>
          </w:rPr>
          <w:delText>a</w:delText>
        </w:r>
      </w:del>
      <w:r w:rsidR="000C6E55">
        <w:rPr>
          <w:rFonts w:cstheme="minorHAnsi"/>
          <w:sz w:val="24"/>
          <w:szCs w:val="24"/>
        </w:rPr>
        <w:t>s argued by Smith (2021)</w:t>
      </w:r>
      <w:ins w:id="181" w:author="Mikael Randrup Byrialsen" w:date="2022-12-22T13:11:00Z">
        <w:r w:rsidR="00276F24">
          <w:rPr>
            <w:rFonts w:cstheme="minorHAnsi"/>
            <w:sz w:val="24"/>
            <w:szCs w:val="24"/>
          </w:rPr>
          <w:t xml:space="preserve"> however</w:t>
        </w:r>
      </w:ins>
      <w:r w:rsidR="000C6E55">
        <w:rPr>
          <w:rFonts w:cstheme="minorHAnsi"/>
          <w:sz w:val="24"/>
          <w:szCs w:val="24"/>
        </w:rPr>
        <w:t>, these types of reforms aimed at changing the incentives for people to participate in the labor force by reducing</w:t>
      </w:r>
      <w:del w:id="182" w:author="Mikael Randrup Byrialsen" w:date="2022-12-22T13:11:00Z">
        <w:r w:rsidR="000C6E55" w:rsidDel="00276F24">
          <w:rPr>
            <w:rFonts w:cstheme="minorHAnsi"/>
            <w:sz w:val="24"/>
            <w:szCs w:val="24"/>
          </w:rPr>
          <w:delText>/increasing</w:delText>
        </w:r>
      </w:del>
      <w:r w:rsidR="000C6E55">
        <w:rPr>
          <w:rFonts w:cstheme="minorHAnsi"/>
          <w:sz w:val="24"/>
          <w:szCs w:val="24"/>
        </w:rPr>
        <w:t xml:space="preserve"> the benefits, seems to have almost no effect at these times</w:t>
      </w:r>
      <w:ins w:id="183" w:author="Mikael Randrup Byrialsen" w:date="2022-12-22T13:11:00Z">
        <w:r w:rsidR="00276F24">
          <w:rPr>
            <w:rFonts w:cstheme="minorHAnsi"/>
            <w:sz w:val="24"/>
            <w:szCs w:val="24"/>
          </w:rPr>
          <w:t>, since</w:t>
        </w:r>
      </w:ins>
      <w:del w:id="184" w:author="Mikael Randrup Byrialsen" w:date="2022-12-22T13:11:00Z">
        <w:r w:rsidR="000C6E55" w:rsidDel="00276F24">
          <w:rPr>
            <w:rFonts w:cstheme="minorHAnsi"/>
            <w:sz w:val="24"/>
            <w:szCs w:val="24"/>
          </w:rPr>
          <w:delText>. Claiming that</w:delText>
        </w:r>
      </w:del>
      <w:r w:rsidR="000C6E55">
        <w:rPr>
          <w:rFonts w:cstheme="minorHAnsi"/>
          <w:sz w:val="24"/>
          <w:szCs w:val="24"/>
        </w:rPr>
        <w:t xml:space="preserve"> those who would be affected by these reforms are already part of the labor-force.</w:t>
      </w:r>
      <w:ins w:id="185" w:author="Mikael Randrup Byrialsen" w:date="2022-12-22T13:11:00Z">
        <w:r w:rsidR="00276F24">
          <w:rPr>
            <w:rFonts w:cstheme="minorHAnsi"/>
            <w:sz w:val="24"/>
            <w:szCs w:val="24"/>
          </w:rPr>
          <w:t xml:space="preserve"> </w:t>
        </w:r>
        <w:proofErr w:type="gramStart"/>
        <w:r w:rsidR="00276F24">
          <w:rPr>
            <w:rFonts w:cstheme="minorHAnsi"/>
            <w:sz w:val="24"/>
            <w:szCs w:val="24"/>
          </w:rPr>
          <w:t xml:space="preserve">Furthermore,  </w:t>
        </w:r>
      </w:ins>
      <w:ins w:id="186" w:author="Mikael Randrup Byrialsen" w:date="2022-12-22T13:12:00Z">
        <w:r w:rsidR="00276F24">
          <w:rPr>
            <w:rFonts w:cstheme="minorHAnsi"/>
            <w:sz w:val="24"/>
            <w:szCs w:val="24"/>
          </w:rPr>
          <w:t>the</w:t>
        </w:r>
      </w:ins>
      <w:proofErr w:type="gramEnd"/>
      <w:ins w:id="187" w:author="Mikael Randrup Byrialsen" w:date="2022-12-22T13:11:00Z">
        <w:r w:rsidR="00276F24">
          <w:rPr>
            <w:rFonts w:cstheme="minorHAnsi"/>
            <w:sz w:val="24"/>
            <w:szCs w:val="24"/>
          </w:rPr>
          <w:t xml:space="preserve"> rate of unemployment in Denmark is so low, </w:t>
        </w:r>
      </w:ins>
      <w:ins w:id="188" w:author="Mikael Randrup Byrialsen" w:date="2022-12-22T13:12:00Z">
        <w:r w:rsidR="00276F24">
          <w:rPr>
            <w:rFonts w:cstheme="minorHAnsi"/>
            <w:sz w:val="24"/>
            <w:szCs w:val="24"/>
          </w:rPr>
          <w:t xml:space="preserve">that lowering it even further might not have the same </w:t>
        </w:r>
        <w:proofErr w:type="spellStart"/>
        <w:r w:rsidR="00276F24">
          <w:rPr>
            <w:rFonts w:cstheme="minorHAnsi"/>
            <w:sz w:val="24"/>
            <w:szCs w:val="24"/>
          </w:rPr>
          <w:t>affect</w:t>
        </w:r>
        <w:proofErr w:type="spellEnd"/>
        <w:r w:rsidR="00276F24">
          <w:rPr>
            <w:rFonts w:cstheme="minorHAnsi"/>
            <w:sz w:val="24"/>
            <w:szCs w:val="24"/>
          </w:rPr>
          <w:t xml:space="preserve"> on the decision to join the labour force as expected with higher rates of unemployment. </w:t>
        </w:r>
      </w:ins>
      <w:r w:rsidR="000C6E55">
        <w:rPr>
          <w:rFonts w:cstheme="minorHAnsi"/>
          <w:sz w:val="24"/>
          <w:szCs w:val="24"/>
        </w:rPr>
        <w:t xml:space="preserve"> </w:t>
      </w:r>
      <w:del w:id="189" w:author="Mikael Randrup Byrialsen" w:date="2022-12-22T13:15:00Z">
        <w:r w:rsidR="000C6E55" w:rsidDel="00276F24">
          <w:rPr>
            <w:rFonts w:cstheme="minorHAnsi"/>
            <w:sz w:val="24"/>
            <w:szCs w:val="24"/>
          </w:rPr>
          <w:delText>This is also shown as</w:delText>
        </w:r>
        <w:r w:rsidR="009F442A" w:rsidRPr="00AB3D2F" w:rsidDel="00276F24">
          <w:rPr>
            <w:rFonts w:cstheme="minorHAnsi"/>
            <w:sz w:val="24"/>
            <w:szCs w:val="24"/>
          </w:rPr>
          <w:delText xml:space="preserve"> within the dynamics of the Danish labor market many have failed to determine what brings people into the labor force, </w:delText>
        </w:r>
      </w:del>
      <w:ins w:id="190" w:author="Mikael Randrup Byrialsen" w:date="2022-12-22T13:15:00Z">
        <w:r w:rsidR="00276F24">
          <w:rPr>
            <w:rFonts w:cstheme="minorHAnsi"/>
            <w:sz w:val="24"/>
            <w:szCs w:val="24"/>
          </w:rPr>
          <w:t>In other words, the labour force is considered to be exogenous in this scenario, which supports the arguments, that</w:t>
        </w:r>
      </w:ins>
      <w:del w:id="191" w:author="Mikael Randrup Byrialsen" w:date="2022-12-22T13:15:00Z">
        <w:r w:rsidR="009F442A" w:rsidRPr="00AB3D2F" w:rsidDel="00276F24">
          <w:rPr>
            <w:rFonts w:cstheme="minorHAnsi"/>
            <w:sz w:val="24"/>
            <w:szCs w:val="24"/>
          </w:rPr>
          <w:delText>in section 2 the literature</w:delText>
        </w:r>
      </w:del>
      <w:r w:rsidR="009F442A" w:rsidRPr="00AB3D2F">
        <w:rPr>
          <w:rFonts w:cstheme="minorHAnsi"/>
          <w:sz w:val="24"/>
          <w:szCs w:val="24"/>
        </w:rPr>
        <w:t xml:space="preserve"> </w:t>
      </w:r>
      <w:del w:id="192" w:author="Mikael Randrup Byrialsen" w:date="2022-12-22T13:16:00Z">
        <w:r w:rsidR="009F442A" w:rsidRPr="00AB3D2F" w:rsidDel="00276F24">
          <w:rPr>
            <w:rFonts w:cstheme="minorHAnsi"/>
            <w:sz w:val="24"/>
            <w:szCs w:val="24"/>
          </w:rPr>
          <w:delText xml:space="preserve">argued that </w:delText>
        </w:r>
      </w:del>
      <w:r w:rsidR="009F442A" w:rsidRPr="00AB3D2F">
        <w:rPr>
          <w:rFonts w:cstheme="minorHAnsi"/>
          <w:sz w:val="24"/>
          <w:szCs w:val="24"/>
        </w:rPr>
        <w:t>participation</w:t>
      </w:r>
      <w:ins w:id="193" w:author="Mikael Randrup Byrialsen" w:date="2022-12-22T13:16:00Z">
        <w:r w:rsidR="00276F24">
          <w:rPr>
            <w:rFonts w:cstheme="minorHAnsi"/>
            <w:sz w:val="24"/>
            <w:szCs w:val="24"/>
          </w:rPr>
          <w:t xml:space="preserve"> in the labour force is explained by factors not included in this model, like</w:t>
        </w:r>
      </w:ins>
      <w:r w:rsidR="009F442A" w:rsidRPr="00AB3D2F">
        <w:rPr>
          <w:rFonts w:cstheme="minorHAnsi"/>
          <w:sz w:val="24"/>
          <w:szCs w:val="24"/>
        </w:rPr>
        <w:t xml:space="preserve"> </w:t>
      </w:r>
      <w:del w:id="194" w:author="Mikael Randrup Byrialsen" w:date="2022-12-22T13:16:00Z">
        <w:r w:rsidR="009F442A" w:rsidRPr="00AB3D2F" w:rsidDel="00276F24">
          <w:rPr>
            <w:rFonts w:cstheme="minorHAnsi"/>
            <w:sz w:val="24"/>
            <w:szCs w:val="24"/>
          </w:rPr>
          <w:delText xml:space="preserve">could follow several factors, including </w:delText>
        </w:r>
      </w:del>
      <w:r w:rsidR="009F442A" w:rsidRPr="00AB3D2F">
        <w:rPr>
          <w:rFonts w:cstheme="minorHAnsi"/>
          <w:sz w:val="24"/>
          <w:szCs w:val="24"/>
        </w:rPr>
        <w:t xml:space="preserve">norms, </w:t>
      </w:r>
      <w:r w:rsidR="009F442A" w:rsidRPr="00AB3D2F">
        <w:rPr>
          <w:rFonts w:cstheme="minorHAnsi"/>
          <w:sz w:val="24"/>
          <w:szCs w:val="24"/>
        </w:rPr>
        <w:lastRenderedPageBreak/>
        <w:t xml:space="preserve">wages relative to other workers, consumption levels, and the standard of living. </w:t>
      </w:r>
      <w:del w:id="195" w:author="Mikael Randrup Byrialsen" w:date="2022-12-22T13:17:00Z">
        <w:r w:rsidR="000C6E55" w:rsidDel="00276F24">
          <w:rPr>
            <w:rFonts w:cstheme="minorHAnsi"/>
            <w:sz w:val="24"/>
            <w:szCs w:val="24"/>
          </w:rPr>
          <w:delText>For this</w:delText>
        </w:r>
        <w:r w:rsidR="000C6E55" w:rsidRPr="00AB3D2F" w:rsidDel="00276F24">
          <w:rPr>
            <w:rFonts w:cstheme="minorHAnsi"/>
            <w:sz w:val="24"/>
            <w:szCs w:val="24"/>
          </w:rPr>
          <w:delText xml:space="preserve"> </w:delText>
        </w:r>
        <w:r w:rsidR="00B908B6" w:rsidRPr="00AB3D2F" w:rsidDel="00276F24">
          <w:rPr>
            <w:rFonts w:cstheme="minorHAnsi"/>
            <w:sz w:val="24"/>
            <w:szCs w:val="24"/>
          </w:rPr>
          <w:delText>reason,</w:delText>
        </w:r>
        <w:r w:rsidR="000C6E55" w:rsidRPr="00AB3D2F" w:rsidDel="00276F24">
          <w:rPr>
            <w:rFonts w:cstheme="minorHAnsi"/>
            <w:sz w:val="24"/>
            <w:szCs w:val="24"/>
          </w:rPr>
          <w:delText xml:space="preserve"> </w:delText>
        </w:r>
        <w:r w:rsidR="000C6E55" w:rsidDel="00276F24">
          <w:rPr>
            <w:rFonts w:cstheme="minorHAnsi"/>
            <w:sz w:val="24"/>
            <w:szCs w:val="24"/>
          </w:rPr>
          <w:delText>one could argue to</w:delText>
        </w:r>
        <w:r w:rsidR="000C6E55" w:rsidRPr="00AB3D2F" w:rsidDel="00276F24">
          <w:rPr>
            <w:rFonts w:cstheme="minorHAnsi"/>
            <w:sz w:val="24"/>
            <w:szCs w:val="24"/>
          </w:rPr>
          <w:delText xml:space="preserve"> </w:delText>
        </w:r>
        <w:r w:rsidR="000C6E55" w:rsidDel="00276F24">
          <w:rPr>
            <w:rFonts w:cstheme="minorHAnsi"/>
            <w:sz w:val="24"/>
            <w:szCs w:val="24"/>
          </w:rPr>
          <w:delText>leave the</w:delText>
        </w:r>
        <w:r w:rsidR="000C6E55" w:rsidRPr="00AB3D2F" w:rsidDel="00276F24">
          <w:rPr>
            <w:rFonts w:cstheme="minorHAnsi"/>
            <w:sz w:val="24"/>
            <w:szCs w:val="24"/>
          </w:rPr>
          <w:delText xml:space="preserve"> participation rate exogenous </w:delText>
        </w:r>
        <w:r w:rsidR="00703A1E" w:rsidDel="00276F24">
          <w:rPr>
            <w:rFonts w:cstheme="minorHAnsi"/>
            <w:sz w:val="24"/>
            <w:szCs w:val="24"/>
          </w:rPr>
          <w:delText xml:space="preserve">within the model, which is done in this scenario. </w:delText>
        </w:r>
      </w:del>
    </w:p>
    <w:p w14:paraId="09CACD71" w14:textId="5C93256A" w:rsidR="00276F24" w:rsidRDefault="00276F24" w:rsidP="00276F24">
      <w:pPr>
        <w:spacing w:line="360" w:lineRule="auto"/>
        <w:jc w:val="both"/>
        <w:rPr>
          <w:ins w:id="196" w:author="Mikael Randrup Byrialsen" w:date="2022-12-22T13:17:00Z"/>
          <w:sz w:val="24"/>
          <w:szCs w:val="24"/>
        </w:rPr>
      </w:pPr>
      <w:ins w:id="197" w:author="Mikael Randrup Byrialsen" w:date="2022-12-22T13:17:00Z">
        <w:r>
          <w:rPr>
            <w:sz w:val="24"/>
            <w:szCs w:val="24"/>
          </w:rPr>
          <w:t>As the case of scenario 1, we see</w:t>
        </w:r>
      </w:ins>
      <w:ins w:id="198" w:author="Mikael Randrup Byrialsen" w:date="2022-12-22T13:18:00Z">
        <w:r>
          <w:rPr>
            <w:sz w:val="24"/>
            <w:szCs w:val="24"/>
          </w:rPr>
          <w:t xml:space="preserve"> a positive effect of</w:t>
        </w:r>
      </w:ins>
      <w:ins w:id="199" w:author="Mikael Randrup Byrialsen" w:date="2022-12-22T13:17:00Z">
        <w:r>
          <w:rPr>
            <w:sz w:val="24"/>
            <w:szCs w:val="24"/>
          </w:rPr>
          <w:t xml:space="preserve"> removing the reduction in the level of unemployment benefits in the very short run</w:t>
        </w:r>
      </w:ins>
      <w:ins w:id="200" w:author="Mikael Randrup Byrialsen" w:date="2022-12-22T13:18:00Z">
        <w:r w:rsidR="00EC5189">
          <w:rPr>
            <w:sz w:val="24"/>
            <w:szCs w:val="24"/>
          </w:rPr>
          <w:t xml:space="preserve">, due to the higher income among the households. </w:t>
        </w:r>
      </w:ins>
      <w:ins w:id="201" w:author="Mikael Randrup Byrialsen" w:date="2022-12-22T13:19:00Z">
        <w:r w:rsidR="00EC5189">
          <w:rPr>
            <w:sz w:val="24"/>
            <w:szCs w:val="24"/>
          </w:rPr>
          <w:t xml:space="preserve">In the short to medium run, the </w:t>
        </w:r>
      </w:ins>
      <w:ins w:id="202" w:author="Mikael Randrup Byrialsen" w:date="2022-12-22T13:20:00Z">
        <w:r w:rsidR="00EC5189">
          <w:rPr>
            <w:sz w:val="24"/>
            <w:szCs w:val="24"/>
          </w:rPr>
          <w:t xml:space="preserve">result of scenario 2, follows the one from scenario 1 with minor </w:t>
        </w:r>
        <w:proofErr w:type="gramStart"/>
        <w:r w:rsidR="00EC5189">
          <w:rPr>
            <w:sz w:val="24"/>
            <w:szCs w:val="24"/>
          </w:rPr>
          <w:t>differences</w:t>
        </w:r>
      </w:ins>
      <w:ins w:id="203" w:author="Mikael Randrup Byrialsen" w:date="2022-12-22T14:04:00Z">
        <w:r w:rsidR="004919D6">
          <w:rPr>
            <w:sz w:val="24"/>
            <w:szCs w:val="24"/>
          </w:rPr>
          <w:t>, since</w:t>
        </w:r>
        <w:proofErr w:type="gramEnd"/>
        <w:r w:rsidR="004919D6">
          <w:rPr>
            <w:sz w:val="24"/>
            <w:szCs w:val="24"/>
          </w:rPr>
          <w:t xml:space="preserve"> the effect of a change in labour force has been removed from this scenario. </w:t>
        </w:r>
      </w:ins>
      <w:ins w:id="204" w:author="Mikael Randrup Byrialsen" w:date="2022-12-22T14:05:00Z">
        <w:r w:rsidR="004919D6">
          <w:rPr>
            <w:sz w:val="24"/>
            <w:szCs w:val="24"/>
          </w:rPr>
          <w:t>As in scenario 1</w:t>
        </w:r>
      </w:ins>
      <w:ins w:id="205" w:author="Mikael Randrup Byrialsen" w:date="2022-12-22T13:17:00Z">
        <w:r>
          <w:rPr>
            <w:sz w:val="24"/>
            <w:szCs w:val="24"/>
          </w:rPr>
          <w:t xml:space="preserve">, the increase in the maximum level of benefits relative to the baseline level </w:t>
        </w:r>
      </w:ins>
      <w:ins w:id="206" w:author="Mikael Randrup Byrialsen" w:date="2022-12-22T14:05:00Z">
        <w:r w:rsidR="004919D6">
          <w:rPr>
            <w:sz w:val="24"/>
            <w:szCs w:val="24"/>
          </w:rPr>
          <w:t xml:space="preserve">increases the compensation </w:t>
        </w:r>
      </w:ins>
      <w:ins w:id="207" w:author="Mikael Randrup Byrialsen" w:date="2022-12-22T14:06:00Z">
        <w:r w:rsidR="004919D6">
          <w:rPr>
            <w:sz w:val="24"/>
            <w:szCs w:val="24"/>
          </w:rPr>
          <w:t>rate, which result in a higher targeted wage by the workers.</w:t>
        </w:r>
      </w:ins>
      <w:ins w:id="208" w:author="Mikael Randrup Byrialsen" w:date="2022-12-22T13:17:00Z">
        <w:r>
          <w:rPr>
            <w:sz w:val="24"/>
            <w:szCs w:val="24"/>
          </w:rPr>
          <w:t xml:space="preserve"> </w:t>
        </w:r>
      </w:ins>
      <w:ins w:id="209" w:author="Mikael Randrup Byrialsen" w:date="2022-12-22T14:06:00Z">
        <w:r w:rsidR="004919D6">
          <w:rPr>
            <w:sz w:val="24"/>
            <w:szCs w:val="24"/>
          </w:rPr>
          <w:t>This increase in</w:t>
        </w:r>
      </w:ins>
      <w:ins w:id="210" w:author="Mikael Randrup Byrialsen" w:date="2022-12-22T13:17:00Z">
        <w:r>
          <w:rPr>
            <w:sz w:val="24"/>
            <w:szCs w:val="24"/>
          </w:rPr>
          <w:t xml:space="preserve"> the targeted wage </w:t>
        </w:r>
      </w:ins>
      <w:ins w:id="211" w:author="Mikael Randrup Byrialsen" w:date="2022-12-22T14:06:00Z">
        <w:r w:rsidR="004919D6">
          <w:rPr>
            <w:sz w:val="24"/>
            <w:szCs w:val="24"/>
          </w:rPr>
          <w:t>leads to higher</w:t>
        </w:r>
      </w:ins>
      <w:ins w:id="212" w:author="Mikael Randrup Byrialsen" w:date="2022-12-22T13:17:00Z">
        <w:r>
          <w:rPr>
            <w:sz w:val="24"/>
            <w:szCs w:val="24"/>
          </w:rPr>
          <w:t xml:space="preserve"> wages and prices, which </w:t>
        </w:r>
      </w:ins>
      <w:ins w:id="213" w:author="Mikael Randrup Byrialsen" w:date="2022-12-22T14:07:00Z">
        <w:r w:rsidR="004919D6">
          <w:rPr>
            <w:sz w:val="24"/>
            <w:szCs w:val="24"/>
          </w:rPr>
          <w:t xml:space="preserve">on the one hand increase the household consumption, but at the same time reduces net export through higher relative prices and investment through a </w:t>
        </w:r>
      </w:ins>
      <w:ins w:id="214" w:author="Mikael Randrup Byrialsen" w:date="2022-12-22T14:08:00Z">
        <w:r w:rsidR="004919D6">
          <w:rPr>
            <w:sz w:val="24"/>
            <w:szCs w:val="24"/>
          </w:rPr>
          <w:t>lower profit share</w:t>
        </w:r>
      </w:ins>
      <w:ins w:id="215" w:author="Mikael Randrup Byrialsen" w:date="2022-12-22T15:18:00Z">
        <w:r w:rsidR="00406289">
          <w:rPr>
            <w:sz w:val="24"/>
            <w:szCs w:val="24"/>
          </w:rPr>
          <w:t xml:space="preserve"> and the acce</w:t>
        </w:r>
      </w:ins>
      <w:ins w:id="216" w:author="Mikael Randrup Byrialsen" w:date="2022-12-22T15:19:00Z">
        <w:r w:rsidR="00406289">
          <w:rPr>
            <w:sz w:val="24"/>
            <w:szCs w:val="24"/>
          </w:rPr>
          <w:t>lerator-effect</w:t>
        </w:r>
      </w:ins>
      <w:ins w:id="217" w:author="Mikael Randrup Byrialsen" w:date="2022-12-22T14:08:00Z">
        <w:r w:rsidR="004919D6">
          <w:rPr>
            <w:sz w:val="24"/>
            <w:szCs w:val="24"/>
          </w:rPr>
          <w:t xml:space="preserve">, as explained in scenario 1. The lower economic activity </w:t>
        </w:r>
      </w:ins>
      <w:ins w:id="218" w:author="Mikael Randrup Byrialsen" w:date="2022-12-22T13:17:00Z">
        <w:r>
          <w:rPr>
            <w:sz w:val="24"/>
            <w:szCs w:val="24"/>
          </w:rPr>
          <w:t>reduces the</w:t>
        </w:r>
      </w:ins>
      <w:ins w:id="219" w:author="Mikael Randrup Byrialsen" w:date="2022-12-22T14:08:00Z">
        <w:r w:rsidR="004919D6">
          <w:rPr>
            <w:sz w:val="24"/>
            <w:szCs w:val="24"/>
          </w:rPr>
          <w:t xml:space="preserve"> demand for </w:t>
        </w:r>
      </w:ins>
      <w:ins w:id="220" w:author="Mikael Randrup Byrialsen" w:date="2022-12-22T13:17:00Z">
        <w:r>
          <w:rPr>
            <w:sz w:val="24"/>
            <w:szCs w:val="24"/>
          </w:rPr>
          <w:t>employment</w:t>
        </w:r>
      </w:ins>
      <w:ins w:id="221" w:author="Mikael Randrup Byrialsen" w:date="2022-12-22T14:08:00Z">
        <w:r w:rsidR="004919D6">
          <w:rPr>
            <w:sz w:val="24"/>
            <w:szCs w:val="24"/>
          </w:rPr>
          <w:t>. Since the labour for</w:t>
        </w:r>
      </w:ins>
      <w:ins w:id="222" w:author="Mikael Randrup Byrialsen" w:date="2022-12-22T14:09:00Z">
        <w:r w:rsidR="004919D6">
          <w:rPr>
            <w:sz w:val="24"/>
            <w:szCs w:val="24"/>
          </w:rPr>
          <w:t>ce is unaffected in this scenario a reduction in the level of employment lead to a one-to-one increase in the level of unemployment</w:t>
        </w:r>
      </w:ins>
      <w:ins w:id="223" w:author="Mikael Randrup Byrialsen" w:date="2022-12-22T13:17:00Z">
        <w:r>
          <w:rPr>
            <w:sz w:val="24"/>
            <w:szCs w:val="24"/>
          </w:rPr>
          <w:t>.</w:t>
        </w:r>
      </w:ins>
      <w:ins w:id="224" w:author="Mikael Randrup Byrialsen" w:date="2022-12-22T14:09:00Z">
        <w:r w:rsidR="004919D6">
          <w:rPr>
            <w:sz w:val="24"/>
            <w:szCs w:val="24"/>
          </w:rPr>
          <w:t xml:space="preserve"> </w:t>
        </w:r>
      </w:ins>
      <w:ins w:id="225" w:author="Mikael Randrup Byrialsen" w:date="2022-12-22T14:10:00Z">
        <w:r w:rsidR="004919D6">
          <w:rPr>
            <w:sz w:val="24"/>
            <w:szCs w:val="24"/>
          </w:rPr>
          <w:t xml:space="preserve">As seen from figure x, the level of unemployed increases with </w:t>
        </w:r>
      </w:ins>
      <w:ins w:id="226" w:author="Mikael Randrup Byrialsen" w:date="2022-12-22T14:14:00Z">
        <w:r w:rsidR="00182B43">
          <w:rPr>
            <w:sz w:val="24"/>
            <w:szCs w:val="24"/>
          </w:rPr>
          <w:t>around 250</w:t>
        </w:r>
      </w:ins>
      <w:ins w:id="227" w:author="Mikael Randrup Byrialsen" w:date="2022-12-22T13:17:00Z">
        <w:r>
          <w:rPr>
            <w:sz w:val="24"/>
            <w:szCs w:val="24"/>
          </w:rPr>
          <w:t xml:space="preserve"> people </w:t>
        </w:r>
      </w:ins>
      <w:ins w:id="228" w:author="Mikael Randrup Byrialsen" w:date="2022-12-22T14:11:00Z">
        <w:r w:rsidR="004919D6">
          <w:rPr>
            <w:sz w:val="24"/>
            <w:szCs w:val="24"/>
          </w:rPr>
          <w:t xml:space="preserve">after </w:t>
        </w:r>
      </w:ins>
      <w:ins w:id="229" w:author="Mikael Randrup Byrialsen" w:date="2022-12-22T14:15:00Z">
        <w:r w:rsidR="00182B43">
          <w:rPr>
            <w:sz w:val="24"/>
            <w:szCs w:val="24"/>
          </w:rPr>
          <w:t>two</w:t>
        </w:r>
      </w:ins>
      <w:ins w:id="230" w:author="Mikael Randrup Byrialsen" w:date="2022-12-22T13:17:00Z">
        <w:r>
          <w:rPr>
            <w:sz w:val="24"/>
            <w:szCs w:val="24"/>
          </w:rPr>
          <w:t xml:space="preserve"> years and around </w:t>
        </w:r>
      </w:ins>
      <w:ins w:id="231" w:author="Mikael Randrup Byrialsen" w:date="2022-12-22T14:11:00Z">
        <w:r w:rsidR="004919D6">
          <w:rPr>
            <w:sz w:val="24"/>
            <w:szCs w:val="24"/>
          </w:rPr>
          <w:t>7</w:t>
        </w:r>
      </w:ins>
      <w:ins w:id="232" w:author="Mikael Randrup Byrialsen" w:date="2022-12-22T13:17:00Z">
        <w:r>
          <w:rPr>
            <w:sz w:val="24"/>
            <w:szCs w:val="24"/>
          </w:rPr>
          <w:t xml:space="preserve">00 people </w:t>
        </w:r>
      </w:ins>
      <w:ins w:id="233" w:author="Mikael Randrup Byrialsen" w:date="2022-12-22T14:11:00Z">
        <w:r w:rsidR="004919D6">
          <w:rPr>
            <w:sz w:val="24"/>
            <w:szCs w:val="24"/>
          </w:rPr>
          <w:t xml:space="preserve">after </w:t>
        </w:r>
      </w:ins>
      <w:ins w:id="234" w:author="Mikael Randrup Byrialsen" w:date="2022-12-22T13:17:00Z">
        <w:r>
          <w:rPr>
            <w:sz w:val="24"/>
            <w:szCs w:val="24"/>
          </w:rPr>
          <w:t>four years.</w:t>
        </w:r>
      </w:ins>
      <w:ins w:id="235" w:author="Mikael Randrup Byrialsen" w:date="2022-12-22T14:24:00Z">
        <w:r w:rsidR="00464FB5">
          <w:rPr>
            <w:sz w:val="24"/>
            <w:szCs w:val="24"/>
          </w:rPr>
          <w:t xml:space="preserve"> </w:t>
        </w:r>
      </w:ins>
      <w:ins w:id="236" w:author="Mikael Randrup Byrialsen" w:date="2022-12-22T14:37:00Z">
        <w:r w:rsidR="007E3024">
          <w:rPr>
            <w:sz w:val="24"/>
            <w:szCs w:val="24"/>
          </w:rPr>
          <w:t xml:space="preserve">Comparing with scenario 1, </w:t>
        </w:r>
      </w:ins>
      <w:ins w:id="237" w:author="Mikael Randrup Byrialsen" w:date="2022-12-22T14:38:00Z">
        <w:r w:rsidR="007E3024">
          <w:rPr>
            <w:sz w:val="24"/>
            <w:szCs w:val="24"/>
          </w:rPr>
          <w:t xml:space="preserve">the effect on the level of unemployment is larger in this scenario. Focusing on </w:t>
        </w:r>
      </w:ins>
      <w:ins w:id="238" w:author="Mikael Randrup Byrialsen" w:date="2022-12-22T14:24:00Z">
        <w:r w:rsidR="00464FB5">
          <w:rPr>
            <w:sz w:val="24"/>
            <w:szCs w:val="24"/>
          </w:rPr>
          <w:t xml:space="preserve">the effect on </w:t>
        </w:r>
      </w:ins>
      <w:ins w:id="239" w:author="Mikael Randrup Byrialsen" w:date="2022-12-22T14:39:00Z">
        <w:r w:rsidR="007E3024">
          <w:rPr>
            <w:sz w:val="24"/>
            <w:szCs w:val="24"/>
          </w:rPr>
          <w:t>GDP,</w:t>
        </w:r>
      </w:ins>
      <w:ins w:id="240" w:author="Mikael Randrup Byrialsen" w:date="2022-12-22T14:24:00Z">
        <w:r w:rsidR="00464FB5">
          <w:rPr>
            <w:sz w:val="24"/>
            <w:szCs w:val="24"/>
          </w:rPr>
          <w:t xml:space="preserve"> however, </w:t>
        </w:r>
      </w:ins>
      <w:ins w:id="241" w:author="Mikael Randrup Byrialsen" w:date="2022-12-22T14:38:00Z">
        <w:r w:rsidR="007E3024">
          <w:rPr>
            <w:sz w:val="24"/>
            <w:szCs w:val="24"/>
          </w:rPr>
          <w:t xml:space="preserve">tells the opposite story, since </w:t>
        </w:r>
      </w:ins>
      <w:ins w:id="242" w:author="Mikael Randrup Byrialsen" w:date="2022-12-22T14:25:00Z">
        <w:r w:rsidR="00464FB5">
          <w:rPr>
            <w:sz w:val="24"/>
            <w:szCs w:val="24"/>
          </w:rPr>
          <w:t xml:space="preserve">the drop in GDP </w:t>
        </w:r>
      </w:ins>
      <w:ins w:id="243" w:author="Mikael Randrup Byrialsen" w:date="2022-12-22T14:38:00Z">
        <w:r w:rsidR="007E3024">
          <w:rPr>
            <w:sz w:val="24"/>
            <w:szCs w:val="24"/>
          </w:rPr>
          <w:t xml:space="preserve">in this scenario </w:t>
        </w:r>
      </w:ins>
      <w:ins w:id="244" w:author="Mikael Randrup Byrialsen" w:date="2022-12-22T14:25:00Z">
        <w:r w:rsidR="00464FB5">
          <w:rPr>
            <w:sz w:val="24"/>
            <w:szCs w:val="24"/>
          </w:rPr>
          <w:t>compared to scenario 1 is slightly reduced.</w:t>
        </w:r>
      </w:ins>
      <w:ins w:id="245" w:author="Mikael Randrup Byrialsen" w:date="2022-12-22T13:17:00Z">
        <w:r>
          <w:rPr>
            <w:sz w:val="24"/>
            <w:szCs w:val="24"/>
          </w:rPr>
          <w:t xml:space="preserve"> </w:t>
        </w:r>
      </w:ins>
      <w:ins w:id="246" w:author="Mikael Randrup Byrialsen" w:date="2022-12-22T14:39:00Z">
        <w:r w:rsidR="007E3024">
          <w:rPr>
            <w:sz w:val="24"/>
            <w:szCs w:val="24"/>
          </w:rPr>
          <w:t>This might be seen as a puzzle, but can be explained by</w:t>
        </w:r>
      </w:ins>
      <w:ins w:id="247" w:author="Mikael Randrup Byrialsen" w:date="2022-12-22T14:40:00Z">
        <w:r w:rsidR="007E3024">
          <w:rPr>
            <w:sz w:val="24"/>
            <w:szCs w:val="24"/>
          </w:rPr>
          <w:t xml:space="preserve"> the fact, that</w:t>
        </w:r>
      </w:ins>
      <w:ins w:id="248" w:author="Mikael Randrup Byrialsen" w:date="2022-12-22T14:39:00Z">
        <w:r w:rsidR="007E3024">
          <w:rPr>
            <w:sz w:val="24"/>
            <w:szCs w:val="24"/>
          </w:rPr>
          <w:t xml:space="preserve"> the labour force</w:t>
        </w:r>
      </w:ins>
      <w:ins w:id="249" w:author="Mikael Randrup Byrialsen" w:date="2022-12-22T14:40:00Z">
        <w:r w:rsidR="007E3024">
          <w:rPr>
            <w:sz w:val="24"/>
            <w:szCs w:val="24"/>
          </w:rPr>
          <w:t xml:space="preserve"> is unaffected in this scenario</w:t>
        </w:r>
      </w:ins>
      <w:ins w:id="250" w:author="Mikael Randrup Byrialsen" w:date="2022-12-22T14:39:00Z">
        <w:r w:rsidR="007E3024">
          <w:rPr>
            <w:sz w:val="24"/>
            <w:szCs w:val="24"/>
          </w:rPr>
          <w:t>.</w:t>
        </w:r>
      </w:ins>
      <w:ins w:id="251" w:author="Mikael Randrup Byrialsen" w:date="2022-12-22T14:40:00Z">
        <w:r w:rsidR="007E3024">
          <w:rPr>
            <w:sz w:val="24"/>
            <w:szCs w:val="24"/>
          </w:rPr>
          <w:t xml:space="preserve"> </w:t>
        </w:r>
      </w:ins>
      <w:ins w:id="252" w:author="Mikael Randrup Byrialsen" w:date="2022-12-22T14:43:00Z">
        <w:r w:rsidR="00192EA7">
          <w:rPr>
            <w:sz w:val="24"/>
            <w:szCs w:val="24"/>
          </w:rPr>
          <w:t xml:space="preserve">As explained above, the reduction in the level of employment results in a one-to-one increase in the level of unemployment (and rate of unemployment), which </w:t>
        </w:r>
      </w:ins>
      <w:ins w:id="253" w:author="Mikael Randrup Byrialsen" w:date="2022-12-22T14:46:00Z">
        <w:r w:rsidR="0030783A">
          <w:rPr>
            <w:sz w:val="24"/>
            <w:szCs w:val="24"/>
          </w:rPr>
          <w:t>reduces the increase in wages and prices compared to scenario 1</w:t>
        </w:r>
      </w:ins>
      <w:ins w:id="254" w:author="Mikael Randrup Byrialsen" w:date="2022-12-22T14:47:00Z">
        <w:r w:rsidR="0030783A">
          <w:rPr>
            <w:sz w:val="24"/>
            <w:szCs w:val="24"/>
          </w:rPr>
          <w:t>, which reduces the negative effect on both net export and investment</w:t>
        </w:r>
      </w:ins>
      <w:ins w:id="255" w:author="Mikael Randrup Byrialsen" w:date="2022-12-22T14:48:00Z">
        <w:r w:rsidR="0030783A">
          <w:rPr>
            <w:sz w:val="24"/>
            <w:szCs w:val="24"/>
          </w:rPr>
          <w:t xml:space="preserve"> compared to scenario 1</w:t>
        </w:r>
      </w:ins>
      <w:ins w:id="256" w:author="Mikael Randrup Byrialsen" w:date="2022-12-22T14:47:00Z">
        <w:r w:rsidR="0030783A">
          <w:rPr>
            <w:sz w:val="24"/>
            <w:szCs w:val="24"/>
          </w:rPr>
          <w:t>.</w:t>
        </w:r>
      </w:ins>
      <w:ins w:id="257" w:author="Mikael Randrup Byrialsen" w:date="2022-12-22T14:48:00Z">
        <w:r w:rsidR="0030783A">
          <w:rPr>
            <w:sz w:val="24"/>
            <w:szCs w:val="24"/>
          </w:rPr>
          <w:t xml:space="preserve"> </w:t>
        </w:r>
      </w:ins>
      <w:ins w:id="258" w:author="Mikael Randrup Byrialsen" w:date="2022-12-22T14:49:00Z">
        <w:r w:rsidR="0030783A">
          <w:rPr>
            <w:sz w:val="24"/>
            <w:szCs w:val="24"/>
          </w:rPr>
          <w:t>Despite the minor differences between the two scenarios, the overall result of a negative effect of this scenario on both the level of unemployment and the economic activity still holds.</w:t>
        </w:r>
      </w:ins>
      <w:ins w:id="259" w:author="Mikael Randrup Byrialsen" w:date="2022-12-22T14:47:00Z">
        <w:r w:rsidR="0030783A">
          <w:rPr>
            <w:sz w:val="24"/>
            <w:szCs w:val="24"/>
          </w:rPr>
          <w:t xml:space="preserve"> </w:t>
        </w:r>
      </w:ins>
      <w:ins w:id="260" w:author="Mikael Randrup Byrialsen" w:date="2022-12-22T13:17:00Z">
        <w:del w:id="261" w:author="Mikael Randrup Byrialsen" w:date="2022-12-22T12:58:00Z">
          <w:r w:rsidDel="000244C0">
            <w:rPr>
              <w:sz w:val="24"/>
              <w:szCs w:val="24"/>
            </w:rPr>
            <w:delText xml:space="preserve">where the four macroeconomic channels included in the baseline will be active, unemployment increases by 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delText>
          </w:r>
        </w:del>
        <w:del w:id="262" w:author="Mikael Randrup Byrialsen" w:date="2022-12-22T13:00:00Z">
          <w:r w:rsidDel="000244C0">
            <w:rPr>
              <w:sz w:val="24"/>
              <w:szCs w:val="24"/>
            </w:rPr>
            <w:delText xml:space="preserve">As the targeted wage increase, so does the wage and as we find the Danish economy to be </w:delText>
          </w:r>
          <w:commentRangeStart w:id="263"/>
          <w:r w:rsidDel="000244C0">
            <w:rPr>
              <w:sz w:val="24"/>
              <w:szCs w:val="24"/>
            </w:rPr>
            <w:delText xml:space="preserve">profit led </w:delText>
          </w:r>
          <w:commentRangeEnd w:id="263"/>
          <w:r w:rsidDel="000244C0">
            <w:rPr>
              <w:rStyle w:val="Kommentarhenvisning"/>
            </w:rPr>
            <w:commentReference w:id="263"/>
          </w:r>
          <w:r w:rsidDel="000244C0">
            <w:rPr>
              <w:sz w:val="24"/>
              <w:szCs w:val="24"/>
            </w:rPr>
            <w:delText xml:space="preserve">this lowers the economic activity, and </w:delText>
          </w:r>
          <w:r w:rsidDel="000244C0">
            <w:rPr>
              <w:sz w:val="24"/>
              <w:szCs w:val="24"/>
            </w:rPr>
            <w:lastRenderedPageBreak/>
            <w:delText>thereby increase the unemployment rate. T</w:delText>
          </w:r>
          <w:commentRangeStart w:id="264"/>
          <w:commentRangeStart w:id="265"/>
          <w:r w:rsidDel="000244C0">
            <w:rPr>
              <w:sz w:val="24"/>
              <w:szCs w:val="24"/>
            </w:rPr>
            <w:delText xml:space="preserve">he unemployment rate will lower the labor-force but at the same time lower employment by even more, leaving the unemployment to increase further.  </w:delText>
          </w:r>
          <w:commentRangeEnd w:id="264"/>
          <w:r w:rsidDel="000244C0">
            <w:rPr>
              <w:rStyle w:val="Kommentarhenvisning"/>
            </w:rPr>
            <w:commentReference w:id="264"/>
          </w:r>
          <w:commentRangeEnd w:id="265"/>
          <w:r w:rsidDel="000244C0">
            <w:rPr>
              <w:rStyle w:val="Kommentarhenvisning"/>
            </w:rPr>
            <w:commentReference w:id="265"/>
          </w:r>
        </w:del>
      </w:ins>
    </w:p>
    <w:p w14:paraId="11D51E5D" w14:textId="3B1AAF7B" w:rsidR="00C60073" w:rsidDel="00276F24" w:rsidRDefault="00C60073" w:rsidP="00C60073">
      <w:pPr>
        <w:spacing w:line="360" w:lineRule="auto"/>
        <w:jc w:val="both"/>
        <w:rPr>
          <w:del w:id="266" w:author="Mikael Randrup Byrialsen" w:date="2022-12-22T13:17:00Z"/>
          <w:moveTo w:id="267" w:author="Mikael Randrup Byrialsen" w:date="2022-12-22T12:10:00Z"/>
          <w:sz w:val="24"/>
          <w:szCs w:val="24"/>
        </w:rPr>
      </w:pPr>
      <w:moveToRangeStart w:id="268" w:author="Mikael Randrup Byrialsen" w:date="2022-12-22T12:10:00Z" w:name="move122603443"/>
      <w:moveTo w:id="269" w:author="Mikael Randrup Byrialsen" w:date="2022-12-22T12:10:00Z">
        <w:del w:id="270" w:author="Mikael Randrup Byrialsen" w:date="2022-12-22T13:17:00Z">
          <w:r w:rsidDel="00276F24">
            <w:rPr>
              <w:sz w:val="24"/>
              <w:szCs w:val="24"/>
            </w:rPr>
            <w:delText xml:space="preserve">In scenario 2, we removed the labor-force channel arguing that Denmark should be seen as a mature economy, thereby approving the argumentation used by Smith (2021) that this type of reform with the goal of changing the level of benefits does not seem to be the right solution as people are choosing to stay outside the labor force for other reasons than changes in benefits. </w:delText>
          </w:r>
          <w:r w:rsidDel="00276F24">
            <w:rPr>
              <w:sz w:val="24"/>
              <w:szCs w:val="24"/>
            </w:rPr>
            <w:br/>
            <w:delText xml:space="preserve">The results of scenario 2 increase unemployment by 1450 people, compared to the previous scenario, we now only see the negative effect of the wage channel.  </w:delText>
          </w:r>
        </w:del>
      </w:moveTo>
    </w:p>
    <w:moveToRangeEnd w:id="268"/>
    <w:p w14:paraId="49908777" w14:textId="77777777" w:rsidR="00C60073" w:rsidRPr="005310E0" w:rsidRDefault="00C60073" w:rsidP="008B1B99">
      <w:pPr>
        <w:spacing w:line="360" w:lineRule="auto"/>
        <w:jc w:val="both"/>
        <w:rPr>
          <w:rFonts w:cstheme="minorHAnsi"/>
          <w:sz w:val="24"/>
          <w:szCs w:val="24"/>
        </w:rPr>
      </w:pPr>
    </w:p>
    <w:p w14:paraId="0740E073" w14:textId="3B323F49" w:rsidR="00CF0F0D" w:rsidRDefault="008C02FE" w:rsidP="008B1B99">
      <w:pPr>
        <w:pStyle w:val="Overskrift2"/>
        <w:jc w:val="both"/>
      </w:pPr>
      <w:commentRangeStart w:id="271"/>
      <w:r>
        <w:t xml:space="preserve">Scenario </w:t>
      </w:r>
      <w:r w:rsidR="007F7F59">
        <w:t>3</w:t>
      </w:r>
      <w:r w:rsidR="003F23A4">
        <w:t xml:space="preserve"> </w:t>
      </w:r>
      <w:commentRangeEnd w:id="271"/>
      <w:r w:rsidR="00B908B6">
        <w:rPr>
          <w:rStyle w:val="Kommentarhenvisning"/>
          <w:rFonts w:asciiTheme="minorHAnsi" w:eastAsiaTheme="minorHAnsi" w:hAnsiTheme="minorHAnsi" w:cstheme="minorBidi"/>
          <w:color w:val="auto"/>
        </w:rPr>
        <w:commentReference w:id="271"/>
      </w:r>
      <w:del w:id="272" w:author="Mikael Randrup Byrialsen" w:date="2022-12-22T14:51:00Z">
        <w:r w:rsidR="007F7F59" w:rsidDel="00CC5115">
          <w:delText>do the level of income insurance</w:delText>
        </w:r>
      </w:del>
      <w:ins w:id="273" w:author="Mikael Randrup Byrialsen" w:date="2022-12-22T14:51:00Z">
        <w:r w:rsidR="00CC5115">
          <w:t>Removing the effect</w:t>
        </w:r>
      </w:ins>
      <w:r w:rsidR="007F7F59">
        <w:t xml:space="preserve"> </w:t>
      </w:r>
      <w:del w:id="274" w:author="Mikael Randrup Byrialsen" w:date="2022-12-22T14:51:00Z">
        <w:r w:rsidR="007F7F59" w:rsidDel="00CC5115">
          <w:delText xml:space="preserve">affect </w:delText>
        </w:r>
      </w:del>
      <w:ins w:id="275" w:author="Mikael Randrup Byrialsen" w:date="2022-12-22T14:51:00Z">
        <w:r w:rsidR="00CC5115">
          <w:t xml:space="preserve">on </w:t>
        </w:r>
      </w:ins>
      <w:r w:rsidR="007F7F59">
        <w:t>wage negotiations</w:t>
      </w:r>
    </w:p>
    <w:p w14:paraId="6A090FEA" w14:textId="674C97C3" w:rsidR="007F7F59" w:rsidRDefault="007F7F59" w:rsidP="008B1B99">
      <w:pPr>
        <w:jc w:val="both"/>
      </w:pPr>
    </w:p>
    <w:p w14:paraId="0089F10C" w14:textId="08958E53" w:rsidR="00721337" w:rsidDel="00CC5115" w:rsidRDefault="001C5B33">
      <w:pPr>
        <w:spacing w:line="360" w:lineRule="auto"/>
        <w:jc w:val="both"/>
        <w:rPr>
          <w:del w:id="276" w:author="Mikael Randrup Byrialsen" w:date="2022-12-22T14:52:00Z"/>
          <w:rFonts w:eastAsiaTheme="minorEastAsia" w:cstheme="minorHAnsi"/>
          <w:sz w:val="24"/>
          <w:szCs w:val="24"/>
        </w:rPr>
      </w:pPr>
      <w:r>
        <w:rPr>
          <w:rFonts w:eastAsiaTheme="minorEastAsia" w:cstheme="minorHAnsi"/>
          <w:sz w:val="24"/>
          <w:szCs w:val="24"/>
        </w:rPr>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del w:id="277" w:author="Mikael Randrup Byrialsen" w:date="2022-12-22T14:52:00Z">
        <w:r w:rsidR="00721337" w:rsidRPr="00721337" w:rsidDel="00CC5115">
          <w:rPr>
            <w:sz w:val="24"/>
            <w:szCs w:val="24"/>
          </w:rPr>
          <w:delText xml:space="preserve">Both theoretical as well as empirical evidence seems to support this </w:delText>
        </w:r>
        <w:r w:rsidR="00721337" w:rsidDel="00CC5115">
          <w:rPr>
            <w:sz w:val="24"/>
            <w:szCs w:val="24"/>
          </w:rPr>
          <w:delText>channel</w:delText>
        </w:r>
        <w:r w:rsidR="00721337" w:rsidRPr="00721337" w:rsidDel="00CC5115">
          <w:rPr>
            <w:sz w:val="24"/>
            <w:szCs w:val="24"/>
          </w:rPr>
          <w:delText>, whereas we set the minimum gap that the worker unions will allow according to the elasticity of income insurance on wages found by Fredriksson &amp; Söderström (2020)</w:delText>
        </w:r>
        <w:r w:rsidR="00721337" w:rsidDel="00CC5115">
          <w:rPr>
            <w:sz w:val="24"/>
            <w:szCs w:val="24"/>
          </w:rPr>
          <w:delText xml:space="preserve">. This implies some weaknesses, first </w:delText>
        </w:r>
        <w:r w:rsidR="00721337" w:rsidDel="00CC5115">
          <w:rPr>
            <w:rFonts w:eastAsiaTheme="minorEastAsia" w:cstheme="minorHAnsi"/>
            <w:sz w:val="24"/>
            <w:szCs w:val="24"/>
          </w:rPr>
          <w:delText>that the elasticity found in Sweden is based on changes in the ceiling for the maximum level of income insurance, making the comparability with our results more complicated. Second,</w:delText>
        </w:r>
        <w:r w:rsidR="00B908B6" w:rsidDel="00CC5115">
          <w:rPr>
            <w:rFonts w:eastAsiaTheme="minorEastAsia" w:cstheme="minorHAnsi"/>
            <w:sz w:val="24"/>
            <w:szCs w:val="24"/>
          </w:rPr>
          <w:delText xml:space="preserve"> </w:delText>
        </w:r>
        <w:r w:rsidR="00721337" w:rsidDel="00CC5115">
          <w:rPr>
            <w:rFonts w:eastAsiaTheme="minorEastAsia" w:cstheme="minorHAnsi"/>
            <w:sz w:val="24"/>
            <w:szCs w:val="24"/>
          </w:rPr>
          <w:delText xml:space="preserve">we could </w:delText>
        </w:r>
        <w:r w:rsidR="00B908B6" w:rsidDel="00CC5115">
          <w:rPr>
            <w:rFonts w:eastAsiaTheme="minorEastAsia" w:cstheme="minorHAnsi"/>
            <w:sz w:val="24"/>
            <w:szCs w:val="24"/>
          </w:rPr>
          <w:delText>argue that</w:delText>
        </w:r>
        <w:r w:rsidR="00721337" w:rsidDel="00CC5115">
          <w:rPr>
            <w:rFonts w:eastAsiaTheme="minorEastAsia" w:cstheme="minorHAnsi"/>
            <w:sz w:val="24"/>
            <w:szCs w:val="24"/>
          </w:rPr>
          <w:delText xml:space="preserve"> the relationship between the maximum level of income insurance and wages </w:delText>
        </w:r>
        <w:r w:rsidR="00B908B6" w:rsidDel="00CC5115">
          <w:rPr>
            <w:rFonts w:eastAsiaTheme="minorEastAsia" w:cstheme="minorHAnsi"/>
            <w:sz w:val="24"/>
            <w:szCs w:val="24"/>
          </w:rPr>
          <w:delText>could</w:delText>
        </w:r>
        <w:r w:rsidR="00721337" w:rsidDel="00CC5115">
          <w:rPr>
            <w:rFonts w:eastAsiaTheme="minorEastAsia" w:cstheme="minorHAnsi"/>
            <w:sz w:val="24"/>
            <w:szCs w:val="24"/>
          </w:rPr>
          <w:delText xml:space="preserve"> be different in </w:delText>
        </w:r>
        <w:commentRangeStart w:id="278"/>
        <w:r w:rsidR="00721337" w:rsidDel="00CC5115">
          <w:rPr>
            <w:rFonts w:eastAsiaTheme="minorEastAsia" w:cstheme="minorHAnsi"/>
            <w:sz w:val="24"/>
            <w:szCs w:val="24"/>
          </w:rPr>
          <w:delText>Denmark compared to Sweden</w:delText>
        </w:r>
        <w:r w:rsidR="00B908B6" w:rsidDel="00CC5115">
          <w:rPr>
            <w:rFonts w:eastAsiaTheme="minorEastAsia" w:cstheme="minorHAnsi"/>
            <w:sz w:val="24"/>
            <w:szCs w:val="24"/>
          </w:rPr>
          <w:delText>, thereby biasing the results</w:delText>
        </w:r>
        <w:r w:rsidR="00721337" w:rsidDel="00CC5115">
          <w:rPr>
            <w:rFonts w:eastAsiaTheme="minorEastAsia" w:cstheme="minorHAnsi"/>
            <w:sz w:val="24"/>
            <w:szCs w:val="24"/>
          </w:rPr>
          <w:delText xml:space="preserve">. </w:delText>
        </w:r>
        <w:commentRangeEnd w:id="278"/>
        <w:r w:rsidR="00721337" w:rsidDel="00CC5115">
          <w:rPr>
            <w:rStyle w:val="Kommentarhenvisning"/>
          </w:rPr>
          <w:commentReference w:id="278"/>
        </w:r>
        <w:r w:rsidR="00721337" w:rsidDel="00CC5115">
          <w:rPr>
            <w:rFonts w:eastAsiaTheme="minorEastAsia" w:cstheme="minorHAnsi"/>
            <w:sz w:val="24"/>
            <w:szCs w:val="24"/>
          </w:rPr>
          <w:delText xml:space="preserve">In an attempt to overcome these </w:delText>
        </w:r>
        <w:r w:rsidR="00B72D8F" w:rsidDel="00CC5115">
          <w:rPr>
            <w:rFonts w:eastAsiaTheme="minorEastAsia" w:cstheme="minorHAnsi"/>
            <w:sz w:val="24"/>
            <w:szCs w:val="24"/>
          </w:rPr>
          <w:delText>uncertainties,</w:delText>
        </w:r>
        <w:r w:rsidR="00721337" w:rsidDel="00CC5115">
          <w:rPr>
            <w:rFonts w:eastAsiaTheme="minorEastAsia" w:cstheme="minorHAnsi"/>
            <w:sz w:val="24"/>
            <w:szCs w:val="24"/>
          </w:rPr>
          <w:delText xml:space="preserve"> we</w:delText>
        </w:r>
        <w:r w:rsidR="00B72D8F" w:rsidDel="00CC5115">
          <w:rPr>
            <w:rFonts w:eastAsiaTheme="minorEastAsia" w:cstheme="minorHAnsi"/>
            <w:sz w:val="24"/>
            <w:szCs w:val="24"/>
          </w:rPr>
          <w:delText xml:space="preserve"> have</w:delText>
        </w:r>
        <w:r w:rsidR="00721337" w:rsidDel="00CC5115">
          <w:rPr>
            <w:rFonts w:eastAsiaTheme="minorEastAsia" w:cstheme="minorHAnsi"/>
            <w:sz w:val="24"/>
            <w:szCs w:val="24"/>
          </w:rPr>
          <w:delText xml:space="preserve"> included </w:delText>
        </w:r>
        <w:r w:rsidR="00B72D8F" w:rsidDel="00CC5115">
          <w:rPr>
            <w:rFonts w:eastAsiaTheme="minorEastAsia" w:cstheme="minorHAnsi"/>
            <w:sz w:val="24"/>
            <w:szCs w:val="24"/>
          </w:rPr>
          <w:delText xml:space="preserve">several measures of the level of income insurance </w:delText>
        </w:r>
        <w:r w:rsidR="00721337" w:rsidDel="00CC5115">
          <w:rPr>
            <w:rFonts w:eastAsiaTheme="minorEastAsia" w:cstheme="minorHAnsi"/>
            <w:sz w:val="24"/>
            <w:szCs w:val="24"/>
          </w:rPr>
          <w:delText xml:space="preserve">directly into the wage equation, doing this we find no significant long-run effects between </w:delText>
        </w:r>
        <w:r w:rsidR="00B72D8F" w:rsidDel="00CC5115">
          <w:rPr>
            <w:rFonts w:eastAsiaTheme="minorEastAsia" w:cstheme="minorHAnsi"/>
            <w:sz w:val="24"/>
            <w:szCs w:val="24"/>
          </w:rPr>
          <w:delText>any of these</w:delText>
        </w:r>
        <w:r w:rsidR="00721337" w:rsidDel="00CC5115">
          <w:rPr>
            <w:rFonts w:eastAsiaTheme="minorEastAsia" w:cstheme="minorHAnsi"/>
            <w:sz w:val="24"/>
            <w:szCs w:val="24"/>
          </w:rPr>
          <w:delText xml:space="preserve"> and wages.</w:delText>
        </w:r>
        <w:r w:rsidR="00B72D8F" w:rsidDel="00CC5115">
          <w:rPr>
            <w:rFonts w:eastAsiaTheme="minorEastAsia" w:cstheme="minorHAnsi"/>
            <w:sz w:val="24"/>
            <w:szCs w:val="24"/>
          </w:rPr>
          <w:delText xml:space="preserve"> </w:delText>
        </w:r>
        <w:commentRangeStart w:id="279"/>
        <w:r w:rsidR="00B72D8F" w:rsidDel="00CC5115">
          <w:rPr>
            <w:rFonts w:eastAsiaTheme="minorEastAsia" w:cstheme="minorHAnsi"/>
            <w:sz w:val="24"/>
            <w:szCs w:val="24"/>
          </w:rPr>
          <w:delText>There can be several reasons for this, as the wage is based on quarterly data, while the level of income insurance and the maximum level of income insurance is set once a year</w:delText>
        </w:r>
        <w:r w:rsidR="00B908B6" w:rsidDel="00CC5115">
          <w:rPr>
            <w:rFonts w:eastAsiaTheme="minorEastAsia" w:cstheme="minorHAnsi"/>
            <w:sz w:val="24"/>
            <w:szCs w:val="24"/>
          </w:rPr>
          <w:delText xml:space="preserve">, another reason could be the econometric method used, where causal effects methods also used by </w:delText>
        </w:r>
        <w:r w:rsidR="00B908B6" w:rsidRPr="00721337" w:rsidDel="00CC5115">
          <w:rPr>
            <w:sz w:val="24"/>
            <w:szCs w:val="24"/>
          </w:rPr>
          <w:delText>Fredriksson &amp; Söderström</w:delText>
        </w:r>
        <w:r w:rsidR="00B908B6" w:rsidDel="00CC5115">
          <w:rPr>
            <w:sz w:val="24"/>
            <w:szCs w:val="24"/>
          </w:rPr>
          <w:delText xml:space="preserve"> </w:delText>
        </w:r>
        <w:r w:rsidR="00B908B6" w:rsidDel="00CC5115">
          <w:rPr>
            <w:sz w:val="24"/>
            <w:szCs w:val="24"/>
          </w:rPr>
          <w:fldChar w:fldCharType="begin" w:fldLock="1"/>
        </w:r>
        <w:r w:rsidR="00B908B6" w:rsidDel="00CC5115">
          <w:rPr>
            <w:sz w:val="24"/>
            <w:szCs w:val="24"/>
          </w:rPr>
          <w:del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operties":{"noteIndex":0},"schema":"https://github.com/citation-style-language/schema/raw/master/csl-citation.json"}</w:delInstrText>
        </w:r>
        <w:r w:rsidR="00B908B6" w:rsidDel="00CC5115">
          <w:rPr>
            <w:sz w:val="24"/>
            <w:szCs w:val="24"/>
          </w:rPr>
          <w:fldChar w:fldCharType="separate"/>
        </w:r>
        <w:r w:rsidR="00B908B6" w:rsidRPr="00B908B6" w:rsidDel="00CC5115">
          <w:rPr>
            <w:noProof/>
            <w:sz w:val="24"/>
            <w:szCs w:val="24"/>
          </w:rPr>
          <w:delText>(2020)</w:delText>
        </w:r>
        <w:r w:rsidR="00B908B6" w:rsidDel="00CC5115">
          <w:rPr>
            <w:sz w:val="24"/>
            <w:szCs w:val="24"/>
          </w:rPr>
          <w:fldChar w:fldCharType="end"/>
        </w:r>
        <w:r w:rsidR="00B908B6" w:rsidDel="00CC5115">
          <w:rPr>
            <w:sz w:val="24"/>
            <w:szCs w:val="24"/>
          </w:rPr>
          <w:delText xml:space="preserve"> seems to be superior when examining such a relationship</w:delText>
        </w:r>
        <w:r w:rsidR="00B72D8F" w:rsidDel="00CC5115">
          <w:rPr>
            <w:rFonts w:eastAsiaTheme="minorEastAsia" w:cstheme="minorHAnsi"/>
            <w:sz w:val="24"/>
            <w:szCs w:val="24"/>
          </w:rPr>
          <w:delText xml:space="preserve">. </w:delText>
        </w:r>
        <w:commentRangeEnd w:id="279"/>
        <w:r w:rsidR="00B72D8F" w:rsidDel="00CC5115">
          <w:rPr>
            <w:rStyle w:val="Kommentarhenvisning"/>
          </w:rPr>
          <w:commentReference w:id="279"/>
        </w:r>
      </w:del>
      <w:ins w:id="280" w:author="Mikael Randrup Byrialsen" w:date="2022-12-22T14:53:00Z">
        <w:r w:rsidR="00CC5115">
          <w:rPr>
            <w:rFonts w:eastAsiaTheme="minorEastAsia" w:cstheme="minorHAnsi"/>
            <w:sz w:val="24"/>
            <w:szCs w:val="24"/>
          </w:rPr>
          <w:t xml:space="preserve">As presented earlier, the rate of compensation has been reduced over the last couples of decades, </w:t>
        </w:r>
      </w:ins>
      <w:ins w:id="281" w:author="Mikael Randrup Byrialsen" w:date="2022-12-22T14:54:00Z">
        <w:r w:rsidR="00CC5115">
          <w:rPr>
            <w:rFonts w:eastAsiaTheme="minorEastAsia" w:cstheme="minorHAnsi"/>
            <w:sz w:val="24"/>
            <w:szCs w:val="24"/>
          </w:rPr>
          <w:t xml:space="preserve">which point in the direction of a </w:t>
        </w:r>
      </w:ins>
      <w:ins w:id="282" w:author="Mikael Randrup Byrialsen" w:date="2022-12-22T14:55:00Z">
        <w:r w:rsidR="00CC5115">
          <w:rPr>
            <w:rFonts w:eastAsiaTheme="minorEastAsia" w:cstheme="minorHAnsi"/>
            <w:sz w:val="24"/>
            <w:szCs w:val="24"/>
          </w:rPr>
          <w:t>weaker link between maximum level of unemployment benefits and wages. We</w:t>
        </w:r>
      </w:ins>
    </w:p>
    <w:p w14:paraId="066485CF" w14:textId="6F60B40A" w:rsidR="0044414A" w:rsidRDefault="00B72D8F" w:rsidP="00CC5115">
      <w:pPr>
        <w:spacing w:line="360" w:lineRule="auto"/>
        <w:jc w:val="both"/>
        <w:rPr>
          <w:ins w:id="283" w:author="Mikael Randrup Byrialsen" w:date="2022-12-22T14:56:00Z"/>
          <w:rFonts w:eastAsiaTheme="minorEastAsia" w:cstheme="minorHAnsi"/>
          <w:sz w:val="24"/>
          <w:szCs w:val="24"/>
        </w:rPr>
      </w:pPr>
      <w:del w:id="284" w:author="Mikael Randrup Byrialsen" w:date="2022-12-22T14:52:00Z">
        <w:r w:rsidDel="00CC5115">
          <w:rPr>
            <w:rFonts w:eastAsiaTheme="minorEastAsia" w:cstheme="minorHAnsi"/>
            <w:sz w:val="24"/>
            <w:szCs w:val="24"/>
          </w:rPr>
          <w:lastRenderedPageBreak/>
          <w:delText>In scenario 3 w</w:delText>
        </w:r>
      </w:del>
      <w:del w:id="285" w:author="Mikael Randrup Byrialsen" w:date="2022-12-22T14:55:00Z">
        <w:r w:rsidDel="00CC5115">
          <w:rPr>
            <w:rFonts w:eastAsiaTheme="minorEastAsia" w:cstheme="minorHAnsi"/>
            <w:sz w:val="24"/>
            <w:szCs w:val="24"/>
          </w:rPr>
          <w:delText>e</w:delText>
        </w:r>
      </w:del>
      <w:r>
        <w:rPr>
          <w:rFonts w:eastAsiaTheme="minorEastAsia" w:cstheme="minorHAnsi"/>
          <w:sz w:val="24"/>
          <w:szCs w:val="24"/>
        </w:rPr>
        <w:t xml:space="preserve"> </w:t>
      </w:r>
      <w:ins w:id="286" w:author="Mikael Randrup Byrialsen" w:date="2022-12-22T14:58:00Z">
        <w:r w:rsidR="00B56389">
          <w:rPr>
            <w:rFonts w:eastAsiaTheme="minorEastAsia" w:cstheme="minorHAnsi"/>
            <w:sz w:val="24"/>
            <w:szCs w:val="24"/>
          </w:rPr>
          <w:t>therefore,</w:t>
        </w:r>
      </w:ins>
      <w:ins w:id="287" w:author="Mikael Randrup Byrialsen" w:date="2022-12-22T14:55:00Z">
        <w:r w:rsidR="00CC5115">
          <w:rPr>
            <w:rFonts w:eastAsiaTheme="minorEastAsia" w:cstheme="minorHAnsi"/>
            <w:sz w:val="24"/>
            <w:szCs w:val="24"/>
          </w:rPr>
          <w:t xml:space="preserve"> </w:t>
        </w:r>
      </w:ins>
      <w:r>
        <w:rPr>
          <w:rFonts w:eastAsiaTheme="minorEastAsia" w:cstheme="minorHAnsi"/>
          <w:sz w:val="24"/>
          <w:szCs w:val="24"/>
        </w:rPr>
        <w:t xml:space="preserve">use the above argumentation to assume that changes in </w:t>
      </w:r>
      <w:del w:id="288" w:author="Mikael Randrup Byrialsen" w:date="2022-12-22T14:55:00Z">
        <w:r w:rsidDel="00CC5115">
          <w:rPr>
            <w:rFonts w:eastAsiaTheme="minorEastAsia" w:cstheme="minorHAnsi"/>
            <w:sz w:val="24"/>
            <w:szCs w:val="24"/>
          </w:rPr>
          <w:delText>the IS-program</w:delText>
        </w:r>
      </w:del>
      <w:ins w:id="289" w:author="Mikael Randrup Byrialsen" w:date="2022-12-22T14:55:00Z">
        <w:r w:rsidR="00CC5115">
          <w:rPr>
            <w:rFonts w:eastAsiaTheme="minorEastAsia" w:cstheme="minorHAnsi"/>
            <w:sz w:val="24"/>
            <w:szCs w:val="24"/>
          </w:rPr>
          <w:t>the maximum level of benefits</w:t>
        </w:r>
      </w:ins>
      <w:del w:id="290" w:author="Mikael Randrup Byrialsen" w:date="2022-12-22T14:55:00Z">
        <w:r w:rsidDel="00CC5115">
          <w:rPr>
            <w:rFonts w:eastAsiaTheme="minorEastAsia" w:cstheme="minorHAnsi"/>
            <w:sz w:val="24"/>
            <w:szCs w:val="24"/>
          </w:rPr>
          <w:delText>,</w:delText>
        </w:r>
      </w:del>
      <w:r>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Pr>
          <w:rFonts w:eastAsiaTheme="minorEastAsia" w:cstheme="minorHAnsi"/>
          <w:sz w:val="24"/>
          <w:szCs w:val="24"/>
        </w:rPr>
        <w:t xml:space="preserve"> have no effect on the wages. </w:t>
      </w:r>
    </w:p>
    <w:p w14:paraId="57AA5829" w14:textId="60EE2679" w:rsidR="00C60073" w:rsidDel="00CC5115" w:rsidRDefault="0044414A" w:rsidP="00C60073">
      <w:pPr>
        <w:spacing w:line="360" w:lineRule="auto"/>
        <w:jc w:val="both"/>
        <w:rPr>
          <w:del w:id="291" w:author="Mikael Randrup Byrialsen" w:date="2022-12-22T14:51:00Z"/>
          <w:moveTo w:id="292" w:author="Mikael Randrup Byrialsen" w:date="2022-12-22T12:10:00Z"/>
          <w:sz w:val="24"/>
          <w:szCs w:val="24"/>
        </w:rPr>
      </w:pPr>
      <w:ins w:id="293" w:author="Mikael Randrup Byrialsen" w:date="2022-12-22T14:56:00Z">
        <w:r>
          <w:rPr>
            <w:rFonts w:eastAsiaTheme="minorEastAsia" w:cstheme="minorHAnsi"/>
            <w:sz w:val="24"/>
            <w:szCs w:val="24"/>
          </w:rPr>
          <w:t>As seen in figure x, removing the effect on the targeted wage actually change the</w:t>
        </w:r>
      </w:ins>
      <w:ins w:id="294" w:author="Mikael Randrup Byrialsen" w:date="2022-12-22T14:57:00Z">
        <w:r>
          <w:rPr>
            <w:rFonts w:eastAsiaTheme="minorEastAsia" w:cstheme="minorHAnsi"/>
            <w:sz w:val="24"/>
            <w:szCs w:val="24"/>
          </w:rPr>
          <w:t xml:space="preserve"> overall effect of a change in the </w:t>
        </w:r>
      </w:ins>
      <w:ins w:id="295" w:author="Mikael Randrup Byrialsen" w:date="2022-12-22T15:03:00Z">
        <w:r w:rsidR="00B56389">
          <w:rPr>
            <w:rFonts w:eastAsiaTheme="minorEastAsia" w:cstheme="minorHAnsi"/>
            <w:sz w:val="24"/>
            <w:szCs w:val="24"/>
          </w:rPr>
          <w:t>level of</w:t>
        </w:r>
      </w:ins>
      <w:ins w:id="296" w:author="Mikael Randrup Byrialsen" w:date="2022-12-22T15:04:00Z">
        <w:r w:rsidR="00B56389">
          <w:rPr>
            <w:rFonts w:eastAsiaTheme="minorEastAsia" w:cstheme="minorHAnsi"/>
            <w:sz w:val="24"/>
            <w:szCs w:val="24"/>
          </w:rPr>
          <w:t xml:space="preserve"> </w:t>
        </w:r>
      </w:ins>
      <w:ins w:id="297" w:author="Mikael Randrup Byrialsen" w:date="2022-12-22T14:57:00Z">
        <w:r>
          <w:rPr>
            <w:rFonts w:eastAsiaTheme="minorEastAsia" w:cstheme="minorHAnsi"/>
            <w:sz w:val="24"/>
            <w:szCs w:val="24"/>
          </w:rPr>
          <w:t>benefi</w:t>
        </w:r>
      </w:ins>
      <w:ins w:id="298" w:author="Mikael Randrup Byrialsen" w:date="2022-12-22T14:58:00Z">
        <w:r>
          <w:rPr>
            <w:rFonts w:eastAsiaTheme="minorEastAsia" w:cstheme="minorHAnsi"/>
            <w:sz w:val="24"/>
            <w:szCs w:val="24"/>
          </w:rPr>
          <w:t>ts</w:t>
        </w:r>
      </w:ins>
      <w:ins w:id="299" w:author="Mikael Randrup Byrialsen" w:date="2022-12-22T14:59:00Z">
        <w:r w:rsidR="00B56389">
          <w:rPr>
            <w:rFonts w:eastAsiaTheme="minorEastAsia" w:cstheme="minorHAnsi"/>
            <w:sz w:val="24"/>
            <w:szCs w:val="24"/>
          </w:rPr>
          <w:t>, since it actually reduces th</w:t>
        </w:r>
      </w:ins>
      <w:ins w:id="300" w:author="Mikael Randrup Byrialsen" w:date="2022-12-22T15:00:00Z">
        <w:r w:rsidR="00B56389">
          <w:rPr>
            <w:rFonts w:eastAsiaTheme="minorEastAsia" w:cstheme="minorHAnsi"/>
            <w:sz w:val="24"/>
            <w:szCs w:val="24"/>
          </w:rPr>
          <w:t xml:space="preserve">e number of unemployed with 100 </w:t>
        </w:r>
      </w:ins>
      <w:ins w:id="301" w:author="Mikael Randrup Byrialsen" w:date="2022-12-22T15:01:00Z">
        <w:r w:rsidR="00B56389">
          <w:rPr>
            <w:rFonts w:eastAsiaTheme="minorEastAsia" w:cstheme="minorHAnsi"/>
            <w:sz w:val="24"/>
            <w:szCs w:val="24"/>
          </w:rPr>
          <w:t xml:space="preserve">people </w:t>
        </w:r>
      </w:ins>
      <w:ins w:id="302" w:author="Mikael Randrup Byrialsen" w:date="2022-12-22T15:00:00Z">
        <w:r w:rsidR="00B56389">
          <w:rPr>
            <w:rFonts w:eastAsiaTheme="minorEastAsia" w:cstheme="minorHAnsi"/>
            <w:sz w:val="24"/>
            <w:szCs w:val="24"/>
          </w:rPr>
          <w:t xml:space="preserve">over 2 years and 300 </w:t>
        </w:r>
      </w:ins>
      <w:ins w:id="303" w:author="Mikael Randrup Byrialsen" w:date="2022-12-22T15:01:00Z">
        <w:r w:rsidR="00B56389">
          <w:rPr>
            <w:rFonts w:eastAsiaTheme="minorEastAsia" w:cstheme="minorHAnsi"/>
            <w:sz w:val="24"/>
            <w:szCs w:val="24"/>
          </w:rPr>
          <w:t xml:space="preserve">people </w:t>
        </w:r>
      </w:ins>
      <w:ins w:id="304" w:author="Mikael Randrup Byrialsen" w:date="2022-12-22T15:00:00Z">
        <w:r w:rsidR="00B56389">
          <w:rPr>
            <w:rFonts w:eastAsiaTheme="minorEastAsia" w:cstheme="minorHAnsi"/>
            <w:sz w:val="24"/>
            <w:szCs w:val="24"/>
          </w:rPr>
          <w:t>over 4 years.</w:t>
        </w:r>
      </w:ins>
      <w:ins w:id="305" w:author="Mikael Randrup Byrialsen" w:date="2022-12-22T15:04:00Z">
        <w:r w:rsidR="00B56389">
          <w:rPr>
            <w:rFonts w:eastAsiaTheme="minorEastAsia" w:cstheme="minorHAnsi"/>
            <w:sz w:val="24"/>
            <w:szCs w:val="24"/>
          </w:rPr>
          <w:t xml:space="preserve"> The reduction of level of unemployed is explained by the increase in economic activity. </w:t>
        </w:r>
      </w:ins>
      <w:ins w:id="306" w:author="Mikael Randrup Byrialsen" w:date="2022-12-22T15:08:00Z">
        <w:r w:rsidR="00D11D82">
          <w:rPr>
            <w:rFonts w:eastAsiaTheme="minorEastAsia" w:cstheme="minorHAnsi"/>
            <w:sz w:val="24"/>
            <w:szCs w:val="24"/>
          </w:rPr>
          <w:t xml:space="preserve">This </w:t>
        </w:r>
      </w:ins>
      <w:ins w:id="307" w:author="Mikael Randrup Byrialsen" w:date="2022-12-22T15:09:00Z">
        <w:r w:rsidR="00D11D82">
          <w:rPr>
            <w:rFonts w:eastAsiaTheme="minorEastAsia" w:cstheme="minorHAnsi"/>
            <w:sz w:val="24"/>
            <w:szCs w:val="24"/>
          </w:rPr>
          <w:t>increase in the econom</w:t>
        </w:r>
      </w:ins>
      <w:ins w:id="308" w:author="Mikael Randrup Byrialsen" w:date="2022-12-22T15:12:00Z">
        <w:r w:rsidR="00D11D82">
          <w:rPr>
            <w:rFonts w:eastAsiaTheme="minorEastAsia" w:cstheme="minorHAnsi"/>
            <w:sz w:val="24"/>
            <w:szCs w:val="24"/>
          </w:rPr>
          <w:t>y</w:t>
        </w:r>
      </w:ins>
      <w:ins w:id="309" w:author="Mikael Randrup Byrialsen" w:date="2022-12-22T15:10:00Z">
        <w:r w:rsidR="00D11D82">
          <w:rPr>
            <w:rFonts w:eastAsiaTheme="minorEastAsia" w:cstheme="minorHAnsi"/>
            <w:sz w:val="24"/>
            <w:szCs w:val="24"/>
          </w:rPr>
          <w:t xml:space="preserve"> in the very short run</w:t>
        </w:r>
      </w:ins>
      <w:ins w:id="310" w:author="Mikael Randrup Byrialsen" w:date="2022-12-22T15:09:00Z">
        <w:r w:rsidR="00D11D82">
          <w:rPr>
            <w:rFonts w:eastAsiaTheme="minorEastAsia" w:cstheme="minorHAnsi"/>
            <w:sz w:val="24"/>
            <w:szCs w:val="24"/>
          </w:rPr>
          <w:t xml:space="preserve"> is</w:t>
        </w:r>
      </w:ins>
      <w:ins w:id="311" w:author="Mikael Randrup Byrialsen" w:date="2022-12-22T15:10:00Z">
        <w:r w:rsidR="00D11D82">
          <w:rPr>
            <w:rFonts w:eastAsiaTheme="minorEastAsia" w:cstheme="minorHAnsi"/>
            <w:sz w:val="24"/>
            <w:szCs w:val="24"/>
          </w:rPr>
          <w:t>, like in the previous scenarios,</w:t>
        </w:r>
      </w:ins>
      <w:ins w:id="312" w:author="Mikael Randrup Byrialsen" w:date="2022-12-22T15:09:00Z">
        <w:r w:rsidR="00D11D82">
          <w:rPr>
            <w:rFonts w:eastAsiaTheme="minorEastAsia" w:cstheme="minorHAnsi"/>
            <w:sz w:val="24"/>
            <w:szCs w:val="24"/>
          </w:rPr>
          <w:t xml:space="preserve"> explained by an increase in the part of household </w:t>
        </w:r>
      </w:ins>
      <w:ins w:id="313" w:author="Mikael Randrup Byrialsen" w:date="2022-12-22T15:10:00Z">
        <w:r w:rsidR="00D11D82">
          <w:rPr>
            <w:rFonts w:eastAsiaTheme="minorEastAsia" w:cstheme="minorHAnsi"/>
            <w:sz w:val="24"/>
            <w:szCs w:val="24"/>
          </w:rPr>
          <w:t xml:space="preserve">coming from social transfers. </w:t>
        </w:r>
      </w:ins>
      <w:ins w:id="314" w:author="Mikael Randrup Byrialsen" w:date="2022-12-22T15:11:00Z">
        <w:r w:rsidR="00D11D82">
          <w:rPr>
            <w:rFonts w:eastAsiaTheme="minorEastAsia" w:cstheme="minorHAnsi"/>
            <w:sz w:val="24"/>
            <w:szCs w:val="24"/>
          </w:rPr>
          <w:t xml:space="preserve">Unlike the situation in scenario 1 and 2, no crowding out effect on wages and prices can be found directly </w:t>
        </w:r>
      </w:ins>
      <w:ins w:id="315" w:author="Mikael Randrup Byrialsen" w:date="2022-12-22T15:12:00Z">
        <w:r w:rsidR="00D11D82">
          <w:rPr>
            <w:rFonts w:eastAsiaTheme="minorEastAsia" w:cstheme="minorHAnsi"/>
            <w:sz w:val="24"/>
            <w:szCs w:val="24"/>
          </w:rPr>
          <w:t>as a result of</w:t>
        </w:r>
      </w:ins>
      <w:ins w:id="316" w:author="Mikael Randrup Byrialsen" w:date="2022-12-22T15:11:00Z">
        <w:r w:rsidR="00D11D82">
          <w:rPr>
            <w:rFonts w:eastAsiaTheme="minorEastAsia" w:cstheme="minorHAnsi"/>
            <w:sz w:val="24"/>
            <w:szCs w:val="24"/>
          </w:rPr>
          <w:t xml:space="preserve"> high</w:t>
        </w:r>
      </w:ins>
      <w:ins w:id="317" w:author="Mikael Randrup Byrialsen" w:date="2022-12-22T15:12:00Z">
        <w:r w:rsidR="00D11D82">
          <w:rPr>
            <w:rFonts w:eastAsiaTheme="minorEastAsia" w:cstheme="minorHAnsi"/>
            <w:sz w:val="24"/>
            <w:szCs w:val="24"/>
          </w:rPr>
          <w:t>er level of benefits.</w:t>
        </w:r>
      </w:ins>
      <w:ins w:id="318" w:author="Mikael Randrup Byrialsen" w:date="2022-12-22T15:00:00Z">
        <w:r w:rsidR="00B56389">
          <w:rPr>
            <w:rFonts w:eastAsiaTheme="minorEastAsia" w:cstheme="minorHAnsi"/>
            <w:sz w:val="24"/>
            <w:szCs w:val="24"/>
          </w:rPr>
          <w:t xml:space="preserve"> </w:t>
        </w:r>
      </w:ins>
      <w:ins w:id="319" w:author="Mikael Randrup Byrialsen" w:date="2022-12-22T15:12:00Z">
        <w:r w:rsidR="00D11D82">
          <w:rPr>
            <w:rFonts w:eastAsiaTheme="minorEastAsia" w:cstheme="minorHAnsi"/>
            <w:sz w:val="24"/>
            <w:szCs w:val="24"/>
          </w:rPr>
          <w:t>Instea</w:t>
        </w:r>
      </w:ins>
      <w:ins w:id="320" w:author="Mikael Randrup Byrialsen" w:date="2022-12-22T15:13:00Z">
        <w:r w:rsidR="00D11D82">
          <w:rPr>
            <w:rFonts w:eastAsiaTheme="minorEastAsia" w:cstheme="minorHAnsi"/>
            <w:sz w:val="24"/>
            <w:szCs w:val="24"/>
          </w:rPr>
          <w:t>d the higher economic activity leads to higher level of employment, which with a fixed labour force, result in a one-to-one reduction in the level of unemployment.</w:t>
        </w:r>
      </w:ins>
      <w:ins w:id="321" w:author="Mikael Randrup Byrialsen" w:date="2022-12-22T15:14:00Z">
        <w:r w:rsidR="00D11D82">
          <w:rPr>
            <w:rFonts w:eastAsiaTheme="minorEastAsia" w:cstheme="minorHAnsi"/>
            <w:sz w:val="24"/>
            <w:szCs w:val="24"/>
          </w:rPr>
          <w:t xml:space="preserve"> The lower rate of unemployment affects wages positively, which combined with higher level of employment </w:t>
        </w:r>
      </w:ins>
      <w:ins w:id="322" w:author="Mikael Randrup Byrialsen" w:date="2022-12-22T15:15:00Z">
        <w:r w:rsidR="00D11D82">
          <w:rPr>
            <w:rFonts w:eastAsiaTheme="minorEastAsia" w:cstheme="minorHAnsi"/>
            <w:sz w:val="24"/>
            <w:szCs w:val="24"/>
          </w:rPr>
          <w:t>result in an increase in the wage bill of the households. This leads to an increase in household consumption (and investment)</w:t>
        </w:r>
      </w:ins>
      <w:ins w:id="323" w:author="Mikael Randrup Byrialsen" w:date="2022-12-22T15:19:00Z">
        <w:r w:rsidR="00406289">
          <w:rPr>
            <w:rFonts w:eastAsiaTheme="minorEastAsia" w:cstheme="minorHAnsi"/>
            <w:sz w:val="24"/>
            <w:szCs w:val="24"/>
          </w:rPr>
          <w:t>, which excee</w:t>
        </w:r>
      </w:ins>
      <w:ins w:id="324" w:author="Mikael Randrup Byrialsen" w:date="2022-12-22T15:20:00Z">
        <w:r w:rsidR="00406289">
          <w:rPr>
            <w:rFonts w:eastAsiaTheme="minorEastAsia" w:cstheme="minorHAnsi"/>
            <w:sz w:val="24"/>
            <w:szCs w:val="24"/>
          </w:rPr>
          <w:t>ds the fall in investment and net export. To use the terminology of Post-Keynesian theory – the institutional change</w:t>
        </w:r>
      </w:ins>
      <w:ins w:id="325" w:author="Mikael Randrup Byrialsen" w:date="2022-12-22T15:21:00Z">
        <w:r w:rsidR="00406289">
          <w:rPr>
            <w:rFonts w:eastAsiaTheme="minorEastAsia" w:cstheme="minorHAnsi"/>
            <w:sz w:val="24"/>
            <w:szCs w:val="24"/>
          </w:rPr>
          <w:t>s in this scenario</w:t>
        </w:r>
      </w:ins>
      <w:ins w:id="326" w:author="Mikael Randrup Byrialsen" w:date="2022-12-22T15:20:00Z">
        <w:r w:rsidR="00406289">
          <w:rPr>
            <w:rFonts w:eastAsiaTheme="minorEastAsia" w:cstheme="minorHAnsi"/>
            <w:sz w:val="24"/>
            <w:szCs w:val="24"/>
          </w:rPr>
          <w:t xml:space="preserve"> makes the Danish economy wage-</w:t>
        </w:r>
      </w:ins>
      <w:ins w:id="327" w:author="Mikael Randrup Byrialsen" w:date="2022-12-22T15:21:00Z">
        <w:r w:rsidR="00406289">
          <w:rPr>
            <w:rFonts w:eastAsiaTheme="minorEastAsia" w:cstheme="minorHAnsi"/>
            <w:sz w:val="24"/>
            <w:szCs w:val="24"/>
          </w:rPr>
          <w:t>led.</w:t>
        </w:r>
      </w:ins>
      <w:ins w:id="328" w:author="Mikael Randrup Byrialsen" w:date="2022-12-22T15:20:00Z">
        <w:r w:rsidR="00406289">
          <w:rPr>
            <w:rFonts w:eastAsiaTheme="minorEastAsia" w:cstheme="minorHAnsi"/>
            <w:sz w:val="24"/>
            <w:szCs w:val="24"/>
          </w:rPr>
          <w:t xml:space="preserve"> </w:t>
        </w:r>
      </w:ins>
      <w:del w:id="329" w:author="Mikael Randrup Byrialsen" w:date="2022-12-22T14:56:00Z">
        <w:r w:rsidR="00B72D8F" w:rsidDel="0044414A">
          <w:rPr>
            <w:rFonts w:eastAsiaTheme="minorEastAsia" w:cstheme="minorHAnsi"/>
            <w:sz w:val="24"/>
            <w:szCs w:val="24"/>
          </w:rPr>
          <w:delText>In the following plots we show the effects of removing the suppressing of the state regulation percentage in all three scenarios</w:delText>
        </w:r>
        <w:r w:rsidR="001F384B" w:rsidDel="0044414A">
          <w:rPr>
            <w:rFonts w:eastAsiaTheme="minorEastAsia" w:cstheme="minorHAnsi"/>
            <w:sz w:val="24"/>
            <w:szCs w:val="24"/>
          </w:rPr>
          <w:delText>, most importantly we look at the effect on unemployment, as these results will be used to calculate the macro elasticity in the next section</w:delText>
        </w:r>
        <w:r w:rsidR="00B72D8F" w:rsidDel="0044414A">
          <w:rPr>
            <w:rFonts w:eastAsiaTheme="minorEastAsia" w:cstheme="minorHAnsi"/>
            <w:sz w:val="24"/>
            <w:szCs w:val="24"/>
          </w:rPr>
          <w:delText xml:space="preserve">. </w:delText>
        </w:r>
      </w:del>
      <w:moveToRangeStart w:id="330" w:author="Mikael Randrup Byrialsen" w:date="2022-12-22T12:10:00Z" w:name="move122603463"/>
      <w:commentRangeStart w:id="331"/>
      <w:commentRangeStart w:id="332"/>
      <w:moveTo w:id="333" w:author="Mikael Randrup Byrialsen" w:date="2022-12-22T12:10:00Z">
        <w:del w:id="334" w:author="Mikael Randrup Byrialsen" w:date="2022-12-22T14:51:00Z">
          <w:r w:rsidR="00C60073" w:rsidDel="00CC5115">
            <w:rPr>
              <w:sz w:val="24"/>
              <w:szCs w:val="24"/>
            </w:rPr>
            <w:delText>In scenario 3</w:delText>
          </w:r>
          <w:commentRangeEnd w:id="331"/>
          <w:r w:rsidR="00C60073" w:rsidDel="00CC5115">
            <w:rPr>
              <w:rStyle w:val="Kommentarhenvisning"/>
            </w:rPr>
            <w:commentReference w:id="331"/>
          </w:r>
          <w:commentRangeEnd w:id="332"/>
          <w:r w:rsidR="00C60073" w:rsidDel="00CC5115">
            <w:rPr>
              <w:rStyle w:val="Kommentarhenvisning"/>
            </w:rPr>
            <w:commentReference w:id="332"/>
          </w:r>
          <w:r w:rsidR="00C60073" w:rsidDel="00CC5115">
            <w:rPr>
              <w:sz w:val="24"/>
              <w:szCs w:val="24"/>
            </w:rPr>
            <w:delText>, we also remove the wage-channel thereby only including the demand channel and insurance rate channel.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delText>
          </w:r>
        </w:del>
      </w:moveTo>
    </w:p>
    <w:moveToRangeEnd w:id="330"/>
    <w:p w14:paraId="6B35A852" w14:textId="77777777" w:rsidR="00C60073" w:rsidRDefault="00C60073" w:rsidP="008B1B99">
      <w:pPr>
        <w:spacing w:line="360" w:lineRule="auto"/>
        <w:jc w:val="both"/>
        <w:rPr>
          <w:rFonts w:eastAsiaTheme="minorEastAsia" w:cstheme="minorHAnsi"/>
          <w:sz w:val="24"/>
          <w:szCs w:val="24"/>
        </w:rPr>
      </w:pP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69DF002F" w14:textId="5658BF68" w:rsidR="001F384B" w:rsidDel="00C60073" w:rsidRDefault="001F384B" w:rsidP="008B1B99">
      <w:pPr>
        <w:spacing w:line="360" w:lineRule="auto"/>
        <w:jc w:val="both"/>
        <w:rPr>
          <w:moveFrom w:id="335" w:author="Mikael Randrup Byrialsen" w:date="2022-12-22T12:09:00Z"/>
          <w:sz w:val="24"/>
          <w:szCs w:val="24"/>
        </w:rPr>
      </w:pPr>
      <w:moveFromRangeStart w:id="336" w:author="Mikael Randrup Byrialsen" w:date="2022-12-22T12:09:00Z" w:name="move122603409"/>
      <w:moveFrom w:id="337" w:author="Mikael Randrup Byrialsen" w:date="2022-12-22T12:09:00Z">
        <w:r w:rsidDel="00C60073">
          <w:rPr>
            <w:sz w:val="24"/>
            <w:szCs w:val="24"/>
          </w:rPr>
          <w:t xml:space="preserve">In the figure above, we find that in scenario </w:t>
        </w:r>
        <w:r w:rsidR="00692373" w:rsidDel="00C60073">
          <w:rPr>
            <w:sz w:val="24"/>
            <w:szCs w:val="24"/>
          </w:rPr>
          <w:t>1</w:t>
        </w:r>
        <w:r w:rsidDel="00C60073">
          <w:rPr>
            <w:sz w:val="24"/>
            <w:szCs w:val="24"/>
          </w:rPr>
          <w:t xml:space="preserve"> </w:t>
        </w:r>
        <w:r w:rsidR="00692373" w:rsidDel="00C60073">
          <w:rPr>
            <w:sz w:val="24"/>
            <w:szCs w:val="24"/>
          </w:rPr>
          <w:t>where the four macroeconomic channels included in the baseline will be active,</w:t>
        </w:r>
        <w:r w:rsidDel="00C60073">
          <w:rPr>
            <w:sz w:val="24"/>
            <w:szCs w:val="24"/>
          </w:rPr>
          <w:t xml:space="preserve"> unemployment</w:t>
        </w:r>
        <w:r w:rsidR="00692373" w:rsidDel="00C60073">
          <w:rPr>
            <w:sz w:val="24"/>
            <w:szCs w:val="24"/>
          </w:rPr>
          <w:t xml:space="preserve"> increases</w:t>
        </w:r>
        <w:r w:rsidDel="00C60073">
          <w:rPr>
            <w:sz w:val="24"/>
            <w:szCs w:val="24"/>
          </w:rPr>
          <w:t xml:space="preserve"> by </w:t>
        </w:r>
        <w:r w:rsidR="00692373" w:rsidDel="00C600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AB3C6B" w:rsidDel="00C60073">
          <w:rPr>
            <w:sz w:val="24"/>
            <w:szCs w:val="24"/>
          </w:rPr>
          <w:t>As the targeted wage increase, so does the wage and a</w:t>
        </w:r>
        <w:r w:rsidR="00B22835" w:rsidDel="00C60073">
          <w:rPr>
            <w:sz w:val="24"/>
            <w:szCs w:val="24"/>
          </w:rPr>
          <w:t xml:space="preserve">s we find the Danish economy to be </w:t>
        </w:r>
        <w:commentRangeStart w:id="338"/>
        <w:r w:rsidR="00B22835" w:rsidDel="00C60073">
          <w:rPr>
            <w:sz w:val="24"/>
            <w:szCs w:val="24"/>
          </w:rPr>
          <w:t xml:space="preserve">profit led </w:t>
        </w:r>
        <w:commentRangeEnd w:id="338"/>
        <w:r w:rsidR="00B22835" w:rsidDel="00C60073">
          <w:rPr>
            <w:rStyle w:val="Kommentarhenvisning"/>
          </w:rPr>
          <w:commentReference w:id="338"/>
        </w:r>
        <w:r w:rsidR="00B22835" w:rsidDel="00C60073">
          <w:rPr>
            <w:sz w:val="24"/>
            <w:szCs w:val="24"/>
          </w:rPr>
          <w:t xml:space="preserve">this lowers the economic activity, and thereby increase the unemployment rate. </w:t>
        </w:r>
        <w:r w:rsidR="00AB3C6B" w:rsidDel="00C60073">
          <w:rPr>
            <w:sz w:val="24"/>
            <w:szCs w:val="24"/>
          </w:rPr>
          <w:t>T</w:t>
        </w:r>
        <w:commentRangeStart w:id="339"/>
        <w:commentRangeStart w:id="340"/>
        <w:r w:rsidR="00B22835" w:rsidDel="00C60073">
          <w:rPr>
            <w:sz w:val="24"/>
            <w:szCs w:val="24"/>
          </w:rPr>
          <w:t xml:space="preserve">he unemployment rate will lower the labor-force but </w:t>
        </w:r>
        <w:r w:rsidR="00AB3C6B" w:rsidDel="00C60073">
          <w:rPr>
            <w:sz w:val="24"/>
            <w:szCs w:val="24"/>
          </w:rPr>
          <w:t xml:space="preserve">at the same time lower employment by even more, leaving the unemployment to increase further. </w:t>
        </w:r>
        <w:r w:rsidR="00B22835" w:rsidDel="00C60073">
          <w:rPr>
            <w:sz w:val="24"/>
            <w:szCs w:val="24"/>
          </w:rPr>
          <w:t xml:space="preserve"> </w:t>
        </w:r>
        <w:commentRangeEnd w:id="339"/>
        <w:r w:rsidR="00B22835" w:rsidDel="00C60073">
          <w:rPr>
            <w:rStyle w:val="Kommentarhenvisning"/>
          </w:rPr>
          <w:commentReference w:id="339"/>
        </w:r>
        <w:commentRangeEnd w:id="340"/>
        <w:r w:rsidR="000872C7" w:rsidDel="00C60073">
          <w:rPr>
            <w:rStyle w:val="Kommentarhenvisning"/>
          </w:rPr>
          <w:commentReference w:id="340"/>
        </w:r>
      </w:moveFrom>
    </w:p>
    <w:p w14:paraId="10D479F4" w14:textId="6906D225" w:rsidR="001C5B33" w:rsidDel="00C60073" w:rsidRDefault="00B22835" w:rsidP="008B1B99">
      <w:pPr>
        <w:spacing w:line="360" w:lineRule="auto"/>
        <w:jc w:val="both"/>
        <w:rPr>
          <w:moveFrom w:id="341" w:author="Mikael Randrup Byrialsen" w:date="2022-12-22T12:10:00Z"/>
          <w:sz w:val="24"/>
          <w:szCs w:val="24"/>
        </w:rPr>
      </w:pPr>
      <w:moveFromRangeStart w:id="342" w:author="Mikael Randrup Byrialsen" w:date="2022-12-22T12:10:00Z" w:name="move122603443"/>
      <w:moveFromRangeEnd w:id="336"/>
      <w:moveFrom w:id="343" w:author="Mikael Randrup Byrialsen" w:date="2022-12-22T12:10:00Z">
        <w:r w:rsidDel="00C60073">
          <w:rPr>
            <w:sz w:val="24"/>
            <w:szCs w:val="24"/>
          </w:rPr>
          <w:t xml:space="preserve">In </w:t>
        </w:r>
        <w:r w:rsidR="009F3F2D" w:rsidDel="00C60073">
          <w:rPr>
            <w:sz w:val="24"/>
            <w:szCs w:val="24"/>
          </w:rPr>
          <w:t xml:space="preserve">scenario 2, </w:t>
        </w:r>
        <w:r w:rsidR="00EE671D" w:rsidDel="00C60073">
          <w:rPr>
            <w:sz w:val="24"/>
            <w:szCs w:val="24"/>
          </w:rPr>
          <w:t xml:space="preserve">we removed the labor-force channel arguing that Denmark </w:t>
        </w:r>
        <w:r w:rsidR="00AB3C6B" w:rsidDel="00C60073">
          <w:rPr>
            <w:sz w:val="24"/>
            <w:szCs w:val="24"/>
          </w:rPr>
          <w:t>should be seen as a mature economy</w:t>
        </w:r>
        <w:r w:rsidR="00EE671D" w:rsidDel="00C60073">
          <w:rPr>
            <w:sz w:val="24"/>
            <w:szCs w:val="24"/>
          </w:rPr>
          <w:t xml:space="preserve">, </w:t>
        </w:r>
        <w:r w:rsidR="00AB3C6B" w:rsidDel="00C60073">
          <w:rPr>
            <w:sz w:val="24"/>
            <w:szCs w:val="24"/>
          </w:rPr>
          <w:t xml:space="preserve">thereby approving the argumentation used </w:t>
        </w:r>
        <w:r w:rsidR="00EE671D" w:rsidDel="00C60073">
          <w:rPr>
            <w:sz w:val="24"/>
            <w:szCs w:val="24"/>
          </w:rPr>
          <w:t>by Smith (2021)</w:t>
        </w:r>
        <w:r w:rsidR="00AB3C6B" w:rsidDel="00C60073">
          <w:rPr>
            <w:sz w:val="24"/>
            <w:szCs w:val="24"/>
          </w:rPr>
          <w:t xml:space="preserve"> that</w:t>
        </w:r>
        <w:r w:rsidR="00EE671D" w:rsidDel="00C60073">
          <w:rPr>
            <w:sz w:val="24"/>
            <w:szCs w:val="24"/>
          </w:rPr>
          <w:t xml:space="preserve"> this type of reform with the goal of changing the level of benefits does not seem to be the right solution</w:t>
        </w:r>
        <w:r w:rsidR="00AB3C6B" w:rsidDel="00C60073">
          <w:rPr>
            <w:sz w:val="24"/>
            <w:szCs w:val="24"/>
          </w:rPr>
          <w:t xml:space="preserve"> as </w:t>
        </w:r>
        <w:r w:rsidR="00EE671D" w:rsidDel="00C60073">
          <w:rPr>
            <w:sz w:val="24"/>
            <w:szCs w:val="24"/>
          </w:rPr>
          <w:t xml:space="preserve">people </w:t>
        </w:r>
        <w:r w:rsidR="003B1BB1" w:rsidDel="00C60073">
          <w:rPr>
            <w:sz w:val="24"/>
            <w:szCs w:val="24"/>
          </w:rPr>
          <w:t xml:space="preserve">are choosing to stay outside the </w:t>
        </w:r>
        <w:r w:rsidR="00EE671D" w:rsidDel="00C60073">
          <w:rPr>
            <w:sz w:val="24"/>
            <w:szCs w:val="24"/>
          </w:rPr>
          <w:t>labor force</w:t>
        </w:r>
        <w:r w:rsidR="003B1BB1" w:rsidDel="00C60073">
          <w:rPr>
            <w:sz w:val="24"/>
            <w:szCs w:val="24"/>
          </w:rPr>
          <w:t xml:space="preserve"> for other reasons than change</w:t>
        </w:r>
        <w:r w:rsidR="00AB3C6B" w:rsidDel="00C60073">
          <w:rPr>
            <w:sz w:val="24"/>
            <w:szCs w:val="24"/>
          </w:rPr>
          <w:t>s</w:t>
        </w:r>
        <w:r w:rsidR="003B1BB1" w:rsidDel="00C60073">
          <w:rPr>
            <w:sz w:val="24"/>
            <w:szCs w:val="24"/>
          </w:rPr>
          <w:t xml:space="preserve"> </w:t>
        </w:r>
        <w:r w:rsidR="00AB3C6B" w:rsidDel="00C60073">
          <w:rPr>
            <w:sz w:val="24"/>
            <w:szCs w:val="24"/>
          </w:rPr>
          <w:t>in benefits</w:t>
        </w:r>
        <w:r w:rsidR="003B1BB1" w:rsidDel="00C60073">
          <w:rPr>
            <w:sz w:val="24"/>
            <w:szCs w:val="24"/>
          </w:rPr>
          <w:t xml:space="preserve">. </w:t>
        </w:r>
        <w:r w:rsidR="003B1BB1" w:rsidDel="00C60073">
          <w:rPr>
            <w:sz w:val="24"/>
            <w:szCs w:val="24"/>
          </w:rPr>
          <w:br/>
          <w:t xml:space="preserve">The results of scenario 2 increase unemployment by 1450 people, </w:t>
        </w:r>
        <w:r w:rsidR="00AB3C6B" w:rsidDel="00C60073">
          <w:rPr>
            <w:sz w:val="24"/>
            <w:szCs w:val="24"/>
          </w:rPr>
          <w:t>compared to the previous scenario, we now only see the negative effect of the wage channel</w:t>
        </w:r>
        <w:r w:rsidR="003B1BB1" w:rsidDel="00C60073">
          <w:rPr>
            <w:sz w:val="24"/>
            <w:szCs w:val="24"/>
          </w:rPr>
          <w:t xml:space="preserve">.  </w:t>
        </w:r>
      </w:moveFrom>
    </w:p>
    <w:p w14:paraId="13864ACA" w14:textId="3E461BCE" w:rsidR="003B1BB1" w:rsidDel="00C60073" w:rsidRDefault="00377D68" w:rsidP="008B1B99">
      <w:pPr>
        <w:spacing w:line="360" w:lineRule="auto"/>
        <w:jc w:val="both"/>
        <w:rPr>
          <w:moveFrom w:id="344" w:author="Mikael Randrup Byrialsen" w:date="2022-12-22T12:10:00Z"/>
          <w:sz w:val="24"/>
          <w:szCs w:val="24"/>
        </w:rPr>
      </w:pPr>
      <w:moveFromRangeStart w:id="345" w:author="Mikael Randrup Byrialsen" w:date="2022-12-22T12:10:00Z" w:name="move122603463"/>
      <w:moveFromRangeEnd w:id="342"/>
      <w:commentRangeStart w:id="346"/>
      <w:commentRangeStart w:id="347"/>
      <w:moveFrom w:id="348" w:author="Mikael Randrup Byrialsen" w:date="2022-12-22T12:10:00Z">
        <w:r w:rsidDel="00C60073">
          <w:rPr>
            <w:sz w:val="24"/>
            <w:szCs w:val="24"/>
          </w:rPr>
          <w:lastRenderedPageBreak/>
          <w:t>In scenario 3</w:t>
        </w:r>
        <w:commentRangeEnd w:id="346"/>
        <w:r w:rsidR="004012A7" w:rsidDel="00C60073">
          <w:rPr>
            <w:rStyle w:val="Kommentarhenvisning"/>
          </w:rPr>
          <w:commentReference w:id="346"/>
        </w:r>
        <w:commentRangeEnd w:id="347"/>
        <w:r w:rsidR="004012A7" w:rsidDel="00C60073">
          <w:rPr>
            <w:rStyle w:val="Kommentarhenvisning"/>
          </w:rPr>
          <w:commentReference w:id="347"/>
        </w:r>
        <w:r w:rsidDel="00C60073">
          <w:rPr>
            <w:sz w:val="24"/>
            <w:szCs w:val="24"/>
          </w:rPr>
          <w:t>,</w:t>
        </w:r>
        <w:r w:rsidR="00AB3C6B" w:rsidDel="00C60073">
          <w:rPr>
            <w:sz w:val="24"/>
            <w:szCs w:val="24"/>
          </w:rPr>
          <w:t xml:space="preserve"> we also remove the wage-channel thereby</w:t>
        </w:r>
        <w:r w:rsidDel="00C60073">
          <w:rPr>
            <w:sz w:val="24"/>
            <w:szCs w:val="24"/>
          </w:rPr>
          <w:t xml:space="preserve"> only </w:t>
        </w:r>
        <w:r w:rsidR="00AB3C6B" w:rsidDel="00C60073">
          <w:rPr>
            <w:sz w:val="24"/>
            <w:szCs w:val="24"/>
          </w:rPr>
          <w:t>including the</w:t>
        </w:r>
        <w:r w:rsidDel="00C60073">
          <w:rPr>
            <w:sz w:val="24"/>
            <w:szCs w:val="24"/>
          </w:rPr>
          <w:t xml:space="preserve"> demand channel and insurance rate channel.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moveFrom>
    </w:p>
    <w:moveFromRangeEnd w:id="345"/>
    <w:p w14:paraId="1B26532E" w14:textId="1BB940CE" w:rsidR="00B86FBD" w:rsidRDefault="00B86FBD" w:rsidP="008B1B99">
      <w:pPr>
        <w:spacing w:line="360" w:lineRule="auto"/>
        <w:jc w:val="both"/>
        <w:rPr>
          <w:sz w:val="24"/>
          <w:szCs w:val="24"/>
        </w:rPr>
      </w:pPr>
      <w:del w:id="349" w:author="Mikael Randrup Byrialsen" w:date="2022-12-22T15:21:00Z">
        <w:r w:rsidDel="00284D07">
          <w:rPr>
            <w:sz w:val="24"/>
            <w:szCs w:val="24"/>
          </w:rPr>
          <w:delText xml:space="preserve">In the figure below, we show the results of the three scenarios on GDP and the governments net-lending. </w:delText>
        </w:r>
      </w:del>
      <w:ins w:id="350" w:author="Mikael Randrup Byrialsen" w:date="2022-12-22T15:21:00Z">
        <w:r w:rsidR="00284D07">
          <w:rPr>
            <w:sz w:val="24"/>
            <w:szCs w:val="24"/>
          </w:rPr>
          <w:t>Finally, except from t</w:t>
        </w:r>
      </w:ins>
      <w:ins w:id="351" w:author="Mikael Randrup Byrialsen" w:date="2022-12-22T15:22:00Z">
        <w:r w:rsidR="00284D07">
          <w:rPr>
            <w:sz w:val="24"/>
            <w:szCs w:val="24"/>
          </w:rPr>
          <w:t>he</w:t>
        </w:r>
      </w:ins>
      <w:ins w:id="352" w:author="Mikael Randrup Byrialsen" w:date="2022-12-22T15:21:00Z">
        <w:r w:rsidR="00284D07">
          <w:rPr>
            <w:sz w:val="24"/>
            <w:szCs w:val="24"/>
          </w:rPr>
          <w:t xml:space="preserve"> effect</w:t>
        </w:r>
      </w:ins>
      <w:ins w:id="353" w:author="Mikael Randrup Byrialsen" w:date="2022-12-22T15:22:00Z">
        <w:r w:rsidR="00284D07">
          <w:rPr>
            <w:sz w:val="24"/>
            <w:szCs w:val="24"/>
          </w:rPr>
          <w:t>s</w:t>
        </w:r>
      </w:ins>
      <w:ins w:id="354" w:author="Mikael Randrup Byrialsen" w:date="2022-12-22T15:21:00Z">
        <w:r w:rsidR="00284D07">
          <w:rPr>
            <w:sz w:val="24"/>
            <w:szCs w:val="24"/>
          </w:rPr>
          <w:t xml:space="preserve"> on the lev</w:t>
        </w:r>
      </w:ins>
      <w:ins w:id="355" w:author="Mikael Randrup Byrialsen" w:date="2022-12-22T15:22:00Z">
        <w:r w:rsidR="00284D07">
          <w:rPr>
            <w:sz w:val="24"/>
            <w:szCs w:val="24"/>
          </w:rPr>
          <w:t>el of unemployment and economic activity, the government used improv</w:t>
        </w:r>
      </w:ins>
      <w:ins w:id="356" w:author="Mikael Randrup Byrialsen" w:date="2022-12-22T15:23:00Z">
        <w:r w:rsidR="00284D07">
          <w:rPr>
            <w:sz w:val="24"/>
            <w:szCs w:val="24"/>
          </w:rPr>
          <w:t>ement of the public balance as another reason for the reform back in 2012. Figure x illustrates the effect on the public balance in the three scenarios.</w:t>
        </w:r>
      </w:ins>
      <w:ins w:id="357" w:author="Mikael Randrup Byrialsen" w:date="2022-12-22T15:25:00Z">
        <w:r w:rsidR="00BE224C">
          <w:rPr>
            <w:sz w:val="24"/>
            <w:szCs w:val="24"/>
          </w:rPr>
          <w:t xml:space="preserve"> </w:t>
        </w:r>
      </w:ins>
      <w:ins w:id="358" w:author="Mikael Randrup Byrialsen" w:date="2022-12-22T15:42:00Z">
        <w:r w:rsidR="00177144">
          <w:rPr>
            <w:sz w:val="24"/>
            <w:szCs w:val="24"/>
          </w:rPr>
          <w:t xml:space="preserve">At first glance, the result might seem surprisingly. </w:t>
        </w:r>
      </w:ins>
      <w:ins w:id="359" w:author="Mikael Randrup Byrialsen" w:date="2022-12-22T15:25:00Z">
        <w:r w:rsidR="00BE224C">
          <w:rPr>
            <w:sz w:val="24"/>
            <w:szCs w:val="24"/>
          </w:rPr>
          <w:t>Except from the</w:t>
        </w:r>
      </w:ins>
      <w:ins w:id="360" w:author="Mikael Randrup Byrialsen" w:date="2022-12-22T15:28:00Z">
        <w:r w:rsidR="004C2E69">
          <w:rPr>
            <w:sz w:val="24"/>
            <w:szCs w:val="24"/>
          </w:rPr>
          <w:t xml:space="preserve"> expenditures related to</w:t>
        </w:r>
      </w:ins>
      <w:ins w:id="361" w:author="Mikael Randrup Byrialsen" w:date="2022-12-22T15:25:00Z">
        <w:r w:rsidR="00BE224C">
          <w:rPr>
            <w:sz w:val="24"/>
            <w:szCs w:val="24"/>
          </w:rPr>
          <w:t xml:space="preserve"> higher benefits per unemployed, the main effect on the </w:t>
        </w:r>
      </w:ins>
      <w:ins w:id="362" w:author="Mikael Randrup Byrialsen" w:date="2022-12-22T15:28:00Z">
        <w:r w:rsidR="004C2E69">
          <w:rPr>
            <w:sz w:val="24"/>
            <w:szCs w:val="24"/>
          </w:rPr>
          <w:t xml:space="preserve">public </w:t>
        </w:r>
      </w:ins>
      <w:ins w:id="363" w:author="Mikael Randrup Byrialsen" w:date="2022-12-22T15:25:00Z">
        <w:r w:rsidR="00BE224C">
          <w:rPr>
            <w:sz w:val="24"/>
            <w:szCs w:val="24"/>
          </w:rPr>
          <w:t>balance in this model is due to the automatic stabilizer</w:t>
        </w:r>
      </w:ins>
      <w:ins w:id="364" w:author="Mikael Randrup Byrialsen" w:date="2022-12-22T15:26:00Z">
        <w:r w:rsidR="00BE224C">
          <w:rPr>
            <w:sz w:val="24"/>
            <w:szCs w:val="24"/>
          </w:rPr>
          <w:t>s.</w:t>
        </w:r>
      </w:ins>
      <w:ins w:id="365" w:author="Mikael Randrup Byrialsen" w:date="2022-12-22T15:23:00Z">
        <w:r w:rsidR="00284D07">
          <w:rPr>
            <w:sz w:val="24"/>
            <w:szCs w:val="24"/>
          </w:rPr>
          <w:t xml:space="preserve"> </w:t>
        </w:r>
      </w:ins>
      <w:ins w:id="366" w:author="Mikael Randrup Byrialsen" w:date="2022-12-22T15:28:00Z">
        <w:r w:rsidR="004C2E69">
          <w:rPr>
            <w:sz w:val="24"/>
            <w:szCs w:val="24"/>
          </w:rPr>
          <w:t>Sinc</w:t>
        </w:r>
      </w:ins>
      <w:ins w:id="367" w:author="Mikael Randrup Byrialsen" w:date="2022-12-22T15:29:00Z">
        <w:r w:rsidR="004C2E69">
          <w:rPr>
            <w:sz w:val="24"/>
            <w:szCs w:val="24"/>
          </w:rPr>
          <w:t xml:space="preserve">e the economic activity only increases very little in the very short run in all three scenarios, the </w:t>
        </w:r>
      </w:ins>
      <w:ins w:id="368" w:author="Mikael Randrup Byrialsen" w:date="2022-12-22T15:34:00Z">
        <w:r w:rsidR="004C2E69">
          <w:rPr>
            <w:sz w:val="24"/>
            <w:szCs w:val="24"/>
          </w:rPr>
          <w:t>higher level</w:t>
        </w:r>
      </w:ins>
      <w:ins w:id="369" w:author="Mikael Randrup Byrialsen" w:date="2022-12-22T15:30:00Z">
        <w:r w:rsidR="004C2E69">
          <w:rPr>
            <w:sz w:val="24"/>
            <w:szCs w:val="24"/>
          </w:rPr>
          <w:t xml:space="preserve"> </w:t>
        </w:r>
      </w:ins>
      <w:ins w:id="370" w:author="Mikael Randrup Byrialsen" w:date="2022-12-22T15:34:00Z">
        <w:r w:rsidR="004C2E69">
          <w:rPr>
            <w:sz w:val="24"/>
            <w:szCs w:val="24"/>
          </w:rPr>
          <w:t xml:space="preserve">of </w:t>
        </w:r>
      </w:ins>
      <w:ins w:id="371" w:author="Mikael Randrup Byrialsen" w:date="2022-12-22T15:30:00Z">
        <w:r w:rsidR="004C2E69">
          <w:rPr>
            <w:sz w:val="24"/>
            <w:szCs w:val="24"/>
          </w:rPr>
          <w:t>expenditure per unemployed exceeds the positive effect from higher tax income (and fewer unem</w:t>
        </w:r>
      </w:ins>
      <w:ins w:id="372" w:author="Mikael Randrup Byrialsen" w:date="2022-12-22T15:31:00Z">
        <w:r w:rsidR="004C2E69">
          <w:rPr>
            <w:sz w:val="24"/>
            <w:szCs w:val="24"/>
          </w:rPr>
          <w:t xml:space="preserve">ployed). </w:t>
        </w:r>
      </w:ins>
      <w:ins w:id="373" w:author="Mikael Randrup Byrialsen" w:date="2022-12-22T15:32:00Z">
        <w:r w:rsidR="004C2E69">
          <w:rPr>
            <w:sz w:val="24"/>
            <w:szCs w:val="24"/>
          </w:rPr>
          <w:t>In the short</w:t>
        </w:r>
      </w:ins>
      <w:ins w:id="374" w:author="Mikael Randrup Byrialsen" w:date="2022-12-22T15:33:00Z">
        <w:r w:rsidR="004C2E69">
          <w:rPr>
            <w:sz w:val="24"/>
            <w:szCs w:val="24"/>
          </w:rPr>
          <w:t>-</w:t>
        </w:r>
      </w:ins>
      <w:ins w:id="375" w:author="Mikael Randrup Byrialsen" w:date="2022-12-22T15:32:00Z">
        <w:r w:rsidR="004C2E69">
          <w:rPr>
            <w:sz w:val="24"/>
            <w:szCs w:val="24"/>
          </w:rPr>
          <w:t xml:space="preserve"> to medium</w:t>
        </w:r>
      </w:ins>
      <w:ins w:id="376" w:author="Mikael Randrup Byrialsen" w:date="2022-12-22T15:33:00Z">
        <w:r w:rsidR="004C2E69">
          <w:rPr>
            <w:sz w:val="24"/>
            <w:szCs w:val="24"/>
          </w:rPr>
          <w:t>-</w:t>
        </w:r>
      </w:ins>
      <w:ins w:id="377" w:author="Mikael Randrup Byrialsen" w:date="2022-12-22T15:32:00Z">
        <w:r w:rsidR="004C2E69">
          <w:rPr>
            <w:sz w:val="24"/>
            <w:szCs w:val="24"/>
          </w:rPr>
          <w:t>term</w:t>
        </w:r>
      </w:ins>
      <w:ins w:id="378" w:author="Mikael Randrup Byrialsen" w:date="2022-12-22T15:33:00Z">
        <w:r w:rsidR="004C2E69">
          <w:rPr>
            <w:sz w:val="24"/>
            <w:szCs w:val="24"/>
          </w:rPr>
          <w:t>, the effect on the public balance diverge</w:t>
        </w:r>
      </w:ins>
      <w:ins w:id="379" w:author="Mikael Randrup Byrialsen" w:date="2022-12-22T15:34:00Z">
        <w:r w:rsidR="004C2E69">
          <w:rPr>
            <w:sz w:val="24"/>
            <w:szCs w:val="24"/>
          </w:rPr>
          <w:t>s</w:t>
        </w:r>
      </w:ins>
      <w:ins w:id="380" w:author="Mikael Randrup Byrialsen" w:date="2022-12-22T15:33:00Z">
        <w:r w:rsidR="004C2E69">
          <w:rPr>
            <w:sz w:val="24"/>
            <w:szCs w:val="24"/>
          </w:rPr>
          <w:t xml:space="preserve"> among the three scenarios.</w:t>
        </w:r>
      </w:ins>
      <w:ins w:id="381" w:author="Mikael Randrup Byrialsen" w:date="2022-12-22T15:34:00Z">
        <w:r w:rsidR="004C2E69">
          <w:rPr>
            <w:sz w:val="24"/>
            <w:szCs w:val="24"/>
          </w:rPr>
          <w:t xml:space="preserve"> </w:t>
        </w:r>
      </w:ins>
      <w:ins w:id="382" w:author="Mikael Randrup Byrialsen" w:date="2022-12-22T15:35:00Z">
        <w:r w:rsidR="004C2E69">
          <w:rPr>
            <w:sz w:val="24"/>
            <w:szCs w:val="24"/>
          </w:rPr>
          <w:t>In scenario 1 and 2, the increase in the level of unemployment benefits results in an increase in wages, which</w:t>
        </w:r>
      </w:ins>
      <w:ins w:id="383" w:author="Mikael Randrup Byrialsen" w:date="2022-12-22T15:36:00Z">
        <w:r w:rsidR="00177144">
          <w:rPr>
            <w:sz w:val="24"/>
            <w:szCs w:val="24"/>
          </w:rPr>
          <w:t xml:space="preserve">, despite the fall in employment, </w:t>
        </w:r>
      </w:ins>
      <w:ins w:id="384" w:author="Mikael Randrup Byrialsen" w:date="2022-12-22T15:35:00Z">
        <w:r w:rsidR="004C2E69">
          <w:rPr>
            <w:sz w:val="24"/>
            <w:szCs w:val="24"/>
          </w:rPr>
          <w:t>has a positive effect on the tax revenu</w:t>
        </w:r>
      </w:ins>
      <w:ins w:id="385" w:author="Mikael Randrup Byrialsen" w:date="2022-12-22T15:36:00Z">
        <w:r w:rsidR="004C2E69">
          <w:rPr>
            <w:sz w:val="24"/>
            <w:szCs w:val="24"/>
          </w:rPr>
          <w:t>e of the government</w:t>
        </w:r>
      </w:ins>
      <w:ins w:id="386" w:author="Mikael Randrup Byrialsen" w:date="2022-12-22T15:37:00Z">
        <w:r w:rsidR="00177144">
          <w:rPr>
            <w:sz w:val="24"/>
            <w:szCs w:val="24"/>
          </w:rPr>
          <w:t>. This increase in tax income</w:t>
        </w:r>
      </w:ins>
      <w:ins w:id="387" w:author="Mikael Randrup Byrialsen" w:date="2022-12-22T15:38:00Z">
        <w:r w:rsidR="00177144">
          <w:rPr>
            <w:sz w:val="24"/>
            <w:szCs w:val="24"/>
          </w:rPr>
          <w:t xml:space="preserve"> of the government</w:t>
        </w:r>
      </w:ins>
      <w:ins w:id="388" w:author="Mikael Randrup Byrialsen" w:date="2022-12-22T15:37:00Z">
        <w:r w:rsidR="00177144">
          <w:rPr>
            <w:sz w:val="24"/>
            <w:szCs w:val="24"/>
          </w:rPr>
          <w:t>, exceeds the increase in the unemployment be</w:t>
        </w:r>
      </w:ins>
      <w:ins w:id="389" w:author="Mikael Randrup Byrialsen" w:date="2022-12-22T15:38:00Z">
        <w:r w:rsidR="00177144">
          <w:rPr>
            <w:sz w:val="24"/>
            <w:szCs w:val="24"/>
          </w:rPr>
          <w:t>nefits despite an increase in the</w:t>
        </w:r>
      </w:ins>
      <w:ins w:id="390" w:author="Mikael Randrup Byrialsen" w:date="2022-12-22T15:37:00Z">
        <w:r w:rsidR="00177144">
          <w:rPr>
            <w:sz w:val="24"/>
            <w:szCs w:val="24"/>
          </w:rPr>
          <w:t xml:space="preserve"> level of unemployment</w:t>
        </w:r>
      </w:ins>
      <w:ins w:id="391" w:author="Mikael Randrup Byrialsen" w:date="2022-12-22T15:38:00Z">
        <w:r w:rsidR="00177144">
          <w:rPr>
            <w:sz w:val="24"/>
            <w:szCs w:val="24"/>
          </w:rPr>
          <w:t xml:space="preserve">, which establish an overall positive effect on the public balance. </w:t>
        </w:r>
      </w:ins>
      <w:ins w:id="392" w:author="Mikael Randrup Byrialsen" w:date="2022-12-22T15:39:00Z">
        <w:r w:rsidR="00177144">
          <w:rPr>
            <w:sz w:val="24"/>
            <w:szCs w:val="24"/>
          </w:rPr>
          <w:t>After 4 years however, the effect turns negative in both scenarios, which is explained</w:t>
        </w:r>
      </w:ins>
      <w:ins w:id="393" w:author="Mikael Randrup Byrialsen" w:date="2022-12-22T15:40:00Z">
        <w:r w:rsidR="00177144">
          <w:rPr>
            <w:sz w:val="24"/>
            <w:szCs w:val="24"/>
          </w:rPr>
          <w:t xml:space="preserve"> by the fact, that the effect on wages disappears as the gap between the level of maximum</w:t>
        </w:r>
      </w:ins>
      <w:ins w:id="394" w:author="Mikael Randrup Byrialsen" w:date="2022-12-22T15:38:00Z">
        <w:r w:rsidR="00177144">
          <w:rPr>
            <w:sz w:val="24"/>
            <w:szCs w:val="24"/>
          </w:rPr>
          <w:t xml:space="preserve"> </w:t>
        </w:r>
      </w:ins>
      <w:ins w:id="395" w:author="Mikael Randrup Byrialsen" w:date="2022-12-22T15:40:00Z">
        <w:r w:rsidR="00177144">
          <w:rPr>
            <w:sz w:val="24"/>
            <w:szCs w:val="24"/>
          </w:rPr>
          <w:t>benefits and wage widens</w:t>
        </w:r>
      </w:ins>
      <w:ins w:id="396" w:author="Mikael Randrup Byrialsen" w:date="2022-12-22T15:42:00Z">
        <w:r w:rsidR="00177144">
          <w:rPr>
            <w:sz w:val="24"/>
            <w:szCs w:val="24"/>
          </w:rPr>
          <w:t>, which reduces th</w:t>
        </w:r>
      </w:ins>
      <w:ins w:id="397" w:author="Mikael Randrup Byrialsen" w:date="2022-12-22T15:43:00Z">
        <w:r w:rsidR="00177144">
          <w:rPr>
            <w:sz w:val="24"/>
            <w:szCs w:val="24"/>
          </w:rPr>
          <w:t>e wages and therefore the tax revenue. In scenario 3 on the other hand, the effect on the public bala</w:t>
        </w:r>
      </w:ins>
      <w:ins w:id="398" w:author="Mikael Randrup Byrialsen" w:date="2022-12-22T15:44:00Z">
        <w:r w:rsidR="00177144">
          <w:rPr>
            <w:sz w:val="24"/>
            <w:szCs w:val="24"/>
          </w:rPr>
          <w:t xml:space="preserve">nce is negative both in the short and medium run. </w:t>
        </w:r>
      </w:ins>
      <w:ins w:id="399" w:author="Mikael Randrup Byrialsen" w:date="2022-12-22T15:46:00Z">
        <w:r w:rsidR="00177144">
          <w:rPr>
            <w:sz w:val="24"/>
            <w:szCs w:val="24"/>
          </w:rPr>
          <w:t>In this scenario, the increase in the benefits doesn’t affect the wages directly</w:t>
        </w:r>
      </w:ins>
      <w:ins w:id="400" w:author="Mikael Randrup Byrialsen" w:date="2022-12-22T15:48:00Z">
        <w:r w:rsidR="007B4FF4">
          <w:rPr>
            <w:sz w:val="24"/>
            <w:szCs w:val="24"/>
          </w:rPr>
          <w:t xml:space="preserve">. This combined with the </w:t>
        </w:r>
        <w:proofErr w:type="gramStart"/>
        <w:r w:rsidR="007B4FF4">
          <w:rPr>
            <w:sz w:val="24"/>
            <w:szCs w:val="24"/>
          </w:rPr>
          <w:t>relative</w:t>
        </w:r>
      </w:ins>
      <w:proofErr w:type="gramEnd"/>
      <w:ins w:id="401" w:author="Mikael Randrup Byrialsen" w:date="2022-12-22T15:45:00Z">
        <w:r w:rsidR="00177144">
          <w:rPr>
            <w:sz w:val="24"/>
            <w:szCs w:val="24"/>
          </w:rPr>
          <w:t xml:space="preserve"> small effect on the economic activity</w:t>
        </w:r>
      </w:ins>
      <w:ins w:id="402" w:author="Mikael Randrup Byrialsen" w:date="2022-12-22T15:48:00Z">
        <w:r w:rsidR="007B4FF4">
          <w:rPr>
            <w:sz w:val="24"/>
            <w:szCs w:val="24"/>
          </w:rPr>
          <w:t>, leads to a reduction in the government savings</w:t>
        </w:r>
      </w:ins>
      <w:ins w:id="403" w:author="Mikael Randrup Byrialsen" w:date="2022-12-22T15:49:00Z">
        <w:r w:rsidR="00947BE6">
          <w:rPr>
            <w:sz w:val="24"/>
            <w:szCs w:val="24"/>
          </w:rPr>
          <w:t xml:space="preserve">, while the level of investment is unaffected by the shock. </w:t>
        </w:r>
      </w:ins>
    </w:p>
    <w:p w14:paraId="6608E49D" w14:textId="057EF925" w:rsidR="00B86FBD" w:rsidRDefault="0010336D" w:rsidP="008B1B99">
      <w:pPr>
        <w:spacing w:line="360" w:lineRule="auto"/>
        <w:jc w:val="both"/>
        <w:rPr>
          <w:sz w:val="24"/>
          <w:szCs w:val="24"/>
        </w:rPr>
      </w:pPr>
      <w:r w:rsidRPr="0010336D">
        <w:rPr>
          <w:noProof/>
        </w:rPr>
        <w:lastRenderedPageBreak/>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5DF295EF" w14:textId="1252E335" w:rsidR="00AC039B" w:rsidDel="002C359D" w:rsidRDefault="00AC039B" w:rsidP="008B1B99">
      <w:pPr>
        <w:spacing w:line="360" w:lineRule="auto"/>
        <w:jc w:val="both"/>
        <w:rPr>
          <w:del w:id="404" w:author="Mikael Randrup Byrialsen" w:date="2022-12-22T15:50:00Z"/>
          <w:sz w:val="24"/>
          <w:szCs w:val="24"/>
        </w:rPr>
      </w:pPr>
      <w:del w:id="405" w:author="Mikael Randrup Byrialsen" w:date="2022-12-22T15:50:00Z">
        <w:r w:rsidDel="002C359D">
          <w:rPr>
            <w:sz w:val="24"/>
            <w:szCs w:val="24"/>
          </w:rPr>
          <w:delText xml:space="preserve">In the next section, </w:delText>
        </w:r>
        <w:r w:rsidRPr="00AC0541" w:rsidDel="002C359D">
          <w:rPr>
            <w:sz w:val="24"/>
            <w:szCs w:val="24"/>
          </w:rPr>
          <w:delText>we will use the results obtained from scenario 1-</w:delText>
        </w:r>
        <w:r w:rsidDel="002C359D">
          <w:rPr>
            <w:sz w:val="24"/>
            <w:szCs w:val="24"/>
          </w:rPr>
          <w:delText>3</w:delText>
        </w:r>
        <w:r w:rsidRPr="00AC0541" w:rsidDel="002C359D">
          <w:rPr>
            <w:sz w:val="24"/>
            <w:szCs w:val="24"/>
          </w:rPr>
          <w:delText xml:space="preserve"> to get an idea of the relationship between the micro elasticity and macro elasticity of income insurance on unemployment</w:delText>
        </w:r>
        <w:r w:rsidDel="002C359D">
          <w:rPr>
            <w:sz w:val="24"/>
            <w:szCs w:val="24"/>
          </w:rPr>
          <w:delText>.</w:delText>
        </w:r>
        <w:r w:rsidRPr="00AC0541" w:rsidDel="002C359D">
          <w:rPr>
            <w:sz w:val="24"/>
            <w:szCs w:val="24"/>
          </w:rPr>
          <w:delText xml:space="preserve"> </w:delText>
        </w:r>
        <w:r w:rsidDel="002C359D">
          <w:rPr>
            <w:sz w:val="24"/>
            <w:szCs w:val="24"/>
          </w:rPr>
          <w:delTex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delText>
        </w:r>
        <w:r w:rsidRPr="00AC0541" w:rsidDel="002C359D">
          <w:rPr>
            <w:sz w:val="24"/>
            <w:szCs w:val="24"/>
          </w:rPr>
          <w:delText xml:space="preserve">e compare </w:delText>
        </w:r>
        <w:r w:rsidDel="002C359D">
          <w:rPr>
            <w:sz w:val="24"/>
            <w:szCs w:val="24"/>
          </w:rPr>
          <w:delText>our findings with</w:delText>
        </w:r>
        <w:r w:rsidRPr="00AC0541" w:rsidDel="002C359D">
          <w:rPr>
            <w:sz w:val="24"/>
            <w:szCs w:val="24"/>
          </w:rPr>
          <w:delText xml:space="preserve"> newer literature</w:delText>
        </w:r>
        <w:r w:rsidDel="002C359D">
          <w:rPr>
            <w:sz w:val="24"/>
            <w:szCs w:val="24"/>
          </w:rPr>
          <w:delText xml:space="preserve"> who also calculates the macro elasticity</w:delText>
        </w:r>
        <w:r w:rsidRPr="00AC0541" w:rsidDel="002C359D">
          <w:rPr>
            <w:sz w:val="24"/>
            <w:szCs w:val="24"/>
          </w:rPr>
          <w:delText xml:space="preserve">, here we will especially </w:delText>
        </w:r>
        <w:r w:rsidDel="002C359D">
          <w:rPr>
            <w:sz w:val="24"/>
            <w:szCs w:val="24"/>
          </w:rPr>
          <w:delText>pay attention to</w:delText>
        </w:r>
        <w:r w:rsidRPr="00AC0541" w:rsidDel="002C359D">
          <w:rPr>
            <w:sz w:val="24"/>
            <w:szCs w:val="24"/>
          </w:rPr>
          <w:delText xml:space="preserve"> the study by</w:delText>
        </w:r>
        <w:r w:rsidDel="002C359D">
          <w:rPr>
            <w:sz w:val="24"/>
            <w:szCs w:val="24"/>
          </w:rPr>
          <w:delText xml:space="preserve"> </w:delText>
        </w:r>
        <w:r w:rsidRPr="00AC0541" w:rsidDel="002C359D">
          <w:rPr>
            <w:noProof/>
            <w:sz w:val="24"/>
            <w:szCs w:val="24"/>
          </w:rPr>
          <w:delText>Fredriksson &amp; Söderström</w:delText>
        </w:r>
        <w:r w:rsidRPr="00AC0541" w:rsidDel="002C359D">
          <w:rPr>
            <w:sz w:val="24"/>
            <w:szCs w:val="24"/>
          </w:rPr>
          <w:delText xml:space="preserve"> </w:delText>
        </w:r>
        <w:r w:rsidRPr="00AC0541" w:rsidDel="002C359D">
          <w:rPr>
            <w:sz w:val="24"/>
            <w:szCs w:val="24"/>
          </w:rPr>
          <w:fldChar w:fldCharType="begin" w:fldLock="1"/>
        </w:r>
        <w:r w:rsidDel="002C359D">
          <w:rPr>
            <w:sz w:val="24"/>
            <w:szCs w:val="24"/>
          </w:rPr>
          <w:del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delInstrText>
        </w:r>
        <w:r w:rsidRPr="00AC0541" w:rsidDel="002C359D">
          <w:rPr>
            <w:sz w:val="24"/>
            <w:szCs w:val="24"/>
          </w:rPr>
          <w:fldChar w:fldCharType="separate"/>
        </w:r>
        <w:r w:rsidRPr="003F32AA" w:rsidDel="002C359D">
          <w:rPr>
            <w:noProof/>
            <w:sz w:val="24"/>
            <w:szCs w:val="24"/>
          </w:rPr>
          <w:delText>(2020)</w:delText>
        </w:r>
        <w:r w:rsidRPr="00AC0541" w:rsidDel="002C359D">
          <w:rPr>
            <w:sz w:val="24"/>
            <w:szCs w:val="24"/>
          </w:rPr>
          <w:fldChar w:fldCharType="end"/>
        </w:r>
        <w:r w:rsidRPr="00AC0541" w:rsidDel="002C359D">
          <w:rPr>
            <w:sz w:val="24"/>
            <w:szCs w:val="24"/>
          </w:rPr>
          <w:delText xml:space="preserve"> who finds the </w:delText>
        </w:r>
        <w:r w:rsidDel="002C359D">
          <w:rPr>
            <w:sz w:val="24"/>
            <w:szCs w:val="24"/>
          </w:rPr>
          <w:delText>macro elasticity</w:delText>
        </w:r>
        <w:r w:rsidRPr="00AC0541" w:rsidDel="002C359D">
          <w:rPr>
            <w:sz w:val="24"/>
            <w:szCs w:val="24"/>
          </w:rPr>
          <w:delText xml:space="preserve"> for the Swedish economy.</w:delText>
        </w:r>
        <w:r w:rsidRPr="00D96868" w:rsidDel="002C359D">
          <w:rPr>
            <w:sz w:val="24"/>
            <w:szCs w:val="24"/>
          </w:rPr>
          <w:delText xml:space="preserve"> </w:delText>
        </w:r>
      </w:del>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406" w:name="_Ref119913315"/>
      <w:r>
        <w:t xml:space="preserve">Section 5: </w:t>
      </w:r>
      <w:bookmarkEnd w:id="406"/>
      <w:r w:rsidR="0013694F">
        <w:t xml:space="preserve">Evaluating regulations towards the Danish income insurance program </w:t>
      </w:r>
    </w:p>
    <w:p w14:paraId="279C26BA" w14:textId="7015D322" w:rsidR="008B3BF1" w:rsidDel="002C359D" w:rsidRDefault="002C359D" w:rsidP="008B1B99">
      <w:pPr>
        <w:pStyle w:val="pf0"/>
        <w:spacing w:line="360" w:lineRule="auto"/>
        <w:jc w:val="both"/>
        <w:rPr>
          <w:del w:id="407" w:author="Mikael Randrup Byrialsen" w:date="2022-12-22T15:50:00Z"/>
          <w:rFonts w:asciiTheme="minorHAnsi" w:hAnsiTheme="minorHAnsi" w:cstheme="minorHAnsi"/>
        </w:rPr>
      </w:pPr>
      <w:ins w:id="408" w:author="Mikael Randrup Byrialsen" w:date="2022-12-22T15:51:00Z">
        <w:r>
          <w:rPr>
            <w:rFonts w:asciiTheme="minorHAnsi" w:hAnsiTheme="minorHAnsi" w:cstheme="minorHAnsi"/>
          </w:rPr>
          <w:t xml:space="preserve">As seen from the results above, the overall effect is highly depended on the settings, under which the shock is carried out. Despite </w:t>
        </w:r>
      </w:ins>
      <w:ins w:id="409" w:author="Mikael Randrup Byrialsen" w:date="2022-12-22T15:52:00Z">
        <w:r>
          <w:rPr>
            <w:rFonts w:asciiTheme="minorHAnsi" w:hAnsiTheme="minorHAnsi" w:cstheme="minorHAnsi"/>
          </w:rPr>
          <w:t xml:space="preserve">this uncertainty, we’ll still use some of the results found in section 4, to calculate the macro elastic, in order to qualify the discussion of </w:t>
        </w:r>
      </w:ins>
      <w:ins w:id="410" w:author="Mikael Randrup Byrialsen" w:date="2022-12-22T15:53:00Z">
        <w:r>
          <w:rPr>
            <w:rFonts w:asciiTheme="minorHAnsi" w:hAnsiTheme="minorHAnsi" w:cstheme="minorHAnsi"/>
          </w:rPr>
          <w:t xml:space="preserve">the reform. </w:t>
        </w:r>
      </w:ins>
      <w:del w:id="411" w:author="Mikael Randrup Byrialsen" w:date="2022-12-22T15:50:00Z">
        <w:r w:rsidR="00A455E4" w:rsidRPr="0027369B" w:rsidDel="002C359D">
          <w:rPr>
            <w:rFonts w:asciiTheme="minorHAnsi" w:hAnsiTheme="minorHAnsi" w:cstheme="minorHAnsi"/>
          </w:rPr>
          <w:delText xml:space="preserve">In the previous </w:delText>
        </w:r>
        <w:r w:rsidR="00A455E4" w:rsidRPr="0027369B" w:rsidDel="002C359D">
          <w:rPr>
            <w:rFonts w:asciiTheme="minorHAnsi" w:hAnsiTheme="minorHAnsi" w:cstheme="minorHAnsi"/>
          </w:rPr>
          <w:lastRenderedPageBreak/>
          <w:delText>section</w:delText>
        </w:r>
        <w:r w:rsidR="006434D7" w:rsidDel="002C359D">
          <w:rPr>
            <w:rFonts w:asciiTheme="minorHAnsi" w:hAnsiTheme="minorHAnsi" w:cstheme="minorHAnsi"/>
          </w:rPr>
          <w:delText>,</w:delText>
        </w:r>
        <w:r w:rsidR="00A455E4" w:rsidRPr="0027369B" w:rsidDel="002C359D">
          <w:rPr>
            <w:rFonts w:asciiTheme="minorHAnsi" w:hAnsiTheme="minorHAnsi" w:cstheme="minorHAnsi"/>
          </w:rPr>
          <w:delText xml:space="preserve"> we introduced </w:delText>
        </w:r>
        <w:r w:rsidR="008B3BF1" w:rsidDel="002C359D">
          <w:rPr>
            <w:rFonts w:asciiTheme="minorHAnsi" w:hAnsiTheme="minorHAnsi" w:cstheme="minorHAnsi"/>
          </w:rPr>
          <w:delText>four out of the five</w:delText>
        </w:r>
        <w:r w:rsidR="00A455E4" w:rsidRPr="0027369B" w:rsidDel="002C359D">
          <w:rPr>
            <w:rFonts w:asciiTheme="minorHAnsi" w:hAnsiTheme="minorHAnsi" w:cstheme="minorHAnsi"/>
          </w:rPr>
          <w:delText xml:space="preserve"> macroeconomic channels</w:delText>
        </w:r>
        <w:r w:rsidR="00556129" w:rsidDel="002C359D">
          <w:rPr>
            <w:rFonts w:asciiTheme="minorHAnsi" w:hAnsiTheme="minorHAnsi" w:cstheme="minorHAnsi"/>
          </w:rPr>
          <w:delText xml:space="preserve"> </w:delText>
        </w:r>
        <w:r w:rsidR="002E6A65" w:rsidRPr="0027369B" w:rsidDel="002C359D">
          <w:rPr>
            <w:rFonts w:asciiTheme="minorHAnsi" w:hAnsiTheme="minorHAnsi" w:cstheme="minorHAnsi"/>
          </w:rPr>
          <w:delText xml:space="preserve">presented in section </w:delText>
        </w:r>
        <w:r w:rsidR="00556129" w:rsidDel="002C359D">
          <w:rPr>
            <w:rFonts w:asciiTheme="minorHAnsi" w:hAnsiTheme="minorHAnsi" w:cstheme="minorHAnsi"/>
          </w:rPr>
          <w:delText>2</w:delText>
        </w:r>
        <w:r w:rsidR="00A455E4" w:rsidRPr="0027369B" w:rsidDel="002C359D">
          <w:rPr>
            <w:rFonts w:asciiTheme="minorHAnsi" w:hAnsiTheme="minorHAnsi" w:cstheme="minorHAnsi"/>
          </w:rPr>
          <w:delText xml:space="preserve"> </w:delText>
        </w:r>
        <w:r w:rsidR="002E6A65" w:rsidRPr="0027369B" w:rsidDel="002C359D">
          <w:rPr>
            <w:rFonts w:asciiTheme="minorHAnsi" w:hAnsiTheme="minorHAnsi" w:cstheme="minorHAnsi"/>
          </w:rPr>
          <w:delText xml:space="preserve">with the intention </w:delText>
        </w:r>
        <w:r w:rsidR="00556129" w:rsidDel="002C359D">
          <w:rPr>
            <w:rFonts w:asciiTheme="minorHAnsi" w:hAnsiTheme="minorHAnsi" w:cstheme="minorHAnsi"/>
          </w:rPr>
          <w:delText>of</w:delText>
        </w:r>
        <w:r w:rsidR="002E6A65" w:rsidRPr="0027369B" w:rsidDel="002C359D">
          <w:rPr>
            <w:rFonts w:asciiTheme="minorHAnsi" w:hAnsiTheme="minorHAnsi" w:cstheme="minorHAnsi"/>
          </w:rPr>
          <w:delText xml:space="preserve"> analyz</w:delText>
        </w:r>
        <w:r w:rsidR="004012A7" w:rsidDel="002C359D">
          <w:rPr>
            <w:rFonts w:asciiTheme="minorHAnsi" w:hAnsiTheme="minorHAnsi" w:cstheme="minorHAnsi"/>
          </w:rPr>
          <w:delText>ing</w:delText>
        </w:r>
        <w:r w:rsidR="002E6A65" w:rsidRPr="0027369B" w:rsidDel="002C359D">
          <w:rPr>
            <w:rFonts w:asciiTheme="minorHAnsi" w:hAnsiTheme="minorHAnsi" w:cstheme="minorHAnsi"/>
          </w:rPr>
          <w:delText xml:space="preserve"> their</w:delText>
        </w:r>
        <w:r w:rsidR="00A455E4" w:rsidRPr="0027369B" w:rsidDel="002C359D">
          <w:rPr>
            <w:rFonts w:asciiTheme="minorHAnsi" w:hAnsiTheme="minorHAnsi" w:cstheme="minorHAnsi"/>
          </w:rPr>
          <w:delText xml:space="preserve"> effect on the</w:delText>
        </w:r>
        <w:r w:rsidR="004012A7" w:rsidDel="002C359D">
          <w:rPr>
            <w:rFonts w:asciiTheme="minorHAnsi" w:hAnsiTheme="minorHAnsi" w:cstheme="minorHAnsi"/>
          </w:rPr>
          <w:delText xml:space="preserve"> level of</w:delText>
        </w:r>
        <w:r w:rsidR="00A455E4" w:rsidRPr="0027369B" w:rsidDel="002C359D">
          <w:rPr>
            <w:rFonts w:asciiTheme="minorHAnsi" w:hAnsiTheme="minorHAnsi" w:cstheme="minorHAnsi"/>
          </w:rPr>
          <w:delText xml:space="preserve"> </w:delText>
        </w:r>
        <w:r w:rsidR="00556129" w:rsidDel="002C359D">
          <w:rPr>
            <w:rFonts w:asciiTheme="minorHAnsi" w:hAnsiTheme="minorHAnsi" w:cstheme="minorHAnsi"/>
          </w:rPr>
          <w:delText>unemployment</w:delText>
        </w:r>
        <w:r w:rsidR="004012A7" w:rsidDel="002C359D">
          <w:rPr>
            <w:rFonts w:asciiTheme="minorHAnsi" w:hAnsiTheme="minorHAnsi" w:cstheme="minorHAnsi"/>
          </w:rPr>
          <w:delText>,</w:delText>
        </w:r>
        <w:r w:rsidR="00A455E4" w:rsidRPr="0027369B" w:rsidDel="002C359D">
          <w:rPr>
            <w:rFonts w:asciiTheme="minorHAnsi" w:hAnsiTheme="minorHAnsi" w:cstheme="minorHAnsi"/>
          </w:rPr>
          <w:delText xml:space="preserve"> </w:delText>
        </w:r>
        <w:r w:rsidR="002E6A65" w:rsidRPr="0027369B" w:rsidDel="002C359D">
          <w:rPr>
            <w:rFonts w:asciiTheme="minorHAnsi" w:hAnsiTheme="minorHAnsi" w:cstheme="minorHAnsi"/>
          </w:rPr>
          <w:delText xml:space="preserve">when removing the suppressing of the </w:delText>
        </w:r>
        <w:r w:rsidR="00B61329" w:rsidDel="002C359D">
          <w:rPr>
            <w:rFonts w:asciiTheme="minorHAnsi" w:hAnsiTheme="minorHAnsi" w:cstheme="minorHAnsi"/>
          </w:rPr>
          <w:delText>state</w:delText>
        </w:r>
        <w:r w:rsidR="002E6A65" w:rsidRPr="0027369B" w:rsidDel="002C359D">
          <w:rPr>
            <w:rFonts w:asciiTheme="minorHAnsi" w:hAnsiTheme="minorHAnsi" w:cstheme="minorHAnsi"/>
          </w:rPr>
          <w:delText xml:space="preserve"> regulation percentage</w:delText>
        </w:r>
        <w:r w:rsidR="00A455E4" w:rsidRPr="0027369B" w:rsidDel="002C359D">
          <w:rPr>
            <w:rFonts w:asciiTheme="minorHAnsi" w:hAnsiTheme="minorHAnsi" w:cstheme="minorHAnsi"/>
          </w:rPr>
          <w:delText>.</w:delText>
        </w:r>
      </w:del>
    </w:p>
    <w:p w14:paraId="4B646398" w14:textId="5F51FB43" w:rsidR="00D21ACC" w:rsidDel="002C359D" w:rsidRDefault="008B3BF1" w:rsidP="008B1B99">
      <w:pPr>
        <w:pStyle w:val="pf0"/>
        <w:spacing w:line="360" w:lineRule="auto"/>
        <w:jc w:val="both"/>
        <w:rPr>
          <w:del w:id="412" w:author="Mikael Randrup Byrialsen" w:date="2022-12-22T15:50:00Z"/>
          <w:rStyle w:val="cf01"/>
          <w:rFonts w:asciiTheme="minorHAnsi" w:hAnsiTheme="minorHAnsi" w:cstheme="minorHAnsi"/>
          <w:sz w:val="24"/>
          <w:szCs w:val="24"/>
        </w:rPr>
      </w:pPr>
      <w:commentRangeStart w:id="413"/>
      <w:commentRangeStart w:id="414"/>
      <w:del w:id="415" w:author="Mikael Randrup Byrialsen" w:date="2022-12-22T15:50:00Z">
        <w:r w:rsidDel="002C359D">
          <w:rPr>
            <w:rFonts w:asciiTheme="minorHAnsi" w:hAnsiTheme="minorHAnsi" w:cstheme="minorHAnsi"/>
          </w:rPr>
          <w:delText>In Scenario 1, we found that including all 4 channels, increased unemployment by 2600 people, we associate the increasement to the wage-channel and Labor-force channel, as the increasing wage lowers economic activity, thereby increasing the unemployment rate</w:delText>
        </w:r>
        <w:r w:rsidR="004012A7" w:rsidDel="002C359D">
          <w:rPr>
            <w:rFonts w:asciiTheme="minorHAnsi" w:hAnsiTheme="minorHAnsi" w:cstheme="minorHAnsi"/>
          </w:rPr>
          <w:delText xml:space="preserve"> </w:delText>
        </w:r>
        <w:r w:rsidR="007F5CB2" w:rsidDel="002C359D">
          <w:rPr>
            <w:rFonts w:asciiTheme="minorHAnsi" w:hAnsiTheme="minorHAnsi" w:cstheme="minorHAnsi"/>
          </w:rPr>
          <w:delText>the LF-Channel</w:delText>
        </w:r>
        <w:r w:rsidDel="002C359D">
          <w:rPr>
            <w:rFonts w:asciiTheme="minorHAnsi" w:hAnsiTheme="minorHAnsi" w:cstheme="minorHAnsi"/>
          </w:rPr>
          <w:delText xml:space="preserve"> reduc</w:delText>
        </w:r>
        <w:r w:rsidR="007F5CB2" w:rsidDel="002C359D">
          <w:rPr>
            <w:rFonts w:asciiTheme="minorHAnsi" w:hAnsiTheme="minorHAnsi" w:cstheme="minorHAnsi"/>
          </w:rPr>
          <w:delText>es</w:delText>
        </w:r>
        <w:r w:rsidDel="002C359D">
          <w:rPr>
            <w:rFonts w:asciiTheme="minorHAnsi" w:hAnsiTheme="minorHAnsi" w:cstheme="minorHAnsi"/>
          </w:rPr>
          <w:delText xml:space="preserve"> the participation rate which further lowers</w:delText>
        </w:r>
        <w:r w:rsidR="007F5CB2" w:rsidDel="002C359D">
          <w:rPr>
            <w:rFonts w:asciiTheme="minorHAnsi" w:hAnsiTheme="minorHAnsi" w:cstheme="minorHAnsi"/>
          </w:rPr>
          <w:delText xml:space="preserve"> the</w:delText>
        </w:r>
        <w:r w:rsidDel="002C359D">
          <w:rPr>
            <w:rFonts w:asciiTheme="minorHAnsi" w:hAnsiTheme="minorHAnsi" w:cstheme="minorHAnsi"/>
          </w:rPr>
          <w:delText xml:space="preserve"> economic activity</w:delText>
        </w:r>
        <w:r w:rsidR="00F165BB" w:rsidRPr="0027369B" w:rsidDel="002C359D">
          <w:rPr>
            <w:rStyle w:val="cf01"/>
            <w:rFonts w:asciiTheme="minorHAnsi" w:hAnsiTheme="minorHAnsi" w:cstheme="minorHAnsi"/>
            <w:sz w:val="24"/>
            <w:szCs w:val="24"/>
          </w:rPr>
          <w:delText>.</w:delText>
        </w:r>
        <w:r w:rsidDel="002C359D">
          <w:rPr>
            <w:rStyle w:val="cf01"/>
            <w:rFonts w:asciiTheme="minorHAnsi" w:hAnsiTheme="minorHAnsi" w:cstheme="minorHAnsi"/>
            <w:sz w:val="24"/>
            <w:szCs w:val="24"/>
          </w:rPr>
          <w:br/>
        </w:r>
        <w:r w:rsidR="00F165BB" w:rsidRPr="0027369B" w:rsidDel="002C359D">
          <w:rPr>
            <w:rStyle w:val="cf01"/>
            <w:rFonts w:asciiTheme="minorHAnsi" w:hAnsiTheme="minorHAnsi" w:cstheme="minorHAnsi"/>
            <w:sz w:val="24"/>
            <w:szCs w:val="24"/>
          </w:rPr>
          <w:delText xml:space="preserve"> </w:delText>
        </w:r>
        <w:r w:rsidR="0027369B" w:rsidDel="002C359D">
          <w:rPr>
            <w:rStyle w:val="cf01"/>
            <w:rFonts w:asciiTheme="minorHAnsi" w:hAnsiTheme="minorHAnsi" w:cstheme="minorHAnsi"/>
            <w:sz w:val="24"/>
            <w:szCs w:val="24"/>
          </w:rPr>
          <w:br/>
        </w:r>
        <w:r w:rsidR="00F165BB" w:rsidRPr="0027369B" w:rsidDel="002C359D">
          <w:rPr>
            <w:rStyle w:val="cf01"/>
            <w:rFonts w:asciiTheme="minorHAnsi" w:hAnsiTheme="minorHAnsi" w:cstheme="minorHAnsi"/>
            <w:sz w:val="24"/>
            <w:szCs w:val="24"/>
          </w:rPr>
          <w:delText xml:space="preserve">In scenario 2, </w:delText>
        </w:r>
        <w:r w:rsidR="00556129" w:rsidDel="002C359D">
          <w:rPr>
            <w:rStyle w:val="cf01"/>
            <w:rFonts w:asciiTheme="minorHAnsi" w:hAnsiTheme="minorHAnsi" w:cstheme="minorHAnsi"/>
            <w:sz w:val="24"/>
            <w:szCs w:val="24"/>
          </w:rPr>
          <w:delText xml:space="preserve">we </w:delText>
        </w:r>
        <w:r w:rsidDel="002C359D">
          <w:rPr>
            <w:rStyle w:val="cf01"/>
            <w:rFonts w:asciiTheme="minorHAnsi" w:hAnsiTheme="minorHAnsi" w:cstheme="minorHAnsi"/>
            <w:sz w:val="24"/>
            <w:szCs w:val="24"/>
          </w:rPr>
          <w:delText>argued that the labor force within the Danish economy, if seen as a mature economy, should be exogenously determined</w:delText>
        </w:r>
        <w:r w:rsidR="00D21ACC" w:rsidDel="002C359D">
          <w:rPr>
            <w:rStyle w:val="cf01"/>
            <w:rFonts w:asciiTheme="minorHAnsi" w:hAnsiTheme="minorHAnsi" w:cstheme="minorHAnsi"/>
            <w:sz w:val="24"/>
            <w:szCs w:val="24"/>
          </w:rPr>
          <w:delText>, therefor removing the labor-force channel</w:delText>
        </w:r>
        <w:r w:rsidDel="002C359D">
          <w:rPr>
            <w:rStyle w:val="cf01"/>
            <w:rFonts w:asciiTheme="minorHAnsi" w:hAnsiTheme="minorHAnsi" w:cstheme="minorHAnsi"/>
            <w:sz w:val="24"/>
            <w:szCs w:val="24"/>
          </w:rPr>
          <w:delText>.</w:delText>
        </w:r>
        <w:r w:rsidR="00D21ACC" w:rsidDel="002C359D">
          <w:rPr>
            <w:rStyle w:val="cf01"/>
            <w:rFonts w:asciiTheme="minorHAnsi" w:hAnsiTheme="minorHAnsi" w:cstheme="minorHAnsi"/>
            <w:sz w:val="24"/>
            <w:szCs w:val="24"/>
          </w:rPr>
          <w:delText xml:space="preserve"> Doing this we observe an increase in unemployment of 1450 people, when removing the suppressing of the rate regulation percentage. We find this</w:delText>
        </w:r>
        <w:r w:rsidR="007F5CB2" w:rsidDel="002C359D">
          <w:rPr>
            <w:rStyle w:val="cf01"/>
            <w:rFonts w:asciiTheme="minorHAnsi" w:hAnsiTheme="minorHAnsi" w:cstheme="minorHAnsi"/>
            <w:sz w:val="24"/>
            <w:szCs w:val="24"/>
          </w:rPr>
          <w:delText xml:space="preserve"> result</w:delText>
        </w:r>
        <w:r w:rsidR="00D21ACC" w:rsidDel="002C359D">
          <w:rPr>
            <w:rStyle w:val="cf01"/>
            <w:rFonts w:asciiTheme="minorHAnsi" w:hAnsiTheme="minorHAnsi" w:cstheme="minorHAnsi"/>
            <w:sz w:val="24"/>
            <w:szCs w:val="24"/>
          </w:rPr>
          <w:delText xml:space="preserve"> as the wage-channel is still lowering the economic activity. </w:delText>
        </w:r>
      </w:del>
    </w:p>
    <w:p w14:paraId="5F6A297E" w14:textId="77777777" w:rsidR="002C359D" w:rsidRDefault="00D21ACC" w:rsidP="008B1B99">
      <w:pPr>
        <w:pStyle w:val="pf0"/>
        <w:spacing w:line="360" w:lineRule="auto"/>
        <w:jc w:val="both"/>
        <w:rPr>
          <w:ins w:id="416" w:author="Mikael Randrup Byrialsen" w:date="2022-12-22T15:50:00Z"/>
          <w:rFonts w:asciiTheme="minorHAnsi" w:hAnsiTheme="minorHAnsi" w:cstheme="minorHAnsi"/>
        </w:rPr>
      </w:pPr>
      <w:del w:id="417" w:author="Mikael Randrup Byrialsen" w:date="2022-12-22T15:50:00Z">
        <w:r w:rsidDel="002C359D">
          <w:rPr>
            <w:rStyle w:val="cf01"/>
            <w:rFonts w:asciiTheme="minorHAnsi" w:hAnsiTheme="minorHAnsi" w:cstheme="minorHAnsi"/>
            <w:sz w:val="24"/>
            <w:szCs w:val="24"/>
          </w:rPr>
          <w:delText>In scenario 3, we, in contrast to much empirical as well as theoretical evidence, removed the wage-channel</w:delText>
        </w:r>
        <w:r w:rsidR="007F5CB2" w:rsidDel="002C359D">
          <w:rPr>
            <w:rStyle w:val="cf01"/>
            <w:rFonts w:asciiTheme="minorHAnsi" w:hAnsiTheme="minorHAnsi" w:cstheme="minorHAnsi"/>
            <w:sz w:val="24"/>
            <w:szCs w:val="24"/>
          </w:rPr>
          <w:delText>.</w:delText>
        </w:r>
        <w:r w:rsidDel="002C359D">
          <w:rPr>
            <w:rStyle w:val="cf01"/>
            <w:rFonts w:asciiTheme="minorHAnsi" w:hAnsiTheme="minorHAnsi" w:cstheme="minorHAnsi"/>
            <w:sz w:val="24"/>
            <w:szCs w:val="24"/>
          </w:rPr>
          <w:delText xml:space="preserve"> </w:delText>
        </w:r>
        <w:r w:rsidR="007F5CB2" w:rsidDel="002C359D">
          <w:rPr>
            <w:rStyle w:val="cf01"/>
            <w:rFonts w:asciiTheme="minorHAnsi" w:hAnsiTheme="minorHAnsi" w:cstheme="minorHAnsi"/>
            <w:sz w:val="24"/>
            <w:szCs w:val="24"/>
          </w:rPr>
          <w:delText>W</w:delText>
        </w:r>
        <w:r w:rsidDel="002C359D">
          <w:rPr>
            <w:rStyle w:val="cf01"/>
            <w:rFonts w:asciiTheme="minorHAnsi" w:hAnsiTheme="minorHAnsi" w:cstheme="minorHAnsi"/>
            <w:sz w:val="24"/>
            <w:szCs w:val="24"/>
          </w:rPr>
          <w:delText>e</w:delText>
        </w:r>
        <w:r w:rsidR="007F5CB2" w:rsidDel="002C359D">
          <w:rPr>
            <w:rStyle w:val="cf01"/>
            <w:rFonts w:asciiTheme="minorHAnsi" w:hAnsiTheme="minorHAnsi" w:cstheme="minorHAnsi"/>
            <w:sz w:val="24"/>
            <w:szCs w:val="24"/>
          </w:rPr>
          <w:delText xml:space="preserve"> do so, as we</w:delText>
        </w:r>
        <w:r w:rsidDel="002C359D">
          <w:rPr>
            <w:rStyle w:val="cf01"/>
            <w:rFonts w:asciiTheme="minorHAnsi" w:hAnsiTheme="minorHAnsi" w:cstheme="minorHAnsi"/>
            <w:sz w:val="24"/>
            <w:szCs w:val="24"/>
          </w:rPr>
          <w:delText xml:space="preserve"> are not able to find any long-run relationship between measures of the income insurance and wages</w:delText>
        </w:r>
        <w:r w:rsidR="007F5CB2" w:rsidDel="002C359D">
          <w:rPr>
            <w:rStyle w:val="cf01"/>
            <w:rFonts w:asciiTheme="minorHAnsi" w:hAnsiTheme="minorHAnsi" w:cstheme="minorHAnsi"/>
            <w:sz w:val="24"/>
            <w:szCs w:val="24"/>
          </w:rPr>
          <w:delText xml:space="preserve"> on the data used within the model</w:delText>
        </w:r>
        <w:r w:rsidDel="002C359D">
          <w:rPr>
            <w:rStyle w:val="cf01"/>
            <w:rFonts w:asciiTheme="minorHAnsi" w:hAnsiTheme="minorHAnsi" w:cstheme="minorHAnsi"/>
            <w:sz w:val="24"/>
            <w:szCs w:val="24"/>
          </w:rPr>
          <w:delText xml:space="preserve">. </w:delText>
        </w:r>
        <w:r w:rsidR="007F5CB2" w:rsidDel="002C359D">
          <w:rPr>
            <w:rStyle w:val="cf01"/>
            <w:rFonts w:asciiTheme="minorHAnsi" w:hAnsiTheme="minorHAnsi" w:cstheme="minorHAnsi"/>
            <w:sz w:val="24"/>
            <w:szCs w:val="24"/>
          </w:rPr>
          <w:delText>Removing the wage-channel</w:delText>
        </w:r>
        <w:r w:rsidDel="002C359D">
          <w:rPr>
            <w:rStyle w:val="cf01"/>
            <w:rFonts w:asciiTheme="minorHAnsi" w:hAnsiTheme="minorHAnsi" w:cstheme="minorHAnsi"/>
            <w:sz w:val="24"/>
            <w:szCs w:val="24"/>
          </w:rPr>
          <w:delText xml:space="preserve"> we find unemployment to decrease by 300 people. The decrease is du</w:delText>
        </w:r>
        <w:r w:rsidR="007F5CB2" w:rsidDel="002C359D">
          <w:rPr>
            <w:rStyle w:val="cf01"/>
            <w:rFonts w:asciiTheme="minorHAnsi" w:hAnsiTheme="minorHAnsi" w:cstheme="minorHAnsi"/>
            <w:sz w:val="24"/>
            <w:szCs w:val="24"/>
          </w:rPr>
          <w:delText>e</w:delText>
        </w:r>
        <w:r w:rsidDel="002C359D">
          <w:rPr>
            <w:rStyle w:val="cf01"/>
            <w:rFonts w:asciiTheme="minorHAnsi" w:hAnsiTheme="minorHAnsi" w:cstheme="minorHAnsi"/>
            <w:sz w:val="24"/>
            <w:szCs w:val="24"/>
          </w:rPr>
          <w:delText xml:space="preserve"> to the higher level of aggregate demand, </w:delText>
        </w:r>
        <w:r w:rsidR="007F5CB2" w:rsidDel="002C359D">
          <w:rPr>
            <w:rStyle w:val="cf01"/>
            <w:rFonts w:asciiTheme="minorHAnsi" w:hAnsiTheme="minorHAnsi" w:cstheme="minorHAnsi"/>
            <w:sz w:val="24"/>
            <w:szCs w:val="24"/>
          </w:rPr>
          <w:delText>as a result of a</w:delText>
        </w:r>
        <w:r w:rsidDel="002C359D">
          <w:rPr>
            <w:rStyle w:val="cf01"/>
            <w:rFonts w:asciiTheme="minorHAnsi" w:hAnsiTheme="minorHAnsi" w:cstheme="minorHAnsi"/>
            <w:sz w:val="24"/>
            <w:szCs w:val="24"/>
          </w:rPr>
          <w:delText xml:space="preserve"> higher</w:delText>
        </w:r>
        <w:r w:rsidR="007F5CB2" w:rsidDel="002C359D">
          <w:rPr>
            <w:rStyle w:val="cf01"/>
            <w:rFonts w:asciiTheme="minorHAnsi" w:hAnsiTheme="minorHAnsi" w:cstheme="minorHAnsi"/>
            <w:sz w:val="24"/>
            <w:szCs w:val="24"/>
          </w:rPr>
          <w:delText xml:space="preserve"> level of</w:delText>
        </w:r>
        <w:r w:rsidDel="002C359D">
          <w:rPr>
            <w:rStyle w:val="cf01"/>
            <w:rFonts w:asciiTheme="minorHAnsi" w:hAnsiTheme="minorHAnsi" w:cstheme="minorHAnsi"/>
            <w:sz w:val="24"/>
            <w:szCs w:val="24"/>
          </w:rPr>
          <w:delText xml:space="preserve"> benefit</w:delText>
        </w:r>
        <w:r w:rsidR="007F5CB2" w:rsidDel="002C359D">
          <w:rPr>
            <w:rStyle w:val="cf01"/>
            <w:rFonts w:asciiTheme="minorHAnsi" w:hAnsiTheme="minorHAnsi" w:cstheme="minorHAnsi"/>
            <w:sz w:val="24"/>
            <w:szCs w:val="24"/>
          </w:rPr>
          <w:delText>s</w:delText>
        </w:r>
        <w:r w:rsidDel="002C359D">
          <w:rPr>
            <w:rStyle w:val="cf01"/>
            <w:rFonts w:asciiTheme="minorHAnsi" w:hAnsiTheme="minorHAnsi" w:cstheme="minorHAnsi"/>
            <w:sz w:val="24"/>
            <w:szCs w:val="24"/>
          </w:rPr>
          <w:delText xml:space="preserve">, as well as the higher insurance rate, when removing the suppressing of the state regulation percentage. </w:delText>
        </w:r>
        <w:commentRangeEnd w:id="413"/>
        <w:r w:rsidR="00B85EF7" w:rsidDel="002C359D">
          <w:rPr>
            <w:rStyle w:val="Kommentarhenvisning"/>
            <w:rFonts w:asciiTheme="minorHAnsi" w:eastAsiaTheme="minorHAnsi" w:hAnsiTheme="minorHAnsi" w:cstheme="minorBidi"/>
          </w:rPr>
          <w:commentReference w:id="413"/>
        </w:r>
        <w:commentRangeEnd w:id="414"/>
        <w:r w:rsidR="00B42F5D" w:rsidDel="002C359D">
          <w:rPr>
            <w:rStyle w:val="Kommentarhenvisning"/>
            <w:rFonts w:asciiTheme="minorHAnsi" w:eastAsiaTheme="minorHAnsi" w:hAnsiTheme="minorHAnsi" w:cstheme="minorBidi"/>
          </w:rPr>
          <w:commentReference w:id="414"/>
        </w:r>
      </w:del>
    </w:p>
    <w:p w14:paraId="18C6AD35" w14:textId="156FB8D2" w:rsidR="007E6AD1" w:rsidRPr="00D21ACC" w:rsidDel="002C359D" w:rsidRDefault="00D21ACC">
      <w:pPr>
        <w:pStyle w:val="pf0"/>
        <w:spacing w:line="360" w:lineRule="auto"/>
        <w:jc w:val="both"/>
        <w:rPr>
          <w:del w:id="418" w:author="Mikael Randrup Byrialsen" w:date="2022-12-22T15:54:00Z"/>
          <w:rFonts w:asciiTheme="minorHAnsi" w:hAnsiTheme="minorHAnsi" w:cstheme="minorHAnsi"/>
        </w:rPr>
      </w:pPr>
      <w:del w:id="419" w:author="Mikael Randrup Byrialsen" w:date="2022-12-22T15:50:00Z">
        <w:r w:rsidDel="002C359D">
          <w:rPr>
            <w:rStyle w:val="cf01"/>
            <w:rFonts w:asciiTheme="minorHAnsi" w:hAnsiTheme="minorHAnsi" w:cstheme="minorHAnsi"/>
            <w:sz w:val="24"/>
            <w:szCs w:val="24"/>
          </w:rPr>
          <w:br/>
        </w:r>
        <w:r w:rsidR="00786A9E" w:rsidDel="002C359D">
          <w:br/>
        </w:r>
      </w:del>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del w:id="420" w:author="Mikael Randrup Byrialsen" w:date="2022-12-22T15:54:00Z">
        <w:r w:rsidR="00816530" w:rsidRPr="00D21ACC" w:rsidDel="002C359D">
          <w:rPr>
            <w:rFonts w:asciiTheme="minorHAnsi" w:hAnsiTheme="minorHAnsi" w:cstheme="minorHAnsi"/>
          </w:rPr>
          <w:delText>To see the importance of estimating the macro elasticity</w:delText>
        </w:r>
        <w:r w:rsidR="00D969ED" w:rsidRPr="00D21ACC" w:rsidDel="002C359D">
          <w:rPr>
            <w:rFonts w:asciiTheme="minorHAnsi" w:hAnsiTheme="minorHAnsi" w:cstheme="minorHAnsi"/>
          </w:rPr>
          <w:delText>,</w:delText>
        </w:r>
        <w:r w:rsidR="00786A9E" w:rsidRPr="00D21ACC" w:rsidDel="002C359D">
          <w:rPr>
            <w:rFonts w:asciiTheme="minorHAnsi" w:hAnsiTheme="minorHAnsi" w:cstheme="minorHAnsi"/>
          </w:rPr>
          <w:delText xml:space="preserve"> we start this discussion by presenting the current empirical results for the relationship between the micro and macro elasticity. We then estimate both the macro and micro elasticity for Denmark using the results of the </w:delText>
        </w:r>
        <w:r w:rsidR="002539F9" w:rsidRPr="00D21ACC" w:rsidDel="002C359D">
          <w:rPr>
            <w:rFonts w:asciiTheme="minorHAnsi" w:hAnsiTheme="minorHAnsi" w:cstheme="minorHAnsi"/>
          </w:rPr>
          <w:delText>IS-model</w:delText>
        </w:r>
        <w:r w:rsidR="006434D7" w:rsidRPr="00D21ACC" w:rsidDel="002C359D">
          <w:rPr>
            <w:rFonts w:asciiTheme="minorHAnsi" w:hAnsiTheme="minorHAnsi" w:cstheme="minorHAnsi"/>
          </w:rPr>
          <w:delText>,</w:delText>
        </w:r>
        <w:r w:rsidR="00786A9E" w:rsidRPr="00D21ACC" w:rsidDel="002C359D">
          <w:rPr>
            <w:rFonts w:asciiTheme="minorHAnsi" w:hAnsiTheme="minorHAnsi" w:cstheme="minorHAnsi"/>
          </w:rPr>
          <w:delText xml:space="preserve"> as well as the results found in </w:delText>
        </w:r>
        <w:r w:rsidR="00816530" w:rsidRPr="00D21ACC" w:rsidDel="002C359D">
          <w:rPr>
            <w:rFonts w:asciiTheme="minorHAnsi" w:hAnsiTheme="minorHAnsi" w:cstheme="minorHAnsi"/>
          </w:rPr>
          <w:delText>the previous section</w:delText>
        </w:r>
        <w:r w:rsidR="00786A9E" w:rsidRPr="00D21ACC" w:rsidDel="002C359D">
          <w:rPr>
            <w:rFonts w:asciiTheme="minorHAnsi" w:hAnsiTheme="minorHAnsi" w:cstheme="minorHAnsi"/>
          </w:rPr>
          <w:delText xml:space="preserve">. Next, we use the elasticities to evaluate the </w:delText>
        </w:r>
        <w:r w:rsidR="00816530" w:rsidRPr="00D21ACC" w:rsidDel="002C359D">
          <w:rPr>
            <w:rFonts w:asciiTheme="minorHAnsi" w:hAnsiTheme="minorHAnsi" w:cstheme="minorHAnsi"/>
          </w:rPr>
          <w:delText>political decision</w:delText>
        </w:r>
        <w:r w:rsidR="00786A9E" w:rsidRPr="00D21ACC" w:rsidDel="002C359D">
          <w:rPr>
            <w:rFonts w:asciiTheme="minorHAnsi" w:hAnsiTheme="minorHAnsi" w:cstheme="minorHAnsi"/>
          </w:rPr>
          <w:delText xml:space="preserve"> to suppress the state regulation </w:delText>
        </w:r>
        <w:r w:rsidR="006434D7" w:rsidRPr="00D21ACC" w:rsidDel="002C359D">
          <w:rPr>
            <w:rFonts w:asciiTheme="minorHAnsi" w:hAnsiTheme="minorHAnsi" w:cstheme="minorHAnsi"/>
          </w:rPr>
          <w:delText>percentage</w:delText>
        </w:r>
        <w:r w:rsidR="00816530" w:rsidRPr="00D21ACC" w:rsidDel="002C359D">
          <w:rPr>
            <w:rFonts w:asciiTheme="minorHAnsi" w:hAnsiTheme="minorHAnsi" w:cstheme="minorHAnsi"/>
          </w:rPr>
          <w:delText xml:space="preserve">, by using </w:delText>
        </w:r>
        <w:r w:rsidR="00786A9E" w:rsidRPr="00D21ACC" w:rsidDel="002C359D">
          <w:rPr>
            <w:rFonts w:asciiTheme="minorHAnsi" w:hAnsiTheme="minorHAnsi" w:cstheme="minorHAnsi"/>
          </w:rPr>
          <w:lastRenderedPageBreak/>
          <w:delText>the framework of the Baily-Chetty function</w:delText>
        </w:r>
        <w:r w:rsidR="00816530" w:rsidRPr="00D21ACC" w:rsidDel="002C359D">
          <w:rPr>
            <w:rFonts w:asciiTheme="minorHAnsi" w:hAnsiTheme="minorHAnsi" w:cstheme="minorHAnsi"/>
          </w:rPr>
          <w:delText>,</w:delText>
        </w:r>
        <w:r w:rsidR="00786A9E" w:rsidRPr="00D21ACC" w:rsidDel="002C359D">
          <w:rPr>
            <w:rFonts w:asciiTheme="minorHAnsi" w:hAnsiTheme="minorHAnsi" w:cstheme="minorHAnsi"/>
          </w:rPr>
          <w:delText xml:space="preserve"> looking at 3 different cases. Lastly, we discuss the two main assumptions made to obtain our findings.  </w:delText>
        </w:r>
        <w:r w:rsidR="006B51E7" w:rsidRPr="00D21ACC" w:rsidDel="002C359D">
          <w:rPr>
            <w:rFonts w:asciiTheme="minorHAnsi" w:hAnsiTheme="minorHAnsi" w:cstheme="minorHAnsi"/>
          </w:rPr>
          <w:delText xml:space="preserve"> </w:delText>
        </w:r>
      </w:del>
    </w:p>
    <w:p w14:paraId="79CE873A" w14:textId="7A120C61" w:rsidR="00786A9E" w:rsidDel="002C359D" w:rsidRDefault="00786A9E">
      <w:pPr>
        <w:pStyle w:val="pf0"/>
        <w:spacing w:line="360" w:lineRule="auto"/>
        <w:jc w:val="both"/>
        <w:rPr>
          <w:del w:id="421" w:author="Mikael Randrup Byrialsen" w:date="2022-12-22T15:54:00Z"/>
        </w:rPr>
        <w:pPrChange w:id="422" w:author="Mikael Randrup Byrialsen" w:date="2022-12-22T15:54:00Z">
          <w:pPr>
            <w:pStyle w:val="Overskrift2"/>
            <w:jc w:val="both"/>
          </w:pPr>
        </w:pPrChange>
      </w:pPr>
      <w:del w:id="423" w:author="Mikael Randrup Byrialsen" w:date="2022-12-22T15:54:00Z">
        <w:r w:rsidDel="002C359D">
          <w:delText>Finding the relation between the micro and macro elasticity for Denmark</w:delText>
        </w:r>
      </w:del>
    </w:p>
    <w:p w14:paraId="0FCCAA30" w14:textId="017195D1" w:rsidR="005310E0" w:rsidRPr="005310E0" w:rsidDel="002C359D" w:rsidRDefault="005310E0" w:rsidP="008B1B99">
      <w:pPr>
        <w:jc w:val="both"/>
        <w:rPr>
          <w:del w:id="424" w:author="Mikael Randrup Byrialsen" w:date="2022-12-22T15:53:00Z"/>
        </w:rPr>
      </w:pPr>
    </w:p>
    <w:p w14:paraId="2DF39DA3" w14:textId="188B098B" w:rsidR="008C3542" w:rsidRPr="00847BCD" w:rsidRDefault="00E861C4">
      <w:pPr>
        <w:pStyle w:val="pf0"/>
        <w:spacing w:line="360" w:lineRule="auto"/>
        <w:jc w:val="both"/>
        <w:pPrChange w:id="425" w:author="Mikael Randrup Byrialsen" w:date="2022-12-22T15:54:00Z">
          <w:pPr>
            <w:spacing w:line="360" w:lineRule="auto"/>
            <w:jc w:val="both"/>
          </w:pPr>
        </w:pPrChange>
      </w:pPr>
      <w:del w:id="426" w:author="Mikael Randrup Byrialsen" w:date="2022-12-22T15:53:00Z">
        <w:r w:rsidRPr="00847BCD" w:rsidDel="002C359D">
          <w:delText xml:space="preserve">When discussing a political </w:delText>
        </w:r>
        <w:r w:rsidR="00377F4C" w:rsidDel="002C359D">
          <w:delText>regulation</w:delText>
        </w:r>
        <w:r w:rsidRPr="00847BCD" w:rsidDel="002C359D">
          <w:delText xml:space="preserve"> like suppressing the </w:delText>
        </w:r>
        <w:r w:rsidR="00377F4C" w:rsidDel="002C359D">
          <w:delText>state</w:delText>
        </w:r>
        <w:r w:rsidRPr="00847BCD" w:rsidDel="002C359D">
          <w:delText xml:space="preserve"> regulation </w:delText>
        </w:r>
        <w:r w:rsidR="00BA4CDD" w:rsidDel="002C359D">
          <w:delText>percentage</w:delText>
        </w:r>
        <w:r w:rsidRPr="00847BCD" w:rsidDel="002C359D">
          <w:delText xml:space="preserve">, it is </w:delText>
        </w:r>
        <w:r w:rsidR="00BA4CDD" w:rsidDel="002C359D">
          <w:delText>crucial</w:delText>
        </w:r>
        <w:r w:rsidRPr="00847BCD" w:rsidDel="002C359D">
          <w:delText xml:space="preserve"> to know the relationship between the macro elasticity and micro elasticity </w:delText>
        </w:r>
        <w:r w:rsidR="00D0428D" w:rsidDel="002C359D">
          <w:delText>for</w:delText>
        </w:r>
        <w:r w:rsidRPr="00847BCD" w:rsidDel="002C359D">
          <w:delText xml:space="preserve"> the Danish economy. </w:delText>
        </w:r>
        <w:r w:rsidR="00BA4CDD" w:rsidRPr="00BA4CDD" w:rsidDel="002C359D">
          <w:delText>To the best of our knowledge, no previous study has compared</w:delText>
        </w:r>
        <w:r w:rsidRPr="00BA4CDD" w:rsidDel="002C359D">
          <w:delText xml:space="preserve"> these</w:delText>
        </w:r>
        <w:r w:rsidRPr="00847BCD" w:rsidDel="002C359D">
          <w:delText xml:space="preserve"> for </w:delText>
        </w:r>
        <w:r w:rsidR="00377F4C" w:rsidDel="002C359D">
          <w:delText>Denmark</w:delText>
        </w:r>
        <w:r w:rsidR="00BA4CDD" w:rsidDel="002C359D">
          <w:delText xml:space="preserve">. </w:delText>
        </w:r>
        <w:r w:rsidR="00F73F7D" w:rsidDel="002C359D">
          <w:delText xml:space="preserve"> </w:delText>
        </w:r>
        <w:r w:rsidR="00BA4CDD" w:rsidRPr="000A6F43" w:rsidDel="002C359D">
          <w:delText xml:space="preserve">From a macroeconomic perspective, </w:delText>
        </w:r>
        <w:r w:rsidR="000A6F43" w:rsidRPr="000A6F43" w:rsidDel="002C359D">
          <w:delText>we therefor</w:delText>
        </w:r>
        <w:r w:rsidR="000412E2" w:rsidDel="002C359D">
          <w:delText>e</w:delText>
        </w:r>
        <w:r w:rsidR="000A6F43" w:rsidRPr="000A6F43" w:rsidDel="002C359D">
          <w:delText xml:space="preserve"> highly </w:delText>
        </w:r>
        <w:r w:rsidR="00BA4CDD" w:rsidRPr="000A6F43" w:rsidDel="002C359D">
          <w:delText>question the results</w:delText>
        </w:r>
        <w:r w:rsidR="000A6F43" w:rsidRPr="000A6F43" w:rsidDel="002C359D">
          <w:delText xml:space="preserve"> obtained by the</w:delText>
        </w:r>
        <w:r w:rsidR="00BA4CDD" w:rsidRPr="000A6F43" w:rsidDel="002C359D">
          <w:delText xml:space="preserve"> </w:delText>
        </w:r>
        <w:r w:rsidR="002539F9" w:rsidDel="002C359D">
          <w:delText>IS-model</w:delText>
        </w:r>
        <w:r w:rsidR="00377F4C" w:rsidDel="002C359D">
          <w:delText>, which will only capture the micro economic effects of changes to the level of income insurance</w:delText>
        </w:r>
        <w:r w:rsidR="00BA4CDD" w:rsidRPr="000A6F43" w:rsidDel="002C359D">
          <w:delText>.</w:delText>
        </w:r>
        <w:r w:rsidR="00BA4CDD" w:rsidDel="002C359D">
          <w:delText xml:space="preserve"> </w:delText>
        </w:r>
      </w:del>
      <w:del w:id="427" w:author="Mikael Randrup Byrialsen" w:date="2022-12-22T15:54:00Z">
        <w:r w:rsidR="000C2886" w:rsidDel="002C359D">
          <w:delText>For the general case</w:delText>
        </w:r>
        <w:r w:rsidR="003F32AA" w:rsidDel="002C359D">
          <w:delText xml:space="preserve"> </w:delText>
        </w:r>
      </w:del>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formula applies directly (Baily, 1978; Chetty, 2006). If the macro elasticity is greater than the micro elasticity, and there are aggregate inefficiencies, then </w:t>
      </w:r>
      <w:r w:rsidR="00847BCD">
        <w:t xml:space="preserve">income insurance </w:t>
      </w:r>
      <w:r w:rsidR="008C3542" w:rsidRPr="00847BCD">
        <w:t>should be set lower than the 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2BCA061B" w14:textId="3EB8590B" w:rsidR="008C3542" w:rsidRPr="00847BCD" w:rsidDel="002C359D" w:rsidRDefault="002C359D" w:rsidP="008B1B99">
      <w:pPr>
        <w:spacing w:line="360" w:lineRule="auto"/>
        <w:jc w:val="both"/>
        <w:rPr>
          <w:del w:id="428" w:author="Mikael Randrup Byrialsen" w:date="2022-12-22T15:55:00Z"/>
          <w:sz w:val="24"/>
          <w:szCs w:val="24"/>
        </w:rPr>
      </w:pPr>
      <w:ins w:id="429" w:author="Mikael Randrup Byrialsen" w:date="2022-12-22T15:55:00Z">
        <w:r>
          <w:rPr>
            <w:sz w:val="24"/>
            <w:szCs w:val="24"/>
          </w:rPr>
          <w:t>T</w:t>
        </w:r>
      </w:ins>
      <w:ins w:id="430" w:author="Mikael Randrup Byrialsen" w:date="2022-12-22T15:56:00Z">
        <w:r>
          <w:rPr>
            <w:sz w:val="24"/>
            <w:szCs w:val="24"/>
          </w:rPr>
          <w:t xml:space="preserve">o calculate </w:t>
        </w:r>
      </w:ins>
      <w:del w:id="431" w:author="Mikael Randrup Byrialsen" w:date="2022-12-22T15:55:00Z">
        <w:r w:rsidR="008C3542" w:rsidRPr="003240E2" w:rsidDel="002C359D">
          <w:rPr>
            <w:sz w:val="24"/>
            <w:szCs w:val="24"/>
          </w:rPr>
          <w:delText xml:space="preserve">Most literature touching </w:delText>
        </w:r>
        <w:r w:rsidR="00167FDE" w:rsidRPr="003240E2" w:rsidDel="002C359D">
          <w:rPr>
            <w:sz w:val="24"/>
            <w:szCs w:val="24"/>
          </w:rPr>
          <w:delText>o</w:delText>
        </w:r>
        <w:r w:rsidR="008C3542" w:rsidRPr="003240E2" w:rsidDel="002C359D">
          <w:rPr>
            <w:sz w:val="24"/>
            <w:szCs w:val="24"/>
          </w:rPr>
          <w:delText xml:space="preserve">n the relationship between the macro and micro elasticity </w:delText>
        </w:r>
        <w:r w:rsidR="003240E2" w:rsidRPr="003240E2" w:rsidDel="002C359D">
          <w:rPr>
            <w:sz w:val="24"/>
            <w:szCs w:val="24"/>
          </w:rPr>
          <w:delText xml:space="preserve">is based on the US economy </w:delText>
        </w:r>
        <w:r w:rsidR="00DD6234" w:rsidRPr="003240E2" w:rsidDel="002C359D">
          <w:rPr>
            <w:sz w:val="24"/>
            <w:szCs w:val="24"/>
          </w:rPr>
          <w:fldChar w:fldCharType="begin" w:fldLock="1"/>
        </w:r>
        <w:r w:rsidR="00B036CF" w:rsidRPr="003240E2" w:rsidDel="002C359D">
          <w:rPr>
            <w:sz w:val="24"/>
            <w:szCs w:val="24"/>
          </w:rPr>
          <w:del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delInstrText>
        </w:r>
        <w:r w:rsidR="00DD6234" w:rsidRPr="003240E2" w:rsidDel="002C359D">
          <w:rPr>
            <w:sz w:val="24"/>
            <w:szCs w:val="24"/>
          </w:rPr>
          <w:fldChar w:fldCharType="separate"/>
        </w:r>
        <w:r w:rsidR="00B036CF" w:rsidRPr="003240E2" w:rsidDel="002C359D">
          <w:rPr>
            <w:noProof/>
            <w:sz w:val="24"/>
            <w:szCs w:val="24"/>
          </w:rPr>
          <w:delText>(Boone et al., 2021; Dieterle et al., 2021; Hagedorn et al., 2013, 2016)</w:delText>
        </w:r>
        <w:r w:rsidR="00DD6234" w:rsidRPr="003240E2" w:rsidDel="002C359D">
          <w:rPr>
            <w:sz w:val="24"/>
            <w:szCs w:val="24"/>
          </w:rPr>
          <w:fldChar w:fldCharType="end"/>
        </w:r>
        <w:r w:rsidR="003240E2" w:rsidRPr="003240E2" w:rsidDel="002C359D">
          <w:rPr>
            <w:sz w:val="24"/>
            <w:szCs w:val="24"/>
          </w:rPr>
          <w:delText>.</w:delText>
        </w:r>
        <w:r w:rsidR="008C3542" w:rsidRPr="003240E2" w:rsidDel="002C359D">
          <w:rPr>
            <w:sz w:val="24"/>
            <w:szCs w:val="24"/>
          </w:rPr>
          <w:delText xml:space="preserve"> </w:delText>
        </w:r>
        <w:r w:rsidR="003240E2" w:rsidRPr="003240E2" w:rsidDel="002C359D">
          <w:rPr>
            <w:sz w:val="24"/>
            <w:szCs w:val="24"/>
          </w:rPr>
          <w:delText>The majority of the literature use</w:delText>
        </w:r>
        <w:r w:rsidR="008C3542" w:rsidRPr="003240E2" w:rsidDel="002C359D">
          <w:rPr>
            <w:sz w:val="24"/>
            <w:szCs w:val="24"/>
          </w:rPr>
          <w:delText xml:space="preserve"> </w:delText>
        </w:r>
        <w:r w:rsidR="00662931" w:rsidRPr="003240E2" w:rsidDel="002C359D">
          <w:rPr>
            <w:sz w:val="24"/>
            <w:szCs w:val="24"/>
          </w:rPr>
          <w:delText>T</w:delText>
        </w:r>
        <w:r w:rsidR="008C3542" w:rsidRPr="003240E2" w:rsidDel="002C359D">
          <w:rPr>
            <w:sz w:val="24"/>
            <w:szCs w:val="24"/>
          </w:rPr>
          <w:delText xml:space="preserve">he </w:delText>
        </w:r>
        <w:r w:rsidR="00662931" w:rsidRPr="003240E2" w:rsidDel="002C359D">
          <w:rPr>
            <w:sz w:val="24"/>
            <w:szCs w:val="24"/>
          </w:rPr>
          <w:delText xml:space="preserve">Great Recession which brought a series of </w:delText>
        </w:r>
        <w:r w:rsidR="00847BCD" w:rsidRPr="003240E2" w:rsidDel="002C359D">
          <w:rPr>
            <w:sz w:val="24"/>
            <w:szCs w:val="24"/>
          </w:rPr>
          <w:delText>UI</w:delText>
        </w:r>
        <w:r w:rsidR="00662931" w:rsidRPr="003240E2" w:rsidDel="002C359D">
          <w:rPr>
            <w:sz w:val="24"/>
            <w:szCs w:val="24"/>
          </w:rPr>
          <w:delText xml:space="preserve"> benefit extensions that were in many ways unprecedented in the United States </w:delText>
        </w:r>
        <w:r w:rsidR="00B036CF" w:rsidRPr="003240E2" w:rsidDel="002C359D">
          <w:rPr>
            <w:sz w:val="24"/>
            <w:szCs w:val="24"/>
          </w:rPr>
          <w:fldChar w:fldCharType="begin" w:fldLock="1"/>
        </w:r>
        <w:r w:rsidR="00B036CF" w:rsidRPr="003240E2" w:rsidDel="002C359D">
          <w:rPr>
            <w:sz w:val="24"/>
            <w:szCs w:val="24"/>
          </w:rPr>
          <w:del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delInstrText>
        </w:r>
        <w:r w:rsidR="00B036CF" w:rsidRPr="003240E2" w:rsidDel="002C359D">
          <w:rPr>
            <w:sz w:val="24"/>
            <w:szCs w:val="24"/>
          </w:rPr>
          <w:fldChar w:fldCharType="separate"/>
        </w:r>
        <w:r w:rsidR="00B036CF" w:rsidRPr="003240E2" w:rsidDel="002C359D">
          <w:rPr>
            <w:noProof/>
            <w:sz w:val="24"/>
            <w:szCs w:val="24"/>
          </w:rPr>
          <w:delText>(Dieterle et al., 2021)</w:delText>
        </w:r>
        <w:r w:rsidR="00B036CF" w:rsidRPr="003240E2" w:rsidDel="002C359D">
          <w:rPr>
            <w:sz w:val="24"/>
            <w:szCs w:val="24"/>
          </w:rPr>
          <w:fldChar w:fldCharType="end"/>
        </w:r>
        <w:r w:rsidR="00B036CF" w:rsidRPr="003240E2" w:rsidDel="002C359D">
          <w:rPr>
            <w:sz w:val="24"/>
            <w:szCs w:val="24"/>
          </w:rPr>
          <w:delText>.</w:delText>
        </w:r>
        <w:r w:rsidR="00B036CF" w:rsidDel="002C359D">
          <w:rPr>
            <w:sz w:val="24"/>
            <w:szCs w:val="24"/>
          </w:rPr>
          <w:delText xml:space="preserve"> </w:delText>
        </w:r>
        <w:r w:rsidR="00662931" w:rsidRPr="00847BCD" w:rsidDel="002C359D">
          <w:rPr>
            <w:sz w:val="24"/>
            <w:szCs w:val="24"/>
          </w:rPr>
          <w:delText>The results of these empirical tests are mixed and not giving a clear view of the relationship between the macro and micro elasticity.</w:delText>
        </w:r>
        <w:r w:rsidR="003F32AA" w:rsidDel="002C359D">
          <w:rPr>
            <w:sz w:val="24"/>
            <w:szCs w:val="24"/>
          </w:rPr>
          <w:delText xml:space="preserve"> </w:delText>
        </w:r>
        <w:r w:rsidR="003F32AA" w:rsidRPr="003240E2" w:rsidDel="002C359D">
          <w:rPr>
            <w:noProof/>
            <w:sz w:val="24"/>
            <w:szCs w:val="24"/>
          </w:rPr>
          <w:delText>Dieterle et al.</w:delText>
        </w:r>
        <w:r w:rsidR="00662931" w:rsidRPr="00847BCD" w:rsidDel="002C359D">
          <w:rPr>
            <w:sz w:val="24"/>
            <w:szCs w:val="24"/>
          </w:rPr>
          <w:delText xml:space="preserve"> </w:delText>
        </w:r>
        <w:r w:rsidR="003240E2" w:rsidDel="002C359D">
          <w:rPr>
            <w:sz w:val="24"/>
            <w:szCs w:val="24"/>
          </w:rPr>
          <w:fldChar w:fldCharType="begin" w:fldLock="1"/>
        </w:r>
        <w:r w:rsidR="003F32AA" w:rsidDel="002C359D">
          <w:rPr>
            <w:sz w:val="24"/>
            <w:szCs w:val="24"/>
          </w:rPr>
          <w:del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delInstrText>
        </w:r>
        <w:r w:rsidR="003240E2" w:rsidDel="002C359D">
          <w:rPr>
            <w:sz w:val="24"/>
            <w:szCs w:val="24"/>
          </w:rPr>
          <w:fldChar w:fldCharType="separate"/>
        </w:r>
        <w:r w:rsidR="003F32AA" w:rsidRPr="003F32AA" w:rsidDel="002C359D">
          <w:rPr>
            <w:noProof/>
            <w:sz w:val="24"/>
            <w:szCs w:val="24"/>
          </w:rPr>
          <w:delText>(2021)</w:delText>
        </w:r>
        <w:r w:rsidR="003240E2" w:rsidDel="002C359D">
          <w:rPr>
            <w:sz w:val="24"/>
            <w:szCs w:val="24"/>
          </w:rPr>
          <w:fldChar w:fldCharType="end"/>
        </w:r>
        <w:r w:rsidR="003240E2" w:rsidDel="002C359D">
          <w:rPr>
            <w:sz w:val="24"/>
            <w:szCs w:val="24"/>
          </w:rPr>
          <w:delText xml:space="preserve"> argues that t</w:delText>
        </w:r>
        <w:r w:rsidR="000F052E" w:rsidRPr="00847BCD" w:rsidDel="002C359D">
          <w:rPr>
            <w:sz w:val="24"/>
            <w:szCs w:val="24"/>
          </w:rPr>
          <w:delText xml:space="preserve">he mixed results </w:delText>
        </w:r>
        <w:r w:rsidR="00F24D30" w:rsidDel="002C359D">
          <w:rPr>
            <w:sz w:val="24"/>
            <w:szCs w:val="24"/>
          </w:rPr>
          <w:delText>are mostly attributed to the</w:delText>
        </w:r>
        <w:r w:rsidR="00662931" w:rsidRPr="00847BCD" w:rsidDel="002C359D">
          <w:rPr>
            <w:sz w:val="24"/>
            <w:szCs w:val="24"/>
          </w:rPr>
          <w:delText xml:space="preserve"> use</w:delText>
        </w:r>
        <w:r w:rsidR="00F24D30" w:rsidDel="002C359D">
          <w:rPr>
            <w:sz w:val="24"/>
            <w:szCs w:val="24"/>
          </w:rPr>
          <w:delText xml:space="preserve"> of</w:delText>
        </w:r>
        <w:r w:rsidR="00662931" w:rsidRPr="00847BCD" w:rsidDel="002C359D">
          <w:rPr>
            <w:sz w:val="24"/>
            <w:szCs w:val="24"/>
          </w:rPr>
          <w:delText xml:space="preserve"> causal effects</w:delText>
        </w:r>
        <w:r w:rsidR="00167FDE" w:rsidDel="002C359D">
          <w:rPr>
            <w:sz w:val="24"/>
            <w:szCs w:val="24"/>
          </w:rPr>
          <w:delText xml:space="preserve"> methods</w:delText>
        </w:r>
        <w:r w:rsidR="008F77EC" w:rsidDel="002C359D">
          <w:rPr>
            <w:sz w:val="24"/>
            <w:szCs w:val="24"/>
          </w:rPr>
          <w:delText>,</w:delText>
        </w:r>
        <w:r w:rsidR="00662931" w:rsidRPr="00847BCD" w:rsidDel="002C359D">
          <w:rPr>
            <w:sz w:val="24"/>
            <w:szCs w:val="24"/>
          </w:rPr>
          <w:delText xml:space="preserve"> using boarder-based approaches</w:delText>
        </w:r>
        <w:r w:rsidR="00D21A6E" w:rsidRPr="005239BF" w:rsidDel="002C359D">
          <w:rPr>
            <w:rStyle w:val="Fodnotehenvisning"/>
          </w:rPr>
          <w:footnoteReference w:id="15"/>
        </w:r>
        <w:r w:rsidR="008F77EC" w:rsidDel="002C359D">
          <w:rPr>
            <w:sz w:val="24"/>
            <w:szCs w:val="24"/>
          </w:rPr>
          <w:delText>.</w:delText>
        </w:r>
        <w:r w:rsidR="00662931" w:rsidRPr="00847BCD" w:rsidDel="002C359D">
          <w:rPr>
            <w:sz w:val="24"/>
            <w:szCs w:val="24"/>
          </w:rPr>
          <w:delText xml:space="preserve"> </w:delText>
        </w:r>
        <w:r w:rsidR="008F77EC" w:rsidDel="002C359D">
          <w:rPr>
            <w:sz w:val="24"/>
            <w:szCs w:val="24"/>
          </w:rPr>
          <w:delText>T</w:delText>
        </w:r>
        <w:r w:rsidR="003240E2" w:rsidDel="002C359D">
          <w:rPr>
            <w:sz w:val="24"/>
            <w:szCs w:val="24"/>
          </w:rPr>
          <w:delText>hese methods rely on</w:delText>
        </w:r>
        <w:r w:rsidR="00662931" w:rsidRPr="00847BCD" w:rsidDel="002C359D">
          <w:rPr>
            <w:sz w:val="24"/>
            <w:szCs w:val="24"/>
          </w:rPr>
          <w:delText xml:space="preserve"> two conditions: First, it require</w:delText>
        </w:r>
        <w:r w:rsidR="00201996" w:rsidDel="002C359D">
          <w:rPr>
            <w:sz w:val="24"/>
            <w:szCs w:val="24"/>
          </w:rPr>
          <w:delText>s</w:delText>
        </w:r>
        <w:r w:rsidR="00662931" w:rsidRPr="00847BCD" w:rsidDel="002C359D">
          <w:rPr>
            <w:sz w:val="24"/>
            <w:szCs w:val="24"/>
          </w:rPr>
          <w:delText xml:space="preserve"> that the areas being compared on either side of the border would experience similar labor market conditions in the absence of a difference in </w:delText>
        </w:r>
        <w:r w:rsidR="00201996" w:rsidDel="002C359D">
          <w:rPr>
            <w:sz w:val="24"/>
            <w:szCs w:val="24"/>
          </w:rPr>
          <w:delText>benefit level</w:delText>
        </w:r>
        <w:r w:rsidR="00662931" w:rsidRPr="00847BCD" w:rsidDel="002C359D">
          <w:rPr>
            <w:sz w:val="24"/>
            <w:szCs w:val="24"/>
          </w:rPr>
          <w:delText xml:space="preserve">. Second, it also requires that the effect of the policy is concentrated on one side of the border, </w:delText>
        </w:r>
        <w:r w:rsidR="00662931" w:rsidRPr="00847BCD" w:rsidDel="002C359D">
          <w:rPr>
            <w:sz w:val="24"/>
            <w:szCs w:val="24"/>
          </w:rPr>
          <w:lastRenderedPageBreak/>
          <w:delText>meaning the effects on one si</w:delText>
        </w:r>
        <w:r w:rsidR="000412E2" w:rsidDel="002C359D">
          <w:rPr>
            <w:sz w:val="24"/>
            <w:szCs w:val="24"/>
          </w:rPr>
          <w:delText>d</w:delText>
        </w:r>
        <w:r w:rsidR="00662931" w:rsidRPr="00847BCD" w:rsidDel="002C359D">
          <w:rPr>
            <w:sz w:val="24"/>
            <w:szCs w:val="24"/>
          </w:rPr>
          <w:delText>e of the border can’t spill over to the other si</w:delText>
        </w:r>
        <w:r w:rsidR="000412E2" w:rsidDel="002C359D">
          <w:rPr>
            <w:sz w:val="24"/>
            <w:szCs w:val="24"/>
          </w:rPr>
          <w:delText>d</w:delText>
        </w:r>
        <w:r w:rsidR="00662931" w:rsidRPr="00847BCD" w:rsidDel="002C359D">
          <w:rPr>
            <w:sz w:val="24"/>
            <w:szCs w:val="24"/>
          </w:rPr>
          <w:delText>e</w:delText>
        </w:r>
        <w:r w:rsidR="000F052E" w:rsidRPr="00847BCD" w:rsidDel="002C359D">
          <w:rPr>
            <w:sz w:val="24"/>
            <w:szCs w:val="24"/>
          </w:rPr>
          <w:delText xml:space="preserve">. </w:delText>
        </w:r>
        <w:r w:rsidR="003F32AA" w:rsidDel="002C359D">
          <w:rPr>
            <w:sz w:val="24"/>
            <w:szCs w:val="24"/>
          </w:rPr>
          <w:delText>They further</w:delText>
        </w:r>
        <w:r w:rsidR="00B036CF" w:rsidDel="002C359D">
          <w:rPr>
            <w:sz w:val="24"/>
            <w:szCs w:val="24"/>
          </w:rPr>
          <w:delText xml:space="preserve"> </w:delText>
        </w:r>
        <w:r w:rsidR="000F052E" w:rsidRPr="00847BCD" w:rsidDel="002C359D">
          <w:rPr>
            <w:sz w:val="24"/>
            <w:szCs w:val="24"/>
          </w:rPr>
          <w:delText>argue that not all papers have been able to fulfill these conditions, making the results mixed</w:delText>
        </w:r>
        <w:r w:rsidR="008F77EC" w:rsidDel="002C359D">
          <w:rPr>
            <w:sz w:val="24"/>
            <w:szCs w:val="24"/>
          </w:rPr>
          <w:delText xml:space="preserve"> </w:delText>
        </w:r>
        <w:r w:rsidR="008F77EC" w:rsidDel="002C359D">
          <w:rPr>
            <w:sz w:val="24"/>
            <w:szCs w:val="24"/>
          </w:rPr>
          <w:fldChar w:fldCharType="begin" w:fldLock="1"/>
        </w:r>
        <w:r w:rsidR="00E60618" w:rsidDel="002C359D">
          <w:rPr>
            <w:sz w:val="24"/>
            <w:szCs w:val="24"/>
          </w:rPr>
          <w:del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delInstrText>
        </w:r>
        <w:r w:rsidR="008F77EC" w:rsidDel="002C359D">
          <w:rPr>
            <w:sz w:val="24"/>
            <w:szCs w:val="24"/>
          </w:rPr>
          <w:fldChar w:fldCharType="separate"/>
        </w:r>
        <w:r w:rsidR="008F77EC" w:rsidRPr="008F77EC" w:rsidDel="002C359D">
          <w:rPr>
            <w:noProof/>
            <w:sz w:val="24"/>
            <w:szCs w:val="24"/>
          </w:rPr>
          <w:delText>(Dieterle et al., 2021)</w:delText>
        </w:r>
        <w:r w:rsidR="008F77EC" w:rsidDel="002C359D">
          <w:rPr>
            <w:sz w:val="24"/>
            <w:szCs w:val="24"/>
          </w:rPr>
          <w:fldChar w:fldCharType="end"/>
        </w:r>
        <w:r w:rsidR="000F052E" w:rsidRPr="00847BCD" w:rsidDel="002C359D">
          <w:rPr>
            <w:sz w:val="24"/>
            <w:szCs w:val="24"/>
          </w:rPr>
          <w:delText xml:space="preserve">. </w:delText>
        </w:r>
      </w:del>
    </w:p>
    <w:p w14:paraId="4217017C" w14:textId="2E10B3A0" w:rsidR="00885CF7" w:rsidRPr="00847BCD" w:rsidDel="002C359D" w:rsidRDefault="00B036CF" w:rsidP="008B1B99">
      <w:pPr>
        <w:spacing w:line="360" w:lineRule="auto"/>
        <w:jc w:val="both"/>
        <w:rPr>
          <w:del w:id="434" w:author="Mikael Randrup Byrialsen" w:date="2022-12-22T15:55:00Z"/>
          <w:sz w:val="24"/>
          <w:szCs w:val="24"/>
        </w:rPr>
      </w:pPr>
      <w:del w:id="435" w:author="Mikael Randrup Byrialsen" w:date="2022-12-22T15:55:00Z">
        <w:r w:rsidDel="002C359D">
          <w:rPr>
            <w:sz w:val="24"/>
            <w:szCs w:val="24"/>
          </w:rPr>
          <w:delText>We already introduced the study by</w:delText>
        </w:r>
        <w:r w:rsidR="003F32AA" w:rsidDel="002C359D">
          <w:rPr>
            <w:sz w:val="24"/>
            <w:szCs w:val="24"/>
          </w:rPr>
          <w:delText xml:space="preserve"> </w:delText>
        </w:r>
        <w:r w:rsidR="003F32AA" w:rsidRPr="00B036CF" w:rsidDel="002C359D">
          <w:rPr>
            <w:noProof/>
            <w:sz w:val="24"/>
            <w:szCs w:val="24"/>
          </w:rPr>
          <w:delText>Fredriksson &amp; Söderström</w:delText>
        </w:r>
        <w:r w:rsidR="000F052E" w:rsidRPr="00847BCD" w:rsidDel="002C359D">
          <w:rPr>
            <w:sz w:val="24"/>
            <w:szCs w:val="24"/>
          </w:rPr>
          <w:delText xml:space="preserve"> </w:delText>
        </w:r>
        <w:r w:rsidDel="002C359D">
          <w:rPr>
            <w:sz w:val="24"/>
            <w:szCs w:val="24"/>
          </w:rPr>
          <w:fldChar w:fldCharType="begin" w:fldLock="1"/>
        </w:r>
        <w:r w:rsidR="003F32AA" w:rsidDel="002C359D">
          <w:rPr>
            <w:sz w:val="24"/>
            <w:szCs w:val="24"/>
          </w:rPr>
          <w:del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delInstrText>
        </w:r>
        <w:r w:rsidDel="002C359D">
          <w:rPr>
            <w:sz w:val="24"/>
            <w:szCs w:val="24"/>
          </w:rPr>
          <w:fldChar w:fldCharType="separate"/>
        </w:r>
        <w:r w:rsidR="003F32AA" w:rsidRPr="003F32AA" w:rsidDel="002C359D">
          <w:rPr>
            <w:noProof/>
            <w:sz w:val="24"/>
            <w:szCs w:val="24"/>
          </w:rPr>
          <w:delText>(2020)</w:delText>
        </w:r>
        <w:r w:rsidDel="002C359D">
          <w:rPr>
            <w:sz w:val="24"/>
            <w:szCs w:val="24"/>
          </w:rPr>
          <w:fldChar w:fldCharType="end"/>
        </w:r>
        <w:r w:rsidDel="002C359D">
          <w:rPr>
            <w:sz w:val="24"/>
            <w:szCs w:val="24"/>
          </w:rPr>
          <w:delText xml:space="preserve"> who </w:delText>
        </w:r>
        <w:r w:rsidR="000F052E" w:rsidRPr="00847BCD" w:rsidDel="002C359D">
          <w:rPr>
            <w:sz w:val="24"/>
            <w:szCs w:val="24"/>
          </w:rPr>
          <w:delText xml:space="preserve">use </w:delText>
        </w:r>
        <w:r w:rsidR="001B6085" w:rsidRPr="00847BCD" w:rsidDel="002C359D">
          <w:rPr>
            <w:sz w:val="24"/>
            <w:szCs w:val="24"/>
          </w:rPr>
          <w:delText>changes in the replacement rate of the wage when going to unemployment</w:delText>
        </w:r>
        <w:r w:rsidR="006E2C40" w:rsidDel="002C359D">
          <w:rPr>
            <w:sz w:val="24"/>
            <w:szCs w:val="24"/>
          </w:rPr>
          <w:delText xml:space="preserve"> to obtain an estimate of the macro elasticity. They</w:delText>
        </w:r>
        <w:r w:rsidR="00DC0BA1" w:rsidDel="002C359D">
          <w:rPr>
            <w:sz w:val="24"/>
            <w:szCs w:val="24"/>
          </w:rPr>
          <w:delText xml:space="preserve"> tak</w:delText>
        </w:r>
        <w:r w:rsidR="006E2C40" w:rsidDel="002C359D">
          <w:rPr>
            <w:sz w:val="24"/>
            <w:szCs w:val="24"/>
          </w:rPr>
          <w:delText>e</w:delText>
        </w:r>
        <w:r w:rsidR="00DC0BA1" w:rsidDel="002C359D">
          <w:rPr>
            <w:sz w:val="24"/>
            <w:szCs w:val="24"/>
          </w:rPr>
          <w:delText xml:space="preserve"> advantage of</w:delText>
        </w:r>
        <w:r w:rsidR="001B6085" w:rsidRPr="00847BCD" w:rsidDel="002C359D">
          <w:rPr>
            <w:sz w:val="24"/>
            <w:szCs w:val="24"/>
          </w:rPr>
          <w:delText xml:space="preserve"> the heterogeneity in high-wage and low-wage</w:delText>
        </w:r>
        <w:r w:rsidR="00201996" w:rsidDel="002C359D">
          <w:rPr>
            <w:sz w:val="24"/>
            <w:szCs w:val="24"/>
          </w:rPr>
          <w:delText xml:space="preserve"> regions</w:delText>
        </w:r>
        <w:r w:rsidR="00847BCD" w:rsidDel="002C359D">
          <w:rPr>
            <w:sz w:val="24"/>
            <w:szCs w:val="24"/>
          </w:rPr>
          <w:delText xml:space="preserve">, </w:delText>
        </w:r>
        <w:r w:rsidR="00E60618" w:rsidDel="002C359D">
          <w:rPr>
            <w:sz w:val="24"/>
            <w:szCs w:val="24"/>
          </w:rPr>
          <w:delText xml:space="preserve">where </w:delText>
        </w:r>
        <w:r w:rsidR="00847BCD" w:rsidDel="002C359D">
          <w:rPr>
            <w:sz w:val="24"/>
            <w:szCs w:val="24"/>
          </w:rPr>
          <w:delText>it is assumed that</w:delText>
        </w:r>
        <w:r w:rsidR="001B6085" w:rsidRPr="00847BCD" w:rsidDel="002C359D">
          <w:rPr>
            <w:sz w:val="24"/>
            <w:szCs w:val="24"/>
          </w:rPr>
          <w:delText xml:space="preserve"> </w:delText>
        </w:r>
        <w:r w:rsidR="00847BCD" w:rsidDel="002C359D">
          <w:rPr>
            <w:sz w:val="24"/>
            <w:szCs w:val="24"/>
          </w:rPr>
          <w:delText>l</w:delText>
        </w:r>
        <w:r w:rsidR="002A1699" w:rsidRPr="00847BCD" w:rsidDel="002C359D">
          <w:rPr>
            <w:sz w:val="24"/>
            <w:szCs w:val="24"/>
          </w:rPr>
          <w:delText>owering the ceiling reduces benefit generosity more in high-wage regions</w:delText>
        </w:r>
        <w:r w:rsidR="00847BCD" w:rsidDel="002C359D">
          <w:rPr>
            <w:sz w:val="24"/>
            <w:szCs w:val="24"/>
          </w:rPr>
          <w:delText>,</w:delText>
        </w:r>
        <w:r w:rsidR="002A1699" w:rsidRPr="00847BCD" w:rsidDel="002C359D">
          <w:rPr>
            <w:sz w:val="24"/>
            <w:szCs w:val="24"/>
          </w:rPr>
          <w:delText xml:space="preserve"> </w:delText>
        </w:r>
        <w:r w:rsidR="00847BCD" w:rsidDel="002C359D">
          <w:rPr>
            <w:sz w:val="24"/>
            <w:szCs w:val="24"/>
          </w:rPr>
          <w:delText>s</w:delText>
        </w:r>
        <w:r w:rsidR="002A1699" w:rsidRPr="00847BCD" w:rsidDel="002C359D">
          <w:rPr>
            <w:sz w:val="24"/>
            <w:szCs w:val="24"/>
          </w:rPr>
          <w:delText xml:space="preserve">ince high-wage regions also tend to be low-unemployment regions. </w:delText>
        </w:r>
        <w:r w:rsidR="003F32AA" w:rsidRPr="00B036CF" w:rsidDel="002C359D">
          <w:rPr>
            <w:noProof/>
            <w:sz w:val="24"/>
            <w:szCs w:val="24"/>
          </w:rPr>
          <w:delText>Fredriksson &amp; Söderström</w:delText>
        </w:r>
        <w:r w:rsidR="003F32AA" w:rsidDel="002C359D">
          <w:rPr>
            <w:sz w:val="24"/>
            <w:szCs w:val="24"/>
          </w:rPr>
          <w:delText xml:space="preserve"> </w:delText>
        </w:r>
        <w:r w:rsidDel="002C359D">
          <w:rPr>
            <w:sz w:val="24"/>
            <w:szCs w:val="24"/>
          </w:rPr>
          <w:fldChar w:fldCharType="begin" w:fldLock="1"/>
        </w:r>
        <w:r w:rsidR="003F32AA" w:rsidDel="002C359D">
          <w:rPr>
            <w:sz w:val="24"/>
            <w:szCs w:val="24"/>
          </w:rPr>
          <w:del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delInstrText>
        </w:r>
        <w:r w:rsidDel="002C359D">
          <w:rPr>
            <w:sz w:val="24"/>
            <w:szCs w:val="24"/>
          </w:rPr>
          <w:fldChar w:fldCharType="separate"/>
        </w:r>
        <w:r w:rsidR="003F32AA" w:rsidRPr="003F32AA" w:rsidDel="002C359D">
          <w:rPr>
            <w:noProof/>
            <w:sz w:val="24"/>
            <w:szCs w:val="24"/>
          </w:rPr>
          <w:delText>(2020)</w:delText>
        </w:r>
        <w:r w:rsidDel="002C359D">
          <w:rPr>
            <w:sz w:val="24"/>
            <w:szCs w:val="24"/>
          </w:rPr>
          <w:fldChar w:fldCharType="end"/>
        </w:r>
        <w:r w:rsidDel="002C359D">
          <w:rPr>
            <w:sz w:val="24"/>
            <w:szCs w:val="24"/>
          </w:rPr>
          <w:delText xml:space="preserve"> </w:delText>
        </w:r>
        <w:r w:rsidR="001B6085" w:rsidRPr="00847BCD" w:rsidDel="002C359D">
          <w:rPr>
            <w:sz w:val="24"/>
            <w:szCs w:val="24"/>
          </w:rPr>
          <w:delText>finds that the macro elasticity</w:delText>
        </w:r>
        <w:r w:rsidR="00FF21EA" w:rsidDel="002C359D">
          <w:rPr>
            <w:sz w:val="24"/>
            <w:szCs w:val="24"/>
          </w:rPr>
          <w:delText xml:space="preserve"> on unemployment</w:delText>
        </w:r>
        <w:r w:rsidR="001B6085" w:rsidRPr="00847BCD" w:rsidDel="002C359D">
          <w:rPr>
            <w:sz w:val="24"/>
            <w:szCs w:val="24"/>
          </w:rPr>
          <w:delText xml:space="preserve"> in Sweden is twice as large as the micro </w:delText>
        </w:r>
        <w:r w:rsidR="00FF21EA" w:rsidDel="002C359D">
          <w:rPr>
            <w:sz w:val="24"/>
            <w:szCs w:val="24"/>
          </w:rPr>
          <w:delText>elasticity</w:delText>
        </w:r>
        <w:r w:rsidR="001B6085" w:rsidRPr="00847BCD" w:rsidDel="002C359D">
          <w:rPr>
            <w:sz w:val="24"/>
            <w:szCs w:val="24"/>
          </w:rPr>
          <w:delText xml:space="preserve"> with a macro elasticity </w:delText>
        </w:r>
        <w:commentRangeStart w:id="436"/>
        <w:r w:rsidR="001B6085" w:rsidRPr="00847BCD" w:rsidDel="002C359D">
          <w:rPr>
            <w:sz w:val="24"/>
            <w:szCs w:val="24"/>
          </w:rPr>
          <w:delText xml:space="preserve">of 3 </w:delText>
        </w:r>
        <w:commentRangeEnd w:id="436"/>
        <w:r w:rsidR="007F5CB2" w:rsidDel="002C359D">
          <w:rPr>
            <w:rStyle w:val="Kommentarhenvisning"/>
          </w:rPr>
          <w:commentReference w:id="436"/>
        </w:r>
        <w:r w:rsidR="001B6085" w:rsidRPr="00847BCD" w:rsidDel="002C359D">
          <w:rPr>
            <w:sz w:val="24"/>
            <w:szCs w:val="24"/>
          </w:rPr>
          <w:delText>compared to a micro elasticity of 1.4-1.</w:delText>
        </w:r>
        <w:r w:rsidR="005E6092" w:rsidRPr="00847BCD" w:rsidDel="002C359D">
          <w:rPr>
            <w:sz w:val="24"/>
            <w:szCs w:val="24"/>
          </w:rPr>
          <w:delText>5</w:delText>
        </w:r>
        <w:r w:rsidR="001B6085" w:rsidRPr="00847BCD" w:rsidDel="002C359D">
          <w:rPr>
            <w:sz w:val="24"/>
            <w:szCs w:val="24"/>
          </w:rPr>
          <w:delText>.</w:delText>
        </w:r>
      </w:del>
    </w:p>
    <w:p w14:paraId="65DA70AA" w14:textId="696E9403" w:rsidR="00E5618E" w:rsidRPr="001117B6" w:rsidDel="002C359D" w:rsidRDefault="00971A89" w:rsidP="008B1B99">
      <w:pPr>
        <w:spacing w:line="360" w:lineRule="auto"/>
        <w:jc w:val="both"/>
        <w:rPr>
          <w:del w:id="437" w:author="Mikael Randrup Byrialsen" w:date="2022-12-22T15:55:00Z"/>
          <w:sz w:val="24"/>
          <w:szCs w:val="24"/>
        </w:rPr>
      </w:pPr>
      <w:del w:id="438" w:author="Mikael Randrup Byrialsen" w:date="2022-12-22T15:55:00Z">
        <w:r w:rsidRPr="00847BCD" w:rsidDel="002C359D">
          <w:rPr>
            <w:sz w:val="24"/>
            <w:szCs w:val="24"/>
          </w:rPr>
          <w:delText>They argue that the main effect</w:delText>
        </w:r>
        <w:r w:rsidR="00E60618" w:rsidDel="002C359D">
          <w:rPr>
            <w:sz w:val="24"/>
            <w:szCs w:val="24"/>
          </w:rPr>
          <w:delText xml:space="preserve"> explaining the difference in the macro and micro elasticity</w:delText>
        </w:r>
        <w:r w:rsidRPr="00847BCD" w:rsidDel="002C359D">
          <w:rPr>
            <w:sz w:val="24"/>
            <w:szCs w:val="24"/>
          </w:rPr>
          <w:delText xml:space="preserve"> is </w:delText>
        </w:r>
        <w:r w:rsidR="00D969ED" w:rsidDel="002C359D">
          <w:rPr>
            <w:sz w:val="24"/>
            <w:szCs w:val="24"/>
          </w:rPr>
          <w:delText>due</w:delText>
        </w:r>
        <w:r w:rsidR="00D0428D" w:rsidDel="002C359D">
          <w:rPr>
            <w:sz w:val="24"/>
            <w:szCs w:val="24"/>
          </w:rPr>
          <w:delText xml:space="preserve"> to the higher </w:delText>
        </w:r>
        <w:r w:rsidRPr="00847BCD" w:rsidDel="002C359D">
          <w:rPr>
            <w:sz w:val="24"/>
            <w:szCs w:val="24"/>
          </w:rPr>
          <w:delText>wage pressure</w:delText>
        </w:r>
        <w:r w:rsidR="00847BCD" w:rsidDel="002C359D">
          <w:rPr>
            <w:sz w:val="24"/>
            <w:szCs w:val="24"/>
          </w:rPr>
          <w:delText>,</w:delText>
        </w:r>
        <w:r w:rsidRPr="00847BCD" w:rsidDel="002C359D">
          <w:rPr>
            <w:sz w:val="24"/>
            <w:szCs w:val="24"/>
          </w:rPr>
          <w:delText xml:space="preserve"> following an increase in </w:delText>
        </w:r>
        <w:r w:rsidR="00E60618" w:rsidDel="002C359D">
          <w:rPr>
            <w:sz w:val="24"/>
            <w:szCs w:val="24"/>
          </w:rPr>
          <w:delText>income insurance</w:delText>
        </w:r>
        <w:r w:rsidRPr="00847BCD" w:rsidDel="002C359D">
          <w:rPr>
            <w:sz w:val="24"/>
            <w:szCs w:val="24"/>
          </w:rPr>
          <w:delText xml:space="preserve"> generosity. </w:delText>
        </w:r>
        <w:r w:rsidR="003F32AA" w:rsidRPr="00B036CF" w:rsidDel="002C359D">
          <w:rPr>
            <w:noProof/>
            <w:sz w:val="24"/>
            <w:szCs w:val="24"/>
          </w:rPr>
          <w:delText>Fredriksson &amp; Söderström</w:delText>
        </w:r>
        <w:r w:rsidR="003F32AA" w:rsidDel="002C359D">
          <w:rPr>
            <w:sz w:val="24"/>
            <w:szCs w:val="24"/>
          </w:rPr>
          <w:delText xml:space="preserve"> </w:delText>
        </w:r>
        <w:r w:rsidR="00B036CF" w:rsidDel="002C359D">
          <w:rPr>
            <w:sz w:val="24"/>
            <w:szCs w:val="24"/>
          </w:rPr>
          <w:fldChar w:fldCharType="begin" w:fldLock="1"/>
        </w:r>
        <w:r w:rsidR="00EC578D" w:rsidDel="002C359D">
          <w:rPr>
            <w:sz w:val="24"/>
            <w:szCs w:val="24"/>
          </w:rPr>
          <w:del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delInstrText>
        </w:r>
        <w:r w:rsidR="00B036CF" w:rsidDel="002C359D">
          <w:rPr>
            <w:sz w:val="24"/>
            <w:szCs w:val="24"/>
          </w:rPr>
          <w:fldChar w:fldCharType="separate"/>
        </w:r>
        <w:r w:rsidR="003F32AA" w:rsidRPr="003F32AA" w:rsidDel="002C359D">
          <w:rPr>
            <w:noProof/>
            <w:sz w:val="24"/>
            <w:szCs w:val="24"/>
          </w:rPr>
          <w:delText>(2020)</w:delText>
        </w:r>
        <w:r w:rsidR="00B036CF" w:rsidDel="002C359D">
          <w:rPr>
            <w:sz w:val="24"/>
            <w:szCs w:val="24"/>
          </w:rPr>
          <w:fldChar w:fldCharType="end"/>
        </w:r>
        <w:r w:rsidR="00B036CF" w:rsidDel="002C359D">
          <w:rPr>
            <w:sz w:val="24"/>
            <w:szCs w:val="24"/>
          </w:rPr>
          <w:delText xml:space="preserve"> </w:delText>
        </w:r>
        <w:r w:rsidR="00E60618" w:rsidDel="002C359D">
          <w:rPr>
            <w:sz w:val="24"/>
            <w:szCs w:val="24"/>
          </w:rPr>
          <w:delText>show</w:delText>
        </w:r>
        <w:r w:rsidRPr="00847BCD" w:rsidDel="002C359D">
          <w:rPr>
            <w:sz w:val="24"/>
            <w:szCs w:val="24"/>
          </w:rPr>
          <w:delText xml:space="preserve"> empirical evidence</w:delText>
        </w:r>
        <w:r w:rsidR="00E60618" w:rsidDel="002C359D">
          <w:rPr>
            <w:sz w:val="24"/>
            <w:szCs w:val="24"/>
          </w:rPr>
          <w:delText>,</w:delText>
        </w:r>
        <w:r w:rsidRPr="00847BCD" w:rsidDel="002C359D">
          <w:rPr>
            <w:sz w:val="24"/>
            <w:szCs w:val="24"/>
          </w:rPr>
          <w:delText xml:space="preserve"> that wages rise as a result of</w:delText>
        </w:r>
        <w:r w:rsidR="007E3D50" w:rsidDel="002C359D">
          <w:rPr>
            <w:sz w:val="24"/>
            <w:szCs w:val="24"/>
          </w:rPr>
          <w:delText xml:space="preserve"> an</w:delText>
        </w:r>
        <w:r w:rsidRPr="00847BCD" w:rsidDel="002C359D">
          <w:rPr>
            <w:sz w:val="24"/>
            <w:szCs w:val="24"/>
          </w:rPr>
          <w:delText xml:space="preserve"> increase in </w:delText>
        </w:r>
        <w:r w:rsidR="00790385" w:rsidDel="002C359D">
          <w:rPr>
            <w:sz w:val="24"/>
            <w:szCs w:val="24"/>
          </w:rPr>
          <w:delText>the celling for the maximum level of income insurance (replacement rate)</w:delText>
        </w:r>
        <w:r w:rsidRPr="00847BCD" w:rsidDel="002C359D">
          <w:rPr>
            <w:sz w:val="24"/>
            <w:szCs w:val="24"/>
          </w:rPr>
          <w:delText xml:space="preserve">. Overall, the elasticity of interest is in the order of 0.2–0.3. </w:delText>
        </w:r>
        <w:r w:rsidR="003E1DD6" w:rsidRPr="00082FF3" w:rsidDel="002C359D">
          <w:rPr>
            <w:sz w:val="24"/>
            <w:szCs w:val="24"/>
          </w:rPr>
          <w:delText>The</w:delText>
        </w:r>
        <w:r w:rsidR="00812DCC" w:rsidDel="002C359D">
          <w:rPr>
            <w:sz w:val="24"/>
            <w:szCs w:val="24"/>
          </w:rPr>
          <w:delText>y argue that the</w:delText>
        </w:r>
        <w:r w:rsidR="003E1DD6" w:rsidRPr="00082FF3" w:rsidDel="002C359D">
          <w:rPr>
            <w:sz w:val="24"/>
            <w:szCs w:val="24"/>
          </w:rPr>
          <w:delText xml:space="preserve"> </w:delText>
        </w:r>
        <w:r w:rsidR="00201996" w:rsidRPr="00082FF3" w:rsidDel="002C359D">
          <w:rPr>
            <w:sz w:val="24"/>
            <w:szCs w:val="24"/>
          </w:rPr>
          <w:delText>macroeconomic consequences of higher wage</w:delText>
        </w:r>
        <w:r w:rsidR="00D0428D" w:rsidRPr="00082FF3" w:rsidDel="002C359D">
          <w:rPr>
            <w:sz w:val="24"/>
            <w:szCs w:val="24"/>
          </w:rPr>
          <w:delText>s</w:delText>
        </w:r>
        <w:r w:rsidR="003E1DD6" w:rsidRPr="00082FF3" w:rsidDel="002C359D">
          <w:rPr>
            <w:sz w:val="24"/>
            <w:szCs w:val="24"/>
          </w:rPr>
          <w:delText xml:space="preserve"> </w:delText>
        </w:r>
        <w:r w:rsidR="006434D7" w:rsidRPr="00082FF3" w:rsidDel="002C359D">
          <w:rPr>
            <w:sz w:val="24"/>
            <w:szCs w:val="24"/>
          </w:rPr>
          <w:delText>are</w:delText>
        </w:r>
        <w:r w:rsidR="003E1DD6" w:rsidRPr="00082FF3" w:rsidDel="002C359D">
          <w:rPr>
            <w:sz w:val="24"/>
            <w:szCs w:val="24"/>
          </w:rPr>
          <w:delText xml:space="preserve"> that </w:delText>
        </w:r>
        <w:r w:rsidR="00FF21EA" w:rsidRPr="00082FF3" w:rsidDel="002C359D">
          <w:rPr>
            <w:sz w:val="24"/>
            <w:szCs w:val="24"/>
          </w:rPr>
          <w:delText>f</w:delText>
        </w:r>
        <w:r w:rsidRPr="00082FF3" w:rsidDel="002C359D">
          <w:rPr>
            <w:sz w:val="24"/>
            <w:szCs w:val="24"/>
          </w:rPr>
          <w:delText>irms respond by creating fewer jobs</w:delText>
        </w:r>
        <w:r w:rsidR="00E60618" w:rsidDel="002C359D">
          <w:rPr>
            <w:sz w:val="24"/>
            <w:szCs w:val="24"/>
          </w:rPr>
          <w:delText>,</w:delText>
        </w:r>
        <w:r w:rsidRPr="00082FF3" w:rsidDel="002C359D">
          <w:rPr>
            <w:sz w:val="24"/>
            <w:szCs w:val="24"/>
          </w:rPr>
          <w:delText xml:space="preserve"> and so, market tightness is reduced </w:delText>
        </w:r>
        <w:r w:rsidR="00201996" w:rsidRPr="00082FF3" w:rsidDel="002C359D">
          <w:rPr>
            <w:sz w:val="24"/>
            <w:szCs w:val="24"/>
          </w:rPr>
          <w:delText>increasing</w:delText>
        </w:r>
        <w:r w:rsidRPr="00082FF3" w:rsidDel="002C359D">
          <w:rPr>
            <w:sz w:val="24"/>
            <w:szCs w:val="24"/>
          </w:rPr>
          <w:delText xml:space="preserve"> unemployment</w:delText>
        </w:r>
        <w:r w:rsidR="00201996" w:rsidRPr="00082FF3" w:rsidDel="002C359D">
          <w:rPr>
            <w:sz w:val="24"/>
            <w:szCs w:val="24"/>
          </w:rPr>
          <w:delText xml:space="preserve"> </w:delText>
        </w:r>
        <w:r w:rsidRPr="00082FF3" w:rsidDel="002C359D">
          <w:rPr>
            <w:sz w:val="24"/>
            <w:szCs w:val="24"/>
          </w:rPr>
          <w:delText>– over and above the direct effect coming from reduced search incentives among unemployed workers.</w:delText>
        </w:r>
        <w:r w:rsidR="003E1DD6" w:rsidRPr="00082FF3" w:rsidDel="002C359D">
          <w:rPr>
            <w:sz w:val="24"/>
            <w:szCs w:val="24"/>
          </w:rPr>
          <w:delText xml:space="preserve"> But they </w:delText>
        </w:r>
        <w:r w:rsidR="00E60618" w:rsidDel="002C359D">
          <w:rPr>
            <w:sz w:val="24"/>
            <w:szCs w:val="24"/>
          </w:rPr>
          <w:delText>fail to</w:delText>
        </w:r>
        <w:r w:rsidR="003E1DD6" w:rsidRPr="00082FF3" w:rsidDel="002C359D">
          <w:rPr>
            <w:sz w:val="24"/>
            <w:szCs w:val="24"/>
          </w:rPr>
          <w:delText xml:space="preserve"> show any evidence for this channel</w:delText>
        </w:r>
        <w:r w:rsidR="00994766" w:rsidRPr="00082FF3" w:rsidDel="002C359D">
          <w:rPr>
            <w:sz w:val="24"/>
            <w:szCs w:val="24"/>
          </w:rPr>
          <w:delText xml:space="preserve"> </w:delText>
        </w:r>
        <w:r w:rsidR="00E60618" w:rsidDel="002C359D">
          <w:rPr>
            <w:sz w:val="24"/>
            <w:szCs w:val="24"/>
          </w:rPr>
          <w:delText>as they do not test for a relationship between the replacement rate and</w:delText>
        </w:r>
        <w:r w:rsidR="003E1DD6" w:rsidRPr="00082FF3" w:rsidDel="002C359D">
          <w:rPr>
            <w:sz w:val="24"/>
            <w:szCs w:val="24"/>
          </w:rPr>
          <w:delText xml:space="preserve"> vacancies</w:delText>
        </w:r>
        <w:r w:rsidR="00994766" w:rsidRPr="00082FF3" w:rsidDel="002C359D">
          <w:rPr>
            <w:sz w:val="24"/>
            <w:szCs w:val="24"/>
          </w:rPr>
          <w:delText>.</w:delText>
        </w:r>
        <w:r w:rsidR="003E1DD6" w:rsidRPr="00082FF3" w:rsidDel="002C359D">
          <w:rPr>
            <w:sz w:val="24"/>
            <w:szCs w:val="24"/>
          </w:rPr>
          <w:delText xml:space="preserve"> </w:delText>
        </w:r>
        <w:r w:rsidR="00994766" w:rsidRPr="00082FF3" w:rsidDel="002C359D">
          <w:rPr>
            <w:sz w:val="24"/>
            <w:szCs w:val="24"/>
          </w:rPr>
          <w:delText>A</w:delText>
        </w:r>
        <w:r w:rsidR="003E1DD6" w:rsidRPr="00082FF3" w:rsidDel="002C359D">
          <w:rPr>
            <w:sz w:val="24"/>
            <w:szCs w:val="24"/>
          </w:rPr>
          <w:delText xml:space="preserve">nother study looking at this </w:delText>
        </w:r>
        <w:r w:rsidR="00E60618" w:rsidDel="002C359D">
          <w:rPr>
            <w:sz w:val="24"/>
            <w:szCs w:val="24"/>
          </w:rPr>
          <w:delText>relationship</w:delText>
        </w:r>
        <w:r w:rsidR="003E1DD6" w:rsidRPr="00082FF3" w:rsidDel="002C359D">
          <w:rPr>
            <w:sz w:val="24"/>
            <w:szCs w:val="24"/>
          </w:rPr>
          <w:delText xml:space="preserve"> is </w:delText>
        </w:r>
        <w:r w:rsidR="00EC578D" w:rsidRPr="00B562FC" w:rsidDel="002C359D">
          <w:rPr>
            <w:noProof/>
            <w:sz w:val="24"/>
            <w:szCs w:val="24"/>
          </w:rPr>
          <w:delText>Marinescu</w:delText>
        </w:r>
        <w:r w:rsidR="00EC578D" w:rsidDel="002C359D">
          <w:rPr>
            <w:sz w:val="24"/>
            <w:szCs w:val="24"/>
          </w:rPr>
          <w:delText xml:space="preserve"> </w:delText>
        </w:r>
        <w:r w:rsidR="00B562FC" w:rsidDel="002C359D">
          <w:rPr>
            <w:sz w:val="24"/>
            <w:szCs w:val="24"/>
          </w:rPr>
          <w:fldChar w:fldCharType="begin" w:fldLock="1"/>
        </w:r>
        <w:r w:rsidR="00EC578D" w:rsidDel="002C359D">
          <w:rPr>
            <w:sz w:val="24"/>
            <w:szCs w:val="24"/>
          </w:rPr>
          <w:del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delInstrText>
        </w:r>
        <w:r w:rsidR="00B562FC" w:rsidDel="002C359D">
          <w:rPr>
            <w:sz w:val="24"/>
            <w:szCs w:val="24"/>
          </w:rPr>
          <w:fldChar w:fldCharType="separate"/>
        </w:r>
        <w:r w:rsidR="00EC578D" w:rsidRPr="00EC578D" w:rsidDel="002C359D">
          <w:rPr>
            <w:noProof/>
            <w:sz w:val="24"/>
            <w:szCs w:val="24"/>
          </w:rPr>
          <w:delText>(2017)</w:delText>
        </w:r>
        <w:r w:rsidR="00B562FC" w:rsidDel="002C359D">
          <w:rPr>
            <w:sz w:val="24"/>
            <w:szCs w:val="24"/>
          </w:rPr>
          <w:fldChar w:fldCharType="end"/>
        </w:r>
        <w:r w:rsidR="00B562FC" w:rsidDel="002C359D">
          <w:rPr>
            <w:sz w:val="24"/>
            <w:szCs w:val="24"/>
          </w:rPr>
          <w:delText xml:space="preserve"> </w:delText>
        </w:r>
        <w:r w:rsidR="003E1DD6" w:rsidRPr="00082FF3" w:rsidDel="002C359D">
          <w:rPr>
            <w:sz w:val="24"/>
            <w:szCs w:val="24"/>
          </w:rPr>
          <w:delText xml:space="preserve">finding no effect on vacancies when </w:delText>
        </w:r>
        <w:r w:rsidR="00A73C06" w:rsidRPr="00082FF3" w:rsidDel="002C359D">
          <w:rPr>
            <w:sz w:val="24"/>
            <w:szCs w:val="24"/>
          </w:rPr>
          <w:delText>looking at the effects of a more generous</w:delText>
        </w:r>
        <w:r w:rsidR="003E1DD6" w:rsidRPr="00082FF3" w:rsidDel="002C359D">
          <w:rPr>
            <w:sz w:val="24"/>
            <w:szCs w:val="24"/>
          </w:rPr>
          <w:delText xml:space="preserve"> income insurance progra</w:delText>
        </w:r>
        <w:r w:rsidR="00A73C06" w:rsidRPr="00082FF3" w:rsidDel="002C359D">
          <w:rPr>
            <w:sz w:val="24"/>
            <w:szCs w:val="24"/>
          </w:rPr>
          <w:delText>m</w:delText>
        </w:r>
        <w:r w:rsidR="003E1DD6" w:rsidRPr="00082FF3" w:rsidDel="002C359D">
          <w:rPr>
            <w:sz w:val="24"/>
            <w:szCs w:val="24"/>
          </w:rPr>
          <w:delText xml:space="preserve">. </w:delText>
        </w:r>
        <w:r w:rsidR="001117B6" w:rsidDel="002C359D">
          <w:rPr>
            <w:noProof/>
            <w:sz w:val="24"/>
            <w:szCs w:val="24"/>
          </w:rPr>
          <w:delText xml:space="preserve">Just like </w:delText>
        </w:r>
        <w:r w:rsidR="001117B6" w:rsidRPr="00E60618" w:rsidDel="002C359D">
          <w:rPr>
            <w:noProof/>
            <w:sz w:val="24"/>
            <w:szCs w:val="24"/>
          </w:rPr>
          <w:delText>Fredriksson &amp; Söderström</w:delText>
        </w:r>
        <w:r w:rsidR="001117B6" w:rsidDel="002C359D">
          <w:rPr>
            <w:sz w:val="24"/>
            <w:szCs w:val="24"/>
          </w:rPr>
          <w:delText xml:space="preserve"> </w:delText>
        </w:r>
        <w:r w:rsidR="001117B6" w:rsidDel="002C359D">
          <w:rPr>
            <w:sz w:val="24"/>
            <w:szCs w:val="24"/>
          </w:rPr>
          <w:fldChar w:fldCharType="begin" w:fldLock="1"/>
        </w:r>
        <w:r w:rsidR="001117B6" w:rsidDel="002C359D">
          <w:rPr>
            <w:sz w:val="24"/>
            <w:szCs w:val="24"/>
          </w:rPr>
          <w:del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delInstrText>
        </w:r>
        <w:r w:rsidR="001117B6" w:rsidDel="002C359D">
          <w:rPr>
            <w:sz w:val="24"/>
            <w:szCs w:val="24"/>
          </w:rPr>
          <w:fldChar w:fldCharType="separate"/>
        </w:r>
        <w:r w:rsidR="001117B6" w:rsidRPr="00E60618" w:rsidDel="002C359D">
          <w:rPr>
            <w:noProof/>
            <w:sz w:val="24"/>
            <w:szCs w:val="24"/>
          </w:rPr>
          <w:delText>(2020)</w:delText>
        </w:r>
        <w:r w:rsidR="001117B6" w:rsidDel="002C359D">
          <w:rPr>
            <w:sz w:val="24"/>
            <w:szCs w:val="24"/>
          </w:rPr>
          <w:fldChar w:fldCharType="end"/>
        </w:r>
        <w:r w:rsidR="001117B6" w:rsidDel="002C359D">
          <w:rPr>
            <w:sz w:val="24"/>
            <w:szCs w:val="24"/>
          </w:rPr>
          <w:delText xml:space="preserve">, </w:delText>
        </w:r>
        <w:r w:rsidR="007F5CB2" w:rsidDel="002C359D">
          <w:rPr>
            <w:sz w:val="24"/>
            <w:szCs w:val="24"/>
          </w:rPr>
          <w:delText>our results also points towards the wage-channel being important for estimating the relationship</w:delText>
        </w:r>
        <w:r w:rsidR="00E60618" w:rsidDel="002C359D">
          <w:rPr>
            <w:sz w:val="24"/>
            <w:szCs w:val="24"/>
          </w:rPr>
          <w:delText xml:space="preserve"> between the macro and micro </w:delText>
        </w:r>
        <w:r w:rsidR="001117B6" w:rsidDel="002C359D">
          <w:rPr>
            <w:sz w:val="24"/>
            <w:szCs w:val="24"/>
          </w:rPr>
          <w:delText>elasticity for the Danish economy,</w:delText>
        </w:r>
        <w:r w:rsidR="007F5CB2" w:rsidDel="002C359D">
          <w:rPr>
            <w:sz w:val="24"/>
            <w:szCs w:val="24"/>
          </w:rPr>
          <w:delText xml:space="preserve"> which we will comment on later. </w:delText>
        </w:r>
      </w:del>
    </w:p>
    <w:p w14:paraId="771C16CC" w14:textId="4F11F3C3" w:rsidR="00167FDE" w:rsidRDefault="000A059F" w:rsidP="002C359D">
      <w:pPr>
        <w:spacing w:line="360" w:lineRule="auto"/>
        <w:jc w:val="both"/>
        <w:rPr>
          <w:sz w:val="24"/>
          <w:szCs w:val="24"/>
        </w:rPr>
      </w:pPr>
      <w:del w:id="439" w:author="Mikael Randrup Byrialsen" w:date="2022-12-22T15:56:00Z">
        <w:r w:rsidDel="002C359D">
          <w:rPr>
            <w:sz w:val="24"/>
            <w:szCs w:val="24"/>
          </w:rPr>
          <w:delText xml:space="preserve">As we will now turn into calculating </w:delText>
        </w:r>
      </w:del>
      <w:r>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w:t>
      </w:r>
      <w:r w:rsidR="00BB0FA4" w:rsidRPr="00847BCD">
        <w:rPr>
          <w:sz w:val="24"/>
          <w:szCs w:val="24"/>
        </w:rPr>
        <w:lastRenderedPageBreak/>
        <w:t>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6"/>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7"/>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8"/>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36C30074" w:rsidR="00903676" w:rsidRDefault="00B43E1A" w:rsidP="008B1B99">
      <w:pPr>
        <w:spacing w:line="360" w:lineRule="auto"/>
        <w:jc w:val="both"/>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del w:id="440" w:author="Mikael Randrup Byrialsen" w:date="2022-12-22T15:58:00Z">
        <w:r w:rsidR="00903676" w:rsidDel="00C014A7">
          <w:rPr>
            <w:sz w:val="24"/>
            <w:szCs w:val="24"/>
          </w:rPr>
          <w:delText>Using all four macroeconomic effects in</w:delText>
        </w:r>
      </w:del>
      <w:ins w:id="441" w:author="Mikael Randrup Byrialsen" w:date="2022-12-22T15:58:00Z">
        <w:r w:rsidR="00C014A7">
          <w:rPr>
            <w:sz w:val="24"/>
            <w:szCs w:val="24"/>
          </w:rPr>
          <w:t>In</w:t>
        </w:r>
      </w:ins>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ins w:id="442" w:author="Mikael Randrup Byrialsen" w:date="2022-12-22T15:59:00Z">
        <w:r w:rsidR="00C014A7">
          <w:rPr>
            <w:sz w:val="24"/>
            <w:szCs w:val="24"/>
          </w:rPr>
          <w:t xml:space="preserve"> for Sweden</w:t>
        </w:r>
      </w:ins>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195C6544" w14:textId="1DAA8E84" w:rsidR="00EB3864" w:rsidRPr="009C4073" w:rsidDel="00C014A7" w:rsidRDefault="00744FD6">
      <w:pPr>
        <w:spacing w:line="360" w:lineRule="auto"/>
        <w:jc w:val="both"/>
        <w:rPr>
          <w:del w:id="443" w:author="Mikael Randrup Byrialsen" w:date="2022-12-22T15:59:00Z"/>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del w:id="444" w:author="Mikael Randrup Byrialsen" w:date="2022-12-22T15:59:00Z">
        <w:r w:rsidR="00800FEE" w:rsidRPr="00800FEE" w:rsidDel="00C014A7">
          <w:rPr>
            <w:rFonts w:cstheme="minorHAnsi"/>
            <w:sz w:val="24"/>
            <w:szCs w:val="24"/>
          </w:rPr>
          <w:delText>In the next section, w</w:delText>
        </w:r>
        <w:r w:rsidRPr="00800FEE" w:rsidDel="00C014A7">
          <w:rPr>
            <w:rFonts w:cstheme="minorHAnsi"/>
            <w:sz w:val="24"/>
            <w:szCs w:val="24"/>
          </w:rPr>
          <w:delText xml:space="preserve">e can now use these </w:delText>
        </w:r>
        <w:r w:rsidR="00800FEE" w:rsidRPr="00800FEE" w:rsidDel="00C014A7">
          <w:rPr>
            <w:rFonts w:cstheme="minorHAnsi"/>
            <w:sz w:val="24"/>
            <w:szCs w:val="24"/>
          </w:rPr>
          <w:delText>results</w:delText>
        </w:r>
        <w:r w:rsidRPr="00800FEE" w:rsidDel="00C014A7">
          <w:rPr>
            <w:rFonts w:cstheme="minorHAnsi"/>
            <w:sz w:val="24"/>
            <w:szCs w:val="24"/>
          </w:rPr>
          <w:delText xml:space="preserve"> in the framework of the Baily-Chetty function to see if we reach different conclusion when evaluating the political decision to suppress the state regulation percentage.</w:delText>
        </w:r>
      </w:del>
    </w:p>
    <w:p w14:paraId="18674BF1" w14:textId="6AB1DB16" w:rsidR="00CF5F9D" w:rsidDel="00C014A7" w:rsidRDefault="007E6AD1">
      <w:pPr>
        <w:spacing w:line="360" w:lineRule="auto"/>
        <w:jc w:val="both"/>
        <w:rPr>
          <w:del w:id="445" w:author="Mikael Randrup Byrialsen" w:date="2022-12-22T15:59:00Z"/>
        </w:rPr>
        <w:pPrChange w:id="446" w:author="Mikael Randrup Byrialsen" w:date="2022-12-22T15:59:00Z">
          <w:pPr>
            <w:pStyle w:val="Overskrift2"/>
            <w:jc w:val="both"/>
          </w:pPr>
        </w:pPrChange>
      </w:pPr>
      <w:del w:id="447" w:author="Mikael Randrup Byrialsen" w:date="2022-12-22T15:59:00Z">
        <w:r w:rsidDel="00C014A7">
          <w:delText>Evaluation</w:delText>
        </w:r>
        <w:r w:rsidR="00CF5F9D" w:rsidDel="00C014A7">
          <w:delText xml:space="preserve"> of the suppressing of the </w:delText>
        </w:r>
        <w:r w:rsidDel="00C014A7">
          <w:delText>state</w:delText>
        </w:r>
        <w:r w:rsidR="00CF5F9D" w:rsidDel="00C014A7">
          <w:delText xml:space="preserve"> regulation </w:delText>
        </w:r>
        <w:r w:rsidDel="00C014A7">
          <w:delText>percentage.</w:delText>
        </w:r>
      </w:del>
    </w:p>
    <w:p w14:paraId="2C70D5E2" w14:textId="442EBA87" w:rsidR="00CF5F9D" w:rsidDel="00C014A7" w:rsidRDefault="00CF5F9D">
      <w:pPr>
        <w:spacing w:line="360" w:lineRule="auto"/>
        <w:jc w:val="both"/>
        <w:rPr>
          <w:del w:id="448" w:author="Mikael Randrup Byrialsen" w:date="2022-12-22T15:59:00Z"/>
        </w:rPr>
        <w:pPrChange w:id="449" w:author="Mikael Randrup Byrialsen" w:date="2022-12-22T15:59:00Z">
          <w:pPr>
            <w:jc w:val="both"/>
          </w:pPr>
        </w:pPrChange>
      </w:pPr>
    </w:p>
    <w:p w14:paraId="55031FAE" w14:textId="4C6BDFAA" w:rsidR="00573A0D" w:rsidRDefault="00BB5FA2" w:rsidP="00C014A7">
      <w:pPr>
        <w:spacing w:line="360" w:lineRule="auto"/>
        <w:jc w:val="both"/>
        <w:rPr>
          <w:rFonts w:cstheme="minorHAnsi"/>
          <w:sz w:val="24"/>
          <w:szCs w:val="24"/>
        </w:rPr>
      </w:pPr>
      <w:del w:id="450" w:author="Mikael Randrup Byrialsen" w:date="2022-12-22T15:59:00Z">
        <w:r w:rsidDel="00C014A7">
          <w:rPr>
            <w:rFonts w:cstheme="minorHAnsi"/>
            <w:sz w:val="24"/>
            <w:szCs w:val="24"/>
          </w:rPr>
          <w:delText>In the previous section</w:delText>
        </w:r>
        <w:r w:rsidR="00EB3864" w:rsidDel="00C014A7">
          <w:rPr>
            <w:rFonts w:cstheme="minorHAnsi"/>
            <w:sz w:val="24"/>
            <w:szCs w:val="24"/>
          </w:rPr>
          <w:delText>,</w:delText>
        </w:r>
        <w:r w:rsidDel="00C014A7">
          <w:rPr>
            <w:rFonts w:cstheme="minorHAnsi"/>
            <w:sz w:val="24"/>
            <w:szCs w:val="24"/>
          </w:rPr>
          <w:delText xml:space="preserve"> we obtained</w:delText>
        </w:r>
        <w:r w:rsidR="00CF5F9D" w:rsidRPr="009111C1" w:rsidDel="00C014A7">
          <w:rPr>
            <w:rFonts w:cstheme="minorHAnsi"/>
            <w:sz w:val="24"/>
            <w:szCs w:val="24"/>
          </w:rPr>
          <w:delText xml:space="preserve"> </w:delText>
        </w:r>
        <w:r w:rsidR="005239BF" w:rsidDel="00C014A7">
          <w:rPr>
            <w:rFonts w:cstheme="minorHAnsi"/>
            <w:sz w:val="24"/>
            <w:szCs w:val="24"/>
          </w:rPr>
          <w:delText>several</w:delText>
        </w:r>
        <w:r w:rsidR="00CF5F9D" w:rsidRPr="009111C1" w:rsidDel="00C014A7">
          <w:rPr>
            <w:rFonts w:cstheme="minorHAnsi"/>
            <w:sz w:val="24"/>
            <w:szCs w:val="24"/>
          </w:rPr>
          <w:delText xml:space="preserve"> </w:delText>
        </w:r>
        <w:r w:rsidR="005239BF" w:rsidRPr="009111C1" w:rsidDel="00C014A7">
          <w:rPr>
            <w:rFonts w:cstheme="minorHAnsi"/>
            <w:sz w:val="24"/>
            <w:szCs w:val="24"/>
          </w:rPr>
          <w:delText>estimat</w:delText>
        </w:r>
        <w:r w:rsidR="005239BF" w:rsidDel="00C014A7">
          <w:rPr>
            <w:rFonts w:cstheme="minorHAnsi"/>
            <w:sz w:val="24"/>
            <w:szCs w:val="24"/>
          </w:rPr>
          <w:delText>es</w:delText>
        </w:r>
        <w:r w:rsidR="00CF5F9D" w:rsidRPr="009111C1" w:rsidDel="00C014A7">
          <w:rPr>
            <w:rFonts w:cstheme="minorHAnsi"/>
            <w:sz w:val="24"/>
            <w:szCs w:val="24"/>
          </w:rPr>
          <w:delText xml:space="preserve"> of the macro and micro elasticity for Denmark</w:delText>
        </w:r>
        <w:r w:rsidR="00EB3864" w:rsidDel="00C014A7">
          <w:rPr>
            <w:rFonts w:cstheme="minorHAnsi"/>
            <w:sz w:val="24"/>
            <w:szCs w:val="24"/>
          </w:rPr>
          <w:delText>.</w:delText>
        </w:r>
        <w:r w:rsidR="00CF5F9D" w:rsidRPr="009111C1" w:rsidDel="00C014A7">
          <w:rPr>
            <w:rFonts w:cstheme="minorHAnsi"/>
            <w:sz w:val="24"/>
            <w:szCs w:val="24"/>
          </w:rPr>
          <w:delText xml:space="preserve"> </w:delText>
        </w:r>
        <w:r w:rsidR="00EB3864" w:rsidDel="00C014A7">
          <w:rPr>
            <w:rFonts w:cstheme="minorHAnsi"/>
            <w:sz w:val="24"/>
            <w:szCs w:val="24"/>
          </w:rPr>
          <w:delText>L</w:delText>
        </w:r>
        <w:r w:rsidR="00CF5F9D" w:rsidRPr="009111C1" w:rsidDel="00C014A7">
          <w:rPr>
            <w:rFonts w:cstheme="minorHAnsi"/>
            <w:sz w:val="24"/>
            <w:szCs w:val="24"/>
          </w:rPr>
          <w:delText>ooking at th</w:delText>
        </w:r>
        <w:r w:rsidR="00DC73D6" w:rsidDel="00C014A7">
          <w:rPr>
            <w:rFonts w:cstheme="minorHAnsi"/>
            <w:sz w:val="24"/>
            <w:szCs w:val="24"/>
          </w:rPr>
          <w:delText>e</w:delText>
        </w:r>
        <w:r w:rsidR="00CF5F9D" w:rsidRPr="009111C1" w:rsidDel="00C014A7">
          <w:rPr>
            <w:rFonts w:cstheme="minorHAnsi"/>
            <w:sz w:val="24"/>
            <w:szCs w:val="24"/>
          </w:rPr>
          <w:delText xml:space="preserve"> </w:delText>
        </w:r>
        <w:r w:rsidR="005239BF" w:rsidRPr="009111C1" w:rsidDel="00C014A7">
          <w:rPr>
            <w:rFonts w:cstheme="minorHAnsi"/>
            <w:sz w:val="24"/>
            <w:szCs w:val="24"/>
          </w:rPr>
          <w:delText>relationshi</w:delText>
        </w:r>
        <w:r w:rsidR="005239BF" w:rsidDel="00C014A7">
          <w:rPr>
            <w:rFonts w:cstheme="minorHAnsi"/>
            <w:sz w:val="24"/>
            <w:szCs w:val="24"/>
          </w:rPr>
          <w:delText>ps with the micro elasticity</w:delText>
        </w:r>
        <w:r w:rsidDel="00C014A7">
          <w:rPr>
            <w:rFonts w:cstheme="minorHAnsi"/>
            <w:sz w:val="24"/>
            <w:szCs w:val="24"/>
          </w:rPr>
          <w:delText xml:space="preserve">, we find </w:delText>
        </w:r>
        <w:r w:rsidR="005239BF" w:rsidDel="00C014A7">
          <w:rPr>
            <w:rFonts w:cstheme="minorHAnsi"/>
            <w:sz w:val="24"/>
            <w:szCs w:val="24"/>
          </w:rPr>
          <w:delText>the macro elasticity to be significantly higher than the micro elasticity in two of the three scenarios, while in the last scenario we find it to be marginally smaller</w:delText>
        </w:r>
        <w:r w:rsidR="00CF5F9D" w:rsidRPr="009111C1" w:rsidDel="00C014A7">
          <w:rPr>
            <w:rFonts w:cstheme="minorHAnsi"/>
            <w:sz w:val="24"/>
            <w:szCs w:val="24"/>
          </w:rPr>
          <w:delText xml:space="preserve">. </w:delText>
        </w:r>
      </w:del>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9"/>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pPr>
        <w:spacing w:line="360" w:lineRule="auto"/>
        <w:jc w:val="center"/>
        <w:rPr>
          <w:rFonts w:cstheme="minorHAnsi"/>
          <w:sz w:val="24"/>
          <w:szCs w:val="24"/>
        </w:rPr>
        <w:pPrChange w:id="451" w:author="Mikael Randrup Byrialsen" w:date="2022-12-22T16:00:00Z">
          <w:pPr>
            <w:spacing w:line="360" w:lineRule="auto"/>
            <w:jc w:val="both"/>
          </w:pPr>
        </w:pPrChange>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5DE6935"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del w:id="452" w:author="Mikael Randrup Byrialsen" w:date="2022-12-22T16:00:00Z">
        <w:r w:rsidDel="00C014A7">
          <w:rPr>
            <w:rFonts w:eastAsiaTheme="minorEastAsia" w:cstheme="minorHAnsi"/>
            <w:sz w:val="24"/>
            <w:szCs w:val="24"/>
          </w:rPr>
          <w:delText>We already presented the calculation</w:delText>
        </w:r>
        <w:r w:rsidR="00EB3864" w:rsidDel="00C014A7">
          <w:rPr>
            <w:rFonts w:eastAsiaTheme="minorEastAsia" w:cstheme="minorHAnsi"/>
            <w:sz w:val="24"/>
            <w:szCs w:val="24"/>
          </w:rPr>
          <w:delText>s</w:delText>
        </w:r>
        <w:r w:rsidDel="00C014A7">
          <w:rPr>
            <w:rFonts w:eastAsiaTheme="minorEastAsia" w:cstheme="minorHAnsi"/>
            <w:sz w:val="24"/>
            <w:szCs w:val="24"/>
          </w:rPr>
          <w:delText xml:space="preserve"> of </w:delText>
        </w:r>
        <w:r w:rsidR="00014C74" w:rsidDel="00C014A7">
          <w:rPr>
            <w:rFonts w:eastAsiaTheme="minorEastAsia" w:cstheme="minorHAnsi"/>
            <w:sz w:val="24"/>
            <w:szCs w:val="24"/>
          </w:rPr>
          <w:delText>the</w:delText>
        </w:r>
        <w:r w:rsidR="008668D4" w:rsidDel="00C014A7">
          <w:rPr>
            <w:rFonts w:eastAsiaTheme="minorEastAsia" w:cstheme="minorHAnsi"/>
            <w:sz w:val="24"/>
            <w:szCs w:val="24"/>
          </w:rPr>
          <w:delText xml:space="preserve"> micro and macro elasticities that we </w:delText>
        </w:r>
        <w:r w:rsidR="00014C74" w:rsidDel="00C014A7">
          <w:rPr>
            <w:rFonts w:eastAsiaTheme="minorEastAsia" w:cstheme="minorHAnsi"/>
            <w:sz w:val="24"/>
            <w:szCs w:val="24"/>
          </w:rPr>
          <w:delText>wish to use</w:delText>
        </w:r>
        <w:r w:rsidRPr="009111C1" w:rsidDel="00C014A7">
          <w:rPr>
            <w:rFonts w:eastAsiaTheme="minorEastAsia" w:cstheme="minorHAnsi"/>
            <w:sz w:val="24"/>
            <w:szCs w:val="24"/>
          </w:rPr>
          <w:delText xml:space="preserve"> </w:delText>
        </w:r>
        <w:r w:rsidR="00014C74" w:rsidDel="00C014A7">
          <w:rPr>
            <w:rFonts w:eastAsiaTheme="minorEastAsia" w:cstheme="minorHAnsi"/>
            <w:sz w:val="24"/>
            <w:szCs w:val="24"/>
          </w:rPr>
          <w:delText xml:space="preserve">in </w:delText>
        </w:r>
        <w:r w:rsidRPr="009111C1" w:rsidDel="00C014A7">
          <w:rPr>
            <w:rFonts w:eastAsiaTheme="minorEastAsia" w:cstheme="minorHAnsi"/>
            <w:sz w:val="24"/>
            <w:szCs w:val="24"/>
          </w:rPr>
          <w:delText>the Baily-Chetty function</w:delText>
        </w:r>
        <w:r w:rsidR="00EB3864" w:rsidDel="00C014A7">
          <w:rPr>
            <w:rFonts w:eastAsiaTheme="minorEastAsia" w:cstheme="minorHAnsi"/>
            <w:sz w:val="24"/>
            <w:szCs w:val="24"/>
          </w:rPr>
          <w:delText>,</w:delText>
        </w:r>
        <w:r w:rsidR="00014C74" w:rsidDel="00C014A7">
          <w:rPr>
            <w:rFonts w:eastAsiaTheme="minorEastAsia" w:cstheme="minorHAnsi"/>
            <w:sz w:val="24"/>
            <w:szCs w:val="24"/>
          </w:rPr>
          <w:delText xml:space="preserve"> but</w:delText>
        </w:r>
        <w:r w:rsidRPr="009111C1" w:rsidDel="00C014A7">
          <w:rPr>
            <w:rFonts w:eastAsiaTheme="minorEastAsia" w:cstheme="minorHAnsi"/>
            <w:sz w:val="24"/>
            <w:szCs w:val="24"/>
          </w:rPr>
          <w:delText xml:space="preserve"> </w:delText>
        </w:r>
      </w:del>
      <w:ins w:id="453" w:author="Mikael Randrup Byrialsen" w:date="2022-12-22T16:00:00Z">
        <w:r w:rsidR="00C014A7">
          <w:rPr>
            <w:rFonts w:eastAsiaTheme="minorEastAsia" w:cstheme="minorHAnsi"/>
            <w:sz w:val="24"/>
            <w:szCs w:val="24"/>
          </w:rPr>
          <w:t>W</w:t>
        </w:r>
      </w:ins>
      <w:del w:id="454" w:author="Mikael Randrup Byrialsen" w:date="2022-12-22T16:00:00Z">
        <w:r w:rsidRPr="009111C1" w:rsidDel="00C014A7">
          <w:rPr>
            <w:rFonts w:eastAsiaTheme="minorEastAsia" w:cstheme="minorHAnsi"/>
            <w:sz w:val="24"/>
            <w:szCs w:val="24"/>
          </w:rPr>
          <w:delText>w</w:delText>
        </w:r>
      </w:del>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20"/>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w:t>
      </w:r>
      <w:r w:rsidR="008668D4" w:rsidRPr="009111C1">
        <w:rPr>
          <w:rFonts w:eastAsiaTheme="minorEastAsia" w:cstheme="minorHAnsi"/>
          <w:sz w:val="24"/>
          <w:szCs w:val="24"/>
        </w:rPr>
        <w:lastRenderedPageBreak/>
        <w:t>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1"/>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455" w:name="_Ref120617850"/>
      <w:r>
        <w:t xml:space="preserve">Table </w:t>
      </w:r>
      <w:fldSimple w:instr=" SEQ Table \* ARABIC ">
        <w:r w:rsidR="00775321">
          <w:rPr>
            <w:noProof/>
          </w:rPr>
          <w:t>1</w:t>
        </w:r>
      </w:fldSimple>
      <w:r w:rsidR="000856FC">
        <w:rPr>
          <w:noProof/>
        </w:rPr>
        <w:t>: Estimates used in the 3 cases</w:t>
      </w:r>
      <w:bookmarkEnd w:id="455"/>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456"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456"/>
    </w:p>
    <w:p w14:paraId="59E717EF" w14:textId="692D6D08" w:rsidR="00E84765" w:rsidRPr="00F00A78" w:rsidRDefault="00C014A7" w:rsidP="008B1B99">
      <w:pPr>
        <w:spacing w:line="360" w:lineRule="auto"/>
        <w:jc w:val="both"/>
        <w:rPr>
          <w:rFonts w:eastAsiaTheme="minorEastAsia" w:cstheme="minorHAnsi"/>
          <w:sz w:val="24"/>
          <w:szCs w:val="24"/>
        </w:rPr>
      </w:pPr>
      <w:ins w:id="457" w:author="Mikael Randrup Byrialsen" w:date="2022-12-22T16:03:00Z">
        <w:r>
          <w:rPr>
            <w:rFonts w:eastAsiaTheme="minorEastAsia" w:cstheme="minorHAnsi"/>
            <w:sz w:val="24"/>
            <w:szCs w:val="24"/>
          </w:rPr>
          <w:lastRenderedPageBreak/>
          <w:t>To sum up</w:t>
        </w:r>
      </w:ins>
      <w:ins w:id="458" w:author="Mikael Randrup Byrialsen" w:date="2022-12-22T16:04:00Z">
        <w:r>
          <w:rPr>
            <w:rFonts w:eastAsiaTheme="minorEastAsia" w:cstheme="minorHAnsi"/>
            <w:sz w:val="24"/>
            <w:szCs w:val="24"/>
          </w:rPr>
          <w:t>,</w:t>
        </w:r>
      </w:ins>
      <w:ins w:id="459" w:author="Mikael Randrup Byrialsen" w:date="2022-12-22T16:03:00Z">
        <w:r>
          <w:rPr>
            <w:rFonts w:eastAsiaTheme="minorEastAsia" w:cstheme="minorHAnsi"/>
            <w:sz w:val="24"/>
            <w:szCs w:val="24"/>
          </w:rPr>
          <w:t xml:space="preserve"> our </w:t>
        </w:r>
        <w:proofErr w:type="spellStart"/>
        <w:r>
          <w:rPr>
            <w:rFonts w:eastAsiaTheme="minorEastAsia" w:cstheme="minorHAnsi"/>
            <w:sz w:val="24"/>
            <w:szCs w:val="24"/>
          </w:rPr>
          <w:t>simulatio</w:t>
        </w:r>
      </w:ins>
      <w:ins w:id="460" w:author="Mikael Randrup Byrialsen" w:date="2022-12-22T16:04:00Z">
        <w:r>
          <w:rPr>
            <w:rFonts w:eastAsiaTheme="minorEastAsia" w:cstheme="minorHAnsi"/>
            <w:sz w:val="24"/>
            <w:szCs w:val="24"/>
          </w:rPr>
          <w:t>n</w:t>
        </w:r>
      </w:ins>
      <w:ins w:id="461" w:author="Mikael Randrup Byrialsen" w:date="2022-12-22T16:03:00Z">
        <w:r>
          <w:rPr>
            <w:rFonts w:eastAsiaTheme="minorEastAsia" w:cstheme="minorHAnsi"/>
            <w:sz w:val="24"/>
            <w:szCs w:val="24"/>
          </w:rPr>
          <w:t>results</w:t>
        </w:r>
        <w:proofErr w:type="spellEnd"/>
        <w:r>
          <w:rPr>
            <w:rFonts w:eastAsiaTheme="minorEastAsia" w:cstheme="minorHAnsi"/>
            <w:sz w:val="24"/>
            <w:szCs w:val="24"/>
          </w:rPr>
          <w:t xml:space="preserve"> and the </w:t>
        </w:r>
      </w:ins>
      <w:ins w:id="462" w:author="Mikael Randrup Byrialsen" w:date="2022-12-22T16:04:00Z">
        <w:r>
          <w:rPr>
            <w:rFonts w:eastAsiaTheme="minorEastAsia" w:cstheme="minorHAnsi"/>
            <w:sz w:val="24"/>
            <w:szCs w:val="24"/>
          </w:rPr>
          <w:t xml:space="preserve">different cases presented in the </w:t>
        </w:r>
      </w:ins>
      <w:ins w:id="463" w:author="Mikael Randrup Byrialsen" w:date="2022-12-22T16:03:00Z">
        <w:r>
          <w:rPr>
            <w:rFonts w:eastAsiaTheme="minorEastAsia" w:cstheme="minorHAnsi"/>
            <w:sz w:val="24"/>
            <w:szCs w:val="24"/>
          </w:rPr>
          <w:t xml:space="preserve">discussion, </w:t>
        </w:r>
      </w:ins>
      <w:del w:id="464" w:author="Mikael Randrup Byrialsen" w:date="2022-12-22T16:04:00Z">
        <w:r w:rsidR="00020762" w:rsidDel="00C014A7">
          <w:rPr>
            <w:rFonts w:eastAsiaTheme="minorEastAsia" w:cstheme="minorHAnsi"/>
            <w:sz w:val="24"/>
            <w:szCs w:val="24"/>
          </w:rPr>
          <w:delText xml:space="preserve">As found using the different scenarios in case 3 </w:delText>
        </w:r>
      </w:del>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ins w:id="465" w:author="Mikael Randrup Byrialsen" w:date="2022-12-22T16:08:00Z">
        <w:r w:rsidR="004C7C78">
          <w:rPr>
            <w:rFonts w:eastAsiaTheme="minorEastAsia" w:cstheme="minorHAnsi"/>
            <w:sz w:val="24"/>
            <w:szCs w:val="24"/>
          </w:rPr>
          <w:t>hree</w:t>
        </w:r>
      </w:ins>
      <w:del w:id="466" w:author="Mikael Randrup Byrialsen" w:date="2022-12-22T16:08:00Z">
        <w:r w:rsidR="000979F6" w:rsidDel="004C7C78">
          <w:rPr>
            <w:rFonts w:eastAsiaTheme="minorEastAsia" w:cstheme="minorHAnsi"/>
            <w:sz w:val="24"/>
            <w:szCs w:val="24"/>
          </w:rPr>
          <w:delText>wo</w:delText>
        </w:r>
      </w:del>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ins w:id="467" w:author="Mikael Randrup Byrialsen" w:date="2022-12-22T16:05:00Z">
        <w:r>
          <w:rPr>
            <w:rFonts w:eastAsiaTheme="minorEastAsia" w:cstheme="minorHAnsi"/>
            <w:sz w:val="24"/>
            <w:szCs w:val="24"/>
          </w:rPr>
          <w:t>:</w:t>
        </w:r>
      </w:ins>
      <w:del w:id="468" w:author="Mikael Randrup Byrialsen" w:date="2022-12-22T16:05:00Z">
        <w:r w:rsidR="000979F6" w:rsidDel="00C014A7">
          <w:rPr>
            <w:rFonts w:eastAsiaTheme="minorEastAsia" w:cstheme="minorHAnsi"/>
            <w:sz w:val="24"/>
            <w:szCs w:val="24"/>
          </w:rPr>
          <w:delText>.</w:delText>
        </w:r>
      </w:del>
      <w:r w:rsidR="000979F6">
        <w:rPr>
          <w:rFonts w:eastAsiaTheme="minorEastAsia" w:cstheme="minorHAnsi"/>
          <w:sz w:val="24"/>
          <w:szCs w:val="24"/>
        </w:rPr>
        <w:t xml:space="preserve"> First</w:t>
      </w:r>
      <w:ins w:id="469" w:author="Mikael Randrup Byrialsen" w:date="2022-12-22T16:05:00Z">
        <w:r>
          <w:rPr>
            <w:rFonts w:eastAsiaTheme="minorEastAsia" w:cstheme="minorHAnsi"/>
            <w:sz w:val="24"/>
            <w:szCs w:val="24"/>
          </w:rPr>
          <w:t>,</w:t>
        </w:r>
      </w:ins>
      <w:ins w:id="470" w:author="Mikael Randrup Byrialsen" w:date="2022-12-22T16:08:00Z">
        <w:r w:rsidR="004C7C78">
          <w:rPr>
            <w:rFonts w:eastAsiaTheme="minorEastAsia" w:cstheme="minorHAnsi"/>
            <w:sz w:val="24"/>
            <w:szCs w:val="24"/>
          </w:rPr>
          <w:t xml:space="preserve"> that the effect of a change in the level of unemplo</w:t>
        </w:r>
      </w:ins>
      <w:ins w:id="471" w:author="Mikael Randrup Byrialsen" w:date="2022-12-22T16:09:00Z">
        <w:r w:rsidR="004C7C78">
          <w:rPr>
            <w:rFonts w:eastAsiaTheme="minorEastAsia" w:cstheme="minorHAnsi"/>
            <w:sz w:val="24"/>
            <w:szCs w:val="24"/>
          </w:rPr>
          <w:t>yment benefits is symmetric, so that the effect of an reduction would be the same as the effect of an increase, just with opposite sign. Secondly,</w:t>
        </w:r>
      </w:ins>
      <w:ins w:id="472" w:author="Mikael Randrup Byrialsen" w:date="2022-12-22T16:06:00Z">
        <w:r>
          <w:rPr>
            <w:rFonts w:eastAsiaTheme="minorEastAsia" w:cstheme="minorHAnsi"/>
            <w:sz w:val="24"/>
            <w:szCs w:val="24"/>
          </w:rPr>
          <w:t xml:space="preserve"> the characteristic of the demand regime.</w:t>
        </w:r>
      </w:ins>
      <w:ins w:id="473" w:author="Mikael Randrup Byrialsen" w:date="2022-12-22T16:05:00Z">
        <w:r>
          <w:rPr>
            <w:rFonts w:eastAsiaTheme="minorEastAsia" w:cstheme="minorHAnsi"/>
            <w:sz w:val="24"/>
            <w:szCs w:val="24"/>
          </w:rPr>
          <w:t xml:space="preserve"> </w:t>
        </w:r>
      </w:ins>
      <w:del w:id="474" w:author="Mikael Randrup Byrialsen" w:date="2022-12-22T16:05:00Z">
        <w:r w:rsidR="000979F6" w:rsidDel="00C014A7">
          <w:rPr>
            <w:rFonts w:eastAsiaTheme="minorEastAsia" w:cstheme="minorHAnsi"/>
            <w:sz w:val="24"/>
            <w:szCs w:val="24"/>
          </w:rPr>
          <w:delText>, that our findings of</w:delText>
        </w:r>
      </w:del>
      <w:ins w:id="475" w:author="Mikael Randrup Byrialsen" w:date="2022-12-22T16:06:00Z">
        <w:r>
          <w:rPr>
            <w:rFonts w:eastAsiaTheme="minorEastAsia" w:cstheme="minorHAnsi"/>
            <w:sz w:val="24"/>
            <w:szCs w:val="24"/>
          </w:rPr>
          <w:t>I</w:t>
        </w:r>
      </w:ins>
      <w:ins w:id="476" w:author="Mikael Randrup Byrialsen" w:date="2022-12-22T16:05:00Z">
        <w:r>
          <w:rPr>
            <w:rFonts w:eastAsiaTheme="minorEastAsia" w:cstheme="minorHAnsi"/>
            <w:sz w:val="24"/>
            <w:szCs w:val="24"/>
          </w:rPr>
          <w:t>f</w:t>
        </w:r>
      </w:ins>
      <w:r w:rsidR="000979F6">
        <w:rPr>
          <w:rFonts w:eastAsiaTheme="minorEastAsia" w:cstheme="minorHAnsi"/>
          <w:sz w:val="24"/>
          <w:szCs w:val="24"/>
        </w:rPr>
        <w:t xml:space="preserve"> Denmark </w:t>
      </w:r>
      <w:ins w:id="477" w:author="Mikael Randrup Byrialsen" w:date="2022-12-22T16:05:00Z">
        <w:r>
          <w:rPr>
            <w:rFonts w:eastAsiaTheme="minorEastAsia" w:cstheme="minorHAnsi"/>
            <w:sz w:val="24"/>
            <w:szCs w:val="24"/>
          </w:rPr>
          <w:t xml:space="preserve">can </w:t>
        </w:r>
      </w:ins>
      <w:r w:rsidR="000979F6">
        <w:rPr>
          <w:rFonts w:eastAsiaTheme="minorEastAsia" w:cstheme="minorHAnsi"/>
          <w:sz w:val="24"/>
          <w:szCs w:val="24"/>
        </w:rPr>
        <w:t>be</w:t>
      </w:r>
      <w:del w:id="478" w:author="Mikael Randrup Byrialsen" w:date="2022-12-22T16:05:00Z">
        <w:r w:rsidR="000979F6" w:rsidDel="00C014A7">
          <w:rPr>
            <w:rFonts w:eastAsiaTheme="minorEastAsia" w:cstheme="minorHAnsi"/>
            <w:sz w:val="24"/>
            <w:szCs w:val="24"/>
          </w:rPr>
          <w:delText>ing</w:delText>
        </w:r>
      </w:del>
      <w:r w:rsidR="000979F6">
        <w:rPr>
          <w:rFonts w:eastAsiaTheme="minorEastAsia" w:cstheme="minorHAnsi"/>
          <w:sz w:val="24"/>
          <w:szCs w:val="24"/>
        </w:rPr>
        <w:t xml:space="preserve"> categorized as profit-led</w:t>
      </w:r>
      <w:r w:rsidR="00EE7EDF">
        <w:rPr>
          <w:rFonts w:eastAsiaTheme="minorEastAsia" w:cstheme="minorHAnsi"/>
          <w:sz w:val="24"/>
          <w:szCs w:val="24"/>
        </w:rPr>
        <w:t>,</w:t>
      </w:r>
      <w:ins w:id="479" w:author="Mikael Randrup Byrialsen" w:date="2022-12-22T16:06:00Z">
        <w:r>
          <w:rPr>
            <w:rFonts w:eastAsiaTheme="minorEastAsia" w:cstheme="minorHAnsi"/>
            <w:sz w:val="24"/>
            <w:szCs w:val="24"/>
          </w:rPr>
          <w:t xml:space="preserve"> the </w:t>
        </w:r>
      </w:ins>
      <w:ins w:id="480" w:author="Mikael Randrup Byrialsen" w:date="2022-12-22T16:07:00Z">
        <w:r>
          <w:rPr>
            <w:rFonts w:eastAsiaTheme="minorEastAsia" w:cstheme="minorHAnsi"/>
            <w:sz w:val="24"/>
            <w:szCs w:val="24"/>
          </w:rPr>
          <w:t xml:space="preserve">decision to reduce the level of unemployment benefits can be validated, since </w:t>
        </w:r>
        <w:r w:rsidR="004C7C78">
          <w:rPr>
            <w:rFonts w:eastAsiaTheme="minorEastAsia" w:cstheme="minorHAnsi"/>
            <w:sz w:val="24"/>
            <w:szCs w:val="24"/>
          </w:rPr>
          <w:t>it improves the economic activity and reduces the number of unemploy</w:t>
        </w:r>
      </w:ins>
      <w:ins w:id="481" w:author="Mikael Randrup Byrialsen" w:date="2022-12-22T16:08:00Z">
        <w:r w:rsidR="004C7C78">
          <w:rPr>
            <w:rFonts w:eastAsiaTheme="minorEastAsia" w:cstheme="minorHAnsi"/>
            <w:sz w:val="24"/>
            <w:szCs w:val="24"/>
          </w:rPr>
          <w:t>ed as seen in scenario 1 and 2.</w:t>
        </w:r>
      </w:ins>
      <w:r w:rsidR="000979F6">
        <w:rPr>
          <w:rFonts w:eastAsiaTheme="minorEastAsia" w:cstheme="minorHAnsi"/>
          <w:sz w:val="24"/>
          <w:szCs w:val="24"/>
        </w:rPr>
        <w:t xml:space="preserve"> </w:t>
      </w:r>
      <w:ins w:id="482" w:author="Mikael Randrup Byrialsen" w:date="2022-12-22T16:10:00Z">
        <w:r w:rsidR="004C7C78">
          <w:rPr>
            <w:rFonts w:eastAsiaTheme="minorEastAsia" w:cstheme="minorHAnsi"/>
            <w:sz w:val="24"/>
            <w:szCs w:val="24"/>
          </w:rPr>
          <w:t xml:space="preserve">On the other hand, if Denmark is wage-led, as seen in scenario 3, the opposite result can be found. </w:t>
        </w:r>
      </w:ins>
      <w:del w:id="483" w:author="Mikael Randrup Byrialsen" w:date="2022-12-22T16:10:00Z">
        <w:r w:rsidR="000979F6" w:rsidDel="004C7C78">
          <w:rPr>
            <w:rFonts w:eastAsiaTheme="minorEastAsia" w:cstheme="minorHAnsi"/>
            <w:sz w:val="24"/>
            <w:szCs w:val="24"/>
          </w:rPr>
          <w:delText>holds, we find</w:delText>
        </w:r>
      </w:del>
      <w:ins w:id="484" w:author="Mikael Randrup Byrialsen" w:date="2022-12-22T16:10:00Z">
        <w:r w:rsidR="004C7C78">
          <w:rPr>
            <w:rFonts w:eastAsiaTheme="minorEastAsia" w:cstheme="minorHAnsi"/>
            <w:sz w:val="24"/>
            <w:szCs w:val="24"/>
          </w:rPr>
          <w:t>Since the</w:t>
        </w:r>
      </w:ins>
      <w:del w:id="485" w:author="Mikael Randrup Byrialsen" w:date="2022-12-22T16:10:00Z">
        <w:r w:rsidR="000979F6" w:rsidDel="004C7C78">
          <w:rPr>
            <w:rFonts w:eastAsiaTheme="minorEastAsia" w:cstheme="minorHAnsi"/>
            <w:sz w:val="24"/>
            <w:szCs w:val="24"/>
          </w:rPr>
          <w:delText xml:space="preserve"> the</w:delText>
        </w:r>
      </w:del>
      <w:r w:rsidR="000979F6">
        <w:rPr>
          <w:rFonts w:eastAsiaTheme="minorEastAsia" w:cstheme="minorHAnsi"/>
          <w:sz w:val="24"/>
          <w:szCs w:val="24"/>
        </w:rPr>
        <w:t xml:space="preserve"> literature </w:t>
      </w:r>
      <w:del w:id="486" w:author="Mikael Randrup Byrialsen" w:date="2022-12-22T16:11:00Z">
        <w:r w:rsidR="00F00A78" w:rsidDel="004C7C78">
          <w:rPr>
            <w:rFonts w:eastAsiaTheme="minorEastAsia" w:cstheme="minorHAnsi"/>
            <w:sz w:val="24"/>
            <w:szCs w:val="24"/>
          </w:rPr>
          <w:delText>to be</w:delText>
        </w:r>
        <w:r w:rsidR="000979F6" w:rsidDel="004C7C78">
          <w:rPr>
            <w:rFonts w:eastAsiaTheme="minorEastAsia" w:cstheme="minorHAnsi"/>
            <w:sz w:val="24"/>
            <w:szCs w:val="24"/>
          </w:rPr>
          <w:delText xml:space="preserve"> split regarding </w:delText>
        </w:r>
      </w:del>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ins w:id="487" w:author="Mikael Randrup Byrialsen" w:date="2022-12-22T16:11:00Z">
        <w:r w:rsidR="004C7C78">
          <w:rPr>
            <w:rFonts w:eastAsiaTheme="minorEastAsia" w:cstheme="minorHAnsi"/>
            <w:sz w:val="24"/>
            <w:szCs w:val="24"/>
          </w:rPr>
          <w:t xml:space="preserve"> is </w:t>
        </w:r>
        <w:proofErr w:type="spellStart"/>
        <w:r w:rsidR="004C7C78">
          <w:rPr>
            <w:rFonts w:eastAsiaTheme="minorEastAsia" w:cstheme="minorHAnsi"/>
            <w:sz w:val="24"/>
            <w:szCs w:val="24"/>
          </w:rPr>
          <w:t>ambigious</w:t>
        </w:r>
        <w:proofErr w:type="spellEnd"/>
        <w:r w:rsidR="004C7C78">
          <w:rPr>
            <w:rFonts w:eastAsiaTheme="minorEastAsia" w:cstheme="minorHAnsi"/>
            <w:sz w:val="24"/>
            <w:szCs w:val="24"/>
          </w:rPr>
          <w:t>, this also increase the uncertainty of the effect of any political reform.</w:t>
        </w:r>
      </w:ins>
      <w:r w:rsidR="000979F6">
        <w:rPr>
          <w:rFonts w:eastAsiaTheme="minorEastAsia" w:cstheme="minorHAnsi"/>
          <w:sz w:val="24"/>
          <w:szCs w:val="24"/>
        </w:rPr>
        <w:t xml:space="preserve">, </w:t>
      </w:r>
      <w:del w:id="488" w:author="Mikael Randrup Byrialsen" w:date="2022-12-22T16:12:00Z">
        <w:r w:rsidR="000979F6" w:rsidDel="004C7C78">
          <w:rPr>
            <w:rFonts w:eastAsiaTheme="minorEastAsia" w:cstheme="minorHAnsi"/>
            <w:sz w:val="24"/>
            <w:szCs w:val="24"/>
          </w:rPr>
          <w:delText xml:space="preserve">but </w:delText>
        </w:r>
        <w:r w:rsidR="00EE7EDF" w:rsidDel="004C7C78">
          <w:rPr>
            <w:rFonts w:eastAsiaTheme="minorEastAsia" w:cstheme="minorHAnsi"/>
            <w:sz w:val="24"/>
            <w:szCs w:val="24"/>
          </w:rPr>
          <w:delText xml:space="preserve">as the results </w:delText>
        </w:r>
        <w:r w:rsidR="000979F6" w:rsidDel="004C7C78">
          <w:rPr>
            <w:rFonts w:eastAsiaTheme="minorEastAsia" w:cstheme="minorHAnsi"/>
            <w:sz w:val="24"/>
            <w:szCs w:val="24"/>
          </w:rPr>
          <w:delText xml:space="preserve">based on our model seems to be very </w:delText>
        </w:r>
        <w:r w:rsidR="00650FEB" w:rsidDel="004C7C78">
          <w:rPr>
            <w:rFonts w:eastAsiaTheme="minorEastAsia" w:cstheme="minorHAnsi"/>
            <w:sz w:val="24"/>
            <w:szCs w:val="24"/>
          </w:rPr>
          <w:delText>robust,</w:delText>
        </w:r>
        <w:r w:rsidR="00F00A78" w:rsidDel="004C7C78">
          <w:rPr>
            <w:rFonts w:eastAsiaTheme="minorEastAsia" w:cstheme="minorHAnsi"/>
            <w:sz w:val="24"/>
            <w:szCs w:val="24"/>
          </w:rPr>
          <w:delText xml:space="preserve"> we are not concerned about this assumption</w:delText>
        </w:r>
        <w:r w:rsidR="000979F6" w:rsidDel="004C7C78">
          <w:rPr>
            <w:rFonts w:eastAsiaTheme="minorEastAsia" w:cstheme="minorHAnsi"/>
            <w:sz w:val="24"/>
            <w:szCs w:val="24"/>
          </w:rPr>
          <w:delText xml:space="preserve">. </w:delText>
        </w:r>
      </w:del>
      <w:r w:rsidR="00EE7EDF">
        <w:rPr>
          <w:rFonts w:eastAsiaTheme="minorEastAsia" w:cstheme="minorHAnsi"/>
          <w:sz w:val="24"/>
          <w:szCs w:val="24"/>
        </w:rPr>
        <w:br/>
      </w:r>
      <w:del w:id="489" w:author="Mikael Randrup Byrialsen" w:date="2022-12-22T16:12:00Z">
        <w:r w:rsidR="00F00A78" w:rsidDel="004C7C78">
          <w:rPr>
            <w:rFonts w:eastAsiaTheme="minorEastAsia" w:cstheme="minorHAnsi"/>
            <w:sz w:val="24"/>
            <w:szCs w:val="24"/>
          </w:rPr>
          <w:delText>It gets more critical for the next assumption, as</w:delText>
        </w:r>
      </w:del>
      <w:ins w:id="490" w:author="Mikael Randrup Byrialsen" w:date="2022-12-22T16:12:00Z">
        <w:r w:rsidR="004C7C78">
          <w:rPr>
            <w:rFonts w:eastAsiaTheme="minorEastAsia" w:cstheme="minorHAnsi"/>
            <w:sz w:val="24"/>
            <w:szCs w:val="24"/>
          </w:rPr>
          <w:t>Finally,</w:t>
        </w:r>
      </w:ins>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8B1B99">
      <w:pPr>
        <w:pStyle w:val="Overskrift1"/>
        <w:jc w:val="both"/>
        <w:rPr>
          <w:rFonts w:eastAsiaTheme="minorEastAsia"/>
        </w:rPr>
      </w:pPr>
      <w:commentRangeStart w:id="491"/>
      <w:commentRangeStart w:id="492"/>
      <w:r>
        <w:rPr>
          <w:rFonts w:eastAsiaTheme="minorEastAsia"/>
        </w:rPr>
        <w:t xml:space="preserve">Section 6: </w:t>
      </w:r>
      <w:r w:rsidR="004C5315">
        <w:rPr>
          <w:rFonts w:eastAsiaTheme="minorEastAsia"/>
        </w:rPr>
        <w:t>Conclusion</w:t>
      </w:r>
      <w:commentRangeEnd w:id="491"/>
      <w:r w:rsidR="00AC1E57">
        <w:rPr>
          <w:rStyle w:val="Kommentarhenvisning"/>
          <w:rFonts w:asciiTheme="minorHAnsi" w:eastAsiaTheme="minorHAnsi" w:hAnsiTheme="minorHAnsi" w:cstheme="minorBidi"/>
          <w:color w:val="auto"/>
        </w:rPr>
        <w:commentReference w:id="491"/>
      </w:r>
      <w:commentRangeEnd w:id="492"/>
      <w:r w:rsidR="004C7C78">
        <w:rPr>
          <w:rStyle w:val="Kommentarhenvisning"/>
          <w:rFonts w:asciiTheme="minorHAnsi" w:eastAsiaTheme="minorHAnsi" w:hAnsiTheme="minorHAnsi" w:cstheme="minorBidi"/>
          <w:color w:val="auto"/>
        </w:rPr>
        <w:commentReference w:id="492"/>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493"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93"/>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w:t>
      </w:r>
      <w:r w:rsidR="00A75037" w:rsidRPr="007B17B8">
        <w:rPr>
          <w:sz w:val="24"/>
          <w:szCs w:val="24"/>
        </w:rPr>
        <w:lastRenderedPageBreak/>
        <w:t>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494"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494"/>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95"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495"/>
      <w:r w:rsidR="0062727A">
        <w:rPr>
          <w:sz w:val="24"/>
          <w:szCs w:val="24"/>
        </w:rPr>
        <w:t xml:space="preserve"> </w:t>
      </w:r>
      <w:bookmarkStart w:id="496"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496"/>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497"/>
      <w:r w:rsidR="00560ED3" w:rsidRPr="007B17B8">
        <w:rPr>
          <w:sz w:val="24"/>
          <w:szCs w:val="24"/>
        </w:rPr>
        <w:t>1500</w:t>
      </w:r>
      <w:commentRangeEnd w:id="497"/>
      <w:r w:rsidR="0076761C">
        <w:rPr>
          <w:rStyle w:val="Kommentarhenvisning"/>
        </w:rPr>
        <w:commentReference w:id="497"/>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lastRenderedPageBreak/>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498" w:name="_Hlk120455450"/>
      <w:r w:rsidR="00830830" w:rsidRPr="00650FEB">
        <w:rPr>
          <w:sz w:val="24"/>
          <w:szCs w:val="24"/>
        </w:rPr>
        <w:t xml:space="preserve">we assume the worker unions in Denmark to be capable of affecting wages when the gap between the level of income insurance and wages </w:t>
      </w:r>
      <w:bookmarkEnd w:id="498"/>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499"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499"/>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lastRenderedPageBreak/>
        <w:t xml:space="preserve">Reference list </w:t>
      </w:r>
    </w:p>
    <w:p w14:paraId="2919FEF5" w14:textId="7D0416A6" w:rsidR="00CD17D9" w:rsidRPr="00B33E3B" w:rsidRDefault="00CD17D9" w:rsidP="008B1B99">
      <w:pPr>
        <w:jc w:val="both"/>
        <w:rPr>
          <w:lang w:val="da-DK"/>
        </w:rPr>
      </w:pPr>
    </w:p>
    <w:p w14:paraId="7A936B36" w14:textId="177AD75B" w:rsidR="00B908B6" w:rsidRPr="00F85892" w:rsidRDefault="00333B3D" w:rsidP="008B1B99">
      <w:pPr>
        <w:widowControl w:val="0"/>
        <w:autoSpaceDE w:val="0"/>
        <w:autoSpaceDN w:val="0"/>
        <w:adjustRightInd w:val="0"/>
        <w:spacing w:line="240" w:lineRule="auto"/>
        <w:ind w:left="480" w:hanging="480"/>
        <w:jc w:val="both"/>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908B6" w:rsidRPr="00F85892">
        <w:rPr>
          <w:rFonts w:ascii="Calibri" w:hAnsi="Calibri" w:cs="Calibri"/>
          <w:noProof/>
          <w:szCs w:val="24"/>
          <w:lang w:val="da-DK"/>
        </w:rPr>
        <w:t xml:space="preserve">Aastrup, M. (2018). 30 Års dagpengeforringelser. </w:t>
      </w:r>
      <w:r w:rsidR="00B908B6" w:rsidRPr="00F85892">
        <w:rPr>
          <w:rFonts w:ascii="Calibri" w:hAnsi="Calibri" w:cs="Calibri"/>
          <w:i/>
          <w:iCs/>
          <w:noProof/>
          <w:szCs w:val="24"/>
          <w:lang w:val="da-DK"/>
        </w:rPr>
        <w:t>Landsorganisationen</w:t>
      </w:r>
      <w:r w:rsidR="00B908B6" w:rsidRPr="00F85892">
        <w:rPr>
          <w:rFonts w:ascii="Calibri" w:hAnsi="Calibri" w:cs="Calibri"/>
          <w:noProof/>
          <w:szCs w:val="24"/>
          <w:lang w:val="da-DK"/>
        </w:rPr>
        <w:t xml:space="preserve">, </w:t>
      </w:r>
      <w:r w:rsidR="00B908B6" w:rsidRPr="00F85892">
        <w:rPr>
          <w:rFonts w:ascii="Calibri" w:hAnsi="Calibri" w:cs="Calibri"/>
          <w:i/>
          <w:iCs/>
          <w:noProof/>
          <w:szCs w:val="24"/>
          <w:lang w:val="da-DK"/>
        </w:rPr>
        <w:t>September 2018</w:t>
      </w:r>
      <w:r w:rsidR="00B908B6" w:rsidRPr="00F85892">
        <w:rPr>
          <w:rFonts w:ascii="Calibri" w:hAnsi="Calibri" w:cs="Calibri"/>
          <w:noProof/>
          <w:szCs w:val="24"/>
          <w:lang w:val="da-DK"/>
        </w:rPr>
        <w:t>.</w:t>
      </w:r>
    </w:p>
    <w:p w14:paraId="0484E9C9"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Andersen, T. M., &amp; Svarer, M. (2006). Flexicurity: The Danish Labour-Market Model. </w:t>
      </w:r>
      <w:r w:rsidRPr="00F85892">
        <w:rPr>
          <w:rFonts w:ascii="Calibri" w:hAnsi="Calibri" w:cs="Calibri"/>
          <w:i/>
          <w:iCs/>
          <w:noProof/>
          <w:szCs w:val="24"/>
          <w:lang w:val="da-DK"/>
        </w:rPr>
        <w:t>Ekonomisk Debatt</w:t>
      </w:r>
      <w:r w:rsidRPr="00F85892">
        <w:rPr>
          <w:rFonts w:ascii="Calibri" w:hAnsi="Calibri" w:cs="Calibri"/>
          <w:noProof/>
          <w:szCs w:val="24"/>
          <w:lang w:val="da-DK"/>
        </w:rPr>
        <w:t xml:space="preserve">, </w:t>
      </w:r>
      <w:r w:rsidRPr="00F85892">
        <w:rPr>
          <w:rFonts w:ascii="Calibri" w:hAnsi="Calibri" w:cs="Calibri"/>
          <w:i/>
          <w:iCs/>
          <w:noProof/>
          <w:szCs w:val="24"/>
          <w:lang w:val="da-DK"/>
        </w:rPr>
        <w:t>1</w:t>
      </w:r>
      <w:r w:rsidRPr="00F85892">
        <w:rPr>
          <w:rFonts w:ascii="Calibri" w:hAnsi="Calibri" w:cs="Calibri"/>
          <w:noProof/>
          <w:szCs w:val="24"/>
          <w:lang w:val="da-DK"/>
        </w:rPr>
        <w:t>(April), 17–29.</w:t>
      </w:r>
    </w:p>
    <w:p w14:paraId="7A097E8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(2), 58–99. https://doi.org/10.1257/pol.20160613</w:t>
      </w:r>
    </w:p>
    <w:p w14:paraId="4518045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European Journal of Economics and Economic Policies: 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Danish Ministry of Taxation. </w:t>
      </w:r>
      <w:r w:rsidRPr="00F85892">
        <w:rPr>
          <w:rFonts w:ascii="Calibri" w:hAnsi="Calibri" w:cs="Calibri"/>
          <w:noProof/>
          <w:szCs w:val="24"/>
          <w:lang w:val="da-DK"/>
        </w:rPr>
        <w:t xml:space="preserve">(2012). </w:t>
      </w:r>
      <w:r w:rsidRPr="00F85892">
        <w:rPr>
          <w:rFonts w:ascii="Calibri" w:hAnsi="Calibri" w:cs="Calibri"/>
          <w:i/>
          <w:iCs/>
          <w:noProof/>
          <w:szCs w:val="24"/>
          <w:lang w:val="da-DK"/>
        </w:rPr>
        <w:t>Aftale om skattereform</w:t>
      </w:r>
      <w:r w:rsidRPr="00F85892">
        <w:rPr>
          <w:rFonts w:ascii="Calibri" w:hAnsi="Calibri" w:cs="Calibri"/>
          <w:noProof/>
          <w:szCs w:val="24"/>
          <w:lang w:val="da-DK"/>
        </w:rPr>
        <w:t>. 1–28.</w:t>
      </w:r>
    </w:p>
    <w:p w14:paraId="6ED8AA98"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Dieterle, S., Bartalotti, O., &amp; Brummet, Q. (2021). </w:t>
      </w:r>
      <w:r w:rsidRPr="00B908B6">
        <w:rPr>
          <w:rFonts w:ascii="Calibri" w:hAnsi="Calibri" w:cs="Calibri"/>
          <w:noProof/>
          <w:szCs w:val="24"/>
        </w:rPr>
        <w:t xml:space="preserve">Revisiting the Effects of Unemployment Insurance Extensions on Unemployment: A Measurement Error-Corrected Regression Discontinuity Approach. </w:t>
      </w:r>
      <w:r w:rsidRPr="00F85892">
        <w:rPr>
          <w:rFonts w:ascii="Calibri" w:hAnsi="Calibri" w:cs="Calibri"/>
          <w:i/>
          <w:iCs/>
          <w:noProof/>
          <w:szCs w:val="24"/>
          <w:lang w:val="da-DK"/>
        </w:rPr>
        <w:t>SSRN Electronic Journal</w:t>
      </w:r>
      <w:r w:rsidRPr="00F85892">
        <w:rPr>
          <w:rFonts w:ascii="Calibri" w:hAnsi="Calibri" w:cs="Calibri"/>
          <w:noProof/>
          <w:szCs w:val="24"/>
          <w:lang w:val="da-DK"/>
        </w:rPr>
        <w:t xml:space="preserve">, </w:t>
      </w:r>
      <w:r w:rsidRPr="00F85892">
        <w:rPr>
          <w:rFonts w:ascii="Calibri" w:hAnsi="Calibri" w:cs="Calibri"/>
          <w:i/>
          <w:iCs/>
          <w:noProof/>
          <w:szCs w:val="24"/>
          <w:lang w:val="da-DK"/>
        </w:rPr>
        <w:t>11496</w:t>
      </w:r>
      <w:r w:rsidRPr="00F85892">
        <w:rPr>
          <w:rFonts w:ascii="Calibri" w:hAnsi="Calibri" w:cs="Calibri"/>
          <w:noProof/>
          <w:szCs w:val="24"/>
          <w:lang w:val="da-DK"/>
        </w:rPr>
        <w:t>. https://doi.org/10.2139/ssrn.3177370</w:t>
      </w:r>
    </w:p>
    <w:p w14:paraId="0915744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(2014). </w:t>
      </w:r>
      <w:r w:rsidRPr="00F85892">
        <w:rPr>
          <w:rFonts w:ascii="Calibri" w:hAnsi="Calibri" w:cs="Calibri"/>
          <w:i/>
          <w:iCs/>
          <w:noProof/>
          <w:szCs w:val="24"/>
          <w:lang w:val="da-DK"/>
        </w:rPr>
        <w:t>Dansk økonomi. Efterår 2014 : Konjunkturvurdering ; Dagpengesystemet</w:t>
      </w:r>
      <w:r w:rsidRPr="00F85892">
        <w:rPr>
          <w:rFonts w:ascii="Calibri" w:hAnsi="Calibri" w:cs="Calibri"/>
          <w:noProof/>
          <w:szCs w:val="24"/>
          <w:lang w:val="da-DK"/>
        </w:rPr>
        <w:t>.</w:t>
      </w:r>
    </w:p>
    <w:p w14:paraId="171B2A74"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(2022). </w:t>
      </w:r>
      <w:r w:rsidRPr="00F85892">
        <w:rPr>
          <w:rFonts w:ascii="Calibri" w:hAnsi="Calibri" w:cs="Calibri"/>
          <w:i/>
          <w:iCs/>
          <w:noProof/>
          <w:szCs w:val="24"/>
          <w:lang w:val="da-DK"/>
        </w:rPr>
        <w:t>RAPPORT FRA FORMANDSKABET DANSK ØKONOMI FORÅR 2022</w:t>
      </w:r>
      <w:r w:rsidRPr="00F85892">
        <w:rPr>
          <w:rFonts w:ascii="Calibri" w:hAnsi="Calibri" w:cs="Calibri"/>
          <w:noProof/>
          <w:szCs w:val="24"/>
          <w:lang w:val="da-DK"/>
        </w:rPr>
        <w:t>. https://dors.dk/raad-vismaend/loven.</w:t>
      </w:r>
    </w:p>
    <w:p w14:paraId="0838696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DREAM. </w:t>
      </w:r>
      <w:r w:rsidRPr="00F85892">
        <w:rPr>
          <w:rFonts w:ascii="Calibri" w:hAnsi="Calibri" w:cs="Calibri"/>
          <w:noProof/>
          <w:szCs w:val="24"/>
          <w:lang w:val="da-DK"/>
        </w:rPr>
        <w:t xml:space="preserve">(2013). </w:t>
      </w:r>
      <w:r w:rsidRPr="00F85892">
        <w:rPr>
          <w:rFonts w:ascii="Calibri" w:hAnsi="Calibri" w:cs="Calibri"/>
          <w:i/>
          <w:iCs/>
          <w:noProof/>
          <w:szCs w:val="24"/>
          <w:lang w:val="da-DK"/>
        </w:rPr>
        <w:t>Langsigtet økonomisk fremskrivning 2013</w:t>
      </w:r>
      <w:r w:rsidRPr="00F85892">
        <w:rPr>
          <w:rFonts w:ascii="Calibri" w:hAnsi="Calibri" w:cs="Calibri"/>
          <w:noProof/>
          <w:szCs w:val="24"/>
          <w:lang w:val="da-DK"/>
        </w:rPr>
        <w:t xml:space="preserve">. </w:t>
      </w:r>
      <w:r w:rsidRPr="00F85892">
        <w:rPr>
          <w:rFonts w:ascii="Calibri" w:hAnsi="Calibri" w:cs="Calibri"/>
          <w:i/>
          <w:iCs/>
          <w:noProof/>
          <w:szCs w:val="24"/>
          <w:lang w:val="da-DK"/>
        </w:rPr>
        <w:t>August</w:t>
      </w:r>
      <w:r w:rsidRPr="00F85892">
        <w:rPr>
          <w:rFonts w:ascii="Calibri" w:hAnsi="Calibri" w:cs="Calibri"/>
          <w:noProof/>
          <w:szCs w:val="24"/>
          <w:lang w:val="da-DK"/>
        </w:rPr>
        <w:t>.</w:t>
      </w:r>
    </w:p>
    <w:p w14:paraId="6ED3060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w:t>
      </w:r>
      <w:r w:rsidRPr="00B908B6">
        <w:rPr>
          <w:rFonts w:ascii="Calibri" w:hAnsi="Calibri" w:cs="Calibri"/>
          <w:noProof/>
          <w:szCs w:val="24"/>
        </w:rPr>
        <w:lastRenderedPageBreak/>
        <w:t xml:space="preserve">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Hagedorn, M., Karahan, F., Manovskii, I., &amp; Mitman, K. (2013). </w:t>
      </w:r>
      <w:r w:rsidRPr="00B908B6">
        <w:rPr>
          <w:rFonts w:ascii="Calibri" w:hAnsi="Calibri" w:cs="Calibri"/>
          <w:noProof/>
          <w:szCs w:val="24"/>
        </w:rPr>
        <w:t xml:space="preserve">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24. http://www.nber.org/papers/w22280</w:t>
      </w:r>
    </w:p>
    <w:p w14:paraId="3EFCFCB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xml:space="preserve">. </w:t>
      </w:r>
      <w:r w:rsidRPr="00F85892">
        <w:rPr>
          <w:rFonts w:ascii="Calibri" w:hAnsi="Calibri" w:cs="Calibri"/>
          <w:noProof/>
          <w:szCs w:val="24"/>
          <w:lang w:val="da-DK"/>
        </w:rPr>
        <w:t>Beskæftigelses Ministeriet. https://www.ft.dk/samling/20201/almdel/beu/spm/270/svar/1776624/2384360/index.htm</w:t>
      </w:r>
    </w:p>
    <w:p w14:paraId="5228381F"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(2015a). </w:t>
      </w:r>
      <w:r w:rsidRPr="00F85892">
        <w:rPr>
          <w:rFonts w:ascii="Calibri" w:hAnsi="Calibri" w:cs="Calibri"/>
          <w:i/>
          <w:iCs/>
          <w:noProof/>
          <w:szCs w:val="24"/>
          <w:lang w:val="da-DK"/>
        </w:rPr>
        <w:t>Dagpengemodellen teknisk analyserapport</w:t>
      </w:r>
      <w:r w:rsidRPr="00F85892">
        <w:rPr>
          <w:rFonts w:ascii="Calibri" w:hAnsi="Calibri" w:cs="Calibri"/>
          <w:noProof/>
          <w:szCs w:val="24"/>
          <w:lang w:val="da-DK"/>
        </w:rPr>
        <w:t>.</w:t>
      </w:r>
    </w:p>
    <w:p w14:paraId="6BFDE7B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(2015b). </w:t>
      </w:r>
      <w:r w:rsidRPr="00F85892">
        <w:rPr>
          <w:rFonts w:ascii="Calibri" w:hAnsi="Calibri" w:cs="Calibri"/>
          <w:i/>
          <w:iCs/>
          <w:noProof/>
          <w:szCs w:val="24"/>
          <w:lang w:val="da-DK"/>
        </w:rPr>
        <w:t>Kompensationsgraden i dagpengesystemet</w:t>
      </w:r>
      <w:r w:rsidRPr="00F85892">
        <w:rPr>
          <w:rFonts w:ascii="Calibri" w:hAnsi="Calibri" w:cs="Calibri"/>
          <w:noProof/>
          <w:szCs w:val="24"/>
          <w:lang w:val="da-DK"/>
        </w:rPr>
        <w:t>. 41.</w:t>
      </w:r>
    </w:p>
    <w:p w14:paraId="06AFF56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Kongshøj, P. (2015). </w:t>
      </w:r>
      <w:r w:rsidRPr="00F85892">
        <w:rPr>
          <w:rFonts w:ascii="Calibri" w:hAnsi="Calibri" w:cs="Calibri"/>
          <w:i/>
          <w:iCs/>
          <w:noProof/>
          <w:szCs w:val="24"/>
          <w:lang w:val="da-DK"/>
        </w:rPr>
        <w:t>Dansk fl exicurity under pres – både indefra og udefra</w:t>
      </w:r>
      <w:r w:rsidRPr="00F85892">
        <w:rPr>
          <w:rFonts w:ascii="Calibri" w:hAnsi="Calibri" w:cs="Calibri"/>
          <w:noProof/>
          <w:szCs w:val="24"/>
          <w:lang w:val="da-DK"/>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Nørgaard, T. (1995). </w:t>
      </w:r>
      <w:r w:rsidRPr="00F85892">
        <w:rPr>
          <w:rFonts w:ascii="Calibri" w:hAnsi="Calibri" w:cs="Calibri"/>
          <w:i/>
          <w:iCs/>
          <w:noProof/>
          <w:szCs w:val="24"/>
          <w:lang w:val="da-DK"/>
        </w:rPr>
        <w:t>Bekendtgørelse om fastsættelse og regulering af omregningssats</w:t>
      </w:r>
      <w:r w:rsidRPr="00F85892">
        <w:rPr>
          <w:rFonts w:ascii="Calibri" w:hAnsi="Calibri" w:cs="Calibri"/>
          <w:noProof/>
          <w:szCs w:val="24"/>
          <w:lang w:val="da-DK"/>
        </w:rPr>
        <w:t>. https://www.retsinformation.dk/eli/lta/1995/1154</w:t>
      </w:r>
    </w:p>
    <w:p w14:paraId="15011DEA"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Risgaard, L. (2021). </w:t>
      </w:r>
      <w:r w:rsidRPr="00F85892">
        <w:rPr>
          <w:rFonts w:ascii="Calibri" w:hAnsi="Calibri" w:cs="Calibri"/>
          <w:i/>
          <w:iCs/>
          <w:noProof/>
          <w:szCs w:val="24"/>
          <w:lang w:val="da-DK"/>
        </w:rPr>
        <w:t>Mere tryghed til lønmodtagerne</w:t>
      </w:r>
      <w:r w:rsidRPr="00F85892">
        <w:rPr>
          <w:rFonts w:ascii="Calibri" w:hAnsi="Calibri" w:cs="Calibri"/>
          <w:noProof/>
          <w:szCs w:val="24"/>
          <w:lang w:val="da-DK"/>
        </w:rPr>
        <w:t>.</w:t>
      </w:r>
    </w:p>
    <w:p w14:paraId="66E561D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 xml:space="preserve">(1), 23–32. </w:t>
      </w:r>
      <w:r w:rsidRPr="00B908B6">
        <w:rPr>
          <w:rFonts w:ascii="Calibri" w:hAnsi="Calibri" w:cs="Calibri"/>
          <w:noProof/>
          <w:szCs w:val="24"/>
        </w:rPr>
        <w:lastRenderedPageBreak/>
        <w:t>https://doi.org/10.1080/09538250308440</w:t>
      </w:r>
    </w:p>
    <w:p w14:paraId="08E83C8C"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rPr>
      </w:pPr>
      <w:r w:rsidRPr="00B908B6">
        <w:rPr>
          <w:rFonts w:ascii="Calibri" w:hAnsi="Calibri" w:cs="Calibri"/>
          <w:noProof/>
          <w:szCs w:val="24"/>
        </w:rPr>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500"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500"/>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501" w:name="_Ref120689876"/>
      <w:r>
        <w:lastRenderedPageBreak/>
        <w:t xml:space="preserve">Appendix 2: </w:t>
      </w:r>
      <w:r w:rsidR="0006174A">
        <w:t>Sensitivity analysis</w:t>
      </w:r>
      <w:bookmarkEnd w:id="501"/>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502"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02"/>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503"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03"/>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8T10:21:00Z" w:initials="SFT">
    <w:p w14:paraId="3EDBFD94" w14:textId="77777777" w:rsidR="00F26AF6" w:rsidRDefault="00F26AF6" w:rsidP="00F26AF6">
      <w:pPr>
        <w:pStyle w:val="Kommentartekst"/>
      </w:pPr>
      <w:r>
        <w:rPr>
          <w:rStyle w:val="Kommentarhenvisning"/>
        </w:rPr>
        <w:annotationRef/>
      </w:r>
      <w:r>
        <w:t>Ændre "kilde"</w:t>
      </w:r>
    </w:p>
  </w:comment>
  <w:comment w:id="2"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3" w:author="Simon Fløj Thomsen" w:date="2022-12-18T10:27:00Z" w:initials="SFT">
    <w:p w14:paraId="317B7B35" w14:textId="77777777" w:rsidR="00F26AF6" w:rsidRDefault="00F26AF6" w:rsidP="00F26AF6">
      <w:pPr>
        <w:pStyle w:val="Kommentartekst"/>
      </w:pPr>
      <w:r>
        <w:rPr>
          <w:rStyle w:val="Kommentarhenvisning"/>
        </w:rPr>
        <w:annotationRef/>
      </w:r>
      <w:r>
        <w:t>Skal vel ændres til engelsk?</w:t>
      </w:r>
    </w:p>
  </w:comment>
  <w:comment w:id="4"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5" w:author="Simon Fløj Thomsen" w:date="2022-12-18T10:31:00Z" w:initials="SFT">
    <w:p w14:paraId="4CBCE7D8" w14:textId="77777777" w:rsidR="00F26AF6" w:rsidRDefault="00F26AF6" w:rsidP="00F26AF6">
      <w:pPr>
        <w:pStyle w:val="Kommentartekst"/>
      </w:pPr>
      <w:r>
        <w:rPr>
          <w:rStyle w:val="Kommentarhenvisning"/>
        </w:rPr>
        <w:annotationRef/>
      </w:r>
      <w:r>
        <w:t>Skal lige tjekke igen</w:t>
      </w:r>
    </w:p>
  </w:comment>
  <w:comment w:id="6"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8"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9" w:author="Simon Fløj Thomsen" w:date="2022-12-21T18:25:00Z" w:initials="SFT">
    <w:p w14:paraId="72F0F4F1" w14:textId="03957C2C" w:rsidR="00F96948" w:rsidRDefault="00F96948" w:rsidP="00995527">
      <w:pPr>
        <w:pStyle w:val="Kommentartekst"/>
      </w:pPr>
      <w:r>
        <w:rPr>
          <w:rStyle w:val="Kommentarhenvisning"/>
        </w:rPr>
        <w:annotationRef/>
      </w:r>
      <w:r>
        <w:t>Syntes lyder lidt mærkeligt</w:t>
      </w:r>
    </w:p>
  </w:comment>
  <w:comment w:id="10" w:author="Mikael Randrup Byrialsen" w:date="2022-12-22T11:17:00Z" w:initials="MRB">
    <w:p w14:paraId="3081525E" w14:textId="77777777" w:rsidR="00893268" w:rsidRDefault="00893268" w:rsidP="00D70693">
      <w:r>
        <w:rPr>
          <w:rStyle w:val="Kommentarhenvisning"/>
        </w:rPr>
        <w:annotationRef/>
      </w:r>
      <w:r>
        <w:rPr>
          <w:sz w:val="20"/>
          <w:szCs w:val="20"/>
        </w:rPr>
        <w:t>Forsøgt at omformulere…</w:t>
      </w:r>
    </w:p>
  </w:comment>
  <w:comment w:id="12"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13"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18" w:author="Simon Fløj Thomsen" w:date="2022-12-21T14:36:00Z" w:initials="SFT">
    <w:p w14:paraId="5E6BF317" w14:textId="77777777" w:rsidR="00893268" w:rsidRDefault="00893268" w:rsidP="00893268">
      <w:pPr>
        <w:pStyle w:val="Kommentartekst"/>
      </w:pPr>
      <w:r>
        <w:rPr>
          <w:rStyle w:val="Kommentarhenvisning"/>
        </w:rPr>
        <w:annotationRef/>
      </w:r>
      <w:r>
        <w:t>Er demand kanalen specifikt nævnt stadig? Og vil det give mening at gøre det lidt mere klart når en makro kanal argumenteret af literaturen i section 2 inkluderes i modellen?</w:t>
      </w:r>
    </w:p>
  </w:comment>
  <w:comment w:id="19" w:author="Mikael Randrup Byrialsen" w:date="2022-12-22T11:19:00Z" w:initials="MRB">
    <w:p w14:paraId="6E5990CB" w14:textId="77777777" w:rsidR="00893268" w:rsidRDefault="00893268" w:rsidP="00893268">
      <w:r>
        <w:rPr>
          <w:rStyle w:val="Kommentarhenvisning"/>
        </w:rPr>
        <w:annotationRef/>
      </w:r>
      <w:r>
        <w:rPr>
          <w:sz w:val="20"/>
          <w:szCs w:val="20"/>
        </w:rPr>
        <w:t>Det skal vi være helt sikre på, når vi strømliner artiklen efter nytår</w:t>
      </w:r>
    </w:p>
  </w:comment>
  <w:comment w:id="22" w:author="Mikael Randrup Byrialsen" w:date="2022-12-22T11:50:00Z" w:initials="MRB">
    <w:p w14:paraId="2BE2B15A" w14:textId="77777777" w:rsidR="00CA0076" w:rsidRDefault="00CA0076" w:rsidP="00487535">
      <w:r>
        <w:rPr>
          <w:rStyle w:val="Kommentarhenvisning"/>
        </w:rPr>
        <w:annotationRef/>
      </w:r>
      <w:r>
        <w:rPr>
          <w:sz w:val="20"/>
          <w:szCs w:val="20"/>
        </w:rPr>
        <w:t>Vi mangler vel egentlig at indskrive lønligningen?</w:t>
      </w:r>
    </w:p>
  </w:comment>
  <w:comment w:id="23"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51" w:author="Simon Fløj Thomsen" w:date="2022-12-21T14:37:00Z" w:initials="SFT">
    <w:p w14:paraId="1D029492" w14:textId="2E1D3CD5" w:rsidR="00590467" w:rsidRDefault="00590467" w:rsidP="00AA6F4A">
      <w:pPr>
        <w:pStyle w:val="Kommentartekst"/>
      </w:pPr>
      <w:r>
        <w:rPr>
          <w:rStyle w:val="Kommentarhenvisning"/>
        </w:rPr>
        <w:annotationRef/>
      </w:r>
      <w:r>
        <w:t>Kommer meget pludseligt</w:t>
      </w:r>
    </w:p>
  </w:comment>
  <w:comment w:id="52"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53"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66" w:author="Simon Fløj Thomsen" w:date="2022-12-17T12:09:00Z" w:initials="SFT">
    <w:p w14:paraId="68174BE2" w14:textId="59211D74" w:rsidR="009F44F0" w:rsidRDefault="009F44F0" w:rsidP="00094904">
      <w:pPr>
        <w:pStyle w:val="Kommentartekst"/>
      </w:pPr>
      <w:r>
        <w:rPr>
          <w:rStyle w:val="Kommentarhenvisning"/>
        </w:rPr>
        <w:annotationRef/>
      </w:r>
      <w:r>
        <w:t>Højere løn-vækst øger nu max dagpenge</w:t>
      </w:r>
    </w:p>
  </w:comment>
  <w:comment w:id="67"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170" w:author="Simon Fløj Thomsen" w:date="2022-12-17T09:30:00Z" w:initials="SFT">
    <w:p w14:paraId="14BEAC99" w14:textId="77777777" w:rsidR="00C60073" w:rsidRDefault="00C60073" w:rsidP="00C60073">
      <w:pPr>
        <w:pStyle w:val="Kommentartekst"/>
      </w:pPr>
      <w:r>
        <w:rPr>
          <w:rStyle w:val="Kommentarhenvisning"/>
        </w:rPr>
        <w:annotationRef/>
      </w:r>
      <w:r>
        <w:t>Enden uddybe her, eller i et stød nede i diskutionen hvor vi kun kigger på løn kanalen?</w:t>
      </w:r>
    </w:p>
  </w:comment>
  <w:comment w:id="171" w:author="Simon Fløj Thomsen" w:date="2022-12-17T09:30:00Z" w:initials="SFT">
    <w:p w14:paraId="71F027B2" w14:textId="77777777" w:rsidR="00C60073" w:rsidRDefault="00C60073" w:rsidP="00C60073">
      <w:pPr>
        <w:pStyle w:val="Kommentartekst"/>
      </w:pPr>
      <w:r>
        <w:rPr>
          <w:rStyle w:val="Kommentarhenvisning"/>
        </w:rPr>
        <w:annotationRef/>
      </w:r>
      <w:r>
        <w:t>Snak med Mikael om at forklare den her kanal… eller om den skal laves om?</w:t>
      </w:r>
    </w:p>
  </w:comment>
  <w:comment w:id="172" w:author="Simon Fløj Thomsen" w:date="2022-12-18T20:35:00Z" w:initials="SFT">
    <w:p w14:paraId="252FC7C2" w14:textId="77777777" w:rsidR="00C60073" w:rsidRDefault="00C60073" w:rsidP="00C60073">
      <w:pPr>
        <w:pStyle w:val="Kommentartekst"/>
      </w:pPr>
      <w:r>
        <w:rPr>
          <w:rStyle w:val="Kommentarhenvisning"/>
        </w:rPr>
        <w:annotationRef/>
      </w:r>
      <w:r>
        <w:t>LF-kanalen</w:t>
      </w:r>
    </w:p>
  </w:comment>
  <w:comment w:id="263" w:author="Simon Fløj Thomsen" w:date="2022-12-17T09:30:00Z" w:initials="SFT">
    <w:p w14:paraId="44380DAA" w14:textId="77777777" w:rsidR="00276F24" w:rsidRDefault="00276F24" w:rsidP="00276F24">
      <w:pPr>
        <w:pStyle w:val="Kommentartekst"/>
      </w:pPr>
      <w:r>
        <w:rPr>
          <w:rStyle w:val="Kommentarhenvisning"/>
        </w:rPr>
        <w:annotationRef/>
      </w:r>
      <w:r>
        <w:t>Enden uddybe her, eller i et stød nede i diskutionen hvor vi kun kigger på løn kanalen?</w:t>
      </w:r>
    </w:p>
  </w:comment>
  <w:comment w:id="264" w:author="Simon Fløj Thomsen" w:date="2022-12-17T09:30:00Z" w:initials="SFT">
    <w:p w14:paraId="357113A4" w14:textId="77777777" w:rsidR="00276F24" w:rsidRDefault="00276F24" w:rsidP="00276F24">
      <w:pPr>
        <w:pStyle w:val="Kommentartekst"/>
      </w:pPr>
      <w:r>
        <w:rPr>
          <w:rStyle w:val="Kommentarhenvisning"/>
        </w:rPr>
        <w:annotationRef/>
      </w:r>
      <w:r>
        <w:t>Snak med Mikael om at forklare den her kanal… eller om den skal laves om?</w:t>
      </w:r>
    </w:p>
  </w:comment>
  <w:comment w:id="265" w:author="Simon Fløj Thomsen" w:date="2022-12-18T20:35:00Z" w:initials="SFT">
    <w:p w14:paraId="4E0B4F19" w14:textId="77777777" w:rsidR="00276F24" w:rsidRDefault="00276F24" w:rsidP="00276F24">
      <w:pPr>
        <w:pStyle w:val="Kommentartekst"/>
      </w:pPr>
      <w:r>
        <w:rPr>
          <w:rStyle w:val="Kommentarhenvisning"/>
        </w:rPr>
        <w:annotationRef/>
      </w:r>
      <w:r>
        <w:t>LF-kanalen</w:t>
      </w:r>
    </w:p>
  </w:comment>
  <w:comment w:id="271" w:author="Simon Fløj Thomsen" w:date="2022-12-18T19:48:00Z" w:initials="SFT">
    <w:p w14:paraId="61E09AD9" w14:textId="4B884B72" w:rsidR="000872C7" w:rsidRDefault="00B908B6" w:rsidP="006A7435">
      <w:pPr>
        <w:pStyle w:val="Kommentartekst"/>
      </w:pPr>
      <w:r>
        <w:rPr>
          <w:rStyle w:val="Kommentarhenvisning"/>
        </w:rPr>
        <w:annotationRef/>
      </w:r>
      <w:r w:rsidR="000872C7">
        <w:t xml:space="preserve">Kunne man også argumentere for at fjerne løn-kanalen da data ikke passer godt i slutningen af perioden. </w:t>
      </w:r>
    </w:p>
  </w:comment>
  <w:comment w:id="278" w:author="Simon Fløj Thomsen" w:date="2022-12-17T08:46:00Z" w:initials="SFT">
    <w:p w14:paraId="376CC527" w14:textId="697051E8" w:rsidR="00721337" w:rsidRDefault="00721337" w:rsidP="004C58C5">
      <w:pPr>
        <w:pStyle w:val="Kommentartekst"/>
      </w:pPr>
      <w:r>
        <w:rPr>
          <w:rStyle w:val="Kommentarhenvisning"/>
        </w:rPr>
        <w:annotationRef/>
      </w:r>
      <w:r>
        <w:t>Kan jeg muligvis sætte en grund ind her?</w:t>
      </w:r>
    </w:p>
  </w:comment>
  <w:comment w:id="279"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331" w:author="Simon Fløj Thomsen" w:date="2022-12-17T13:30:00Z" w:initials="SFT">
    <w:p w14:paraId="3D04F8E8" w14:textId="77777777" w:rsidR="00C60073" w:rsidRDefault="00C60073" w:rsidP="00C60073">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332" w:author="Simon Fløj Thomsen" w:date="2022-12-17T13:32:00Z" w:initials="SFT">
    <w:p w14:paraId="02CDB839" w14:textId="77777777" w:rsidR="00C60073" w:rsidRDefault="00C60073" w:rsidP="00C60073">
      <w:pPr>
        <w:pStyle w:val="Kommentartekst"/>
      </w:pPr>
      <w:r>
        <w:rPr>
          <w:rStyle w:val="Kommentarhenvisning"/>
        </w:rPr>
        <w:annotationRef/>
      </w:r>
      <w:r>
        <w:t>Kunne måske bare stå i en fodnote nede i diktionen at selv hvis man beholdte LF-kanalen vil det ik ændre på konklussion</w:t>
      </w:r>
    </w:p>
  </w:comment>
  <w:comment w:id="338"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339"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340" w:author="Simon Fløj Thomsen" w:date="2022-12-18T20:35:00Z" w:initials="SFT">
    <w:p w14:paraId="15033169" w14:textId="77777777" w:rsidR="000872C7" w:rsidRDefault="000872C7" w:rsidP="00B77F88">
      <w:pPr>
        <w:pStyle w:val="Kommentartekst"/>
      </w:pPr>
      <w:r>
        <w:rPr>
          <w:rStyle w:val="Kommentarhenvisning"/>
        </w:rPr>
        <w:annotationRef/>
      </w:r>
      <w:r>
        <w:t>LF-kanalen</w:t>
      </w:r>
    </w:p>
  </w:comment>
  <w:comment w:id="346" w:author="Simon Fløj Thomsen" w:date="2022-12-17T13:30:00Z" w:initials="SFT">
    <w:p w14:paraId="5104B5D2" w14:textId="09A8AA04"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347"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413" w:author="Simon Fløj Thomsen" w:date="2022-12-18T20:00:00Z" w:initials="SFT">
    <w:p w14:paraId="1BCEF1FB" w14:textId="77777777" w:rsidR="000872C7" w:rsidRDefault="00B85EF7" w:rsidP="00725E77">
      <w:pPr>
        <w:pStyle w:val="Kommentartekst"/>
      </w:pPr>
      <w:r>
        <w:rPr>
          <w:rStyle w:val="Kommentarhenvisning"/>
        </w:rPr>
        <w:annotationRef/>
      </w:r>
      <w:r w:rsidR="000872C7">
        <w:t>Ved ik om man behøves en genopfriskning når det kun er 3 scenarier nu</w:t>
      </w:r>
    </w:p>
  </w:comment>
  <w:comment w:id="414" w:author="Mikael Randrup Byrialsen" w:date="2022-12-19T09:33:00Z" w:initials="MRB">
    <w:p w14:paraId="0820D054" w14:textId="77777777" w:rsidR="00B42F5D" w:rsidRDefault="00B42F5D" w:rsidP="002B4A99">
      <w:r>
        <w:rPr>
          <w:rStyle w:val="Kommentarhenvisning"/>
        </w:rPr>
        <w:annotationRef/>
      </w:r>
      <w:r>
        <w:rPr>
          <w:sz w:val="20"/>
          <w:szCs w:val="20"/>
        </w:rPr>
        <w:t>Nej, så er der ikke helt så mange informationer at holde styr på…</w:t>
      </w:r>
    </w:p>
  </w:comment>
  <w:comment w:id="436" w:author="Simon Fløj Thomsen" w:date="2022-12-17T13:46:00Z" w:initials="SFT">
    <w:p w14:paraId="508FD3E0" w14:textId="503C89DC"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491"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 w:id="492"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497"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DBFD94" w15:done="0"/>
  <w15:commentEx w15:paraId="189BF10F" w15:paraIdParent="3EDBFD94" w15:done="0"/>
  <w15:commentEx w15:paraId="317B7B35" w15:done="0"/>
  <w15:commentEx w15:paraId="693260EA" w15:paraIdParent="317B7B35" w15:done="0"/>
  <w15:commentEx w15:paraId="4CBCE7D8" w15:done="0"/>
  <w15:commentEx w15:paraId="06172675" w15:paraIdParent="4CBCE7D8" w15:done="0"/>
  <w15:commentEx w15:paraId="146604CC" w15:done="0"/>
  <w15:commentEx w15:paraId="72F0F4F1" w15:done="0"/>
  <w15:commentEx w15:paraId="3081525E" w15:paraIdParent="72F0F4F1" w15:done="0"/>
  <w15:commentEx w15:paraId="638E87F6" w15:done="0"/>
  <w15:commentEx w15:paraId="6E02D769" w15:paraIdParent="638E87F6" w15:done="0"/>
  <w15:commentEx w15:paraId="5E6BF317" w15:done="0"/>
  <w15:commentEx w15:paraId="6E5990CB" w15:paraIdParent="5E6BF317" w15:done="0"/>
  <w15:commentEx w15:paraId="2BE2B15A" w15:done="0"/>
  <w15:commentEx w15:paraId="191CE1BE" w15:paraIdParent="2BE2B15A" w15:done="0"/>
  <w15:commentEx w15:paraId="1D029492" w15:done="0"/>
  <w15:commentEx w15:paraId="7210B161" w15:paraIdParent="1D029492" w15:done="0"/>
  <w15:commentEx w15:paraId="2CEAB126" w15:paraIdParent="1D029492" w15:done="0"/>
  <w15:commentEx w15:paraId="68174BE2" w15:done="0"/>
  <w15:commentEx w15:paraId="7285937E" w15:paraIdParent="68174BE2" w15:done="0"/>
  <w15:commentEx w15:paraId="14BEAC99" w15:done="0"/>
  <w15:commentEx w15:paraId="71F027B2" w15:done="0"/>
  <w15:commentEx w15:paraId="252FC7C2" w15:paraIdParent="71F027B2" w15:done="0"/>
  <w15:commentEx w15:paraId="44380DAA" w15:done="0"/>
  <w15:commentEx w15:paraId="357113A4" w15:done="0"/>
  <w15:commentEx w15:paraId="4E0B4F19" w15:paraIdParent="357113A4" w15:done="0"/>
  <w15:commentEx w15:paraId="61E09AD9" w15:done="0"/>
  <w15:commentEx w15:paraId="376CC527" w15:done="0"/>
  <w15:commentEx w15:paraId="005279F9" w15:done="0"/>
  <w15:commentEx w15:paraId="3D04F8E8" w15:done="0"/>
  <w15:commentEx w15:paraId="02CDB839" w15:paraIdParent="3D04F8E8" w15:done="0"/>
  <w15:commentEx w15:paraId="2B9140DA" w15:done="0"/>
  <w15:commentEx w15:paraId="6C4E4CF5" w15:done="0"/>
  <w15:commentEx w15:paraId="15033169" w15:paraIdParent="6C4E4CF5" w15:done="0"/>
  <w15:commentEx w15:paraId="5104B5D2" w15:done="0"/>
  <w15:commentEx w15:paraId="568C7746" w15:paraIdParent="5104B5D2" w15:done="0"/>
  <w15:commentEx w15:paraId="1BCEF1FB" w15:done="0"/>
  <w15:commentEx w15:paraId="0820D054" w15:paraIdParent="1BCEF1FB" w15:done="0"/>
  <w15:commentEx w15:paraId="508FD3E0"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E3C6" w16cex:dateUtc="2022-12-18T09:21:00Z"/>
  <w16cex:commentExtensible w16cex:durableId="274AE3C5" w16cex:dateUtc="2022-12-19T08:23:00Z"/>
  <w16cex:commentExtensible w16cex:durableId="274AE3C4" w16cex:dateUtc="2022-12-18T09:27:00Z"/>
  <w16cex:commentExtensible w16cex:durableId="274AE3C3" w16cex:dateUtc="2022-12-19T08:23:00Z"/>
  <w16cex:commentExtensible w16cex:durableId="274AE3C2" w16cex:dateUtc="2022-12-18T09:31:00Z"/>
  <w16cex:commentExtensible w16cex:durableId="274AE3C1" w16cex:dateUtc="2022-12-19T08:24:00Z"/>
  <w16cex:commentExtensible w16cex:durableId="27455629" w16cex:dateUtc="2022-12-15T07:15:00Z"/>
  <w16cex:commentExtensible w16cex:durableId="274DCE01" w16cex:dateUtc="2022-12-21T17:25:00Z"/>
  <w16cex:commentExtensible w16cex:durableId="274EBB49" w16cex:dateUtc="2022-12-22T10:17:00Z"/>
  <w16cex:commentExtensible w16cex:durableId="274D6CBB" w16cex:dateUtc="2022-12-16T16:22:00Z"/>
  <w16cex:commentExtensible w16cex:durableId="274D6CBA" w16cex:dateUtc="2022-12-19T08:28:00Z"/>
  <w16cex:commentExtensible w16cex:durableId="274D986C" w16cex:dateUtc="2022-12-21T13:36:00Z"/>
  <w16cex:commentExtensible w16cex:durableId="274EBBAB" w16cex:dateUtc="2022-12-22T10:19:00Z"/>
  <w16cex:commentExtensible w16cex:durableId="274EC2F1" w16cex:dateUtc="2022-12-22T10:50:00Z"/>
  <w16cex:commentExtensible w16cex:durableId="274F02AB" w16cex:dateUtc="2022-12-22T15:21:00Z"/>
  <w16cex:commentExtensible w16cex:durableId="274D98BB" w16cex:dateUtc="2022-12-21T13:37:00Z"/>
  <w16cex:commentExtensible w16cex:durableId="274DD086" w16cex:dateUtc="2022-12-21T17:35:00Z"/>
  <w16cex:commentExtensible w16cex:durableId="274EBDB5" w16cex:dateUtc="2022-12-22T10:27:00Z"/>
  <w16cex:commentExtensible w16cex:durableId="27482FF6" w16cex:dateUtc="2022-12-17T11:09:00Z"/>
  <w16cex:commentExtensible w16cex:durableId="274AAE05" w16cex:dateUtc="2022-12-19T08:31:00Z"/>
  <w16cex:commentExtensible w16cex:durableId="274EC793" w16cex:dateUtc="2022-12-17T08:30:00Z"/>
  <w16cex:commentExtensible w16cex:durableId="274EC792" w16cex:dateUtc="2022-12-17T08:30:00Z"/>
  <w16cex:commentExtensible w16cex:durableId="274EC791" w16cex:dateUtc="2022-12-18T19:35:00Z"/>
  <w16cex:commentExtensible w16cex:durableId="274ED770" w16cex:dateUtc="2022-12-17T08:30:00Z"/>
  <w16cex:commentExtensible w16cex:durableId="274ED76F" w16cex:dateUtc="2022-12-17T08:30:00Z"/>
  <w16cex:commentExtensible w16cex:durableId="274ED76E" w16cex:dateUtc="2022-12-18T19:35:00Z"/>
  <w16cex:commentExtensible w16cex:durableId="2749ED29" w16cex:dateUtc="2022-12-18T18:48:00Z"/>
  <w16cex:commentExtensible w16cex:durableId="2748007C" w16cex:dateUtc="2022-12-17T07:46:00Z"/>
  <w16cex:commentExtensible w16cex:durableId="27480297" w16cex:dateUtc="2022-12-17T07:55:00Z"/>
  <w16cex:commentExtensible w16cex:durableId="274EC7C8" w16cex:dateUtc="2022-12-17T12:30:00Z"/>
  <w16cex:commentExtensible w16cex:durableId="274EC7C7" w16cex:dateUtc="2022-12-17T12:32:00Z"/>
  <w16cex:commentExtensible w16cex:durableId="27480ACD" w16cex:dateUtc="2022-12-17T08:30:00Z"/>
  <w16cex:commentExtensible w16cex:durableId="27480AA0" w16cex:dateUtc="2022-12-17T08:30:00Z"/>
  <w16cex:commentExtensible w16cex:durableId="2749F809" w16cex:dateUtc="2022-12-18T19:35:00Z"/>
  <w16cex:commentExtensible w16cex:durableId="274842DB" w16cex:dateUtc="2022-12-17T12:30:00Z"/>
  <w16cex:commentExtensible w16cex:durableId="2748437E" w16cex:dateUtc="2022-12-17T12:32:00Z"/>
  <w16cex:commentExtensible w16cex:durableId="2749EFDA" w16cex:dateUtc="2022-12-18T19:00:00Z"/>
  <w16cex:commentExtensible w16cex:durableId="274AAE6C" w16cex:dateUtc="2022-12-19T08:33:00Z"/>
  <w16cex:commentExtensible w16cex:durableId="274846AB" w16cex:dateUtc="2022-12-17T12:46: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DBFD94" w16cid:durableId="274AE3C6"/>
  <w16cid:commentId w16cid:paraId="189BF10F" w16cid:durableId="274AE3C5"/>
  <w16cid:commentId w16cid:paraId="317B7B35" w16cid:durableId="274AE3C4"/>
  <w16cid:commentId w16cid:paraId="693260EA" w16cid:durableId="274AE3C3"/>
  <w16cid:commentId w16cid:paraId="4CBCE7D8" w16cid:durableId="274AE3C2"/>
  <w16cid:commentId w16cid:paraId="06172675" w16cid:durableId="274AE3C1"/>
  <w16cid:commentId w16cid:paraId="146604CC" w16cid:durableId="27455629"/>
  <w16cid:commentId w16cid:paraId="72F0F4F1" w16cid:durableId="274DCE01"/>
  <w16cid:commentId w16cid:paraId="3081525E" w16cid:durableId="274EBB49"/>
  <w16cid:commentId w16cid:paraId="638E87F6" w16cid:durableId="274D6CBB"/>
  <w16cid:commentId w16cid:paraId="6E02D769" w16cid:durableId="274D6CBA"/>
  <w16cid:commentId w16cid:paraId="5E6BF317" w16cid:durableId="274D986C"/>
  <w16cid:commentId w16cid:paraId="6E5990CB" w16cid:durableId="274EBBAB"/>
  <w16cid:commentId w16cid:paraId="2BE2B15A" w16cid:durableId="274EC2F1"/>
  <w16cid:commentId w16cid:paraId="191CE1BE" w16cid:durableId="274F02AB"/>
  <w16cid:commentId w16cid:paraId="1D029492" w16cid:durableId="274D98BB"/>
  <w16cid:commentId w16cid:paraId="7210B161" w16cid:durableId="274DD086"/>
  <w16cid:commentId w16cid:paraId="2CEAB126" w16cid:durableId="274EBDB5"/>
  <w16cid:commentId w16cid:paraId="68174BE2" w16cid:durableId="27482FF6"/>
  <w16cid:commentId w16cid:paraId="7285937E" w16cid:durableId="274AAE05"/>
  <w16cid:commentId w16cid:paraId="14BEAC99" w16cid:durableId="274EC793"/>
  <w16cid:commentId w16cid:paraId="71F027B2" w16cid:durableId="274EC792"/>
  <w16cid:commentId w16cid:paraId="252FC7C2" w16cid:durableId="274EC791"/>
  <w16cid:commentId w16cid:paraId="44380DAA" w16cid:durableId="274ED770"/>
  <w16cid:commentId w16cid:paraId="357113A4" w16cid:durableId="274ED76F"/>
  <w16cid:commentId w16cid:paraId="4E0B4F19" w16cid:durableId="274ED76E"/>
  <w16cid:commentId w16cid:paraId="61E09AD9" w16cid:durableId="2749ED29"/>
  <w16cid:commentId w16cid:paraId="376CC527" w16cid:durableId="2748007C"/>
  <w16cid:commentId w16cid:paraId="005279F9" w16cid:durableId="27480297"/>
  <w16cid:commentId w16cid:paraId="3D04F8E8" w16cid:durableId="274EC7C8"/>
  <w16cid:commentId w16cid:paraId="02CDB839" w16cid:durableId="274EC7C7"/>
  <w16cid:commentId w16cid:paraId="2B9140DA" w16cid:durableId="27480ACD"/>
  <w16cid:commentId w16cid:paraId="6C4E4CF5" w16cid:durableId="27480AA0"/>
  <w16cid:commentId w16cid:paraId="15033169" w16cid:durableId="2749F809"/>
  <w16cid:commentId w16cid:paraId="5104B5D2" w16cid:durableId="274842DB"/>
  <w16cid:commentId w16cid:paraId="568C7746" w16cid:durableId="2748437E"/>
  <w16cid:commentId w16cid:paraId="1BCEF1FB" w16cid:durableId="2749EFDA"/>
  <w16cid:commentId w16cid:paraId="0820D054" w16cid:durableId="274AAE6C"/>
  <w16cid:commentId w16cid:paraId="508FD3E0" w16cid:durableId="274846AB"/>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BF4" w14:textId="77777777" w:rsidR="00B85DD0" w:rsidRDefault="00B85DD0" w:rsidP="005F6ED0">
      <w:pPr>
        <w:spacing w:after="0" w:line="240" w:lineRule="auto"/>
      </w:pPr>
      <w:r>
        <w:separator/>
      </w:r>
    </w:p>
  </w:endnote>
  <w:endnote w:type="continuationSeparator" w:id="0">
    <w:p w14:paraId="0E8BAD6A" w14:textId="77777777" w:rsidR="00B85DD0" w:rsidRDefault="00B85DD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CB8C8" w14:textId="77777777" w:rsidR="00B85DD0" w:rsidRDefault="00B85DD0" w:rsidP="005F6ED0">
      <w:pPr>
        <w:spacing w:after="0" w:line="240" w:lineRule="auto"/>
      </w:pPr>
      <w:r>
        <w:separator/>
      </w:r>
    </w:p>
  </w:footnote>
  <w:footnote w:type="continuationSeparator" w:id="0">
    <w:p w14:paraId="10884F23" w14:textId="77777777" w:rsidR="00B85DD0" w:rsidRDefault="00B85DD0"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w:t>
      </w:r>
      <w:proofErr w:type="spellStart"/>
      <w:r>
        <w:t>microfounded</w:t>
      </w:r>
      <w:proofErr w:type="spellEnd"/>
      <w:r>
        <w:t xml:space="preserve">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ins w:id="61" w:author="Mikael Randrup Byrialsen" w:date="2022-12-22T15:16:00Z">
        <w:r>
          <w:rPr>
            <w:rStyle w:val="Fodnotehenvisning"/>
          </w:rPr>
          <w:footnoteRef/>
        </w:r>
        <w:r>
          <w:t xml:space="preserve"> The investment of firms also depend on the profit share, which is very likely to be affected</w:t>
        </w:r>
      </w:ins>
      <w:ins w:id="62" w:author="Mikael Randrup Byrialsen" w:date="2022-12-22T15:17:00Z">
        <w:r>
          <w:t xml:space="preserve"> negatively by an increase in level of unemployment benefits.</w:t>
        </w:r>
      </w:ins>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0422AF64" w14:textId="6B303E91" w:rsidR="00D21A6E" w:rsidRPr="005900D2" w:rsidDel="002C359D" w:rsidRDefault="00D21A6E">
      <w:pPr>
        <w:pStyle w:val="Fodnotetekst"/>
        <w:rPr>
          <w:del w:id="432" w:author="Mikael Randrup Byrialsen" w:date="2022-12-22T15:55:00Z"/>
        </w:rPr>
      </w:pPr>
      <w:del w:id="433" w:author="Mikael Randrup Byrialsen" w:date="2022-12-22T15:55:00Z">
        <w:r w:rsidRPr="005239BF" w:rsidDel="002C359D">
          <w:rPr>
            <w:rStyle w:val="Fodnotehenvisning"/>
          </w:rPr>
          <w:footnoteRef/>
        </w:r>
        <w:r w:rsidDel="002C359D">
          <w:delText xml:space="preserve"> </w:delText>
        </w:r>
        <w:r w:rsidDel="002C359D">
          <w:rPr>
            <w:rStyle w:val="cf01"/>
          </w:rPr>
          <w:delText>The standard set-up of this method is</w:delText>
        </w:r>
        <w:r w:rsidR="00052901" w:rsidDel="002C359D">
          <w:rPr>
            <w:rStyle w:val="cf01"/>
          </w:rPr>
          <w:delText xml:space="preserve"> as follows: I</w:delText>
        </w:r>
        <w:r w:rsidDel="002C359D">
          <w:rPr>
            <w:rStyle w:val="cf01"/>
          </w:rPr>
          <w:delText>f region 1 is hit by a shock (could be a political decision)</w:delText>
        </w:r>
        <w:r w:rsidR="00052901" w:rsidDel="002C359D">
          <w:rPr>
            <w:rStyle w:val="cf01"/>
          </w:rPr>
          <w:delText>,</w:delText>
        </w:r>
        <w:r w:rsidDel="002C359D">
          <w:rPr>
            <w:rStyle w:val="cf01"/>
          </w:rPr>
          <w:delText xml:space="preserve"> </w:delText>
        </w:r>
        <w:r w:rsidR="00052901" w:rsidDel="002C359D">
          <w:rPr>
            <w:rStyle w:val="cf01"/>
          </w:rPr>
          <w:delText>w</w:delText>
        </w:r>
        <w:r w:rsidDel="002C359D">
          <w:rPr>
            <w:rStyle w:val="cf01"/>
          </w:rPr>
          <w:delText>e use a region 2 not experiencing the shock to compare with region 1. Thereby using the development in region 2 as a proxy for how the development in region 1 would have continued if not hit by the shock.</w:delText>
        </w:r>
      </w:del>
    </w:p>
  </w:footnote>
  <w:footnote w:id="16">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7">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8">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9">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0">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1">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Mikael Randrup Byrialsen">
    <w15:presenceInfo w15:providerId="AD" w15:userId="S::randrup@id.aau.dk::67bd5734-9bfb-46dc-b83f-8eb7ab4cd629"/>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C5E"/>
    <w:rsid w:val="00175E58"/>
    <w:rsid w:val="00176D07"/>
    <w:rsid w:val="00177144"/>
    <w:rsid w:val="00181228"/>
    <w:rsid w:val="001814F6"/>
    <w:rsid w:val="00182984"/>
    <w:rsid w:val="00182B43"/>
    <w:rsid w:val="00184D12"/>
    <w:rsid w:val="00185819"/>
    <w:rsid w:val="00185B9F"/>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73B8"/>
    <w:rsid w:val="004178EE"/>
    <w:rsid w:val="00421DBA"/>
    <w:rsid w:val="004228E5"/>
    <w:rsid w:val="004241ED"/>
    <w:rsid w:val="00425124"/>
    <w:rsid w:val="00425D00"/>
    <w:rsid w:val="004260CF"/>
    <w:rsid w:val="00431CFC"/>
    <w:rsid w:val="00432F71"/>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224C"/>
    <w:rsid w:val="00BE49F5"/>
    <w:rsid w:val="00BE5F4C"/>
    <w:rsid w:val="00BE6053"/>
    <w:rsid w:val="00BE6902"/>
    <w:rsid w:val="00BE6ECA"/>
    <w:rsid w:val="00BE7695"/>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115"/>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1539"/>
    <w:rsid w:val="00E23ABB"/>
    <w:rsid w:val="00E246B1"/>
    <w:rsid w:val="00E255CD"/>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90BD8"/>
    <w:rsid w:val="00F92F65"/>
    <w:rsid w:val="00F93B35"/>
    <w:rsid w:val="00F93E42"/>
    <w:rsid w:val="00F950FA"/>
    <w:rsid w:val="00F96948"/>
    <w:rsid w:val="00F97FF9"/>
    <w:rsid w:val="00FA1197"/>
    <w:rsid w:val="00FA282F"/>
    <w:rsid w:val="00FA2E34"/>
    <w:rsid w:val="00FA3318"/>
    <w:rsid w:val="00FA3406"/>
    <w:rsid w:val="00FA4868"/>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74</Pages>
  <Words>36556</Words>
  <Characters>208370</Characters>
  <Application>Microsoft Office Word</Application>
  <DocSecurity>0</DocSecurity>
  <Lines>1736</Lines>
  <Paragraphs>488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244438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2</cp:revision>
  <cp:lastPrinted>2022-11-30T09:36:00Z</cp:lastPrinted>
  <dcterms:created xsi:type="dcterms:W3CDTF">2022-12-22T15:49:00Z</dcterms:created>
  <dcterms:modified xsi:type="dcterms:W3CDTF">2022-12-22T15:49:00Z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