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2F9D0166" w14:textId="1BD5D861" w:rsidR="00577455" w:rsidRPr="00577455" w:rsidRDefault="00577455" w:rsidP="0037523D">
      <w:pPr>
        <w:pStyle w:val="Titel"/>
        <w:jc w:val="both"/>
        <w:rPr>
          <w:rFonts w:eastAsiaTheme="minorEastAsia" w:cstheme="minorHAnsi"/>
          <w:sz w:val="24"/>
          <w:szCs w:val="24"/>
        </w:rPr>
      </w:pPr>
      <w:r>
        <w:t>Including Macroeconomic effects when analyzing regulations towards the Danish Income Insurance Program – Performing a counterfactual analysis in a Stock-Flow-Consistent framework</w:t>
      </w:r>
    </w:p>
    <w:p w14:paraId="4B8A30B5" w14:textId="77777777" w:rsidR="00577455" w:rsidRPr="00B16D88" w:rsidRDefault="00577455" w:rsidP="00E255CD">
      <w:pPr>
        <w:spacing w:line="360" w:lineRule="auto"/>
        <w:jc w:val="both"/>
        <w:rPr>
          <w:rFonts w:ascii="Times New Roman" w:hAnsi="Times New Roman" w:cs="Times New Roman"/>
        </w:rPr>
      </w:pPr>
    </w:p>
    <w:p w14:paraId="0C88FE27" w14:textId="66934647" w:rsidR="00577455" w:rsidRPr="00B16D88" w:rsidRDefault="00577455" w:rsidP="0037523D">
      <w:pPr>
        <w:spacing w:line="360" w:lineRule="auto"/>
        <w:jc w:val="both"/>
        <w:rPr>
          <w:rFonts w:ascii="Times New Roman" w:hAnsi="Times New Roman" w:cs="Times New Roman"/>
        </w:rPr>
      </w:pPr>
      <w:r w:rsidRPr="00B16D88">
        <w:rPr>
          <w:rFonts w:ascii="Times New Roman" w:hAnsi="Times New Roman" w:cs="Times New Roman"/>
        </w:rPr>
        <w:t>Abstract</w:t>
      </w:r>
    </w:p>
    <w:p w14:paraId="623BEB04" w14:textId="6BE90C8C" w:rsidR="00577455" w:rsidRPr="00577455" w:rsidRDefault="00577455" w:rsidP="0037523D">
      <w:pPr>
        <w:jc w:val="both"/>
      </w:pPr>
      <w:r w:rsidRPr="00577455">
        <w:t xml:space="preserve">This paper attempts to evaluate the political decision of suppressing the state regulation percentage, voted through by the Danish government in the tax reform of 2012. We do so by estimating the macro elasticity of income insurance on unemployment. We find it important to analyze the full macroeconomic effects as the Danish income insurance model, used by the Danish government to analyze changes to the Danish income insurance program today, do not include any macroeconomic effects. To obtain these macro effects we utilize the quarterly Stock-Flow-Consistent model for the Danish economy developed by Byrialsen et al. (2022). Here we incorporate the Danish income insurance program and five macroeconomic channels, allowing changes in the program to affect the economy. We simulate the model including these five channels to generate an estimate of the change in unemployment associated with each macroeconomic effect both independently and together. We then use these macroeconomic effects together with the microeconomic effects found by the Danish income insurance model to estimate the macro elasticity. We find the macro elasticity to be approximately twice as large as the micro elasticity in the case of Denmark. Using a Baily-Chetty framework including the macro elasticity obtained in this paper, we find evidence that suppressing the state regulation percentage in Denmark was a correct decision looking at the economic welfare. More interestingly, we find this conclusion to be highly dependent on two findings. First, whether the Danish economy is categorized as wage-led or profit-led. Second, the willingness of the worker unions to maintain a high incentive to work, by maintaining a minimum-gap between the level of income insurance and wages. The results of this paper questions the way in which only microeconomic effects so far has been considered when evaluating political decisions regarding the Danish income insurance program. </w:t>
      </w:r>
    </w:p>
    <w:p w14:paraId="2FC46B2A" w14:textId="77777777" w:rsidR="00577455" w:rsidRPr="00B16D88" w:rsidRDefault="00577455" w:rsidP="00E255CD">
      <w:pPr>
        <w:spacing w:line="360" w:lineRule="auto"/>
        <w:jc w:val="both"/>
        <w:rPr>
          <w:rFonts w:ascii="Times New Roman" w:hAnsi="Times New Roman" w:cs="Times New Roman"/>
        </w:rPr>
      </w:pPr>
    </w:p>
    <w:p w14:paraId="1D4FFD35" w14:textId="77777777" w:rsidR="00577455" w:rsidRPr="00B16D88" w:rsidRDefault="00577455" w:rsidP="00E255CD">
      <w:pPr>
        <w:spacing w:line="360" w:lineRule="auto"/>
        <w:jc w:val="both"/>
        <w:rPr>
          <w:rFonts w:ascii="Times New Roman" w:hAnsi="Times New Roman" w:cs="Times New Roman"/>
        </w:rPr>
      </w:pPr>
    </w:p>
    <w:p w14:paraId="20B190A7" w14:textId="14E4CA38" w:rsidR="00577455" w:rsidRPr="00B16D88" w:rsidRDefault="00577455" w:rsidP="00E255CD">
      <w:pPr>
        <w:spacing w:line="360" w:lineRule="auto"/>
        <w:jc w:val="both"/>
        <w:rPr>
          <w:rFonts w:ascii="Times New Roman" w:hAnsi="Times New Roman" w:cs="Times New Roman"/>
        </w:rPr>
      </w:pPr>
      <w:r w:rsidRPr="00B16D88">
        <w:rPr>
          <w:rFonts w:ascii="Times New Roman" w:hAnsi="Times New Roman" w:cs="Times New Roman"/>
          <w:b/>
          <w:bCs/>
        </w:rPr>
        <w:t xml:space="preserve">Keywords: </w:t>
      </w:r>
      <w:r>
        <w:rPr>
          <w:rFonts w:ascii="Times New Roman" w:hAnsi="Times New Roman" w:cs="Times New Roman"/>
        </w:rPr>
        <w:t>Unemployment Benefits</w:t>
      </w:r>
      <w:r w:rsidRPr="00B16D88">
        <w:rPr>
          <w:rFonts w:ascii="Times New Roman" w:hAnsi="Times New Roman" w:cs="Times New Roman"/>
        </w:rPr>
        <w:t>, Stock-Flow Consistent Models, Denmark</w:t>
      </w:r>
    </w:p>
    <w:p w14:paraId="57072B90" w14:textId="77777777" w:rsidR="00577455" w:rsidRPr="00B16D88" w:rsidRDefault="00577455" w:rsidP="00E255CD">
      <w:pPr>
        <w:spacing w:line="360" w:lineRule="auto"/>
        <w:jc w:val="both"/>
        <w:rPr>
          <w:rFonts w:ascii="Times New Roman" w:hAnsi="Times New Roman" w:cs="Times New Roman"/>
          <w:b/>
          <w:bCs/>
        </w:rPr>
      </w:pPr>
    </w:p>
    <w:p w14:paraId="491F056F" w14:textId="77777777" w:rsidR="00577455" w:rsidRDefault="00577455" w:rsidP="0037523D">
      <w:pPr>
        <w:pStyle w:val="Brdtekst"/>
        <w:spacing w:line="360" w:lineRule="auto"/>
        <w:jc w:val="both"/>
        <w:rPr>
          <w:rFonts w:ascii="Times New Roman" w:hAnsi="Times New Roman" w:cs="Times New Roman"/>
          <w:lang w:val="en-GB"/>
        </w:rPr>
      </w:pPr>
      <w:r w:rsidRPr="00B16D88">
        <w:rPr>
          <w:rFonts w:ascii="Times New Roman" w:hAnsi="Times New Roman" w:cs="Times New Roman"/>
          <w:b/>
          <w:bCs/>
          <w:lang w:val="en-GB"/>
        </w:rPr>
        <w:t>JEL-codes:</w:t>
      </w:r>
      <w:r w:rsidRPr="00B16D88">
        <w:rPr>
          <w:rFonts w:ascii="Times New Roman" w:hAnsi="Times New Roman" w:cs="Times New Roman"/>
          <w:lang w:val="en-GB"/>
        </w:rPr>
        <w:t xml:space="preserve"> E12, E25, E57, E01</w:t>
      </w:r>
    </w:p>
    <w:p w14:paraId="26D68977" w14:textId="46205029" w:rsidR="00577455" w:rsidRDefault="00577455" w:rsidP="0037523D">
      <w:pPr>
        <w:jc w:val="both"/>
        <w:rPr>
          <w:rFonts w:asciiTheme="majorHAnsi" w:eastAsiaTheme="majorEastAsia" w:hAnsiTheme="majorHAnsi" w:cstheme="majorBidi"/>
          <w:color w:val="2F5496" w:themeColor="accent1" w:themeShade="BF"/>
          <w:sz w:val="32"/>
          <w:szCs w:val="32"/>
        </w:rPr>
      </w:pPr>
    </w:p>
    <w:p w14:paraId="3E8FEA58" w14:textId="359817D1" w:rsidR="003C249F" w:rsidRDefault="00766C31" w:rsidP="0037523D">
      <w:pPr>
        <w:pStyle w:val="Overskrift1"/>
        <w:jc w:val="both"/>
      </w:pPr>
      <w:r>
        <w:lastRenderedPageBreak/>
        <w:t xml:space="preserve">Section 1: </w:t>
      </w:r>
      <w:r w:rsidR="003C249F" w:rsidRPr="0075752D">
        <w:t>Introdu</w:t>
      </w:r>
      <w:r w:rsidR="007C7EE5">
        <w:t>c</w:t>
      </w:r>
      <w:r w:rsidR="003C249F" w:rsidRPr="0075752D">
        <w:t>tion</w:t>
      </w:r>
    </w:p>
    <w:p w14:paraId="74714E2F" w14:textId="77777777" w:rsidR="00D77EFC" w:rsidRPr="0075752D" w:rsidRDefault="00D77EFC" w:rsidP="0037523D">
      <w:pPr>
        <w:jc w:val="both"/>
      </w:pPr>
    </w:p>
    <w:p w14:paraId="1F97C2B0" w14:textId="112F7AB2" w:rsidR="00EA3CF1" w:rsidRPr="00A21279" w:rsidRDefault="004C0FB6" w:rsidP="0037523D">
      <w:pPr>
        <w:spacing w:line="360" w:lineRule="auto"/>
        <w:jc w:val="both"/>
        <w:rPr>
          <w:rFonts w:cstheme="minorHAnsi"/>
          <w:sz w:val="24"/>
          <w:szCs w:val="24"/>
        </w:rPr>
      </w:pPr>
      <w:r w:rsidRPr="00A21279">
        <w:rPr>
          <w:rFonts w:cstheme="minorHAnsi"/>
          <w:sz w:val="24"/>
          <w:szCs w:val="24"/>
        </w:rPr>
        <w:t xml:space="preserve">The Danish Flexicurity model </w:t>
      </w:r>
      <w:r w:rsidR="00904464" w:rsidRPr="00A21279">
        <w:rPr>
          <w:rFonts w:cstheme="minorHAnsi"/>
          <w:sz w:val="24"/>
          <w:szCs w:val="24"/>
        </w:rPr>
        <w:t>is well known worldwide, for being one of the most effective in keeping a low and stable unemployment rate compared to the other European countries</w:t>
      </w:r>
      <w:r w:rsidR="00F31B66" w:rsidRPr="00A21279">
        <w:rPr>
          <w:rFonts w:cstheme="minorHAnsi"/>
          <w:sz w:val="24"/>
          <w:szCs w:val="24"/>
        </w:rPr>
        <w:t xml:space="preserve">. </w:t>
      </w:r>
      <w:r w:rsidR="00670BEF" w:rsidRPr="00A21279">
        <w:rPr>
          <w:rFonts w:cstheme="minorHAnsi"/>
          <w:sz w:val="24"/>
          <w:szCs w:val="24"/>
        </w:rPr>
        <w:t xml:space="preserve">Andersen &amp; Svarer </w:t>
      </w:r>
      <w:r w:rsidR="00670BEF">
        <w:rPr>
          <w:rFonts w:cstheme="minorHAnsi"/>
          <w:sz w:val="24"/>
          <w:szCs w:val="24"/>
        </w:rPr>
        <w:fldChar w:fldCharType="begin" w:fldLock="1"/>
      </w:r>
      <w:r w:rsidR="00670BEF">
        <w:rPr>
          <w:rFonts w:cstheme="minorHAnsi"/>
          <w:sz w:val="24"/>
          <w:szCs w:val="24"/>
        </w:rPr>
        <w:instrText>ADDIN CSL_CITATION {"citationItems":[{"id":"ITEM-1","itemData":{"ISSN":"1610-241X","author":[{"dropping-particle":"","family":"Andersen","given":"Torben M","non-dropping-particle":"","parse-names":false,"suffix":""},{"dropping-particle":"","family":"Svarer","given":"Michael","non-dropping-particle":"","parse-names":false,"suffix":""}],"container-title":"Ekonomisk Debatt","id":"ITEM-1","issue":"April","issued":{"date-parts":[["2006"]]},"page":"17-29","title":"Flexicurity: The Danish Labour-Market Model","type":"article-journal","volume":"1"},"suppress-author":1,"uris":["http://www.mendeley.com/documents/?uuid=f85c5eff-3a31-4544-bca3-2a96621787c6"]}],"mendeley":{"formattedCitation":"(2006)","plainTextFormattedCitation":"(2006)","previouslyFormattedCitation":"(2006)"},"properties":{"noteIndex":0},"schema":"https://github.com/citation-style-language/schema/raw/master/csl-citation.json"}</w:instrText>
      </w:r>
      <w:r w:rsidR="00670BEF">
        <w:rPr>
          <w:rFonts w:cstheme="minorHAnsi"/>
          <w:sz w:val="24"/>
          <w:szCs w:val="24"/>
        </w:rPr>
        <w:fldChar w:fldCharType="separate"/>
      </w:r>
      <w:r w:rsidR="00670BEF" w:rsidRPr="00670BEF">
        <w:rPr>
          <w:rFonts w:cstheme="minorHAnsi"/>
          <w:noProof/>
          <w:sz w:val="24"/>
          <w:szCs w:val="24"/>
        </w:rPr>
        <w:t>(2006)</w:t>
      </w:r>
      <w:r w:rsidR="00670BEF">
        <w:rPr>
          <w:rFonts w:cstheme="minorHAnsi"/>
          <w:sz w:val="24"/>
          <w:szCs w:val="24"/>
        </w:rPr>
        <w:fldChar w:fldCharType="end"/>
      </w:r>
      <w:r w:rsidR="00670BEF">
        <w:rPr>
          <w:rFonts w:cstheme="minorHAnsi"/>
          <w:sz w:val="24"/>
          <w:szCs w:val="24"/>
        </w:rPr>
        <w:t xml:space="preserve"> </w:t>
      </w:r>
      <w:r w:rsidR="00A21279" w:rsidRPr="00A21279">
        <w:rPr>
          <w:rFonts w:cstheme="minorHAnsi"/>
          <w:sz w:val="24"/>
          <w:szCs w:val="24"/>
        </w:rPr>
        <w:t>present three elements of the Danish flexicurity model contributing to the low unemployment rate</w:t>
      </w:r>
      <w:r w:rsidR="00B14580">
        <w:rPr>
          <w:rFonts w:cstheme="minorHAnsi"/>
          <w:sz w:val="24"/>
          <w:szCs w:val="24"/>
        </w:rPr>
        <w:t>:</w:t>
      </w:r>
      <w:r w:rsidR="00A21279" w:rsidRPr="00A21279">
        <w:rPr>
          <w:rFonts w:cstheme="minorHAnsi"/>
          <w:sz w:val="24"/>
          <w:szCs w:val="24"/>
        </w:rPr>
        <w:t xml:space="preserve"> </w:t>
      </w:r>
      <w:proofErr w:type="spellStart"/>
      <w:r w:rsidR="00B14580">
        <w:rPr>
          <w:rFonts w:cstheme="minorHAnsi"/>
          <w:sz w:val="24"/>
          <w:szCs w:val="24"/>
        </w:rPr>
        <w:t>i</w:t>
      </w:r>
      <w:proofErr w:type="spellEnd"/>
      <w:r w:rsidR="00B14580">
        <w:rPr>
          <w:rFonts w:cstheme="minorHAnsi"/>
          <w:sz w:val="24"/>
          <w:szCs w:val="24"/>
        </w:rPr>
        <w:t>)</w:t>
      </w:r>
      <w:r w:rsidR="00A21279" w:rsidRPr="00A21279">
        <w:rPr>
          <w:rFonts w:cstheme="minorHAnsi"/>
          <w:sz w:val="24"/>
          <w:szCs w:val="24"/>
        </w:rPr>
        <w:t xml:space="preserve"> flexibility in the form of low hiring terms as well as short termination periods</w:t>
      </w:r>
      <w:r w:rsidR="00B14580">
        <w:rPr>
          <w:rFonts w:cstheme="minorHAnsi"/>
          <w:sz w:val="24"/>
          <w:szCs w:val="24"/>
        </w:rPr>
        <w:t>,</w:t>
      </w:r>
      <w:r w:rsidR="00A21279" w:rsidRPr="00A21279">
        <w:rPr>
          <w:rFonts w:cstheme="minorHAnsi"/>
          <w:sz w:val="24"/>
          <w:szCs w:val="24"/>
        </w:rPr>
        <w:t xml:space="preserve"> </w:t>
      </w:r>
      <w:r w:rsidR="00B14580">
        <w:rPr>
          <w:rFonts w:cstheme="minorHAnsi"/>
          <w:sz w:val="24"/>
          <w:szCs w:val="24"/>
        </w:rPr>
        <w:t>ii)</w:t>
      </w:r>
      <w:r w:rsidR="00A21279" w:rsidRPr="00A21279">
        <w:rPr>
          <w:rFonts w:cstheme="minorHAnsi"/>
          <w:sz w:val="24"/>
          <w:szCs w:val="24"/>
        </w:rPr>
        <w:t xml:space="preserve"> security in the form of generous unemployment benefits, and </w:t>
      </w:r>
      <w:r w:rsidR="00B14580">
        <w:rPr>
          <w:rFonts w:cstheme="minorHAnsi"/>
          <w:sz w:val="24"/>
          <w:szCs w:val="24"/>
        </w:rPr>
        <w:t>iii)</w:t>
      </w:r>
      <w:r w:rsidR="00A21279" w:rsidRPr="00A21279">
        <w:rPr>
          <w:rFonts w:cstheme="minorHAnsi"/>
          <w:sz w:val="24"/>
          <w:szCs w:val="24"/>
        </w:rPr>
        <w:t xml:space="preserve"> an active labor market policy.</w:t>
      </w:r>
      <w:r w:rsidR="00B14580">
        <w:rPr>
          <w:rFonts w:cstheme="minorHAnsi"/>
          <w:sz w:val="24"/>
          <w:szCs w:val="24"/>
        </w:rPr>
        <w:t xml:space="preserve"> </w:t>
      </w:r>
      <w:r w:rsidR="00044FA8" w:rsidRPr="00A21279">
        <w:rPr>
          <w:rFonts w:cstheme="minorHAnsi"/>
          <w:sz w:val="24"/>
          <w:szCs w:val="24"/>
        </w:rPr>
        <w:t xml:space="preserve">The flexible hiring and termination terms ensure that Danish companies can adjust their workforce </w:t>
      </w:r>
      <w:r w:rsidR="00333540">
        <w:rPr>
          <w:rFonts w:cstheme="minorHAnsi"/>
          <w:sz w:val="24"/>
          <w:szCs w:val="24"/>
        </w:rPr>
        <w:t xml:space="preserve">quickly </w:t>
      </w:r>
      <w:r w:rsidR="00044FA8" w:rsidRPr="00A21279">
        <w:rPr>
          <w:rFonts w:cstheme="minorHAnsi"/>
          <w:sz w:val="24"/>
          <w:szCs w:val="24"/>
        </w:rPr>
        <w:t>according to changes in production, without major costs. The worker unions allow these flexibilities for the firm</w:t>
      </w:r>
      <w:r w:rsidR="00267A10" w:rsidRPr="00A21279">
        <w:rPr>
          <w:rFonts w:cstheme="minorHAnsi"/>
          <w:sz w:val="24"/>
          <w:szCs w:val="24"/>
        </w:rPr>
        <w:t>s</w:t>
      </w:r>
      <w:r w:rsidR="00333540">
        <w:rPr>
          <w:rFonts w:cstheme="minorHAnsi"/>
          <w:sz w:val="24"/>
          <w:szCs w:val="24"/>
        </w:rPr>
        <w:t>,</w:t>
      </w:r>
      <w:r w:rsidR="00044FA8" w:rsidRPr="00A21279">
        <w:rPr>
          <w:rFonts w:cstheme="minorHAnsi"/>
          <w:sz w:val="24"/>
          <w:szCs w:val="24"/>
        </w:rPr>
        <w:t xml:space="preserve"> </w:t>
      </w:r>
      <w:r w:rsidR="003E1EBB" w:rsidRPr="00A21279">
        <w:rPr>
          <w:rFonts w:cstheme="minorHAnsi"/>
          <w:sz w:val="24"/>
          <w:szCs w:val="24"/>
        </w:rPr>
        <w:t>because of</w:t>
      </w:r>
      <w:r w:rsidR="00044FA8" w:rsidRPr="00A21279">
        <w:rPr>
          <w:rFonts w:cstheme="minorHAnsi"/>
          <w:sz w:val="24"/>
          <w:szCs w:val="24"/>
        </w:rPr>
        <w:t xml:space="preserve"> the high </w:t>
      </w:r>
      <w:r w:rsidR="00D54324" w:rsidRPr="00A21279">
        <w:rPr>
          <w:rFonts w:cstheme="minorHAnsi"/>
          <w:sz w:val="24"/>
          <w:szCs w:val="24"/>
        </w:rPr>
        <w:t>level of unemployment benefits</w:t>
      </w:r>
      <w:r w:rsidR="00044FA8" w:rsidRPr="00A21279">
        <w:rPr>
          <w:rFonts w:cstheme="minorHAnsi"/>
          <w:sz w:val="24"/>
          <w:szCs w:val="24"/>
        </w:rPr>
        <w:t xml:space="preserve"> ensuring that </w:t>
      </w:r>
      <w:r w:rsidR="004C0622" w:rsidRPr="00A21279">
        <w:rPr>
          <w:rFonts w:cstheme="minorHAnsi"/>
          <w:sz w:val="24"/>
          <w:szCs w:val="24"/>
        </w:rPr>
        <w:t>individuals</w:t>
      </w:r>
      <w:r w:rsidR="00044FA8" w:rsidRPr="00A21279">
        <w:rPr>
          <w:rFonts w:cstheme="minorHAnsi"/>
          <w:sz w:val="24"/>
          <w:szCs w:val="24"/>
        </w:rPr>
        <w:t xml:space="preserve"> will not risk a major reduction in income</w:t>
      </w:r>
      <w:r w:rsidR="004C0622" w:rsidRPr="00A21279">
        <w:rPr>
          <w:rFonts w:cstheme="minorHAnsi"/>
          <w:sz w:val="24"/>
          <w:szCs w:val="24"/>
        </w:rPr>
        <w:t xml:space="preserve"> if</w:t>
      </w:r>
      <w:r w:rsidR="00044FA8" w:rsidRPr="00A21279">
        <w:rPr>
          <w:rFonts w:cstheme="minorHAnsi"/>
          <w:sz w:val="24"/>
          <w:szCs w:val="24"/>
        </w:rPr>
        <w:t xml:space="preserve"> being laid off</w:t>
      </w:r>
      <w:r w:rsidR="004C0622" w:rsidRPr="00A21279">
        <w:rPr>
          <w:rFonts w:cstheme="minorHAnsi"/>
          <w:sz w:val="24"/>
          <w:szCs w:val="24"/>
        </w:rPr>
        <w:t xml:space="preserve">. </w:t>
      </w:r>
      <w:r w:rsidR="00A21279" w:rsidRPr="00A21279">
        <w:rPr>
          <w:rStyle w:val="cf01"/>
          <w:rFonts w:asciiTheme="minorHAnsi" w:hAnsiTheme="minorHAnsi" w:cstheme="minorHAnsi"/>
          <w:sz w:val="24"/>
          <w:szCs w:val="24"/>
        </w:rPr>
        <w:t>For unemployed to receive these benefits it is required that they take part in activities improving their human capital, while they at the same time actively search for a new job.</w:t>
      </w:r>
      <w:r w:rsidR="008F5FCC">
        <w:rPr>
          <w:rStyle w:val="cf01"/>
          <w:rFonts w:asciiTheme="minorHAnsi" w:hAnsiTheme="minorHAnsi" w:cstheme="minorHAnsi"/>
          <w:sz w:val="24"/>
          <w:szCs w:val="24"/>
        </w:rPr>
        <w:t xml:space="preserve"> </w:t>
      </w:r>
    </w:p>
    <w:p w14:paraId="28E2EAD9" w14:textId="6754B4A5" w:rsidR="00D75400" w:rsidRDefault="008F5FCC" w:rsidP="0037523D">
      <w:pPr>
        <w:spacing w:line="360" w:lineRule="auto"/>
        <w:jc w:val="both"/>
        <w:rPr>
          <w:sz w:val="24"/>
          <w:szCs w:val="24"/>
        </w:rPr>
      </w:pPr>
      <w:r>
        <w:rPr>
          <w:sz w:val="24"/>
          <w:szCs w:val="24"/>
        </w:rPr>
        <w:t xml:space="preserve">As </w:t>
      </w:r>
      <w:r w:rsidR="00333540">
        <w:rPr>
          <w:sz w:val="24"/>
          <w:szCs w:val="24"/>
        </w:rPr>
        <w:t xml:space="preserve">argued </w:t>
      </w:r>
      <w:r>
        <w:rPr>
          <w:sz w:val="24"/>
          <w:szCs w:val="24"/>
        </w:rPr>
        <w:t>by</w:t>
      </w:r>
      <w:r w:rsidR="00670BEF">
        <w:rPr>
          <w:sz w:val="24"/>
          <w:szCs w:val="24"/>
        </w:rPr>
        <w:t xml:space="preserve"> Kongshøj</w:t>
      </w:r>
      <w:r>
        <w:rPr>
          <w:sz w:val="24"/>
          <w:szCs w:val="24"/>
        </w:rPr>
        <w:t xml:space="preserve"> </w:t>
      </w:r>
      <w:r w:rsidR="00670BEF">
        <w:rPr>
          <w:sz w:val="24"/>
          <w:szCs w:val="24"/>
        </w:rPr>
        <w:fldChar w:fldCharType="begin" w:fldLock="1"/>
      </w:r>
      <w:r w:rsidR="00670BEF">
        <w:rPr>
          <w:sz w:val="24"/>
          <w:szCs w:val="24"/>
        </w:rPr>
        <w:instrText>ADDIN CSL_CITATION {"citationItems":[{"id":"ITEM-1","itemData":{"author":[{"dropping-particle":"","family":"Kongshøj","given":"Per","non-dropping-particle":"","parse-names":false,"suffix":""}],"id":"ITEM-1","issue":"1","issued":{"date-parts":[["2015"]]},"page":"5-10","title":"Dansk fl exicurity under pres – både indefra og udefra","type":"article-journal"},"suppress-author":1,"uris":["http://www.mendeley.com/documents/?uuid=6dd5bdbd-b078-4b95-b752-5e6e2af2a82a"]}],"mendeley":{"formattedCitation":"(2015)","plainTextFormattedCitation":"(2015)","previouslyFormattedCitation":"(2015)"},"properties":{"noteIndex":0},"schema":"https://github.com/citation-style-language/schema/raw/master/csl-citation.json"}</w:instrText>
      </w:r>
      <w:r w:rsidR="00670BEF">
        <w:rPr>
          <w:sz w:val="24"/>
          <w:szCs w:val="24"/>
        </w:rPr>
        <w:fldChar w:fldCharType="separate"/>
      </w:r>
      <w:r w:rsidR="00670BEF" w:rsidRPr="00670BEF">
        <w:rPr>
          <w:noProof/>
          <w:sz w:val="24"/>
          <w:szCs w:val="24"/>
        </w:rPr>
        <w:t>(2015)</w:t>
      </w:r>
      <w:r w:rsidR="00670BEF">
        <w:rPr>
          <w:sz w:val="24"/>
          <w:szCs w:val="24"/>
        </w:rPr>
        <w:fldChar w:fldCharType="end"/>
      </w:r>
      <w:r>
        <w:rPr>
          <w:sz w:val="24"/>
          <w:szCs w:val="24"/>
        </w:rPr>
        <w:t>, the flexicurity model of Denmark has been under pressure in the later years</w:t>
      </w:r>
      <w:r w:rsidR="00333540">
        <w:rPr>
          <w:sz w:val="24"/>
          <w:szCs w:val="24"/>
        </w:rPr>
        <w:t xml:space="preserve">. In </w:t>
      </w:r>
      <w:r w:rsidR="0037523D">
        <w:rPr>
          <w:sz w:val="24"/>
          <w:szCs w:val="24"/>
        </w:rPr>
        <w:t>this regard</w:t>
      </w:r>
      <w:r w:rsidR="00333540">
        <w:rPr>
          <w:sz w:val="24"/>
          <w:szCs w:val="24"/>
        </w:rPr>
        <w:t xml:space="preserve">, </w:t>
      </w:r>
      <w:r w:rsidR="00503D9C" w:rsidRPr="00AB3D2F">
        <w:rPr>
          <w:sz w:val="24"/>
          <w:szCs w:val="24"/>
        </w:rPr>
        <w:t>the</w:t>
      </w:r>
      <w:r w:rsidR="00A56D55" w:rsidRPr="00AB3D2F">
        <w:rPr>
          <w:sz w:val="24"/>
          <w:szCs w:val="24"/>
        </w:rPr>
        <w:t xml:space="preserve"> Danish</w:t>
      </w:r>
      <w:r w:rsidR="00503D9C" w:rsidRPr="00AB3D2F">
        <w:rPr>
          <w:sz w:val="24"/>
          <w:szCs w:val="24"/>
        </w:rPr>
        <w:t xml:space="preserve"> tax reform</w:t>
      </w:r>
      <w:r w:rsidR="00A56D55" w:rsidRPr="00AB3D2F">
        <w:rPr>
          <w:sz w:val="24"/>
          <w:szCs w:val="24"/>
        </w:rPr>
        <w:t xml:space="preserve"> </w:t>
      </w:r>
      <w:r w:rsidR="00333540">
        <w:rPr>
          <w:sz w:val="24"/>
          <w:szCs w:val="24"/>
        </w:rPr>
        <w:t xml:space="preserve">from </w:t>
      </w:r>
      <w:r w:rsidR="00A56D55" w:rsidRPr="00AB3D2F">
        <w:rPr>
          <w:sz w:val="24"/>
          <w:szCs w:val="24"/>
        </w:rPr>
        <w:t>201</w:t>
      </w:r>
      <w:r w:rsidR="007B3DB0" w:rsidRPr="00AB3D2F">
        <w:rPr>
          <w:sz w:val="24"/>
          <w:szCs w:val="24"/>
        </w:rPr>
        <w:t>2</w:t>
      </w:r>
      <w:r w:rsidR="00D22628" w:rsidRPr="00AB3D2F">
        <w:rPr>
          <w:sz w:val="24"/>
          <w:szCs w:val="24"/>
        </w:rPr>
        <w:t xml:space="preserve">, </w:t>
      </w:r>
      <w:r w:rsidR="00DD4279">
        <w:rPr>
          <w:sz w:val="24"/>
          <w:szCs w:val="24"/>
        </w:rPr>
        <w:t xml:space="preserve">in which </w:t>
      </w:r>
      <w:r w:rsidR="00A56D55" w:rsidRPr="00AB3D2F">
        <w:rPr>
          <w:sz w:val="24"/>
          <w:szCs w:val="24"/>
        </w:rPr>
        <w:t xml:space="preserve">the regulations of </w:t>
      </w:r>
      <w:r w:rsidR="00CA6CCB">
        <w:rPr>
          <w:sz w:val="24"/>
          <w:szCs w:val="24"/>
        </w:rPr>
        <w:t>un</w:t>
      </w:r>
      <w:r w:rsidR="00A56D55" w:rsidRPr="00AB3D2F">
        <w:rPr>
          <w:sz w:val="24"/>
          <w:szCs w:val="24"/>
        </w:rPr>
        <w:t>employment benefits</w:t>
      </w:r>
      <w:r w:rsidR="00DD4279">
        <w:rPr>
          <w:sz w:val="24"/>
          <w:szCs w:val="24"/>
        </w:rPr>
        <w:t xml:space="preserve"> were </w:t>
      </w:r>
      <w:r w:rsidR="00DD4279" w:rsidRPr="00AB3D2F">
        <w:rPr>
          <w:sz w:val="24"/>
          <w:szCs w:val="24"/>
        </w:rPr>
        <w:t>suppress</w:t>
      </w:r>
      <w:r w:rsidR="00DD4279">
        <w:rPr>
          <w:sz w:val="24"/>
          <w:szCs w:val="24"/>
        </w:rPr>
        <w:t>ed</w:t>
      </w:r>
      <w:r w:rsidR="00A56D55" w:rsidRPr="00AB3D2F">
        <w:rPr>
          <w:sz w:val="24"/>
          <w:szCs w:val="24"/>
        </w:rPr>
        <w:t xml:space="preserve"> </w:t>
      </w:r>
      <w:r w:rsidR="00DD4279">
        <w:rPr>
          <w:sz w:val="24"/>
          <w:szCs w:val="24"/>
        </w:rPr>
        <w:t>for</w:t>
      </w:r>
      <w:r w:rsidR="00DD4279" w:rsidRPr="00AB3D2F">
        <w:rPr>
          <w:sz w:val="24"/>
          <w:szCs w:val="24"/>
        </w:rPr>
        <w:t xml:space="preserve"> </w:t>
      </w:r>
      <w:r w:rsidR="00A56D55" w:rsidRPr="00AB3D2F">
        <w:rPr>
          <w:sz w:val="24"/>
          <w:szCs w:val="24"/>
        </w:rPr>
        <w:t xml:space="preserve">the period </w:t>
      </w:r>
      <w:r w:rsidR="005F74C9" w:rsidRPr="00AB3D2F">
        <w:rPr>
          <w:sz w:val="24"/>
          <w:szCs w:val="24"/>
        </w:rPr>
        <w:t>of</w:t>
      </w:r>
      <w:r w:rsidR="00A56D55" w:rsidRPr="00AB3D2F">
        <w:rPr>
          <w:sz w:val="24"/>
          <w:szCs w:val="24"/>
        </w:rPr>
        <w:t xml:space="preserve"> 2016-2023</w:t>
      </w:r>
      <w:r w:rsidR="00DD4279">
        <w:rPr>
          <w:sz w:val="24"/>
          <w:szCs w:val="24"/>
        </w:rPr>
        <w:t>, can be seen as an example of political decision</w:t>
      </w:r>
      <w:commentRangeStart w:id="0"/>
      <w:r w:rsidR="00DD4279">
        <w:rPr>
          <w:sz w:val="24"/>
          <w:szCs w:val="24"/>
        </w:rPr>
        <w:t xml:space="preserve">s </w:t>
      </w:r>
      <w:commentRangeEnd w:id="0"/>
      <w:r w:rsidR="0066355C">
        <w:rPr>
          <w:rStyle w:val="Kommentarhenvisning"/>
        </w:rPr>
        <w:commentReference w:id="0"/>
      </w:r>
      <w:r w:rsidR="007E6CD2">
        <w:rPr>
          <w:sz w:val="24"/>
          <w:szCs w:val="24"/>
        </w:rPr>
        <w:t>using reforms with the purpose of increasing economic growth, the level of employment and improving the public balance at the same time</w:t>
      </w:r>
      <w:r w:rsidR="008C3E64">
        <w:rPr>
          <w:sz w:val="24"/>
          <w:szCs w:val="24"/>
        </w:rPr>
        <w:t>.</w:t>
      </w:r>
      <w:r w:rsidR="00D22628" w:rsidRPr="00AB3D2F">
        <w:rPr>
          <w:sz w:val="24"/>
          <w:szCs w:val="24"/>
        </w:rPr>
        <w:t xml:space="preserve"> </w:t>
      </w:r>
      <w:r w:rsidR="00DD4279">
        <w:rPr>
          <w:sz w:val="24"/>
          <w:szCs w:val="24"/>
        </w:rPr>
        <w:t xml:space="preserve">According to this reform, </w:t>
      </w:r>
      <w:r w:rsidR="008C3E64">
        <w:rPr>
          <w:sz w:val="24"/>
          <w:szCs w:val="24"/>
        </w:rPr>
        <w:t>the growth</w:t>
      </w:r>
      <w:r w:rsidR="00B722B1">
        <w:rPr>
          <w:sz w:val="24"/>
          <w:szCs w:val="24"/>
        </w:rPr>
        <w:t xml:space="preserve"> rate</w:t>
      </w:r>
      <w:r w:rsidR="008C3E64">
        <w:rPr>
          <w:sz w:val="24"/>
          <w:szCs w:val="24"/>
        </w:rPr>
        <w:t xml:space="preserve"> of the maximum level of income insurance</w:t>
      </w:r>
      <w:r w:rsidR="00DD4279">
        <w:rPr>
          <w:sz w:val="24"/>
          <w:szCs w:val="24"/>
        </w:rPr>
        <w:t xml:space="preserve"> should be reduced relative to the growth rate of labour income</w:t>
      </w:r>
      <w:r w:rsidR="007E6CD2">
        <w:rPr>
          <w:sz w:val="24"/>
          <w:szCs w:val="24"/>
        </w:rPr>
        <w:t>, which is clearly weakening the flexicurity system</w:t>
      </w:r>
      <w:r w:rsidR="008C3E64">
        <w:rPr>
          <w:sz w:val="24"/>
          <w:szCs w:val="24"/>
        </w:rPr>
        <w:t xml:space="preserve">. </w:t>
      </w:r>
      <w:r w:rsidR="00DD4279">
        <w:rPr>
          <w:sz w:val="24"/>
          <w:szCs w:val="24"/>
        </w:rPr>
        <w:t>Normally</w:t>
      </w:r>
      <w:r w:rsidR="00CA6CCB">
        <w:rPr>
          <w:sz w:val="24"/>
          <w:szCs w:val="24"/>
        </w:rPr>
        <w:t>,</w:t>
      </w:r>
      <w:r w:rsidR="008C3E64">
        <w:rPr>
          <w:sz w:val="24"/>
          <w:szCs w:val="24"/>
        </w:rPr>
        <w:t xml:space="preserve"> the</w:t>
      </w:r>
      <w:r w:rsidR="00CA6CCB">
        <w:rPr>
          <w:sz w:val="24"/>
          <w:szCs w:val="24"/>
        </w:rPr>
        <w:t xml:space="preserve"> growth </w:t>
      </w:r>
      <w:r w:rsidR="00B722B1">
        <w:rPr>
          <w:sz w:val="24"/>
          <w:szCs w:val="24"/>
        </w:rPr>
        <w:t xml:space="preserve">rate </w:t>
      </w:r>
      <w:r w:rsidR="00CA6CCB">
        <w:rPr>
          <w:sz w:val="24"/>
          <w:szCs w:val="24"/>
        </w:rPr>
        <w:t xml:space="preserve">is determined </w:t>
      </w:r>
      <w:r w:rsidR="00DD4279">
        <w:rPr>
          <w:sz w:val="24"/>
          <w:szCs w:val="24"/>
        </w:rPr>
        <w:t>by</w:t>
      </w:r>
      <w:r w:rsidR="00CA6CCB">
        <w:rPr>
          <w:sz w:val="24"/>
          <w:szCs w:val="24"/>
        </w:rPr>
        <w:t xml:space="preserve"> the growth</w:t>
      </w:r>
      <w:r w:rsidR="00B722B1">
        <w:rPr>
          <w:sz w:val="24"/>
          <w:szCs w:val="24"/>
        </w:rPr>
        <w:t xml:space="preserve"> rate</w:t>
      </w:r>
      <w:r w:rsidR="00CA6CCB">
        <w:rPr>
          <w:sz w:val="24"/>
          <w:szCs w:val="24"/>
        </w:rPr>
        <w:t xml:space="preserve"> in wages</w:t>
      </w:r>
      <w:r w:rsidR="00DD4279">
        <w:rPr>
          <w:sz w:val="24"/>
          <w:szCs w:val="24"/>
        </w:rPr>
        <w:t xml:space="preserve">, but </w:t>
      </w:r>
      <w:r w:rsidR="00B722B1">
        <w:rPr>
          <w:sz w:val="24"/>
          <w:szCs w:val="24"/>
        </w:rPr>
        <w:t>the government</w:t>
      </w:r>
      <w:r w:rsidR="00DD4279">
        <w:rPr>
          <w:sz w:val="24"/>
          <w:szCs w:val="24"/>
        </w:rPr>
        <w:t xml:space="preserve"> decided to</w:t>
      </w:r>
      <w:r w:rsidR="00B722B1">
        <w:rPr>
          <w:sz w:val="24"/>
          <w:szCs w:val="24"/>
        </w:rPr>
        <w:t xml:space="preserve"> </w:t>
      </w:r>
      <w:r w:rsidR="0034478F">
        <w:rPr>
          <w:sz w:val="24"/>
          <w:szCs w:val="24"/>
        </w:rPr>
        <w:t>suppress this growth rate of the maximum level of income insurance</w:t>
      </w:r>
      <w:r w:rsidR="00DD4279">
        <w:rPr>
          <w:sz w:val="24"/>
          <w:szCs w:val="24"/>
        </w:rPr>
        <w:t xml:space="preserve"> </w:t>
      </w:r>
      <w:r w:rsidR="0034478F">
        <w:rPr>
          <w:sz w:val="24"/>
          <w:szCs w:val="24"/>
        </w:rPr>
        <w:t>with</w:t>
      </w:r>
      <w:r w:rsidR="00BF5E9C" w:rsidRPr="00AB3D2F">
        <w:rPr>
          <w:sz w:val="24"/>
          <w:szCs w:val="24"/>
        </w:rPr>
        <w:t xml:space="preserve"> </w:t>
      </w:r>
      <w:r w:rsidR="00CA6CCB">
        <w:rPr>
          <w:sz w:val="24"/>
          <w:szCs w:val="24"/>
        </w:rPr>
        <w:t>0.3 percent points</w:t>
      </w:r>
      <w:r w:rsidR="00DD4279">
        <w:rPr>
          <w:sz w:val="24"/>
          <w:szCs w:val="24"/>
        </w:rPr>
        <w:t xml:space="preserve"> in 2016</w:t>
      </w:r>
      <w:r w:rsidR="00B722B1">
        <w:rPr>
          <w:sz w:val="24"/>
          <w:szCs w:val="24"/>
        </w:rPr>
        <w:t>,</w:t>
      </w:r>
      <w:r w:rsidR="00CA6CCB">
        <w:rPr>
          <w:sz w:val="24"/>
          <w:szCs w:val="24"/>
        </w:rPr>
        <w:t xml:space="preserve"> </w:t>
      </w:r>
      <w:r w:rsidR="00BF5E9C" w:rsidRPr="00AB3D2F">
        <w:rPr>
          <w:sz w:val="24"/>
          <w:szCs w:val="24"/>
        </w:rPr>
        <w:t>0.4 percent points</w:t>
      </w:r>
      <w:r w:rsidR="00DD4279" w:rsidRPr="00DD4279">
        <w:rPr>
          <w:sz w:val="24"/>
          <w:szCs w:val="24"/>
        </w:rPr>
        <w:t xml:space="preserve"> </w:t>
      </w:r>
      <w:r w:rsidR="00DD4279">
        <w:rPr>
          <w:sz w:val="24"/>
          <w:szCs w:val="24"/>
        </w:rPr>
        <w:t>i</w:t>
      </w:r>
      <w:r w:rsidR="00DD4279" w:rsidRPr="00AB3D2F">
        <w:rPr>
          <w:sz w:val="24"/>
          <w:szCs w:val="24"/>
        </w:rPr>
        <w:t xml:space="preserve">n </w:t>
      </w:r>
      <w:r w:rsidR="00DD4279">
        <w:rPr>
          <w:sz w:val="24"/>
          <w:szCs w:val="24"/>
        </w:rPr>
        <w:t>2017</w:t>
      </w:r>
      <w:r w:rsidR="008C3E64">
        <w:rPr>
          <w:sz w:val="24"/>
          <w:szCs w:val="24"/>
        </w:rPr>
        <w:t xml:space="preserve">, </w:t>
      </w:r>
      <w:r w:rsidR="00BF5E9C" w:rsidRPr="00AB3D2F">
        <w:rPr>
          <w:sz w:val="24"/>
          <w:szCs w:val="24"/>
        </w:rPr>
        <w:t>and</w:t>
      </w:r>
      <w:r w:rsidR="00DD4279">
        <w:rPr>
          <w:sz w:val="24"/>
          <w:szCs w:val="24"/>
        </w:rPr>
        <w:t xml:space="preserve"> </w:t>
      </w:r>
      <w:r w:rsidR="00BF5E9C" w:rsidRPr="00AB3D2F">
        <w:rPr>
          <w:sz w:val="24"/>
          <w:szCs w:val="24"/>
        </w:rPr>
        <w:t>0.7</w:t>
      </w:r>
      <w:r w:rsidR="0034478F">
        <w:rPr>
          <w:sz w:val="24"/>
          <w:szCs w:val="24"/>
        </w:rPr>
        <w:t>5 percent points</w:t>
      </w:r>
      <w:r w:rsidR="00DD4279">
        <w:rPr>
          <w:sz w:val="24"/>
          <w:szCs w:val="24"/>
        </w:rPr>
        <w:t xml:space="preserve"> for the period</w:t>
      </w:r>
      <w:r w:rsidR="00DD4279" w:rsidRPr="00AB3D2F">
        <w:rPr>
          <w:sz w:val="24"/>
          <w:szCs w:val="24"/>
        </w:rPr>
        <w:t xml:space="preserve"> </w:t>
      </w:r>
      <w:r w:rsidR="00DD4279">
        <w:rPr>
          <w:sz w:val="24"/>
          <w:szCs w:val="24"/>
        </w:rPr>
        <w:t>of</w:t>
      </w:r>
      <w:r w:rsidR="00DD4279" w:rsidRPr="00AB3D2F">
        <w:rPr>
          <w:sz w:val="24"/>
          <w:szCs w:val="24"/>
        </w:rPr>
        <w:t xml:space="preserve"> 2018-2023</w:t>
      </w:r>
      <w:r w:rsidR="00DD4279">
        <w:rPr>
          <w:sz w:val="24"/>
          <w:szCs w:val="24"/>
        </w:rPr>
        <w:t>.</w:t>
      </w:r>
      <w:r w:rsidR="00B722B1">
        <w:rPr>
          <w:sz w:val="24"/>
          <w:szCs w:val="24"/>
        </w:rPr>
        <w:t xml:space="preserve"> </w:t>
      </w:r>
    </w:p>
    <w:p w14:paraId="136C3698" w14:textId="77777777" w:rsidR="00DD4279" w:rsidRPr="00AB3D2F" w:rsidRDefault="00DD4279" w:rsidP="0037523D">
      <w:pPr>
        <w:spacing w:line="360" w:lineRule="auto"/>
        <w:jc w:val="both"/>
        <w:rPr>
          <w:sz w:val="24"/>
          <w:szCs w:val="24"/>
        </w:rPr>
      </w:pPr>
    </w:p>
    <w:p w14:paraId="075D15D0" w14:textId="0C810D0E" w:rsidR="009029C0" w:rsidRPr="00AB3D2F" w:rsidRDefault="008C3E64" w:rsidP="0037523D">
      <w:pPr>
        <w:spacing w:line="360" w:lineRule="auto"/>
        <w:jc w:val="both"/>
        <w:rPr>
          <w:sz w:val="24"/>
          <w:szCs w:val="24"/>
        </w:rPr>
      </w:pPr>
      <w:r>
        <w:rPr>
          <w:sz w:val="24"/>
          <w:szCs w:val="24"/>
        </w:rPr>
        <w:t>This</w:t>
      </w:r>
      <w:r w:rsidR="009029C0" w:rsidRPr="00AB3D2F">
        <w:rPr>
          <w:sz w:val="24"/>
          <w:szCs w:val="24"/>
        </w:rPr>
        <w:t xml:space="preserve"> paper</w:t>
      </w:r>
      <w:r>
        <w:rPr>
          <w:sz w:val="24"/>
          <w:szCs w:val="24"/>
        </w:rPr>
        <w:t xml:space="preserve"> </w:t>
      </w:r>
      <w:r w:rsidR="009029C0" w:rsidRPr="00AB3D2F">
        <w:rPr>
          <w:sz w:val="24"/>
          <w:szCs w:val="24"/>
        </w:rPr>
        <w:t>attempt</w:t>
      </w:r>
      <w:r>
        <w:rPr>
          <w:sz w:val="24"/>
          <w:szCs w:val="24"/>
        </w:rPr>
        <w:t>s</w:t>
      </w:r>
      <w:r w:rsidR="009029C0" w:rsidRPr="00AB3D2F">
        <w:rPr>
          <w:sz w:val="24"/>
          <w:szCs w:val="24"/>
        </w:rPr>
        <w:t xml:space="preserve"> to</w:t>
      </w:r>
      <w:r w:rsidR="007E6CD2">
        <w:rPr>
          <w:sz w:val="24"/>
          <w:szCs w:val="24"/>
        </w:rPr>
        <w:t xml:space="preserve"> contribute to the literature by evaluating the macroeconomic effect of labour market reform</w:t>
      </w:r>
      <w:r w:rsidR="0037523D">
        <w:rPr>
          <w:sz w:val="24"/>
          <w:szCs w:val="24"/>
        </w:rPr>
        <w:t>s</w:t>
      </w:r>
      <w:r w:rsidR="007E6CD2">
        <w:rPr>
          <w:sz w:val="24"/>
          <w:szCs w:val="24"/>
        </w:rPr>
        <w:t>, using</w:t>
      </w:r>
      <w:r w:rsidR="009029C0" w:rsidRPr="00AB3D2F">
        <w:rPr>
          <w:sz w:val="24"/>
          <w:szCs w:val="24"/>
        </w:rPr>
        <w:t xml:space="preserve"> </w:t>
      </w:r>
      <w:r w:rsidR="007E6CD2">
        <w:rPr>
          <w:sz w:val="24"/>
          <w:szCs w:val="24"/>
        </w:rPr>
        <w:t>the</w:t>
      </w:r>
      <w:r>
        <w:rPr>
          <w:sz w:val="24"/>
          <w:szCs w:val="24"/>
        </w:rPr>
        <w:t xml:space="preserve"> </w:t>
      </w:r>
      <w:r w:rsidR="00CA6CCB">
        <w:rPr>
          <w:sz w:val="24"/>
          <w:szCs w:val="24"/>
        </w:rPr>
        <w:t>suppress</w:t>
      </w:r>
      <w:r w:rsidR="007E6CD2">
        <w:rPr>
          <w:sz w:val="24"/>
          <w:szCs w:val="24"/>
        </w:rPr>
        <w:t>ion of</w:t>
      </w:r>
      <w:r>
        <w:rPr>
          <w:sz w:val="24"/>
          <w:szCs w:val="24"/>
        </w:rPr>
        <w:t xml:space="preserve"> the regulation of the </w:t>
      </w:r>
      <w:r w:rsidR="007E6CD2">
        <w:rPr>
          <w:sz w:val="24"/>
          <w:szCs w:val="24"/>
        </w:rPr>
        <w:t>unemployment benefits in Denmark as a case study</w:t>
      </w:r>
      <w:r w:rsidR="00163367">
        <w:rPr>
          <w:sz w:val="24"/>
          <w:szCs w:val="24"/>
        </w:rPr>
        <w:t>. The paper therefore ask</w:t>
      </w:r>
      <w:r w:rsidR="00A465E2">
        <w:rPr>
          <w:sz w:val="24"/>
          <w:szCs w:val="24"/>
        </w:rPr>
        <w:t>s</w:t>
      </w:r>
      <w:r w:rsidR="00163367">
        <w:rPr>
          <w:sz w:val="24"/>
          <w:szCs w:val="24"/>
        </w:rPr>
        <w:t xml:space="preserve"> whether</w:t>
      </w:r>
      <w:ins w:id="1" w:author="Simon Thomsen" w:date="2022-12-31T15:33:00Z">
        <w:r w:rsidR="009A0585">
          <w:rPr>
            <w:sz w:val="24"/>
            <w:szCs w:val="24"/>
          </w:rPr>
          <w:t xml:space="preserve"> a</w:t>
        </w:r>
      </w:ins>
      <w:r w:rsidR="007A40E6">
        <w:rPr>
          <w:sz w:val="24"/>
          <w:szCs w:val="24"/>
        </w:rPr>
        <w:t xml:space="preserve"> lower level of income insurance lead to higher employment</w:t>
      </w:r>
      <w:r w:rsidR="00163367">
        <w:rPr>
          <w:sz w:val="24"/>
          <w:szCs w:val="24"/>
        </w:rPr>
        <w:t xml:space="preserve">, higher growth and improvement of public balances as suggested by the </w:t>
      </w:r>
      <w:proofErr w:type="spellStart"/>
      <w:r w:rsidR="00163367">
        <w:rPr>
          <w:sz w:val="24"/>
          <w:szCs w:val="24"/>
        </w:rPr>
        <w:t>policians</w:t>
      </w:r>
      <w:proofErr w:type="spellEnd"/>
      <w:r w:rsidR="00163367">
        <w:rPr>
          <w:sz w:val="24"/>
          <w:szCs w:val="24"/>
        </w:rPr>
        <w:t xml:space="preserve"> and economists in Denmark back in 2012</w:t>
      </w:r>
      <w:r w:rsidR="007A40E6">
        <w:rPr>
          <w:sz w:val="24"/>
          <w:szCs w:val="24"/>
        </w:rPr>
        <w:t>?</w:t>
      </w:r>
      <w:r>
        <w:rPr>
          <w:sz w:val="24"/>
          <w:szCs w:val="24"/>
        </w:rPr>
        <w:t xml:space="preserve"> </w:t>
      </w:r>
      <w:r w:rsidR="007D789C">
        <w:rPr>
          <w:sz w:val="24"/>
          <w:szCs w:val="24"/>
        </w:rPr>
        <w:br/>
      </w:r>
      <w:r w:rsidR="009029C0" w:rsidRPr="00AB3D2F">
        <w:rPr>
          <w:sz w:val="24"/>
          <w:szCs w:val="24"/>
        </w:rPr>
        <w:lastRenderedPageBreak/>
        <w:t>W</w:t>
      </w:r>
      <w:r w:rsidR="00162CD9" w:rsidRPr="00AB3D2F">
        <w:rPr>
          <w:sz w:val="24"/>
          <w:szCs w:val="24"/>
        </w:rPr>
        <w:t>e use a stock-flow consistent model as this</w:t>
      </w:r>
      <w:r w:rsidR="004D5878" w:rsidRPr="00AB3D2F">
        <w:rPr>
          <w:sz w:val="24"/>
          <w:szCs w:val="24"/>
        </w:rPr>
        <w:t xml:space="preserve"> </w:t>
      </w:r>
      <w:r w:rsidR="0034478F">
        <w:rPr>
          <w:sz w:val="24"/>
          <w:szCs w:val="24"/>
        </w:rPr>
        <w:t>allow</w:t>
      </w:r>
      <w:r w:rsidR="00162CD9" w:rsidRPr="00AB3D2F">
        <w:rPr>
          <w:sz w:val="24"/>
          <w:szCs w:val="24"/>
        </w:rPr>
        <w:t xml:space="preserve"> us to</w:t>
      </w:r>
      <w:r w:rsidR="004D5878" w:rsidRPr="00AB3D2F">
        <w:rPr>
          <w:sz w:val="24"/>
          <w:szCs w:val="24"/>
        </w:rPr>
        <w:t xml:space="preserve"> isolate the effect of the </w:t>
      </w:r>
      <w:r w:rsidR="00404023">
        <w:rPr>
          <w:sz w:val="24"/>
          <w:szCs w:val="24"/>
        </w:rPr>
        <w:t xml:space="preserve">decision to </w:t>
      </w:r>
      <w:r w:rsidR="004D5878" w:rsidRPr="00AB3D2F">
        <w:rPr>
          <w:sz w:val="24"/>
          <w:szCs w:val="24"/>
        </w:rPr>
        <w:t xml:space="preserve">suppress the </w:t>
      </w:r>
      <w:r w:rsidR="00732969">
        <w:rPr>
          <w:sz w:val="24"/>
          <w:szCs w:val="24"/>
        </w:rPr>
        <w:t xml:space="preserve">regulations in a counter factual </w:t>
      </w:r>
      <w:r w:rsidR="00404023">
        <w:rPr>
          <w:sz w:val="24"/>
          <w:szCs w:val="24"/>
        </w:rPr>
        <w:t>analysis</w:t>
      </w:r>
      <w:r w:rsidR="004D5878" w:rsidRPr="00AB3D2F">
        <w:rPr>
          <w:sz w:val="24"/>
          <w:szCs w:val="24"/>
        </w:rPr>
        <w:t xml:space="preserve">, thereby </w:t>
      </w:r>
      <w:r w:rsidR="007D5A6E">
        <w:rPr>
          <w:sz w:val="24"/>
          <w:szCs w:val="24"/>
        </w:rPr>
        <w:t>securing</w:t>
      </w:r>
      <w:r w:rsidR="004D5878" w:rsidRPr="00AB3D2F">
        <w:rPr>
          <w:sz w:val="24"/>
          <w:szCs w:val="24"/>
        </w:rPr>
        <w:t xml:space="preserve"> </w:t>
      </w:r>
      <w:r w:rsidR="00732969">
        <w:rPr>
          <w:sz w:val="24"/>
          <w:szCs w:val="24"/>
        </w:rPr>
        <w:t xml:space="preserve">other factors </w:t>
      </w:r>
      <w:r w:rsidR="007D5A6E">
        <w:rPr>
          <w:sz w:val="24"/>
          <w:szCs w:val="24"/>
        </w:rPr>
        <w:t>not affecting the results</w:t>
      </w:r>
      <w:r w:rsidR="004D5878" w:rsidRPr="00AB3D2F">
        <w:rPr>
          <w:sz w:val="24"/>
          <w:szCs w:val="24"/>
        </w:rPr>
        <w:t xml:space="preserve">. </w:t>
      </w:r>
      <w:r w:rsidR="00073621">
        <w:rPr>
          <w:sz w:val="24"/>
          <w:szCs w:val="24"/>
        </w:rPr>
        <w:t>This approach also</w:t>
      </w:r>
      <w:r w:rsidR="004D5878" w:rsidRPr="00AB3D2F">
        <w:rPr>
          <w:sz w:val="24"/>
          <w:szCs w:val="24"/>
        </w:rPr>
        <w:t xml:space="preserve"> enables us to</w:t>
      </w:r>
      <w:r w:rsidR="00162CD9" w:rsidRPr="00AB3D2F">
        <w:rPr>
          <w:sz w:val="24"/>
          <w:szCs w:val="24"/>
        </w:rPr>
        <w:t xml:space="preserve"> </w:t>
      </w:r>
      <w:r w:rsidR="0034478F">
        <w:rPr>
          <w:sz w:val="24"/>
          <w:szCs w:val="24"/>
        </w:rPr>
        <w:t>analyze</w:t>
      </w:r>
      <w:r w:rsidR="00162CD9" w:rsidRPr="00AB3D2F">
        <w:rPr>
          <w:sz w:val="24"/>
          <w:szCs w:val="24"/>
        </w:rPr>
        <w:t xml:space="preserve"> </w:t>
      </w:r>
      <w:r w:rsidR="00AD3A32" w:rsidRPr="00AB3D2F">
        <w:rPr>
          <w:sz w:val="24"/>
          <w:szCs w:val="24"/>
        </w:rPr>
        <w:t xml:space="preserve">feedback effects </w:t>
      </w:r>
      <w:r w:rsidR="00073621">
        <w:rPr>
          <w:sz w:val="24"/>
          <w:szCs w:val="24"/>
        </w:rPr>
        <w:t>both between different sectors of the economy, but also between the real side and the financial side of the economy. Furthermore, it also allows us for investigate the effect of</w:t>
      </w:r>
      <w:r w:rsidR="00073621" w:rsidRPr="00AB3D2F">
        <w:rPr>
          <w:sz w:val="24"/>
          <w:szCs w:val="24"/>
        </w:rPr>
        <w:t xml:space="preserve"> stock</w:t>
      </w:r>
      <w:r w:rsidR="00073621">
        <w:rPr>
          <w:sz w:val="24"/>
          <w:szCs w:val="24"/>
        </w:rPr>
        <w:t>-variables</w:t>
      </w:r>
      <w:r w:rsidR="00073621" w:rsidRPr="00AB3D2F">
        <w:rPr>
          <w:sz w:val="24"/>
          <w:szCs w:val="24"/>
        </w:rPr>
        <w:t xml:space="preserve">, </w:t>
      </w:r>
      <w:r w:rsidR="00073621">
        <w:rPr>
          <w:sz w:val="24"/>
          <w:szCs w:val="24"/>
        </w:rPr>
        <w:t xml:space="preserve">like the public debt, </w:t>
      </w:r>
      <w:r w:rsidR="00D7453A" w:rsidRPr="00AB3D2F">
        <w:rPr>
          <w:sz w:val="24"/>
          <w:szCs w:val="24"/>
        </w:rPr>
        <w:t xml:space="preserve">when </w:t>
      </w:r>
      <w:r w:rsidR="0034478F">
        <w:rPr>
          <w:sz w:val="24"/>
          <w:szCs w:val="24"/>
        </w:rPr>
        <w:t>analyzing the</w:t>
      </w:r>
      <w:r w:rsidR="00D7453A" w:rsidRPr="00AB3D2F">
        <w:rPr>
          <w:sz w:val="24"/>
          <w:szCs w:val="24"/>
        </w:rPr>
        <w:t xml:space="preserve"> </w:t>
      </w:r>
      <w:r w:rsidR="0034478F">
        <w:rPr>
          <w:sz w:val="24"/>
          <w:szCs w:val="24"/>
        </w:rPr>
        <w:t>development</w:t>
      </w:r>
      <w:r w:rsidR="004D5878" w:rsidRPr="00AB3D2F">
        <w:rPr>
          <w:sz w:val="24"/>
          <w:szCs w:val="24"/>
        </w:rPr>
        <w:t xml:space="preserve"> over time</w:t>
      </w:r>
      <w:r w:rsidR="003F7A29" w:rsidRPr="00AB3D2F">
        <w:rPr>
          <w:sz w:val="24"/>
          <w:szCs w:val="24"/>
        </w:rPr>
        <w:t xml:space="preserve">. </w:t>
      </w:r>
      <w:r w:rsidR="00CA6CCB">
        <w:rPr>
          <w:sz w:val="24"/>
          <w:szCs w:val="24"/>
        </w:rPr>
        <w:t xml:space="preserve">To the best of our knowledge, </w:t>
      </w:r>
      <w:r w:rsidR="0089791B" w:rsidRPr="0089791B">
        <w:rPr>
          <w:sz w:val="24"/>
          <w:szCs w:val="24"/>
        </w:rPr>
        <w:t>we</w:t>
      </w:r>
      <w:r w:rsidR="00732969" w:rsidRPr="0089791B">
        <w:rPr>
          <w:sz w:val="24"/>
          <w:szCs w:val="24"/>
        </w:rPr>
        <w:t xml:space="preserve"> </w:t>
      </w:r>
      <w:r w:rsidR="0089791B" w:rsidRPr="0089791B">
        <w:rPr>
          <w:sz w:val="24"/>
          <w:szCs w:val="24"/>
        </w:rPr>
        <w:t>are</w:t>
      </w:r>
      <w:r w:rsidR="00732969" w:rsidRPr="0089791B">
        <w:rPr>
          <w:sz w:val="24"/>
          <w:szCs w:val="24"/>
        </w:rPr>
        <w:t xml:space="preserve"> the first to use a SFC framework to obtain th</w:t>
      </w:r>
      <w:r w:rsidR="0089791B" w:rsidRPr="0089791B">
        <w:rPr>
          <w:sz w:val="24"/>
          <w:szCs w:val="24"/>
        </w:rPr>
        <w:t xml:space="preserve">e </w:t>
      </w:r>
      <w:r w:rsidR="0089791B">
        <w:rPr>
          <w:sz w:val="24"/>
          <w:szCs w:val="24"/>
        </w:rPr>
        <w:t xml:space="preserve">elasticity of the macroeconomic effects </w:t>
      </w:r>
      <w:r w:rsidR="00CA6CCB">
        <w:rPr>
          <w:sz w:val="24"/>
          <w:szCs w:val="24"/>
        </w:rPr>
        <w:t>of changes to the level of income insurance</w:t>
      </w:r>
      <w:r w:rsidR="00B70A66">
        <w:rPr>
          <w:sz w:val="24"/>
          <w:szCs w:val="24"/>
        </w:rPr>
        <w:t xml:space="preserve"> on unemployment</w:t>
      </w:r>
      <w:r w:rsidR="00732969">
        <w:rPr>
          <w:sz w:val="24"/>
          <w:szCs w:val="24"/>
        </w:rPr>
        <w:t xml:space="preserve">. </w:t>
      </w:r>
      <w:r w:rsidR="00AD3A32" w:rsidRPr="00AB3D2F">
        <w:rPr>
          <w:sz w:val="24"/>
          <w:szCs w:val="24"/>
        </w:rPr>
        <w:t>Former</w:t>
      </w:r>
      <w:r w:rsidR="003F7A29" w:rsidRPr="00AB3D2F">
        <w:rPr>
          <w:sz w:val="24"/>
          <w:szCs w:val="24"/>
        </w:rPr>
        <w:t xml:space="preserve"> studies trying to analyze th</w:t>
      </w:r>
      <w:r w:rsidR="00B70A66">
        <w:rPr>
          <w:sz w:val="24"/>
          <w:szCs w:val="24"/>
        </w:rPr>
        <w:t>ese</w:t>
      </w:r>
      <w:r w:rsidR="003F7A29" w:rsidRPr="00AB3D2F">
        <w:rPr>
          <w:sz w:val="24"/>
          <w:szCs w:val="24"/>
        </w:rPr>
        <w:t xml:space="preserve"> </w:t>
      </w:r>
      <w:r w:rsidR="00B70A66">
        <w:rPr>
          <w:sz w:val="24"/>
          <w:szCs w:val="24"/>
        </w:rPr>
        <w:t>macroeconomic effects</w:t>
      </w:r>
      <w:r w:rsidR="003F7A29" w:rsidRPr="00AB3D2F">
        <w:rPr>
          <w:sz w:val="24"/>
          <w:szCs w:val="24"/>
        </w:rPr>
        <w:t>, have used boarder-based approaches,</w:t>
      </w:r>
      <w:r w:rsidR="008A0E83" w:rsidRPr="00AB3D2F">
        <w:rPr>
          <w:sz w:val="24"/>
          <w:szCs w:val="24"/>
        </w:rPr>
        <w:t xml:space="preserve"> </w:t>
      </w:r>
      <w:r w:rsidR="004D5878" w:rsidRPr="00AB3D2F">
        <w:rPr>
          <w:sz w:val="24"/>
          <w:szCs w:val="24"/>
        </w:rPr>
        <w:t>this has led to</w:t>
      </w:r>
      <w:r w:rsidR="003F7A29" w:rsidRPr="00AB3D2F">
        <w:rPr>
          <w:sz w:val="24"/>
          <w:szCs w:val="24"/>
        </w:rPr>
        <w:t xml:space="preserve"> </w:t>
      </w:r>
      <w:r w:rsidR="008A0E83" w:rsidRPr="00AB3D2F">
        <w:rPr>
          <w:sz w:val="24"/>
          <w:szCs w:val="24"/>
        </w:rPr>
        <w:t>mixed</w:t>
      </w:r>
      <w:r w:rsidR="003F7A29" w:rsidRPr="00AB3D2F">
        <w:rPr>
          <w:sz w:val="24"/>
          <w:szCs w:val="24"/>
        </w:rPr>
        <w:t xml:space="preserve"> results possibly </w:t>
      </w:r>
      <w:r w:rsidR="00D969ED">
        <w:rPr>
          <w:sz w:val="24"/>
          <w:szCs w:val="24"/>
        </w:rPr>
        <w:t>due</w:t>
      </w:r>
      <w:r w:rsidR="008A0E83" w:rsidRPr="00AB3D2F">
        <w:rPr>
          <w:sz w:val="24"/>
          <w:szCs w:val="24"/>
        </w:rPr>
        <w:t xml:space="preserve"> to</w:t>
      </w:r>
      <w:r w:rsidR="003F7A29" w:rsidRPr="00AB3D2F">
        <w:rPr>
          <w:sz w:val="24"/>
          <w:szCs w:val="24"/>
        </w:rPr>
        <w:t xml:space="preserve"> biased estimates </w:t>
      </w:r>
      <w:r w:rsidR="004E2A76" w:rsidRPr="00AB3D2F">
        <w:rPr>
          <w:sz w:val="24"/>
          <w:szCs w:val="24"/>
        </w:rPr>
        <w:t>based on violations of the assumptions required for these methods.</w:t>
      </w:r>
      <w:r w:rsidR="003F7A29" w:rsidRPr="00AB3D2F">
        <w:rPr>
          <w:sz w:val="24"/>
          <w:szCs w:val="24"/>
        </w:rPr>
        <w:t xml:space="preserve"> </w:t>
      </w:r>
      <w:r w:rsidR="004E2A76" w:rsidRPr="00AB3D2F">
        <w:rPr>
          <w:sz w:val="24"/>
          <w:szCs w:val="24"/>
        </w:rPr>
        <w:t>A</w:t>
      </w:r>
      <w:r w:rsidR="003F7A29" w:rsidRPr="00AB3D2F">
        <w:rPr>
          <w:sz w:val="24"/>
          <w:szCs w:val="24"/>
        </w:rPr>
        <w:t xml:space="preserve"> Stock-Flow consistent model will overcome these biases</w:t>
      </w:r>
      <w:r w:rsidR="00EE37EB">
        <w:rPr>
          <w:sz w:val="24"/>
          <w:szCs w:val="24"/>
        </w:rPr>
        <w:t>, which</w:t>
      </w:r>
      <w:r w:rsidR="0089791B">
        <w:rPr>
          <w:sz w:val="24"/>
          <w:szCs w:val="24"/>
        </w:rPr>
        <w:t xml:space="preserve"> </w:t>
      </w:r>
      <w:r w:rsidR="00B70A66">
        <w:rPr>
          <w:sz w:val="24"/>
          <w:szCs w:val="24"/>
        </w:rPr>
        <w:t>allows</w:t>
      </w:r>
      <w:r w:rsidR="0089791B">
        <w:rPr>
          <w:sz w:val="24"/>
          <w:szCs w:val="24"/>
        </w:rPr>
        <w:t xml:space="preserve"> us</w:t>
      </w:r>
      <w:r w:rsidR="00CC6A92" w:rsidRPr="00AB3D2F">
        <w:rPr>
          <w:sz w:val="24"/>
          <w:szCs w:val="24"/>
        </w:rPr>
        <w:t xml:space="preserve"> to discuss</w:t>
      </w:r>
      <w:r w:rsidR="0089791B">
        <w:rPr>
          <w:sz w:val="24"/>
          <w:szCs w:val="24"/>
        </w:rPr>
        <w:t xml:space="preserve"> the</w:t>
      </w:r>
      <w:r w:rsidR="00CC6A92" w:rsidRPr="00AB3D2F">
        <w:rPr>
          <w:sz w:val="24"/>
          <w:szCs w:val="24"/>
        </w:rPr>
        <w:t xml:space="preserve"> political initiative made in 2012.</w:t>
      </w:r>
      <w:r w:rsidR="004E2A76" w:rsidRPr="00AB3D2F">
        <w:rPr>
          <w:sz w:val="24"/>
          <w:szCs w:val="24"/>
        </w:rPr>
        <w:t xml:space="preserve"> </w:t>
      </w:r>
    </w:p>
    <w:p w14:paraId="66C151EA" w14:textId="1BDB5652" w:rsidR="000360BB" w:rsidRPr="00AB3D2F" w:rsidRDefault="009029C0" w:rsidP="0037523D">
      <w:pPr>
        <w:spacing w:line="360" w:lineRule="auto"/>
        <w:jc w:val="both"/>
        <w:rPr>
          <w:sz w:val="24"/>
          <w:szCs w:val="24"/>
        </w:rPr>
      </w:pPr>
      <w:r w:rsidRPr="00AB3D2F">
        <w:rPr>
          <w:sz w:val="24"/>
          <w:szCs w:val="24"/>
        </w:rPr>
        <w:t xml:space="preserve">This paper makes </w:t>
      </w:r>
      <w:r w:rsidR="0075752D" w:rsidRPr="00AB3D2F">
        <w:rPr>
          <w:sz w:val="24"/>
          <w:szCs w:val="24"/>
        </w:rPr>
        <w:t>three</w:t>
      </w:r>
      <w:r w:rsidRPr="00AB3D2F">
        <w:rPr>
          <w:sz w:val="24"/>
          <w:szCs w:val="24"/>
        </w:rPr>
        <w:t xml:space="preserve"> important contributions</w:t>
      </w:r>
      <w:r w:rsidR="00F064D3" w:rsidRPr="00AB3D2F">
        <w:rPr>
          <w:sz w:val="24"/>
          <w:szCs w:val="24"/>
        </w:rPr>
        <w:t xml:space="preserve">. First, we </w:t>
      </w:r>
      <w:r w:rsidR="007D789C">
        <w:rPr>
          <w:sz w:val="24"/>
          <w:szCs w:val="24"/>
        </w:rPr>
        <w:t>build upon the</w:t>
      </w:r>
      <w:r w:rsidR="00F064D3" w:rsidRPr="00AB3D2F">
        <w:rPr>
          <w:sz w:val="24"/>
          <w:szCs w:val="24"/>
        </w:rPr>
        <w:t xml:space="preserve"> empirical SFC-model </w:t>
      </w:r>
      <w:r w:rsidR="007D789C">
        <w:rPr>
          <w:sz w:val="24"/>
          <w:szCs w:val="24"/>
        </w:rPr>
        <w:t xml:space="preserve">presented by </w:t>
      </w:r>
      <w:r w:rsidR="007D789C" w:rsidRPr="007D789C">
        <w:rPr>
          <w:noProof/>
          <w:sz w:val="24"/>
          <w:szCs w:val="24"/>
        </w:rPr>
        <w:t>Byrialsen et al.</w:t>
      </w:r>
      <w:r w:rsidR="007D789C">
        <w:rPr>
          <w:sz w:val="24"/>
          <w:szCs w:val="24"/>
        </w:rPr>
        <w:t xml:space="preserve"> </w:t>
      </w:r>
      <w:r w:rsidR="007D789C">
        <w:rPr>
          <w:sz w:val="24"/>
          <w:szCs w:val="24"/>
        </w:rPr>
        <w:fldChar w:fldCharType="begin" w:fldLock="1"/>
      </w:r>
      <w:r w:rsidR="00753265">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7D789C">
        <w:rPr>
          <w:sz w:val="24"/>
          <w:szCs w:val="24"/>
        </w:rPr>
        <w:fldChar w:fldCharType="separate"/>
      </w:r>
      <w:r w:rsidR="007D789C" w:rsidRPr="007D789C">
        <w:rPr>
          <w:noProof/>
          <w:sz w:val="24"/>
          <w:szCs w:val="24"/>
        </w:rPr>
        <w:t>(2022)</w:t>
      </w:r>
      <w:r w:rsidR="007D789C">
        <w:rPr>
          <w:sz w:val="24"/>
          <w:szCs w:val="24"/>
        </w:rPr>
        <w:fldChar w:fldCharType="end"/>
      </w:r>
      <w:r w:rsidR="007D789C">
        <w:rPr>
          <w:sz w:val="24"/>
          <w:szCs w:val="24"/>
        </w:rPr>
        <w:t xml:space="preserve"> </w:t>
      </w:r>
      <w:r w:rsidR="00F064D3" w:rsidRPr="00AB3D2F">
        <w:rPr>
          <w:sz w:val="24"/>
          <w:szCs w:val="24"/>
        </w:rPr>
        <w:t xml:space="preserve">integrating the dynamics of the Danish </w:t>
      </w:r>
      <w:r w:rsidR="007D789C">
        <w:rPr>
          <w:sz w:val="24"/>
          <w:szCs w:val="24"/>
        </w:rPr>
        <w:t>income insurance program</w:t>
      </w:r>
      <w:r w:rsidR="00F064D3" w:rsidRPr="00AB3D2F">
        <w:rPr>
          <w:sz w:val="24"/>
          <w:szCs w:val="24"/>
        </w:rPr>
        <w:t xml:space="preserve">, specifically including the variables that are used for political regulation of the unemployment benefits. Second, </w:t>
      </w:r>
      <w:r w:rsidR="00E36D4D">
        <w:rPr>
          <w:sz w:val="24"/>
          <w:szCs w:val="24"/>
        </w:rPr>
        <w:t>we perform a</w:t>
      </w:r>
      <w:r w:rsidR="00F064D3" w:rsidRPr="00AB3D2F">
        <w:rPr>
          <w:sz w:val="24"/>
          <w:szCs w:val="24"/>
        </w:rPr>
        <w:t xml:space="preserve"> counterfactual analysis</w:t>
      </w:r>
      <w:r w:rsidR="00E36D4D">
        <w:rPr>
          <w:sz w:val="24"/>
          <w:szCs w:val="24"/>
        </w:rPr>
        <w:t xml:space="preserve"> by removing the </w:t>
      </w:r>
      <w:r w:rsidR="00E36D4D" w:rsidRPr="00AB3D2F">
        <w:rPr>
          <w:sz w:val="24"/>
          <w:szCs w:val="24"/>
        </w:rPr>
        <w:t>regulation made towards the unemployment benefits in the tax reform of 2012</w:t>
      </w:r>
      <w:r w:rsidR="00E36D4D">
        <w:rPr>
          <w:sz w:val="24"/>
          <w:szCs w:val="24"/>
        </w:rPr>
        <w:t>, making it possible to evaluate this regulation</w:t>
      </w:r>
      <w:r w:rsidR="00BC22EB" w:rsidRPr="00AB3D2F">
        <w:rPr>
          <w:sz w:val="24"/>
          <w:szCs w:val="24"/>
        </w:rPr>
        <w:t xml:space="preserve">. Third, this paper contributes </w:t>
      </w:r>
      <w:r w:rsidR="00CC6A92" w:rsidRPr="00AB3D2F">
        <w:rPr>
          <w:sz w:val="24"/>
          <w:szCs w:val="24"/>
        </w:rPr>
        <w:t>to the more recent focus on the aggregate effects of changes in the</w:t>
      </w:r>
      <w:r w:rsidR="00D058B9">
        <w:rPr>
          <w:sz w:val="24"/>
          <w:szCs w:val="24"/>
        </w:rPr>
        <w:t xml:space="preserve"> level of</w:t>
      </w:r>
      <w:r w:rsidR="00CC6A92" w:rsidRPr="00AB3D2F">
        <w:rPr>
          <w:sz w:val="24"/>
          <w:szCs w:val="24"/>
        </w:rPr>
        <w:t xml:space="preserve"> income insurance, looking at the relationship between the micro and macro effects of changes in income insurance. </w:t>
      </w:r>
    </w:p>
    <w:p w14:paraId="20AD50C6" w14:textId="4D60EF28" w:rsidR="00FF0793" w:rsidRDefault="000360BB" w:rsidP="00E255CD">
      <w:pPr>
        <w:spacing w:line="360" w:lineRule="auto"/>
        <w:jc w:val="both"/>
        <w:rPr>
          <w:sz w:val="24"/>
          <w:szCs w:val="24"/>
        </w:rPr>
      </w:pPr>
      <w:commentRangeStart w:id="2"/>
      <w:r w:rsidRPr="00AB3D2F">
        <w:rPr>
          <w:sz w:val="24"/>
          <w:szCs w:val="24"/>
        </w:rPr>
        <w:t xml:space="preserve">The paper is organized as follows: </w:t>
      </w:r>
      <w:r w:rsidR="002E270F" w:rsidRPr="00AB3D2F">
        <w:rPr>
          <w:sz w:val="24"/>
          <w:szCs w:val="24"/>
        </w:rPr>
        <w:t xml:space="preserve">Section 1 presented a short introduction of the </w:t>
      </w:r>
      <w:r w:rsidR="006427A6">
        <w:rPr>
          <w:sz w:val="24"/>
          <w:szCs w:val="24"/>
        </w:rPr>
        <w:t xml:space="preserve">Danish </w:t>
      </w:r>
      <w:r w:rsidR="002E270F" w:rsidRPr="00AB3D2F">
        <w:rPr>
          <w:sz w:val="24"/>
          <w:szCs w:val="24"/>
        </w:rPr>
        <w:t>income insurance program</w:t>
      </w:r>
      <w:r w:rsidR="006472FC">
        <w:rPr>
          <w:sz w:val="24"/>
          <w:szCs w:val="24"/>
        </w:rPr>
        <w:t>.</w:t>
      </w:r>
      <w:r w:rsidR="002E270F" w:rsidRPr="00AB3D2F">
        <w:rPr>
          <w:sz w:val="24"/>
          <w:szCs w:val="24"/>
        </w:rPr>
        <w:t xml:space="preserve"> Section 2</w:t>
      </w:r>
      <w:r w:rsidR="006472FC">
        <w:rPr>
          <w:sz w:val="24"/>
          <w:szCs w:val="24"/>
        </w:rPr>
        <w:t>,</w:t>
      </w:r>
      <w:r w:rsidR="002E270F" w:rsidRPr="00AB3D2F">
        <w:rPr>
          <w:sz w:val="24"/>
          <w:szCs w:val="24"/>
        </w:rPr>
        <w:t xml:space="preserve"> will present the current literature on </w:t>
      </w:r>
      <w:r w:rsidR="00AD3A32" w:rsidRPr="00AB3D2F">
        <w:rPr>
          <w:sz w:val="24"/>
          <w:szCs w:val="24"/>
        </w:rPr>
        <w:t xml:space="preserve">the effects </w:t>
      </w:r>
      <w:r w:rsidR="002E270F" w:rsidRPr="00AB3D2F">
        <w:rPr>
          <w:sz w:val="24"/>
          <w:szCs w:val="24"/>
        </w:rPr>
        <w:t xml:space="preserve">of changes to the </w:t>
      </w:r>
      <w:r w:rsidR="00CD71C2">
        <w:rPr>
          <w:sz w:val="24"/>
          <w:szCs w:val="24"/>
        </w:rPr>
        <w:t>IS-program</w:t>
      </w:r>
      <w:r w:rsidR="00AD3A32" w:rsidRPr="00AB3D2F">
        <w:rPr>
          <w:sz w:val="24"/>
          <w:szCs w:val="24"/>
        </w:rPr>
        <w:t>, focusing on</w:t>
      </w:r>
      <w:r w:rsidR="006427A6">
        <w:rPr>
          <w:sz w:val="24"/>
          <w:szCs w:val="24"/>
        </w:rPr>
        <w:t xml:space="preserve"> both</w:t>
      </w:r>
      <w:r w:rsidR="00AD3A32" w:rsidRPr="00AB3D2F">
        <w:rPr>
          <w:sz w:val="24"/>
          <w:szCs w:val="24"/>
        </w:rPr>
        <w:t xml:space="preserve"> the micro-</w:t>
      </w:r>
      <w:r w:rsidR="006427A6">
        <w:rPr>
          <w:sz w:val="24"/>
          <w:szCs w:val="24"/>
        </w:rPr>
        <w:t xml:space="preserve"> and macro-</w:t>
      </w:r>
      <w:r w:rsidR="00AD3A32" w:rsidRPr="00AB3D2F">
        <w:rPr>
          <w:sz w:val="24"/>
          <w:szCs w:val="24"/>
        </w:rPr>
        <w:t>effects</w:t>
      </w:r>
      <w:r w:rsidR="002E270F" w:rsidRPr="00AB3D2F">
        <w:rPr>
          <w:sz w:val="24"/>
          <w:szCs w:val="24"/>
        </w:rPr>
        <w:t xml:space="preserve">. </w:t>
      </w:r>
      <w:r w:rsidR="006427A6">
        <w:rPr>
          <w:sz w:val="24"/>
          <w:szCs w:val="24"/>
        </w:rPr>
        <w:t>In s</w:t>
      </w:r>
      <w:r w:rsidR="002E270F" w:rsidRPr="00AB3D2F">
        <w:rPr>
          <w:sz w:val="24"/>
          <w:szCs w:val="24"/>
        </w:rPr>
        <w:t>ection 3</w:t>
      </w:r>
      <w:r w:rsidR="006472FC">
        <w:rPr>
          <w:sz w:val="24"/>
          <w:szCs w:val="24"/>
        </w:rPr>
        <w:t>,</w:t>
      </w:r>
      <w:r w:rsidR="002E270F" w:rsidRPr="00AB3D2F">
        <w:rPr>
          <w:sz w:val="24"/>
          <w:szCs w:val="24"/>
        </w:rPr>
        <w:t xml:space="preserve"> </w:t>
      </w:r>
      <w:r w:rsidR="006427A6">
        <w:rPr>
          <w:sz w:val="24"/>
          <w:szCs w:val="24"/>
        </w:rPr>
        <w:t>we provide a further description of the Danish IS-program</w:t>
      </w:r>
      <w:r w:rsidR="006472FC">
        <w:rPr>
          <w:sz w:val="24"/>
          <w:szCs w:val="24"/>
        </w:rPr>
        <w:t xml:space="preserve"> by taking</w:t>
      </w:r>
      <w:r w:rsidR="002E270F" w:rsidRPr="00AB3D2F">
        <w:rPr>
          <w:sz w:val="24"/>
          <w:szCs w:val="24"/>
        </w:rPr>
        <w:t xml:space="preserve"> a closer look at the </w:t>
      </w:r>
      <w:r w:rsidR="006427A6">
        <w:rPr>
          <w:sz w:val="24"/>
          <w:szCs w:val="24"/>
        </w:rPr>
        <w:t>IS-</w:t>
      </w:r>
      <w:r w:rsidR="002E270F" w:rsidRPr="00AB3D2F">
        <w:rPr>
          <w:sz w:val="24"/>
          <w:szCs w:val="24"/>
        </w:rPr>
        <w:t xml:space="preserve">model build in </w:t>
      </w:r>
      <w:r w:rsidR="006D25A4" w:rsidRPr="00AB3D2F">
        <w:rPr>
          <w:sz w:val="24"/>
          <w:szCs w:val="24"/>
        </w:rPr>
        <w:t>2015</w:t>
      </w:r>
      <w:r w:rsidR="006472FC">
        <w:rPr>
          <w:sz w:val="24"/>
          <w:szCs w:val="24"/>
        </w:rPr>
        <w:t>,</w:t>
      </w:r>
      <w:r w:rsidR="006D25A4" w:rsidRPr="00AB3D2F">
        <w:rPr>
          <w:sz w:val="24"/>
          <w:szCs w:val="24"/>
        </w:rPr>
        <w:t xml:space="preserve"> </w:t>
      </w:r>
      <w:r w:rsidR="006427A6">
        <w:rPr>
          <w:sz w:val="24"/>
          <w:szCs w:val="24"/>
        </w:rPr>
        <w:t>today used by the government to analyze political regulations towards the Danish IS-program</w:t>
      </w:r>
      <w:r w:rsidR="006D25A4" w:rsidRPr="00AB3D2F">
        <w:rPr>
          <w:sz w:val="24"/>
          <w:szCs w:val="24"/>
        </w:rPr>
        <w:t>. In section 4</w:t>
      </w:r>
      <w:r w:rsidR="006472FC">
        <w:rPr>
          <w:sz w:val="24"/>
          <w:szCs w:val="24"/>
        </w:rPr>
        <w:t>,</w:t>
      </w:r>
      <w:r w:rsidR="006D25A4" w:rsidRPr="00AB3D2F">
        <w:rPr>
          <w:sz w:val="24"/>
          <w:szCs w:val="24"/>
        </w:rPr>
        <w:t xml:space="preserve"> we will present a quarterly SFC-model for Denmark, specifically looking at the Danish </w:t>
      </w:r>
      <w:r w:rsidR="006427A6">
        <w:rPr>
          <w:sz w:val="24"/>
          <w:szCs w:val="24"/>
        </w:rPr>
        <w:t>IS-program</w:t>
      </w:r>
      <w:r w:rsidR="006472FC">
        <w:rPr>
          <w:sz w:val="24"/>
          <w:szCs w:val="24"/>
        </w:rPr>
        <w:t xml:space="preserve"> by</w:t>
      </w:r>
      <w:r w:rsidR="006D25A4" w:rsidRPr="00AB3D2F">
        <w:rPr>
          <w:sz w:val="24"/>
          <w:szCs w:val="24"/>
        </w:rPr>
        <w:t xml:space="preserve"> </w:t>
      </w:r>
      <w:r w:rsidR="006427A6">
        <w:rPr>
          <w:sz w:val="24"/>
          <w:szCs w:val="24"/>
        </w:rPr>
        <w:t>analyzing</w:t>
      </w:r>
      <w:r w:rsidR="006D25A4" w:rsidRPr="00AB3D2F">
        <w:rPr>
          <w:sz w:val="24"/>
          <w:szCs w:val="24"/>
        </w:rPr>
        <w:t xml:space="preserve"> different macroeconomic channels </w:t>
      </w:r>
      <w:r w:rsidR="006472FC">
        <w:rPr>
          <w:sz w:val="24"/>
          <w:szCs w:val="24"/>
        </w:rPr>
        <w:t>with</w:t>
      </w:r>
      <w:r w:rsidR="006D25A4" w:rsidRPr="00AB3D2F">
        <w:rPr>
          <w:sz w:val="24"/>
          <w:szCs w:val="24"/>
        </w:rPr>
        <w:t xml:space="preserve">in the model. In section </w:t>
      </w:r>
      <w:r w:rsidR="006472FC">
        <w:rPr>
          <w:sz w:val="24"/>
          <w:szCs w:val="24"/>
        </w:rPr>
        <w:t>5,</w:t>
      </w:r>
      <w:r w:rsidR="006D25A4" w:rsidRPr="00AB3D2F">
        <w:rPr>
          <w:sz w:val="24"/>
          <w:szCs w:val="24"/>
        </w:rPr>
        <w:t xml:space="preserve"> we use the results from section </w:t>
      </w:r>
      <w:r w:rsidR="006472FC">
        <w:rPr>
          <w:sz w:val="24"/>
          <w:szCs w:val="24"/>
        </w:rPr>
        <w:t>4</w:t>
      </w:r>
      <w:r w:rsidR="006D25A4" w:rsidRPr="00AB3D2F">
        <w:rPr>
          <w:sz w:val="24"/>
          <w:szCs w:val="24"/>
        </w:rPr>
        <w:t xml:space="preserve"> to </w:t>
      </w:r>
      <w:r w:rsidR="000E5613" w:rsidRPr="00AB3D2F">
        <w:rPr>
          <w:sz w:val="24"/>
          <w:szCs w:val="24"/>
        </w:rPr>
        <w:t>obtain</w:t>
      </w:r>
      <w:r w:rsidR="006D25A4" w:rsidRPr="00AB3D2F">
        <w:rPr>
          <w:sz w:val="24"/>
          <w:szCs w:val="24"/>
        </w:rPr>
        <w:t xml:space="preserve"> a relationship between the macro and micro elasticity of income insurance on unemployment and</w:t>
      </w:r>
      <w:r w:rsidR="00AD3A32" w:rsidRPr="00AB3D2F">
        <w:rPr>
          <w:sz w:val="24"/>
          <w:szCs w:val="24"/>
        </w:rPr>
        <w:t xml:space="preserve"> use these to</w:t>
      </w:r>
      <w:r w:rsidR="006D25A4" w:rsidRPr="00AB3D2F">
        <w:rPr>
          <w:sz w:val="24"/>
          <w:szCs w:val="24"/>
        </w:rPr>
        <w:t xml:space="preserve"> discuss the</w:t>
      </w:r>
      <w:r w:rsidR="00AD3A32" w:rsidRPr="00AB3D2F">
        <w:rPr>
          <w:sz w:val="24"/>
          <w:szCs w:val="24"/>
        </w:rPr>
        <w:t xml:space="preserve"> welfare effects of</w:t>
      </w:r>
      <w:r w:rsidR="006D25A4" w:rsidRPr="00AB3D2F">
        <w:rPr>
          <w:sz w:val="24"/>
          <w:szCs w:val="24"/>
        </w:rPr>
        <w:t xml:space="preserve"> completi</w:t>
      </w:r>
      <w:r w:rsidR="00850879" w:rsidRPr="00AB3D2F">
        <w:rPr>
          <w:sz w:val="24"/>
          <w:szCs w:val="24"/>
        </w:rPr>
        <w:t>ng</w:t>
      </w:r>
      <w:r w:rsidR="006D25A4" w:rsidRPr="00AB3D2F">
        <w:rPr>
          <w:sz w:val="24"/>
          <w:szCs w:val="24"/>
        </w:rPr>
        <w:t xml:space="preserve"> the initiative from the tax reform of 2012</w:t>
      </w:r>
      <w:r w:rsidR="006472FC">
        <w:rPr>
          <w:sz w:val="24"/>
          <w:szCs w:val="24"/>
        </w:rPr>
        <w:t xml:space="preserve"> of suppressing the state regulation percentage</w:t>
      </w:r>
      <w:r w:rsidR="006D25A4" w:rsidRPr="00AB3D2F">
        <w:rPr>
          <w:sz w:val="24"/>
          <w:szCs w:val="24"/>
        </w:rPr>
        <w:t xml:space="preserve">. Lastly in section </w:t>
      </w:r>
      <w:r w:rsidR="006427A6">
        <w:rPr>
          <w:sz w:val="24"/>
          <w:szCs w:val="24"/>
        </w:rPr>
        <w:t>6</w:t>
      </w:r>
      <w:r w:rsidR="006472FC">
        <w:rPr>
          <w:sz w:val="24"/>
          <w:szCs w:val="24"/>
        </w:rPr>
        <w:t>,</w:t>
      </w:r>
      <w:r w:rsidR="006D25A4" w:rsidRPr="00AB3D2F">
        <w:rPr>
          <w:sz w:val="24"/>
          <w:szCs w:val="24"/>
        </w:rPr>
        <w:t xml:space="preserve"> we conclude the results.</w:t>
      </w:r>
      <w:commentRangeEnd w:id="2"/>
      <w:r w:rsidR="00FA4D77">
        <w:rPr>
          <w:rStyle w:val="Kommentarhenvisning"/>
        </w:rPr>
        <w:commentReference w:id="2"/>
      </w:r>
    </w:p>
    <w:p w14:paraId="736417D2" w14:textId="6EFA39D6" w:rsidR="00F26AF6" w:rsidRDefault="00F26AF6" w:rsidP="00F26AF6">
      <w:pPr>
        <w:pStyle w:val="Overskrift1"/>
        <w:jc w:val="both"/>
      </w:pPr>
      <w:bookmarkStart w:id="3" w:name="_Ref119913343"/>
      <w:r>
        <w:lastRenderedPageBreak/>
        <w:t>Section 2:</w:t>
      </w:r>
      <w:bookmarkEnd w:id="3"/>
      <w:r>
        <w:t xml:space="preserve"> Political regulations of the Danish income insurance program  </w:t>
      </w:r>
    </w:p>
    <w:p w14:paraId="61F2C22E" w14:textId="77777777" w:rsidR="00F26AF6" w:rsidRDefault="00F26AF6" w:rsidP="00F26AF6">
      <w:pPr>
        <w:jc w:val="both"/>
      </w:pPr>
    </w:p>
    <w:p w14:paraId="39105852" w14:textId="323519E5" w:rsidR="00F26AF6" w:rsidRPr="005900D2" w:rsidRDefault="00F26AF6" w:rsidP="00F26AF6">
      <w:pPr>
        <w:spacing w:line="360" w:lineRule="auto"/>
        <w:jc w:val="both"/>
        <w:rPr>
          <w:sz w:val="24"/>
          <w:szCs w:val="24"/>
        </w:rPr>
      </w:pPr>
      <w:r>
        <w:rPr>
          <w:sz w:val="24"/>
          <w:szCs w:val="24"/>
        </w:rPr>
        <w:t>In this section we’ll present the development in the compensation rate for Denmark since 1991 together with a brief review of the Danish income insurance model (IS-model).</w:t>
      </w:r>
    </w:p>
    <w:p w14:paraId="4319140F" w14:textId="77777777" w:rsidR="00F26AF6" w:rsidRDefault="00F26AF6" w:rsidP="00F26AF6">
      <w:pPr>
        <w:pStyle w:val="Overskrift2"/>
        <w:jc w:val="both"/>
      </w:pPr>
      <w:r>
        <w:t xml:space="preserve">The falling compensation rate in Denmark: </w:t>
      </w:r>
    </w:p>
    <w:p w14:paraId="34236E39" w14:textId="77777777" w:rsidR="00F26AF6" w:rsidRDefault="00F26AF6" w:rsidP="00F26AF6">
      <w:pPr>
        <w:spacing w:line="360" w:lineRule="auto"/>
        <w:jc w:val="both"/>
        <w:rPr>
          <w:sz w:val="24"/>
          <w:szCs w:val="24"/>
        </w:rPr>
      </w:pPr>
      <w:r w:rsidRPr="00AB3D2F">
        <w:rPr>
          <w:sz w:val="24"/>
          <w:szCs w:val="24"/>
        </w:rPr>
        <w:t>Looking at the generosity</w:t>
      </w:r>
      <w:r>
        <w:rPr>
          <w:sz w:val="24"/>
          <w:szCs w:val="24"/>
        </w:rPr>
        <w:t xml:space="preserve"> of the Danish income insurance</w:t>
      </w:r>
      <w:r w:rsidRPr="00AB3D2F">
        <w:rPr>
          <w:sz w:val="24"/>
          <w:szCs w:val="24"/>
        </w:rPr>
        <w:t xml:space="preserve"> </w:t>
      </w:r>
      <w:r>
        <w:rPr>
          <w:sz w:val="24"/>
          <w:szCs w:val="24"/>
        </w:rPr>
        <w:t>program</w:t>
      </w:r>
      <w:r w:rsidRPr="00AB3D2F">
        <w:rPr>
          <w:sz w:val="24"/>
          <w:szCs w:val="24"/>
        </w:rPr>
        <w:t xml:space="preserve"> over time</w:t>
      </w:r>
      <w:r>
        <w:rPr>
          <w:sz w:val="24"/>
          <w:szCs w:val="24"/>
        </w:rPr>
        <w:t>,</w:t>
      </w:r>
      <w:r w:rsidRPr="00AB3D2F">
        <w:rPr>
          <w:sz w:val="24"/>
          <w:szCs w:val="24"/>
        </w:rPr>
        <w:t xml:space="preserve"> data from ADAM’s databank suggests that the compensation rate, measuring the income insurance relative to the wage, has been falling since 1990-2018</w:t>
      </w:r>
      <w:r>
        <w:rPr>
          <w:sz w:val="24"/>
          <w:szCs w:val="24"/>
        </w:rPr>
        <w:t>, as observed below</w:t>
      </w:r>
      <w:r w:rsidRPr="00AB3D2F">
        <w:rPr>
          <w:sz w:val="24"/>
          <w:szCs w:val="24"/>
        </w:rPr>
        <w:t>:</w:t>
      </w:r>
    </w:p>
    <w:p w14:paraId="4E485454" w14:textId="77777777" w:rsidR="00F26AF6" w:rsidRDefault="00F26AF6" w:rsidP="00F26AF6">
      <w:pPr>
        <w:pStyle w:val="Billedtekst"/>
        <w:keepNext/>
        <w:jc w:val="both"/>
      </w:pPr>
      <w:commentRangeStart w:id="4"/>
      <w:commentRangeStart w:id="5"/>
      <w:commentRangeStart w:id="6"/>
      <w:r>
        <w:t xml:space="preserve">Figure </w:t>
      </w:r>
      <w:commentRangeEnd w:id="4"/>
      <w:r>
        <w:rPr>
          <w:rStyle w:val="Kommentarhenvisning"/>
          <w:i w:val="0"/>
          <w:iCs w:val="0"/>
          <w:color w:val="auto"/>
        </w:rPr>
        <w:commentReference w:id="4"/>
      </w:r>
      <w:commentRangeEnd w:id="5"/>
      <w:r>
        <w:rPr>
          <w:rStyle w:val="Kommentarhenvisning"/>
          <w:i w:val="0"/>
          <w:iCs w:val="0"/>
          <w:color w:val="auto"/>
        </w:rPr>
        <w:commentReference w:id="5"/>
      </w:r>
      <w:commentRangeEnd w:id="6"/>
      <w:r w:rsidR="00F3743B">
        <w:rPr>
          <w:rStyle w:val="Kommentarhenvisning"/>
          <w:i w:val="0"/>
          <w:iCs w:val="0"/>
          <w:color w:val="auto"/>
        </w:rPr>
        <w:commentReference w:id="6"/>
      </w:r>
      <w:r w:rsidR="00F13421">
        <w:fldChar w:fldCharType="begin"/>
      </w:r>
      <w:r w:rsidR="00F13421">
        <w:instrText xml:space="preserve"> SEQ Figure \* ARABIC </w:instrText>
      </w:r>
      <w:r w:rsidR="00F13421">
        <w:fldChar w:fldCharType="separate"/>
      </w:r>
      <w:r>
        <w:rPr>
          <w:noProof/>
        </w:rPr>
        <w:t>1</w:t>
      </w:r>
      <w:r w:rsidR="00F13421">
        <w:rPr>
          <w:noProof/>
        </w:rPr>
        <w:fldChar w:fldCharType="end"/>
      </w:r>
    </w:p>
    <w:p w14:paraId="47D7E944" w14:textId="77777777" w:rsidR="00F26AF6" w:rsidRDefault="00F26AF6" w:rsidP="00F26AF6">
      <w:pPr>
        <w:spacing w:line="360" w:lineRule="auto"/>
        <w:jc w:val="both"/>
        <w:rPr>
          <w:sz w:val="24"/>
          <w:szCs w:val="24"/>
        </w:rPr>
      </w:pPr>
      <w:r w:rsidRPr="00AB3D2F">
        <w:rPr>
          <w:noProof/>
          <w:sz w:val="24"/>
          <w:szCs w:val="24"/>
        </w:rPr>
        <w:drawing>
          <wp:inline distT="0" distB="0" distL="0" distR="0" wp14:anchorId="27D166DB" wp14:editId="2763A8C4">
            <wp:extent cx="6120130" cy="3776980"/>
            <wp:effectExtent l="0" t="0" r="0" b="0"/>
            <wp:docPr id="136"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3776980"/>
                    </a:xfrm>
                    <a:prstGeom prst="rect">
                      <a:avLst/>
                    </a:prstGeom>
                  </pic:spPr>
                </pic:pic>
              </a:graphicData>
            </a:graphic>
          </wp:inline>
        </w:drawing>
      </w:r>
    </w:p>
    <w:p w14:paraId="411CABDF" w14:textId="77777777" w:rsidR="00F26AF6" w:rsidRDefault="00F26AF6" w:rsidP="00F26AF6">
      <w:pPr>
        <w:spacing w:line="360" w:lineRule="auto"/>
        <w:jc w:val="both"/>
        <w:rPr>
          <w:sz w:val="24"/>
          <w:szCs w:val="24"/>
        </w:rPr>
      </w:pPr>
    </w:p>
    <w:p w14:paraId="03FA5F82" w14:textId="468A7517" w:rsidR="00F26AF6" w:rsidRPr="00AB3D2F" w:rsidRDefault="00F26AF6" w:rsidP="00F26AF6">
      <w:pPr>
        <w:spacing w:line="360" w:lineRule="auto"/>
        <w:jc w:val="both"/>
        <w:rPr>
          <w:sz w:val="24"/>
          <w:szCs w:val="24"/>
        </w:rPr>
      </w:pPr>
      <w:r>
        <w:rPr>
          <w:sz w:val="24"/>
          <w:szCs w:val="24"/>
        </w:rPr>
        <w:t xml:space="preserve">Aastrup </w:t>
      </w:r>
      <w:r>
        <w:rPr>
          <w:sz w:val="24"/>
          <w:szCs w:val="24"/>
        </w:rPr>
        <w:fldChar w:fldCharType="begin" w:fldLock="1"/>
      </w:r>
      <w:r>
        <w:rPr>
          <w:sz w:val="24"/>
          <w:szCs w:val="24"/>
        </w:rPr>
        <w:instrText>ADDIN CSL_CITATION {"citationItems":[{"id":"ITEM-1","itemData":{"author":[{"dropping-particle":"","family":"Aastrup","given":"Morten","non-dropping-particle":"","parse-names":false,"suffix":""}],"container-title":"Landsorganisationen","id":"ITEM-1","issue":"September 2018","issued":{"date-parts":[["2018"]]},"title":"30 Års dagpengeforringelser","type":"article-journal"},"suppress-author":1,"uris":["http://www.mendeley.com/documents/?uuid=f6713169-51f1-434f-9976-a6f0d8693e60"]}],"mendeley":{"formattedCitation":"(2018)","plainTextFormattedCitation":"(2018)","previouslyFormattedCitation":"(2018)"},"properties":{"noteIndex":0},"schema":"https://github.com/citation-style-language/schema/raw/master/csl-citation.json"}</w:instrText>
      </w:r>
      <w:r>
        <w:rPr>
          <w:sz w:val="24"/>
          <w:szCs w:val="24"/>
        </w:rPr>
        <w:fldChar w:fldCharType="separate"/>
      </w:r>
      <w:r w:rsidRPr="00A64A0B">
        <w:rPr>
          <w:noProof/>
          <w:sz w:val="24"/>
          <w:szCs w:val="24"/>
        </w:rPr>
        <w:t>(2018)</w:t>
      </w:r>
      <w:r>
        <w:rPr>
          <w:sz w:val="24"/>
          <w:szCs w:val="24"/>
        </w:rPr>
        <w:fldChar w:fldCharType="end"/>
      </w:r>
      <w:r>
        <w:rPr>
          <w:sz w:val="24"/>
          <w:szCs w:val="24"/>
        </w:rPr>
        <w:t xml:space="preserve">, Jensen </w:t>
      </w:r>
      <w:r>
        <w:rPr>
          <w:sz w:val="24"/>
          <w:szCs w:val="24"/>
        </w:rPr>
        <w:fldChar w:fldCharType="begin" w:fldLock="1"/>
      </w:r>
      <w:r>
        <w:rPr>
          <w:sz w:val="24"/>
          <w:szCs w:val="24"/>
        </w:rPr>
        <w:instrText>ADDIN CSL_CITATION {"citationItems":[{"id":"ITEM-1","itemData":{"author":[{"dropping-particle":"","family":"Jensen","given":"Magnus Thorn","non-dropping-particle":"","parse-names":false,"suffix":""},{"dropping-particle":"","family":"Nørgaard","given":"Asbjørn","non-dropping-particle":"","parse-names":false,"suffix":""}],"container-title":"Cevea","id":"ITEM-1","issued":{"date-parts":[["2021"]]},"page":"1-10","title":"Prisen for at løfte dagpengene overdrives","type":"article-journal"},"suppress-author":1,"uris":["http://www.mendeley.com/documents/?uuid=83d149f1-bd4c-4cf1-b3eb-17c3b8880bb2"]}],"mendeley":{"formattedCitation":"(2021)","plainTextFormattedCitation":"(2021)","previouslyFormattedCitation":"(2021)"},"properties":{"noteIndex":0},"schema":"https://github.com/citation-style-language/schema/raw/master/csl-citation.json"}</w:instrText>
      </w:r>
      <w:r>
        <w:rPr>
          <w:sz w:val="24"/>
          <w:szCs w:val="24"/>
        </w:rPr>
        <w:fldChar w:fldCharType="separate"/>
      </w:r>
      <w:r w:rsidRPr="00A64A0B">
        <w:rPr>
          <w:noProof/>
          <w:sz w:val="24"/>
          <w:szCs w:val="24"/>
        </w:rPr>
        <w:t>(2021)</w:t>
      </w:r>
      <w:r>
        <w:rPr>
          <w:sz w:val="24"/>
          <w:szCs w:val="24"/>
        </w:rPr>
        <w:fldChar w:fldCharType="end"/>
      </w:r>
      <w:r>
        <w:rPr>
          <w:sz w:val="24"/>
          <w:szCs w:val="24"/>
        </w:rPr>
        <w:t xml:space="preserve">, and Risgaard </w:t>
      </w:r>
      <w:r>
        <w:rPr>
          <w:sz w:val="24"/>
          <w:szCs w:val="24"/>
        </w:rPr>
        <w:fldChar w:fldCharType="begin" w:fldLock="1"/>
      </w:r>
      <w:r>
        <w:rPr>
          <w:sz w:val="24"/>
          <w:szCs w:val="24"/>
        </w:rPr>
        <w:instrText>ADDIN CSL_CITATION {"citationItems":[{"id":"ITEM-1","itemData":{"author":[{"dropping-particle":"","family":"Risgaard","given":"Lizette","non-dropping-particle":"","parse-names":false,"suffix":""}],"id":"ITEM-1","issued":{"date-parts":[["2021"]]},"title":"Mere tryghed til lønmodtagerne","type":"article-journal"},"suppress-author":1,"uris":["http://www.mendeley.com/documents/?uuid=ce253304-2c7c-476c-a58c-023352fcd508"]}],"mendeley":{"formattedCitation":"(2021)","plainTextFormattedCitation":"(2021)","previouslyFormattedCitation":"(2021)"},"properties":{"noteIndex":0},"schema":"https://github.com/citation-style-language/schema/raw/master/csl-citation.json"}</w:instrText>
      </w:r>
      <w:r>
        <w:rPr>
          <w:sz w:val="24"/>
          <w:szCs w:val="24"/>
        </w:rPr>
        <w:fldChar w:fldCharType="separate"/>
      </w:r>
      <w:r w:rsidRPr="00A64A0B">
        <w:rPr>
          <w:noProof/>
          <w:sz w:val="24"/>
          <w:szCs w:val="24"/>
        </w:rPr>
        <w:t>(2021)</w:t>
      </w:r>
      <w:r>
        <w:rPr>
          <w:sz w:val="24"/>
          <w:szCs w:val="24"/>
        </w:rPr>
        <w:fldChar w:fldCharType="end"/>
      </w:r>
      <w:r>
        <w:rPr>
          <w:sz w:val="24"/>
          <w:szCs w:val="24"/>
        </w:rPr>
        <w:t xml:space="preserve"> all associate the fall in the compensation rate, to</w:t>
      </w:r>
      <w:ins w:id="7" w:author="Simon Thomsen" w:date="2022-12-31T15:38:00Z">
        <w:r w:rsidR="00D3745B">
          <w:rPr>
            <w:sz w:val="24"/>
            <w:szCs w:val="24"/>
          </w:rPr>
          <w:t xml:space="preserve"> the method used for cal</w:t>
        </w:r>
      </w:ins>
      <w:ins w:id="8" w:author="Simon Thomsen" w:date="2022-12-31T15:39:00Z">
        <w:r w:rsidR="00CD2814">
          <w:rPr>
            <w:sz w:val="24"/>
            <w:szCs w:val="24"/>
          </w:rPr>
          <w:t>c</w:t>
        </w:r>
      </w:ins>
      <w:ins w:id="9" w:author="Simon Thomsen" w:date="2022-12-31T15:38:00Z">
        <w:r w:rsidR="00D3745B">
          <w:rPr>
            <w:sz w:val="24"/>
            <w:szCs w:val="24"/>
          </w:rPr>
          <w:t xml:space="preserve">ulating </w:t>
        </w:r>
      </w:ins>
      <w:r>
        <w:rPr>
          <w:sz w:val="24"/>
          <w:szCs w:val="24"/>
        </w:rPr>
        <w:t xml:space="preserve"> </w:t>
      </w:r>
      <w:del w:id="10" w:author="Simon Thomsen" w:date="2022-12-31T15:39:00Z">
        <w:r w:rsidDel="003A5F64">
          <w:rPr>
            <w:sz w:val="24"/>
            <w:szCs w:val="24"/>
          </w:rPr>
          <w:delText xml:space="preserve">how </w:delText>
        </w:r>
      </w:del>
      <w:ins w:id="11" w:author="Simon Thomsen" w:date="2022-12-31T15:39:00Z">
        <w:r w:rsidR="003A5F64">
          <w:rPr>
            <w:sz w:val="24"/>
            <w:szCs w:val="24"/>
          </w:rPr>
          <w:t xml:space="preserve">the </w:t>
        </w:r>
      </w:ins>
      <w:r>
        <w:rPr>
          <w:sz w:val="24"/>
          <w:szCs w:val="24"/>
        </w:rPr>
        <w:t>growth in the maximum level of income insurance</w:t>
      </w:r>
      <w:ins w:id="12" w:author="Simon Thomsen" w:date="2022-12-31T15:39:00Z">
        <w:r w:rsidR="003A5F64">
          <w:rPr>
            <w:sz w:val="24"/>
            <w:szCs w:val="24"/>
          </w:rPr>
          <w:t>.</w:t>
        </w:r>
      </w:ins>
      <w:del w:id="13" w:author="Simon Thomsen" w:date="2022-12-31T15:39:00Z">
        <w:r w:rsidDel="003A5F64">
          <w:rPr>
            <w:sz w:val="24"/>
            <w:szCs w:val="24"/>
          </w:rPr>
          <w:delText xml:space="preserve"> is calculated</w:delText>
        </w:r>
      </w:del>
      <w:r>
        <w:rPr>
          <w:sz w:val="24"/>
          <w:szCs w:val="24"/>
        </w:rPr>
        <w:t xml:space="preserve">. </w:t>
      </w:r>
      <w:r w:rsidRPr="00AB3D2F">
        <w:rPr>
          <w:sz w:val="24"/>
          <w:szCs w:val="24"/>
        </w:rPr>
        <w:t xml:space="preserve">In 1995 the Danish ministry of finance legislated a yearly regulation of unemployment benefits </w:t>
      </w:r>
      <w:r w:rsidRPr="00AB3D2F">
        <w:rPr>
          <w:sz w:val="24"/>
          <w:szCs w:val="24"/>
        </w:rPr>
        <w:fldChar w:fldCharType="begin" w:fldLock="1"/>
      </w:r>
      <w:r w:rsidRPr="00AB3D2F">
        <w:rPr>
          <w:sz w:val="24"/>
          <w:szCs w:val="24"/>
        </w:rPr>
        <w:instrText>ADDIN CSL_CITATION {"citationItems":[{"id":"ITEM-1","itemData":{"URL":"https://www.retsinformation.dk/eli/lta/1995/1154","author":[{"dropping-particle":"","family":"Nørgaard","given":"Troels","non-dropping-particle":"","parse-names":false,"suffix":""}],"id":"ITEM-1","issued":{"date-parts":[["1995"]]},"title":"Bekendtgørelse om fastsættelse og regulering af omregningssats","type":"webpage"},"uris":["http://www.mendeley.com/documents/?uuid=f6a50720-56df-405b-9041-875f122021bd"]}],"mendeley":{"formattedCitation":"(Nørgaard, 1995)","plainTextFormattedCitation":"(Nørgaard, 1995)","previouslyFormattedCitation":"(Nørgaard, 1995)"},"properties":{"noteIndex":0},"schema":"https://github.com/citation-style-language/schema/raw/master/csl-citation.json"}</w:instrText>
      </w:r>
      <w:r w:rsidRPr="00AB3D2F">
        <w:rPr>
          <w:sz w:val="24"/>
          <w:szCs w:val="24"/>
        </w:rPr>
        <w:fldChar w:fldCharType="separate"/>
      </w:r>
      <w:r w:rsidRPr="00AB3D2F">
        <w:rPr>
          <w:noProof/>
          <w:sz w:val="24"/>
          <w:szCs w:val="24"/>
        </w:rPr>
        <w:t>(Nørgaard, 1995)</w:t>
      </w:r>
      <w:r w:rsidRPr="00AB3D2F">
        <w:rPr>
          <w:sz w:val="24"/>
          <w:szCs w:val="24"/>
        </w:rPr>
        <w:fldChar w:fldCharType="end"/>
      </w:r>
      <w:r>
        <w:rPr>
          <w:sz w:val="24"/>
          <w:szCs w:val="24"/>
        </w:rPr>
        <w:t xml:space="preserve">. </w:t>
      </w:r>
      <w:r w:rsidRPr="00AB3D2F">
        <w:rPr>
          <w:sz w:val="24"/>
          <w:szCs w:val="24"/>
        </w:rPr>
        <w:t xml:space="preserve">The regulation goes through the </w:t>
      </w:r>
      <w:r>
        <w:rPr>
          <w:sz w:val="24"/>
          <w:szCs w:val="24"/>
        </w:rPr>
        <w:t>state</w:t>
      </w:r>
      <w:r w:rsidRPr="00AB3D2F">
        <w:rPr>
          <w:sz w:val="24"/>
          <w:szCs w:val="24"/>
        </w:rPr>
        <w:t xml:space="preserve"> regulation percent</w:t>
      </w:r>
      <w:r>
        <w:rPr>
          <w:sz w:val="24"/>
          <w:szCs w:val="24"/>
        </w:rPr>
        <w:t>age</w:t>
      </w:r>
      <w:r w:rsidRPr="00AB3D2F">
        <w:rPr>
          <w:sz w:val="24"/>
          <w:szCs w:val="24"/>
        </w:rPr>
        <w:t xml:space="preserve"> which is set to equal 2% each year added by the rate adjustment percent. </w:t>
      </w:r>
      <w:r>
        <w:rPr>
          <w:sz w:val="24"/>
          <w:szCs w:val="24"/>
        </w:rPr>
        <w:br/>
      </w:r>
      <w:r w:rsidRPr="00AB3D2F">
        <w:rPr>
          <w:sz w:val="24"/>
          <w:szCs w:val="24"/>
        </w:rPr>
        <w:lastRenderedPageBreak/>
        <w:t xml:space="preserve">The rate adjustment percent is each year set according to the adjustment percent which is calculated as the change in wages two years prior to the financial year subtracted by two percent points. </w:t>
      </w:r>
      <w:r>
        <w:rPr>
          <w:sz w:val="24"/>
          <w:szCs w:val="24"/>
        </w:rPr>
        <w:br/>
      </w:r>
      <w:commentRangeStart w:id="14"/>
      <w:r w:rsidRPr="00AB3D2F">
        <w:rPr>
          <w:sz w:val="24"/>
          <w:szCs w:val="24"/>
        </w:rPr>
        <w:t xml:space="preserve">If the adjustment percent is lower </w:t>
      </w:r>
      <w:commentRangeEnd w:id="14"/>
      <w:r w:rsidR="00F2265F">
        <w:rPr>
          <w:rStyle w:val="Kommentarhenvisning"/>
        </w:rPr>
        <w:commentReference w:id="14"/>
      </w:r>
      <w:r w:rsidRPr="00AB3D2F">
        <w:rPr>
          <w:sz w:val="24"/>
          <w:szCs w:val="24"/>
        </w:rPr>
        <w:t xml:space="preserve">than 0%, the rate adjustment percent is equal to the adjustment percent. Is the adjustment percent between 0% and 0.3% the rate adjustment percent is 0%. Lastly, is the adjustment percent larger than 0.3% the rate adjustment percent is equal to the adjustment percent subtracted by 0.3 percent points. </w:t>
      </w:r>
      <w:r>
        <w:rPr>
          <w:sz w:val="24"/>
          <w:szCs w:val="24"/>
        </w:rPr>
        <w:br/>
      </w:r>
      <w:r w:rsidRPr="00AB3D2F">
        <w:rPr>
          <w:sz w:val="24"/>
          <w:szCs w:val="24"/>
        </w:rPr>
        <w:t>This creates a situation in which wage growth of more than 2% would result in the maximum level of income insurance not following the wage</w:t>
      </w:r>
      <w:r>
        <w:rPr>
          <w:sz w:val="24"/>
          <w:szCs w:val="24"/>
        </w:rPr>
        <w:t>s</w:t>
      </w:r>
      <w:r w:rsidRPr="00AB3D2F">
        <w:rPr>
          <w:sz w:val="24"/>
          <w:szCs w:val="24"/>
        </w:rPr>
        <w:t xml:space="preserve">, making the compensation rate decline over time. The </w:t>
      </w:r>
      <w:r>
        <w:rPr>
          <w:sz w:val="24"/>
          <w:szCs w:val="24"/>
        </w:rPr>
        <w:t xml:space="preserve">figure below </w:t>
      </w:r>
      <w:r w:rsidRPr="00AB3D2F">
        <w:rPr>
          <w:sz w:val="24"/>
          <w:szCs w:val="24"/>
        </w:rPr>
        <w:t xml:space="preserve">gives an idea of how often the wage has increased by more than </w:t>
      </w:r>
      <w:r>
        <w:rPr>
          <w:sz w:val="24"/>
          <w:szCs w:val="24"/>
        </w:rPr>
        <w:t>2%</w:t>
      </w:r>
      <w:r w:rsidRPr="00AB3D2F">
        <w:rPr>
          <w:sz w:val="24"/>
          <w:szCs w:val="24"/>
        </w:rPr>
        <w:t xml:space="preserve">. </w:t>
      </w:r>
    </w:p>
    <w:p w14:paraId="372EBB5E" w14:textId="77777777" w:rsidR="00F26AF6" w:rsidRDefault="00F26AF6" w:rsidP="00F26AF6">
      <w:pPr>
        <w:spacing w:line="360" w:lineRule="auto"/>
        <w:jc w:val="both"/>
        <w:rPr>
          <w:sz w:val="24"/>
          <w:szCs w:val="24"/>
        </w:rPr>
      </w:pPr>
    </w:p>
    <w:p w14:paraId="16D6E762" w14:textId="77777777" w:rsidR="00F26AF6" w:rsidRDefault="00F26AF6" w:rsidP="00F26AF6">
      <w:pPr>
        <w:pStyle w:val="Billedtekst"/>
        <w:keepNext/>
        <w:jc w:val="both"/>
      </w:pPr>
      <w:r>
        <w:t xml:space="preserve">Figure </w:t>
      </w:r>
      <w:r w:rsidR="00F13421">
        <w:fldChar w:fldCharType="begin"/>
      </w:r>
      <w:r w:rsidR="00F13421">
        <w:instrText xml:space="preserve"> SEQ Figure \* ARABIC </w:instrText>
      </w:r>
      <w:r w:rsidR="00F13421">
        <w:fldChar w:fldCharType="separate"/>
      </w:r>
      <w:r>
        <w:rPr>
          <w:noProof/>
        </w:rPr>
        <w:t>2</w:t>
      </w:r>
      <w:r w:rsidR="00F13421">
        <w:rPr>
          <w:noProof/>
        </w:rPr>
        <w:fldChar w:fldCharType="end"/>
      </w:r>
    </w:p>
    <w:p w14:paraId="4D775319" w14:textId="77777777" w:rsidR="00F26AF6" w:rsidRPr="00AB3D2F" w:rsidRDefault="00F26AF6" w:rsidP="00F26AF6">
      <w:pPr>
        <w:spacing w:line="360" w:lineRule="auto"/>
        <w:jc w:val="both"/>
        <w:rPr>
          <w:sz w:val="24"/>
          <w:szCs w:val="24"/>
        </w:rPr>
      </w:pPr>
      <w:r w:rsidRPr="00AB3D2F">
        <w:rPr>
          <w:noProof/>
          <w:sz w:val="24"/>
          <w:szCs w:val="24"/>
        </w:rPr>
        <w:drawing>
          <wp:inline distT="0" distB="0" distL="0" distR="0" wp14:anchorId="354E2C70" wp14:editId="130B983C">
            <wp:extent cx="6120130" cy="3776980"/>
            <wp:effectExtent l="0" t="0" r="0" b="0"/>
            <wp:docPr id="137" name="Bille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3776980"/>
                    </a:xfrm>
                    <a:prstGeom prst="rect">
                      <a:avLst/>
                    </a:prstGeom>
                  </pic:spPr>
                </pic:pic>
              </a:graphicData>
            </a:graphic>
          </wp:inline>
        </w:drawing>
      </w:r>
    </w:p>
    <w:p w14:paraId="75BBBE45" w14:textId="77777777" w:rsidR="00F26AF6" w:rsidRPr="00AB3D2F" w:rsidRDefault="00F26AF6" w:rsidP="00F26AF6">
      <w:pPr>
        <w:spacing w:line="360" w:lineRule="auto"/>
        <w:jc w:val="both"/>
        <w:rPr>
          <w:sz w:val="24"/>
          <w:szCs w:val="24"/>
        </w:rPr>
      </w:pPr>
      <w:r>
        <w:rPr>
          <w:sz w:val="24"/>
          <w:szCs w:val="24"/>
        </w:rPr>
        <w:t xml:space="preserve">Even though the overall setup of the maximum level of income insurance, ensures that it does not follow wages one-to one, a more recent regulation was made in the tax-reform of 2012 to suppress the regulation of the maximum level of income insurance. We already introduced this regulation in </w:t>
      </w:r>
      <w:r>
        <w:rPr>
          <w:sz w:val="24"/>
          <w:szCs w:val="24"/>
        </w:rPr>
        <w:lastRenderedPageBreak/>
        <w:t xml:space="preserve">the introduction, explaining how this regulation further reduced the compensation rate starting from 2016, by subtracting up till 0.75% points from the state regulation percentage each year. As mentioned, this paper’s main goal will be to evaluate the decision to carry through this regulation from the tax reform of 2012. </w:t>
      </w:r>
    </w:p>
    <w:p w14:paraId="3E7F5540" w14:textId="590F3EFB" w:rsidR="00F26AF6" w:rsidRDefault="00F26AF6" w:rsidP="00F26AF6">
      <w:pPr>
        <w:spacing w:line="360" w:lineRule="auto"/>
        <w:jc w:val="both"/>
        <w:rPr>
          <w:sz w:val="24"/>
          <w:szCs w:val="24"/>
        </w:rPr>
      </w:pPr>
      <w:r w:rsidRPr="00AB3D2F">
        <w:rPr>
          <w:sz w:val="24"/>
          <w:szCs w:val="24"/>
        </w:rPr>
        <w:t>Despite the t</w:t>
      </w:r>
      <w:r>
        <w:rPr>
          <w:sz w:val="24"/>
          <w:szCs w:val="24"/>
        </w:rPr>
        <w:t>wo</w:t>
      </w:r>
      <w:r w:rsidRPr="00AB3D2F">
        <w:rPr>
          <w:sz w:val="24"/>
          <w:szCs w:val="24"/>
        </w:rPr>
        <w:t xml:space="preserve"> main effects described above</w:t>
      </w:r>
      <w:r>
        <w:rPr>
          <w:sz w:val="24"/>
          <w:szCs w:val="24"/>
        </w:rPr>
        <w:t xml:space="preserve"> both contributing to a decrease</w:t>
      </w:r>
      <w:r w:rsidRPr="00AB3D2F">
        <w:rPr>
          <w:sz w:val="24"/>
          <w:szCs w:val="24"/>
        </w:rPr>
        <w:t xml:space="preserve"> </w:t>
      </w:r>
      <w:r>
        <w:rPr>
          <w:sz w:val="24"/>
          <w:szCs w:val="24"/>
        </w:rPr>
        <w:t>in</w:t>
      </w:r>
      <w:r w:rsidRPr="00AB3D2F">
        <w:rPr>
          <w:sz w:val="24"/>
          <w:szCs w:val="24"/>
        </w:rPr>
        <w:t xml:space="preserve"> the compensation rate over time, other political decisions have been made towards the income insurance program over the </w:t>
      </w:r>
      <w:r>
        <w:rPr>
          <w:sz w:val="24"/>
          <w:szCs w:val="24"/>
        </w:rPr>
        <w:t>last couple of decades</w:t>
      </w:r>
      <w:r w:rsidRPr="00AB3D2F">
        <w:rPr>
          <w:sz w:val="24"/>
          <w:szCs w:val="24"/>
        </w:rPr>
        <w:t xml:space="preserve">. In 2010 </w:t>
      </w:r>
      <w:r>
        <w:rPr>
          <w:sz w:val="24"/>
          <w:szCs w:val="24"/>
        </w:rPr>
        <w:t>the</w:t>
      </w:r>
      <w:r w:rsidRPr="00AB3D2F">
        <w:rPr>
          <w:sz w:val="24"/>
          <w:szCs w:val="24"/>
        </w:rPr>
        <w:t xml:space="preserve"> income Insura</w:t>
      </w:r>
      <w:r>
        <w:rPr>
          <w:sz w:val="24"/>
          <w:szCs w:val="24"/>
        </w:rPr>
        <w:t>nce</w:t>
      </w:r>
      <w:r w:rsidRPr="00AB3D2F">
        <w:rPr>
          <w:sz w:val="24"/>
          <w:szCs w:val="24"/>
        </w:rPr>
        <w:t xml:space="preserve"> reform was adopted, decreasing the period in which an unemployed could receive income insurance from 4 years till 2 years, as well as increasing the requirements for receiving income insurance </w:t>
      </w:r>
      <w:r w:rsidRPr="00AB3D2F">
        <w:rPr>
          <w:sz w:val="24"/>
          <w:szCs w:val="24"/>
        </w:rPr>
        <w:fldChar w:fldCharType="begin" w:fldLock="1"/>
      </w:r>
      <w:r>
        <w:rPr>
          <w:sz w:val="24"/>
          <w:szCs w:val="24"/>
        </w:rPr>
        <w:instrText>ADDIN CSL_CITATION {"citationItems":[{"id":"ITEM-1","itemData":{"author":[{"dropping-particle":"","family":"IS-Commission","given":"","non-dropping-particle":"","parse-names":false,"suffix":""}],"id":"ITEM-1","issued":{"date-parts":[["2015"]]},"title":"Dagpengemodellen teknisk analyserapport","type":"article-journal"},"uris":["http://www.mendeley.com/documents/?uuid=959efcf8-5b02-45cf-ac0c-22b4b70e17a8"]}],"mendeley":{"formattedCitation":"(IS-Commission, 2015a)","plainTextFormattedCitation":"(IS-Commission, 2015a)","previouslyFormattedCitation":"(IS-Commission, 2015a)"},"properties":{"noteIndex":0},"schema":"https://github.com/citation-style-language/schema/raw/master/csl-citation.json"}</w:instrText>
      </w:r>
      <w:r w:rsidRPr="00AB3D2F">
        <w:rPr>
          <w:sz w:val="24"/>
          <w:szCs w:val="24"/>
        </w:rPr>
        <w:fldChar w:fldCharType="separate"/>
      </w:r>
      <w:r w:rsidRPr="00C14BA0">
        <w:rPr>
          <w:noProof/>
          <w:sz w:val="24"/>
          <w:szCs w:val="24"/>
        </w:rPr>
        <w:t>(IS-Commission, 2015a)</w:t>
      </w:r>
      <w:r w:rsidRPr="00AB3D2F">
        <w:rPr>
          <w:sz w:val="24"/>
          <w:szCs w:val="24"/>
        </w:rPr>
        <w:fldChar w:fldCharType="end"/>
      </w:r>
      <w:r w:rsidRPr="00AB3D2F">
        <w:rPr>
          <w:sz w:val="24"/>
          <w:szCs w:val="24"/>
        </w:rPr>
        <w:t>. Later, to make the cutoff date less strict</w:t>
      </w:r>
      <w:r>
        <w:rPr>
          <w:sz w:val="24"/>
          <w:szCs w:val="24"/>
        </w:rPr>
        <w:t>,</w:t>
      </w:r>
      <w:r w:rsidRPr="00AB3D2F">
        <w:rPr>
          <w:sz w:val="24"/>
          <w:szCs w:val="24"/>
        </w:rPr>
        <w:t xml:space="preserve"> updates to the period in which a person could receive insurance were redone making it a smoother transition from the 4-year period to instead 2 years. </w:t>
      </w:r>
      <w:r>
        <w:rPr>
          <w:sz w:val="24"/>
          <w:szCs w:val="24"/>
        </w:rPr>
        <w:br/>
      </w:r>
      <w:r w:rsidRPr="00AB3D2F">
        <w:rPr>
          <w:sz w:val="24"/>
          <w:szCs w:val="24"/>
        </w:rPr>
        <w:t xml:space="preserve">A more recent </w:t>
      </w:r>
      <w:r>
        <w:rPr>
          <w:sz w:val="24"/>
          <w:szCs w:val="24"/>
        </w:rPr>
        <w:t>initiative</w:t>
      </w:r>
      <w:r w:rsidRPr="00AB3D2F">
        <w:rPr>
          <w:sz w:val="24"/>
          <w:szCs w:val="24"/>
        </w:rPr>
        <w:t xml:space="preserve"> is made in 2022 making two important adjustments to the IS-program. First, increasing the amount one can get in the first 3 months</w:t>
      </w:r>
      <w:ins w:id="15" w:author="Simon Thomsen" w:date="2022-12-31T15:43:00Z">
        <w:r w:rsidR="001879DC">
          <w:rPr>
            <w:sz w:val="24"/>
            <w:szCs w:val="24"/>
          </w:rPr>
          <w:t xml:space="preserve"> of unemployment</w:t>
        </w:r>
      </w:ins>
      <w:r w:rsidRPr="00AB3D2F">
        <w:rPr>
          <w:sz w:val="24"/>
          <w:szCs w:val="24"/>
        </w:rPr>
        <w:t xml:space="preserve"> for people with a strong working history. Second, lowering the amount one can get going directly from education to unemployment  </w:t>
      </w:r>
      <w:r w:rsidRPr="00AB3D2F">
        <w:rPr>
          <w:sz w:val="24"/>
          <w:szCs w:val="24"/>
        </w:rPr>
        <w:fldChar w:fldCharType="begin" w:fldLock="1"/>
      </w:r>
      <w:r>
        <w:rPr>
          <w:sz w:val="24"/>
          <w:szCs w:val="24"/>
        </w:rPr>
        <w:instrText>ADDIN CSL_CITATION {"citationItems":[{"id":"ITEM-1","itemData":{"author":[{"dropping-particle":"","family":"DØRS","given":"","non-dropping-particle":"","parse-names":false,"suffix":""}],"id":"ITEM-1","issued":{"date-parts":[["2022"]]},"title":"RAPPORT FRA FORMANDSKABET DANSK ØKONOMI FORÅR 2022","type":"report"},"uris":["http://www.mendeley.com/documents/?uuid=ba41821c-8687-3dd4-967a-44acd8f66336"]}],"mendeley":{"formattedCitation":"(DØRS, 2022)","plainTextFormattedCitation":"(DØRS, 2022)","previouslyFormattedCitation":"(DØRS, 2022)"},"properties":{"noteIndex":0},"schema":"https://github.com/citation-style-language/schema/raw/master/csl-citation.json"}</w:instrText>
      </w:r>
      <w:r w:rsidRPr="00AB3D2F">
        <w:rPr>
          <w:sz w:val="24"/>
          <w:szCs w:val="24"/>
        </w:rPr>
        <w:fldChar w:fldCharType="separate"/>
      </w:r>
      <w:r w:rsidRPr="00DF372B">
        <w:rPr>
          <w:noProof/>
          <w:sz w:val="24"/>
          <w:szCs w:val="24"/>
        </w:rPr>
        <w:t>(DØRS, 2022)</w:t>
      </w:r>
      <w:r w:rsidRPr="00AB3D2F">
        <w:rPr>
          <w:sz w:val="24"/>
          <w:szCs w:val="24"/>
        </w:rPr>
        <w:fldChar w:fldCharType="end"/>
      </w:r>
      <w:r w:rsidRPr="00AB3D2F">
        <w:rPr>
          <w:sz w:val="24"/>
          <w:szCs w:val="24"/>
        </w:rPr>
        <w:t xml:space="preserve">. Even though these political decisions are important for the </w:t>
      </w:r>
      <w:r>
        <w:rPr>
          <w:sz w:val="24"/>
          <w:szCs w:val="24"/>
        </w:rPr>
        <w:t>IS-program</w:t>
      </w:r>
      <w:r w:rsidRPr="00AB3D2F">
        <w:rPr>
          <w:sz w:val="24"/>
          <w:szCs w:val="24"/>
        </w:rPr>
        <w:t xml:space="preserve">, the effects of these reforms will not be included in the analysis. </w:t>
      </w:r>
      <w:r>
        <w:rPr>
          <w:sz w:val="24"/>
          <w:szCs w:val="24"/>
        </w:rPr>
        <w:t xml:space="preserve">Neither will they have any effect on the results found in this paper, as we use a set-up isolating the effects of suppressing the state regulation starting in 2016. </w:t>
      </w:r>
    </w:p>
    <w:p w14:paraId="0933D9A3" w14:textId="5E0990CC" w:rsidR="00F26AF6" w:rsidRPr="00AB3D2F" w:rsidRDefault="00F26AF6" w:rsidP="00F26AF6">
      <w:pPr>
        <w:spacing w:line="360" w:lineRule="auto"/>
        <w:jc w:val="both"/>
        <w:rPr>
          <w:sz w:val="24"/>
          <w:szCs w:val="24"/>
        </w:rPr>
      </w:pPr>
      <w:commentRangeStart w:id="16"/>
      <w:r>
        <w:rPr>
          <w:sz w:val="24"/>
          <w:szCs w:val="24"/>
        </w:rPr>
        <w:t>Something about the tax reform 2012.</w:t>
      </w:r>
      <w:commentRangeEnd w:id="16"/>
      <w:r w:rsidR="009A2AF5">
        <w:rPr>
          <w:rStyle w:val="Kommentarhenvisning"/>
        </w:rPr>
        <w:commentReference w:id="16"/>
      </w:r>
    </w:p>
    <w:p w14:paraId="35F65F94" w14:textId="7DD8786A" w:rsidR="00F26AF6" w:rsidRPr="002E0F79" w:rsidRDefault="00F26AF6" w:rsidP="00F26AF6">
      <w:pPr>
        <w:spacing w:line="360" w:lineRule="auto"/>
        <w:jc w:val="both"/>
        <w:rPr>
          <w:sz w:val="24"/>
          <w:szCs w:val="24"/>
        </w:rPr>
      </w:pPr>
      <w:r>
        <w:rPr>
          <w:sz w:val="24"/>
          <w:szCs w:val="24"/>
        </w:rPr>
        <w:t>The discussion towards the Danish income insurance program peaked leading up to the Danish election in 2015</w:t>
      </w:r>
      <w:r w:rsidRPr="00AB3D2F">
        <w:rPr>
          <w:sz w:val="24"/>
          <w:szCs w:val="24"/>
        </w:rPr>
        <w:t>. The large debate led to a commission set down by the Danish Ministry of employment (IS-commission). The goal</w:t>
      </w:r>
      <w:r>
        <w:rPr>
          <w:sz w:val="24"/>
          <w:szCs w:val="24"/>
        </w:rPr>
        <w:t xml:space="preserve"> for this commission,</w:t>
      </w:r>
      <w:r w:rsidRPr="00AB3D2F">
        <w:rPr>
          <w:sz w:val="24"/>
          <w:szCs w:val="24"/>
        </w:rPr>
        <w:t xml:space="preserve"> was to analyze changes to the income insurance program in Denmark, which in 2015 led to the</w:t>
      </w:r>
      <w:r>
        <w:rPr>
          <w:sz w:val="24"/>
          <w:szCs w:val="24"/>
        </w:rPr>
        <w:t xml:space="preserve"> Danish </w:t>
      </w:r>
      <w:r w:rsidRPr="00AB3D2F">
        <w:rPr>
          <w:sz w:val="24"/>
          <w:szCs w:val="24"/>
        </w:rPr>
        <w:t>income insurance model</w:t>
      </w:r>
      <w:r>
        <w:rPr>
          <w:sz w:val="24"/>
          <w:szCs w:val="24"/>
        </w:rPr>
        <w:t xml:space="preserve"> (IS-model).</w:t>
      </w:r>
      <w:r w:rsidRPr="00AB3D2F">
        <w:rPr>
          <w:sz w:val="24"/>
          <w:szCs w:val="24"/>
        </w:rPr>
        <w:t xml:space="preserve"> </w:t>
      </w:r>
      <w:r>
        <w:rPr>
          <w:sz w:val="24"/>
          <w:szCs w:val="24"/>
        </w:rPr>
        <w:t>T</w:t>
      </w:r>
      <w:r w:rsidRPr="00AB3D2F">
        <w:rPr>
          <w:sz w:val="24"/>
          <w:szCs w:val="24"/>
        </w:rPr>
        <w:t>he dynamics of this model w</w:t>
      </w:r>
      <w:r>
        <w:rPr>
          <w:sz w:val="24"/>
          <w:szCs w:val="24"/>
        </w:rPr>
        <w:t>ere</w:t>
      </w:r>
      <w:r w:rsidRPr="00AB3D2F">
        <w:rPr>
          <w:sz w:val="24"/>
          <w:szCs w:val="24"/>
        </w:rPr>
        <w:t xml:space="preserve"> built </w:t>
      </w:r>
      <w:r>
        <w:rPr>
          <w:sz w:val="24"/>
          <w:szCs w:val="24"/>
        </w:rPr>
        <w:t xml:space="preserve">using </w:t>
      </w:r>
      <w:del w:id="17" w:author="Simon Thomsen" w:date="2022-12-31T15:45:00Z">
        <w:r w:rsidDel="00A86719">
          <w:rPr>
            <w:sz w:val="24"/>
            <w:szCs w:val="24"/>
          </w:rPr>
          <w:delText>some of</w:delText>
        </w:r>
        <w:r w:rsidRPr="00AB3D2F" w:rsidDel="00A86719">
          <w:rPr>
            <w:sz w:val="24"/>
            <w:szCs w:val="24"/>
          </w:rPr>
          <w:delText xml:space="preserve"> the </w:delText>
        </w:r>
      </w:del>
      <w:r w:rsidRPr="00AB3D2F">
        <w:rPr>
          <w:sz w:val="24"/>
          <w:szCs w:val="24"/>
        </w:rPr>
        <w:t>micro</w:t>
      </w:r>
      <w:ins w:id="18" w:author="Simon Thomsen" w:date="2022-12-31T15:45:00Z">
        <w:r w:rsidR="00A86719">
          <w:rPr>
            <w:sz w:val="24"/>
            <w:szCs w:val="24"/>
          </w:rPr>
          <w:t>economic</w:t>
        </w:r>
      </w:ins>
      <w:r w:rsidRPr="00AB3D2F">
        <w:rPr>
          <w:sz w:val="24"/>
          <w:szCs w:val="24"/>
        </w:rPr>
        <w:t xml:space="preserve"> effects </w:t>
      </w:r>
      <w:ins w:id="19" w:author="Simon Thomsen" w:date="2022-12-31T15:45:00Z">
        <w:r w:rsidR="00A86719">
          <w:rPr>
            <w:sz w:val="24"/>
            <w:szCs w:val="24"/>
          </w:rPr>
          <w:t xml:space="preserve">which will be </w:t>
        </w:r>
      </w:ins>
      <w:r w:rsidRPr="00AB3D2F">
        <w:rPr>
          <w:sz w:val="24"/>
          <w:szCs w:val="24"/>
        </w:rPr>
        <w:t xml:space="preserve">presented </w:t>
      </w:r>
      <w:r>
        <w:rPr>
          <w:sz w:val="24"/>
          <w:szCs w:val="24"/>
        </w:rPr>
        <w:t xml:space="preserve">in </w:t>
      </w:r>
      <w:del w:id="20" w:author="Simon Thomsen" w:date="2022-12-31T15:45:00Z">
        <w:r w:rsidDel="00A86719">
          <w:rPr>
            <w:sz w:val="24"/>
            <w:szCs w:val="24"/>
          </w:rPr>
          <w:delText>the previous</w:delText>
        </w:r>
      </w:del>
      <w:ins w:id="21" w:author="Simon Thomsen" w:date="2022-12-31T15:45:00Z">
        <w:r w:rsidR="00A86719">
          <w:rPr>
            <w:sz w:val="24"/>
            <w:szCs w:val="24"/>
          </w:rPr>
          <w:t>a later</w:t>
        </w:r>
      </w:ins>
      <w:r>
        <w:rPr>
          <w:sz w:val="24"/>
          <w:szCs w:val="24"/>
        </w:rPr>
        <w:t xml:space="preserve"> section,</w:t>
      </w:r>
      <w:r w:rsidRPr="00AB3D2F">
        <w:rPr>
          <w:sz w:val="24"/>
          <w:szCs w:val="24"/>
        </w:rPr>
        <w:t xml:space="preserve"> </w:t>
      </w:r>
      <w:commentRangeStart w:id="22"/>
      <w:r w:rsidRPr="00AB3D2F">
        <w:rPr>
          <w:sz w:val="24"/>
          <w:szCs w:val="24"/>
        </w:rPr>
        <w:t>estimating the change in the exit-rate and approach-rate as a result of changes in the level of income insurance</w:t>
      </w:r>
      <w:commentRangeEnd w:id="22"/>
      <w:r w:rsidR="00417F1D">
        <w:rPr>
          <w:rStyle w:val="Kommentarhenvisning"/>
        </w:rPr>
        <w:commentReference w:id="22"/>
      </w:r>
      <w:r>
        <w:rPr>
          <w:sz w:val="24"/>
          <w:szCs w:val="24"/>
        </w:rPr>
        <w:t>.</w:t>
      </w:r>
      <w:r w:rsidRPr="00AB3D2F">
        <w:rPr>
          <w:sz w:val="24"/>
          <w:szCs w:val="24"/>
        </w:rPr>
        <w:t xml:space="preserve"> </w:t>
      </w:r>
      <w:r>
        <w:rPr>
          <w:sz w:val="24"/>
          <w:szCs w:val="24"/>
        </w:rPr>
        <w:t>T</w:t>
      </w:r>
      <w:r w:rsidRPr="00AB3D2F">
        <w:rPr>
          <w:sz w:val="24"/>
          <w:szCs w:val="24"/>
        </w:rPr>
        <w:t>he results of this model favored the lower level of income insurance when looking at the government net lending and unemployment. Th</w:t>
      </w:r>
      <w:r>
        <w:rPr>
          <w:sz w:val="24"/>
          <w:szCs w:val="24"/>
        </w:rPr>
        <w:t>is led to a</w:t>
      </w:r>
      <w:r w:rsidRPr="00AB3D2F">
        <w:rPr>
          <w:sz w:val="24"/>
          <w:szCs w:val="24"/>
        </w:rPr>
        <w:t xml:space="preserve"> response from worker unions and unemployment insurance companies in Denmark </w:t>
      </w:r>
      <w:r>
        <w:rPr>
          <w:sz w:val="24"/>
          <w:szCs w:val="24"/>
        </w:rPr>
        <w:t>arguing</w:t>
      </w:r>
      <w:r w:rsidRPr="00AB3D2F">
        <w:rPr>
          <w:sz w:val="24"/>
          <w:szCs w:val="24"/>
        </w:rPr>
        <w:t xml:space="preserve"> that the estimates of the micro effects were not correctly estimated. But most importantly they </w:t>
      </w:r>
      <w:r w:rsidRPr="00AB3D2F">
        <w:rPr>
          <w:sz w:val="24"/>
          <w:szCs w:val="24"/>
        </w:rPr>
        <w:lastRenderedPageBreak/>
        <w:t xml:space="preserve">argued that important macroeconomic effects were missing </w:t>
      </w:r>
      <w:r>
        <w:rPr>
          <w:sz w:val="24"/>
          <w:szCs w:val="24"/>
        </w:rPr>
        <w:t>with</w:t>
      </w:r>
      <w:r w:rsidRPr="00AB3D2F">
        <w:rPr>
          <w:sz w:val="24"/>
          <w:szCs w:val="24"/>
        </w:rPr>
        <w:t xml:space="preserve">in the model. </w:t>
      </w:r>
      <w:r>
        <w:rPr>
          <w:sz w:val="24"/>
          <w:szCs w:val="24"/>
        </w:rPr>
        <w:t xml:space="preserve">In the following subsection we take a closer look at the dynamics of the IS-model, as well as the critics faced by this model. </w:t>
      </w:r>
    </w:p>
    <w:p w14:paraId="47BD76C0" w14:textId="77777777" w:rsidR="00F26AF6" w:rsidRDefault="00F26AF6" w:rsidP="00F26AF6">
      <w:pPr>
        <w:pStyle w:val="Overskrift2"/>
        <w:jc w:val="both"/>
      </w:pPr>
      <w:r>
        <w:t>The Danish Income Insurance model</w:t>
      </w:r>
    </w:p>
    <w:p w14:paraId="4A817040" w14:textId="77777777" w:rsidR="00F26AF6" w:rsidRDefault="00F26AF6" w:rsidP="00F26AF6">
      <w:pPr>
        <w:jc w:val="both"/>
      </w:pPr>
    </w:p>
    <w:p w14:paraId="62BC328C" w14:textId="524F0FED" w:rsidR="00F26AF6" w:rsidRDefault="00F26AF6" w:rsidP="00F26AF6">
      <w:pPr>
        <w:spacing w:line="360" w:lineRule="auto"/>
        <w:jc w:val="both"/>
        <w:rPr>
          <w:sz w:val="24"/>
          <w:szCs w:val="24"/>
        </w:rPr>
      </w:pPr>
      <w:r>
        <w:rPr>
          <w:sz w:val="24"/>
          <w:szCs w:val="24"/>
        </w:rPr>
        <w:t xml:space="preserve">Since the creation of the Danish income insurance model in 2015, this model has been used by the Danish government, to analyze the effects of regulations towards the Danish income insurance program. </w:t>
      </w:r>
    </w:p>
    <w:p w14:paraId="68EC02E4" w14:textId="77777777" w:rsidR="00F26AF6" w:rsidRPr="00AB3D2F" w:rsidRDefault="00F26AF6" w:rsidP="00F26AF6">
      <w:pPr>
        <w:spacing w:line="360" w:lineRule="auto"/>
        <w:jc w:val="both"/>
        <w:rPr>
          <w:sz w:val="24"/>
          <w:szCs w:val="24"/>
        </w:rPr>
      </w:pPr>
      <w:r w:rsidRPr="00AB3D2F">
        <w:rPr>
          <w:sz w:val="24"/>
          <w:szCs w:val="24"/>
        </w:rPr>
        <w:t xml:space="preserve">The </w:t>
      </w:r>
      <w:r>
        <w:rPr>
          <w:sz w:val="24"/>
          <w:szCs w:val="24"/>
        </w:rPr>
        <w:t>IS-</w:t>
      </w:r>
      <w:r w:rsidRPr="00AB3D2F">
        <w:rPr>
          <w:sz w:val="24"/>
          <w:szCs w:val="24"/>
        </w:rPr>
        <w:t>model consists of four different parts: A static model for income insurance, a static model for Cash-benefits</w:t>
      </w:r>
      <w:r w:rsidRPr="005239BF">
        <w:rPr>
          <w:rStyle w:val="Fodnotehenvisning"/>
        </w:rPr>
        <w:footnoteReference w:id="1"/>
      </w:r>
      <w:r w:rsidRPr="00AB3D2F">
        <w:rPr>
          <w:sz w:val="24"/>
          <w:szCs w:val="24"/>
        </w:rPr>
        <w:t xml:space="preserve">, a </w:t>
      </w:r>
      <w:proofErr w:type="spellStart"/>
      <w:r w:rsidRPr="00AB3D2F">
        <w:rPr>
          <w:sz w:val="24"/>
          <w:szCs w:val="24"/>
        </w:rPr>
        <w:t>Markovmodel</w:t>
      </w:r>
      <w:proofErr w:type="spellEnd"/>
      <w:r>
        <w:rPr>
          <w:sz w:val="24"/>
          <w:szCs w:val="24"/>
        </w:rPr>
        <w:t>,</w:t>
      </w:r>
      <w:r w:rsidRPr="00AB3D2F">
        <w:rPr>
          <w:sz w:val="24"/>
          <w:szCs w:val="24"/>
        </w:rPr>
        <w:t xml:space="preserve"> and lastly a re-earning model. Only the first three parts will be presented, as the re-earning model only concern changes towards</w:t>
      </w:r>
      <w:r>
        <w:rPr>
          <w:sz w:val="24"/>
          <w:szCs w:val="24"/>
        </w:rPr>
        <w:t xml:space="preserve"> the</w:t>
      </w:r>
      <w:r w:rsidRPr="00AB3D2F">
        <w:rPr>
          <w:sz w:val="24"/>
          <w:szCs w:val="24"/>
        </w:rPr>
        <w:t xml:space="preserve"> rules for re-earning the right to income insurance, thereby not looking at</w:t>
      </w:r>
      <w:r>
        <w:rPr>
          <w:sz w:val="24"/>
          <w:szCs w:val="24"/>
        </w:rPr>
        <w:t xml:space="preserve"> changes to</w:t>
      </w:r>
      <w:r w:rsidRPr="00AB3D2F">
        <w:rPr>
          <w:sz w:val="24"/>
          <w:szCs w:val="24"/>
        </w:rPr>
        <w:t xml:space="preserve"> the level of income insurance. </w:t>
      </w:r>
    </w:p>
    <w:p w14:paraId="4137E375" w14:textId="77777777" w:rsidR="00F26AF6" w:rsidRPr="00AB3D2F" w:rsidRDefault="00F26AF6" w:rsidP="00F26AF6">
      <w:pPr>
        <w:spacing w:line="360" w:lineRule="auto"/>
        <w:jc w:val="both"/>
        <w:rPr>
          <w:sz w:val="24"/>
          <w:szCs w:val="24"/>
        </w:rPr>
      </w:pPr>
      <w:r w:rsidRPr="00AB3D2F">
        <w:rPr>
          <w:sz w:val="24"/>
          <w:szCs w:val="24"/>
        </w:rPr>
        <w:t>The static model of income insurance is developed to calculate the immediate economic effects for a specific person being unemployed when changing the level of income insurance. For this reason, th</w:t>
      </w:r>
      <w:r>
        <w:rPr>
          <w:sz w:val="24"/>
          <w:szCs w:val="24"/>
        </w:rPr>
        <w:t>e static</w:t>
      </w:r>
      <w:r w:rsidRPr="00AB3D2F">
        <w:rPr>
          <w:sz w:val="24"/>
          <w:szCs w:val="24"/>
        </w:rPr>
        <w:t xml:space="preserve"> model will not include the behavioral changes that might happen when creating changes in the </w:t>
      </w:r>
      <w:r>
        <w:rPr>
          <w:sz w:val="24"/>
          <w:szCs w:val="24"/>
        </w:rPr>
        <w:t>IS-</w:t>
      </w:r>
      <w:r w:rsidRPr="00AB3D2F">
        <w:rPr>
          <w:sz w:val="24"/>
          <w:szCs w:val="24"/>
        </w:rPr>
        <w:t>program. Similarly, the effect on cash-benefits is calculated using the static model for cash-benefits, to see if people would want to switch towards</w:t>
      </w:r>
      <w:r>
        <w:rPr>
          <w:sz w:val="24"/>
          <w:szCs w:val="24"/>
        </w:rPr>
        <w:t xml:space="preserve"> the</w:t>
      </w:r>
      <w:r w:rsidRPr="00AB3D2F">
        <w:rPr>
          <w:sz w:val="24"/>
          <w:szCs w:val="24"/>
        </w:rPr>
        <w:t xml:space="preserve"> </w:t>
      </w:r>
      <w:r>
        <w:rPr>
          <w:sz w:val="24"/>
          <w:szCs w:val="24"/>
        </w:rPr>
        <w:t>cash-benefits</w:t>
      </w:r>
      <w:r w:rsidRPr="00AB3D2F">
        <w:rPr>
          <w:sz w:val="24"/>
          <w:szCs w:val="24"/>
        </w:rPr>
        <w:t xml:space="preserve"> program instead of the </w:t>
      </w:r>
      <w:r>
        <w:rPr>
          <w:sz w:val="24"/>
          <w:szCs w:val="24"/>
        </w:rPr>
        <w:t>IS-</w:t>
      </w:r>
      <w:r w:rsidRPr="00AB3D2F">
        <w:rPr>
          <w:sz w:val="24"/>
          <w:szCs w:val="24"/>
        </w:rPr>
        <w:t>program.</w:t>
      </w:r>
    </w:p>
    <w:p w14:paraId="181DD84C" w14:textId="77777777" w:rsidR="00F26AF6" w:rsidRPr="00AB3D2F" w:rsidRDefault="00F26AF6" w:rsidP="00F26AF6">
      <w:pPr>
        <w:spacing w:line="360" w:lineRule="auto"/>
        <w:jc w:val="both"/>
        <w:rPr>
          <w:sz w:val="24"/>
          <w:szCs w:val="24"/>
        </w:rPr>
      </w:pPr>
      <w:r w:rsidRPr="00AB3D2F">
        <w:rPr>
          <w:sz w:val="24"/>
          <w:szCs w:val="24"/>
        </w:rPr>
        <w:t xml:space="preserve">The more interesting part is the </w:t>
      </w:r>
      <w:proofErr w:type="spellStart"/>
      <w:r w:rsidRPr="00AB3D2F">
        <w:rPr>
          <w:sz w:val="24"/>
          <w:szCs w:val="24"/>
        </w:rPr>
        <w:t>Markovmod</w:t>
      </w:r>
      <w:r>
        <w:rPr>
          <w:sz w:val="24"/>
          <w:szCs w:val="24"/>
        </w:rPr>
        <w:t>el</w:t>
      </w:r>
      <w:proofErr w:type="spellEnd"/>
      <w:r w:rsidRPr="00AB3D2F">
        <w:rPr>
          <w:sz w:val="24"/>
          <w:szCs w:val="24"/>
        </w:rPr>
        <w:t xml:space="preserve"> built to calculate the equilibrium levels of employment and unemployment, </w:t>
      </w:r>
      <w:r>
        <w:rPr>
          <w:sz w:val="24"/>
          <w:szCs w:val="24"/>
        </w:rPr>
        <w:t>doing this,</w:t>
      </w:r>
      <w:r w:rsidRPr="00AB3D2F">
        <w:rPr>
          <w:sz w:val="24"/>
          <w:szCs w:val="24"/>
        </w:rPr>
        <w:t xml:space="preserve"> the population is divided into three groups: Receivers of income insurance, employed, and receivers of other social benefits. The </w:t>
      </w:r>
      <w:proofErr w:type="spellStart"/>
      <w:r w:rsidRPr="00AB3D2F">
        <w:rPr>
          <w:sz w:val="24"/>
          <w:szCs w:val="24"/>
        </w:rPr>
        <w:t>Markovmodel</w:t>
      </w:r>
      <w:proofErr w:type="spellEnd"/>
      <w:r w:rsidRPr="00AB3D2F">
        <w:rPr>
          <w:sz w:val="24"/>
          <w:szCs w:val="24"/>
        </w:rPr>
        <w:t xml:space="preserve"> estimates the probability of changing in-between the</w:t>
      </w:r>
      <w:r>
        <w:rPr>
          <w:sz w:val="24"/>
          <w:szCs w:val="24"/>
        </w:rPr>
        <w:t>se</w:t>
      </w:r>
      <w:r w:rsidRPr="00AB3D2F">
        <w:rPr>
          <w:sz w:val="24"/>
          <w:szCs w:val="24"/>
        </w:rPr>
        <w:t xml:space="preserve"> three groups, thereby looking at changes in the exit rate and approach rate</w:t>
      </w:r>
      <w:r>
        <w:rPr>
          <w:sz w:val="24"/>
          <w:szCs w:val="24"/>
        </w:rPr>
        <w:t>. The exit-rate</w:t>
      </w:r>
      <w:r w:rsidRPr="00AB3D2F">
        <w:rPr>
          <w:sz w:val="24"/>
          <w:szCs w:val="24"/>
        </w:rPr>
        <w:t xml:space="preserve"> </w:t>
      </w:r>
      <w:r>
        <w:rPr>
          <w:sz w:val="24"/>
          <w:szCs w:val="24"/>
        </w:rPr>
        <w:t>shows how</w:t>
      </w:r>
      <w:r w:rsidRPr="00AB3D2F">
        <w:rPr>
          <w:sz w:val="24"/>
          <w:szCs w:val="24"/>
        </w:rPr>
        <w:t xml:space="preserve"> a change in the level of income insurance changes the departure from unemployment to employment in the period up </w:t>
      </w:r>
      <w:r>
        <w:rPr>
          <w:sz w:val="24"/>
          <w:szCs w:val="24"/>
        </w:rPr>
        <w:t>un</w:t>
      </w:r>
      <w:r w:rsidRPr="00AB3D2F">
        <w:rPr>
          <w:sz w:val="24"/>
          <w:szCs w:val="24"/>
        </w:rPr>
        <w:t xml:space="preserve">til the reduction and in the period immediately after. This effect is mostly concerned the unemployed with the best job opportunities to get off income insurance. The model is estimated using the 2010 reform mentioned in </w:t>
      </w:r>
      <w:r>
        <w:rPr>
          <w:sz w:val="24"/>
          <w:szCs w:val="24"/>
        </w:rPr>
        <w:t>the previous subsection</w:t>
      </w:r>
      <w:r w:rsidRPr="00AB3D2F">
        <w:rPr>
          <w:sz w:val="24"/>
          <w:szCs w:val="24"/>
        </w:rPr>
        <w:t xml:space="preserve"> </w:t>
      </w:r>
      <w:r>
        <w:rPr>
          <w:sz w:val="24"/>
          <w:szCs w:val="24"/>
        </w:rPr>
        <w:t>showing</w:t>
      </w:r>
      <w:r w:rsidRPr="00AB3D2F">
        <w:rPr>
          <w:sz w:val="24"/>
          <w:szCs w:val="24"/>
        </w:rPr>
        <w:t xml:space="preserve"> an effect</w:t>
      </w:r>
      <w:r>
        <w:rPr>
          <w:sz w:val="24"/>
          <w:szCs w:val="24"/>
        </w:rPr>
        <w:t xml:space="preserve"> on the exit-rate</w:t>
      </w:r>
      <w:r w:rsidRPr="00AB3D2F">
        <w:rPr>
          <w:sz w:val="24"/>
          <w:szCs w:val="24"/>
        </w:rPr>
        <w:t xml:space="preserve"> up till 78 weeks before</w:t>
      </w:r>
      <w:r>
        <w:rPr>
          <w:sz w:val="24"/>
          <w:szCs w:val="24"/>
        </w:rPr>
        <w:t xml:space="preserve"> a</w:t>
      </w:r>
      <w:r w:rsidRPr="00AB3D2F">
        <w:rPr>
          <w:sz w:val="24"/>
          <w:szCs w:val="24"/>
        </w:rPr>
        <w:t xml:space="preserve"> reduction in income insurance</w:t>
      </w:r>
      <w:r>
        <w:rPr>
          <w:sz w:val="24"/>
          <w:szCs w:val="24"/>
        </w:rPr>
        <w:t xml:space="preserve"> and up</w:t>
      </w:r>
      <w:r w:rsidRPr="00AB3D2F">
        <w:rPr>
          <w:sz w:val="24"/>
          <w:szCs w:val="24"/>
        </w:rPr>
        <w:t xml:space="preserve"> till 26 weeks after</w:t>
      </w:r>
      <w:r>
        <w:rPr>
          <w:sz w:val="24"/>
          <w:szCs w:val="24"/>
        </w:rPr>
        <w:t xml:space="preserve"> a reduction </w:t>
      </w:r>
      <w:commentRangeStart w:id="23"/>
      <w:commentRangeStart w:id="24"/>
      <w:r w:rsidRPr="00AB3D2F">
        <w:rPr>
          <w:sz w:val="24"/>
          <w:szCs w:val="24"/>
        </w:rPr>
        <w:fldChar w:fldCharType="begin" w:fldLock="1"/>
      </w:r>
      <w:r>
        <w:rPr>
          <w:sz w:val="24"/>
          <w:szCs w:val="24"/>
        </w:rPr>
        <w:instrText>ADDIN CSL_CITATION {"citationItems":[{"id":"ITEM-1","itemData":{"author":[{"dropping-particle":"","family":"IS-Commission","given":"","non-dropping-particle":"","parse-names":false,"suffix":""}],"id":"ITEM-1","issued":{"date-parts":[["2015"]]},"title":"Dagpengemodellen teknisk analyserapport","type":"article-journal"},"uris":["http://www.mendeley.com/documents/?uuid=959efcf8-5b02-45cf-ac0c-22b4b70e17a8"]}],"mendeley":{"formattedCitation":"(IS-Commission, 2015a)","manualFormatting":"(Dagpengekommissionens sekretariat, 2015)","plainTextFormattedCitation":"(IS-Commission, 2015a)","previouslyFormattedCitation":"(IS-Commission, 2015a)"},"properties":{"noteIndex":0},"schema":"https://github.com/citation-style-language/schema/raw/master/csl-citation.json"}</w:instrText>
      </w:r>
      <w:r w:rsidRPr="00AB3D2F">
        <w:rPr>
          <w:sz w:val="24"/>
          <w:szCs w:val="24"/>
        </w:rPr>
        <w:fldChar w:fldCharType="separate"/>
      </w:r>
      <w:r w:rsidRPr="00AB3D2F">
        <w:rPr>
          <w:noProof/>
          <w:sz w:val="24"/>
          <w:szCs w:val="24"/>
        </w:rPr>
        <w:t xml:space="preserve">(Dagpengekommissionens sekretariat, </w:t>
      </w:r>
      <w:r w:rsidRPr="00AB3D2F">
        <w:rPr>
          <w:noProof/>
          <w:sz w:val="24"/>
          <w:szCs w:val="24"/>
        </w:rPr>
        <w:lastRenderedPageBreak/>
        <w:t>2015)</w:t>
      </w:r>
      <w:r w:rsidRPr="00AB3D2F">
        <w:rPr>
          <w:sz w:val="24"/>
          <w:szCs w:val="24"/>
        </w:rPr>
        <w:fldChar w:fldCharType="end"/>
      </w:r>
      <w:commentRangeEnd w:id="23"/>
      <w:r>
        <w:rPr>
          <w:rStyle w:val="Kommentarhenvisning"/>
        </w:rPr>
        <w:commentReference w:id="23"/>
      </w:r>
      <w:commentRangeEnd w:id="24"/>
      <w:r>
        <w:rPr>
          <w:rStyle w:val="Kommentarhenvisning"/>
        </w:rPr>
        <w:commentReference w:id="24"/>
      </w:r>
      <w:r>
        <w:rPr>
          <w:sz w:val="24"/>
          <w:szCs w:val="24"/>
        </w:rPr>
        <w:t xml:space="preserve">. </w:t>
      </w:r>
      <w:r w:rsidRPr="00AB3D2F">
        <w:rPr>
          <w:sz w:val="24"/>
          <w:szCs w:val="24"/>
        </w:rPr>
        <w:t>The</w:t>
      </w:r>
      <w:r>
        <w:rPr>
          <w:sz w:val="24"/>
          <w:szCs w:val="24"/>
        </w:rPr>
        <w:t>se</w:t>
      </w:r>
      <w:r w:rsidRPr="00AB3D2F">
        <w:rPr>
          <w:sz w:val="24"/>
          <w:szCs w:val="24"/>
        </w:rPr>
        <w:t xml:space="preserve"> behavioral effects are specified as elasticities</w:t>
      </w:r>
      <w:r>
        <w:rPr>
          <w:sz w:val="24"/>
          <w:szCs w:val="24"/>
        </w:rPr>
        <w:t>,</w:t>
      </w:r>
      <w:r w:rsidRPr="00AB3D2F">
        <w:rPr>
          <w:sz w:val="24"/>
          <w:szCs w:val="24"/>
        </w:rPr>
        <w:t xml:space="preserve"> meaning that a relative change in the exit rate from unemployment to employment is a function of the relative change in the</w:t>
      </w:r>
      <w:r>
        <w:rPr>
          <w:sz w:val="24"/>
          <w:szCs w:val="24"/>
        </w:rPr>
        <w:t xml:space="preserve"> level of income insurance</w:t>
      </w:r>
      <w:r w:rsidRPr="00AB3D2F">
        <w:rPr>
          <w:sz w:val="24"/>
          <w:szCs w:val="24"/>
        </w:rPr>
        <w:t xml:space="preserve">. Thereby the effects of an increase in the </w:t>
      </w:r>
      <w:r>
        <w:rPr>
          <w:sz w:val="24"/>
          <w:szCs w:val="24"/>
        </w:rPr>
        <w:t>level of income insurance</w:t>
      </w:r>
      <w:r w:rsidRPr="00AB3D2F">
        <w:rPr>
          <w:sz w:val="24"/>
          <w:szCs w:val="24"/>
        </w:rPr>
        <w:t xml:space="preserve"> of 30 and 10% will</w:t>
      </w:r>
      <w:r>
        <w:rPr>
          <w:sz w:val="24"/>
          <w:szCs w:val="24"/>
        </w:rPr>
        <w:t>,</w:t>
      </w:r>
      <w:r w:rsidRPr="00AB3D2F">
        <w:rPr>
          <w:sz w:val="24"/>
          <w:szCs w:val="24"/>
        </w:rPr>
        <w:t xml:space="preserve"> following their estimates</w:t>
      </w:r>
      <w:r>
        <w:rPr>
          <w:sz w:val="24"/>
          <w:szCs w:val="24"/>
        </w:rPr>
        <w:t>,</w:t>
      </w:r>
      <w:r w:rsidRPr="00AB3D2F">
        <w:rPr>
          <w:sz w:val="24"/>
          <w:szCs w:val="24"/>
        </w:rPr>
        <w:t xml:space="preserve"> have the effects of increasing the exit rate by </w:t>
      </w:r>
      <w:commentRangeStart w:id="25"/>
      <w:r w:rsidRPr="00AB3D2F">
        <w:rPr>
          <w:sz w:val="24"/>
          <w:szCs w:val="24"/>
        </w:rPr>
        <w:t>78% and 26%, at the time of change.</w:t>
      </w:r>
      <w:commentRangeEnd w:id="25"/>
      <w:r w:rsidR="000D7CCC">
        <w:rPr>
          <w:rStyle w:val="Kommentarhenvisning"/>
        </w:rPr>
        <w:commentReference w:id="25"/>
      </w:r>
    </w:p>
    <w:p w14:paraId="4BFF9873" w14:textId="764C83B8" w:rsidR="00F26AF6" w:rsidRPr="00AB3D2F" w:rsidRDefault="00F26AF6" w:rsidP="00F26AF6">
      <w:pPr>
        <w:spacing w:line="360" w:lineRule="auto"/>
        <w:jc w:val="both"/>
        <w:rPr>
          <w:sz w:val="24"/>
          <w:szCs w:val="24"/>
        </w:rPr>
      </w:pPr>
      <w:commentRangeStart w:id="26"/>
      <w:r w:rsidRPr="00AB3D2F">
        <w:rPr>
          <w:sz w:val="24"/>
          <w:szCs w:val="24"/>
        </w:rPr>
        <w:t>Besides the effect of the exit rate, the IS-commission also includes the approach rate</w:t>
      </w:r>
      <w:ins w:id="27" w:author="Simon Thomsen" w:date="2022-12-31T15:53:00Z">
        <w:r w:rsidR="00DC2708">
          <w:rPr>
            <w:sz w:val="24"/>
            <w:szCs w:val="24"/>
          </w:rPr>
          <w:t xml:space="preserve">, showing the rate in which people </w:t>
        </w:r>
        <w:r w:rsidR="0099662E">
          <w:rPr>
            <w:sz w:val="24"/>
            <w:szCs w:val="24"/>
          </w:rPr>
          <w:t>goes from employme</w:t>
        </w:r>
      </w:ins>
      <w:ins w:id="28" w:author="Simon Thomsen" w:date="2022-12-31T15:54:00Z">
        <w:r w:rsidR="0099662E">
          <w:rPr>
            <w:sz w:val="24"/>
            <w:szCs w:val="24"/>
          </w:rPr>
          <w:t>nt to unemployment</w:t>
        </w:r>
      </w:ins>
      <w:r>
        <w:rPr>
          <w:sz w:val="24"/>
          <w:szCs w:val="24"/>
        </w:rPr>
        <w:t>. Here, t</w:t>
      </w:r>
      <w:r w:rsidRPr="00AB3D2F">
        <w:rPr>
          <w:sz w:val="24"/>
          <w:szCs w:val="24"/>
        </w:rPr>
        <w:t xml:space="preserve">he </w:t>
      </w:r>
      <w:r>
        <w:rPr>
          <w:sz w:val="24"/>
          <w:szCs w:val="24"/>
        </w:rPr>
        <w:t>IS-</w:t>
      </w:r>
      <w:r w:rsidRPr="00AB3D2F">
        <w:rPr>
          <w:sz w:val="24"/>
          <w:szCs w:val="24"/>
        </w:rPr>
        <w:t>commission</w:t>
      </w:r>
      <w:ins w:id="29" w:author="Simon Thomsen" w:date="2022-12-31T15:54:00Z">
        <w:r w:rsidR="0099662E">
          <w:rPr>
            <w:sz w:val="24"/>
            <w:szCs w:val="24"/>
          </w:rPr>
          <w:t xml:space="preserve"> only</w:t>
        </w:r>
      </w:ins>
      <w:r w:rsidRPr="00AB3D2F">
        <w:rPr>
          <w:sz w:val="24"/>
          <w:szCs w:val="24"/>
        </w:rPr>
        <w:t xml:space="preserve"> looks at if people</w:t>
      </w:r>
      <w:ins w:id="30" w:author="Simon Thomsen" w:date="2022-12-31T15:54:00Z">
        <w:r w:rsidR="0081657C">
          <w:rPr>
            <w:sz w:val="24"/>
            <w:szCs w:val="24"/>
          </w:rPr>
          <w:t xml:space="preserve"> in terminated positions, thereby</w:t>
        </w:r>
      </w:ins>
      <w:r w:rsidRPr="00AB3D2F">
        <w:rPr>
          <w:sz w:val="24"/>
          <w:szCs w:val="24"/>
        </w:rPr>
        <w:t xml:space="preserve"> on their way into the income insurance program will find employment before entering the program</w:t>
      </w:r>
      <w:commentRangeEnd w:id="26"/>
      <w:r w:rsidR="002D159A">
        <w:rPr>
          <w:rStyle w:val="Kommentarhenvisning"/>
        </w:rPr>
        <w:commentReference w:id="26"/>
      </w:r>
      <w:r w:rsidRPr="00AB3D2F">
        <w:rPr>
          <w:sz w:val="24"/>
          <w:szCs w:val="24"/>
        </w:rPr>
        <w:t>. One issue is that data can’t show how many people are on their way to enter the income insurance program or how large the exit</w:t>
      </w:r>
      <w:r>
        <w:rPr>
          <w:sz w:val="24"/>
          <w:szCs w:val="24"/>
        </w:rPr>
        <w:t>-</w:t>
      </w:r>
      <w:r w:rsidRPr="00AB3D2F">
        <w:rPr>
          <w:sz w:val="24"/>
          <w:szCs w:val="24"/>
        </w:rPr>
        <w:t>rate to employment is</w:t>
      </w:r>
      <w:r>
        <w:rPr>
          <w:sz w:val="24"/>
          <w:szCs w:val="24"/>
        </w:rPr>
        <w:t xml:space="preserve"> for this group</w:t>
      </w:r>
      <w:r w:rsidRPr="00AB3D2F">
        <w:rPr>
          <w:sz w:val="24"/>
          <w:szCs w:val="24"/>
        </w:rPr>
        <w:t xml:space="preserve">. </w:t>
      </w:r>
    </w:p>
    <w:p w14:paraId="27886080" w14:textId="1AED5431" w:rsidR="00F26AF6" w:rsidRDefault="00F26AF6" w:rsidP="00F26AF6">
      <w:pPr>
        <w:spacing w:line="360" w:lineRule="auto"/>
        <w:jc w:val="both"/>
        <w:rPr>
          <w:ins w:id="31" w:author="Simon Thomsen" w:date="2022-12-31T15:57:00Z"/>
          <w:sz w:val="24"/>
          <w:szCs w:val="24"/>
        </w:rPr>
      </w:pPr>
      <w:r w:rsidRPr="00AB3D2F">
        <w:rPr>
          <w:sz w:val="24"/>
          <w:szCs w:val="24"/>
        </w:rPr>
        <w:t>Therefor</w:t>
      </w:r>
      <w:r>
        <w:rPr>
          <w:sz w:val="24"/>
          <w:szCs w:val="24"/>
        </w:rPr>
        <w:t>e,</w:t>
      </w:r>
      <w:r w:rsidRPr="00AB3D2F">
        <w:rPr>
          <w:sz w:val="24"/>
          <w:szCs w:val="24"/>
        </w:rPr>
        <w:t xml:space="preserve"> the </w:t>
      </w:r>
      <w:r>
        <w:rPr>
          <w:sz w:val="24"/>
          <w:szCs w:val="24"/>
        </w:rPr>
        <w:t>IS-</w:t>
      </w:r>
      <w:r w:rsidRPr="00AB3D2F">
        <w:rPr>
          <w:sz w:val="24"/>
          <w:szCs w:val="24"/>
        </w:rPr>
        <w:t xml:space="preserve">commission must assume that the behavioral effects for people </w:t>
      </w:r>
      <w:ins w:id="32" w:author="Simon Thomsen" w:date="2022-12-31T15:56:00Z">
        <w:r w:rsidR="008E25C9">
          <w:rPr>
            <w:sz w:val="24"/>
            <w:szCs w:val="24"/>
          </w:rPr>
          <w:t xml:space="preserve">in terminated positions </w:t>
        </w:r>
      </w:ins>
      <w:del w:id="33" w:author="Simon Thomsen" w:date="2022-12-31T15:56:00Z">
        <w:r w:rsidRPr="00AB3D2F" w:rsidDel="008E25C9">
          <w:rPr>
            <w:sz w:val="24"/>
            <w:szCs w:val="24"/>
          </w:rPr>
          <w:delText xml:space="preserve">being close to </w:delText>
        </w:r>
        <w:r w:rsidDel="008E25C9">
          <w:rPr>
            <w:sz w:val="24"/>
            <w:szCs w:val="24"/>
          </w:rPr>
          <w:delText>entering</w:delText>
        </w:r>
        <w:r w:rsidRPr="00AB3D2F" w:rsidDel="008E25C9">
          <w:rPr>
            <w:sz w:val="24"/>
            <w:szCs w:val="24"/>
          </w:rPr>
          <w:delText xml:space="preserve"> the insurance program </w:delText>
        </w:r>
        <w:commentRangeStart w:id="34"/>
        <w:r w:rsidRPr="00AB3D2F" w:rsidDel="008E25C9">
          <w:rPr>
            <w:sz w:val="24"/>
            <w:szCs w:val="24"/>
          </w:rPr>
          <w:delText>(f</w:delText>
        </w:r>
        <w:r w:rsidDel="008E25C9">
          <w:rPr>
            <w:sz w:val="24"/>
            <w:szCs w:val="24"/>
          </w:rPr>
          <w:delText>or example</w:delText>
        </w:r>
        <w:r w:rsidRPr="00AB3D2F" w:rsidDel="008E25C9">
          <w:rPr>
            <w:sz w:val="24"/>
            <w:szCs w:val="24"/>
          </w:rPr>
          <w:delText xml:space="preserve"> from terminated positions) </w:delText>
        </w:r>
        <w:commentRangeEnd w:id="34"/>
        <w:r w:rsidR="002D159A" w:rsidDel="008E25C9">
          <w:rPr>
            <w:rStyle w:val="Kommentarhenvisning"/>
          </w:rPr>
          <w:commentReference w:id="34"/>
        </w:r>
      </w:del>
      <w:r w:rsidRPr="00AB3D2F">
        <w:rPr>
          <w:sz w:val="24"/>
          <w:szCs w:val="24"/>
        </w:rPr>
        <w:t>are comparable to the behavioral effects of people already being in the income insurance program and thereby have been in unemployment for up till</w:t>
      </w:r>
      <w:r>
        <w:rPr>
          <w:sz w:val="24"/>
          <w:szCs w:val="24"/>
        </w:rPr>
        <w:t xml:space="preserve"> almost</w:t>
      </w:r>
      <w:r w:rsidRPr="00AB3D2F">
        <w:rPr>
          <w:sz w:val="24"/>
          <w:szCs w:val="24"/>
        </w:rPr>
        <w:t xml:space="preserve"> 2 years</w:t>
      </w:r>
      <w:r w:rsidRPr="005239BF">
        <w:rPr>
          <w:rStyle w:val="Fodnotehenvisning"/>
        </w:rPr>
        <w:footnoteReference w:id="2"/>
      </w:r>
      <w:r w:rsidRPr="00AB3D2F">
        <w:rPr>
          <w:sz w:val="24"/>
          <w:szCs w:val="24"/>
        </w:rPr>
        <w:t xml:space="preserve">.  </w:t>
      </w:r>
    </w:p>
    <w:p w14:paraId="65AA1E35" w14:textId="21FC6C77" w:rsidR="003041D3" w:rsidRPr="003041D3" w:rsidRDefault="003041D3" w:rsidP="00F26AF6">
      <w:pPr>
        <w:spacing w:line="360" w:lineRule="auto"/>
        <w:jc w:val="both"/>
        <w:rPr>
          <w:ins w:id="35" w:author="Simon Thomsen" w:date="2022-12-31T15:57:00Z"/>
          <w:sz w:val="24"/>
          <w:szCs w:val="24"/>
          <w:lang w:val="da-DK"/>
          <w:rPrChange w:id="36" w:author="Simon Thomsen" w:date="2022-12-31T15:57:00Z">
            <w:rPr>
              <w:ins w:id="37" w:author="Simon Thomsen" w:date="2022-12-31T15:57:00Z"/>
              <w:sz w:val="24"/>
              <w:szCs w:val="24"/>
            </w:rPr>
          </w:rPrChange>
        </w:rPr>
      </w:pPr>
      <w:ins w:id="38" w:author="Simon Thomsen" w:date="2022-12-31T15:57:00Z">
        <w:r w:rsidRPr="003041D3">
          <w:rPr>
            <w:sz w:val="24"/>
            <w:szCs w:val="24"/>
            <w:lang w:val="da-DK"/>
            <w:rPrChange w:id="39" w:author="Simon Thomsen" w:date="2022-12-31T15:57:00Z">
              <w:rPr>
                <w:sz w:val="24"/>
                <w:szCs w:val="24"/>
              </w:rPr>
            </w:rPrChange>
          </w:rPr>
          <w:t>Burde man nævne noget om</w:t>
        </w:r>
        <w:r>
          <w:rPr>
            <w:sz w:val="24"/>
            <w:szCs w:val="24"/>
            <w:lang w:val="da-DK"/>
          </w:rPr>
          <w:t xml:space="preserve"> størrel</w:t>
        </w:r>
        <w:r w:rsidR="006D7C2C">
          <w:rPr>
            <w:sz w:val="24"/>
            <w:szCs w:val="24"/>
            <w:lang w:val="da-DK"/>
          </w:rPr>
          <w:t>sesordenen af approach rate?</w:t>
        </w:r>
      </w:ins>
    </w:p>
    <w:p w14:paraId="41DE50D0" w14:textId="77777777" w:rsidR="003041D3" w:rsidRPr="003041D3" w:rsidRDefault="003041D3" w:rsidP="00F26AF6">
      <w:pPr>
        <w:spacing w:line="360" w:lineRule="auto"/>
        <w:jc w:val="both"/>
        <w:rPr>
          <w:sz w:val="24"/>
          <w:szCs w:val="24"/>
          <w:lang w:val="da-DK"/>
          <w:rPrChange w:id="40" w:author="Simon Thomsen" w:date="2022-12-31T15:57:00Z">
            <w:rPr>
              <w:sz w:val="24"/>
              <w:szCs w:val="24"/>
            </w:rPr>
          </w:rPrChange>
        </w:rPr>
      </w:pPr>
    </w:p>
    <w:p w14:paraId="6DBB2EE8" w14:textId="77777777" w:rsidR="00921C6B" w:rsidRPr="00AB3D2F" w:rsidRDefault="00921C6B" w:rsidP="00921C6B">
      <w:pPr>
        <w:spacing w:line="360" w:lineRule="auto"/>
        <w:jc w:val="both"/>
        <w:rPr>
          <w:sz w:val="24"/>
          <w:szCs w:val="24"/>
        </w:rPr>
      </w:pPr>
      <w:r>
        <w:rPr>
          <w:sz w:val="24"/>
          <w:szCs w:val="24"/>
        </w:rPr>
        <w:t>The majority of</w:t>
      </w:r>
      <w:r w:rsidRPr="00AB3D2F">
        <w:rPr>
          <w:sz w:val="24"/>
          <w:szCs w:val="24"/>
        </w:rPr>
        <w:t xml:space="preserve"> the empirical evidence used for the </w:t>
      </w:r>
      <w:r>
        <w:rPr>
          <w:sz w:val="24"/>
          <w:szCs w:val="24"/>
        </w:rPr>
        <w:t>IS-model</w:t>
      </w:r>
      <w:r w:rsidRPr="00AB3D2F">
        <w:rPr>
          <w:sz w:val="24"/>
          <w:szCs w:val="24"/>
        </w:rPr>
        <w:t xml:space="preserve"> comes from the literature review made by </w:t>
      </w:r>
      <w:r w:rsidRPr="00AB3D2F">
        <w:rPr>
          <w:noProof/>
          <w:sz w:val="24"/>
          <w:szCs w:val="24"/>
        </w:rPr>
        <w:t>Andersen et al</w:t>
      </w:r>
      <w:r>
        <w:rPr>
          <w:noProof/>
          <w:sz w:val="24"/>
          <w:szCs w:val="24"/>
        </w:rPr>
        <w:t>.</w:t>
      </w:r>
      <w:r w:rsidRPr="00AB3D2F">
        <w:rPr>
          <w:sz w:val="24"/>
          <w:szCs w:val="24"/>
        </w:rPr>
        <w:t xml:space="preserve"> </w:t>
      </w:r>
      <w:r w:rsidRPr="00AB3D2F">
        <w:rPr>
          <w:sz w:val="24"/>
          <w:szCs w:val="24"/>
        </w:rPr>
        <w:fldChar w:fldCharType="begin" w:fldLock="1"/>
      </w:r>
      <w:r>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Pr="00AB3D2F">
        <w:rPr>
          <w:sz w:val="24"/>
          <w:szCs w:val="24"/>
        </w:rPr>
        <w:fldChar w:fldCharType="separate"/>
      </w:r>
      <w:r w:rsidRPr="00024C63">
        <w:rPr>
          <w:noProof/>
          <w:sz w:val="24"/>
          <w:szCs w:val="24"/>
        </w:rPr>
        <w:t>(2015)</w:t>
      </w:r>
      <w:r w:rsidRPr="00AB3D2F">
        <w:rPr>
          <w:sz w:val="24"/>
          <w:szCs w:val="24"/>
        </w:rPr>
        <w:fldChar w:fldCharType="end"/>
      </w:r>
      <w:r>
        <w:rPr>
          <w:sz w:val="24"/>
          <w:szCs w:val="24"/>
        </w:rPr>
        <w:t>.</w:t>
      </w:r>
      <w:r w:rsidRPr="00AB3D2F">
        <w:rPr>
          <w:sz w:val="24"/>
          <w:szCs w:val="24"/>
        </w:rPr>
        <w:t xml:space="preserve"> This review was made specifically for the </w:t>
      </w:r>
      <w:r>
        <w:rPr>
          <w:sz w:val="24"/>
          <w:szCs w:val="24"/>
        </w:rPr>
        <w:t>IS-</w:t>
      </w:r>
      <w:r w:rsidRPr="00AB3D2F">
        <w:rPr>
          <w:sz w:val="24"/>
          <w:szCs w:val="24"/>
        </w:rPr>
        <w:t xml:space="preserve">commission, and therefore influenced the effects used in the </w:t>
      </w:r>
      <w:r>
        <w:rPr>
          <w:sz w:val="24"/>
          <w:szCs w:val="24"/>
        </w:rPr>
        <w:t>IS-model</w:t>
      </w:r>
      <w:r w:rsidRPr="00AB3D2F">
        <w:rPr>
          <w:sz w:val="24"/>
          <w:szCs w:val="24"/>
        </w:rPr>
        <w:t xml:space="preserve">. </w:t>
      </w:r>
      <w:r w:rsidRPr="00AB3D2F">
        <w:rPr>
          <w:noProof/>
          <w:sz w:val="24"/>
          <w:szCs w:val="24"/>
        </w:rPr>
        <w:t>Andersen et al.</w:t>
      </w:r>
      <w:r>
        <w:rPr>
          <w:noProof/>
          <w:sz w:val="24"/>
          <w:szCs w:val="24"/>
        </w:rPr>
        <w:t xml:space="preserve"> </w:t>
      </w:r>
      <w:r w:rsidRPr="00AB3D2F">
        <w:rPr>
          <w:sz w:val="24"/>
          <w:szCs w:val="24"/>
        </w:rPr>
        <w:fldChar w:fldCharType="begin" w:fldLock="1"/>
      </w:r>
      <w:r>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Pr="00AB3D2F">
        <w:rPr>
          <w:sz w:val="24"/>
          <w:szCs w:val="24"/>
        </w:rPr>
        <w:fldChar w:fldCharType="separate"/>
      </w:r>
      <w:r w:rsidRPr="00024C63">
        <w:rPr>
          <w:noProof/>
          <w:sz w:val="24"/>
          <w:szCs w:val="24"/>
        </w:rPr>
        <w:t>(2015)</w:t>
      </w:r>
      <w:r w:rsidRPr="00AB3D2F">
        <w:rPr>
          <w:sz w:val="24"/>
          <w:szCs w:val="24"/>
        </w:rPr>
        <w:fldChar w:fldCharType="end"/>
      </w:r>
      <w:r w:rsidRPr="00AB3D2F">
        <w:rPr>
          <w:sz w:val="24"/>
          <w:szCs w:val="24"/>
        </w:rPr>
        <w:t xml:space="preserve"> specifically looks at the evidence for </w:t>
      </w:r>
      <w:r>
        <w:rPr>
          <w:sz w:val="24"/>
          <w:szCs w:val="24"/>
        </w:rPr>
        <w:t>an effect on the</w:t>
      </w:r>
      <w:r w:rsidRPr="00AB3D2F">
        <w:rPr>
          <w:sz w:val="24"/>
          <w:szCs w:val="24"/>
        </w:rPr>
        <w:t xml:space="preserve"> exit-rate and approach rate when raising the level of income insurance. They present 28 different older and newer studies</w:t>
      </w:r>
      <w:r>
        <w:rPr>
          <w:sz w:val="24"/>
          <w:szCs w:val="24"/>
        </w:rPr>
        <w:t>, all</w:t>
      </w:r>
      <w:r w:rsidRPr="00AB3D2F">
        <w:rPr>
          <w:sz w:val="24"/>
          <w:szCs w:val="24"/>
        </w:rPr>
        <w:t xml:space="preserve"> </w:t>
      </w:r>
      <w:r>
        <w:rPr>
          <w:sz w:val="24"/>
          <w:szCs w:val="24"/>
        </w:rPr>
        <w:t>focusing on finding an effect on the</w:t>
      </w:r>
      <w:r w:rsidRPr="00AB3D2F">
        <w:rPr>
          <w:sz w:val="24"/>
          <w:szCs w:val="24"/>
        </w:rPr>
        <w:t xml:space="preserve"> exit rate. </w:t>
      </w:r>
      <w:r>
        <w:rPr>
          <w:sz w:val="24"/>
          <w:szCs w:val="24"/>
        </w:rPr>
        <w:t>When analyzing the effect of</w:t>
      </w:r>
      <w:r w:rsidRPr="00AB3D2F">
        <w:rPr>
          <w:sz w:val="24"/>
          <w:szCs w:val="24"/>
        </w:rPr>
        <w:t xml:space="preserve"> an increase in the level of income insurance, 24</w:t>
      </w:r>
      <w:r>
        <w:rPr>
          <w:sz w:val="24"/>
          <w:szCs w:val="24"/>
        </w:rPr>
        <w:t xml:space="preserve"> of the studies</w:t>
      </w:r>
      <w:r w:rsidRPr="00AB3D2F">
        <w:rPr>
          <w:sz w:val="24"/>
          <w:szCs w:val="24"/>
        </w:rPr>
        <w:t xml:space="preserve"> conclude a significant negative effect o</w:t>
      </w:r>
      <w:r>
        <w:rPr>
          <w:sz w:val="24"/>
          <w:szCs w:val="24"/>
        </w:rPr>
        <w:t>n</w:t>
      </w:r>
      <w:r w:rsidRPr="00AB3D2F">
        <w:rPr>
          <w:sz w:val="24"/>
          <w:szCs w:val="24"/>
        </w:rPr>
        <w:t xml:space="preserve"> the exit rate, the last 4 studies conclude non-significant negative effects,</w:t>
      </w:r>
      <w:r>
        <w:rPr>
          <w:sz w:val="24"/>
          <w:szCs w:val="24"/>
        </w:rPr>
        <w:t xml:space="preserve"> overall, we find this to</w:t>
      </w:r>
      <w:r w:rsidRPr="00AB3D2F">
        <w:rPr>
          <w:sz w:val="24"/>
          <w:szCs w:val="24"/>
        </w:rPr>
        <w:t xml:space="preserve"> justif</w:t>
      </w:r>
      <w:r>
        <w:rPr>
          <w:sz w:val="24"/>
          <w:szCs w:val="24"/>
        </w:rPr>
        <w:t>y</w:t>
      </w:r>
      <w:r w:rsidRPr="00AB3D2F">
        <w:rPr>
          <w:sz w:val="24"/>
          <w:szCs w:val="24"/>
        </w:rPr>
        <w:t xml:space="preserve"> the use of the exit </w:t>
      </w:r>
      <w:r>
        <w:rPr>
          <w:sz w:val="24"/>
          <w:szCs w:val="24"/>
        </w:rPr>
        <w:t>effect</w:t>
      </w:r>
      <w:r w:rsidRPr="00AB3D2F">
        <w:rPr>
          <w:sz w:val="24"/>
          <w:szCs w:val="24"/>
        </w:rPr>
        <w:t xml:space="preserve"> in the model</w:t>
      </w:r>
      <w:r>
        <w:rPr>
          <w:sz w:val="24"/>
          <w:szCs w:val="24"/>
        </w:rPr>
        <w:t>, whereas this effect should be included when estimating the micro elasticity in section 5</w:t>
      </w:r>
      <w:r w:rsidRPr="00AB3D2F">
        <w:rPr>
          <w:sz w:val="24"/>
          <w:szCs w:val="24"/>
        </w:rPr>
        <w:t xml:space="preserve">. </w:t>
      </w:r>
    </w:p>
    <w:p w14:paraId="41035EFC" w14:textId="77777777" w:rsidR="00921C6B" w:rsidDel="00633260" w:rsidRDefault="00921C6B" w:rsidP="00921C6B">
      <w:pPr>
        <w:spacing w:line="360" w:lineRule="auto"/>
        <w:jc w:val="both"/>
        <w:rPr>
          <w:del w:id="41" w:author="Simon Thomsen" w:date="2022-12-31T15:58:00Z"/>
          <w:sz w:val="24"/>
          <w:szCs w:val="24"/>
        </w:rPr>
      </w:pPr>
      <w:r>
        <w:rPr>
          <w:sz w:val="24"/>
          <w:szCs w:val="24"/>
        </w:rPr>
        <w:lastRenderedPageBreak/>
        <w:t>On the other hand,</w:t>
      </w:r>
      <w:r w:rsidRPr="00AB3D2F">
        <w:rPr>
          <w:sz w:val="24"/>
          <w:szCs w:val="24"/>
        </w:rPr>
        <w:t xml:space="preserve"> </w:t>
      </w:r>
      <w:r w:rsidRPr="00AB3D2F">
        <w:rPr>
          <w:noProof/>
          <w:sz w:val="24"/>
          <w:szCs w:val="24"/>
        </w:rPr>
        <w:t>Andersen et al.</w:t>
      </w:r>
      <w:r>
        <w:rPr>
          <w:noProof/>
          <w:sz w:val="24"/>
          <w:szCs w:val="24"/>
        </w:rPr>
        <w:t xml:space="preserve"> </w:t>
      </w:r>
      <w:r w:rsidRPr="00AB3D2F">
        <w:rPr>
          <w:sz w:val="24"/>
          <w:szCs w:val="24"/>
        </w:rPr>
        <w:fldChar w:fldCharType="begin" w:fldLock="1"/>
      </w:r>
      <w:r>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Pr="00AB3D2F">
        <w:rPr>
          <w:sz w:val="24"/>
          <w:szCs w:val="24"/>
        </w:rPr>
        <w:fldChar w:fldCharType="separate"/>
      </w:r>
      <w:r w:rsidRPr="00024C63">
        <w:rPr>
          <w:noProof/>
          <w:sz w:val="24"/>
          <w:szCs w:val="24"/>
        </w:rPr>
        <w:t>(2015)</w:t>
      </w:r>
      <w:r w:rsidRPr="00AB3D2F">
        <w:rPr>
          <w:sz w:val="24"/>
          <w:szCs w:val="24"/>
        </w:rPr>
        <w:fldChar w:fldCharType="end"/>
      </w:r>
      <w:r>
        <w:rPr>
          <w:sz w:val="24"/>
          <w:szCs w:val="24"/>
        </w:rPr>
        <w:t xml:space="preserve"> only</w:t>
      </w:r>
      <w:r w:rsidRPr="00AB3D2F">
        <w:rPr>
          <w:sz w:val="24"/>
          <w:szCs w:val="24"/>
        </w:rPr>
        <w:t xml:space="preserve"> presents three studies looking at the approach </w:t>
      </w:r>
      <w:r>
        <w:rPr>
          <w:sz w:val="24"/>
          <w:szCs w:val="24"/>
        </w:rPr>
        <w:t>rate</w:t>
      </w:r>
      <w:r w:rsidRPr="00AB3D2F">
        <w:rPr>
          <w:sz w:val="24"/>
          <w:szCs w:val="24"/>
        </w:rPr>
        <w:t xml:space="preserve"> when changing the level of income insurance, the two newest studies</w:t>
      </w:r>
      <w:r>
        <w:rPr>
          <w:sz w:val="24"/>
          <w:szCs w:val="24"/>
        </w:rPr>
        <w:t xml:space="preserve"> </w:t>
      </w:r>
      <w:r w:rsidRPr="00AB3D2F">
        <w:rPr>
          <w:noProof/>
          <w:sz w:val="24"/>
          <w:szCs w:val="24"/>
        </w:rPr>
        <w:t>Falch</w:t>
      </w:r>
      <w:r w:rsidRPr="00AB3D2F">
        <w:rPr>
          <w:sz w:val="24"/>
          <w:szCs w:val="24"/>
        </w:rPr>
        <w:t xml:space="preserve"> </w:t>
      </w:r>
      <w:r w:rsidRPr="00AB3D2F">
        <w:rPr>
          <w:sz w:val="24"/>
          <w:szCs w:val="24"/>
        </w:rPr>
        <w:fldChar w:fldCharType="begin" w:fldLock="1"/>
      </w:r>
      <w:r>
        <w:rPr>
          <w:sz w:val="24"/>
          <w:szCs w:val="24"/>
        </w:rPr>
        <w:instrText>ADDIN CSL_CITATION {"citationItems":[{"id":"ITEM-1","itemData":{"author":[{"dropping-particle":"","family":"Falch","given":"Nina Skrove","non-dropping-particle":"","parse-names":false,"suffix":""}],"id":"ITEM-1","issue":"April","issued":{"date-parts":[["2015"]]},"title":"Three essays on unemployment insurance","type":"article-journal"},"suppress-author":1,"uris":["http://www.mendeley.com/documents/?uuid=883bf672-1e28-4b61-b610-39a3442be8bb"]}],"mendeley":{"formattedCitation":"(2015)","plainTextFormattedCitation":"(2015)","previouslyFormattedCitation":"(2015)"},"properties":{"noteIndex":0},"schema":"https://github.com/citation-style-language/schema/raw/master/csl-citation.json"}</w:instrText>
      </w:r>
      <w:r w:rsidRPr="00AB3D2F">
        <w:rPr>
          <w:sz w:val="24"/>
          <w:szCs w:val="24"/>
        </w:rPr>
        <w:fldChar w:fldCharType="separate"/>
      </w:r>
      <w:r w:rsidRPr="006A4C7A">
        <w:rPr>
          <w:noProof/>
          <w:sz w:val="24"/>
          <w:szCs w:val="24"/>
        </w:rPr>
        <w:t>(2015)</w:t>
      </w:r>
      <w:r w:rsidRPr="00AB3D2F">
        <w:rPr>
          <w:sz w:val="24"/>
          <w:szCs w:val="24"/>
        </w:rPr>
        <w:fldChar w:fldCharType="end"/>
      </w:r>
      <w:r>
        <w:rPr>
          <w:sz w:val="24"/>
          <w:szCs w:val="24"/>
        </w:rPr>
        <w:t>,</w:t>
      </w:r>
      <w:r w:rsidRPr="00AB3D2F">
        <w:rPr>
          <w:sz w:val="24"/>
          <w:szCs w:val="24"/>
        </w:rPr>
        <w:t xml:space="preserve"> and</w:t>
      </w:r>
      <w:r>
        <w:rPr>
          <w:sz w:val="24"/>
          <w:szCs w:val="24"/>
        </w:rPr>
        <w:t xml:space="preserve"> </w:t>
      </w:r>
      <w:r w:rsidRPr="00AB3D2F">
        <w:rPr>
          <w:noProof/>
          <w:sz w:val="24"/>
          <w:szCs w:val="24"/>
        </w:rPr>
        <w:t>Jurajda</w:t>
      </w:r>
      <w:r w:rsidRPr="00AB3D2F">
        <w:rPr>
          <w:sz w:val="24"/>
          <w:szCs w:val="24"/>
        </w:rPr>
        <w:t xml:space="preserve"> </w:t>
      </w:r>
      <w:r w:rsidRPr="00AB3D2F">
        <w:rPr>
          <w:sz w:val="24"/>
          <w:szCs w:val="24"/>
        </w:rPr>
        <w:fldChar w:fldCharType="begin" w:fldLock="1"/>
      </w:r>
      <w:r>
        <w:rPr>
          <w:sz w:val="24"/>
          <w:szCs w:val="24"/>
        </w:rPr>
        <w:instrText>ADDIN CSL_CITATION {"citationItems":[{"id":"ITEM-1","itemData":{"DOI":"10.1016/S0304-4076(01)00135-X","ISSN":"03044076","abstract":"In this paper US data on labor market histories of displaced workers are used to quantify the effect of unemployment insurance compensation (UIC) on both unemployment and employment durations. This results in the first available assessment of the effect that UIC has on the fraction of time spent employed. The estimation procedure simultaneously allows for unobserved heterogeneity, defective risks and sample selection into future spells, and uses alternative assumptions about agents' knowledge of the UIC eligibility rules. Being entitled to UIC shortens workers' employment durations. This negative effect on the fraction of time spent employed could be offset by suspending an extended benefits program in order to shorten unemployment durations. © 2002 Elsevier Science B.V. All rights reserved.","author":[{"dropping-particle":"","family":"Jurajda","given":"Štěpán","non-dropping-particle":"","parse-names":false,"suffix":""}],"container-title":"Journal of Econometrics","id":"ITEM-1","issue":"2","issued":{"date-parts":[["2002"]]},"page":"227-252","title":"Estimating the effect of unemployment insurance compensation on the labor market histories of displaced workers","type":"article-journal","volume":"108"},"suppress-author":1,"uris":["http://www.mendeley.com/documents/?uuid=37a345e9-feef-4a64-aeb7-acbf53695747"]}],"mendeley":{"formattedCitation":"(2002)","plainTextFormattedCitation":"(2002)","previouslyFormattedCitation":"(2002)"},"properties":{"noteIndex":0},"schema":"https://github.com/citation-style-language/schema/raw/master/csl-citation.json"}</w:instrText>
      </w:r>
      <w:r w:rsidRPr="00AB3D2F">
        <w:rPr>
          <w:sz w:val="24"/>
          <w:szCs w:val="24"/>
        </w:rPr>
        <w:fldChar w:fldCharType="separate"/>
      </w:r>
      <w:r w:rsidRPr="006A4C7A">
        <w:rPr>
          <w:noProof/>
          <w:sz w:val="24"/>
          <w:szCs w:val="24"/>
        </w:rPr>
        <w:t>(2002)</w:t>
      </w:r>
      <w:r w:rsidRPr="00AB3D2F">
        <w:rPr>
          <w:sz w:val="24"/>
          <w:szCs w:val="24"/>
        </w:rPr>
        <w:fldChar w:fldCharType="end"/>
      </w:r>
      <w:r w:rsidRPr="00AB3D2F">
        <w:rPr>
          <w:sz w:val="24"/>
          <w:szCs w:val="24"/>
        </w:rPr>
        <w:t xml:space="preserve"> finds no significant effects. </w:t>
      </w:r>
      <w:r w:rsidRPr="005A47A9">
        <w:rPr>
          <w:noProof/>
          <w:sz w:val="24"/>
          <w:szCs w:val="24"/>
        </w:rPr>
        <w:t>Andersen et al.</w:t>
      </w:r>
      <w:r>
        <w:rPr>
          <w:noProof/>
          <w:sz w:val="24"/>
          <w:szCs w:val="24"/>
        </w:rPr>
        <w:t xml:space="preserve"> </w:t>
      </w:r>
      <w:r>
        <w:rPr>
          <w:sz w:val="24"/>
          <w:szCs w:val="24"/>
        </w:rPr>
        <w:fldChar w:fldCharType="begin" w:fldLock="1"/>
      </w:r>
      <w:r>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Pr>
          <w:sz w:val="24"/>
          <w:szCs w:val="24"/>
        </w:rPr>
        <w:fldChar w:fldCharType="separate"/>
      </w:r>
      <w:r w:rsidRPr="00024C63">
        <w:rPr>
          <w:noProof/>
          <w:sz w:val="24"/>
          <w:szCs w:val="24"/>
        </w:rPr>
        <w:t>(2015)</w:t>
      </w:r>
      <w:r>
        <w:rPr>
          <w:sz w:val="24"/>
          <w:szCs w:val="24"/>
        </w:rPr>
        <w:fldChar w:fldCharType="end"/>
      </w:r>
      <w:r w:rsidRPr="00AB3D2F">
        <w:rPr>
          <w:sz w:val="24"/>
          <w:szCs w:val="24"/>
        </w:rPr>
        <w:t xml:space="preserve"> find that the only study showing significant effects is an older study by</w:t>
      </w:r>
      <w:r>
        <w:rPr>
          <w:sz w:val="24"/>
          <w:szCs w:val="24"/>
        </w:rPr>
        <w:t xml:space="preserve"> </w:t>
      </w:r>
      <w:r w:rsidRPr="00AB3D2F">
        <w:rPr>
          <w:noProof/>
          <w:sz w:val="24"/>
          <w:szCs w:val="24"/>
        </w:rPr>
        <w:t>Topel</w:t>
      </w:r>
      <w:r w:rsidRPr="00AB3D2F">
        <w:rPr>
          <w:sz w:val="24"/>
          <w:szCs w:val="24"/>
        </w:rPr>
        <w:t xml:space="preserve"> </w:t>
      </w:r>
      <w:r w:rsidRPr="00AB3D2F">
        <w:rPr>
          <w:sz w:val="24"/>
          <w:szCs w:val="24"/>
        </w:rPr>
        <w:fldChar w:fldCharType="begin" w:fldLock="1"/>
      </w:r>
      <w:r>
        <w:rPr>
          <w:sz w:val="24"/>
          <w:szCs w:val="24"/>
        </w:rPr>
        <w:instrText>ADDIN CSL_CITATION {"citationItems":[{"id":"ITEM-1","itemData":{"author":[{"dropping-particle":"","family":"Topel","given":"By Robert H","non-dropping-particle":"","parse-names":false,"suffix":""}],"id":"ITEM-1","issue":"4","issued":{"date-parts":[["1983"]]},"page":"541-559","title":"On Layoffs and Unemployment Insurance Author ( s ): Robert H . Topel Source : The American Economic Review , Sep ., 1983 , Vol . 73 , No . 4 ( Sep ., 1983 ), pp . 541- Published by : American Economic Association Stable URL : https://www.jstor.org/stable/","type":"article-journal","volume":"73"},"suppress-author":1,"uris":["http://www.mendeley.com/documents/?uuid=1ae1a0e9-c895-4e50-bd08-f9a7316d12d7"]}],"mendeley":{"formattedCitation":"(1983)","plainTextFormattedCitation":"(1983)","previouslyFormattedCitation":"(1983)"},"properties":{"noteIndex":0},"schema":"https://github.com/citation-style-language/schema/raw/master/csl-citation.json"}</w:instrText>
      </w:r>
      <w:r w:rsidRPr="00AB3D2F">
        <w:rPr>
          <w:sz w:val="24"/>
          <w:szCs w:val="24"/>
        </w:rPr>
        <w:fldChar w:fldCharType="separate"/>
      </w:r>
      <w:r w:rsidRPr="006A4C7A">
        <w:rPr>
          <w:noProof/>
          <w:sz w:val="24"/>
          <w:szCs w:val="24"/>
        </w:rPr>
        <w:t>(1983)</w:t>
      </w:r>
      <w:r w:rsidRPr="00AB3D2F">
        <w:rPr>
          <w:sz w:val="24"/>
          <w:szCs w:val="24"/>
        </w:rPr>
        <w:fldChar w:fldCharType="end"/>
      </w:r>
      <w:r w:rsidRPr="00AB3D2F">
        <w:rPr>
          <w:sz w:val="24"/>
          <w:szCs w:val="24"/>
        </w:rPr>
        <w:t xml:space="preserve"> </w:t>
      </w:r>
      <w:r>
        <w:rPr>
          <w:sz w:val="24"/>
          <w:szCs w:val="24"/>
        </w:rPr>
        <w:t>using</w:t>
      </w:r>
      <w:r w:rsidRPr="00AB3D2F">
        <w:rPr>
          <w:sz w:val="24"/>
          <w:szCs w:val="24"/>
        </w:rPr>
        <w:t xml:space="preserve"> American retrospective data from 1975. This lack of empirical evidence </w:t>
      </w:r>
      <w:r>
        <w:rPr>
          <w:sz w:val="24"/>
          <w:szCs w:val="24"/>
        </w:rPr>
        <w:t>has led</w:t>
      </w:r>
      <w:r w:rsidRPr="00AB3D2F">
        <w:rPr>
          <w:sz w:val="24"/>
          <w:szCs w:val="24"/>
        </w:rPr>
        <w:t xml:space="preserve"> to the large </w:t>
      </w:r>
      <w:r>
        <w:rPr>
          <w:sz w:val="24"/>
          <w:szCs w:val="24"/>
        </w:rPr>
        <w:t>amount of</w:t>
      </w:r>
      <w:r w:rsidRPr="00AB3D2F">
        <w:rPr>
          <w:sz w:val="24"/>
          <w:szCs w:val="24"/>
        </w:rPr>
        <w:t xml:space="preserve"> </w:t>
      </w:r>
      <w:r>
        <w:rPr>
          <w:sz w:val="24"/>
          <w:szCs w:val="24"/>
        </w:rPr>
        <w:t xml:space="preserve">critic towards </w:t>
      </w:r>
      <w:r w:rsidRPr="00AB3D2F">
        <w:rPr>
          <w:sz w:val="24"/>
          <w:szCs w:val="24"/>
        </w:rPr>
        <w:t>the</w:t>
      </w:r>
      <w:r>
        <w:rPr>
          <w:sz w:val="24"/>
          <w:szCs w:val="24"/>
        </w:rPr>
        <w:t xml:space="preserve"> use of the</w:t>
      </w:r>
      <w:r w:rsidRPr="00AB3D2F">
        <w:rPr>
          <w:sz w:val="24"/>
          <w:szCs w:val="24"/>
        </w:rPr>
        <w:t xml:space="preserve"> approach </w:t>
      </w:r>
      <w:proofErr w:type="spellStart"/>
      <w:r>
        <w:rPr>
          <w:sz w:val="24"/>
          <w:szCs w:val="24"/>
        </w:rPr>
        <w:t>effect</w:t>
      </w:r>
      <w:r w:rsidRPr="00AB3D2F">
        <w:rPr>
          <w:sz w:val="24"/>
          <w:szCs w:val="24"/>
        </w:rPr>
        <w:t>.</w:t>
      </w:r>
      <w:del w:id="42" w:author="Simon Thomsen" w:date="2022-12-31T15:59:00Z">
        <w:r w:rsidRPr="00AB3D2F" w:rsidDel="00633260">
          <w:rPr>
            <w:sz w:val="24"/>
            <w:szCs w:val="24"/>
          </w:rPr>
          <w:delText xml:space="preserve"> </w:delText>
        </w:r>
      </w:del>
    </w:p>
    <w:p w14:paraId="6696CA89" w14:textId="77777777" w:rsidR="00921C6B" w:rsidRPr="00AB3D2F" w:rsidRDefault="00921C6B" w:rsidP="00F26AF6">
      <w:pPr>
        <w:spacing w:line="360" w:lineRule="auto"/>
        <w:jc w:val="both"/>
        <w:rPr>
          <w:sz w:val="24"/>
          <w:szCs w:val="24"/>
        </w:rPr>
      </w:pPr>
      <w:proofErr w:type="spellEnd"/>
    </w:p>
    <w:p w14:paraId="706952A0" w14:textId="24580D00" w:rsidR="00F26AF6" w:rsidRDefault="00F26AF6" w:rsidP="009E354F">
      <w:pPr>
        <w:spacing w:line="360" w:lineRule="auto"/>
        <w:jc w:val="both"/>
        <w:rPr>
          <w:sz w:val="24"/>
          <w:szCs w:val="24"/>
        </w:rPr>
      </w:pPr>
      <w:moveFromRangeStart w:id="43" w:author="Simon Thomsen" w:date="2022-12-31T16:03:00Z" w:name="move123395015"/>
      <w:moveFrom w:id="44" w:author="Simon Thomsen" w:date="2022-12-31T16:03:00Z">
        <w:r w:rsidRPr="00DF372B" w:rsidDel="00830BF5">
          <w:rPr>
            <w:noProof/>
            <w:sz w:val="24"/>
            <w:szCs w:val="24"/>
          </w:rPr>
          <w:t>DØRS</w:t>
        </w:r>
        <w:r w:rsidDel="00830BF5">
          <w:rPr>
            <w:sz w:val="24"/>
            <w:szCs w:val="24"/>
          </w:rPr>
          <w:t xml:space="preserve"> </w:t>
        </w:r>
        <w:r w:rsidRPr="00AB3D2F" w:rsidDel="00830BF5">
          <w:rPr>
            <w:sz w:val="24"/>
            <w:szCs w:val="24"/>
          </w:rPr>
          <w:fldChar w:fldCharType="begin" w:fldLock="1"/>
        </w:r>
        <w:r w:rsidDel="00830BF5">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Pr="00AB3D2F" w:rsidDel="00830BF5">
          <w:rPr>
            <w:sz w:val="24"/>
            <w:szCs w:val="24"/>
          </w:rPr>
          <w:fldChar w:fldCharType="separate"/>
        </w:r>
        <w:r w:rsidRPr="00024C63" w:rsidDel="00830BF5">
          <w:rPr>
            <w:noProof/>
            <w:sz w:val="24"/>
            <w:szCs w:val="24"/>
          </w:rPr>
          <w:t>(2022)</w:t>
        </w:r>
        <w:r w:rsidRPr="00AB3D2F" w:rsidDel="00830BF5">
          <w:rPr>
            <w:sz w:val="24"/>
            <w:szCs w:val="24"/>
          </w:rPr>
          <w:fldChar w:fldCharType="end"/>
        </w:r>
        <w:r w:rsidRPr="00AB3D2F" w:rsidDel="00830BF5">
          <w:rPr>
            <w:sz w:val="24"/>
            <w:szCs w:val="24"/>
          </w:rPr>
          <w:t xml:space="preserve"> </w:t>
        </w:r>
        <w:r w:rsidDel="00830BF5">
          <w:rPr>
            <w:sz w:val="24"/>
            <w:szCs w:val="24"/>
          </w:rPr>
          <w:t>a</w:t>
        </w:r>
        <w:r w:rsidRPr="00AB3D2F" w:rsidDel="00830BF5">
          <w:rPr>
            <w:sz w:val="24"/>
            <w:szCs w:val="24"/>
          </w:rPr>
          <w:t xml:space="preserve">rgues that there are missing empirical evidence for </w:t>
        </w:r>
        <w:r w:rsidR="00214990" w:rsidDel="00830BF5">
          <w:rPr>
            <w:sz w:val="24"/>
            <w:szCs w:val="24"/>
          </w:rPr>
          <w:t>important assumptions in the model.</w:t>
        </w:r>
        <w:r w:rsidRPr="00AB3D2F" w:rsidDel="00830BF5">
          <w:rPr>
            <w:sz w:val="24"/>
            <w:szCs w:val="24"/>
          </w:rPr>
          <w:t xml:space="preserve"> </w:t>
        </w:r>
      </w:moveFrom>
      <w:moveFromRangeEnd w:id="43"/>
      <w:del w:id="45" w:author="Simon Thomsen" w:date="2022-12-31T16:04:00Z">
        <w:r w:rsidDel="00372CE3">
          <w:rPr>
            <w:sz w:val="24"/>
            <w:szCs w:val="24"/>
          </w:rPr>
          <w:delText xml:space="preserve">Both </w:delText>
        </w:r>
      </w:del>
      <w:r w:rsidRPr="00F21B04">
        <w:rPr>
          <w:noProof/>
          <w:sz w:val="24"/>
          <w:szCs w:val="24"/>
        </w:rPr>
        <w:t>Jensen</w:t>
      </w:r>
      <w:r w:rsidRPr="00F21B04">
        <w:rPr>
          <w:sz w:val="24"/>
          <w:szCs w:val="24"/>
        </w:rPr>
        <w:t xml:space="preserve"> </w:t>
      </w:r>
      <w:r w:rsidRPr="00F21B04">
        <w:rPr>
          <w:sz w:val="24"/>
          <w:szCs w:val="24"/>
        </w:rPr>
        <w:fldChar w:fldCharType="begin" w:fldLock="1"/>
      </w:r>
      <w:r>
        <w:rPr>
          <w:sz w:val="24"/>
          <w:szCs w:val="24"/>
        </w:rPr>
        <w:instrText>ADDIN CSL_CITATION {"citationItems":[{"id":"ITEM-1","itemData":{"author":[{"dropping-particle":"","family":"Jensen","given":"Magnus Thorn","non-dropping-particle":"","parse-names":false,"suffix":""},{"dropping-particle":"","family":"Nørgaard","given":"Asbjørn","non-dropping-particle":"","parse-names":false,"suffix":""}],"container-title":"Cevea","id":"ITEM-1","issued":{"date-parts":[["2021"]]},"page":"1-10","title":"Prisen for at løfte dagpengene overdrives","type":"article-journal"},"suppress-author":1,"uris":["http://www.mendeley.com/documents/?uuid=83d149f1-bd4c-4cf1-b3eb-17c3b8880bb2"]}],"mendeley":{"formattedCitation":"(2021)","plainTextFormattedCitation":"(2021)","previouslyFormattedCitation":"(2021)"},"properties":{"noteIndex":0},"schema":"https://github.com/citation-style-language/schema/raw/master/csl-citation.json"}</w:instrText>
      </w:r>
      <w:r w:rsidRPr="00F21B04">
        <w:rPr>
          <w:sz w:val="24"/>
          <w:szCs w:val="24"/>
        </w:rPr>
        <w:fldChar w:fldCharType="separate"/>
      </w:r>
      <w:r w:rsidRPr="00024C63">
        <w:rPr>
          <w:noProof/>
          <w:sz w:val="24"/>
          <w:szCs w:val="24"/>
        </w:rPr>
        <w:t>(2021)</w:t>
      </w:r>
      <w:r w:rsidRPr="00F21B04">
        <w:rPr>
          <w:sz w:val="24"/>
          <w:szCs w:val="24"/>
        </w:rPr>
        <w:fldChar w:fldCharType="end"/>
      </w:r>
      <w:r>
        <w:rPr>
          <w:sz w:val="24"/>
          <w:szCs w:val="24"/>
        </w:rPr>
        <w:t>,</w:t>
      </w:r>
      <w:r w:rsidRPr="00F21B04">
        <w:rPr>
          <w:sz w:val="24"/>
          <w:szCs w:val="24"/>
        </w:rPr>
        <w:t xml:space="preserve"> </w:t>
      </w:r>
      <w:r>
        <w:rPr>
          <w:sz w:val="24"/>
          <w:szCs w:val="24"/>
        </w:rPr>
        <w:t xml:space="preserve">and </w:t>
      </w:r>
      <w:r w:rsidRPr="008C2EAA">
        <w:rPr>
          <w:noProof/>
          <w:sz w:val="24"/>
          <w:szCs w:val="24"/>
        </w:rPr>
        <w:t>Aastrup</w:t>
      </w:r>
      <w:r>
        <w:rPr>
          <w:sz w:val="24"/>
          <w:szCs w:val="24"/>
        </w:rPr>
        <w:t xml:space="preserve"> </w:t>
      </w:r>
      <w:r>
        <w:rPr>
          <w:sz w:val="24"/>
          <w:szCs w:val="24"/>
        </w:rPr>
        <w:fldChar w:fldCharType="begin" w:fldLock="1"/>
      </w:r>
      <w:r>
        <w:rPr>
          <w:sz w:val="24"/>
          <w:szCs w:val="24"/>
        </w:rPr>
        <w:instrText>ADDIN CSL_CITATION {"citationItems":[{"id":"ITEM-1","itemData":{"author":[{"dropping-particle":"","family":"Aastrup","given":"Morten","non-dropping-particle":"","parse-names":false,"suffix":""}],"container-title":"Landsorganisationen","id":"ITEM-1","issue":"September 2018","issued":{"date-parts":[["2018"]]},"title":"30 Års dagpengeforringelser","type":"article-journal"},"suppress-author":1,"uris":["http://www.mendeley.com/documents/?uuid=f6713169-51f1-434f-9976-a6f0d8693e60"]}],"mendeley":{"formattedCitation":"(2018)","plainTextFormattedCitation":"(2018)","previouslyFormattedCitation":"(2018)"},"properties":{"noteIndex":0},"schema":"https://github.com/citation-style-language/schema/raw/master/csl-citation.json"}</w:instrText>
      </w:r>
      <w:r>
        <w:rPr>
          <w:sz w:val="24"/>
          <w:szCs w:val="24"/>
        </w:rPr>
        <w:fldChar w:fldCharType="separate"/>
      </w:r>
      <w:r w:rsidRPr="00024C63">
        <w:rPr>
          <w:noProof/>
          <w:sz w:val="24"/>
          <w:szCs w:val="24"/>
        </w:rPr>
        <w:t>(2018)</w:t>
      </w:r>
      <w:r>
        <w:rPr>
          <w:sz w:val="24"/>
          <w:szCs w:val="24"/>
        </w:rPr>
        <w:fldChar w:fldCharType="end"/>
      </w:r>
      <w:ins w:id="46" w:author="Simon Thomsen" w:date="2022-12-31T16:04:00Z">
        <w:r w:rsidR="00372CE3">
          <w:rPr>
            <w:sz w:val="24"/>
            <w:szCs w:val="24"/>
          </w:rPr>
          <w:t xml:space="preserve"> all</w:t>
        </w:r>
      </w:ins>
      <w:r>
        <w:rPr>
          <w:sz w:val="24"/>
          <w:szCs w:val="24"/>
        </w:rPr>
        <w:t xml:space="preserve"> </w:t>
      </w:r>
      <w:r w:rsidRPr="00F21B04">
        <w:rPr>
          <w:sz w:val="24"/>
          <w:szCs w:val="24"/>
        </w:rPr>
        <w:t>a</w:t>
      </w:r>
      <w:r w:rsidRPr="00AB3D2F">
        <w:rPr>
          <w:sz w:val="24"/>
          <w:szCs w:val="24"/>
        </w:rPr>
        <w:t>rgue</w:t>
      </w:r>
      <w:del w:id="47" w:author="Simon Thomsen" w:date="2022-12-31T16:04:00Z">
        <w:r w:rsidRPr="00AB3D2F" w:rsidDel="00372CE3">
          <w:rPr>
            <w:sz w:val="24"/>
            <w:szCs w:val="24"/>
          </w:rPr>
          <w:delText>s</w:delText>
        </w:r>
      </w:del>
      <w:r w:rsidRPr="00AB3D2F">
        <w:rPr>
          <w:sz w:val="24"/>
          <w:szCs w:val="24"/>
        </w:rPr>
        <w:t xml:space="preserve"> that the behavioral effects used to estimat</w:t>
      </w:r>
      <w:r w:rsidR="009E354F">
        <w:rPr>
          <w:sz w:val="24"/>
          <w:szCs w:val="24"/>
        </w:rPr>
        <w:t>e</w:t>
      </w:r>
      <w:r w:rsidRPr="00AB3D2F">
        <w:rPr>
          <w:sz w:val="24"/>
          <w:szCs w:val="24"/>
        </w:rPr>
        <w:t xml:space="preserve"> the costs of an increase in the level of income insurance is </w:t>
      </w:r>
      <w:r w:rsidR="009E354F" w:rsidRPr="00AB3D2F">
        <w:rPr>
          <w:sz w:val="24"/>
          <w:szCs w:val="24"/>
        </w:rPr>
        <w:t>misleading</w:t>
      </w:r>
      <w:ins w:id="48" w:author="Simon Thomsen" w:date="2022-12-31T16:05:00Z">
        <w:r w:rsidR="0094123E">
          <w:rPr>
            <w:sz w:val="24"/>
            <w:szCs w:val="24"/>
          </w:rPr>
          <w:t xml:space="preserve"> due to the inclusion of the approach rate</w:t>
        </w:r>
      </w:ins>
      <w:r w:rsidR="00EF1B46">
        <w:rPr>
          <w:sz w:val="24"/>
          <w:szCs w:val="24"/>
        </w:rPr>
        <w:t xml:space="preserve">, and </w:t>
      </w:r>
      <w:r w:rsidRPr="00AB3D2F">
        <w:rPr>
          <w:sz w:val="24"/>
          <w:szCs w:val="24"/>
        </w:rPr>
        <w:t xml:space="preserve">the IS-commission is </w:t>
      </w:r>
      <w:r w:rsidR="00EF1B46">
        <w:rPr>
          <w:sz w:val="24"/>
          <w:szCs w:val="24"/>
        </w:rPr>
        <w:t xml:space="preserve">therefore </w:t>
      </w:r>
      <w:r w:rsidRPr="00AB3D2F">
        <w:rPr>
          <w:sz w:val="24"/>
          <w:szCs w:val="24"/>
        </w:rPr>
        <w:t>overstating th</w:t>
      </w:r>
      <w:ins w:id="49" w:author="Simon Thomsen" w:date="2022-12-31T16:06:00Z">
        <w:r w:rsidR="00E20E25">
          <w:rPr>
            <w:sz w:val="24"/>
            <w:szCs w:val="24"/>
          </w:rPr>
          <w:t>e</w:t>
        </w:r>
        <w:r w:rsidR="00E34991">
          <w:rPr>
            <w:sz w:val="24"/>
            <w:szCs w:val="24"/>
          </w:rPr>
          <w:t xml:space="preserve"> </w:t>
        </w:r>
      </w:ins>
      <w:del w:id="50" w:author="Simon Thomsen" w:date="2022-12-31T16:06:00Z">
        <w:r w:rsidRPr="00AB3D2F" w:rsidDel="00E20E25">
          <w:rPr>
            <w:sz w:val="24"/>
            <w:szCs w:val="24"/>
          </w:rPr>
          <w:delText>e</w:delText>
        </w:r>
      </w:del>
      <w:del w:id="51" w:author="Simon Thomsen" w:date="2022-12-31T16:05:00Z">
        <w:r w:rsidRPr="00AB3D2F" w:rsidDel="0094123E">
          <w:rPr>
            <w:sz w:val="24"/>
            <w:szCs w:val="24"/>
          </w:rPr>
          <w:delText xml:space="preserve"> </w:delText>
        </w:r>
      </w:del>
      <w:ins w:id="52" w:author="Simon Thomsen" w:date="2022-12-31T16:05:00Z">
        <w:r w:rsidR="0094123E">
          <w:rPr>
            <w:sz w:val="24"/>
            <w:szCs w:val="24"/>
          </w:rPr>
          <w:t xml:space="preserve">costs of increasing the </w:t>
        </w:r>
      </w:ins>
      <w:ins w:id="53" w:author="Simon Thomsen" w:date="2022-12-31T16:06:00Z">
        <w:r w:rsidR="00E34991">
          <w:rPr>
            <w:sz w:val="24"/>
            <w:szCs w:val="24"/>
          </w:rPr>
          <w:t xml:space="preserve">level of </w:t>
        </w:r>
      </w:ins>
      <w:ins w:id="54" w:author="Simon Thomsen" w:date="2022-12-31T16:05:00Z">
        <w:r w:rsidR="00E20E25">
          <w:rPr>
            <w:sz w:val="24"/>
            <w:szCs w:val="24"/>
          </w:rPr>
          <w:t>income insurance.</w:t>
        </w:r>
      </w:ins>
      <w:del w:id="55" w:author="Simon Thomsen" w:date="2022-12-31T16:05:00Z">
        <w:r w:rsidRPr="00AB3D2F" w:rsidDel="0094123E">
          <w:rPr>
            <w:sz w:val="24"/>
            <w:szCs w:val="24"/>
          </w:rPr>
          <w:delText>approach effects</w:delText>
        </w:r>
      </w:del>
      <w:r>
        <w:rPr>
          <w:sz w:val="24"/>
          <w:szCs w:val="24"/>
        </w:rPr>
        <w:t xml:space="preserve">. </w:t>
      </w:r>
      <w:r w:rsidRPr="00024C63">
        <w:rPr>
          <w:noProof/>
          <w:sz w:val="24"/>
          <w:szCs w:val="24"/>
        </w:rPr>
        <w:t>The IS-Commission</w:t>
      </w:r>
      <w:r w:rsidRPr="00AB3D2F">
        <w:rPr>
          <w:sz w:val="24"/>
          <w:szCs w:val="24"/>
        </w:rPr>
        <w:t xml:space="preserve"> </w:t>
      </w:r>
      <w:r w:rsidRPr="00AB3D2F">
        <w:rPr>
          <w:sz w:val="24"/>
          <w:szCs w:val="24"/>
        </w:rPr>
        <w:fldChar w:fldCharType="begin" w:fldLock="1"/>
      </w:r>
      <w:r>
        <w:rPr>
          <w:sz w:val="24"/>
          <w:szCs w:val="24"/>
        </w:rPr>
        <w:instrText>ADDIN CSL_CITATION {"citationItems":[{"id":"ITEM-1","itemData":{"author":[{"dropping-particle":"","family":"IS-Commission","given":"","non-dropping-particle":"","parse-names":false,"suffix":""}],"id":"ITEM-1","issued":{"date-parts":[["2015"]]},"page":"41","title":"Kompensationsgraden i dagpengesystemet","type":"article-journal"},"suppress-author":1,"uris":["http://www.mendeley.com/documents/?uuid=811b6703-1f16-4fe0-9899-6eaca78f3dda"]}],"mendeley":{"formattedCitation":"(2015b)","plainTextFormattedCitation":"(2015b)","previouslyFormattedCitation":"(2015b)"},"properties":{"noteIndex":0},"schema":"https://github.com/citation-style-language/schema/raw/master/csl-citation.json"}</w:instrText>
      </w:r>
      <w:r w:rsidRPr="00AB3D2F">
        <w:rPr>
          <w:sz w:val="24"/>
          <w:szCs w:val="24"/>
        </w:rPr>
        <w:fldChar w:fldCharType="separate"/>
      </w:r>
      <w:r w:rsidRPr="006E69D0">
        <w:rPr>
          <w:noProof/>
          <w:sz w:val="24"/>
          <w:szCs w:val="24"/>
        </w:rPr>
        <w:t>(2015b)</w:t>
      </w:r>
      <w:r w:rsidRPr="00AB3D2F">
        <w:rPr>
          <w:sz w:val="24"/>
          <w:szCs w:val="24"/>
        </w:rPr>
        <w:fldChar w:fldCharType="end"/>
      </w:r>
      <w:r w:rsidRPr="00AB3D2F">
        <w:rPr>
          <w:sz w:val="24"/>
          <w:szCs w:val="24"/>
        </w:rPr>
        <w:t xml:space="preserve"> also themselves </w:t>
      </w:r>
      <w:r>
        <w:rPr>
          <w:sz w:val="24"/>
          <w:szCs w:val="24"/>
        </w:rPr>
        <w:t>mention</w:t>
      </w:r>
      <w:r w:rsidRPr="00AB3D2F">
        <w:rPr>
          <w:sz w:val="24"/>
          <w:szCs w:val="24"/>
        </w:rPr>
        <w:t xml:space="preserve"> that there is very low empirical evidence for this effect even existing.</w:t>
      </w:r>
      <w:r w:rsidRPr="00AB3D2F">
        <w:rPr>
          <w:sz w:val="24"/>
          <w:szCs w:val="24"/>
        </w:rPr>
        <w:br/>
      </w:r>
      <w:commentRangeStart w:id="56"/>
      <w:commentRangeStart w:id="57"/>
      <w:commentRangeStart w:id="58"/>
      <w:r w:rsidRPr="00DF372B">
        <w:rPr>
          <w:noProof/>
          <w:sz w:val="24"/>
          <w:szCs w:val="24"/>
        </w:rPr>
        <w:t>Risgaard</w:t>
      </w:r>
      <w:r w:rsidRPr="00AB3D2F">
        <w:rPr>
          <w:sz w:val="24"/>
          <w:szCs w:val="24"/>
        </w:rPr>
        <w:t xml:space="preserve"> </w:t>
      </w:r>
      <w:r w:rsidRPr="00AB3D2F">
        <w:rPr>
          <w:sz w:val="24"/>
          <w:szCs w:val="24"/>
        </w:rPr>
        <w:fldChar w:fldCharType="begin" w:fldLock="1"/>
      </w:r>
      <w:r>
        <w:rPr>
          <w:sz w:val="24"/>
          <w:szCs w:val="24"/>
        </w:rPr>
        <w:instrText>ADDIN CSL_CITATION {"citationItems":[{"id":"ITEM-1","itemData":{"author":[{"dropping-particle":"","family":"Risgaard","given":"Lizette","non-dropping-particle":"","parse-names":false,"suffix":""}],"id":"ITEM-1","issued":{"date-parts":[["2021"]]},"title":"Mere tryghed til lønmodtagerne","type":"article-journal"},"suppress-author":1,"uris":["http://www.mendeley.com/documents/?uuid=ce253304-2c7c-476c-a58c-023352fcd508"]}],"mendeley":{"formattedCitation":"(2021)","plainTextFormattedCitation":"(2021)","previouslyFormattedCitation":"(2021)"},"properties":{"noteIndex":0},"schema":"https://github.com/citation-style-language/schema/raw/master/csl-citation.json"}</w:instrText>
      </w:r>
      <w:r w:rsidRPr="00AB3D2F">
        <w:rPr>
          <w:sz w:val="24"/>
          <w:szCs w:val="24"/>
        </w:rPr>
        <w:fldChar w:fldCharType="separate"/>
      </w:r>
      <w:r w:rsidRPr="00024C63">
        <w:rPr>
          <w:noProof/>
          <w:sz w:val="24"/>
          <w:szCs w:val="24"/>
        </w:rPr>
        <w:t>(2021)</w:t>
      </w:r>
      <w:r w:rsidRPr="00AB3D2F">
        <w:rPr>
          <w:sz w:val="24"/>
          <w:szCs w:val="24"/>
        </w:rPr>
        <w:fldChar w:fldCharType="end"/>
      </w:r>
      <w:r w:rsidRPr="00AB3D2F">
        <w:rPr>
          <w:sz w:val="24"/>
          <w:szCs w:val="24"/>
        </w:rPr>
        <w:t xml:space="preserve"> add to the discussion that they don’t see the income insurance at a level where it should be pulling employed into unemployment, they argue that a large percentage of the group experiencing the highest level of compensation rate are still in job.  </w:t>
      </w:r>
      <w:commentRangeEnd w:id="56"/>
      <w:r>
        <w:rPr>
          <w:rStyle w:val="Kommentarhenvisning"/>
        </w:rPr>
        <w:commentReference w:id="56"/>
      </w:r>
      <w:commentRangeEnd w:id="57"/>
      <w:r>
        <w:rPr>
          <w:rStyle w:val="Kommentarhenvisning"/>
        </w:rPr>
        <w:commentReference w:id="57"/>
      </w:r>
      <w:commentRangeEnd w:id="58"/>
      <w:r w:rsidR="003373FF">
        <w:rPr>
          <w:rStyle w:val="Kommentarhenvisning"/>
        </w:rPr>
        <w:commentReference w:id="58"/>
      </w:r>
    </w:p>
    <w:p w14:paraId="1393B831" w14:textId="3D74C606" w:rsidR="00F26AF6" w:rsidRPr="00AB3D2F" w:rsidRDefault="00830BF5" w:rsidP="00F26AF6">
      <w:pPr>
        <w:spacing w:line="360" w:lineRule="auto"/>
        <w:jc w:val="both"/>
        <w:rPr>
          <w:sz w:val="24"/>
          <w:szCs w:val="24"/>
        </w:rPr>
      </w:pPr>
      <w:moveToRangeStart w:id="59" w:author="Simon Thomsen" w:date="2022-12-31T16:03:00Z" w:name="move123395015"/>
      <w:moveTo w:id="60" w:author="Simon Thomsen" w:date="2022-12-31T16:03:00Z">
        <w:r w:rsidRPr="00DF372B">
          <w:rPr>
            <w:noProof/>
            <w:sz w:val="24"/>
            <w:szCs w:val="24"/>
          </w:rPr>
          <w:t>DØRS</w:t>
        </w:r>
        <w:r>
          <w:rPr>
            <w:sz w:val="24"/>
            <w:szCs w:val="24"/>
          </w:rPr>
          <w:t xml:space="preserve"> </w:t>
        </w:r>
        <w:r w:rsidRPr="00AB3D2F">
          <w:rPr>
            <w:sz w:val="24"/>
            <w:szCs w:val="24"/>
          </w:rPr>
          <w:fldChar w:fldCharType="begin" w:fldLock="1"/>
        </w:r>
        <w:r>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Pr="00AB3D2F">
          <w:rPr>
            <w:sz w:val="24"/>
            <w:szCs w:val="24"/>
          </w:rPr>
          <w:fldChar w:fldCharType="separate"/>
        </w:r>
        <w:r w:rsidRPr="00024C63">
          <w:rPr>
            <w:noProof/>
            <w:sz w:val="24"/>
            <w:szCs w:val="24"/>
          </w:rPr>
          <w:t>(2022)</w:t>
        </w:r>
        <w:r w:rsidRPr="00AB3D2F">
          <w:rPr>
            <w:sz w:val="24"/>
            <w:szCs w:val="24"/>
          </w:rPr>
          <w:fldChar w:fldCharType="end"/>
        </w:r>
        <w:r w:rsidRPr="00AB3D2F">
          <w:rPr>
            <w:sz w:val="24"/>
            <w:szCs w:val="24"/>
          </w:rPr>
          <w:t xml:space="preserve"> </w:t>
        </w:r>
        <w:r>
          <w:rPr>
            <w:sz w:val="24"/>
            <w:szCs w:val="24"/>
          </w:rPr>
          <w:t>a</w:t>
        </w:r>
        <w:r w:rsidRPr="00AB3D2F">
          <w:rPr>
            <w:sz w:val="24"/>
            <w:szCs w:val="24"/>
          </w:rPr>
          <w:t xml:space="preserve">rgues that </w:t>
        </w:r>
      </w:moveTo>
      <w:ins w:id="61" w:author="Simon Thomsen" w:date="2022-12-31T16:03:00Z">
        <w:r w:rsidR="00563F62">
          <w:rPr>
            <w:sz w:val="24"/>
            <w:szCs w:val="24"/>
          </w:rPr>
          <w:t xml:space="preserve">the </w:t>
        </w:r>
        <w:proofErr w:type="spellStart"/>
        <w:r w:rsidR="00563F62">
          <w:rPr>
            <w:sz w:val="24"/>
            <w:szCs w:val="24"/>
          </w:rPr>
          <w:t>inclution</w:t>
        </w:r>
        <w:proofErr w:type="spellEnd"/>
        <w:r w:rsidR="00563F62">
          <w:rPr>
            <w:sz w:val="24"/>
            <w:szCs w:val="24"/>
          </w:rPr>
          <w:t xml:space="preserve"> of the approach rate leads to</w:t>
        </w:r>
      </w:ins>
      <w:moveTo w:id="62" w:author="Simon Thomsen" w:date="2022-12-31T16:03:00Z">
        <w:del w:id="63" w:author="Simon Thomsen" w:date="2022-12-31T16:03:00Z">
          <w:r w:rsidRPr="00AB3D2F" w:rsidDel="00563F62">
            <w:rPr>
              <w:sz w:val="24"/>
              <w:szCs w:val="24"/>
            </w:rPr>
            <w:delText>there are</w:delText>
          </w:r>
        </w:del>
        <w:r w:rsidRPr="00AB3D2F">
          <w:rPr>
            <w:sz w:val="24"/>
            <w:szCs w:val="24"/>
          </w:rPr>
          <w:t xml:space="preserve"> missing empirical evidence for </w:t>
        </w:r>
        <w:r>
          <w:rPr>
            <w:sz w:val="24"/>
            <w:szCs w:val="24"/>
          </w:rPr>
          <w:t>important assumptions in the model.</w:t>
        </w:r>
        <w:r w:rsidRPr="00AB3D2F">
          <w:rPr>
            <w:sz w:val="24"/>
            <w:szCs w:val="24"/>
          </w:rPr>
          <w:t xml:space="preserve"> </w:t>
        </w:r>
      </w:moveTo>
      <w:moveToRangeEnd w:id="59"/>
      <w:r w:rsidR="00EF1B46">
        <w:rPr>
          <w:sz w:val="24"/>
          <w:szCs w:val="24"/>
        </w:rPr>
        <w:t>Furthermore,</w:t>
      </w:r>
      <w:ins w:id="64" w:author="Simon Thomsen" w:date="2022-12-31T16:04:00Z">
        <w:r w:rsidR="00372CE3">
          <w:rPr>
            <w:sz w:val="24"/>
            <w:szCs w:val="24"/>
          </w:rPr>
          <w:t xml:space="preserve"> they</w:t>
        </w:r>
      </w:ins>
      <w:del w:id="65" w:author="Simon Thomsen" w:date="2022-12-31T16:04:00Z">
        <w:r w:rsidR="00EF1B46" w:rsidDel="00372CE3">
          <w:rPr>
            <w:sz w:val="24"/>
            <w:szCs w:val="24"/>
          </w:rPr>
          <w:delText xml:space="preserve"> </w:delText>
        </w:r>
        <w:r w:rsidR="00F26AF6" w:rsidRPr="00DF372B" w:rsidDel="00372CE3">
          <w:rPr>
            <w:noProof/>
            <w:sz w:val="24"/>
            <w:szCs w:val="24"/>
          </w:rPr>
          <w:delText>DØRS</w:delText>
        </w:r>
        <w:r w:rsidR="00F26AF6" w:rsidRPr="00AB3D2F" w:rsidDel="00372CE3">
          <w:rPr>
            <w:sz w:val="24"/>
            <w:szCs w:val="24"/>
          </w:rPr>
          <w:delText xml:space="preserve"> </w:delText>
        </w:r>
        <w:r w:rsidR="00F26AF6" w:rsidRPr="00AB3D2F" w:rsidDel="00372CE3">
          <w:rPr>
            <w:sz w:val="24"/>
            <w:szCs w:val="24"/>
          </w:rPr>
          <w:fldChar w:fldCharType="begin" w:fldLock="1"/>
        </w:r>
        <w:r w:rsidR="00F26AF6" w:rsidDel="00372CE3">
          <w:rPr>
            <w:sz w:val="24"/>
            <w:szCs w:val="24"/>
          </w:rPr>
          <w:del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delInstrText>
        </w:r>
        <w:r w:rsidR="00F26AF6" w:rsidRPr="00AB3D2F" w:rsidDel="00372CE3">
          <w:rPr>
            <w:sz w:val="24"/>
            <w:szCs w:val="24"/>
          </w:rPr>
          <w:fldChar w:fldCharType="separate"/>
        </w:r>
        <w:r w:rsidR="00F26AF6" w:rsidRPr="00024C63" w:rsidDel="00372CE3">
          <w:rPr>
            <w:noProof/>
            <w:sz w:val="24"/>
            <w:szCs w:val="24"/>
          </w:rPr>
          <w:delText>(2022)</w:delText>
        </w:r>
        <w:r w:rsidR="00F26AF6" w:rsidRPr="00AB3D2F" w:rsidDel="00372CE3">
          <w:rPr>
            <w:sz w:val="24"/>
            <w:szCs w:val="24"/>
          </w:rPr>
          <w:fldChar w:fldCharType="end"/>
        </w:r>
      </w:del>
      <w:r w:rsidR="00F26AF6" w:rsidRPr="00AB3D2F">
        <w:rPr>
          <w:sz w:val="24"/>
          <w:szCs w:val="24"/>
        </w:rPr>
        <w:t xml:space="preserve"> </w:t>
      </w:r>
      <w:r w:rsidR="00EF1B46">
        <w:rPr>
          <w:sz w:val="24"/>
          <w:szCs w:val="24"/>
        </w:rPr>
        <w:t xml:space="preserve">also </w:t>
      </w:r>
      <w:r w:rsidR="00F26AF6" w:rsidRPr="00AB3D2F">
        <w:rPr>
          <w:sz w:val="24"/>
          <w:szCs w:val="24"/>
        </w:rPr>
        <w:t>conclude</w:t>
      </w:r>
      <w:del w:id="66" w:author="Simon Thomsen" w:date="2022-12-31T16:04:00Z">
        <w:r w:rsidR="00F26AF6" w:rsidRPr="00AB3D2F" w:rsidDel="00372CE3">
          <w:rPr>
            <w:sz w:val="24"/>
            <w:szCs w:val="24"/>
          </w:rPr>
          <w:delText>s</w:delText>
        </w:r>
      </w:del>
      <w:r w:rsidR="00F26AF6" w:rsidRPr="00AB3D2F">
        <w:rPr>
          <w:sz w:val="24"/>
          <w:szCs w:val="24"/>
        </w:rPr>
        <w:t xml:space="preserve"> that </w:t>
      </w:r>
      <w:r w:rsidR="00EF1B46">
        <w:rPr>
          <w:sz w:val="24"/>
          <w:szCs w:val="24"/>
        </w:rPr>
        <w:t>in</w:t>
      </w:r>
      <w:r w:rsidR="00F26AF6" w:rsidRPr="00AB3D2F">
        <w:rPr>
          <w:sz w:val="24"/>
          <w:szCs w:val="24"/>
        </w:rPr>
        <w:t xml:space="preserve"> new</w:t>
      </w:r>
      <w:r w:rsidR="00EF1B46">
        <w:rPr>
          <w:sz w:val="24"/>
          <w:szCs w:val="24"/>
        </w:rPr>
        <w:t>er</w:t>
      </w:r>
      <w:r w:rsidR="00F26AF6" w:rsidRPr="00AB3D2F">
        <w:rPr>
          <w:sz w:val="24"/>
          <w:szCs w:val="24"/>
        </w:rPr>
        <w:t xml:space="preserve"> literature</w:t>
      </w:r>
      <w:r w:rsidR="00EF1B46">
        <w:rPr>
          <w:sz w:val="24"/>
          <w:szCs w:val="24"/>
        </w:rPr>
        <w:t>,</w:t>
      </w:r>
      <w:r w:rsidR="00F26AF6" w:rsidRPr="00AB3D2F">
        <w:rPr>
          <w:sz w:val="24"/>
          <w:szCs w:val="24"/>
        </w:rPr>
        <w:t xml:space="preserve"> the estimate of the approach </w:t>
      </w:r>
      <w:r w:rsidR="00F26AF6">
        <w:rPr>
          <w:sz w:val="24"/>
          <w:szCs w:val="24"/>
        </w:rPr>
        <w:t>rate</w:t>
      </w:r>
      <w:r w:rsidR="00F26AF6" w:rsidRPr="00AB3D2F">
        <w:rPr>
          <w:sz w:val="24"/>
          <w:szCs w:val="24"/>
        </w:rPr>
        <w:t xml:space="preserve"> given by the IS-commission</w:t>
      </w:r>
      <w:r w:rsidR="00F26AF6">
        <w:rPr>
          <w:sz w:val="24"/>
          <w:szCs w:val="24"/>
        </w:rPr>
        <w:t>,</w:t>
      </w:r>
      <w:r w:rsidR="00F26AF6" w:rsidRPr="00AB3D2F">
        <w:rPr>
          <w:sz w:val="24"/>
          <w:szCs w:val="24"/>
        </w:rPr>
        <w:t xml:space="preserve"> is over</w:t>
      </w:r>
      <w:r w:rsidR="00EF1B46">
        <w:rPr>
          <w:sz w:val="24"/>
          <w:szCs w:val="24"/>
        </w:rPr>
        <w:t>estimat</w:t>
      </w:r>
      <w:r w:rsidR="00BF2195">
        <w:rPr>
          <w:sz w:val="24"/>
          <w:szCs w:val="24"/>
        </w:rPr>
        <w:t>ing</w:t>
      </w:r>
      <w:r w:rsidR="00F26AF6" w:rsidRPr="00AB3D2F">
        <w:rPr>
          <w:sz w:val="24"/>
          <w:szCs w:val="24"/>
        </w:rPr>
        <w:t xml:space="preserve"> the negative effect that the approach </w:t>
      </w:r>
      <w:r w:rsidR="00F26AF6">
        <w:rPr>
          <w:sz w:val="24"/>
          <w:szCs w:val="24"/>
        </w:rPr>
        <w:t>rate</w:t>
      </w:r>
      <w:r w:rsidR="00F26AF6" w:rsidRPr="00AB3D2F">
        <w:rPr>
          <w:sz w:val="24"/>
          <w:szCs w:val="24"/>
        </w:rPr>
        <w:t xml:space="preserve"> has on employment.</w:t>
      </w:r>
      <w:del w:id="67" w:author="Simon Thomsen" w:date="2022-12-31T16:04:00Z">
        <w:r w:rsidR="00F26AF6" w:rsidRPr="00AB3D2F" w:rsidDel="00372CE3">
          <w:rPr>
            <w:sz w:val="24"/>
            <w:szCs w:val="24"/>
          </w:rPr>
          <w:delText xml:space="preserve"> .</w:delText>
        </w:r>
      </w:del>
      <w:r w:rsidR="00F26AF6" w:rsidRPr="00AB3D2F">
        <w:rPr>
          <w:sz w:val="24"/>
          <w:szCs w:val="24"/>
        </w:rPr>
        <w:t xml:space="preserve"> </w:t>
      </w:r>
    </w:p>
    <w:p w14:paraId="1AC3B38A" w14:textId="60EFDE83" w:rsidR="00F26AF6" w:rsidRPr="00BF1D8A" w:rsidRDefault="00EF1B46" w:rsidP="008B1B99">
      <w:pPr>
        <w:spacing w:line="360" w:lineRule="auto"/>
        <w:jc w:val="both"/>
        <w:rPr>
          <w:sz w:val="24"/>
          <w:szCs w:val="24"/>
        </w:rPr>
      </w:pPr>
      <w:r>
        <w:rPr>
          <w:sz w:val="24"/>
          <w:szCs w:val="24"/>
        </w:rPr>
        <w:t>To sum up ….</w:t>
      </w:r>
    </w:p>
    <w:p w14:paraId="625E1022" w14:textId="765F3C24" w:rsidR="00C30065" w:rsidRDefault="007F31FE" w:rsidP="008B1B99">
      <w:pPr>
        <w:pStyle w:val="Overskrift1"/>
        <w:jc w:val="both"/>
      </w:pPr>
      <w:bookmarkStart w:id="68" w:name="_Ref119913428"/>
      <w:r>
        <w:t xml:space="preserve">Section </w:t>
      </w:r>
      <w:r w:rsidR="009E354F">
        <w:t>3</w:t>
      </w:r>
      <w:r>
        <w:t>: Lit</w:t>
      </w:r>
      <w:r w:rsidR="00BF1D8A">
        <w:t>erature</w:t>
      </w:r>
      <w:r>
        <w:t xml:space="preserve"> review</w:t>
      </w:r>
      <w:bookmarkEnd w:id="68"/>
    </w:p>
    <w:p w14:paraId="3D6E0714" w14:textId="41125D49" w:rsidR="00C30065" w:rsidRDefault="00C30065" w:rsidP="008B1B99">
      <w:pPr>
        <w:jc w:val="both"/>
      </w:pPr>
    </w:p>
    <w:p w14:paraId="78919D3F" w14:textId="5EBD8363" w:rsidR="00C30065" w:rsidRPr="00AB3D2F" w:rsidRDefault="00C30065" w:rsidP="008B1B99">
      <w:pPr>
        <w:spacing w:line="360" w:lineRule="auto"/>
        <w:jc w:val="both"/>
        <w:rPr>
          <w:sz w:val="24"/>
          <w:szCs w:val="24"/>
        </w:rPr>
      </w:pPr>
      <w:r w:rsidRPr="00AB3D2F">
        <w:rPr>
          <w:sz w:val="24"/>
          <w:szCs w:val="24"/>
        </w:rPr>
        <w:t xml:space="preserve">In the later years there has been a large amount of literature </w:t>
      </w:r>
      <w:r w:rsidR="00E255CD">
        <w:rPr>
          <w:sz w:val="24"/>
          <w:szCs w:val="24"/>
        </w:rPr>
        <w:t>discussing</w:t>
      </w:r>
      <w:r w:rsidR="00E255CD" w:rsidRPr="00AB3D2F">
        <w:rPr>
          <w:sz w:val="24"/>
          <w:szCs w:val="24"/>
        </w:rPr>
        <w:t xml:space="preserve"> </w:t>
      </w:r>
      <w:r w:rsidRPr="00AB3D2F">
        <w:rPr>
          <w:sz w:val="24"/>
          <w:szCs w:val="24"/>
        </w:rPr>
        <w:t>the effects of unemployment benefits</w:t>
      </w:r>
      <w:r w:rsidR="0034478F">
        <w:rPr>
          <w:sz w:val="24"/>
          <w:szCs w:val="24"/>
        </w:rPr>
        <w:t>,</w:t>
      </w:r>
      <w:r w:rsidRPr="00AB3D2F">
        <w:rPr>
          <w:sz w:val="24"/>
          <w:szCs w:val="24"/>
        </w:rPr>
        <w:t xml:space="preserve"> </w:t>
      </w:r>
      <w:r w:rsidR="0034478F">
        <w:rPr>
          <w:sz w:val="24"/>
          <w:szCs w:val="24"/>
        </w:rPr>
        <w:t>m</w:t>
      </w:r>
      <w:r w:rsidRPr="00AB3D2F">
        <w:rPr>
          <w:sz w:val="24"/>
          <w:szCs w:val="24"/>
        </w:rPr>
        <w:t xml:space="preserve">ostly focusing on the link between the compensation rate and employment. </w:t>
      </w:r>
      <w:r w:rsidR="002F5C40" w:rsidRPr="00AB3D2F">
        <w:rPr>
          <w:sz w:val="24"/>
          <w:szCs w:val="24"/>
        </w:rPr>
        <w:t xml:space="preserve">A large part of the literature investigating the incentive to </w:t>
      </w:r>
      <w:r w:rsidR="008C679E" w:rsidRPr="00AB3D2F">
        <w:rPr>
          <w:sz w:val="24"/>
          <w:szCs w:val="24"/>
        </w:rPr>
        <w:t>work</w:t>
      </w:r>
      <w:r w:rsidR="0034478F">
        <w:rPr>
          <w:sz w:val="24"/>
          <w:szCs w:val="24"/>
        </w:rPr>
        <w:t>,</w:t>
      </w:r>
      <w:r w:rsidR="002F5C40" w:rsidRPr="00AB3D2F">
        <w:rPr>
          <w:sz w:val="24"/>
          <w:szCs w:val="24"/>
        </w:rPr>
        <w:t xml:space="preserve"> and job-search</w:t>
      </w:r>
      <w:r w:rsidR="009C1D5A" w:rsidRPr="00AB3D2F">
        <w:rPr>
          <w:sz w:val="24"/>
          <w:szCs w:val="24"/>
        </w:rPr>
        <w:t>,</w:t>
      </w:r>
      <w:r w:rsidR="002F5C40" w:rsidRPr="00AB3D2F">
        <w:rPr>
          <w:sz w:val="24"/>
          <w:szCs w:val="24"/>
        </w:rPr>
        <w:t xml:space="preserve"> has been reviewed by</w:t>
      </w:r>
      <w:r w:rsidR="00670BEF">
        <w:rPr>
          <w:sz w:val="24"/>
          <w:szCs w:val="24"/>
        </w:rPr>
        <w:t xml:space="preserve"> </w:t>
      </w:r>
      <w:r w:rsidR="00670BEF" w:rsidRPr="00AB3D2F">
        <w:rPr>
          <w:noProof/>
          <w:sz w:val="24"/>
          <w:szCs w:val="24"/>
        </w:rPr>
        <w:t>Andersen et al.</w:t>
      </w:r>
      <w:r w:rsidR="002F5C40" w:rsidRPr="00AB3D2F">
        <w:rPr>
          <w:sz w:val="24"/>
          <w:szCs w:val="24"/>
        </w:rPr>
        <w:t xml:space="preserve"> </w:t>
      </w:r>
      <w:r w:rsidR="00B23402" w:rsidRPr="00AB3D2F">
        <w:rPr>
          <w:sz w:val="24"/>
          <w:szCs w:val="24"/>
        </w:rPr>
        <w:fldChar w:fldCharType="begin" w:fldLock="1"/>
      </w:r>
      <w:r w:rsidR="00492AEB">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B23402" w:rsidRPr="00AB3D2F">
        <w:rPr>
          <w:sz w:val="24"/>
          <w:szCs w:val="24"/>
        </w:rPr>
        <w:fldChar w:fldCharType="separate"/>
      </w:r>
      <w:r w:rsidR="00670BEF" w:rsidRPr="00670BEF">
        <w:rPr>
          <w:noProof/>
          <w:sz w:val="24"/>
          <w:szCs w:val="24"/>
        </w:rPr>
        <w:t>(2015)</w:t>
      </w:r>
      <w:r w:rsidR="00B23402" w:rsidRPr="00AB3D2F">
        <w:rPr>
          <w:sz w:val="24"/>
          <w:szCs w:val="24"/>
        </w:rPr>
        <w:fldChar w:fldCharType="end"/>
      </w:r>
      <w:r w:rsidR="00B23402" w:rsidRPr="00AB3D2F">
        <w:rPr>
          <w:sz w:val="24"/>
          <w:szCs w:val="24"/>
        </w:rPr>
        <w:t xml:space="preserve"> </w:t>
      </w:r>
      <w:r w:rsidR="009C1D5A" w:rsidRPr="00AB3D2F">
        <w:rPr>
          <w:sz w:val="24"/>
          <w:szCs w:val="24"/>
        </w:rPr>
        <w:t>they find</w:t>
      </w:r>
      <w:r w:rsidR="002F5C40" w:rsidRPr="00AB3D2F">
        <w:rPr>
          <w:sz w:val="24"/>
          <w:szCs w:val="24"/>
        </w:rPr>
        <w:t xml:space="preserve"> that the majority of the literature </w:t>
      </w:r>
      <w:r w:rsidR="009C1D5A" w:rsidRPr="00AB3D2F">
        <w:rPr>
          <w:sz w:val="24"/>
          <w:szCs w:val="24"/>
        </w:rPr>
        <w:t>show</w:t>
      </w:r>
      <w:r w:rsidR="002F5C40" w:rsidRPr="00AB3D2F">
        <w:rPr>
          <w:sz w:val="24"/>
          <w:szCs w:val="24"/>
        </w:rPr>
        <w:t xml:space="preserve"> evidence for a higher movement from unemployment to employment when reducing the unemployment benefits, thereby increasing the exit-rate from unemployment. </w:t>
      </w:r>
      <w:r w:rsidR="008C679E" w:rsidRPr="00AB3D2F">
        <w:rPr>
          <w:sz w:val="24"/>
          <w:szCs w:val="24"/>
        </w:rPr>
        <w:t xml:space="preserve">The two main effects </w:t>
      </w:r>
      <w:r w:rsidR="009C1D5A" w:rsidRPr="00AB3D2F">
        <w:rPr>
          <w:sz w:val="24"/>
          <w:szCs w:val="24"/>
        </w:rPr>
        <w:t>associated with</w:t>
      </w:r>
      <w:r w:rsidR="0006552D" w:rsidRPr="00AB3D2F">
        <w:rPr>
          <w:sz w:val="24"/>
          <w:szCs w:val="24"/>
        </w:rPr>
        <w:t xml:space="preserve"> </w:t>
      </w:r>
      <w:r w:rsidR="0006552D" w:rsidRPr="00AB3D2F">
        <w:rPr>
          <w:sz w:val="24"/>
          <w:szCs w:val="24"/>
        </w:rPr>
        <w:lastRenderedPageBreak/>
        <w:t>the exit-rate</w:t>
      </w:r>
      <w:r w:rsidR="008C679E" w:rsidRPr="00AB3D2F">
        <w:rPr>
          <w:sz w:val="24"/>
          <w:szCs w:val="24"/>
        </w:rPr>
        <w:t xml:space="preserve"> are the Moral Hazard and Liquidity</w:t>
      </w:r>
      <w:r w:rsidR="009C1D5A" w:rsidRPr="00AB3D2F">
        <w:rPr>
          <w:sz w:val="24"/>
          <w:szCs w:val="24"/>
        </w:rPr>
        <w:t xml:space="preserve"> effect,</w:t>
      </w:r>
      <w:r w:rsidR="00553D39" w:rsidRPr="00AB3D2F">
        <w:rPr>
          <w:sz w:val="24"/>
          <w:szCs w:val="24"/>
        </w:rPr>
        <w:t xml:space="preserve"> both</w:t>
      </w:r>
      <w:r w:rsidR="009C1D5A" w:rsidRPr="00AB3D2F">
        <w:rPr>
          <w:sz w:val="24"/>
          <w:szCs w:val="24"/>
        </w:rPr>
        <w:t xml:space="preserve"> build on a micro foundation</w:t>
      </w:r>
      <w:r w:rsidR="008C679E" w:rsidRPr="00AB3D2F">
        <w:rPr>
          <w:sz w:val="24"/>
          <w:szCs w:val="24"/>
        </w:rPr>
        <w:t xml:space="preserve">. </w:t>
      </w:r>
      <w:r w:rsidR="00492AEB" w:rsidRPr="00AB3D2F">
        <w:rPr>
          <w:noProof/>
          <w:sz w:val="24"/>
          <w:szCs w:val="24"/>
        </w:rPr>
        <w:t>Chetty</w:t>
      </w:r>
      <w:r w:rsidR="00492AEB" w:rsidRPr="00AB3D2F">
        <w:rPr>
          <w:sz w:val="24"/>
          <w:szCs w:val="24"/>
        </w:rPr>
        <w:t xml:space="preserve"> </w:t>
      </w:r>
      <w:r w:rsidR="00064617" w:rsidRPr="00AB3D2F">
        <w:rPr>
          <w:sz w:val="24"/>
          <w:szCs w:val="24"/>
        </w:rPr>
        <w:fldChar w:fldCharType="begin" w:fldLock="1"/>
      </w:r>
      <w:r w:rsidR="00492AEB">
        <w:rPr>
          <w:sz w:val="24"/>
          <w:szCs w:val="24"/>
        </w:rPr>
        <w:instrText>ADDIN CSL_CITATION {"citationItems":[{"id":"ITEM-1","itemData":{"DOI":"10.1086/588585","ISSN":"00223808","abstract":"This paper presents new evidence on why unemployment insurance (UI) benefits affect search behavior and develops a simple method of calculating the welfare gains from UI using this evidence. I show that 60 percent of the increase in unemployment durations caused by UI benefits is due to a \"liquidity effect\" rather than distortions on marginal incentives to search (\"moral hazard\") by combining two empirical strategies. First, I find that increases in benefits have much larger effects on durations for liquidity-constrained households. Second, lump-sum severance payments increase durations substantially among constrained households. I derive a formula for the optimal benefit level that depends only on the reduced-form liquidity and moral hazard elasticities. The formula implies that the optimal UI benefit level exceeds 50 percent of the wage. The \"exact identification\" approach to welfare analysis proposed here yields robust optimal policy results because it does not require structural estimation of primitives. © 2008 by The University of Chicago. All rights reserved.","author":[{"dropping-particle":"","family":"Chetty","given":"Raj","non-dropping-particle":"","parse-names":false,"suffix":""}],"container-title":"Journal of Political Economy","id":"ITEM-1","issue":"2","issued":{"date-parts":[["2008"]]},"page":"173-234","title":"Moral hazard versus liquidity and optimal unemployment insurance","type":"article-journal","volume":"116"},"suppress-author":1,"uris":["http://www.mendeley.com/documents/?uuid=73e14d3a-5d1a-42e3-a569-8f3d63a9def8"]}],"mendeley":{"formattedCitation":"(2008)","plainTextFormattedCitation":"(2008)","previouslyFormattedCitation":"(2008)"},"properties":{"noteIndex":0},"schema":"https://github.com/citation-style-language/schema/raw/master/csl-citation.json"}</w:instrText>
      </w:r>
      <w:r w:rsidR="00064617" w:rsidRPr="00AB3D2F">
        <w:rPr>
          <w:sz w:val="24"/>
          <w:szCs w:val="24"/>
        </w:rPr>
        <w:fldChar w:fldCharType="separate"/>
      </w:r>
      <w:r w:rsidR="00492AEB" w:rsidRPr="00492AEB">
        <w:rPr>
          <w:noProof/>
          <w:sz w:val="24"/>
          <w:szCs w:val="24"/>
        </w:rPr>
        <w:t>(2008)</w:t>
      </w:r>
      <w:r w:rsidR="00064617" w:rsidRPr="00AB3D2F">
        <w:rPr>
          <w:sz w:val="24"/>
          <w:szCs w:val="24"/>
        </w:rPr>
        <w:fldChar w:fldCharType="end"/>
      </w:r>
      <w:r w:rsidR="00064617" w:rsidRPr="00AB3D2F">
        <w:rPr>
          <w:sz w:val="24"/>
          <w:szCs w:val="24"/>
        </w:rPr>
        <w:t xml:space="preserve"> </w:t>
      </w:r>
      <w:r w:rsidR="008C679E" w:rsidRPr="00AB3D2F">
        <w:rPr>
          <w:sz w:val="24"/>
          <w:szCs w:val="24"/>
        </w:rPr>
        <w:t xml:space="preserve">finds that the liquidity effects </w:t>
      </w:r>
      <w:r w:rsidR="0006552D" w:rsidRPr="00AB3D2F">
        <w:rPr>
          <w:sz w:val="24"/>
          <w:szCs w:val="24"/>
        </w:rPr>
        <w:t>explain</w:t>
      </w:r>
      <w:r w:rsidR="008C679E" w:rsidRPr="00AB3D2F">
        <w:rPr>
          <w:sz w:val="24"/>
          <w:szCs w:val="24"/>
        </w:rPr>
        <w:t xml:space="preserve"> 60% of the effect on the unemployment period when changing the level of income insurance.</w:t>
      </w:r>
      <w:r w:rsidR="00917541" w:rsidRPr="00AB3D2F">
        <w:rPr>
          <w:sz w:val="24"/>
          <w:szCs w:val="24"/>
        </w:rPr>
        <w:t xml:space="preserve"> In contrast </w:t>
      </w:r>
      <w:r w:rsidR="00791AAF">
        <w:rPr>
          <w:sz w:val="24"/>
          <w:szCs w:val="24"/>
        </w:rPr>
        <w:t xml:space="preserve">to </w:t>
      </w:r>
      <w:r w:rsidR="002770FB">
        <w:rPr>
          <w:sz w:val="24"/>
          <w:szCs w:val="24"/>
        </w:rPr>
        <w:t>effects like the</w:t>
      </w:r>
      <w:r w:rsidR="007F4513">
        <w:rPr>
          <w:sz w:val="24"/>
          <w:szCs w:val="24"/>
        </w:rPr>
        <w:t xml:space="preserve"> Moral Hazzard</w:t>
      </w:r>
      <w:r w:rsidR="00AE3C66">
        <w:rPr>
          <w:sz w:val="24"/>
          <w:szCs w:val="24"/>
        </w:rPr>
        <w:t xml:space="preserve"> effect</w:t>
      </w:r>
      <w:r w:rsidR="00A22D11">
        <w:rPr>
          <w:sz w:val="24"/>
          <w:szCs w:val="24"/>
        </w:rPr>
        <w:t>,</w:t>
      </w:r>
      <w:r w:rsidR="00AE3C66">
        <w:rPr>
          <w:sz w:val="24"/>
          <w:szCs w:val="24"/>
        </w:rPr>
        <w:t xml:space="preserve"> where</w:t>
      </w:r>
      <w:r w:rsidR="00791AAF">
        <w:rPr>
          <w:sz w:val="24"/>
          <w:szCs w:val="24"/>
        </w:rPr>
        <w:t xml:space="preserve"> </w:t>
      </w:r>
      <w:r w:rsidR="00AE3C66">
        <w:rPr>
          <w:sz w:val="24"/>
          <w:szCs w:val="24"/>
        </w:rPr>
        <w:t>income is the</w:t>
      </w:r>
      <w:r w:rsidR="00791AAF">
        <w:rPr>
          <w:sz w:val="24"/>
          <w:szCs w:val="24"/>
        </w:rPr>
        <w:t xml:space="preserve"> only factor when </w:t>
      </w:r>
      <w:r w:rsidR="00AE3C66">
        <w:rPr>
          <w:sz w:val="24"/>
          <w:szCs w:val="24"/>
        </w:rPr>
        <w:t xml:space="preserve">looking at incentives </w:t>
      </w:r>
      <w:r w:rsidR="00A22D11">
        <w:rPr>
          <w:sz w:val="24"/>
          <w:szCs w:val="24"/>
        </w:rPr>
        <w:t>to</w:t>
      </w:r>
      <w:r w:rsidR="00AE3C66">
        <w:rPr>
          <w:sz w:val="24"/>
          <w:szCs w:val="24"/>
        </w:rPr>
        <w:t xml:space="preserve"> </w:t>
      </w:r>
      <w:r w:rsidR="002770FB">
        <w:rPr>
          <w:sz w:val="24"/>
          <w:szCs w:val="24"/>
        </w:rPr>
        <w:t>work</w:t>
      </w:r>
      <w:r w:rsidR="00492AEB">
        <w:rPr>
          <w:sz w:val="24"/>
          <w:szCs w:val="24"/>
        </w:rPr>
        <w:t xml:space="preserve">, </w:t>
      </w:r>
      <w:r w:rsidR="00492AEB" w:rsidRPr="00AB3D2F">
        <w:rPr>
          <w:noProof/>
          <w:sz w:val="24"/>
          <w:szCs w:val="24"/>
        </w:rPr>
        <w:t>Howell &amp; Azizoglu</w:t>
      </w:r>
      <w:r w:rsidR="00791AAF">
        <w:rPr>
          <w:sz w:val="24"/>
          <w:szCs w:val="24"/>
        </w:rPr>
        <w:t xml:space="preserve"> </w:t>
      </w:r>
      <w:r w:rsidR="00AF0E78" w:rsidRPr="00AB3D2F">
        <w:rPr>
          <w:sz w:val="24"/>
          <w:szCs w:val="24"/>
        </w:rPr>
        <w:fldChar w:fldCharType="begin" w:fldLock="1"/>
      </w:r>
      <w:r w:rsidR="00492AEB">
        <w:rPr>
          <w:sz w:val="24"/>
          <w:szCs w:val="24"/>
        </w:rPr>
        <w:instrText>ADDIN CSL_CITATION {"citationItems":[{"id":"ITEM-1","itemData":{"DOI":"10.4324/9781315143842","ISBN":"9781351387477","author":[{"dropping-particle":"","family":"Howell","given":"David","non-dropping-particle":"","parse-names":false,"suffix":""},{"dropping-particle":"","family":"Azizoglu","given":"Bert","non-dropping-particle":"","parse-names":false,"suffix":""}],"container-title":"Political Economy Research Institute","id":"ITEM-1","issue":"257","issued":{"date-parts":[["2011"]]},"page":"151-162","title":"Unemployment Benefits and Work Incentives: The U.S. Labor Market in the Great Recession","type":"article-journal"},"suppress-author":1,"uris":["http://www.mendeley.com/documents/?uuid=45f0b8f2-896d-4b3d-89dc-fa275488c476"]}],"mendeley":{"formattedCitation":"(2011)","plainTextFormattedCitation":"(2011)","previouslyFormattedCitation":"(2011)"},"properties":{"noteIndex":0},"schema":"https://github.com/citation-style-language/schema/raw/master/csl-citation.json"}</w:instrText>
      </w:r>
      <w:r w:rsidR="00AF0E78" w:rsidRPr="00AB3D2F">
        <w:rPr>
          <w:sz w:val="24"/>
          <w:szCs w:val="24"/>
        </w:rPr>
        <w:fldChar w:fldCharType="separate"/>
      </w:r>
      <w:r w:rsidR="00492AEB" w:rsidRPr="00492AEB">
        <w:rPr>
          <w:noProof/>
          <w:sz w:val="24"/>
          <w:szCs w:val="24"/>
        </w:rPr>
        <w:t>(2011)</w:t>
      </w:r>
      <w:r w:rsidR="00AF0E78" w:rsidRPr="00AB3D2F">
        <w:rPr>
          <w:sz w:val="24"/>
          <w:szCs w:val="24"/>
        </w:rPr>
        <w:fldChar w:fldCharType="end"/>
      </w:r>
      <w:r w:rsidR="00AF0E78" w:rsidRPr="00AB3D2F">
        <w:rPr>
          <w:sz w:val="24"/>
          <w:szCs w:val="24"/>
        </w:rPr>
        <w:t xml:space="preserve"> </w:t>
      </w:r>
      <w:r w:rsidR="009C1D5A" w:rsidRPr="00AB3D2F">
        <w:rPr>
          <w:sz w:val="24"/>
          <w:szCs w:val="24"/>
        </w:rPr>
        <w:t>provide</w:t>
      </w:r>
      <w:r w:rsidR="00917541" w:rsidRPr="00AB3D2F">
        <w:rPr>
          <w:sz w:val="24"/>
          <w:szCs w:val="24"/>
        </w:rPr>
        <w:t xml:space="preserve"> a</w:t>
      </w:r>
      <w:r w:rsidR="0006552D" w:rsidRPr="00AB3D2F">
        <w:rPr>
          <w:sz w:val="24"/>
          <w:szCs w:val="24"/>
        </w:rPr>
        <w:t>nother</w:t>
      </w:r>
      <w:r w:rsidR="00DA7D8B" w:rsidRPr="00AB3D2F">
        <w:rPr>
          <w:sz w:val="24"/>
          <w:szCs w:val="24"/>
        </w:rPr>
        <w:t xml:space="preserve"> </w:t>
      </w:r>
      <w:r w:rsidR="008C679E" w:rsidRPr="00AB3D2F">
        <w:rPr>
          <w:sz w:val="24"/>
          <w:szCs w:val="24"/>
        </w:rPr>
        <w:t xml:space="preserve">link </w:t>
      </w:r>
      <w:r w:rsidR="009C1D5A" w:rsidRPr="00AB3D2F">
        <w:rPr>
          <w:sz w:val="24"/>
          <w:szCs w:val="24"/>
        </w:rPr>
        <w:t xml:space="preserve">as they </w:t>
      </w:r>
      <w:r w:rsidR="00B60855" w:rsidRPr="00AB3D2F">
        <w:rPr>
          <w:sz w:val="24"/>
          <w:szCs w:val="24"/>
        </w:rPr>
        <w:t>find a positive relationship between working and happiness, independently of income insurance</w:t>
      </w:r>
      <w:r w:rsidR="009C1D5A" w:rsidRPr="00AB3D2F">
        <w:rPr>
          <w:sz w:val="24"/>
          <w:szCs w:val="24"/>
        </w:rPr>
        <w:t xml:space="preserve">, thereby questioning the </w:t>
      </w:r>
      <w:r w:rsidR="00A05EEE" w:rsidRPr="00AB3D2F">
        <w:rPr>
          <w:sz w:val="24"/>
          <w:szCs w:val="24"/>
        </w:rPr>
        <w:t xml:space="preserve">often-argued positive </w:t>
      </w:r>
      <w:r w:rsidR="00553D39" w:rsidRPr="00AB3D2F">
        <w:rPr>
          <w:sz w:val="24"/>
          <w:szCs w:val="24"/>
        </w:rPr>
        <w:t>relationship between working and disutility</w:t>
      </w:r>
      <w:r w:rsidR="00B60855" w:rsidRPr="00AB3D2F">
        <w:rPr>
          <w:sz w:val="24"/>
          <w:szCs w:val="24"/>
        </w:rPr>
        <w:t xml:space="preserve">. </w:t>
      </w:r>
    </w:p>
    <w:p w14:paraId="41E618AB" w14:textId="4A497AD0" w:rsidR="00D75C29" w:rsidRPr="00AB3D2F" w:rsidRDefault="00492AEB" w:rsidP="008B1B99">
      <w:pPr>
        <w:spacing w:line="360" w:lineRule="auto"/>
        <w:jc w:val="both"/>
        <w:rPr>
          <w:sz w:val="24"/>
          <w:szCs w:val="24"/>
        </w:rPr>
      </w:pPr>
      <w:r w:rsidRPr="00AB3D2F">
        <w:rPr>
          <w:noProof/>
          <w:sz w:val="24"/>
          <w:szCs w:val="24"/>
        </w:rPr>
        <w:t>Andersen et al.</w:t>
      </w:r>
      <w:r>
        <w:rPr>
          <w:noProof/>
          <w:sz w:val="24"/>
          <w:szCs w:val="24"/>
        </w:rPr>
        <w:t xml:space="preserve"> </w:t>
      </w:r>
      <w:r w:rsidR="00AF0E78" w:rsidRPr="00AB3D2F">
        <w:rPr>
          <w:sz w:val="24"/>
          <w:szCs w:val="24"/>
        </w:rPr>
        <w:fldChar w:fldCharType="begin" w:fldLock="1"/>
      </w:r>
      <w:r>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AF0E78" w:rsidRPr="00AB3D2F">
        <w:rPr>
          <w:sz w:val="24"/>
          <w:szCs w:val="24"/>
        </w:rPr>
        <w:fldChar w:fldCharType="separate"/>
      </w:r>
      <w:r w:rsidRPr="00492AEB">
        <w:rPr>
          <w:noProof/>
          <w:sz w:val="24"/>
          <w:szCs w:val="24"/>
        </w:rPr>
        <w:t>(2015)</w:t>
      </w:r>
      <w:r w:rsidR="00AF0E78" w:rsidRPr="00AB3D2F">
        <w:rPr>
          <w:sz w:val="24"/>
          <w:szCs w:val="24"/>
        </w:rPr>
        <w:fldChar w:fldCharType="end"/>
      </w:r>
      <w:r w:rsidR="00AF0E78" w:rsidRPr="00AB3D2F">
        <w:rPr>
          <w:sz w:val="24"/>
          <w:szCs w:val="24"/>
        </w:rPr>
        <w:t xml:space="preserve"> </w:t>
      </w:r>
      <w:r w:rsidR="009C1D5A" w:rsidRPr="00AB3D2F">
        <w:rPr>
          <w:sz w:val="24"/>
          <w:szCs w:val="24"/>
        </w:rPr>
        <w:t xml:space="preserve">also </w:t>
      </w:r>
      <w:r w:rsidR="00623D36" w:rsidRPr="00AB3D2F">
        <w:rPr>
          <w:sz w:val="24"/>
          <w:szCs w:val="24"/>
        </w:rPr>
        <w:t>addres</w:t>
      </w:r>
      <w:r w:rsidR="009C1D5A" w:rsidRPr="00AB3D2F">
        <w:rPr>
          <w:sz w:val="24"/>
          <w:szCs w:val="24"/>
        </w:rPr>
        <w:t>s the approach effect</w:t>
      </w:r>
      <w:r w:rsidR="00623D36" w:rsidRPr="00AB3D2F">
        <w:rPr>
          <w:sz w:val="24"/>
          <w:szCs w:val="24"/>
        </w:rPr>
        <w:t xml:space="preserve"> </w:t>
      </w:r>
      <w:r w:rsidR="00753265">
        <w:rPr>
          <w:sz w:val="24"/>
          <w:szCs w:val="24"/>
        </w:rPr>
        <w:t xml:space="preserve">using </w:t>
      </w:r>
      <w:r w:rsidR="009C1D5A" w:rsidRPr="00AB3D2F">
        <w:rPr>
          <w:sz w:val="24"/>
          <w:szCs w:val="24"/>
        </w:rPr>
        <w:t xml:space="preserve">a </w:t>
      </w:r>
      <w:r w:rsidR="00623D36" w:rsidRPr="00AB3D2F">
        <w:rPr>
          <w:sz w:val="24"/>
          <w:szCs w:val="24"/>
        </w:rPr>
        <w:t>micro found</w:t>
      </w:r>
      <w:r w:rsidR="009C1D5A" w:rsidRPr="00AB3D2F">
        <w:rPr>
          <w:sz w:val="24"/>
          <w:szCs w:val="24"/>
        </w:rPr>
        <w:t>ation it</w:t>
      </w:r>
      <w:r w:rsidR="00623D36" w:rsidRPr="00AB3D2F">
        <w:rPr>
          <w:sz w:val="24"/>
          <w:szCs w:val="24"/>
        </w:rPr>
        <w:t xml:space="preserve"> </w:t>
      </w:r>
      <w:r w:rsidR="0006552D" w:rsidRPr="00AB3D2F">
        <w:rPr>
          <w:sz w:val="24"/>
          <w:szCs w:val="24"/>
        </w:rPr>
        <w:t>shows</w:t>
      </w:r>
      <w:r w:rsidR="009C1D5A" w:rsidRPr="00AB3D2F">
        <w:rPr>
          <w:sz w:val="24"/>
          <w:szCs w:val="24"/>
        </w:rPr>
        <w:t xml:space="preserve"> that</w:t>
      </w:r>
      <w:r w:rsidR="0006552D" w:rsidRPr="00AB3D2F">
        <w:rPr>
          <w:sz w:val="24"/>
          <w:szCs w:val="24"/>
        </w:rPr>
        <w:t xml:space="preserve"> a</w:t>
      </w:r>
      <w:r w:rsidR="00623D36" w:rsidRPr="00AB3D2F">
        <w:rPr>
          <w:sz w:val="24"/>
          <w:szCs w:val="24"/>
        </w:rPr>
        <w:t xml:space="preserve"> </w:t>
      </w:r>
      <w:r w:rsidR="009C1D5A" w:rsidRPr="00AB3D2F">
        <w:rPr>
          <w:sz w:val="24"/>
          <w:szCs w:val="24"/>
        </w:rPr>
        <w:t xml:space="preserve">relationship should exist between the </w:t>
      </w:r>
      <w:r w:rsidR="00623D36" w:rsidRPr="00AB3D2F">
        <w:rPr>
          <w:sz w:val="24"/>
          <w:szCs w:val="24"/>
        </w:rPr>
        <w:t xml:space="preserve">movement from employment to unemployment </w:t>
      </w:r>
      <w:r w:rsidR="00567F47" w:rsidRPr="00AB3D2F">
        <w:rPr>
          <w:sz w:val="24"/>
          <w:szCs w:val="24"/>
        </w:rPr>
        <w:t>and</w:t>
      </w:r>
      <w:r w:rsidR="00623D36" w:rsidRPr="00AB3D2F">
        <w:rPr>
          <w:sz w:val="24"/>
          <w:szCs w:val="24"/>
        </w:rPr>
        <w:t xml:space="preserve"> the level of income insurance, </w:t>
      </w:r>
      <w:r w:rsidR="00567F47" w:rsidRPr="00AB3D2F">
        <w:rPr>
          <w:sz w:val="24"/>
          <w:szCs w:val="24"/>
        </w:rPr>
        <w:t>they add</w:t>
      </w:r>
      <w:r w:rsidR="00623D36" w:rsidRPr="00AB3D2F">
        <w:rPr>
          <w:sz w:val="24"/>
          <w:szCs w:val="24"/>
        </w:rPr>
        <w:t xml:space="preserve"> that at the </w:t>
      </w:r>
      <w:r w:rsidR="00567F47" w:rsidRPr="00AB3D2F">
        <w:rPr>
          <w:sz w:val="24"/>
          <w:szCs w:val="24"/>
        </w:rPr>
        <w:t>given time the</w:t>
      </w:r>
      <w:r w:rsidR="00623D36" w:rsidRPr="00AB3D2F">
        <w:rPr>
          <w:sz w:val="24"/>
          <w:szCs w:val="24"/>
        </w:rPr>
        <w:t xml:space="preserve"> literature </w:t>
      </w:r>
      <w:r w:rsidR="00567F47" w:rsidRPr="00AB3D2F">
        <w:rPr>
          <w:sz w:val="24"/>
          <w:szCs w:val="24"/>
        </w:rPr>
        <w:t xml:space="preserve">towards the approach </w:t>
      </w:r>
      <w:r w:rsidR="002770FB">
        <w:rPr>
          <w:sz w:val="24"/>
          <w:szCs w:val="24"/>
        </w:rPr>
        <w:t>effect</w:t>
      </w:r>
      <w:r w:rsidR="00567F47" w:rsidRPr="00AB3D2F">
        <w:rPr>
          <w:sz w:val="24"/>
          <w:szCs w:val="24"/>
        </w:rPr>
        <w:t xml:space="preserve"> is still sparse, not showing any significant </w:t>
      </w:r>
      <w:r w:rsidR="00623D36" w:rsidRPr="00AB3D2F">
        <w:rPr>
          <w:sz w:val="24"/>
          <w:szCs w:val="24"/>
        </w:rPr>
        <w:t>movement</w:t>
      </w:r>
      <w:r w:rsidR="002770FB">
        <w:rPr>
          <w:sz w:val="24"/>
          <w:szCs w:val="24"/>
        </w:rPr>
        <w:t xml:space="preserve"> (from employment to unemployment)</w:t>
      </w:r>
      <w:r w:rsidR="00623D36" w:rsidRPr="00AB3D2F">
        <w:rPr>
          <w:sz w:val="24"/>
          <w:szCs w:val="24"/>
        </w:rPr>
        <w:t xml:space="preserve"> when changing the level of income insurance. </w:t>
      </w:r>
      <w:r>
        <w:rPr>
          <w:sz w:val="24"/>
          <w:szCs w:val="24"/>
        </w:rPr>
        <w:t xml:space="preserve">The </w:t>
      </w:r>
      <w:r w:rsidR="001814F6">
        <w:rPr>
          <w:sz w:val="24"/>
          <w:szCs w:val="24"/>
        </w:rPr>
        <w:t>E</w:t>
      </w:r>
      <w:r>
        <w:rPr>
          <w:sz w:val="24"/>
          <w:szCs w:val="24"/>
        </w:rPr>
        <w:t xml:space="preserve">conomic </w:t>
      </w:r>
      <w:r w:rsidR="001814F6">
        <w:rPr>
          <w:sz w:val="24"/>
          <w:szCs w:val="24"/>
        </w:rPr>
        <w:t>c</w:t>
      </w:r>
      <w:r>
        <w:rPr>
          <w:sz w:val="24"/>
          <w:szCs w:val="24"/>
        </w:rPr>
        <w:t>ouncil of Denmark</w:t>
      </w:r>
      <w:r w:rsidR="004241ED">
        <w:rPr>
          <w:sz w:val="24"/>
          <w:szCs w:val="24"/>
        </w:rPr>
        <w:t>,</w:t>
      </w:r>
      <w:r>
        <w:rPr>
          <w:sz w:val="24"/>
          <w:szCs w:val="24"/>
        </w:rPr>
        <w:t xml:space="preserve"> </w:t>
      </w:r>
      <w:r w:rsidR="001814F6">
        <w:rPr>
          <w:sz w:val="24"/>
          <w:szCs w:val="24"/>
        </w:rPr>
        <w:t>DØRS</w:t>
      </w:r>
      <w:r w:rsidR="001814F6" w:rsidRPr="00AB3D2F">
        <w:rPr>
          <w:sz w:val="24"/>
          <w:szCs w:val="24"/>
        </w:rPr>
        <w:t xml:space="preserve"> </w:t>
      </w:r>
      <w:r w:rsidR="001814F6" w:rsidRPr="00AB3D2F">
        <w:rPr>
          <w:sz w:val="24"/>
          <w:szCs w:val="24"/>
        </w:rPr>
        <w:fldChar w:fldCharType="begin" w:fldLock="1"/>
      </w:r>
      <w:r w:rsidR="001814F6">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1814F6" w:rsidRPr="00AB3D2F">
        <w:rPr>
          <w:sz w:val="24"/>
          <w:szCs w:val="24"/>
        </w:rPr>
        <w:fldChar w:fldCharType="separate"/>
      </w:r>
      <w:r w:rsidR="001814F6" w:rsidRPr="00492AEB">
        <w:rPr>
          <w:noProof/>
          <w:sz w:val="24"/>
          <w:szCs w:val="24"/>
        </w:rPr>
        <w:t>(2022)</w:t>
      </w:r>
      <w:r w:rsidR="001814F6" w:rsidRPr="00AB3D2F">
        <w:rPr>
          <w:sz w:val="24"/>
          <w:szCs w:val="24"/>
        </w:rPr>
        <w:fldChar w:fldCharType="end"/>
      </w:r>
      <w:r w:rsidR="004241ED">
        <w:rPr>
          <w:sz w:val="24"/>
          <w:szCs w:val="24"/>
        </w:rPr>
        <w:t>,</w:t>
      </w:r>
      <w:r w:rsidR="001814F6" w:rsidRPr="00AB3D2F">
        <w:rPr>
          <w:sz w:val="24"/>
          <w:szCs w:val="24"/>
        </w:rPr>
        <w:t xml:space="preserve"> </w:t>
      </w:r>
      <w:r w:rsidR="001814F6">
        <w:rPr>
          <w:sz w:val="24"/>
          <w:szCs w:val="24"/>
        </w:rPr>
        <w:t>argue</w:t>
      </w:r>
      <w:r w:rsidR="004241ED">
        <w:rPr>
          <w:sz w:val="24"/>
          <w:szCs w:val="24"/>
        </w:rPr>
        <w:t>s</w:t>
      </w:r>
      <w:r w:rsidR="001814F6">
        <w:rPr>
          <w:sz w:val="24"/>
          <w:szCs w:val="24"/>
        </w:rPr>
        <w:t xml:space="preserve"> that </w:t>
      </w:r>
      <w:r w:rsidR="003D13F0" w:rsidRPr="00AB3D2F">
        <w:rPr>
          <w:sz w:val="24"/>
          <w:szCs w:val="24"/>
        </w:rPr>
        <w:t xml:space="preserve">the lack of new literature towards </w:t>
      </w:r>
      <w:r w:rsidR="00BA5C45" w:rsidRPr="00AB3D2F">
        <w:rPr>
          <w:sz w:val="24"/>
          <w:szCs w:val="24"/>
        </w:rPr>
        <w:t>the approach</w:t>
      </w:r>
      <w:r w:rsidR="002770FB">
        <w:rPr>
          <w:sz w:val="24"/>
          <w:szCs w:val="24"/>
        </w:rPr>
        <w:t xml:space="preserve"> effect,</w:t>
      </w:r>
      <w:r w:rsidR="00BA5C45" w:rsidRPr="00AB3D2F">
        <w:rPr>
          <w:sz w:val="24"/>
          <w:szCs w:val="24"/>
        </w:rPr>
        <w:t xml:space="preserve"> </w:t>
      </w:r>
      <w:r w:rsidR="002770FB">
        <w:rPr>
          <w:sz w:val="24"/>
          <w:szCs w:val="24"/>
        </w:rPr>
        <w:t>is mostly explained by the</w:t>
      </w:r>
      <w:r w:rsidR="00C9325D" w:rsidRPr="00AB3D2F">
        <w:rPr>
          <w:sz w:val="24"/>
          <w:szCs w:val="24"/>
        </w:rPr>
        <w:t xml:space="preserve"> newer literature moving away from the narrow</w:t>
      </w:r>
      <w:r w:rsidR="00BA5C45" w:rsidRPr="00AB3D2F">
        <w:rPr>
          <w:sz w:val="24"/>
          <w:szCs w:val="24"/>
        </w:rPr>
        <w:t xml:space="preserve"> micro founded</w:t>
      </w:r>
      <w:r w:rsidR="00C9325D" w:rsidRPr="00AB3D2F">
        <w:rPr>
          <w:sz w:val="24"/>
          <w:szCs w:val="24"/>
        </w:rPr>
        <w:t xml:space="preserve"> point of</w:t>
      </w:r>
      <w:r w:rsidR="0006552D" w:rsidRPr="00AB3D2F">
        <w:rPr>
          <w:sz w:val="24"/>
          <w:szCs w:val="24"/>
        </w:rPr>
        <w:t xml:space="preserve"> </w:t>
      </w:r>
      <w:r w:rsidR="00BA5C45" w:rsidRPr="00AB3D2F">
        <w:rPr>
          <w:sz w:val="24"/>
          <w:szCs w:val="24"/>
        </w:rPr>
        <w:t xml:space="preserve">view of </w:t>
      </w:r>
      <w:r w:rsidR="0006552D" w:rsidRPr="00AB3D2F">
        <w:rPr>
          <w:sz w:val="24"/>
          <w:szCs w:val="24"/>
        </w:rPr>
        <w:t>only</w:t>
      </w:r>
      <w:r w:rsidR="00C9325D" w:rsidRPr="00AB3D2F">
        <w:rPr>
          <w:sz w:val="24"/>
          <w:szCs w:val="24"/>
        </w:rPr>
        <w:t xml:space="preserve"> looking at the effects on the behavior of unemployed</w:t>
      </w:r>
      <w:r w:rsidR="00DA7D8B" w:rsidRPr="00AB3D2F">
        <w:rPr>
          <w:sz w:val="24"/>
          <w:szCs w:val="24"/>
        </w:rPr>
        <w:t xml:space="preserve"> and employed</w:t>
      </w:r>
      <w:r w:rsidR="002770FB">
        <w:rPr>
          <w:sz w:val="24"/>
          <w:szCs w:val="24"/>
        </w:rPr>
        <w:t>.</w:t>
      </w:r>
      <w:r w:rsidR="002770FB">
        <w:rPr>
          <w:sz w:val="24"/>
          <w:szCs w:val="24"/>
        </w:rPr>
        <w:br/>
      </w:r>
      <w:r w:rsidR="00753265" w:rsidRPr="00AB3D2F">
        <w:rPr>
          <w:sz w:val="24"/>
          <w:szCs w:val="24"/>
        </w:rPr>
        <w:t>Instead,</w:t>
      </w:r>
      <w:r w:rsidR="00BA5C45" w:rsidRPr="00AB3D2F">
        <w:rPr>
          <w:sz w:val="24"/>
          <w:szCs w:val="24"/>
        </w:rPr>
        <w:t xml:space="preserve"> newer literature</w:t>
      </w:r>
      <w:r w:rsidR="003D1361" w:rsidRPr="00AB3D2F">
        <w:rPr>
          <w:sz w:val="24"/>
          <w:szCs w:val="24"/>
        </w:rPr>
        <w:t xml:space="preserve"> focus on aggregated effects of changes in the unemployment benefits</w:t>
      </w:r>
      <w:r w:rsidR="00DA7D8B" w:rsidRPr="00AB3D2F">
        <w:rPr>
          <w:sz w:val="24"/>
          <w:szCs w:val="24"/>
        </w:rPr>
        <w:t xml:space="preserve">, and thereby </w:t>
      </w:r>
      <w:r w:rsidR="00BA5C45" w:rsidRPr="00AB3D2F">
        <w:rPr>
          <w:sz w:val="24"/>
          <w:szCs w:val="24"/>
        </w:rPr>
        <w:t>estimate a</w:t>
      </w:r>
      <w:r w:rsidR="00DA7D8B" w:rsidRPr="00AB3D2F">
        <w:rPr>
          <w:sz w:val="24"/>
          <w:szCs w:val="24"/>
        </w:rPr>
        <w:t xml:space="preserve"> macro</w:t>
      </w:r>
      <w:r w:rsidR="00BA5C45" w:rsidRPr="00AB3D2F">
        <w:rPr>
          <w:sz w:val="24"/>
          <w:szCs w:val="24"/>
        </w:rPr>
        <w:t xml:space="preserve"> elasticity for income insurance on unemployment</w:t>
      </w:r>
      <w:r w:rsidR="003D1361" w:rsidRPr="00AB3D2F">
        <w:rPr>
          <w:sz w:val="24"/>
          <w:szCs w:val="24"/>
        </w:rPr>
        <w:t xml:space="preserve">. </w:t>
      </w:r>
      <w:r w:rsidRPr="00AB3D2F">
        <w:rPr>
          <w:noProof/>
          <w:sz w:val="24"/>
          <w:szCs w:val="24"/>
        </w:rPr>
        <w:t>Fredriksson &amp; Söderström</w:t>
      </w:r>
      <w:r w:rsidR="0006552D" w:rsidRPr="00AB3D2F">
        <w:rPr>
          <w:sz w:val="24"/>
          <w:szCs w:val="24"/>
        </w:rPr>
        <w:t xml:space="preserve"> </w:t>
      </w:r>
      <w:r w:rsidR="00AF0E78" w:rsidRPr="00AB3D2F">
        <w:rPr>
          <w:sz w:val="24"/>
          <w:szCs w:val="24"/>
        </w:rPr>
        <w:fldChar w:fldCharType="begin" w:fldLock="1"/>
      </w:r>
      <w:r>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AF0E78" w:rsidRPr="00AB3D2F">
        <w:rPr>
          <w:sz w:val="24"/>
          <w:szCs w:val="24"/>
        </w:rPr>
        <w:fldChar w:fldCharType="separate"/>
      </w:r>
      <w:r w:rsidRPr="00492AEB">
        <w:rPr>
          <w:noProof/>
          <w:sz w:val="24"/>
          <w:szCs w:val="24"/>
        </w:rPr>
        <w:t>(2020)</w:t>
      </w:r>
      <w:r w:rsidR="00AF0E78" w:rsidRPr="00AB3D2F">
        <w:rPr>
          <w:sz w:val="24"/>
          <w:szCs w:val="24"/>
        </w:rPr>
        <w:fldChar w:fldCharType="end"/>
      </w:r>
      <w:r w:rsidR="00AF0E78" w:rsidRPr="00AB3D2F">
        <w:rPr>
          <w:sz w:val="24"/>
          <w:szCs w:val="24"/>
        </w:rPr>
        <w:t xml:space="preserve"> </w:t>
      </w:r>
      <w:r w:rsidR="003D1361" w:rsidRPr="00AB3D2F">
        <w:rPr>
          <w:sz w:val="24"/>
          <w:szCs w:val="24"/>
        </w:rPr>
        <w:t xml:space="preserve">looks at the aggregated effects of a reform in Sweden </w:t>
      </w:r>
      <w:r w:rsidR="00BA5C45" w:rsidRPr="00AB3D2F">
        <w:rPr>
          <w:sz w:val="24"/>
          <w:szCs w:val="24"/>
        </w:rPr>
        <w:t xml:space="preserve">concluding </w:t>
      </w:r>
      <w:r w:rsidR="003D1361" w:rsidRPr="00AB3D2F">
        <w:rPr>
          <w:sz w:val="24"/>
          <w:szCs w:val="24"/>
        </w:rPr>
        <w:t xml:space="preserve">that the number of unemployed increases by 3% when increasing the </w:t>
      </w:r>
      <w:r w:rsidR="003C4F0D" w:rsidRPr="00AB3D2F">
        <w:rPr>
          <w:sz w:val="24"/>
          <w:szCs w:val="24"/>
        </w:rPr>
        <w:t>income insurance ceiling</w:t>
      </w:r>
      <w:r w:rsidR="003D1361" w:rsidRPr="00AB3D2F">
        <w:rPr>
          <w:sz w:val="24"/>
          <w:szCs w:val="24"/>
        </w:rPr>
        <w:t xml:space="preserve"> by 1%. They find that this </w:t>
      </w:r>
      <w:r w:rsidR="00394C13" w:rsidRPr="00AB3D2F">
        <w:rPr>
          <w:sz w:val="24"/>
          <w:szCs w:val="24"/>
        </w:rPr>
        <w:t>macro elasticity</w:t>
      </w:r>
      <w:r w:rsidR="003D1361" w:rsidRPr="00AB3D2F">
        <w:rPr>
          <w:sz w:val="24"/>
          <w:szCs w:val="24"/>
        </w:rPr>
        <w:t xml:space="preserve"> is twice as large as the </w:t>
      </w:r>
      <w:r w:rsidR="00394C13" w:rsidRPr="00AB3D2F">
        <w:rPr>
          <w:sz w:val="24"/>
          <w:szCs w:val="24"/>
        </w:rPr>
        <w:t xml:space="preserve">elasticity </w:t>
      </w:r>
      <w:r w:rsidR="003D1361" w:rsidRPr="00AB3D2F">
        <w:rPr>
          <w:sz w:val="24"/>
          <w:szCs w:val="24"/>
        </w:rPr>
        <w:t xml:space="preserve">coming from the </w:t>
      </w:r>
      <w:r w:rsidR="00DA7D8B" w:rsidRPr="00AB3D2F">
        <w:rPr>
          <w:sz w:val="24"/>
          <w:szCs w:val="24"/>
        </w:rPr>
        <w:t>micro founded effects of changing behavior of</w:t>
      </w:r>
      <w:r w:rsidR="003D1361" w:rsidRPr="00AB3D2F">
        <w:rPr>
          <w:sz w:val="24"/>
          <w:szCs w:val="24"/>
        </w:rPr>
        <w:t xml:space="preserve"> unemployed. On the other </w:t>
      </w:r>
      <w:r w:rsidR="009C72AF" w:rsidRPr="00AB3D2F">
        <w:rPr>
          <w:sz w:val="24"/>
          <w:szCs w:val="24"/>
        </w:rPr>
        <w:t>hand,</w:t>
      </w:r>
      <w:r w:rsidR="003D1361" w:rsidRPr="00AB3D2F">
        <w:rPr>
          <w:sz w:val="24"/>
          <w:szCs w:val="24"/>
        </w:rPr>
        <w:t xml:space="preserve"> a study by</w:t>
      </w:r>
      <w:r>
        <w:rPr>
          <w:sz w:val="24"/>
          <w:szCs w:val="24"/>
        </w:rPr>
        <w:t xml:space="preserve"> </w:t>
      </w:r>
      <w:r w:rsidRPr="00AB3D2F">
        <w:rPr>
          <w:noProof/>
          <w:sz w:val="24"/>
          <w:szCs w:val="24"/>
        </w:rPr>
        <w:t>Boone et al.</w:t>
      </w:r>
      <w:r w:rsidR="003D1361" w:rsidRPr="00AB3D2F">
        <w:rPr>
          <w:sz w:val="24"/>
          <w:szCs w:val="24"/>
        </w:rPr>
        <w:t xml:space="preserve"> </w:t>
      </w:r>
      <w:r w:rsidR="00B562FC" w:rsidRPr="00AB3D2F">
        <w:rPr>
          <w:sz w:val="24"/>
          <w:szCs w:val="24"/>
        </w:rPr>
        <w:fldChar w:fldCharType="begin" w:fldLock="1"/>
      </w:r>
      <w:r>
        <w:rPr>
          <w:sz w:val="24"/>
          <w:szCs w:val="24"/>
        </w:rPr>
        <w:instrText>ADDIN CSL_CITATION {"citationItems":[{"id":"ITEM-1","itemData":{"DOI":"10.1257/pol.20160613","ISSN":"1945774X","abstract":"This paper examines the impact of unemployment insurance (UI ) on aggregate employment by exploiting cross-state variation in the maximum benefit duration during the Great Recession. Comparing adjacent counties located in neighboring states, there is no statistically significant impact of increasing UI generosity on aggregate employment. Point estimates are uniformly small in magnitude, and the most precise estimates rule out employment to-population ratio reductions in excess of 0.35 percentage points from the UI extension. The results contrast with the negative effects implied by most micro-level labor supply studies and are consistent with both job rationing and aggregate demand channels. (JEL E24, E32, J22, J23, J65)","author":[{"dropping-particle":"","family":"Boone","given":"Christopher","non-dropping-particle":"","parse-names":false,"suffix":""},{"dropping-particle":"","family":"Dube","given":"Arindrajit","non-dropping-particle":"","parse-names":false,"suffix":""},{"dropping-particle":"","family":"Goodman","given":"Lucas","non-dropping-particle":"","parse-names":false,"suffix":""},{"dropping-particle":"","family":"Kaplan","given":"Ethan","non-dropping-particle":"","parse-names":false,"suffix":""}],"container-title":"American Economic Journal: Economic Policy","id":"ITEM-1","issue":"2","issued":{"date-parts":[["2021"]]},"page":"58-99","title":"Unemployment Insurance Generosity and Aggregate Employment","type":"article-journal","volume":"13"},"suppress-author":1,"uris":["http://www.mendeley.com/documents/?uuid=9b22cc01-5c35-451c-9152-c3dd92b0895b"]}],"mendeley":{"formattedCitation":"(2021)","plainTextFormattedCitation":"(2021)","previouslyFormattedCitation":"(2021)"},"properties":{"noteIndex":0},"schema":"https://github.com/citation-style-language/schema/raw/master/csl-citation.json"}</w:instrText>
      </w:r>
      <w:r w:rsidR="00B562FC" w:rsidRPr="00AB3D2F">
        <w:rPr>
          <w:sz w:val="24"/>
          <w:szCs w:val="24"/>
        </w:rPr>
        <w:fldChar w:fldCharType="separate"/>
      </w:r>
      <w:r w:rsidRPr="00492AEB">
        <w:rPr>
          <w:noProof/>
          <w:sz w:val="24"/>
          <w:szCs w:val="24"/>
        </w:rPr>
        <w:t>(2021)</w:t>
      </w:r>
      <w:r w:rsidR="00B562FC" w:rsidRPr="00AB3D2F">
        <w:rPr>
          <w:sz w:val="24"/>
          <w:szCs w:val="24"/>
        </w:rPr>
        <w:fldChar w:fldCharType="end"/>
      </w:r>
      <w:r w:rsidR="003D1361" w:rsidRPr="00AB3D2F">
        <w:rPr>
          <w:sz w:val="24"/>
          <w:szCs w:val="24"/>
        </w:rPr>
        <w:t xml:space="preserve"> finds that the aggregated effect</w:t>
      </w:r>
      <w:r w:rsidR="00BA5C45" w:rsidRPr="00AB3D2F">
        <w:rPr>
          <w:sz w:val="24"/>
          <w:szCs w:val="24"/>
        </w:rPr>
        <w:t>s are</w:t>
      </w:r>
      <w:r w:rsidR="00B562FC" w:rsidRPr="00AB3D2F">
        <w:rPr>
          <w:sz w:val="24"/>
          <w:szCs w:val="24"/>
        </w:rPr>
        <w:t xml:space="preserve"> </w:t>
      </w:r>
      <w:r w:rsidR="00F25725">
        <w:rPr>
          <w:sz w:val="24"/>
          <w:szCs w:val="24"/>
        </w:rPr>
        <w:t>almost zero</w:t>
      </w:r>
      <w:r w:rsidR="00B562FC" w:rsidRPr="00AB3D2F">
        <w:rPr>
          <w:sz w:val="24"/>
          <w:szCs w:val="24"/>
        </w:rPr>
        <w:t>,</w:t>
      </w:r>
      <w:r w:rsidR="003D1361" w:rsidRPr="00AB3D2F">
        <w:rPr>
          <w:sz w:val="24"/>
          <w:szCs w:val="24"/>
        </w:rPr>
        <w:t xml:space="preserve"> </w:t>
      </w:r>
      <w:r w:rsidR="00394C13" w:rsidRPr="00AB3D2F">
        <w:rPr>
          <w:sz w:val="24"/>
          <w:szCs w:val="24"/>
        </w:rPr>
        <w:t>but still points out the importance in finding the relationship between the micro and macro elasticity</w:t>
      </w:r>
      <w:r w:rsidR="006677E4" w:rsidRPr="00AB3D2F">
        <w:rPr>
          <w:sz w:val="24"/>
          <w:szCs w:val="24"/>
        </w:rPr>
        <w:t>.</w:t>
      </w:r>
      <w:r w:rsidR="001F4309">
        <w:rPr>
          <w:sz w:val="24"/>
          <w:szCs w:val="24"/>
        </w:rPr>
        <w:t xml:space="preserve"> As will be further discussed in section 5,</w:t>
      </w:r>
      <w:r w:rsidR="00917541" w:rsidRPr="00AB3D2F">
        <w:rPr>
          <w:sz w:val="24"/>
          <w:szCs w:val="24"/>
        </w:rPr>
        <w:t xml:space="preserve"> </w:t>
      </w:r>
      <w:r w:rsidR="001F4309">
        <w:rPr>
          <w:sz w:val="24"/>
          <w:szCs w:val="24"/>
        </w:rPr>
        <w:t>t</w:t>
      </w:r>
      <w:r w:rsidR="00917541" w:rsidRPr="00AB3D2F">
        <w:rPr>
          <w:sz w:val="24"/>
          <w:szCs w:val="24"/>
        </w:rPr>
        <w:t xml:space="preserve">he </w:t>
      </w:r>
      <w:r w:rsidR="006677E4" w:rsidRPr="00AB3D2F">
        <w:rPr>
          <w:sz w:val="24"/>
          <w:szCs w:val="24"/>
        </w:rPr>
        <w:t xml:space="preserve">empirical </w:t>
      </w:r>
      <w:r w:rsidR="00BA5C45" w:rsidRPr="00AB3D2F">
        <w:rPr>
          <w:sz w:val="24"/>
          <w:szCs w:val="24"/>
        </w:rPr>
        <w:t>evidence</w:t>
      </w:r>
      <w:r w:rsidR="006677E4" w:rsidRPr="00AB3D2F">
        <w:rPr>
          <w:sz w:val="24"/>
          <w:szCs w:val="24"/>
        </w:rPr>
        <w:t xml:space="preserve"> at this point seems</w:t>
      </w:r>
      <w:r w:rsidR="00917541" w:rsidRPr="00AB3D2F">
        <w:rPr>
          <w:sz w:val="24"/>
          <w:szCs w:val="24"/>
        </w:rPr>
        <w:t xml:space="preserve"> inconclusive </w:t>
      </w:r>
      <w:r w:rsidR="001814F6">
        <w:rPr>
          <w:sz w:val="24"/>
          <w:szCs w:val="24"/>
        </w:rPr>
        <w:t>considering</w:t>
      </w:r>
      <w:r w:rsidR="00DA7D8B" w:rsidRPr="00AB3D2F">
        <w:rPr>
          <w:sz w:val="24"/>
          <w:szCs w:val="24"/>
        </w:rPr>
        <w:t xml:space="preserve"> macroeconomic</w:t>
      </w:r>
      <w:r w:rsidR="00917541" w:rsidRPr="00AB3D2F">
        <w:rPr>
          <w:sz w:val="24"/>
          <w:szCs w:val="24"/>
        </w:rPr>
        <w:t xml:space="preserve"> </w:t>
      </w:r>
      <w:r w:rsidR="00DA7D8B" w:rsidRPr="00AB3D2F">
        <w:rPr>
          <w:sz w:val="24"/>
          <w:szCs w:val="24"/>
        </w:rPr>
        <w:t xml:space="preserve">effects </w:t>
      </w:r>
      <w:r w:rsidR="001814F6">
        <w:rPr>
          <w:sz w:val="24"/>
          <w:szCs w:val="24"/>
        </w:rPr>
        <w:t>when</w:t>
      </w:r>
      <w:r w:rsidR="00185B9F" w:rsidRPr="00AB3D2F">
        <w:rPr>
          <w:sz w:val="24"/>
          <w:szCs w:val="24"/>
        </w:rPr>
        <w:t xml:space="preserve"> </w:t>
      </w:r>
      <w:r w:rsidR="001814F6">
        <w:rPr>
          <w:sz w:val="24"/>
          <w:szCs w:val="24"/>
        </w:rPr>
        <w:t xml:space="preserve">evaluating </w:t>
      </w:r>
      <w:r w:rsidR="00185B9F" w:rsidRPr="00AB3D2F">
        <w:rPr>
          <w:sz w:val="24"/>
          <w:szCs w:val="24"/>
        </w:rPr>
        <w:t>political decisions towards</w:t>
      </w:r>
      <w:r w:rsidR="006677E4" w:rsidRPr="00AB3D2F">
        <w:rPr>
          <w:sz w:val="24"/>
          <w:szCs w:val="24"/>
        </w:rPr>
        <w:t xml:space="preserve"> unemployment </w:t>
      </w:r>
      <w:r w:rsidR="00DA7D8B" w:rsidRPr="00AB3D2F">
        <w:rPr>
          <w:sz w:val="24"/>
          <w:szCs w:val="24"/>
        </w:rPr>
        <w:t>benefits</w:t>
      </w:r>
      <w:r w:rsidR="003D1361" w:rsidRPr="00AB3D2F">
        <w:rPr>
          <w:sz w:val="24"/>
          <w:szCs w:val="24"/>
        </w:rPr>
        <w:t>.</w:t>
      </w:r>
      <w:r w:rsidR="003402DC" w:rsidRPr="00AB3D2F">
        <w:rPr>
          <w:sz w:val="24"/>
          <w:szCs w:val="24"/>
        </w:rPr>
        <w:t xml:space="preserve"> </w:t>
      </w:r>
    </w:p>
    <w:p w14:paraId="16EC9FEA" w14:textId="31C793E3" w:rsidR="00057821" w:rsidRPr="00AB3D2F" w:rsidRDefault="003C4F0D" w:rsidP="008B1B99">
      <w:pPr>
        <w:spacing w:line="360" w:lineRule="auto"/>
        <w:jc w:val="both"/>
        <w:rPr>
          <w:sz w:val="24"/>
          <w:szCs w:val="24"/>
        </w:rPr>
      </w:pPr>
      <w:r w:rsidRPr="00AB3D2F">
        <w:rPr>
          <w:sz w:val="24"/>
          <w:szCs w:val="24"/>
        </w:rPr>
        <w:t>Post-Keynesian</w:t>
      </w:r>
      <w:r w:rsidR="00F649F4" w:rsidRPr="00AB3D2F">
        <w:rPr>
          <w:sz w:val="24"/>
          <w:szCs w:val="24"/>
        </w:rPr>
        <w:t xml:space="preserve"> </w:t>
      </w:r>
      <w:r w:rsidR="009462C2" w:rsidRPr="00AB3D2F">
        <w:rPr>
          <w:sz w:val="24"/>
          <w:szCs w:val="24"/>
        </w:rPr>
        <w:t>literature</w:t>
      </w:r>
      <w:r w:rsidR="00717FD5">
        <w:rPr>
          <w:sz w:val="24"/>
          <w:szCs w:val="24"/>
        </w:rPr>
        <w:t xml:space="preserve"> on the other hand, pays much more attention to the aggregated effect, since</w:t>
      </w:r>
      <w:r w:rsidR="009462C2" w:rsidRPr="00AB3D2F">
        <w:rPr>
          <w:sz w:val="24"/>
          <w:szCs w:val="24"/>
        </w:rPr>
        <w:t xml:space="preserve"> </w:t>
      </w:r>
      <w:r w:rsidR="00717FD5">
        <w:rPr>
          <w:sz w:val="24"/>
          <w:szCs w:val="24"/>
        </w:rPr>
        <w:t xml:space="preserve">the level of </w:t>
      </w:r>
      <w:r w:rsidR="009462C2" w:rsidRPr="00AB3D2F">
        <w:rPr>
          <w:sz w:val="24"/>
          <w:szCs w:val="24"/>
        </w:rPr>
        <w:t xml:space="preserve">employment and real wages </w:t>
      </w:r>
      <w:r w:rsidR="00717FD5">
        <w:rPr>
          <w:sz w:val="24"/>
          <w:szCs w:val="24"/>
        </w:rPr>
        <w:t>are determined by the level of</w:t>
      </w:r>
      <w:r w:rsidR="009462C2" w:rsidRPr="00AB3D2F">
        <w:rPr>
          <w:sz w:val="24"/>
          <w:szCs w:val="24"/>
        </w:rPr>
        <w:t xml:space="preserve"> effective demand</w:t>
      </w:r>
      <w:r w:rsidR="00717FD5">
        <w:rPr>
          <w:sz w:val="24"/>
          <w:szCs w:val="24"/>
        </w:rPr>
        <w:t>.</w:t>
      </w:r>
      <w:r w:rsidR="009462C2" w:rsidRPr="00AB3D2F">
        <w:rPr>
          <w:sz w:val="24"/>
          <w:szCs w:val="24"/>
        </w:rPr>
        <w:t xml:space="preserve"> </w:t>
      </w:r>
      <w:r w:rsidR="00717FD5">
        <w:rPr>
          <w:sz w:val="24"/>
          <w:szCs w:val="24"/>
        </w:rPr>
        <w:t>T</w:t>
      </w:r>
      <w:r w:rsidR="009462C2" w:rsidRPr="00AB3D2F">
        <w:rPr>
          <w:sz w:val="24"/>
          <w:szCs w:val="24"/>
        </w:rPr>
        <w:t>his implies that an increase in the aggregate demand will raise the level of economic activity, creating more jobs.</w:t>
      </w:r>
      <w:r w:rsidR="00492AEB">
        <w:rPr>
          <w:sz w:val="24"/>
          <w:szCs w:val="24"/>
        </w:rPr>
        <w:t xml:space="preserve"> </w:t>
      </w:r>
      <w:r w:rsidR="00492AEB" w:rsidRPr="00AB3D2F">
        <w:rPr>
          <w:noProof/>
          <w:sz w:val="24"/>
          <w:szCs w:val="24"/>
        </w:rPr>
        <w:t>Dray &amp; Thirlwall</w:t>
      </w:r>
      <w:r w:rsidR="00E840E6">
        <w:rPr>
          <w:sz w:val="24"/>
          <w:szCs w:val="24"/>
        </w:rPr>
        <w:t xml:space="preserve"> </w:t>
      </w:r>
      <w:r w:rsidR="007A6CD9" w:rsidRPr="00AB3D2F">
        <w:rPr>
          <w:sz w:val="24"/>
          <w:szCs w:val="24"/>
        </w:rPr>
        <w:fldChar w:fldCharType="begin" w:fldLock="1"/>
      </w:r>
      <w:r w:rsidR="00492AEB">
        <w:rPr>
          <w:sz w:val="24"/>
          <w:szCs w:val="24"/>
        </w:rPr>
        <w:instrText>ADDIN CSL_CITATION {"citationItems":[{"id":"ITEM-1","itemData":{"DOI":"10.2753/PKE0160-3477330303","ISSN":"01603477","abstract":"This paper questions the assumption in all of mainstream growth theory that the Harrod natural rate of growth is exogenously determined and independent of the pressure of demand in an economy. We first present a simple statistical technique for estimating the natural rate of growth, and then show how it is possible to test for its endogeneity. The model is applied to ten Asian countries, and the results support the conclusions from previous studies of Organisation for Economic Co-operation and Development and Latin American countries that the natural rate of growth is elastic to the actual rate of growth working through induced labor supply and productivity growth. Demand matters for economic growth. © 2011 M.E. Sharpe, Inc.","author":[{"dropping-particle":"","family":"Dray","given":"Mark","non-dropping-particle":"","parse-names":false,"suffix":""},{"dropping-particle":"","family":"Thirlwall","given":"A. P.","non-dropping-particle":"","parse-names":false,"suffix":""}],"container-title":"Journal of Post Keynesian Economics","id":"ITEM-1","issue":"3","issued":{"date-parts":[["2011"]]},"page":"451-468","title":"The endogeneity of the natural rate of growth for a selection of Asian countries","type":"article-journal","volume":"33"},"suppress-author":1,"uris":["http://www.mendeley.com/documents/?uuid=ff06b19a-e530-4ea2-aa00-6b01312ca62f"]}],"mendeley":{"formattedCitation":"(2011)","plainTextFormattedCitation":"(2011)","previouslyFormattedCitation":"(2011)"},"properties":{"noteIndex":0},"schema":"https://github.com/citation-style-language/schema/raw/master/csl-citation.json"}</w:instrText>
      </w:r>
      <w:r w:rsidR="007A6CD9" w:rsidRPr="00AB3D2F">
        <w:rPr>
          <w:sz w:val="24"/>
          <w:szCs w:val="24"/>
        </w:rPr>
        <w:fldChar w:fldCharType="separate"/>
      </w:r>
      <w:r w:rsidR="00492AEB" w:rsidRPr="00492AEB">
        <w:rPr>
          <w:noProof/>
          <w:sz w:val="24"/>
          <w:szCs w:val="24"/>
        </w:rPr>
        <w:t>(2011)</w:t>
      </w:r>
      <w:r w:rsidR="007A6CD9" w:rsidRPr="00AB3D2F">
        <w:rPr>
          <w:sz w:val="24"/>
          <w:szCs w:val="24"/>
        </w:rPr>
        <w:fldChar w:fldCharType="end"/>
      </w:r>
      <w:r w:rsidR="00E840E6">
        <w:rPr>
          <w:sz w:val="24"/>
          <w:szCs w:val="24"/>
        </w:rPr>
        <w:t xml:space="preserve"> </w:t>
      </w:r>
      <w:r w:rsidR="00717FD5">
        <w:rPr>
          <w:sz w:val="24"/>
          <w:szCs w:val="24"/>
        </w:rPr>
        <w:t xml:space="preserve">suggest </w:t>
      </w:r>
      <w:r w:rsidR="00E840E6">
        <w:rPr>
          <w:sz w:val="24"/>
          <w:szCs w:val="24"/>
        </w:rPr>
        <w:t>that</w:t>
      </w:r>
      <w:r w:rsidR="00AC4F97">
        <w:rPr>
          <w:sz w:val="24"/>
          <w:szCs w:val="24"/>
        </w:rPr>
        <w:t xml:space="preserve"> demand can create its own supply within limits, therefor</w:t>
      </w:r>
      <w:r w:rsidR="00D969ED">
        <w:rPr>
          <w:sz w:val="24"/>
          <w:szCs w:val="24"/>
        </w:rPr>
        <w:t>e</w:t>
      </w:r>
      <w:r w:rsidR="00AC4F97">
        <w:rPr>
          <w:sz w:val="24"/>
          <w:szCs w:val="24"/>
        </w:rPr>
        <w:t xml:space="preserve"> it makes little economic sense to see growth as supply constrained.</w:t>
      </w:r>
      <w:r w:rsidR="009462C2" w:rsidRPr="00AB3D2F">
        <w:rPr>
          <w:sz w:val="24"/>
          <w:szCs w:val="24"/>
        </w:rPr>
        <w:t xml:space="preserve"> This </w:t>
      </w:r>
      <w:r w:rsidR="00AC4F97">
        <w:rPr>
          <w:sz w:val="24"/>
          <w:szCs w:val="24"/>
        </w:rPr>
        <w:t xml:space="preserve">implies that we </w:t>
      </w:r>
      <w:r w:rsidR="00AC4F97">
        <w:rPr>
          <w:sz w:val="24"/>
          <w:szCs w:val="24"/>
        </w:rPr>
        <w:lastRenderedPageBreak/>
        <w:t>should</w:t>
      </w:r>
      <w:r w:rsidR="009462C2" w:rsidRPr="00AB3D2F">
        <w:rPr>
          <w:sz w:val="24"/>
          <w:szCs w:val="24"/>
        </w:rPr>
        <w:t xml:space="preserve"> focus on the income distribution determinants of aggregate demand, paying less attention to the supply-side factors.</w:t>
      </w:r>
      <w:r w:rsidR="00717FD5">
        <w:rPr>
          <w:sz w:val="24"/>
          <w:szCs w:val="24"/>
        </w:rPr>
        <w:t xml:space="preserve"> </w:t>
      </w:r>
      <w:r w:rsidR="00057821" w:rsidRPr="00AB3D2F">
        <w:rPr>
          <w:sz w:val="24"/>
          <w:szCs w:val="24"/>
        </w:rPr>
        <w:t>In general, post-Keynesians have proposed redistributive policies, favoring an increase in social expenditures – including unemployment benefits – which are important for income distribution. Post-Keynesians take in regard both fairness, in the form of lower inequality, and the economic gain from favoring income distribution, the last depending on whether the policy is considered to be pro-labor or pro-capital. As described by</w:t>
      </w:r>
      <w:r w:rsidR="00492AEB">
        <w:rPr>
          <w:sz w:val="24"/>
          <w:szCs w:val="24"/>
        </w:rPr>
        <w:t xml:space="preserve"> </w:t>
      </w:r>
      <w:r w:rsidR="00492AEB" w:rsidRPr="00AB3D2F">
        <w:rPr>
          <w:noProof/>
          <w:sz w:val="24"/>
          <w:szCs w:val="24"/>
        </w:rPr>
        <w:t>Stockhammer &amp; Lavoie</w:t>
      </w:r>
      <w:r w:rsidR="00057821" w:rsidRPr="00AB3D2F">
        <w:rPr>
          <w:sz w:val="24"/>
          <w:szCs w:val="24"/>
        </w:rPr>
        <w:t xml:space="preserve"> </w:t>
      </w:r>
      <w:r w:rsidR="00057821" w:rsidRPr="00AB3D2F">
        <w:rPr>
          <w:sz w:val="24"/>
          <w:szCs w:val="24"/>
        </w:rPr>
        <w:fldChar w:fldCharType="begin" w:fldLock="1"/>
      </w:r>
      <w:r w:rsidR="00492AEB">
        <w:rPr>
          <w:sz w:val="24"/>
          <w:szCs w:val="24"/>
        </w:rPr>
        <w:instrText>ADDIN CSL_CITATION {"citationItems":[{"id":"ITEM-1","itemData":{"DOI":"10.1057/9781137357939","ISBN":"9781137357939","abstract":"This volume seeks to go beyond the microeconomic view of wages as a cost having negative consequences on a given firm, to consider the positive macroeconomic dynamics associated with wages as a major component of aggregate demand.","author":[{"dropping-particle":"","family":"Stockhammer","given":"Engelbert","non-dropping-particle":"","parse-names":false,"suffix":""},{"dropping-particle":"","family":"Lavoie","given":"Marc","non-dropping-particle":"","parse-names":false,"suffix":""}],"container-title":"Wage-led Growth","id":"ITEM-1","issue":"February","issued":{"date-parts":[["2013"]]},"title":"Wage-led Growth","type":"book"},"suppress-author":1,"uris":["http://www.mendeley.com/documents/?uuid=c5e166d9-1daf-420a-a58a-f612ecbd9ca3"]}],"mendeley":{"formattedCitation":"(2013)","plainTextFormattedCitation":"(2013)","previouslyFormattedCitation":"(2013)"},"properties":{"noteIndex":0},"schema":"https://github.com/citation-style-language/schema/raw/master/csl-citation.json"}</w:instrText>
      </w:r>
      <w:r w:rsidR="00057821" w:rsidRPr="00AB3D2F">
        <w:rPr>
          <w:sz w:val="24"/>
          <w:szCs w:val="24"/>
        </w:rPr>
        <w:fldChar w:fldCharType="separate"/>
      </w:r>
      <w:r w:rsidR="00492AEB" w:rsidRPr="00492AEB">
        <w:rPr>
          <w:noProof/>
          <w:sz w:val="24"/>
          <w:szCs w:val="24"/>
        </w:rPr>
        <w:t>(2013)</w:t>
      </w:r>
      <w:r w:rsidR="00057821" w:rsidRPr="00AB3D2F">
        <w:rPr>
          <w:sz w:val="24"/>
          <w:szCs w:val="24"/>
        </w:rPr>
        <w:fldChar w:fldCharType="end"/>
      </w:r>
      <w:r w:rsidR="00057821" w:rsidRPr="00AB3D2F">
        <w:rPr>
          <w:sz w:val="24"/>
          <w:szCs w:val="24"/>
        </w:rPr>
        <w:t xml:space="preserve"> pro-labor distributional policies are those increasing the wage-share</w:t>
      </w:r>
      <w:r w:rsidR="00057821">
        <w:rPr>
          <w:sz w:val="24"/>
          <w:szCs w:val="24"/>
        </w:rPr>
        <w:t xml:space="preserve"> whereas p</w:t>
      </w:r>
      <w:r w:rsidR="00057821" w:rsidRPr="00AB3D2F">
        <w:rPr>
          <w:sz w:val="24"/>
          <w:szCs w:val="24"/>
        </w:rPr>
        <w:t>ro-capital distributional policies usually claim to promote ‘</w:t>
      </w:r>
      <w:r w:rsidR="00E36D4D" w:rsidRPr="00AB3D2F">
        <w:rPr>
          <w:sz w:val="24"/>
          <w:szCs w:val="24"/>
        </w:rPr>
        <w:t>labor</w:t>
      </w:r>
      <w:r w:rsidR="00057821" w:rsidRPr="00AB3D2F">
        <w:rPr>
          <w:sz w:val="24"/>
          <w:szCs w:val="24"/>
        </w:rPr>
        <w:t xml:space="preserve"> market flexibility’ or wage flexibility, rather than increasing capital income. Increases in the unemployment benefit</w:t>
      </w:r>
      <w:r w:rsidR="001814F6">
        <w:rPr>
          <w:sz w:val="24"/>
          <w:szCs w:val="24"/>
        </w:rPr>
        <w:t>s</w:t>
      </w:r>
      <w:r w:rsidR="00057821" w:rsidRPr="00AB3D2F">
        <w:rPr>
          <w:sz w:val="24"/>
          <w:szCs w:val="24"/>
        </w:rPr>
        <w:t xml:space="preserve"> </w:t>
      </w:r>
      <w:r w:rsidR="001814F6">
        <w:rPr>
          <w:sz w:val="24"/>
          <w:szCs w:val="24"/>
        </w:rPr>
        <w:t>are</w:t>
      </w:r>
      <w:r w:rsidR="00057821" w:rsidRPr="00AB3D2F">
        <w:rPr>
          <w:sz w:val="24"/>
          <w:szCs w:val="24"/>
        </w:rPr>
        <w:t xml:space="preserve"> therefore seen as a pro-labor policy</w:t>
      </w:r>
      <w:r w:rsidR="00F333B9">
        <w:rPr>
          <w:sz w:val="24"/>
          <w:szCs w:val="24"/>
        </w:rPr>
        <w:t>.</w:t>
      </w:r>
      <w:r w:rsidR="00057821" w:rsidRPr="00AB3D2F">
        <w:rPr>
          <w:sz w:val="24"/>
          <w:szCs w:val="24"/>
        </w:rPr>
        <w:t xml:space="preserve"> </w:t>
      </w:r>
      <w:r w:rsidR="00F333B9">
        <w:rPr>
          <w:sz w:val="24"/>
          <w:szCs w:val="24"/>
        </w:rPr>
        <w:t>I</w:t>
      </w:r>
      <w:r w:rsidR="00057821" w:rsidRPr="00AB3D2F">
        <w:rPr>
          <w:sz w:val="24"/>
          <w:szCs w:val="24"/>
        </w:rPr>
        <w:t xml:space="preserve">f </w:t>
      </w:r>
      <w:r w:rsidR="00F333B9">
        <w:rPr>
          <w:sz w:val="24"/>
          <w:szCs w:val="24"/>
        </w:rPr>
        <w:t>a pro-labor policy is found to</w:t>
      </w:r>
      <w:r w:rsidR="00057821" w:rsidRPr="00AB3D2F">
        <w:rPr>
          <w:sz w:val="24"/>
          <w:szCs w:val="24"/>
        </w:rPr>
        <w:t xml:space="preserve"> expand the economy</w:t>
      </w:r>
      <w:r w:rsidR="00F333B9">
        <w:rPr>
          <w:sz w:val="24"/>
          <w:szCs w:val="24"/>
        </w:rPr>
        <w:t>, it is</w:t>
      </w:r>
      <w:r w:rsidR="00057821" w:rsidRPr="00AB3D2F">
        <w:rPr>
          <w:sz w:val="24"/>
          <w:szCs w:val="24"/>
        </w:rPr>
        <w:t xml:space="preserve"> </w:t>
      </w:r>
      <w:r w:rsidR="00F333B9">
        <w:rPr>
          <w:sz w:val="24"/>
          <w:szCs w:val="24"/>
        </w:rPr>
        <w:t>called a</w:t>
      </w:r>
      <w:r w:rsidR="00057821" w:rsidRPr="00AB3D2F">
        <w:rPr>
          <w:sz w:val="24"/>
          <w:szCs w:val="24"/>
        </w:rPr>
        <w:t xml:space="preserve"> wage-led regime, on the other hand if this contracts the economy it indicates a profit-led regime. </w:t>
      </w:r>
    </w:p>
    <w:p w14:paraId="49C6CFF8" w14:textId="6FABD412" w:rsidR="008D0068" w:rsidRPr="00AB3D2F" w:rsidRDefault="009462C2" w:rsidP="008D0068">
      <w:pPr>
        <w:spacing w:line="360" w:lineRule="auto"/>
        <w:jc w:val="both"/>
        <w:rPr>
          <w:sz w:val="24"/>
          <w:szCs w:val="24"/>
        </w:rPr>
      </w:pPr>
      <w:r w:rsidRPr="00AB3D2F">
        <w:rPr>
          <w:sz w:val="24"/>
          <w:szCs w:val="24"/>
        </w:rPr>
        <w:t>Looking at</w:t>
      </w:r>
      <w:r w:rsidR="00057821">
        <w:rPr>
          <w:sz w:val="24"/>
          <w:szCs w:val="24"/>
        </w:rPr>
        <w:t xml:space="preserve"> which macroeconomic channels that the literature suggest should play a role when analyzing</w:t>
      </w:r>
      <w:r w:rsidRPr="00AB3D2F">
        <w:rPr>
          <w:sz w:val="24"/>
          <w:szCs w:val="24"/>
        </w:rPr>
        <w:t xml:space="preserve"> the </w:t>
      </w:r>
      <w:r w:rsidR="00057821">
        <w:rPr>
          <w:sz w:val="24"/>
          <w:szCs w:val="24"/>
        </w:rPr>
        <w:t>level of income insurance, the first channel follows the idea of</w:t>
      </w:r>
      <w:r w:rsidRPr="00AB3D2F">
        <w:rPr>
          <w:sz w:val="24"/>
          <w:szCs w:val="24"/>
        </w:rPr>
        <w:t xml:space="preserve"> </w:t>
      </w:r>
      <w:r w:rsidR="00057821">
        <w:rPr>
          <w:sz w:val="24"/>
          <w:szCs w:val="24"/>
        </w:rPr>
        <w:t>post-Keynesian</w:t>
      </w:r>
      <w:r w:rsidR="00CA2502" w:rsidRPr="00AB3D2F">
        <w:rPr>
          <w:sz w:val="24"/>
          <w:szCs w:val="24"/>
        </w:rPr>
        <w:t xml:space="preserve"> theory suggest</w:t>
      </w:r>
      <w:r w:rsidR="00057821">
        <w:rPr>
          <w:sz w:val="24"/>
          <w:szCs w:val="24"/>
        </w:rPr>
        <w:t>ing</w:t>
      </w:r>
      <w:r w:rsidR="00CA2502" w:rsidRPr="00AB3D2F">
        <w:rPr>
          <w:sz w:val="24"/>
          <w:szCs w:val="24"/>
        </w:rPr>
        <w:t xml:space="preserve"> that </w:t>
      </w:r>
      <w:r w:rsidR="00057821">
        <w:rPr>
          <w:sz w:val="24"/>
          <w:szCs w:val="24"/>
        </w:rPr>
        <w:t>a</w:t>
      </w:r>
      <w:r w:rsidR="00CA2502" w:rsidRPr="00AB3D2F">
        <w:rPr>
          <w:sz w:val="24"/>
          <w:szCs w:val="24"/>
        </w:rPr>
        <w:t xml:space="preserve"> higher level of income insurance should lower the unemployment</w:t>
      </w:r>
      <w:r w:rsidR="00057821">
        <w:rPr>
          <w:sz w:val="24"/>
          <w:szCs w:val="24"/>
        </w:rPr>
        <w:t xml:space="preserve"> through a higher </w:t>
      </w:r>
      <w:r w:rsidR="00F333B9">
        <w:rPr>
          <w:sz w:val="24"/>
          <w:szCs w:val="24"/>
        </w:rPr>
        <w:t xml:space="preserve">aggregate </w:t>
      </w:r>
      <w:r w:rsidR="00057821">
        <w:rPr>
          <w:sz w:val="24"/>
          <w:szCs w:val="24"/>
        </w:rPr>
        <w:t>demand</w:t>
      </w:r>
      <w:r w:rsidR="00CA2502" w:rsidRPr="00AB3D2F">
        <w:rPr>
          <w:sz w:val="24"/>
          <w:szCs w:val="24"/>
        </w:rPr>
        <w:t xml:space="preserve">. </w:t>
      </w:r>
      <w:r w:rsidR="00A22D11" w:rsidRPr="00AB3D2F">
        <w:rPr>
          <w:sz w:val="24"/>
          <w:szCs w:val="24"/>
        </w:rPr>
        <w:t>Th</w:t>
      </w:r>
      <w:r w:rsidR="002770FB">
        <w:rPr>
          <w:sz w:val="24"/>
          <w:szCs w:val="24"/>
        </w:rPr>
        <w:t>is</w:t>
      </w:r>
      <w:r w:rsidR="00A22D11" w:rsidRPr="00AB3D2F">
        <w:rPr>
          <w:sz w:val="24"/>
          <w:szCs w:val="24"/>
        </w:rPr>
        <w:t xml:space="preserve"> demand channel suggests that changes in level of income insurance affect the level of aggregated demand and thereby the demand for employment.</w:t>
      </w:r>
      <w:r w:rsidR="00492AEB">
        <w:rPr>
          <w:sz w:val="24"/>
          <w:szCs w:val="24"/>
        </w:rPr>
        <w:t xml:space="preserve"> </w:t>
      </w:r>
      <w:r w:rsidR="008D0068">
        <w:rPr>
          <w:sz w:val="24"/>
          <w:szCs w:val="24"/>
        </w:rPr>
        <w:t xml:space="preserve">Another channel is introduced by </w:t>
      </w:r>
      <w:r w:rsidR="008D0068" w:rsidRPr="00F333B9">
        <w:rPr>
          <w:noProof/>
          <w:sz w:val="24"/>
          <w:szCs w:val="24"/>
        </w:rPr>
        <w:t>Andersen et al.</w:t>
      </w:r>
      <w:r w:rsidR="008D0068">
        <w:rPr>
          <w:sz w:val="24"/>
          <w:szCs w:val="24"/>
        </w:rPr>
        <w:t xml:space="preserve"> </w:t>
      </w:r>
      <w:r w:rsidR="008D0068">
        <w:rPr>
          <w:sz w:val="24"/>
          <w:szCs w:val="24"/>
        </w:rPr>
        <w:fldChar w:fldCharType="begin" w:fldLock="1"/>
      </w:r>
      <w:r w:rsidR="008D0068">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8D0068">
        <w:rPr>
          <w:sz w:val="24"/>
          <w:szCs w:val="24"/>
        </w:rPr>
        <w:fldChar w:fldCharType="separate"/>
      </w:r>
      <w:r w:rsidR="008D0068" w:rsidRPr="00884952">
        <w:rPr>
          <w:noProof/>
          <w:sz w:val="24"/>
          <w:szCs w:val="24"/>
        </w:rPr>
        <w:t>(2015)</w:t>
      </w:r>
      <w:r w:rsidR="008D0068">
        <w:rPr>
          <w:sz w:val="24"/>
          <w:szCs w:val="24"/>
        </w:rPr>
        <w:fldChar w:fldCharType="end"/>
      </w:r>
      <w:r w:rsidR="008D0068">
        <w:rPr>
          <w:sz w:val="24"/>
          <w:szCs w:val="24"/>
        </w:rPr>
        <w:t xml:space="preserve"> finding empirical evidence that unemployment benefits has a positive relationship with</w:t>
      </w:r>
      <w:r w:rsidR="008D0068" w:rsidRPr="00AB3D2F">
        <w:rPr>
          <w:sz w:val="24"/>
          <w:szCs w:val="24"/>
        </w:rPr>
        <w:t xml:space="preserve"> wage</w:t>
      </w:r>
      <w:r w:rsidR="008D0068">
        <w:rPr>
          <w:sz w:val="24"/>
          <w:szCs w:val="24"/>
        </w:rPr>
        <w:t>s. It is argued that</w:t>
      </w:r>
      <w:r w:rsidR="008D0068" w:rsidRPr="00AB3D2F">
        <w:rPr>
          <w:sz w:val="24"/>
          <w:szCs w:val="24"/>
        </w:rPr>
        <w:t xml:space="preserve"> a change in the level of income insurance will affect the wage negotiations, expecting that a higher level of income insurance would increase the targeted wages demanded </w:t>
      </w:r>
      <w:r w:rsidR="008D0068">
        <w:rPr>
          <w:sz w:val="24"/>
          <w:szCs w:val="24"/>
        </w:rPr>
        <w:t>by</w:t>
      </w:r>
      <w:r w:rsidR="008D0068" w:rsidRPr="00AB3D2F">
        <w:rPr>
          <w:sz w:val="24"/>
          <w:szCs w:val="24"/>
        </w:rPr>
        <w:t xml:space="preserve"> the worker unions, </w:t>
      </w:r>
      <w:r w:rsidR="008D0068">
        <w:rPr>
          <w:sz w:val="24"/>
          <w:szCs w:val="24"/>
        </w:rPr>
        <w:t>who wants to</w:t>
      </w:r>
      <w:r w:rsidR="008D0068" w:rsidRPr="00AB3D2F">
        <w:rPr>
          <w:sz w:val="24"/>
          <w:szCs w:val="24"/>
        </w:rPr>
        <w:t xml:space="preserve"> maintain a high incentive to work. The </w:t>
      </w:r>
      <w:r w:rsidR="008D0068">
        <w:rPr>
          <w:sz w:val="24"/>
          <w:szCs w:val="24"/>
        </w:rPr>
        <w:t>effects</w:t>
      </w:r>
      <w:r w:rsidR="008D0068" w:rsidRPr="00AB3D2F">
        <w:rPr>
          <w:sz w:val="24"/>
          <w:szCs w:val="24"/>
        </w:rPr>
        <w:t xml:space="preserve"> of a higher wage</w:t>
      </w:r>
      <w:r w:rsidR="008D0068">
        <w:rPr>
          <w:sz w:val="24"/>
          <w:szCs w:val="24"/>
        </w:rPr>
        <w:t xml:space="preserve"> given by </w:t>
      </w:r>
      <w:r w:rsidR="008D0068" w:rsidRPr="00F333B9">
        <w:rPr>
          <w:noProof/>
          <w:sz w:val="24"/>
          <w:szCs w:val="24"/>
        </w:rPr>
        <w:t>Andersen et al</w:t>
      </w:r>
      <w:r w:rsidR="008D0068">
        <w:rPr>
          <w:noProof/>
          <w:sz w:val="24"/>
          <w:szCs w:val="24"/>
        </w:rPr>
        <w:t>.</w:t>
      </w:r>
      <w:r w:rsidR="008D0068">
        <w:rPr>
          <w:sz w:val="24"/>
          <w:szCs w:val="24"/>
        </w:rPr>
        <w:t xml:space="preserve"> </w:t>
      </w:r>
      <w:r w:rsidR="008D0068">
        <w:rPr>
          <w:sz w:val="24"/>
          <w:szCs w:val="24"/>
        </w:rPr>
        <w:fldChar w:fldCharType="begin" w:fldLock="1"/>
      </w:r>
      <w:r w:rsidR="008D0068">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8D0068">
        <w:rPr>
          <w:sz w:val="24"/>
          <w:szCs w:val="24"/>
        </w:rPr>
        <w:fldChar w:fldCharType="separate"/>
      </w:r>
      <w:r w:rsidR="008D0068" w:rsidRPr="00884952">
        <w:rPr>
          <w:noProof/>
          <w:sz w:val="24"/>
          <w:szCs w:val="24"/>
        </w:rPr>
        <w:t>(2015)</w:t>
      </w:r>
      <w:r w:rsidR="008D0068">
        <w:rPr>
          <w:sz w:val="24"/>
          <w:szCs w:val="24"/>
        </w:rPr>
        <w:fldChar w:fldCharType="end"/>
      </w:r>
      <w:r w:rsidR="008D0068" w:rsidRPr="00AB3D2F">
        <w:rPr>
          <w:sz w:val="24"/>
          <w:szCs w:val="24"/>
        </w:rPr>
        <w:t xml:space="preserve"> is mostly based on micro level explanations </w:t>
      </w:r>
      <w:r w:rsidR="008D0068">
        <w:rPr>
          <w:sz w:val="24"/>
          <w:szCs w:val="24"/>
        </w:rPr>
        <w:t>where</w:t>
      </w:r>
      <w:r w:rsidR="008D0068" w:rsidRPr="00AB3D2F">
        <w:rPr>
          <w:sz w:val="24"/>
          <w:szCs w:val="24"/>
        </w:rPr>
        <w:t xml:space="preserve"> the wage will have a negative effect in the form of lowering the demand for labor</w:t>
      </w:r>
      <w:r w:rsidR="008D0068">
        <w:rPr>
          <w:sz w:val="24"/>
          <w:szCs w:val="24"/>
        </w:rPr>
        <w:t>, thereby</w:t>
      </w:r>
      <w:r w:rsidR="008D0068" w:rsidRPr="00AB3D2F">
        <w:rPr>
          <w:sz w:val="24"/>
          <w:szCs w:val="24"/>
        </w:rPr>
        <w:t xml:space="preserve"> increasing the number of unemployed. </w:t>
      </w:r>
      <w:r w:rsidR="008D0068" w:rsidRPr="00AB3D2F">
        <w:rPr>
          <w:noProof/>
          <w:sz w:val="24"/>
          <w:szCs w:val="24"/>
        </w:rPr>
        <w:t>Byrialsen &amp; Raza</w:t>
      </w:r>
      <w:r w:rsidR="008D0068" w:rsidRPr="00AB3D2F">
        <w:rPr>
          <w:sz w:val="24"/>
          <w:szCs w:val="24"/>
        </w:rPr>
        <w:t xml:space="preserve"> </w:t>
      </w:r>
      <w:r w:rsidR="008D0068" w:rsidRPr="00AB3D2F">
        <w:rPr>
          <w:sz w:val="24"/>
          <w:szCs w:val="24"/>
        </w:rPr>
        <w:fldChar w:fldCharType="begin" w:fldLock="1"/>
      </w:r>
      <w:r w:rsidR="008D0068">
        <w:rPr>
          <w:sz w:val="24"/>
          <w:szCs w:val="24"/>
        </w:rPr>
        <w: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suppress-author":1,"uris":["http://www.mendeley.com/documents/?uuid=42d9f15c-de34-34fa-88ce-1e578cfc59d8"]}],"mendeley":{"formattedCitation":"(2018)","plainTextFormattedCitation":"(2018)","previouslyFormattedCitation":"(2018)"},"properties":{"noteIndex":0},"schema":"https://github.com/citation-style-language/schema/raw/master/csl-citation.json"}</w:instrText>
      </w:r>
      <w:r w:rsidR="008D0068" w:rsidRPr="00AB3D2F">
        <w:rPr>
          <w:sz w:val="24"/>
          <w:szCs w:val="24"/>
        </w:rPr>
        <w:fldChar w:fldCharType="separate"/>
      </w:r>
      <w:r w:rsidR="008D0068" w:rsidRPr="00884952">
        <w:rPr>
          <w:noProof/>
          <w:sz w:val="24"/>
          <w:szCs w:val="24"/>
        </w:rPr>
        <w:t>(2018)</w:t>
      </w:r>
      <w:r w:rsidR="008D0068" w:rsidRPr="00AB3D2F">
        <w:rPr>
          <w:sz w:val="24"/>
          <w:szCs w:val="24"/>
        </w:rPr>
        <w:fldChar w:fldCharType="end"/>
      </w:r>
      <w:r w:rsidR="008D0068">
        <w:rPr>
          <w:sz w:val="24"/>
          <w:szCs w:val="24"/>
        </w:rPr>
        <w:t xml:space="preserve"> also include a positive relationship between the level of income insurance and wages from a </w:t>
      </w:r>
      <w:proofErr w:type="spellStart"/>
      <w:r w:rsidR="008D0068">
        <w:rPr>
          <w:sz w:val="24"/>
          <w:szCs w:val="24"/>
        </w:rPr>
        <w:t>macroperspective</w:t>
      </w:r>
      <w:proofErr w:type="spellEnd"/>
      <w:r w:rsidR="008D0068">
        <w:rPr>
          <w:sz w:val="24"/>
          <w:szCs w:val="24"/>
        </w:rPr>
        <w:t xml:space="preserve">, when including </w:t>
      </w:r>
      <w:r w:rsidR="008D0068" w:rsidRPr="00AB3D2F">
        <w:rPr>
          <w:sz w:val="24"/>
          <w:szCs w:val="24"/>
        </w:rPr>
        <w:t>the compensation rate in the wage equation</w:t>
      </w:r>
      <w:r w:rsidR="008D0068">
        <w:rPr>
          <w:sz w:val="24"/>
          <w:szCs w:val="24"/>
        </w:rPr>
        <w:t xml:space="preserve">. </w:t>
      </w:r>
      <w:r w:rsidR="008D0068" w:rsidRPr="00AB3D2F">
        <w:rPr>
          <w:sz w:val="24"/>
          <w:szCs w:val="24"/>
        </w:rPr>
        <w:t>argui</w:t>
      </w:r>
      <w:r w:rsidR="008D0068">
        <w:rPr>
          <w:sz w:val="24"/>
          <w:szCs w:val="24"/>
        </w:rPr>
        <w:t>ng</w:t>
      </w:r>
      <w:r w:rsidR="008D0068" w:rsidRPr="00AB3D2F">
        <w:rPr>
          <w:sz w:val="24"/>
          <w:szCs w:val="24"/>
        </w:rPr>
        <w:t xml:space="preserve"> that </w:t>
      </w:r>
      <w:r w:rsidR="008D0068">
        <w:rPr>
          <w:sz w:val="24"/>
          <w:szCs w:val="24"/>
        </w:rPr>
        <w:t>this</w:t>
      </w:r>
      <w:r w:rsidR="008D0068" w:rsidRPr="00AB3D2F">
        <w:rPr>
          <w:sz w:val="24"/>
          <w:szCs w:val="24"/>
        </w:rPr>
        <w:t xml:space="preserve"> is in line with standard models of wage setting, which plays an important role in the determination of the targeted wage </w:t>
      </w:r>
      <w:r w:rsidR="008D0068" w:rsidRPr="00AB3D2F">
        <w:rPr>
          <w:sz w:val="24"/>
          <w:szCs w:val="24"/>
        </w:rPr>
        <w:fldChar w:fldCharType="begin" w:fldLock="1"/>
      </w:r>
      <w:r w:rsidR="008D0068" w:rsidRPr="00AB3D2F">
        <w:rPr>
          <w:sz w:val="24"/>
          <w:szCs w:val="24"/>
        </w:rPr>
        <w:instrText>ADDIN CSL_CITATION {"citationItems":[{"id":"ITEM-1","itemData":{"author":[{"dropping-particle":"","family":"Mcdonald","given":"Ian M","non-dropping-particle":"","parse-names":false,"suffix":""},{"dropping-particle":"","family":"Solow","given":"Robert M","non-dropping-particle":"","parse-names":false,"suffix":""}],"id":"ITEM-1","issue":"5","issued":{"date-parts":[["1981"]]},"page":"896-908","title":"Wage Bargaining and Employment","type":"article-journal","volume":"71"},"uris":["http://www.mendeley.com/documents/?uuid=034b148c-cd7b-4cad-bc9f-d24e3315b96c"]},{"id":"ITEM-2","itemData":{"author":[{"dropping-particle":"","family":"Shapiro","given":"By Carl","non-dropping-particle":"","parse-names":false,"suffix":""},{"dropping-particle":"","family":"Stiglitz","given":"Joseph E","non-dropping-particle":"","parse-names":false,"suffix":""}],"container-title":"The American Economic Review","id":"ITEM-2","issue":"3","issued":{"date-parts":[["1984"]]},"page":"433-444","title":"American Economic Association Equilibrium Unemployment as a Worker Discipline Device","type":"article-journal","volume":"74"},"uris":["http://www.mendeley.com/documents/?uuid=04ed7374-b807-450e-9bbd-171b375fa269"]}],"mendeley":{"formattedCitation":"(Mcdonald &amp; Solow, 1981; Shapiro &amp; Stiglitz, 1984)","plainTextFormattedCitation":"(Mcdonald &amp; Solow, 1981; Shapiro &amp; Stiglitz, 1984)","previouslyFormattedCitation":"(Mcdonald &amp; Solow, 1981; Shapiro &amp; Stiglitz, 1984)"},"properties":{"noteIndex":0},"schema":"https://github.com/citation-style-language/schema/raw/master/csl-citation.json"}</w:instrText>
      </w:r>
      <w:r w:rsidR="008D0068" w:rsidRPr="00AB3D2F">
        <w:rPr>
          <w:sz w:val="24"/>
          <w:szCs w:val="24"/>
        </w:rPr>
        <w:fldChar w:fldCharType="separate"/>
      </w:r>
      <w:r w:rsidR="008D0068" w:rsidRPr="00AB3D2F">
        <w:rPr>
          <w:noProof/>
          <w:sz w:val="24"/>
          <w:szCs w:val="24"/>
        </w:rPr>
        <w:t>(Mcdonald &amp; Solow, 1981; Shapiro &amp; Stiglitz, 1984)</w:t>
      </w:r>
      <w:r w:rsidR="008D0068" w:rsidRPr="00AB3D2F">
        <w:rPr>
          <w:sz w:val="24"/>
          <w:szCs w:val="24"/>
        </w:rPr>
        <w:fldChar w:fldCharType="end"/>
      </w:r>
      <w:r w:rsidR="008D0068" w:rsidRPr="00AB3D2F">
        <w:rPr>
          <w:sz w:val="24"/>
          <w:szCs w:val="24"/>
        </w:rPr>
        <w:t>.</w:t>
      </w:r>
      <w:r w:rsidR="008D0068">
        <w:rPr>
          <w:sz w:val="24"/>
          <w:szCs w:val="24"/>
        </w:rPr>
        <w:t xml:space="preserve"> </w:t>
      </w:r>
    </w:p>
    <w:p w14:paraId="74B1CFF7" w14:textId="35C45040" w:rsidR="003C4BAC" w:rsidRDefault="00CB1B8E" w:rsidP="008B1B99">
      <w:pPr>
        <w:spacing w:line="360" w:lineRule="auto"/>
        <w:jc w:val="both"/>
        <w:rPr>
          <w:sz w:val="24"/>
          <w:szCs w:val="24"/>
        </w:rPr>
      </w:pPr>
      <w:r>
        <w:rPr>
          <w:sz w:val="24"/>
          <w:szCs w:val="24"/>
        </w:rPr>
        <w:t>A third macroeconomic effe</w:t>
      </w:r>
      <w:r w:rsidR="00464DF8">
        <w:rPr>
          <w:sz w:val="24"/>
          <w:szCs w:val="24"/>
        </w:rPr>
        <w:t>ct is</w:t>
      </w:r>
      <w:r w:rsidR="003C4BAC" w:rsidRPr="00AB3D2F">
        <w:rPr>
          <w:sz w:val="24"/>
          <w:szCs w:val="24"/>
        </w:rPr>
        <w:t xml:space="preserve"> </w:t>
      </w:r>
      <w:r w:rsidR="00706B4F">
        <w:rPr>
          <w:sz w:val="24"/>
          <w:szCs w:val="24"/>
        </w:rPr>
        <w:t>based on</w:t>
      </w:r>
      <w:r w:rsidR="003C4BAC" w:rsidRPr="00AB3D2F">
        <w:rPr>
          <w:sz w:val="24"/>
          <w:szCs w:val="24"/>
        </w:rPr>
        <w:t xml:space="preserve"> the</w:t>
      </w:r>
      <w:r w:rsidR="00464DF8">
        <w:rPr>
          <w:sz w:val="24"/>
          <w:szCs w:val="24"/>
        </w:rPr>
        <w:t xml:space="preserve"> previous</w:t>
      </w:r>
      <w:r w:rsidR="003C4BAC" w:rsidRPr="00AB3D2F">
        <w:rPr>
          <w:sz w:val="24"/>
          <w:szCs w:val="24"/>
        </w:rPr>
        <w:t xml:space="preserve"> discussion</w:t>
      </w:r>
      <w:r w:rsidR="00464DF8">
        <w:rPr>
          <w:sz w:val="24"/>
          <w:szCs w:val="24"/>
        </w:rPr>
        <w:t>,</w:t>
      </w:r>
      <w:r w:rsidR="003C4BAC" w:rsidRPr="00AB3D2F">
        <w:rPr>
          <w:sz w:val="24"/>
          <w:szCs w:val="24"/>
        </w:rPr>
        <w:t xml:space="preserve"> </w:t>
      </w:r>
      <w:r w:rsidR="00464DF8">
        <w:rPr>
          <w:sz w:val="24"/>
          <w:szCs w:val="24"/>
        </w:rPr>
        <w:t>whether we should use the liquidity or Moral Hazard effect, when explaining the effect on the exit-rate</w:t>
      </w:r>
      <w:r w:rsidR="003C4BAC" w:rsidRPr="00AB3D2F">
        <w:rPr>
          <w:sz w:val="24"/>
          <w:szCs w:val="24"/>
        </w:rPr>
        <w:t xml:space="preserve">. </w:t>
      </w:r>
      <w:r>
        <w:rPr>
          <w:sz w:val="24"/>
          <w:szCs w:val="24"/>
        </w:rPr>
        <w:t>Of these two</w:t>
      </w:r>
      <w:r w:rsidR="00464DF8">
        <w:rPr>
          <w:sz w:val="24"/>
          <w:szCs w:val="24"/>
        </w:rPr>
        <w:t>,</w:t>
      </w:r>
      <w:r>
        <w:rPr>
          <w:sz w:val="24"/>
          <w:szCs w:val="24"/>
        </w:rPr>
        <w:t xml:space="preserve"> t</w:t>
      </w:r>
      <w:r w:rsidR="003C4BAC" w:rsidRPr="00AB3D2F">
        <w:rPr>
          <w:sz w:val="24"/>
          <w:szCs w:val="24"/>
        </w:rPr>
        <w:t>he most commonly used explanation is the Moral Hazard effect</w:t>
      </w:r>
      <w:r w:rsidR="00814D8B">
        <w:rPr>
          <w:sz w:val="24"/>
          <w:szCs w:val="24"/>
        </w:rPr>
        <w:t xml:space="preserve">. </w:t>
      </w:r>
      <w:r w:rsidR="00814D8B" w:rsidRPr="00AB3D2F">
        <w:rPr>
          <w:noProof/>
          <w:sz w:val="24"/>
          <w:szCs w:val="24"/>
        </w:rPr>
        <w:t>Chetty</w:t>
      </w:r>
      <w:r w:rsidR="00814D8B" w:rsidRPr="00AB3D2F">
        <w:rPr>
          <w:sz w:val="24"/>
          <w:szCs w:val="24"/>
        </w:rPr>
        <w:t xml:space="preserve"> </w:t>
      </w:r>
      <w:r w:rsidR="00814D8B" w:rsidRPr="00AB3D2F">
        <w:rPr>
          <w:sz w:val="24"/>
          <w:szCs w:val="24"/>
        </w:rPr>
        <w:fldChar w:fldCharType="begin" w:fldLock="1"/>
      </w:r>
      <w:r w:rsidR="00814D8B">
        <w:rPr>
          <w:sz w:val="24"/>
          <w:szCs w:val="24"/>
        </w:rPr>
        <w:instrText>ADDIN CSL_CITATION {"citationItems":[{"id":"ITEM-1","itemData":{"DOI":"10.1086/588585","ISSN":"00223808","abstract":"This paper presents new evidence on why unemployment insurance (UI) benefits affect search behavior and develops a simple method of calculating the welfare gains from UI using this evidence. I show that 60 percent of the increase in unemployment durations caused by UI benefits is due to a \"liquidity effect\" rather than distortions on marginal incentives to search (\"moral hazard\") by combining two empirical strategies. First, I find that increases in benefits have much larger effects on durations for liquidity-constrained households. Second, lump-sum severance payments increase durations substantially among constrained households. I derive a formula for the optimal benefit level that depends only on the reduced-form liquidity and moral hazard elasticities. The formula implies that the optimal UI benefit level exceeds 50 percent of the wage. The \"exact identification\" approach to welfare analysis proposed here yields robust optimal policy results because it does not require structural estimation of primitives. © 2008 by The University of Chicago. All rights reserved.","author":[{"dropping-particle":"","family":"Chetty","given":"Raj","non-dropping-particle":"","parse-names":false,"suffix":""}],"container-title":"Journal of Political Economy","id":"ITEM-1","issue":"2","issued":{"date-parts":[["2008"]]},"page":"173-234","title":"Moral hazard versus liquidity and optimal unemployment insurance","type":"article-journal","volume":"116"},"suppress-author":1,"uris":["http://www.mendeley.com/documents/?uuid=73e14d3a-5d1a-42e3-a569-8f3d63a9def8"]}],"mendeley":{"formattedCitation":"(2008)","plainTextFormattedCitation":"(2008)","previouslyFormattedCitation":"(2008)"},"properties":{"noteIndex":0},"schema":"https://github.com/citation-style-language/schema/raw/master/csl-citation.json"}</w:instrText>
      </w:r>
      <w:r w:rsidR="00814D8B" w:rsidRPr="00AB3D2F">
        <w:rPr>
          <w:sz w:val="24"/>
          <w:szCs w:val="24"/>
        </w:rPr>
        <w:fldChar w:fldCharType="separate"/>
      </w:r>
      <w:r w:rsidR="00814D8B" w:rsidRPr="00884952">
        <w:rPr>
          <w:noProof/>
          <w:sz w:val="24"/>
          <w:szCs w:val="24"/>
        </w:rPr>
        <w:t>(2008)</w:t>
      </w:r>
      <w:r w:rsidR="00814D8B" w:rsidRPr="00AB3D2F">
        <w:rPr>
          <w:sz w:val="24"/>
          <w:szCs w:val="24"/>
        </w:rPr>
        <w:fldChar w:fldCharType="end"/>
      </w:r>
      <w:r w:rsidR="00814D8B">
        <w:rPr>
          <w:sz w:val="24"/>
          <w:szCs w:val="24"/>
        </w:rPr>
        <w:t xml:space="preserve"> on the other hand finds that </w:t>
      </w:r>
      <w:r w:rsidR="00814D8B" w:rsidRPr="00AB3D2F">
        <w:rPr>
          <w:sz w:val="24"/>
          <w:szCs w:val="24"/>
        </w:rPr>
        <w:lastRenderedPageBreak/>
        <w:t>60% of the effect on the unemployment period from an increase in the level of income insurance</w:t>
      </w:r>
      <w:r w:rsidR="00814D8B">
        <w:rPr>
          <w:sz w:val="24"/>
          <w:szCs w:val="24"/>
        </w:rPr>
        <w:t xml:space="preserve"> can be attributed to the liquidity effect. This implies that the </w:t>
      </w:r>
      <w:r w:rsidR="00814D8B" w:rsidRPr="00AB3D2F">
        <w:rPr>
          <w:sz w:val="24"/>
          <w:szCs w:val="24"/>
        </w:rPr>
        <w:t xml:space="preserve">unemployed </w:t>
      </w:r>
      <w:r w:rsidR="00814D8B">
        <w:rPr>
          <w:sz w:val="24"/>
          <w:szCs w:val="24"/>
        </w:rPr>
        <w:t>seems to be</w:t>
      </w:r>
      <w:r w:rsidR="00814D8B" w:rsidRPr="00AB3D2F">
        <w:rPr>
          <w:sz w:val="24"/>
          <w:szCs w:val="24"/>
        </w:rPr>
        <w:t xml:space="preserve"> experiencing a budget constraint, as they are using their savings to keep a higher level of consumption. When one’s savings are running low (which will take longer the higher the level of income insurance), that person might be more likely to accept jobs that are not socially efficient. If the liquidity effect is present</w:t>
      </w:r>
      <w:r w:rsidR="00814D8B">
        <w:rPr>
          <w:sz w:val="24"/>
          <w:szCs w:val="24"/>
        </w:rPr>
        <w:t>, when decreasing the level of income insurance,</w:t>
      </w:r>
      <w:r w:rsidR="00814D8B" w:rsidRPr="00AB3D2F">
        <w:rPr>
          <w:sz w:val="24"/>
          <w:szCs w:val="24"/>
        </w:rPr>
        <w:t xml:space="preserve"> this could lead to a matching effect</w:t>
      </w:r>
      <w:r w:rsidR="00814D8B">
        <w:rPr>
          <w:sz w:val="24"/>
          <w:szCs w:val="24"/>
        </w:rPr>
        <w:t xml:space="preserve"> resulting in a</w:t>
      </w:r>
      <w:r w:rsidR="00814D8B" w:rsidRPr="00AB3D2F">
        <w:rPr>
          <w:sz w:val="24"/>
          <w:szCs w:val="24"/>
        </w:rPr>
        <w:t xml:space="preserve"> worse job match between employer and employed, not taking advantage of the higher productivity the employer could have had in another job position with a better match</w:t>
      </w:r>
      <w:r w:rsidR="003C4BAC" w:rsidRPr="00AB3D2F">
        <w:rPr>
          <w:sz w:val="24"/>
          <w:szCs w:val="24"/>
        </w:rPr>
        <w:t xml:space="preserve">. </w:t>
      </w:r>
      <w:r w:rsidR="00176D07">
        <w:rPr>
          <w:sz w:val="24"/>
          <w:szCs w:val="24"/>
        </w:rPr>
        <w:br/>
      </w:r>
      <w:r w:rsidR="00706B4F">
        <w:rPr>
          <w:sz w:val="24"/>
          <w:szCs w:val="24"/>
        </w:rPr>
        <w:br/>
      </w:r>
      <w:r w:rsidR="00884952" w:rsidRPr="00AB3D2F">
        <w:rPr>
          <w:noProof/>
          <w:sz w:val="24"/>
          <w:szCs w:val="24"/>
        </w:rPr>
        <w:t>Andersen et al.</w:t>
      </w:r>
      <w:r w:rsidR="00884952">
        <w:rPr>
          <w:noProof/>
          <w:sz w:val="24"/>
          <w:szCs w:val="24"/>
        </w:rPr>
        <w:t xml:space="preserve"> </w:t>
      </w:r>
      <w:r w:rsidR="003C4BAC" w:rsidRPr="00AB3D2F">
        <w:rPr>
          <w:sz w:val="24"/>
          <w:szCs w:val="24"/>
        </w:rPr>
        <w:fldChar w:fldCharType="begin" w:fldLock="1"/>
      </w:r>
      <w:r w:rsidR="00884952">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3C4BAC" w:rsidRPr="00AB3D2F">
        <w:rPr>
          <w:sz w:val="24"/>
          <w:szCs w:val="24"/>
        </w:rPr>
        <w:fldChar w:fldCharType="separate"/>
      </w:r>
      <w:r w:rsidR="00884952" w:rsidRPr="00884952">
        <w:rPr>
          <w:noProof/>
          <w:sz w:val="24"/>
          <w:szCs w:val="24"/>
        </w:rPr>
        <w:t>(2015)</w:t>
      </w:r>
      <w:r w:rsidR="003C4BAC" w:rsidRPr="00AB3D2F">
        <w:rPr>
          <w:sz w:val="24"/>
          <w:szCs w:val="24"/>
        </w:rPr>
        <w:fldChar w:fldCharType="end"/>
      </w:r>
      <w:r w:rsidR="003C4BAC" w:rsidRPr="00AB3D2F">
        <w:rPr>
          <w:sz w:val="24"/>
          <w:szCs w:val="24"/>
        </w:rPr>
        <w:t xml:space="preserve"> presents several studies, all indicating that a more generous income insurance program results in</w:t>
      </w:r>
      <w:r w:rsidR="003C4BAC">
        <w:rPr>
          <w:sz w:val="24"/>
          <w:szCs w:val="24"/>
        </w:rPr>
        <w:t xml:space="preserve"> an</w:t>
      </w:r>
      <w:r w:rsidR="003C4BAC" w:rsidRPr="00AB3D2F">
        <w:rPr>
          <w:sz w:val="24"/>
          <w:szCs w:val="24"/>
        </w:rPr>
        <w:t xml:space="preserve"> extended unemployment period, approximately half of the studies find positive effects on the match-quality, the other half find no effects, and one study find</w:t>
      </w:r>
      <w:r w:rsidR="003C4BAC">
        <w:rPr>
          <w:sz w:val="24"/>
          <w:szCs w:val="24"/>
        </w:rPr>
        <w:t>s</w:t>
      </w:r>
      <w:r w:rsidR="003C4BAC" w:rsidRPr="00AB3D2F">
        <w:rPr>
          <w:sz w:val="24"/>
          <w:szCs w:val="24"/>
        </w:rPr>
        <w:t xml:space="preserve"> significant negative effects. The majority of the studies only find evidence using changes in the income insurance period, and not the level of income insurance</w:t>
      </w:r>
      <w:r w:rsidR="00CC02CD">
        <w:rPr>
          <w:sz w:val="24"/>
          <w:szCs w:val="24"/>
        </w:rPr>
        <w:t>, whereas the empirical evidence that productivity should be affected by changes to the level of income insurance is very sparse</w:t>
      </w:r>
      <w:r w:rsidR="003C4BAC" w:rsidRPr="00AB3D2F">
        <w:rPr>
          <w:sz w:val="24"/>
          <w:szCs w:val="24"/>
        </w:rPr>
        <w:t xml:space="preserve">. </w:t>
      </w:r>
      <w:r w:rsidR="00706B4F">
        <w:rPr>
          <w:sz w:val="24"/>
          <w:szCs w:val="24"/>
        </w:rPr>
        <w:br/>
      </w:r>
      <w:r w:rsidR="003C4BAC" w:rsidRPr="00AB3D2F">
        <w:rPr>
          <w:sz w:val="24"/>
          <w:szCs w:val="24"/>
        </w:rPr>
        <w:t xml:space="preserve">A possible explanation for the weak empirical evidence is also presented by </w:t>
      </w:r>
      <w:r w:rsidR="00884952" w:rsidRPr="00AB3D2F">
        <w:rPr>
          <w:noProof/>
          <w:sz w:val="24"/>
          <w:szCs w:val="24"/>
        </w:rPr>
        <w:t>Andersen et al.</w:t>
      </w:r>
      <w:r w:rsidR="00884952">
        <w:rPr>
          <w:noProof/>
          <w:sz w:val="24"/>
          <w:szCs w:val="24"/>
        </w:rPr>
        <w:t xml:space="preserve"> </w:t>
      </w:r>
      <w:r w:rsidR="003C4BAC" w:rsidRPr="00AB3D2F">
        <w:rPr>
          <w:sz w:val="24"/>
          <w:szCs w:val="24"/>
        </w:rPr>
        <w:fldChar w:fldCharType="begin" w:fldLock="1"/>
      </w:r>
      <w:r w:rsidR="00884952">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3C4BAC" w:rsidRPr="00AB3D2F">
        <w:rPr>
          <w:sz w:val="24"/>
          <w:szCs w:val="24"/>
        </w:rPr>
        <w:fldChar w:fldCharType="separate"/>
      </w:r>
      <w:r w:rsidR="00884952" w:rsidRPr="00884952">
        <w:rPr>
          <w:noProof/>
          <w:sz w:val="24"/>
          <w:szCs w:val="24"/>
        </w:rPr>
        <w:t>(2015)</w:t>
      </w:r>
      <w:r w:rsidR="003C4BAC" w:rsidRPr="00AB3D2F">
        <w:rPr>
          <w:sz w:val="24"/>
          <w:szCs w:val="24"/>
        </w:rPr>
        <w:fldChar w:fldCharType="end"/>
      </w:r>
      <w:r w:rsidR="003C4BAC" w:rsidRPr="00AB3D2F">
        <w:rPr>
          <w:sz w:val="24"/>
          <w:szCs w:val="24"/>
        </w:rPr>
        <w:t xml:space="preserve"> who shows evidence for a reverse effect of income insurance on the productivity, they argue that as people are spending longer time unemployed, their human capital falls, lowering their productivity</w:t>
      </w:r>
      <w:r w:rsidR="00176D07" w:rsidRPr="005239BF">
        <w:rPr>
          <w:rStyle w:val="Fodnotehenvisning"/>
        </w:rPr>
        <w:footnoteReference w:id="3"/>
      </w:r>
      <w:r w:rsidR="003C4BAC" w:rsidRPr="00AB3D2F">
        <w:rPr>
          <w:sz w:val="24"/>
          <w:szCs w:val="24"/>
        </w:rPr>
        <w:t>. This may be capable of explaining the mixed empirical evidence for a channel existing between the level of income insurance and productivity.</w:t>
      </w:r>
    </w:p>
    <w:p w14:paraId="7CAF7B5D" w14:textId="381A1404" w:rsidR="00073123" w:rsidRPr="00AB3D2F" w:rsidRDefault="00073123" w:rsidP="008B1B99">
      <w:pPr>
        <w:spacing w:line="360" w:lineRule="auto"/>
        <w:jc w:val="both"/>
        <w:rPr>
          <w:sz w:val="24"/>
          <w:szCs w:val="24"/>
        </w:rPr>
      </w:pPr>
      <w:r>
        <w:rPr>
          <w:sz w:val="24"/>
          <w:szCs w:val="24"/>
        </w:rPr>
        <w:t xml:space="preserve">Additionally to the matching effect, </w:t>
      </w:r>
      <w:r w:rsidR="005634E3" w:rsidRPr="00AC0541">
        <w:rPr>
          <w:noProof/>
          <w:sz w:val="24"/>
          <w:szCs w:val="24"/>
        </w:rPr>
        <w:t>Millemaci &amp; Ofria</w:t>
      </w:r>
      <w:r w:rsidR="005634E3" w:rsidRPr="00AC0541">
        <w:rPr>
          <w:sz w:val="24"/>
          <w:szCs w:val="24"/>
        </w:rPr>
        <w:t xml:space="preserve"> </w:t>
      </w:r>
      <w:r w:rsidR="005634E3" w:rsidRPr="00AC0541">
        <w:rPr>
          <w:sz w:val="24"/>
          <w:szCs w:val="24"/>
        </w:rPr>
        <w:fldChar w:fldCharType="begin" w:fldLock="1"/>
      </w:r>
      <w:r w:rsidR="005634E3">
        <w:rPr>
          <w:sz w:val="24"/>
          <w:szCs w:val="24"/>
        </w:rPr>
        <w:instrText>ADDIN CSL_CITATION {"citationItems":[{"id":"ITEM-1","itemData":{"DOI":"10.1108/JES-02-2012-0026","ISBN":"3990641107","ISSN":"01443585","abstract":"Purpose: The aim of this study is to investigate the validity of the Kaldor-Verdoorn's law in explaining the long-run determinants of the labor productivity growth for the manufacturing sector of some developed economies (Western European Countries, Australia, Canada, Japan and the USA). Design/methodology/approach: The authors consider the period 1973-2006 using data provided by the European Commission - Economics and Financial Affairs. The method is instrumental variable. The robustness of estimates is checked by means of the Chow and the CUSUM and CUSUMQ tests. The authors consider the traditional specification of the dynamic Verdoorn law and the one which also includes investment to output ratio (I/Y), as a proxy of the capital growth rate, and the average labor cost growth, as a proxy of supply factors. Findings: The findings suggest that the law is valid for the manufacturing as countries show increasing returns to scale. Capital growth and labor cost growth do not appear important in explaining productivity growth. The estimated Verdoorn coefficients are found to be substantially stable throughout the period. Originality/value: The authors consider the most recent years, which has been characterized by a constant decline in the average GDP growth rates; a productivity growth decline; the long-term reduction in the manufacturing share of total employment. The authors examine the importance of alternative hypotheses such as those related to the existence of supply constraints. The authors check the stability of the KVL throughout the period under the consideration and across countries. The authors evaluate whether, in the case of the developed countries, economies of scale are significant. © Emerald Group Publishing Limited.","author":[{"dropping-particle":"","family":"Millemaci","given":"Emanuele","non-dropping-particle":"","parse-names":false,"suffix":""},{"dropping-particle":"","family":"Ofria","given":"Ferdinando","non-dropping-particle":"","parse-names":false,"suffix":""}],"container-title":"Journal of Economic Studies","id":"ITEM-1","issue":"1","issued":{"date-parts":[["2014"]]},"page":"140-162","title":"Kaldor-Verdoorn's law and increasing returns to scale: A comparison across developed countries","type":"article-journal","volume":"41"},"suppress-author":1,"uris":["http://www.mendeley.com/documents/?uuid=db8479d7-1ab2-45fd-ab27-fa8910c62c7c"]}],"mendeley":{"formattedCitation":"(2014)","plainTextFormattedCitation":"(2014)","previouslyFormattedCitation":"(2014)"},"properties":{"noteIndex":0},"schema":"https://github.com/citation-style-language/schema/raw/master/csl-citation.json"}</w:instrText>
      </w:r>
      <w:r w:rsidR="005634E3" w:rsidRPr="00AC0541">
        <w:rPr>
          <w:sz w:val="24"/>
          <w:szCs w:val="24"/>
        </w:rPr>
        <w:fldChar w:fldCharType="separate"/>
      </w:r>
      <w:r w:rsidR="005634E3" w:rsidRPr="005F2952">
        <w:rPr>
          <w:noProof/>
          <w:sz w:val="24"/>
          <w:szCs w:val="24"/>
        </w:rPr>
        <w:t>(2014)</w:t>
      </w:r>
      <w:r w:rsidR="005634E3" w:rsidRPr="00AC0541">
        <w:rPr>
          <w:sz w:val="24"/>
          <w:szCs w:val="24"/>
        </w:rPr>
        <w:fldChar w:fldCharType="end"/>
      </w:r>
      <w:r w:rsidR="005634E3">
        <w:rPr>
          <w:sz w:val="24"/>
          <w:szCs w:val="24"/>
        </w:rPr>
        <w:t xml:space="preserve"> present </w:t>
      </w:r>
      <w:r w:rsidR="005634E3" w:rsidRPr="00AC0541">
        <w:rPr>
          <w:sz w:val="24"/>
          <w:szCs w:val="24"/>
        </w:rPr>
        <w:t xml:space="preserve">the </w:t>
      </w:r>
      <w:proofErr w:type="spellStart"/>
      <w:r w:rsidR="005634E3" w:rsidRPr="00AC0541">
        <w:rPr>
          <w:sz w:val="24"/>
          <w:szCs w:val="24"/>
        </w:rPr>
        <w:t>Verdoon</w:t>
      </w:r>
      <w:proofErr w:type="spellEnd"/>
      <w:r w:rsidR="005634E3" w:rsidRPr="00AC0541">
        <w:rPr>
          <w:sz w:val="24"/>
          <w:szCs w:val="24"/>
        </w:rPr>
        <w:t xml:space="preserve">-effect </w:t>
      </w:r>
      <w:r w:rsidR="005634E3">
        <w:rPr>
          <w:sz w:val="24"/>
          <w:szCs w:val="24"/>
        </w:rPr>
        <w:t xml:space="preserve">arguing that labor productivity usually is found to be procyclical. This effect is also used by Fazzari </w:t>
      </w:r>
      <w:r w:rsidR="005634E3">
        <w:rPr>
          <w:sz w:val="24"/>
          <w:szCs w:val="24"/>
        </w:rPr>
        <w:fldChar w:fldCharType="begin" w:fldLock="1"/>
      </w:r>
      <w:r w:rsidR="005665D4">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suppress-author":1,"uris":["http://www.mendeley.com/documents/?uuid=d8ffc30a-79af-4044-a96f-48c1f357b5ed"]}],"mendeley":{"formattedCitation":"(2020)","plainTextFormattedCitation":"(2020)","previouslyFormattedCitation":"(2020)"},"properties":{"noteIndex":0},"schema":"https://github.com/citation-style-language/schema/raw/master/csl-citation.json"}</w:instrText>
      </w:r>
      <w:r w:rsidR="005634E3">
        <w:rPr>
          <w:sz w:val="24"/>
          <w:szCs w:val="24"/>
        </w:rPr>
        <w:fldChar w:fldCharType="separate"/>
      </w:r>
      <w:r w:rsidR="005634E3" w:rsidRPr="005634E3">
        <w:rPr>
          <w:noProof/>
          <w:sz w:val="24"/>
          <w:szCs w:val="24"/>
        </w:rPr>
        <w:t>(2020)</w:t>
      </w:r>
      <w:r w:rsidR="005634E3">
        <w:rPr>
          <w:sz w:val="24"/>
          <w:szCs w:val="24"/>
        </w:rPr>
        <w:fldChar w:fldCharType="end"/>
      </w:r>
      <w:r w:rsidR="005634E3">
        <w:rPr>
          <w:sz w:val="24"/>
          <w:szCs w:val="24"/>
        </w:rPr>
        <w:t xml:space="preserve">, who use the unemployment rate as a regressor of productivity explaining that when there is higher economic activity, R&amp;D expenditures also tends to rise, thereby increasing productivity. </w:t>
      </w:r>
    </w:p>
    <w:p w14:paraId="64841A15" w14:textId="2D1FD63A" w:rsidR="003C4BAC" w:rsidRPr="00AB3D2F" w:rsidRDefault="003C4BAC" w:rsidP="008B1B99">
      <w:pPr>
        <w:spacing w:line="360" w:lineRule="auto"/>
        <w:jc w:val="both"/>
        <w:rPr>
          <w:sz w:val="24"/>
          <w:szCs w:val="24"/>
        </w:rPr>
      </w:pPr>
      <w:r w:rsidRPr="00AB3D2F">
        <w:rPr>
          <w:sz w:val="24"/>
          <w:szCs w:val="24"/>
        </w:rPr>
        <w:t xml:space="preserve">A </w:t>
      </w:r>
      <w:r w:rsidR="00CB1B8E">
        <w:rPr>
          <w:sz w:val="24"/>
          <w:szCs w:val="24"/>
        </w:rPr>
        <w:t xml:space="preserve">macroeconomic </w:t>
      </w:r>
      <w:r w:rsidRPr="00AB3D2F">
        <w:rPr>
          <w:sz w:val="24"/>
          <w:szCs w:val="24"/>
        </w:rPr>
        <w:t>channel not getting that much attention in the literature, is the effect of income insurance on the participation rate</w:t>
      </w:r>
      <w:r w:rsidR="00CB1B8E">
        <w:rPr>
          <w:sz w:val="24"/>
          <w:szCs w:val="24"/>
        </w:rPr>
        <w:t>.</w:t>
      </w:r>
      <w:r w:rsidR="00884952">
        <w:rPr>
          <w:sz w:val="24"/>
          <w:szCs w:val="24"/>
        </w:rPr>
        <w:t xml:space="preserve"> </w:t>
      </w:r>
      <w:r w:rsidR="00884952" w:rsidRPr="00AB3D2F">
        <w:rPr>
          <w:noProof/>
          <w:sz w:val="24"/>
          <w:szCs w:val="24"/>
        </w:rPr>
        <w:t>Fazzari et al.</w:t>
      </w:r>
      <w:r w:rsidRPr="00AB3D2F">
        <w:rPr>
          <w:sz w:val="24"/>
          <w:szCs w:val="24"/>
        </w:rPr>
        <w:t xml:space="preserve"> </w:t>
      </w:r>
      <w:r w:rsidRPr="00AB3D2F">
        <w:rPr>
          <w:sz w:val="24"/>
          <w:szCs w:val="24"/>
        </w:rPr>
        <w:fldChar w:fldCharType="begin" w:fldLock="1"/>
      </w:r>
      <w:r w:rsidR="00DF372B">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suppress-author":1,"uris":["http://www.mendeley.com/documents/?uuid=d8ffc30a-79af-4044-a96f-48c1f357b5ed"]}],"mendeley":{"formattedCitation":"(2020)","plainTextFormattedCitation":"(2020)","previouslyFormattedCitation":"(2020)"},"properties":{"noteIndex":0},"schema":"https://github.com/citation-style-language/schema/raw/master/csl-citation.json"}</w:instrText>
      </w:r>
      <w:r w:rsidRPr="00AB3D2F">
        <w:rPr>
          <w:sz w:val="24"/>
          <w:szCs w:val="24"/>
        </w:rPr>
        <w:fldChar w:fldCharType="separate"/>
      </w:r>
      <w:r w:rsidR="00884952" w:rsidRPr="00884952">
        <w:rPr>
          <w:noProof/>
          <w:sz w:val="24"/>
          <w:szCs w:val="24"/>
        </w:rPr>
        <w:t>(2020)</w:t>
      </w:r>
      <w:r w:rsidRPr="00AB3D2F">
        <w:rPr>
          <w:sz w:val="24"/>
          <w:szCs w:val="24"/>
        </w:rPr>
        <w:fldChar w:fldCharType="end"/>
      </w:r>
      <w:r>
        <w:rPr>
          <w:sz w:val="24"/>
          <w:szCs w:val="24"/>
        </w:rPr>
        <w:t xml:space="preserve"> </w:t>
      </w:r>
      <w:r w:rsidRPr="00AB3D2F">
        <w:rPr>
          <w:sz w:val="24"/>
          <w:szCs w:val="24"/>
        </w:rPr>
        <w:t>endogenizes the labor force using the strength of the economy measured by the unemployment rate as a regressor. He argues that the unemployment rate should have a negative relationship with the labor force</w:t>
      </w:r>
      <w:r w:rsidR="00706B4F">
        <w:rPr>
          <w:sz w:val="24"/>
          <w:szCs w:val="24"/>
        </w:rPr>
        <w:t>.</w:t>
      </w:r>
      <w:r w:rsidRPr="00AB3D2F">
        <w:rPr>
          <w:sz w:val="24"/>
          <w:szCs w:val="24"/>
        </w:rPr>
        <w:t xml:space="preserve"> </w:t>
      </w:r>
      <w:r w:rsidR="00706B4F">
        <w:rPr>
          <w:sz w:val="24"/>
          <w:szCs w:val="24"/>
        </w:rPr>
        <w:t>The main</w:t>
      </w:r>
      <w:r w:rsidRPr="00AB3D2F">
        <w:rPr>
          <w:sz w:val="24"/>
          <w:szCs w:val="24"/>
        </w:rPr>
        <w:t xml:space="preserve"> reason is</w:t>
      </w:r>
      <w:r w:rsidR="00706B4F">
        <w:rPr>
          <w:sz w:val="24"/>
          <w:szCs w:val="24"/>
        </w:rPr>
        <w:t xml:space="preserve"> </w:t>
      </w:r>
      <w:r w:rsidR="00706B4F">
        <w:rPr>
          <w:sz w:val="24"/>
          <w:szCs w:val="24"/>
        </w:rPr>
        <w:lastRenderedPageBreak/>
        <w:t>that</w:t>
      </w:r>
      <w:r w:rsidRPr="00AB3D2F">
        <w:rPr>
          <w:sz w:val="24"/>
          <w:szCs w:val="24"/>
        </w:rPr>
        <w:t xml:space="preserve"> a decline in labor force participation </w:t>
      </w:r>
      <w:r w:rsidR="009D1E5C">
        <w:rPr>
          <w:sz w:val="24"/>
          <w:szCs w:val="24"/>
        </w:rPr>
        <w:t>should imply a</w:t>
      </w:r>
      <w:r w:rsidRPr="00AB3D2F">
        <w:rPr>
          <w:sz w:val="24"/>
          <w:szCs w:val="24"/>
        </w:rPr>
        <w:t xml:space="preserve"> rising difficulty of finding an acceptable job match as unemployment rises, </w:t>
      </w:r>
      <w:r w:rsidR="00884952">
        <w:rPr>
          <w:sz w:val="24"/>
          <w:szCs w:val="24"/>
        </w:rPr>
        <w:t>additionally evidence suggests that</w:t>
      </w:r>
      <w:r w:rsidRPr="00AB3D2F">
        <w:rPr>
          <w:sz w:val="24"/>
          <w:szCs w:val="24"/>
        </w:rPr>
        <w:t xml:space="preserve"> higher unemployment</w:t>
      </w:r>
      <w:r w:rsidR="00884952">
        <w:rPr>
          <w:sz w:val="24"/>
          <w:szCs w:val="24"/>
        </w:rPr>
        <w:t xml:space="preserve"> also</w:t>
      </w:r>
      <w:r w:rsidRPr="00AB3D2F">
        <w:rPr>
          <w:sz w:val="24"/>
          <w:szCs w:val="24"/>
        </w:rPr>
        <w:t xml:space="preserve"> tends to reduce immigration</w:t>
      </w:r>
      <w:r w:rsidR="00884952">
        <w:rPr>
          <w:sz w:val="24"/>
          <w:szCs w:val="24"/>
        </w:rPr>
        <w:t xml:space="preserve">, </w:t>
      </w:r>
      <w:r w:rsidR="00CC02CD">
        <w:rPr>
          <w:sz w:val="24"/>
          <w:szCs w:val="24"/>
        </w:rPr>
        <w:t>also</w:t>
      </w:r>
      <w:r w:rsidR="00884952">
        <w:rPr>
          <w:sz w:val="24"/>
          <w:szCs w:val="24"/>
        </w:rPr>
        <w:t xml:space="preserve"> affecting the labor force</w:t>
      </w:r>
      <w:r w:rsidRPr="00AB3D2F">
        <w:rPr>
          <w:sz w:val="24"/>
          <w:szCs w:val="24"/>
        </w:rPr>
        <w:t xml:space="preserve"> </w:t>
      </w:r>
      <w:r w:rsidRPr="00AB3D2F">
        <w:rPr>
          <w:sz w:val="24"/>
          <w:szCs w:val="24"/>
        </w:rPr>
        <w:fldChar w:fldCharType="begin" w:fldLock="1"/>
      </w:r>
      <w:r w:rsidRPr="00AB3D2F">
        <w:rPr>
          <w:sz w:val="24"/>
          <w:szCs w:val="24"/>
        </w:rPr>
        <w:instrText>ADDIN CSL_CITATION {"citationItems":[{"id":"ITEM-1","itemData":{"DOI":"10.1080/09538250308440","ISSN":"09538259","abstract":"Recent developments in growth theory have encouraged a revisionist interpretation of the field. According to this interpretation long-run growth should be, and always has been, interpreted as a supply-side process. The focus of this symposium is the macroeconomics of demand-led growth. As a precursor to the contributions that follow, two central insights of demand-led growth theory are highlighted. First, chronic effective demand problems create a role for aggregate demand in determining the utilization rates of productive resources, even in the long run. Second, the demand-led actual rate of growth influences both the accumulation and productivity of factor inputs, and hence the economy's potential rate of growth.","author":[{"dropping-particle":"","family":"Setterfield","given":"Mark","non-dropping-particle":"","parse-names":false,"suffix":""}],"container-title":"Review of Political Economy","id":"ITEM-1","issue":"1","issued":{"date-parts":[["2003"]]},"page":"23-32","title":"Supply and Demand in the Theory of Long-run Growth: Introduction to a symposium on demand-led growth","type":"article-journal","volume":"15"},"uris":["http://www.mendeley.com/documents/?uuid=72e15ba4-327b-4b65-8a8b-20f2e9a6fc5f"]}],"mendeley":{"formattedCitation":"(Setterfield, 2003)","plainTextFormattedCitation":"(Setterfield, 2003)","previouslyFormattedCitation":"(Setterfield, 2003)"},"properties":{"noteIndex":0},"schema":"https://github.com/citation-style-language/schema/raw/master/csl-citation.json"}</w:instrText>
      </w:r>
      <w:r w:rsidRPr="00AB3D2F">
        <w:rPr>
          <w:sz w:val="24"/>
          <w:szCs w:val="24"/>
        </w:rPr>
        <w:fldChar w:fldCharType="separate"/>
      </w:r>
      <w:r w:rsidRPr="00AB3D2F">
        <w:rPr>
          <w:noProof/>
          <w:sz w:val="24"/>
          <w:szCs w:val="24"/>
        </w:rPr>
        <w:t>(Setterfield, 2003)</w:t>
      </w:r>
      <w:r w:rsidRPr="00AB3D2F">
        <w:rPr>
          <w:sz w:val="24"/>
          <w:szCs w:val="24"/>
        </w:rPr>
        <w:fldChar w:fldCharType="end"/>
      </w:r>
      <w:r w:rsidRPr="00AB3D2F">
        <w:rPr>
          <w:sz w:val="24"/>
          <w:szCs w:val="24"/>
        </w:rPr>
        <w:t>.</w:t>
      </w:r>
    </w:p>
    <w:p w14:paraId="3AE99270" w14:textId="13EEF835" w:rsidR="003C4BAC" w:rsidRPr="00583A8B" w:rsidRDefault="003C4BAC" w:rsidP="008B1B99">
      <w:pPr>
        <w:spacing w:line="360" w:lineRule="auto"/>
        <w:jc w:val="both"/>
        <w:rPr>
          <w:sz w:val="24"/>
          <w:szCs w:val="24"/>
        </w:rPr>
      </w:pPr>
      <w:commentRangeStart w:id="69"/>
      <w:r w:rsidRPr="00AB3D2F">
        <w:rPr>
          <w:sz w:val="24"/>
          <w:szCs w:val="24"/>
        </w:rPr>
        <w:t>Lastly, as the income insurance program is not mandatory in Denmark, it is argued that one should expect a lower compensation rate to affect the insurance rate (The rate of workers being a member of the income insurance program)</w:t>
      </w:r>
      <w:r w:rsidR="00552417">
        <w:rPr>
          <w:sz w:val="24"/>
          <w:szCs w:val="24"/>
        </w:rPr>
        <w:t xml:space="preserve"> </w:t>
      </w:r>
      <w:r w:rsidR="00552417" w:rsidRPr="00AB3D2F">
        <w:rPr>
          <w:sz w:val="24"/>
          <w:szCs w:val="24"/>
        </w:rPr>
        <w:fldChar w:fldCharType="begin" w:fldLock="1"/>
      </w:r>
      <w:r w:rsidR="008900FF">
        <w:rPr>
          <w:sz w:val="24"/>
          <w:szCs w:val="24"/>
        </w:rPr>
        <w:instrText>ADDIN CSL_CITATION {"citationItems":[{"id":"ITEM-1","itemData":{"author":[{"dropping-particle":"","family":"Aastrup","given":"Morten","non-dropping-particle":"","parse-names":false,"suffix":""}],"container-title":"Landsorganisationen","id":"ITEM-1","issue":"September 2018","issued":{"date-parts":[["2018"]]},"title":"30 Års dagpengeforringelser","type":"article-journal"},"uris":["http://www.mendeley.com/documents/?uuid=f6713169-51f1-434f-9976-a6f0d8693e60"]},{"id":"ITEM-2","itemData":{"author":[{"dropping-particle":"","family":"Risgaard","given":"Lizette","non-dropping-particle":"","parse-names":false,"suffix":""}],"id":"ITEM-2","issued":{"date-parts":[["2021"]]},"title":"Mere tryghed til lønmodtagerne","type":"article-journal"},"uris":["http://www.mendeley.com/documents/?uuid=ce253304-2c7c-476c-a58c-023352fcd508"]},{"id":"ITEM-3","itemData":{"author":[{"dropping-particle":"","family":"Jensen","given":"Magnus Thorn","non-dropping-particle":"","parse-names":false,"suffix":""},{"dropping-particle":"","family":"Nørgaard","given":"Asbjørn","non-dropping-particle":"","parse-names":false,"suffix":""}],"container-title":"Cevea","id":"ITEM-3","issued":{"date-parts":[["2021"]]},"page":"1-10","title":"Prisen for at løfte dagpengene overdrives","type":"article-journal"},"uris":["http://www.mendeley.com/documents/?uuid=83d149f1-bd4c-4cf1-b3eb-17c3b8880bb2"]}],"mendeley":{"formattedCitation":"(Aastrup, 2018; Jensen &amp; Nørgaard, 2021; Risgaard, 2021)","plainTextFormattedCitation":"(Aastrup, 2018; Jensen &amp; Nørgaard, 2021; Risgaard, 2021)","previouslyFormattedCitation":"(Aastrup, 2018; Jensen &amp; Nørgaard, 2021; Risgaard, 2021)"},"properties":{"noteIndex":0},"schema":"https://github.com/citation-style-language/schema/raw/master/csl-citation.json"}</w:instrText>
      </w:r>
      <w:r w:rsidR="00552417" w:rsidRPr="00AB3D2F">
        <w:rPr>
          <w:sz w:val="24"/>
          <w:szCs w:val="24"/>
        </w:rPr>
        <w:fldChar w:fldCharType="separate"/>
      </w:r>
      <w:r w:rsidR="00C14BA0" w:rsidRPr="00C14BA0">
        <w:rPr>
          <w:noProof/>
          <w:sz w:val="24"/>
          <w:szCs w:val="24"/>
        </w:rPr>
        <w:t>(Aastrup, 2018; Jensen &amp; Nørgaard, 2021; Risgaard, 2021)</w:t>
      </w:r>
      <w:r w:rsidR="00552417" w:rsidRPr="00AB3D2F">
        <w:rPr>
          <w:sz w:val="24"/>
          <w:szCs w:val="24"/>
        </w:rPr>
        <w:fldChar w:fldCharType="end"/>
      </w:r>
      <w:r w:rsidR="00A82B25" w:rsidRPr="005239BF">
        <w:rPr>
          <w:rStyle w:val="Fodnotehenvisning"/>
        </w:rPr>
        <w:footnoteReference w:id="4"/>
      </w:r>
      <w:r w:rsidR="00064052">
        <w:rPr>
          <w:sz w:val="24"/>
          <w:szCs w:val="24"/>
        </w:rPr>
        <w:t>.</w:t>
      </w:r>
      <w:r w:rsidRPr="00AB3D2F">
        <w:rPr>
          <w:sz w:val="24"/>
          <w:szCs w:val="24"/>
        </w:rPr>
        <w:t xml:space="preserve"> </w:t>
      </w:r>
      <w:r w:rsidR="00552417">
        <w:rPr>
          <w:sz w:val="24"/>
          <w:szCs w:val="24"/>
        </w:rPr>
        <w:t>Interestingly it is found that in</w:t>
      </w:r>
      <w:r w:rsidRPr="00AB3D2F">
        <w:rPr>
          <w:sz w:val="24"/>
          <w:szCs w:val="24"/>
        </w:rPr>
        <w:t xml:space="preserve"> the same period as the fall in the compensation rate, the percentage of the working force being a member </w:t>
      </w:r>
      <w:r w:rsidR="005665D4">
        <w:rPr>
          <w:sz w:val="24"/>
          <w:szCs w:val="24"/>
        </w:rPr>
        <w:t xml:space="preserve">of the income insurance program </w:t>
      </w:r>
      <w:r w:rsidRPr="00AB3D2F">
        <w:rPr>
          <w:sz w:val="24"/>
          <w:szCs w:val="24"/>
        </w:rPr>
        <w:t xml:space="preserve">has dropped from 84% till 78% even though this period has included political adjustment intended to raise this percentage </w:t>
      </w:r>
      <w:r w:rsidRPr="00AB3D2F">
        <w:rPr>
          <w:sz w:val="24"/>
          <w:szCs w:val="24"/>
        </w:rPr>
        <w:fldChar w:fldCharType="begin" w:fldLock="1"/>
      </w:r>
      <w:r w:rsidR="00DF372B">
        <w:rPr>
          <w:sz w:val="24"/>
          <w:szCs w:val="24"/>
        </w:rPr>
        <w:instrText>ADDIN CSL_CITATION {"citationItems":[{"id":"ITEM-1","itemData":{"author":[{"dropping-particle":"","family":"Risgaard","given":"Lizette","non-dropping-particle":"","parse-names":false,"suffix":""}],"id":"ITEM-1","issued":{"date-parts":[["2021"]]},"title":"Mere tryghed til lønmodtagerne","type":"article-journal"},"uris":["http://www.mendeley.com/documents/?uuid=ce253304-2c7c-476c-a58c-023352fcd508"]}],"mendeley":{"formattedCitation":"(Risgaard, 2021)","plainTextFormattedCitation":"(Risgaard, 2021)","previouslyFormattedCitation":"(Risgaard, 2021)"},"properties":{"noteIndex":0},"schema":"https://github.com/citation-style-language/schema/raw/master/csl-citation.json"}</w:instrText>
      </w:r>
      <w:r w:rsidRPr="00AB3D2F">
        <w:rPr>
          <w:sz w:val="24"/>
          <w:szCs w:val="24"/>
        </w:rPr>
        <w:fldChar w:fldCharType="separate"/>
      </w:r>
      <w:r w:rsidR="00DF372B" w:rsidRPr="00DF372B">
        <w:rPr>
          <w:noProof/>
          <w:sz w:val="24"/>
          <w:szCs w:val="24"/>
        </w:rPr>
        <w:t>(Risgaard, 2021)</w:t>
      </w:r>
      <w:r w:rsidRPr="00AB3D2F">
        <w:rPr>
          <w:sz w:val="24"/>
          <w:szCs w:val="24"/>
        </w:rPr>
        <w:fldChar w:fldCharType="end"/>
      </w:r>
      <w:r w:rsidRPr="00AB3D2F">
        <w:rPr>
          <w:sz w:val="24"/>
          <w:szCs w:val="24"/>
        </w:rPr>
        <w:t xml:space="preserve">. </w:t>
      </w:r>
      <w:r w:rsidR="005665D4">
        <w:rPr>
          <w:sz w:val="24"/>
          <w:szCs w:val="24"/>
        </w:rPr>
        <w:t xml:space="preserve">Aastrup </w:t>
      </w:r>
      <w:r w:rsidR="005665D4">
        <w:rPr>
          <w:sz w:val="24"/>
          <w:szCs w:val="24"/>
        </w:rPr>
        <w:fldChar w:fldCharType="begin" w:fldLock="1"/>
      </w:r>
      <w:r w:rsidR="00C14BA0">
        <w:rPr>
          <w:sz w:val="24"/>
          <w:szCs w:val="24"/>
        </w:rPr>
        <w:instrText>ADDIN CSL_CITATION {"citationItems":[{"id":"ITEM-1","itemData":{"author":[{"dropping-particle":"","family":"Aastrup","given":"Morten","non-dropping-particle":"","parse-names":false,"suffix":""}],"container-title":"Landsorganisationen","id":"ITEM-1","issue":"September 2018","issued":{"date-parts":[["2018"]]},"title":"30 Års dagpengeforringelser","type":"article-journal"},"suppress-author":1,"uris":["http://www.mendeley.com/documents/?uuid=f6713169-51f1-434f-9976-a6f0d8693e60"]}],"mendeley":{"formattedCitation":"(2018)","plainTextFormattedCitation":"(2018)","previouslyFormattedCitation":"(2018)"},"properties":{"noteIndex":0},"schema":"https://github.com/citation-style-language/schema/raw/master/csl-citation.json"}</w:instrText>
      </w:r>
      <w:r w:rsidR="005665D4">
        <w:rPr>
          <w:sz w:val="24"/>
          <w:szCs w:val="24"/>
        </w:rPr>
        <w:fldChar w:fldCharType="separate"/>
      </w:r>
      <w:r w:rsidR="005665D4" w:rsidRPr="005665D4">
        <w:rPr>
          <w:noProof/>
          <w:sz w:val="24"/>
          <w:szCs w:val="24"/>
        </w:rPr>
        <w:t>(2018)</w:t>
      </w:r>
      <w:r w:rsidR="005665D4">
        <w:rPr>
          <w:sz w:val="24"/>
          <w:szCs w:val="24"/>
        </w:rPr>
        <w:fldChar w:fldCharType="end"/>
      </w:r>
      <w:r w:rsidR="005665D4">
        <w:rPr>
          <w:sz w:val="24"/>
          <w:szCs w:val="24"/>
        </w:rPr>
        <w:t xml:space="preserve"> includes several channels in which a higher insurance rate affects the economy, most importantly, he argues that it leads to higher stabilization at lower economic activity by keeping the aggregate demand high. </w:t>
      </w:r>
      <w:commentRangeEnd w:id="69"/>
      <w:r w:rsidR="00366564">
        <w:rPr>
          <w:rStyle w:val="Kommentarhenvisning"/>
        </w:rPr>
        <w:commentReference w:id="69"/>
      </w:r>
    </w:p>
    <w:p w14:paraId="05688205" w14:textId="41A51C81" w:rsidR="003674B6" w:rsidRPr="0075752D" w:rsidRDefault="006409C0" w:rsidP="008B1B99">
      <w:pPr>
        <w:pStyle w:val="Overskrift1"/>
        <w:jc w:val="both"/>
      </w:pPr>
      <w:r>
        <w:t xml:space="preserve">Section 4: </w:t>
      </w:r>
      <w:r w:rsidR="00D2140C">
        <w:t>Including macroeconomic effects in a</w:t>
      </w:r>
      <w:r w:rsidR="00DF5153">
        <w:t xml:space="preserve"> quarterly</w:t>
      </w:r>
      <w:r w:rsidR="00D2140C">
        <w:t xml:space="preserve"> Stock-Flow-Consistent model for Denmark.</w:t>
      </w:r>
    </w:p>
    <w:p w14:paraId="6E7518D3" w14:textId="1D465151" w:rsidR="004A796F" w:rsidRPr="0075752D" w:rsidRDefault="004A796F" w:rsidP="008B1B99">
      <w:pPr>
        <w:jc w:val="both"/>
      </w:pPr>
    </w:p>
    <w:p w14:paraId="00BF5059" w14:textId="54AD2FFB" w:rsidR="00C074C2" w:rsidRDefault="00921D2D" w:rsidP="008B1B99">
      <w:pPr>
        <w:spacing w:line="360" w:lineRule="auto"/>
        <w:jc w:val="both"/>
        <w:rPr>
          <w:sz w:val="24"/>
          <w:szCs w:val="24"/>
        </w:rPr>
      </w:pPr>
      <w:r w:rsidRPr="00AB3D2F">
        <w:rPr>
          <w:sz w:val="24"/>
          <w:szCs w:val="24"/>
        </w:rPr>
        <w:t>In this section</w:t>
      </w:r>
      <w:r w:rsidR="00152282">
        <w:rPr>
          <w:sz w:val="24"/>
          <w:szCs w:val="24"/>
        </w:rPr>
        <w:t>,</w:t>
      </w:r>
      <w:r w:rsidRPr="00AB3D2F">
        <w:rPr>
          <w:sz w:val="24"/>
          <w:szCs w:val="24"/>
        </w:rPr>
        <w:t xml:space="preserve"> we will present the model </w:t>
      </w:r>
      <w:r w:rsidR="00A465E2">
        <w:rPr>
          <w:sz w:val="24"/>
          <w:szCs w:val="24"/>
        </w:rPr>
        <w:t>used</w:t>
      </w:r>
      <w:r w:rsidR="00A465E2" w:rsidRPr="00AB3D2F">
        <w:rPr>
          <w:sz w:val="24"/>
          <w:szCs w:val="24"/>
        </w:rPr>
        <w:t xml:space="preserve"> </w:t>
      </w:r>
      <w:r w:rsidRPr="00AB3D2F">
        <w:rPr>
          <w:sz w:val="24"/>
          <w:szCs w:val="24"/>
        </w:rPr>
        <w:t xml:space="preserve">to </w:t>
      </w:r>
      <w:r w:rsidR="00BC1E01" w:rsidRPr="00AB3D2F">
        <w:rPr>
          <w:sz w:val="24"/>
          <w:szCs w:val="24"/>
        </w:rPr>
        <w:t>analyze the</w:t>
      </w:r>
      <w:r w:rsidR="008F74FD" w:rsidRPr="00AB3D2F">
        <w:rPr>
          <w:sz w:val="24"/>
          <w:szCs w:val="24"/>
        </w:rPr>
        <w:t xml:space="preserve"> macroeconomic</w:t>
      </w:r>
      <w:r w:rsidR="00BC1E01" w:rsidRPr="00AB3D2F">
        <w:rPr>
          <w:sz w:val="24"/>
          <w:szCs w:val="24"/>
        </w:rPr>
        <w:t xml:space="preserve"> effects</w:t>
      </w:r>
      <w:r w:rsidR="00677F82" w:rsidRPr="00AB3D2F">
        <w:rPr>
          <w:sz w:val="24"/>
          <w:szCs w:val="24"/>
        </w:rPr>
        <w:t xml:space="preserve">. </w:t>
      </w:r>
      <w:r w:rsidR="00C2684E">
        <w:rPr>
          <w:sz w:val="24"/>
          <w:szCs w:val="24"/>
        </w:rPr>
        <w:t>For this</w:t>
      </w:r>
      <w:r w:rsidR="002F6E84" w:rsidRPr="00AB3D2F">
        <w:rPr>
          <w:sz w:val="24"/>
          <w:szCs w:val="24"/>
        </w:rPr>
        <w:t>,</w:t>
      </w:r>
      <w:r w:rsidR="009E610D" w:rsidRPr="00AB3D2F">
        <w:rPr>
          <w:sz w:val="24"/>
          <w:szCs w:val="24"/>
        </w:rPr>
        <w:t xml:space="preserve"> </w:t>
      </w:r>
      <w:r w:rsidR="002F6E84" w:rsidRPr="00AB3D2F">
        <w:rPr>
          <w:sz w:val="24"/>
          <w:szCs w:val="24"/>
        </w:rPr>
        <w:t>we utilize the features of a stock-flow consistent framework build</w:t>
      </w:r>
      <w:r w:rsidR="00C5526D" w:rsidRPr="00AB3D2F">
        <w:rPr>
          <w:sz w:val="24"/>
          <w:szCs w:val="24"/>
        </w:rPr>
        <w:t>ing</w:t>
      </w:r>
      <w:r w:rsidR="002F6E84" w:rsidRPr="00AB3D2F">
        <w:rPr>
          <w:sz w:val="24"/>
          <w:szCs w:val="24"/>
        </w:rPr>
        <w:t xml:space="preserve"> upon the existing empirical stock flow consistent model for Denmark </w:t>
      </w:r>
      <w:r w:rsidR="00711A72" w:rsidRPr="00AB3D2F">
        <w:rPr>
          <w:sz w:val="24"/>
          <w:szCs w:val="24"/>
        </w:rPr>
        <w:t>developed</w:t>
      </w:r>
      <w:r w:rsidR="002F6E84" w:rsidRPr="00AB3D2F">
        <w:rPr>
          <w:sz w:val="24"/>
          <w:szCs w:val="24"/>
        </w:rPr>
        <w:t xml:space="preserve"> by </w:t>
      </w:r>
      <w:r w:rsidR="005F2952" w:rsidRPr="00AB3D2F">
        <w:rPr>
          <w:noProof/>
          <w:sz w:val="24"/>
          <w:szCs w:val="24"/>
        </w:rPr>
        <w:t>Byrialsen et al.</w:t>
      </w:r>
      <w:r w:rsidR="005F2952">
        <w:rPr>
          <w:noProof/>
          <w:sz w:val="24"/>
          <w:szCs w:val="24"/>
        </w:rPr>
        <w:t xml:space="preserve"> </w:t>
      </w:r>
      <w:r w:rsidR="0068041A" w:rsidRPr="00AB3D2F">
        <w:rPr>
          <w:sz w:val="24"/>
          <w:szCs w:val="24"/>
        </w:rPr>
        <w:fldChar w:fldCharType="begin" w:fldLock="1"/>
      </w:r>
      <w:r w:rsidR="005F2952">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68041A" w:rsidRPr="00AB3D2F">
        <w:rPr>
          <w:sz w:val="24"/>
          <w:szCs w:val="24"/>
        </w:rPr>
        <w:fldChar w:fldCharType="separate"/>
      </w:r>
      <w:r w:rsidR="005F2952" w:rsidRPr="005F2952">
        <w:rPr>
          <w:noProof/>
          <w:sz w:val="24"/>
          <w:szCs w:val="24"/>
        </w:rPr>
        <w:t>(2022)</w:t>
      </w:r>
      <w:r w:rsidR="0068041A" w:rsidRPr="00AB3D2F">
        <w:rPr>
          <w:sz w:val="24"/>
          <w:szCs w:val="24"/>
        </w:rPr>
        <w:fldChar w:fldCharType="end"/>
      </w:r>
      <w:r w:rsidR="00A465E2">
        <w:rPr>
          <w:sz w:val="24"/>
          <w:szCs w:val="24"/>
        </w:rPr>
        <w:t xml:space="preserve">. We contribute by adding and </w:t>
      </w:r>
      <w:proofErr w:type="spellStart"/>
      <w:r w:rsidR="00A465E2">
        <w:rPr>
          <w:sz w:val="24"/>
          <w:szCs w:val="24"/>
        </w:rPr>
        <w:t>endogeneizing</w:t>
      </w:r>
      <w:proofErr w:type="spellEnd"/>
      <w:r w:rsidR="00A465E2">
        <w:rPr>
          <w:sz w:val="24"/>
          <w:szCs w:val="24"/>
        </w:rPr>
        <w:t xml:space="preserve"> a number of relevant features to the labour market, including the income insurance system to the existing model</w:t>
      </w:r>
      <w:r w:rsidR="002F6E84" w:rsidRPr="00AB3D2F">
        <w:rPr>
          <w:sz w:val="24"/>
          <w:szCs w:val="24"/>
        </w:rPr>
        <w:t>.</w:t>
      </w:r>
      <w:r w:rsidR="00C2684E">
        <w:rPr>
          <w:sz w:val="24"/>
          <w:szCs w:val="24"/>
        </w:rPr>
        <w:t xml:space="preserve"> </w:t>
      </w:r>
      <w:r w:rsidR="00D55A6F">
        <w:rPr>
          <w:sz w:val="24"/>
          <w:szCs w:val="24"/>
        </w:rPr>
        <w:t>In this presentation</w:t>
      </w:r>
      <w:r w:rsidR="00AF7177">
        <w:rPr>
          <w:sz w:val="24"/>
          <w:szCs w:val="24"/>
        </w:rPr>
        <w:t xml:space="preserve"> of the model</w:t>
      </w:r>
      <w:r w:rsidR="00D55A6F">
        <w:rPr>
          <w:sz w:val="24"/>
          <w:szCs w:val="24"/>
        </w:rPr>
        <w:t xml:space="preserve">, we will focus </w:t>
      </w:r>
      <w:r w:rsidR="00AF7177">
        <w:rPr>
          <w:sz w:val="24"/>
          <w:szCs w:val="24"/>
        </w:rPr>
        <w:t xml:space="preserve">mostly </w:t>
      </w:r>
      <w:r w:rsidR="00D55A6F">
        <w:rPr>
          <w:sz w:val="24"/>
          <w:szCs w:val="24"/>
        </w:rPr>
        <w:t xml:space="preserve">on </w:t>
      </w:r>
      <w:r w:rsidR="00AF7177">
        <w:rPr>
          <w:sz w:val="24"/>
          <w:szCs w:val="24"/>
        </w:rPr>
        <w:t>our contribution</w:t>
      </w:r>
      <w:r w:rsidR="00D55A6F">
        <w:rPr>
          <w:sz w:val="24"/>
          <w:szCs w:val="24"/>
        </w:rPr>
        <w:t xml:space="preserve"> to the model, while the rest of the model is presented as a system of equation in the appendix.</w:t>
      </w:r>
      <w:r w:rsidR="00D55A6F">
        <w:rPr>
          <w:rStyle w:val="Fodnotehenvisning"/>
          <w:sz w:val="24"/>
          <w:szCs w:val="24"/>
        </w:rPr>
        <w:footnoteReference w:id="5"/>
      </w:r>
      <w:r w:rsidR="00D55A6F">
        <w:rPr>
          <w:sz w:val="24"/>
          <w:szCs w:val="24"/>
        </w:rPr>
        <w:t xml:space="preserve"> </w:t>
      </w:r>
    </w:p>
    <w:p w14:paraId="7B159608" w14:textId="77777777" w:rsidR="00285870" w:rsidRPr="00D2140C" w:rsidRDefault="00285870" w:rsidP="008B1B99">
      <w:pPr>
        <w:spacing w:line="360" w:lineRule="auto"/>
        <w:jc w:val="both"/>
        <w:rPr>
          <w:sz w:val="24"/>
          <w:szCs w:val="24"/>
        </w:rPr>
      </w:pPr>
    </w:p>
    <w:p w14:paraId="3CE9717B" w14:textId="2B5600C2" w:rsidR="00174C5E" w:rsidRDefault="00251655" w:rsidP="008B1B99">
      <w:pPr>
        <w:pStyle w:val="Overskrift2"/>
        <w:jc w:val="both"/>
      </w:pPr>
      <w:r>
        <w:t>Fundamental equations in baseline model</w:t>
      </w:r>
    </w:p>
    <w:p w14:paraId="1548A94A" w14:textId="70794B02" w:rsidR="006C3D5A" w:rsidRDefault="006C3D5A" w:rsidP="008B1B99">
      <w:pPr>
        <w:jc w:val="both"/>
      </w:pPr>
    </w:p>
    <w:p w14:paraId="783F79B8" w14:textId="629916A2" w:rsidR="00503232" w:rsidRPr="002F502B" w:rsidRDefault="00503232" w:rsidP="008B1B99">
      <w:pPr>
        <w:spacing w:line="360" w:lineRule="auto"/>
        <w:jc w:val="both"/>
        <w:rPr>
          <w:sz w:val="24"/>
          <w:szCs w:val="24"/>
        </w:rPr>
      </w:pPr>
      <w:r w:rsidRPr="002F502B">
        <w:rPr>
          <w:sz w:val="24"/>
          <w:szCs w:val="24"/>
        </w:rPr>
        <w:lastRenderedPageBreak/>
        <w:t>As Denmark is a small open economy with fixed exchange rates</w:t>
      </w:r>
      <w:r w:rsidR="00EC5D50">
        <w:rPr>
          <w:sz w:val="24"/>
          <w:szCs w:val="24"/>
        </w:rPr>
        <w:t>,</w:t>
      </w:r>
      <w:r w:rsidR="005F2952">
        <w:rPr>
          <w:sz w:val="24"/>
          <w:szCs w:val="24"/>
        </w:rPr>
        <w:t xml:space="preserve"> </w:t>
      </w:r>
      <w:r w:rsidR="005F2952" w:rsidRPr="002F502B">
        <w:rPr>
          <w:noProof/>
          <w:sz w:val="24"/>
          <w:szCs w:val="24"/>
        </w:rPr>
        <w:t>Byrialsen et al.</w:t>
      </w:r>
      <w:r w:rsidRPr="002F502B">
        <w:rPr>
          <w:sz w:val="24"/>
          <w:szCs w:val="24"/>
        </w:rPr>
        <w:t xml:space="preserve"> </w:t>
      </w:r>
      <w:r w:rsidR="002F502B">
        <w:rPr>
          <w:sz w:val="24"/>
          <w:szCs w:val="24"/>
        </w:rPr>
        <w:fldChar w:fldCharType="begin" w:fldLock="1"/>
      </w:r>
      <w:r w:rsidR="005F2952">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2F502B">
        <w:rPr>
          <w:sz w:val="24"/>
          <w:szCs w:val="24"/>
        </w:rPr>
        <w:fldChar w:fldCharType="separate"/>
      </w:r>
      <w:r w:rsidR="005F2952" w:rsidRPr="005F2952">
        <w:rPr>
          <w:noProof/>
          <w:sz w:val="24"/>
          <w:szCs w:val="24"/>
        </w:rPr>
        <w:t>(2022)</w:t>
      </w:r>
      <w:r w:rsidR="002F502B">
        <w:rPr>
          <w:sz w:val="24"/>
          <w:szCs w:val="24"/>
        </w:rPr>
        <w:fldChar w:fldCharType="end"/>
      </w:r>
      <w:r w:rsidR="002F502B">
        <w:rPr>
          <w:sz w:val="24"/>
          <w:szCs w:val="24"/>
        </w:rPr>
        <w:t xml:space="preserve"> </w:t>
      </w:r>
      <w:r w:rsidRPr="002F502B">
        <w:rPr>
          <w:sz w:val="24"/>
          <w:szCs w:val="24"/>
        </w:rPr>
        <w:t>adopt small open economy assumptions</w:t>
      </w:r>
      <w:r w:rsidR="00A21279">
        <w:rPr>
          <w:sz w:val="24"/>
          <w:szCs w:val="24"/>
        </w:rPr>
        <w:t>,</w:t>
      </w:r>
      <w:r w:rsidRPr="002F502B">
        <w:rPr>
          <w:sz w:val="24"/>
          <w:szCs w:val="24"/>
        </w:rPr>
        <w:t xml:space="preserve"> </w:t>
      </w:r>
      <w:r w:rsidR="00EC5D50">
        <w:rPr>
          <w:sz w:val="24"/>
          <w:szCs w:val="24"/>
        </w:rPr>
        <w:t xml:space="preserve">which </w:t>
      </w:r>
      <w:r w:rsidR="00A21279">
        <w:rPr>
          <w:sz w:val="24"/>
          <w:szCs w:val="24"/>
        </w:rPr>
        <w:t>allow</w:t>
      </w:r>
      <w:r w:rsidR="00EC5D50">
        <w:rPr>
          <w:sz w:val="24"/>
          <w:szCs w:val="24"/>
        </w:rPr>
        <w:t>s</w:t>
      </w:r>
      <w:r w:rsidR="002F502B" w:rsidRPr="002F502B">
        <w:rPr>
          <w:sz w:val="24"/>
          <w:szCs w:val="24"/>
        </w:rPr>
        <w:t xml:space="preserve"> global shocks to affect the Danish economy while domestic shocks are irrelevant for the global economy</w:t>
      </w:r>
      <w:r w:rsidR="00EC5D50">
        <w:rPr>
          <w:sz w:val="24"/>
          <w:szCs w:val="24"/>
        </w:rPr>
        <w:t xml:space="preserve"> (</w:t>
      </w:r>
      <w:r w:rsidR="00D2140C">
        <w:rPr>
          <w:sz w:val="24"/>
          <w:szCs w:val="24"/>
        </w:rPr>
        <w:t>thereby treating the global economy as exogeneous</w:t>
      </w:r>
      <w:r w:rsidR="00EC5D50">
        <w:rPr>
          <w:sz w:val="24"/>
          <w:szCs w:val="24"/>
        </w:rPr>
        <w:t>)</w:t>
      </w:r>
      <w:r w:rsidR="002F502B" w:rsidRPr="002F502B">
        <w:rPr>
          <w:sz w:val="24"/>
          <w:szCs w:val="24"/>
        </w:rPr>
        <w:t>.</w:t>
      </w:r>
      <w:r w:rsidR="002F502B" w:rsidRPr="002F502B">
        <w:rPr>
          <w:sz w:val="24"/>
          <w:szCs w:val="24"/>
        </w:rPr>
        <w:br/>
        <w:t xml:space="preserve">The model consists of 5 institutional sectors: non-financial corporations, financial corporations, the government, households, and the rest of the world. </w:t>
      </w:r>
      <w:r w:rsidRPr="002F502B">
        <w:rPr>
          <w:sz w:val="24"/>
          <w:szCs w:val="24"/>
        </w:rPr>
        <w:t xml:space="preserve"> </w:t>
      </w:r>
      <w:r w:rsidR="00F5206F">
        <w:rPr>
          <w:sz w:val="24"/>
          <w:szCs w:val="24"/>
        </w:rPr>
        <w:t>As our focus is the dynamics of the labor market, it is worth noting that du</w:t>
      </w:r>
      <w:r w:rsidR="00D2140C">
        <w:rPr>
          <w:sz w:val="24"/>
          <w:szCs w:val="24"/>
        </w:rPr>
        <w:t>e</w:t>
      </w:r>
      <w:r w:rsidR="00F5206F">
        <w:rPr>
          <w:sz w:val="24"/>
          <w:szCs w:val="24"/>
        </w:rPr>
        <w:t xml:space="preserve"> to a high rate of employment the Danish economy is very likely to face labor shortages in the labor market</w:t>
      </w:r>
      <w:r w:rsidR="00EC5D50">
        <w:rPr>
          <w:sz w:val="24"/>
          <w:szCs w:val="24"/>
        </w:rPr>
        <w:t xml:space="preserve">. This feature is introduced in the model, since </w:t>
      </w:r>
      <w:r w:rsidR="00F5206F">
        <w:rPr>
          <w:sz w:val="24"/>
          <w:szCs w:val="24"/>
        </w:rPr>
        <w:t xml:space="preserve">even small changes to the unemployment rate affects wages and thereby prices.  </w:t>
      </w:r>
    </w:p>
    <w:p w14:paraId="120965DD" w14:textId="77777777" w:rsidR="00D6356A" w:rsidRDefault="00D6356A" w:rsidP="008B1B99">
      <w:pPr>
        <w:spacing w:line="360" w:lineRule="auto"/>
        <w:jc w:val="both"/>
        <w:rPr>
          <w:rFonts w:cstheme="minorHAnsi"/>
          <w:sz w:val="24"/>
          <w:szCs w:val="24"/>
        </w:rPr>
      </w:pPr>
    </w:p>
    <w:p w14:paraId="6D0568A9" w14:textId="131698B6" w:rsidR="006C3D5A" w:rsidRPr="00AB3D2F" w:rsidRDefault="00F96948" w:rsidP="008B1B99">
      <w:pPr>
        <w:spacing w:line="360" w:lineRule="auto"/>
        <w:jc w:val="both"/>
        <w:rPr>
          <w:rFonts w:cstheme="minorHAnsi"/>
          <w:sz w:val="24"/>
          <w:szCs w:val="24"/>
        </w:rPr>
      </w:pPr>
      <w:r>
        <w:rPr>
          <w:rFonts w:cstheme="minorHAnsi"/>
          <w:sz w:val="24"/>
          <w:szCs w:val="24"/>
        </w:rPr>
        <w:t xml:space="preserve">To start </w:t>
      </w:r>
      <w:proofErr w:type="spellStart"/>
      <w:r>
        <w:rPr>
          <w:rFonts w:cstheme="minorHAnsi"/>
          <w:sz w:val="24"/>
          <w:szCs w:val="24"/>
        </w:rPr>
        <w:t>of</w:t>
      </w:r>
      <w:proofErr w:type="spellEnd"/>
      <w:r>
        <w:rPr>
          <w:rFonts w:cstheme="minorHAnsi"/>
          <w:sz w:val="24"/>
          <w:szCs w:val="24"/>
        </w:rPr>
        <w:t xml:space="preserve"> with, w</w:t>
      </w:r>
      <w:r w:rsidR="00173422" w:rsidRPr="00AB3D2F">
        <w:rPr>
          <w:rFonts w:cstheme="minorHAnsi"/>
          <w:sz w:val="24"/>
          <w:szCs w:val="24"/>
        </w:rPr>
        <w:t>e assume</w:t>
      </w:r>
      <w:r w:rsidR="00013666" w:rsidRPr="00AB3D2F">
        <w:rPr>
          <w:rFonts w:cstheme="minorHAnsi"/>
          <w:sz w:val="24"/>
          <w:szCs w:val="24"/>
        </w:rPr>
        <w:t xml:space="preserve"> that</w:t>
      </w:r>
      <w:r w:rsidR="00E47E6F" w:rsidRPr="00AB3D2F">
        <w:rPr>
          <w:rFonts w:cstheme="minorHAnsi"/>
          <w:sz w:val="24"/>
          <w:szCs w:val="24"/>
        </w:rPr>
        <w:t xml:space="preserve"> </w:t>
      </w:r>
      <w:r w:rsidR="00933BEF">
        <w:rPr>
          <w:rFonts w:cstheme="minorHAnsi"/>
          <w:sz w:val="24"/>
          <w:szCs w:val="24"/>
        </w:rPr>
        <w:t xml:space="preserve">real </w:t>
      </w:r>
      <w:r w:rsidR="00E47E6F" w:rsidRPr="00AB3D2F">
        <w:rPr>
          <w:rFonts w:cstheme="minorHAnsi"/>
          <w:sz w:val="24"/>
          <w:szCs w:val="24"/>
        </w:rPr>
        <w:t>total</w:t>
      </w:r>
      <w:r w:rsidR="00013666" w:rsidRPr="00AB3D2F">
        <w:rPr>
          <w:rFonts w:cstheme="minorHAnsi"/>
          <w:sz w:val="24"/>
          <w:szCs w:val="24"/>
        </w:rPr>
        <w:t xml:space="preserve"> production takes place in the non-financial corporations and is determined by the aggregate demand</w:t>
      </w:r>
      <w:r w:rsidR="00933BEF">
        <w:rPr>
          <w:rFonts w:cstheme="minorHAnsi"/>
          <w:sz w:val="24"/>
          <w:szCs w:val="24"/>
        </w:rPr>
        <w:t>, as seen below</w:t>
      </w:r>
    </w:p>
    <w:p w14:paraId="1AD79139" w14:textId="7A64AD9E" w:rsidR="00173422" w:rsidRPr="00D6356A" w:rsidRDefault="00F13421" w:rsidP="008B1B99">
      <w:pPr>
        <w:spacing w:line="360" w:lineRule="auto"/>
        <w:jc w:val="both"/>
        <w:rPr>
          <w:rFonts w:eastAsiaTheme="minorEastAsia" w:cstheme="minorHAnsi"/>
          <w:sz w:val="24"/>
          <w:szCs w:val="24"/>
        </w:rPr>
      </w:pPr>
      <m:oMathPara>
        <m:oMath>
          <m:sSub>
            <m:sSubPr>
              <m:ctrlPr>
                <w:rPr>
                  <w:rFonts w:ascii="Cambria Math" w:hAnsi="Cambria Math" w:cstheme="minorHAnsi"/>
                  <w:i/>
                  <w:sz w:val="24"/>
                  <w:szCs w:val="24"/>
                </w:rPr>
              </m:ctrlPr>
            </m:sSubPr>
            <m:e>
              <m:r>
                <w:rPr>
                  <w:rFonts w:ascii="Cambria Math" w:hAnsi="Cambria Math" w:cstheme="minorHAnsi"/>
                  <w:sz w:val="24"/>
                  <w:szCs w:val="24"/>
                </w:rPr>
                <m:t>y</m:t>
              </m:r>
            </m:e>
            <m:sub>
              <m:r>
                <w:rPr>
                  <w:rFonts w:ascii="Cambria Math" w:hAnsi="Cambria Math" w:cstheme="minorHAnsi"/>
                  <w:sz w:val="24"/>
                  <w:szCs w:val="24"/>
                </w:rPr>
                <m:t>t</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i</m:t>
              </m:r>
            </m:e>
            <m:sub>
              <m:r>
                <w:rPr>
                  <w:rFonts w:ascii="Cambria Math" w:hAnsi="Cambria Math" w:cstheme="minorHAnsi"/>
                  <w:sz w:val="24"/>
                  <w:szCs w:val="24"/>
                </w:rPr>
                <m:t>t</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g</m:t>
              </m:r>
            </m:e>
            <m:sub>
              <m:r>
                <w:rPr>
                  <w:rFonts w:ascii="Cambria Math" w:hAnsi="Cambria Math" w:cstheme="minorHAnsi"/>
                  <w:sz w:val="24"/>
                  <w:szCs w:val="24"/>
                </w:rPr>
                <m:t>t</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t</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m</m:t>
              </m:r>
            </m:e>
            <m:sub>
              <m:r>
                <w:rPr>
                  <w:rFonts w:ascii="Cambria Math" w:hAnsi="Cambria Math" w:cstheme="minorHAnsi"/>
                  <w:sz w:val="24"/>
                  <w:szCs w:val="24"/>
                </w:rPr>
                <m:t>t</m:t>
              </m:r>
            </m:sub>
          </m:sSub>
        </m:oMath>
      </m:oMathPara>
    </w:p>
    <w:p w14:paraId="316BD194" w14:textId="002AC189" w:rsidR="00D6356A" w:rsidRPr="00AB3D2F" w:rsidRDefault="00D6356A" w:rsidP="00D6356A">
      <w:pPr>
        <w:spacing w:line="360" w:lineRule="auto"/>
        <w:jc w:val="both"/>
        <w:rPr>
          <w:rFonts w:eastAsiaTheme="minorEastAsia" w:cstheme="minorHAnsi"/>
          <w:sz w:val="24"/>
          <w:szCs w:val="24"/>
        </w:rPr>
      </w:pPr>
      <w:r>
        <w:rPr>
          <w:rFonts w:eastAsiaTheme="minorEastAsia" w:cstheme="minorHAnsi"/>
          <w:sz w:val="24"/>
          <w:szCs w:val="24"/>
        </w:rPr>
        <w:t>The level of</w:t>
      </w:r>
      <w:r w:rsidRPr="00AB3D2F">
        <w:rPr>
          <w:rFonts w:eastAsiaTheme="minorEastAsia" w:cstheme="minorHAnsi"/>
          <w:sz w:val="24"/>
          <w:szCs w:val="24"/>
        </w:rPr>
        <w:t xml:space="preserve"> </w:t>
      </w:r>
      <w:r>
        <w:rPr>
          <w:rFonts w:eastAsiaTheme="minorEastAsia" w:cstheme="minorHAnsi"/>
          <w:sz w:val="24"/>
          <w:szCs w:val="24"/>
        </w:rPr>
        <w:t xml:space="preserve">real production, together with real productivity of workers determines the level of </w:t>
      </w:r>
      <w:r w:rsidRPr="00AB3D2F">
        <w:rPr>
          <w:rFonts w:eastAsiaTheme="minorEastAsia" w:cstheme="minorHAnsi"/>
          <w:sz w:val="24"/>
          <w:szCs w:val="24"/>
        </w:rPr>
        <w:t>employment</w:t>
      </w:r>
      <w:r>
        <w:rPr>
          <w:rFonts w:eastAsiaTheme="minorEastAsia" w:cstheme="minorHAnsi"/>
          <w:sz w:val="24"/>
          <w:szCs w:val="24"/>
        </w:rPr>
        <w:t>.</w:t>
      </w:r>
      <w:r w:rsidRPr="00AB3D2F">
        <w:rPr>
          <w:rFonts w:eastAsiaTheme="minorEastAsia" w:cstheme="minorHAnsi"/>
          <w:sz w:val="24"/>
          <w:szCs w:val="24"/>
        </w:rPr>
        <w:t xml:space="preserve"> </w:t>
      </w:r>
    </w:p>
    <w:p w14:paraId="1053DB6F" w14:textId="77777777" w:rsidR="00D6356A" w:rsidRPr="00EA5D49" w:rsidRDefault="00F13421" w:rsidP="00D6356A">
      <w:pPr>
        <w:spacing w:line="360" w:lineRule="auto"/>
        <w:jc w:val="both"/>
        <w:rPr>
          <w:rFonts w:eastAsiaTheme="minorEastAsia" w:cstheme="minorHAnsi"/>
          <w:sz w:val="24"/>
          <w:szCs w:val="24"/>
        </w:rPr>
      </w:pPr>
      <m:oMathPara>
        <m:oMath>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N</m:t>
              </m:r>
            </m:e>
            <m:sub>
              <m:r>
                <w:rPr>
                  <w:rFonts w:ascii="Cambria Math" w:eastAsiaTheme="minorEastAsia" w:hAnsi="Cambria Math" w:cstheme="minorHAnsi"/>
                  <w:sz w:val="24"/>
                  <w:szCs w:val="24"/>
                </w:rPr>
                <m:t>t</m:t>
              </m:r>
            </m:sub>
          </m:sSub>
          <m:r>
            <w:rPr>
              <w:rFonts w:ascii="Cambria Math" w:eastAsiaTheme="minorEastAsia" w:hAnsi="Cambria Math" w:cstheme="minorHAnsi"/>
              <w:sz w:val="24"/>
              <w:szCs w:val="24"/>
            </w:rPr>
            <m:t>=0.99*</m:t>
          </m:r>
          <m:f>
            <m:fPr>
              <m:ctrlPr>
                <w:rPr>
                  <w:rFonts w:ascii="Cambria Math" w:eastAsiaTheme="minorEastAsia" w:hAnsi="Cambria Math" w:cstheme="minorHAnsi"/>
                  <w:i/>
                  <w:sz w:val="24"/>
                  <w:szCs w:val="24"/>
                </w:rPr>
              </m:ctrlPr>
            </m:fPr>
            <m:num>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y</m:t>
                  </m:r>
                </m:e>
                <m:sub>
                  <m:r>
                    <w:rPr>
                      <w:rFonts w:ascii="Cambria Math" w:eastAsiaTheme="minorEastAsia" w:hAnsi="Cambria Math" w:cstheme="minorHAnsi"/>
                      <w:sz w:val="24"/>
                      <w:szCs w:val="24"/>
                    </w:rPr>
                    <m:t>t</m:t>
                  </m:r>
                </m:sub>
              </m:sSub>
            </m:num>
            <m:den>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a</m:t>
                  </m:r>
                </m:e>
                <m:sub>
                  <m:r>
                    <w:rPr>
                      <w:rFonts w:ascii="Cambria Math" w:eastAsiaTheme="minorEastAsia" w:hAnsi="Cambria Math" w:cstheme="minorHAnsi"/>
                      <w:sz w:val="24"/>
                      <w:szCs w:val="24"/>
                    </w:rPr>
                    <m:t>t</m:t>
                  </m:r>
                </m:sub>
              </m:sSub>
            </m:den>
          </m:f>
        </m:oMath>
      </m:oMathPara>
    </w:p>
    <w:p w14:paraId="03656D0E" w14:textId="1F057715" w:rsidR="00D6356A" w:rsidRDefault="00D6356A" w:rsidP="008B1B99">
      <w:pPr>
        <w:spacing w:line="360" w:lineRule="auto"/>
        <w:jc w:val="both"/>
        <w:rPr>
          <w:rFonts w:eastAsiaTheme="minorEastAsia" w:cstheme="minorHAnsi"/>
          <w:sz w:val="24"/>
          <w:szCs w:val="24"/>
        </w:rPr>
      </w:pPr>
    </w:p>
    <w:p w14:paraId="1E54CF3E" w14:textId="77777777" w:rsidR="00D6356A" w:rsidRPr="00AB3D2F" w:rsidRDefault="00D6356A" w:rsidP="00D6356A">
      <w:pPr>
        <w:spacing w:line="360" w:lineRule="auto"/>
        <w:jc w:val="both"/>
        <w:rPr>
          <w:rFonts w:cstheme="minorHAnsi"/>
          <w:sz w:val="24"/>
          <w:szCs w:val="24"/>
        </w:rPr>
      </w:pPr>
      <w:r>
        <w:rPr>
          <w:rFonts w:cstheme="minorHAnsi"/>
          <w:sz w:val="24"/>
          <w:szCs w:val="24"/>
        </w:rPr>
        <w:t>The level of unemployment</w:t>
      </w:r>
      <w:r w:rsidRPr="00AB3D2F">
        <w:rPr>
          <w:rFonts w:cstheme="minorHAnsi"/>
          <w:sz w:val="24"/>
          <w:szCs w:val="24"/>
        </w:rPr>
        <w:t xml:space="preserve"> </w:t>
      </w:r>
      <w:r>
        <w:rPr>
          <w:rFonts w:cstheme="minorHAnsi"/>
          <w:sz w:val="24"/>
          <w:szCs w:val="24"/>
        </w:rPr>
        <w:t>is defined as</w:t>
      </w:r>
      <w:r w:rsidRPr="00AB3D2F">
        <w:rPr>
          <w:rFonts w:cstheme="minorHAnsi"/>
          <w:sz w:val="24"/>
          <w:szCs w:val="24"/>
        </w:rPr>
        <w:t xml:space="preserve"> the difference between the amount of people employed and the labor force</w:t>
      </w:r>
      <w:r>
        <w:rPr>
          <w:rFonts w:cstheme="minorHAnsi"/>
          <w:sz w:val="24"/>
          <w:szCs w:val="24"/>
        </w:rPr>
        <w:t>, as seen below</w:t>
      </w:r>
      <w:r w:rsidRPr="00AB3D2F">
        <w:rPr>
          <w:rFonts w:cstheme="minorHAnsi"/>
          <w:sz w:val="24"/>
          <w:szCs w:val="24"/>
        </w:rPr>
        <w:t xml:space="preserve">: </w:t>
      </w:r>
    </w:p>
    <w:p w14:paraId="369F4B00" w14:textId="77777777" w:rsidR="00D6356A" w:rsidRPr="00AB3D2F" w:rsidRDefault="00D6356A" w:rsidP="00D6356A">
      <w:pPr>
        <w:spacing w:line="360" w:lineRule="auto"/>
        <w:jc w:val="both"/>
        <w:rPr>
          <w:rFonts w:eastAsiaTheme="minorEastAsia" w:cstheme="minorHAnsi"/>
          <w:sz w:val="24"/>
          <w:szCs w:val="24"/>
        </w:rPr>
      </w:pPr>
      <m:oMathPara>
        <m:oMath>
          <m:r>
            <w:rPr>
              <w:rFonts w:ascii="Cambria Math" w:hAnsi="Cambria Math" w:cstheme="minorHAnsi"/>
              <w:sz w:val="24"/>
              <w:szCs w:val="24"/>
            </w:rPr>
            <m:t>U</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r>
            <w:rPr>
              <w:rFonts w:ascii="Cambria Math" w:hAnsi="Cambria Math" w:cstheme="minorHAnsi"/>
              <w:sz w:val="24"/>
              <w:szCs w:val="24"/>
            </w:rPr>
            <m:t>= LF-</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oMath>
      </m:oMathPara>
    </w:p>
    <w:p w14:paraId="2101E6F6" w14:textId="52BF5A0F" w:rsidR="00D6356A" w:rsidRDefault="00D6356A" w:rsidP="00D6356A">
      <w:pPr>
        <w:spacing w:line="360" w:lineRule="auto"/>
        <w:jc w:val="both"/>
        <w:rPr>
          <w:rFonts w:eastAsiaTheme="minorEastAsia" w:cstheme="minorHAnsi"/>
          <w:sz w:val="24"/>
          <w:szCs w:val="24"/>
        </w:rPr>
      </w:pPr>
      <w:r>
        <w:rPr>
          <w:rFonts w:eastAsiaTheme="minorEastAsia" w:cstheme="minorHAnsi"/>
          <w:sz w:val="24"/>
          <w:szCs w:val="24"/>
        </w:rPr>
        <w:t>The labour force is determined by the participation rate and size</w:t>
      </w:r>
      <w:r w:rsidR="00E70149">
        <w:rPr>
          <w:rFonts w:eastAsiaTheme="minorEastAsia" w:cstheme="minorHAnsi"/>
          <w:sz w:val="24"/>
          <w:szCs w:val="24"/>
        </w:rPr>
        <w:t xml:space="preserve"> of</w:t>
      </w:r>
      <w:r>
        <w:rPr>
          <w:rFonts w:eastAsiaTheme="minorEastAsia" w:cstheme="minorHAnsi"/>
          <w:sz w:val="24"/>
          <w:szCs w:val="24"/>
        </w:rPr>
        <w:t xml:space="preserve"> the population. </w:t>
      </w:r>
    </w:p>
    <w:p w14:paraId="61063CBD" w14:textId="77777777" w:rsidR="00D6356A" w:rsidRPr="00EA5D49" w:rsidRDefault="00D6356A" w:rsidP="00D6356A">
      <w:pPr>
        <w:spacing w:line="360" w:lineRule="auto"/>
        <w:jc w:val="both"/>
        <w:rPr>
          <w:rFonts w:eastAsiaTheme="minorEastAsia" w:cstheme="minorHAnsi"/>
          <w:sz w:val="24"/>
          <w:szCs w:val="24"/>
        </w:rPr>
      </w:pPr>
      <m:oMathPara>
        <m:oMath>
          <m:r>
            <w:rPr>
              <w:rFonts w:ascii="Cambria Math" w:hAnsi="Cambria Math"/>
              <w:sz w:val="24"/>
              <w:szCs w:val="24"/>
            </w:rPr>
            <m:t>L</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t</m:t>
              </m:r>
            </m:sub>
          </m:sSub>
          <m:r>
            <w:rPr>
              <w:rFonts w:ascii="Cambria Math" w:hAnsi="Cambria Math"/>
              <w:sz w:val="24"/>
              <w:szCs w:val="24"/>
            </w:rPr>
            <m:t>=par</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t</m:t>
              </m:r>
            </m:sub>
          </m:sSub>
          <m:r>
            <w:rPr>
              <w:rFonts w:ascii="Cambria Math" w:hAnsi="Cambria Math"/>
              <w:sz w:val="24"/>
              <w:szCs w:val="24"/>
            </w:rPr>
            <m:t>*po</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t</m:t>
              </m:r>
            </m:sub>
          </m:sSub>
        </m:oMath>
      </m:oMathPara>
    </w:p>
    <w:p w14:paraId="4755028A" w14:textId="2E3E89EB" w:rsidR="00D6356A" w:rsidRDefault="00D6356A" w:rsidP="00D6356A">
      <w:pPr>
        <w:spacing w:line="360" w:lineRule="auto"/>
        <w:jc w:val="both"/>
        <w:rPr>
          <w:rFonts w:eastAsiaTheme="minorEastAsia" w:cstheme="minorHAnsi"/>
          <w:sz w:val="24"/>
          <w:szCs w:val="24"/>
        </w:rPr>
      </w:pPr>
      <w:r>
        <w:rPr>
          <w:rFonts w:eastAsiaTheme="minorEastAsia" w:cstheme="minorHAnsi"/>
          <w:sz w:val="24"/>
          <w:szCs w:val="24"/>
        </w:rPr>
        <w:t>While the population is determined exogenously, we assume the participation rate, and thereby the labour force to be affected positively by the economic activity</w:t>
      </w:r>
      <w:r w:rsidR="00D35C7B">
        <w:rPr>
          <w:rFonts w:eastAsiaTheme="minorEastAsia" w:cstheme="minorHAnsi"/>
          <w:sz w:val="24"/>
          <w:szCs w:val="24"/>
        </w:rPr>
        <w:t xml:space="preserve">, which creates a link between the </w:t>
      </w:r>
      <w:r w:rsidR="00D35C7B">
        <w:rPr>
          <w:rFonts w:eastAsiaTheme="minorEastAsia" w:cstheme="minorHAnsi"/>
          <w:sz w:val="24"/>
          <w:szCs w:val="24"/>
        </w:rPr>
        <w:lastRenderedPageBreak/>
        <w:t>demand effects of unemployment benefits and the labour force</w:t>
      </w:r>
      <w:r>
        <w:rPr>
          <w:rFonts w:eastAsiaTheme="minorEastAsia" w:cstheme="minorHAnsi"/>
          <w:sz w:val="24"/>
          <w:szCs w:val="24"/>
        </w:rPr>
        <w:t>. This mechanism is integrated to the model through the rate of unemployment as seen in the equation</w:t>
      </w:r>
      <w:r w:rsidR="00D35C7B">
        <w:rPr>
          <w:rStyle w:val="Fodnotehenvisning"/>
          <w:rFonts w:eastAsiaTheme="minorEastAsia" w:cstheme="minorHAnsi"/>
          <w:sz w:val="24"/>
          <w:szCs w:val="24"/>
        </w:rPr>
        <w:footnoteReference w:id="6"/>
      </w:r>
      <w:r>
        <w:rPr>
          <w:rFonts w:eastAsiaTheme="minorEastAsia" w:cstheme="minorHAnsi"/>
          <w:sz w:val="24"/>
          <w:szCs w:val="24"/>
        </w:rPr>
        <w:t xml:space="preserve">: </w:t>
      </w:r>
    </w:p>
    <w:p w14:paraId="234F46D8" w14:textId="77777777" w:rsidR="00D6356A" w:rsidRPr="00561A00" w:rsidRDefault="00D6356A" w:rsidP="00D6356A">
      <w:pPr>
        <w:spacing w:line="360" w:lineRule="auto"/>
        <w:jc w:val="both"/>
        <w:rPr>
          <w:sz w:val="24"/>
          <w:szCs w:val="24"/>
        </w:rPr>
      </w:pPr>
      <m:oMathPara>
        <m:oMath>
          <m:r>
            <w:rPr>
              <w:rFonts w:ascii="Cambria Math" w:hAnsi="Cambria Math"/>
              <w:sz w:val="24"/>
              <w:szCs w:val="24"/>
            </w:rPr>
            <m:t>L</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t</m:t>
              </m:r>
            </m:sub>
          </m:sSub>
          <m:r>
            <w:rPr>
              <w:rFonts w:ascii="Cambria Math" w:hAnsi="Cambria Math"/>
              <w:sz w:val="24"/>
              <w:szCs w:val="24"/>
            </w:rPr>
            <m:t>= 2965-1374*u</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t-1</m:t>
              </m:r>
            </m:sub>
          </m:sSub>
        </m:oMath>
      </m:oMathPara>
    </w:p>
    <w:p w14:paraId="4CBB620B" w14:textId="1EBE4437" w:rsidR="00461C72" w:rsidRDefault="00461C72" w:rsidP="00461C72">
      <w:pPr>
        <w:spacing w:line="360" w:lineRule="auto"/>
        <w:jc w:val="both"/>
        <w:rPr>
          <w:rFonts w:cstheme="minorHAnsi"/>
          <w:sz w:val="24"/>
          <w:szCs w:val="24"/>
        </w:rPr>
      </w:pPr>
      <w:r>
        <w:rPr>
          <w:rFonts w:eastAsiaTheme="minorEastAsia" w:cstheme="minorHAnsi"/>
          <w:sz w:val="24"/>
          <w:szCs w:val="24"/>
        </w:rPr>
        <w:t>Due to the existence of the income insurance system, people</w:t>
      </w:r>
      <w:r w:rsidR="00F96948">
        <w:rPr>
          <w:rFonts w:eastAsiaTheme="minorEastAsia" w:cstheme="minorHAnsi"/>
          <w:sz w:val="24"/>
          <w:szCs w:val="24"/>
        </w:rPr>
        <w:t xml:space="preserve"> within the labour force</w:t>
      </w:r>
      <w:r>
        <w:rPr>
          <w:rFonts w:eastAsiaTheme="minorEastAsia" w:cstheme="minorHAnsi"/>
          <w:sz w:val="24"/>
          <w:szCs w:val="24"/>
        </w:rPr>
        <w:t xml:space="preserve"> being unemployed also receive an income. </w:t>
      </w:r>
      <w:commentRangeStart w:id="70"/>
      <w:commentRangeStart w:id="71"/>
      <w:r>
        <w:rPr>
          <w:rFonts w:eastAsiaTheme="minorEastAsia" w:cstheme="minorHAnsi"/>
          <w:sz w:val="24"/>
          <w:szCs w:val="24"/>
        </w:rPr>
        <w:t>The level of unemployment benefits</w:t>
      </w:r>
      <w:r w:rsidR="00A83056">
        <w:rPr>
          <w:rFonts w:eastAsiaTheme="minorEastAsia" w:cstheme="minorHAnsi"/>
          <w:sz w:val="24"/>
          <w:szCs w:val="24"/>
        </w:rPr>
        <w:t xml:space="preserve"> in Denmark</w:t>
      </w:r>
      <w:r>
        <w:rPr>
          <w:rFonts w:eastAsiaTheme="minorEastAsia" w:cstheme="minorHAnsi"/>
          <w:sz w:val="24"/>
          <w:szCs w:val="24"/>
        </w:rPr>
        <w:t xml:space="preserve"> is linked to the development of the wages in the economy</w:t>
      </w:r>
      <w:r w:rsidR="00A83056">
        <w:rPr>
          <w:rFonts w:eastAsiaTheme="minorEastAsia" w:cstheme="minorHAnsi"/>
          <w:sz w:val="24"/>
          <w:szCs w:val="24"/>
        </w:rPr>
        <w:t xml:space="preserve">, since it on an individual level constitutes around 90 % of the previous salary. </w:t>
      </w:r>
      <w:r w:rsidR="00893268">
        <w:rPr>
          <w:rFonts w:eastAsiaTheme="minorEastAsia" w:cstheme="minorHAnsi"/>
          <w:sz w:val="24"/>
          <w:szCs w:val="24"/>
        </w:rPr>
        <w:t>The level of unemployment benefits therefore increases with the increase in wages until it reaches the</w:t>
      </w:r>
      <w:r>
        <w:rPr>
          <w:rFonts w:eastAsiaTheme="minorEastAsia" w:cstheme="minorHAnsi"/>
          <w:sz w:val="24"/>
          <w:szCs w:val="24"/>
        </w:rPr>
        <w:t xml:space="preserve"> maximum </w:t>
      </w:r>
      <w:r w:rsidR="005B6B82" w:rsidRPr="00AB3D2F">
        <w:rPr>
          <w:rFonts w:cstheme="minorHAnsi"/>
          <w:sz w:val="24"/>
          <w:szCs w:val="24"/>
        </w:rPr>
        <w:t>level of income insurance</w:t>
      </w:r>
      <w:r w:rsidR="00712B3E" w:rsidRPr="00AB3D2F">
        <w:rPr>
          <w:rFonts w:cstheme="minorHAnsi"/>
          <w:sz w:val="24"/>
          <w:szCs w:val="24"/>
        </w:rPr>
        <w:t xml:space="preserve"> (</w:t>
      </w:r>
      <m:oMath>
        <m:r>
          <w:rPr>
            <w:rFonts w:ascii="Cambria Math" w:hAnsi="Cambria Math" w:cstheme="minorHAnsi"/>
            <w:sz w:val="24"/>
            <w:szCs w:val="24"/>
          </w:rPr>
          <m:t>MaxD</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oMath>
      <w:r w:rsidR="00712B3E" w:rsidRPr="00AB3D2F">
        <w:rPr>
          <w:rFonts w:eastAsiaTheme="minorEastAsia" w:cstheme="minorHAnsi"/>
          <w:sz w:val="24"/>
          <w:szCs w:val="24"/>
        </w:rPr>
        <w:t>)</w:t>
      </w:r>
      <w:r w:rsidR="00893268">
        <w:rPr>
          <w:rFonts w:eastAsiaTheme="minorEastAsia" w:cstheme="minorHAnsi"/>
          <w:sz w:val="24"/>
          <w:szCs w:val="24"/>
        </w:rPr>
        <w:t>, which</w:t>
      </w:r>
      <w:r w:rsidR="0057540B">
        <w:rPr>
          <w:rFonts w:eastAsiaTheme="minorEastAsia" w:cstheme="minorHAnsi"/>
          <w:sz w:val="24"/>
          <w:szCs w:val="24"/>
        </w:rPr>
        <w:t xml:space="preserve"> </w:t>
      </w:r>
      <w:r w:rsidR="009B2738">
        <w:rPr>
          <w:rFonts w:eastAsiaTheme="minorEastAsia" w:cstheme="minorHAnsi"/>
          <w:sz w:val="24"/>
          <w:szCs w:val="24"/>
        </w:rPr>
        <w:t xml:space="preserve">has been </w:t>
      </w:r>
      <w:r w:rsidR="00893268">
        <w:rPr>
          <w:rFonts w:eastAsiaTheme="minorEastAsia" w:cstheme="minorHAnsi"/>
          <w:sz w:val="24"/>
          <w:szCs w:val="24"/>
        </w:rPr>
        <w:t>adopted from political side</w:t>
      </w:r>
      <w:r w:rsidR="009B2738">
        <w:rPr>
          <w:rFonts w:eastAsiaTheme="minorEastAsia" w:cstheme="minorHAnsi"/>
          <w:sz w:val="24"/>
          <w:szCs w:val="24"/>
        </w:rPr>
        <w:t xml:space="preserve">. </w:t>
      </w:r>
      <w:commentRangeEnd w:id="70"/>
      <w:r w:rsidR="00F96948">
        <w:rPr>
          <w:rStyle w:val="Kommentarhenvisning"/>
        </w:rPr>
        <w:commentReference w:id="70"/>
      </w:r>
      <w:commentRangeEnd w:id="71"/>
      <w:r w:rsidR="00893268">
        <w:rPr>
          <w:rStyle w:val="Kommentarhenvisning"/>
        </w:rPr>
        <w:commentReference w:id="71"/>
      </w:r>
      <w:r w:rsidR="009B2738">
        <w:rPr>
          <w:rFonts w:eastAsiaTheme="minorEastAsia" w:cstheme="minorHAnsi"/>
          <w:sz w:val="24"/>
          <w:szCs w:val="24"/>
        </w:rPr>
        <w:t xml:space="preserve">Following the approach by the ministry of finance, a maximum </w:t>
      </w:r>
      <w:r>
        <w:rPr>
          <w:rFonts w:eastAsiaTheme="minorEastAsia" w:cstheme="minorHAnsi"/>
          <w:sz w:val="24"/>
          <w:szCs w:val="24"/>
        </w:rPr>
        <w:t>can be estimated within the model.</w:t>
      </w:r>
      <w:r>
        <w:rPr>
          <w:rStyle w:val="Fodnotehenvisning"/>
          <w:rFonts w:eastAsiaTheme="minorEastAsia" w:cstheme="minorHAnsi"/>
          <w:sz w:val="24"/>
          <w:szCs w:val="24"/>
        </w:rPr>
        <w:footnoteReference w:id="7"/>
      </w:r>
      <w:r w:rsidR="005B6B82" w:rsidRPr="00AB3D2F">
        <w:rPr>
          <w:rFonts w:cstheme="minorHAnsi"/>
          <w:sz w:val="24"/>
          <w:szCs w:val="24"/>
        </w:rPr>
        <w:t xml:space="preserve"> </w:t>
      </w:r>
    </w:p>
    <w:p w14:paraId="22E09C9C" w14:textId="4C873BDA" w:rsidR="005B6B82" w:rsidRPr="00AB3D2F" w:rsidRDefault="00461C72" w:rsidP="00461C72">
      <w:pPr>
        <w:spacing w:line="360" w:lineRule="auto"/>
        <w:jc w:val="both"/>
        <w:rPr>
          <w:rFonts w:cstheme="minorHAnsi"/>
          <w:sz w:val="24"/>
          <w:szCs w:val="24"/>
        </w:rPr>
      </w:pPr>
      <w:r>
        <w:rPr>
          <w:rFonts w:cstheme="minorHAnsi"/>
          <w:sz w:val="24"/>
          <w:szCs w:val="24"/>
        </w:rPr>
        <w:t>T</w:t>
      </w:r>
      <w:r w:rsidR="005B6B82" w:rsidRPr="00AB3D2F">
        <w:rPr>
          <w:rFonts w:cstheme="minorHAnsi"/>
          <w:sz w:val="24"/>
          <w:szCs w:val="24"/>
        </w:rPr>
        <w:t>he maximum level of income insurance grows by the state regulation percentage</w:t>
      </w:r>
      <w:r w:rsidR="00712B3E" w:rsidRPr="00AB3D2F">
        <w:rPr>
          <w:rFonts w:cstheme="minorHAnsi"/>
          <w:sz w:val="24"/>
          <w:szCs w:val="24"/>
        </w:rPr>
        <w:t xml:space="preserve"> (</w:t>
      </w:r>
      <m:oMath>
        <m:r>
          <w:rPr>
            <w:rFonts w:ascii="Cambria Math" w:hAnsi="Cambria Math" w:cstheme="minorHAnsi"/>
            <w:sz w:val="24"/>
            <w:szCs w:val="24"/>
          </w:rPr>
          <m:t>SReg</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oMath>
      <w:r w:rsidR="00712B3E" w:rsidRPr="00AB3D2F">
        <w:rPr>
          <w:rFonts w:eastAsiaTheme="minorEastAsia" w:cstheme="minorHAnsi"/>
          <w:sz w:val="24"/>
          <w:szCs w:val="24"/>
        </w:rPr>
        <w:t>)</w:t>
      </w:r>
      <w:r w:rsidR="005B6B82" w:rsidRPr="00AB3D2F">
        <w:rPr>
          <w:rFonts w:cstheme="minorHAnsi"/>
          <w:sz w:val="24"/>
          <w:szCs w:val="24"/>
        </w:rPr>
        <w:t xml:space="preserve"> plus the rate adjustment percentage</w:t>
      </w:r>
      <w:r w:rsidR="00712B3E" w:rsidRPr="00AB3D2F">
        <w:rPr>
          <w:rFonts w:cstheme="minorHAnsi"/>
          <w:sz w:val="24"/>
          <w:szCs w:val="24"/>
        </w:rPr>
        <w:t xml:space="preserve"> (</w:t>
      </w:r>
      <m:oMath>
        <m:r>
          <w:rPr>
            <w:rFonts w:ascii="Cambria Math" w:hAnsi="Cambria Math" w:cstheme="minorHAnsi"/>
            <w:sz w:val="24"/>
            <w:szCs w:val="24"/>
          </w:rPr>
          <m:t>RAdj</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oMath>
      <w:r w:rsidR="00712B3E" w:rsidRPr="00AB3D2F">
        <w:rPr>
          <w:rFonts w:cstheme="minorHAnsi"/>
          <w:sz w:val="24"/>
          <w:szCs w:val="24"/>
        </w:rPr>
        <w:t>)</w:t>
      </w:r>
      <w:r w:rsidR="005B6B82" w:rsidRPr="00AB3D2F">
        <w:rPr>
          <w:rFonts w:cstheme="minorHAnsi"/>
          <w:sz w:val="24"/>
          <w:szCs w:val="24"/>
        </w:rPr>
        <w:t xml:space="preserve"> each year. </w:t>
      </w:r>
    </w:p>
    <w:p w14:paraId="556C67C5" w14:textId="102C6CB9" w:rsidR="0049569D" w:rsidRPr="00AB3D2F" w:rsidRDefault="0057540B" w:rsidP="008B1B99">
      <w:pPr>
        <w:spacing w:line="360" w:lineRule="auto"/>
        <w:jc w:val="both"/>
        <w:rPr>
          <w:rFonts w:eastAsiaTheme="minorEastAsia" w:cstheme="minorHAnsi"/>
          <w:sz w:val="24"/>
          <w:szCs w:val="24"/>
        </w:rPr>
      </w:pPr>
      <m:oMathPara>
        <m:oMath>
          <m:r>
            <w:rPr>
              <w:rFonts w:ascii="Cambria Math" w:hAnsi="Cambria Math" w:cstheme="minorHAnsi"/>
              <w:sz w:val="24"/>
              <w:szCs w:val="24"/>
            </w:rPr>
            <m:t>MaxD</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r>
            <w:rPr>
              <w:rFonts w:ascii="Cambria Math" w:hAnsi="Cambria Math" w:cstheme="minorHAnsi"/>
              <w:sz w:val="24"/>
              <w:szCs w:val="24"/>
            </w:rPr>
            <m:t>= MaxD</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t-4</m:t>
              </m:r>
            </m:sub>
          </m:sSub>
          <m:r>
            <w:rPr>
              <w:rFonts w:ascii="Cambria Math" w:hAnsi="Cambria Math" w:cstheme="minorHAnsi"/>
              <w:sz w:val="24"/>
              <w:szCs w:val="24"/>
            </w:rPr>
            <m:t>(1 +SReg</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r>
            <w:rPr>
              <w:rFonts w:ascii="Cambria Math" w:hAnsi="Cambria Math" w:cstheme="minorHAnsi"/>
              <w:sz w:val="24"/>
              <w:szCs w:val="24"/>
            </w:rPr>
            <m:t>+RAdj</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r>
            <w:rPr>
              <w:rFonts w:ascii="Cambria Math" w:eastAsiaTheme="minorEastAsia" w:hAnsi="Cambria Math" w:cstheme="minorHAnsi"/>
              <w:sz w:val="24"/>
              <w:szCs w:val="24"/>
            </w:rPr>
            <m:t xml:space="preserve">) </m:t>
          </m:r>
        </m:oMath>
      </m:oMathPara>
    </w:p>
    <w:p w14:paraId="7F212E44" w14:textId="1B589754" w:rsidR="00F66C11" w:rsidRPr="00AB3D2F" w:rsidRDefault="008E6A67" w:rsidP="008B1B99">
      <w:pPr>
        <w:spacing w:line="360" w:lineRule="auto"/>
        <w:jc w:val="both"/>
        <w:rPr>
          <w:rFonts w:cstheme="minorHAnsi"/>
          <w:sz w:val="24"/>
          <w:szCs w:val="24"/>
        </w:rPr>
      </w:pPr>
      <w:r w:rsidRPr="00AB3D2F">
        <w:rPr>
          <w:rFonts w:cstheme="minorHAnsi"/>
          <w:sz w:val="24"/>
          <w:szCs w:val="24"/>
        </w:rPr>
        <w:t>As the Ministry of Finance determine</w:t>
      </w:r>
      <w:r w:rsidR="00C074C2" w:rsidRPr="00AB3D2F">
        <w:rPr>
          <w:rFonts w:cstheme="minorHAnsi"/>
          <w:sz w:val="24"/>
          <w:szCs w:val="24"/>
        </w:rPr>
        <w:t>s</w:t>
      </w:r>
      <w:r w:rsidRPr="00AB3D2F">
        <w:rPr>
          <w:rFonts w:cstheme="minorHAnsi"/>
          <w:sz w:val="24"/>
          <w:szCs w:val="24"/>
        </w:rPr>
        <w:t xml:space="preserve"> the state regulation percentage</w:t>
      </w:r>
      <w:r w:rsidR="0057540B">
        <w:rPr>
          <w:rFonts w:cstheme="minorHAnsi"/>
          <w:sz w:val="24"/>
          <w:szCs w:val="24"/>
        </w:rPr>
        <w:t>, we choose to make it exogenous within</w:t>
      </w:r>
      <w:r w:rsidRPr="00AB3D2F">
        <w:rPr>
          <w:rFonts w:cstheme="minorHAnsi"/>
          <w:sz w:val="24"/>
          <w:szCs w:val="24"/>
        </w:rPr>
        <w:t xml:space="preserve"> the model. On the other hand, the rate adjustment percentage is calculated each year, using the adaption percentage</w:t>
      </w:r>
      <w:r w:rsidR="00C074C2" w:rsidRPr="00AB3D2F">
        <w:rPr>
          <w:rFonts w:cstheme="minorHAnsi"/>
          <w:sz w:val="24"/>
          <w:szCs w:val="24"/>
        </w:rPr>
        <w:t>, following</w:t>
      </w:r>
      <w:r w:rsidR="00461C72" w:rsidRPr="00AB3D2F">
        <w:rPr>
          <w:rFonts w:cstheme="minorHAnsi"/>
          <w:sz w:val="24"/>
          <w:szCs w:val="24"/>
        </w:rPr>
        <w:t xml:space="preserve"> </w:t>
      </w:r>
      <w:r w:rsidR="00C074C2" w:rsidRPr="00AB3D2F">
        <w:rPr>
          <w:rFonts w:cstheme="minorHAnsi"/>
          <w:sz w:val="24"/>
          <w:szCs w:val="24"/>
        </w:rPr>
        <w:t>rules</w:t>
      </w:r>
      <w:r w:rsidR="00461C72">
        <w:rPr>
          <w:rFonts w:cstheme="minorHAnsi"/>
          <w:sz w:val="24"/>
          <w:szCs w:val="24"/>
        </w:rPr>
        <w:t xml:space="preserve"> specified by the Danish </w:t>
      </w:r>
      <w:proofErr w:type="gramStart"/>
      <w:r w:rsidR="00461C72">
        <w:rPr>
          <w:rFonts w:cstheme="minorHAnsi"/>
          <w:sz w:val="24"/>
          <w:szCs w:val="24"/>
        </w:rPr>
        <w:t>legal-authorities</w:t>
      </w:r>
      <w:proofErr w:type="gramEnd"/>
      <w:r w:rsidRPr="00AB3D2F">
        <w:rPr>
          <w:rFonts w:cstheme="minorHAnsi"/>
          <w:sz w:val="24"/>
          <w:szCs w:val="24"/>
        </w:rPr>
        <w:t xml:space="preserve">: First, if the adaption percentage is lower than 0 </w:t>
      </w:r>
      <w:r w:rsidR="00C074C2" w:rsidRPr="00AB3D2F">
        <w:rPr>
          <w:rFonts w:cstheme="minorHAnsi"/>
          <w:sz w:val="24"/>
          <w:szCs w:val="24"/>
        </w:rPr>
        <w:t xml:space="preserve">the </w:t>
      </w:r>
      <w:r w:rsidRPr="00AB3D2F">
        <w:rPr>
          <w:rFonts w:cstheme="minorHAnsi"/>
          <w:sz w:val="24"/>
          <w:szCs w:val="24"/>
        </w:rPr>
        <w:t xml:space="preserve">rate adjustment percentage is equal to the adaption percentage. Second, if the adaption percentage is between 0.0 - 0.3% the rate adjustment percentage is set to 0. Third, if the adaption percentage is above 0.3% the rate adjustment percentage is equal to the adaption percentage minus 0.3% points. </w:t>
      </w:r>
      <w:r w:rsidRPr="00AB3D2F">
        <w:rPr>
          <w:rFonts w:cstheme="minorHAnsi"/>
          <w:sz w:val="24"/>
          <w:szCs w:val="24"/>
        </w:rPr>
        <w:br/>
        <w:t xml:space="preserve">As with </w:t>
      </w:r>
      <w:bookmarkStart w:id="72" w:name="_Hlk118274812"/>
      <m:oMath>
        <m:r>
          <w:rPr>
            <w:rFonts w:ascii="Cambria Math" w:hAnsi="Cambria Math" w:cstheme="minorHAnsi"/>
            <w:sz w:val="24"/>
            <w:szCs w:val="24"/>
          </w:rPr>
          <m:t>MaxD</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oMath>
      <w:r w:rsidR="00C5526D" w:rsidRPr="00AB3D2F">
        <w:rPr>
          <w:rFonts w:cstheme="minorHAnsi"/>
          <w:sz w:val="24"/>
          <w:szCs w:val="24"/>
        </w:rPr>
        <w:t>,</w:t>
      </w:r>
      <w:r w:rsidR="00712B3E" w:rsidRPr="00AB3D2F">
        <w:rPr>
          <w:rFonts w:cstheme="minorHAnsi"/>
          <w:sz w:val="24"/>
          <w:szCs w:val="24"/>
        </w:rPr>
        <w:t xml:space="preserve"> </w:t>
      </w:r>
      <w:bookmarkEnd w:id="72"/>
      <w:r w:rsidRPr="00AB3D2F">
        <w:rPr>
          <w:rFonts w:cstheme="minorHAnsi"/>
          <w:sz w:val="24"/>
          <w:szCs w:val="24"/>
        </w:rPr>
        <w:t xml:space="preserve">the rate adjustment percentage is calculated in the </w:t>
      </w:r>
      <w:r w:rsidR="00231ED5">
        <w:rPr>
          <w:rFonts w:cstheme="minorHAnsi"/>
          <w:sz w:val="24"/>
          <w:szCs w:val="24"/>
        </w:rPr>
        <w:t>first</w:t>
      </w:r>
      <w:r w:rsidRPr="00AB3D2F">
        <w:rPr>
          <w:rFonts w:cstheme="minorHAnsi"/>
          <w:sz w:val="24"/>
          <w:szCs w:val="24"/>
        </w:rPr>
        <w:t xml:space="preserve"> </w:t>
      </w:r>
      <w:r w:rsidR="009C1F6B">
        <w:rPr>
          <w:rFonts w:cstheme="minorHAnsi"/>
          <w:sz w:val="24"/>
          <w:szCs w:val="24"/>
        </w:rPr>
        <w:t>q</w:t>
      </w:r>
      <w:r w:rsidRPr="00AB3D2F">
        <w:rPr>
          <w:rFonts w:cstheme="minorHAnsi"/>
          <w:sz w:val="24"/>
          <w:szCs w:val="24"/>
        </w:rPr>
        <w:t xml:space="preserve">uarter and held fixed to the end of the year. </w:t>
      </w:r>
    </w:p>
    <w:p w14:paraId="247A7A17" w14:textId="21563CE6" w:rsidR="00763BD8" w:rsidRDefault="00763BD8" w:rsidP="008B1B99">
      <w:pPr>
        <w:spacing w:line="360" w:lineRule="auto"/>
        <w:jc w:val="both"/>
        <w:rPr>
          <w:rFonts w:cstheme="minorHAnsi"/>
          <w:sz w:val="24"/>
          <w:szCs w:val="24"/>
        </w:rPr>
      </w:pPr>
      <w:r w:rsidRPr="00AB3D2F">
        <w:rPr>
          <w:rFonts w:cstheme="minorHAnsi"/>
          <w:sz w:val="24"/>
          <w:szCs w:val="24"/>
        </w:rPr>
        <w:t xml:space="preserve">The adaption percentage is calculated by taking the wage growth two years before the financial year subtracted by 2% point, it should be noted that we use the yearly wage growth which in the model </w:t>
      </w:r>
      <w:r w:rsidRPr="00AB3D2F">
        <w:rPr>
          <w:rFonts w:cstheme="minorHAnsi"/>
          <w:sz w:val="24"/>
          <w:szCs w:val="24"/>
        </w:rPr>
        <w:lastRenderedPageBreak/>
        <w:t xml:space="preserve">is calculated using the </w:t>
      </w:r>
      <w:r w:rsidR="00231ED5">
        <w:rPr>
          <w:rFonts w:cstheme="minorHAnsi"/>
          <w:sz w:val="24"/>
          <w:szCs w:val="24"/>
        </w:rPr>
        <w:t>first</w:t>
      </w:r>
      <w:r w:rsidRPr="00AB3D2F">
        <w:rPr>
          <w:rFonts w:cstheme="minorHAnsi"/>
          <w:sz w:val="24"/>
          <w:szCs w:val="24"/>
        </w:rPr>
        <w:t xml:space="preserve"> </w:t>
      </w:r>
      <w:r w:rsidR="009C1F6B">
        <w:rPr>
          <w:rFonts w:cstheme="minorHAnsi"/>
          <w:sz w:val="24"/>
          <w:szCs w:val="24"/>
        </w:rPr>
        <w:t>q</w:t>
      </w:r>
      <w:r w:rsidRPr="00AB3D2F">
        <w:rPr>
          <w:rFonts w:cstheme="minorHAnsi"/>
          <w:sz w:val="24"/>
          <w:szCs w:val="24"/>
        </w:rPr>
        <w:t xml:space="preserve">uarter, </w:t>
      </w:r>
      <w:r w:rsidR="000412E2" w:rsidRPr="00AB3D2F">
        <w:rPr>
          <w:rFonts w:cstheme="minorHAnsi"/>
          <w:sz w:val="24"/>
          <w:szCs w:val="24"/>
        </w:rPr>
        <w:t>therefor</w:t>
      </w:r>
      <w:r w:rsidR="000412E2">
        <w:rPr>
          <w:rFonts w:cstheme="minorHAnsi"/>
          <w:sz w:val="24"/>
          <w:szCs w:val="24"/>
        </w:rPr>
        <w:t>e,</w:t>
      </w:r>
      <w:r w:rsidRPr="00AB3D2F">
        <w:rPr>
          <w:rFonts w:cstheme="minorHAnsi"/>
          <w:sz w:val="24"/>
          <w:szCs w:val="24"/>
        </w:rPr>
        <w:t xml:space="preserve"> the adaption percentage is only calculated for </w:t>
      </w:r>
      <w:r w:rsidR="00231ED5">
        <w:rPr>
          <w:rFonts w:cstheme="minorHAnsi"/>
          <w:sz w:val="24"/>
          <w:szCs w:val="24"/>
        </w:rPr>
        <w:t>first</w:t>
      </w:r>
      <w:r w:rsidRPr="00AB3D2F">
        <w:rPr>
          <w:rFonts w:cstheme="minorHAnsi"/>
          <w:sz w:val="24"/>
          <w:szCs w:val="24"/>
        </w:rPr>
        <w:t xml:space="preserve"> </w:t>
      </w:r>
      <w:r w:rsidR="009C1F6B">
        <w:rPr>
          <w:rFonts w:cstheme="minorHAnsi"/>
          <w:sz w:val="24"/>
          <w:szCs w:val="24"/>
        </w:rPr>
        <w:t>q</w:t>
      </w:r>
      <w:r w:rsidRPr="00AB3D2F">
        <w:rPr>
          <w:rFonts w:cstheme="minorHAnsi"/>
          <w:sz w:val="24"/>
          <w:szCs w:val="24"/>
        </w:rPr>
        <w:t xml:space="preserve">uarter and held constant for the rest of the year. </w:t>
      </w:r>
    </w:p>
    <w:p w14:paraId="4810C66E" w14:textId="77777777" w:rsidR="009B2738" w:rsidRPr="00AB3D2F" w:rsidRDefault="009B2738" w:rsidP="009B2738">
      <w:pPr>
        <w:spacing w:line="360" w:lineRule="auto"/>
        <w:jc w:val="both"/>
        <w:rPr>
          <w:rFonts w:cstheme="minorHAnsi"/>
          <w:sz w:val="24"/>
          <w:szCs w:val="24"/>
        </w:rPr>
      </w:pPr>
      <w:r w:rsidRPr="00AB3D2F">
        <w:rPr>
          <w:rFonts w:cstheme="minorHAnsi"/>
          <w:sz w:val="24"/>
          <w:szCs w:val="24"/>
        </w:rPr>
        <w:t xml:space="preserve">To calculate </w:t>
      </w:r>
      <m:oMath>
        <m:r>
          <w:rPr>
            <w:rFonts w:ascii="Cambria Math" w:hAnsi="Cambria Math" w:cstheme="minorHAnsi"/>
            <w:sz w:val="24"/>
            <w:szCs w:val="24"/>
          </w:rPr>
          <m:t>DpPerso</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oMath>
      <w:r>
        <w:rPr>
          <w:rFonts w:eastAsiaTheme="minorEastAsia" w:cstheme="minorHAnsi"/>
          <w:sz w:val="24"/>
          <w:szCs w:val="24"/>
        </w:rPr>
        <w:t>,</w:t>
      </w:r>
      <w:r w:rsidRPr="00AB3D2F">
        <w:rPr>
          <w:rFonts w:cstheme="minorHAnsi"/>
          <w:sz w:val="24"/>
          <w:szCs w:val="24"/>
        </w:rPr>
        <w:t xml:space="preserve"> we use a simple OLS regression linking the maximum level of income insurance to the average benefits received by unemployed</w:t>
      </w:r>
      <w:r>
        <w:rPr>
          <w:rFonts w:cstheme="minorHAnsi"/>
          <w:sz w:val="24"/>
          <w:szCs w:val="24"/>
        </w:rPr>
        <w:t>, being a member of the IS-program</w:t>
      </w:r>
      <w:r w:rsidRPr="00AB3D2F">
        <w:rPr>
          <w:rFonts w:cstheme="minorHAnsi"/>
          <w:sz w:val="24"/>
          <w:szCs w:val="24"/>
        </w:rPr>
        <w:t>. Looking at data from ADAM’s databank</w:t>
      </w:r>
      <w:r>
        <w:rPr>
          <w:rFonts w:cstheme="minorHAnsi"/>
          <w:sz w:val="24"/>
          <w:szCs w:val="24"/>
        </w:rPr>
        <w:t>,</w:t>
      </w:r>
      <w:r w:rsidRPr="00AB3D2F">
        <w:rPr>
          <w:rFonts w:cstheme="minorHAnsi"/>
          <w:sz w:val="24"/>
          <w:szCs w:val="24"/>
        </w:rPr>
        <w:t xml:space="preserve"> we know that approximately 85% receives the maximum level of income insurance</w:t>
      </w:r>
      <w:r>
        <w:rPr>
          <w:rFonts w:cstheme="minorHAnsi"/>
          <w:sz w:val="24"/>
          <w:szCs w:val="24"/>
        </w:rPr>
        <w:t xml:space="preserve">. This implies </w:t>
      </w:r>
      <w:r w:rsidRPr="00AB3D2F">
        <w:rPr>
          <w:rFonts w:cstheme="minorHAnsi"/>
          <w:sz w:val="24"/>
          <w:szCs w:val="24"/>
        </w:rPr>
        <w:t>that</w:t>
      </w:r>
      <w:r>
        <w:rPr>
          <w:rFonts w:cstheme="minorHAnsi"/>
          <w:sz w:val="24"/>
          <w:szCs w:val="24"/>
        </w:rPr>
        <w:t xml:space="preserve"> the 85% receiving the maximum level of income insurance will experience a one-to-one increase in their level of income insurance, when the maximum level of income insurance increases. On the other hand,</w:t>
      </w:r>
      <w:r w:rsidRPr="00AB3D2F">
        <w:rPr>
          <w:rFonts w:cstheme="minorHAnsi"/>
          <w:sz w:val="24"/>
          <w:szCs w:val="24"/>
        </w:rPr>
        <w:t xml:space="preserve"> people not getting the maximum level would </w:t>
      </w:r>
      <w:r>
        <w:rPr>
          <w:rFonts w:cstheme="minorHAnsi"/>
          <w:sz w:val="24"/>
          <w:szCs w:val="24"/>
        </w:rPr>
        <w:t>experience a lower increase or even no increase at all in their level of income insurance, depending on whether the increase in the maximum level of income insurance is because of higher wages</w:t>
      </w:r>
      <w:r w:rsidRPr="005239BF">
        <w:rPr>
          <w:rStyle w:val="Fodnotehenvisning"/>
        </w:rPr>
        <w:footnoteReference w:id="8"/>
      </w:r>
      <w:r w:rsidRPr="00AB3D2F">
        <w:rPr>
          <w:rFonts w:cstheme="minorHAnsi"/>
          <w:sz w:val="24"/>
          <w:szCs w:val="24"/>
        </w:rPr>
        <w:t>. For this reason, we know that the coefficient should be between 0.85 and 1</w:t>
      </w:r>
      <w:r>
        <w:rPr>
          <w:rFonts w:cstheme="minorHAnsi"/>
          <w:sz w:val="24"/>
          <w:szCs w:val="24"/>
        </w:rPr>
        <w:t>, which is also what we find when estimating the coefficient to be</w:t>
      </w:r>
      <w:r w:rsidRPr="00AB3D2F">
        <w:rPr>
          <w:rFonts w:cstheme="minorHAnsi"/>
          <w:sz w:val="24"/>
          <w:szCs w:val="24"/>
        </w:rPr>
        <w:t xml:space="preserve"> 0.9507 </w:t>
      </w:r>
      <w:r>
        <w:rPr>
          <w:rFonts w:cstheme="minorHAnsi"/>
          <w:sz w:val="24"/>
          <w:szCs w:val="24"/>
        </w:rPr>
        <w:t>in the equation</w:t>
      </w:r>
      <w:r w:rsidRPr="00AB3D2F">
        <w:rPr>
          <w:rFonts w:cstheme="minorHAnsi"/>
          <w:sz w:val="24"/>
          <w:szCs w:val="24"/>
        </w:rPr>
        <w:t xml:space="preserve"> below.</w:t>
      </w:r>
    </w:p>
    <w:p w14:paraId="046B0F89" w14:textId="15FBD19C" w:rsidR="009B2738" w:rsidRPr="00AB3D2F" w:rsidRDefault="009B2738" w:rsidP="008B1B99">
      <w:pPr>
        <w:spacing w:line="360" w:lineRule="auto"/>
        <w:jc w:val="both"/>
        <w:rPr>
          <w:rFonts w:cstheme="minorHAnsi"/>
          <w:sz w:val="24"/>
          <w:szCs w:val="24"/>
        </w:rPr>
      </w:pPr>
      <m:oMathPara>
        <m:oMath>
          <m:r>
            <w:rPr>
              <w:rFonts w:ascii="Cambria Math" w:hAnsi="Cambria Math" w:cstheme="minorHAnsi"/>
              <w:sz w:val="24"/>
              <w:szCs w:val="24"/>
            </w:rPr>
            <m:t>DpPerso</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r>
            <w:rPr>
              <w:rFonts w:ascii="Cambria Math" w:hAnsi="Cambria Math" w:cstheme="minorHAnsi"/>
              <w:sz w:val="24"/>
              <w:szCs w:val="24"/>
            </w:rPr>
            <m:t>=0.9507*MaxD</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oMath>
      </m:oMathPara>
    </w:p>
    <w:p w14:paraId="391BF3DE" w14:textId="01D7C37C" w:rsidR="00763BD8" w:rsidRPr="00AB3D2F" w:rsidRDefault="00763BD8" w:rsidP="008B1B99">
      <w:pPr>
        <w:spacing w:line="360" w:lineRule="auto"/>
        <w:jc w:val="both"/>
        <w:rPr>
          <w:rFonts w:cstheme="minorHAnsi"/>
          <w:sz w:val="24"/>
          <w:szCs w:val="24"/>
        </w:rPr>
      </w:pPr>
      <w:r w:rsidRPr="00AB3D2F">
        <w:rPr>
          <w:rFonts w:cstheme="minorHAnsi"/>
          <w:sz w:val="24"/>
          <w:szCs w:val="24"/>
        </w:rPr>
        <w:t xml:space="preserve">The endogenization of </w:t>
      </w:r>
      <m:oMath>
        <m:r>
          <w:rPr>
            <w:rFonts w:ascii="Cambria Math" w:hAnsi="Cambria Math" w:cstheme="minorHAnsi"/>
            <w:sz w:val="24"/>
            <w:szCs w:val="24"/>
          </w:rPr>
          <m:t>DpPerso</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oMath>
      <w:r w:rsidR="00712B3E" w:rsidRPr="00AB3D2F">
        <w:rPr>
          <w:rFonts w:cstheme="minorHAnsi"/>
          <w:sz w:val="24"/>
          <w:szCs w:val="24"/>
        </w:rPr>
        <w:t xml:space="preserve"> </w:t>
      </w:r>
      <w:r w:rsidRPr="00AB3D2F">
        <w:rPr>
          <w:rFonts w:cstheme="minorHAnsi"/>
          <w:sz w:val="24"/>
          <w:szCs w:val="24"/>
        </w:rPr>
        <w:t>is now completed</w:t>
      </w:r>
      <w:r w:rsidR="009C1F6B">
        <w:rPr>
          <w:rFonts w:cstheme="minorHAnsi"/>
          <w:sz w:val="24"/>
          <w:szCs w:val="24"/>
        </w:rPr>
        <w:t>,</w:t>
      </w:r>
      <w:r w:rsidRPr="00AB3D2F">
        <w:rPr>
          <w:rFonts w:cstheme="minorHAnsi"/>
          <w:sz w:val="24"/>
          <w:szCs w:val="24"/>
        </w:rPr>
        <w:t xml:space="preserve"> allow</w:t>
      </w:r>
      <w:r w:rsidR="009C1F6B">
        <w:rPr>
          <w:rFonts w:cstheme="minorHAnsi"/>
          <w:sz w:val="24"/>
          <w:szCs w:val="24"/>
        </w:rPr>
        <w:t>ing</w:t>
      </w:r>
      <w:r w:rsidRPr="00AB3D2F">
        <w:rPr>
          <w:rFonts w:cstheme="minorHAnsi"/>
          <w:sz w:val="24"/>
          <w:szCs w:val="24"/>
        </w:rPr>
        <w:t xml:space="preserve"> us to calculate the compensation rate within the model</w:t>
      </w:r>
      <w:r w:rsidR="00F93E42" w:rsidRPr="00AB3D2F">
        <w:rPr>
          <w:rFonts w:cstheme="minorHAnsi"/>
          <w:sz w:val="24"/>
          <w:szCs w:val="24"/>
        </w:rPr>
        <w:t>. The compensation rate is</w:t>
      </w:r>
      <w:r w:rsidRPr="00AB3D2F">
        <w:rPr>
          <w:rFonts w:cstheme="minorHAnsi"/>
          <w:sz w:val="24"/>
          <w:szCs w:val="24"/>
        </w:rPr>
        <w:t xml:space="preserve"> estimated as the fraction of the average amount an unemployed on income insurance would receive (</w:t>
      </w:r>
      <m:oMath>
        <m:r>
          <w:rPr>
            <w:rFonts w:ascii="Cambria Math" w:hAnsi="Cambria Math" w:cstheme="minorHAnsi"/>
            <w:sz w:val="24"/>
            <w:szCs w:val="24"/>
          </w:rPr>
          <m:t>DpPerso</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oMath>
      <w:r w:rsidRPr="00AB3D2F">
        <w:rPr>
          <w:rFonts w:cstheme="minorHAnsi"/>
          <w:sz w:val="24"/>
          <w:szCs w:val="24"/>
        </w:rPr>
        <w:t xml:space="preserve">), to the average wage received </w:t>
      </w:r>
      <w:r w:rsidR="00F93E42" w:rsidRPr="00AB3D2F">
        <w:rPr>
          <w:rFonts w:cstheme="minorHAnsi"/>
          <w:sz w:val="24"/>
          <w:szCs w:val="24"/>
        </w:rPr>
        <w:t>by workers</w:t>
      </w:r>
      <w:r w:rsidRPr="00AB3D2F">
        <w:rPr>
          <w:rFonts w:cstheme="minorHAnsi"/>
          <w:sz w:val="24"/>
          <w:szCs w:val="24"/>
        </w:rPr>
        <w:t xml:space="preserve"> (</w:t>
      </w:r>
      <m:oMath>
        <m:r>
          <w:rPr>
            <w:rFonts w:ascii="Cambria Math" w:hAnsi="Cambria Math" w:cstheme="minorHAnsi"/>
            <w:sz w:val="24"/>
            <w:szCs w:val="24"/>
          </w:rPr>
          <m:t>Wag</m:t>
        </m:r>
        <m:sSub>
          <m:sSubPr>
            <m:ctrlPr>
              <w:rPr>
                <w:rFonts w:ascii="Cambria Math" w:hAnsi="Cambria Math" w:cstheme="minorHAnsi"/>
                <w:i/>
                <w:sz w:val="24"/>
                <w:szCs w:val="24"/>
              </w:rPr>
            </m:ctrlPr>
          </m:sSubPr>
          <m:e>
            <m:r>
              <w:rPr>
                <w:rFonts w:ascii="Cambria Math" w:hAnsi="Cambria Math" w:cstheme="minorHAnsi"/>
                <w:sz w:val="24"/>
                <w:szCs w:val="24"/>
              </w:rPr>
              <m:t>e</m:t>
            </m:r>
          </m:e>
          <m:sub>
            <m:r>
              <w:rPr>
                <w:rFonts w:ascii="Cambria Math" w:hAnsi="Cambria Math" w:cstheme="minorHAnsi"/>
                <w:sz w:val="24"/>
                <w:szCs w:val="24"/>
              </w:rPr>
              <m:t>t</m:t>
            </m:r>
          </m:sub>
        </m:sSub>
      </m:oMath>
      <w:r w:rsidRPr="00AB3D2F">
        <w:rPr>
          <w:rFonts w:cstheme="minorHAnsi"/>
          <w:sz w:val="24"/>
          <w:szCs w:val="24"/>
        </w:rPr>
        <w:t>).</w:t>
      </w:r>
    </w:p>
    <w:p w14:paraId="7A2002E5" w14:textId="0D1AB8E4" w:rsidR="00763BD8" w:rsidRPr="0002440B" w:rsidRDefault="00854CCC" w:rsidP="008B1B99">
      <w:pPr>
        <w:spacing w:line="360" w:lineRule="auto"/>
        <w:jc w:val="both"/>
        <w:rPr>
          <w:rFonts w:eastAsiaTheme="minorEastAsia" w:cstheme="minorHAnsi"/>
          <w:sz w:val="24"/>
          <w:szCs w:val="24"/>
        </w:rPr>
      </w:pPr>
      <m:oMathPara>
        <m:oMath>
          <m:r>
            <w:rPr>
              <w:rFonts w:ascii="Cambria Math" w:hAnsi="Cambria Math" w:cstheme="minorHAnsi"/>
              <w:sz w:val="24"/>
              <w:szCs w:val="24"/>
            </w:rPr>
            <m:t>komp</m:t>
          </m:r>
          <m:sSub>
            <m:sSubPr>
              <m:ctrlPr>
                <w:rPr>
                  <w:rFonts w:ascii="Cambria Math" w:hAnsi="Cambria Math" w:cstheme="minorHAnsi"/>
                  <w:i/>
                  <w:sz w:val="24"/>
                  <w:szCs w:val="24"/>
                </w:rPr>
              </m:ctrlPr>
            </m:sSubPr>
            <m:e>
              <m:r>
                <w:rPr>
                  <w:rFonts w:ascii="Cambria Math" w:hAnsi="Cambria Math" w:cstheme="minorHAnsi"/>
                  <w:sz w:val="24"/>
                  <w:szCs w:val="24"/>
                </w:rPr>
                <m:t>r</m:t>
              </m:r>
            </m:e>
            <m:sub>
              <m:r>
                <w:rPr>
                  <w:rFonts w:ascii="Cambria Math" w:hAnsi="Cambria Math" w:cstheme="minorHAnsi"/>
                  <w:sz w:val="24"/>
                  <w:szCs w:val="24"/>
                </w:rPr>
                <m:t>t</m:t>
              </m:r>
            </m:sub>
          </m:sSub>
          <m:r>
            <w:rPr>
              <w:rFonts w:ascii="Cambria Math" w:hAnsi="Cambria Math" w:cstheme="minorHAnsi"/>
              <w:sz w:val="24"/>
              <w:szCs w:val="24"/>
            </w:rPr>
            <m:t>=</m:t>
          </m:r>
          <m:f>
            <m:fPr>
              <m:ctrlPr>
                <w:rPr>
                  <w:rFonts w:ascii="Cambria Math" w:hAnsi="Cambria Math" w:cstheme="minorHAnsi"/>
                  <w:i/>
                  <w:sz w:val="24"/>
                  <w:szCs w:val="24"/>
                </w:rPr>
              </m:ctrlPr>
            </m:fPr>
            <m:num>
              <m:r>
                <w:rPr>
                  <w:rFonts w:ascii="Cambria Math" w:hAnsi="Cambria Math" w:cstheme="minorHAnsi"/>
                  <w:sz w:val="24"/>
                  <w:szCs w:val="24"/>
                </w:rPr>
                <m:t>DpPerso</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num>
            <m:den>
              <m:r>
                <w:rPr>
                  <w:rFonts w:ascii="Cambria Math" w:hAnsi="Cambria Math" w:cstheme="minorHAnsi"/>
                  <w:sz w:val="24"/>
                  <w:szCs w:val="24"/>
                </w:rPr>
                <m:t>Wag</m:t>
              </m:r>
              <m:sSub>
                <m:sSubPr>
                  <m:ctrlPr>
                    <w:rPr>
                      <w:rFonts w:ascii="Cambria Math" w:hAnsi="Cambria Math" w:cstheme="minorHAnsi"/>
                      <w:i/>
                      <w:sz w:val="24"/>
                      <w:szCs w:val="24"/>
                    </w:rPr>
                  </m:ctrlPr>
                </m:sSubPr>
                <m:e>
                  <m:r>
                    <w:rPr>
                      <w:rFonts w:ascii="Cambria Math" w:hAnsi="Cambria Math" w:cstheme="minorHAnsi"/>
                      <w:sz w:val="24"/>
                      <w:szCs w:val="24"/>
                    </w:rPr>
                    <m:t>e</m:t>
                  </m:r>
                </m:e>
                <m:sub>
                  <m:r>
                    <w:rPr>
                      <w:rFonts w:ascii="Cambria Math" w:hAnsi="Cambria Math" w:cstheme="minorHAnsi"/>
                      <w:sz w:val="24"/>
                      <w:szCs w:val="24"/>
                    </w:rPr>
                    <m:t>t</m:t>
                  </m:r>
                </m:sub>
              </m:sSub>
            </m:den>
          </m:f>
        </m:oMath>
      </m:oMathPara>
    </w:p>
    <w:p w14:paraId="3826AA68" w14:textId="44283E54" w:rsidR="00174C5E" w:rsidRPr="00AB3D2F" w:rsidRDefault="00763BD8" w:rsidP="008B1B99">
      <w:pPr>
        <w:spacing w:line="360" w:lineRule="auto"/>
        <w:jc w:val="both"/>
        <w:rPr>
          <w:rFonts w:cstheme="minorHAnsi"/>
          <w:sz w:val="24"/>
          <w:szCs w:val="24"/>
        </w:rPr>
      </w:pPr>
      <w:r w:rsidRPr="00AB3D2F">
        <w:rPr>
          <w:rFonts w:cstheme="minorHAnsi"/>
          <w:sz w:val="24"/>
          <w:szCs w:val="24"/>
        </w:rPr>
        <w:t xml:space="preserve">The average level of income insurance is then transformed into an aggregate variable, multiplying it by the </w:t>
      </w:r>
      <w:r w:rsidR="00C57F78" w:rsidRPr="00AB3D2F">
        <w:rPr>
          <w:rFonts w:cstheme="minorHAnsi"/>
          <w:sz w:val="24"/>
          <w:szCs w:val="24"/>
        </w:rPr>
        <w:t xml:space="preserve">number of </w:t>
      </w:r>
      <w:r w:rsidRPr="00AB3D2F">
        <w:rPr>
          <w:rFonts w:cstheme="minorHAnsi"/>
          <w:sz w:val="24"/>
          <w:szCs w:val="24"/>
        </w:rPr>
        <w:t>unemployed</w:t>
      </w:r>
      <w:r w:rsidR="007A68BD" w:rsidRPr="00AB3D2F">
        <w:rPr>
          <w:rFonts w:cstheme="minorHAnsi"/>
          <w:sz w:val="24"/>
          <w:szCs w:val="24"/>
        </w:rPr>
        <w:t xml:space="preserve"> </w:t>
      </w:r>
      <m:oMath>
        <m:r>
          <w:rPr>
            <w:rFonts w:ascii="Cambria Math" w:hAnsi="Cambria Math" w:cstheme="minorHAnsi"/>
            <w:sz w:val="24"/>
            <w:szCs w:val="24"/>
          </w:rPr>
          <m:t>(U</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r>
          <w:rPr>
            <w:rFonts w:ascii="Cambria Math" w:hAnsi="Cambria Math" w:cstheme="minorHAnsi"/>
            <w:sz w:val="24"/>
            <w:szCs w:val="24"/>
          </w:rPr>
          <m:t>)</m:t>
        </m:r>
      </m:oMath>
      <w:r w:rsidR="007A68BD" w:rsidRPr="00AB3D2F">
        <w:rPr>
          <w:rFonts w:eastAsiaTheme="minorEastAsia" w:cstheme="minorHAnsi"/>
          <w:sz w:val="24"/>
          <w:szCs w:val="24"/>
        </w:rPr>
        <w:t xml:space="preserve"> </w:t>
      </w:r>
      <w:r w:rsidRPr="00AB3D2F">
        <w:rPr>
          <w:rFonts w:cstheme="minorHAnsi"/>
          <w:sz w:val="24"/>
          <w:szCs w:val="24"/>
        </w:rPr>
        <w:t>and the insurance rate</w:t>
      </w:r>
      <w:r w:rsidR="005E7208" w:rsidRPr="005239BF">
        <w:rPr>
          <w:rStyle w:val="Fodnotehenvisning"/>
        </w:rPr>
        <w:footnoteReference w:id="9"/>
      </w:r>
      <w:r w:rsidR="007A68BD" w:rsidRPr="00AB3D2F">
        <w:rPr>
          <w:rFonts w:cstheme="minorHAnsi"/>
          <w:sz w:val="24"/>
          <w:szCs w:val="24"/>
        </w:rPr>
        <w:t xml:space="preserve"> </w:t>
      </w:r>
      <m:oMath>
        <m:r>
          <w:rPr>
            <w:rFonts w:ascii="Cambria Math" w:hAnsi="Cambria Math" w:cstheme="minorHAnsi"/>
            <w:sz w:val="24"/>
            <w:szCs w:val="24"/>
          </w:rPr>
          <m:t>(kul</m:t>
        </m:r>
        <m:sSub>
          <m:sSubPr>
            <m:ctrlPr>
              <w:rPr>
                <w:rFonts w:ascii="Cambria Math" w:hAnsi="Cambria Math" w:cstheme="minorHAnsi"/>
                <w:i/>
                <w:sz w:val="24"/>
                <w:szCs w:val="24"/>
              </w:rPr>
            </m:ctrlPr>
          </m:sSubPr>
          <m:e>
            <m:r>
              <w:rPr>
                <w:rFonts w:ascii="Cambria Math" w:hAnsi="Cambria Math" w:cstheme="minorHAnsi"/>
                <w:sz w:val="24"/>
                <w:szCs w:val="24"/>
              </w:rPr>
              <m:t>d</m:t>
            </m:r>
          </m:e>
          <m:sub>
            <m:r>
              <w:rPr>
                <w:rFonts w:ascii="Cambria Math" w:hAnsi="Cambria Math" w:cstheme="minorHAnsi"/>
                <w:sz w:val="24"/>
                <w:szCs w:val="24"/>
              </w:rPr>
              <m:t>t</m:t>
            </m:r>
          </m:sub>
        </m:sSub>
        <m:r>
          <w:rPr>
            <w:rFonts w:ascii="Cambria Math" w:hAnsi="Cambria Math" w:cstheme="minorHAnsi"/>
            <w:sz w:val="24"/>
            <w:szCs w:val="24"/>
          </w:rPr>
          <m:t>)</m:t>
        </m:r>
      </m:oMath>
      <w:r w:rsidRPr="00AB3D2F">
        <w:rPr>
          <w:rFonts w:cstheme="minorHAnsi"/>
          <w:sz w:val="24"/>
          <w:szCs w:val="24"/>
        </w:rPr>
        <w:t xml:space="preserve"> giving the total amount paid in income insurance to the households</w:t>
      </w:r>
      <w:r w:rsidR="007A68BD" w:rsidRPr="00AB3D2F">
        <w:rPr>
          <w:rFonts w:cstheme="minorHAnsi"/>
          <w:sz w:val="24"/>
          <w:szCs w:val="24"/>
        </w:rPr>
        <w:t xml:space="preserve"> </w:t>
      </w:r>
      <m:oMath>
        <m:r>
          <w:rPr>
            <w:rFonts w:ascii="Cambria Math" w:hAnsi="Cambria Math" w:cstheme="minorHAnsi"/>
            <w:sz w:val="24"/>
            <w:szCs w:val="24"/>
          </w:rPr>
          <m:t>NBENU</m:t>
        </m:r>
        <m:sSubSup>
          <m:sSubSupPr>
            <m:ctrlPr>
              <w:rPr>
                <w:rFonts w:ascii="Cambria Math" w:hAnsi="Cambria Math" w:cstheme="minorHAnsi"/>
                <w:i/>
                <w:sz w:val="24"/>
                <w:szCs w:val="24"/>
              </w:rPr>
            </m:ctrlPr>
          </m:sSubSupPr>
          <m:e>
            <m:r>
              <w:rPr>
                <w:rFonts w:ascii="Cambria Math" w:hAnsi="Cambria Math" w:cstheme="minorHAnsi"/>
                <w:sz w:val="24"/>
                <w:szCs w:val="24"/>
              </w:rPr>
              <m:t>n</m:t>
            </m:r>
          </m:e>
          <m:sub>
            <m:r>
              <w:rPr>
                <w:rFonts w:ascii="Cambria Math" w:hAnsi="Cambria Math" w:cstheme="minorHAnsi"/>
                <w:sz w:val="24"/>
                <w:szCs w:val="24"/>
              </w:rPr>
              <m:t>t</m:t>
            </m:r>
          </m:sub>
          <m:sup>
            <m:r>
              <w:rPr>
                <w:rFonts w:ascii="Cambria Math" w:hAnsi="Cambria Math" w:cstheme="minorHAnsi"/>
                <w:sz w:val="24"/>
                <w:szCs w:val="24"/>
              </w:rPr>
              <m:t>H</m:t>
            </m:r>
          </m:sup>
        </m:sSubSup>
      </m:oMath>
      <w:r w:rsidRPr="00AB3D2F">
        <w:rPr>
          <w:rFonts w:cstheme="minorHAnsi"/>
          <w:sz w:val="24"/>
          <w:szCs w:val="24"/>
        </w:rPr>
        <w:t xml:space="preserve">. </w:t>
      </w:r>
    </w:p>
    <w:p w14:paraId="73AEE96C" w14:textId="56DAD783" w:rsidR="00763BD8" w:rsidRPr="00AB3D2F" w:rsidRDefault="00854CCC" w:rsidP="008B1B99">
      <w:pPr>
        <w:spacing w:line="360" w:lineRule="auto"/>
        <w:jc w:val="both"/>
        <w:rPr>
          <w:rFonts w:cstheme="minorHAnsi"/>
          <w:sz w:val="24"/>
          <w:szCs w:val="24"/>
        </w:rPr>
      </w:pPr>
      <m:oMathPara>
        <m:oMath>
          <m:r>
            <w:rPr>
              <w:rFonts w:ascii="Cambria Math" w:hAnsi="Cambria Math" w:cstheme="minorHAnsi"/>
              <w:sz w:val="24"/>
              <w:szCs w:val="24"/>
            </w:rPr>
            <m:t>NBENU</m:t>
          </m:r>
          <m:sSubSup>
            <m:sSubSupPr>
              <m:ctrlPr>
                <w:rPr>
                  <w:rFonts w:ascii="Cambria Math" w:hAnsi="Cambria Math" w:cstheme="minorHAnsi"/>
                  <w:i/>
                  <w:sz w:val="24"/>
                  <w:szCs w:val="24"/>
                </w:rPr>
              </m:ctrlPr>
            </m:sSubSupPr>
            <m:e>
              <m:r>
                <w:rPr>
                  <w:rFonts w:ascii="Cambria Math" w:hAnsi="Cambria Math" w:cstheme="minorHAnsi"/>
                  <w:sz w:val="24"/>
                  <w:szCs w:val="24"/>
                </w:rPr>
                <m:t>n</m:t>
              </m:r>
            </m:e>
            <m:sub>
              <m:r>
                <w:rPr>
                  <w:rFonts w:ascii="Cambria Math" w:hAnsi="Cambria Math" w:cstheme="minorHAnsi"/>
                  <w:sz w:val="24"/>
                  <w:szCs w:val="24"/>
                </w:rPr>
                <m:t>t</m:t>
              </m:r>
            </m:sub>
            <m:sup>
              <m:r>
                <w:rPr>
                  <w:rFonts w:ascii="Cambria Math" w:hAnsi="Cambria Math" w:cstheme="minorHAnsi"/>
                  <w:sz w:val="24"/>
                  <w:szCs w:val="24"/>
                </w:rPr>
                <m:t>H</m:t>
              </m:r>
            </m:sup>
          </m:sSubSup>
          <m:r>
            <w:rPr>
              <w:rFonts w:ascii="Cambria Math" w:hAnsi="Cambria Math" w:cstheme="minorHAnsi"/>
              <w:sz w:val="24"/>
              <w:szCs w:val="24"/>
            </w:rPr>
            <m:t>=DpPerso</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r>
            <w:rPr>
              <w:rFonts w:ascii="Cambria Math" w:hAnsi="Cambria Math" w:cstheme="minorHAnsi"/>
              <w:sz w:val="24"/>
              <w:szCs w:val="24"/>
            </w:rPr>
            <m:t>*U</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r>
            <w:rPr>
              <w:rFonts w:ascii="Cambria Math" w:hAnsi="Cambria Math" w:cstheme="minorHAnsi"/>
              <w:sz w:val="24"/>
              <w:szCs w:val="24"/>
            </w:rPr>
            <m:t>*kul</m:t>
          </m:r>
          <m:sSub>
            <m:sSubPr>
              <m:ctrlPr>
                <w:rPr>
                  <w:rFonts w:ascii="Cambria Math" w:hAnsi="Cambria Math" w:cstheme="minorHAnsi"/>
                  <w:i/>
                  <w:sz w:val="24"/>
                  <w:szCs w:val="24"/>
                </w:rPr>
              </m:ctrlPr>
            </m:sSubPr>
            <m:e>
              <m:r>
                <w:rPr>
                  <w:rFonts w:ascii="Cambria Math" w:hAnsi="Cambria Math" w:cstheme="minorHAnsi"/>
                  <w:sz w:val="24"/>
                  <w:szCs w:val="24"/>
                </w:rPr>
                <m:t>d</m:t>
              </m:r>
            </m:e>
            <m:sub>
              <m:r>
                <w:rPr>
                  <w:rFonts w:ascii="Cambria Math" w:hAnsi="Cambria Math" w:cstheme="minorHAnsi"/>
                  <w:sz w:val="24"/>
                  <w:szCs w:val="24"/>
                </w:rPr>
                <m:t>t</m:t>
              </m:r>
            </m:sub>
          </m:sSub>
        </m:oMath>
      </m:oMathPara>
    </w:p>
    <w:p w14:paraId="59DB1636" w14:textId="64ED4080" w:rsidR="009B2738" w:rsidRPr="00AC0541" w:rsidRDefault="00C31F9C" w:rsidP="009B2738">
      <w:pPr>
        <w:spacing w:line="360" w:lineRule="auto"/>
        <w:jc w:val="both"/>
        <w:rPr>
          <w:sz w:val="24"/>
          <w:szCs w:val="24"/>
        </w:rPr>
      </w:pPr>
      <w:r>
        <w:rPr>
          <w:rFonts w:cstheme="minorHAnsi"/>
          <w:sz w:val="24"/>
          <w:szCs w:val="24"/>
        </w:rPr>
        <w:lastRenderedPageBreak/>
        <w:t>Next</w:t>
      </w:r>
      <w:r w:rsidR="009B2738">
        <w:rPr>
          <w:rFonts w:cstheme="minorHAnsi"/>
          <w:sz w:val="24"/>
          <w:szCs w:val="24"/>
        </w:rPr>
        <w:t xml:space="preserve">, we include the insurance rate channel, </w:t>
      </w:r>
      <w:r w:rsidR="009B2738" w:rsidRPr="00AC0541">
        <w:rPr>
          <w:sz w:val="24"/>
          <w:szCs w:val="24"/>
        </w:rPr>
        <w:t>as presented in section 2</w:t>
      </w:r>
      <w:r w:rsidR="009B2738">
        <w:rPr>
          <w:sz w:val="24"/>
          <w:szCs w:val="24"/>
        </w:rPr>
        <w:t>,</w:t>
      </w:r>
      <w:r w:rsidR="009B2738" w:rsidRPr="00AC0541">
        <w:rPr>
          <w:sz w:val="24"/>
          <w:szCs w:val="24"/>
        </w:rPr>
        <w:t xml:space="preserve"> many organizations criticize the </w:t>
      </w:r>
      <w:r w:rsidR="009B2738">
        <w:rPr>
          <w:sz w:val="24"/>
          <w:szCs w:val="24"/>
        </w:rPr>
        <w:t>IS-model</w:t>
      </w:r>
      <w:r w:rsidR="009B2738" w:rsidRPr="00AC0541">
        <w:rPr>
          <w:sz w:val="24"/>
          <w:szCs w:val="24"/>
        </w:rPr>
        <w:t xml:space="preserve"> for not including </w:t>
      </w:r>
      <w:r w:rsidR="009B2738">
        <w:rPr>
          <w:sz w:val="24"/>
          <w:szCs w:val="24"/>
        </w:rPr>
        <w:t xml:space="preserve">a relationship between </w:t>
      </w:r>
      <w:r w:rsidR="009B2738" w:rsidRPr="00AC0541">
        <w:rPr>
          <w:sz w:val="24"/>
          <w:szCs w:val="24"/>
        </w:rPr>
        <w:t>the compensation</w:t>
      </w:r>
      <w:r w:rsidR="009B2738">
        <w:rPr>
          <w:sz w:val="24"/>
          <w:szCs w:val="24"/>
        </w:rPr>
        <w:t xml:space="preserve"> rate</w:t>
      </w:r>
      <w:r w:rsidR="009B2738" w:rsidRPr="00AC0541">
        <w:rPr>
          <w:sz w:val="24"/>
          <w:szCs w:val="24"/>
        </w:rPr>
        <w:t xml:space="preserve"> </w:t>
      </w:r>
      <w:r w:rsidR="009B2738">
        <w:rPr>
          <w:sz w:val="24"/>
          <w:szCs w:val="24"/>
        </w:rPr>
        <w:t>and</w:t>
      </w:r>
      <w:r w:rsidR="009B2738" w:rsidRPr="00AC0541">
        <w:rPr>
          <w:sz w:val="24"/>
          <w:szCs w:val="24"/>
        </w:rPr>
        <w:t xml:space="preserve"> people’s choice in joining the insurance program</w:t>
      </w:r>
      <w:r w:rsidR="009B2738" w:rsidRPr="005239BF">
        <w:rPr>
          <w:rStyle w:val="Fodnotehenvisning"/>
        </w:rPr>
        <w:footnoteReference w:id="10"/>
      </w:r>
      <w:r w:rsidR="009B2738" w:rsidRPr="00AC0541">
        <w:rPr>
          <w:sz w:val="24"/>
          <w:szCs w:val="24"/>
        </w:rPr>
        <w:t xml:space="preserve">. </w:t>
      </w:r>
      <w:r w:rsidR="009B2738">
        <w:rPr>
          <w:sz w:val="24"/>
          <w:szCs w:val="24"/>
        </w:rPr>
        <w:t>Such an relationship should exist as people are comparing</w:t>
      </w:r>
      <w:r w:rsidR="009B2738" w:rsidRPr="00AC0541">
        <w:rPr>
          <w:sz w:val="24"/>
          <w:szCs w:val="24"/>
        </w:rPr>
        <w:t xml:space="preserve"> membership costs to the generosity of the program</w:t>
      </w:r>
      <w:r w:rsidR="009B2738">
        <w:rPr>
          <w:sz w:val="24"/>
          <w:szCs w:val="24"/>
        </w:rPr>
        <w:t xml:space="preserve">, and as the </w:t>
      </w:r>
      <w:r w:rsidR="009B2738" w:rsidRPr="00AC0541">
        <w:rPr>
          <w:sz w:val="24"/>
          <w:szCs w:val="24"/>
        </w:rPr>
        <w:t xml:space="preserve">compensation rate </w:t>
      </w:r>
      <w:r w:rsidR="009B2738">
        <w:rPr>
          <w:sz w:val="24"/>
          <w:szCs w:val="24"/>
        </w:rPr>
        <w:t>gets</w:t>
      </w:r>
      <w:r w:rsidR="009B2738" w:rsidRPr="00AC0541">
        <w:rPr>
          <w:sz w:val="24"/>
          <w:szCs w:val="24"/>
        </w:rPr>
        <w:t xml:space="preserve"> lower</w:t>
      </w:r>
      <w:r w:rsidR="009B2738">
        <w:rPr>
          <w:sz w:val="24"/>
          <w:szCs w:val="24"/>
        </w:rPr>
        <w:t xml:space="preserve">, more people are not willing to pay these costs, thereby these people end up leaving the program </w:t>
      </w:r>
      <w:r w:rsidR="009B2738">
        <w:rPr>
          <w:sz w:val="24"/>
          <w:szCs w:val="24"/>
        </w:rPr>
        <w:fldChar w:fldCharType="begin" w:fldLock="1"/>
      </w:r>
      <w:r w:rsidR="009B2738">
        <w:rPr>
          <w:sz w:val="24"/>
          <w:szCs w:val="24"/>
        </w:rPr>
        <w:instrText>ADDIN CSL_CITATION {"citationItems":[{"id":"ITEM-1","itemData":{"author":[{"dropping-particle":"","family":"Jensen","given":"Magnus Thorn","non-dropping-particle":"","parse-names":false,"suffix":""},{"dropping-particle":"","family":"Nørgaard","given":"Asbjørn","non-dropping-particle":"","parse-names":false,"suffix":""}],"container-title":"Cevea","id":"ITEM-1","issued":{"date-parts":[["2021"]]},"page":"1-10","title":"Prisen for at løfte dagpengene overdrives","type":"article-journal"},"uris":["http://www.mendeley.com/documents/?uuid=83d149f1-bd4c-4cf1-b3eb-17c3b8880bb2"]},{"id":"ITEM-2","itemData":{"author":[{"dropping-particle":"","family":"Risgaard","given":"Lizette","non-dropping-particle":"","parse-names":false,"suffix":""}],"id":"ITEM-2","issued":{"date-parts":[["2021"]]},"title":"Mere tryghed til lønmodtagerne","type":"article-journal"},"uris":["http://www.mendeley.com/documents/?uuid=ce253304-2c7c-476c-a58c-023352fcd508"]},{"id":"ITEM-3","itemData":{"author":[{"dropping-particle":"","family":"Aastrup","given":"Morten","non-dropping-particle":"","parse-names":false,"suffix":""}],"container-title":"Landsorganisationen","id":"ITEM-3","issue":"September 2018","issued":{"date-parts":[["2018"]]},"title":"30 Års dagpengeforringelser","type":"article-journal"},"uris":["http://www.mendeley.com/documents/?uuid=f6713169-51f1-434f-9976-a6f0d8693e60"]}],"mendeley":{"formattedCitation":"(Aastrup, 2018; Jensen &amp; Nørgaard, 2021; Risgaard, 2021)","plainTextFormattedCitation":"(Aastrup, 2018; Jensen &amp; Nørgaard, 2021; Risgaard, 2021)","previouslyFormattedCitation":"(Aastrup, 2018; Jensen &amp; Nørgaard, 2021; Risgaard, 2021)"},"properties":{"noteIndex":0},"schema":"https://github.com/citation-style-language/schema/raw/master/csl-citation.json"}</w:instrText>
      </w:r>
      <w:r w:rsidR="009B2738">
        <w:rPr>
          <w:sz w:val="24"/>
          <w:szCs w:val="24"/>
        </w:rPr>
        <w:fldChar w:fldCharType="separate"/>
      </w:r>
      <w:r w:rsidR="009B2738" w:rsidRPr="00C14BA0">
        <w:rPr>
          <w:noProof/>
          <w:sz w:val="24"/>
          <w:szCs w:val="24"/>
        </w:rPr>
        <w:t>(Aastrup, 2018; Jensen &amp; Nørgaard, 2021; Risgaard, 2021)</w:t>
      </w:r>
      <w:r w:rsidR="009B2738">
        <w:rPr>
          <w:sz w:val="24"/>
          <w:szCs w:val="24"/>
        </w:rPr>
        <w:fldChar w:fldCharType="end"/>
      </w:r>
      <w:r w:rsidR="009B2738" w:rsidRPr="00AC0541">
        <w:rPr>
          <w:sz w:val="24"/>
          <w:szCs w:val="24"/>
        </w:rPr>
        <w:t>. The central mechanism</w:t>
      </w:r>
      <w:r w:rsidR="009B2738">
        <w:rPr>
          <w:sz w:val="24"/>
          <w:szCs w:val="24"/>
        </w:rPr>
        <w:t xml:space="preserve"> of changes in the insurance rate,</w:t>
      </w:r>
      <w:r w:rsidR="009B2738" w:rsidRPr="00AC0541">
        <w:rPr>
          <w:sz w:val="24"/>
          <w:szCs w:val="24"/>
        </w:rPr>
        <w:t xml:space="preserve"> will </w:t>
      </w:r>
      <w:r w:rsidR="009B2738">
        <w:rPr>
          <w:sz w:val="24"/>
          <w:szCs w:val="24"/>
        </w:rPr>
        <w:t>go through</w:t>
      </w:r>
      <w:r w:rsidR="009B2738" w:rsidRPr="00AC0541">
        <w:rPr>
          <w:sz w:val="24"/>
          <w:szCs w:val="24"/>
        </w:rPr>
        <w:t xml:space="preserve"> the demand si</w:t>
      </w:r>
      <w:r w:rsidR="009B2738">
        <w:rPr>
          <w:sz w:val="24"/>
          <w:szCs w:val="24"/>
        </w:rPr>
        <w:t>d</w:t>
      </w:r>
      <w:r w:rsidR="009B2738" w:rsidRPr="00AC0541">
        <w:rPr>
          <w:sz w:val="24"/>
          <w:szCs w:val="24"/>
        </w:rPr>
        <w:t xml:space="preserve">e of the economy </w:t>
      </w:r>
      <w:r w:rsidR="009B2738">
        <w:rPr>
          <w:sz w:val="24"/>
          <w:szCs w:val="24"/>
        </w:rPr>
        <w:t xml:space="preserve">as we change the </w:t>
      </w:r>
      <w:r w:rsidR="009B2738" w:rsidRPr="00AC0541">
        <w:rPr>
          <w:sz w:val="24"/>
          <w:szCs w:val="24"/>
        </w:rPr>
        <w:t>percentage</w:t>
      </w:r>
      <w:r w:rsidR="009B2738">
        <w:rPr>
          <w:sz w:val="24"/>
          <w:szCs w:val="24"/>
        </w:rPr>
        <w:t xml:space="preserve"> of people</w:t>
      </w:r>
      <w:r w:rsidR="009B2738" w:rsidRPr="00AC0541">
        <w:rPr>
          <w:sz w:val="24"/>
          <w:szCs w:val="24"/>
        </w:rPr>
        <w:t xml:space="preserve"> recei</w:t>
      </w:r>
      <w:r w:rsidR="009B2738">
        <w:rPr>
          <w:sz w:val="24"/>
          <w:szCs w:val="24"/>
        </w:rPr>
        <w:t>ving</w:t>
      </w:r>
      <w:r w:rsidR="009B2738" w:rsidRPr="00AC0541">
        <w:rPr>
          <w:sz w:val="24"/>
          <w:szCs w:val="24"/>
        </w:rPr>
        <w:t xml:space="preserve"> income insurance when unemployed</w:t>
      </w:r>
      <w:r w:rsidR="009B2738" w:rsidRPr="005239BF">
        <w:rPr>
          <w:rStyle w:val="Fodnotehenvisning"/>
        </w:rPr>
        <w:footnoteReference w:id="11"/>
      </w:r>
      <w:r w:rsidR="009B2738" w:rsidRPr="00AC0541">
        <w:rPr>
          <w:sz w:val="24"/>
          <w:szCs w:val="24"/>
        </w:rPr>
        <w:t xml:space="preserve">. The equation added to the model can be </w:t>
      </w:r>
      <w:commentRangeStart w:id="73"/>
      <w:commentRangeStart w:id="74"/>
      <w:r w:rsidR="009B2738" w:rsidRPr="00AC0541">
        <w:rPr>
          <w:sz w:val="24"/>
          <w:szCs w:val="24"/>
        </w:rPr>
        <w:t xml:space="preserve">observed below: </w:t>
      </w:r>
      <w:commentRangeEnd w:id="73"/>
      <w:r w:rsidR="009B2738">
        <w:rPr>
          <w:rStyle w:val="Kommentarhenvisning"/>
        </w:rPr>
        <w:commentReference w:id="73"/>
      </w:r>
      <w:commentRangeEnd w:id="74"/>
      <w:r w:rsidR="009B2738">
        <w:rPr>
          <w:rStyle w:val="Kommentarhenvisning"/>
        </w:rPr>
        <w:commentReference w:id="74"/>
      </w:r>
    </w:p>
    <w:p w14:paraId="44EFFDB1" w14:textId="77777777" w:rsidR="009B2738" w:rsidRDefault="009B2738" w:rsidP="009B2738">
      <w:pPr>
        <w:spacing w:line="360" w:lineRule="auto"/>
        <w:jc w:val="both"/>
      </w:pPr>
      <m:oMathPara>
        <m:oMath>
          <m:r>
            <m:rPr>
              <m:sty m:val="p"/>
            </m:rPr>
            <w:rPr>
              <w:rFonts w:ascii="Cambria Math" w:hAnsi="Cambria Math"/>
            </w:rPr>
            <m:t>Δ</m:t>
          </m:r>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kul</m:t>
                  </m:r>
                  <m:sSub>
                    <m:sSubPr>
                      <m:ctrlPr>
                        <w:rPr>
                          <w:rFonts w:ascii="Cambria Math" w:hAnsi="Cambria Math"/>
                          <w:i/>
                        </w:rPr>
                      </m:ctrlPr>
                    </m:sSubPr>
                    <m:e>
                      <m:r>
                        <w:rPr>
                          <w:rFonts w:ascii="Cambria Math" w:hAnsi="Cambria Math"/>
                        </w:rPr>
                        <m:t>d</m:t>
                      </m:r>
                    </m:e>
                    <m:sub>
                      <m:r>
                        <w:rPr>
                          <w:rFonts w:ascii="Cambria Math" w:hAnsi="Cambria Math"/>
                        </w:rPr>
                        <m:t>t</m:t>
                      </m:r>
                    </m:sub>
                  </m:sSub>
                </m:e>
              </m:d>
            </m:e>
          </m:func>
          <m:r>
            <w:rPr>
              <w:rFonts w:ascii="Cambria Math" w:hAnsi="Cambria Math"/>
            </w:rPr>
            <m:t>= 0.045*</m:t>
          </m:r>
          <m:r>
            <m:rPr>
              <m:sty m:val="p"/>
            </m:rPr>
            <w:rPr>
              <w:rFonts w:ascii="Cambria Math" w:hAnsi="Cambria Math"/>
            </w:rPr>
            <m:t>ln⁡</m:t>
          </m:r>
          <m:r>
            <w:rPr>
              <w:rFonts w:ascii="Cambria Math" w:hAnsi="Cambria Math"/>
            </w:rPr>
            <m:t>(komp</m:t>
          </m:r>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rPr>
            <m:t>)-0.12*</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kul</m:t>
                  </m:r>
                  <m:sSub>
                    <m:sSubPr>
                      <m:ctrlPr>
                        <w:rPr>
                          <w:rFonts w:ascii="Cambria Math" w:hAnsi="Cambria Math"/>
                          <w:i/>
                        </w:rPr>
                      </m:ctrlPr>
                    </m:sSubPr>
                    <m:e>
                      <m:r>
                        <w:rPr>
                          <w:rFonts w:ascii="Cambria Math" w:hAnsi="Cambria Math"/>
                        </w:rPr>
                        <m:t>d</m:t>
                      </m:r>
                    </m:e>
                    <m:sub>
                      <m:r>
                        <w:rPr>
                          <w:rFonts w:ascii="Cambria Math" w:hAnsi="Cambria Math"/>
                        </w:rPr>
                        <m:t>t-1</m:t>
                      </m:r>
                    </m:sub>
                  </m:sSub>
                </m:e>
              </m:d>
            </m:e>
          </m:func>
          <m:r>
            <w:rPr>
              <w:rFonts w:ascii="Cambria Math" w:hAnsi="Cambria Math"/>
            </w:rPr>
            <m:t xml:space="preserve"> </m:t>
          </m:r>
        </m:oMath>
      </m:oMathPara>
    </w:p>
    <w:p w14:paraId="45E4549B" w14:textId="5592ADE1" w:rsidR="009B2738" w:rsidRDefault="00893268" w:rsidP="009B2738">
      <w:pPr>
        <w:spacing w:line="360" w:lineRule="auto"/>
        <w:jc w:val="both"/>
        <w:rPr>
          <w:sz w:val="24"/>
          <w:szCs w:val="24"/>
        </w:rPr>
      </w:pPr>
      <w:r>
        <w:rPr>
          <w:sz w:val="24"/>
          <w:szCs w:val="24"/>
        </w:rPr>
        <w:t>D</w:t>
      </w:r>
      <w:r w:rsidR="009B2738" w:rsidRPr="00AC0541">
        <w:rPr>
          <w:sz w:val="24"/>
          <w:szCs w:val="24"/>
        </w:rPr>
        <w:t xml:space="preserve">ata used for the </w:t>
      </w:r>
      <w:r w:rsidR="009B2738">
        <w:rPr>
          <w:sz w:val="24"/>
          <w:szCs w:val="24"/>
        </w:rPr>
        <w:t>insurance rate</w:t>
      </w:r>
      <w:r w:rsidR="009B2738" w:rsidRPr="00AC0541">
        <w:rPr>
          <w:sz w:val="24"/>
          <w:szCs w:val="24"/>
        </w:rPr>
        <w:t xml:space="preserve"> is obtained from ADAMS databank, </w:t>
      </w:r>
      <w:r w:rsidR="009B2738">
        <w:rPr>
          <w:sz w:val="24"/>
          <w:szCs w:val="24"/>
        </w:rPr>
        <w:t>and as the data is only available till 2018,</w:t>
      </w:r>
      <w:r w:rsidR="009B2738" w:rsidRPr="00AC0541">
        <w:rPr>
          <w:sz w:val="24"/>
          <w:szCs w:val="24"/>
        </w:rPr>
        <w:t xml:space="preserve"> we</w:t>
      </w:r>
      <w:r w:rsidR="009B2738">
        <w:rPr>
          <w:sz w:val="24"/>
          <w:szCs w:val="24"/>
        </w:rPr>
        <w:t xml:space="preserve"> are</w:t>
      </w:r>
      <w:r w:rsidR="009B2738" w:rsidRPr="00AC0541">
        <w:rPr>
          <w:sz w:val="24"/>
          <w:szCs w:val="24"/>
        </w:rPr>
        <w:t xml:space="preserve"> only</w:t>
      </w:r>
      <w:r w:rsidR="009B2738">
        <w:rPr>
          <w:sz w:val="24"/>
          <w:szCs w:val="24"/>
        </w:rPr>
        <w:t xml:space="preserve"> able to</w:t>
      </w:r>
      <w:r w:rsidR="009B2738" w:rsidRPr="00AC0541">
        <w:rPr>
          <w:sz w:val="24"/>
          <w:szCs w:val="24"/>
        </w:rPr>
        <w:t xml:space="preserve"> estimate the equation till 2017 quarter 4. </w:t>
      </w:r>
      <w:r w:rsidR="009B2738">
        <w:rPr>
          <w:sz w:val="24"/>
          <w:szCs w:val="24"/>
        </w:rPr>
        <w:t>Doing this, w</w:t>
      </w:r>
      <w:r w:rsidR="009B2738" w:rsidRPr="00AC0541">
        <w:rPr>
          <w:sz w:val="24"/>
          <w:szCs w:val="24"/>
        </w:rPr>
        <w:t>e find a positive long-run relationship between the compensation rate and the insurance rate</w:t>
      </w:r>
      <w:r w:rsidR="009B2738">
        <w:rPr>
          <w:sz w:val="24"/>
          <w:szCs w:val="24"/>
        </w:rPr>
        <w:t xml:space="preserve"> but only </w:t>
      </w:r>
      <w:r w:rsidR="009B2738" w:rsidRPr="00AC0541">
        <w:rPr>
          <w:sz w:val="24"/>
          <w:szCs w:val="24"/>
        </w:rPr>
        <w:t>at a 10% significan</w:t>
      </w:r>
      <w:r w:rsidR="009B2738">
        <w:rPr>
          <w:sz w:val="24"/>
          <w:szCs w:val="24"/>
        </w:rPr>
        <w:t>ce</w:t>
      </w:r>
      <w:r w:rsidR="009B2738" w:rsidRPr="00AC0541">
        <w:rPr>
          <w:sz w:val="24"/>
          <w:szCs w:val="24"/>
        </w:rPr>
        <w:t>-level.</w:t>
      </w:r>
    </w:p>
    <w:p w14:paraId="2321A092" w14:textId="77777777" w:rsidR="009B2738" w:rsidRDefault="009B2738" w:rsidP="008B1B99">
      <w:pPr>
        <w:spacing w:line="360" w:lineRule="auto"/>
        <w:jc w:val="both"/>
        <w:rPr>
          <w:rFonts w:cstheme="minorHAnsi"/>
          <w:sz w:val="24"/>
          <w:szCs w:val="24"/>
        </w:rPr>
      </w:pPr>
    </w:p>
    <w:p w14:paraId="7B8CA687" w14:textId="7106EA0A" w:rsidR="00893268" w:rsidRDefault="00763BD8" w:rsidP="009B2738">
      <w:pPr>
        <w:spacing w:line="360" w:lineRule="auto"/>
        <w:jc w:val="both"/>
        <w:rPr>
          <w:rFonts w:eastAsiaTheme="minorEastAsia" w:cstheme="minorHAnsi"/>
          <w:sz w:val="24"/>
          <w:szCs w:val="24"/>
        </w:rPr>
      </w:pPr>
      <w:r w:rsidRPr="00AB3D2F">
        <w:rPr>
          <w:rFonts w:cstheme="minorHAnsi"/>
          <w:sz w:val="24"/>
          <w:szCs w:val="24"/>
        </w:rPr>
        <w:t xml:space="preserve">The total amount paid in income insurance to the households then feeds into </w:t>
      </w:r>
      <w:r w:rsidR="000C24CF" w:rsidRPr="00AB3D2F">
        <w:rPr>
          <w:rFonts w:cstheme="minorHAnsi"/>
          <w:sz w:val="24"/>
          <w:szCs w:val="24"/>
        </w:rPr>
        <w:t>the households’ disposable in</w:t>
      </w:r>
      <w:r w:rsidR="00C57F78" w:rsidRPr="00AB3D2F">
        <w:rPr>
          <w:rFonts w:cstheme="minorHAnsi"/>
          <w:sz w:val="24"/>
          <w:szCs w:val="24"/>
        </w:rPr>
        <w:t>come</w:t>
      </w:r>
      <w:r w:rsidR="00483B78">
        <w:rPr>
          <w:rFonts w:eastAsiaTheme="minorEastAsia" w:cstheme="minorHAnsi"/>
          <w:sz w:val="24"/>
          <w:szCs w:val="24"/>
        </w:rPr>
        <w:t xml:space="preserve">, </w:t>
      </w:r>
      <w:r w:rsidR="00483B78" w:rsidRPr="00AB3D2F">
        <w:rPr>
          <w:rFonts w:eastAsiaTheme="minorEastAsia" w:cstheme="minorHAnsi"/>
          <w:sz w:val="24"/>
          <w:szCs w:val="24"/>
        </w:rPr>
        <w:t xml:space="preserve">and </w:t>
      </w:r>
      <w:r w:rsidR="00483B78">
        <w:rPr>
          <w:rFonts w:eastAsiaTheme="minorEastAsia" w:cstheme="minorHAnsi"/>
          <w:sz w:val="24"/>
          <w:szCs w:val="24"/>
        </w:rPr>
        <w:t>thereby affecting</w:t>
      </w:r>
      <w:r w:rsidR="00483B78" w:rsidRPr="00AB3D2F">
        <w:rPr>
          <w:rFonts w:eastAsiaTheme="minorEastAsia" w:cstheme="minorHAnsi"/>
          <w:sz w:val="24"/>
          <w:szCs w:val="24"/>
        </w:rPr>
        <w:t xml:space="preserve"> consumption of the households (</w:t>
      </w:r>
      <m:oMath>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c</m:t>
            </m:r>
          </m:e>
          <m:sub>
            <m:r>
              <w:rPr>
                <w:rFonts w:ascii="Cambria Math" w:eastAsiaTheme="minorEastAsia" w:hAnsi="Cambria Math" w:cstheme="minorHAnsi"/>
                <w:sz w:val="24"/>
                <w:szCs w:val="24"/>
              </w:rPr>
              <m:t>t</m:t>
            </m:r>
          </m:sub>
        </m:sSub>
      </m:oMath>
      <w:r w:rsidR="00483B78" w:rsidRPr="00AB3D2F">
        <w:rPr>
          <w:rFonts w:eastAsiaTheme="minorEastAsia" w:cstheme="minorHAnsi"/>
          <w:sz w:val="24"/>
          <w:szCs w:val="24"/>
        </w:rPr>
        <w:t xml:space="preserve">). </w:t>
      </w:r>
      <w:r w:rsidR="00483B78">
        <w:rPr>
          <w:rFonts w:eastAsiaTheme="minorEastAsia" w:cstheme="minorHAnsi"/>
          <w:sz w:val="24"/>
          <w:szCs w:val="24"/>
        </w:rPr>
        <w:t xml:space="preserve">In contrast to </w:t>
      </w:r>
      <w:r w:rsidR="00483B78" w:rsidRPr="005F2952">
        <w:rPr>
          <w:rFonts w:eastAsiaTheme="minorEastAsia" w:cstheme="minorHAnsi"/>
          <w:noProof/>
          <w:sz w:val="24"/>
          <w:szCs w:val="24"/>
        </w:rPr>
        <w:t>Byrialsen et al.</w:t>
      </w:r>
      <w:r w:rsidR="00483B78">
        <w:rPr>
          <w:rFonts w:eastAsiaTheme="minorEastAsia" w:cstheme="minorHAnsi"/>
          <w:noProof/>
          <w:sz w:val="24"/>
          <w:szCs w:val="24"/>
        </w:rPr>
        <w:t xml:space="preserve"> </w:t>
      </w:r>
      <w:r w:rsidR="00483B78">
        <w:rPr>
          <w:rFonts w:eastAsiaTheme="minorEastAsia" w:cstheme="minorHAnsi"/>
          <w:sz w:val="24"/>
          <w:szCs w:val="24"/>
        </w:rPr>
        <w:fldChar w:fldCharType="begin" w:fldLock="1"/>
      </w:r>
      <w:r w:rsidR="00483B78">
        <w:rPr>
          <w:rFonts w:eastAsiaTheme="minorEastAsia" w:cstheme="minorHAnsi"/>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483B78">
        <w:rPr>
          <w:rFonts w:eastAsiaTheme="minorEastAsia" w:cstheme="minorHAnsi"/>
          <w:sz w:val="24"/>
          <w:szCs w:val="24"/>
        </w:rPr>
        <w:fldChar w:fldCharType="separate"/>
      </w:r>
      <w:r w:rsidR="00483B78" w:rsidRPr="005F2952">
        <w:rPr>
          <w:rFonts w:eastAsiaTheme="minorEastAsia" w:cstheme="minorHAnsi"/>
          <w:noProof/>
          <w:sz w:val="24"/>
          <w:szCs w:val="24"/>
        </w:rPr>
        <w:t>(2022)</w:t>
      </w:r>
      <w:r w:rsidR="00483B78">
        <w:rPr>
          <w:rFonts w:eastAsiaTheme="minorEastAsia" w:cstheme="minorHAnsi"/>
          <w:sz w:val="24"/>
          <w:szCs w:val="24"/>
        </w:rPr>
        <w:fldChar w:fldCharType="end"/>
      </w:r>
      <w:r w:rsidR="00483B78" w:rsidRPr="00AB3D2F">
        <w:rPr>
          <w:rFonts w:eastAsiaTheme="minorEastAsia" w:cstheme="minorHAnsi"/>
          <w:sz w:val="24"/>
          <w:szCs w:val="24"/>
        </w:rPr>
        <w:t xml:space="preserve"> </w:t>
      </w:r>
      <w:r w:rsidR="00483B78">
        <w:rPr>
          <w:rFonts w:eastAsiaTheme="minorEastAsia" w:cstheme="minorHAnsi"/>
          <w:sz w:val="24"/>
          <w:szCs w:val="24"/>
        </w:rPr>
        <w:t>we</w:t>
      </w:r>
      <w:r w:rsidR="00483B78" w:rsidRPr="00AB3D2F">
        <w:rPr>
          <w:rFonts w:eastAsiaTheme="minorEastAsia" w:cstheme="minorHAnsi"/>
          <w:sz w:val="24"/>
          <w:szCs w:val="24"/>
        </w:rPr>
        <w:t xml:space="preserve"> split</w:t>
      </w:r>
      <w:r w:rsidR="00483B78">
        <w:rPr>
          <w:rFonts w:eastAsiaTheme="minorEastAsia" w:cstheme="minorHAnsi"/>
          <w:sz w:val="24"/>
          <w:szCs w:val="24"/>
        </w:rPr>
        <w:t xml:space="preserve"> the net benefits up</w:t>
      </w:r>
      <w:r w:rsidR="00483B78" w:rsidRPr="00AB3D2F">
        <w:rPr>
          <w:rFonts w:eastAsiaTheme="minorEastAsia" w:cstheme="minorHAnsi"/>
          <w:sz w:val="24"/>
          <w:szCs w:val="24"/>
        </w:rPr>
        <w:t xml:space="preserve"> into two components (</w:t>
      </w:r>
      <m:oMath>
        <m:r>
          <w:rPr>
            <w:rFonts w:ascii="Cambria Math" w:eastAsiaTheme="minorEastAsia" w:hAnsi="Cambria Math" w:cstheme="minorHAnsi"/>
            <w:sz w:val="24"/>
            <w:szCs w:val="24"/>
          </w:rPr>
          <m:t>NBENRes</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t</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483B78" w:rsidRPr="00AB3D2F">
        <w:rPr>
          <w:rFonts w:eastAsiaTheme="minorEastAsia" w:cstheme="minorHAnsi"/>
          <w:sz w:val="24"/>
          <w:szCs w:val="24"/>
        </w:rPr>
        <w:t>)</w:t>
      </w:r>
      <w:r w:rsidR="00483B78">
        <w:rPr>
          <w:rFonts w:eastAsiaTheme="minorEastAsia" w:cstheme="minorHAnsi"/>
          <w:sz w:val="24"/>
          <w:szCs w:val="24"/>
        </w:rPr>
        <w:t>,</w:t>
      </w:r>
      <w:r w:rsidR="00483B78" w:rsidRPr="00AB3D2F">
        <w:rPr>
          <w:rFonts w:eastAsiaTheme="minorEastAsia" w:cstheme="minorHAnsi"/>
          <w:sz w:val="24"/>
          <w:szCs w:val="24"/>
        </w:rPr>
        <w:t xml:space="preserve"> and (</w:t>
      </w:r>
      <m:oMath>
        <m:r>
          <w:rPr>
            <w:rFonts w:ascii="Cambria Math" w:eastAsiaTheme="minorEastAsia" w:hAnsi="Cambria Math" w:cstheme="minorHAnsi"/>
            <w:sz w:val="24"/>
            <w:szCs w:val="24"/>
          </w:rPr>
          <m:t>NBENU</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n</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483B78" w:rsidRPr="00AB3D2F">
        <w:rPr>
          <w:rFonts w:eastAsiaTheme="minorEastAsia" w:cstheme="minorHAnsi"/>
          <w:sz w:val="24"/>
          <w:szCs w:val="24"/>
        </w:rPr>
        <w:t>)</w:t>
      </w:r>
      <w:r w:rsidR="00483B78">
        <w:rPr>
          <w:rFonts w:eastAsiaTheme="minorEastAsia" w:cstheme="minorHAnsi"/>
          <w:sz w:val="24"/>
          <w:szCs w:val="24"/>
        </w:rPr>
        <w:t>, where</w:t>
      </w:r>
      <w:r w:rsidR="00483B78" w:rsidRPr="00AB3D2F">
        <w:rPr>
          <w:rFonts w:eastAsiaTheme="minorEastAsia" w:cstheme="minorHAnsi"/>
          <w:sz w:val="24"/>
          <w:szCs w:val="24"/>
        </w:rPr>
        <w:t xml:space="preserve"> the later one</w:t>
      </w:r>
      <w:r w:rsidR="00483B78">
        <w:rPr>
          <w:rFonts w:eastAsiaTheme="minorEastAsia" w:cstheme="minorHAnsi"/>
          <w:sz w:val="24"/>
          <w:szCs w:val="24"/>
        </w:rPr>
        <w:t xml:space="preserve"> </w:t>
      </w:r>
      <w:r w:rsidR="00483B78" w:rsidRPr="00AB3D2F">
        <w:rPr>
          <w:rFonts w:eastAsiaTheme="minorEastAsia" w:cstheme="minorHAnsi"/>
          <w:sz w:val="24"/>
          <w:szCs w:val="24"/>
        </w:rPr>
        <w:t>determin</w:t>
      </w:r>
      <w:r w:rsidR="00483B78">
        <w:rPr>
          <w:rFonts w:eastAsiaTheme="minorEastAsia" w:cstheme="minorHAnsi"/>
          <w:sz w:val="24"/>
          <w:szCs w:val="24"/>
        </w:rPr>
        <w:t>es</w:t>
      </w:r>
      <w:r w:rsidR="00483B78" w:rsidRPr="00AB3D2F">
        <w:rPr>
          <w:rFonts w:eastAsiaTheme="minorEastAsia" w:cstheme="minorHAnsi"/>
          <w:sz w:val="24"/>
          <w:szCs w:val="24"/>
        </w:rPr>
        <w:t xml:space="preserve"> the total amount </w:t>
      </w:r>
      <w:r w:rsidR="00483B78">
        <w:rPr>
          <w:rFonts w:eastAsiaTheme="minorEastAsia" w:cstheme="minorHAnsi"/>
          <w:sz w:val="24"/>
          <w:szCs w:val="24"/>
        </w:rPr>
        <w:t xml:space="preserve">of income insurance </w:t>
      </w:r>
      <w:r w:rsidR="00483B78" w:rsidRPr="00AB3D2F">
        <w:rPr>
          <w:rFonts w:eastAsiaTheme="minorEastAsia" w:cstheme="minorHAnsi"/>
          <w:sz w:val="24"/>
          <w:szCs w:val="24"/>
        </w:rPr>
        <w:t xml:space="preserve">received by households, </w:t>
      </w:r>
      <w:r w:rsidR="00483B78">
        <w:rPr>
          <w:rFonts w:eastAsiaTheme="minorEastAsia" w:cstheme="minorHAnsi"/>
          <w:sz w:val="24"/>
          <w:szCs w:val="24"/>
        </w:rPr>
        <w:t>while</w:t>
      </w:r>
      <w:r w:rsidR="00483B78" w:rsidRPr="00AB3D2F">
        <w:rPr>
          <w:rFonts w:eastAsiaTheme="minorEastAsia" w:cstheme="minorHAnsi"/>
          <w:sz w:val="24"/>
          <w:szCs w:val="24"/>
        </w:rPr>
        <w:t xml:space="preserve"> the first determin</w:t>
      </w:r>
      <w:r w:rsidR="00483B78">
        <w:rPr>
          <w:rFonts w:eastAsiaTheme="minorEastAsia" w:cstheme="minorHAnsi"/>
          <w:sz w:val="24"/>
          <w:szCs w:val="24"/>
        </w:rPr>
        <w:t>es</w:t>
      </w:r>
      <w:r w:rsidR="00483B78" w:rsidRPr="00AB3D2F">
        <w:rPr>
          <w:rFonts w:eastAsiaTheme="minorEastAsia" w:cstheme="minorHAnsi"/>
          <w:sz w:val="24"/>
          <w:szCs w:val="24"/>
        </w:rPr>
        <w:t xml:space="preserve"> all other benefits received by households. </w:t>
      </w:r>
      <w:r w:rsidR="00483B78">
        <w:rPr>
          <w:rFonts w:eastAsiaTheme="minorEastAsia" w:cstheme="minorHAnsi"/>
          <w:sz w:val="24"/>
          <w:szCs w:val="24"/>
        </w:rPr>
        <w:t xml:space="preserve">The effect of the net benefits received by </w:t>
      </w:r>
      <w:proofErr w:type="gramStart"/>
      <w:r w:rsidR="00483B78">
        <w:rPr>
          <w:rFonts w:eastAsiaTheme="minorEastAsia" w:cstheme="minorHAnsi"/>
          <w:sz w:val="24"/>
          <w:szCs w:val="24"/>
        </w:rPr>
        <w:t>households</w:t>
      </w:r>
      <w:proofErr w:type="gramEnd"/>
      <w:r w:rsidR="00483B78">
        <w:rPr>
          <w:rFonts w:eastAsiaTheme="minorEastAsia" w:cstheme="minorHAnsi"/>
          <w:sz w:val="24"/>
          <w:szCs w:val="24"/>
        </w:rPr>
        <w:t xml:space="preserve"> </w:t>
      </w:r>
      <w:r w:rsidR="00483B78" w:rsidRPr="00AB3D2F">
        <w:rPr>
          <w:rFonts w:eastAsiaTheme="minorEastAsia" w:cstheme="minorHAnsi"/>
          <w:sz w:val="24"/>
          <w:szCs w:val="24"/>
        </w:rPr>
        <w:t>feeds into the disposable income through the component of current transfers (</w:t>
      </w:r>
      <m:oMath>
        <m:r>
          <w:rPr>
            <w:rFonts w:ascii="Cambria Math" w:eastAsiaTheme="minorEastAsia" w:hAnsi="Cambria Math" w:cstheme="minorHAnsi"/>
            <w:sz w:val="24"/>
            <w:szCs w:val="24"/>
          </w:rPr>
          <m:t>ST</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R</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483B78" w:rsidRPr="00AB3D2F">
        <w:rPr>
          <w:rFonts w:eastAsiaTheme="minorEastAsia" w:cstheme="minorHAnsi"/>
          <w:sz w:val="24"/>
          <w:szCs w:val="24"/>
        </w:rPr>
        <w:t xml:space="preserve">). </w:t>
      </w:r>
    </w:p>
    <w:p w14:paraId="762A2C4A" w14:textId="104EA914" w:rsidR="00893268" w:rsidRDefault="00893268" w:rsidP="00893268">
      <w:pPr>
        <w:spacing w:line="360" w:lineRule="auto"/>
        <w:jc w:val="both"/>
        <w:rPr>
          <w:rFonts w:cstheme="minorHAnsi"/>
          <w:sz w:val="24"/>
          <w:szCs w:val="24"/>
        </w:rPr>
      </w:pPr>
      <w:r>
        <w:rPr>
          <w:rFonts w:eastAsiaTheme="minorEastAsia" w:cstheme="minorHAnsi"/>
          <w:sz w:val="24"/>
          <w:szCs w:val="24"/>
        </w:rPr>
        <w:t xml:space="preserve">Another important element of household income, which might also be affect by the level of unemployment </w:t>
      </w:r>
      <w:proofErr w:type="spellStart"/>
      <w:r>
        <w:rPr>
          <w:rFonts w:eastAsiaTheme="minorEastAsia" w:cstheme="minorHAnsi"/>
          <w:sz w:val="24"/>
          <w:szCs w:val="24"/>
        </w:rPr>
        <w:t>benfits</w:t>
      </w:r>
      <w:proofErr w:type="spellEnd"/>
      <w:r>
        <w:rPr>
          <w:rFonts w:eastAsiaTheme="minorEastAsia" w:cstheme="minorHAnsi"/>
          <w:sz w:val="24"/>
          <w:szCs w:val="24"/>
        </w:rPr>
        <w:t xml:space="preserve"> is the wages.</w:t>
      </w:r>
      <w:r>
        <w:rPr>
          <w:rFonts w:cstheme="minorHAnsi"/>
          <w:sz w:val="24"/>
          <w:szCs w:val="24"/>
        </w:rPr>
        <w:t xml:space="preserve"> The literature presented in section 2 suggested that </w:t>
      </w:r>
      <w:r w:rsidRPr="00DF5ADC">
        <w:rPr>
          <w:sz w:val="24"/>
          <w:szCs w:val="24"/>
        </w:rPr>
        <w:t xml:space="preserve">incorporating the level of income insurance is in line with standard models of wage setting, thereby </w:t>
      </w:r>
      <w:r w:rsidRPr="00DF5ADC">
        <w:rPr>
          <w:sz w:val="24"/>
          <w:szCs w:val="24"/>
        </w:rPr>
        <w:lastRenderedPageBreak/>
        <w:t>playing an important role in the determination of the targeted wage</w:t>
      </w:r>
      <w:r w:rsidRPr="00DF5ADC">
        <w:rPr>
          <w:rFonts w:cstheme="minorHAnsi"/>
          <w:sz w:val="24"/>
          <w:szCs w:val="24"/>
        </w:rPr>
        <w:t xml:space="preserve">. In </w:t>
      </w:r>
      <w:r>
        <w:rPr>
          <w:rFonts w:cstheme="minorHAnsi"/>
          <w:sz w:val="24"/>
          <w:szCs w:val="24"/>
        </w:rPr>
        <w:t>the</w:t>
      </w:r>
      <w:r w:rsidRPr="00DF5ADC">
        <w:rPr>
          <w:rFonts w:cstheme="minorHAnsi"/>
          <w:sz w:val="24"/>
          <w:szCs w:val="24"/>
        </w:rPr>
        <w:t xml:space="preserve"> </w:t>
      </w:r>
      <w:r>
        <w:rPr>
          <w:rFonts w:cstheme="minorHAnsi"/>
          <w:sz w:val="24"/>
          <w:szCs w:val="24"/>
        </w:rPr>
        <w:t>baseline model</w:t>
      </w:r>
      <w:r w:rsidRPr="00DF5ADC">
        <w:rPr>
          <w:rFonts w:cstheme="minorHAnsi"/>
          <w:sz w:val="24"/>
          <w:szCs w:val="24"/>
        </w:rPr>
        <w:t xml:space="preserve"> we assume that the labor unions got two agendas when determining the target wage. First, they want the</w:t>
      </w:r>
      <w:r w:rsidRPr="00AC0541">
        <w:rPr>
          <w:rFonts w:cstheme="minorHAnsi"/>
          <w:sz w:val="24"/>
          <w:szCs w:val="24"/>
        </w:rPr>
        <w:t xml:space="preserve"> wage to follow inflation so that workers keep their purchasing power over time. Second, they set a threshold for the minimum wage gap</w:t>
      </w:r>
      <w:r>
        <w:rPr>
          <w:rFonts w:cstheme="minorHAnsi"/>
          <w:sz w:val="24"/>
          <w:szCs w:val="24"/>
        </w:rPr>
        <w:t>,</w:t>
      </w:r>
      <w:r w:rsidRPr="00AC0541">
        <w:rPr>
          <w:rFonts w:cstheme="minorHAnsi"/>
          <w:sz w:val="24"/>
          <w:szCs w:val="24"/>
        </w:rPr>
        <w:t xml:space="preserve"> measuring the difference between the wages and maximum level of income insurance relative to the wages, to maintain a certain incentive to stay employed. In the model </w:t>
      </w:r>
      <w:r>
        <w:rPr>
          <w:rFonts w:cstheme="minorHAnsi"/>
          <w:sz w:val="24"/>
          <w:szCs w:val="24"/>
        </w:rPr>
        <w:t>we set the</w:t>
      </w:r>
      <w:r w:rsidRPr="00AC0541">
        <w:rPr>
          <w:rFonts w:cstheme="minorHAnsi"/>
          <w:sz w:val="24"/>
          <w:szCs w:val="24"/>
        </w:rPr>
        <w:t xml:space="preserve"> minimum wage gap to 42% of the wage, </w:t>
      </w:r>
      <w:r>
        <w:rPr>
          <w:rFonts w:cstheme="minorHAnsi"/>
          <w:sz w:val="24"/>
          <w:szCs w:val="24"/>
        </w:rPr>
        <w:t>thereby, we estimate a relationship between income insurance and</w:t>
      </w:r>
      <w:r w:rsidRPr="00AC0541">
        <w:rPr>
          <w:rFonts w:cstheme="minorHAnsi"/>
          <w:sz w:val="24"/>
          <w:szCs w:val="24"/>
        </w:rPr>
        <w:t xml:space="preserve"> wages </w:t>
      </w:r>
      <w:r>
        <w:rPr>
          <w:rFonts w:cstheme="minorHAnsi"/>
          <w:sz w:val="24"/>
          <w:szCs w:val="24"/>
        </w:rPr>
        <w:t>c</w:t>
      </w:r>
      <w:r w:rsidRPr="00AC0541">
        <w:rPr>
          <w:rFonts w:cstheme="minorHAnsi"/>
          <w:sz w:val="24"/>
          <w:szCs w:val="24"/>
        </w:rPr>
        <w:t>lose to the one found by</w:t>
      </w:r>
      <w:r>
        <w:rPr>
          <w:rFonts w:cstheme="minorHAnsi"/>
          <w:sz w:val="24"/>
          <w:szCs w:val="24"/>
        </w:rPr>
        <w:t xml:space="preserve"> </w:t>
      </w:r>
      <w:r w:rsidRPr="00AC0541">
        <w:rPr>
          <w:rFonts w:cstheme="minorHAnsi"/>
          <w:noProof/>
          <w:sz w:val="24"/>
          <w:szCs w:val="24"/>
        </w:rPr>
        <w:t>Fredriksson &amp; Söderström</w:t>
      </w:r>
      <w:r w:rsidRPr="00AC0541">
        <w:rPr>
          <w:rFonts w:cstheme="minorHAnsi"/>
          <w:sz w:val="24"/>
          <w:szCs w:val="24"/>
        </w:rPr>
        <w:t xml:space="preserve"> </w:t>
      </w:r>
      <w:r w:rsidRPr="00AC0541">
        <w:rPr>
          <w:rFonts w:cstheme="minorHAnsi"/>
          <w:sz w:val="24"/>
          <w:szCs w:val="24"/>
        </w:rPr>
        <w:fldChar w:fldCharType="begin" w:fldLock="1"/>
      </w:r>
      <w:r>
        <w:rPr>
          <w:rFonts w:cstheme="minorHAnsi"/>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Pr="00AC0541">
        <w:rPr>
          <w:rFonts w:cstheme="minorHAnsi"/>
          <w:sz w:val="24"/>
          <w:szCs w:val="24"/>
        </w:rPr>
        <w:fldChar w:fldCharType="separate"/>
      </w:r>
      <w:r w:rsidRPr="005F2952">
        <w:rPr>
          <w:rFonts w:cstheme="minorHAnsi"/>
          <w:noProof/>
          <w:sz w:val="24"/>
          <w:szCs w:val="24"/>
        </w:rPr>
        <w:t>(2020)</w:t>
      </w:r>
      <w:r w:rsidRPr="00AC0541">
        <w:rPr>
          <w:rFonts w:cstheme="minorHAnsi"/>
          <w:sz w:val="24"/>
          <w:szCs w:val="24"/>
        </w:rPr>
        <w:fldChar w:fldCharType="end"/>
      </w:r>
      <w:r>
        <w:rPr>
          <w:rFonts w:cstheme="minorHAnsi"/>
          <w:sz w:val="24"/>
          <w:szCs w:val="24"/>
        </w:rPr>
        <w:t xml:space="preserve"> showing an elasticity of 0.2-0.3 between the replacement rate and wages</w:t>
      </w:r>
      <w:r w:rsidRPr="00AC0541">
        <w:rPr>
          <w:rFonts w:cstheme="minorHAnsi"/>
          <w:sz w:val="24"/>
          <w:szCs w:val="24"/>
        </w:rPr>
        <w:t xml:space="preserve">. In the case where inflation is not able to close the minimum wage-gap alone (thereby leaving the gap to be below 42% of the wage), the labor unions set </w:t>
      </w:r>
      <w:r>
        <w:rPr>
          <w:rFonts w:cstheme="minorHAnsi"/>
          <w:sz w:val="24"/>
          <w:szCs w:val="24"/>
        </w:rPr>
        <w:t xml:space="preserve">the </w:t>
      </w:r>
      <w:r w:rsidRPr="00AC0541">
        <w:rPr>
          <w:rFonts w:cstheme="minorHAnsi"/>
          <w:sz w:val="24"/>
          <w:szCs w:val="24"/>
        </w:rPr>
        <w:t>target</w:t>
      </w:r>
      <w:r>
        <w:rPr>
          <w:rFonts w:cstheme="minorHAnsi"/>
          <w:sz w:val="24"/>
          <w:szCs w:val="24"/>
        </w:rPr>
        <w:t>ed</w:t>
      </w:r>
      <w:r w:rsidRPr="00AC0541">
        <w:rPr>
          <w:rFonts w:cstheme="minorHAnsi"/>
          <w:sz w:val="24"/>
          <w:szCs w:val="24"/>
        </w:rPr>
        <w:t xml:space="preserve"> wage so that the wage gap is exactly 42% of the wage. The equation for the target wage and the wage gap can be seen below:</w:t>
      </w:r>
    </w:p>
    <w:p w14:paraId="4AF2121C" w14:textId="77777777" w:rsidR="00893268" w:rsidRDefault="00893268" w:rsidP="00893268">
      <w:pPr>
        <w:spacing w:line="360" w:lineRule="auto"/>
        <w:jc w:val="both"/>
      </w:pPr>
      <m:oMathPara>
        <m:oMath>
          <m:r>
            <w:rPr>
              <w:rFonts w:ascii="Cambria Math" w:hAnsi="Cambria Math"/>
            </w:rPr>
            <m:t>If wag</m:t>
          </m:r>
          <m:sSubSup>
            <m:sSubSupPr>
              <m:ctrlPr>
                <w:rPr>
                  <w:rFonts w:ascii="Cambria Math" w:hAnsi="Cambria Math"/>
                  <w:i/>
                </w:rPr>
              </m:ctrlPr>
            </m:sSubSupPr>
            <m:e>
              <m:r>
                <w:rPr>
                  <w:rFonts w:ascii="Cambria Math" w:hAnsi="Cambria Math"/>
                </w:rPr>
                <m:t>e</m:t>
              </m:r>
            </m:e>
            <m:sub>
              <m:r>
                <w:rPr>
                  <w:rFonts w:ascii="Cambria Math" w:hAnsi="Cambria Math"/>
                </w:rPr>
                <m:t xml:space="preserve">t-1 </m:t>
              </m:r>
            </m:sub>
            <m:sup>
              <m:r>
                <w:rPr>
                  <w:rFonts w:ascii="Cambria Math" w:hAnsi="Cambria Math"/>
                </w:rPr>
                <m:t>gap</m:t>
              </m:r>
            </m:sup>
          </m:sSubSup>
          <m:r>
            <w:rPr>
              <w:rFonts w:ascii="Cambria Math" w:hAnsi="Cambria Math"/>
            </w:rPr>
            <m:t>&gt;Mi</m:t>
          </m:r>
          <m:sSubSup>
            <m:sSubSupPr>
              <m:ctrlPr>
                <w:rPr>
                  <w:rFonts w:ascii="Cambria Math" w:hAnsi="Cambria Math"/>
                  <w:i/>
                </w:rPr>
              </m:ctrlPr>
            </m:sSubSupPr>
            <m:e>
              <m:r>
                <w:rPr>
                  <w:rFonts w:ascii="Cambria Math" w:hAnsi="Cambria Math"/>
                </w:rPr>
                <m:t>n</m:t>
              </m:r>
            </m:e>
            <m:sub>
              <m:r>
                <w:rPr>
                  <w:rFonts w:ascii="Cambria Math" w:hAnsi="Cambria Math"/>
                </w:rPr>
                <m:t>t</m:t>
              </m:r>
            </m:sub>
            <m:sup>
              <m:r>
                <w:rPr>
                  <w:rFonts w:ascii="Cambria Math" w:hAnsi="Cambria Math"/>
                </w:rPr>
                <m:t>Gap</m:t>
              </m:r>
            </m:sup>
          </m:sSubSup>
        </m:oMath>
      </m:oMathPara>
    </w:p>
    <w:p w14:paraId="43ADA67F" w14:textId="77777777" w:rsidR="00893268" w:rsidRPr="00412BC7" w:rsidRDefault="00893268" w:rsidP="00893268">
      <w:pPr>
        <w:spacing w:line="360" w:lineRule="auto"/>
        <w:jc w:val="both"/>
        <w:rPr>
          <w:rFonts w:eastAsiaTheme="minorEastAsia"/>
        </w:rPr>
      </w:pPr>
      <m:oMathPara>
        <m:oMath>
          <m:r>
            <w:rPr>
              <w:rFonts w:ascii="Cambria Math" w:hAnsi="Cambria Math"/>
            </w:rPr>
            <m:t>wag</m:t>
          </m:r>
          <m:sSubSup>
            <m:sSubSupPr>
              <m:ctrlPr>
                <w:rPr>
                  <w:rFonts w:ascii="Cambria Math" w:hAnsi="Cambria Math"/>
                  <w:i/>
                </w:rPr>
              </m:ctrlPr>
            </m:sSubSupPr>
            <m:e>
              <m:r>
                <w:rPr>
                  <w:rFonts w:ascii="Cambria Math" w:hAnsi="Cambria Math"/>
                </w:rPr>
                <m:t>e</m:t>
              </m:r>
            </m:e>
            <m:sub>
              <m:r>
                <w:rPr>
                  <w:rFonts w:ascii="Cambria Math" w:hAnsi="Cambria Math"/>
                </w:rPr>
                <m:t>t</m:t>
              </m:r>
            </m:sub>
            <m:sup>
              <m:r>
                <w:rPr>
                  <w:rFonts w:ascii="Cambria Math" w:hAnsi="Cambria Math"/>
                </w:rPr>
                <m:t>T</m:t>
              </m:r>
            </m:sup>
          </m:sSubSup>
          <m:r>
            <w:rPr>
              <w:rFonts w:ascii="Cambria Math" w:hAnsi="Cambria Math"/>
            </w:rPr>
            <m:t>=wag</m:t>
          </m:r>
          <m:sSub>
            <m:sSubPr>
              <m:ctrlPr>
                <w:rPr>
                  <w:rFonts w:ascii="Cambria Math" w:hAnsi="Cambria Math"/>
                  <w:i/>
                </w:rPr>
              </m:ctrlPr>
            </m:sSubPr>
            <m:e>
              <m:r>
                <w:rPr>
                  <w:rFonts w:ascii="Cambria Math" w:hAnsi="Cambria Math"/>
                </w:rPr>
                <m:t>e</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1+In</m:t>
              </m:r>
              <m:sSub>
                <m:sSubPr>
                  <m:ctrlPr>
                    <w:rPr>
                      <w:rFonts w:ascii="Cambria Math" w:hAnsi="Cambria Math"/>
                      <w:i/>
                    </w:rPr>
                  </m:ctrlPr>
                </m:sSubPr>
                <m:e>
                  <m:r>
                    <w:rPr>
                      <w:rFonts w:ascii="Cambria Math" w:hAnsi="Cambria Math"/>
                    </w:rPr>
                    <m:t>f</m:t>
                  </m:r>
                </m:e>
                <m:sub>
                  <m:r>
                    <w:rPr>
                      <w:rFonts w:ascii="Cambria Math" w:hAnsi="Cambria Math"/>
                    </w:rPr>
                    <m:t>t</m:t>
                  </m:r>
                </m:sub>
              </m:sSub>
            </m:e>
          </m:d>
        </m:oMath>
      </m:oMathPara>
    </w:p>
    <w:p w14:paraId="77D9264F" w14:textId="77777777" w:rsidR="00893268" w:rsidRPr="00412BC7" w:rsidRDefault="00893268" w:rsidP="00893268">
      <w:pPr>
        <w:spacing w:line="360" w:lineRule="auto"/>
        <w:jc w:val="both"/>
        <w:rPr>
          <w:rFonts w:eastAsiaTheme="minorEastAsia"/>
        </w:rPr>
      </w:pPr>
      <m:oMathPara>
        <m:oMath>
          <m:r>
            <w:rPr>
              <w:rFonts w:ascii="Cambria Math" w:eastAsiaTheme="minorEastAsia" w:hAnsi="Cambria Math"/>
            </w:rPr>
            <m:t xml:space="preserve">If  </m:t>
          </m:r>
          <m:r>
            <w:rPr>
              <w:rFonts w:ascii="Cambria Math" w:hAnsi="Cambria Math"/>
            </w:rPr>
            <m:t>wag</m:t>
          </m:r>
          <m:sSubSup>
            <m:sSubSupPr>
              <m:ctrlPr>
                <w:rPr>
                  <w:rFonts w:ascii="Cambria Math" w:hAnsi="Cambria Math"/>
                  <w:i/>
                </w:rPr>
              </m:ctrlPr>
            </m:sSubSupPr>
            <m:e>
              <m:r>
                <w:rPr>
                  <w:rFonts w:ascii="Cambria Math" w:hAnsi="Cambria Math"/>
                </w:rPr>
                <m:t>e</m:t>
              </m:r>
            </m:e>
            <m:sub>
              <m:r>
                <w:rPr>
                  <w:rFonts w:ascii="Cambria Math" w:hAnsi="Cambria Math"/>
                </w:rPr>
                <m:t xml:space="preserve">t-1 </m:t>
              </m:r>
            </m:sub>
            <m:sup>
              <m:r>
                <w:rPr>
                  <w:rFonts w:ascii="Cambria Math" w:hAnsi="Cambria Math"/>
                </w:rPr>
                <m:t>gap</m:t>
              </m:r>
            </m:sup>
          </m:sSubSup>
          <m:r>
            <w:rPr>
              <w:rFonts w:ascii="Cambria Math" w:hAnsi="Cambria Math"/>
            </w:rPr>
            <m:t>&lt;Mi</m:t>
          </m:r>
          <m:sSubSup>
            <m:sSubSupPr>
              <m:ctrlPr>
                <w:rPr>
                  <w:rFonts w:ascii="Cambria Math" w:hAnsi="Cambria Math"/>
                  <w:i/>
                </w:rPr>
              </m:ctrlPr>
            </m:sSubSupPr>
            <m:e>
              <m:r>
                <w:rPr>
                  <w:rFonts w:ascii="Cambria Math" w:hAnsi="Cambria Math"/>
                </w:rPr>
                <m:t>n</m:t>
              </m:r>
            </m:e>
            <m:sub>
              <m:r>
                <w:rPr>
                  <w:rFonts w:ascii="Cambria Math" w:hAnsi="Cambria Math"/>
                </w:rPr>
                <m:t>t</m:t>
              </m:r>
            </m:sub>
            <m:sup>
              <m:r>
                <w:rPr>
                  <w:rFonts w:ascii="Cambria Math" w:hAnsi="Cambria Math"/>
                </w:rPr>
                <m:t>Gap</m:t>
              </m:r>
            </m:sup>
          </m:sSubSup>
          <m:r>
            <m:rPr>
              <m:sty m:val="p"/>
            </m:rPr>
            <w:rPr>
              <w:rFonts w:ascii="Cambria Math" w:hAnsi="Cambria Math"/>
            </w:rPr>
            <w:br/>
          </m:r>
        </m:oMath>
        <m:oMath>
          <m:r>
            <w:rPr>
              <w:rFonts w:ascii="Cambria Math" w:eastAsiaTheme="minorEastAsia" w:hAnsi="Cambria Math"/>
            </w:rPr>
            <m:t>Wag</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t</m:t>
              </m:r>
            </m:sub>
            <m:sup>
              <m:r>
                <w:rPr>
                  <w:rFonts w:ascii="Cambria Math" w:eastAsiaTheme="minorEastAsia" w:hAnsi="Cambria Math"/>
                </w:rPr>
                <m:t>T</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MaxD</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m:t>
                  </m:r>
                </m:sub>
              </m:sSub>
            </m:num>
            <m:den>
              <m:r>
                <w:rPr>
                  <w:rFonts w:ascii="Cambria Math" w:eastAsiaTheme="minorEastAsia" w:hAnsi="Cambria Math"/>
                </w:rPr>
                <m:t>1-</m:t>
              </m:r>
              <m:r>
                <w:rPr>
                  <w:rFonts w:ascii="Cambria Math" w:hAnsi="Cambria Math"/>
                </w:rPr>
                <m:t>Mi</m:t>
              </m:r>
              <m:sSubSup>
                <m:sSubSupPr>
                  <m:ctrlPr>
                    <w:rPr>
                      <w:rFonts w:ascii="Cambria Math" w:hAnsi="Cambria Math"/>
                      <w:i/>
                    </w:rPr>
                  </m:ctrlPr>
                </m:sSubSupPr>
                <m:e>
                  <m:r>
                    <w:rPr>
                      <w:rFonts w:ascii="Cambria Math" w:hAnsi="Cambria Math"/>
                    </w:rPr>
                    <m:t>n</m:t>
                  </m:r>
                </m:e>
                <m:sub>
                  <m:r>
                    <w:rPr>
                      <w:rFonts w:ascii="Cambria Math" w:hAnsi="Cambria Math"/>
                    </w:rPr>
                    <m:t>t</m:t>
                  </m:r>
                </m:sub>
                <m:sup>
                  <m:r>
                    <w:rPr>
                      <w:rFonts w:ascii="Cambria Math" w:hAnsi="Cambria Math"/>
                    </w:rPr>
                    <m:t>Gap</m:t>
                  </m:r>
                </m:sup>
              </m:sSubSup>
            </m:den>
          </m:f>
        </m:oMath>
      </m:oMathPara>
    </w:p>
    <w:p w14:paraId="609F8C2C" w14:textId="77777777" w:rsidR="00893268" w:rsidRDefault="00893268" w:rsidP="00893268">
      <w:pPr>
        <w:spacing w:line="360" w:lineRule="auto"/>
        <w:jc w:val="both"/>
        <w:rPr>
          <w:rFonts w:eastAsiaTheme="minorEastAsia"/>
        </w:rPr>
      </w:pPr>
    </w:p>
    <w:p w14:paraId="63D16E57" w14:textId="77777777" w:rsidR="00893268" w:rsidRPr="00770935" w:rsidRDefault="00893268" w:rsidP="00893268">
      <w:pPr>
        <w:spacing w:line="360" w:lineRule="auto"/>
        <w:jc w:val="both"/>
        <w:rPr>
          <w:rFonts w:eastAsiaTheme="minorEastAsia"/>
        </w:rPr>
      </w:pPr>
      <m:oMathPara>
        <m:oMath>
          <m:r>
            <w:rPr>
              <w:rFonts w:ascii="Cambria Math" w:eastAsiaTheme="minorEastAsia" w:hAnsi="Cambria Math"/>
            </w:rPr>
            <m:t>wag</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t</m:t>
              </m:r>
            </m:sub>
            <m:sup>
              <m:r>
                <w:rPr>
                  <w:rFonts w:ascii="Cambria Math" w:eastAsiaTheme="minorEastAsia" w:hAnsi="Cambria Math"/>
                </w:rPr>
                <m:t>gap</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wag</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t</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r>
                    <w:rPr>
                      <w:rFonts w:ascii="Cambria Math" w:hAnsi="Cambria Math"/>
                    </w:rPr>
                    <m:t>In</m:t>
                  </m:r>
                  <m:sSub>
                    <m:sSubPr>
                      <m:ctrlPr>
                        <w:rPr>
                          <w:rFonts w:ascii="Cambria Math" w:hAnsi="Cambria Math"/>
                          <w:i/>
                        </w:rPr>
                      </m:ctrlPr>
                    </m:sSubPr>
                    <m:e>
                      <m:r>
                        <w:rPr>
                          <w:rFonts w:ascii="Cambria Math" w:hAnsi="Cambria Math"/>
                        </w:rPr>
                        <m:t>f</m:t>
                      </m:r>
                    </m:e>
                    <m:sub>
                      <m:r>
                        <w:rPr>
                          <w:rFonts w:ascii="Cambria Math" w:hAnsi="Cambria Math"/>
                        </w:rPr>
                        <m:t>t</m:t>
                      </m:r>
                    </m:sub>
                  </m:sSub>
                </m:e>
              </m:d>
              <m:r>
                <w:rPr>
                  <w:rFonts w:ascii="Cambria Math" w:eastAsiaTheme="minorEastAsia" w:hAnsi="Cambria Math"/>
                </w:rPr>
                <m:t>-MaxD</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m:t>
                  </m:r>
                </m:sub>
              </m:sSub>
            </m:num>
            <m:den>
              <m:r>
                <w:rPr>
                  <w:rFonts w:ascii="Cambria Math" w:eastAsiaTheme="minorEastAsia" w:hAnsi="Cambria Math"/>
                </w:rPr>
                <m:t>wag</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t</m:t>
                  </m:r>
                </m:sub>
              </m:sSub>
              <m:r>
                <w:rPr>
                  <w:rFonts w:ascii="Cambria Math" w:eastAsiaTheme="minorEastAsia" w:hAnsi="Cambria Math"/>
                </w:rPr>
                <m:t>*(1+</m:t>
              </m:r>
              <m:r>
                <w:rPr>
                  <w:rFonts w:ascii="Cambria Math" w:hAnsi="Cambria Math"/>
                </w:rPr>
                <m:t>In</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eastAsiaTheme="minorEastAsia" w:hAnsi="Cambria Math"/>
                </w:rPr>
                <m:t>)</m:t>
              </m:r>
            </m:den>
          </m:f>
        </m:oMath>
      </m:oMathPara>
    </w:p>
    <w:p w14:paraId="1762A226" w14:textId="45A012C0" w:rsidR="00893268" w:rsidRDefault="00893268" w:rsidP="00893268">
      <w:pPr>
        <w:spacing w:line="360" w:lineRule="auto"/>
        <w:jc w:val="both"/>
        <w:rPr>
          <w:sz w:val="24"/>
          <w:szCs w:val="24"/>
        </w:rPr>
      </w:pPr>
      <w:r>
        <w:rPr>
          <w:sz w:val="24"/>
          <w:szCs w:val="24"/>
        </w:rPr>
        <w:t>We then include t</w:t>
      </w:r>
      <w:r w:rsidRPr="00AC0541">
        <w:rPr>
          <w:sz w:val="24"/>
          <w:szCs w:val="24"/>
        </w:rPr>
        <w:t>he targeted wage</w:t>
      </w:r>
      <w:r>
        <w:rPr>
          <w:sz w:val="24"/>
          <w:szCs w:val="24"/>
        </w:rPr>
        <w:t xml:space="preserve"> as a regressor in</w:t>
      </w:r>
      <w:r w:rsidRPr="00AC0541">
        <w:rPr>
          <w:sz w:val="24"/>
          <w:szCs w:val="24"/>
        </w:rPr>
        <w:t xml:space="preserve"> the wage</w:t>
      </w:r>
      <w:r>
        <w:rPr>
          <w:sz w:val="24"/>
          <w:szCs w:val="24"/>
        </w:rPr>
        <w:t xml:space="preserve"> equation</w:t>
      </w:r>
      <w:r w:rsidRPr="00AC0541">
        <w:rPr>
          <w:sz w:val="24"/>
          <w:szCs w:val="24"/>
        </w:rPr>
        <w:t>, estimat</w:t>
      </w:r>
      <w:r>
        <w:rPr>
          <w:sz w:val="24"/>
          <w:szCs w:val="24"/>
        </w:rPr>
        <w:t>ing it</w:t>
      </w:r>
      <w:r w:rsidRPr="00AC0541">
        <w:rPr>
          <w:sz w:val="24"/>
          <w:szCs w:val="24"/>
        </w:rPr>
        <w:t xml:space="preserve"> to have a positive effect on the wage in the long </w:t>
      </w:r>
      <w:commentRangeStart w:id="75"/>
      <w:commentRangeStart w:id="76"/>
      <w:r w:rsidRPr="00AC0541">
        <w:rPr>
          <w:sz w:val="24"/>
          <w:szCs w:val="24"/>
        </w:rPr>
        <w:t>run</w:t>
      </w:r>
      <w:commentRangeEnd w:id="75"/>
      <w:r w:rsidR="00CA0076">
        <w:rPr>
          <w:rStyle w:val="Kommentarhenvisning"/>
        </w:rPr>
        <w:commentReference w:id="75"/>
      </w:r>
      <w:commentRangeEnd w:id="76"/>
      <w:r w:rsidR="00DF047F">
        <w:rPr>
          <w:rStyle w:val="Kommentarhenvisning"/>
        </w:rPr>
        <w:commentReference w:id="76"/>
      </w:r>
      <w:r w:rsidRPr="00AC0541">
        <w:rPr>
          <w:sz w:val="24"/>
          <w:szCs w:val="24"/>
        </w:rPr>
        <w:t>.</w:t>
      </w:r>
    </w:p>
    <w:p w14:paraId="28FC37AD" w14:textId="3584EB07" w:rsidR="00893268" w:rsidRDefault="00893268" w:rsidP="00893268">
      <w:pPr>
        <w:spacing w:line="360" w:lineRule="auto"/>
        <w:jc w:val="both"/>
        <w:rPr>
          <w:rFonts w:eastAsiaTheme="minorEastAsia" w:cstheme="minorHAnsi"/>
          <w:sz w:val="24"/>
          <w:szCs w:val="24"/>
        </w:rPr>
      </w:pPr>
      <w:r>
        <w:rPr>
          <w:sz w:val="24"/>
          <w:szCs w:val="24"/>
        </w:rPr>
        <w:t>We have now established the link between unemployment benefits and the rate of income for unemployed as well as the wage rate for workers, which allows us to move towards focusing on the decision to consume among the households.</w:t>
      </w:r>
    </w:p>
    <w:p w14:paraId="01AA5691" w14:textId="26F48C9C" w:rsidR="00483B78" w:rsidRPr="00AB3D2F" w:rsidRDefault="00893268" w:rsidP="009B2738">
      <w:pPr>
        <w:spacing w:line="360" w:lineRule="auto"/>
        <w:jc w:val="both"/>
        <w:rPr>
          <w:rFonts w:eastAsiaTheme="minorEastAsia" w:cstheme="minorHAnsi"/>
          <w:sz w:val="24"/>
          <w:szCs w:val="24"/>
        </w:rPr>
      </w:pPr>
      <w:r>
        <w:rPr>
          <w:rFonts w:eastAsiaTheme="minorEastAsia" w:cstheme="minorHAnsi"/>
          <w:sz w:val="24"/>
          <w:szCs w:val="24"/>
        </w:rPr>
        <w:t>The d</w:t>
      </w:r>
      <w:r w:rsidR="00483B78">
        <w:rPr>
          <w:rFonts w:eastAsiaTheme="minorEastAsia" w:cstheme="minorHAnsi"/>
          <w:sz w:val="24"/>
          <w:szCs w:val="24"/>
        </w:rPr>
        <w:t xml:space="preserve">isposable income </w:t>
      </w:r>
      <w:r>
        <w:rPr>
          <w:rFonts w:eastAsiaTheme="minorEastAsia" w:cstheme="minorHAnsi"/>
          <w:sz w:val="24"/>
          <w:szCs w:val="24"/>
        </w:rPr>
        <w:t xml:space="preserve">among the households </w:t>
      </w:r>
      <w:r w:rsidR="00483B78">
        <w:rPr>
          <w:rFonts w:eastAsiaTheme="minorEastAsia" w:cstheme="minorHAnsi"/>
          <w:sz w:val="24"/>
          <w:szCs w:val="24"/>
        </w:rPr>
        <w:t xml:space="preserve">is assumed to be divided into one component consisting of wage income and social transfers and one component consisting of profits and income of property, in order to capture different propensities to consume out of different sources of income as well as different taxes on income. </w:t>
      </w:r>
    </w:p>
    <w:p w14:paraId="7EC79778" w14:textId="6C3C7592" w:rsidR="00483B78" w:rsidRPr="00893268" w:rsidRDefault="00483B78" w:rsidP="00483B78">
      <w:pPr>
        <w:spacing w:line="360" w:lineRule="auto"/>
        <w:jc w:val="both"/>
        <w:rPr>
          <w:rFonts w:eastAsiaTheme="minorEastAsia" w:cstheme="minorHAnsi"/>
          <w:sz w:val="24"/>
          <w:szCs w:val="24"/>
        </w:rPr>
      </w:pPr>
      <m:oMathPara>
        <m:oMath>
          <m:r>
            <w:rPr>
              <w:rFonts w:ascii="Cambria Math" w:eastAsiaTheme="minorEastAsia" w:hAnsi="Cambria Math" w:cstheme="minorHAnsi"/>
              <w:sz w:val="24"/>
              <w:szCs w:val="24"/>
            </w:rPr>
            <w:lastRenderedPageBreak/>
            <m:t>YD1=</m:t>
          </m:r>
          <m:d>
            <m:dPr>
              <m:ctrlPr>
                <w:rPr>
                  <w:rFonts w:ascii="Cambria Math" w:eastAsiaTheme="minorEastAsia" w:hAnsi="Cambria Math" w:cstheme="minorHAnsi"/>
                  <w:i/>
                  <w:sz w:val="24"/>
                  <w:szCs w:val="24"/>
                </w:rPr>
              </m:ctrlPr>
            </m:dPr>
            <m:e>
              <m:r>
                <w:rPr>
                  <w:rFonts w:ascii="Cambria Math" w:eastAsiaTheme="minorEastAsia" w:hAnsi="Cambria Math" w:cstheme="minorHAnsi"/>
                  <w:sz w:val="24"/>
                  <w:szCs w:val="24"/>
                </w:rPr>
                <m:t>1-</m:t>
              </m:r>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θ</m:t>
                  </m:r>
                </m:e>
                <m:sup>
                  <m:r>
                    <w:rPr>
                      <w:rFonts w:ascii="Cambria Math" w:eastAsiaTheme="minorEastAsia" w:hAnsi="Cambria Math" w:cstheme="minorHAnsi"/>
                      <w:sz w:val="24"/>
                      <w:szCs w:val="24"/>
                    </w:rPr>
                    <m:t>H,1</m:t>
                  </m:r>
                </m:sup>
              </m:sSup>
            </m:e>
          </m:d>
          <m:r>
            <w:rPr>
              <w:rFonts w:ascii="Cambria Math" w:eastAsiaTheme="minorEastAsia" w:hAnsi="Cambria Math" w:cstheme="minorHAnsi"/>
              <w:sz w:val="24"/>
              <w:szCs w:val="24"/>
            </w:rPr>
            <m:t>[W</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B</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r>
            <w:rPr>
              <w:rFonts w:ascii="Cambria Math" w:eastAsiaTheme="minorEastAsia" w:hAnsi="Cambria Math" w:cstheme="minorHAnsi"/>
              <w:sz w:val="24"/>
              <w:szCs w:val="24"/>
            </w:rPr>
            <m:t>+ST</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R</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r>
            <w:rPr>
              <w:rFonts w:ascii="Cambria Math" w:eastAsiaTheme="minorEastAsia" w:hAnsi="Cambria Math" w:cstheme="minorHAnsi"/>
              <w:sz w:val="24"/>
              <w:szCs w:val="24"/>
            </w:rPr>
            <m:t>]</m:t>
          </m:r>
        </m:oMath>
      </m:oMathPara>
    </w:p>
    <w:p w14:paraId="45D75473" w14:textId="7DAB2CF5" w:rsidR="00893268" w:rsidRPr="00AB3D2F" w:rsidRDefault="00893268" w:rsidP="00893268">
      <w:pPr>
        <w:spacing w:line="360" w:lineRule="auto"/>
        <w:jc w:val="both"/>
        <w:rPr>
          <w:rFonts w:eastAsiaTheme="minorEastAsia" w:cstheme="minorHAnsi"/>
          <w:sz w:val="24"/>
          <w:szCs w:val="24"/>
        </w:rPr>
      </w:pPr>
      <m:oMathPara>
        <m:oMath>
          <m:r>
            <w:rPr>
              <w:rFonts w:ascii="Cambria Math" w:eastAsiaTheme="minorEastAsia" w:hAnsi="Cambria Math" w:cstheme="minorHAnsi"/>
              <w:sz w:val="24"/>
              <w:szCs w:val="24"/>
            </w:rPr>
            <m:t>YD2=</m:t>
          </m:r>
          <m:d>
            <m:dPr>
              <m:ctrlPr>
                <w:rPr>
                  <w:rFonts w:ascii="Cambria Math" w:eastAsiaTheme="minorEastAsia" w:hAnsi="Cambria Math" w:cstheme="minorHAnsi"/>
                  <w:i/>
                  <w:sz w:val="24"/>
                  <w:szCs w:val="24"/>
                </w:rPr>
              </m:ctrlPr>
            </m:dPr>
            <m:e>
              <m:r>
                <w:rPr>
                  <w:rFonts w:ascii="Cambria Math" w:eastAsiaTheme="minorEastAsia" w:hAnsi="Cambria Math" w:cstheme="minorHAnsi"/>
                  <w:sz w:val="24"/>
                  <w:szCs w:val="24"/>
                </w:rPr>
                <m:t>1-</m:t>
              </m:r>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θ</m:t>
                  </m:r>
                </m:e>
                <m:sup>
                  <m:r>
                    <w:rPr>
                      <w:rFonts w:ascii="Cambria Math" w:eastAsiaTheme="minorEastAsia" w:hAnsi="Cambria Math" w:cstheme="minorHAnsi"/>
                      <w:sz w:val="24"/>
                      <w:szCs w:val="24"/>
                    </w:rPr>
                    <m:t>H,2</m:t>
                  </m:r>
                </m:sup>
              </m:sSup>
            </m:e>
          </m:d>
          <m:r>
            <w:rPr>
              <w:rFonts w:ascii="Cambria Math" w:eastAsiaTheme="minorEastAsia" w:hAnsi="Cambria Math" w:cstheme="minorHAnsi"/>
              <w:sz w:val="24"/>
              <w:szCs w:val="24"/>
            </w:rPr>
            <m:t>[</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property income</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r>
            <w:rPr>
              <w:rFonts w:ascii="Cambria Math" w:eastAsiaTheme="minorEastAsia" w:hAnsi="Cambria Math" w:cstheme="minorHAnsi"/>
              <w:sz w:val="24"/>
              <w:szCs w:val="24"/>
            </w:rPr>
            <m:t>]</m:t>
          </m:r>
        </m:oMath>
      </m:oMathPara>
    </w:p>
    <w:p w14:paraId="0490E615" w14:textId="77777777" w:rsidR="00893268" w:rsidRPr="00AB3D2F" w:rsidRDefault="00893268" w:rsidP="00483B78">
      <w:pPr>
        <w:spacing w:line="360" w:lineRule="auto"/>
        <w:jc w:val="both"/>
        <w:rPr>
          <w:rFonts w:eastAsiaTheme="minorEastAsia" w:cstheme="minorHAnsi"/>
          <w:sz w:val="24"/>
          <w:szCs w:val="24"/>
        </w:rPr>
      </w:pPr>
    </w:p>
    <w:p w14:paraId="06390C73" w14:textId="299CFF78" w:rsidR="009B2738" w:rsidRDefault="00692E45" w:rsidP="00483B78">
      <w:pPr>
        <w:spacing w:line="360" w:lineRule="auto"/>
        <w:jc w:val="both"/>
        <w:rPr>
          <w:rFonts w:cstheme="minorHAnsi"/>
          <w:sz w:val="24"/>
          <w:szCs w:val="24"/>
        </w:rPr>
      </w:pPr>
      <w:r>
        <w:rPr>
          <w:rFonts w:cstheme="minorHAnsi"/>
          <w:sz w:val="24"/>
          <w:szCs w:val="24"/>
        </w:rPr>
        <w:t>Following standard Keynesian theory consumption can be modelled as a function of disposable income and wealth. As stated above, our approach differentiate itself from most empirical models, by dividing disposable income in two components with different propensities to consume.</w:t>
      </w:r>
    </w:p>
    <w:p w14:paraId="4A0AC989" w14:textId="33956B10" w:rsidR="00483B78" w:rsidRPr="00AB3D2F" w:rsidRDefault="00483B78" w:rsidP="00483B78">
      <w:pPr>
        <w:spacing w:line="360" w:lineRule="auto"/>
        <w:jc w:val="both"/>
        <w:rPr>
          <w:rFonts w:cstheme="minorHAnsi"/>
          <w:sz w:val="24"/>
          <w:szCs w:val="24"/>
        </w:rPr>
      </w:pPr>
      <w:commentRangeStart w:id="77"/>
      <w:commentRangeStart w:id="78"/>
      <w:commentRangeStart w:id="79"/>
      <w:commentRangeStart w:id="80"/>
      <w:r>
        <w:rPr>
          <w:rFonts w:cstheme="minorHAnsi"/>
          <w:sz w:val="24"/>
          <w:szCs w:val="24"/>
        </w:rPr>
        <w:t>Regarding</w:t>
      </w:r>
      <w:r w:rsidRPr="00AB3D2F">
        <w:rPr>
          <w:rFonts w:cstheme="minorHAnsi"/>
          <w:sz w:val="24"/>
          <w:szCs w:val="24"/>
        </w:rPr>
        <w:t xml:space="preserve"> household’s consumption</w:t>
      </w:r>
      <w:r>
        <w:rPr>
          <w:rFonts w:cstheme="minorHAnsi"/>
          <w:sz w:val="24"/>
          <w:szCs w:val="24"/>
        </w:rPr>
        <w:t>,</w:t>
      </w:r>
      <w:r w:rsidRPr="00AB3D2F">
        <w:rPr>
          <w:rFonts w:cstheme="minorHAnsi"/>
          <w:sz w:val="24"/>
          <w:szCs w:val="24"/>
        </w:rPr>
        <w:t xml:space="preserve"> we find cointegration between the real consumption and both real disposable income and real financial wealth. Therefor</w:t>
      </w:r>
      <w:r>
        <w:rPr>
          <w:rFonts w:cstheme="minorHAnsi"/>
          <w:sz w:val="24"/>
          <w:szCs w:val="24"/>
        </w:rPr>
        <w:t>e,</w:t>
      </w:r>
      <w:r w:rsidRPr="00AB3D2F">
        <w:rPr>
          <w:rFonts w:cstheme="minorHAnsi"/>
          <w:sz w:val="24"/>
          <w:szCs w:val="24"/>
        </w:rPr>
        <w:t xml:space="preserve"> the consumption function is estimated using an error correction model, taking the following form: </w:t>
      </w:r>
      <w:commentRangeEnd w:id="77"/>
      <w:r w:rsidR="00590467">
        <w:rPr>
          <w:rStyle w:val="Kommentarhenvisning"/>
        </w:rPr>
        <w:commentReference w:id="77"/>
      </w:r>
      <w:commentRangeEnd w:id="78"/>
      <w:r w:rsidR="00C31F9C">
        <w:rPr>
          <w:rStyle w:val="Kommentarhenvisning"/>
        </w:rPr>
        <w:commentReference w:id="78"/>
      </w:r>
      <w:commentRangeEnd w:id="79"/>
      <w:r w:rsidR="00692E45">
        <w:rPr>
          <w:rStyle w:val="Kommentarhenvisning"/>
        </w:rPr>
        <w:commentReference w:id="79"/>
      </w:r>
      <w:commentRangeEnd w:id="80"/>
      <w:r w:rsidR="004E23C5">
        <w:rPr>
          <w:rStyle w:val="Kommentarhenvisning"/>
        </w:rPr>
        <w:commentReference w:id="80"/>
      </w:r>
    </w:p>
    <w:p w14:paraId="1AE26437" w14:textId="77777777" w:rsidR="00483B78" w:rsidRPr="009B3489" w:rsidRDefault="00483B78" w:rsidP="00483B78">
      <w:pPr>
        <w:jc w:val="both"/>
        <w:rPr>
          <w:rFonts w:eastAsiaTheme="minorEastAsia" w:cstheme="minorHAnsi"/>
          <w:sz w:val="24"/>
          <w:szCs w:val="24"/>
        </w:rPr>
      </w:pPr>
      <m:oMathPara>
        <m:oMath>
          <m:r>
            <m:rPr>
              <m:sty m:val="p"/>
            </m:rPr>
            <w:rPr>
              <w:rFonts w:ascii="Cambria Math" w:hAnsi="Cambria Math" w:cstheme="minorHAnsi"/>
              <w:sz w:val="24"/>
              <w:szCs w:val="24"/>
            </w:rPr>
            <m:t>Δ</m:t>
          </m:r>
          <m:func>
            <m:funcPr>
              <m:ctrlPr>
                <w:rPr>
                  <w:rFonts w:ascii="Cambria Math" w:hAnsi="Cambria Math" w:cstheme="minorHAns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m:t>
                      </m:r>
                    </m:sub>
                  </m:sSub>
                </m:e>
              </m:d>
            </m:e>
          </m:func>
          <m:r>
            <w:rPr>
              <w:rFonts w:ascii="Cambria Math" w:hAnsi="Cambria Math" w:cstheme="minorHAnsi"/>
              <w:sz w:val="24"/>
              <w:szCs w:val="24"/>
            </w:rPr>
            <m:t>=0.76-0.26*</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t-1</m:t>
                      </m:r>
                    </m:sub>
                  </m:sSub>
                </m:e>
              </m:d>
            </m:e>
          </m:func>
          <m:r>
            <w:rPr>
              <w:rFonts w:ascii="Cambria Math" w:hAnsi="Cambria Math" w:cstheme="minorHAnsi"/>
              <w:sz w:val="24"/>
              <w:szCs w:val="24"/>
            </w:rPr>
            <m:t>+0.13*</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r>
                    <w:rPr>
                      <w:rFonts w:ascii="Cambria Math" w:hAnsi="Cambria Math" w:cstheme="minorHAnsi"/>
                      <w:sz w:val="24"/>
                      <w:szCs w:val="24"/>
                    </w:rPr>
                    <m:t>yd</m:t>
                  </m:r>
                  <m:sSub>
                    <m:sSubPr>
                      <m:ctrlPr>
                        <w:rPr>
                          <w:rFonts w:ascii="Cambria Math" w:hAnsi="Cambria Math" w:cstheme="minorHAnsi"/>
                          <w:i/>
                          <w:sz w:val="24"/>
                          <w:szCs w:val="24"/>
                        </w:rPr>
                      </m:ctrlPr>
                    </m:sSubPr>
                    <m:e>
                      <m:r>
                        <w:rPr>
                          <w:rFonts w:ascii="Cambria Math" w:hAnsi="Cambria Math" w:cstheme="minorHAnsi"/>
                          <w:sz w:val="24"/>
                          <w:szCs w:val="24"/>
                        </w:rPr>
                        <m:t>1</m:t>
                      </m:r>
                    </m:e>
                    <m:sub>
                      <m:r>
                        <w:rPr>
                          <w:rFonts w:ascii="Cambria Math" w:hAnsi="Cambria Math" w:cstheme="minorHAnsi"/>
                          <w:sz w:val="24"/>
                          <w:szCs w:val="24"/>
                        </w:rPr>
                        <m:t>t-1</m:t>
                      </m:r>
                    </m:sub>
                  </m:sSub>
                </m:e>
              </m:d>
            </m:e>
          </m:func>
          <m:r>
            <w:rPr>
              <w:rFonts w:ascii="Cambria Math" w:hAnsi="Cambria Math" w:cstheme="minorHAnsi"/>
              <w:sz w:val="24"/>
              <w:szCs w:val="24"/>
            </w:rPr>
            <m:t>+0.05*</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r>
                    <w:rPr>
                      <w:rFonts w:ascii="Cambria Math" w:hAnsi="Cambria Math" w:cstheme="minorHAnsi"/>
                      <w:sz w:val="24"/>
                      <w:szCs w:val="24"/>
                    </w:rPr>
                    <m:t>yd</m:t>
                  </m:r>
                  <m:sSub>
                    <m:sSubPr>
                      <m:ctrlPr>
                        <w:rPr>
                          <w:rFonts w:ascii="Cambria Math" w:hAnsi="Cambria Math" w:cstheme="minorHAnsi"/>
                          <w:i/>
                          <w:sz w:val="24"/>
                          <w:szCs w:val="24"/>
                        </w:rPr>
                      </m:ctrlPr>
                    </m:sSubPr>
                    <m:e>
                      <m:r>
                        <w:rPr>
                          <w:rFonts w:ascii="Cambria Math" w:hAnsi="Cambria Math" w:cstheme="minorHAnsi"/>
                          <w:sz w:val="24"/>
                          <w:szCs w:val="24"/>
                        </w:rPr>
                        <m:t>2</m:t>
                      </m:r>
                    </m:e>
                    <m:sub>
                      <m:r>
                        <w:rPr>
                          <w:rFonts w:ascii="Cambria Math" w:hAnsi="Cambria Math" w:cstheme="minorHAnsi"/>
                          <w:sz w:val="24"/>
                          <w:szCs w:val="24"/>
                        </w:rPr>
                        <m:t>t-1</m:t>
                      </m:r>
                    </m:sub>
                  </m:sSub>
                </m:e>
              </m:d>
            </m:e>
          </m:func>
          <m:r>
            <w:rPr>
              <w:rFonts w:ascii="Cambria Math" w:hAnsi="Cambria Math" w:cstheme="minorHAnsi"/>
              <w:sz w:val="24"/>
              <w:szCs w:val="24"/>
            </w:rPr>
            <m:t>+0.05*</m:t>
          </m:r>
          <m:func>
            <m:funcPr>
              <m:ctrlPr>
                <w:rPr>
                  <w:rFonts w:ascii="Cambria Math" w:hAnsi="Cambria Math" w:cstheme="minorHAnsi"/>
                  <w:sz w:val="24"/>
                  <w:szCs w:val="24"/>
                </w:rPr>
              </m:ctrlPr>
            </m:funcPr>
            <m:fName>
              <m:r>
                <m:rPr>
                  <m:sty m:val="p"/>
                </m:rPr>
                <w:rPr>
                  <w:rFonts w:ascii="Cambria Math" w:hAnsi="Cambria Math" w:cstheme="minorHAnsi"/>
                  <w:sz w:val="24"/>
                  <w:szCs w:val="24"/>
                </w:rPr>
                <m:t>ln</m:t>
              </m:r>
              <m:ctrlPr>
                <w:rPr>
                  <w:rFonts w:ascii="Cambria Math" w:hAnsi="Cambria Math" w:cstheme="minorHAnsi"/>
                  <w:i/>
                  <w:sz w:val="24"/>
                  <w:szCs w:val="24"/>
                </w:rPr>
              </m:ctrlPr>
            </m:fName>
            <m:e>
              <m:d>
                <m:dPr>
                  <m:ctrlPr>
                    <w:rPr>
                      <w:rFonts w:ascii="Cambria Math" w:hAnsi="Cambria Math" w:cstheme="minorHAnsi"/>
                      <w:i/>
                      <w:sz w:val="24"/>
                      <w:szCs w:val="24"/>
                    </w:rPr>
                  </m:ctrlPr>
                </m:dPr>
                <m:e>
                  <m:r>
                    <w:rPr>
                      <w:rFonts w:ascii="Cambria Math" w:hAnsi="Cambria Math" w:cstheme="minorHAnsi"/>
                      <w:sz w:val="24"/>
                      <w:szCs w:val="24"/>
                    </w:rPr>
                    <m:t>fn</m:t>
                  </m:r>
                  <m:sSub>
                    <m:sSubPr>
                      <m:ctrlPr>
                        <w:rPr>
                          <w:rFonts w:ascii="Cambria Math" w:hAnsi="Cambria Math" w:cstheme="minorHAnsi"/>
                          <w:i/>
                          <w:sz w:val="24"/>
                          <w:szCs w:val="24"/>
                        </w:rPr>
                      </m:ctrlPr>
                    </m:sSubPr>
                    <m:e>
                      <m:r>
                        <w:rPr>
                          <w:rFonts w:ascii="Cambria Math" w:hAnsi="Cambria Math" w:cstheme="minorHAnsi"/>
                          <w:sz w:val="24"/>
                          <w:szCs w:val="24"/>
                        </w:rPr>
                        <m:t>w</m:t>
                      </m:r>
                    </m:e>
                    <m:sub>
                      <m:r>
                        <w:rPr>
                          <w:rFonts w:ascii="Cambria Math" w:hAnsi="Cambria Math" w:cstheme="minorHAnsi"/>
                          <w:sz w:val="24"/>
                          <w:szCs w:val="24"/>
                        </w:rPr>
                        <m:t>t-1</m:t>
                      </m:r>
                    </m:sub>
                  </m:sSub>
                </m:e>
              </m:d>
            </m:e>
          </m:func>
          <m:r>
            <w:rPr>
              <w:rFonts w:ascii="Cambria Math" w:hAnsi="Cambria Math" w:cstheme="minorHAnsi"/>
              <w:sz w:val="24"/>
              <w:szCs w:val="24"/>
            </w:rPr>
            <m:t>+0.39*</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t-2</m:t>
                      </m:r>
                    </m:sub>
                  </m:sSub>
                </m:e>
              </m:d>
            </m:e>
          </m:func>
          <m:r>
            <w:rPr>
              <w:rFonts w:ascii="Cambria Math" w:hAnsi="Cambria Math" w:cstheme="minorHAnsi"/>
              <w:sz w:val="24"/>
              <w:szCs w:val="24"/>
            </w:rPr>
            <m:t>+ 0.19*</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t-3</m:t>
                      </m:r>
                    </m:sub>
                  </m:sSub>
                </m:e>
              </m:d>
            </m:e>
          </m:func>
          <m:r>
            <w:rPr>
              <w:rFonts w:ascii="Cambria Math" w:hAnsi="Cambria Math" w:cstheme="minorHAnsi"/>
              <w:sz w:val="24"/>
              <w:szCs w:val="24"/>
            </w:rPr>
            <m:t>+0.12*</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r>
                    <w:rPr>
                      <w:rFonts w:ascii="Cambria Math" w:hAnsi="Cambria Math" w:cstheme="minorHAnsi"/>
                      <w:sz w:val="24"/>
                      <w:szCs w:val="24"/>
                    </w:rPr>
                    <m:t>yd1</m:t>
                  </m:r>
                </m:e>
              </m:d>
            </m:e>
          </m:func>
          <m:r>
            <w:rPr>
              <w:rFonts w:ascii="Cambria Math" w:hAnsi="Cambria Math" w:cstheme="minorHAnsi"/>
              <w:sz w:val="24"/>
              <w:szCs w:val="24"/>
            </w:rPr>
            <m:t>+0.04*</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r>
                <w:rPr>
                  <w:rFonts w:ascii="Cambria Math" w:hAnsi="Cambria Math" w:cstheme="minorHAnsi"/>
                  <w:sz w:val="24"/>
                  <w:szCs w:val="24"/>
                </w:rPr>
                <m:t>yd2</m:t>
              </m:r>
            </m:e>
          </m:func>
          <m:r>
            <w:rPr>
              <w:rFonts w:ascii="Cambria Math" w:hAnsi="Cambria Math" w:cstheme="minorHAnsi"/>
              <w:sz w:val="24"/>
              <w:szCs w:val="24"/>
            </w:rPr>
            <m:t xml:space="preserve"> </m:t>
          </m:r>
        </m:oMath>
      </m:oMathPara>
    </w:p>
    <w:p w14:paraId="7A2B447B" w14:textId="77777777" w:rsidR="00483B78" w:rsidRPr="00507D3C" w:rsidRDefault="00483B78" w:rsidP="00483B78">
      <w:pPr>
        <w:jc w:val="both"/>
        <w:rPr>
          <w:rFonts w:eastAsiaTheme="minorEastAsia" w:cstheme="minorHAnsi"/>
          <w:sz w:val="24"/>
          <w:szCs w:val="24"/>
        </w:rPr>
      </w:pPr>
    </w:p>
    <w:p w14:paraId="6E779D96" w14:textId="32B74D13" w:rsidR="004228E5" w:rsidRDefault="004228E5" w:rsidP="008B1B99">
      <w:pPr>
        <w:spacing w:line="360" w:lineRule="auto"/>
        <w:jc w:val="both"/>
        <w:rPr>
          <w:rFonts w:cstheme="minorHAnsi"/>
          <w:sz w:val="24"/>
          <w:szCs w:val="24"/>
        </w:rPr>
      </w:pPr>
      <w:r>
        <w:rPr>
          <w:rFonts w:cstheme="minorHAnsi"/>
          <w:sz w:val="24"/>
          <w:szCs w:val="24"/>
        </w:rPr>
        <w:t xml:space="preserve">As presented unemployment benefits affects the economy through different channels. Changes in the level of benefits, therefore both affect the disposable income of household via the effect on social transfers and the effect on </w:t>
      </w:r>
      <w:r w:rsidR="00692E45">
        <w:rPr>
          <w:rFonts w:cstheme="minorHAnsi"/>
          <w:sz w:val="24"/>
          <w:szCs w:val="24"/>
        </w:rPr>
        <w:t>nominal</w:t>
      </w:r>
      <w:r>
        <w:rPr>
          <w:rFonts w:cstheme="minorHAnsi"/>
          <w:sz w:val="24"/>
          <w:szCs w:val="24"/>
        </w:rPr>
        <w:t xml:space="preserve"> wages.</w:t>
      </w:r>
      <w:r w:rsidR="00AC19A5">
        <w:rPr>
          <w:rStyle w:val="Fodnotehenvisning"/>
          <w:rFonts w:cstheme="minorHAnsi"/>
          <w:sz w:val="24"/>
          <w:szCs w:val="24"/>
        </w:rPr>
        <w:footnoteReference w:id="12"/>
      </w:r>
      <w:r>
        <w:rPr>
          <w:rFonts w:cstheme="minorHAnsi"/>
          <w:sz w:val="24"/>
          <w:szCs w:val="24"/>
        </w:rPr>
        <w:t xml:space="preserve"> Since the </w:t>
      </w:r>
      <w:proofErr w:type="spellStart"/>
      <w:r>
        <w:rPr>
          <w:rFonts w:cstheme="minorHAnsi"/>
          <w:sz w:val="24"/>
          <w:szCs w:val="24"/>
        </w:rPr>
        <w:t>wagebill</w:t>
      </w:r>
      <w:proofErr w:type="spellEnd"/>
      <w:r>
        <w:rPr>
          <w:rFonts w:cstheme="minorHAnsi"/>
          <w:sz w:val="24"/>
          <w:szCs w:val="24"/>
        </w:rPr>
        <w:t xml:space="preserve"> is a cost for the firms, the effect of unemployment benefits on </w:t>
      </w:r>
      <w:r w:rsidR="00692E45">
        <w:rPr>
          <w:rFonts w:cstheme="minorHAnsi"/>
          <w:sz w:val="24"/>
          <w:szCs w:val="24"/>
        </w:rPr>
        <w:t>nominal</w:t>
      </w:r>
      <w:r>
        <w:rPr>
          <w:rFonts w:cstheme="minorHAnsi"/>
          <w:sz w:val="24"/>
          <w:szCs w:val="24"/>
        </w:rPr>
        <w:t xml:space="preserve"> wages </w:t>
      </w:r>
      <w:r w:rsidR="00CA0076">
        <w:rPr>
          <w:rFonts w:cstheme="minorHAnsi"/>
          <w:sz w:val="24"/>
          <w:szCs w:val="24"/>
        </w:rPr>
        <w:t>affect</w:t>
      </w:r>
      <w:r>
        <w:rPr>
          <w:rFonts w:cstheme="minorHAnsi"/>
          <w:sz w:val="24"/>
          <w:szCs w:val="24"/>
        </w:rPr>
        <w:t xml:space="preserve"> the profits of the firms, just like the changes of the level of unemployment benefits affect the expenditures side of the public balance. </w:t>
      </w:r>
    </w:p>
    <w:p w14:paraId="1E6D3F4A" w14:textId="41579095" w:rsidR="00B31279" w:rsidRPr="00AB3D2F" w:rsidRDefault="001B3616" w:rsidP="008B1B99">
      <w:pPr>
        <w:spacing w:line="360" w:lineRule="auto"/>
        <w:jc w:val="both"/>
        <w:rPr>
          <w:rFonts w:cstheme="minorHAnsi"/>
          <w:sz w:val="24"/>
          <w:szCs w:val="24"/>
        </w:rPr>
      </w:pPr>
      <w:r>
        <w:rPr>
          <w:rFonts w:cstheme="minorHAnsi"/>
          <w:sz w:val="24"/>
          <w:szCs w:val="24"/>
        </w:rPr>
        <w:t xml:space="preserve">Asides from affecting household consumption, changes in disposable income also affects household investment in dwellings. </w:t>
      </w:r>
      <w:r w:rsidR="009B2738">
        <w:rPr>
          <w:rFonts w:cstheme="minorHAnsi"/>
          <w:sz w:val="24"/>
          <w:szCs w:val="24"/>
        </w:rPr>
        <w:t>Changes in household consumption</w:t>
      </w:r>
      <w:r>
        <w:rPr>
          <w:rFonts w:cstheme="minorHAnsi"/>
          <w:sz w:val="24"/>
          <w:szCs w:val="24"/>
        </w:rPr>
        <w:t xml:space="preserve"> (and household investment)</w:t>
      </w:r>
      <w:r w:rsidR="009B2738">
        <w:rPr>
          <w:rFonts w:cstheme="minorHAnsi"/>
          <w:sz w:val="24"/>
          <w:szCs w:val="24"/>
        </w:rPr>
        <w:t xml:space="preserve"> affects aggregate demand, which affects </w:t>
      </w:r>
      <w:r>
        <w:rPr>
          <w:rFonts w:cstheme="minorHAnsi"/>
          <w:sz w:val="24"/>
          <w:szCs w:val="24"/>
        </w:rPr>
        <w:t>other demand component via standard Keynesian mechanism: import is affected by domestic demand and real exchange rate, export is affected via foreign demand</w:t>
      </w:r>
      <w:r w:rsidR="00B31279">
        <w:rPr>
          <w:rFonts w:cstheme="minorHAnsi"/>
          <w:sz w:val="24"/>
          <w:szCs w:val="24"/>
        </w:rPr>
        <w:t xml:space="preserve"> </w:t>
      </w:r>
      <w:r>
        <w:rPr>
          <w:rFonts w:cstheme="minorHAnsi"/>
          <w:sz w:val="24"/>
          <w:szCs w:val="24"/>
        </w:rPr>
        <w:t xml:space="preserve">(which is determined exogenously) and real exchange rate. Since the level of investment by firms follows a standard multiplier approach, investment would react pro-cyclical to changes in </w:t>
      </w:r>
      <w:r>
        <w:rPr>
          <w:rFonts w:cstheme="minorHAnsi"/>
          <w:sz w:val="24"/>
          <w:szCs w:val="24"/>
        </w:rPr>
        <w:lastRenderedPageBreak/>
        <w:t>the level of aggregate demand</w:t>
      </w:r>
      <w:r w:rsidR="003713FD">
        <w:rPr>
          <w:rStyle w:val="Fodnotehenvisning"/>
          <w:rFonts w:cstheme="minorHAnsi"/>
          <w:sz w:val="24"/>
          <w:szCs w:val="24"/>
        </w:rPr>
        <w:footnoteReference w:id="13"/>
      </w:r>
      <w:r>
        <w:rPr>
          <w:rFonts w:cstheme="minorHAnsi"/>
          <w:sz w:val="24"/>
          <w:szCs w:val="24"/>
        </w:rPr>
        <w:t xml:space="preserve">. Finally, both government consumption and investment are assumed to be exogenous, these are not affected by changes in the economic activity.   </w:t>
      </w:r>
    </w:p>
    <w:p w14:paraId="1F267083" w14:textId="1BEA9775" w:rsidR="000C24CF" w:rsidRDefault="00B31279" w:rsidP="008B1B99">
      <w:pPr>
        <w:spacing w:line="360" w:lineRule="auto"/>
        <w:jc w:val="both"/>
        <w:rPr>
          <w:rFonts w:cstheme="minorHAnsi"/>
          <w:sz w:val="24"/>
          <w:szCs w:val="24"/>
        </w:rPr>
      </w:pPr>
      <w:r>
        <w:rPr>
          <w:rFonts w:cstheme="minorHAnsi"/>
          <w:sz w:val="24"/>
          <w:szCs w:val="24"/>
        </w:rPr>
        <w:t>While neither public consumption nor public investment is endogenous, the public balance is still affected due to the automatic stabilizers in the model.</w:t>
      </w:r>
      <w:r w:rsidR="00CF5B50">
        <w:rPr>
          <w:rFonts w:cstheme="minorHAnsi"/>
          <w:sz w:val="24"/>
          <w:szCs w:val="24"/>
        </w:rPr>
        <w:t xml:space="preserve"> On the income side, the </w:t>
      </w:r>
      <w:r w:rsidR="00692E45">
        <w:rPr>
          <w:rFonts w:cstheme="minorHAnsi"/>
          <w:sz w:val="24"/>
          <w:szCs w:val="24"/>
        </w:rPr>
        <w:t>tax revenue</w:t>
      </w:r>
      <w:r w:rsidR="00CF5B50">
        <w:rPr>
          <w:rFonts w:cstheme="minorHAnsi"/>
          <w:sz w:val="24"/>
          <w:szCs w:val="24"/>
        </w:rPr>
        <w:t xml:space="preserve"> of the government will be affected by the changes in economic activity</w:t>
      </w:r>
      <w:r w:rsidR="00AC19A5">
        <w:rPr>
          <w:rFonts w:cstheme="minorHAnsi"/>
          <w:sz w:val="24"/>
          <w:szCs w:val="24"/>
        </w:rPr>
        <w:t xml:space="preserve">, due to changes in the level of employment. On the expenditure side, the number of unemployed, who receive unemployment benefits is also affected by the economic activity. We </w:t>
      </w:r>
      <w:r w:rsidR="00590467">
        <w:rPr>
          <w:rFonts w:cstheme="minorHAnsi"/>
          <w:sz w:val="24"/>
          <w:szCs w:val="24"/>
        </w:rPr>
        <w:t>assume</w:t>
      </w:r>
      <w:r w:rsidR="00AC19A5">
        <w:rPr>
          <w:rFonts w:cstheme="minorHAnsi"/>
          <w:sz w:val="24"/>
          <w:szCs w:val="24"/>
        </w:rPr>
        <w:t xml:space="preserve"> for simplicity, that</w:t>
      </w:r>
      <w:r w:rsidR="000C24CF" w:rsidRPr="00AB3D2F">
        <w:rPr>
          <w:rFonts w:cstheme="minorHAnsi"/>
          <w:sz w:val="24"/>
          <w:szCs w:val="24"/>
        </w:rPr>
        <w:t xml:space="preserve"> the government finances the entire </w:t>
      </w:r>
      <w:r w:rsidR="00C57F78" w:rsidRPr="00AB3D2F">
        <w:rPr>
          <w:rFonts w:cstheme="minorHAnsi"/>
          <w:sz w:val="24"/>
          <w:szCs w:val="24"/>
        </w:rPr>
        <w:t>I</w:t>
      </w:r>
      <w:r w:rsidR="00AC19A5">
        <w:rPr>
          <w:rFonts w:cstheme="minorHAnsi"/>
          <w:sz w:val="24"/>
          <w:szCs w:val="24"/>
        </w:rPr>
        <w:t>ncome insurance system,</w:t>
      </w:r>
      <w:r w:rsidR="00C57F78" w:rsidRPr="00AB3D2F">
        <w:rPr>
          <w:rFonts w:cstheme="minorHAnsi"/>
          <w:sz w:val="24"/>
          <w:szCs w:val="24"/>
        </w:rPr>
        <w:t xml:space="preserve"> which is not the case in reality</w:t>
      </w:r>
      <w:r w:rsidR="00AC19A5">
        <w:rPr>
          <w:rFonts w:cstheme="minorHAnsi"/>
          <w:sz w:val="24"/>
          <w:szCs w:val="24"/>
        </w:rPr>
        <w:t>.</w:t>
      </w:r>
      <w:r w:rsidR="000C24CF" w:rsidRPr="00AB3D2F">
        <w:rPr>
          <w:rFonts w:cstheme="minorHAnsi"/>
          <w:sz w:val="24"/>
          <w:szCs w:val="24"/>
        </w:rPr>
        <w:t xml:space="preserve"> </w:t>
      </w:r>
      <w:r w:rsidR="00AC19A5">
        <w:rPr>
          <w:rFonts w:cstheme="minorHAnsi"/>
          <w:sz w:val="24"/>
          <w:szCs w:val="24"/>
        </w:rPr>
        <w:t>T</w:t>
      </w:r>
      <w:r w:rsidR="000C24CF" w:rsidRPr="00AB3D2F">
        <w:rPr>
          <w:rFonts w:cstheme="minorHAnsi"/>
          <w:sz w:val="24"/>
          <w:szCs w:val="24"/>
        </w:rPr>
        <w:t>he effect of</w:t>
      </w:r>
      <w:r w:rsidR="00C57F78" w:rsidRPr="00AB3D2F">
        <w:rPr>
          <w:rFonts w:cstheme="minorHAnsi"/>
          <w:sz w:val="24"/>
          <w:szCs w:val="24"/>
        </w:rPr>
        <w:t xml:space="preserve"> a</w:t>
      </w:r>
      <w:r w:rsidR="000C24CF" w:rsidRPr="00AB3D2F">
        <w:rPr>
          <w:rFonts w:cstheme="minorHAnsi"/>
          <w:sz w:val="24"/>
          <w:szCs w:val="24"/>
        </w:rPr>
        <w:t xml:space="preserve"> change in the level of income insurance will therefor</w:t>
      </w:r>
      <w:r w:rsidR="000412E2">
        <w:rPr>
          <w:rFonts w:cstheme="minorHAnsi"/>
          <w:sz w:val="24"/>
          <w:szCs w:val="24"/>
        </w:rPr>
        <w:t>e</w:t>
      </w:r>
      <w:r w:rsidR="000C24CF" w:rsidRPr="00AB3D2F">
        <w:rPr>
          <w:rFonts w:cstheme="minorHAnsi"/>
          <w:sz w:val="24"/>
          <w:szCs w:val="24"/>
        </w:rPr>
        <w:t xml:space="preserve"> overshoot the effect on government net lending</w:t>
      </w:r>
      <w:r w:rsidR="00F268F7" w:rsidRPr="005239BF">
        <w:rPr>
          <w:rStyle w:val="Fodnotehenvisning"/>
        </w:rPr>
        <w:footnoteReference w:id="14"/>
      </w:r>
      <w:r w:rsidR="000C24CF" w:rsidRPr="00AB3D2F">
        <w:rPr>
          <w:rFonts w:cstheme="minorHAnsi"/>
          <w:sz w:val="24"/>
          <w:szCs w:val="24"/>
        </w:rPr>
        <w:t xml:space="preserve">. </w:t>
      </w:r>
    </w:p>
    <w:p w14:paraId="321FDCF1" w14:textId="1EAACCA0" w:rsidR="002535ED" w:rsidRDefault="002535ED" w:rsidP="008B1B99">
      <w:pPr>
        <w:pStyle w:val="Overskrift2"/>
        <w:jc w:val="both"/>
      </w:pPr>
      <w:r>
        <w:t xml:space="preserve">Validation of the model </w:t>
      </w:r>
    </w:p>
    <w:p w14:paraId="1978D418" w14:textId="77777777" w:rsidR="00174C5E" w:rsidRPr="00174C5E" w:rsidRDefault="00174C5E" w:rsidP="008B1B99">
      <w:pPr>
        <w:jc w:val="both"/>
      </w:pPr>
    </w:p>
    <w:p w14:paraId="4A296629" w14:textId="0343FA9A" w:rsidR="002535ED" w:rsidRPr="00AC0541" w:rsidRDefault="00CD2B12" w:rsidP="008B1B99">
      <w:pPr>
        <w:spacing w:line="360" w:lineRule="auto"/>
        <w:jc w:val="both"/>
        <w:rPr>
          <w:sz w:val="24"/>
          <w:szCs w:val="24"/>
        </w:rPr>
      </w:pPr>
      <w:r w:rsidRPr="00AC0541">
        <w:rPr>
          <w:sz w:val="24"/>
          <w:szCs w:val="24"/>
        </w:rPr>
        <w:t>In</w:t>
      </w:r>
      <w:r w:rsidR="002535ED" w:rsidRPr="00AC0541">
        <w:rPr>
          <w:sz w:val="24"/>
          <w:szCs w:val="24"/>
        </w:rPr>
        <w:t xml:space="preserve"> this section</w:t>
      </w:r>
      <w:r w:rsidRPr="00AC0541">
        <w:rPr>
          <w:sz w:val="24"/>
          <w:szCs w:val="24"/>
        </w:rPr>
        <w:t xml:space="preserve"> we</w:t>
      </w:r>
      <w:r w:rsidR="002535ED" w:rsidRPr="00AC0541">
        <w:rPr>
          <w:sz w:val="24"/>
          <w:szCs w:val="24"/>
        </w:rPr>
        <w:t xml:space="preserve"> look at the performance of the model</w:t>
      </w:r>
      <w:r w:rsidR="00B73DDB" w:rsidRPr="00AC0541">
        <w:rPr>
          <w:sz w:val="24"/>
          <w:szCs w:val="24"/>
        </w:rPr>
        <w:t>,</w:t>
      </w:r>
      <w:r w:rsidR="002535ED" w:rsidRPr="00AC0541">
        <w:rPr>
          <w:sz w:val="24"/>
          <w:szCs w:val="24"/>
        </w:rPr>
        <w:t xml:space="preserve"> comparing the simulation</w:t>
      </w:r>
      <w:r w:rsidR="002966DF">
        <w:rPr>
          <w:sz w:val="24"/>
          <w:szCs w:val="24"/>
        </w:rPr>
        <w:t xml:space="preserve"> results</w:t>
      </w:r>
      <w:r w:rsidR="00CE448D" w:rsidRPr="00AC0541">
        <w:rPr>
          <w:sz w:val="24"/>
          <w:szCs w:val="24"/>
        </w:rPr>
        <w:t xml:space="preserve"> of the baseline model</w:t>
      </w:r>
      <w:r w:rsidR="002535ED" w:rsidRPr="00AC0541">
        <w:rPr>
          <w:sz w:val="24"/>
          <w:szCs w:val="24"/>
        </w:rPr>
        <w:t xml:space="preserve"> with actual data, w</w:t>
      </w:r>
      <w:r w:rsidR="00BE0CFC" w:rsidRPr="00AC0541">
        <w:rPr>
          <w:sz w:val="24"/>
          <w:szCs w:val="24"/>
        </w:rPr>
        <w:t>e keep a</w:t>
      </w:r>
      <w:r w:rsidR="002535ED" w:rsidRPr="00AC0541">
        <w:rPr>
          <w:sz w:val="24"/>
          <w:szCs w:val="24"/>
        </w:rPr>
        <w:t xml:space="preserve"> specific focus on the variables in the labor market.</w:t>
      </w:r>
    </w:p>
    <w:p w14:paraId="687F049D" w14:textId="1AE18BD5" w:rsidR="00E55BA0" w:rsidRDefault="002535ED" w:rsidP="008B1B99">
      <w:pPr>
        <w:spacing w:line="360" w:lineRule="auto"/>
        <w:jc w:val="both"/>
        <w:rPr>
          <w:sz w:val="24"/>
          <w:szCs w:val="24"/>
        </w:rPr>
      </w:pPr>
      <w:r w:rsidRPr="00AC0541">
        <w:rPr>
          <w:sz w:val="24"/>
          <w:szCs w:val="24"/>
        </w:rPr>
        <w:t xml:space="preserve">In the </w:t>
      </w:r>
      <w:r w:rsidR="00CE448D" w:rsidRPr="00AC0541">
        <w:rPr>
          <w:sz w:val="24"/>
          <w:szCs w:val="24"/>
        </w:rPr>
        <w:t>figure</w:t>
      </w:r>
      <w:r w:rsidR="003A3E3B">
        <w:rPr>
          <w:sz w:val="24"/>
          <w:szCs w:val="24"/>
        </w:rPr>
        <w:t>s</w:t>
      </w:r>
      <w:r w:rsidR="00CE448D" w:rsidRPr="00AC0541">
        <w:rPr>
          <w:sz w:val="24"/>
          <w:szCs w:val="24"/>
        </w:rPr>
        <w:t xml:space="preserve"> below </w:t>
      </w:r>
      <w:r w:rsidRPr="00AC0541">
        <w:rPr>
          <w:sz w:val="24"/>
          <w:szCs w:val="24"/>
        </w:rPr>
        <w:t xml:space="preserve">we compare the simulated </w:t>
      </w:r>
      <w:r w:rsidR="0025132E" w:rsidRPr="00AC0541">
        <w:rPr>
          <w:sz w:val="24"/>
          <w:szCs w:val="24"/>
        </w:rPr>
        <w:t>and actual data for GDP, Employment, maximum level of income insurance</w:t>
      </w:r>
      <w:r w:rsidR="00231ED5">
        <w:rPr>
          <w:sz w:val="24"/>
          <w:szCs w:val="24"/>
        </w:rPr>
        <w:t>,</w:t>
      </w:r>
      <w:r w:rsidR="00BE0CFC" w:rsidRPr="00AC0541">
        <w:rPr>
          <w:sz w:val="24"/>
          <w:szCs w:val="24"/>
        </w:rPr>
        <w:t xml:space="preserve"> and the</w:t>
      </w:r>
      <w:r w:rsidR="0025132E" w:rsidRPr="00AC0541">
        <w:rPr>
          <w:sz w:val="24"/>
          <w:szCs w:val="24"/>
        </w:rPr>
        <w:t xml:space="preserve"> compensation rate. </w:t>
      </w:r>
      <w:r w:rsidRPr="00AC0541">
        <w:rPr>
          <w:sz w:val="24"/>
          <w:szCs w:val="24"/>
        </w:rPr>
        <w:t xml:space="preserve"> </w:t>
      </w:r>
    </w:p>
    <w:p w14:paraId="59BE2B1E" w14:textId="676FCC95" w:rsidR="0010336D" w:rsidRPr="00AC0541" w:rsidRDefault="0010336D" w:rsidP="008B1B99">
      <w:pPr>
        <w:spacing w:line="360" w:lineRule="auto"/>
        <w:jc w:val="both"/>
        <w:rPr>
          <w:sz w:val="24"/>
          <w:szCs w:val="24"/>
        </w:rPr>
      </w:pPr>
    </w:p>
    <w:p w14:paraId="027FEA0D" w14:textId="42DD24FF" w:rsidR="003A3E3B" w:rsidRDefault="003A3E3B" w:rsidP="008B1B99">
      <w:pPr>
        <w:pStyle w:val="Billedtekst"/>
        <w:keepNext/>
        <w:jc w:val="both"/>
      </w:pPr>
      <w:r>
        <w:lastRenderedPageBreak/>
        <w:t xml:space="preserve">Figure </w:t>
      </w:r>
      <w:r w:rsidR="00F13421">
        <w:fldChar w:fldCharType="begin"/>
      </w:r>
      <w:r w:rsidR="00F13421">
        <w:instrText xml:space="preserve"> SEQ Figure \* ARABIC </w:instrText>
      </w:r>
      <w:r w:rsidR="00F13421">
        <w:fldChar w:fldCharType="separate"/>
      </w:r>
      <w:r w:rsidR="00775321">
        <w:rPr>
          <w:noProof/>
        </w:rPr>
        <w:t>3</w:t>
      </w:r>
      <w:r w:rsidR="00F13421">
        <w:rPr>
          <w:noProof/>
        </w:rPr>
        <w:fldChar w:fldCharType="end"/>
      </w:r>
      <w:r w:rsidR="002966DF">
        <w:rPr>
          <w:noProof/>
        </w:rPr>
        <w:t>: Simulation vs. real data.</w:t>
      </w:r>
    </w:p>
    <w:p w14:paraId="13D487CA" w14:textId="282EA35E" w:rsidR="00C12A03" w:rsidRDefault="0010336D" w:rsidP="008B1B99">
      <w:pPr>
        <w:spacing w:line="360" w:lineRule="auto"/>
        <w:jc w:val="both"/>
      </w:pPr>
      <w:r>
        <w:rPr>
          <w:noProof/>
        </w:rPr>
        <w:drawing>
          <wp:inline distT="0" distB="0" distL="0" distR="0" wp14:anchorId="4D3517CB" wp14:editId="6F61391B">
            <wp:extent cx="6120765" cy="2943225"/>
            <wp:effectExtent l="0" t="0" r="0" b="9525"/>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0765" cy="2943225"/>
                    </a:xfrm>
                    <a:prstGeom prst="rect">
                      <a:avLst/>
                    </a:prstGeom>
                    <a:noFill/>
                  </pic:spPr>
                </pic:pic>
              </a:graphicData>
            </a:graphic>
          </wp:inline>
        </w:drawing>
      </w:r>
    </w:p>
    <w:p w14:paraId="5C77B017" w14:textId="7BD16890" w:rsidR="002535ED" w:rsidRDefault="002966DF" w:rsidP="008B1B99">
      <w:pPr>
        <w:spacing w:line="360" w:lineRule="auto"/>
        <w:jc w:val="both"/>
        <w:rPr>
          <w:sz w:val="24"/>
          <w:szCs w:val="24"/>
        </w:rPr>
      </w:pPr>
      <w:r>
        <w:rPr>
          <w:sz w:val="24"/>
          <w:szCs w:val="24"/>
        </w:rPr>
        <w:t>It seems like</w:t>
      </w:r>
      <w:r w:rsidR="001E3AAB" w:rsidRPr="00AC0541">
        <w:rPr>
          <w:sz w:val="24"/>
          <w:szCs w:val="24"/>
        </w:rPr>
        <w:t xml:space="preserve"> </w:t>
      </w:r>
      <w:r w:rsidR="00E15526">
        <w:rPr>
          <w:sz w:val="24"/>
          <w:szCs w:val="24"/>
        </w:rPr>
        <w:t>a</w:t>
      </w:r>
      <w:r w:rsidR="001F087E" w:rsidRPr="00AC0541">
        <w:rPr>
          <w:sz w:val="24"/>
          <w:szCs w:val="24"/>
        </w:rPr>
        <w:t xml:space="preserve"> small overshooting </w:t>
      </w:r>
      <w:r w:rsidR="006319C6">
        <w:rPr>
          <w:sz w:val="24"/>
          <w:szCs w:val="24"/>
        </w:rPr>
        <w:t>of</w:t>
      </w:r>
      <w:r w:rsidR="001F087E" w:rsidRPr="00AC0541">
        <w:rPr>
          <w:sz w:val="24"/>
          <w:szCs w:val="24"/>
        </w:rPr>
        <w:t xml:space="preserve"> the economic activity in the period 2011 </w:t>
      </w:r>
      <w:r w:rsidR="00E15526">
        <w:rPr>
          <w:sz w:val="24"/>
          <w:szCs w:val="24"/>
        </w:rPr>
        <w:t>–</w:t>
      </w:r>
      <w:r w:rsidR="001F087E" w:rsidRPr="00AC0541">
        <w:rPr>
          <w:sz w:val="24"/>
          <w:szCs w:val="24"/>
        </w:rPr>
        <w:t xml:space="preserve"> 2016</w:t>
      </w:r>
      <w:r w:rsidR="00E15526">
        <w:rPr>
          <w:sz w:val="24"/>
          <w:szCs w:val="24"/>
        </w:rPr>
        <w:t xml:space="preserve"> can be identified. This</w:t>
      </w:r>
      <w:r w:rsidR="001F087E" w:rsidRPr="00AC0541">
        <w:rPr>
          <w:sz w:val="24"/>
          <w:szCs w:val="24"/>
        </w:rPr>
        <w:t xml:space="preserve"> </w:t>
      </w:r>
      <w:r w:rsidR="00E15526">
        <w:rPr>
          <w:sz w:val="24"/>
          <w:szCs w:val="24"/>
        </w:rPr>
        <w:t xml:space="preserve">can be </w:t>
      </w:r>
      <w:r w:rsidR="001F087E" w:rsidRPr="00AC0541">
        <w:rPr>
          <w:sz w:val="24"/>
          <w:szCs w:val="24"/>
        </w:rPr>
        <w:t xml:space="preserve">explained by a higher simulated value of real investment and consumption compared with the data. </w:t>
      </w:r>
      <w:r w:rsidR="00637370" w:rsidRPr="00AC0541">
        <w:rPr>
          <w:sz w:val="24"/>
          <w:szCs w:val="24"/>
        </w:rPr>
        <w:t>Overall,</w:t>
      </w:r>
      <w:r w:rsidR="001F087E" w:rsidRPr="00AC0541">
        <w:rPr>
          <w:sz w:val="24"/>
          <w:szCs w:val="24"/>
        </w:rPr>
        <w:t xml:space="preserve"> the model seems to capture the medium to long-run tendency of the data even though there are some divergences in some quarters.</w:t>
      </w:r>
      <w:r w:rsidR="00D539ED" w:rsidRPr="00AC0541">
        <w:rPr>
          <w:sz w:val="24"/>
          <w:szCs w:val="24"/>
        </w:rPr>
        <w:t xml:space="preserve"> The </w:t>
      </w:r>
      <w:r w:rsidR="00E15526">
        <w:rPr>
          <w:sz w:val="24"/>
          <w:szCs w:val="24"/>
        </w:rPr>
        <w:t>o</w:t>
      </w:r>
      <w:r w:rsidR="00D539ED" w:rsidRPr="00AC0541">
        <w:rPr>
          <w:sz w:val="24"/>
          <w:szCs w:val="24"/>
        </w:rPr>
        <w:t>vershooting in the activity also results in a higher level of the maximum level of income insurance</w:t>
      </w:r>
      <w:r w:rsidR="0049139C" w:rsidRPr="00AC0541">
        <w:rPr>
          <w:sz w:val="24"/>
          <w:szCs w:val="24"/>
        </w:rPr>
        <w:t xml:space="preserve"> in some</w:t>
      </w:r>
      <w:r w:rsidR="00231ED5">
        <w:rPr>
          <w:sz w:val="24"/>
          <w:szCs w:val="24"/>
        </w:rPr>
        <w:t xml:space="preserve"> periods, due to higher wage growth</w:t>
      </w:r>
      <w:r w:rsidR="00D539ED" w:rsidRPr="00AC0541">
        <w:rPr>
          <w:sz w:val="24"/>
          <w:szCs w:val="24"/>
        </w:rPr>
        <w:t>.</w:t>
      </w:r>
      <w:r w:rsidR="00231ED5">
        <w:rPr>
          <w:sz w:val="24"/>
          <w:szCs w:val="24"/>
        </w:rPr>
        <w:t xml:space="preserve"> </w:t>
      </w:r>
      <w:r w:rsidR="00D539ED" w:rsidRPr="00AC0541">
        <w:rPr>
          <w:sz w:val="24"/>
          <w:szCs w:val="24"/>
        </w:rPr>
        <w:t xml:space="preserve">As the increase in </w:t>
      </w:r>
      <w:r w:rsidR="009954FC" w:rsidRPr="00AC0541">
        <w:rPr>
          <w:sz w:val="24"/>
          <w:szCs w:val="24"/>
        </w:rPr>
        <w:t>wage growth</w:t>
      </w:r>
      <w:r w:rsidR="00231ED5">
        <w:rPr>
          <w:sz w:val="24"/>
          <w:szCs w:val="24"/>
        </w:rPr>
        <w:t xml:space="preserve"> also</w:t>
      </w:r>
      <w:r w:rsidR="009954FC" w:rsidRPr="00AC0541">
        <w:rPr>
          <w:sz w:val="24"/>
          <w:szCs w:val="24"/>
        </w:rPr>
        <w:t xml:space="preserve"> goes</w:t>
      </w:r>
      <w:r w:rsidR="00C13BE7" w:rsidRPr="00AC0541">
        <w:rPr>
          <w:sz w:val="24"/>
          <w:szCs w:val="24"/>
        </w:rPr>
        <w:t xml:space="preserve"> directly</w:t>
      </w:r>
      <w:r w:rsidR="009954FC" w:rsidRPr="00AC0541">
        <w:rPr>
          <w:sz w:val="24"/>
          <w:szCs w:val="24"/>
        </w:rPr>
        <w:t xml:space="preserve"> into the compensation rate in the same period, </w:t>
      </w:r>
      <w:r w:rsidR="00C13BE7" w:rsidRPr="00AC0541">
        <w:rPr>
          <w:sz w:val="24"/>
          <w:szCs w:val="24"/>
        </w:rPr>
        <w:t>meanwhile</w:t>
      </w:r>
      <w:r w:rsidR="009954FC" w:rsidRPr="00AC0541">
        <w:rPr>
          <w:sz w:val="24"/>
          <w:szCs w:val="24"/>
        </w:rPr>
        <w:t xml:space="preserve"> the maximum level of income insurance </w:t>
      </w:r>
      <w:r w:rsidR="00C13BE7" w:rsidRPr="00AC0541">
        <w:rPr>
          <w:sz w:val="24"/>
          <w:szCs w:val="24"/>
        </w:rPr>
        <w:t xml:space="preserve">will be </w:t>
      </w:r>
      <w:r w:rsidR="00000DDB" w:rsidRPr="00AC0541">
        <w:rPr>
          <w:sz w:val="24"/>
          <w:szCs w:val="24"/>
        </w:rPr>
        <w:t>affected</w:t>
      </w:r>
      <w:r w:rsidR="00C13BE7" w:rsidRPr="00AC0541">
        <w:rPr>
          <w:sz w:val="24"/>
          <w:szCs w:val="24"/>
        </w:rPr>
        <w:t xml:space="preserve"> </w:t>
      </w:r>
      <w:r w:rsidR="009954FC" w:rsidRPr="00AC0541">
        <w:rPr>
          <w:sz w:val="24"/>
          <w:szCs w:val="24"/>
        </w:rPr>
        <w:t xml:space="preserve">with a lag of 2 years, we observe that the compensation rate is a bit </w:t>
      </w:r>
      <w:r w:rsidR="0049139C" w:rsidRPr="00AC0541">
        <w:rPr>
          <w:sz w:val="24"/>
          <w:szCs w:val="24"/>
        </w:rPr>
        <w:t>higher in the baseline compared with real data</w:t>
      </w:r>
      <w:r w:rsidR="009954FC" w:rsidRPr="00AC0541">
        <w:rPr>
          <w:sz w:val="24"/>
          <w:szCs w:val="24"/>
        </w:rPr>
        <w:t xml:space="preserve"> </w:t>
      </w:r>
      <w:r>
        <w:rPr>
          <w:sz w:val="24"/>
          <w:szCs w:val="24"/>
        </w:rPr>
        <w:t>in the period of</w:t>
      </w:r>
      <w:r w:rsidR="009954FC" w:rsidRPr="00AC0541">
        <w:rPr>
          <w:sz w:val="24"/>
          <w:szCs w:val="24"/>
        </w:rPr>
        <w:t xml:space="preserve"> 2010 - 2012, but as the adjustments</w:t>
      </w:r>
      <w:r w:rsidR="00BE0CFC" w:rsidRPr="00AC0541">
        <w:rPr>
          <w:sz w:val="24"/>
          <w:szCs w:val="24"/>
        </w:rPr>
        <w:t xml:space="preserve"> to the income insurance through higher wages</w:t>
      </w:r>
      <w:r w:rsidR="009954FC" w:rsidRPr="00AC0541">
        <w:rPr>
          <w:sz w:val="24"/>
          <w:szCs w:val="24"/>
        </w:rPr>
        <w:t xml:space="preserve"> </w:t>
      </w:r>
      <w:r w:rsidR="009F442A" w:rsidRPr="00AC0541">
        <w:rPr>
          <w:sz w:val="24"/>
          <w:szCs w:val="24"/>
        </w:rPr>
        <w:t>happens,</w:t>
      </w:r>
      <w:r w:rsidR="00093676" w:rsidRPr="00AC0541">
        <w:rPr>
          <w:sz w:val="24"/>
          <w:szCs w:val="24"/>
        </w:rPr>
        <w:t xml:space="preserve"> </w:t>
      </w:r>
      <w:r>
        <w:rPr>
          <w:sz w:val="24"/>
          <w:szCs w:val="24"/>
        </w:rPr>
        <w:t>we again find a good match with the</w:t>
      </w:r>
      <w:r w:rsidR="009954FC" w:rsidRPr="00AC0541">
        <w:rPr>
          <w:sz w:val="24"/>
          <w:szCs w:val="24"/>
        </w:rPr>
        <w:t xml:space="preserve"> real data.  </w:t>
      </w:r>
    </w:p>
    <w:p w14:paraId="2BA55D44" w14:textId="28ED1D22" w:rsidR="0010336D" w:rsidRDefault="0010336D" w:rsidP="0010336D">
      <w:pPr>
        <w:spacing w:line="360" w:lineRule="auto"/>
        <w:jc w:val="center"/>
        <w:rPr>
          <w:sz w:val="24"/>
          <w:szCs w:val="24"/>
        </w:rPr>
      </w:pPr>
      <w:r w:rsidRPr="0010336D">
        <w:rPr>
          <w:noProof/>
        </w:rPr>
        <w:lastRenderedPageBreak/>
        <w:drawing>
          <wp:inline distT="0" distB="0" distL="0" distR="0" wp14:anchorId="2B837952" wp14:editId="449C7BDC">
            <wp:extent cx="6120130" cy="3776980"/>
            <wp:effectExtent l="0" t="0" r="0" b="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3776980"/>
                    </a:xfrm>
                    <a:prstGeom prst="rect">
                      <a:avLst/>
                    </a:prstGeom>
                  </pic:spPr>
                </pic:pic>
              </a:graphicData>
            </a:graphic>
          </wp:inline>
        </w:drawing>
      </w:r>
    </w:p>
    <w:p w14:paraId="68C32913" w14:textId="4248754C" w:rsidR="00C17C13" w:rsidRPr="00AC0541" w:rsidRDefault="00C17C13" w:rsidP="008B1B99">
      <w:pPr>
        <w:spacing w:line="360" w:lineRule="auto"/>
        <w:jc w:val="both"/>
        <w:rPr>
          <w:sz w:val="24"/>
          <w:szCs w:val="24"/>
        </w:rPr>
      </w:pPr>
    </w:p>
    <w:p w14:paraId="7E9CBCAD" w14:textId="38B96A1D" w:rsidR="003A3E3B" w:rsidRDefault="003A3E3B" w:rsidP="008B1B99">
      <w:pPr>
        <w:pStyle w:val="Billedtekst"/>
        <w:keepNext/>
        <w:jc w:val="both"/>
        <w:rPr>
          <w:noProof/>
        </w:rPr>
      </w:pPr>
      <w:bookmarkStart w:id="81" w:name="_Ref119756235"/>
      <w:r>
        <w:t>Figure</w:t>
      </w:r>
      <w:r w:rsidR="002966DF">
        <w:t xml:space="preserve"> </w:t>
      </w:r>
      <w:r w:rsidR="00F13421">
        <w:fldChar w:fldCharType="begin"/>
      </w:r>
      <w:r w:rsidR="00F13421">
        <w:instrText xml:space="preserve"> SEQ Figure \* ARABIC </w:instrText>
      </w:r>
      <w:r w:rsidR="00F13421">
        <w:fldChar w:fldCharType="separate"/>
      </w:r>
      <w:r w:rsidR="00775321">
        <w:rPr>
          <w:noProof/>
        </w:rPr>
        <w:t>4</w:t>
      </w:r>
      <w:r w:rsidR="00F13421">
        <w:rPr>
          <w:noProof/>
        </w:rPr>
        <w:fldChar w:fldCharType="end"/>
      </w:r>
      <w:bookmarkEnd w:id="81"/>
      <w:r w:rsidR="002966DF">
        <w:rPr>
          <w:noProof/>
        </w:rPr>
        <w:t xml:space="preserve">: Simulation vs. real </w:t>
      </w:r>
      <w:commentRangeStart w:id="82"/>
      <w:commentRangeStart w:id="83"/>
      <w:r w:rsidR="002966DF">
        <w:rPr>
          <w:noProof/>
        </w:rPr>
        <w:t>data</w:t>
      </w:r>
      <w:commentRangeEnd w:id="82"/>
      <w:r w:rsidR="009F44F0">
        <w:rPr>
          <w:rStyle w:val="Kommentarhenvisning"/>
          <w:i w:val="0"/>
          <w:iCs w:val="0"/>
          <w:color w:val="auto"/>
        </w:rPr>
        <w:commentReference w:id="82"/>
      </w:r>
      <w:commentRangeEnd w:id="83"/>
      <w:r w:rsidR="00374F21">
        <w:rPr>
          <w:rStyle w:val="Kommentarhenvisning"/>
          <w:i w:val="0"/>
          <w:iCs w:val="0"/>
          <w:color w:val="auto"/>
        </w:rPr>
        <w:commentReference w:id="83"/>
      </w:r>
    </w:p>
    <w:p w14:paraId="553A3962" w14:textId="634C2918" w:rsidR="00F010F8" w:rsidRDefault="0010336D" w:rsidP="0010336D">
      <w:r w:rsidRPr="0010336D">
        <w:rPr>
          <w:noProof/>
        </w:rPr>
        <w:drawing>
          <wp:inline distT="0" distB="0" distL="0" distR="0" wp14:anchorId="7B7DC096" wp14:editId="699DF4E9">
            <wp:extent cx="6120130" cy="3569970"/>
            <wp:effectExtent l="0" t="0" r="0" b="0"/>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3569970"/>
                    </a:xfrm>
                    <a:prstGeom prst="rect">
                      <a:avLst/>
                    </a:prstGeom>
                  </pic:spPr>
                </pic:pic>
              </a:graphicData>
            </a:graphic>
          </wp:inline>
        </w:drawing>
      </w:r>
    </w:p>
    <w:p w14:paraId="4F6DADB0" w14:textId="60CC7776" w:rsidR="0078484D" w:rsidRPr="00AC0541" w:rsidRDefault="003A3E3B" w:rsidP="008B1B99">
      <w:pPr>
        <w:spacing w:line="360" w:lineRule="auto"/>
        <w:jc w:val="both"/>
        <w:rPr>
          <w:sz w:val="24"/>
          <w:szCs w:val="24"/>
        </w:rPr>
      </w:pPr>
      <w:r>
        <w:rPr>
          <w:sz w:val="24"/>
          <w:szCs w:val="24"/>
        </w:rPr>
        <w:lastRenderedPageBreak/>
        <w:t xml:space="preserve">From the figure </w:t>
      </w:r>
      <w:r>
        <w:rPr>
          <w:sz w:val="24"/>
          <w:szCs w:val="24"/>
        </w:rPr>
        <w:fldChar w:fldCharType="begin"/>
      </w:r>
      <w:r>
        <w:rPr>
          <w:sz w:val="24"/>
          <w:szCs w:val="24"/>
        </w:rPr>
        <w:instrText xml:space="preserve"> REF _Ref119756235 \p \h </w:instrText>
      </w:r>
      <w:r w:rsidR="00E255CD">
        <w:rPr>
          <w:sz w:val="24"/>
          <w:szCs w:val="24"/>
        </w:rPr>
        <w:instrText xml:space="preserve"> \* MERGEFORMAT </w:instrText>
      </w:r>
      <w:r>
        <w:rPr>
          <w:sz w:val="24"/>
          <w:szCs w:val="24"/>
        </w:rPr>
      </w:r>
      <w:r>
        <w:rPr>
          <w:sz w:val="24"/>
          <w:szCs w:val="24"/>
        </w:rPr>
        <w:fldChar w:fldCharType="separate"/>
      </w:r>
      <w:r w:rsidR="00775321">
        <w:rPr>
          <w:sz w:val="24"/>
          <w:szCs w:val="24"/>
        </w:rPr>
        <w:t>above</w:t>
      </w:r>
      <w:r>
        <w:rPr>
          <w:sz w:val="24"/>
          <w:szCs w:val="24"/>
        </w:rPr>
        <w:fldChar w:fldCharType="end"/>
      </w:r>
      <w:r>
        <w:rPr>
          <w:sz w:val="24"/>
          <w:szCs w:val="24"/>
        </w:rPr>
        <w:t xml:space="preserve"> w</w:t>
      </w:r>
      <w:r w:rsidR="00B91883" w:rsidRPr="00AC0541">
        <w:rPr>
          <w:sz w:val="24"/>
          <w:szCs w:val="24"/>
        </w:rPr>
        <w:t xml:space="preserve">e see that the compensation rate </w:t>
      </w:r>
      <w:r w:rsidR="0078484D" w:rsidRPr="00AC0541">
        <w:rPr>
          <w:sz w:val="24"/>
          <w:szCs w:val="24"/>
        </w:rPr>
        <w:t xml:space="preserve">is slightly increasing, especially </w:t>
      </w:r>
      <w:r w:rsidR="002966DF">
        <w:rPr>
          <w:sz w:val="24"/>
          <w:szCs w:val="24"/>
        </w:rPr>
        <w:t>in the period of</w:t>
      </w:r>
      <w:r w:rsidR="0078484D" w:rsidRPr="00AC0541">
        <w:rPr>
          <w:sz w:val="24"/>
          <w:szCs w:val="24"/>
        </w:rPr>
        <w:t xml:space="preserve"> 2008-2016</w:t>
      </w:r>
      <w:r w:rsidR="0049139C" w:rsidRPr="00AC0541">
        <w:rPr>
          <w:sz w:val="24"/>
          <w:szCs w:val="24"/>
        </w:rPr>
        <w:t xml:space="preserve">, </w:t>
      </w:r>
      <w:r w:rsidR="002966DF">
        <w:rPr>
          <w:sz w:val="24"/>
          <w:szCs w:val="24"/>
        </w:rPr>
        <w:t>we attribute this to a</w:t>
      </w:r>
      <w:r w:rsidR="0049139C" w:rsidRPr="00AC0541">
        <w:rPr>
          <w:sz w:val="24"/>
          <w:szCs w:val="24"/>
        </w:rPr>
        <w:t xml:space="preserve"> slowdown in the growth rate of wages.</w:t>
      </w:r>
      <w:r w:rsidR="0078484D" w:rsidRPr="00AC0541">
        <w:rPr>
          <w:sz w:val="24"/>
          <w:szCs w:val="24"/>
        </w:rPr>
        <w:t xml:space="preserve"> </w:t>
      </w:r>
      <w:r w:rsidR="0049139C" w:rsidRPr="00AC0541">
        <w:rPr>
          <w:sz w:val="24"/>
          <w:szCs w:val="24"/>
        </w:rPr>
        <w:t>C</w:t>
      </w:r>
      <w:r w:rsidR="0078484D" w:rsidRPr="00AC0541">
        <w:rPr>
          <w:sz w:val="24"/>
          <w:szCs w:val="24"/>
        </w:rPr>
        <w:t>omparing with the results of</w:t>
      </w:r>
      <w:r w:rsidR="005F2952">
        <w:rPr>
          <w:sz w:val="24"/>
          <w:szCs w:val="24"/>
        </w:rPr>
        <w:t xml:space="preserve"> </w:t>
      </w:r>
      <w:r w:rsidR="005F2952" w:rsidRPr="00DF372B">
        <w:rPr>
          <w:noProof/>
          <w:sz w:val="24"/>
          <w:szCs w:val="24"/>
        </w:rPr>
        <w:t>DØRS</w:t>
      </w:r>
      <w:r w:rsidR="0078484D" w:rsidRPr="00AC0541">
        <w:rPr>
          <w:sz w:val="24"/>
          <w:szCs w:val="24"/>
        </w:rPr>
        <w:t xml:space="preserve"> </w:t>
      </w:r>
      <w:r w:rsidR="00333B3D" w:rsidRPr="00AC0541">
        <w:rPr>
          <w:sz w:val="24"/>
          <w:szCs w:val="24"/>
        </w:rPr>
        <w:fldChar w:fldCharType="begin" w:fldLock="1"/>
      </w:r>
      <w:r w:rsidR="005F2952">
        <w:rPr>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sidR="00333B3D" w:rsidRPr="00AC0541">
        <w:rPr>
          <w:sz w:val="24"/>
          <w:szCs w:val="24"/>
        </w:rPr>
        <w:fldChar w:fldCharType="separate"/>
      </w:r>
      <w:r w:rsidR="005F2952" w:rsidRPr="005F2952">
        <w:rPr>
          <w:noProof/>
          <w:sz w:val="24"/>
          <w:szCs w:val="24"/>
        </w:rPr>
        <w:t>(2014)</w:t>
      </w:r>
      <w:r w:rsidR="00333B3D" w:rsidRPr="00AC0541">
        <w:rPr>
          <w:sz w:val="24"/>
          <w:szCs w:val="24"/>
        </w:rPr>
        <w:fldChar w:fldCharType="end"/>
      </w:r>
      <w:r w:rsidR="0078484D" w:rsidRPr="00AC0541">
        <w:rPr>
          <w:sz w:val="24"/>
          <w:szCs w:val="24"/>
        </w:rPr>
        <w:t xml:space="preserve"> the development fits very well, they as well use a macro-based calculation of the compensation rate</w:t>
      </w:r>
      <w:r w:rsidR="002966DF">
        <w:rPr>
          <w:sz w:val="24"/>
          <w:szCs w:val="24"/>
        </w:rPr>
        <w:t>, finding that the compensation rate increases within this period</w:t>
      </w:r>
      <w:r w:rsidR="0078484D" w:rsidRPr="00AC0541">
        <w:rPr>
          <w:sz w:val="24"/>
          <w:szCs w:val="24"/>
        </w:rPr>
        <w:t xml:space="preserve">. </w:t>
      </w:r>
      <w:r w:rsidR="00C74F09" w:rsidRPr="00AC0541">
        <w:rPr>
          <w:sz w:val="24"/>
          <w:szCs w:val="24"/>
        </w:rPr>
        <w:t>Most importantly</w:t>
      </w:r>
      <w:r w:rsidR="002966DF">
        <w:rPr>
          <w:sz w:val="24"/>
          <w:szCs w:val="24"/>
        </w:rPr>
        <w:t xml:space="preserve">, our baseline model shows </w:t>
      </w:r>
      <w:r w:rsidR="0078484D" w:rsidRPr="00AC0541">
        <w:rPr>
          <w:sz w:val="24"/>
          <w:szCs w:val="24"/>
        </w:rPr>
        <w:t>a fall</w:t>
      </w:r>
      <w:r w:rsidR="00C74F09" w:rsidRPr="00AC0541">
        <w:rPr>
          <w:sz w:val="24"/>
          <w:szCs w:val="24"/>
        </w:rPr>
        <w:t xml:space="preserve"> in the</w:t>
      </w:r>
      <w:r w:rsidR="0078484D" w:rsidRPr="00AC0541">
        <w:rPr>
          <w:sz w:val="24"/>
          <w:szCs w:val="24"/>
        </w:rPr>
        <w:t xml:space="preserve"> compensation rate in </w:t>
      </w:r>
      <w:r w:rsidR="002966DF">
        <w:rPr>
          <w:sz w:val="24"/>
          <w:szCs w:val="24"/>
        </w:rPr>
        <w:t xml:space="preserve">the period </w:t>
      </w:r>
      <w:r w:rsidR="0078484D" w:rsidRPr="00AC0541">
        <w:rPr>
          <w:sz w:val="24"/>
          <w:szCs w:val="24"/>
        </w:rPr>
        <w:t xml:space="preserve">of suppressing the regulation of the maximum level of income insurance </w:t>
      </w:r>
      <w:r w:rsidR="002966DF">
        <w:rPr>
          <w:sz w:val="24"/>
          <w:szCs w:val="24"/>
        </w:rPr>
        <w:t xml:space="preserve">starting in </w:t>
      </w:r>
      <w:r w:rsidR="0078484D" w:rsidRPr="00AC0541">
        <w:rPr>
          <w:sz w:val="24"/>
          <w:szCs w:val="24"/>
        </w:rPr>
        <w:t xml:space="preserve">2016. Which was also expected looking at the </w:t>
      </w:r>
      <w:r w:rsidR="007058C1" w:rsidRPr="00AC0541">
        <w:rPr>
          <w:sz w:val="24"/>
          <w:szCs w:val="24"/>
        </w:rPr>
        <w:t>forecasts made by</w:t>
      </w:r>
      <w:r w:rsidR="005F2952">
        <w:rPr>
          <w:sz w:val="24"/>
          <w:szCs w:val="24"/>
        </w:rPr>
        <w:t xml:space="preserve"> </w:t>
      </w:r>
      <w:r w:rsidR="005F2952" w:rsidRPr="00DF372B">
        <w:rPr>
          <w:noProof/>
          <w:sz w:val="24"/>
          <w:szCs w:val="24"/>
        </w:rPr>
        <w:t>DØRS</w:t>
      </w:r>
      <w:r w:rsidR="0078484D" w:rsidRPr="00AC0541">
        <w:rPr>
          <w:sz w:val="24"/>
          <w:szCs w:val="24"/>
        </w:rPr>
        <w:t xml:space="preserve"> </w:t>
      </w:r>
      <w:r w:rsidR="00333B3D" w:rsidRPr="00AC0541">
        <w:rPr>
          <w:sz w:val="24"/>
          <w:szCs w:val="24"/>
        </w:rPr>
        <w:fldChar w:fldCharType="begin" w:fldLock="1"/>
      </w:r>
      <w:r w:rsidR="005F2952">
        <w:rPr>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sidR="00333B3D" w:rsidRPr="00AC0541">
        <w:rPr>
          <w:sz w:val="24"/>
          <w:szCs w:val="24"/>
        </w:rPr>
        <w:fldChar w:fldCharType="separate"/>
      </w:r>
      <w:r w:rsidR="005F2952" w:rsidRPr="005F2952">
        <w:rPr>
          <w:noProof/>
          <w:sz w:val="24"/>
          <w:szCs w:val="24"/>
        </w:rPr>
        <w:t>(2014)</w:t>
      </w:r>
      <w:r w:rsidR="00333B3D" w:rsidRPr="00AC0541">
        <w:rPr>
          <w:sz w:val="24"/>
          <w:szCs w:val="24"/>
        </w:rPr>
        <w:fldChar w:fldCharType="end"/>
      </w:r>
      <w:r w:rsidR="00333B3D" w:rsidRPr="00AC0541">
        <w:rPr>
          <w:sz w:val="24"/>
          <w:szCs w:val="24"/>
        </w:rPr>
        <w:t>.</w:t>
      </w:r>
    </w:p>
    <w:p w14:paraId="0C513286" w14:textId="7413FD32" w:rsidR="00AF7177" w:rsidRDefault="00AF7177" w:rsidP="00AF7177">
      <w:pPr>
        <w:pStyle w:val="Overskrift1"/>
        <w:jc w:val="both"/>
      </w:pPr>
      <w:r>
        <w:t>Section 5: Result and Discussion</w:t>
      </w:r>
    </w:p>
    <w:p w14:paraId="09ACCF0E" w14:textId="303A3EF6" w:rsidR="00712973" w:rsidRPr="00712973" w:rsidRDefault="00712973" w:rsidP="00EF3574">
      <w:pPr>
        <w:spacing w:line="360" w:lineRule="auto"/>
        <w:jc w:val="both"/>
      </w:pPr>
      <w:r>
        <w:rPr>
          <w:sz w:val="24"/>
          <w:szCs w:val="24"/>
        </w:rPr>
        <w:t>After</w:t>
      </w:r>
      <w:r w:rsidRPr="00AB3D2F">
        <w:rPr>
          <w:sz w:val="24"/>
          <w:szCs w:val="24"/>
        </w:rPr>
        <w:t xml:space="preserve"> creating a baseline </w:t>
      </w:r>
      <w:r w:rsidR="00F43E6E" w:rsidRPr="00AB3D2F">
        <w:rPr>
          <w:sz w:val="24"/>
          <w:szCs w:val="24"/>
        </w:rPr>
        <w:t>model,</w:t>
      </w:r>
      <w:r>
        <w:rPr>
          <w:sz w:val="24"/>
          <w:szCs w:val="24"/>
        </w:rPr>
        <w:t xml:space="preserve"> we introduce a number of scenarios removing the suppressing of the state regulation percentage starting from 2016Q1 under different settings, in order to analyze the effects of changing the level of unemployment benefits. </w:t>
      </w:r>
      <w:r w:rsidR="00F43E6E">
        <w:rPr>
          <w:sz w:val="24"/>
          <w:szCs w:val="24"/>
        </w:rPr>
        <w:t>In the first scenario all channels presented in the description of the model are activated. In the second scenario, the link between unemployment benefits and labour force is weakened. The motivation for this scenario can be found in recent work by the Danish reform-</w:t>
      </w:r>
      <w:proofErr w:type="spellStart"/>
      <w:r w:rsidR="00F43E6E">
        <w:rPr>
          <w:sz w:val="24"/>
          <w:szCs w:val="24"/>
        </w:rPr>
        <w:t>commision</w:t>
      </w:r>
      <w:proofErr w:type="spellEnd"/>
      <w:r w:rsidR="00F43E6E">
        <w:rPr>
          <w:sz w:val="24"/>
          <w:szCs w:val="24"/>
        </w:rPr>
        <w:t>, which claim that the group of people outside the labour force is unaffected by labour market reforms</w:t>
      </w:r>
      <w:r w:rsidR="00CA0076">
        <w:rPr>
          <w:sz w:val="24"/>
          <w:szCs w:val="24"/>
        </w:rPr>
        <w:t xml:space="preserve"> (Smith 2021)</w:t>
      </w:r>
      <w:r w:rsidR="00F43E6E">
        <w:rPr>
          <w:sz w:val="24"/>
          <w:szCs w:val="24"/>
        </w:rPr>
        <w:t>.</w:t>
      </w:r>
      <w:r w:rsidR="00CA0076">
        <w:rPr>
          <w:sz w:val="24"/>
          <w:szCs w:val="24"/>
        </w:rPr>
        <w:t xml:space="preserve"> In the third scenario, we add another element to scenario 2, by removing the link between unemployment benefits and wage setting. </w:t>
      </w:r>
      <w:commentRangeStart w:id="84"/>
      <w:r w:rsidR="00CA0076">
        <w:rPr>
          <w:sz w:val="24"/>
          <w:szCs w:val="24"/>
        </w:rPr>
        <w:t>This motivation for this scenario can be explained by looking at the development in compensation rate</w:t>
      </w:r>
      <w:r w:rsidR="006F7190">
        <w:rPr>
          <w:sz w:val="24"/>
          <w:szCs w:val="24"/>
        </w:rPr>
        <w:t xml:space="preserve"> over the last couples of decades</w:t>
      </w:r>
      <w:r w:rsidR="00CA0076">
        <w:rPr>
          <w:sz w:val="24"/>
          <w:szCs w:val="24"/>
        </w:rPr>
        <w:t xml:space="preserve">. </w:t>
      </w:r>
      <w:r w:rsidR="006F7190">
        <w:rPr>
          <w:sz w:val="24"/>
          <w:szCs w:val="24"/>
        </w:rPr>
        <w:t xml:space="preserve">It can be argued that the fall in compensation rate over the last couple of decades has widened the gap between unemployed benefits and wages to a degree, where a small reduction of this gap shouldn’t affect the wages. </w:t>
      </w:r>
      <w:r w:rsidR="00CA0076">
        <w:rPr>
          <w:sz w:val="24"/>
          <w:szCs w:val="24"/>
        </w:rPr>
        <w:t xml:space="preserve"> </w:t>
      </w:r>
      <w:commentRangeEnd w:id="84"/>
      <w:r w:rsidR="004E23C5">
        <w:rPr>
          <w:rStyle w:val="Kommentarhenvisning"/>
        </w:rPr>
        <w:commentReference w:id="84"/>
      </w:r>
    </w:p>
    <w:p w14:paraId="7AF68940" w14:textId="77777777" w:rsidR="00AF7177" w:rsidRPr="00AC0541" w:rsidRDefault="00AF7177" w:rsidP="008B1B99">
      <w:pPr>
        <w:spacing w:line="360" w:lineRule="auto"/>
        <w:jc w:val="both"/>
        <w:rPr>
          <w:sz w:val="24"/>
          <w:szCs w:val="24"/>
        </w:rPr>
      </w:pPr>
    </w:p>
    <w:p w14:paraId="0962B074" w14:textId="1D56909D" w:rsidR="004878A3" w:rsidRDefault="004878A3" w:rsidP="008B1B99">
      <w:pPr>
        <w:pStyle w:val="Overskrift2"/>
        <w:jc w:val="both"/>
      </w:pPr>
      <w:r>
        <w:t>Scenario 1</w:t>
      </w:r>
      <w:r w:rsidR="001D7469">
        <w:t>:</w:t>
      </w:r>
      <w:r>
        <w:t xml:space="preserve"> </w:t>
      </w:r>
      <w:r w:rsidR="007F7F59">
        <w:t>Removing the suppressing the state regulation percentage</w:t>
      </w:r>
      <w:r w:rsidR="007030A2">
        <w:t xml:space="preserve">. </w:t>
      </w:r>
      <w:r>
        <w:t xml:space="preserve"> </w:t>
      </w:r>
      <w:r w:rsidR="001C5B33">
        <w:br/>
      </w:r>
    </w:p>
    <w:p w14:paraId="2B59A33E" w14:textId="0031A5E9" w:rsidR="00026C14" w:rsidRDefault="00D71028" w:rsidP="008B1B99">
      <w:pPr>
        <w:spacing w:line="360" w:lineRule="auto"/>
        <w:jc w:val="both"/>
        <w:rPr>
          <w:sz w:val="24"/>
          <w:szCs w:val="24"/>
        </w:rPr>
      </w:pPr>
      <w:r w:rsidRPr="00934626">
        <w:rPr>
          <w:sz w:val="24"/>
          <w:szCs w:val="24"/>
        </w:rPr>
        <w:t>In th</w:t>
      </w:r>
      <w:r w:rsidR="00DB287A">
        <w:rPr>
          <w:sz w:val="24"/>
          <w:szCs w:val="24"/>
        </w:rPr>
        <w:t>is</w:t>
      </w:r>
      <w:r w:rsidRPr="00934626">
        <w:rPr>
          <w:sz w:val="24"/>
          <w:szCs w:val="24"/>
        </w:rPr>
        <w:t xml:space="preserve"> first Scenario</w:t>
      </w:r>
      <w:r w:rsidR="00DB287A">
        <w:rPr>
          <w:sz w:val="24"/>
          <w:szCs w:val="24"/>
        </w:rPr>
        <w:t>,</w:t>
      </w:r>
      <w:r w:rsidRPr="00934626">
        <w:rPr>
          <w:sz w:val="24"/>
          <w:szCs w:val="24"/>
        </w:rPr>
        <w:t xml:space="preserve"> we perform a counter factual shock in removing the suppressing of the </w:t>
      </w:r>
      <w:r w:rsidR="00DB287A">
        <w:rPr>
          <w:sz w:val="24"/>
          <w:szCs w:val="24"/>
        </w:rPr>
        <w:t>state</w:t>
      </w:r>
      <w:r w:rsidRPr="00934626">
        <w:rPr>
          <w:sz w:val="24"/>
          <w:szCs w:val="24"/>
        </w:rPr>
        <w:t xml:space="preserve"> regulation</w:t>
      </w:r>
      <w:r w:rsidR="00967C56" w:rsidRPr="00934626">
        <w:rPr>
          <w:sz w:val="24"/>
          <w:szCs w:val="24"/>
        </w:rPr>
        <w:t xml:space="preserve"> percentage, determining the growth in the maximum level of income insurance. T</w:t>
      </w:r>
      <w:r w:rsidRPr="00934626">
        <w:rPr>
          <w:sz w:val="24"/>
          <w:szCs w:val="24"/>
        </w:rPr>
        <w:t xml:space="preserve">he </w:t>
      </w:r>
      <w:r w:rsidR="00DB287A">
        <w:rPr>
          <w:sz w:val="24"/>
          <w:szCs w:val="24"/>
        </w:rPr>
        <w:t>state</w:t>
      </w:r>
      <w:r w:rsidRPr="00934626">
        <w:rPr>
          <w:sz w:val="24"/>
          <w:szCs w:val="24"/>
        </w:rPr>
        <w:t xml:space="preserve"> regulation percentage</w:t>
      </w:r>
      <w:r w:rsidR="00967C56" w:rsidRPr="00934626">
        <w:rPr>
          <w:sz w:val="24"/>
          <w:szCs w:val="24"/>
        </w:rPr>
        <w:t xml:space="preserve"> is</w:t>
      </w:r>
      <w:r w:rsidRPr="00934626">
        <w:rPr>
          <w:sz w:val="24"/>
          <w:szCs w:val="24"/>
        </w:rPr>
        <w:t xml:space="preserve"> usually </w:t>
      </w:r>
      <w:r w:rsidR="00DB287A">
        <w:rPr>
          <w:sz w:val="24"/>
          <w:szCs w:val="24"/>
        </w:rPr>
        <w:t>fixed at</w:t>
      </w:r>
      <w:r w:rsidRPr="00934626">
        <w:rPr>
          <w:sz w:val="24"/>
          <w:szCs w:val="24"/>
        </w:rPr>
        <w:t xml:space="preserve"> 2% </w:t>
      </w:r>
      <w:r w:rsidR="00967C56" w:rsidRPr="00934626">
        <w:rPr>
          <w:sz w:val="24"/>
          <w:szCs w:val="24"/>
        </w:rPr>
        <w:t xml:space="preserve">but due to the tax reform of 2012 </w:t>
      </w:r>
      <w:r w:rsidR="00DB287A">
        <w:rPr>
          <w:sz w:val="24"/>
          <w:szCs w:val="24"/>
        </w:rPr>
        <w:t xml:space="preserve">it </w:t>
      </w:r>
      <w:r w:rsidRPr="00934626">
        <w:rPr>
          <w:sz w:val="24"/>
          <w:szCs w:val="24"/>
        </w:rPr>
        <w:t>is subtracted</w:t>
      </w:r>
      <w:r w:rsidR="00967C56" w:rsidRPr="00934626">
        <w:rPr>
          <w:sz w:val="24"/>
          <w:szCs w:val="24"/>
        </w:rPr>
        <w:t xml:space="preserve"> by</w:t>
      </w:r>
      <w:r w:rsidRPr="00934626">
        <w:rPr>
          <w:sz w:val="24"/>
          <w:szCs w:val="24"/>
        </w:rPr>
        <w:t xml:space="preserve"> 0.3</w:t>
      </w:r>
      <w:r w:rsidR="00DB287A">
        <w:rPr>
          <w:sz w:val="24"/>
          <w:szCs w:val="24"/>
        </w:rPr>
        <w:t xml:space="preserve"> percent</w:t>
      </w:r>
      <w:r w:rsidRPr="00934626">
        <w:rPr>
          <w:sz w:val="24"/>
          <w:szCs w:val="24"/>
        </w:rPr>
        <w:t xml:space="preserve"> points in 2016, 0.4</w:t>
      </w:r>
      <w:r w:rsidR="00DB287A">
        <w:rPr>
          <w:sz w:val="24"/>
          <w:szCs w:val="24"/>
        </w:rPr>
        <w:t xml:space="preserve"> percent</w:t>
      </w:r>
      <w:r w:rsidRPr="00934626">
        <w:rPr>
          <w:sz w:val="24"/>
          <w:szCs w:val="24"/>
        </w:rPr>
        <w:t xml:space="preserve"> points in 2017</w:t>
      </w:r>
      <w:r w:rsidR="00967C56" w:rsidRPr="00934626">
        <w:rPr>
          <w:sz w:val="24"/>
          <w:szCs w:val="24"/>
        </w:rPr>
        <w:t>,</w:t>
      </w:r>
      <w:r w:rsidRPr="00934626">
        <w:rPr>
          <w:sz w:val="24"/>
          <w:szCs w:val="24"/>
        </w:rPr>
        <w:t xml:space="preserve"> and 0.75</w:t>
      </w:r>
      <w:r w:rsidR="00DB287A">
        <w:rPr>
          <w:sz w:val="24"/>
          <w:szCs w:val="24"/>
        </w:rPr>
        <w:t xml:space="preserve"> percent</w:t>
      </w:r>
      <w:r w:rsidRPr="00934626">
        <w:rPr>
          <w:sz w:val="24"/>
          <w:szCs w:val="24"/>
        </w:rPr>
        <w:t xml:space="preserve"> points in 2018-2020. </w:t>
      </w:r>
      <w:r w:rsidR="00DB287A">
        <w:rPr>
          <w:sz w:val="24"/>
          <w:szCs w:val="24"/>
        </w:rPr>
        <w:br/>
        <w:t>Therefore, we introduce the shock by</w:t>
      </w:r>
      <w:r w:rsidRPr="00934626">
        <w:rPr>
          <w:sz w:val="24"/>
          <w:szCs w:val="24"/>
        </w:rPr>
        <w:t xml:space="preserve"> keep</w:t>
      </w:r>
      <w:r w:rsidR="00DB287A">
        <w:rPr>
          <w:sz w:val="24"/>
          <w:szCs w:val="24"/>
        </w:rPr>
        <w:t>ing</w:t>
      </w:r>
      <w:r w:rsidRPr="00934626">
        <w:rPr>
          <w:sz w:val="24"/>
          <w:szCs w:val="24"/>
        </w:rPr>
        <w:t xml:space="preserve"> it fixed at 2% for the entire period</w:t>
      </w:r>
      <w:r w:rsidR="00967C56" w:rsidRPr="00934626">
        <w:rPr>
          <w:sz w:val="24"/>
          <w:szCs w:val="24"/>
        </w:rPr>
        <w:t>.</w:t>
      </w:r>
      <w:r w:rsidRPr="00934626">
        <w:rPr>
          <w:sz w:val="24"/>
          <w:szCs w:val="24"/>
        </w:rPr>
        <w:t xml:space="preserve"> </w:t>
      </w:r>
      <w:r w:rsidR="00967C56" w:rsidRPr="00934626">
        <w:rPr>
          <w:sz w:val="24"/>
          <w:szCs w:val="24"/>
        </w:rPr>
        <w:t>As we perform th</w:t>
      </w:r>
      <w:r w:rsidR="00DB287A">
        <w:rPr>
          <w:sz w:val="24"/>
          <w:szCs w:val="24"/>
        </w:rPr>
        <w:t>is</w:t>
      </w:r>
      <w:r w:rsidR="00967C56" w:rsidRPr="00934626">
        <w:rPr>
          <w:sz w:val="24"/>
          <w:szCs w:val="24"/>
        </w:rPr>
        <w:t xml:space="preserve"> shock on the Baseline model</w:t>
      </w:r>
      <w:r w:rsidR="00026C14">
        <w:rPr>
          <w:sz w:val="24"/>
          <w:szCs w:val="24"/>
        </w:rPr>
        <w:t xml:space="preserve">, the increase in the level of income insurance, will affect the economy both through the Demand, Wage, Insurance rate, and Labor force channel. </w:t>
      </w:r>
      <w:r w:rsidR="00967C56" w:rsidRPr="00934626">
        <w:rPr>
          <w:sz w:val="24"/>
          <w:szCs w:val="24"/>
        </w:rPr>
        <w:t xml:space="preserve"> </w:t>
      </w:r>
    </w:p>
    <w:p w14:paraId="42DF8A05" w14:textId="10057E7D" w:rsidR="00C60073" w:rsidRDefault="00C60073" w:rsidP="00C60073">
      <w:pPr>
        <w:spacing w:line="360" w:lineRule="auto"/>
        <w:jc w:val="both"/>
        <w:rPr>
          <w:sz w:val="24"/>
          <w:szCs w:val="24"/>
        </w:rPr>
      </w:pPr>
      <w:r>
        <w:rPr>
          <w:sz w:val="24"/>
          <w:szCs w:val="24"/>
        </w:rPr>
        <w:lastRenderedPageBreak/>
        <w:t>In the figure below, we find that in scenario 1, removing the reduction in the level of unemployment benefits</w:t>
      </w:r>
      <w:r w:rsidR="00343076">
        <w:rPr>
          <w:sz w:val="24"/>
          <w:szCs w:val="24"/>
        </w:rPr>
        <w:t xml:space="preserve"> affects the economy positively in the very short run. This effect can be explained by the fact, that an increase in the level of unemployment benefits creates an increase in the income of households, which affect the economic activity positively. After the first quarter however, the effect</w:t>
      </w:r>
      <w:r>
        <w:rPr>
          <w:sz w:val="24"/>
          <w:szCs w:val="24"/>
        </w:rPr>
        <w:t xml:space="preserve"> </w:t>
      </w:r>
      <w:r w:rsidR="00343076">
        <w:rPr>
          <w:sz w:val="24"/>
          <w:szCs w:val="24"/>
        </w:rPr>
        <w:t xml:space="preserve">turns negative relative to the baseline. </w:t>
      </w:r>
      <w:r>
        <w:rPr>
          <w:sz w:val="24"/>
          <w:szCs w:val="24"/>
        </w:rPr>
        <w:t xml:space="preserve">This negative effect on GDP can be explained by several channels. Firstly, the increase in the </w:t>
      </w:r>
      <w:r w:rsidR="00E61797">
        <w:rPr>
          <w:sz w:val="24"/>
          <w:szCs w:val="24"/>
        </w:rPr>
        <w:t xml:space="preserve">maximum </w:t>
      </w:r>
      <w:r>
        <w:rPr>
          <w:sz w:val="24"/>
          <w:szCs w:val="24"/>
        </w:rPr>
        <w:t xml:space="preserve">level of benefits relative to </w:t>
      </w:r>
      <w:r w:rsidR="00E61797">
        <w:rPr>
          <w:sz w:val="24"/>
          <w:szCs w:val="24"/>
        </w:rPr>
        <w:t>the baseline level reduces the gap between the maximum level of benefits and wages below the threshold of 42%. The effect of this is, that the targeted wage will be adopted with the purpose of remaining the gap at 42 %. As the targeted wage increase, so does the wages and prices, which has a positive effect on consumption, but a negative effect on the level of competitiveness, which reduces the net export. Finally, the increase in wages lead to an increase in the wage share (and reduction in profit share), which</w:t>
      </w:r>
      <w:r w:rsidR="00406289">
        <w:rPr>
          <w:sz w:val="24"/>
          <w:szCs w:val="24"/>
        </w:rPr>
        <w:t>, together with the fall in economic activity,</w:t>
      </w:r>
      <w:r w:rsidR="00E61797">
        <w:rPr>
          <w:sz w:val="24"/>
          <w:szCs w:val="24"/>
        </w:rPr>
        <w:t xml:space="preserve"> has a negative effect on investment. </w:t>
      </w:r>
      <w:r w:rsidR="007C6A81">
        <w:rPr>
          <w:sz w:val="24"/>
          <w:szCs w:val="24"/>
        </w:rPr>
        <w:t>Secondly, the</w:t>
      </w:r>
      <w:r w:rsidR="00FB36E5">
        <w:rPr>
          <w:sz w:val="24"/>
          <w:szCs w:val="24"/>
        </w:rPr>
        <w:t xml:space="preserve"> lower economic activity reduces the level of employment, which increases the level of unemployment as well as the rate of unemployment.</w:t>
      </w:r>
      <w:r w:rsidR="007C6A81">
        <w:rPr>
          <w:sz w:val="24"/>
          <w:szCs w:val="24"/>
        </w:rPr>
        <w:t xml:space="preserve"> </w:t>
      </w:r>
      <w:r w:rsidR="00FB36E5">
        <w:rPr>
          <w:sz w:val="24"/>
          <w:szCs w:val="24"/>
        </w:rPr>
        <w:t xml:space="preserve">The increase in the rate of unemployment reduces the </w:t>
      </w:r>
      <w:r w:rsidR="00343076">
        <w:rPr>
          <w:sz w:val="24"/>
          <w:szCs w:val="24"/>
        </w:rPr>
        <w:t>participation</w:t>
      </w:r>
      <w:r w:rsidR="00FB36E5">
        <w:rPr>
          <w:sz w:val="24"/>
          <w:szCs w:val="24"/>
        </w:rPr>
        <w:t xml:space="preserve"> rate and there</w:t>
      </w:r>
      <w:r w:rsidR="00343076">
        <w:rPr>
          <w:sz w:val="24"/>
          <w:szCs w:val="24"/>
        </w:rPr>
        <w:t>by</w:t>
      </w:r>
      <w:r w:rsidR="00FB36E5">
        <w:rPr>
          <w:sz w:val="24"/>
          <w:szCs w:val="24"/>
        </w:rPr>
        <w:t xml:space="preserve"> the size of the labour force. </w:t>
      </w:r>
      <w:r w:rsidR="00343076">
        <w:rPr>
          <w:sz w:val="24"/>
          <w:szCs w:val="24"/>
        </w:rPr>
        <w:t>Since the reduction in the labour force is smaller than the reduction in the level of employment, we see an increase in the level of unemployment of around 200 people 2 years after the shock and around 500 people four years after the shock.</w:t>
      </w:r>
      <w:r>
        <w:rPr>
          <w:sz w:val="24"/>
          <w:szCs w:val="24"/>
        </w:rPr>
        <w:t xml:space="preserve"> </w:t>
      </w:r>
      <w:r w:rsidR="000244C0">
        <w:rPr>
          <w:sz w:val="24"/>
          <w:szCs w:val="24"/>
        </w:rPr>
        <w:t xml:space="preserve">Following Post-Keynesian literature, this result indicate that the Danish economy can be characterized as </w:t>
      </w:r>
      <w:r w:rsidR="00B3635D">
        <w:rPr>
          <w:sz w:val="24"/>
          <w:szCs w:val="24"/>
        </w:rPr>
        <w:t>being</w:t>
      </w:r>
      <w:r w:rsidR="000244C0">
        <w:rPr>
          <w:sz w:val="24"/>
          <w:szCs w:val="24"/>
        </w:rPr>
        <w:t xml:space="preserve"> profit-led, since a labour-oriented distribution policy lead</w:t>
      </w:r>
      <w:r w:rsidR="00276F24">
        <w:rPr>
          <w:sz w:val="24"/>
          <w:szCs w:val="24"/>
        </w:rPr>
        <w:t>s</w:t>
      </w:r>
      <w:r w:rsidR="000244C0">
        <w:rPr>
          <w:sz w:val="24"/>
          <w:szCs w:val="24"/>
        </w:rPr>
        <w:t xml:space="preserve"> to a fall in the economic activity. </w:t>
      </w:r>
    </w:p>
    <w:p w14:paraId="4FBEC3F9" w14:textId="77777777" w:rsidR="00C60073" w:rsidRDefault="00C60073" w:rsidP="008B1B99">
      <w:pPr>
        <w:spacing w:line="360" w:lineRule="auto"/>
        <w:jc w:val="both"/>
        <w:rPr>
          <w:sz w:val="24"/>
          <w:szCs w:val="24"/>
        </w:rPr>
      </w:pPr>
    </w:p>
    <w:p w14:paraId="738416A6" w14:textId="33A51616" w:rsidR="00026C14" w:rsidRPr="00026C14" w:rsidRDefault="00425D00" w:rsidP="008B1B99">
      <w:pPr>
        <w:pStyle w:val="Overskrift2"/>
        <w:jc w:val="both"/>
      </w:pPr>
      <w:r>
        <w:t xml:space="preserve">Scenario </w:t>
      </w:r>
      <w:r w:rsidR="007F7F59">
        <w:t>2</w:t>
      </w:r>
      <w:r>
        <w:t xml:space="preserve"> </w:t>
      </w:r>
      <w:r w:rsidR="007F7F59">
        <w:t>Denmark as a mature economy</w:t>
      </w:r>
      <w:r w:rsidR="00026C14">
        <w:br/>
      </w:r>
    </w:p>
    <w:p w14:paraId="7FDA947B" w14:textId="0FBC9341" w:rsidR="009F442A" w:rsidRDefault="00A749C8" w:rsidP="008B1B99">
      <w:pPr>
        <w:spacing w:line="360" w:lineRule="auto"/>
        <w:jc w:val="both"/>
        <w:rPr>
          <w:rFonts w:cstheme="minorHAnsi"/>
          <w:sz w:val="24"/>
          <w:szCs w:val="24"/>
        </w:rPr>
      </w:pPr>
      <w:r>
        <w:rPr>
          <w:rFonts w:cstheme="minorHAnsi"/>
          <w:sz w:val="24"/>
          <w:szCs w:val="24"/>
        </w:rPr>
        <w:t xml:space="preserve">In this scenario we take a closer look at </w:t>
      </w:r>
      <w:r w:rsidR="000C6E55">
        <w:rPr>
          <w:rFonts w:cstheme="minorHAnsi"/>
          <w:sz w:val="24"/>
          <w:szCs w:val="24"/>
        </w:rPr>
        <w:t>the assumption for the labor force channel, as described this includes a relationship between the economy</w:t>
      </w:r>
      <w:r w:rsidR="00276F24">
        <w:rPr>
          <w:rFonts w:cstheme="minorHAnsi"/>
          <w:sz w:val="24"/>
          <w:szCs w:val="24"/>
        </w:rPr>
        <w:t xml:space="preserve"> activity</w:t>
      </w:r>
      <w:r w:rsidR="000C6E55">
        <w:rPr>
          <w:rFonts w:cstheme="minorHAnsi"/>
          <w:sz w:val="24"/>
          <w:szCs w:val="24"/>
        </w:rPr>
        <w:t xml:space="preserve"> and the</w:t>
      </w:r>
      <w:r w:rsidR="00276F24">
        <w:rPr>
          <w:rFonts w:cstheme="minorHAnsi"/>
          <w:sz w:val="24"/>
          <w:szCs w:val="24"/>
        </w:rPr>
        <w:t xml:space="preserve"> decision to join the</w:t>
      </w:r>
      <w:r w:rsidR="000C6E55">
        <w:rPr>
          <w:rFonts w:cstheme="minorHAnsi"/>
          <w:sz w:val="24"/>
          <w:szCs w:val="24"/>
        </w:rPr>
        <w:t xml:space="preserve"> labor-force</w:t>
      </w:r>
      <w:r w:rsidR="009F442A" w:rsidRPr="00AB3D2F">
        <w:rPr>
          <w:rFonts w:cstheme="minorHAnsi"/>
          <w:sz w:val="24"/>
          <w:szCs w:val="24"/>
        </w:rPr>
        <w:t>.</w:t>
      </w:r>
      <w:r w:rsidR="000C6E55">
        <w:rPr>
          <w:rFonts w:cstheme="minorHAnsi"/>
          <w:sz w:val="24"/>
          <w:szCs w:val="24"/>
        </w:rPr>
        <w:t xml:space="preserve"> </w:t>
      </w:r>
      <w:r w:rsidR="00276F24">
        <w:rPr>
          <w:rFonts w:cstheme="minorHAnsi"/>
          <w:sz w:val="24"/>
          <w:szCs w:val="24"/>
        </w:rPr>
        <w:t>A</w:t>
      </w:r>
      <w:r w:rsidR="000C6E55">
        <w:rPr>
          <w:rFonts w:cstheme="minorHAnsi"/>
          <w:sz w:val="24"/>
          <w:szCs w:val="24"/>
        </w:rPr>
        <w:t>s argued by Smith (2021)</w:t>
      </w:r>
      <w:r w:rsidR="00276F24">
        <w:rPr>
          <w:rFonts w:cstheme="minorHAnsi"/>
          <w:sz w:val="24"/>
          <w:szCs w:val="24"/>
        </w:rPr>
        <w:t xml:space="preserve"> however</w:t>
      </w:r>
      <w:r w:rsidR="000C6E55">
        <w:rPr>
          <w:rFonts w:cstheme="minorHAnsi"/>
          <w:sz w:val="24"/>
          <w:szCs w:val="24"/>
        </w:rPr>
        <w:t>, these types of reforms aimed at changing the incentives for people to participate in the labor force by reducing the benefits, seems to have almost no effect at these times</w:t>
      </w:r>
      <w:r w:rsidR="00276F24">
        <w:rPr>
          <w:rFonts w:cstheme="minorHAnsi"/>
          <w:sz w:val="24"/>
          <w:szCs w:val="24"/>
        </w:rPr>
        <w:t>, since</w:t>
      </w:r>
      <w:r w:rsidR="000C6E55">
        <w:rPr>
          <w:rFonts w:cstheme="minorHAnsi"/>
          <w:sz w:val="24"/>
          <w:szCs w:val="24"/>
        </w:rPr>
        <w:t xml:space="preserve"> those who would be affected by these reforms are already part of the labor-force.</w:t>
      </w:r>
      <w:r w:rsidR="00276F24">
        <w:rPr>
          <w:rFonts w:cstheme="minorHAnsi"/>
          <w:sz w:val="24"/>
          <w:szCs w:val="24"/>
        </w:rPr>
        <w:t xml:space="preserve"> Furthermore, the rate of unemployment in Denmark is so low, that lowering it even further might not have the same </w:t>
      </w:r>
      <w:r w:rsidR="00B3635D">
        <w:rPr>
          <w:rFonts w:cstheme="minorHAnsi"/>
          <w:sz w:val="24"/>
          <w:szCs w:val="24"/>
        </w:rPr>
        <w:t>effect</w:t>
      </w:r>
      <w:r w:rsidR="00276F24">
        <w:rPr>
          <w:rFonts w:cstheme="minorHAnsi"/>
          <w:sz w:val="24"/>
          <w:szCs w:val="24"/>
        </w:rPr>
        <w:t xml:space="preserve"> on the decision to join the labour force as expected with higher rates of </w:t>
      </w:r>
      <w:r w:rsidR="00276F24">
        <w:rPr>
          <w:rFonts w:cstheme="minorHAnsi"/>
          <w:sz w:val="24"/>
          <w:szCs w:val="24"/>
        </w:rPr>
        <w:lastRenderedPageBreak/>
        <w:t xml:space="preserve">unemployment. </w:t>
      </w:r>
      <w:r w:rsidR="000C6E55">
        <w:rPr>
          <w:rFonts w:cstheme="minorHAnsi"/>
          <w:sz w:val="24"/>
          <w:szCs w:val="24"/>
        </w:rPr>
        <w:t xml:space="preserve"> </w:t>
      </w:r>
      <w:r w:rsidR="00276F24">
        <w:rPr>
          <w:rFonts w:cstheme="minorHAnsi"/>
          <w:sz w:val="24"/>
          <w:szCs w:val="24"/>
        </w:rPr>
        <w:t>In other words, the labour force is considered to be exogenous in this scenario, which supports the arguments, that</w:t>
      </w:r>
      <w:r w:rsidR="009F442A" w:rsidRPr="00AB3D2F">
        <w:rPr>
          <w:rFonts w:cstheme="minorHAnsi"/>
          <w:sz w:val="24"/>
          <w:szCs w:val="24"/>
        </w:rPr>
        <w:t xml:space="preserve"> participation</w:t>
      </w:r>
      <w:r w:rsidR="00276F24">
        <w:rPr>
          <w:rFonts w:cstheme="minorHAnsi"/>
          <w:sz w:val="24"/>
          <w:szCs w:val="24"/>
        </w:rPr>
        <w:t xml:space="preserve"> in the labour force is explained by factors not included in this model, like</w:t>
      </w:r>
      <w:r w:rsidR="009F442A" w:rsidRPr="00AB3D2F">
        <w:rPr>
          <w:rFonts w:cstheme="minorHAnsi"/>
          <w:sz w:val="24"/>
          <w:szCs w:val="24"/>
        </w:rPr>
        <w:t xml:space="preserve"> norms, wages relative to other workers, consumption levels, and the standard of living. </w:t>
      </w:r>
    </w:p>
    <w:p w14:paraId="09CACD71" w14:textId="1928EBF4" w:rsidR="00276F24" w:rsidRDefault="00276F24" w:rsidP="00276F24">
      <w:pPr>
        <w:spacing w:line="360" w:lineRule="auto"/>
        <w:jc w:val="both"/>
        <w:rPr>
          <w:sz w:val="24"/>
          <w:szCs w:val="24"/>
        </w:rPr>
      </w:pPr>
      <w:r>
        <w:rPr>
          <w:sz w:val="24"/>
          <w:szCs w:val="24"/>
        </w:rPr>
        <w:t>As the case of scenario 1, we see a positive effect of removing the reduction in the level of unemployment benefits in the very short run</w:t>
      </w:r>
      <w:r w:rsidR="00EC5189">
        <w:rPr>
          <w:sz w:val="24"/>
          <w:szCs w:val="24"/>
        </w:rPr>
        <w:t>, due to the higher income among the households. In the short to medium run, the result of scenario 2, follows the one from scenario 1 with minor differences</w:t>
      </w:r>
      <w:r w:rsidR="004919D6">
        <w:rPr>
          <w:sz w:val="24"/>
          <w:szCs w:val="24"/>
        </w:rPr>
        <w:t>, since the effect of a change in labour force has been removed from this scenario. As in scenario 1</w:t>
      </w:r>
      <w:r>
        <w:rPr>
          <w:sz w:val="24"/>
          <w:szCs w:val="24"/>
        </w:rPr>
        <w:t xml:space="preserve">, the increase in the maximum level of benefits relative to the baseline level </w:t>
      </w:r>
      <w:r w:rsidR="004919D6">
        <w:rPr>
          <w:sz w:val="24"/>
          <w:szCs w:val="24"/>
        </w:rPr>
        <w:t>increases the compensation rate, which result in a higher targeted wage by the workers.</w:t>
      </w:r>
      <w:r>
        <w:rPr>
          <w:sz w:val="24"/>
          <w:szCs w:val="24"/>
        </w:rPr>
        <w:t xml:space="preserve"> </w:t>
      </w:r>
      <w:r w:rsidR="004919D6">
        <w:rPr>
          <w:sz w:val="24"/>
          <w:szCs w:val="24"/>
        </w:rPr>
        <w:t>This increase in</w:t>
      </w:r>
      <w:r>
        <w:rPr>
          <w:sz w:val="24"/>
          <w:szCs w:val="24"/>
        </w:rPr>
        <w:t xml:space="preserve"> the targeted wage </w:t>
      </w:r>
      <w:r w:rsidR="004919D6">
        <w:rPr>
          <w:sz w:val="24"/>
          <w:szCs w:val="24"/>
        </w:rPr>
        <w:t>leads to higher</w:t>
      </w:r>
      <w:r>
        <w:rPr>
          <w:sz w:val="24"/>
          <w:szCs w:val="24"/>
        </w:rPr>
        <w:t xml:space="preserve"> wages and prices, which </w:t>
      </w:r>
      <w:r w:rsidR="004919D6">
        <w:rPr>
          <w:sz w:val="24"/>
          <w:szCs w:val="24"/>
        </w:rPr>
        <w:t>on the one hand increase the household consumption, but at the same time reduces net export through higher relative prices and investment through a lower profit share</w:t>
      </w:r>
      <w:r w:rsidR="00406289">
        <w:rPr>
          <w:sz w:val="24"/>
          <w:szCs w:val="24"/>
        </w:rPr>
        <w:t xml:space="preserve"> and the accelerator-effect</w:t>
      </w:r>
      <w:r w:rsidR="004919D6">
        <w:rPr>
          <w:sz w:val="24"/>
          <w:szCs w:val="24"/>
        </w:rPr>
        <w:t xml:space="preserve">, as explained in scenario 1. The lower economic activity </w:t>
      </w:r>
      <w:r>
        <w:rPr>
          <w:sz w:val="24"/>
          <w:szCs w:val="24"/>
        </w:rPr>
        <w:t>reduces the</w:t>
      </w:r>
      <w:r w:rsidR="004919D6">
        <w:rPr>
          <w:sz w:val="24"/>
          <w:szCs w:val="24"/>
        </w:rPr>
        <w:t xml:space="preserve"> demand for </w:t>
      </w:r>
      <w:r>
        <w:rPr>
          <w:sz w:val="24"/>
          <w:szCs w:val="24"/>
        </w:rPr>
        <w:t>employment</w:t>
      </w:r>
      <w:r w:rsidR="004919D6">
        <w:rPr>
          <w:sz w:val="24"/>
          <w:szCs w:val="24"/>
        </w:rPr>
        <w:t>. Since the labour force is unaffected in this scenario a reduction in the level of employment lead to a one-to-one increase in the level of unemployment</w:t>
      </w:r>
      <w:r>
        <w:rPr>
          <w:sz w:val="24"/>
          <w:szCs w:val="24"/>
        </w:rPr>
        <w:t>.</w:t>
      </w:r>
      <w:r w:rsidR="004919D6">
        <w:rPr>
          <w:sz w:val="24"/>
          <w:szCs w:val="24"/>
        </w:rPr>
        <w:t xml:space="preserve"> As seen from figure x, the level of unemployed increases with </w:t>
      </w:r>
      <w:r w:rsidR="00182B43">
        <w:rPr>
          <w:sz w:val="24"/>
          <w:szCs w:val="24"/>
        </w:rPr>
        <w:t>around 250</w:t>
      </w:r>
      <w:r>
        <w:rPr>
          <w:sz w:val="24"/>
          <w:szCs w:val="24"/>
        </w:rPr>
        <w:t xml:space="preserve"> people </w:t>
      </w:r>
      <w:r w:rsidR="004919D6">
        <w:rPr>
          <w:sz w:val="24"/>
          <w:szCs w:val="24"/>
        </w:rPr>
        <w:t xml:space="preserve">after </w:t>
      </w:r>
      <w:r w:rsidR="00182B43">
        <w:rPr>
          <w:sz w:val="24"/>
          <w:szCs w:val="24"/>
        </w:rPr>
        <w:t>two</w:t>
      </w:r>
      <w:r>
        <w:rPr>
          <w:sz w:val="24"/>
          <w:szCs w:val="24"/>
        </w:rPr>
        <w:t xml:space="preserve"> years and around </w:t>
      </w:r>
      <w:r w:rsidR="004919D6">
        <w:rPr>
          <w:sz w:val="24"/>
          <w:szCs w:val="24"/>
        </w:rPr>
        <w:t>7</w:t>
      </w:r>
      <w:r>
        <w:rPr>
          <w:sz w:val="24"/>
          <w:szCs w:val="24"/>
        </w:rPr>
        <w:t xml:space="preserve">00 people </w:t>
      </w:r>
      <w:r w:rsidR="004919D6">
        <w:rPr>
          <w:sz w:val="24"/>
          <w:szCs w:val="24"/>
        </w:rPr>
        <w:t xml:space="preserve">after </w:t>
      </w:r>
      <w:r>
        <w:rPr>
          <w:sz w:val="24"/>
          <w:szCs w:val="24"/>
        </w:rPr>
        <w:t>four years.</w:t>
      </w:r>
      <w:r w:rsidR="00464FB5">
        <w:rPr>
          <w:sz w:val="24"/>
          <w:szCs w:val="24"/>
        </w:rPr>
        <w:t xml:space="preserve"> </w:t>
      </w:r>
      <w:r w:rsidR="007E3024">
        <w:rPr>
          <w:sz w:val="24"/>
          <w:szCs w:val="24"/>
        </w:rPr>
        <w:t xml:space="preserve">Comparing with scenario 1, the effect on the level of unemployment is larger in this scenario. Focusing on </w:t>
      </w:r>
      <w:r w:rsidR="00464FB5">
        <w:rPr>
          <w:sz w:val="24"/>
          <w:szCs w:val="24"/>
        </w:rPr>
        <w:t xml:space="preserve">the effect on </w:t>
      </w:r>
      <w:r w:rsidR="007E3024">
        <w:rPr>
          <w:sz w:val="24"/>
          <w:szCs w:val="24"/>
        </w:rPr>
        <w:t>GDP,</w:t>
      </w:r>
      <w:r w:rsidR="00464FB5">
        <w:rPr>
          <w:sz w:val="24"/>
          <w:szCs w:val="24"/>
        </w:rPr>
        <w:t xml:space="preserve"> however, </w:t>
      </w:r>
      <w:r w:rsidR="007E3024">
        <w:rPr>
          <w:sz w:val="24"/>
          <w:szCs w:val="24"/>
        </w:rPr>
        <w:t xml:space="preserve">tells the opposite story, since </w:t>
      </w:r>
      <w:r w:rsidR="00464FB5">
        <w:rPr>
          <w:sz w:val="24"/>
          <w:szCs w:val="24"/>
        </w:rPr>
        <w:t xml:space="preserve">the drop in GDP </w:t>
      </w:r>
      <w:r w:rsidR="007E3024">
        <w:rPr>
          <w:sz w:val="24"/>
          <w:szCs w:val="24"/>
        </w:rPr>
        <w:t xml:space="preserve">in this scenario </w:t>
      </w:r>
      <w:r w:rsidR="00464FB5">
        <w:rPr>
          <w:sz w:val="24"/>
          <w:szCs w:val="24"/>
        </w:rPr>
        <w:t>compared to scenario 1 is slightly reduced.</w:t>
      </w:r>
      <w:r>
        <w:rPr>
          <w:sz w:val="24"/>
          <w:szCs w:val="24"/>
        </w:rPr>
        <w:t xml:space="preserve"> </w:t>
      </w:r>
      <w:r w:rsidR="007E3024">
        <w:rPr>
          <w:sz w:val="24"/>
          <w:szCs w:val="24"/>
        </w:rPr>
        <w:t xml:space="preserve">This might be seen as a puzzle, but can be explained by the fact, that the labour force is unaffected in this scenario. </w:t>
      </w:r>
      <w:r w:rsidR="00192EA7">
        <w:rPr>
          <w:sz w:val="24"/>
          <w:szCs w:val="24"/>
        </w:rPr>
        <w:t xml:space="preserve">As explained above, the reduction in the level of employment results in a one-to-one increase in the level of unemployment (and rate of unemployment), which </w:t>
      </w:r>
      <w:r w:rsidR="0030783A">
        <w:rPr>
          <w:sz w:val="24"/>
          <w:szCs w:val="24"/>
        </w:rPr>
        <w:t xml:space="preserve">reduces the increase in wages and prices compared to scenario 1, which reduces the negative effect on both net export and investment compared to scenario 1. Despite the minor differences between the two scenarios, the overall result of a negative effect of this scenario on both the level of unemployment and the economic activity still holds. </w:t>
      </w:r>
    </w:p>
    <w:p w14:paraId="49908777" w14:textId="77777777" w:rsidR="00C60073" w:rsidRPr="005310E0" w:rsidRDefault="00C60073" w:rsidP="008B1B99">
      <w:pPr>
        <w:spacing w:line="360" w:lineRule="auto"/>
        <w:jc w:val="both"/>
        <w:rPr>
          <w:rFonts w:cstheme="minorHAnsi"/>
          <w:sz w:val="24"/>
          <w:szCs w:val="24"/>
        </w:rPr>
      </w:pPr>
    </w:p>
    <w:p w14:paraId="0740E073" w14:textId="47AB16D9" w:rsidR="00CF0F0D" w:rsidRDefault="008C02FE" w:rsidP="008B1B99">
      <w:pPr>
        <w:pStyle w:val="Overskrift2"/>
        <w:jc w:val="both"/>
      </w:pPr>
      <w:r>
        <w:t xml:space="preserve">Scenario </w:t>
      </w:r>
      <w:r w:rsidR="007F7F59">
        <w:t>3</w:t>
      </w:r>
      <w:r w:rsidR="003F23A4">
        <w:t xml:space="preserve"> </w:t>
      </w:r>
      <w:r w:rsidR="00CC5115">
        <w:t>Removing the effect</w:t>
      </w:r>
      <w:r w:rsidR="007F7F59">
        <w:t xml:space="preserve"> </w:t>
      </w:r>
      <w:r w:rsidR="00CC5115">
        <w:t xml:space="preserve">on </w:t>
      </w:r>
      <w:r w:rsidR="007F7F59">
        <w:t>wage negotiations</w:t>
      </w:r>
    </w:p>
    <w:p w14:paraId="6A090FEA" w14:textId="674C97C3" w:rsidR="007F7F59" w:rsidRDefault="007F7F59" w:rsidP="008B1B99">
      <w:pPr>
        <w:jc w:val="both"/>
      </w:pPr>
    </w:p>
    <w:p w14:paraId="066485CF" w14:textId="5BDFE1D8" w:rsidR="0044414A" w:rsidRDefault="001C5B33" w:rsidP="00CC5115">
      <w:pPr>
        <w:spacing w:line="360" w:lineRule="auto"/>
        <w:jc w:val="both"/>
        <w:rPr>
          <w:rFonts w:eastAsiaTheme="minorEastAsia" w:cstheme="minorHAnsi"/>
          <w:sz w:val="24"/>
          <w:szCs w:val="24"/>
        </w:rPr>
      </w:pPr>
      <w:r>
        <w:rPr>
          <w:rFonts w:eastAsiaTheme="minorEastAsia" w:cstheme="minorHAnsi"/>
          <w:sz w:val="24"/>
          <w:szCs w:val="24"/>
        </w:rPr>
        <w:lastRenderedPageBreak/>
        <w:t xml:space="preserve">In </w:t>
      </w:r>
      <w:r w:rsidR="00B908B6">
        <w:rPr>
          <w:rFonts w:eastAsiaTheme="minorEastAsia" w:cstheme="minorHAnsi"/>
          <w:sz w:val="24"/>
          <w:szCs w:val="24"/>
        </w:rPr>
        <w:t>this scenario we will take a closer look at the assumptions for the</w:t>
      </w:r>
      <w:r>
        <w:rPr>
          <w:rFonts w:eastAsiaTheme="minorEastAsia" w:cstheme="minorHAnsi"/>
          <w:sz w:val="24"/>
          <w:szCs w:val="24"/>
        </w:rPr>
        <w:t xml:space="preserve"> wage-channel, in which changes to the maximum level of income insurance affec</w:t>
      </w:r>
      <w:r w:rsidR="00B908B6">
        <w:rPr>
          <w:rFonts w:eastAsiaTheme="minorEastAsia" w:cstheme="minorHAnsi"/>
          <w:sz w:val="24"/>
          <w:szCs w:val="24"/>
        </w:rPr>
        <w:t>ts</w:t>
      </w:r>
      <w:r>
        <w:rPr>
          <w:rFonts w:eastAsiaTheme="minorEastAsia" w:cstheme="minorHAnsi"/>
          <w:sz w:val="24"/>
          <w:szCs w:val="24"/>
        </w:rPr>
        <w:t xml:space="preserve"> the targeted wage set by worker unions. </w:t>
      </w:r>
      <w:commentRangeStart w:id="85"/>
      <w:r w:rsidR="00CC5115">
        <w:rPr>
          <w:rFonts w:eastAsiaTheme="minorEastAsia" w:cstheme="minorHAnsi"/>
          <w:sz w:val="24"/>
          <w:szCs w:val="24"/>
        </w:rPr>
        <w:t>As presented earlier, the rate of compensation has been reduced over the last couples of decades, which point in the direction of a weaker link between maximum level of unemployment benefits and wages.</w:t>
      </w:r>
      <w:commentRangeEnd w:id="85"/>
      <w:r w:rsidR="00B3635D">
        <w:rPr>
          <w:rStyle w:val="Kommentarhenvisning"/>
        </w:rPr>
        <w:commentReference w:id="85"/>
      </w:r>
      <w:r w:rsidR="00CC5115">
        <w:rPr>
          <w:rFonts w:eastAsiaTheme="minorEastAsia" w:cstheme="minorHAnsi"/>
          <w:sz w:val="24"/>
          <w:szCs w:val="24"/>
        </w:rPr>
        <w:t xml:space="preserve"> </w:t>
      </w:r>
      <w:r w:rsidR="00B3635D">
        <w:rPr>
          <w:rFonts w:eastAsiaTheme="minorEastAsia" w:cstheme="minorHAnsi"/>
          <w:sz w:val="24"/>
          <w:szCs w:val="24"/>
        </w:rPr>
        <w:t>We,</w:t>
      </w:r>
      <w:r w:rsidR="00B72D8F">
        <w:rPr>
          <w:rFonts w:eastAsiaTheme="minorEastAsia" w:cstheme="minorHAnsi"/>
          <w:sz w:val="24"/>
          <w:szCs w:val="24"/>
        </w:rPr>
        <w:t xml:space="preserve"> </w:t>
      </w:r>
      <w:r w:rsidR="00B56389">
        <w:rPr>
          <w:rFonts w:eastAsiaTheme="minorEastAsia" w:cstheme="minorHAnsi"/>
          <w:sz w:val="24"/>
          <w:szCs w:val="24"/>
        </w:rPr>
        <w:t>therefore,</w:t>
      </w:r>
      <w:r w:rsidR="00CC5115">
        <w:rPr>
          <w:rFonts w:eastAsiaTheme="minorEastAsia" w:cstheme="minorHAnsi"/>
          <w:sz w:val="24"/>
          <w:szCs w:val="24"/>
        </w:rPr>
        <w:t xml:space="preserve"> </w:t>
      </w:r>
      <w:r w:rsidR="00B72D8F">
        <w:rPr>
          <w:rFonts w:eastAsiaTheme="minorEastAsia" w:cstheme="minorHAnsi"/>
          <w:sz w:val="24"/>
          <w:szCs w:val="24"/>
        </w:rPr>
        <w:t xml:space="preserve">use the above argumentation to assume that changes in </w:t>
      </w:r>
      <w:r w:rsidR="00CC5115">
        <w:rPr>
          <w:rFonts w:eastAsiaTheme="minorEastAsia" w:cstheme="minorHAnsi"/>
          <w:sz w:val="24"/>
          <w:szCs w:val="24"/>
        </w:rPr>
        <w:t>the maximum level of benefits</w:t>
      </w:r>
      <w:r w:rsidR="00B72D8F">
        <w:rPr>
          <w:rFonts w:eastAsiaTheme="minorEastAsia" w:cstheme="minorHAnsi"/>
          <w:sz w:val="24"/>
          <w:szCs w:val="24"/>
        </w:rPr>
        <w:t xml:space="preserve"> does not affect the targeted wage set by worker unions, and will therefor</w:t>
      </w:r>
      <w:r w:rsidR="00EC5D50">
        <w:rPr>
          <w:rFonts w:eastAsiaTheme="minorEastAsia" w:cstheme="minorHAnsi"/>
          <w:sz w:val="24"/>
          <w:szCs w:val="24"/>
        </w:rPr>
        <w:t>e</w:t>
      </w:r>
      <w:r w:rsidR="00B72D8F">
        <w:rPr>
          <w:rFonts w:eastAsiaTheme="minorEastAsia" w:cstheme="minorHAnsi"/>
          <w:sz w:val="24"/>
          <w:szCs w:val="24"/>
        </w:rPr>
        <w:t xml:space="preserve"> have no effect on the wages. </w:t>
      </w:r>
    </w:p>
    <w:p w14:paraId="6B35A852" w14:textId="66F6B722" w:rsidR="00C60073" w:rsidRDefault="0044414A" w:rsidP="008B1B99">
      <w:pPr>
        <w:spacing w:line="360" w:lineRule="auto"/>
        <w:jc w:val="both"/>
        <w:rPr>
          <w:rFonts w:eastAsiaTheme="minorEastAsia" w:cstheme="minorHAnsi"/>
          <w:sz w:val="24"/>
          <w:szCs w:val="24"/>
        </w:rPr>
      </w:pPr>
      <w:r>
        <w:rPr>
          <w:rFonts w:eastAsiaTheme="minorEastAsia" w:cstheme="minorHAnsi"/>
          <w:sz w:val="24"/>
          <w:szCs w:val="24"/>
        </w:rPr>
        <w:t xml:space="preserve">As seen in figure x, removing the effect on the targeted wage actually change the overall effect of a change in the </w:t>
      </w:r>
      <w:r w:rsidR="00B56389">
        <w:rPr>
          <w:rFonts w:eastAsiaTheme="minorEastAsia" w:cstheme="minorHAnsi"/>
          <w:sz w:val="24"/>
          <w:szCs w:val="24"/>
        </w:rPr>
        <w:t xml:space="preserve">level of </w:t>
      </w:r>
      <w:r>
        <w:rPr>
          <w:rFonts w:eastAsiaTheme="minorEastAsia" w:cstheme="minorHAnsi"/>
          <w:sz w:val="24"/>
          <w:szCs w:val="24"/>
        </w:rPr>
        <w:t>benefits</w:t>
      </w:r>
      <w:r w:rsidR="00B56389">
        <w:rPr>
          <w:rFonts w:eastAsiaTheme="minorEastAsia" w:cstheme="minorHAnsi"/>
          <w:sz w:val="24"/>
          <w:szCs w:val="24"/>
        </w:rPr>
        <w:t xml:space="preserve">, since it actually reduces the number of unemployed with 100 people over 2 years and 300 people over 4 years. The reduction of level of unemployed is explained by the increase in economic activity. </w:t>
      </w:r>
      <w:r w:rsidR="00D11D82">
        <w:rPr>
          <w:rFonts w:eastAsiaTheme="minorEastAsia" w:cstheme="minorHAnsi"/>
          <w:sz w:val="24"/>
          <w:szCs w:val="24"/>
        </w:rPr>
        <w:t>This increase in the economy in the very short run is, like in the previous scenarios, explained by an increase in the part of household coming from social transfers. Unlike the situation in scenario 1 and 2, no crowding out effect on wages and prices can be found directly as a result of higher level of benefits.</w:t>
      </w:r>
      <w:r w:rsidR="00B56389">
        <w:rPr>
          <w:rFonts w:eastAsiaTheme="minorEastAsia" w:cstheme="minorHAnsi"/>
          <w:sz w:val="24"/>
          <w:szCs w:val="24"/>
        </w:rPr>
        <w:t xml:space="preserve"> </w:t>
      </w:r>
      <w:r w:rsidR="00D11D82">
        <w:rPr>
          <w:rFonts w:eastAsiaTheme="minorEastAsia" w:cstheme="minorHAnsi"/>
          <w:sz w:val="24"/>
          <w:szCs w:val="24"/>
        </w:rPr>
        <w:t>Instead the higher economic activity leads to higher level of employment, which with a fixed labour force, result in a one-to-one reduction in the level of unemployment. The lower rate of unemployment affects wages positively, which combined with higher level of employment result in an increase in the wage bill of the households. This leads to an increase in household consumption (and investment)</w:t>
      </w:r>
      <w:r w:rsidR="00406289">
        <w:rPr>
          <w:rFonts w:eastAsiaTheme="minorEastAsia" w:cstheme="minorHAnsi"/>
          <w:sz w:val="24"/>
          <w:szCs w:val="24"/>
        </w:rPr>
        <w:t xml:space="preserve">, which exceeds the fall in investment and net export. To use the terminology of </w:t>
      </w:r>
      <w:proofErr w:type="gramStart"/>
      <w:r w:rsidR="00406289">
        <w:rPr>
          <w:rFonts w:eastAsiaTheme="minorEastAsia" w:cstheme="minorHAnsi"/>
          <w:sz w:val="24"/>
          <w:szCs w:val="24"/>
        </w:rPr>
        <w:t>Post-Keynesian</w:t>
      </w:r>
      <w:proofErr w:type="gramEnd"/>
      <w:r w:rsidR="00406289">
        <w:rPr>
          <w:rFonts w:eastAsiaTheme="minorEastAsia" w:cstheme="minorHAnsi"/>
          <w:sz w:val="24"/>
          <w:szCs w:val="24"/>
        </w:rPr>
        <w:t xml:space="preserve"> theory – the institutional changes in this scenario makes the Danish economy wage-led. </w:t>
      </w:r>
    </w:p>
    <w:p w14:paraId="243A4623" w14:textId="64A7F1D9" w:rsidR="00B86FBD" w:rsidRPr="0010336D" w:rsidRDefault="0010336D" w:rsidP="008B1B99">
      <w:pPr>
        <w:spacing w:line="360" w:lineRule="auto"/>
        <w:jc w:val="both"/>
        <w:rPr>
          <w:rFonts w:eastAsiaTheme="minorEastAsia" w:cstheme="minorHAnsi"/>
          <w:sz w:val="24"/>
          <w:szCs w:val="24"/>
        </w:rPr>
      </w:pPr>
      <w:r w:rsidRPr="0010336D">
        <w:rPr>
          <w:noProof/>
        </w:rPr>
        <w:lastRenderedPageBreak/>
        <w:drawing>
          <wp:inline distT="0" distB="0" distL="0" distR="0" wp14:anchorId="6360078A" wp14:editId="630144E5">
            <wp:extent cx="6120130" cy="3776980"/>
            <wp:effectExtent l="0" t="0" r="0" b="0"/>
            <wp:docPr id="30" name="Billed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3776980"/>
                    </a:xfrm>
                    <a:prstGeom prst="rect">
                      <a:avLst/>
                    </a:prstGeom>
                  </pic:spPr>
                </pic:pic>
              </a:graphicData>
            </a:graphic>
          </wp:inline>
        </w:drawing>
      </w:r>
    </w:p>
    <w:p w14:paraId="1B26532E" w14:textId="5A898C30" w:rsidR="00B86FBD" w:rsidRDefault="00284D07" w:rsidP="008B1B99">
      <w:pPr>
        <w:spacing w:line="360" w:lineRule="auto"/>
        <w:jc w:val="both"/>
        <w:rPr>
          <w:sz w:val="24"/>
          <w:szCs w:val="24"/>
        </w:rPr>
      </w:pPr>
      <w:r>
        <w:rPr>
          <w:sz w:val="24"/>
          <w:szCs w:val="24"/>
        </w:rPr>
        <w:t>Finally, except from the effects on the level of unemployment and economic activity, the government used improvement of the public balance as another reason for the reform back in 2012. Figure x illustrates the effect on the public balance in the three scenarios.</w:t>
      </w:r>
      <w:r w:rsidR="00BE224C">
        <w:rPr>
          <w:sz w:val="24"/>
          <w:szCs w:val="24"/>
        </w:rPr>
        <w:t xml:space="preserve"> </w:t>
      </w:r>
      <w:r w:rsidR="00177144">
        <w:rPr>
          <w:sz w:val="24"/>
          <w:szCs w:val="24"/>
        </w:rPr>
        <w:t xml:space="preserve">At first glance, the result might seem surprisingly. </w:t>
      </w:r>
      <w:r w:rsidR="00BE224C">
        <w:rPr>
          <w:sz w:val="24"/>
          <w:szCs w:val="24"/>
        </w:rPr>
        <w:t>Except from the</w:t>
      </w:r>
      <w:r w:rsidR="004C2E69">
        <w:rPr>
          <w:sz w:val="24"/>
          <w:szCs w:val="24"/>
        </w:rPr>
        <w:t xml:space="preserve"> expenditures related to</w:t>
      </w:r>
      <w:r w:rsidR="00BE224C">
        <w:rPr>
          <w:sz w:val="24"/>
          <w:szCs w:val="24"/>
        </w:rPr>
        <w:t xml:space="preserve"> higher benefits per unemployed, the main effect on the </w:t>
      </w:r>
      <w:r w:rsidR="004C2E69">
        <w:rPr>
          <w:sz w:val="24"/>
          <w:szCs w:val="24"/>
        </w:rPr>
        <w:t xml:space="preserve">public </w:t>
      </w:r>
      <w:r w:rsidR="00BE224C">
        <w:rPr>
          <w:sz w:val="24"/>
          <w:szCs w:val="24"/>
        </w:rPr>
        <w:t>balance in this model is due to the automatic stabilizers.</w:t>
      </w:r>
      <w:r>
        <w:rPr>
          <w:sz w:val="24"/>
          <w:szCs w:val="24"/>
        </w:rPr>
        <w:t xml:space="preserve"> </w:t>
      </w:r>
      <w:r w:rsidR="004C2E69">
        <w:rPr>
          <w:sz w:val="24"/>
          <w:szCs w:val="24"/>
        </w:rPr>
        <w:t>Since the economic activity only increases very little in the very short run in all three scenarios, the higher level of expenditure per unemployed exceeds the positive effect from higher tax income (and fewer unemployed). In the short- to medium-term, the effect on the public balance diverges among the three scenarios. In scenario 1 and 2, the increase in the level of unemployment benefits results in an increase in wages, which</w:t>
      </w:r>
      <w:r w:rsidR="00177144">
        <w:rPr>
          <w:sz w:val="24"/>
          <w:szCs w:val="24"/>
        </w:rPr>
        <w:t xml:space="preserve">, despite the fall in employment, </w:t>
      </w:r>
      <w:r w:rsidR="004C2E69">
        <w:rPr>
          <w:sz w:val="24"/>
          <w:szCs w:val="24"/>
        </w:rPr>
        <w:t>has a positive effect on the tax revenue of the government</w:t>
      </w:r>
      <w:r w:rsidR="00177144">
        <w:rPr>
          <w:sz w:val="24"/>
          <w:szCs w:val="24"/>
        </w:rPr>
        <w:t xml:space="preserve">. This increase in tax income of the government, exceeds the increase in the unemployment benefits despite an increase in the level of unemployment, which establish an overall positive effect on the public balance. After 4 years however, the effect turns negative in both scenarios, which is explained by the fact, that the effect on wages disappears as </w:t>
      </w:r>
      <w:commentRangeStart w:id="86"/>
      <w:r w:rsidR="00177144">
        <w:rPr>
          <w:sz w:val="24"/>
          <w:szCs w:val="24"/>
        </w:rPr>
        <w:t>the gap between the level of maximum benefits and wage widens</w:t>
      </w:r>
      <w:commentRangeEnd w:id="86"/>
      <w:r w:rsidR="00EF3574">
        <w:rPr>
          <w:rStyle w:val="Kommentarhenvisning"/>
        </w:rPr>
        <w:commentReference w:id="86"/>
      </w:r>
      <w:r w:rsidR="00177144">
        <w:rPr>
          <w:sz w:val="24"/>
          <w:szCs w:val="24"/>
        </w:rPr>
        <w:t xml:space="preserve">, which reduces the wages and therefore the tax revenue. In scenario 3 on the other hand, the effect on the public balance is negative both in the </w:t>
      </w:r>
      <w:r w:rsidR="00177144">
        <w:rPr>
          <w:sz w:val="24"/>
          <w:szCs w:val="24"/>
        </w:rPr>
        <w:lastRenderedPageBreak/>
        <w:t>short and medium run. In this scenario, the increase in the benefits doesn’t affect the wages directly</w:t>
      </w:r>
      <w:r w:rsidR="007B4FF4">
        <w:rPr>
          <w:sz w:val="24"/>
          <w:szCs w:val="24"/>
        </w:rPr>
        <w:t xml:space="preserve">. This combined with the </w:t>
      </w:r>
      <w:r w:rsidR="00B3635D">
        <w:rPr>
          <w:sz w:val="24"/>
          <w:szCs w:val="24"/>
        </w:rPr>
        <w:t>relatively</w:t>
      </w:r>
      <w:r w:rsidR="00177144">
        <w:rPr>
          <w:sz w:val="24"/>
          <w:szCs w:val="24"/>
        </w:rPr>
        <w:t xml:space="preserve"> small effect on the economic activity</w:t>
      </w:r>
      <w:r w:rsidR="007B4FF4">
        <w:rPr>
          <w:sz w:val="24"/>
          <w:szCs w:val="24"/>
        </w:rPr>
        <w:t>, leads to a reduction in the government savings</w:t>
      </w:r>
      <w:r w:rsidR="00947BE6">
        <w:rPr>
          <w:sz w:val="24"/>
          <w:szCs w:val="24"/>
        </w:rPr>
        <w:t xml:space="preserve">, while the level of investment is unaffected by the shock. </w:t>
      </w:r>
    </w:p>
    <w:p w14:paraId="6608E49D" w14:textId="057EF925" w:rsidR="00B86FBD" w:rsidRDefault="0010336D" w:rsidP="008B1B99">
      <w:pPr>
        <w:spacing w:line="360" w:lineRule="auto"/>
        <w:jc w:val="both"/>
        <w:rPr>
          <w:sz w:val="24"/>
          <w:szCs w:val="24"/>
        </w:rPr>
      </w:pPr>
      <w:r w:rsidRPr="0010336D">
        <w:rPr>
          <w:noProof/>
        </w:rPr>
        <w:drawing>
          <wp:inline distT="0" distB="0" distL="0" distR="0" wp14:anchorId="38A66C9B" wp14:editId="719997C5">
            <wp:extent cx="6120130" cy="3060065"/>
            <wp:effectExtent l="0" t="0" r="0" b="6985"/>
            <wp:docPr id="20" name="Bille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3060065"/>
                    </a:xfrm>
                    <a:prstGeom prst="rect">
                      <a:avLst/>
                    </a:prstGeom>
                  </pic:spPr>
                </pic:pic>
              </a:graphicData>
            </a:graphic>
          </wp:inline>
        </w:drawing>
      </w:r>
    </w:p>
    <w:p w14:paraId="7B9877C1" w14:textId="77777777" w:rsidR="006D3714" w:rsidRPr="00AC0541" w:rsidRDefault="006D3714" w:rsidP="008B1B99">
      <w:pPr>
        <w:spacing w:line="360" w:lineRule="auto"/>
        <w:jc w:val="both"/>
        <w:rPr>
          <w:sz w:val="24"/>
          <w:szCs w:val="24"/>
        </w:rPr>
      </w:pPr>
    </w:p>
    <w:p w14:paraId="12E9C1E6" w14:textId="643D6DC1" w:rsidR="007F7F59" w:rsidRPr="007F7F59" w:rsidRDefault="006409C0" w:rsidP="008B1B99">
      <w:pPr>
        <w:pStyle w:val="Overskrift1"/>
        <w:jc w:val="both"/>
      </w:pPr>
      <w:bookmarkStart w:id="87" w:name="_Ref119913315"/>
      <w:r>
        <w:t xml:space="preserve">Section 5: </w:t>
      </w:r>
      <w:bookmarkEnd w:id="87"/>
      <w:r w:rsidR="0013694F">
        <w:t xml:space="preserve">Evaluating regulations towards the Danish income insurance program </w:t>
      </w:r>
    </w:p>
    <w:p w14:paraId="5F6A297E" w14:textId="5FE65291" w:rsidR="002C359D" w:rsidRDefault="002C359D" w:rsidP="008B1B99">
      <w:pPr>
        <w:pStyle w:val="pf0"/>
        <w:spacing w:line="360" w:lineRule="auto"/>
        <w:jc w:val="both"/>
        <w:rPr>
          <w:rFonts w:asciiTheme="minorHAnsi" w:hAnsiTheme="minorHAnsi" w:cstheme="minorHAnsi"/>
        </w:rPr>
      </w:pPr>
      <w:r>
        <w:rPr>
          <w:rFonts w:asciiTheme="minorHAnsi" w:hAnsiTheme="minorHAnsi" w:cstheme="minorHAnsi"/>
        </w:rPr>
        <w:t xml:space="preserve">As seen from the results above, the overall effect is highly depended on the settings, under which the shock is carried out. Despite this uncertainty, we’ll still use some of the results found in section 4, to calculate the macro elastic, in order to qualify the discussion of the reform. </w:t>
      </w:r>
    </w:p>
    <w:p w14:paraId="2DF39DA3" w14:textId="4351A4B2" w:rsidR="008C3542" w:rsidRPr="00847BCD" w:rsidRDefault="00786A9E" w:rsidP="00EF3574">
      <w:pPr>
        <w:pStyle w:val="pf0"/>
        <w:spacing w:line="360" w:lineRule="auto"/>
        <w:jc w:val="both"/>
      </w:pPr>
      <w:r w:rsidRPr="00D21ACC">
        <w:rPr>
          <w:rFonts w:asciiTheme="minorHAnsi" w:hAnsiTheme="minorHAnsi" w:cstheme="minorHAnsi"/>
        </w:rPr>
        <w:t>As presented in section 2</w:t>
      </w:r>
      <w:r w:rsidR="0065225C" w:rsidRPr="00D21ACC">
        <w:rPr>
          <w:rFonts w:asciiTheme="minorHAnsi" w:hAnsiTheme="minorHAnsi" w:cstheme="minorHAnsi"/>
        </w:rPr>
        <w:t>,</w:t>
      </w:r>
      <w:r w:rsidRPr="00D21ACC">
        <w:rPr>
          <w:rFonts w:asciiTheme="minorHAnsi" w:hAnsiTheme="minorHAnsi" w:cstheme="minorHAnsi"/>
        </w:rPr>
        <w:t xml:space="preserve"> the literature </w:t>
      </w:r>
      <w:r w:rsidR="0065225C" w:rsidRPr="00D21ACC">
        <w:rPr>
          <w:rFonts w:asciiTheme="minorHAnsi" w:hAnsiTheme="minorHAnsi" w:cstheme="minorHAnsi"/>
        </w:rPr>
        <w:t>regarding</w:t>
      </w:r>
      <w:r w:rsidRPr="00D21ACC">
        <w:rPr>
          <w:rFonts w:asciiTheme="minorHAnsi" w:hAnsiTheme="minorHAnsi" w:cstheme="minorHAnsi"/>
        </w:rPr>
        <w:t xml:space="preserve"> income insurance is moving </w:t>
      </w:r>
      <w:r w:rsidR="0065225C" w:rsidRPr="00D21ACC">
        <w:rPr>
          <w:rFonts w:asciiTheme="minorHAnsi" w:hAnsiTheme="minorHAnsi" w:cstheme="minorHAnsi"/>
        </w:rPr>
        <w:t xml:space="preserve">more </w:t>
      </w:r>
      <w:r w:rsidRPr="00D21ACC">
        <w:rPr>
          <w:rFonts w:asciiTheme="minorHAnsi" w:hAnsiTheme="minorHAnsi" w:cstheme="minorHAnsi"/>
        </w:rPr>
        <w:t>towards estimating the full macro elasticity</w:t>
      </w:r>
      <w:r w:rsidR="00816530" w:rsidRPr="00D21ACC">
        <w:rPr>
          <w:rFonts w:asciiTheme="minorHAnsi" w:hAnsiTheme="minorHAnsi" w:cstheme="minorHAnsi"/>
        </w:rPr>
        <w:t>,</w:t>
      </w:r>
      <w:r w:rsidRPr="00D21ACC">
        <w:rPr>
          <w:rFonts w:asciiTheme="minorHAnsi" w:hAnsiTheme="minorHAnsi" w:cstheme="minorHAnsi"/>
        </w:rPr>
        <w:t xml:space="preserve"> instead of the</w:t>
      </w:r>
      <w:r w:rsidR="00816530" w:rsidRPr="00D21ACC">
        <w:rPr>
          <w:rFonts w:asciiTheme="minorHAnsi" w:hAnsiTheme="minorHAnsi" w:cstheme="minorHAnsi"/>
        </w:rPr>
        <w:t xml:space="preserve"> </w:t>
      </w:r>
      <w:r w:rsidR="00B61329" w:rsidRPr="00D21ACC">
        <w:rPr>
          <w:rFonts w:asciiTheme="minorHAnsi" w:hAnsiTheme="minorHAnsi" w:cstheme="minorHAnsi"/>
        </w:rPr>
        <w:t>often-used</w:t>
      </w:r>
      <w:r w:rsidRPr="00D21ACC">
        <w:rPr>
          <w:rFonts w:asciiTheme="minorHAnsi" w:hAnsiTheme="minorHAnsi" w:cstheme="minorHAnsi"/>
        </w:rPr>
        <w:t xml:space="preserve"> micro elasticity found by the Danish income insurance model. </w:t>
      </w:r>
      <w:r w:rsidR="003F32AA" w:rsidRPr="00624555">
        <w:rPr>
          <w:noProof/>
        </w:rPr>
        <w:t>Fredriksson &amp; Söderström</w:t>
      </w:r>
      <w:r w:rsidR="000C2886">
        <w:t xml:space="preserve"> </w:t>
      </w:r>
      <w:r w:rsidR="00624555">
        <w:fldChar w:fldCharType="begin" w:fldLock="1"/>
      </w:r>
      <w:r w:rsidR="003F32AA">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624555">
        <w:fldChar w:fldCharType="separate"/>
      </w:r>
      <w:r w:rsidR="003F32AA" w:rsidRPr="003F32AA">
        <w:rPr>
          <w:noProof/>
        </w:rPr>
        <w:t>(2020)</w:t>
      </w:r>
      <w:r w:rsidR="00624555">
        <w:fldChar w:fldCharType="end"/>
      </w:r>
      <w:r w:rsidR="00E861C4" w:rsidRPr="00847BCD">
        <w:t xml:space="preserve"> </w:t>
      </w:r>
      <w:r w:rsidR="00624555">
        <w:t>concludes that w</w:t>
      </w:r>
      <w:r w:rsidR="00847BCD">
        <w:t>hen not knowing</w:t>
      </w:r>
      <w:r w:rsidR="008C3542" w:rsidRPr="00847BCD">
        <w:t xml:space="preserve"> the macro elasticity relative to the micro elasticity of </w:t>
      </w:r>
      <w:r w:rsidR="00847BCD">
        <w:t>income insurance</w:t>
      </w:r>
      <w:r w:rsidR="006434D7">
        <w:t>,</w:t>
      </w:r>
      <w:r w:rsidR="00847BCD">
        <w:t xml:space="preserve"> it is not possible to make the right political decisions</w:t>
      </w:r>
      <w:r w:rsidR="008C3542" w:rsidRPr="00847BCD">
        <w:t xml:space="preserve">. If the macro elasticity equals the micro elasticity, then the Baily-Chetty formula applies directly (Baily, 1978; Chetty, 2006). If the macro elasticity is greater than the micro elasticity, and there are aggregate inefficiencies, then </w:t>
      </w:r>
      <w:r w:rsidR="00847BCD">
        <w:t xml:space="preserve">income insurance </w:t>
      </w:r>
      <w:r w:rsidR="008C3542" w:rsidRPr="00847BCD">
        <w:t xml:space="preserve">should be set lower than the </w:t>
      </w:r>
      <w:r w:rsidR="008C3542" w:rsidRPr="00847BCD">
        <w:lastRenderedPageBreak/>
        <w:t>level dictated by the Baily-Chetty formula. A key question is thus whether the macro elasticity is greater</w:t>
      </w:r>
      <w:r w:rsidR="00847BCD">
        <w:t>/lower or equal</w:t>
      </w:r>
      <w:r w:rsidR="008C3542" w:rsidRPr="00847BCD">
        <w:t xml:space="preserve"> </w:t>
      </w:r>
      <w:r w:rsidR="00847BCD">
        <w:t>to</w:t>
      </w:r>
      <w:r w:rsidR="008C3542" w:rsidRPr="00847BCD">
        <w:t xml:space="preserve"> the micro elasticity. </w:t>
      </w:r>
      <w:r w:rsidR="00624555">
        <w:fldChar w:fldCharType="begin" w:fldLock="1"/>
      </w:r>
      <w:r w:rsidR="00624555">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624555">
        <w:fldChar w:fldCharType="separate"/>
      </w:r>
      <w:r w:rsidR="00624555" w:rsidRPr="00624555">
        <w:rPr>
          <w:noProof/>
        </w:rPr>
        <w:t>(Fredriksson &amp; Söderström, 2020)</w:t>
      </w:r>
      <w:r w:rsidR="00624555">
        <w:fldChar w:fldCharType="end"/>
      </w:r>
    </w:p>
    <w:p w14:paraId="771C16CC" w14:textId="3C884468" w:rsidR="00167FDE" w:rsidRDefault="002C359D" w:rsidP="002C359D">
      <w:pPr>
        <w:spacing w:line="360" w:lineRule="auto"/>
        <w:jc w:val="both"/>
        <w:rPr>
          <w:sz w:val="24"/>
          <w:szCs w:val="24"/>
        </w:rPr>
      </w:pPr>
      <w:r>
        <w:rPr>
          <w:sz w:val="24"/>
          <w:szCs w:val="24"/>
        </w:rPr>
        <w:t xml:space="preserve">To calculate </w:t>
      </w:r>
      <w:r w:rsidR="000A059F">
        <w:rPr>
          <w:sz w:val="24"/>
          <w:szCs w:val="24"/>
        </w:rPr>
        <w:t>the macro elasticity for Denmark</w:t>
      </w:r>
      <w:r w:rsidR="00BB0FA4" w:rsidRPr="00847BCD">
        <w:rPr>
          <w:sz w:val="24"/>
          <w:szCs w:val="24"/>
        </w:rPr>
        <w:t>,</w:t>
      </w:r>
      <w:r w:rsidR="00885CF7" w:rsidRPr="00847BCD">
        <w:rPr>
          <w:sz w:val="24"/>
          <w:szCs w:val="24"/>
        </w:rPr>
        <w:t xml:space="preserve"> we use the same idea as</w:t>
      </w:r>
      <w:r w:rsidR="00DF306B">
        <w:rPr>
          <w:sz w:val="24"/>
          <w:szCs w:val="24"/>
        </w:rPr>
        <w:t xml:space="preserve"> </w:t>
      </w:r>
      <w:r w:rsidR="00DF306B" w:rsidRPr="007F1377">
        <w:rPr>
          <w:noProof/>
          <w:sz w:val="24"/>
          <w:szCs w:val="24"/>
        </w:rPr>
        <w:t>Lalive et al.</w:t>
      </w:r>
      <w:r w:rsidR="00885CF7" w:rsidRPr="00847BCD">
        <w:rPr>
          <w:sz w:val="24"/>
          <w:szCs w:val="24"/>
        </w:rPr>
        <w:t xml:space="preserve"> </w:t>
      </w:r>
      <w:r w:rsidR="007F1377">
        <w:rPr>
          <w:sz w:val="24"/>
          <w:szCs w:val="24"/>
        </w:rPr>
        <w:fldChar w:fldCharType="begin" w:fldLock="1"/>
      </w:r>
      <w:r w:rsidR="00DF306B">
        <w:rPr>
          <w:sz w:val="24"/>
          <w:szCs w:val="24"/>
        </w:rPr>
        <w:instrText>ADDIN CSL_CITATION {"citationItems":[{"id":"ITEM-1","itemData":{"author":[{"dropping-particle":"","family":"Lalive","given":"By Rafael","non-dropping-particle":"","parse-names":false,"suffix":""},{"dropping-particle":"","family":"Landais","given":"Camille","non-dropping-particle":"","parse-names":false,"suffix":""},{"dropping-particle":"","family":"Zweimüller","given":"Josef","non-dropping-particle":"","parse-names":false,"suffix":""}],"id":"ITEM-1","issue":"12","issued":{"date-parts":[["2015"]]},"page":"3564-3596","title":"Market Externalities of Large Unemployment Insurance Extension Programs Author ( s ): Rafael Lalive , Camille Landais and Josef Zweimüller Source : The American Economic Review , Vol . 105 , No . 12 ( DECEMBER 2015 ), pp . 35","type":"article-journal","volume":"105"},"suppress-author":1,"uris":["http://www.mendeley.com/documents/?uuid=2de29c30-50a6-47a1-b587-e9aac3633f90"]}],"mendeley":{"formattedCitation":"(2015)","plainTextFormattedCitation":"(2015)","previouslyFormattedCitation":"(2015)"},"properties":{"noteIndex":0},"schema":"https://github.com/citation-style-language/schema/raw/master/csl-citation.json"}</w:instrText>
      </w:r>
      <w:r w:rsidR="007F1377">
        <w:rPr>
          <w:sz w:val="24"/>
          <w:szCs w:val="24"/>
        </w:rPr>
        <w:fldChar w:fldCharType="separate"/>
      </w:r>
      <w:r w:rsidR="00DF306B" w:rsidRPr="00DF306B">
        <w:rPr>
          <w:noProof/>
          <w:sz w:val="24"/>
          <w:szCs w:val="24"/>
        </w:rPr>
        <w:t>(2015)</w:t>
      </w:r>
      <w:r w:rsidR="007F1377">
        <w:rPr>
          <w:sz w:val="24"/>
          <w:szCs w:val="24"/>
        </w:rPr>
        <w:fldChar w:fldCharType="end"/>
      </w:r>
      <w:r w:rsidR="007F1377">
        <w:rPr>
          <w:sz w:val="24"/>
          <w:szCs w:val="24"/>
        </w:rPr>
        <w:t xml:space="preserve"> </w:t>
      </w:r>
      <w:r w:rsidR="00885CF7" w:rsidRPr="00847BCD">
        <w:rPr>
          <w:sz w:val="24"/>
          <w:szCs w:val="24"/>
        </w:rPr>
        <w:t xml:space="preserve">where </w:t>
      </w:r>
      <w:r w:rsidR="00BB0FA4" w:rsidRPr="00847BCD">
        <w:rPr>
          <w:sz w:val="24"/>
          <w:szCs w:val="24"/>
        </w:rPr>
        <w:t xml:space="preserve">calculating </w:t>
      </w:r>
      <w:r w:rsidR="000A059F">
        <w:rPr>
          <w:sz w:val="24"/>
          <w:szCs w:val="24"/>
        </w:rPr>
        <w:t xml:space="preserve">the </w:t>
      </w:r>
      <w:r w:rsidR="00885CF7" w:rsidRPr="00847BCD">
        <w:rPr>
          <w:sz w:val="24"/>
          <w:szCs w:val="24"/>
        </w:rPr>
        <w:t xml:space="preserve">macro </w:t>
      </w:r>
      <w:r w:rsidR="000A059F">
        <w:rPr>
          <w:sz w:val="24"/>
          <w:szCs w:val="24"/>
        </w:rPr>
        <w:t>elasticity</w:t>
      </w:r>
      <w:r w:rsidR="00885CF7" w:rsidRPr="00847BCD">
        <w:rPr>
          <w:sz w:val="24"/>
          <w:szCs w:val="24"/>
        </w:rPr>
        <w:t xml:space="preserve"> </w:t>
      </w:r>
      <w:r w:rsidR="00172AA9">
        <w:rPr>
          <w:sz w:val="24"/>
          <w:szCs w:val="24"/>
        </w:rPr>
        <w:t>implies</w:t>
      </w:r>
      <w:r w:rsidR="00D00185">
        <w:rPr>
          <w:sz w:val="24"/>
          <w:szCs w:val="24"/>
        </w:rPr>
        <w:t xml:space="preserve"> taking</w:t>
      </w:r>
      <w:r w:rsidR="00885CF7" w:rsidRPr="00847BCD">
        <w:rPr>
          <w:sz w:val="24"/>
          <w:szCs w:val="24"/>
        </w:rPr>
        <w:t xml:space="preserve"> the sum of the mic</w:t>
      </w:r>
      <w:r w:rsidR="00BB0FA4" w:rsidRPr="00847BCD">
        <w:rPr>
          <w:sz w:val="24"/>
          <w:szCs w:val="24"/>
        </w:rPr>
        <w:t>ro effect</w:t>
      </w:r>
      <w:r w:rsidR="000A059F">
        <w:rPr>
          <w:sz w:val="24"/>
          <w:szCs w:val="24"/>
        </w:rPr>
        <w:t>s</w:t>
      </w:r>
      <w:r w:rsidR="00BB0FA4" w:rsidRPr="00847BCD">
        <w:rPr>
          <w:sz w:val="24"/>
          <w:szCs w:val="24"/>
        </w:rPr>
        <w:t xml:space="preserve"> </w:t>
      </w:r>
      <w:r w:rsidR="00E334EE">
        <w:rPr>
          <w:sz w:val="24"/>
          <w:szCs w:val="24"/>
        </w:rPr>
        <w:t>and</w:t>
      </w:r>
      <w:r w:rsidR="00BB0FA4" w:rsidRPr="00847BCD">
        <w:rPr>
          <w:sz w:val="24"/>
          <w:szCs w:val="24"/>
        </w:rPr>
        <w:t xml:space="preserve"> m</w:t>
      </w:r>
      <w:r w:rsidR="000A059F">
        <w:rPr>
          <w:sz w:val="24"/>
          <w:szCs w:val="24"/>
        </w:rPr>
        <w:t>acro effects</w:t>
      </w:r>
      <w:r w:rsidR="00BB0FA4" w:rsidRPr="00847BCD">
        <w:rPr>
          <w:sz w:val="24"/>
          <w:szCs w:val="24"/>
        </w:rPr>
        <w:t xml:space="preserve">. So, if finding significant </w:t>
      </w:r>
      <w:r w:rsidR="000A059F">
        <w:rPr>
          <w:sz w:val="24"/>
          <w:szCs w:val="24"/>
        </w:rPr>
        <w:t>macro effects,</w:t>
      </w:r>
      <w:r w:rsidR="00BB0FA4" w:rsidRPr="00847BCD">
        <w:rPr>
          <w:sz w:val="24"/>
          <w:szCs w:val="24"/>
        </w:rPr>
        <w:t xml:space="preserve"> as we do in our study, we can use those together with the micro effects of the </w:t>
      </w:r>
      <w:r w:rsidR="002539F9">
        <w:rPr>
          <w:sz w:val="24"/>
          <w:szCs w:val="24"/>
        </w:rPr>
        <w:t>IS-model</w:t>
      </w:r>
      <w:r w:rsidR="00BB0FA4" w:rsidRPr="00847BCD">
        <w:rPr>
          <w:sz w:val="24"/>
          <w:szCs w:val="24"/>
        </w:rPr>
        <w:t xml:space="preserve"> </w:t>
      </w:r>
      <w:r w:rsidR="000A059F">
        <w:rPr>
          <w:sz w:val="24"/>
          <w:szCs w:val="24"/>
        </w:rPr>
        <w:t xml:space="preserve">to obtain an estimate of the </w:t>
      </w:r>
      <w:r w:rsidR="00BB0FA4" w:rsidRPr="00847BCD">
        <w:rPr>
          <w:sz w:val="24"/>
          <w:szCs w:val="24"/>
        </w:rPr>
        <w:t>macro elasticity</w:t>
      </w:r>
      <w:r w:rsidR="00C100EC" w:rsidRPr="005239BF">
        <w:rPr>
          <w:rStyle w:val="Fodnotehenvisning"/>
        </w:rPr>
        <w:footnoteReference w:id="15"/>
      </w:r>
      <w:r w:rsidR="00BB0FA4" w:rsidRPr="00847BCD">
        <w:rPr>
          <w:sz w:val="24"/>
          <w:szCs w:val="24"/>
        </w:rPr>
        <w:t xml:space="preserve">. </w:t>
      </w:r>
    </w:p>
    <w:p w14:paraId="122AAF47" w14:textId="6B3F121E" w:rsidR="002A3975" w:rsidRPr="008F7F7E" w:rsidRDefault="00790385" w:rsidP="008B1B99">
      <w:pPr>
        <w:spacing w:line="360" w:lineRule="auto"/>
        <w:jc w:val="both"/>
        <w:rPr>
          <w:sz w:val="24"/>
          <w:szCs w:val="24"/>
        </w:rPr>
      </w:pPr>
      <w:r w:rsidRPr="008F7F7E">
        <w:rPr>
          <w:sz w:val="24"/>
          <w:szCs w:val="24"/>
        </w:rPr>
        <w:t>We estimate t</w:t>
      </w:r>
      <w:r w:rsidR="002A3975" w:rsidRPr="008F7F7E">
        <w:rPr>
          <w:sz w:val="24"/>
          <w:szCs w:val="24"/>
        </w:rPr>
        <w:t xml:space="preserve">he micro elasticity for </w:t>
      </w:r>
      <w:r w:rsidR="00DC0289" w:rsidRPr="008F7F7E">
        <w:rPr>
          <w:sz w:val="24"/>
          <w:szCs w:val="24"/>
        </w:rPr>
        <w:t>the Danish economy</w:t>
      </w:r>
      <w:r w:rsidRPr="008F7F7E">
        <w:rPr>
          <w:sz w:val="24"/>
          <w:szCs w:val="24"/>
        </w:rPr>
        <w:t xml:space="preserve"> </w:t>
      </w:r>
      <w:r w:rsidR="002A3975" w:rsidRPr="008F7F7E">
        <w:rPr>
          <w:sz w:val="24"/>
          <w:szCs w:val="24"/>
        </w:rPr>
        <w:t>using</w:t>
      </w:r>
      <w:r w:rsidR="00D00185" w:rsidRPr="008F7F7E">
        <w:rPr>
          <w:sz w:val="24"/>
          <w:szCs w:val="24"/>
        </w:rPr>
        <w:t xml:space="preserve"> calculations </w:t>
      </w:r>
      <w:r w:rsidR="00DC0289" w:rsidRPr="008F7F7E">
        <w:rPr>
          <w:sz w:val="24"/>
          <w:szCs w:val="24"/>
        </w:rPr>
        <w:t>presented</w:t>
      </w:r>
      <w:r w:rsidR="00D00185" w:rsidRPr="008F7F7E">
        <w:rPr>
          <w:sz w:val="24"/>
          <w:szCs w:val="24"/>
        </w:rPr>
        <w:t xml:space="preserve"> by the ministry of </w:t>
      </w:r>
      <w:r w:rsidR="006434D7">
        <w:rPr>
          <w:sz w:val="24"/>
          <w:szCs w:val="24"/>
        </w:rPr>
        <w:t>labor</w:t>
      </w:r>
      <w:r w:rsidR="00DC0289" w:rsidRPr="008F7F7E">
        <w:rPr>
          <w:sz w:val="24"/>
          <w:szCs w:val="24"/>
        </w:rPr>
        <w:t xml:space="preserve">, </w:t>
      </w:r>
      <w:r w:rsidR="00D00185" w:rsidRPr="008F7F7E">
        <w:rPr>
          <w:sz w:val="24"/>
          <w:szCs w:val="24"/>
        </w:rPr>
        <w:t>us</w:t>
      </w:r>
      <w:r w:rsidR="00DC0289" w:rsidRPr="008F7F7E">
        <w:rPr>
          <w:sz w:val="24"/>
          <w:szCs w:val="24"/>
        </w:rPr>
        <w:t>ing</w:t>
      </w:r>
      <w:r w:rsidR="002A3975" w:rsidRPr="008F7F7E">
        <w:rPr>
          <w:sz w:val="24"/>
          <w:szCs w:val="24"/>
        </w:rPr>
        <w:t xml:space="preserve"> the </w:t>
      </w:r>
      <w:r w:rsidR="002539F9" w:rsidRPr="008F7F7E">
        <w:rPr>
          <w:sz w:val="24"/>
          <w:szCs w:val="24"/>
        </w:rPr>
        <w:t>IS-model</w:t>
      </w:r>
      <w:r w:rsidR="00DC0289" w:rsidRPr="008F7F7E">
        <w:rPr>
          <w:sz w:val="24"/>
          <w:szCs w:val="24"/>
        </w:rPr>
        <w:t xml:space="preserve"> to provide the effects of removing the suppressing of the state regulation percentage in the period 2020-2023</w:t>
      </w:r>
      <w:r w:rsidR="00006999" w:rsidRPr="005239BF">
        <w:rPr>
          <w:rStyle w:val="Fodnotehenvisning"/>
        </w:rPr>
        <w:footnoteReference w:id="16"/>
      </w:r>
      <w:r w:rsidR="002A3975" w:rsidRPr="008F7F7E">
        <w:rPr>
          <w:sz w:val="24"/>
          <w:szCs w:val="24"/>
        </w:rPr>
        <w:t xml:space="preserve">. </w:t>
      </w:r>
      <w:r w:rsidR="00DC0289" w:rsidRPr="008F7F7E">
        <w:rPr>
          <w:sz w:val="24"/>
          <w:szCs w:val="24"/>
        </w:rPr>
        <w:t>They estimate that removing this regulation</w:t>
      </w:r>
      <w:r w:rsidR="002A3975" w:rsidRPr="008F7F7E">
        <w:rPr>
          <w:sz w:val="24"/>
          <w:szCs w:val="24"/>
        </w:rPr>
        <w:t xml:space="preserve"> </w:t>
      </w:r>
      <w:r w:rsidR="00DC0289" w:rsidRPr="008F7F7E">
        <w:rPr>
          <w:sz w:val="24"/>
          <w:szCs w:val="24"/>
        </w:rPr>
        <w:t>will leave</w:t>
      </w:r>
      <w:r w:rsidR="002A3975" w:rsidRPr="008F7F7E">
        <w:rPr>
          <w:sz w:val="24"/>
          <w:szCs w:val="24"/>
        </w:rPr>
        <w:t xml:space="preserve"> the level of income insurance</w:t>
      </w:r>
      <w:r w:rsidR="00DC0289" w:rsidRPr="008F7F7E">
        <w:rPr>
          <w:sz w:val="24"/>
          <w:szCs w:val="24"/>
        </w:rPr>
        <w:t xml:space="preserve"> to increase by 2.25%, and thereby</w:t>
      </w:r>
      <w:r w:rsidR="002A3975" w:rsidRPr="008F7F7E">
        <w:rPr>
          <w:sz w:val="24"/>
          <w:szCs w:val="24"/>
        </w:rPr>
        <w:t xml:space="preserve"> lower employment by 2900 people</w:t>
      </w:r>
      <w:r w:rsidR="00006999" w:rsidRPr="005239BF">
        <w:rPr>
          <w:rStyle w:val="Fodnotehenvisning"/>
        </w:rPr>
        <w:footnoteReference w:id="17"/>
      </w:r>
      <w:r w:rsidR="001B1664" w:rsidRPr="008F7F7E">
        <w:rPr>
          <w:sz w:val="24"/>
          <w:szCs w:val="24"/>
        </w:rPr>
        <w:t>.</w:t>
      </w:r>
      <w:r w:rsidR="002A3975" w:rsidRPr="008F7F7E">
        <w:rPr>
          <w:sz w:val="24"/>
          <w:szCs w:val="24"/>
        </w:rPr>
        <w:t xml:space="preserve"> </w:t>
      </w:r>
      <w:r w:rsidR="008F7F7E" w:rsidRPr="008F7F7E">
        <w:rPr>
          <w:rFonts w:cstheme="minorHAnsi"/>
          <w:sz w:val="24"/>
          <w:szCs w:val="24"/>
        </w:rPr>
        <w:t xml:space="preserve">This is further split up showing the effect associated with the exit-rate (1600 people) and the approach-rate (1300 people) independently </w:t>
      </w:r>
      <w:r w:rsidR="008F7F7E" w:rsidRPr="008F7F7E">
        <w:rPr>
          <w:sz w:val="24"/>
          <w:szCs w:val="24"/>
        </w:rPr>
        <w:fldChar w:fldCharType="begin" w:fldLock="1"/>
      </w:r>
      <w:r w:rsidR="008F7F7E" w:rsidRPr="008F7F7E">
        <w:rPr>
          <w:sz w:val="24"/>
          <w:szCs w:val="24"/>
        </w:rPr>
        <w:instrText>ADDIN CSL_CITATION {"citationItems":[{"id":"ITEM-1","itemData":{"URL":"https://www.ft.dk/samling/20201/almdel/beu/spm/270/svar/1776624/2384360/index.htm","abstract":"Seiring dengan kemajuan ilmu pengetahuan dan teknologi yang menjadi pusat perhatian dunia. Maka manusia dituntut untuk menciptakan peralatan-peralatan canggih untuk teknologi muktahir. Baik itu dalam bidang bisnis, perdagangan, kesehatan, militer, pendidikan, komunikasi dan budaya maupun bidang-bidang lainnya. Maka teknologi ini membawa perubahan pada peralatan-peralatan yang dulunya bekerja secara analog mulai dikembangkan secara digital, dan bahkan yang bekerjanya secara manual sekarang banyak dikembangkan secara otomatis, seperti kamera digital, handycam, dan sebagainya, dalam pembacaan pengukuran juga sudah dikembangkan ke dalam teknik digital. Contohnya perangkat Load Cell. Dan keuntungan menggunakan Load Cell adalah untuk mempermudah dalam pembacaan data untuk meminimalkan kesalahan dalam pembacaan data yang disebabkan adanya human error.Pada pemilihan Load Cell bertujuan untuk memilih kecocokan dalam membuat rancang bangun alat uji tarik kapasitas 3 ton, dimana dalam pemilihan ini kami memilih jenis load cell “S” karna alat yang kita rancang adalah uji tarik bukan uji tekan. Dengan kapasitas load cell 5 ton. Untuk membuat jarak aman dalam pengujian specimen ST41. Load Cell menggunakan system perangkat elektronik pengolahan data yang menjadi sebuah kurva tegangan regangan. Data-data yang diperoleh tersebut berupa besarnya pembebanan hasil dari pengujian specimen ST41. Kata","author":[{"dropping-particle":"","family":"Hummelgaard","given":"Peter","non-dropping-particle":"","parse-names":false,"suffix":""}],"container-title":"Beskæftigelses ministeriet","id":"ITEM-1","issued":{"date-parts":[["2021"]]},"title":"Spørgsmål nr:270","type":"webpage"},"uris":["http://www.mendeley.com/documents/?uuid=67eb6f06-b7e3-4135-8b94-bfdf0796c5ea"]}],"mendeley":{"formattedCitation":"(Hummelgaard, 2021)","plainTextFormattedCitation":"(Hummelgaard, 2021)","previouslyFormattedCitation":"(Hummelgaard, 2021)"},"properties":{"noteIndex":0},"schema":"https://github.com/citation-style-language/schema/raw/master/csl-citation.json"}</w:instrText>
      </w:r>
      <w:r w:rsidR="008F7F7E" w:rsidRPr="008F7F7E">
        <w:rPr>
          <w:sz w:val="24"/>
          <w:szCs w:val="24"/>
        </w:rPr>
        <w:fldChar w:fldCharType="separate"/>
      </w:r>
      <w:r w:rsidR="008F7F7E" w:rsidRPr="008F7F7E">
        <w:rPr>
          <w:noProof/>
          <w:sz w:val="24"/>
          <w:szCs w:val="24"/>
        </w:rPr>
        <w:t>(Hummelgaard, 2021)</w:t>
      </w:r>
      <w:r w:rsidR="008F7F7E" w:rsidRPr="008F7F7E">
        <w:rPr>
          <w:sz w:val="24"/>
          <w:szCs w:val="24"/>
        </w:rPr>
        <w:fldChar w:fldCharType="end"/>
      </w:r>
      <w:r w:rsidR="008F7F7E" w:rsidRPr="008F7F7E">
        <w:rPr>
          <w:sz w:val="24"/>
          <w:szCs w:val="24"/>
        </w:rPr>
        <w:t xml:space="preserve">. </w:t>
      </w:r>
      <w:r w:rsidR="002A3975" w:rsidRPr="008F7F7E">
        <w:rPr>
          <w:sz w:val="24"/>
          <w:szCs w:val="24"/>
        </w:rPr>
        <w:t>As mentioned by</w:t>
      </w:r>
      <w:r w:rsidR="00DF306B" w:rsidRPr="008F7F7E">
        <w:rPr>
          <w:sz w:val="24"/>
          <w:szCs w:val="24"/>
        </w:rPr>
        <w:t xml:space="preserve"> </w:t>
      </w:r>
      <w:r w:rsidR="00DF306B" w:rsidRPr="008F7F7E">
        <w:rPr>
          <w:noProof/>
          <w:sz w:val="24"/>
          <w:szCs w:val="24"/>
        </w:rPr>
        <w:t>Jensen</w:t>
      </w:r>
      <w:r w:rsidR="002A3975" w:rsidRPr="008F7F7E">
        <w:rPr>
          <w:sz w:val="24"/>
          <w:szCs w:val="24"/>
        </w:rPr>
        <w:t xml:space="preserve"> </w:t>
      </w:r>
      <w:r w:rsidR="00DF306B" w:rsidRPr="008F7F7E">
        <w:rPr>
          <w:sz w:val="24"/>
          <w:szCs w:val="24"/>
        </w:rPr>
        <w:fldChar w:fldCharType="begin" w:fldLock="1"/>
      </w:r>
      <w:r w:rsidR="00C14BA0">
        <w:rPr>
          <w:sz w:val="24"/>
          <w:szCs w:val="24"/>
        </w:rPr>
        <w:instrText>ADDIN CSL_CITATION {"citationItems":[{"id":"ITEM-1","itemData":{"author":[{"dropping-particle":"","family":"Jensen","given":"Magnus Thorn","non-dropping-particle":"","parse-names":false,"suffix":""},{"dropping-particle":"","family":"Nørgaard","given":"Asbjørn","non-dropping-particle":"","parse-names":false,"suffix":""}],"container-title":"Cevea","id":"ITEM-1","issued":{"date-parts":[["2021"]]},"page":"1-10","title":"Prisen for at løfte dagpengene overdrives","type":"article-journal"},"suppress-author":1,"uris":["http://www.mendeley.com/documents/?uuid=83d149f1-bd4c-4cf1-b3eb-17c3b8880bb2"]}],"mendeley":{"formattedCitation":"(2021)","plainTextFormattedCitation":"(2021)","previouslyFormattedCitation":"(2021)"},"properties":{"noteIndex":0},"schema":"https://github.com/citation-style-language/schema/raw/master/csl-citation.json"}</w:instrText>
      </w:r>
      <w:r w:rsidR="00DF306B" w:rsidRPr="008F7F7E">
        <w:rPr>
          <w:sz w:val="24"/>
          <w:szCs w:val="24"/>
        </w:rPr>
        <w:fldChar w:fldCharType="separate"/>
      </w:r>
      <w:r w:rsidR="00DF306B" w:rsidRPr="008F7F7E">
        <w:rPr>
          <w:noProof/>
          <w:sz w:val="24"/>
          <w:szCs w:val="24"/>
        </w:rPr>
        <w:t>(2021)</w:t>
      </w:r>
      <w:r w:rsidR="00DF306B" w:rsidRPr="008F7F7E">
        <w:rPr>
          <w:sz w:val="24"/>
          <w:szCs w:val="24"/>
        </w:rPr>
        <w:fldChar w:fldCharType="end"/>
      </w:r>
      <w:r w:rsidR="00DF306B" w:rsidRPr="008F7F7E">
        <w:rPr>
          <w:sz w:val="24"/>
          <w:szCs w:val="24"/>
        </w:rPr>
        <w:t xml:space="preserve"> </w:t>
      </w:r>
      <w:r w:rsidR="002A3975" w:rsidRPr="008F7F7E">
        <w:rPr>
          <w:sz w:val="24"/>
          <w:szCs w:val="24"/>
        </w:rPr>
        <w:t xml:space="preserve">the </w:t>
      </w:r>
      <w:r w:rsidR="008F7F7E" w:rsidRPr="008F7F7E">
        <w:rPr>
          <w:sz w:val="24"/>
          <w:szCs w:val="24"/>
        </w:rPr>
        <w:t>approach rate i</w:t>
      </w:r>
      <w:r w:rsidR="006434D7">
        <w:rPr>
          <w:sz w:val="24"/>
          <w:szCs w:val="24"/>
        </w:rPr>
        <w:t>n this example</w:t>
      </w:r>
      <w:r w:rsidR="008F7F7E" w:rsidRPr="008F7F7E">
        <w:rPr>
          <w:sz w:val="24"/>
          <w:szCs w:val="24"/>
        </w:rPr>
        <w:t xml:space="preserve"> contributes with</w:t>
      </w:r>
      <w:r w:rsidR="002A3975" w:rsidRPr="008F7F7E">
        <w:rPr>
          <w:sz w:val="24"/>
          <w:szCs w:val="24"/>
        </w:rPr>
        <w:t xml:space="preserve"> 45% of the total effect</w:t>
      </w:r>
      <w:r w:rsidR="008F7F7E" w:rsidRPr="008F7F7E">
        <w:rPr>
          <w:sz w:val="24"/>
          <w:szCs w:val="24"/>
        </w:rPr>
        <w:t>, which they find to be very unrealistic</w:t>
      </w:r>
      <w:r w:rsidR="002A3975" w:rsidRPr="008F7F7E">
        <w:rPr>
          <w:sz w:val="24"/>
          <w:szCs w:val="24"/>
        </w:rPr>
        <w:t>.</w:t>
      </w:r>
      <w:r w:rsidR="00A0271D" w:rsidRPr="008F7F7E">
        <w:rPr>
          <w:sz w:val="24"/>
          <w:szCs w:val="24"/>
        </w:rPr>
        <w:t xml:space="preserve"> </w:t>
      </w:r>
    </w:p>
    <w:p w14:paraId="7E414AB1" w14:textId="501C3A8F" w:rsidR="008D64C5" w:rsidRPr="006800FF" w:rsidRDefault="008F7F7E" w:rsidP="008B1B99">
      <w:pPr>
        <w:spacing w:line="360" w:lineRule="auto"/>
        <w:jc w:val="both"/>
        <w:rPr>
          <w:rFonts w:cstheme="minorHAnsi"/>
          <w:sz w:val="24"/>
          <w:szCs w:val="24"/>
        </w:rPr>
      </w:pPr>
      <w:r>
        <w:rPr>
          <w:rFonts w:cstheme="minorHAnsi"/>
          <w:sz w:val="24"/>
          <w:szCs w:val="24"/>
        </w:rPr>
        <w:t xml:space="preserve"> </w:t>
      </w:r>
      <w:r w:rsidR="002A3975" w:rsidRPr="006800FF">
        <w:rPr>
          <w:rFonts w:cstheme="minorHAnsi"/>
          <w:sz w:val="24"/>
          <w:szCs w:val="24"/>
        </w:rPr>
        <w:t xml:space="preserve">When estimating the micro </w:t>
      </w:r>
      <w:r w:rsidR="00A0271D" w:rsidRPr="006800FF">
        <w:rPr>
          <w:rFonts w:cstheme="minorHAnsi"/>
          <w:sz w:val="24"/>
          <w:szCs w:val="24"/>
        </w:rPr>
        <w:t>elasticity,</w:t>
      </w:r>
      <w:r w:rsidR="002A3975" w:rsidRPr="006800FF">
        <w:rPr>
          <w:rFonts w:cstheme="minorHAnsi"/>
          <w:sz w:val="24"/>
          <w:szCs w:val="24"/>
        </w:rPr>
        <w:t xml:space="preserve"> </w:t>
      </w:r>
      <w:r w:rsidR="006800FF" w:rsidRPr="006800FF">
        <w:rPr>
          <w:rStyle w:val="cf01"/>
          <w:rFonts w:asciiTheme="minorHAnsi" w:hAnsiTheme="minorHAnsi" w:cstheme="minorHAnsi"/>
          <w:sz w:val="24"/>
          <w:szCs w:val="24"/>
        </w:rPr>
        <w:t>w</w:t>
      </w:r>
      <w:r w:rsidR="00DC2777" w:rsidRPr="006800FF">
        <w:rPr>
          <w:rStyle w:val="cf01"/>
          <w:rFonts w:asciiTheme="minorHAnsi" w:hAnsiTheme="minorHAnsi" w:cstheme="minorHAnsi"/>
          <w:sz w:val="24"/>
          <w:szCs w:val="24"/>
        </w:rPr>
        <w:t>e</w:t>
      </w:r>
      <w:r>
        <w:rPr>
          <w:rStyle w:val="cf01"/>
          <w:rFonts w:asciiTheme="minorHAnsi" w:hAnsiTheme="minorHAnsi" w:cstheme="minorHAnsi"/>
          <w:sz w:val="24"/>
          <w:szCs w:val="24"/>
        </w:rPr>
        <w:t xml:space="preserve"> therefore</w:t>
      </w:r>
      <w:r w:rsidR="00DC2777" w:rsidRPr="006800FF">
        <w:rPr>
          <w:rStyle w:val="cf01"/>
          <w:rFonts w:asciiTheme="minorHAnsi" w:hAnsiTheme="minorHAnsi" w:cstheme="minorHAnsi"/>
          <w:sz w:val="24"/>
          <w:szCs w:val="24"/>
        </w:rPr>
        <w:t xml:space="preserve"> include different measures of the approach effect in our analysis</w:t>
      </w:r>
      <w:r>
        <w:rPr>
          <w:rStyle w:val="cf01"/>
          <w:rFonts w:asciiTheme="minorHAnsi" w:hAnsiTheme="minorHAnsi" w:cstheme="minorHAnsi"/>
          <w:sz w:val="24"/>
          <w:szCs w:val="24"/>
        </w:rPr>
        <w:t xml:space="preserve">. </w:t>
      </w:r>
      <w:r>
        <w:rPr>
          <w:rFonts w:cstheme="minorHAnsi"/>
          <w:sz w:val="24"/>
          <w:szCs w:val="24"/>
        </w:rPr>
        <w:t>B</w:t>
      </w:r>
      <w:r w:rsidR="00DC2777" w:rsidRPr="006800FF">
        <w:rPr>
          <w:rFonts w:cstheme="minorHAnsi"/>
          <w:sz w:val="24"/>
          <w:szCs w:val="24"/>
        </w:rPr>
        <w:t xml:space="preserve">esides following the estimates of the </w:t>
      </w:r>
      <w:r w:rsidR="002539F9">
        <w:rPr>
          <w:rFonts w:cstheme="minorHAnsi"/>
          <w:sz w:val="24"/>
          <w:szCs w:val="24"/>
        </w:rPr>
        <w:t>IS-model</w:t>
      </w:r>
      <w:r>
        <w:rPr>
          <w:rFonts w:cstheme="minorHAnsi"/>
          <w:sz w:val="24"/>
          <w:szCs w:val="24"/>
        </w:rPr>
        <w:t xml:space="preserve"> (where the approach rate contributes with 45%)</w:t>
      </w:r>
      <w:r w:rsidR="00DC2777" w:rsidRPr="006800FF">
        <w:rPr>
          <w:rFonts w:cstheme="minorHAnsi"/>
          <w:sz w:val="24"/>
          <w:szCs w:val="24"/>
        </w:rPr>
        <w:t>, we also include</w:t>
      </w:r>
      <w:r w:rsidR="002A3975" w:rsidRPr="006800FF">
        <w:rPr>
          <w:rFonts w:cstheme="minorHAnsi"/>
          <w:sz w:val="24"/>
          <w:szCs w:val="24"/>
        </w:rPr>
        <w:t xml:space="preserve"> the results </w:t>
      </w:r>
      <w:r>
        <w:rPr>
          <w:rFonts w:cstheme="minorHAnsi"/>
          <w:sz w:val="24"/>
          <w:szCs w:val="24"/>
        </w:rPr>
        <w:t>found by</w:t>
      </w:r>
      <w:r w:rsidR="00DF306B">
        <w:rPr>
          <w:rFonts w:cstheme="minorHAnsi"/>
          <w:sz w:val="24"/>
          <w:szCs w:val="24"/>
        </w:rPr>
        <w:t xml:space="preserve"> </w:t>
      </w:r>
      <w:r w:rsidR="00DF306B" w:rsidRPr="00DF372B">
        <w:rPr>
          <w:rFonts w:cstheme="minorHAnsi"/>
          <w:noProof/>
          <w:sz w:val="24"/>
          <w:szCs w:val="24"/>
        </w:rPr>
        <w:t>DØRS</w:t>
      </w:r>
      <w:r w:rsidR="002A3975" w:rsidRPr="006800FF">
        <w:rPr>
          <w:rFonts w:cstheme="minorHAnsi"/>
          <w:sz w:val="24"/>
          <w:szCs w:val="24"/>
        </w:rPr>
        <w:t xml:space="preserve"> </w:t>
      </w:r>
      <w:r w:rsidR="007F1377" w:rsidRPr="006800FF">
        <w:rPr>
          <w:rFonts w:cstheme="minorHAnsi"/>
          <w:sz w:val="24"/>
          <w:szCs w:val="24"/>
        </w:rPr>
        <w:fldChar w:fldCharType="begin" w:fldLock="1"/>
      </w:r>
      <w:r w:rsidR="00DF306B">
        <w:rPr>
          <w:rFonts w:cstheme="minorHAnsi"/>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7F1377" w:rsidRPr="006800FF">
        <w:rPr>
          <w:rFonts w:cstheme="minorHAnsi"/>
          <w:sz w:val="24"/>
          <w:szCs w:val="24"/>
        </w:rPr>
        <w:fldChar w:fldCharType="separate"/>
      </w:r>
      <w:r w:rsidR="00DF306B" w:rsidRPr="00DF306B">
        <w:rPr>
          <w:rFonts w:cstheme="minorHAnsi"/>
          <w:noProof/>
          <w:sz w:val="24"/>
          <w:szCs w:val="24"/>
        </w:rPr>
        <w:t>(2022)</w:t>
      </w:r>
      <w:r w:rsidR="007F1377" w:rsidRPr="006800FF">
        <w:rPr>
          <w:rFonts w:cstheme="minorHAnsi"/>
          <w:sz w:val="24"/>
          <w:szCs w:val="24"/>
        </w:rPr>
        <w:fldChar w:fldCharType="end"/>
      </w:r>
      <w:r w:rsidR="007F1377" w:rsidRPr="006800FF">
        <w:rPr>
          <w:rFonts w:cstheme="minorHAnsi"/>
          <w:sz w:val="24"/>
          <w:szCs w:val="24"/>
        </w:rPr>
        <w:t xml:space="preserve"> </w:t>
      </w:r>
      <w:r w:rsidR="002A3975" w:rsidRPr="006800FF">
        <w:rPr>
          <w:rFonts w:cstheme="minorHAnsi"/>
          <w:sz w:val="24"/>
          <w:szCs w:val="24"/>
        </w:rPr>
        <w:t xml:space="preserve">who argues that the estimate used in the </w:t>
      </w:r>
      <w:r w:rsidR="00A0271D" w:rsidRPr="006800FF">
        <w:rPr>
          <w:rFonts w:cstheme="minorHAnsi"/>
          <w:sz w:val="24"/>
          <w:szCs w:val="24"/>
        </w:rPr>
        <w:t xml:space="preserve">IS-model is twice as large </w:t>
      </w:r>
      <w:r w:rsidR="00DC2777" w:rsidRPr="006800FF">
        <w:rPr>
          <w:rFonts w:cstheme="minorHAnsi"/>
          <w:sz w:val="24"/>
          <w:szCs w:val="24"/>
        </w:rPr>
        <w:t>compared to</w:t>
      </w:r>
      <w:r w:rsidR="00A0271D" w:rsidRPr="006800FF">
        <w:rPr>
          <w:rFonts w:cstheme="minorHAnsi"/>
          <w:sz w:val="24"/>
          <w:szCs w:val="24"/>
        </w:rPr>
        <w:t xml:space="preserve"> what newer literature suggests. </w:t>
      </w:r>
      <w:r w:rsidR="00DC2777" w:rsidRPr="006800FF">
        <w:rPr>
          <w:rFonts w:cstheme="minorHAnsi"/>
          <w:sz w:val="24"/>
          <w:szCs w:val="24"/>
        </w:rPr>
        <w:t>Additionally, w</w:t>
      </w:r>
      <w:r w:rsidR="00A0271D" w:rsidRPr="006800FF">
        <w:rPr>
          <w:rFonts w:cstheme="minorHAnsi"/>
          <w:sz w:val="24"/>
          <w:szCs w:val="24"/>
        </w:rPr>
        <w:t xml:space="preserve">e will </w:t>
      </w:r>
      <w:r w:rsidR="00DF306B">
        <w:rPr>
          <w:rFonts w:cstheme="minorHAnsi"/>
          <w:sz w:val="24"/>
          <w:szCs w:val="24"/>
        </w:rPr>
        <w:t>include</w:t>
      </w:r>
      <w:r w:rsidR="00A0271D" w:rsidRPr="006800FF">
        <w:rPr>
          <w:rFonts w:cstheme="minorHAnsi"/>
          <w:sz w:val="24"/>
          <w:szCs w:val="24"/>
        </w:rPr>
        <w:t xml:space="preserve"> the case in which th</w:t>
      </w:r>
      <w:r w:rsidR="005F4E8E" w:rsidRPr="006800FF">
        <w:rPr>
          <w:rFonts w:cstheme="minorHAnsi"/>
          <w:sz w:val="24"/>
          <w:szCs w:val="24"/>
        </w:rPr>
        <w:t>e approach</w:t>
      </w:r>
      <w:r w:rsidR="00A0271D" w:rsidRPr="006800FF">
        <w:rPr>
          <w:rFonts w:cstheme="minorHAnsi"/>
          <w:sz w:val="24"/>
          <w:szCs w:val="24"/>
        </w:rPr>
        <w:t xml:space="preserve"> </w:t>
      </w:r>
      <w:r w:rsidR="001B1664" w:rsidRPr="006800FF">
        <w:rPr>
          <w:rFonts w:cstheme="minorHAnsi"/>
          <w:sz w:val="24"/>
          <w:szCs w:val="24"/>
        </w:rPr>
        <w:t>effect</w:t>
      </w:r>
      <w:r w:rsidR="00A0271D" w:rsidRPr="006800FF">
        <w:rPr>
          <w:rFonts w:cstheme="minorHAnsi"/>
          <w:sz w:val="24"/>
          <w:szCs w:val="24"/>
        </w:rPr>
        <w:t xml:space="preserve"> is </w:t>
      </w:r>
      <w:r w:rsidR="00FE593F" w:rsidRPr="006800FF">
        <w:rPr>
          <w:rFonts w:cstheme="minorHAnsi"/>
          <w:sz w:val="24"/>
          <w:szCs w:val="24"/>
        </w:rPr>
        <w:t>not present</w:t>
      </w:r>
      <w:r w:rsidR="00A0271D" w:rsidRPr="006800FF">
        <w:rPr>
          <w:rFonts w:cstheme="minorHAnsi"/>
          <w:sz w:val="24"/>
          <w:szCs w:val="24"/>
        </w:rPr>
        <w:t xml:space="preserve"> </w:t>
      </w:r>
      <w:r w:rsidR="00FE593F" w:rsidRPr="006800FF">
        <w:rPr>
          <w:rFonts w:cstheme="minorHAnsi"/>
          <w:sz w:val="24"/>
          <w:szCs w:val="24"/>
        </w:rPr>
        <w:t xml:space="preserve">at all </w:t>
      </w:r>
      <w:r w:rsidR="00DF306B">
        <w:rPr>
          <w:rFonts w:cstheme="minorHAnsi"/>
          <w:sz w:val="24"/>
          <w:szCs w:val="24"/>
        </w:rPr>
        <w:t>as argued by literature presented in section 2</w:t>
      </w:r>
      <w:r w:rsidR="00A0271D" w:rsidRPr="006800FF">
        <w:rPr>
          <w:rFonts w:cstheme="minorHAnsi"/>
          <w:sz w:val="24"/>
          <w:szCs w:val="24"/>
        </w:rPr>
        <w:t xml:space="preserve"> </w:t>
      </w:r>
      <w:r w:rsidR="00D85753" w:rsidRPr="006800FF">
        <w:rPr>
          <w:rFonts w:cstheme="minorHAnsi"/>
          <w:sz w:val="24"/>
          <w:szCs w:val="24"/>
        </w:rPr>
        <w:fldChar w:fldCharType="begin" w:fldLock="1"/>
      </w:r>
      <w:r w:rsidR="008900FF">
        <w:rPr>
          <w:rFonts w:cstheme="minorHAnsi"/>
          <w:sz w:val="24"/>
          <w:szCs w:val="24"/>
        </w:rPr>
        <w:instrText>ADDIN CSL_CITATION {"citationItems":[{"id":"ITEM-1","itemData":{"author":[{"dropping-particle":"","family":"Aastrup","given":"Morten","non-dropping-particle":"","parse-names":false,"suffix":""}],"container-title":"Landsorganisationen","id":"ITEM-1","issue":"September 2018","issued":{"date-parts":[["2018"]]},"title":"30 Års dagpengeforringelser","type":"article-journal"},"uris":["http://www.mendeley.com/documents/?uuid=f6713169-51f1-434f-9976-a6f0d8693e60"]},{"id":"ITEM-2","itemData":{"author":[{"dropping-particle":"","family":"Jensen","given":"Magnus Thorn","non-dropping-particle":"","parse-names":false,"suffix":""},{"dropping-particle":"","family":"Nørgaard","given":"Asbjørn","non-dropping-particle":"","parse-names":false,"suffix":""}],"container-title":"Cevea","id":"ITEM-2","issued":{"date-parts":[["2021"]]},"page":"1-10","title":"Prisen for at løfte dagpengene overdrives","type":"article-journal"},"uris":["http://www.mendeley.com/documents/?uuid=83d149f1-bd4c-4cf1-b3eb-17c3b8880bb2"]},{"id":"ITEM-3","itemData":{"author":[{"dropping-particle":"","family":"Risgaard","given":"Lizette","non-dropping-particle":"","parse-names":false,"suffix":""}],"id":"ITEM-3","issued":{"date-parts":[["2021"]]},"title":"Mere tryghed til lønmodtagerne","type":"article-journal"},"uris":["http://www.mendeley.com/documents/?uuid=ce253304-2c7c-476c-a58c-023352fcd508"]}],"mendeley":{"formattedCitation":"(Aastrup, 2018; Jensen &amp; Nørgaard, 2021; Risgaard, 2021)","plainTextFormattedCitation":"(Aastrup, 2018; Jensen &amp; Nørgaard, 2021; Risgaard, 2021)","previouslyFormattedCitation":"(Aastrup, 2018; Jensen &amp; Nørgaard, 2021; Risgaard, 2021)"},"properties":{"noteIndex":0},"schema":"https://github.com/citation-style-language/schema/raw/master/csl-citation.json"}</w:instrText>
      </w:r>
      <w:r w:rsidR="00D85753" w:rsidRPr="006800FF">
        <w:rPr>
          <w:rFonts w:cstheme="minorHAnsi"/>
          <w:sz w:val="24"/>
          <w:szCs w:val="24"/>
        </w:rPr>
        <w:fldChar w:fldCharType="separate"/>
      </w:r>
      <w:r w:rsidR="00C14BA0" w:rsidRPr="00C14BA0">
        <w:rPr>
          <w:rFonts w:cstheme="minorHAnsi"/>
          <w:noProof/>
          <w:sz w:val="24"/>
          <w:szCs w:val="24"/>
        </w:rPr>
        <w:t>(Aastrup, 2018; Jensen &amp; Nørgaard, 2021; Risgaard, 2021)</w:t>
      </w:r>
      <w:r w:rsidR="00D85753" w:rsidRPr="006800FF">
        <w:rPr>
          <w:rFonts w:cstheme="minorHAnsi"/>
          <w:sz w:val="24"/>
          <w:szCs w:val="24"/>
        </w:rPr>
        <w:fldChar w:fldCharType="end"/>
      </w:r>
      <w:r w:rsidR="00790385" w:rsidRPr="006800FF">
        <w:rPr>
          <w:rFonts w:cstheme="minorHAnsi"/>
          <w:sz w:val="24"/>
          <w:szCs w:val="24"/>
        </w:rPr>
        <w:t xml:space="preserve">. </w:t>
      </w:r>
    </w:p>
    <w:p w14:paraId="1FEE6337" w14:textId="017EAA1C" w:rsidR="006800FF" w:rsidRPr="006800FF" w:rsidRDefault="006800FF" w:rsidP="008B1B99">
      <w:pPr>
        <w:spacing w:line="360" w:lineRule="auto"/>
        <w:jc w:val="both"/>
        <w:rPr>
          <w:rStyle w:val="cf01"/>
          <w:rFonts w:asciiTheme="minorHAnsi" w:hAnsiTheme="minorHAnsi" w:cstheme="minorHAnsi"/>
          <w:sz w:val="24"/>
          <w:szCs w:val="24"/>
        </w:rPr>
      </w:pPr>
      <w:r w:rsidRPr="006800FF">
        <w:rPr>
          <w:rStyle w:val="cf01"/>
          <w:rFonts w:asciiTheme="minorHAnsi" w:hAnsiTheme="minorHAnsi" w:cstheme="minorHAnsi"/>
          <w:sz w:val="24"/>
          <w:szCs w:val="24"/>
        </w:rPr>
        <w:t>Based on the three measures of the approach effect</w:t>
      </w:r>
      <w:r w:rsidR="001722A0">
        <w:rPr>
          <w:rStyle w:val="cf01"/>
          <w:rFonts w:asciiTheme="minorHAnsi" w:hAnsiTheme="minorHAnsi" w:cstheme="minorHAnsi"/>
          <w:sz w:val="24"/>
          <w:szCs w:val="24"/>
        </w:rPr>
        <w:t>,</w:t>
      </w:r>
      <w:r w:rsidRPr="006800FF">
        <w:rPr>
          <w:rStyle w:val="cf01"/>
          <w:rFonts w:asciiTheme="minorHAnsi" w:hAnsiTheme="minorHAnsi" w:cstheme="minorHAnsi"/>
          <w:sz w:val="24"/>
          <w:szCs w:val="24"/>
        </w:rPr>
        <w:t xml:space="preserve"> we use the answer given by the ministry of labor above</w:t>
      </w:r>
      <w:r w:rsidR="00903676">
        <w:rPr>
          <w:rStyle w:val="cf01"/>
          <w:rFonts w:asciiTheme="minorHAnsi" w:hAnsiTheme="minorHAnsi" w:cstheme="minorHAnsi"/>
          <w:sz w:val="24"/>
          <w:szCs w:val="24"/>
        </w:rPr>
        <w:t>,</w:t>
      </w:r>
      <w:r w:rsidRPr="006800FF">
        <w:rPr>
          <w:rStyle w:val="cf01"/>
          <w:rFonts w:asciiTheme="minorHAnsi" w:hAnsiTheme="minorHAnsi" w:cstheme="minorHAnsi"/>
          <w:sz w:val="24"/>
          <w:szCs w:val="24"/>
        </w:rPr>
        <w:t xml:space="preserve"> to calculate three different measures of the micro elasticity. First, we use the estimates given by the ministry of labor where a 2.25% increase in the level of income insurance increases unemployment by 2900 people resulting in a micro elasticity of 0.66. Second, we use the argumentation from</w:t>
      </w:r>
      <w:r w:rsidR="00DF306B">
        <w:rPr>
          <w:rStyle w:val="cf01"/>
          <w:rFonts w:asciiTheme="minorHAnsi" w:hAnsiTheme="minorHAnsi" w:cstheme="minorHAnsi"/>
          <w:sz w:val="24"/>
          <w:szCs w:val="24"/>
        </w:rPr>
        <w:t xml:space="preserve"> </w:t>
      </w:r>
      <w:r w:rsidR="00DF306B" w:rsidRPr="00DF372B">
        <w:rPr>
          <w:rStyle w:val="cf01"/>
          <w:rFonts w:asciiTheme="minorHAnsi" w:hAnsiTheme="minorHAnsi" w:cstheme="minorHAnsi"/>
          <w:noProof/>
          <w:sz w:val="24"/>
          <w:szCs w:val="24"/>
        </w:rPr>
        <w:t>DØRS</w:t>
      </w:r>
      <w:r w:rsidRPr="006800FF">
        <w:rPr>
          <w:rStyle w:val="cf01"/>
          <w:rFonts w:asciiTheme="minorHAnsi" w:hAnsiTheme="minorHAnsi" w:cstheme="minorHAnsi"/>
          <w:sz w:val="24"/>
          <w:szCs w:val="24"/>
        </w:rPr>
        <w:t xml:space="preserve"> </w:t>
      </w:r>
      <w:r w:rsidRPr="006800FF">
        <w:rPr>
          <w:rStyle w:val="cf01"/>
          <w:rFonts w:asciiTheme="minorHAnsi" w:hAnsiTheme="minorHAnsi" w:cstheme="minorHAnsi"/>
          <w:sz w:val="24"/>
          <w:szCs w:val="24"/>
        </w:rPr>
        <w:fldChar w:fldCharType="begin" w:fldLock="1"/>
      </w:r>
      <w:r w:rsidR="00DF306B">
        <w:rPr>
          <w:rStyle w:val="cf01"/>
          <w:rFonts w:asciiTheme="minorHAnsi" w:hAnsiTheme="minorHAnsi" w:cstheme="minorHAnsi"/>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Pr="006800FF">
        <w:rPr>
          <w:rStyle w:val="cf01"/>
          <w:rFonts w:asciiTheme="minorHAnsi" w:hAnsiTheme="minorHAnsi" w:cstheme="minorHAnsi"/>
          <w:sz w:val="24"/>
          <w:szCs w:val="24"/>
        </w:rPr>
        <w:fldChar w:fldCharType="separate"/>
      </w:r>
      <w:r w:rsidR="00DF306B" w:rsidRPr="00DF306B">
        <w:rPr>
          <w:rStyle w:val="cf01"/>
          <w:rFonts w:asciiTheme="minorHAnsi" w:hAnsiTheme="minorHAnsi" w:cstheme="minorHAnsi"/>
          <w:noProof/>
          <w:sz w:val="24"/>
          <w:szCs w:val="24"/>
        </w:rPr>
        <w:t>(2022)</w:t>
      </w:r>
      <w:r w:rsidRPr="006800FF">
        <w:rPr>
          <w:rStyle w:val="cf01"/>
          <w:rFonts w:asciiTheme="minorHAnsi" w:hAnsiTheme="minorHAnsi" w:cstheme="minorHAnsi"/>
          <w:sz w:val="24"/>
          <w:szCs w:val="24"/>
        </w:rPr>
        <w:fldChar w:fldCharType="end"/>
      </w:r>
      <w:r w:rsidRPr="006800FF">
        <w:rPr>
          <w:rStyle w:val="cf01"/>
          <w:rFonts w:asciiTheme="minorHAnsi" w:hAnsiTheme="minorHAnsi" w:cstheme="minorHAnsi"/>
          <w:sz w:val="24"/>
          <w:szCs w:val="24"/>
        </w:rPr>
        <w:t xml:space="preserve"> of lowering the effect on the approach rate to half the size, the </w:t>
      </w:r>
      <w:r w:rsidRPr="006800FF">
        <w:rPr>
          <w:rStyle w:val="cf01"/>
          <w:rFonts w:asciiTheme="minorHAnsi" w:hAnsiTheme="minorHAnsi" w:cstheme="minorHAnsi"/>
          <w:sz w:val="24"/>
          <w:szCs w:val="24"/>
        </w:rPr>
        <w:lastRenderedPageBreak/>
        <w:t>same increase in the level of income insurance now only increase unemployment by 2250 people reducing the estimate of the micro elasticity to 0.51. Lastly, when removing the effect on the approach rate entirely</w:t>
      </w:r>
      <w:r w:rsidR="00B43E1A">
        <w:rPr>
          <w:rStyle w:val="cf01"/>
          <w:rFonts w:asciiTheme="minorHAnsi" w:hAnsiTheme="minorHAnsi" w:cstheme="minorHAnsi"/>
          <w:sz w:val="24"/>
          <w:szCs w:val="24"/>
        </w:rPr>
        <w:t xml:space="preserve"> as argued by Jensen </w:t>
      </w:r>
      <w:r w:rsidR="00B43E1A">
        <w:rPr>
          <w:rStyle w:val="cf01"/>
          <w:rFonts w:asciiTheme="minorHAnsi" w:hAnsiTheme="minorHAnsi" w:cstheme="minorHAnsi"/>
          <w:sz w:val="24"/>
          <w:szCs w:val="24"/>
        </w:rPr>
        <w:fldChar w:fldCharType="begin" w:fldLock="1"/>
      </w:r>
      <w:r w:rsidR="00C14BA0">
        <w:rPr>
          <w:rStyle w:val="cf01"/>
          <w:rFonts w:asciiTheme="minorHAnsi" w:hAnsiTheme="minorHAnsi" w:cstheme="minorHAnsi"/>
          <w:sz w:val="24"/>
          <w:szCs w:val="24"/>
        </w:rPr>
        <w:instrText>ADDIN CSL_CITATION {"citationItems":[{"id":"ITEM-1","itemData":{"author":[{"dropping-particle":"","family":"Jensen","given":"Magnus Thorn","non-dropping-particle":"","parse-names":false,"suffix":""},{"dropping-particle":"","family":"Nørgaard","given":"Asbjørn","non-dropping-particle":"","parse-names":false,"suffix":""}],"container-title":"Cevea","id":"ITEM-1","issued":{"date-parts":[["2021"]]},"page":"1-10","title":"Prisen for at løfte dagpengene overdrives","type":"article-journal"},"suppress-author":1,"uris":["http://www.mendeley.com/documents/?uuid=83d149f1-bd4c-4cf1-b3eb-17c3b8880bb2"]}],"mendeley":{"formattedCitation":"(2021)","plainTextFormattedCitation":"(2021)","previouslyFormattedCitation":"(2021)"},"properties":{"noteIndex":0},"schema":"https://github.com/citation-style-language/schema/raw/master/csl-citation.json"}</w:instrText>
      </w:r>
      <w:r w:rsidR="00B43E1A">
        <w:rPr>
          <w:rStyle w:val="cf01"/>
          <w:rFonts w:asciiTheme="minorHAnsi" w:hAnsiTheme="minorHAnsi" w:cstheme="minorHAnsi"/>
          <w:sz w:val="24"/>
          <w:szCs w:val="24"/>
        </w:rPr>
        <w:fldChar w:fldCharType="separate"/>
      </w:r>
      <w:r w:rsidR="00B43E1A" w:rsidRPr="00B43E1A">
        <w:rPr>
          <w:rStyle w:val="cf01"/>
          <w:rFonts w:asciiTheme="minorHAnsi" w:hAnsiTheme="minorHAnsi" w:cstheme="minorHAnsi"/>
          <w:noProof/>
          <w:sz w:val="24"/>
          <w:szCs w:val="24"/>
        </w:rPr>
        <w:t>(2021)</w:t>
      </w:r>
      <w:r w:rsidR="00B43E1A">
        <w:rPr>
          <w:rStyle w:val="cf01"/>
          <w:rFonts w:asciiTheme="minorHAnsi" w:hAnsiTheme="minorHAnsi" w:cstheme="minorHAnsi"/>
          <w:sz w:val="24"/>
          <w:szCs w:val="24"/>
        </w:rPr>
        <w:fldChar w:fldCharType="end"/>
      </w:r>
      <w:r w:rsidR="00B43E1A">
        <w:rPr>
          <w:rStyle w:val="cf01"/>
          <w:rFonts w:asciiTheme="minorHAnsi" w:hAnsiTheme="minorHAnsi" w:cstheme="minorHAnsi"/>
          <w:sz w:val="24"/>
          <w:szCs w:val="24"/>
        </w:rPr>
        <w:t xml:space="preserve">, Aastrup </w:t>
      </w:r>
      <w:r w:rsidR="00B43E1A">
        <w:rPr>
          <w:rStyle w:val="cf01"/>
          <w:rFonts w:asciiTheme="minorHAnsi" w:hAnsiTheme="minorHAnsi" w:cstheme="minorHAnsi"/>
          <w:sz w:val="24"/>
          <w:szCs w:val="24"/>
        </w:rPr>
        <w:fldChar w:fldCharType="begin" w:fldLock="1"/>
      </w:r>
      <w:r w:rsidR="00C14BA0">
        <w:rPr>
          <w:rStyle w:val="cf01"/>
          <w:rFonts w:asciiTheme="minorHAnsi" w:hAnsiTheme="minorHAnsi" w:cstheme="minorHAnsi"/>
          <w:sz w:val="24"/>
          <w:szCs w:val="24"/>
        </w:rPr>
        <w:instrText>ADDIN CSL_CITATION {"citationItems":[{"id":"ITEM-1","itemData":{"author":[{"dropping-particle":"","family":"Aastrup","given":"Morten","non-dropping-particle":"","parse-names":false,"suffix":""}],"container-title":"Landsorganisationen","id":"ITEM-1","issue":"September 2018","issued":{"date-parts":[["2018"]]},"title":"30 Års dagpengeforringelser","type":"article-journal"},"suppress-author":1,"uris":["http://www.mendeley.com/documents/?uuid=f6713169-51f1-434f-9976-a6f0d8693e60"]}],"mendeley":{"formattedCitation":"(2018)","plainTextFormattedCitation":"(2018)","previouslyFormattedCitation":"(2018)"},"properties":{"noteIndex":0},"schema":"https://github.com/citation-style-language/schema/raw/master/csl-citation.json"}</w:instrText>
      </w:r>
      <w:r w:rsidR="00B43E1A">
        <w:rPr>
          <w:rStyle w:val="cf01"/>
          <w:rFonts w:asciiTheme="minorHAnsi" w:hAnsiTheme="minorHAnsi" w:cstheme="minorHAnsi"/>
          <w:sz w:val="24"/>
          <w:szCs w:val="24"/>
        </w:rPr>
        <w:fldChar w:fldCharType="separate"/>
      </w:r>
      <w:r w:rsidR="00B43E1A" w:rsidRPr="00B43E1A">
        <w:rPr>
          <w:rStyle w:val="cf01"/>
          <w:rFonts w:asciiTheme="minorHAnsi" w:hAnsiTheme="minorHAnsi" w:cstheme="minorHAnsi"/>
          <w:noProof/>
          <w:sz w:val="24"/>
          <w:szCs w:val="24"/>
        </w:rPr>
        <w:t>(2018)</w:t>
      </w:r>
      <w:r w:rsidR="00B43E1A">
        <w:rPr>
          <w:rStyle w:val="cf01"/>
          <w:rFonts w:asciiTheme="minorHAnsi" w:hAnsiTheme="minorHAnsi" w:cstheme="minorHAnsi"/>
          <w:sz w:val="24"/>
          <w:szCs w:val="24"/>
        </w:rPr>
        <w:fldChar w:fldCharType="end"/>
      </w:r>
      <w:r w:rsidRPr="006800FF">
        <w:rPr>
          <w:rStyle w:val="cf01"/>
          <w:rFonts w:asciiTheme="minorHAnsi" w:hAnsiTheme="minorHAnsi" w:cstheme="minorHAnsi"/>
          <w:sz w:val="24"/>
          <w:szCs w:val="24"/>
        </w:rPr>
        <w:t xml:space="preserve">, </w:t>
      </w:r>
      <w:r w:rsidR="00B43E1A">
        <w:rPr>
          <w:rStyle w:val="cf01"/>
          <w:rFonts w:asciiTheme="minorHAnsi" w:hAnsiTheme="minorHAnsi" w:cstheme="minorHAnsi"/>
          <w:sz w:val="24"/>
          <w:szCs w:val="24"/>
        </w:rPr>
        <w:t xml:space="preserve">and Risgaard </w:t>
      </w:r>
      <w:r w:rsidR="00B43E1A">
        <w:rPr>
          <w:rStyle w:val="cf01"/>
          <w:rFonts w:asciiTheme="minorHAnsi" w:hAnsiTheme="minorHAnsi" w:cstheme="minorHAnsi"/>
          <w:sz w:val="24"/>
          <w:szCs w:val="24"/>
        </w:rPr>
        <w:fldChar w:fldCharType="begin" w:fldLock="1"/>
      </w:r>
      <w:r w:rsidR="00744FD6">
        <w:rPr>
          <w:rStyle w:val="cf01"/>
          <w:rFonts w:asciiTheme="minorHAnsi" w:hAnsiTheme="minorHAnsi" w:cstheme="minorHAnsi"/>
          <w:sz w:val="24"/>
          <w:szCs w:val="24"/>
        </w:rPr>
        <w:instrText>ADDIN CSL_CITATION {"citationItems":[{"id":"ITEM-1","itemData":{"author":[{"dropping-particle":"","family":"Risgaard","given":"Lizette","non-dropping-particle":"","parse-names":false,"suffix":""}],"id":"ITEM-1","issued":{"date-parts":[["2021"]]},"title":"Mere tryghed til lønmodtagerne","type":"article-journal"},"suppress-author":1,"uris":["http://www.mendeley.com/documents/?uuid=ce253304-2c7c-476c-a58c-023352fcd508"]}],"mendeley":{"formattedCitation":"(2021)","plainTextFormattedCitation":"(2021)","previouslyFormattedCitation":"(2021)"},"properties":{"noteIndex":0},"schema":"https://github.com/citation-style-language/schema/raw/master/csl-citation.json"}</w:instrText>
      </w:r>
      <w:r w:rsidR="00B43E1A">
        <w:rPr>
          <w:rStyle w:val="cf01"/>
          <w:rFonts w:asciiTheme="minorHAnsi" w:hAnsiTheme="minorHAnsi" w:cstheme="minorHAnsi"/>
          <w:sz w:val="24"/>
          <w:szCs w:val="24"/>
        </w:rPr>
        <w:fldChar w:fldCharType="separate"/>
      </w:r>
      <w:r w:rsidR="00B43E1A" w:rsidRPr="00B43E1A">
        <w:rPr>
          <w:rStyle w:val="cf01"/>
          <w:rFonts w:asciiTheme="minorHAnsi" w:hAnsiTheme="minorHAnsi" w:cstheme="minorHAnsi"/>
          <w:noProof/>
          <w:sz w:val="24"/>
          <w:szCs w:val="24"/>
        </w:rPr>
        <w:t>(2021)</w:t>
      </w:r>
      <w:r w:rsidR="00B43E1A">
        <w:rPr>
          <w:rStyle w:val="cf01"/>
          <w:rFonts w:asciiTheme="minorHAnsi" w:hAnsiTheme="minorHAnsi" w:cstheme="minorHAnsi"/>
          <w:sz w:val="24"/>
          <w:szCs w:val="24"/>
        </w:rPr>
        <w:fldChar w:fldCharType="end"/>
      </w:r>
      <w:r w:rsidR="00B43E1A">
        <w:rPr>
          <w:rStyle w:val="cf01"/>
          <w:rFonts w:asciiTheme="minorHAnsi" w:hAnsiTheme="minorHAnsi" w:cstheme="minorHAnsi"/>
          <w:sz w:val="24"/>
          <w:szCs w:val="24"/>
        </w:rPr>
        <w:t xml:space="preserve"> </w:t>
      </w:r>
      <w:r w:rsidRPr="006800FF">
        <w:rPr>
          <w:rStyle w:val="cf01"/>
          <w:rFonts w:asciiTheme="minorHAnsi" w:hAnsiTheme="minorHAnsi" w:cstheme="minorHAnsi"/>
          <w:sz w:val="24"/>
          <w:szCs w:val="24"/>
        </w:rPr>
        <w:t>we find the increase in unemployment to be of 1600 people, further reducing the micro elasticity to 0.36.</w:t>
      </w:r>
    </w:p>
    <w:p w14:paraId="77144A4C" w14:textId="0EC036AB" w:rsidR="00903676" w:rsidRDefault="00B43E1A" w:rsidP="008B1B99">
      <w:pPr>
        <w:spacing w:line="360" w:lineRule="auto"/>
        <w:jc w:val="both"/>
        <w:rPr>
          <w:sz w:val="24"/>
          <w:szCs w:val="24"/>
        </w:rPr>
      </w:pPr>
      <w:r>
        <w:rPr>
          <w:sz w:val="24"/>
          <w:szCs w:val="24"/>
        </w:rPr>
        <w:t xml:space="preserve">We now obtained three different estimates of the micro elasticity and opt into </w:t>
      </w:r>
      <w:r w:rsidR="00AE78D2" w:rsidRPr="00C44380">
        <w:rPr>
          <w:sz w:val="24"/>
          <w:szCs w:val="24"/>
        </w:rPr>
        <w:t xml:space="preserve">calculating the macro </w:t>
      </w:r>
      <w:r w:rsidR="00305EB0" w:rsidRPr="00C44380">
        <w:rPr>
          <w:sz w:val="24"/>
          <w:szCs w:val="24"/>
        </w:rPr>
        <w:t>elasticity</w:t>
      </w:r>
      <w:r>
        <w:rPr>
          <w:sz w:val="24"/>
          <w:szCs w:val="24"/>
        </w:rPr>
        <w:t xml:space="preserve">. </w:t>
      </w:r>
      <w:r w:rsidR="00903676">
        <w:rPr>
          <w:sz w:val="24"/>
          <w:szCs w:val="24"/>
        </w:rPr>
        <w:t xml:space="preserve">Depending on which of the three scenarios we use, we obtain different measures of the elasticity of the macroeconomic effects on unemployment. </w:t>
      </w:r>
      <w:r w:rsidR="00C014A7">
        <w:rPr>
          <w:sz w:val="24"/>
          <w:szCs w:val="24"/>
        </w:rPr>
        <w:t>In</w:t>
      </w:r>
      <w:r w:rsidR="00903676">
        <w:rPr>
          <w:sz w:val="24"/>
          <w:szCs w:val="24"/>
        </w:rPr>
        <w:t xml:space="preserve"> scenario 1, we obtain an elasticity of 0.</w:t>
      </w:r>
      <w:r w:rsidR="00B174B4">
        <w:rPr>
          <w:sz w:val="24"/>
          <w:szCs w:val="24"/>
        </w:rPr>
        <w:t>13</w:t>
      </w:r>
      <w:r w:rsidR="00903676">
        <w:rPr>
          <w:sz w:val="24"/>
          <w:szCs w:val="24"/>
        </w:rPr>
        <w:t xml:space="preserve">. Using the results from scenario 2, thereby arguing that the participation rate in Denmark is </w:t>
      </w:r>
      <w:r w:rsidR="00502E41">
        <w:rPr>
          <w:sz w:val="24"/>
          <w:szCs w:val="24"/>
        </w:rPr>
        <w:t>exogenous</w:t>
      </w:r>
      <w:r w:rsidR="00903676">
        <w:rPr>
          <w:sz w:val="24"/>
          <w:szCs w:val="24"/>
        </w:rPr>
        <w:t>, we find the elasticity to be 0.</w:t>
      </w:r>
      <w:r w:rsidR="00B174B4">
        <w:rPr>
          <w:sz w:val="24"/>
          <w:szCs w:val="24"/>
        </w:rPr>
        <w:t>14</w:t>
      </w:r>
      <w:r w:rsidR="00903676">
        <w:rPr>
          <w:sz w:val="24"/>
          <w:szCs w:val="24"/>
        </w:rPr>
        <w:t xml:space="preserve">. Lastly, </w:t>
      </w:r>
      <w:r w:rsidR="00993390">
        <w:rPr>
          <w:sz w:val="24"/>
          <w:szCs w:val="24"/>
        </w:rPr>
        <w:t>assuming that the workers unions are not considering the gap between wages and the maximum level of income insurance, we obtain an elasticity of -0.0</w:t>
      </w:r>
      <w:r w:rsidR="00B174B4">
        <w:rPr>
          <w:sz w:val="24"/>
          <w:szCs w:val="24"/>
        </w:rPr>
        <w:t>6</w:t>
      </w:r>
      <w:r w:rsidR="00993390">
        <w:rPr>
          <w:sz w:val="24"/>
          <w:szCs w:val="24"/>
        </w:rPr>
        <w:t>.</w:t>
      </w:r>
    </w:p>
    <w:p w14:paraId="72E925B0" w14:textId="617AA6C4" w:rsidR="00700D96" w:rsidRDefault="00993390" w:rsidP="008B1B99">
      <w:pPr>
        <w:spacing w:line="360" w:lineRule="auto"/>
        <w:jc w:val="both"/>
        <w:rPr>
          <w:sz w:val="24"/>
          <w:szCs w:val="24"/>
        </w:rPr>
      </w:pPr>
      <w:r>
        <w:rPr>
          <w:sz w:val="24"/>
          <w:szCs w:val="24"/>
        </w:rPr>
        <w:t>In the first two scenarios, we find the</w:t>
      </w:r>
      <w:r w:rsidR="00B43E1A">
        <w:rPr>
          <w:sz w:val="24"/>
          <w:szCs w:val="24"/>
        </w:rPr>
        <w:t xml:space="preserve"> estimate to be positive, i</w:t>
      </w:r>
      <w:r>
        <w:rPr>
          <w:sz w:val="24"/>
          <w:szCs w:val="24"/>
        </w:rPr>
        <w:t>mplying</w:t>
      </w:r>
      <w:r w:rsidR="00305EB0" w:rsidRPr="00C44380">
        <w:rPr>
          <w:sz w:val="24"/>
          <w:szCs w:val="24"/>
        </w:rPr>
        <w:t xml:space="preserve"> that the macro elasticity in Denmark is larger than the micro elasticity, thereby finding </w:t>
      </w:r>
      <w:r w:rsidR="00BF3FA4" w:rsidRPr="00C44380">
        <w:rPr>
          <w:sz w:val="24"/>
          <w:szCs w:val="24"/>
        </w:rPr>
        <w:t>results comparable to the findings of</w:t>
      </w:r>
      <w:r w:rsidR="00305EB0" w:rsidRPr="00C44380">
        <w:rPr>
          <w:sz w:val="24"/>
          <w:szCs w:val="24"/>
        </w:rPr>
        <w:t xml:space="preserve"> </w:t>
      </w:r>
      <w:r w:rsidR="00DF306B" w:rsidRPr="00D85753">
        <w:rPr>
          <w:noProof/>
          <w:sz w:val="24"/>
          <w:szCs w:val="24"/>
        </w:rPr>
        <w:t>Fredriksson &amp; Söderström</w:t>
      </w:r>
      <w:r w:rsidR="00DF306B">
        <w:rPr>
          <w:sz w:val="24"/>
          <w:szCs w:val="24"/>
        </w:rPr>
        <w:t xml:space="preserve"> </w:t>
      </w:r>
      <w:r w:rsidR="00D85753">
        <w:rPr>
          <w:sz w:val="24"/>
          <w:szCs w:val="24"/>
        </w:rPr>
        <w:fldChar w:fldCharType="begin" w:fldLock="1"/>
      </w:r>
      <w:r w:rsidR="00DF306B">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D85753">
        <w:rPr>
          <w:sz w:val="24"/>
          <w:szCs w:val="24"/>
        </w:rPr>
        <w:fldChar w:fldCharType="separate"/>
      </w:r>
      <w:r w:rsidR="00DF306B" w:rsidRPr="00DF306B">
        <w:rPr>
          <w:noProof/>
          <w:sz w:val="24"/>
          <w:szCs w:val="24"/>
        </w:rPr>
        <w:t>(2020)</w:t>
      </w:r>
      <w:r w:rsidR="00D85753">
        <w:rPr>
          <w:sz w:val="24"/>
          <w:szCs w:val="24"/>
        </w:rPr>
        <w:fldChar w:fldCharType="end"/>
      </w:r>
      <w:r w:rsidR="00C014A7">
        <w:rPr>
          <w:sz w:val="24"/>
          <w:szCs w:val="24"/>
        </w:rPr>
        <w:t xml:space="preserve"> for Sweden</w:t>
      </w:r>
      <w:r w:rsidR="00744FD6">
        <w:rPr>
          <w:sz w:val="24"/>
          <w:szCs w:val="24"/>
        </w:rPr>
        <w:t xml:space="preserve">. As we find the micro elasticity using the argumentation from DØRS </w:t>
      </w:r>
      <w:r w:rsidR="00744FD6">
        <w:rPr>
          <w:sz w:val="24"/>
          <w:szCs w:val="24"/>
        </w:rPr>
        <w:fldChar w:fldCharType="begin" w:fldLock="1"/>
      </w:r>
      <w:r w:rsidR="00D739FB">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744FD6">
        <w:rPr>
          <w:sz w:val="24"/>
          <w:szCs w:val="24"/>
        </w:rPr>
        <w:fldChar w:fldCharType="separate"/>
      </w:r>
      <w:r w:rsidR="00744FD6" w:rsidRPr="00744FD6">
        <w:rPr>
          <w:noProof/>
          <w:sz w:val="24"/>
          <w:szCs w:val="24"/>
        </w:rPr>
        <w:t>(2022)</w:t>
      </w:r>
      <w:r w:rsidR="00744FD6">
        <w:rPr>
          <w:sz w:val="24"/>
          <w:szCs w:val="24"/>
        </w:rPr>
        <w:fldChar w:fldCharType="end"/>
      </w:r>
      <w:r w:rsidR="00744FD6">
        <w:rPr>
          <w:sz w:val="24"/>
          <w:szCs w:val="24"/>
        </w:rPr>
        <w:t xml:space="preserve"> to be the most realistic, this leaves us with a macro elasticity </w:t>
      </w:r>
      <w:r>
        <w:rPr>
          <w:sz w:val="24"/>
          <w:szCs w:val="24"/>
        </w:rPr>
        <w:t>in the range of</w:t>
      </w:r>
      <w:r w:rsidR="00744FD6">
        <w:rPr>
          <w:sz w:val="24"/>
          <w:szCs w:val="24"/>
        </w:rPr>
        <w:t xml:space="preserve"> </w:t>
      </w:r>
      <w:r w:rsidR="00800FEE">
        <w:rPr>
          <w:sz w:val="24"/>
          <w:szCs w:val="24"/>
        </w:rPr>
        <w:t>0.</w:t>
      </w:r>
      <w:r>
        <w:rPr>
          <w:sz w:val="24"/>
          <w:szCs w:val="24"/>
        </w:rPr>
        <w:t>45</w:t>
      </w:r>
      <w:r w:rsidR="00800FEE">
        <w:rPr>
          <w:sz w:val="24"/>
          <w:szCs w:val="24"/>
        </w:rPr>
        <w:t>-0.</w:t>
      </w:r>
      <w:r w:rsidR="0076761C">
        <w:rPr>
          <w:sz w:val="24"/>
          <w:szCs w:val="24"/>
        </w:rPr>
        <w:t>6</w:t>
      </w:r>
      <w:r>
        <w:rPr>
          <w:sz w:val="24"/>
          <w:szCs w:val="24"/>
        </w:rPr>
        <w:t>5 depending on which one of the three scenarios we use</w:t>
      </w:r>
      <w:r w:rsidR="00800FEE">
        <w:rPr>
          <w:sz w:val="24"/>
          <w:szCs w:val="24"/>
        </w:rPr>
        <w:t xml:space="preserve">. </w:t>
      </w:r>
    </w:p>
    <w:p w14:paraId="55031FAE" w14:textId="419230E3" w:rsidR="00573A0D" w:rsidRDefault="00744FD6" w:rsidP="00C014A7">
      <w:pPr>
        <w:spacing w:line="360" w:lineRule="auto"/>
        <w:jc w:val="both"/>
        <w:rPr>
          <w:rFonts w:cstheme="minorHAnsi"/>
          <w:sz w:val="24"/>
          <w:szCs w:val="24"/>
        </w:rPr>
      </w:pPr>
      <w:r w:rsidRPr="00800FEE">
        <w:rPr>
          <w:sz w:val="24"/>
          <w:szCs w:val="24"/>
        </w:rPr>
        <w:t xml:space="preserve">At the start of the regulation period in 2016, the government faced the </w:t>
      </w:r>
      <w:r w:rsidR="00FD32C7">
        <w:rPr>
          <w:sz w:val="24"/>
          <w:szCs w:val="24"/>
        </w:rPr>
        <w:t xml:space="preserve">micro </w:t>
      </w:r>
      <w:r w:rsidRPr="00800FEE">
        <w:rPr>
          <w:sz w:val="24"/>
          <w:szCs w:val="24"/>
        </w:rPr>
        <w:t>elasticity found above of 0.66</w:t>
      </w:r>
      <w:r w:rsidR="00FD32C7">
        <w:rPr>
          <w:sz w:val="24"/>
          <w:szCs w:val="24"/>
        </w:rPr>
        <w:t>, when using the income insurance model to assess political decision</w:t>
      </w:r>
      <w:r w:rsidRPr="00800FEE">
        <w:rPr>
          <w:sz w:val="24"/>
          <w:szCs w:val="24"/>
        </w:rPr>
        <w:t xml:space="preserve">. Using our own results, we instead estimate the </w:t>
      </w:r>
      <w:r w:rsidR="00FD32C7">
        <w:rPr>
          <w:sz w:val="24"/>
          <w:szCs w:val="24"/>
        </w:rPr>
        <w:t xml:space="preserve">macro </w:t>
      </w:r>
      <w:r w:rsidRPr="00800FEE">
        <w:rPr>
          <w:sz w:val="24"/>
          <w:szCs w:val="24"/>
        </w:rPr>
        <w:t>elasticity to be in the range of 0.</w:t>
      </w:r>
      <w:r w:rsidR="00FD32C7">
        <w:rPr>
          <w:sz w:val="24"/>
          <w:szCs w:val="24"/>
        </w:rPr>
        <w:t>45</w:t>
      </w:r>
      <w:r w:rsidRPr="00800FEE">
        <w:rPr>
          <w:sz w:val="24"/>
          <w:szCs w:val="24"/>
        </w:rPr>
        <w:t>-0.</w:t>
      </w:r>
      <w:r w:rsidR="0076761C">
        <w:rPr>
          <w:sz w:val="24"/>
          <w:szCs w:val="24"/>
        </w:rPr>
        <w:t>6</w:t>
      </w:r>
      <w:r w:rsidR="00FE1E01">
        <w:rPr>
          <w:sz w:val="24"/>
          <w:szCs w:val="24"/>
        </w:rPr>
        <w:t>5</w:t>
      </w:r>
      <w:r w:rsidRPr="00800FEE">
        <w:rPr>
          <w:sz w:val="24"/>
          <w:szCs w:val="24"/>
        </w:rPr>
        <w:t xml:space="preserve"> taking into account the lower approach effect, as well as macroeconomic effects.</w:t>
      </w:r>
      <w:r w:rsidRPr="00800FEE">
        <w:rPr>
          <w:rFonts w:cstheme="minorHAnsi"/>
          <w:sz w:val="24"/>
          <w:szCs w:val="24"/>
        </w:rPr>
        <w:t xml:space="preserve"> </w:t>
      </w:r>
      <w:r w:rsidR="00BB5FA2">
        <w:rPr>
          <w:rFonts w:cstheme="minorHAnsi"/>
          <w:sz w:val="24"/>
          <w:szCs w:val="24"/>
        </w:rPr>
        <w:t xml:space="preserve">We now </w:t>
      </w:r>
      <w:r w:rsidR="00BB5FA2" w:rsidRPr="00BB5FA2">
        <w:rPr>
          <w:rFonts w:cstheme="minorHAnsi"/>
          <w:sz w:val="24"/>
          <w:szCs w:val="24"/>
        </w:rPr>
        <w:t xml:space="preserve">pursue </w:t>
      </w:r>
      <w:r w:rsidR="00BB5FA2">
        <w:rPr>
          <w:rFonts w:cstheme="minorHAnsi"/>
          <w:sz w:val="24"/>
          <w:szCs w:val="24"/>
        </w:rPr>
        <w:t>using this</w:t>
      </w:r>
      <w:r w:rsidR="00DC73D6">
        <w:rPr>
          <w:rFonts w:cstheme="minorHAnsi"/>
          <w:sz w:val="24"/>
          <w:szCs w:val="24"/>
        </w:rPr>
        <w:t xml:space="preserve"> new </w:t>
      </w:r>
      <w:r w:rsidR="00DC73D6" w:rsidRPr="00573A0D">
        <w:rPr>
          <w:rFonts w:cstheme="minorHAnsi"/>
          <w:sz w:val="24"/>
          <w:szCs w:val="24"/>
        </w:rPr>
        <w:t xml:space="preserve">information </w:t>
      </w:r>
      <w:r w:rsidR="00CF5F9D" w:rsidRPr="00573A0D">
        <w:rPr>
          <w:rFonts w:cstheme="minorHAnsi"/>
          <w:sz w:val="24"/>
          <w:szCs w:val="24"/>
        </w:rPr>
        <w:t xml:space="preserve">to </w:t>
      </w:r>
      <w:r w:rsidR="00D71028" w:rsidRPr="00573A0D">
        <w:rPr>
          <w:rFonts w:cstheme="minorHAnsi"/>
          <w:sz w:val="24"/>
          <w:szCs w:val="24"/>
        </w:rPr>
        <w:t>evaluate</w:t>
      </w:r>
      <w:r w:rsidR="00CF5F9D" w:rsidRPr="00573A0D">
        <w:rPr>
          <w:rFonts w:cstheme="minorHAnsi"/>
          <w:sz w:val="24"/>
          <w:szCs w:val="24"/>
        </w:rPr>
        <w:t xml:space="preserve"> the</w:t>
      </w:r>
      <w:r w:rsidR="00DC73D6" w:rsidRPr="00573A0D">
        <w:rPr>
          <w:rFonts w:cstheme="minorHAnsi"/>
          <w:sz w:val="24"/>
          <w:szCs w:val="24"/>
        </w:rPr>
        <w:t xml:space="preserve"> political decision to</w:t>
      </w:r>
      <w:r w:rsidR="00CF5F9D" w:rsidRPr="00573A0D">
        <w:rPr>
          <w:rFonts w:cstheme="minorHAnsi"/>
          <w:sz w:val="24"/>
          <w:szCs w:val="24"/>
        </w:rPr>
        <w:t xml:space="preserve"> suppres</w:t>
      </w:r>
      <w:r w:rsidR="00DC73D6" w:rsidRPr="00573A0D">
        <w:rPr>
          <w:rFonts w:cstheme="minorHAnsi"/>
          <w:sz w:val="24"/>
          <w:szCs w:val="24"/>
        </w:rPr>
        <w:t>s</w:t>
      </w:r>
      <w:r w:rsidR="00CF5F9D" w:rsidRPr="00573A0D">
        <w:rPr>
          <w:rFonts w:cstheme="minorHAnsi"/>
          <w:sz w:val="24"/>
          <w:szCs w:val="24"/>
        </w:rPr>
        <w:t xml:space="preserve"> the </w:t>
      </w:r>
      <w:r w:rsidR="00573A0D" w:rsidRPr="00573A0D">
        <w:rPr>
          <w:rFonts w:cstheme="minorHAnsi"/>
          <w:sz w:val="24"/>
          <w:szCs w:val="24"/>
        </w:rPr>
        <w:t>state</w:t>
      </w:r>
      <w:r w:rsidR="00CF5F9D" w:rsidRPr="00573A0D">
        <w:rPr>
          <w:rFonts w:cstheme="minorHAnsi"/>
          <w:sz w:val="24"/>
          <w:szCs w:val="24"/>
        </w:rPr>
        <w:t xml:space="preserve"> regulation </w:t>
      </w:r>
      <w:r w:rsidR="00573A0D" w:rsidRPr="00573A0D">
        <w:rPr>
          <w:rFonts w:cstheme="minorHAnsi"/>
          <w:sz w:val="24"/>
          <w:szCs w:val="24"/>
        </w:rPr>
        <w:t>percentage</w:t>
      </w:r>
      <w:r w:rsidR="00CF5F9D" w:rsidRPr="00573A0D">
        <w:rPr>
          <w:rFonts w:cstheme="minorHAnsi"/>
          <w:sz w:val="24"/>
          <w:szCs w:val="24"/>
        </w:rPr>
        <w:t xml:space="preserve"> </w:t>
      </w:r>
      <w:r w:rsidR="009111C1" w:rsidRPr="00573A0D">
        <w:rPr>
          <w:rFonts w:cstheme="minorHAnsi"/>
          <w:sz w:val="24"/>
          <w:szCs w:val="24"/>
        </w:rPr>
        <w:t>starting</w:t>
      </w:r>
      <w:r w:rsidR="00CF5F9D" w:rsidRPr="00573A0D">
        <w:rPr>
          <w:rFonts w:cstheme="minorHAnsi"/>
          <w:sz w:val="24"/>
          <w:szCs w:val="24"/>
        </w:rPr>
        <w:t xml:space="preserve"> </w:t>
      </w:r>
      <w:r w:rsidR="00DC73D6" w:rsidRPr="00573A0D">
        <w:rPr>
          <w:rFonts w:cstheme="minorHAnsi"/>
          <w:sz w:val="24"/>
          <w:szCs w:val="24"/>
        </w:rPr>
        <w:t>from</w:t>
      </w:r>
      <w:r w:rsidR="00CF5F9D" w:rsidRPr="00573A0D">
        <w:rPr>
          <w:rFonts w:cstheme="minorHAnsi"/>
          <w:sz w:val="24"/>
          <w:szCs w:val="24"/>
        </w:rPr>
        <w:t xml:space="preserve"> 2016</w:t>
      </w:r>
      <w:r w:rsidR="00DC73D6" w:rsidRPr="00573A0D">
        <w:rPr>
          <w:rFonts w:cstheme="minorHAnsi"/>
          <w:sz w:val="24"/>
          <w:szCs w:val="24"/>
        </w:rPr>
        <w:t xml:space="preserve">. We </w:t>
      </w:r>
      <w:r w:rsidR="00193986" w:rsidRPr="00573A0D">
        <w:rPr>
          <w:rFonts w:cstheme="minorHAnsi"/>
          <w:sz w:val="24"/>
          <w:szCs w:val="24"/>
        </w:rPr>
        <w:t>intent</w:t>
      </w:r>
      <w:r w:rsidR="00DC73D6" w:rsidRPr="00573A0D">
        <w:rPr>
          <w:rFonts w:cstheme="minorHAnsi"/>
          <w:sz w:val="24"/>
          <w:szCs w:val="24"/>
        </w:rPr>
        <w:t xml:space="preserve"> to do this by</w:t>
      </w:r>
      <w:r w:rsidR="00CF5F9D" w:rsidRPr="00573A0D">
        <w:rPr>
          <w:rFonts w:cstheme="minorHAnsi"/>
          <w:sz w:val="24"/>
          <w:szCs w:val="24"/>
        </w:rPr>
        <w:t xml:space="preserve"> us</w:t>
      </w:r>
      <w:r w:rsidR="00BB5FA2" w:rsidRPr="00573A0D">
        <w:rPr>
          <w:rFonts w:cstheme="minorHAnsi"/>
          <w:sz w:val="24"/>
          <w:szCs w:val="24"/>
        </w:rPr>
        <w:t>ing</w:t>
      </w:r>
      <w:r w:rsidR="00CF5F9D" w:rsidRPr="00573A0D">
        <w:rPr>
          <w:rFonts w:cstheme="minorHAnsi"/>
          <w:sz w:val="24"/>
          <w:szCs w:val="24"/>
        </w:rPr>
        <w:t xml:space="preserve"> the</w:t>
      </w:r>
      <w:r w:rsidR="00193986" w:rsidRPr="00573A0D">
        <w:rPr>
          <w:rFonts w:cstheme="minorHAnsi"/>
          <w:sz w:val="24"/>
          <w:szCs w:val="24"/>
        </w:rPr>
        <w:t xml:space="preserve"> framework of the</w:t>
      </w:r>
      <w:r w:rsidR="00CF5F9D" w:rsidRPr="00573A0D">
        <w:rPr>
          <w:rFonts w:cstheme="minorHAnsi"/>
          <w:sz w:val="24"/>
          <w:szCs w:val="24"/>
        </w:rPr>
        <w:t xml:space="preserve"> Baily-Chetty function</w:t>
      </w:r>
      <w:r w:rsidR="00193986" w:rsidRPr="00573A0D">
        <w:rPr>
          <w:rFonts w:cstheme="minorHAnsi"/>
          <w:sz w:val="24"/>
          <w:szCs w:val="24"/>
        </w:rPr>
        <w:t>,</w:t>
      </w:r>
      <w:r w:rsidR="009111C1" w:rsidRPr="00573A0D">
        <w:rPr>
          <w:rFonts w:cstheme="minorHAnsi"/>
          <w:sz w:val="24"/>
          <w:szCs w:val="24"/>
        </w:rPr>
        <w:t xml:space="preserve"> </w:t>
      </w:r>
      <w:r w:rsidR="00193986" w:rsidRPr="00573A0D">
        <w:rPr>
          <w:rFonts w:cstheme="minorHAnsi"/>
          <w:sz w:val="24"/>
          <w:szCs w:val="24"/>
        </w:rPr>
        <w:t>which</w:t>
      </w:r>
      <w:r w:rsidR="0086586A" w:rsidRPr="00573A0D">
        <w:rPr>
          <w:rFonts w:cstheme="minorHAnsi"/>
          <w:sz w:val="24"/>
          <w:szCs w:val="24"/>
        </w:rPr>
        <w:t xml:space="preserve"> evaluates the benefit level by using three important parameters. </w:t>
      </w:r>
      <w:r w:rsidR="00573A0D" w:rsidRPr="00573A0D">
        <w:rPr>
          <w:rFonts w:cstheme="minorHAnsi"/>
          <w:sz w:val="24"/>
          <w:szCs w:val="24"/>
        </w:rPr>
        <w:t>First, the elasticity of unemployment</w:t>
      </w:r>
      <w:r w:rsidR="00573A0D">
        <w:rPr>
          <w:rFonts w:cstheme="minorHAnsi"/>
          <w:sz w:val="24"/>
          <w:szCs w:val="24"/>
        </w:rPr>
        <w:t xml:space="preserve"> </w:t>
      </w:r>
      <w:r w:rsidR="00573A0D" w:rsidRPr="00573A0D">
        <w:rPr>
          <w:rFonts w:cstheme="minorHAnsi"/>
          <w:sz w:val="24"/>
          <w:szCs w:val="24"/>
        </w:rPr>
        <w:t>with respect to benefits (</w:t>
      </w:r>
      <m:oMath>
        <m:r>
          <w:rPr>
            <w:rFonts w:ascii="Cambria Math" w:hAnsi="Cambria Math" w:cstheme="minorHAnsi"/>
            <w:sz w:val="24"/>
            <w:szCs w:val="24"/>
          </w:rPr>
          <m:t>ε)</m:t>
        </m:r>
      </m:oMath>
      <w:r w:rsidR="00573A0D" w:rsidRPr="005239BF">
        <w:rPr>
          <w:rStyle w:val="Fodnotehenvisning"/>
        </w:rPr>
        <w:footnoteReference w:id="18"/>
      </w:r>
      <m:oMath>
        <m:r>
          <w:rPr>
            <w:rFonts w:ascii="Cambria Math" w:hAnsi="Cambria Math" w:cstheme="minorHAnsi"/>
            <w:sz w:val="24"/>
            <w:szCs w:val="24"/>
          </w:rPr>
          <m:t xml:space="preserve">. </m:t>
        </m:r>
      </m:oMath>
      <w:r w:rsidR="00573A0D" w:rsidRPr="00573A0D">
        <w:rPr>
          <w:rFonts w:cstheme="minorHAnsi"/>
          <w:sz w:val="24"/>
          <w:szCs w:val="24"/>
        </w:rPr>
        <w:t xml:space="preserve">Second, the drop in consumption as a function of benefits ( </w:t>
      </w:r>
      <m:oMath>
        <m:f>
          <m:fPr>
            <m:ctrlPr>
              <w:rPr>
                <w:rFonts w:ascii="Cambria Math" w:hAnsi="Cambria Math" w:cstheme="minorHAnsi"/>
                <w:i/>
                <w:sz w:val="24"/>
                <w:szCs w:val="24"/>
              </w:rPr>
            </m:ctrlPr>
          </m:fPr>
          <m:num>
            <m:r>
              <m:rPr>
                <m:sty m:val="p"/>
              </m:rPr>
              <w:rPr>
                <w:rFonts w:ascii="Cambria Math" w:hAnsi="Cambria Math" w:cstheme="minorHAnsi"/>
                <w:sz w:val="24"/>
                <w:szCs w:val="24"/>
              </w:rPr>
              <m:t>Δ</m:t>
            </m:r>
            <m:r>
              <w:rPr>
                <w:rFonts w:ascii="Cambria Math" w:hAnsi="Cambria Math" w:cstheme="minorHAnsi"/>
                <w:sz w:val="24"/>
                <w:szCs w:val="24"/>
              </w:rPr>
              <m:t>C</m:t>
            </m:r>
          </m:num>
          <m:den>
            <m:r>
              <w:rPr>
                <w:rFonts w:ascii="Cambria Math" w:hAnsi="Cambria Math" w:cstheme="minorHAnsi"/>
                <w:sz w:val="24"/>
                <w:szCs w:val="24"/>
              </w:rPr>
              <m:t>C</m:t>
            </m:r>
          </m:den>
        </m:f>
      </m:oMath>
      <w:r w:rsidR="00573A0D" w:rsidRPr="00573A0D">
        <w:rPr>
          <w:rFonts w:cstheme="minorHAnsi"/>
          <w:sz w:val="24"/>
          <w:szCs w:val="24"/>
        </w:rPr>
        <w:t>)</w:t>
      </w:r>
      <w:r w:rsidR="00573A0D" w:rsidRPr="00573A0D">
        <w:rPr>
          <w:rFonts w:eastAsiaTheme="minorEastAsia" w:cstheme="minorHAnsi"/>
          <w:sz w:val="24"/>
          <w:szCs w:val="24"/>
        </w:rPr>
        <w:t>, and</w:t>
      </w:r>
      <w:r w:rsidR="00573A0D" w:rsidRPr="00573A0D">
        <w:rPr>
          <w:rFonts w:cstheme="minorHAnsi"/>
          <w:sz w:val="24"/>
          <w:szCs w:val="24"/>
        </w:rPr>
        <w:t xml:space="preserve"> third a coefficient of relative risk aversion (</w:t>
      </w:r>
      <m:oMath>
        <m:r>
          <w:rPr>
            <w:rFonts w:ascii="Cambria Math" w:hAnsi="Cambria Math" w:cstheme="minorHAnsi"/>
            <w:sz w:val="24"/>
            <w:szCs w:val="24"/>
          </w:rPr>
          <m:t>σ</m:t>
        </m:r>
      </m:oMath>
      <w:r w:rsidR="00573A0D" w:rsidRPr="00573A0D">
        <w:rPr>
          <w:rFonts w:cstheme="minorHAnsi"/>
          <w:sz w:val="24"/>
          <w:szCs w:val="24"/>
        </w:rPr>
        <w:t>). Below we see the set-up of the Baily-Chetty function</w:t>
      </w:r>
      <w:r w:rsidR="00D739FB">
        <w:rPr>
          <w:rFonts w:cstheme="minorHAnsi"/>
          <w:sz w:val="24"/>
          <w:szCs w:val="24"/>
        </w:rPr>
        <w:t xml:space="preserve"> also presented by DØRS </w:t>
      </w:r>
      <w:r w:rsidR="00D739FB">
        <w:rPr>
          <w:rFonts w:cstheme="minorHAnsi"/>
          <w:sz w:val="24"/>
          <w:szCs w:val="24"/>
        </w:rPr>
        <w:fldChar w:fldCharType="begin" w:fldLock="1"/>
      </w:r>
      <w:r w:rsidR="00DD796D">
        <w:rPr>
          <w:rFonts w:cstheme="minorHAnsi"/>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sidR="00D739FB">
        <w:rPr>
          <w:rFonts w:cstheme="minorHAnsi"/>
          <w:sz w:val="24"/>
          <w:szCs w:val="24"/>
        </w:rPr>
        <w:fldChar w:fldCharType="separate"/>
      </w:r>
      <w:r w:rsidR="00D739FB" w:rsidRPr="00D739FB">
        <w:rPr>
          <w:rFonts w:cstheme="minorHAnsi"/>
          <w:noProof/>
          <w:sz w:val="24"/>
          <w:szCs w:val="24"/>
        </w:rPr>
        <w:t>(2014)</w:t>
      </w:r>
      <w:r w:rsidR="00D739FB">
        <w:rPr>
          <w:rFonts w:cstheme="minorHAnsi"/>
          <w:sz w:val="24"/>
          <w:szCs w:val="24"/>
        </w:rPr>
        <w:fldChar w:fldCharType="end"/>
      </w:r>
      <w:r w:rsidR="00D739FB">
        <w:rPr>
          <w:rFonts w:cstheme="minorHAnsi"/>
          <w:sz w:val="24"/>
          <w:szCs w:val="24"/>
        </w:rPr>
        <w:t xml:space="preserve"> </w:t>
      </w:r>
      <w:r w:rsidR="00EB3864">
        <w:rPr>
          <w:rFonts w:cstheme="minorHAnsi"/>
          <w:sz w:val="24"/>
          <w:szCs w:val="24"/>
        </w:rPr>
        <w:t>w</w:t>
      </w:r>
      <w:r w:rsidR="00D739FB">
        <w:rPr>
          <w:rFonts w:cstheme="minorHAnsi"/>
          <w:sz w:val="24"/>
          <w:szCs w:val="24"/>
        </w:rPr>
        <w:t>ho use it for the case of Denmark.</w:t>
      </w:r>
    </w:p>
    <w:p w14:paraId="5D3E6D01" w14:textId="015E6E6F" w:rsidR="00CF5F9D" w:rsidRPr="009111C1" w:rsidRDefault="00C95362" w:rsidP="00EF3574">
      <w:pPr>
        <w:spacing w:line="360" w:lineRule="auto"/>
        <w:jc w:val="center"/>
        <w:rPr>
          <w:rFonts w:cstheme="minorHAnsi"/>
          <w:sz w:val="24"/>
          <w:szCs w:val="24"/>
        </w:rPr>
      </w:pPr>
      <m:oMath>
        <m:r>
          <w:rPr>
            <w:rFonts w:ascii="Cambria Math" w:hAnsi="Cambria Math" w:cstheme="minorHAnsi"/>
            <w:sz w:val="24"/>
            <w:szCs w:val="24"/>
          </w:rPr>
          <w:lastRenderedPageBreak/>
          <m:t>σ*</m:t>
        </m:r>
        <m:f>
          <m:fPr>
            <m:ctrlPr>
              <w:rPr>
                <w:rFonts w:ascii="Cambria Math" w:hAnsi="Cambria Math" w:cstheme="minorHAnsi"/>
                <w:i/>
                <w:sz w:val="24"/>
                <w:szCs w:val="24"/>
              </w:rPr>
            </m:ctrlPr>
          </m:fPr>
          <m:num>
            <m:r>
              <m:rPr>
                <m:sty m:val="p"/>
              </m:rPr>
              <w:rPr>
                <w:rFonts w:ascii="Cambria Math" w:hAnsi="Cambria Math" w:cstheme="minorHAnsi"/>
                <w:sz w:val="24"/>
                <w:szCs w:val="24"/>
              </w:rPr>
              <m:t>Δ</m:t>
            </m:r>
            <m:r>
              <w:rPr>
                <w:rFonts w:ascii="Cambria Math" w:hAnsi="Cambria Math" w:cstheme="minorHAnsi"/>
                <w:sz w:val="24"/>
                <w:szCs w:val="24"/>
              </w:rPr>
              <m:t>C</m:t>
            </m:r>
          </m:num>
          <m:den>
            <m:r>
              <w:rPr>
                <w:rFonts w:ascii="Cambria Math" w:hAnsi="Cambria Math" w:cstheme="minorHAnsi"/>
                <w:sz w:val="24"/>
                <w:szCs w:val="24"/>
              </w:rPr>
              <m:t>C</m:t>
            </m:r>
          </m:den>
        </m:f>
      </m:oMath>
      <w:r w:rsidRPr="009111C1">
        <w:rPr>
          <w:rFonts w:eastAsiaTheme="minorEastAsia" w:cstheme="minorHAnsi"/>
          <w:sz w:val="24"/>
          <w:szCs w:val="24"/>
        </w:rPr>
        <w:t xml:space="preserve"> against </w:t>
      </w:r>
      <m:oMath>
        <m:f>
          <m:fPr>
            <m:ctrlPr>
              <w:rPr>
                <w:rFonts w:ascii="Cambria Math" w:eastAsiaTheme="minorEastAsia" w:hAnsi="Cambria Math" w:cstheme="minorHAnsi"/>
                <w:i/>
                <w:sz w:val="24"/>
                <w:szCs w:val="24"/>
              </w:rPr>
            </m:ctrlPr>
          </m:fPr>
          <m:num>
            <m:r>
              <w:rPr>
                <w:rFonts w:ascii="Cambria Math" w:eastAsiaTheme="minorEastAsia" w:hAnsi="Cambria Math" w:cstheme="minorHAnsi"/>
                <w:sz w:val="24"/>
                <w:szCs w:val="24"/>
              </w:rPr>
              <m:t>ε</m:t>
            </m:r>
          </m:num>
          <m:den>
            <m:r>
              <w:rPr>
                <w:rFonts w:ascii="Cambria Math" w:eastAsiaTheme="minorEastAsia" w:hAnsi="Cambria Math" w:cstheme="minorHAnsi"/>
                <w:sz w:val="24"/>
                <w:szCs w:val="24"/>
              </w:rPr>
              <m:t>1-ur</m:t>
            </m:r>
          </m:den>
        </m:f>
      </m:oMath>
    </w:p>
    <w:p w14:paraId="0099FFE8" w14:textId="1AC41C9B" w:rsidR="00CF5F9D" w:rsidRPr="009111C1" w:rsidRDefault="00823363" w:rsidP="008B1B99">
      <w:pPr>
        <w:spacing w:line="360" w:lineRule="auto"/>
        <w:jc w:val="both"/>
        <w:rPr>
          <w:rFonts w:eastAsiaTheme="minorEastAsia" w:cstheme="minorHAnsi"/>
          <w:sz w:val="24"/>
          <w:szCs w:val="24"/>
        </w:rPr>
      </w:pPr>
      <w:r w:rsidRPr="009111C1">
        <w:rPr>
          <w:rFonts w:cstheme="minorHAnsi"/>
          <w:sz w:val="24"/>
          <w:szCs w:val="24"/>
        </w:rPr>
        <w:t>The idea of the function is to measure the marginal gains</w:t>
      </w:r>
      <w:r w:rsidR="00540405">
        <w:rPr>
          <w:rFonts w:cstheme="minorHAnsi"/>
          <w:sz w:val="24"/>
          <w:szCs w:val="24"/>
        </w:rPr>
        <w:t>,</w:t>
      </w:r>
      <w:r w:rsidRPr="009111C1">
        <w:rPr>
          <w:rFonts w:cstheme="minorHAnsi"/>
          <w:sz w:val="24"/>
          <w:szCs w:val="24"/>
        </w:rPr>
        <w:t xml:space="preserve"> in the form of higher </w:t>
      </w:r>
      <w:r w:rsidR="00C95362">
        <w:rPr>
          <w:rFonts w:cstheme="minorHAnsi"/>
          <w:sz w:val="24"/>
          <w:szCs w:val="24"/>
        </w:rPr>
        <w:t>compensation when going from employment to unemployment (the left side). Relative</w:t>
      </w:r>
      <w:r w:rsidRPr="009111C1">
        <w:rPr>
          <w:rFonts w:cstheme="minorHAnsi"/>
          <w:sz w:val="24"/>
          <w:szCs w:val="24"/>
        </w:rPr>
        <w:t xml:space="preserve"> to the marginal costs</w:t>
      </w:r>
      <w:r w:rsidR="00540405">
        <w:rPr>
          <w:rFonts w:cstheme="minorHAnsi"/>
          <w:sz w:val="24"/>
          <w:szCs w:val="24"/>
        </w:rPr>
        <w:t>,</w:t>
      </w:r>
      <w:r w:rsidRPr="009111C1">
        <w:rPr>
          <w:rFonts w:cstheme="minorHAnsi"/>
          <w:sz w:val="24"/>
          <w:szCs w:val="24"/>
        </w:rPr>
        <w:t xml:space="preserve"> in the form of </w:t>
      </w:r>
      <w:r w:rsidR="00C95362">
        <w:rPr>
          <w:rFonts w:cstheme="minorHAnsi"/>
          <w:sz w:val="24"/>
          <w:szCs w:val="24"/>
        </w:rPr>
        <w:t>a lower level of employment opportunities (the right side)</w:t>
      </w:r>
      <w:r w:rsidR="00AB5675" w:rsidRPr="009111C1">
        <w:rPr>
          <w:rFonts w:eastAsiaTheme="minorEastAsia" w:cstheme="minorHAnsi"/>
          <w:sz w:val="24"/>
          <w:szCs w:val="24"/>
        </w:rPr>
        <w:t xml:space="preserve">. </w:t>
      </w:r>
      <w:r w:rsidR="00DF306B" w:rsidRPr="00DF372B">
        <w:rPr>
          <w:rFonts w:eastAsiaTheme="minorEastAsia" w:cstheme="minorHAnsi"/>
          <w:noProof/>
          <w:sz w:val="24"/>
          <w:szCs w:val="24"/>
        </w:rPr>
        <w:t>DØRS</w:t>
      </w:r>
      <w:r w:rsidR="00DF306B">
        <w:rPr>
          <w:rFonts w:eastAsiaTheme="minorEastAsia" w:cstheme="minorHAnsi"/>
          <w:sz w:val="24"/>
          <w:szCs w:val="24"/>
        </w:rPr>
        <w:t xml:space="preserve"> </w:t>
      </w:r>
      <w:r w:rsidR="00D85753">
        <w:rPr>
          <w:rFonts w:eastAsiaTheme="minorEastAsia" w:cstheme="minorHAnsi"/>
          <w:sz w:val="24"/>
          <w:szCs w:val="24"/>
        </w:rPr>
        <w:fldChar w:fldCharType="begin" w:fldLock="1"/>
      </w:r>
      <w:r w:rsidR="00DF306B">
        <w:rPr>
          <w:rFonts w:eastAsiaTheme="minorEastAsia" w:cstheme="minorHAnsi"/>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sidR="00D85753">
        <w:rPr>
          <w:rFonts w:eastAsiaTheme="minorEastAsia" w:cstheme="minorHAnsi"/>
          <w:sz w:val="24"/>
          <w:szCs w:val="24"/>
        </w:rPr>
        <w:fldChar w:fldCharType="separate"/>
      </w:r>
      <w:r w:rsidR="00DF306B" w:rsidRPr="00DF306B">
        <w:rPr>
          <w:rFonts w:eastAsiaTheme="minorEastAsia" w:cstheme="minorHAnsi"/>
          <w:noProof/>
          <w:sz w:val="24"/>
          <w:szCs w:val="24"/>
        </w:rPr>
        <w:t>(2014)</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AB5675" w:rsidRPr="004C5315">
        <w:rPr>
          <w:rFonts w:eastAsiaTheme="minorEastAsia" w:cstheme="minorHAnsi"/>
          <w:sz w:val="24"/>
          <w:szCs w:val="24"/>
        </w:rPr>
        <w:t>use this formula in the case of Denmark, using the compensation rate as a proxy for the change in income</w:t>
      </w:r>
      <w:r w:rsidR="00086BC9">
        <w:rPr>
          <w:rFonts w:eastAsiaTheme="minorEastAsia" w:cstheme="minorHAnsi"/>
          <w:sz w:val="24"/>
          <w:szCs w:val="24"/>
        </w:rPr>
        <w:t xml:space="preserve"> when going from employment to unemployment</w:t>
      </w:r>
      <w:r w:rsidR="00AB5675" w:rsidRPr="004C5315">
        <w:rPr>
          <w:rFonts w:eastAsiaTheme="minorEastAsia" w:cstheme="minorHAnsi"/>
          <w:sz w:val="24"/>
          <w:szCs w:val="24"/>
        </w:rPr>
        <w:t>. They also argue that setting the relative risk aversion is tough for Denmark, but literature seems to use 1 or values a bit above 1</w:t>
      </w:r>
      <w:r w:rsidR="00B02941" w:rsidRPr="004C5315">
        <w:rPr>
          <w:rFonts w:eastAsiaTheme="minorEastAsia" w:cstheme="minorHAnsi"/>
          <w:sz w:val="24"/>
          <w:szCs w:val="24"/>
        </w:rPr>
        <w:t>.</w:t>
      </w:r>
      <w:r w:rsidR="00B02941">
        <w:rPr>
          <w:rFonts w:eastAsiaTheme="minorEastAsia" w:cstheme="minorHAnsi"/>
          <w:sz w:val="24"/>
          <w:szCs w:val="24"/>
        </w:rPr>
        <w:t xml:space="preserve"> </w:t>
      </w:r>
      <w:r w:rsidR="008A6EF9">
        <w:rPr>
          <w:rFonts w:eastAsiaTheme="minorEastAsia" w:cstheme="minorHAnsi"/>
          <w:sz w:val="24"/>
          <w:szCs w:val="24"/>
        </w:rPr>
        <w:t>Looking</w:t>
      </w:r>
      <w:r w:rsidR="00625ABA">
        <w:rPr>
          <w:rFonts w:eastAsiaTheme="minorEastAsia" w:cstheme="minorHAnsi"/>
          <w:sz w:val="24"/>
          <w:szCs w:val="24"/>
        </w:rPr>
        <w:t xml:space="preserve"> at the elasticity of income insurance on unemployment</w:t>
      </w:r>
      <w:r w:rsidR="00DF306B">
        <w:rPr>
          <w:rFonts w:eastAsiaTheme="minorEastAsia" w:cstheme="minorHAnsi"/>
          <w:sz w:val="24"/>
          <w:szCs w:val="24"/>
        </w:rPr>
        <w:t xml:space="preserve"> </w:t>
      </w:r>
      <w:r w:rsidR="00DF306B" w:rsidRPr="00D85753">
        <w:rPr>
          <w:rFonts w:eastAsiaTheme="minorEastAsia" w:cstheme="minorHAnsi"/>
          <w:noProof/>
          <w:sz w:val="24"/>
          <w:szCs w:val="24"/>
        </w:rPr>
        <w:t>DREAM</w:t>
      </w:r>
      <w:r w:rsidR="008A6EF9">
        <w:rPr>
          <w:rFonts w:eastAsiaTheme="minorEastAsia" w:cstheme="minorHAnsi"/>
          <w:sz w:val="24"/>
          <w:szCs w:val="24"/>
        </w:rPr>
        <w:t xml:space="preserve"> </w:t>
      </w:r>
      <w:r w:rsidR="00D85753">
        <w:rPr>
          <w:rFonts w:eastAsiaTheme="minorEastAsia" w:cstheme="minorHAnsi"/>
          <w:sz w:val="24"/>
          <w:szCs w:val="24"/>
        </w:rPr>
        <w:fldChar w:fldCharType="begin" w:fldLock="1"/>
      </w:r>
      <w:r w:rsidR="00DF306B">
        <w:rPr>
          <w:rFonts w:eastAsiaTheme="minorEastAsia" w:cstheme="minorHAnsi"/>
          <w:sz w:val="24"/>
          <w:szCs w:val="24"/>
        </w:rPr>
        <w:instrText>ADDIN CSL_CITATION {"citationItems":[{"id":"ITEM-1","itemData":{"author":[{"dropping-particle":"","family":"DREAM","given":"","non-dropping-particle":"","parse-names":false,"suffix":""}],"id":"ITEM-1","issue":"August","issued":{"date-parts":[["2013"]]},"title":"Langsigtet økonomisk fremskrivning 2013","type":"article-journal"},"suppress-author":1,"uris":["http://www.mendeley.com/documents/?uuid=8246d11a-95bd-4836-afbc-de4facefc35a"]}],"mendeley":{"formattedCitation":"(2013)","plainTextFormattedCitation":"(2013)","previouslyFormattedCitation":"(2013)"},"properties":{"noteIndex":0},"schema":"https://github.com/citation-style-language/schema/raw/master/csl-citation.json"}</w:instrText>
      </w:r>
      <w:r w:rsidR="00D85753">
        <w:rPr>
          <w:rFonts w:eastAsiaTheme="minorEastAsia" w:cstheme="minorHAnsi"/>
          <w:sz w:val="24"/>
          <w:szCs w:val="24"/>
        </w:rPr>
        <w:fldChar w:fldCharType="separate"/>
      </w:r>
      <w:r w:rsidR="00DF306B" w:rsidRPr="00DF306B">
        <w:rPr>
          <w:rFonts w:eastAsiaTheme="minorEastAsia" w:cstheme="minorHAnsi"/>
          <w:noProof/>
          <w:sz w:val="24"/>
          <w:szCs w:val="24"/>
        </w:rPr>
        <w:t>(2013)</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B02941">
        <w:rPr>
          <w:rFonts w:eastAsiaTheme="minorEastAsia" w:cstheme="minorHAnsi"/>
          <w:sz w:val="24"/>
          <w:szCs w:val="24"/>
        </w:rPr>
        <w:t>estimat</w:t>
      </w:r>
      <w:r w:rsidR="008A6EF9">
        <w:rPr>
          <w:rFonts w:eastAsiaTheme="minorEastAsia" w:cstheme="minorHAnsi"/>
          <w:sz w:val="24"/>
          <w:szCs w:val="24"/>
        </w:rPr>
        <w:t>es the elasticity</w:t>
      </w:r>
      <w:r w:rsidR="00B02941">
        <w:rPr>
          <w:rFonts w:eastAsiaTheme="minorEastAsia" w:cstheme="minorHAnsi"/>
          <w:sz w:val="24"/>
          <w:szCs w:val="24"/>
        </w:rPr>
        <w:t xml:space="preserve"> to be approximately 1.5 looking across different countries</w:t>
      </w:r>
      <w:r w:rsidR="008A6EF9">
        <w:rPr>
          <w:rFonts w:eastAsiaTheme="minorEastAsia" w:cstheme="minorHAnsi"/>
          <w:sz w:val="24"/>
          <w:szCs w:val="24"/>
        </w:rPr>
        <w:t>.</w:t>
      </w:r>
      <w:r w:rsidR="00B02941">
        <w:rPr>
          <w:rFonts w:eastAsiaTheme="minorEastAsia" w:cstheme="minorHAnsi"/>
          <w:sz w:val="24"/>
          <w:szCs w:val="24"/>
        </w:rPr>
        <w:t xml:space="preserve"> </w:t>
      </w:r>
      <w:r w:rsidR="00DF306B" w:rsidRPr="00D85753">
        <w:rPr>
          <w:rFonts w:eastAsiaTheme="minorEastAsia" w:cstheme="minorHAnsi"/>
          <w:noProof/>
          <w:sz w:val="24"/>
          <w:szCs w:val="24"/>
        </w:rPr>
        <w:t>Finkelstein &amp; Chetty</w:t>
      </w:r>
      <w:r w:rsidR="00DF306B">
        <w:rPr>
          <w:rFonts w:eastAsiaTheme="minorEastAsia" w:cstheme="minorHAnsi"/>
          <w:sz w:val="24"/>
          <w:szCs w:val="24"/>
        </w:rPr>
        <w:t xml:space="preserve"> </w:t>
      </w:r>
      <w:r w:rsidR="00D85753">
        <w:rPr>
          <w:rFonts w:eastAsiaTheme="minorEastAsia" w:cstheme="minorHAnsi"/>
          <w:sz w:val="24"/>
          <w:szCs w:val="24"/>
        </w:rPr>
        <w:fldChar w:fldCharType="begin" w:fldLock="1"/>
      </w:r>
      <w:r w:rsidR="00DF306B">
        <w:rPr>
          <w:rFonts w:eastAsiaTheme="minorEastAsia" w:cstheme="minorHAnsi"/>
          <w:sz w:val="24"/>
          <w:szCs w:val="24"/>
        </w:rPr>
        <w:instrText>ADDIN CSL_CITATION {"citationItems":[{"id":"ITEM-1","itemData":{"author":[{"dropping-particle":"","family":"Finkelstein","given":"Amy","non-dropping-particle":"","parse-names":false,"suffix":""},{"dropping-particle":"","family":"Chetty","given":"Raj","non-dropping-particle":"","parse-names":false,"suffix":""}],"id":"ITEM-1","issued":{"date-parts":[["2012"]]},"title":"SOCIAL INSURANCE: CONNECTING THEORY TO DATA","type":"article-journal"},"suppress-author":1,"uris":["http://www.mendeley.com/documents/?uuid=d79be350-8f49-4571-9d31-a76397c776f8"]}],"mendeley":{"formattedCitation":"(2012)","plainTextFormattedCitation":"(2012)","previouslyFormattedCitation":"(2012)"},"properties":{"noteIndex":0},"schema":"https://github.com/citation-style-language/schema/raw/master/csl-citation.json"}</w:instrText>
      </w:r>
      <w:r w:rsidR="00D85753">
        <w:rPr>
          <w:rFonts w:eastAsiaTheme="minorEastAsia" w:cstheme="minorHAnsi"/>
          <w:sz w:val="24"/>
          <w:szCs w:val="24"/>
        </w:rPr>
        <w:fldChar w:fldCharType="separate"/>
      </w:r>
      <w:r w:rsidR="00DF306B" w:rsidRPr="00DF306B">
        <w:rPr>
          <w:rFonts w:eastAsiaTheme="minorEastAsia" w:cstheme="minorHAnsi"/>
          <w:noProof/>
          <w:sz w:val="24"/>
          <w:szCs w:val="24"/>
        </w:rPr>
        <w:t>(2012)</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B02941">
        <w:rPr>
          <w:rFonts w:eastAsiaTheme="minorEastAsia" w:cstheme="minorHAnsi"/>
          <w:sz w:val="24"/>
          <w:szCs w:val="24"/>
        </w:rPr>
        <w:t xml:space="preserve">estimates a quite lower elasticity of only 0.5 which is more in the range of </w:t>
      </w:r>
      <w:r w:rsidR="00540405">
        <w:rPr>
          <w:rFonts w:eastAsiaTheme="minorEastAsia" w:cstheme="minorHAnsi"/>
          <w:sz w:val="24"/>
          <w:szCs w:val="24"/>
        </w:rPr>
        <w:t>our results</w:t>
      </w:r>
      <w:r w:rsidR="00B02941">
        <w:rPr>
          <w:rFonts w:eastAsiaTheme="minorEastAsia" w:cstheme="minorHAnsi"/>
          <w:sz w:val="24"/>
          <w:szCs w:val="24"/>
        </w:rPr>
        <w:t xml:space="preserve"> for the micro elasticity. </w:t>
      </w:r>
      <w:r w:rsidR="00DF306B" w:rsidRPr="00DF372B">
        <w:rPr>
          <w:rFonts w:eastAsiaTheme="minorEastAsia" w:cstheme="minorHAnsi"/>
          <w:noProof/>
          <w:sz w:val="24"/>
          <w:szCs w:val="24"/>
        </w:rPr>
        <w:t>DØRS</w:t>
      </w:r>
      <w:r w:rsidR="00DF306B">
        <w:rPr>
          <w:rFonts w:eastAsiaTheme="minorEastAsia" w:cstheme="minorHAnsi"/>
          <w:sz w:val="24"/>
          <w:szCs w:val="24"/>
        </w:rPr>
        <w:t xml:space="preserve"> </w:t>
      </w:r>
      <w:r w:rsidR="00D85753">
        <w:rPr>
          <w:rFonts w:eastAsiaTheme="minorEastAsia" w:cstheme="minorHAnsi"/>
          <w:sz w:val="24"/>
          <w:szCs w:val="24"/>
        </w:rPr>
        <w:fldChar w:fldCharType="begin" w:fldLock="1"/>
      </w:r>
      <w:r w:rsidR="00DF306B">
        <w:rPr>
          <w:rFonts w:eastAsiaTheme="minorEastAsia" w:cstheme="minorHAnsi"/>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sidR="00D85753">
        <w:rPr>
          <w:rFonts w:eastAsiaTheme="minorEastAsia" w:cstheme="minorHAnsi"/>
          <w:sz w:val="24"/>
          <w:szCs w:val="24"/>
        </w:rPr>
        <w:fldChar w:fldCharType="separate"/>
      </w:r>
      <w:r w:rsidR="00DF306B" w:rsidRPr="00DF306B">
        <w:rPr>
          <w:rFonts w:eastAsiaTheme="minorEastAsia" w:cstheme="minorHAnsi"/>
          <w:noProof/>
          <w:sz w:val="24"/>
          <w:szCs w:val="24"/>
        </w:rPr>
        <w:t>(2014)</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4C5315">
        <w:rPr>
          <w:rFonts w:eastAsiaTheme="minorEastAsia" w:cstheme="minorHAnsi"/>
          <w:sz w:val="24"/>
          <w:szCs w:val="24"/>
        </w:rPr>
        <w:t>themselves use an elasticity close to 1 for the case of Denmark</w:t>
      </w:r>
      <w:r w:rsidR="005239BF">
        <w:rPr>
          <w:rFonts w:eastAsiaTheme="minorEastAsia" w:cstheme="minorHAnsi"/>
          <w:sz w:val="24"/>
          <w:szCs w:val="24"/>
        </w:rPr>
        <w:t>,</w:t>
      </w:r>
    </w:p>
    <w:p w14:paraId="06A6E2F2" w14:textId="2BD2A314" w:rsidR="00A62CE3" w:rsidRDefault="00625ABA" w:rsidP="008B1B99">
      <w:pPr>
        <w:spacing w:line="360" w:lineRule="auto"/>
        <w:jc w:val="both"/>
        <w:rPr>
          <w:rFonts w:eastAsiaTheme="minorEastAsia" w:cstheme="minorHAnsi"/>
          <w:sz w:val="24"/>
          <w:szCs w:val="24"/>
        </w:rPr>
      </w:pPr>
      <w:r>
        <w:rPr>
          <w:rFonts w:eastAsiaTheme="minorEastAsia" w:cstheme="minorHAnsi"/>
          <w:sz w:val="24"/>
          <w:szCs w:val="24"/>
        </w:rPr>
        <w:t xml:space="preserve">An explanation for </w:t>
      </w:r>
      <w:r w:rsidR="008668D4">
        <w:rPr>
          <w:rFonts w:eastAsiaTheme="minorEastAsia" w:cstheme="minorHAnsi"/>
          <w:sz w:val="24"/>
          <w:szCs w:val="24"/>
        </w:rPr>
        <w:t>why so</w:t>
      </w:r>
      <w:r>
        <w:rPr>
          <w:rFonts w:eastAsiaTheme="minorEastAsia" w:cstheme="minorHAnsi"/>
          <w:sz w:val="24"/>
          <w:szCs w:val="24"/>
        </w:rPr>
        <w:t xml:space="preserve"> different estimates of the elasticity</w:t>
      </w:r>
      <w:r w:rsidR="008668D4">
        <w:rPr>
          <w:rFonts w:eastAsiaTheme="minorEastAsia" w:cstheme="minorHAnsi"/>
          <w:sz w:val="24"/>
          <w:szCs w:val="24"/>
        </w:rPr>
        <w:t xml:space="preserve"> is obtained by the literature</w:t>
      </w:r>
      <w:r>
        <w:rPr>
          <w:rFonts w:eastAsiaTheme="minorEastAsia" w:cstheme="minorHAnsi"/>
          <w:sz w:val="24"/>
          <w:szCs w:val="24"/>
        </w:rPr>
        <w:t xml:space="preserve"> is given by </w:t>
      </w:r>
      <w:r w:rsidR="00DF306B" w:rsidRPr="00D85753">
        <w:rPr>
          <w:rFonts w:eastAsiaTheme="minorEastAsia" w:cstheme="minorHAnsi"/>
          <w:noProof/>
          <w:sz w:val="24"/>
          <w:szCs w:val="24"/>
        </w:rPr>
        <w:t>Chetty</w:t>
      </w:r>
      <w:r w:rsidR="00DF306B">
        <w:rPr>
          <w:rFonts w:eastAsiaTheme="minorEastAsia" w:cstheme="minorHAnsi"/>
          <w:sz w:val="24"/>
          <w:szCs w:val="24"/>
        </w:rPr>
        <w:t xml:space="preserve"> </w:t>
      </w:r>
      <w:r w:rsidR="00D85753">
        <w:rPr>
          <w:rFonts w:eastAsiaTheme="minorEastAsia" w:cstheme="minorHAnsi"/>
          <w:sz w:val="24"/>
          <w:szCs w:val="24"/>
        </w:rPr>
        <w:fldChar w:fldCharType="begin" w:fldLock="1"/>
      </w:r>
      <w:r w:rsidR="00DF306B">
        <w:rPr>
          <w:rFonts w:eastAsiaTheme="minorEastAsia" w:cstheme="minorHAnsi"/>
          <w:sz w:val="24"/>
          <w:szCs w:val="24"/>
        </w:rPr>
        <w:instrText>ADDIN CSL_CITATION {"citationItems":[{"id":"ITEM-1","itemData":{"DOI":"10.1016/j.jpubeco.2006.01.004","ISSN":"00472727","abstract":"In an influential paper, Baily (1978) showed that the optimal level of unemployment insurance (UI) in a stylized static model depends on only three parameters: risk aversion, the consumption-smoothing benefit of UI, and the elasticity of unemployment durations with respect to the benefit rate. This paper examines the key economic assumptions under which these parameters determine the optimal level of social insurance. I show that a Baily-type expression, with an adjustment for precautionary saving motives, holds in a general class of dynamic models subject to weak regularity conditions. For example, the simple reduced-form formula derived here applies with arbitrary borrowing constraints, durable consumption goods, private insurance arrangements, and search and leisure benefits of unemployment. © 2006 Elsevier B.V. All rights reserved.","author":[{"dropping-particle":"","family":"Chetty","given":"Raj","non-dropping-particle":"","parse-names":false,"suffix":""}],"container-title":"Journal of Public Economics","id":"ITEM-1","issue":"10-11","issued":{"date-parts":[["2006"]]},"page":"1879-1901","title":"A general formula for the optimal level of social insurance","type":"article-journal","volume":"90"},"suppress-author":1,"uris":["http://www.mendeley.com/documents/?uuid=73bc7cfc-726f-45a9-a9cd-32009d9ecd61"]}],"mendeley":{"formattedCitation":"(2006)","plainTextFormattedCitation":"(2006)","previouslyFormattedCitation":"(2006)"},"properties":{"noteIndex":0},"schema":"https://github.com/citation-style-language/schema/raw/master/csl-citation.json"}</w:instrText>
      </w:r>
      <w:r w:rsidR="00D85753">
        <w:rPr>
          <w:rFonts w:eastAsiaTheme="minorEastAsia" w:cstheme="minorHAnsi"/>
          <w:sz w:val="24"/>
          <w:szCs w:val="24"/>
        </w:rPr>
        <w:fldChar w:fldCharType="separate"/>
      </w:r>
      <w:r w:rsidR="00DF306B" w:rsidRPr="00DF306B">
        <w:rPr>
          <w:rFonts w:eastAsiaTheme="minorEastAsia" w:cstheme="minorHAnsi"/>
          <w:noProof/>
          <w:sz w:val="24"/>
          <w:szCs w:val="24"/>
        </w:rPr>
        <w:t>(2006)</w:t>
      </w:r>
      <w:r w:rsidR="00D85753">
        <w:rPr>
          <w:rFonts w:eastAsiaTheme="minorEastAsia" w:cstheme="minorHAnsi"/>
          <w:sz w:val="24"/>
          <w:szCs w:val="24"/>
        </w:rPr>
        <w:fldChar w:fldCharType="end"/>
      </w:r>
      <w:r w:rsidR="008668D4">
        <w:rPr>
          <w:rFonts w:eastAsiaTheme="minorEastAsia" w:cstheme="minorHAnsi"/>
          <w:sz w:val="24"/>
          <w:szCs w:val="24"/>
        </w:rPr>
        <w:t>. He</w:t>
      </w:r>
      <w:r w:rsidR="00B02941">
        <w:rPr>
          <w:rFonts w:eastAsiaTheme="minorEastAsia" w:cstheme="minorHAnsi"/>
          <w:sz w:val="24"/>
          <w:szCs w:val="24"/>
        </w:rPr>
        <w:t xml:space="preserve"> argues that the size of the elasticity can depend on the type of shock performed, as we use a counterfactual scenario for estimating the macro elasticity, we should get the elasticity associated with precisely this political initiative.</w:t>
      </w:r>
      <w:r>
        <w:rPr>
          <w:rFonts w:eastAsiaTheme="minorEastAsia" w:cstheme="minorHAnsi"/>
          <w:sz w:val="24"/>
          <w:szCs w:val="24"/>
        </w:rPr>
        <w:t xml:space="preserve"> </w:t>
      </w:r>
      <w:r w:rsidR="008668D4">
        <w:rPr>
          <w:rFonts w:eastAsiaTheme="minorEastAsia" w:cstheme="minorHAnsi"/>
          <w:sz w:val="24"/>
          <w:szCs w:val="24"/>
        </w:rPr>
        <w:t>This is a further argumentation for using the results of this paper</w:t>
      </w:r>
      <w:r w:rsidR="00EB3864">
        <w:rPr>
          <w:rFonts w:eastAsiaTheme="minorEastAsia" w:cstheme="minorHAnsi"/>
          <w:sz w:val="24"/>
          <w:szCs w:val="24"/>
        </w:rPr>
        <w:t>.</w:t>
      </w:r>
      <w:r w:rsidR="008668D4">
        <w:rPr>
          <w:rFonts w:eastAsiaTheme="minorEastAsia" w:cstheme="minorHAnsi"/>
          <w:sz w:val="24"/>
          <w:szCs w:val="24"/>
        </w:rPr>
        <w:t xml:space="preserve"> </w:t>
      </w:r>
    </w:p>
    <w:p w14:paraId="09143E39" w14:textId="534CC152" w:rsidR="00A62CE3" w:rsidRDefault="00A62CE3" w:rsidP="008B1B99">
      <w:pPr>
        <w:spacing w:line="360" w:lineRule="auto"/>
        <w:jc w:val="both"/>
        <w:rPr>
          <w:rFonts w:eastAsiaTheme="minorEastAsia" w:cstheme="minorHAnsi"/>
          <w:sz w:val="24"/>
          <w:szCs w:val="24"/>
        </w:rPr>
      </w:pPr>
      <w:r>
        <w:rPr>
          <w:rFonts w:eastAsiaTheme="minorEastAsia" w:cstheme="minorHAnsi"/>
          <w:sz w:val="24"/>
          <w:szCs w:val="24"/>
        </w:rPr>
        <w:t xml:space="preserve">We now introduce 3 different cases looking at the relationship between the marginal gain and marginal costs in the Baily-Chetty framework. </w:t>
      </w:r>
      <w:r w:rsidR="00C014A7">
        <w:rPr>
          <w:rFonts w:eastAsiaTheme="minorEastAsia" w:cstheme="minorHAnsi"/>
          <w:sz w:val="24"/>
          <w:szCs w:val="24"/>
        </w:rPr>
        <w:t>W</w:t>
      </w:r>
      <w:r w:rsidRPr="009111C1">
        <w:rPr>
          <w:rFonts w:eastAsiaTheme="minorEastAsia" w:cstheme="minorHAnsi"/>
          <w:sz w:val="24"/>
          <w:szCs w:val="24"/>
        </w:rPr>
        <w:t xml:space="preserve">e </w:t>
      </w:r>
      <w:r w:rsidR="00014C74">
        <w:rPr>
          <w:rFonts w:eastAsiaTheme="minorEastAsia" w:cstheme="minorHAnsi"/>
          <w:sz w:val="24"/>
          <w:szCs w:val="24"/>
        </w:rPr>
        <w:t xml:space="preserve">still </w:t>
      </w:r>
      <w:r w:rsidRPr="009111C1">
        <w:rPr>
          <w:rFonts w:eastAsiaTheme="minorEastAsia" w:cstheme="minorHAnsi"/>
          <w:sz w:val="24"/>
          <w:szCs w:val="24"/>
        </w:rPr>
        <w:t>need</w:t>
      </w:r>
      <w:r w:rsidR="00014C74">
        <w:rPr>
          <w:rFonts w:eastAsiaTheme="minorEastAsia" w:cstheme="minorHAnsi"/>
          <w:sz w:val="24"/>
          <w:szCs w:val="24"/>
        </w:rPr>
        <w:t xml:space="preserve"> a</w:t>
      </w:r>
      <w:r w:rsidR="00DF306B">
        <w:rPr>
          <w:rFonts w:eastAsiaTheme="minorEastAsia" w:cstheme="minorHAnsi"/>
          <w:sz w:val="24"/>
          <w:szCs w:val="24"/>
        </w:rPr>
        <w:t>n</w:t>
      </w:r>
      <w:r w:rsidRPr="009111C1">
        <w:rPr>
          <w:rFonts w:eastAsiaTheme="minorEastAsia" w:cstheme="minorHAnsi"/>
          <w:sz w:val="24"/>
          <w:szCs w:val="24"/>
        </w:rPr>
        <w:t xml:space="preserve"> estimate of the change in consumption going from employment to unemployment</w:t>
      </w:r>
      <w:r w:rsidR="00EB3864">
        <w:rPr>
          <w:rFonts w:eastAsiaTheme="minorEastAsia" w:cstheme="minorHAnsi"/>
          <w:sz w:val="24"/>
          <w:szCs w:val="24"/>
        </w:rPr>
        <w:t>.</w:t>
      </w:r>
      <w:r w:rsidRPr="009111C1">
        <w:rPr>
          <w:rFonts w:eastAsiaTheme="minorEastAsia" w:cstheme="minorHAnsi"/>
          <w:sz w:val="24"/>
          <w:szCs w:val="24"/>
        </w:rPr>
        <w:t xml:space="preserve"> </w:t>
      </w:r>
      <w:r w:rsidR="00EB3864">
        <w:rPr>
          <w:rFonts w:eastAsiaTheme="minorEastAsia" w:cstheme="minorHAnsi"/>
          <w:sz w:val="24"/>
          <w:szCs w:val="24"/>
        </w:rPr>
        <w:t>H</w:t>
      </w:r>
      <w:r w:rsidRPr="009111C1">
        <w:rPr>
          <w:rFonts w:eastAsiaTheme="minorEastAsia" w:cstheme="minorHAnsi"/>
          <w:sz w:val="24"/>
          <w:szCs w:val="24"/>
        </w:rPr>
        <w:t>ere we do as</w:t>
      </w:r>
      <w:r w:rsidR="00DF306B">
        <w:rPr>
          <w:rFonts w:eastAsiaTheme="minorEastAsia" w:cstheme="minorHAnsi"/>
          <w:sz w:val="24"/>
          <w:szCs w:val="24"/>
        </w:rPr>
        <w:t xml:space="preserve"> </w:t>
      </w:r>
      <w:r w:rsidR="00DF306B" w:rsidRPr="00DF372B">
        <w:rPr>
          <w:rFonts w:eastAsiaTheme="minorEastAsia" w:cstheme="minorHAnsi"/>
          <w:noProof/>
          <w:sz w:val="24"/>
          <w:szCs w:val="24"/>
        </w:rPr>
        <w:t>DØRS</w:t>
      </w:r>
      <w:r w:rsidRPr="009111C1">
        <w:rPr>
          <w:rFonts w:eastAsiaTheme="minorEastAsia" w:cstheme="minorHAnsi"/>
          <w:sz w:val="24"/>
          <w:szCs w:val="24"/>
        </w:rPr>
        <w:t xml:space="preserve"> </w:t>
      </w:r>
      <w:r>
        <w:rPr>
          <w:rFonts w:eastAsiaTheme="minorEastAsia" w:cstheme="minorHAnsi"/>
          <w:sz w:val="24"/>
          <w:szCs w:val="24"/>
        </w:rPr>
        <w:fldChar w:fldCharType="begin" w:fldLock="1"/>
      </w:r>
      <w:r w:rsidR="00F548A0">
        <w:rPr>
          <w:rFonts w:eastAsiaTheme="minorEastAsia" w:cstheme="minorHAnsi"/>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Pr>
          <w:rFonts w:eastAsiaTheme="minorEastAsia" w:cstheme="minorHAnsi"/>
          <w:sz w:val="24"/>
          <w:szCs w:val="24"/>
        </w:rPr>
        <w:fldChar w:fldCharType="separate"/>
      </w:r>
      <w:r w:rsidR="00DF306B" w:rsidRPr="00DF306B">
        <w:rPr>
          <w:rFonts w:eastAsiaTheme="minorEastAsia" w:cstheme="minorHAnsi"/>
          <w:noProof/>
          <w:sz w:val="24"/>
          <w:szCs w:val="24"/>
        </w:rPr>
        <w:t>(2014)</w:t>
      </w:r>
      <w:r>
        <w:rPr>
          <w:rFonts w:eastAsiaTheme="minorEastAsia" w:cstheme="minorHAnsi"/>
          <w:sz w:val="24"/>
          <w:szCs w:val="24"/>
        </w:rPr>
        <w:fldChar w:fldCharType="end"/>
      </w:r>
      <w:r>
        <w:rPr>
          <w:rFonts w:eastAsiaTheme="minorEastAsia" w:cstheme="minorHAnsi"/>
          <w:sz w:val="24"/>
          <w:szCs w:val="24"/>
        </w:rPr>
        <w:t xml:space="preserve"> </w:t>
      </w:r>
      <w:r w:rsidRPr="009111C1">
        <w:rPr>
          <w:rFonts w:eastAsiaTheme="minorEastAsia" w:cstheme="minorHAnsi"/>
          <w:sz w:val="24"/>
          <w:szCs w:val="24"/>
        </w:rPr>
        <w:t>and use the compensation rate</w:t>
      </w:r>
      <w:r w:rsidR="00EB3864">
        <w:rPr>
          <w:rFonts w:eastAsiaTheme="minorEastAsia" w:cstheme="minorHAnsi"/>
          <w:sz w:val="24"/>
          <w:szCs w:val="24"/>
        </w:rPr>
        <w:t>,</w:t>
      </w:r>
      <w:r>
        <w:rPr>
          <w:rFonts w:eastAsiaTheme="minorEastAsia" w:cstheme="minorHAnsi"/>
          <w:sz w:val="24"/>
          <w:szCs w:val="24"/>
        </w:rPr>
        <w:t xml:space="preserve"> showing the relationship between wages and the average level of income insurance.</w:t>
      </w:r>
      <w:r w:rsidR="008668D4">
        <w:rPr>
          <w:rFonts w:eastAsiaTheme="minorEastAsia" w:cstheme="minorHAnsi"/>
          <w:sz w:val="24"/>
          <w:szCs w:val="24"/>
        </w:rPr>
        <w:t xml:space="preserve"> Additionally, w</w:t>
      </w:r>
      <w:r w:rsidR="008668D4" w:rsidRPr="009111C1">
        <w:rPr>
          <w:rFonts w:eastAsiaTheme="minorEastAsia" w:cstheme="minorHAnsi"/>
          <w:sz w:val="24"/>
          <w:szCs w:val="24"/>
        </w:rPr>
        <w:t>e set the unemployment rate to</w:t>
      </w:r>
      <w:r w:rsidR="008668D4">
        <w:rPr>
          <w:rFonts w:eastAsiaTheme="minorEastAsia" w:cstheme="minorHAnsi"/>
          <w:sz w:val="24"/>
          <w:szCs w:val="24"/>
        </w:rPr>
        <w:t xml:space="preserve"> 5%</w:t>
      </w:r>
      <w:r w:rsidR="008668D4" w:rsidRPr="005239BF">
        <w:rPr>
          <w:rStyle w:val="Fodnotehenvisning"/>
        </w:rPr>
        <w:footnoteReference w:id="19"/>
      </w:r>
      <w:r w:rsidR="008668D4" w:rsidRPr="009111C1">
        <w:rPr>
          <w:rFonts w:eastAsiaTheme="minorEastAsia" w:cstheme="minorHAnsi"/>
          <w:sz w:val="24"/>
          <w:szCs w:val="24"/>
        </w:rPr>
        <w:t xml:space="preserve"> </w:t>
      </w:r>
      <w:r w:rsidR="008668D4">
        <w:rPr>
          <w:rFonts w:eastAsiaTheme="minorEastAsia" w:cstheme="minorHAnsi"/>
          <w:sz w:val="24"/>
          <w:szCs w:val="24"/>
        </w:rPr>
        <w:t>and find that small changes to the unemployment rate will not affect the conclusions in the different cases</w:t>
      </w:r>
      <w:r w:rsidR="008668D4" w:rsidRPr="009111C1">
        <w:rPr>
          <w:rFonts w:eastAsiaTheme="minorEastAsia" w:cstheme="minorHAnsi"/>
          <w:sz w:val="24"/>
          <w:szCs w:val="24"/>
        </w:rPr>
        <w:t>. Lastly, we set the relative risk aversion parameter to 1</w:t>
      </w:r>
      <w:r w:rsidR="008668D4">
        <w:rPr>
          <w:rFonts w:eastAsiaTheme="minorEastAsia" w:cstheme="minorHAnsi"/>
          <w:sz w:val="24"/>
          <w:szCs w:val="24"/>
        </w:rPr>
        <w:t xml:space="preserve"> as done by </w:t>
      </w:r>
      <w:r w:rsidR="008668D4" w:rsidRPr="00DF372B">
        <w:rPr>
          <w:rFonts w:eastAsiaTheme="minorEastAsia" w:cstheme="minorHAnsi"/>
          <w:noProof/>
          <w:sz w:val="24"/>
          <w:szCs w:val="24"/>
        </w:rPr>
        <w:t>DØRS</w:t>
      </w:r>
      <w:r w:rsidR="008668D4">
        <w:rPr>
          <w:rFonts w:eastAsiaTheme="minorEastAsia" w:cstheme="minorHAnsi"/>
          <w:sz w:val="24"/>
          <w:szCs w:val="24"/>
        </w:rPr>
        <w:t xml:space="preserve"> </w:t>
      </w:r>
      <w:r w:rsidR="008668D4">
        <w:rPr>
          <w:rFonts w:eastAsiaTheme="minorEastAsia" w:cstheme="minorHAnsi"/>
          <w:sz w:val="24"/>
          <w:szCs w:val="24"/>
        </w:rPr>
        <w:fldChar w:fldCharType="begin" w:fldLock="1"/>
      </w:r>
      <w:r w:rsidR="008668D4">
        <w:rPr>
          <w:rFonts w:eastAsiaTheme="minorEastAsia" w:cstheme="minorHAnsi"/>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sidR="008668D4">
        <w:rPr>
          <w:rFonts w:eastAsiaTheme="minorEastAsia" w:cstheme="minorHAnsi"/>
          <w:sz w:val="24"/>
          <w:szCs w:val="24"/>
        </w:rPr>
        <w:fldChar w:fldCharType="separate"/>
      </w:r>
      <w:r w:rsidR="008668D4" w:rsidRPr="00F548A0">
        <w:rPr>
          <w:rFonts w:eastAsiaTheme="minorEastAsia" w:cstheme="minorHAnsi"/>
          <w:noProof/>
          <w:sz w:val="24"/>
          <w:szCs w:val="24"/>
        </w:rPr>
        <w:t>(2014)</w:t>
      </w:r>
      <w:r w:rsidR="008668D4">
        <w:rPr>
          <w:rFonts w:eastAsiaTheme="minorEastAsia" w:cstheme="minorHAnsi"/>
          <w:sz w:val="24"/>
          <w:szCs w:val="24"/>
        </w:rPr>
        <w:fldChar w:fldCharType="end"/>
      </w:r>
      <w:r w:rsidR="008668D4">
        <w:rPr>
          <w:rFonts w:eastAsiaTheme="minorEastAsia" w:cstheme="minorHAnsi"/>
          <w:sz w:val="24"/>
          <w:szCs w:val="24"/>
        </w:rPr>
        <w:t xml:space="preserve"> for the case of Denmark.</w:t>
      </w:r>
      <w:r>
        <w:rPr>
          <w:rFonts w:eastAsiaTheme="minorEastAsia" w:cstheme="minorHAnsi"/>
          <w:sz w:val="24"/>
          <w:szCs w:val="24"/>
        </w:rPr>
        <w:t xml:space="preserve"> </w:t>
      </w:r>
      <w:r w:rsidR="00014C74">
        <w:rPr>
          <w:rFonts w:eastAsiaTheme="minorEastAsia" w:cstheme="minorHAnsi"/>
          <w:sz w:val="24"/>
          <w:szCs w:val="24"/>
        </w:rPr>
        <w:t>We</w:t>
      </w:r>
      <w:r w:rsidR="0030683A">
        <w:rPr>
          <w:rFonts w:eastAsiaTheme="minorEastAsia" w:cstheme="minorHAnsi"/>
          <w:sz w:val="24"/>
          <w:szCs w:val="24"/>
        </w:rPr>
        <w:t xml:space="preserve"> will</w:t>
      </w:r>
      <w:r w:rsidR="00014C74">
        <w:rPr>
          <w:rFonts w:eastAsiaTheme="minorEastAsia" w:cstheme="minorHAnsi"/>
          <w:sz w:val="24"/>
          <w:szCs w:val="24"/>
        </w:rPr>
        <w:t xml:space="preserve"> now present the three cases</w:t>
      </w:r>
      <w:r w:rsidR="001F04BC">
        <w:rPr>
          <w:rFonts w:eastAsiaTheme="minorEastAsia" w:cstheme="minorHAnsi"/>
          <w:sz w:val="24"/>
          <w:szCs w:val="24"/>
        </w:rPr>
        <w:t xml:space="preserve">, where the parameters used in each case is presented in the figure </w:t>
      </w:r>
      <w:r w:rsidR="001F04BC">
        <w:rPr>
          <w:rFonts w:eastAsiaTheme="minorEastAsia" w:cstheme="minorHAnsi"/>
          <w:sz w:val="24"/>
          <w:szCs w:val="24"/>
        </w:rPr>
        <w:fldChar w:fldCharType="begin"/>
      </w:r>
      <w:r w:rsidR="001F04BC">
        <w:rPr>
          <w:rFonts w:eastAsiaTheme="minorEastAsia" w:cstheme="minorHAnsi"/>
          <w:sz w:val="24"/>
          <w:szCs w:val="24"/>
        </w:rPr>
        <w:instrText xml:space="preserve"> REF _Ref120617850 \p \h </w:instrText>
      </w:r>
      <w:r w:rsidR="00E255CD">
        <w:rPr>
          <w:rFonts w:eastAsiaTheme="minorEastAsia" w:cstheme="minorHAnsi"/>
          <w:sz w:val="24"/>
          <w:szCs w:val="24"/>
        </w:rPr>
        <w:instrText xml:space="preserve"> \* MERGEFORMAT </w:instrText>
      </w:r>
      <w:r w:rsidR="001F04BC">
        <w:rPr>
          <w:rFonts w:eastAsiaTheme="minorEastAsia" w:cstheme="minorHAnsi"/>
          <w:sz w:val="24"/>
          <w:szCs w:val="24"/>
        </w:rPr>
      </w:r>
      <w:r w:rsidR="001F04BC">
        <w:rPr>
          <w:rFonts w:eastAsiaTheme="minorEastAsia" w:cstheme="minorHAnsi"/>
          <w:sz w:val="24"/>
          <w:szCs w:val="24"/>
        </w:rPr>
        <w:fldChar w:fldCharType="separate"/>
      </w:r>
      <w:r w:rsidR="00775321">
        <w:rPr>
          <w:rFonts w:eastAsiaTheme="minorEastAsia" w:cstheme="minorHAnsi"/>
          <w:sz w:val="24"/>
          <w:szCs w:val="24"/>
        </w:rPr>
        <w:t>below</w:t>
      </w:r>
      <w:r w:rsidR="001F04BC">
        <w:rPr>
          <w:rFonts w:eastAsiaTheme="minorEastAsia" w:cstheme="minorHAnsi"/>
          <w:sz w:val="24"/>
          <w:szCs w:val="24"/>
        </w:rPr>
        <w:fldChar w:fldCharType="end"/>
      </w:r>
      <w:r w:rsidR="001F04BC">
        <w:rPr>
          <w:rFonts w:eastAsiaTheme="minorEastAsia" w:cstheme="minorHAnsi"/>
          <w:sz w:val="24"/>
          <w:szCs w:val="24"/>
        </w:rPr>
        <w:t xml:space="preserve"> </w:t>
      </w:r>
      <w:r w:rsidR="00014C74">
        <w:rPr>
          <w:rFonts w:eastAsiaTheme="minorEastAsia" w:cstheme="minorHAnsi"/>
          <w:sz w:val="24"/>
          <w:szCs w:val="24"/>
        </w:rPr>
        <w:t>:</w:t>
      </w:r>
    </w:p>
    <w:p w14:paraId="10B0DCA1" w14:textId="67737142" w:rsidR="00014C74" w:rsidRPr="00EE677A" w:rsidRDefault="00014C74" w:rsidP="008B1B99">
      <w:pPr>
        <w:pStyle w:val="Listeafsnit"/>
        <w:numPr>
          <w:ilvl w:val="0"/>
          <w:numId w:val="9"/>
        </w:numPr>
        <w:spacing w:line="360" w:lineRule="auto"/>
        <w:jc w:val="both"/>
        <w:rPr>
          <w:rFonts w:eastAsiaTheme="minorEastAsia" w:cstheme="minorHAnsi"/>
          <w:sz w:val="24"/>
          <w:szCs w:val="24"/>
        </w:rPr>
      </w:pPr>
      <w:r>
        <w:rPr>
          <w:rFonts w:eastAsiaTheme="minorEastAsia" w:cstheme="minorHAnsi"/>
          <w:sz w:val="24"/>
          <w:szCs w:val="24"/>
        </w:rPr>
        <w:t>In the first case</w:t>
      </w:r>
      <w:r w:rsidR="001F04BC">
        <w:rPr>
          <w:rFonts w:eastAsiaTheme="minorEastAsia" w:cstheme="minorHAnsi"/>
          <w:sz w:val="24"/>
          <w:szCs w:val="24"/>
        </w:rPr>
        <w:t>,</w:t>
      </w:r>
      <w:r>
        <w:rPr>
          <w:rFonts w:eastAsiaTheme="minorEastAsia" w:cstheme="minorHAnsi"/>
          <w:sz w:val="24"/>
          <w:szCs w:val="24"/>
        </w:rPr>
        <w:t xml:space="preserve"> we look at the problem from the perspective of the </w:t>
      </w:r>
      <w:r w:rsidR="00D67ABC" w:rsidRPr="009111C1">
        <w:rPr>
          <w:rFonts w:eastAsiaTheme="minorEastAsia" w:cstheme="minorHAnsi"/>
          <w:sz w:val="24"/>
          <w:szCs w:val="24"/>
        </w:rPr>
        <w:t>income insurance companies</w:t>
      </w:r>
      <w:r w:rsidR="00EB3864">
        <w:rPr>
          <w:rFonts w:eastAsiaTheme="minorEastAsia" w:cstheme="minorHAnsi"/>
          <w:sz w:val="24"/>
          <w:szCs w:val="24"/>
        </w:rPr>
        <w:t>,</w:t>
      </w:r>
      <w:r w:rsidR="00D67ABC" w:rsidRPr="009111C1">
        <w:rPr>
          <w:rFonts w:eastAsiaTheme="minorEastAsia" w:cstheme="minorHAnsi"/>
          <w:sz w:val="24"/>
          <w:szCs w:val="24"/>
        </w:rPr>
        <w:t xml:space="preserve"> and worker unions. </w:t>
      </w:r>
      <w:r>
        <w:rPr>
          <w:rFonts w:eastAsiaTheme="minorEastAsia" w:cstheme="minorHAnsi"/>
          <w:sz w:val="24"/>
          <w:szCs w:val="24"/>
        </w:rPr>
        <w:t>As they argue that changes in the level of income insurance should have</w:t>
      </w:r>
      <w:r w:rsidR="00D67ABC" w:rsidRPr="009111C1">
        <w:rPr>
          <w:rFonts w:eastAsiaTheme="minorEastAsia" w:cstheme="minorHAnsi"/>
          <w:sz w:val="24"/>
          <w:szCs w:val="24"/>
        </w:rPr>
        <w:t xml:space="preserve"> </w:t>
      </w:r>
      <w:r>
        <w:rPr>
          <w:rFonts w:eastAsiaTheme="minorEastAsia" w:cstheme="minorHAnsi"/>
          <w:sz w:val="24"/>
          <w:szCs w:val="24"/>
        </w:rPr>
        <w:t>no</w:t>
      </w:r>
      <w:r w:rsidR="00D67ABC" w:rsidRPr="009111C1">
        <w:rPr>
          <w:rFonts w:eastAsiaTheme="minorEastAsia" w:cstheme="minorHAnsi"/>
          <w:sz w:val="24"/>
          <w:szCs w:val="24"/>
        </w:rPr>
        <w:t xml:space="preserve"> </w:t>
      </w:r>
      <w:r>
        <w:rPr>
          <w:rFonts w:eastAsiaTheme="minorEastAsia" w:cstheme="minorHAnsi"/>
          <w:sz w:val="24"/>
          <w:szCs w:val="24"/>
        </w:rPr>
        <w:t xml:space="preserve">effect on the </w:t>
      </w:r>
      <w:r w:rsidR="00D67ABC" w:rsidRPr="009111C1">
        <w:rPr>
          <w:rFonts w:eastAsiaTheme="minorEastAsia" w:cstheme="minorHAnsi"/>
          <w:sz w:val="24"/>
          <w:szCs w:val="24"/>
        </w:rPr>
        <w:t>approach</w:t>
      </w:r>
      <w:r>
        <w:rPr>
          <w:rFonts w:eastAsiaTheme="minorEastAsia" w:cstheme="minorHAnsi"/>
          <w:sz w:val="24"/>
          <w:szCs w:val="24"/>
        </w:rPr>
        <w:t xml:space="preserve"> </w:t>
      </w:r>
      <w:r w:rsidR="008A418F">
        <w:rPr>
          <w:rFonts w:eastAsiaTheme="minorEastAsia" w:cstheme="minorHAnsi"/>
          <w:sz w:val="24"/>
          <w:szCs w:val="24"/>
        </w:rPr>
        <w:t>rate,</w:t>
      </w:r>
      <w:r>
        <w:rPr>
          <w:rFonts w:eastAsiaTheme="minorEastAsia" w:cstheme="minorHAnsi"/>
          <w:sz w:val="24"/>
          <w:szCs w:val="24"/>
        </w:rPr>
        <w:t xml:space="preserve"> we use the associated micro elasticity calculated </w:t>
      </w:r>
      <w:r>
        <w:rPr>
          <w:rFonts w:eastAsiaTheme="minorEastAsia" w:cstheme="minorHAnsi"/>
          <w:sz w:val="24"/>
          <w:szCs w:val="24"/>
        </w:rPr>
        <w:lastRenderedPageBreak/>
        <w:t>above</w:t>
      </w:r>
      <w:r w:rsidR="00086BC9">
        <w:rPr>
          <w:rFonts w:eastAsiaTheme="minorEastAsia" w:cstheme="minorHAnsi"/>
          <w:sz w:val="24"/>
          <w:szCs w:val="24"/>
        </w:rPr>
        <w:t xml:space="preserve"> </w:t>
      </w:r>
      <w:r w:rsidR="00EB3864">
        <w:rPr>
          <w:rFonts w:eastAsiaTheme="minorEastAsia" w:cstheme="minorHAnsi"/>
          <w:sz w:val="24"/>
          <w:szCs w:val="24"/>
        </w:rPr>
        <w:t>to be</w:t>
      </w:r>
      <w:r w:rsidR="00086BC9">
        <w:rPr>
          <w:rFonts w:eastAsiaTheme="minorEastAsia" w:cstheme="minorHAnsi"/>
          <w:sz w:val="24"/>
          <w:szCs w:val="24"/>
        </w:rPr>
        <w:t xml:space="preserve"> 0.3</w:t>
      </w:r>
      <w:r w:rsidR="0076761C">
        <w:rPr>
          <w:rFonts w:eastAsiaTheme="minorEastAsia" w:cstheme="minorHAnsi"/>
          <w:sz w:val="24"/>
          <w:szCs w:val="24"/>
        </w:rPr>
        <w:t>6</w:t>
      </w:r>
      <w:r w:rsidR="00D67ABC" w:rsidRPr="009111C1">
        <w:rPr>
          <w:rFonts w:eastAsiaTheme="minorEastAsia" w:cstheme="minorHAnsi"/>
          <w:sz w:val="24"/>
          <w:szCs w:val="24"/>
        </w:rPr>
        <w:t>.</w:t>
      </w:r>
      <w:r w:rsidR="008A418F">
        <w:rPr>
          <w:rFonts w:eastAsiaTheme="minorEastAsia" w:cstheme="minorHAnsi"/>
          <w:sz w:val="24"/>
          <w:szCs w:val="24"/>
        </w:rPr>
        <w:t xml:space="preserve"> Furthermore, we use the compensation rate calculated </w:t>
      </w:r>
      <w:r w:rsidR="008A418F" w:rsidRPr="009111C1">
        <w:rPr>
          <w:rFonts w:eastAsiaTheme="minorEastAsia" w:cstheme="minorHAnsi"/>
          <w:sz w:val="24"/>
          <w:szCs w:val="24"/>
        </w:rPr>
        <w:t>by</w:t>
      </w:r>
      <w:r w:rsidR="00F548A0">
        <w:rPr>
          <w:rFonts w:eastAsiaTheme="minorEastAsia" w:cstheme="minorHAnsi"/>
          <w:sz w:val="24"/>
          <w:szCs w:val="24"/>
        </w:rPr>
        <w:t xml:space="preserve"> </w:t>
      </w:r>
      <w:r w:rsidR="00F548A0" w:rsidRPr="00156602">
        <w:rPr>
          <w:rFonts w:eastAsiaTheme="minorEastAsia" w:cstheme="minorHAnsi"/>
          <w:noProof/>
          <w:sz w:val="24"/>
          <w:szCs w:val="24"/>
        </w:rPr>
        <w:t>Aastrup</w:t>
      </w:r>
      <w:r w:rsidR="008A418F" w:rsidRPr="009111C1">
        <w:rPr>
          <w:rFonts w:eastAsiaTheme="minorEastAsia" w:cstheme="minorHAnsi"/>
          <w:sz w:val="24"/>
          <w:szCs w:val="24"/>
        </w:rPr>
        <w:t xml:space="preserve"> </w:t>
      </w:r>
      <w:r w:rsidR="008A418F">
        <w:rPr>
          <w:rFonts w:eastAsiaTheme="minorEastAsia" w:cstheme="minorHAnsi"/>
          <w:sz w:val="24"/>
          <w:szCs w:val="24"/>
        </w:rPr>
        <w:fldChar w:fldCharType="begin" w:fldLock="1"/>
      </w:r>
      <w:r w:rsidR="00C14BA0">
        <w:rPr>
          <w:rFonts w:eastAsiaTheme="minorEastAsia" w:cstheme="minorHAnsi"/>
          <w:sz w:val="24"/>
          <w:szCs w:val="24"/>
        </w:rPr>
        <w:instrText>ADDIN CSL_CITATION {"citationItems":[{"id":"ITEM-1","itemData":{"author":[{"dropping-particle":"","family":"Aastrup","given":"Morten","non-dropping-particle":"","parse-names":false,"suffix":""}],"container-title":"Landsorganisationen","id":"ITEM-1","issue":"September 2018","issued":{"date-parts":[["2018"]]},"title":"30 Års dagpengeforringelser","type":"article-journal"},"suppress-author":1,"uris":["http://www.mendeley.com/documents/?uuid=f6713169-51f1-434f-9976-a6f0d8693e60"]}],"mendeley":{"formattedCitation":"(2018)","plainTextFormattedCitation":"(2018)","previouslyFormattedCitation":"(2018)"},"properties":{"noteIndex":0},"schema":"https://github.com/citation-style-language/schema/raw/master/csl-citation.json"}</w:instrText>
      </w:r>
      <w:r w:rsidR="008A418F">
        <w:rPr>
          <w:rFonts w:eastAsiaTheme="minorEastAsia" w:cstheme="minorHAnsi"/>
          <w:sz w:val="24"/>
          <w:szCs w:val="24"/>
        </w:rPr>
        <w:fldChar w:fldCharType="separate"/>
      </w:r>
      <w:r w:rsidR="00F548A0" w:rsidRPr="00F548A0">
        <w:rPr>
          <w:rFonts w:eastAsiaTheme="minorEastAsia" w:cstheme="minorHAnsi"/>
          <w:noProof/>
          <w:sz w:val="24"/>
          <w:szCs w:val="24"/>
        </w:rPr>
        <w:t>(2018)</w:t>
      </w:r>
      <w:r w:rsidR="008A418F">
        <w:rPr>
          <w:rFonts w:eastAsiaTheme="minorEastAsia" w:cstheme="minorHAnsi"/>
          <w:sz w:val="24"/>
          <w:szCs w:val="24"/>
        </w:rPr>
        <w:fldChar w:fldCharType="end"/>
      </w:r>
      <w:r w:rsidR="00EE677A">
        <w:rPr>
          <w:rFonts w:eastAsiaTheme="minorEastAsia" w:cstheme="minorHAnsi"/>
          <w:sz w:val="24"/>
          <w:szCs w:val="24"/>
        </w:rPr>
        <w:t xml:space="preserve"> to be 0.55 in 2016</w:t>
      </w:r>
      <w:r w:rsidR="001F04BC" w:rsidRPr="005239BF">
        <w:rPr>
          <w:rStyle w:val="Fodnotehenvisning"/>
        </w:rPr>
        <w:footnoteReference w:id="20"/>
      </w:r>
      <w:r w:rsidR="00EE677A">
        <w:rPr>
          <w:rFonts w:eastAsiaTheme="minorEastAsia" w:cstheme="minorHAnsi"/>
          <w:sz w:val="24"/>
          <w:szCs w:val="24"/>
        </w:rPr>
        <w:t xml:space="preserve">. </w:t>
      </w:r>
    </w:p>
    <w:p w14:paraId="45687B11" w14:textId="661A2174" w:rsidR="00D67ABC" w:rsidRPr="009111C1" w:rsidRDefault="008A418F" w:rsidP="008B1B99">
      <w:pPr>
        <w:pStyle w:val="Listeafsnit"/>
        <w:numPr>
          <w:ilvl w:val="0"/>
          <w:numId w:val="9"/>
        </w:numPr>
        <w:spacing w:line="360" w:lineRule="auto"/>
        <w:jc w:val="both"/>
        <w:rPr>
          <w:rFonts w:eastAsiaTheme="minorEastAsia" w:cstheme="minorHAnsi"/>
          <w:sz w:val="24"/>
          <w:szCs w:val="24"/>
        </w:rPr>
      </w:pPr>
      <w:r>
        <w:rPr>
          <w:rFonts w:eastAsiaTheme="minorEastAsia" w:cstheme="minorHAnsi"/>
          <w:sz w:val="24"/>
          <w:szCs w:val="24"/>
        </w:rPr>
        <w:t>In t</w:t>
      </w:r>
      <w:r w:rsidR="00D67ABC" w:rsidRPr="009111C1">
        <w:rPr>
          <w:rFonts w:eastAsiaTheme="minorEastAsia" w:cstheme="minorHAnsi"/>
          <w:sz w:val="24"/>
          <w:szCs w:val="24"/>
        </w:rPr>
        <w:t>he</w:t>
      </w:r>
      <w:r>
        <w:rPr>
          <w:rFonts w:eastAsiaTheme="minorEastAsia" w:cstheme="minorHAnsi"/>
          <w:sz w:val="24"/>
          <w:szCs w:val="24"/>
        </w:rPr>
        <w:t xml:space="preserve"> second</w:t>
      </w:r>
      <w:r w:rsidR="00D67ABC" w:rsidRPr="009111C1">
        <w:rPr>
          <w:rFonts w:eastAsiaTheme="minorEastAsia" w:cstheme="minorHAnsi"/>
          <w:sz w:val="24"/>
          <w:szCs w:val="24"/>
        </w:rPr>
        <w:t xml:space="preserve"> case</w:t>
      </w:r>
      <w:r w:rsidR="001F04BC">
        <w:rPr>
          <w:rFonts w:eastAsiaTheme="minorEastAsia" w:cstheme="minorHAnsi"/>
          <w:sz w:val="24"/>
          <w:szCs w:val="24"/>
        </w:rPr>
        <w:t>,</w:t>
      </w:r>
      <w:r w:rsidR="00D67ABC" w:rsidRPr="009111C1">
        <w:rPr>
          <w:rFonts w:eastAsiaTheme="minorEastAsia" w:cstheme="minorHAnsi"/>
          <w:sz w:val="24"/>
          <w:szCs w:val="24"/>
        </w:rPr>
        <w:t xml:space="preserve"> </w:t>
      </w:r>
      <w:r>
        <w:rPr>
          <w:rFonts w:eastAsiaTheme="minorEastAsia" w:cstheme="minorHAnsi"/>
          <w:sz w:val="24"/>
          <w:szCs w:val="24"/>
        </w:rPr>
        <w:t>we</w:t>
      </w:r>
      <w:r w:rsidR="00EE677A">
        <w:rPr>
          <w:rFonts w:eastAsiaTheme="minorEastAsia" w:cstheme="minorHAnsi"/>
          <w:sz w:val="24"/>
          <w:szCs w:val="24"/>
        </w:rPr>
        <w:t xml:space="preserve"> use</w:t>
      </w:r>
      <w:r w:rsidR="00D67ABC" w:rsidRPr="009111C1">
        <w:rPr>
          <w:rFonts w:eastAsiaTheme="minorEastAsia" w:cstheme="minorHAnsi"/>
          <w:sz w:val="24"/>
          <w:szCs w:val="24"/>
        </w:rPr>
        <w:t xml:space="preserve"> the</w:t>
      </w:r>
      <w:r w:rsidR="00EE677A">
        <w:rPr>
          <w:rFonts w:eastAsiaTheme="minorEastAsia" w:cstheme="minorHAnsi"/>
          <w:sz w:val="24"/>
          <w:szCs w:val="24"/>
        </w:rPr>
        <w:t xml:space="preserve"> results obtained by the IS-commission</w:t>
      </w:r>
      <w:r w:rsidR="00D67ABC" w:rsidRPr="009111C1">
        <w:rPr>
          <w:rFonts w:eastAsiaTheme="minorEastAsia" w:cstheme="minorHAnsi"/>
          <w:sz w:val="24"/>
          <w:szCs w:val="24"/>
        </w:rPr>
        <w:t xml:space="preserve"> </w:t>
      </w:r>
      <w:r w:rsidR="00EE677A">
        <w:rPr>
          <w:rFonts w:eastAsiaTheme="minorEastAsia" w:cstheme="minorHAnsi"/>
          <w:sz w:val="24"/>
          <w:szCs w:val="24"/>
        </w:rPr>
        <w:t>using the</w:t>
      </w:r>
      <w:r w:rsidR="001F04BC">
        <w:rPr>
          <w:rFonts w:eastAsiaTheme="minorEastAsia" w:cstheme="minorHAnsi"/>
          <w:sz w:val="24"/>
          <w:szCs w:val="24"/>
        </w:rPr>
        <w:t xml:space="preserve"> estimates of the</w:t>
      </w:r>
      <w:r w:rsidR="00EE677A">
        <w:rPr>
          <w:rFonts w:eastAsiaTheme="minorEastAsia" w:cstheme="minorHAnsi"/>
          <w:sz w:val="24"/>
          <w:szCs w:val="24"/>
        </w:rPr>
        <w:t xml:space="preserve"> </w:t>
      </w:r>
      <w:r w:rsidR="002539F9">
        <w:rPr>
          <w:rFonts w:eastAsiaTheme="minorEastAsia" w:cstheme="minorHAnsi"/>
          <w:sz w:val="24"/>
          <w:szCs w:val="24"/>
        </w:rPr>
        <w:t>IS-model</w:t>
      </w:r>
      <w:r w:rsidR="00D67ABC" w:rsidRPr="009111C1">
        <w:rPr>
          <w:rFonts w:eastAsiaTheme="minorEastAsia" w:cstheme="minorHAnsi"/>
          <w:sz w:val="24"/>
          <w:szCs w:val="24"/>
        </w:rPr>
        <w:t xml:space="preserve">. </w:t>
      </w:r>
      <w:r w:rsidR="00EE677A">
        <w:rPr>
          <w:rFonts w:eastAsiaTheme="minorEastAsia" w:cstheme="minorHAnsi"/>
          <w:sz w:val="24"/>
          <w:szCs w:val="24"/>
        </w:rPr>
        <w:t>B</w:t>
      </w:r>
      <w:r w:rsidR="00D67ABC" w:rsidRPr="009111C1">
        <w:rPr>
          <w:rFonts w:eastAsiaTheme="minorEastAsia" w:cstheme="minorHAnsi"/>
          <w:sz w:val="24"/>
          <w:szCs w:val="24"/>
        </w:rPr>
        <w:t>ased on the question asked towards the ministry of labor</w:t>
      </w:r>
      <w:r w:rsidR="00EB3864">
        <w:rPr>
          <w:rFonts w:eastAsiaTheme="minorEastAsia" w:cstheme="minorHAnsi"/>
          <w:sz w:val="24"/>
          <w:szCs w:val="24"/>
        </w:rPr>
        <w:t>,</w:t>
      </w:r>
      <w:r w:rsidR="00EE677A">
        <w:rPr>
          <w:rFonts w:eastAsiaTheme="minorEastAsia" w:cstheme="minorHAnsi"/>
          <w:sz w:val="24"/>
          <w:szCs w:val="24"/>
        </w:rPr>
        <w:t xml:space="preserve"> we use</w:t>
      </w:r>
      <w:r w:rsidR="00086BC9">
        <w:rPr>
          <w:rFonts w:eastAsiaTheme="minorEastAsia" w:cstheme="minorHAnsi"/>
          <w:sz w:val="24"/>
          <w:szCs w:val="24"/>
        </w:rPr>
        <w:t xml:space="preserve"> the micro elasticity of 0.66.</w:t>
      </w:r>
      <w:r w:rsidR="00EE677A">
        <w:rPr>
          <w:rFonts w:eastAsiaTheme="minorEastAsia" w:cstheme="minorHAnsi"/>
          <w:sz w:val="24"/>
          <w:szCs w:val="24"/>
        </w:rPr>
        <w:t xml:space="preserve"> Additionally, we use the compensation rate calculated by the </w:t>
      </w:r>
      <w:r w:rsidR="002539F9">
        <w:rPr>
          <w:rFonts w:eastAsiaTheme="minorEastAsia" w:cstheme="minorHAnsi"/>
          <w:sz w:val="24"/>
          <w:szCs w:val="24"/>
        </w:rPr>
        <w:t>IS-</w:t>
      </w:r>
      <w:r w:rsidR="00EE677A">
        <w:rPr>
          <w:rFonts w:eastAsiaTheme="minorEastAsia" w:cstheme="minorHAnsi"/>
          <w:sz w:val="24"/>
          <w:szCs w:val="24"/>
        </w:rPr>
        <w:t>commission with the latest estimated value being 0.51 in 2012.</w:t>
      </w:r>
    </w:p>
    <w:p w14:paraId="032B35F4" w14:textId="3B16B972" w:rsidR="001F04BC" w:rsidRPr="005239BF" w:rsidRDefault="000E3A81" w:rsidP="008B1B99">
      <w:pPr>
        <w:pStyle w:val="Listeafsnit"/>
        <w:numPr>
          <w:ilvl w:val="0"/>
          <w:numId w:val="9"/>
        </w:numPr>
        <w:spacing w:line="360" w:lineRule="auto"/>
        <w:jc w:val="both"/>
        <w:rPr>
          <w:rFonts w:eastAsiaTheme="minorEastAsia" w:cstheme="minorHAnsi"/>
          <w:sz w:val="24"/>
          <w:szCs w:val="24"/>
        </w:rPr>
      </w:pPr>
      <w:r>
        <w:rPr>
          <w:rFonts w:eastAsiaTheme="minorEastAsia" w:cstheme="minorHAnsi"/>
          <w:sz w:val="24"/>
          <w:szCs w:val="24"/>
        </w:rPr>
        <w:t>In the third case</w:t>
      </w:r>
      <w:r w:rsidR="001F04BC">
        <w:rPr>
          <w:rFonts w:eastAsiaTheme="minorEastAsia" w:cstheme="minorHAnsi"/>
          <w:sz w:val="24"/>
          <w:szCs w:val="24"/>
        </w:rPr>
        <w:t>,</w:t>
      </w:r>
      <w:r>
        <w:rPr>
          <w:rFonts w:eastAsiaTheme="minorEastAsia" w:cstheme="minorHAnsi"/>
          <w:sz w:val="24"/>
          <w:szCs w:val="24"/>
        </w:rPr>
        <w:t xml:space="preserve"> we </w:t>
      </w:r>
      <w:r w:rsidR="001F04BC">
        <w:rPr>
          <w:rFonts w:eastAsiaTheme="minorEastAsia" w:cstheme="minorHAnsi"/>
          <w:sz w:val="24"/>
          <w:szCs w:val="24"/>
        </w:rPr>
        <w:t xml:space="preserve">include the parameters we expect to be the most realistic when evaluating the political regulation. Here we </w:t>
      </w:r>
      <w:r>
        <w:rPr>
          <w:rFonts w:eastAsiaTheme="minorEastAsia" w:cstheme="minorHAnsi"/>
          <w:sz w:val="24"/>
          <w:szCs w:val="24"/>
        </w:rPr>
        <w:t>use the new information presented by</w:t>
      </w:r>
      <w:r w:rsidR="00F548A0">
        <w:rPr>
          <w:rFonts w:eastAsiaTheme="minorEastAsia" w:cstheme="minorHAnsi"/>
          <w:sz w:val="24"/>
          <w:szCs w:val="24"/>
        </w:rPr>
        <w:t xml:space="preserve"> </w:t>
      </w:r>
      <w:r w:rsidR="00F548A0" w:rsidRPr="00DF372B">
        <w:rPr>
          <w:rFonts w:eastAsiaTheme="minorEastAsia" w:cstheme="minorHAnsi"/>
          <w:noProof/>
          <w:sz w:val="24"/>
          <w:szCs w:val="24"/>
        </w:rPr>
        <w:t>DØRS</w:t>
      </w:r>
      <w:r w:rsidR="00AE0B5F">
        <w:rPr>
          <w:rFonts w:eastAsiaTheme="minorEastAsia" w:cstheme="minorHAnsi"/>
          <w:sz w:val="24"/>
          <w:szCs w:val="24"/>
        </w:rPr>
        <w:t xml:space="preserve"> </w:t>
      </w:r>
      <w:r w:rsidR="00AE0B5F">
        <w:rPr>
          <w:rFonts w:eastAsiaTheme="minorEastAsia" w:cstheme="minorHAnsi"/>
          <w:sz w:val="24"/>
          <w:szCs w:val="24"/>
        </w:rPr>
        <w:fldChar w:fldCharType="begin" w:fldLock="1"/>
      </w:r>
      <w:r w:rsidR="00F548A0">
        <w:rPr>
          <w:rFonts w:eastAsiaTheme="minorEastAsia" w:cstheme="minorHAnsi"/>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AE0B5F">
        <w:rPr>
          <w:rFonts w:eastAsiaTheme="minorEastAsia" w:cstheme="minorHAnsi"/>
          <w:sz w:val="24"/>
          <w:szCs w:val="24"/>
        </w:rPr>
        <w:fldChar w:fldCharType="separate"/>
      </w:r>
      <w:r w:rsidR="00F548A0" w:rsidRPr="00F548A0">
        <w:rPr>
          <w:rFonts w:eastAsiaTheme="minorEastAsia" w:cstheme="minorHAnsi"/>
          <w:noProof/>
          <w:sz w:val="24"/>
          <w:szCs w:val="24"/>
        </w:rPr>
        <w:t>(2022)</w:t>
      </w:r>
      <w:r w:rsidR="00AE0B5F">
        <w:rPr>
          <w:rFonts w:eastAsiaTheme="minorEastAsia" w:cstheme="minorHAnsi"/>
          <w:sz w:val="24"/>
          <w:szCs w:val="24"/>
        </w:rPr>
        <w:fldChar w:fldCharType="end"/>
      </w:r>
      <w:r w:rsidR="00AE0B5F">
        <w:rPr>
          <w:rFonts w:eastAsiaTheme="minorEastAsia" w:cstheme="minorHAnsi"/>
          <w:sz w:val="24"/>
          <w:szCs w:val="24"/>
        </w:rPr>
        <w:t xml:space="preserve"> </w:t>
      </w:r>
      <w:r>
        <w:rPr>
          <w:rFonts w:eastAsiaTheme="minorEastAsia" w:cstheme="minorHAnsi"/>
          <w:sz w:val="24"/>
          <w:szCs w:val="24"/>
        </w:rPr>
        <w:t>towards the effect on the approach rate</w:t>
      </w:r>
      <w:r w:rsidR="001F04BC">
        <w:rPr>
          <w:rFonts w:eastAsiaTheme="minorEastAsia" w:cstheme="minorHAnsi"/>
          <w:sz w:val="24"/>
          <w:szCs w:val="24"/>
        </w:rPr>
        <w:t>,</w:t>
      </w:r>
      <w:r>
        <w:rPr>
          <w:rFonts w:eastAsiaTheme="minorEastAsia" w:cstheme="minorHAnsi"/>
          <w:sz w:val="24"/>
          <w:szCs w:val="24"/>
        </w:rPr>
        <w:t xml:space="preserve"> resulting in a micro elasticity of 0.51. We add this</w:t>
      </w:r>
      <w:r w:rsidR="005239BF">
        <w:rPr>
          <w:rFonts w:eastAsiaTheme="minorEastAsia" w:cstheme="minorHAnsi"/>
          <w:sz w:val="24"/>
          <w:szCs w:val="24"/>
        </w:rPr>
        <w:t xml:space="preserve"> to the different</w:t>
      </w:r>
      <w:r>
        <w:rPr>
          <w:rFonts w:eastAsiaTheme="minorEastAsia" w:cstheme="minorHAnsi"/>
          <w:sz w:val="24"/>
          <w:szCs w:val="24"/>
        </w:rPr>
        <w:t xml:space="preserve"> </w:t>
      </w:r>
      <w:r w:rsidR="005239BF">
        <w:rPr>
          <w:rFonts w:eastAsiaTheme="minorEastAsia" w:cstheme="minorHAnsi"/>
          <w:sz w:val="24"/>
          <w:szCs w:val="24"/>
        </w:rPr>
        <w:t>elasticities found</w:t>
      </w:r>
      <w:r>
        <w:rPr>
          <w:rFonts w:eastAsiaTheme="minorEastAsia" w:cstheme="minorHAnsi"/>
          <w:sz w:val="24"/>
          <w:szCs w:val="24"/>
        </w:rPr>
        <w:t xml:space="preserve"> in this paper of the macroeconomic effects</w:t>
      </w:r>
      <w:r w:rsidR="001F04BC">
        <w:rPr>
          <w:rFonts w:eastAsiaTheme="minorEastAsia" w:cstheme="minorHAnsi"/>
          <w:sz w:val="24"/>
          <w:szCs w:val="24"/>
        </w:rPr>
        <w:t xml:space="preserve">, </w:t>
      </w:r>
      <w:r w:rsidR="005239BF">
        <w:rPr>
          <w:rFonts w:eastAsiaTheme="minorEastAsia" w:cstheme="minorHAnsi"/>
          <w:sz w:val="24"/>
          <w:szCs w:val="24"/>
        </w:rPr>
        <w:t xml:space="preserve">as we obtain three different estimates for the elasticity of the macroeconomic </w:t>
      </w:r>
      <w:r w:rsidR="00FE1E01">
        <w:rPr>
          <w:rFonts w:eastAsiaTheme="minorEastAsia" w:cstheme="minorHAnsi"/>
          <w:sz w:val="24"/>
          <w:szCs w:val="24"/>
        </w:rPr>
        <w:t>effects,</w:t>
      </w:r>
      <w:r w:rsidR="005239BF">
        <w:rPr>
          <w:rFonts w:eastAsiaTheme="minorEastAsia" w:cstheme="minorHAnsi"/>
          <w:sz w:val="24"/>
          <w:szCs w:val="24"/>
        </w:rPr>
        <w:t xml:space="preserve"> we present three different versions of case 3 (case 3a, case 3b, and case 3c). </w:t>
      </w:r>
      <w:r w:rsidR="00AE0B5F" w:rsidRPr="005239BF">
        <w:rPr>
          <w:rFonts w:eastAsiaTheme="minorEastAsia" w:cstheme="minorHAnsi"/>
          <w:sz w:val="24"/>
          <w:szCs w:val="24"/>
        </w:rPr>
        <w:t>We use the compensation rate</w:t>
      </w:r>
      <w:r w:rsidR="005239BF">
        <w:rPr>
          <w:rFonts w:eastAsiaTheme="minorEastAsia" w:cstheme="minorHAnsi"/>
          <w:sz w:val="24"/>
          <w:szCs w:val="24"/>
        </w:rPr>
        <w:t xml:space="preserve"> associated with the scenario in which we use the elasticity of the macroeconomic effects, as also observed below</w:t>
      </w:r>
      <w:r w:rsidR="009C5E25">
        <w:rPr>
          <w:rFonts w:eastAsiaTheme="minorEastAsia" w:cstheme="minorHAnsi"/>
          <w:sz w:val="24"/>
          <w:szCs w:val="24"/>
        </w:rPr>
        <w:t xml:space="preserve"> this is the same for all three scenarios in case 3</w:t>
      </w:r>
      <w:r w:rsidR="005239BF">
        <w:rPr>
          <w:rFonts w:eastAsiaTheme="minorEastAsia" w:cstheme="minorHAnsi"/>
          <w:sz w:val="24"/>
          <w:szCs w:val="24"/>
        </w:rPr>
        <w:t>.</w:t>
      </w:r>
      <w:r w:rsidR="00AE0B5F" w:rsidRPr="005239BF">
        <w:rPr>
          <w:rFonts w:eastAsiaTheme="minorEastAsia" w:cstheme="minorHAnsi"/>
          <w:sz w:val="24"/>
          <w:szCs w:val="24"/>
        </w:rPr>
        <w:t xml:space="preserve"> </w:t>
      </w:r>
    </w:p>
    <w:p w14:paraId="4E13F618" w14:textId="76593684" w:rsidR="00F548A0" w:rsidRDefault="00F548A0" w:rsidP="008B1B99">
      <w:pPr>
        <w:pStyle w:val="Billedtekst"/>
        <w:keepNext/>
        <w:jc w:val="both"/>
      </w:pPr>
      <w:bookmarkStart w:id="88" w:name="_Ref120617850"/>
      <w:r>
        <w:t xml:space="preserve">Table </w:t>
      </w:r>
      <w:r w:rsidR="00F13421">
        <w:fldChar w:fldCharType="begin"/>
      </w:r>
      <w:r w:rsidR="00F13421">
        <w:instrText xml:space="preserve"> SEQ Table \* ARABIC </w:instrText>
      </w:r>
      <w:r w:rsidR="00F13421">
        <w:fldChar w:fldCharType="separate"/>
      </w:r>
      <w:r w:rsidR="00775321">
        <w:rPr>
          <w:noProof/>
        </w:rPr>
        <w:t>1</w:t>
      </w:r>
      <w:r w:rsidR="00F13421">
        <w:rPr>
          <w:noProof/>
        </w:rPr>
        <w:fldChar w:fldCharType="end"/>
      </w:r>
      <w:r w:rsidR="000856FC">
        <w:rPr>
          <w:noProof/>
        </w:rPr>
        <w:t>: Estimates used in the 3 cases</w:t>
      </w:r>
      <w:bookmarkEnd w:id="88"/>
    </w:p>
    <w:tbl>
      <w:tblPr>
        <w:tblStyle w:val="Almindeligtabel1"/>
        <w:tblW w:w="5000" w:type="pct"/>
        <w:tblLook w:val="0020" w:firstRow="1" w:lastRow="0" w:firstColumn="0" w:lastColumn="0" w:noHBand="0" w:noVBand="0"/>
      </w:tblPr>
      <w:tblGrid>
        <w:gridCol w:w="1983"/>
        <w:gridCol w:w="1624"/>
        <w:gridCol w:w="3966"/>
        <w:gridCol w:w="749"/>
        <w:gridCol w:w="1306"/>
      </w:tblGrid>
      <w:tr w:rsidR="00A4273D" w14:paraId="721E172A" w14:textId="77777777" w:rsidTr="00A4273D">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hideMark/>
          </w:tcPr>
          <w:p w14:paraId="442DD288" w14:textId="77777777" w:rsidR="00A4273D" w:rsidRDefault="00A4273D" w:rsidP="008B1B99">
            <w:pPr>
              <w:pStyle w:val="Compact"/>
              <w:jc w:val="both"/>
              <w:outlineLvl w:val="0"/>
            </w:pPr>
            <w:r>
              <w:t>Case:</w:t>
            </w:r>
          </w:p>
        </w:tc>
        <w:tc>
          <w:tcPr>
            <w:tcW w:w="0" w:type="auto"/>
            <w:hideMark/>
          </w:tcPr>
          <w:p w14:paraId="2CF2864C" w14:textId="77777777" w:rsidR="00A4273D" w:rsidRDefault="00A4273D" w:rsidP="008B1B99">
            <w:pPr>
              <w:pStyle w:val="Compact"/>
              <w:jc w:val="both"/>
              <w:outlineLvl w:val="0"/>
              <w:cnfStyle w:val="100000000000" w:firstRow="1" w:lastRow="0" w:firstColumn="0" w:lastColumn="0" w:oddVBand="0" w:evenVBand="0" w:oddHBand="0" w:evenHBand="0" w:firstRowFirstColumn="0" w:firstRowLastColumn="0" w:lastRowFirstColumn="0" w:lastRowLastColumn="0"/>
            </w:pPr>
            <m:oMathPara>
              <m:oMathParaPr>
                <m:jc m:val="center"/>
              </m:oMathParaPr>
              <m:oMath>
                <m:r>
                  <m:rPr>
                    <m:sty m:val="bi"/>
                  </m:rPr>
                  <w:rPr>
                    <w:rFonts w:ascii="Cambria Math" w:hAnsi="Cambria Math"/>
                  </w:rPr>
                  <m:t>ΔC</m:t>
                </m:r>
                <m:r>
                  <m:rPr>
                    <m:sty m:val="b"/>
                  </m:rPr>
                  <w:rPr>
                    <w:rFonts w:ascii="Cambria Math" w:hAnsi="Cambria Math"/>
                  </w:rPr>
                  <m:t>/</m:t>
                </m:r>
                <m:r>
                  <m:rPr>
                    <m:sty m:val="bi"/>
                  </m:rPr>
                  <w:rPr>
                    <w:rFonts w:ascii="Cambria Math" w:hAnsi="Cambria Math"/>
                  </w:rPr>
                  <m:t>C</m:t>
                </m:r>
              </m:oMath>
            </m:oMathPara>
          </w:p>
        </w:tc>
        <w:tc>
          <w:tcPr>
            <w:cnfStyle w:val="000010000000" w:firstRow="0" w:lastRow="0" w:firstColumn="0" w:lastColumn="0" w:oddVBand="1" w:evenVBand="0" w:oddHBand="0" w:evenHBand="0" w:firstRowFirstColumn="0" w:firstRowLastColumn="0" w:lastRowFirstColumn="0" w:lastRowLastColumn="0"/>
            <w:tcW w:w="0" w:type="auto"/>
            <w:hideMark/>
          </w:tcPr>
          <w:p w14:paraId="6F16D1BF" w14:textId="77777777" w:rsidR="00A4273D" w:rsidRDefault="00A4273D" w:rsidP="008B1B99">
            <w:pPr>
              <w:pStyle w:val="Compact"/>
              <w:jc w:val="both"/>
              <w:outlineLvl w:val="0"/>
            </w:pPr>
            <m:oMathPara>
              <m:oMathParaPr>
                <m:jc m:val="center"/>
              </m:oMathParaPr>
              <m:oMath>
                <m:r>
                  <m:rPr>
                    <m:sty m:val="bi"/>
                  </m:rPr>
                  <w:rPr>
                    <w:rFonts w:ascii="Cambria Math" w:hAnsi="Cambria Math"/>
                  </w:rPr>
                  <m:t>ε</m:t>
                </m:r>
              </m:oMath>
            </m:oMathPara>
          </w:p>
        </w:tc>
        <w:tc>
          <w:tcPr>
            <w:tcW w:w="0" w:type="auto"/>
            <w:hideMark/>
          </w:tcPr>
          <w:p w14:paraId="597978CF" w14:textId="77777777" w:rsidR="00A4273D" w:rsidRDefault="00A4273D" w:rsidP="008B1B99">
            <w:pPr>
              <w:pStyle w:val="Compact"/>
              <w:jc w:val="both"/>
              <w:outlineLvl w:val="0"/>
              <w:cnfStyle w:val="100000000000" w:firstRow="1" w:lastRow="0" w:firstColumn="0" w:lastColumn="0" w:oddVBand="0" w:evenVBand="0" w:oddHBand="0" w:evenHBand="0" w:firstRowFirstColumn="0" w:firstRowLastColumn="0" w:lastRowFirstColumn="0" w:lastRowLastColumn="0"/>
            </w:pPr>
            <m:oMathPara>
              <m:oMathParaPr>
                <m:jc m:val="center"/>
              </m:oMathParaPr>
              <m:oMath>
                <m:r>
                  <m:rPr>
                    <m:sty m:val="bi"/>
                  </m:rPr>
                  <w:rPr>
                    <w:rFonts w:ascii="Cambria Math" w:hAnsi="Cambria Math"/>
                  </w:rPr>
                  <m:t>σ</m:t>
                </m:r>
              </m:oMath>
            </m:oMathPara>
          </w:p>
        </w:tc>
        <w:tc>
          <w:tcPr>
            <w:cnfStyle w:val="000010000000" w:firstRow="0" w:lastRow="0" w:firstColumn="0" w:lastColumn="0" w:oddVBand="1" w:evenVBand="0" w:oddHBand="0" w:evenHBand="0" w:firstRowFirstColumn="0" w:firstRowLastColumn="0" w:lastRowFirstColumn="0" w:lastRowLastColumn="0"/>
            <w:tcW w:w="0" w:type="auto"/>
            <w:hideMark/>
          </w:tcPr>
          <w:p w14:paraId="241C70BF" w14:textId="77777777" w:rsidR="00A4273D" w:rsidRDefault="00A4273D" w:rsidP="008B1B99">
            <w:pPr>
              <w:pStyle w:val="Compact"/>
              <w:jc w:val="both"/>
              <w:outlineLvl w:val="0"/>
            </w:pPr>
            <m:oMathPara>
              <m:oMathParaPr>
                <m:jc m:val="center"/>
              </m:oMathParaPr>
              <m:oMath>
                <m:r>
                  <m:rPr>
                    <m:sty m:val="bi"/>
                  </m:rPr>
                  <w:rPr>
                    <w:rFonts w:ascii="Cambria Math" w:hAnsi="Cambria Math"/>
                  </w:rPr>
                  <m:t>ur</m:t>
                </m:r>
              </m:oMath>
            </m:oMathPara>
          </w:p>
        </w:tc>
      </w:tr>
      <w:tr w:rsidR="00A4273D" w14:paraId="1D7E210F" w14:textId="77777777" w:rsidTr="00A4273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hideMark/>
          </w:tcPr>
          <w:p w14:paraId="076BA6EA" w14:textId="77777777" w:rsidR="00A4273D" w:rsidRDefault="00A4273D" w:rsidP="008B1B99">
            <w:pPr>
              <w:pStyle w:val="Compact"/>
              <w:jc w:val="both"/>
              <w:outlineLvl w:val="0"/>
            </w:pPr>
            <w:r>
              <w:t>Case 1</w:t>
            </w:r>
          </w:p>
        </w:tc>
        <w:tc>
          <w:tcPr>
            <w:tcW w:w="0" w:type="auto"/>
            <w:hideMark/>
          </w:tcPr>
          <w:p w14:paraId="47EF0DD6" w14:textId="77777777" w:rsidR="00A4273D" w:rsidRDefault="00A4273D" w:rsidP="008B1B99">
            <w:pPr>
              <w:pStyle w:val="Compact"/>
              <w:jc w:val="both"/>
              <w:outlineLvl w:val="0"/>
              <w:cnfStyle w:val="000000100000" w:firstRow="0" w:lastRow="0" w:firstColumn="0" w:lastColumn="0" w:oddVBand="0" w:evenVBand="0" w:oddHBand="1" w:evenHBand="0" w:firstRowFirstColumn="0" w:firstRowLastColumn="0" w:lastRowFirstColumn="0" w:lastRowLastColumn="0"/>
            </w:pPr>
            <w:r>
              <w:t>0.55</w:t>
            </w:r>
          </w:p>
        </w:tc>
        <w:tc>
          <w:tcPr>
            <w:cnfStyle w:val="000010000000" w:firstRow="0" w:lastRow="0" w:firstColumn="0" w:lastColumn="0" w:oddVBand="1" w:evenVBand="0" w:oddHBand="0" w:evenHBand="0" w:firstRowFirstColumn="0" w:firstRowLastColumn="0" w:lastRowFirstColumn="0" w:lastRowLastColumn="0"/>
            <w:tcW w:w="0" w:type="auto"/>
            <w:hideMark/>
          </w:tcPr>
          <w:p w14:paraId="38F2B8BD" w14:textId="77777777" w:rsidR="00A4273D" w:rsidRDefault="00A4273D" w:rsidP="008B1B99">
            <w:pPr>
              <w:pStyle w:val="Compact"/>
              <w:jc w:val="both"/>
              <w:outlineLvl w:val="0"/>
            </w:pPr>
            <w:r>
              <w:t>0.36</w:t>
            </w:r>
          </w:p>
        </w:tc>
        <w:tc>
          <w:tcPr>
            <w:tcW w:w="0" w:type="auto"/>
            <w:hideMark/>
          </w:tcPr>
          <w:p w14:paraId="52A5F703" w14:textId="77777777" w:rsidR="00A4273D" w:rsidRDefault="00A4273D" w:rsidP="008B1B99">
            <w:pPr>
              <w:pStyle w:val="Compact"/>
              <w:jc w:val="both"/>
              <w:outlineLvl w:val="0"/>
              <w:cnfStyle w:val="000000100000" w:firstRow="0" w:lastRow="0" w:firstColumn="0" w:lastColumn="0" w:oddVBand="0" w:evenVBand="0" w:oddHBand="1" w:evenHBand="0" w:firstRowFirstColumn="0" w:firstRowLastColumn="0" w:lastRowFirstColumn="0" w:lastRowLastColumn="0"/>
            </w:pPr>
            <w:r>
              <w:t>1</w:t>
            </w:r>
          </w:p>
        </w:tc>
        <w:tc>
          <w:tcPr>
            <w:cnfStyle w:val="000010000000" w:firstRow="0" w:lastRow="0" w:firstColumn="0" w:lastColumn="0" w:oddVBand="1" w:evenVBand="0" w:oddHBand="0" w:evenHBand="0" w:firstRowFirstColumn="0" w:firstRowLastColumn="0" w:lastRowFirstColumn="0" w:lastRowLastColumn="0"/>
            <w:tcW w:w="0" w:type="auto"/>
            <w:hideMark/>
          </w:tcPr>
          <w:p w14:paraId="44020B73" w14:textId="77777777" w:rsidR="00A4273D" w:rsidRDefault="00A4273D" w:rsidP="008B1B99">
            <w:pPr>
              <w:pStyle w:val="Compact"/>
              <w:jc w:val="both"/>
              <w:outlineLvl w:val="0"/>
            </w:pPr>
            <w:r>
              <w:t>0.05</w:t>
            </w:r>
          </w:p>
        </w:tc>
      </w:tr>
      <w:tr w:rsidR="00A4273D" w14:paraId="6B70E542" w14:textId="77777777" w:rsidTr="00A4273D">
        <w:tc>
          <w:tcPr>
            <w:cnfStyle w:val="000010000000" w:firstRow="0" w:lastRow="0" w:firstColumn="0" w:lastColumn="0" w:oddVBand="1" w:evenVBand="0" w:oddHBand="0" w:evenHBand="0" w:firstRowFirstColumn="0" w:firstRowLastColumn="0" w:lastRowFirstColumn="0" w:lastRowLastColumn="0"/>
            <w:tcW w:w="0" w:type="auto"/>
            <w:hideMark/>
          </w:tcPr>
          <w:p w14:paraId="0AC6ED9B" w14:textId="77777777" w:rsidR="00A4273D" w:rsidRDefault="00A4273D" w:rsidP="008B1B99">
            <w:pPr>
              <w:pStyle w:val="Compact"/>
              <w:jc w:val="both"/>
              <w:outlineLvl w:val="0"/>
            </w:pPr>
            <w:r>
              <w:t>Case 2</w:t>
            </w:r>
          </w:p>
        </w:tc>
        <w:tc>
          <w:tcPr>
            <w:tcW w:w="0" w:type="auto"/>
            <w:hideMark/>
          </w:tcPr>
          <w:p w14:paraId="0C960CC8" w14:textId="77777777" w:rsidR="00A4273D" w:rsidRDefault="00A4273D" w:rsidP="008B1B99">
            <w:pPr>
              <w:pStyle w:val="Compact"/>
              <w:jc w:val="both"/>
              <w:outlineLvl w:val="0"/>
              <w:cnfStyle w:val="000000000000" w:firstRow="0" w:lastRow="0" w:firstColumn="0" w:lastColumn="0" w:oddVBand="0" w:evenVBand="0" w:oddHBand="0" w:evenHBand="0" w:firstRowFirstColumn="0" w:firstRowLastColumn="0" w:lastRowFirstColumn="0" w:lastRowLastColumn="0"/>
            </w:pPr>
            <w:r>
              <w:t>0.52</w:t>
            </w:r>
          </w:p>
        </w:tc>
        <w:tc>
          <w:tcPr>
            <w:cnfStyle w:val="000010000000" w:firstRow="0" w:lastRow="0" w:firstColumn="0" w:lastColumn="0" w:oddVBand="1" w:evenVBand="0" w:oddHBand="0" w:evenHBand="0" w:firstRowFirstColumn="0" w:firstRowLastColumn="0" w:lastRowFirstColumn="0" w:lastRowLastColumn="0"/>
            <w:tcW w:w="0" w:type="auto"/>
            <w:hideMark/>
          </w:tcPr>
          <w:p w14:paraId="73751458" w14:textId="77777777" w:rsidR="00A4273D" w:rsidRDefault="00A4273D" w:rsidP="008B1B99">
            <w:pPr>
              <w:pStyle w:val="Compact"/>
              <w:jc w:val="both"/>
              <w:outlineLvl w:val="0"/>
            </w:pPr>
            <w:r>
              <w:t>0.66</w:t>
            </w:r>
          </w:p>
        </w:tc>
        <w:tc>
          <w:tcPr>
            <w:tcW w:w="0" w:type="auto"/>
            <w:hideMark/>
          </w:tcPr>
          <w:p w14:paraId="6D9A5CF1" w14:textId="77777777" w:rsidR="00A4273D" w:rsidRDefault="00A4273D" w:rsidP="008B1B99">
            <w:pPr>
              <w:pStyle w:val="Compact"/>
              <w:jc w:val="both"/>
              <w:outlineLvl w:val="0"/>
              <w:cnfStyle w:val="000000000000" w:firstRow="0" w:lastRow="0" w:firstColumn="0" w:lastColumn="0" w:oddVBand="0" w:evenVBand="0" w:oddHBand="0" w:evenHBand="0" w:firstRowFirstColumn="0" w:firstRowLastColumn="0" w:lastRowFirstColumn="0" w:lastRowLastColumn="0"/>
            </w:pPr>
            <w:r>
              <w:t>1</w:t>
            </w:r>
          </w:p>
        </w:tc>
        <w:tc>
          <w:tcPr>
            <w:cnfStyle w:val="000010000000" w:firstRow="0" w:lastRow="0" w:firstColumn="0" w:lastColumn="0" w:oddVBand="1" w:evenVBand="0" w:oddHBand="0" w:evenHBand="0" w:firstRowFirstColumn="0" w:firstRowLastColumn="0" w:lastRowFirstColumn="0" w:lastRowLastColumn="0"/>
            <w:tcW w:w="0" w:type="auto"/>
            <w:hideMark/>
          </w:tcPr>
          <w:p w14:paraId="55EC75D2" w14:textId="77777777" w:rsidR="00A4273D" w:rsidRDefault="00A4273D" w:rsidP="008B1B99">
            <w:pPr>
              <w:pStyle w:val="Compact"/>
              <w:jc w:val="both"/>
              <w:outlineLvl w:val="0"/>
            </w:pPr>
            <w:r>
              <w:t>0.05</w:t>
            </w:r>
          </w:p>
        </w:tc>
      </w:tr>
      <w:tr w:rsidR="00A4273D" w14:paraId="2B251BD9" w14:textId="77777777" w:rsidTr="00A4273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hideMark/>
          </w:tcPr>
          <w:p w14:paraId="65180B5C" w14:textId="254813AB" w:rsidR="00A4273D" w:rsidRDefault="00A4273D" w:rsidP="008B1B99">
            <w:pPr>
              <w:pStyle w:val="Compact"/>
              <w:jc w:val="both"/>
              <w:outlineLvl w:val="0"/>
            </w:pPr>
            <w:r>
              <w:t>Case 3</w:t>
            </w:r>
            <w:r w:rsidR="005239BF">
              <w:t>a</w:t>
            </w:r>
          </w:p>
        </w:tc>
        <w:tc>
          <w:tcPr>
            <w:tcW w:w="0" w:type="auto"/>
            <w:hideMark/>
          </w:tcPr>
          <w:p w14:paraId="6678C853" w14:textId="7298AB12" w:rsidR="00A4273D" w:rsidRDefault="00A4273D" w:rsidP="008B1B99">
            <w:pPr>
              <w:pStyle w:val="Compact"/>
              <w:jc w:val="both"/>
              <w:outlineLvl w:val="0"/>
              <w:cnfStyle w:val="000000100000" w:firstRow="0" w:lastRow="0" w:firstColumn="0" w:lastColumn="0" w:oddVBand="0" w:evenVBand="0" w:oddHBand="1" w:evenHBand="0" w:firstRowFirstColumn="0" w:firstRowLastColumn="0" w:lastRowFirstColumn="0" w:lastRowLastColumn="0"/>
            </w:pPr>
            <w:r>
              <w:t>0.5</w:t>
            </w:r>
            <w:r w:rsidR="00020762">
              <w:t>6</w:t>
            </w:r>
          </w:p>
        </w:tc>
        <w:tc>
          <w:tcPr>
            <w:cnfStyle w:val="000010000000" w:firstRow="0" w:lastRow="0" w:firstColumn="0" w:lastColumn="0" w:oddVBand="1" w:evenVBand="0" w:oddHBand="0" w:evenHBand="0" w:firstRowFirstColumn="0" w:firstRowLastColumn="0" w:lastRowFirstColumn="0" w:lastRowLastColumn="0"/>
            <w:tcW w:w="0" w:type="auto"/>
            <w:hideMark/>
          </w:tcPr>
          <w:p w14:paraId="42A9F450" w14:textId="7EF1E785" w:rsidR="00A4273D" w:rsidRDefault="00A4273D" w:rsidP="008B1B99">
            <w:pPr>
              <w:pStyle w:val="Compact"/>
              <w:jc w:val="both"/>
              <w:outlineLvl w:val="0"/>
            </w:pPr>
            <w:r>
              <w:t>0.51 + 0.3</w:t>
            </w:r>
            <w:r w:rsidR="00FE1E01">
              <w:t>4</w:t>
            </w:r>
            <w:r w:rsidR="00B0781A">
              <w:t xml:space="preserve"> = 0.8</w:t>
            </w:r>
            <w:r w:rsidR="00FE1E01">
              <w:t>5</w:t>
            </w:r>
          </w:p>
        </w:tc>
        <w:tc>
          <w:tcPr>
            <w:tcW w:w="0" w:type="auto"/>
            <w:hideMark/>
          </w:tcPr>
          <w:p w14:paraId="0D0E8AF1" w14:textId="77777777" w:rsidR="00A4273D" w:rsidRDefault="00A4273D" w:rsidP="008B1B99">
            <w:pPr>
              <w:pStyle w:val="Compact"/>
              <w:jc w:val="both"/>
              <w:outlineLvl w:val="0"/>
              <w:cnfStyle w:val="000000100000" w:firstRow="0" w:lastRow="0" w:firstColumn="0" w:lastColumn="0" w:oddVBand="0" w:evenVBand="0" w:oddHBand="1" w:evenHBand="0" w:firstRowFirstColumn="0" w:firstRowLastColumn="0" w:lastRowFirstColumn="0" w:lastRowLastColumn="0"/>
            </w:pPr>
            <w:r>
              <w:t>1</w:t>
            </w:r>
          </w:p>
        </w:tc>
        <w:tc>
          <w:tcPr>
            <w:cnfStyle w:val="000010000000" w:firstRow="0" w:lastRow="0" w:firstColumn="0" w:lastColumn="0" w:oddVBand="1" w:evenVBand="0" w:oddHBand="0" w:evenHBand="0" w:firstRowFirstColumn="0" w:firstRowLastColumn="0" w:lastRowFirstColumn="0" w:lastRowLastColumn="0"/>
            <w:tcW w:w="0" w:type="auto"/>
            <w:hideMark/>
          </w:tcPr>
          <w:p w14:paraId="01F4E5EB" w14:textId="77777777" w:rsidR="00A4273D" w:rsidRDefault="00A4273D" w:rsidP="008B1B99">
            <w:pPr>
              <w:pStyle w:val="Compact"/>
              <w:jc w:val="both"/>
              <w:outlineLvl w:val="0"/>
            </w:pPr>
            <w:r>
              <w:t>0.05</w:t>
            </w:r>
          </w:p>
        </w:tc>
      </w:tr>
      <w:tr w:rsidR="005239BF" w14:paraId="053DB63B" w14:textId="77777777" w:rsidTr="00A4273D">
        <w:tc>
          <w:tcPr>
            <w:cnfStyle w:val="000010000000" w:firstRow="0" w:lastRow="0" w:firstColumn="0" w:lastColumn="0" w:oddVBand="1" w:evenVBand="0" w:oddHBand="0" w:evenHBand="0" w:firstRowFirstColumn="0" w:firstRowLastColumn="0" w:lastRowFirstColumn="0" w:lastRowLastColumn="0"/>
            <w:tcW w:w="0" w:type="auto"/>
          </w:tcPr>
          <w:p w14:paraId="3611AF83" w14:textId="3A66CEF2" w:rsidR="005239BF" w:rsidRDefault="005239BF" w:rsidP="008B1B99">
            <w:pPr>
              <w:pStyle w:val="Compact"/>
              <w:jc w:val="both"/>
              <w:outlineLvl w:val="0"/>
            </w:pPr>
            <w:r>
              <w:t>Case 3b</w:t>
            </w:r>
          </w:p>
        </w:tc>
        <w:tc>
          <w:tcPr>
            <w:tcW w:w="0" w:type="auto"/>
          </w:tcPr>
          <w:p w14:paraId="5F871373" w14:textId="049CDA1F" w:rsidR="005239BF" w:rsidRDefault="00020762" w:rsidP="008B1B99">
            <w:pPr>
              <w:pStyle w:val="Compact"/>
              <w:jc w:val="both"/>
              <w:outlineLvl w:val="0"/>
              <w:cnfStyle w:val="000000000000" w:firstRow="0" w:lastRow="0" w:firstColumn="0" w:lastColumn="0" w:oddVBand="0" w:evenVBand="0" w:oddHBand="0" w:evenHBand="0" w:firstRowFirstColumn="0" w:firstRowLastColumn="0" w:lastRowFirstColumn="0" w:lastRowLastColumn="0"/>
            </w:pPr>
            <w:r>
              <w:t>0.56</w:t>
            </w:r>
          </w:p>
        </w:tc>
        <w:tc>
          <w:tcPr>
            <w:cnfStyle w:val="000010000000" w:firstRow="0" w:lastRow="0" w:firstColumn="0" w:lastColumn="0" w:oddVBand="1" w:evenVBand="0" w:oddHBand="0" w:evenHBand="0" w:firstRowFirstColumn="0" w:firstRowLastColumn="0" w:lastRowFirstColumn="0" w:lastRowLastColumn="0"/>
            <w:tcW w:w="0" w:type="auto"/>
          </w:tcPr>
          <w:p w14:paraId="5C01FAF7" w14:textId="4C84F8C9" w:rsidR="005239BF" w:rsidRDefault="00FE1E01" w:rsidP="008B1B99">
            <w:pPr>
              <w:pStyle w:val="Compact"/>
              <w:jc w:val="both"/>
              <w:outlineLvl w:val="0"/>
            </w:pPr>
            <w:r>
              <w:t>0.51 + 0.26 = 0.77</w:t>
            </w:r>
          </w:p>
        </w:tc>
        <w:tc>
          <w:tcPr>
            <w:tcW w:w="0" w:type="auto"/>
          </w:tcPr>
          <w:p w14:paraId="5305CDEA" w14:textId="24490D0A" w:rsidR="005239BF" w:rsidRDefault="00FE1E01" w:rsidP="008B1B99">
            <w:pPr>
              <w:pStyle w:val="Compact"/>
              <w:jc w:val="both"/>
              <w:outlineLvl w:val="0"/>
              <w:cnfStyle w:val="000000000000" w:firstRow="0" w:lastRow="0" w:firstColumn="0" w:lastColumn="0" w:oddVBand="0" w:evenVBand="0" w:oddHBand="0" w:evenHBand="0" w:firstRowFirstColumn="0" w:firstRowLastColumn="0" w:lastRowFirstColumn="0" w:lastRowLastColumn="0"/>
            </w:pPr>
            <w:r>
              <w:t>1</w:t>
            </w:r>
          </w:p>
        </w:tc>
        <w:tc>
          <w:tcPr>
            <w:cnfStyle w:val="000010000000" w:firstRow="0" w:lastRow="0" w:firstColumn="0" w:lastColumn="0" w:oddVBand="1" w:evenVBand="0" w:oddHBand="0" w:evenHBand="0" w:firstRowFirstColumn="0" w:firstRowLastColumn="0" w:lastRowFirstColumn="0" w:lastRowLastColumn="0"/>
            <w:tcW w:w="0" w:type="auto"/>
          </w:tcPr>
          <w:p w14:paraId="20B97156" w14:textId="7D38AE7C" w:rsidR="005239BF" w:rsidRDefault="00FE1E01" w:rsidP="008B1B99">
            <w:pPr>
              <w:pStyle w:val="Compact"/>
              <w:jc w:val="both"/>
              <w:outlineLvl w:val="0"/>
            </w:pPr>
            <w:r>
              <w:t>0.05</w:t>
            </w:r>
          </w:p>
        </w:tc>
      </w:tr>
      <w:tr w:rsidR="00FE1E01" w14:paraId="366A0058" w14:textId="77777777" w:rsidTr="00A4273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4857CD8A" w14:textId="00A212E6" w:rsidR="00FE1E01" w:rsidRDefault="00FE1E01" w:rsidP="008B1B99">
            <w:pPr>
              <w:pStyle w:val="Compact"/>
              <w:jc w:val="both"/>
              <w:outlineLvl w:val="0"/>
            </w:pPr>
            <w:r>
              <w:t>Case 3c</w:t>
            </w:r>
          </w:p>
        </w:tc>
        <w:tc>
          <w:tcPr>
            <w:tcW w:w="0" w:type="auto"/>
          </w:tcPr>
          <w:p w14:paraId="6B7507B7" w14:textId="661B270F" w:rsidR="00FE1E01" w:rsidRDefault="00020762" w:rsidP="008B1B99">
            <w:pPr>
              <w:pStyle w:val="Compact"/>
              <w:jc w:val="both"/>
              <w:outlineLvl w:val="0"/>
              <w:cnfStyle w:val="000000100000" w:firstRow="0" w:lastRow="0" w:firstColumn="0" w:lastColumn="0" w:oddVBand="0" w:evenVBand="0" w:oddHBand="1" w:evenHBand="0" w:firstRowFirstColumn="0" w:firstRowLastColumn="0" w:lastRowFirstColumn="0" w:lastRowLastColumn="0"/>
            </w:pPr>
            <w:r>
              <w:t>0.56</w:t>
            </w:r>
          </w:p>
        </w:tc>
        <w:tc>
          <w:tcPr>
            <w:cnfStyle w:val="000010000000" w:firstRow="0" w:lastRow="0" w:firstColumn="0" w:lastColumn="0" w:oddVBand="1" w:evenVBand="0" w:oddHBand="0" w:evenHBand="0" w:firstRowFirstColumn="0" w:firstRowLastColumn="0" w:lastRowFirstColumn="0" w:lastRowLastColumn="0"/>
            <w:tcW w:w="0" w:type="auto"/>
          </w:tcPr>
          <w:p w14:paraId="03B5D67E" w14:textId="2793C072" w:rsidR="00FE1E01" w:rsidRDefault="00FE1E01" w:rsidP="008B1B99">
            <w:pPr>
              <w:pStyle w:val="Compact"/>
              <w:jc w:val="both"/>
              <w:outlineLvl w:val="0"/>
            </w:pPr>
            <w:r>
              <w:t>0.51 -0.05 = 0.46</w:t>
            </w:r>
          </w:p>
        </w:tc>
        <w:tc>
          <w:tcPr>
            <w:tcW w:w="0" w:type="auto"/>
          </w:tcPr>
          <w:p w14:paraId="71F25F89" w14:textId="028ACC74" w:rsidR="00FE1E01" w:rsidRDefault="00FE1E01" w:rsidP="008B1B99">
            <w:pPr>
              <w:pStyle w:val="Compact"/>
              <w:jc w:val="both"/>
              <w:outlineLvl w:val="0"/>
              <w:cnfStyle w:val="000000100000" w:firstRow="0" w:lastRow="0" w:firstColumn="0" w:lastColumn="0" w:oddVBand="0" w:evenVBand="0" w:oddHBand="1" w:evenHBand="0" w:firstRowFirstColumn="0" w:firstRowLastColumn="0" w:lastRowFirstColumn="0" w:lastRowLastColumn="0"/>
            </w:pPr>
            <w:r>
              <w:t>1</w:t>
            </w:r>
          </w:p>
        </w:tc>
        <w:tc>
          <w:tcPr>
            <w:cnfStyle w:val="000010000000" w:firstRow="0" w:lastRow="0" w:firstColumn="0" w:lastColumn="0" w:oddVBand="1" w:evenVBand="0" w:oddHBand="0" w:evenHBand="0" w:firstRowFirstColumn="0" w:firstRowLastColumn="0" w:lastRowFirstColumn="0" w:lastRowLastColumn="0"/>
            <w:tcW w:w="0" w:type="auto"/>
          </w:tcPr>
          <w:p w14:paraId="7A47FAB6" w14:textId="04373C5B" w:rsidR="00FE1E01" w:rsidRDefault="00FE1E01" w:rsidP="008B1B99">
            <w:pPr>
              <w:pStyle w:val="Compact"/>
              <w:jc w:val="both"/>
              <w:outlineLvl w:val="0"/>
            </w:pPr>
            <w:r>
              <w:t>0.05</w:t>
            </w:r>
          </w:p>
        </w:tc>
      </w:tr>
    </w:tbl>
    <w:p w14:paraId="0B0B76E4" w14:textId="77777777" w:rsidR="00A4273D" w:rsidRPr="009111C1" w:rsidRDefault="00A4273D" w:rsidP="008B1B99">
      <w:pPr>
        <w:spacing w:line="360" w:lineRule="auto"/>
        <w:jc w:val="both"/>
        <w:rPr>
          <w:rFonts w:eastAsiaTheme="minorEastAsia" w:cstheme="minorHAnsi"/>
          <w:sz w:val="24"/>
          <w:szCs w:val="24"/>
        </w:rPr>
      </w:pPr>
    </w:p>
    <w:p w14:paraId="0A48218C" w14:textId="420C9B24" w:rsidR="00B0781A" w:rsidRPr="009111C1" w:rsidRDefault="00EA706C" w:rsidP="008B1B99">
      <w:pPr>
        <w:spacing w:line="360" w:lineRule="auto"/>
        <w:jc w:val="both"/>
        <w:rPr>
          <w:rFonts w:eastAsiaTheme="minorEastAsia" w:cstheme="minorHAnsi"/>
          <w:b/>
          <w:bCs/>
          <w:sz w:val="24"/>
          <w:szCs w:val="24"/>
        </w:rPr>
      </w:pPr>
      <w:r w:rsidRPr="009111C1">
        <w:rPr>
          <w:rFonts w:eastAsiaTheme="minorEastAsia" w:cstheme="minorHAnsi"/>
          <w:b/>
          <w:bCs/>
          <w:sz w:val="24"/>
          <w:szCs w:val="24"/>
        </w:rPr>
        <w:t>Case 1</w:t>
      </w:r>
    </w:p>
    <w:p w14:paraId="70A9170C" w14:textId="1B8118C2" w:rsidR="00295DEE" w:rsidRPr="009111C1" w:rsidRDefault="00CB3248" w:rsidP="008B1B99">
      <w:pPr>
        <w:spacing w:line="360" w:lineRule="auto"/>
        <w:jc w:val="both"/>
        <w:rPr>
          <w:rFonts w:eastAsiaTheme="minorEastAsia" w:cstheme="minorHAnsi"/>
          <w:sz w:val="24"/>
          <w:szCs w:val="24"/>
        </w:rPr>
      </w:pPr>
      <w:r w:rsidRPr="009111C1">
        <w:rPr>
          <w:rFonts w:eastAsiaTheme="minorEastAsia" w:cstheme="minorHAnsi"/>
          <w:sz w:val="24"/>
          <w:szCs w:val="24"/>
        </w:rPr>
        <w:t>Using the estimates argued by the income insurance companies</w:t>
      </w:r>
      <w:r w:rsidR="00B0781A">
        <w:rPr>
          <w:rFonts w:eastAsiaTheme="minorEastAsia" w:cstheme="minorHAnsi"/>
          <w:sz w:val="24"/>
          <w:szCs w:val="24"/>
        </w:rPr>
        <w:t>, and presented in the table above</w:t>
      </w:r>
      <w:r w:rsidRPr="009111C1">
        <w:rPr>
          <w:rFonts w:eastAsiaTheme="minorEastAsia" w:cstheme="minorHAnsi"/>
          <w:sz w:val="24"/>
          <w:szCs w:val="24"/>
        </w:rPr>
        <w:t xml:space="preserve">, we </w:t>
      </w:r>
      <w:r w:rsidR="00295DEE">
        <w:rPr>
          <w:rFonts w:eastAsiaTheme="minorEastAsia" w:cstheme="minorHAnsi"/>
          <w:sz w:val="24"/>
          <w:szCs w:val="24"/>
        </w:rPr>
        <w:t>estimate</w:t>
      </w:r>
      <w:r w:rsidRPr="009111C1">
        <w:rPr>
          <w:rFonts w:eastAsiaTheme="minorEastAsia" w:cstheme="minorHAnsi"/>
          <w:sz w:val="24"/>
          <w:szCs w:val="24"/>
        </w:rPr>
        <w:t xml:space="preserve"> the marginal gains</w:t>
      </w:r>
      <w:r w:rsidR="00295DEE">
        <w:rPr>
          <w:rFonts w:eastAsiaTheme="minorEastAsia" w:cstheme="minorHAnsi"/>
          <w:sz w:val="24"/>
          <w:szCs w:val="24"/>
        </w:rPr>
        <w:t xml:space="preserve"> to be 0.55, and the marginal costs to be </w:t>
      </w:r>
      <w:r w:rsidR="00E03D34">
        <w:rPr>
          <w:rFonts w:eastAsiaTheme="minorEastAsia" w:cstheme="minorHAnsi"/>
          <w:sz w:val="24"/>
          <w:szCs w:val="24"/>
        </w:rPr>
        <w:t>0.38. As we find the marginal gains</w:t>
      </w:r>
      <w:r w:rsidR="00295DEE">
        <w:rPr>
          <w:rFonts w:eastAsiaTheme="minorEastAsia" w:cstheme="minorHAnsi"/>
          <w:sz w:val="24"/>
          <w:szCs w:val="24"/>
        </w:rPr>
        <w:t xml:space="preserve"> to be</w:t>
      </w:r>
      <w:r w:rsidRPr="009111C1">
        <w:rPr>
          <w:rFonts w:eastAsiaTheme="minorEastAsia" w:cstheme="minorHAnsi"/>
          <w:sz w:val="24"/>
          <w:szCs w:val="24"/>
        </w:rPr>
        <w:t xml:space="preserve"> larger than the marginal costs</w:t>
      </w:r>
      <w:r w:rsidR="00295DEE">
        <w:rPr>
          <w:rFonts w:eastAsiaTheme="minorEastAsia" w:cstheme="minorHAnsi"/>
          <w:sz w:val="24"/>
          <w:szCs w:val="24"/>
        </w:rPr>
        <w:t xml:space="preserve">, we </w:t>
      </w:r>
      <w:r w:rsidR="00E03D34">
        <w:rPr>
          <w:rFonts w:eastAsiaTheme="minorEastAsia" w:cstheme="minorHAnsi"/>
          <w:sz w:val="24"/>
          <w:szCs w:val="24"/>
        </w:rPr>
        <w:t xml:space="preserve">conclude that </w:t>
      </w:r>
      <w:r w:rsidR="005D2CD5">
        <w:rPr>
          <w:rFonts w:eastAsiaTheme="minorEastAsia" w:cstheme="minorHAnsi"/>
          <w:sz w:val="24"/>
          <w:szCs w:val="24"/>
        </w:rPr>
        <w:t>removing the regulation</w:t>
      </w:r>
      <w:r w:rsidR="00E03D34">
        <w:rPr>
          <w:rFonts w:eastAsiaTheme="minorEastAsia" w:cstheme="minorHAnsi"/>
          <w:sz w:val="24"/>
          <w:szCs w:val="24"/>
        </w:rPr>
        <w:t xml:space="preserve"> has a negative effect on the economic welfare</w:t>
      </w:r>
      <w:r w:rsidRPr="009111C1">
        <w:rPr>
          <w:rFonts w:eastAsiaTheme="minorEastAsia" w:cstheme="minorHAnsi"/>
          <w:sz w:val="24"/>
          <w:szCs w:val="24"/>
        </w:rPr>
        <w:t xml:space="preserve">. </w:t>
      </w:r>
      <w:r w:rsidR="00B1293A">
        <w:rPr>
          <w:rFonts w:eastAsiaTheme="minorEastAsia" w:cstheme="minorHAnsi"/>
          <w:sz w:val="24"/>
          <w:szCs w:val="24"/>
        </w:rPr>
        <w:t xml:space="preserve">Which </w:t>
      </w:r>
      <w:r w:rsidR="00942B51">
        <w:rPr>
          <w:rFonts w:eastAsiaTheme="minorEastAsia" w:cstheme="minorHAnsi"/>
          <w:sz w:val="24"/>
          <w:szCs w:val="24"/>
        </w:rPr>
        <w:t xml:space="preserve">fits </w:t>
      </w:r>
      <w:r w:rsidR="00B0781A">
        <w:rPr>
          <w:rFonts w:eastAsiaTheme="minorEastAsia" w:cstheme="minorHAnsi"/>
          <w:sz w:val="24"/>
          <w:szCs w:val="24"/>
        </w:rPr>
        <w:t xml:space="preserve">well </w:t>
      </w:r>
      <w:r w:rsidR="00942B51">
        <w:rPr>
          <w:rFonts w:eastAsiaTheme="minorEastAsia" w:cstheme="minorHAnsi"/>
          <w:sz w:val="24"/>
          <w:szCs w:val="24"/>
        </w:rPr>
        <w:t>into the</w:t>
      </w:r>
      <w:r w:rsidR="00B1293A">
        <w:rPr>
          <w:rFonts w:eastAsiaTheme="minorEastAsia" w:cstheme="minorHAnsi"/>
          <w:sz w:val="24"/>
          <w:szCs w:val="24"/>
        </w:rPr>
        <w:t xml:space="preserve"> overall </w:t>
      </w:r>
      <w:r w:rsidR="00021CDF">
        <w:rPr>
          <w:rFonts w:eastAsiaTheme="minorEastAsia" w:cstheme="minorHAnsi"/>
          <w:sz w:val="24"/>
          <w:szCs w:val="24"/>
        </w:rPr>
        <w:t>argumentation from</w:t>
      </w:r>
      <w:r w:rsidR="00B1293A">
        <w:rPr>
          <w:rFonts w:eastAsiaTheme="minorEastAsia" w:cstheme="minorHAnsi"/>
          <w:sz w:val="24"/>
          <w:szCs w:val="24"/>
        </w:rPr>
        <w:t xml:space="preserve"> these </w:t>
      </w:r>
      <w:r w:rsidR="005D2CD5">
        <w:rPr>
          <w:rFonts w:eastAsiaTheme="minorEastAsia" w:cstheme="minorHAnsi"/>
          <w:sz w:val="24"/>
          <w:szCs w:val="24"/>
        </w:rPr>
        <w:t>organizations</w:t>
      </w:r>
      <w:r w:rsidR="00942B51">
        <w:rPr>
          <w:rFonts w:eastAsiaTheme="minorEastAsia" w:cstheme="minorHAnsi"/>
          <w:sz w:val="24"/>
          <w:szCs w:val="24"/>
        </w:rPr>
        <w:t xml:space="preserve">, </w:t>
      </w:r>
      <w:r w:rsidR="005D2CD5">
        <w:rPr>
          <w:rFonts w:eastAsiaTheme="minorEastAsia" w:cstheme="minorHAnsi"/>
          <w:sz w:val="24"/>
          <w:szCs w:val="24"/>
        </w:rPr>
        <w:t>who also wish to increase</w:t>
      </w:r>
      <w:r w:rsidR="00021CDF">
        <w:rPr>
          <w:rFonts w:eastAsiaTheme="minorEastAsia" w:cstheme="minorHAnsi"/>
          <w:sz w:val="24"/>
          <w:szCs w:val="24"/>
        </w:rPr>
        <w:t xml:space="preserve"> the compensation rate over time</w:t>
      </w:r>
      <w:r w:rsidR="00B1293A">
        <w:rPr>
          <w:rFonts w:eastAsiaTheme="minorEastAsia" w:cstheme="minorHAnsi"/>
          <w:sz w:val="24"/>
          <w:szCs w:val="24"/>
        </w:rPr>
        <w:t xml:space="preserve">. </w:t>
      </w:r>
    </w:p>
    <w:p w14:paraId="6D23D294" w14:textId="61CBCDB8" w:rsidR="00CB3248" w:rsidRPr="009111C1" w:rsidRDefault="00CB3248" w:rsidP="008B1B99">
      <w:pPr>
        <w:spacing w:line="360" w:lineRule="auto"/>
        <w:jc w:val="both"/>
        <w:rPr>
          <w:rFonts w:eastAsiaTheme="minorEastAsia" w:cstheme="minorHAnsi"/>
          <w:b/>
          <w:bCs/>
          <w:sz w:val="24"/>
          <w:szCs w:val="24"/>
        </w:rPr>
      </w:pPr>
      <w:r w:rsidRPr="009111C1">
        <w:rPr>
          <w:rFonts w:eastAsiaTheme="minorEastAsia" w:cstheme="minorHAnsi"/>
          <w:b/>
          <w:bCs/>
          <w:sz w:val="24"/>
          <w:szCs w:val="24"/>
        </w:rPr>
        <w:lastRenderedPageBreak/>
        <w:t>Case 2</w:t>
      </w:r>
    </w:p>
    <w:p w14:paraId="4D3A4B88" w14:textId="5FF762BA" w:rsidR="006800FF" w:rsidRPr="009111C1" w:rsidRDefault="00CB3248" w:rsidP="008B1B99">
      <w:pPr>
        <w:spacing w:line="360" w:lineRule="auto"/>
        <w:jc w:val="both"/>
        <w:rPr>
          <w:rFonts w:eastAsiaTheme="minorEastAsia" w:cstheme="minorHAnsi"/>
          <w:sz w:val="24"/>
          <w:szCs w:val="24"/>
        </w:rPr>
      </w:pPr>
      <w:r w:rsidRPr="009111C1">
        <w:rPr>
          <w:rFonts w:eastAsiaTheme="minorEastAsia" w:cstheme="minorHAnsi"/>
          <w:sz w:val="24"/>
          <w:szCs w:val="24"/>
        </w:rPr>
        <w:t>Using</w:t>
      </w:r>
      <w:r w:rsidR="00D44FD0">
        <w:rPr>
          <w:rFonts w:eastAsiaTheme="minorEastAsia" w:cstheme="minorHAnsi"/>
          <w:sz w:val="24"/>
          <w:szCs w:val="24"/>
        </w:rPr>
        <w:t xml:space="preserve"> only</w:t>
      </w:r>
      <w:r w:rsidRPr="009111C1">
        <w:rPr>
          <w:rFonts w:eastAsiaTheme="minorEastAsia" w:cstheme="minorHAnsi"/>
          <w:sz w:val="24"/>
          <w:szCs w:val="24"/>
        </w:rPr>
        <w:t xml:space="preserve"> the estimates </w:t>
      </w:r>
      <w:r w:rsidR="00D44FD0">
        <w:rPr>
          <w:rFonts w:eastAsiaTheme="minorEastAsia" w:cstheme="minorHAnsi"/>
          <w:sz w:val="24"/>
          <w:szCs w:val="24"/>
        </w:rPr>
        <w:t>argued by</w:t>
      </w:r>
      <w:r w:rsidRPr="009111C1">
        <w:rPr>
          <w:rFonts w:eastAsiaTheme="minorEastAsia" w:cstheme="minorHAnsi"/>
          <w:sz w:val="24"/>
          <w:szCs w:val="24"/>
        </w:rPr>
        <w:t xml:space="preserve"> the </w:t>
      </w:r>
      <w:r w:rsidR="002539F9">
        <w:rPr>
          <w:rFonts w:eastAsiaTheme="minorEastAsia" w:cstheme="minorHAnsi"/>
          <w:sz w:val="24"/>
          <w:szCs w:val="24"/>
        </w:rPr>
        <w:t>IS-model</w:t>
      </w:r>
      <w:r w:rsidRPr="009111C1">
        <w:rPr>
          <w:rFonts w:eastAsiaTheme="minorEastAsia" w:cstheme="minorHAnsi"/>
          <w:sz w:val="24"/>
          <w:szCs w:val="24"/>
        </w:rPr>
        <w:t>,</w:t>
      </w:r>
      <w:r w:rsidR="00D44FD0">
        <w:rPr>
          <w:rFonts w:eastAsiaTheme="minorEastAsia" w:cstheme="minorHAnsi"/>
          <w:sz w:val="24"/>
          <w:szCs w:val="24"/>
        </w:rPr>
        <w:t xml:space="preserve"> thereby not taking into account the critics of the approach rate as well as neglecting macroeconomic effects,</w:t>
      </w:r>
      <w:r w:rsidRPr="009111C1">
        <w:rPr>
          <w:rFonts w:eastAsiaTheme="minorEastAsia" w:cstheme="minorHAnsi"/>
          <w:sz w:val="24"/>
          <w:szCs w:val="24"/>
        </w:rPr>
        <w:t xml:space="preserve"> we </w:t>
      </w:r>
      <w:r w:rsidR="00D44FD0">
        <w:rPr>
          <w:rFonts w:eastAsiaTheme="minorEastAsia" w:cstheme="minorHAnsi"/>
          <w:sz w:val="24"/>
          <w:szCs w:val="24"/>
        </w:rPr>
        <w:t>calculate</w:t>
      </w:r>
      <w:r w:rsidR="00E67E1E">
        <w:rPr>
          <w:rFonts w:eastAsiaTheme="minorEastAsia" w:cstheme="minorHAnsi"/>
          <w:sz w:val="24"/>
          <w:szCs w:val="24"/>
        </w:rPr>
        <w:t xml:space="preserve"> the</w:t>
      </w:r>
      <w:r w:rsidRPr="009111C1">
        <w:rPr>
          <w:rFonts w:eastAsiaTheme="minorEastAsia" w:cstheme="minorHAnsi"/>
          <w:sz w:val="24"/>
          <w:szCs w:val="24"/>
        </w:rPr>
        <w:t xml:space="preserve"> marginal gains</w:t>
      </w:r>
      <w:r w:rsidR="00E67E1E">
        <w:rPr>
          <w:rFonts w:eastAsiaTheme="minorEastAsia" w:cstheme="minorHAnsi"/>
          <w:sz w:val="24"/>
          <w:szCs w:val="24"/>
        </w:rPr>
        <w:t xml:space="preserve"> to be 0.52 </w:t>
      </w:r>
      <w:r w:rsidR="00D44FD0">
        <w:rPr>
          <w:rFonts w:eastAsiaTheme="minorEastAsia" w:cstheme="minorHAnsi"/>
          <w:sz w:val="24"/>
          <w:szCs w:val="24"/>
        </w:rPr>
        <w:t>and thereby</w:t>
      </w:r>
      <w:r w:rsidRPr="009111C1">
        <w:rPr>
          <w:rFonts w:eastAsiaTheme="minorEastAsia" w:cstheme="minorHAnsi"/>
          <w:sz w:val="24"/>
          <w:szCs w:val="24"/>
        </w:rPr>
        <w:t xml:space="preserve"> lower than the</w:t>
      </w:r>
      <w:r w:rsidR="00E67E1E">
        <w:rPr>
          <w:rFonts w:eastAsiaTheme="minorEastAsia" w:cstheme="minorHAnsi"/>
          <w:sz w:val="24"/>
          <w:szCs w:val="24"/>
        </w:rPr>
        <w:t xml:space="preserve"> estimate for the</w:t>
      </w:r>
      <w:r w:rsidRPr="009111C1">
        <w:rPr>
          <w:rFonts w:eastAsiaTheme="minorEastAsia" w:cstheme="minorHAnsi"/>
          <w:sz w:val="24"/>
          <w:szCs w:val="24"/>
        </w:rPr>
        <w:t xml:space="preserve"> marginal costs</w:t>
      </w:r>
      <w:r w:rsidR="00E67E1E">
        <w:rPr>
          <w:rFonts w:eastAsiaTheme="minorEastAsia" w:cstheme="minorHAnsi"/>
          <w:sz w:val="24"/>
          <w:szCs w:val="24"/>
        </w:rPr>
        <w:t xml:space="preserve"> being 0.69</w:t>
      </w:r>
      <w:r w:rsidRPr="009111C1">
        <w:rPr>
          <w:rFonts w:eastAsiaTheme="minorEastAsia" w:cstheme="minorHAnsi"/>
          <w:sz w:val="24"/>
          <w:szCs w:val="24"/>
        </w:rPr>
        <w:t xml:space="preserve">. </w:t>
      </w:r>
      <w:r w:rsidR="00D44FD0">
        <w:rPr>
          <w:rFonts w:eastAsiaTheme="minorEastAsia" w:cstheme="minorHAnsi"/>
          <w:sz w:val="24"/>
          <w:szCs w:val="24"/>
        </w:rPr>
        <w:t>This leaves us to validate</w:t>
      </w:r>
      <w:r w:rsidR="00B1293A">
        <w:rPr>
          <w:rFonts w:eastAsiaTheme="minorEastAsia" w:cstheme="minorHAnsi"/>
          <w:sz w:val="24"/>
          <w:szCs w:val="24"/>
        </w:rPr>
        <w:t xml:space="preserve"> the</w:t>
      </w:r>
      <w:r w:rsidR="00156602">
        <w:rPr>
          <w:rFonts w:eastAsiaTheme="minorEastAsia" w:cstheme="minorHAnsi"/>
          <w:sz w:val="24"/>
          <w:szCs w:val="24"/>
        </w:rPr>
        <w:t xml:space="preserve"> political</w:t>
      </w:r>
      <w:r w:rsidR="00B1293A">
        <w:rPr>
          <w:rFonts w:eastAsiaTheme="minorEastAsia" w:cstheme="minorHAnsi"/>
          <w:sz w:val="24"/>
          <w:szCs w:val="24"/>
        </w:rPr>
        <w:t xml:space="preserve"> decision to suppress the </w:t>
      </w:r>
      <w:r w:rsidR="00D44FD0">
        <w:rPr>
          <w:rFonts w:eastAsiaTheme="minorEastAsia" w:cstheme="minorHAnsi"/>
          <w:sz w:val="24"/>
          <w:szCs w:val="24"/>
        </w:rPr>
        <w:t>state</w:t>
      </w:r>
      <w:r w:rsidR="00B1293A">
        <w:rPr>
          <w:rFonts w:eastAsiaTheme="minorEastAsia" w:cstheme="minorHAnsi"/>
          <w:sz w:val="24"/>
          <w:szCs w:val="24"/>
        </w:rPr>
        <w:t xml:space="preserve"> regulation percent</w:t>
      </w:r>
      <w:r w:rsidR="00D44FD0">
        <w:rPr>
          <w:rFonts w:eastAsiaTheme="minorEastAsia" w:cstheme="minorHAnsi"/>
          <w:sz w:val="24"/>
          <w:szCs w:val="24"/>
        </w:rPr>
        <w:t>age</w:t>
      </w:r>
      <w:r w:rsidR="00B1293A">
        <w:rPr>
          <w:rFonts w:eastAsiaTheme="minorEastAsia" w:cstheme="minorHAnsi"/>
          <w:sz w:val="24"/>
          <w:szCs w:val="24"/>
        </w:rPr>
        <w:t xml:space="preserve"> looking at </w:t>
      </w:r>
      <w:r w:rsidR="00942B51">
        <w:rPr>
          <w:rFonts w:eastAsiaTheme="minorEastAsia" w:cstheme="minorHAnsi"/>
          <w:sz w:val="24"/>
          <w:szCs w:val="24"/>
        </w:rPr>
        <w:t>t</w:t>
      </w:r>
      <w:r w:rsidR="00B1293A">
        <w:rPr>
          <w:rFonts w:eastAsiaTheme="minorEastAsia" w:cstheme="minorHAnsi"/>
          <w:sz w:val="24"/>
          <w:szCs w:val="24"/>
        </w:rPr>
        <w:t xml:space="preserve">he economic welfare. </w:t>
      </w:r>
    </w:p>
    <w:p w14:paraId="45A84605" w14:textId="77F4B5C5" w:rsidR="00CB3248" w:rsidRPr="009111C1" w:rsidRDefault="00CB3248" w:rsidP="008B1B99">
      <w:pPr>
        <w:spacing w:line="360" w:lineRule="auto"/>
        <w:jc w:val="both"/>
        <w:rPr>
          <w:rFonts w:eastAsiaTheme="minorEastAsia" w:cstheme="minorHAnsi"/>
          <w:b/>
          <w:bCs/>
          <w:sz w:val="24"/>
          <w:szCs w:val="24"/>
        </w:rPr>
      </w:pPr>
      <w:r w:rsidRPr="009111C1">
        <w:rPr>
          <w:rFonts w:eastAsiaTheme="minorEastAsia" w:cstheme="minorHAnsi"/>
          <w:b/>
          <w:bCs/>
          <w:sz w:val="24"/>
          <w:szCs w:val="24"/>
        </w:rPr>
        <w:t>Case 3</w:t>
      </w:r>
    </w:p>
    <w:p w14:paraId="07D0F388" w14:textId="6E75A6F0" w:rsidR="00FE1E01" w:rsidRDefault="00E67E1E" w:rsidP="008B1B99">
      <w:pPr>
        <w:spacing w:line="360" w:lineRule="auto"/>
        <w:jc w:val="both"/>
        <w:rPr>
          <w:rFonts w:eastAsiaTheme="minorEastAsia" w:cstheme="minorHAnsi"/>
          <w:sz w:val="24"/>
          <w:szCs w:val="24"/>
        </w:rPr>
      </w:pPr>
      <w:r>
        <w:rPr>
          <w:rFonts w:eastAsiaTheme="minorEastAsia" w:cstheme="minorHAnsi"/>
          <w:sz w:val="24"/>
          <w:szCs w:val="24"/>
        </w:rPr>
        <w:t xml:space="preserve">Using </w:t>
      </w:r>
      <w:r w:rsidR="0092793F">
        <w:rPr>
          <w:rFonts w:eastAsiaTheme="minorEastAsia" w:cstheme="minorHAnsi"/>
          <w:sz w:val="24"/>
          <w:szCs w:val="24"/>
        </w:rPr>
        <w:t xml:space="preserve">what we find to be the most realistic estimate of the micro elasticity together with the elasticity of the macroeconomic effects found in </w:t>
      </w:r>
      <w:r w:rsidR="00FE1E01">
        <w:rPr>
          <w:rFonts w:eastAsiaTheme="minorEastAsia" w:cstheme="minorHAnsi"/>
          <w:sz w:val="24"/>
          <w:szCs w:val="24"/>
        </w:rPr>
        <w:t>scenario 1</w:t>
      </w:r>
      <w:r w:rsidR="0092793F">
        <w:rPr>
          <w:rFonts w:eastAsiaTheme="minorEastAsia" w:cstheme="minorHAnsi"/>
          <w:sz w:val="24"/>
          <w:szCs w:val="24"/>
        </w:rPr>
        <w:t>,</w:t>
      </w:r>
      <w:r w:rsidR="00FE1E01">
        <w:rPr>
          <w:rFonts w:eastAsiaTheme="minorEastAsia" w:cstheme="minorHAnsi"/>
          <w:sz w:val="24"/>
          <w:szCs w:val="24"/>
        </w:rPr>
        <w:t xml:space="preserve"> thereby evaluating case 3a,</w:t>
      </w:r>
      <w:r>
        <w:rPr>
          <w:rFonts w:eastAsiaTheme="minorEastAsia" w:cstheme="minorHAnsi"/>
          <w:sz w:val="24"/>
          <w:szCs w:val="24"/>
        </w:rPr>
        <w:t xml:space="preserve"> we get the estimate of the</w:t>
      </w:r>
      <w:r w:rsidR="00CB3248" w:rsidRPr="009111C1">
        <w:rPr>
          <w:rFonts w:eastAsiaTheme="minorEastAsia" w:cstheme="minorHAnsi"/>
          <w:sz w:val="24"/>
          <w:szCs w:val="24"/>
        </w:rPr>
        <w:t xml:space="preserve"> marginal gains</w:t>
      </w:r>
      <w:r>
        <w:rPr>
          <w:rFonts w:eastAsiaTheme="minorEastAsia" w:cstheme="minorHAnsi"/>
          <w:sz w:val="24"/>
          <w:szCs w:val="24"/>
        </w:rPr>
        <w:t xml:space="preserve"> to be 0.5</w:t>
      </w:r>
      <w:r w:rsidR="00020762">
        <w:rPr>
          <w:rFonts w:eastAsiaTheme="minorEastAsia" w:cstheme="minorHAnsi"/>
          <w:sz w:val="24"/>
          <w:szCs w:val="24"/>
        </w:rPr>
        <w:t>6</w:t>
      </w:r>
      <w:r w:rsidR="00EB3864">
        <w:rPr>
          <w:rFonts w:eastAsiaTheme="minorEastAsia" w:cstheme="minorHAnsi"/>
          <w:sz w:val="24"/>
          <w:szCs w:val="24"/>
        </w:rPr>
        <w:t>,</w:t>
      </w:r>
      <w:r>
        <w:rPr>
          <w:rFonts w:eastAsiaTheme="minorEastAsia" w:cstheme="minorHAnsi"/>
          <w:sz w:val="24"/>
          <w:szCs w:val="24"/>
        </w:rPr>
        <w:t xml:space="preserve"> </w:t>
      </w:r>
      <w:r w:rsidR="0092793F">
        <w:rPr>
          <w:rFonts w:eastAsiaTheme="minorEastAsia" w:cstheme="minorHAnsi"/>
          <w:sz w:val="24"/>
          <w:szCs w:val="24"/>
        </w:rPr>
        <w:t>and thereby</w:t>
      </w:r>
      <w:r w:rsidR="00CB3248" w:rsidRPr="009111C1">
        <w:rPr>
          <w:rFonts w:eastAsiaTheme="minorEastAsia" w:cstheme="minorHAnsi"/>
          <w:sz w:val="24"/>
          <w:szCs w:val="24"/>
        </w:rPr>
        <w:t xml:space="preserve"> lower than the</w:t>
      </w:r>
      <w:r>
        <w:rPr>
          <w:rFonts w:eastAsiaTheme="minorEastAsia" w:cstheme="minorHAnsi"/>
          <w:sz w:val="24"/>
          <w:szCs w:val="24"/>
        </w:rPr>
        <w:t xml:space="preserve"> estimated value of the</w:t>
      </w:r>
      <w:r w:rsidR="00CB3248" w:rsidRPr="009111C1">
        <w:rPr>
          <w:rFonts w:eastAsiaTheme="minorEastAsia" w:cstheme="minorHAnsi"/>
          <w:sz w:val="24"/>
          <w:szCs w:val="24"/>
        </w:rPr>
        <w:t xml:space="preserve"> marginal costs</w:t>
      </w:r>
      <w:r>
        <w:rPr>
          <w:rFonts w:eastAsiaTheme="minorEastAsia" w:cstheme="minorHAnsi"/>
          <w:sz w:val="24"/>
          <w:szCs w:val="24"/>
        </w:rPr>
        <w:t xml:space="preserve"> being 0.</w:t>
      </w:r>
      <w:r w:rsidR="0076761C">
        <w:rPr>
          <w:rFonts w:eastAsiaTheme="minorEastAsia" w:cstheme="minorHAnsi"/>
          <w:sz w:val="24"/>
          <w:szCs w:val="24"/>
        </w:rPr>
        <w:t>67</w:t>
      </w:r>
      <w:r w:rsidR="00CB3248" w:rsidRPr="009111C1">
        <w:rPr>
          <w:rFonts w:eastAsiaTheme="minorEastAsia" w:cstheme="minorHAnsi"/>
          <w:sz w:val="24"/>
          <w:szCs w:val="24"/>
        </w:rPr>
        <w:t>.</w:t>
      </w:r>
      <w:r w:rsidR="00942B51">
        <w:rPr>
          <w:rFonts w:eastAsiaTheme="minorEastAsia" w:cstheme="minorHAnsi"/>
          <w:sz w:val="24"/>
          <w:szCs w:val="24"/>
        </w:rPr>
        <w:t xml:space="preserve"> </w:t>
      </w:r>
      <w:r w:rsidR="00FE1E01">
        <w:rPr>
          <w:rFonts w:eastAsiaTheme="minorEastAsia" w:cstheme="minorHAnsi"/>
          <w:sz w:val="24"/>
          <w:szCs w:val="24"/>
        </w:rPr>
        <w:t xml:space="preserve">In case 3b, we find the marginal gains to be </w:t>
      </w:r>
      <w:r w:rsidR="00020762">
        <w:rPr>
          <w:rFonts w:eastAsiaTheme="minorEastAsia" w:cstheme="minorHAnsi"/>
          <w:sz w:val="24"/>
          <w:szCs w:val="24"/>
        </w:rPr>
        <w:t>0.56, with the marginal costs being 0.</w:t>
      </w:r>
      <w:r w:rsidR="0076761C">
        <w:rPr>
          <w:rFonts w:eastAsiaTheme="minorEastAsia" w:cstheme="minorHAnsi"/>
          <w:sz w:val="24"/>
          <w:szCs w:val="24"/>
        </w:rPr>
        <w:t>68</w:t>
      </w:r>
      <w:r w:rsidR="00020762">
        <w:rPr>
          <w:rFonts w:eastAsiaTheme="minorEastAsia" w:cstheme="minorHAnsi"/>
          <w:sz w:val="24"/>
          <w:szCs w:val="24"/>
        </w:rPr>
        <w:t xml:space="preserve">. Lastly, we find the marginal gain in case 3c to be 0.56, with the marginal costs being 0.48. </w:t>
      </w:r>
    </w:p>
    <w:p w14:paraId="1D68A419" w14:textId="14A0B3F2" w:rsidR="00A83A56" w:rsidRDefault="00020762" w:rsidP="008B1B99">
      <w:pPr>
        <w:spacing w:line="360" w:lineRule="auto"/>
        <w:jc w:val="both"/>
        <w:rPr>
          <w:rFonts w:eastAsiaTheme="minorEastAsia" w:cstheme="minorHAnsi"/>
          <w:sz w:val="24"/>
          <w:szCs w:val="24"/>
        </w:rPr>
      </w:pPr>
      <w:r>
        <w:rPr>
          <w:rFonts w:eastAsiaTheme="minorEastAsia" w:cstheme="minorHAnsi"/>
          <w:sz w:val="24"/>
          <w:szCs w:val="24"/>
        </w:rPr>
        <w:t>In the first two scenarios (Case 3a, and case 3b) w</w:t>
      </w:r>
      <w:r w:rsidR="00942B51">
        <w:rPr>
          <w:rFonts w:eastAsiaTheme="minorEastAsia" w:cstheme="minorHAnsi"/>
          <w:sz w:val="24"/>
          <w:szCs w:val="24"/>
        </w:rPr>
        <w:t>e reach this conclusion a</w:t>
      </w:r>
      <w:r w:rsidR="00B1293A">
        <w:rPr>
          <w:rFonts w:eastAsiaTheme="minorEastAsia" w:cstheme="minorHAnsi"/>
          <w:sz w:val="24"/>
          <w:szCs w:val="24"/>
        </w:rPr>
        <w:t>s the</w:t>
      </w:r>
      <w:r w:rsidR="00156602">
        <w:rPr>
          <w:rFonts w:eastAsiaTheme="minorEastAsia" w:cstheme="minorHAnsi"/>
          <w:sz w:val="24"/>
          <w:szCs w:val="24"/>
        </w:rPr>
        <w:t xml:space="preserve"> magnitude of the positive estimate for the</w:t>
      </w:r>
      <w:r w:rsidR="00B1293A">
        <w:rPr>
          <w:rFonts w:eastAsiaTheme="minorEastAsia" w:cstheme="minorHAnsi"/>
          <w:sz w:val="24"/>
          <w:szCs w:val="24"/>
        </w:rPr>
        <w:t xml:space="preserve"> macro elasticity </w:t>
      </w:r>
      <w:r w:rsidR="00942B51">
        <w:rPr>
          <w:rFonts w:eastAsiaTheme="minorEastAsia" w:cstheme="minorHAnsi"/>
          <w:sz w:val="24"/>
          <w:szCs w:val="24"/>
        </w:rPr>
        <w:t>is larger than the</w:t>
      </w:r>
      <w:r w:rsidR="00B1293A">
        <w:rPr>
          <w:rFonts w:eastAsiaTheme="minorEastAsia" w:cstheme="minorHAnsi"/>
          <w:sz w:val="24"/>
          <w:szCs w:val="24"/>
        </w:rPr>
        <w:t xml:space="preserve"> reduc</w:t>
      </w:r>
      <w:r w:rsidR="00942B51">
        <w:rPr>
          <w:rFonts w:eastAsiaTheme="minorEastAsia" w:cstheme="minorHAnsi"/>
          <w:sz w:val="24"/>
          <w:szCs w:val="24"/>
        </w:rPr>
        <w:t>tion</w:t>
      </w:r>
      <w:r w:rsidR="00156602">
        <w:rPr>
          <w:rFonts w:eastAsiaTheme="minorEastAsia" w:cstheme="minorHAnsi"/>
          <w:sz w:val="24"/>
          <w:szCs w:val="24"/>
        </w:rPr>
        <w:t xml:space="preserve"> in the micro elasticity</w:t>
      </w:r>
      <w:r w:rsidR="00B1293A">
        <w:rPr>
          <w:rFonts w:eastAsiaTheme="minorEastAsia" w:cstheme="minorHAnsi"/>
          <w:sz w:val="24"/>
          <w:szCs w:val="24"/>
        </w:rPr>
        <w:t xml:space="preserve"> </w:t>
      </w:r>
      <w:r w:rsidR="00942B51">
        <w:rPr>
          <w:rFonts w:eastAsiaTheme="minorEastAsia" w:cstheme="minorHAnsi"/>
          <w:sz w:val="24"/>
          <w:szCs w:val="24"/>
        </w:rPr>
        <w:t>coming</w:t>
      </w:r>
      <w:r w:rsidR="00B1293A">
        <w:rPr>
          <w:rFonts w:eastAsiaTheme="minorEastAsia" w:cstheme="minorHAnsi"/>
          <w:sz w:val="24"/>
          <w:szCs w:val="24"/>
        </w:rPr>
        <w:t xml:space="preserve"> of the</w:t>
      </w:r>
      <w:r w:rsidR="00942B51">
        <w:rPr>
          <w:rFonts w:eastAsiaTheme="minorEastAsia" w:cstheme="minorHAnsi"/>
          <w:sz w:val="24"/>
          <w:szCs w:val="24"/>
        </w:rPr>
        <w:t xml:space="preserve"> lower</w:t>
      </w:r>
      <w:r w:rsidR="00B1293A">
        <w:rPr>
          <w:rFonts w:eastAsiaTheme="minorEastAsia" w:cstheme="minorHAnsi"/>
          <w:sz w:val="24"/>
          <w:szCs w:val="24"/>
        </w:rPr>
        <w:t xml:space="preserve"> approach rate</w:t>
      </w:r>
      <w:r w:rsidR="00942B51">
        <w:rPr>
          <w:rFonts w:eastAsiaTheme="minorEastAsia" w:cstheme="minorHAnsi"/>
          <w:sz w:val="24"/>
          <w:szCs w:val="24"/>
        </w:rPr>
        <w:t xml:space="preserve"> as</w:t>
      </w:r>
      <w:r w:rsidR="00B1293A">
        <w:rPr>
          <w:rFonts w:eastAsiaTheme="minorEastAsia" w:cstheme="minorHAnsi"/>
          <w:sz w:val="24"/>
          <w:szCs w:val="24"/>
        </w:rPr>
        <w:t xml:space="preserve"> argued by</w:t>
      </w:r>
      <w:r w:rsidR="00F548A0">
        <w:rPr>
          <w:rFonts w:eastAsiaTheme="minorEastAsia" w:cstheme="minorHAnsi"/>
          <w:sz w:val="24"/>
          <w:szCs w:val="24"/>
        </w:rPr>
        <w:t xml:space="preserve"> </w:t>
      </w:r>
      <w:r w:rsidR="00F548A0" w:rsidRPr="00DF372B">
        <w:rPr>
          <w:rFonts w:eastAsiaTheme="minorEastAsia" w:cstheme="minorHAnsi"/>
          <w:noProof/>
          <w:sz w:val="24"/>
          <w:szCs w:val="24"/>
        </w:rPr>
        <w:t>DØRS</w:t>
      </w:r>
      <w:r w:rsidR="00B1293A">
        <w:rPr>
          <w:rFonts w:eastAsiaTheme="minorEastAsia" w:cstheme="minorHAnsi"/>
          <w:sz w:val="24"/>
          <w:szCs w:val="24"/>
        </w:rPr>
        <w:t xml:space="preserve"> </w:t>
      </w:r>
      <w:r w:rsidR="00A67746">
        <w:rPr>
          <w:rFonts w:eastAsiaTheme="minorEastAsia" w:cstheme="minorHAnsi"/>
          <w:sz w:val="24"/>
          <w:szCs w:val="24"/>
        </w:rPr>
        <w:fldChar w:fldCharType="begin" w:fldLock="1"/>
      </w:r>
      <w:r w:rsidR="00F548A0">
        <w:rPr>
          <w:rFonts w:eastAsiaTheme="minorEastAsia" w:cstheme="minorHAnsi"/>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A67746">
        <w:rPr>
          <w:rFonts w:eastAsiaTheme="minorEastAsia" w:cstheme="minorHAnsi"/>
          <w:sz w:val="24"/>
          <w:szCs w:val="24"/>
        </w:rPr>
        <w:fldChar w:fldCharType="separate"/>
      </w:r>
      <w:r w:rsidR="00F548A0" w:rsidRPr="00F548A0">
        <w:rPr>
          <w:rFonts w:eastAsiaTheme="minorEastAsia" w:cstheme="minorHAnsi"/>
          <w:noProof/>
          <w:sz w:val="24"/>
          <w:szCs w:val="24"/>
        </w:rPr>
        <w:t>(2022)</w:t>
      </w:r>
      <w:r w:rsidR="00A67746">
        <w:rPr>
          <w:rFonts w:eastAsiaTheme="minorEastAsia" w:cstheme="minorHAnsi"/>
          <w:sz w:val="24"/>
          <w:szCs w:val="24"/>
        </w:rPr>
        <w:fldChar w:fldCharType="end"/>
      </w:r>
      <w:r w:rsidR="00B1293A">
        <w:rPr>
          <w:rFonts w:eastAsiaTheme="minorEastAsia" w:cstheme="minorHAnsi"/>
          <w:sz w:val="24"/>
          <w:szCs w:val="24"/>
        </w:rPr>
        <w:t xml:space="preserve">. </w:t>
      </w:r>
      <w:r w:rsidR="0092793F">
        <w:rPr>
          <w:rFonts w:eastAsiaTheme="minorEastAsia" w:cstheme="minorHAnsi"/>
          <w:sz w:val="24"/>
          <w:szCs w:val="24"/>
        </w:rPr>
        <w:t>Based on this result, we find that</w:t>
      </w:r>
      <w:r w:rsidR="00021CDF">
        <w:rPr>
          <w:rFonts w:eastAsiaTheme="minorEastAsia" w:cstheme="minorHAnsi"/>
          <w:sz w:val="24"/>
          <w:szCs w:val="24"/>
        </w:rPr>
        <w:t xml:space="preserve"> </w:t>
      </w:r>
      <w:r w:rsidR="007908F3">
        <w:rPr>
          <w:rFonts w:eastAsiaTheme="minorEastAsia" w:cstheme="minorHAnsi"/>
          <w:sz w:val="24"/>
          <w:szCs w:val="24"/>
        </w:rPr>
        <w:t xml:space="preserve">the government </w:t>
      </w:r>
      <w:r w:rsidR="0092793F">
        <w:rPr>
          <w:rFonts w:eastAsiaTheme="minorEastAsia" w:cstheme="minorHAnsi"/>
          <w:sz w:val="24"/>
          <w:szCs w:val="24"/>
        </w:rPr>
        <w:t>is</w:t>
      </w:r>
      <w:r w:rsidR="007908F3">
        <w:rPr>
          <w:rFonts w:eastAsiaTheme="minorEastAsia" w:cstheme="minorHAnsi"/>
          <w:sz w:val="24"/>
          <w:szCs w:val="24"/>
        </w:rPr>
        <w:t xml:space="preserve"> </w:t>
      </w:r>
      <w:r w:rsidR="00021CDF">
        <w:rPr>
          <w:rFonts w:eastAsiaTheme="minorEastAsia" w:cstheme="minorHAnsi"/>
          <w:sz w:val="24"/>
          <w:szCs w:val="24"/>
        </w:rPr>
        <w:t>choosing</w:t>
      </w:r>
      <w:r w:rsidR="007908F3">
        <w:rPr>
          <w:rFonts w:eastAsiaTheme="minorEastAsia" w:cstheme="minorHAnsi"/>
          <w:sz w:val="24"/>
          <w:szCs w:val="24"/>
        </w:rPr>
        <w:t xml:space="preserve"> the economically optimal solution in lowering the compensation </w:t>
      </w:r>
      <w:r w:rsidR="0080080C">
        <w:rPr>
          <w:rFonts w:eastAsiaTheme="minorEastAsia" w:cstheme="minorHAnsi"/>
          <w:sz w:val="24"/>
          <w:szCs w:val="24"/>
        </w:rPr>
        <w:t>rate</w:t>
      </w:r>
      <w:r w:rsidR="00021CDF">
        <w:rPr>
          <w:rFonts w:eastAsiaTheme="minorEastAsia" w:cstheme="minorHAnsi"/>
          <w:sz w:val="24"/>
          <w:szCs w:val="24"/>
        </w:rPr>
        <w:t xml:space="preserve"> over time</w:t>
      </w:r>
      <w:r w:rsidR="0092793F">
        <w:rPr>
          <w:rFonts w:eastAsiaTheme="minorEastAsia" w:cstheme="minorHAnsi"/>
          <w:sz w:val="24"/>
          <w:szCs w:val="24"/>
        </w:rPr>
        <w:t>,</w:t>
      </w:r>
      <w:r w:rsidR="00021CDF">
        <w:rPr>
          <w:rFonts w:eastAsiaTheme="minorEastAsia" w:cstheme="minorHAnsi"/>
          <w:sz w:val="24"/>
          <w:szCs w:val="24"/>
        </w:rPr>
        <w:t xml:space="preserve"> by suppressing the </w:t>
      </w:r>
      <w:r w:rsidR="00B61329">
        <w:rPr>
          <w:rFonts w:eastAsiaTheme="minorEastAsia" w:cstheme="minorHAnsi"/>
          <w:sz w:val="24"/>
          <w:szCs w:val="24"/>
        </w:rPr>
        <w:t>state</w:t>
      </w:r>
      <w:r w:rsidR="00021CDF">
        <w:rPr>
          <w:rFonts w:eastAsiaTheme="minorEastAsia" w:cstheme="minorHAnsi"/>
          <w:sz w:val="24"/>
          <w:szCs w:val="24"/>
        </w:rPr>
        <w:t xml:space="preserve"> regulation percentage.</w:t>
      </w:r>
      <w:r w:rsidR="007908F3">
        <w:rPr>
          <w:rFonts w:eastAsiaTheme="minorEastAsia" w:cstheme="minorHAnsi"/>
          <w:sz w:val="24"/>
          <w:szCs w:val="24"/>
        </w:rPr>
        <w:t xml:space="preserve"> </w:t>
      </w:r>
    </w:p>
    <w:p w14:paraId="5966E788" w14:textId="5BCD38C0" w:rsidR="00020762" w:rsidRDefault="006F2CD4" w:rsidP="008B1B99">
      <w:pPr>
        <w:spacing w:line="360" w:lineRule="auto"/>
        <w:jc w:val="both"/>
        <w:rPr>
          <w:rFonts w:eastAsiaTheme="minorEastAsia" w:cstheme="minorHAnsi"/>
          <w:sz w:val="24"/>
          <w:szCs w:val="24"/>
        </w:rPr>
      </w:pPr>
      <w:r>
        <w:rPr>
          <w:rFonts w:eastAsiaTheme="minorEastAsia" w:cstheme="minorHAnsi"/>
          <w:sz w:val="24"/>
          <w:szCs w:val="24"/>
        </w:rPr>
        <w:t>Usi</w:t>
      </w:r>
      <w:r w:rsidR="00020762">
        <w:rPr>
          <w:rFonts w:eastAsiaTheme="minorEastAsia" w:cstheme="minorHAnsi"/>
          <w:sz w:val="24"/>
          <w:szCs w:val="24"/>
        </w:rPr>
        <w:t xml:space="preserve">ng the </w:t>
      </w:r>
      <w:r>
        <w:rPr>
          <w:rFonts w:eastAsiaTheme="minorEastAsia" w:cstheme="minorHAnsi"/>
          <w:sz w:val="24"/>
          <w:szCs w:val="24"/>
        </w:rPr>
        <w:t>argument</w:t>
      </w:r>
      <w:r w:rsidR="00020762">
        <w:rPr>
          <w:rFonts w:eastAsiaTheme="minorEastAsia" w:cstheme="minorHAnsi"/>
          <w:sz w:val="24"/>
          <w:szCs w:val="24"/>
        </w:rPr>
        <w:t xml:space="preserve"> presented in scenario 3</w:t>
      </w:r>
      <w:r>
        <w:rPr>
          <w:rFonts w:eastAsiaTheme="minorEastAsia" w:cstheme="minorHAnsi"/>
          <w:sz w:val="24"/>
          <w:szCs w:val="24"/>
        </w:rPr>
        <w:t xml:space="preserve"> to</w:t>
      </w:r>
      <w:r w:rsidR="000C5AE2">
        <w:rPr>
          <w:rFonts w:eastAsiaTheme="minorEastAsia" w:cstheme="minorHAnsi"/>
          <w:sz w:val="24"/>
          <w:szCs w:val="24"/>
        </w:rPr>
        <w:t xml:space="preserve"> exclude the wage-channel w</w:t>
      </w:r>
      <w:r w:rsidR="00020762">
        <w:rPr>
          <w:rFonts w:eastAsiaTheme="minorEastAsia" w:cstheme="minorHAnsi"/>
          <w:sz w:val="24"/>
          <w:szCs w:val="24"/>
        </w:rPr>
        <w:t>e should instead look at</w:t>
      </w:r>
      <w:r w:rsidR="000C5AE2">
        <w:rPr>
          <w:rFonts w:eastAsiaTheme="minorEastAsia" w:cstheme="minorHAnsi"/>
          <w:sz w:val="24"/>
          <w:szCs w:val="24"/>
        </w:rPr>
        <w:t xml:space="preserve"> </w:t>
      </w:r>
      <w:r w:rsidR="0016509E">
        <w:rPr>
          <w:rFonts w:eastAsiaTheme="minorEastAsia" w:cstheme="minorHAnsi"/>
          <w:sz w:val="24"/>
          <w:szCs w:val="24"/>
        </w:rPr>
        <w:t xml:space="preserve">case </w:t>
      </w:r>
      <w:r w:rsidR="000979F6">
        <w:rPr>
          <w:rFonts w:eastAsiaTheme="minorEastAsia" w:cstheme="minorHAnsi"/>
          <w:sz w:val="24"/>
          <w:szCs w:val="24"/>
        </w:rPr>
        <w:t>3</w:t>
      </w:r>
      <w:r w:rsidR="00020762">
        <w:rPr>
          <w:rFonts w:eastAsiaTheme="minorEastAsia" w:cstheme="minorHAnsi"/>
          <w:sz w:val="24"/>
          <w:szCs w:val="24"/>
        </w:rPr>
        <w:t>c</w:t>
      </w:r>
      <w:r w:rsidR="000979F6">
        <w:rPr>
          <w:rFonts w:eastAsiaTheme="minorEastAsia" w:cstheme="minorHAnsi"/>
          <w:sz w:val="24"/>
          <w:szCs w:val="24"/>
        </w:rPr>
        <w:t>,</w:t>
      </w:r>
      <w:r w:rsidR="0016509E">
        <w:rPr>
          <w:rFonts w:eastAsiaTheme="minorEastAsia" w:cstheme="minorHAnsi"/>
          <w:sz w:val="24"/>
          <w:szCs w:val="24"/>
        </w:rPr>
        <w:t xml:space="preserve"> </w:t>
      </w:r>
      <w:r w:rsidR="00020762">
        <w:rPr>
          <w:rFonts w:eastAsiaTheme="minorEastAsia" w:cstheme="minorHAnsi"/>
          <w:sz w:val="24"/>
          <w:szCs w:val="24"/>
        </w:rPr>
        <w:t xml:space="preserve">here </w:t>
      </w:r>
      <w:r w:rsidR="000979F6">
        <w:rPr>
          <w:rFonts w:eastAsiaTheme="minorEastAsia" w:cstheme="minorHAnsi"/>
          <w:sz w:val="24"/>
          <w:szCs w:val="24"/>
        </w:rPr>
        <w:t xml:space="preserve">we </w:t>
      </w:r>
      <w:bookmarkStart w:id="89" w:name="_Hlk120453013"/>
      <w:r w:rsidR="0016509E">
        <w:rPr>
          <w:rFonts w:eastAsiaTheme="minorEastAsia" w:cstheme="minorHAnsi"/>
          <w:sz w:val="24"/>
          <w:szCs w:val="24"/>
        </w:rPr>
        <w:t xml:space="preserve">reach the </w:t>
      </w:r>
      <w:r w:rsidR="008311CF">
        <w:rPr>
          <w:rFonts w:eastAsiaTheme="minorEastAsia" w:cstheme="minorHAnsi"/>
          <w:sz w:val="24"/>
          <w:szCs w:val="24"/>
        </w:rPr>
        <w:t>opposite conclusion where the marginal gains from increasing the level of income insurance exceeds the marginal costs, favoring the argumentation used by the income insurance companies</w:t>
      </w:r>
      <w:r w:rsidR="000212EE">
        <w:rPr>
          <w:rFonts w:eastAsiaTheme="minorEastAsia" w:cstheme="minorHAnsi"/>
          <w:sz w:val="24"/>
          <w:szCs w:val="24"/>
        </w:rPr>
        <w:t xml:space="preserve"> in increasing the </w:t>
      </w:r>
      <w:r w:rsidR="004F646D">
        <w:rPr>
          <w:rFonts w:eastAsiaTheme="minorEastAsia" w:cstheme="minorHAnsi"/>
          <w:sz w:val="24"/>
          <w:szCs w:val="24"/>
        </w:rPr>
        <w:t xml:space="preserve">compensation rate, thereby making the decision to suppress the </w:t>
      </w:r>
      <w:r w:rsidR="00B61329">
        <w:rPr>
          <w:rFonts w:eastAsiaTheme="minorEastAsia" w:cstheme="minorHAnsi"/>
          <w:sz w:val="24"/>
          <w:szCs w:val="24"/>
        </w:rPr>
        <w:t>state</w:t>
      </w:r>
      <w:r w:rsidR="004F646D">
        <w:rPr>
          <w:rFonts w:eastAsiaTheme="minorEastAsia" w:cstheme="minorHAnsi"/>
          <w:sz w:val="24"/>
          <w:szCs w:val="24"/>
        </w:rPr>
        <w:t xml:space="preserve"> regulation </w:t>
      </w:r>
      <w:r w:rsidR="00B61329">
        <w:rPr>
          <w:rFonts w:eastAsiaTheme="minorEastAsia" w:cstheme="minorHAnsi"/>
          <w:sz w:val="24"/>
          <w:szCs w:val="24"/>
        </w:rPr>
        <w:t>percentage</w:t>
      </w:r>
      <w:r w:rsidR="004F646D">
        <w:rPr>
          <w:rFonts w:eastAsiaTheme="minorEastAsia" w:cstheme="minorHAnsi"/>
          <w:sz w:val="24"/>
          <w:szCs w:val="24"/>
        </w:rPr>
        <w:t xml:space="preserve"> non optimal looking at the economic welfare</w:t>
      </w:r>
      <w:r w:rsidR="008311CF">
        <w:rPr>
          <w:rFonts w:eastAsiaTheme="minorEastAsia" w:cstheme="minorHAnsi"/>
          <w:sz w:val="24"/>
          <w:szCs w:val="24"/>
        </w:rPr>
        <w:t>.</w:t>
      </w:r>
      <w:bookmarkEnd w:id="89"/>
    </w:p>
    <w:p w14:paraId="59E717EF" w14:textId="2BCA1A00" w:rsidR="00E84765" w:rsidRPr="00F00A78" w:rsidRDefault="00C014A7" w:rsidP="008B1B99">
      <w:pPr>
        <w:spacing w:line="360" w:lineRule="auto"/>
        <w:jc w:val="both"/>
        <w:rPr>
          <w:rFonts w:eastAsiaTheme="minorEastAsia" w:cstheme="minorHAnsi"/>
          <w:sz w:val="24"/>
          <w:szCs w:val="24"/>
        </w:rPr>
      </w:pPr>
      <w:r>
        <w:rPr>
          <w:rFonts w:eastAsiaTheme="minorEastAsia" w:cstheme="minorHAnsi"/>
          <w:sz w:val="24"/>
          <w:szCs w:val="24"/>
        </w:rPr>
        <w:t>To sum up, our simulation</w:t>
      </w:r>
      <w:r w:rsidR="00EF3574">
        <w:rPr>
          <w:rFonts w:eastAsiaTheme="minorEastAsia" w:cstheme="minorHAnsi"/>
          <w:sz w:val="24"/>
          <w:szCs w:val="24"/>
        </w:rPr>
        <w:t xml:space="preserve"> </w:t>
      </w:r>
      <w:r>
        <w:rPr>
          <w:rFonts w:eastAsiaTheme="minorEastAsia" w:cstheme="minorHAnsi"/>
          <w:sz w:val="24"/>
          <w:szCs w:val="24"/>
        </w:rPr>
        <w:t xml:space="preserve">results and the different cases presented in the discussion, </w:t>
      </w:r>
      <w:r w:rsidR="00020762">
        <w:rPr>
          <w:rFonts w:eastAsiaTheme="minorEastAsia" w:cstheme="minorHAnsi"/>
          <w:sz w:val="24"/>
          <w:szCs w:val="24"/>
        </w:rPr>
        <w:t>the</w:t>
      </w:r>
      <w:r w:rsidR="00EE7EDF">
        <w:rPr>
          <w:rFonts w:eastAsiaTheme="minorEastAsia" w:cstheme="minorHAnsi"/>
          <w:sz w:val="24"/>
          <w:szCs w:val="24"/>
        </w:rPr>
        <w:t xml:space="preserve"> validati</w:t>
      </w:r>
      <w:r w:rsidR="00020762">
        <w:rPr>
          <w:rFonts w:eastAsiaTheme="minorEastAsia" w:cstheme="minorHAnsi"/>
          <w:sz w:val="24"/>
          <w:szCs w:val="24"/>
        </w:rPr>
        <w:t>on of</w:t>
      </w:r>
      <w:r w:rsidR="00EE7EDF">
        <w:rPr>
          <w:rFonts w:eastAsiaTheme="minorEastAsia" w:cstheme="minorHAnsi"/>
          <w:sz w:val="24"/>
          <w:szCs w:val="24"/>
        </w:rPr>
        <w:t xml:space="preserve"> the political decision to suppress the </w:t>
      </w:r>
      <w:r w:rsidR="00B61329">
        <w:rPr>
          <w:rFonts w:eastAsiaTheme="minorEastAsia" w:cstheme="minorHAnsi"/>
          <w:sz w:val="24"/>
          <w:szCs w:val="24"/>
        </w:rPr>
        <w:t>state</w:t>
      </w:r>
      <w:r w:rsidR="00EE7EDF">
        <w:rPr>
          <w:rFonts w:eastAsiaTheme="minorEastAsia" w:cstheme="minorHAnsi"/>
          <w:sz w:val="24"/>
          <w:szCs w:val="24"/>
        </w:rPr>
        <w:t xml:space="preserve"> regulation </w:t>
      </w:r>
      <w:r w:rsidR="00B61329">
        <w:rPr>
          <w:rFonts w:eastAsiaTheme="minorEastAsia" w:cstheme="minorHAnsi"/>
          <w:sz w:val="24"/>
          <w:szCs w:val="24"/>
        </w:rPr>
        <w:t>percentage</w:t>
      </w:r>
      <w:r w:rsidR="00EE7EDF">
        <w:rPr>
          <w:rFonts w:eastAsiaTheme="minorEastAsia" w:cstheme="minorHAnsi"/>
          <w:sz w:val="24"/>
          <w:szCs w:val="24"/>
        </w:rPr>
        <w:t xml:space="preserve"> </w:t>
      </w:r>
      <w:r w:rsidR="000979F6">
        <w:rPr>
          <w:rFonts w:eastAsiaTheme="minorEastAsia" w:cstheme="minorHAnsi"/>
          <w:sz w:val="24"/>
          <w:szCs w:val="24"/>
        </w:rPr>
        <w:t>rely on t</w:t>
      </w:r>
      <w:r w:rsidR="004C7C78">
        <w:rPr>
          <w:rFonts w:eastAsiaTheme="minorEastAsia" w:cstheme="minorHAnsi"/>
          <w:sz w:val="24"/>
          <w:szCs w:val="24"/>
        </w:rPr>
        <w:t>hree</w:t>
      </w:r>
      <w:r w:rsidR="000979F6">
        <w:rPr>
          <w:rFonts w:eastAsiaTheme="minorEastAsia" w:cstheme="minorHAnsi"/>
          <w:sz w:val="24"/>
          <w:szCs w:val="24"/>
        </w:rPr>
        <w:t xml:space="preserve"> critical</w:t>
      </w:r>
      <w:r w:rsidR="00EE7EDF">
        <w:rPr>
          <w:rFonts w:eastAsiaTheme="minorEastAsia" w:cstheme="minorHAnsi"/>
          <w:sz w:val="24"/>
          <w:szCs w:val="24"/>
        </w:rPr>
        <w:t xml:space="preserve"> assumptions</w:t>
      </w:r>
      <w:r>
        <w:rPr>
          <w:rFonts w:eastAsiaTheme="minorEastAsia" w:cstheme="minorHAnsi"/>
          <w:sz w:val="24"/>
          <w:szCs w:val="24"/>
        </w:rPr>
        <w:t>:</w:t>
      </w:r>
      <w:r w:rsidR="000979F6">
        <w:rPr>
          <w:rFonts w:eastAsiaTheme="minorEastAsia" w:cstheme="minorHAnsi"/>
          <w:sz w:val="24"/>
          <w:szCs w:val="24"/>
        </w:rPr>
        <w:t xml:space="preserve"> First</w:t>
      </w:r>
      <w:r>
        <w:rPr>
          <w:rFonts w:eastAsiaTheme="minorEastAsia" w:cstheme="minorHAnsi"/>
          <w:sz w:val="24"/>
          <w:szCs w:val="24"/>
        </w:rPr>
        <w:t>,</w:t>
      </w:r>
      <w:r w:rsidR="004C7C78">
        <w:rPr>
          <w:rFonts w:eastAsiaTheme="minorEastAsia" w:cstheme="minorHAnsi"/>
          <w:sz w:val="24"/>
          <w:szCs w:val="24"/>
        </w:rPr>
        <w:t xml:space="preserve"> that the effect of a change in the level of unemployment benefits is symmetric, so that the effect of </w:t>
      </w:r>
      <w:proofErr w:type="gramStart"/>
      <w:r w:rsidR="004C7C78">
        <w:rPr>
          <w:rFonts w:eastAsiaTheme="minorEastAsia" w:cstheme="minorHAnsi"/>
          <w:sz w:val="24"/>
          <w:szCs w:val="24"/>
        </w:rPr>
        <w:t>an</w:t>
      </w:r>
      <w:proofErr w:type="gramEnd"/>
      <w:r w:rsidR="004C7C78">
        <w:rPr>
          <w:rFonts w:eastAsiaTheme="minorEastAsia" w:cstheme="minorHAnsi"/>
          <w:sz w:val="24"/>
          <w:szCs w:val="24"/>
        </w:rPr>
        <w:t xml:space="preserve"> reduction would be the same as the effect of an increase, just with opposite sign. Secondly,</w:t>
      </w:r>
      <w:r>
        <w:rPr>
          <w:rFonts w:eastAsiaTheme="minorEastAsia" w:cstheme="minorHAnsi"/>
          <w:sz w:val="24"/>
          <w:szCs w:val="24"/>
        </w:rPr>
        <w:t xml:space="preserve"> the characteristic of the demand regime. If</w:t>
      </w:r>
      <w:r w:rsidR="000979F6">
        <w:rPr>
          <w:rFonts w:eastAsiaTheme="minorEastAsia" w:cstheme="minorHAnsi"/>
          <w:sz w:val="24"/>
          <w:szCs w:val="24"/>
        </w:rPr>
        <w:t xml:space="preserve"> Denmark </w:t>
      </w:r>
      <w:r>
        <w:rPr>
          <w:rFonts w:eastAsiaTheme="minorEastAsia" w:cstheme="minorHAnsi"/>
          <w:sz w:val="24"/>
          <w:szCs w:val="24"/>
        </w:rPr>
        <w:t xml:space="preserve">can </w:t>
      </w:r>
      <w:r w:rsidR="000979F6">
        <w:rPr>
          <w:rFonts w:eastAsiaTheme="minorEastAsia" w:cstheme="minorHAnsi"/>
          <w:sz w:val="24"/>
          <w:szCs w:val="24"/>
        </w:rPr>
        <w:t>be categorized as profit-led</w:t>
      </w:r>
      <w:r w:rsidR="00EE7EDF">
        <w:rPr>
          <w:rFonts w:eastAsiaTheme="minorEastAsia" w:cstheme="minorHAnsi"/>
          <w:sz w:val="24"/>
          <w:szCs w:val="24"/>
        </w:rPr>
        <w:t>,</w:t>
      </w:r>
      <w:r>
        <w:rPr>
          <w:rFonts w:eastAsiaTheme="minorEastAsia" w:cstheme="minorHAnsi"/>
          <w:sz w:val="24"/>
          <w:szCs w:val="24"/>
        </w:rPr>
        <w:t xml:space="preserve"> the decision to reduce the level of unemployment benefits can be validated, since </w:t>
      </w:r>
      <w:r w:rsidR="004C7C78">
        <w:rPr>
          <w:rFonts w:eastAsiaTheme="minorEastAsia" w:cstheme="minorHAnsi"/>
          <w:sz w:val="24"/>
          <w:szCs w:val="24"/>
        </w:rPr>
        <w:t xml:space="preserve">it improves </w:t>
      </w:r>
      <w:r w:rsidR="004C7C78">
        <w:rPr>
          <w:rFonts w:eastAsiaTheme="minorEastAsia" w:cstheme="minorHAnsi"/>
          <w:sz w:val="24"/>
          <w:szCs w:val="24"/>
        </w:rPr>
        <w:lastRenderedPageBreak/>
        <w:t>the economic activity and reduces the number of unemployed as seen in scenario 1 and 2.</w:t>
      </w:r>
      <w:r w:rsidR="000979F6">
        <w:rPr>
          <w:rFonts w:eastAsiaTheme="minorEastAsia" w:cstheme="minorHAnsi"/>
          <w:sz w:val="24"/>
          <w:szCs w:val="24"/>
        </w:rPr>
        <w:t xml:space="preserve"> </w:t>
      </w:r>
      <w:r w:rsidR="004C7C78">
        <w:rPr>
          <w:rFonts w:eastAsiaTheme="minorEastAsia" w:cstheme="minorHAnsi"/>
          <w:sz w:val="24"/>
          <w:szCs w:val="24"/>
        </w:rPr>
        <w:t>On the other hand, if Denmark is wage-led, as seen in scenario 3, the opposite result can be found. Since the</w:t>
      </w:r>
      <w:r w:rsidR="000979F6">
        <w:rPr>
          <w:rFonts w:eastAsiaTheme="minorEastAsia" w:cstheme="minorHAnsi"/>
          <w:sz w:val="24"/>
          <w:szCs w:val="24"/>
        </w:rPr>
        <w:t xml:space="preserve"> literature </w:t>
      </w:r>
      <w:r w:rsidR="00EE7EDF">
        <w:rPr>
          <w:rFonts w:eastAsiaTheme="minorEastAsia" w:cstheme="minorHAnsi"/>
          <w:sz w:val="24"/>
          <w:szCs w:val="24"/>
        </w:rPr>
        <w:t>determining the</w:t>
      </w:r>
      <w:r w:rsidR="000979F6">
        <w:rPr>
          <w:rFonts w:eastAsiaTheme="minorEastAsia" w:cstheme="minorHAnsi"/>
          <w:sz w:val="24"/>
          <w:szCs w:val="24"/>
        </w:rPr>
        <w:t xml:space="preserve"> demand regime for Denmark</w:t>
      </w:r>
      <w:r w:rsidR="004C7C78">
        <w:rPr>
          <w:rFonts w:eastAsiaTheme="minorEastAsia" w:cstheme="minorHAnsi"/>
          <w:sz w:val="24"/>
          <w:szCs w:val="24"/>
        </w:rPr>
        <w:t xml:space="preserve"> is </w:t>
      </w:r>
      <w:proofErr w:type="spellStart"/>
      <w:r w:rsidR="004C7C78">
        <w:rPr>
          <w:rFonts w:eastAsiaTheme="minorEastAsia" w:cstheme="minorHAnsi"/>
          <w:sz w:val="24"/>
          <w:szCs w:val="24"/>
        </w:rPr>
        <w:t>ambigious</w:t>
      </w:r>
      <w:proofErr w:type="spellEnd"/>
      <w:r w:rsidR="004C7C78">
        <w:rPr>
          <w:rFonts w:eastAsiaTheme="minorEastAsia" w:cstheme="minorHAnsi"/>
          <w:sz w:val="24"/>
          <w:szCs w:val="24"/>
        </w:rPr>
        <w:t>, this also increase the uncertainty of the effect of any political reform.</w:t>
      </w:r>
      <w:r w:rsidR="000979F6">
        <w:rPr>
          <w:rFonts w:eastAsiaTheme="minorEastAsia" w:cstheme="minorHAnsi"/>
          <w:sz w:val="24"/>
          <w:szCs w:val="24"/>
        </w:rPr>
        <w:t xml:space="preserve"> </w:t>
      </w:r>
      <w:r w:rsidR="00EE7EDF">
        <w:rPr>
          <w:rFonts w:eastAsiaTheme="minorEastAsia" w:cstheme="minorHAnsi"/>
          <w:sz w:val="24"/>
          <w:szCs w:val="24"/>
        </w:rPr>
        <w:br/>
      </w:r>
      <w:r w:rsidR="004C7C78">
        <w:rPr>
          <w:rFonts w:eastAsiaTheme="minorEastAsia" w:cstheme="minorHAnsi"/>
          <w:sz w:val="24"/>
          <w:szCs w:val="24"/>
        </w:rPr>
        <w:t>Finally,</w:t>
      </w:r>
      <w:r w:rsidR="00F00A78">
        <w:rPr>
          <w:rFonts w:eastAsiaTheme="minorEastAsia" w:cstheme="minorHAnsi"/>
          <w:sz w:val="24"/>
          <w:szCs w:val="24"/>
        </w:rPr>
        <w:t xml:space="preserve"> </w:t>
      </w:r>
      <w:r w:rsidR="00EE7EDF">
        <w:rPr>
          <w:rFonts w:eastAsiaTheme="minorEastAsia" w:cstheme="minorHAnsi"/>
          <w:sz w:val="24"/>
          <w:szCs w:val="24"/>
        </w:rPr>
        <w:t>the results of our paper</w:t>
      </w:r>
      <w:r w:rsidR="00F00A78">
        <w:rPr>
          <w:rFonts w:eastAsiaTheme="minorEastAsia" w:cstheme="minorHAnsi"/>
          <w:sz w:val="24"/>
          <w:szCs w:val="24"/>
        </w:rPr>
        <w:t xml:space="preserve"> rely on the ability of</w:t>
      </w:r>
      <w:r w:rsidR="000979F6">
        <w:rPr>
          <w:rFonts w:eastAsiaTheme="minorEastAsia" w:cstheme="minorHAnsi"/>
          <w:sz w:val="24"/>
          <w:szCs w:val="24"/>
        </w:rPr>
        <w:t xml:space="preserve"> </w:t>
      </w:r>
      <w:r w:rsidR="00F00A78">
        <w:rPr>
          <w:rFonts w:eastAsiaTheme="minorEastAsia" w:cstheme="minorHAnsi"/>
          <w:sz w:val="24"/>
          <w:szCs w:val="24"/>
        </w:rPr>
        <w:t xml:space="preserve">worker unions to raise wages when the gap between wages and income insurance gets small, the theoretical as well as empirical evidence for this seems to be strong (as presented in section </w:t>
      </w:r>
      <w:r w:rsidR="00EE7EDF">
        <w:rPr>
          <w:rFonts w:eastAsiaTheme="minorEastAsia" w:cstheme="minorHAnsi"/>
          <w:sz w:val="24"/>
          <w:szCs w:val="24"/>
        </w:rPr>
        <w:t>2</w:t>
      </w:r>
      <w:r w:rsidR="00F00A78">
        <w:rPr>
          <w:rFonts w:eastAsiaTheme="minorEastAsia" w:cstheme="minorHAnsi"/>
          <w:sz w:val="24"/>
          <w:szCs w:val="24"/>
        </w:rPr>
        <w:t xml:space="preserve">), whereas we set the minimum gap that the worker unions will allow according to the results found by </w:t>
      </w:r>
      <w:r w:rsidR="00F548A0" w:rsidRPr="00F00A78">
        <w:rPr>
          <w:rFonts w:eastAsiaTheme="minorEastAsia" w:cstheme="minorHAnsi"/>
          <w:noProof/>
          <w:sz w:val="24"/>
          <w:szCs w:val="24"/>
        </w:rPr>
        <w:t>Fredriksson &amp; Söderström</w:t>
      </w:r>
      <w:r w:rsidR="00F548A0">
        <w:rPr>
          <w:rFonts w:eastAsiaTheme="minorEastAsia" w:cstheme="minorHAnsi"/>
          <w:sz w:val="24"/>
          <w:szCs w:val="24"/>
        </w:rPr>
        <w:t xml:space="preserve"> </w:t>
      </w:r>
      <w:r w:rsidR="00F00A78">
        <w:rPr>
          <w:rFonts w:eastAsiaTheme="minorEastAsia" w:cstheme="minorHAnsi"/>
          <w:sz w:val="24"/>
          <w:szCs w:val="24"/>
        </w:rPr>
        <w:fldChar w:fldCharType="begin" w:fldLock="1"/>
      </w:r>
      <w:r w:rsidR="00F548A0">
        <w:rPr>
          <w:rFonts w:eastAsiaTheme="minorEastAsia" w:cstheme="minorHAnsi"/>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F00A78">
        <w:rPr>
          <w:rFonts w:eastAsiaTheme="minorEastAsia" w:cstheme="minorHAnsi"/>
          <w:sz w:val="24"/>
          <w:szCs w:val="24"/>
        </w:rPr>
        <w:fldChar w:fldCharType="separate"/>
      </w:r>
      <w:r w:rsidR="00F548A0" w:rsidRPr="00F548A0">
        <w:rPr>
          <w:rFonts w:eastAsiaTheme="minorEastAsia" w:cstheme="minorHAnsi"/>
          <w:noProof/>
          <w:sz w:val="24"/>
          <w:szCs w:val="24"/>
        </w:rPr>
        <w:t>(2020)</w:t>
      </w:r>
      <w:r w:rsidR="00F00A78">
        <w:rPr>
          <w:rFonts w:eastAsiaTheme="minorEastAsia" w:cstheme="minorHAnsi"/>
          <w:sz w:val="24"/>
          <w:szCs w:val="24"/>
        </w:rPr>
        <w:fldChar w:fldCharType="end"/>
      </w:r>
      <w:r w:rsidR="00F00A78">
        <w:rPr>
          <w:rFonts w:eastAsiaTheme="minorEastAsia" w:cstheme="minorHAnsi"/>
          <w:sz w:val="24"/>
          <w:szCs w:val="24"/>
        </w:rPr>
        <w:t>. If we on the other hand rely on our own estimates when including the level of income insurance into the wage equation, we find no significant long run relationship</w:t>
      </w:r>
      <w:r w:rsidR="00EB3864">
        <w:rPr>
          <w:rFonts w:eastAsiaTheme="minorEastAsia" w:cstheme="minorHAnsi"/>
          <w:sz w:val="24"/>
          <w:szCs w:val="24"/>
        </w:rPr>
        <w:t>.</w:t>
      </w:r>
      <w:r w:rsidR="00F00A78">
        <w:rPr>
          <w:rFonts w:eastAsiaTheme="minorEastAsia" w:cstheme="minorHAnsi"/>
          <w:sz w:val="24"/>
          <w:szCs w:val="24"/>
        </w:rPr>
        <w:t xml:space="preserve"> </w:t>
      </w:r>
      <w:r w:rsidR="00EB3864">
        <w:rPr>
          <w:rFonts w:eastAsiaTheme="minorEastAsia" w:cstheme="minorHAnsi"/>
          <w:sz w:val="24"/>
          <w:szCs w:val="24"/>
        </w:rPr>
        <w:t>U</w:t>
      </w:r>
      <w:r w:rsidR="00F00A78">
        <w:rPr>
          <w:rFonts w:eastAsiaTheme="minorEastAsia" w:cstheme="minorHAnsi"/>
          <w:sz w:val="24"/>
          <w:szCs w:val="24"/>
        </w:rPr>
        <w:t>sing this as an argumentation to exclude the wage-channel, we end up with the opposite conclusion for case 3</w:t>
      </w:r>
      <w:r w:rsidR="002F7FE7">
        <w:rPr>
          <w:rFonts w:eastAsiaTheme="minorEastAsia" w:cstheme="minorHAnsi"/>
          <w:sz w:val="24"/>
          <w:szCs w:val="24"/>
        </w:rPr>
        <w:t>c</w:t>
      </w:r>
      <w:r w:rsidR="00F00A78">
        <w:rPr>
          <w:rFonts w:eastAsiaTheme="minorEastAsia" w:cstheme="minorHAnsi"/>
          <w:sz w:val="24"/>
          <w:szCs w:val="24"/>
        </w:rPr>
        <w:t xml:space="preserve">, that suppressing the </w:t>
      </w:r>
      <w:r w:rsidR="00B61329">
        <w:rPr>
          <w:rFonts w:eastAsiaTheme="minorEastAsia" w:cstheme="minorHAnsi"/>
          <w:sz w:val="24"/>
          <w:szCs w:val="24"/>
        </w:rPr>
        <w:t>state</w:t>
      </w:r>
      <w:r w:rsidR="00F00A78">
        <w:rPr>
          <w:rFonts w:eastAsiaTheme="minorEastAsia" w:cstheme="minorHAnsi"/>
          <w:sz w:val="24"/>
          <w:szCs w:val="24"/>
        </w:rPr>
        <w:t xml:space="preserve"> regulation percentage lowers the economic welfare</w:t>
      </w:r>
      <w:r w:rsidR="00282129">
        <w:rPr>
          <w:rFonts w:eastAsiaTheme="minorEastAsia" w:cstheme="minorHAnsi"/>
          <w:sz w:val="24"/>
          <w:szCs w:val="24"/>
        </w:rPr>
        <w:t>.</w:t>
      </w:r>
    </w:p>
    <w:p w14:paraId="06A25959" w14:textId="0074B972" w:rsidR="004C5315" w:rsidRDefault="006409C0" w:rsidP="008B1B99">
      <w:pPr>
        <w:pStyle w:val="Overskrift1"/>
        <w:jc w:val="both"/>
        <w:rPr>
          <w:rFonts w:eastAsiaTheme="minorEastAsia"/>
        </w:rPr>
      </w:pPr>
      <w:commentRangeStart w:id="90"/>
      <w:commentRangeStart w:id="91"/>
      <w:r>
        <w:rPr>
          <w:rFonts w:eastAsiaTheme="minorEastAsia"/>
        </w:rPr>
        <w:t xml:space="preserve">Section 6: </w:t>
      </w:r>
      <w:r w:rsidR="004C5315">
        <w:rPr>
          <w:rFonts w:eastAsiaTheme="minorEastAsia"/>
        </w:rPr>
        <w:t>Conclusion</w:t>
      </w:r>
      <w:commentRangeEnd w:id="90"/>
      <w:r w:rsidR="00AC1E57">
        <w:rPr>
          <w:rStyle w:val="Kommentarhenvisning"/>
          <w:rFonts w:asciiTheme="minorHAnsi" w:eastAsiaTheme="minorHAnsi" w:hAnsiTheme="minorHAnsi" w:cstheme="minorBidi"/>
          <w:color w:val="auto"/>
        </w:rPr>
        <w:commentReference w:id="90"/>
      </w:r>
      <w:commentRangeEnd w:id="91"/>
      <w:r w:rsidR="004C7C78">
        <w:rPr>
          <w:rStyle w:val="Kommentarhenvisning"/>
          <w:rFonts w:asciiTheme="minorHAnsi" w:eastAsiaTheme="minorHAnsi" w:hAnsiTheme="minorHAnsi" w:cstheme="minorBidi"/>
          <w:color w:val="auto"/>
        </w:rPr>
        <w:commentReference w:id="91"/>
      </w:r>
    </w:p>
    <w:p w14:paraId="2DB3AE8C" w14:textId="552E7A4A" w:rsidR="004C5315" w:rsidRDefault="004C5315" w:rsidP="008B1B99">
      <w:pPr>
        <w:jc w:val="both"/>
      </w:pPr>
    </w:p>
    <w:p w14:paraId="2C87ECDE" w14:textId="0F807EFD" w:rsidR="007B3CF2" w:rsidRPr="008A007F" w:rsidRDefault="0020720A" w:rsidP="008B1B99">
      <w:pPr>
        <w:spacing w:line="360" w:lineRule="auto"/>
        <w:jc w:val="both"/>
        <w:rPr>
          <w:sz w:val="24"/>
          <w:szCs w:val="24"/>
        </w:rPr>
      </w:pPr>
      <w:bookmarkStart w:id="92" w:name="_Hlk120453569"/>
      <w:r w:rsidRPr="007B17B8">
        <w:rPr>
          <w:sz w:val="24"/>
          <w:szCs w:val="24"/>
        </w:rPr>
        <w:t>The generosity of the Danish income insurance program has been heavily debated over the last decade, especially leading up to the Danish election of 2015. The debate has</w:t>
      </w:r>
      <w:r w:rsidR="00D5311F">
        <w:rPr>
          <w:sz w:val="24"/>
          <w:szCs w:val="24"/>
        </w:rPr>
        <w:t xml:space="preserve"> mostly</w:t>
      </w:r>
      <w:r w:rsidRPr="007B17B8">
        <w:rPr>
          <w:sz w:val="24"/>
          <w:szCs w:val="24"/>
        </w:rPr>
        <w:t xml:space="preserve"> been driven by the fall in the compensation rate over the last 30 years and </w:t>
      </w:r>
      <w:r w:rsidR="00D5311F">
        <w:rPr>
          <w:sz w:val="24"/>
          <w:szCs w:val="24"/>
        </w:rPr>
        <w:t>was</w:t>
      </w:r>
      <w:r w:rsidRPr="007B17B8">
        <w:rPr>
          <w:sz w:val="24"/>
          <w:szCs w:val="24"/>
        </w:rPr>
        <w:t xml:space="preserve"> accelerated </w:t>
      </w:r>
      <w:r w:rsidR="00D969ED">
        <w:rPr>
          <w:sz w:val="24"/>
          <w:szCs w:val="24"/>
        </w:rPr>
        <w:t>due</w:t>
      </w:r>
      <w:r w:rsidRPr="007B17B8">
        <w:rPr>
          <w:sz w:val="24"/>
          <w:szCs w:val="24"/>
        </w:rPr>
        <w:t xml:space="preserve"> to the tax reform of 2012, lowering the </w:t>
      </w:r>
      <w:r w:rsidR="00DD796D">
        <w:rPr>
          <w:sz w:val="24"/>
          <w:szCs w:val="24"/>
        </w:rPr>
        <w:t>state</w:t>
      </w:r>
      <w:r w:rsidRPr="007B17B8">
        <w:rPr>
          <w:sz w:val="24"/>
          <w:szCs w:val="24"/>
        </w:rPr>
        <w:t xml:space="preserve"> regulation </w:t>
      </w:r>
      <w:r w:rsidR="00F83119">
        <w:rPr>
          <w:sz w:val="24"/>
          <w:szCs w:val="24"/>
        </w:rPr>
        <w:t>percentage</w:t>
      </w:r>
      <w:r w:rsidRPr="007B17B8">
        <w:rPr>
          <w:sz w:val="24"/>
          <w:szCs w:val="24"/>
        </w:rPr>
        <w:t xml:space="preserve"> starting from 2016. In 2015</w:t>
      </w:r>
      <w:r w:rsidR="00DD796D">
        <w:rPr>
          <w:sz w:val="24"/>
          <w:szCs w:val="24"/>
        </w:rPr>
        <w:t>,</w:t>
      </w:r>
      <w:r w:rsidR="00D5311F">
        <w:rPr>
          <w:sz w:val="24"/>
          <w:szCs w:val="24"/>
        </w:rPr>
        <w:t xml:space="preserve"> the debate resulted in a</w:t>
      </w:r>
      <w:r w:rsidR="00780999" w:rsidRPr="007B17B8">
        <w:rPr>
          <w:sz w:val="24"/>
          <w:szCs w:val="24"/>
        </w:rPr>
        <w:t xml:space="preserve"> commission set down </w:t>
      </w:r>
      <w:r w:rsidR="00F226C4">
        <w:rPr>
          <w:sz w:val="24"/>
          <w:szCs w:val="24"/>
        </w:rPr>
        <w:t>to analyze the Danish income insurance program</w:t>
      </w:r>
      <w:r w:rsidR="00F83119">
        <w:rPr>
          <w:sz w:val="24"/>
          <w:szCs w:val="24"/>
        </w:rPr>
        <w:t>,</w:t>
      </w:r>
      <w:r w:rsidR="00F226C4">
        <w:rPr>
          <w:sz w:val="24"/>
          <w:szCs w:val="24"/>
        </w:rPr>
        <w:t xml:space="preserve"> </w:t>
      </w:r>
      <w:r w:rsidR="00D5311F">
        <w:rPr>
          <w:sz w:val="24"/>
          <w:szCs w:val="24"/>
        </w:rPr>
        <w:t>the outcome being</w:t>
      </w:r>
      <w:r w:rsidR="00780999" w:rsidRPr="007B17B8">
        <w:rPr>
          <w:sz w:val="24"/>
          <w:szCs w:val="24"/>
        </w:rPr>
        <w:t xml:space="preserve"> the</w:t>
      </w:r>
      <w:r w:rsidR="002539F9">
        <w:rPr>
          <w:sz w:val="24"/>
          <w:szCs w:val="24"/>
        </w:rPr>
        <w:t xml:space="preserve"> Danish</w:t>
      </w:r>
      <w:r w:rsidR="00780999" w:rsidRPr="007B17B8">
        <w:rPr>
          <w:sz w:val="24"/>
          <w:szCs w:val="24"/>
        </w:rPr>
        <w:t xml:space="preserve"> income insurance model</w:t>
      </w:r>
      <w:r w:rsidRPr="007B17B8">
        <w:rPr>
          <w:sz w:val="24"/>
          <w:szCs w:val="24"/>
        </w:rPr>
        <w:t>. Th</w:t>
      </w:r>
      <w:r w:rsidR="00780999" w:rsidRPr="007B17B8">
        <w:rPr>
          <w:sz w:val="24"/>
          <w:szCs w:val="24"/>
        </w:rPr>
        <w:t>is</w:t>
      </w:r>
      <w:r w:rsidRPr="007B17B8">
        <w:rPr>
          <w:sz w:val="24"/>
          <w:szCs w:val="24"/>
        </w:rPr>
        <w:t xml:space="preserve"> model was </w:t>
      </w:r>
      <w:r w:rsidR="00B33E3B" w:rsidRPr="007B17B8">
        <w:rPr>
          <w:sz w:val="24"/>
          <w:szCs w:val="24"/>
        </w:rPr>
        <w:t>built</w:t>
      </w:r>
      <w:r w:rsidRPr="007B17B8">
        <w:rPr>
          <w:sz w:val="24"/>
          <w:szCs w:val="24"/>
        </w:rPr>
        <w:t xml:space="preserve"> on aggregated micro effects, based on a literature revie</w:t>
      </w:r>
      <w:r w:rsidR="00780999" w:rsidRPr="007B17B8">
        <w:rPr>
          <w:sz w:val="24"/>
          <w:szCs w:val="24"/>
        </w:rPr>
        <w:t>w</w:t>
      </w:r>
      <w:r w:rsidRPr="007B17B8">
        <w:rPr>
          <w:sz w:val="24"/>
          <w:szCs w:val="24"/>
        </w:rPr>
        <w:t xml:space="preserve"> made by </w:t>
      </w:r>
      <w:r w:rsidR="00F548A0" w:rsidRPr="00E04480">
        <w:rPr>
          <w:noProof/>
          <w:sz w:val="24"/>
          <w:szCs w:val="24"/>
        </w:rPr>
        <w:t>Andersen et al.</w:t>
      </w:r>
      <w:r w:rsidR="00F548A0">
        <w:rPr>
          <w:noProof/>
          <w:sz w:val="24"/>
          <w:szCs w:val="24"/>
        </w:rPr>
        <w:t xml:space="preserve"> </w:t>
      </w:r>
      <w:r w:rsidR="00E04480">
        <w:rPr>
          <w:sz w:val="24"/>
          <w:szCs w:val="24"/>
        </w:rPr>
        <w:fldChar w:fldCharType="begin" w:fldLock="1"/>
      </w:r>
      <w:r w:rsidR="00F548A0">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E04480">
        <w:rPr>
          <w:sz w:val="24"/>
          <w:szCs w:val="24"/>
        </w:rPr>
        <w:fldChar w:fldCharType="separate"/>
      </w:r>
      <w:r w:rsidR="00F548A0" w:rsidRPr="00F548A0">
        <w:rPr>
          <w:noProof/>
          <w:sz w:val="24"/>
          <w:szCs w:val="24"/>
        </w:rPr>
        <w:t>(2015)</w:t>
      </w:r>
      <w:r w:rsidR="00E04480">
        <w:rPr>
          <w:sz w:val="24"/>
          <w:szCs w:val="24"/>
        </w:rPr>
        <w:fldChar w:fldCharType="end"/>
      </w:r>
      <w:r w:rsidRPr="007B17B8">
        <w:rPr>
          <w:sz w:val="24"/>
          <w:szCs w:val="24"/>
        </w:rPr>
        <w:t xml:space="preserve">. </w:t>
      </w:r>
      <w:bookmarkEnd w:id="92"/>
      <w:r w:rsidR="00A75037" w:rsidRPr="007B17B8">
        <w:rPr>
          <w:sz w:val="24"/>
          <w:szCs w:val="24"/>
        </w:rPr>
        <w:t xml:space="preserve">The income insurance model </w:t>
      </w:r>
      <w:r w:rsidR="000772FC" w:rsidRPr="007B17B8">
        <w:rPr>
          <w:sz w:val="24"/>
          <w:szCs w:val="24"/>
        </w:rPr>
        <w:t>incorporat</w:t>
      </w:r>
      <w:r w:rsidR="000772FC">
        <w:rPr>
          <w:sz w:val="24"/>
          <w:szCs w:val="24"/>
        </w:rPr>
        <w:t>es</w:t>
      </w:r>
      <w:r w:rsidR="00A75037" w:rsidRPr="007B17B8">
        <w:rPr>
          <w:sz w:val="24"/>
          <w:szCs w:val="24"/>
        </w:rPr>
        <w:t xml:space="preserve"> both the effect on the exit-rate and the approach-rate for changes in the level of income insurance</w:t>
      </w:r>
      <w:r w:rsidRPr="007B17B8">
        <w:rPr>
          <w:sz w:val="24"/>
          <w:szCs w:val="24"/>
        </w:rPr>
        <w:t xml:space="preserve">, </w:t>
      </w:r>
      <w:r w:rsidR="00A75037" w:rsidRPr="007B17B8">
        <w:rPr>
          <w:sz w:val="24"/>
          <w:szCs w:val="24"/>
        </w:rPr>
        <w:t xml:space="preserve">but </w:t>
      </w:r>
      <w:r w:rsidR="00DD796D">
        <w:rPr>
          <w:sz w:val="24"/>
          <w:szCs w:val="24"/>
        </w:rPr>
        <w:t>due to</w:t>
      </w:r>
      <w:r w:rsidR="00A75037" w:rsidRPr="007B17B8">
        <w:rPr>
          <w:sz w:val="24"/>
          <w:szCs w:val="24"/>
        </w:rPr>
        <w:t xml:space="preserve"> </w:t>
      </w:r>
      <w:r w:rsidR="00D5311F">
        <w:rPr>
          <w:sz w:val="24"/>
          <w:szCs w:val="24"/>
        </w:rPr>
        <w:t xml:space="preserve">a </w:t>
      </w:r>
      <w:r w:rsidR="00A75037" w:rsidRPr="007B17B8">
        <w:rPr>
          <w:sz w:val="24"/>
          <w:szCs w:val="24"/>
        </w:rPr>
        <w:t>lack of empirical evidence</w:t>
      </w:r>
      <w:r w:rsidR="00DD796D">
        <w:rPr>
          <w:sz w:val="24"/>
          <w:szCs w:val="24"/>
        </w:rPr>
        <w:t xml:space="preserve"> for the effect on</w:t>
      </w:r>
      <w:r w:rsidR="00A75037" w:rsidRPr="007B17B8">
        <w:rPr>
          <w:sz w:val="24"/>
          <w:szCs w:val="24"/>
        </w:rPr>
        <w:t xml:space="preserve"> the approach rate</w:t>
      </w:r>
      <w:r w:rsidR="00DD796D">
        <w:rPr>
          <w:sz w:val="24"/>
          <w:szCs w:val="24"/>
        </w:rPr>
        <w:t xml:space="preserve"> </w:t>
      </w:r>
      <w:r w:rsidR="008E5F9F" w:rsidRPr="007B17B8">
        <w:rPr>
          <w:sz w:val="24"/>
          <w:szCs w:val="24"/>
        </w:rPr>
        <w:t>the</w:t>
      </w:r>
      <w:r w:rsidR="00A75037" w:rsidRPr="007B17B8">
        <w:rPr>
          <w:sz w:val="24"/>
          <w:szCs w:val="24"/>
        </w:rPr>
        <w:t xml:space="preserve"> model </w:t>
      </w:r>
      <w:r w:rsidR="000772FC">
        <w:rPr>
          <w:sz w:val="24"/>
          <w:szCs w:val="24"/>
        </w:rPr>
        <w:t>faced</w:t>
      </w:r>
      <w:r w:rsidR="00A75037" w:rsidRPr="007B17B8">
        <w:rPr>
          <w:sz w:val="24"/>
          <w:szCs w:val="24"/>
        </w:rPr>
        <w:t xml:space="preserve"> major</w:t>
      </w:r>
      <w:r w:rsidR="008E5F9F" w:rsidRPr="007B17B8">
        <w:rPr>
          <w:sz w:val="24"/>
          <w:szCs w:val="24"/>
        </w:rPr>
        <w:t xml:space="preserve"> critics from especially income insurance companies</w:t>
      </w:r>
      <w:r w:rsidR="00DD796D">
        <w:rPr>
          <w:sz w:val="24"/>
          <w:szCs w:val="24"/>
        </w:rPr>
        <w:t xml:space="preserve">, arguing to leave out the effect on the approach rate </w:t>
      </w:r>
      <w:r w:rsidR="00DD796D">
        <w:rPr>
          <w:sz w:val="24"/>
          <w:szCs w:val="24"/>
        </w:rPr>
        <w:fldChar w:fldCharType="begin" w:fldLock="1"/>
      </w:r>
      <w:r w:rsidR="008900FF">
        <w:rPr>
          <w:sz w:val="24"/>
          <w:szCs w:val="24"/>
        </w:rPr>
        <w:instrText>ADDIN CSL_CITATION {"citationItems":[{"id":"ITEM-1","itemData":{"author":[{"dropping-particle":"","family":"Jensen","given":"Magnus Thorn","non-dropping-particle":"","parse-names":false,"suffix":""},{"dropping-particle":"","family":"Nørgaard","given":"Asbjørn","non-dropping-particle":"","parse-names":false,"suffix":""}],"container-title":"Cevea","id":"ITEM-1","issued":{"date-parts":[["2021"]]},"page":"1-10","title":"Prisen for at løfte dagpengene overdrives","type":"article-journal"},"uris":["http://www.mendeley.com/documents/?uuid=83d149f1-bd4c-4cf1-b3eb-17c3b8880bb2"]},{"id":"ITEM-2","itemData":{"author":[{"dropping-particle":"","family":"Risgaard","given":"Lizette","non-dropping-particle":"","parse-names":false,"suffix":""}],"id":"ITEM-2","issued":{"date-parts":[["2021"]]},"title":"Mere tryghed til lønmodtagerne","type":"article-journal"},"uris":["http://www.mendeley.com/documents/?uuid=ce253304-2c7c-476c-a58c-023352fcd508"]},{"id":"ITEM-3","itemData":{"author":[{"dropping-particle":"","family":"Aastrup","given":"Morten","non-dropping-particle":"","parse-names":false,"suffix":""}],"container-title":"Landsorganisationen","id":"ITEM-3","issue":"September 2018","issued":{"date-parts":[["2018"]]},"title":"30 Års dagpengeforringelser","type":"article-journal"},"uris":["http://www.mendeley.com/documents/?uuid=f6713169-51f1-434f-9976-a6f0d8693e60"]}],"mendeley":{"formattedCitation":"(Aastrup, 2018; Jensen &amp; Nørgaard, 2021; Risgaard, 2021)","plainTextFormattedCitation":"(Aastrup, 2018; Jensen &amp; Nørgaard, 2021; Risgaard, 2021)","previouslyFormattedCitation":"(Aastrup, 2018; Jensen &amp; Nørgaard, 2021; Risgaard, 2021)"},"properties":{"noteIndex":0},"schema":"https://github.com/citation-style-language/schema/raw/master/csl-citation.json"}</w:instrText>
      </w:r>
      <w:r w:rsidR="00DD796D">
        <w:rPr>
          <w:sz w:val="24"/>
          <w:szCs w:val="24"/>
        </w:rPr>
        <w:fldChar w:fldCharType="separate"/>
      </w:r>
      <w:r w:rsidR="00C14BA0" w:rsidRPr="00C14BA0">
        <w:rPr>
          <w:noProof/>
          <w:sz w:val="24"/>
          <w:szCs w:val="24"/>
        </w:rPr>
        <w:t>(Aastrup, 2018; Jensen &amp; Nørgaard, 2021; Risgaard, 2021)</w:t>
      </w:r>
      <w:r w:rsidR="00DD796D">
        <w:rPr>
          <w:sz w:val="24"/>
          <w:szCs w:val="24"/>
        </w:rPr>
        <w:fldChar w:fldCharType="end"/>
      </w:r>
      <w:r w:rsidR="008E5F9F" w:rsidRPr="007B17B8">
        <w:rPr>
          <w:sz w:val="24"/>
          <w:szCs w:val="24"/>
        </w:rPr>
        <w:t xml:space="preserve">. </w:t>
      </w:r>
      <w:bookmarkStart w:id="93" w:name="_Hlk120453642"/>
      <w:r w:rsidR="00DD796D">
        <w:rPr>
          <w:sz w:val="24"/>
          <w:szCs w:val="24"/>
        </w:rPr>
        <w:t>Looking at</w:t>
      </w:r>
      <w:r w:rsidR="00A75037" w:rsidRPr="007B17B8">
        <w:rPr>
          <w:sz w:val="24"/>
          <w:szCs w:val="24"/>
        </w:rPr>
        <w:t xml:space="preserve"> newer literature</w:t>
      </w:r>
      <w:r w:rsidR="00D5311F">
        <w:rPr>
          <w:sz w:val="24"/>
          <w:szCs w:val="24"/>
        </w:rPr>
        <w:t xml:space="preserve"> </w:t>
      </w:r>
      <w:r w:rsidR="00DD796D" w:rsidRPr="00DF372B">
        <w:rPr>
          <w:noProof/>
          <w:sz w:val="24"/>
          <w:szCs w:val="24"/>
        </w:rPr>
        <w:t>DØRS</w:t>
      </w:r>
      <w:r w:rsidR="00DD796D">
        <w:rPr>
          <w:sz w:val="24"/>
          <w:szCs w:val="24"/>
        </w:rPr>
        <w:t xml:space="preserve"> </w:t>
      </w:r>
      <w:r w:rsidR="00DD796D">
        <w:rPr>
          <w:sz w:val="24"/>
          <w:szCs w:val="24"/>
        </w:rPr>
        <w:fldChar w:fldCharType="begin" w:fldLock="1"/>
      </w:r>
      <w:r w:rsidR="00DD796D">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DD796D">
        <w:rPr>
          <w:sz w:val="24"/>
          <w:szCs w:val="24"/>
        </w:rPr>
        <w:fldChar w:fldCharType="separate"/>
      </w:r>
      <w:r w:rsidR="00DD796D" w:rsidRPr="00F548A0">
        <w:rPr>
          <w:noProof/>
          <w:sz w:val="24"/>
          <w:szCs w:val="24"/>
        </w:rPr>
        <w:t>(2022)</w:t>
      </w:r>
      <w:r w:rsidR="00DD796D">
        <w:rPr>
          <w:sz w:val="24"/>
          <w:szCs w:val="24"/>
        </w:rPr>
        <w:fldChar w:fldCharType="end"/>
      </w:r>
      <w:r w:rsidR="00DD796D">
        <w:rPr>
          <w:sz w:val="24"/>
          <w:szCs w:val="24"/>
        </w:rPr>
        <w:t xml:space="preserve"> finds evidence that </w:t>
      </w:r>
      <w:r w:rsidR="00D5311F">
        <w:rPr>
          <w:sz w:val="24"/>
          <w:szCs w:val="24"/>
        </w:rPr>
        <w:t>the effect on the approach rate</w:t>
      </w:r>
      <w:r w:rsidR="00F226C4">
        <w:rPr>
          <w:sz w:val="24"/>
          <w:szCs w:val="24"/>
        </w:rPr>
        <w:t xml:space="preserve"> </w:t>
      </w:r>
      <w:r w:rsidR="00D5311F">
        <w:rPr>
          <w:sz w:val="24"/>
          <w:szCs w:val="24"/>
        </w:rPr>
        <w:t>is only half the size</w:t>
      </w:r>
      <w:r w:rsidR="00A75037" w:rsidRPr="007B17B8">
        <w:rPr>
          <w:sz w:val="24"/>
          <w:szCs w:val="24"/>
        </w:rPr>
        <w:t>, compared to what is found in the income insurance model</w:t>
      </w:r>
      <w:r w:rsidR="008E5F9F" w:rsidRPr="007B17B8">
        <w:rPr>
          <w:sz w:val="24"/>
          <w:szCs w:val="24"/>
        </w:rPr>
        <w:t xml:space="preserve">. </w:t>
      </w:r>
      <w:r w:rsidR="00DD796D">
        <w:rPr>
          <w:sz w:val="24"/>
          <w:szCs w:val="24"/>
        </w:rPr>
        <w:br/>
      </w:r>
      <w:r w:rsidR="008E5F9F" w:rsidRPr="007B17B8">
        <w:rPr>
          <w:sz w:val="24"/>
          <w:szCs w:val="24"/>
        </w:rPr>
        <w:t xml:space="preserve">Besides </w:t>
      </w:r>
      <w:r w:rsidR="00D5311F">
        <w:rPr>
          <w:sz w:val="24"/>
          <w:szCs w:val="24"/>
        </w:rPr>
        <w:t>the critics associated with</w:t>
      </w:r>
      <w:r w:rsidR="008E5F9F" w:rsidRPr="007B17B8">
        <w:rPr>
          <w:sz w:val="24"/>
          <w:szCs w:val="24"/>
        </w:rPr>
        <w:t xml:space="preserve"> the approach rate, the income insurance model </w:t>
      </w:r>
      <w:r w:rsidR="00DD796D">
        <w:rPr>
          <w:sz w:val="24"/>
          <w:szCs w:val="24"/>
        </w:rPr>
        <w:t>also</w:t>
      </w:r>
      <w:r w:rsidR="00D5311F">
        <w:rPr>
          <w:sz w:val="24"/>
          <w:szCs w:val="24"/>
        </w:rPr>
        <w:t xml:space="preserve"> </w:t>
      </w:r>
      <w:r w:rsidR="000772FC">
        <w:rPr>
          <w:sz w:val="24"/>
          <w:szCs w:val="24"/>
        </w:rPr>
        <w:t>fac</w:t>
      </w:r>
      <w:r w:rsidR="00D5311F">
        <w:rPr>
          <w:sz w:val="24"/>
          <w:szCs w:val="24"/>
        </w:rPr>
        <w:t>es</w:t>
      </w:r>
      <w:r w:rsidR="008E5F9F" w:rsidRPr="007B17B8">
        <w:rPr>
          <w:sz w:val="24"/>
          <w:szCs w:val="24"/>
        </w:rPr>
        <w:t xml:space="preserve"> major critics for not incorporating macroeconomic effects. Both</w:t>
      </w:r>
      <w:r w:rsidR="00F548A0">
        <w:rPr>
          <w:sz w:val="24"/>
          <w:szCs w:val="24"/>
        </w:rPr>
        <w:t xml:space="preserve"> </w:t>
      </w:r>
      <w:r w:rsidR="00F548A0" w:rsidRPr="00DF372B">
        <w:rPr>
          <w:noProof/>
          <w:sz w:val="24"/>
          <w:szCs w:val="24"/>
        </w:rPr>
        <w:t>DØRS</w:t>
      </w:r>
      <w:r w:rsidR="008E5F9F" w:rsidRPr="007B17B8">
        <w:rPr>
          <w:sz w:val="24"/>
          <w:szCs w:val="24"/>
        </w:rPr>
        <w:t xml:space="preserve"> </w:t>
      </w:r>
      <w:r w:rsidR="00E04480">
        <w:rPr>
          <w:sz w:val="24"/>
          <w:szCs w:val="24"/>
        </w:rPr>
        <w:fldChar w:fldCharType="begin" w:fldLock="1"/>
      </w:r>
      <w:r w:rsidR="00F548A0">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E04480">
        <w:rPr>
          <w:sz w:val="24"/>
          <w:szCs w:val="24"/>
        </w:rPr>
        <w:fldChar w:fldCharType="separate"/>
      </w:r>
      <w:r w:rsidR="00F548A0" w:rsidRPr="00F548A0">
        <w:rPr>
          <w:noProof/>
          <w:sz w:val="24"/>
          <w:szCs w:val="24"/>
        </w:rPr>
        <w:t>(2022)</w:t>
      </w:r>
      <w:r w:rsidR="00E04480">
        <w:rPr>
          <w:sz w:val="24"/>
          <w:szCs w:val="24"/>
        </w:rPr>
        <w:fldChar w:fldCharType="end"/>
      </w:r>
      <w:r w:rsidR="00E04480">
        <w:rPr>
          <w:sz w:val="24"/>
          <w:szCs w:val="24"/>
        </w:rPr>
        <w:t xml:space="preserve"> </w:t>
      </w:r>
      <w:r w:rsidR="008E5F9F" w:rsidRPr="007B17B8">
        <w:rPr>
          <w:sz w:val="24"/>
          <w:szCs w:val="24"/>
        </w:rPr>
        <w:t>and</w:t>
      </w:r>
      <w:r w:rsidR="00F548A0">
        <w:rPr>
          <w:sz w:val="24"/>
          <w:szCs w:val="24"/>
        </w:rPr>
        <w:t xml:space="preserve"> </w:t>
      </w:r>
      <w:r w:rsidR="00F548A0" w:rsidRPr="00E04480">
        <w:rPr>
          <w:noProof/>
          <w:sz w:val="24"/>
          <w:szCs w:val="24"/>
        </w:rPr>
        <w:t>Andersen et al.</w:t>
      </w:r>
      <w:r w:rsidR="008E5F9F" w:rsidRPr="007B17B8">
        <w:rPr>
          <w:sz w:val="24"/>
          <w:szCs w:val="24"/>
        </w:rPr>
        <w:t xml:space="preserve"> </w:t>
      </w:r>
      <w:r w:rsidR="00E04480">
        <w:rPr>
          <w:sz w:val="24"/>
          <w:szCs w:val="24"/>
        </w:rPr>
        <w:fldChar w:fldCharType="begin" w:fldLock="1"/>
      </w:r>
      <w:r w:rsidR="00F548A0">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E04480">
        <w:rPr>
          <w:sz w:val="24"/>
          <w:szCs w:val="24"/>
        </w:rPr>
        <w:fldChar w:fldCharType="separate"/>
      </w:r>
      <w:r w:rsidR="00F548A0" w:rsidRPr="00F548A0">
        <w:rPr>
          <w:noProof/>
          <w:sz w:val="24"/>
          <w:szCs w:val="24"/>
        </w:rPr>
        <w:t>(2015)</w:t>
      </w:r>
      <w:r w:rsidR="00E04480">
        <w:rPr>
          <w:sz w:val="24"/>
          <w:szCs w:val="24"/>
        </w:rPr>
        <w:fldChar w:fldCharType="end"/>
      </w:r>
      <w:r w:rsidR="00E04480">
        <w:rPr>
          <w:sz w:val="24"/>
          <w:szCs w:val="24"/>
        </w:rPr>
        <w:t xml:space="preserve"> </w:t>
      </w:r>
      <w:r w:rsidR="008E5F9F" w:rsidRPr="007B17B8">
        <w:rPr>
          <w:sz w:val="24"/>
          <w:szCs w:val="24"/>
        </w:rPr>
        <w:t>mention that the literature has moved away from the narrow micro effects</w:t>
      </w:r>
      <w:r w:rsidR="00D5311F">
        <w:rPr>
          <w:sz w:val="24"/>
          <w:szCs w:val="24"/>
        </w:rPr>
        <w:t xml:space="preserve"> resulting in the micro </w:t>
      </w:r>
      <w:r w:rsidR="00D5311F">
        <w:rPr>
          <w:sz w:val="24"/>
          <w:szCs w:val="24"/>
        </w:rPr>
        <w:lastRenderedPageBreak/>
        <w:t>elasticity</w:t>
      </w:r>
      <w:r w:rsidR="008E5F9F" w:rsidRPr="007B17B8">
        <w:rPr>
          <w:sz w:val="24"/>
          <w:szCs w:val="24"/>
        </w:rPr>
        <w:t xml:space="preserve">, towards including macroeconomic effects, and thereby obtaining the macro elasticity of income insurance on unemployment. </w:t>
      </w:r>
      <w:bookmarkEnd w:id="93"/>
      <w:r w:rsidR="000F139B" w:rsidRPr="007B17B8">
        <w:rPr>
          <w:sz w:val="24"/>
          <w:szCs w:val="24"/>
        </w:rPr>
        <w:br/>
      </w:r>
      <w:r w:rsidR="00F83119">
        <w:rPr>
          <w:sz w:val="24"/>
          <w:szCs w:val="24"/>
        </w:rPr>
        <w:t>In this paper we introduce</w:t>
      </w:r>
      <w:r w:rsidR="00DD796D">
        <w:rPr>
          <w:sz w:val="24"/>
          <w:szCs w:val="24"/>
        </w:rPr>
        <w:t>d</w:t>
      </w:r>
      <w:r w:rsidR="00F83119">
        <w:rPr>
          <w:sz w:val="24"/>
          <w:szCs w:val="24"/>
        </w:rPr>
        <w:t xml:space="preserve"> </w:t>
      </w:r>
      <w:r w:rsidR="00DD796D">
        <w:rPr>
          <w:sz w:val="24"/>
          <w:szCs w:val="24"/>
        </w:rPr>
        <w:t>five</w:t>
      </w:r>
      <w:r w:rsidR="000F2529" w:rsidRPr="007B17B8">
        <w:rPr>
          <w:sz w:val="24"/>
          <w:szCs w:val="24"/>
        </w:rPr>
        <w:t xml:space="preserve"> possible</w:t>
      </w:r>
      <w:r w:rsidR="000F139B" w:rsidRPr="007B17B8">
        <w:rPr>
          <w:sz w:val="24"/>
          <w:szCs w:val="24"/>
        </w:rPr>
        <w:t xml:space="preserve"> </w:t>
      </w:r>
      <w:r w:rsidR="00F83119">
        <w:rPr>
          <w:sz w:val="24"/>
          <w:szCs w:val="24"/>
        </w:rPr>
        <w:t>macro</w:t>
      </w:r>
      <w:r w:rsidR="001F108A">
        <w:rPr>
          <w:sz w:val="24"/>
          <w:szCs w:val="24"/>
        </w:rPr>
        <w:t>economic</w:t>
      </w:r>
      <w:r w:rsidR="00F83119">
        <w:rPr>
          <w:sz w:val="24"/>
          <w:szCs w:val="24"/>
        </w:rPr>
        <w:t xml:space="preserve"> channels</w:t>
      </w:r>
      <w:r w:rsidR="000F139B" w:rsidRPr="007B17B8">
        <w:rPr>
          <w:sz w:val="24"/>
          <w:szCs w:val="24"/>
        </w:rPr>
        <w:t xml:space="preserve"> </w:t>
      </w:r>
      <w:r w:rsidR="00F83119">
        <w:rPr>
          <w:sz w:val="24"/>
          <w:szCs w:val="24"/>
        </w:rPr>
        <w:t>in which</w:t>
      </w:r>
      <w:r w:rsidR="000F2529" w:rsidRPr="007B17B8">
        <w:rPr>
          <w:sz w:val="24"/>
          <w:szCs w:val="24"/>
        </w:rPr>
        <w:t xml:space="preserve"> changes to the level of income insurance</w:t>
      </w:r>
      <w:r w:rsidR="00F83119">
        <w:rPr>
          <w:sz w:val="24"/>
          <w:szCs w:val="24"/>
        </w:rPr>
        <w:t xml:space="preserve"> would affect the economy</w:t>
      </w:r>
      <w:r w:rsidR="000F139B" w:rsidRPr="007B17B8">
        <w:rPr>
          <w:sz w:val="24"/>
          <w:szCs w:val="24"/>
        </w:rPr>
        <w:t xml:space="preserve">, </w:t>
      </w:r>
      <w:r w:rsidR="00F83119">
        <w:rPr>
          <w:sz w:val="24"/>
          <w:szCs w:val="24"/>
        </w:rPr>
        <w:t xml:space="preserve">the </w:t>
      </w:r>
      <w:r w:rsidR="00DD796D">
        <w:rPr>
          <w:sz w:val="24"/>
          <w:szCs w:val="24"/>
        </w:rPr>
        <w:t>five</w:t>
      </w:r>
      <w:r w:rsidR="00F83119">
        <w:rPr>
          <w:sz w:val="24"/>
          <w:szCs w:val="24"/>
        </w:rPr>
        <w:t xml:space="preserve"> channels </w:t>
      </w:r>
      <w:r w:rsidR="00DD796D">
        <w:rPr>
          <w:sz w:val="24"/>
          <w:szCs w:val="24"/>
        </w:rPr>
        <w:t>included</w:t>
      </w:r>
      <w:r w:rsidR="00F83119">
        <w:rPr>
          <w:sz w:val="24"/>
          <w:szCs w:val="24"/>
        </w:rPr>
        <w:t xml:space="preserve"> the</w:t>
      </w:r>
      <w:r w:rsidR="000F2529" w:rsidRPr="007B17B8">
        <w:rPr>
          <w:sz w:val="24"/>
          <w:szCs w:val="24"/>
        </w:rPr>
        <w:t xml:space="preserve"> </w:t>
      </w:r>
      <w:r w:rsidR="000F139B" w:rsidRPr="007B17B8">
        <w:rPr>
          <w:sz w:val="24"/>
          <w:szCs w:val="24"/>
        </w:rPr>
        <w:t>effect on demand, wages, insurance rate, labor force, and productivity</w:t>
      </w:r>
      <w:r w:rsidR="001F108A">
        <w:rPr>
          <w:sz w:val="24"/>
          <w:szCs w:val="24"/>
        </w:rPr>
        <w:t>.</w:t>
      </w:r>
      <w:r w:rsidR="000F2529" w:rsidRPr="007B17B8">
        <w:rPr>
          <w:sz w:val="24"/>
          <w:szCs w:val="24"/>
        </w:rPr>
        <w:t xml:space="preserve"> </w:t>
      </w:r>
      <w:r w:rsidR="001F108A">
        <w:rPr>
          <w:sz w:val="24"/>
          <w:szCs w:val="24"/>
        </w:rPr>
        <w:t>B</w:t>
      </w:r>
      <w:r w:rsidR="00F83119">
        <w:rPr>
          <w:sz w:val="24"/>
          <w:szCs w:val="24"/>
        </w:rPr>
        <w:t>y</w:t>
      </w:r>
      <w:r w:rsidR="000F2529" w:rsidRPr="007B17B8">
        <w:rPr>
          <w:sz w:val="24"/>
          <w:szCs w:val="24"/>
        </w:rPr>
        <w:t xml:space="preserve"> includ</w:t>
      </w:r>
      <w:r w:rsidR="001F108A">
        <w:rPr>
          <w:sz w:val="24"/>
          <w:szCs w:val="24"/>
        </w:rPr>
        <w:t>ing</w:t>
      </w:r>
      <w:r w:rsidR="000F2529" w:rsidRPr="007B17B8">
        <w:rPr>
          <w:sz w:val="24"/>
          <w:szCs w:val="24"/>
        </w:rPr>
        <w:t xml:space="preserve"> </w:t>
      </w:r>
      <w:r w:rsidR="00F83119">
        <w:rPr>
          <w:sz w:val="24"/>
          <w:szCs w:val="24"/>
        </w:rPr>
        <w:t>the</w:t>
      </w:r>
      <w:r w:rsidR="001F108A">
        <w:rPr>
          <w:sz w:val="24"/>
          <w:szCs w:val="24"/>
        </w:rPr>
        <w:t>se</w:t>
      </w:r>
      <w:r w:rsidR="00F83119">
        <w:rPr>
          <w:sz w:val="24"/>
          <w:szCs w:val="24"/>
        </w:rPr>
        <w:t xml:space="preserve"> channels</w:t>
      </w:r>
      <w:r w:rsidR="000F2529" w:rsidRPr="007B17B8">
        <w:rPr>
          <w:sz w:val="24"/>
          <w:szCs w:val="24"/>
        </w:rPr>
        <w:t xml:space="preserve"> </w:t>
      </w:r>
      <w:r w:rsidR="0062727A">
        <w:rPr>
          <w:sz w:val="24"/>
          <w:szCs w:val="24"/>
        </w:rPr>
        <w:t>in</w:t>
      </w:r>
      <w:r w:rsidR="000F2529" w:rsidRPr="007B17B8">
        <w:rPr>
          <w:sz w:val="24"/>
          <w:szCs w:val="24"/>
        </w:rPr>
        <w:t xml:space="preserve"> a quarterly Stock-Flow-Consistent model for the Danish economy, </w:t>
      </w:r>
      <w:bookmarkStart w:id="94" w:name="_Hlk120453777"/>
      <w:r w:rsidR="000F2529" w:rsidRPr="007B17B8">
        <w:rPr>
          <w:sz w:val="24"/>
          <w:szCs w:val="24"/>
        </w:rPr>
        <w:t>building upon the work of</w:t>
      </w:r>
      <w:r w:rsidR="00F548A0">
        <w:rPr>
          <w:sz w:val="24"/>
          <w:szCs w:val="24"/>
        </w:rPr>
        <w:t xml:space="preserve"> </w:t>
      </w:r>
      <w:r w:rsidR="00F548A0" w:rsidRPr="00E04480">
        <w:rPr>
          <w:noProof/>
          <w:sz w:val="24"/>
          <w:szCs w:val="24"/>
        </w:rPr>
        <w:t>Byrialsen et al.</w:t>
      </w:r>
      <w:r w:rsidR="000F139B" w:rsidRPr="007B17B8">
        <w:rPr>
          <w:sz w:val="24"/>
          <w:szCs w:val="24"/>
        </w:rPr>
        <w:t xml:space="preserve"> </w:t>
      </w:r>
      <w:r w:rsidR="00E04480">
        <w:rPr>
          <w:sz w:val="24"/>
          <w:szCs w:val="24"/>
        </w:rPr>
        <w:fldChar w:fldCharType="begin" w:fldLock="1"/>
      </w:r>
      <w:r w:rsidR="00F548A0">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E04480">
        <w:rPr>
          <w:sz w:val="24"/>
          <w:szCs w:val="24"/>
        </w:rPr>
        <w:fldChar w:fldCharType="separate"/>
      </w:r>
      <w:r w:rsidR="00F548A0" w:rsidRPr="00F548A0">
        <w:rPr>
          <w:noProof/>
          <w:sz w:val="24"/>
          <w:szCs w:val="24"/>
        </w:rPr>
        <w:t>(2022)</w:t>
      </w:r>
      <w:r w:rsidR="00E04480">
        <w:rPr>
          <w:sz w:val="24"/>
          <w:szCs w:val="24"/>
        </w:rPr>
        <w:fldChar w:fldCharType="end"/>
      </w:r>
      <w:r w:rsidR="00170171">
        <w:rPr>
          <w:sz w:val="24"/>
          <w:szCs w:val="24"/>
        </w:rPr>
        <w:t>, we were able to estimate the effect on unemployment associated with each channel</w:t>
      </w:r>
      <w:r w:rsidR="0062727A">
        <w:rPr>
          <w:sz w:val="24"/>
          <w:szCs w:val="24"/>
        </w:rPr>
        <w:t>.</w:t>
      </w:r>
      <w:bookmarkEnd w:id="94"/>
      <w:r w:rsidR="0062727A">
        <w:rPr>
          <w:sz w:val="24"/>
          <w:szCs w:val="24"/>
        </w:rPr>
        <w:t xml:space="preserve"> </w:t>
      </w:r>
      <w:bookmarkStart w:id="95" w:name="_Hlk120453977"/>
      <w:r w:rsidR="00170171">
        <w:rPr>
          <w:sz w:val="24"/>
          <w:szCs w:val="24"/>
        </w:rPr>
        <w:t xml:space="preserve">We did so, by </w:t>
      </w:r>
      <w:r w:rsidR="00F226C4">
        <w:rPr>
          <w:sz w:val="24"/>
          <w:szCs w:val="24"/>
        </w:rPr>
        <w:t>introduc</w:t>
      </w:r>
      <w:r w:rsidR="00170171">
        <w:rPr>
          <w:sz w:val="24"/>
          <w:szCs w:val="24"/>
        </w:rPr>
        <w:t>ing</w:t>
      </w:r>
      <w:r w:rsidR="000F2529" w:rsidRPr="007B17B8">
        <w:rPr>
          <w:sz w:val="24"/>
          <w:szCs w:val="24"/>
        </w:rPr>
        <w:t xml:space="preserve"> </w:t>
      </w:r>
      <w:r w:rsidR="00F83119">
        <w:rPr>
          <w:sz w:val="24"/>
          <w:szCs w:val="24"/>
        </w:rPr>
        <w:t>5 scenarios</w:t>
      </w:r>
      <w:r w:rsidR="000F2529" w:rsidRPr="007B17B8">
        <w:rPr>
          <w:sz w:val="24"/>
          <w:szCs w:val="24"/>
        </w:rPr>
        <w:t xml:space="preserve"> </w:t>
      </w:r>
      <w:r w:rsidR="00F226C4">
        <w:rPr>
          <w:sz w:val="24"/>
          <w:szCs w:val="24"/>
        </w:rPr>
        <w:t xml:space="preserve">where </w:t>
      </w:r>
      <w:r w:rsidR="000F2529" w:rsidRPr="007B17B8">
        <w:rPr>
          <w:sz w:val="24"/>
          <w:szCs w:val="24"/>
        </w:rPr>
        <w:t>we</w:t>
      </w:r>
      <w:r w:rsidR="0062727A" w:rsidRPr="0062727A">
        <w:rPr>
          <w:sz w:val="24"/>
          <w:szCs w:val="24"/>
        </w:rPr>
        <w:t xml:space="preserve"> </w:t>
      </w:r>
      <w:r w:rsidR="0062727A">
        <w:rPr>
          <w:sz w:val="24"/>
          <w:szCs w:val="24"/>
        </w:rPr>
        <w:t>independently</w:t>
      </w:r>
      <w:r w:rsidR="000F2529" w:rsidRPr="007B17B8">
        <w:rPr>
          <w:sz w:val="24"/>
          <w:szCs w:val="24"/>
        </w:rPr>
        <w:t xml:space="preserve"> test</w:t>
      </w:r>
      <w:r w:rsidR="00F83119">
        <w:rPr>
          <w:sz w:val="24"/>
          <w:szCs w:val="24"/>
        </w:rPr>
        <w:t>ed</w:t>
      </w:r>
      <w:r w:rsidR="000F2529" w:rsidRPr="007B17B8">
        <w:rPr>
          <w:sz w:val="24"/>
          <w:szCs w:val="24"/>
        </w:rPr>
        <w:t xml:space="preserve"> the </w:t>
      </w:r>
      <w:r w:rsidR="00F226C4">
        <w:rPr>
          <w:sz w:val="24"/>
          <w:szCs w:val="24"/>
        </w:rPr>
        <w:t xml:space="preserve">macro effects </w:t>
      </w:r>
      <w:r w:rsidR="000F2529" w:rsidRPr="007B17B8">
        <w:rPr>
          <w:sz w:val="24"/>
          <w:szCs w:val="24"/>
        </w:rPr>
        <w:t xml:space="preserve">when removing the suppressing of the </w:t>
      </w:r>
      <w:r w:rsidR="00B61329">
        <w:rPr>
          <w:sz w:val="24"/>
          <w:szCs w:val="24"/>
        </w:rPr>
        <w:t>state</w:t>
      </w:r>
      <w:r w:rsidR="000F2529" w:rsidRPr="007B17B8">
        <w:rPr>
          <w:sz w:val="24"/>
          <w:szCs w:val="24"/>
        </w:rPr>
        <w:t xml:space="preserve"> regulation percent</w:t>
      </w:r>
      <w:r w:rsidR="001F108A">
        <w:rPr>
          <w:sz w:val="24"/>
          <w:szCs w:val="24"/>
        </w:rPr>
        <w:t>age</w:t>
      </w:r>
      <w:r w:rsidR="000F2529" w:rsidRPr="007B17B8">
        <w:rPr>
          <w:sz w:val="24"/>
          <w:szCs w:val="24"/>
        </w:rPr>
        <w:t xml:space="preserve"> </w:t>
      </w:r>
      <w:r w:rsidR="00F83119">
        <w:rPr>
          <w:sz w:val="24"/>
          <w:szCs w:val="24"/>
        </w:rPr>
        <w:t>starting from</w:t>
      </w:r>
      <w:r w:rsidR="000F2529" w:rsidRPr="007B17B8">
        <w:rPr>
          <w:sz w:val="24"/>
          <w:szCs w:val="24"/>
        </w:rPr>
        <w:t xml:space="preserve"> 2016</w:t>
      </w:r>
      <w:bookmarkEnd w:id="95"/>
      <w:r w:rsidR="000F2529" w:rsidRPr="007B17B8">
        <w:rPr>
          <w:sz w:val="24"/>
          <w:szCs w:val="24"/>
        </w:rPr>
        <w:t>.</w:t>
      </w:r>
      <w:r w:rsidR="00170171">
        <w:rPr>
          <w:sz w:val="24"/>
          <w:szCs w:val="24"/>
        </w:rPr>
        <w:t xml:space="preserve"> Based on the results of these scenarios, we chose to exclude</w:t>
      </w:r>
      <w:r w:rsidR="00170171" w:rsidRPr="007B17B8">
        <w:rPr>
          <w:sz w:val="24"/>
          <w:szCs w:val="24"/>
        </w:rPr>
        <w:t xml:space="preserve"> the productivity channel</w:t>
      </w:r>
      <w:r w:rsidR="000F2529" w:rsidRPr="007B17B8">
        <w:rPr>
          <w:sz w:val="24"/>
          <w:szCs w:val="24"/>
        </w:rPr>
        <w:t xml:space="preserve"> </w:t>
      </w:r>
      <w:r w:rsidR="00170171">
        <w:rPr>
          <w:sz w:val="24"/>
          <w:szCs w:val="24"/>
        </w:rPr>
        <w:t>d</w:t>
      </w:r>
      <w:r w:rsidR="00D969ED">
        <w:rPr>
          <w:sz w:val="24"/>
          <w:szCs w:val="24"/>
        </w:rPr>
        <w:t>ue</w:t>
      </w:r>
      <w:r w:rsidR="00560ED3" w:rsidRPr="007B17B8">
        <w:rPr>
          <w:sz w:val="24"/>
          <w:szCs w:val="24"/>
        </w:rPr>
        <w:t xml:space="preserve"> to</w:t>
      </w:r>
      <w:r w:rsidR="00DD796D">
        <w:rPr>
          <w:sz w:val="24"/>
          <w:szCs w:val="24"/>
        </w:rPr>
        <w:t xml:space="preserve"> a</w:t>
      </w:r>
      <w:r w:rsidR="00560ED3" w:rsidRPr="007B17B8">
        <w:rPr>
          <w:sz w:val="24"/>
          <w:szCs w:val="24"/>
        </w:rPr>
        <w:t xml:space="preserve"> lack of empirical evidence </w:t>
      </w:r>
      <w:r w:rsidR="00DD796D">
        <w:rPr>
          <w:sz w:val="24"/>
          <w:szCs w:val="24"/>
        </w:rPr>
        <w:t>as well as finding</w:t>
      </w:r>
      <w:r w:rsidR="00560ED3" w:rsidRPr="007B17B8">
        <w:rPr>
          <w:sz w:val="24"/>
          <w:szCs w:val="24"/>
        </w:rPr>
        <w:t xml:space="preserve"> </w:t>
      </w:r>
      <w:r w:rsidR="00DD796D">
        <w:rPr>
          <w:sz w:val="24"/>
          <w:szCs w:val="24"/>
        </w:rPr>
        <w:t>quite unrealistic</w:t>
      </w:r>
      <w:r w:rsidR="00560ED3" w:rsidRPr="007B17B8">
        <w:rPr>
          <w:sz w:val="24"/>
          <w:szCs w:val="24"/>
        </w:rPr>
        <w:t xml:space="preserve"> results</w:t>
      </w:r>
      <w:r w:rsidR="00170171">
        <w:rPr>
          <w:sz w:val="24"/>
          <w:szCs w:val="24"/>
        </w:rPr>
        <w:t>,</w:t>
      </w:r>
      <w:r w:rsidR="00560ED3" w:rsidRPr="007B17B8">
        <w:rPr>
          <w:sz w:val="24"/>
          <w:szCs w:val="24"/>
        </w:rPr>
        <w:t xml:space="preserve"> thereby leaving the</w:t>
      </w:r>
      <w:r w:rsidR="000F2529" w:rsidRPr="007B17B8">
        <w:rPr>
          <w:sz w:val="24"/>
          <w:szCs w:val="24"/>
        </w:rPr>
        <w:t xml:space="preserve"> wage-channel </w:t>
      </w:r>
      <w:r w:rsidR="00560ED3" w:rsidRPr="007B17B8">
        <w:rPr>
          <w:sz w:val="24"/>
          <w:szCs w:val="24"/>
        </w:rPr>
        <w:t>to be the most</w:t>
      </w:r>
      <w:r w:rsidR="000F2529" w:rsidRPr="007B17B8">
        <w:rPr>
          <w:sz w:val="24"/>
          <w:szCs w:val="24"/>
        </w:rPr>
        <w:t xml:space="preserve"> </w:t>
      </w:r>
      <w:r w:rsidR="00560ED3" w:rsidRPr="007B17B8">
        <w:rPr>
          <w:sz w:val="24"/>
          <w:szCs w:val="24"/>
        </w:rPr>
        <w:t xml:space="preserve">dominant channel increasing unemployment by </w:t>
      </w:r>
      <w:commentRangeStart w:id="96"/>
      <w:r w:rsidR="00560ED3" w:rsidRPr="007B17B8">
        <w:rPr>
          <w:sz w:val="24"/>
          <w:szCs w:val="24"/>
        </w:rPr>
        <w:t>1500</w:t>
      </w:r>
      <w:commentRangeEnd w:id="96"/>
      <w:r w:rsidR="0076761C">
        <w:rPr>
          <w:rStyle w:val="Kommentarhenvisning"/>
        </w:rPr>
        <w:commentReference w:id="96"/>
      </w:r>
      <w:r w:rsidR="00560ED3" w:rsidRPr="007B17B8">
        <w:rPr>
          <w:sz w:val="24"/>
          <w:szCs w:val="24"/>
        </w:rPr>
        <w:t xml:space="preserve"> people</w:t>
      </w:r>
      <w:r w:rsidR="00F226C4">
        <w:rPr>
          <w:sz w:val="24"/>
          <w:szCs w:val="24"/>
        </w:rPr>
        <w:t xml:space="preserve"> independen</w:t>
      </w:r>
      <w:r w:rsidR="00F83119">
        <w:rPr>
          <w:sz w:val="24"/>
          <w:szCs w:val="24"/>
        </w:rPr>
        <w:t>tly</w:t>
      </w:r>
      <w:r w:rsidR="00F226C4">
        <w:rPr>
          <w:sz w:val="24"/>
          <w:szCs w:val="24"/>
        </w:rPr>
        <w:t xml:space="preserve"> of the other channels</w:t>
      </w:r>
      <w:r w:rsidR="00560ED3" w:rsidRPr="007B17B8">
        <w:rPr>
          <w:sz w:val="24"/>
          <w:szCs w:val="24"/>
        </w:rPr>
        <w:t xml:space="preserve">. In </w:t>
      </w:r>
      <w:r w:rsidR="00F83119">
        <w:rPr>
          <w:sz w:val="24"/>
          <w:szCs w:val="24"/>
        </w:rPr>
        <w:t>a 6</w:t>
      </w:r>
      <w:r w:rsidR="00F83119" w:rsidRPr="00F83119">
        <w:rPr>
          <w:sz w:val="24"/>
          <w:szCs w:val="24"/>
          <w:vertAlign w:val="superscript"/>
        </w:rPr>
        <w:t>th</w:t>
      </w:r>
      <w:r w:rsidR="00F83119">
        <w:rPr>
          <w:sz w:val="24"/>
          <w:szCs w:val="24"/>
        </w:rPr>
        <w:t xml:space="preserve"> scenario</w:t>
      </w:r>
      <w:r w:rsidR="00DD796D">
        <w:rPr>
          <w:sz w:val="24"/>
          <w:szCs w:val="24"/>
        </w:rPr>
        <w:t>,</w:t>
      </w:r>
      <w:r w:rsidR="00560ED3" w:rsidRPr="007B17B8">
        <w:rPr>
          <w:sz w:val="24"/>
          <w:szCs w:val="24"/>
        </w:rPr>
        <w:t xml:space="preserve"> we</w:t>
      </w:r>
      <w:r w:rsidR="00170171">
        <w:rPr>
          <w:sz w:val="24"/>
          <w:szCs w:val="24"/>
        </w:rPr>
        <w:t xml:space="preserve"> then</w:t>
      </w:r>
      <w:r w:rsidR="00560ED3" w:rsidRPr="007B17B8">
        <w:rPr>
          <w:sz w:val="24"/>
          <w:szCs w:val="24"/>
        </w:rPr>
        <w:t xml:space="preserve"> include</w:t>
      </w:r>
      <w:r w:rsidR="00F83119">
        <w:rPr>
          <w:sz w:val="24"/>
          <w:szCs w:val="24"/>
        </w:rPr>
        <w:t>d</w:t>
      </w:r>
      <w:r w:rsidR="00560ED3" w:rsidRPr="007B17B8">
        <w:rPr>
          <w:sz w:val="24"/>
          <w:szCs w:val="24"/>
        </w:rPr>
        <w:t xml:space="preserve"> the macro effects from scenario 1-4 together</w:t>
      </w:r>
      <w:r w:rsidR="00170171">
        <w:rPr>
          <w:sz w:val="24"/>
          <w:szCs w:val="24"/>
        </w:rPr>
        <w:t xml:space="preserve"> leaving </w:t>
      </w:r>
      <w:r w:rsidR="00172D47">
        <w:rPr>
          <w:sz w:val="24"/>
          <w:szCs w:val="24"/>
        </w:rPr>
        <w:t>unemployment to</w:t>
      </w:r>
      <w:r w:rsidR="00F23B92" w:rsidRPr="007B17B8">
        <w:rPr>
          <w:sz w:val="24"/>
          <w:szCs w:val="24"/>
        </w:rPr>
        <w:t xml:space="preserve"> increase by 2362</w:t>
      </w:r>
      <w:r w:rsidR="00F23B92">
        <w:rPr>
          <w:sz w:val="24"/>
          <w:szCs w:val="24"/>
        </w:rPr>
        <w:t xml:space="preserve"> people,</w:t>
      </w:r>
      <w:r w:rsidR="001F108A">
        <w:rPr>
          <w:sz w:val="24"/>
          <w:szCs w:val="24"/>
        </w:rPr>
        <w:t xml:space="preserve"> when removing the suppressing of the state regulation percentage.</w:t>
      </w:r>
      <w:r w:rsidR="00F23B92">
        <w:rPr>
          <w:sz w:val="24"/>
          <w:szCs w:val="24"/>
        </w:rPr>
        <w:t xml:space="preserve"> </w:t>
      </w:r>
      <w:r w:rsidR="001F108A">
        <w:rPr>
          <w:sz w:val="24"/>
          <w:szCs w:val="24"/>
        </w:rPr>
        <w:t>W</w:t>
      </w:r>
      <w:r w:rsidR="00170171">
        <w:rPr>
          <w:sz w:val="24"/>
          <w:szCs w:val="24"/>
        </w:rPr>
        <w:t>e use this result to estimate the elasticity of these 4 macroeconomic channels, getting an estimate of 0.35-0.4</w:t>
      </w:r>
      <w:r w:rsidR="00560ED3" w:rsidRPr="007B17B8">
        <w:rPr>
          <w:sz w:val="24"/>
          <w:szCs w:val="24"/>
        </w:rPr>
        <w:t xml:space="preserve">. </w:t>
      </w:r>
      <w:r w:rsidR="00170171">
        <w:rPr>
          <w:sz w:val="24"/>
          <w:szCs w:val="24"/>
        </w:rPr>
        <w:t>Now, to be able to estimate</w:t>
      </w:r>
      <w:r w:rsidR="00F23B92">
        <w:rPr>
          <w:sz w:val="24"/>
          <w:szCs w:val="24"/>
        </w:rPr>
        <w:t xml:space="preserve"> </w:t>
      </w:r>
      <w:r w:rsidR="00FD35A3" w:rsidRPr="007B17B8">
        <w:rPr>
          <w:sz w:val="24"/>
          <w:szCs w:val="24"/>
        </w:rPr>
        <w:t>the</w:t>
      </w:r>
      <w:r w:rsidR="00F23B92">
        <w:rPr>
          <w:sz w:val="24"/>
          <w:szCs w:val="24"/>
        </w:rPr>
        <w:t xml:space="preserve"> </w:t>
      </w:r>
      <w:r w:rsidR="00FD35A3" w:rsidRPr="007B17B8">
        <w:rPr>
          <w:sz w:val="24"/>
          <w:szCs w:val="24"/>
        </w:rPr>
        <w:t>macro elasticity of income insurance on unemployment</w:t>
      </w:r>
      <w:r w:rsidR="00170171">
        <w:rPr>
          <w:sz w:val="24"/>
          <w:szCs w:val="24"/>
        </w:rPr>
        <w:t xml:space="preserve">, we only needed an estimate of the </w:t>
      </w:r>
      <w:r w:rsidR="00FD35A3" w:rsidRPr="007B17B8">
        <w:rPr>
          <w:sz w:val="24"/>
          <w:szCs w:val="24"/>
        </w:rPr>
        <w:t>micro elasticity</w:t>
      </w:r>
      <w:r w:rsidR="00170171">
        <w:rPr>
          <w:sz w:val="24"/>
          <w:szCs w:val="24"/>
        </w:rPr>
        <w:t>.</w:t>
      </w:r>
      <w:r w:rsidR="00B22025">
        <w:rPr>
          <w:sz w:val="24"/>
          <w:szCs w:val="24"/>
        </w:rPr>
        <w:br/>
      </w:r>
      <w:r w:rsidR="00FD35A3" w:rsidRPr="007B17B8">
        <w:rPr>
          <w:sz w:val="24"/>
          <w:szCs w:val="24"/>
        </w:rPr>
        <w:t xml:space="preserve"> We find th</w:t>
      </w:r>
      <w:r w:rsidR="00172D47">
        <w:rPr>
          <w:sz w:val="24"/>
          <w:szCs w:val="24"/>
        </w:rPr>
        <w:t>ree different estimates of the</w:t>
      </w:r>
      <w:r w:rsidR="00FD35A3" w:rsidRPr="007B17B8">
        <w:rPr>
          <w:sz w:val="24"/>
          <w:szCs w:val="24"/>
        </w:rPr>
        <w:t xml:space="preserve"> micro elasticity depending on</w:t>
      </w:r>
      <w:r w:rsidR="00170171">
        <w:rPr>
          <w:sz w:val="24"/>
          <w:szCs w:val="24"/>
        </w:rPr>
        <w:t xml:space="preserve"> what measure we use for the approach effect</w:t>
      </w:r>
      <w:r w:rsidR="00172D47">
        <w:rPr>
          <w:sz w:val="24"/>
          <w:szCs w:val="24"/>
        </w:rPr>
        <w:t xml:space="preserve">. Using the effects from the income insurance model we find the micro </w:t>
      </w:r>
      <w:r w:rsidR="00172D47" w:rsidRPr="008A007F">
        <w:rPr>
          <w:sz w:val="24"/>
          <w:szCs w:val="24"/>
        </w:rPr>
        <w:t>elasticity to be 0.66, using the newer literature presented by</w:t>
      </w:r>
      <w:r w:rsidR="00F548A0" w:rsidRPr="008A007F">
        <w:rPr>
          <w:noProof/>
          <w:sz w:val="24"/>
          <w:szCs w:val="24"/>
        </w:rPr>
        <w:t xml:space="preserve"> DØRS</w:t>
      </w:r>
      <w:r w:rsidR="00172D47" w:rsidRPr="008A007F">
        <w:rPr>
          <w:sz w:val="24"/>
          <w:szCs w:val="24"/>
        </w:rPr>
        <w:t xml:space="preserve"> </w:t>
      </w:r>
      <w:r w:rsidR="00B22025" w:rsidRPr="008A007F">
        <w:rPr>
          <w:sz w:val="24"/>
          <w:szCs w:val="24"/>
        </w:rPr>
        <w:fldChar w:fldCharType="begin" w:fldLock="1"/>
      </w:r>
      <w:r w:rsidR="00F548A0" w:rsidRPr="008A007F">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B22025" w:rsidRPr="008A007F">
        <w:rPr>
          <w:sz w:val="24"/>
          <w:szCs w:val="24"/>
        </w:rPr>
        <w:fldChar w:fldCharType="separate"/>
      </w:r>
      <w:r w:rsidR="00F548A0" w:rsidRPr="008A007F">
        <w:rPr>
          <w:noProof/>
          <w:sz w:val="24"/>
          <w:szCs w:val="24"/>
        </w:rPr>
        <w:t>(2022)</w:t>
      </w:r>
      <w:r w:rsidR="00B22025" w:rsidRPr="008A007F">
        <w:rPr>
          <w:sz w:val="24"/>
          <w:szCs w:val="24"/>
        </w:rPr>
        <w:fldChar w:fldCharType="end"/>
      </w:r>
      <w:r w:rsidR="00172D47" w:rsidRPr="008A007F">
        <w:rPr>
          <w:sz w:val="24"/>
          <w:szCs w:val="24"/>
        </w:rPr>
        <w:t xml:space="preserve"> we find the micro elasticity to be 0.51, and lastly using the argumentation </w:t>
      </w:r>
      <w:r w:rsidR="00F23B92" w:rsidRPr="008A007F">
        <w:rPr>
          <w:sz w:val="24"/>
          <w:szCs w:val="24"/>
        </w:rPr>
        <w:t>f</w:t>
      </w:r>
      <w:r w:rsidR="00A50A3E" w:rsidRPr="008A007F">
        <w:rPr>
          <w:sz w:val="24"/>
          <w:szCs w:val="24"/>
        </w:rPr>
        <w:t>ro</w:t>
      </w:r>
      <w:r w:rsidR="00F23B92" w:rsidRPr="008A007F">
        <w:rPr>
          <w:sz w:val="24"/>
          <w:szCs w:val="24"/>
        </w:rPr>
        <w:t>m</w:t>
      </w:r>
      <w:r w:rsidR="007B3CF2" w:rsidRPr="008A007F">
        <w:rPr>
          <w:sz w:val="24"/>
          <w:szCs w:val="24"/>
        </w:rPr>
        <w:t xml:space="preserve"> </w:t>
      </w:r>
      <w:r w:rsidR="007B3CF2" w:rsidRPr="008A007F">
        <w:rPr>
          <w:noProof/>
          <w:sz w:val="24"/>
          <w:szCs w:val="24"/>
        </w:rPr>
        <w:t xml:space="preserve">Aastrup </w:t>
      </w:r>
      <w:r w:rsidR="007B3CF2" w:rsidRPr="008A007F">
        <w:rPr>
          <w:noProof/>
          <w:sz w:val="24"/>
          <w:szCs w:val="24"/>
        </w:rPr>
        <w:fldChar w:fldCharType="begin" w:fldLock="1"/>
      </w:r>
      <w:r w:rsidR="00C14BA0">
        <w:rPr>
          <w:noProof/>
          <w:sz w:val="24"/>
          <w:szCs w:val="24"/>
        </w:rPr>
        <w:instrText>ADDIN CSL_CITATION {"citationItems":[{"id":"ITEM-1","itemData":{"author":[{"dropping-particle":"","family":"Aastrup","given":"Morten","non-dropping-particle":"","parse-names":false,"suffix":""}],"container-title":"Landsorganisationen","id":"ITEM-1","issue":"September 2018","issued":{"date-parts":[["2018"]]},"title":"30 Års dagpengeforringelser","type":"article-journal"},"suppress-author":1,"uris":["http://www.mendeley.com/documents/?uuid=f6713169-51f1-434f-9976-a6f0d8693e60"]}],"mendeley":{"formattedCitation":"(2018)","plainTextFormattedCitation":"(2018)","previouslyFormattedCitation":"(2018)"},"properties":{"noteIndex":0},"schema":"https://github.com/citation-style-language/schema/raw/master/csl-citation.json"}</w:instrText>
      </w:r>
      <w:r w:rsidR="007B3CF2" w:rsidRPr="008A007F">
        <w:rPr>
          <w:noProof/>
          <w:sz w:val="24"/>
          <w:szCs w:val="24"/>
        </w:rPr>
        <w:fldChar w:fldCharType="separate"/>
      </w:r>
      <w:r w:rsidR="007B3CF2" w:rsidRPr="008A007F">
        <w:rPr>
          <w:noProof/>
          <w:sz w:val="24"/>
          <w:szCs w:val="24"/>
        </w:rPr>
        <w:t>(2018)</w:t>
      </w:r>
      <w:r w:rsidR="007B3CF2" w:rsidRPr="008A007F">
        <w:rPr>
          <w:noProof/>
          <w:sz w:val="24"/>
          <w:szCs w:val="24"/>
        </w:rPr>
        <w:fldChar w:fldCharType="end"/>
      </w:r>
      <w:r w:rsidR="007B3CF2" w:rsidRPr="008A007F">
        <w:rPr>
          <w:noProof/>
          <w:sz w:val="24"/>
          <w:szCs w:val="24"/>
        </w:rPr>
        <w:t xml:space="preserve">, Jensen </w:t>
      </w:r>
      <w:r w:rsidR="007B3CF2" w:rsidRPr="008A007F">
        <w:rPr>
          <w:noProof/>
          <w:sz w:val="24"/>
          <w:szCs w:val="24"/>
        </w:rPr>
        <w:fldChar w:fldCharType="begin" w:fldLock="1"/>
      </w:r>
      <w:r w:rsidR="00C14BA0">
        <w:rPr>
          <w:noProof/>
          <w:sz w:val="24"/>
          <w:szCs w:val="24"/>
        </w:rPr>
        <w:instrText>ADDIN CSL_CITATION {"citationItems":[{"id":"ITEM-1","itemData":{"author":[{"dropping-particle":"","family":"Jensen","given":"Magnus Thorn","non-dropping-particle":"","parse-names":false,"suffix":""},{"dropping-particle":"","family":"Nørgaard","given":"Asbjørn","non-dropping-particle":"","parse-names":false,"suffix":""}],"container-title":"Cevea","id":"ITEM-1","issued":{"date-parts":[["2021"]]},"page":"1-10","title":"Prisen for at løfte dagpengene overdrives","type":"article-journal"},"suppress-author":1,"uris":["http://www.mendeley.com/documents/?uuid=83d149f1-bd4c-4cf1-b3eb-17c3b8880bb2"]}],"mendeley":{"formattedCitation":"(2021)","plainTextFormattedCitation":"(2021)","previouslyFormattedCitation":"(2021)"},"properties":{"noteIndex":0},"schema":"https://github.com/citation-style-language/schema/raw/master/csl-citation.json"}</w:instrText>
      </w:r>
      <w:r w:rsidR="007B3CF2" w:rsidRPr="008A007F">
        <w:rPr>
          <w:noProof/>
          <w:sz w:val="24"/>
          <w:szCs w:val="24"/>
        </w:rPr>
        <w:fldChar w:fldCharType="separate"/>
      </w:r>
      <w:r w:rsidR="007B3CF2" w:rsidRPr="008A007F">
        <w:rPr>
          <w:noProof/>
          <w:sz w:val="24"/>
          <w:szCs w:val="24"/>
        </w:rPr>
        <w:t>(2021)</w:t>
      </w:r>
      <w:r w:rsidR="007B3CF2" w:rsidRPr="008A007F">
        <w:rPr>
          <w:noProof/>
          <w:sz w:val="24"/>
          <w:szCs w:val="24"/>
        </w:rPr>
        <w:fldChar w:fldCharType="end"/>
      </w:r>
      <w:r w:rsidR="007B3CF2" w:rsidRPr="008A007F">
        <w:rPr>
          <w:noProof/>
          <w:sz w:val="24"/>
          <w:szCs w:val="24"/>
        </w:rPr>
        <w:t xml:space="preserve">, and Risgaard </w:t>
      </w:r>
      <w:r w:rsidR="007B3CF2" w:rsidRPr="008A007F">
        <w:rPr>
          <w:noProof/>
          <w:sz w:val="24"/>
          <w:szCs w:val="24"/>
        </w:rPr>
        <w:fldChar w:fldCharType="begin" w:fldLock="1"/>
      </w:r>
      <w:r w:rsidR="007B3CF2" w:rsidRPr="008A007F">
        <w:rPr>
          <w:noProof/>
          <w:sz w:val="24"/>
          <w:szCs w:val="24"/>
        </w:rPr>
        <w:instrText>ADDIN CSL_CITATION {"citationItems":[{"id":"ITEM-1","itemData":{"author":[{"dropping-particle":"","family":"Risgaard","given":"Lizette","non-dropping-particle":"","parse-names":false,"suffix":""}],"id":"ITEM-1","issued":{"date-parts":[["2021"]]},"title":"Mere tryghed til lønmodtagerne","type":"article-journal"},"suppress-author":1,"uris":["http://www.mendeley.com/documents/?uuid=ce253304-2c7c-476c-a58c-023352fcd508"]}],"mendeley":{"formattedCitation":"(2021)","plainTextFormattedCitation":"(2021)","previouslyFormattedCitation":"(2021)"},"properties":{"noteIndex":0},"schema":"https://github.com/citation-style-language/schema/raw/master/csl-citation.json"}</w:instrText>
      </w:r>
      <w:r w:rsidR="007B3CF2" w:rsidRPr="008A007F">
        <w:rPr>
          <w:noProof/>
          <w:sz w:val="24"/>
          <w:szCs w:val="24"/>
        </w:rPr>
        <w:fldChar w:fldCharType="separate"/>
      </w:r>
      <w:r w:rsidR="007B3CF2" w:rsidRPr="008A007F">
        <w:rPr>
          <w:noProof/>
          <w:sz w:val="24"/>
          <w:szCs w:val="24"/>
        </w:rPr>
        <w:t>(2021)</w:t>
      </w:r>
      <w:r w:rsidR="007B3CF2" w:rsidRPr="008A007F">
        <w:rPr>
          <w:noProof/>
          <w:sz w:val="24"/>
          <w:szCs w:val="24"/>
        </w:rPr>
        <w:fldChar w:fldCharType="end"/>
      </w:r>
      <w:r w:rsidR="00F23B92" w:rsidRPr="008A007F">
        <w:rPr>
          <w:sz w:val="24"/>
          <w:szCs w:val="24"/>
        </w:rPr>
        <w:t xml:space="preserve"> </w:t>
      </w:r>
      <w:r w:rsidR="00172D47" w:rsidRPr="008A007F">
        <w:rPr>
          <w:sz w:val="24"/>
          <w:szCs w:val="24"/>
        </w:rPr>
        <w:t>we find the micro elasticity to be 0.3</w:t>
      </w:r>
      <w:r w:rsidR="0076761C">
        <w:rPr>
          <w:sz w:val="24"/>
          <w:szCs w:val="24"/>
        </w:rPr>
        <w:t>6</w:t>
      </w:r>
      <w:r w:rsidR="00F23B92" w:rsidRPr="008A007F">
        <w:rPr>
          <w:sz w:val="24"/>
          <w:szCs w:val="24"/>
        </w:rPr>
        <w:t xml:space="preserve">. </w:t>
      </w:r>
      <w:r w:rsidR="007B3CF2" w:rsidRPr="008A007F">
        <w:rPr>
          <w:rFonts w:cstheme="minorHAnsi"/>
          <w:sz w:val="24"/>
          <w:szCs w:val="24"/>
        </w:rPr>
        <w:t xml:space="preserve">As we find the argumentation made by DØRS </w:t>
      </w:r>
      <w:r w:rsidR="007B3CF2" w:rsidRPr="008A007F">
        <w:rPr>
          <w:rFonts w:cstheme="minorHAnsi"/>
          <w:sz w:val="24"/>
          <w:szCs w:val="24"/>
        </w:rPr>
        <w:fldChar w:fldCharType="begin" w:fldLock="1"/>
      </w:r>
      <w:r w:rsidR="006E69D0">
        <w:rPr>
          <w:rFonts w:cstheme="minorHAnsi"/>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7B3CF2" w:rsidRPr="008A007F">
        <w:rPr>
          <w:rFonts w:cstheme="minorHAnsi"/>
          <w:sz w:val="24"/>
          <w:szCs w:val="24"/>
        </w:rPr>
        <w:fldChar w:fldCharType="separate"/>
      </w:r>
      <w:r w:rsidR="007B3CF2" w:rsidRPr="008A007F">
        <w:rPr>
          <w:rFonts w:cstheme="minorHAnsi"/>
          <w:noProof/>
          <w:sz w:val="24"/>
          <w:szCs w:val="24"/>
        </w:rPr>
        <w:t>(2022)</w:t>
      </w:r>
      <w:r w:rsidR="007B3CF2" w:rsidRPr="008A007F">
        <w:rPr>
          <w:rFonts w:cstheme="minorHAnsi"/>
          <w:sz w:val="24"/>
          <w:szCs w:val="24"/>
        </w:rPr>
        <w:fldChar w:fldCharType="end"/>
      </w:r>
      <w:r w:rsidR="007B3CF2" w:rsidRPr="008A007F">
        <w:rPr>
          <w:rFonts w:cstheme="minorHAnsi"/>
          <w:sz w:val="24"/>
          <w:szCs w:val="24"/>
        </w:rPr>
        <w:t xml:space="preserve"> to be the most trustworthy, we find the more realistic estimate to be the one of 0.51. </w:t>
      </w:r>
      <w:r w:rsidR="007B3CF2" w:rsidRPr="008A007F">
        <w:rPr>
          <w:sz w:val="24"/>
          <w:szCs w:val="24"/>
        </w:rPr>
        <w:t>Using the</w:t>
      </w:r>
      <w:r w:rsidR="007B3CF2" w:rsidRPr="008A007F">
        <w:rPr>
          <w:rFonts w:cstheme="minorHAnsi"/>
          <w:sz w:val="24"/>
          <w:szCs w:val="24"/>
        </w:rPr>
        <w:t xml:space="preserve"> same idea as </w:t>
      </w:r>
      <w:r w:rsidR="007B3CF2" w:rsidRPr="008A007F">
        <w:rPr>
          <w:rFonts w:cstheme="minorHAnsi"/>
          <w:noProof/>
          <w:sz w:val="24"/>
          <w:szCs w:val="24"/>
        </w:rPr>
        <w:t>Lalive et al.</w:t>
      </w:r>
      <w:r w:rsidR="007B3CF2" w:rsidRPr="008A007F">
        <w:rPr>
          <w:rFonts w:cstheme="minorHAnsi"/>
          <w:sz w:val="24"/>
          <w:szCs w:val="24"/>
        </w:rPr>
        <w:t xml:space="preserve"> </w:t>
      </w:r>
      <w:r w:rsidR="007B3CF2" w:rsidRPr="008A007F">
        <w:rPr>
          <w:rFonts w:cstheme="minorHAnsi"/>
          <w:sz w:val="24"/>
          <w:szCs w:val="24"/>
        </w:rPr>
        <w:fldChar w:fldCharType="begin" w:fldLock="1"/>
      </w:r>
      <w:r w:rsidR="007B3CF2" w:rsidRPr="008A007F">
        <w:rPr>
          <w:rFonts w:cstheme="minorHAnsi"/>
          <w:sz w:val="24"/>
          <w:szCs w:val="24"/>
        </w:rPr>
        <w:instrText>ADDIN CSL_CITATION {"citationItems":[{"id":"ITEM-1","itemData":{"author":[{"dropping-particle":"","family":"Lalive","given":"By Rafael","non-dropping-particle":"","parse-names":false,"suffix":""},{"dropping-particle":"","family":"Landais","given":"Camille","non-dropping-particle":"","parse-names":false,"suffix":""},{"dropping-particle":"","family":"Zweimüller","given":"Josef","non-dropping-particle":"","parse-names":false,"suffix":""}],"id":"ITEM-1","issue":"12","issued":{"date-parts":[["2015"]]},"page":"3564-3596","title":"Market Externalities of Large Unemployment Insurance Extension Programs Author ( s ): Rafael Lalive , Camille Landais and Josef Zweimüller Source : The American Economic Review , Vol . 105 , No . 12 ( DECEMBER 2015 ), pp . 35","type":"article-journal","volume":"105"},"suppress-author":1,"uris":["http://www.mendeley.com/documents/?uuid=2de29c30-50a6-47a1-b587-e9aac3633f90"]}],"mendeley":{"formattedCitation":"(2015)","plainTextFormattedCitation":"(2015)","previouslyFormattedCitation":"(2015)"},"properties":{"noteIndex":0},"schema":"https://github.com/citation-style-language/schema/raw/master/csl-citation.json"}</w:instrText>
      </w:r>
      <w:r w:rsidR="007B3CF2" w:rsidRPr="008A007F">
        <w:rPr>
          <w:rFonts w:cstheme="minorHAnsi"/>
          <w:sz w:val="24"/>
          <w:szCs w:val="24"/>
        </w:rPr>
        <w:fldChar w:fldCharType="separate"/>
      </w:r>
      <w:r w:rsidR="007B3CF2" w:rsidRPr="008A007F">
        <w:rPr>
          <w:rFonts w:cstheme="minorHAnsi"/>
          <w:noProof/>
          <w:sz w:val="24"/>
          <w:szCs w:val="24"/>
        </w:rPr>
        <w:t>(2015)</w:t>
      </w:r>
      <w:r w:rsidR="007B3CF2" w:rsidRPr="008A007F">
        <w:rPr>
          <w:rFonts w:cstheme="minorHAnsi"/>
          <w:sz w:val="24"/>
          <w:szCs w:val="24"/>
        </w:rPr>
        <w:fldChar w:fldCharType="end"/>
      </w:r>
      <w:r w:rsidR="007B3CF2" w:rsidRPr="008A007F">
        <w:rPr>
          <w:rFonts w:cstheme="minorHAnsi"/>
          <w:sz w:val="24"/>
          <w:szCs w:val="24"/>
        </w:rPr>
        <w:t xml:space="preserve"> calculating the macro elasticity by taking the sum of the micro effect and macro effects we obtain a macro elasticity of 0.89.</w:t>
      </w:r>
    </w:p>
    <w:p w14:paraId="34D946D9" w14:textId="1572C3C5" w:rsidR="00F20542" w:rsidRPr="00650FEB" w:rsidRDefault="00553FC6" w:rsidP="008B1B99">
      <w:pPr>
        <w:spacing w:line="360" w:lineRule="auto"/>
        <w:jc w:val="both"/>
        <w:rPr>
          <w:sz w:val="24"/>
          <w:szCs w:val="24"/>
        </w:rPr>
      </w:pPr>
      <w:r w:rsidRPr="008A007F">
        <w:rPr>
          <w:sz w:val="24"/>
          <w:szCs w:val="24"/>
        </w:rPr>
        <w:t xml:space="preserve">Lastly, </w:t>
      </w:r>
      <w:r w:rsidRPr="008A007F">
        <w:rPr>
          <w:rFonts w:cstheme="minorHAnsi"/>
          <w:sz w:val="24"/>
          <w:szCs w:val="24"/>
        </w:rPr>
        <w:t xml:space="preserve">we compare the estimated micro elasticity </w:t>
      </w:r>
      <w:r w:rsidR="001F108A">
        <w:rPr>
          <w:rFonts w:cstheme="minorHAnsi"/>
          <w:sz w:val="24"/>
          <w:szCs w:val="24"/>
        </w:rPr>
        <w:t>found by</w:t>
      </w:r>
      <w:r w:rsidRPr="008A007F">
        <w:rPr>
          <w:rFonts w:cstheme="minorHAnsi"/>
          <w:sz w:val="24"/>
          <w:szCs w:val="24"/>
        </w:rPr>
        <w:t xml:space="preserve"> the IS-model (0.66), the income insurance companies and worker unions (0.31), </w:t>
      </w:r>
      <w:r w:rsidR="001F108A">
        <w:rPr>
          <w:rFonts w:cstheme="minorHAnsi"/>
          <w:sz w:val="24"/>
          <w:szCs w:val="24"/>
        </w:rPr>
        <w:t>and our own</w:t>
      </w:r>
      <w:r w:rsidRPr="008A007F">
        <w:rPr>
          <w:rFonts w:cstheme="minorHAnsi"/>
          <w:sz w:val="24"/>
          <w:szCs w:val="24"/>
        </w:rPr>
        <w:t xml:space="preserve"> results obtained </w:t>
      </w:r>
      <w:r w:rsidR="001F108A">
        <w:rPr>
          <w:rFonts w:cstheme="minorHAnsi"/>
          <w:sz w:val="24"/>
          <w:szCs w:val="24"/>
        </w:rPr>
        <w:t>by using</w:t>
      </w:r>
      <w:r w:rsidRPr="008A007F">
        <w:rPr>
          <w:rFonts w:cstheme="minorHAnsi"/>
          <w:sz w:val="24"/>
          <w:szCs w:val="24"/>
        </w:rPr>
        <w:t xml:space="preserve"> a macro elasticity of 0.89. We do this</w:t>
      </w:r>
      <w:r w:rsidR="001F108A">
        <w:rPr>
          <w:rFonts w:cstheme="minorHAnsi"/>
          <w:sz w:val="24"/>
          <w:szCs w:val="24"/>
        </w:rPr>
        <w:t>,</w:t>
      </w:r>
      <w:r w:rsidRPr="008A007F">
        <w:rPr>
          <w:rFonts w:cstheme="minorHAnsi"/>
          <w:sz w:val="24"/>
          <w:szCs w:val="24"/>
        </w:rPr>
        <w:t xml:space="preserve"> by seeing if we reach different conclusions when evaluating the decision to suppress the state regulation rate using the Baily-Chetty function.</w:t>
      </w:r>
      <w:r w:rsidRPr="008A007F">
        <w:rPr>
          <w:sz w:val="24"/>
          <w:szCs w:val="24"/>
        </w:rPr>
        <w:t xml:space="preserve"> In each of the three cases, </w:t>
      </w:r>
      <w:r w:rsidR="00087984" w:rsidRPr="008A007F">
        <w:rPr>
          <w:sz w:val="24"/>
          <w:szCs w:val="24"/>
        </w:rPr>
        <w:t>we use</w:t>
      </w:r>
      <w:r w:rsidR="00F20542" w:rsidRPr="008A007F">
        <w:rPr>
          <w:sz w:val="24"/>
          <w:szCs w:val="24"/>
        </w:rPr>
        <w:t xml:space="preserve"> the </w:t>
      </w:r>
      <w:r w:rsidR="000772FC" w:rsidRPr="008A007F">
        <w:rPr>
          <w:sz w:val="24"/>
          <w:szCs w:val="24"/>
        </w:rPr>
        <w:t>Baily-Chetty function</w:t>
      </w:r>
      <w:r w:rsidR="00087984" w:rsidRPr="008A007F">
        <w:rPr>
          <w:sz w:val="24"/>
          <w:szCs w:val="24"/>
        </w:rPr>
        <w:t xml:space="preserve"> to find both the marginal gains and marginal costs.</w:t>
      </w:r>
      <w:r w:rsidR="007B4B48" w:rsidRPr="008A007F">
        <w:rPr>
          <w:sz w:val="24"/>
          <w:szCs w:val="24"/>
        </w:rPr>
        <w:t xml:space="preserve"> </w:t>
      </w:r>
      <w:r w:rsidRPr="008A007F">
        <w:rPr>
          <w:sz w:val="24"/>
          <w:szCs w:val="24"/>
        </w:rPr>
        <w:t>L</w:t>
      </w:r>
      <w:r w:rsidR="00F20542" w:rsidRPr="008A007F">
        <w:rPr>
          <w:sz w:val="24"/>
          <w:szCs w:val="24"/>
        </w:rPr>
        <w:t>ooking</w:t>
      </w:r>
      <w:r w:rsidRPr="008A007F">
        <w:rPr>
          <w:sz w:val="24"/>
          <w:szCs w:val="24"/>
        </w:rPr>
        <w:t xml:space="preserve"> </w:t>
      </w:r>
      <w:r w:rsidRPr="008A007F">
        <w:rPr>
          <w:sz w:val="24"/>
          <w:szCs w:val="24"/>
        </w:rPr>
        <w:lastRenderedPageBreak/>
        <w:t xml:space="preserve">at the first case, using the results based on the argumentation of the </w:t>
      </w:r>
      <w:r w:rsidR="00F20542" w:rsidRPr="008A007F">
        <w:rPr>
          <w:sz w:val="24"/>
          <w:szCs w:val="24"/>
        </w:rPr>
        <w:t>income insurance companies and worker unions</w:t>
      </w:r>
      <w:r w:rsidR="00087984" w:rsidRPr="008A007F">
        <w:rPr>
          <w:sz w:val="24"/>
          <w:szCs w:val="24"/>
        </w:rPr>
        <w:t xml:space="preserve">, </w:t>
      </w:r>
      <w:r w:rsidR="008A007F" w:rsidRPr="008A007F">
        <w:rPr>
          <w:sz w:val="24"/>
          <w:szCs w:val="24"/>
        </w:rPr>
        <w:t xml:space="preserve">we find that the suppressing of the state regulation percentage </w:t>
      </w:r>
      <w:r w:rsidR="00087984" w:rsidRPr="008A007F">
        <w:rPr>
          <w:sz w:val="24"/>
          <w:szCs w:val="24"/>
        </w:rPr>
        <w:t>reduce</w:t>
      </w:r>
      <w:r w:rsidR="00B22025" w:rsidRPr="008A007F">
        <w:rPr>
          <w:sz w:val="24"/>
          <w:szCs w:val="24"/>
        </w:rPr>
        <w:t>s</w:t>
      </w:r>
      <w:r w:rsidR="00087984" w:rsidRPr="008A007F">
        <w:rPr>
          <w:sz w:val="24"/>
          <w:szCs w:val="24"/>
        </w:rPr>
        <w:t xml:space="preserve"> economic welfare, while</w:t>
      </w:r>
      <w:r w:rsidR="00CA13D5" w:rsidRPr="008A007F">
        <w:rPr>
          <w:sz w:val="24"/>
          <w:szCs w:val="24"/>
        </w:rPr>
        <w:t xml:space="preserve"> </w:t>
      </w:r>
      <w:r w:rsidR="00087984" w:rsidRPr="008A007F">
        <w:rPr>
          <w:sz w:val="24"/>
          <w:szCs w:val="24"/>
        </w:rPr>
        <w:t>o</w:t>
      </w:r>
      <w:r w:rsidR="00F20542" w:rsidRPr="008A007F">
        <w:rPr>
          <w:sz w:val="24"/>
          <w:szCs w:val="24"/>
        </w:rPr>
        <w:t xml:space="preserve">n the other hand, using the estimates </w:t>
      </w:r>
      <w:r w:rsidR="008A007F" w:rsidRPr="008A007F">
        <w:rPr>
          <w:sz w:val="24"/>
          <w:szCs w:val="24"/>
        </w:rPr>
        <w:t>presented by</w:t>
      </w:r>
      <w:r w:rsidR="00F20542" w:rsidRPr="008A007F">
        <w:rPr>
          <w:sz w:val="24"/>
          <w:szCs w:val="24"/>
        </w:rPr>
        <w:t xml:space="preserve"> the income insurance model</w:t>
      </w:r>
      <w:r w:rsidR="008A007F" w:rsidRPr="008A007F">
        <w:rPr>
          <w:sz w:val="24"/>
          <w:szCs w:val="24"/>
        </w:rPr>
        <w:t>, we</w:t>
      </w:r>
      <w:r w:rsidR="00F20542" w:rsidRPr="008A007F">
        <w:rPr>
          <w:sz w:val="24"/>
          <w:szCs w:val="24"/>
        </w:rPr>
        <w:t xml:space="preserve"> find that the </w:t>
      </w:r>
      <w:r w:rsidR="008A007F" w:rsidRPr="008A007F">
        <w:rPr>
          <w:sz w:val="24"/>
          <w:szCs w:val="24"/>
        </w:rPr>
        <w:t>regulation</w:t>
      </w:r>
      <w:r w:rsidR="00F20542" w:rsidRPr="008A007F">
        <w:rPr>
          <w:sz w:val="24"/>
          <w:szCs w:val="24"/>
        </w:rPr>
        <w:t xml:space="preserve"> </w:t>
      </w:r>
      <w:r w:rsidR="00F20542" w:rsidRPr="00650FEB">
        <w:rPr>
          <w:sz w:val="24"/>
          <w:szCs w:val="24"/>
        </w:rPr>
        <w:t>increases economic welfare.</w:t>
      </w:r>
    </w:p>
    <w:p w14:paraId="242716D1" w14:textId="17FEB676" w:rsidR="008A007F" w:rsidRPr="00650FEB" w:rsidRDefault="00087984" w:rsidP="008B1B99">
      <w:pPr>
        <w:spacing w:line="360" w:lineRule="auto"/>
        <w:jc w:val="both"/>
        <w:rPr>
          <w:sz w:val="24"/>
          <w:szCs w:val="24"/>
        </w:rPr>
      </w:pPr>
      <w:r w:rsidRPr="00650FEB">
        <w:rPr>
          <w:sz w:val="24"/>
          <w:szCs w:val="24"/>
        </w:rPr>
        <w:t xml:space="preserve">In </w:t>
      </w:r>
      <w:r w:rsidR="008A007F" w:rsidRPr="00650FEB">
        <w:rPr>
          <w:sz w:val="24"/>
          <w:szCs w:val="24"/>
        </w:rPr>
        <w:t>the third case,</w:t>
      </w:r>
      <w:r w:rsidRPr="00650FEB">
        <w:rPr>
          <w:sz w:val="24"/>
          <w:szCs w:val="24"/>
        </w:rPr>
        <w:t xml:space="preserve"> </w:t>
      </w:r>
      <w:r w:rsidR="008A007F" w:rsidRPr="00650FEB">
        <w:rPr>
          <w:sz w:val="24"/>
          <w:szCs w:val="24"/>
        </w:rPr>
        <w:t>using the macro elasticity found in this paper</w:t>
      </w:r>
      <w:r w:rsidR="00CA13D5" w:rsidRPr="00650FEB">
        <w:rPr>
          <w:sz w:val="24"/>
          <w:szCs w:val="24"/>
        </w:rPr>
        <w:t>,</w:t>
      </w:r>
      <w:r w:rsidRPr="00650FEB">
        <w:rPr>
          <w:sz w:val="24"/>
          <w:szCs w:val="24"/>
        </w:rPr>
        <w:t xml:space="preserve"> we find the </w:t>
      </w:r>
      <w:r w:rsidR="008A007F" w:rsidRPr="00650FEB">
        <w:rPr>
          <w:sz w:val="24"/>
          <w:szCs w:val="24"/>
        </w:rPr>
        <w:t>regulation</w:t>
      </w:r>
      <w:r w:rsidRPr="00650FEB">
        <w:rPr>
          <w:sz w:val="24"/>
          <w:szCs w:val="24"/>
        </w:rPr>
        <w:t xml:space="preserve"> to increase the economic welfare</w:t>
      </w:r>
      <w:r w:rsidR="008A007F" w:rsidRPr="00650FEB">
        <w:rPr>
          <w:sz w:val="24"/>
          <w:szCs w:val="24"/>
        </w:rPr>
        <w:t>, thereby validating the decision to suppress the state regulation percentage</w:t>
      </w:r>
      <w:r w:rsidRPr="00650FEB">
        <w:rPr>
          <w:sz w:val="24"/>
          <w:szCs w:val="24"/>
        </w:rPr>
        <w:t>.</w:t>
      </w:r>
      <w:r w:rsidR="00CA13D5" w:rsidRPr="00650FEB">
        <w:rPr>
          <w:sz w:val="24"/>
          <w:szCs w:val="24"/>
        </w:rPr>
        <w:t xml:space="preserve"> </w:t>
      </w:r>
      <w:r w:rsidR="008A007F" w:rsidRPr="00650FEB">
        <w:rPr>
          <w:sz w:val="24"/>
          <w:szCs w:val="24"/>
        </w:rPr>
        <w:t xml:space="preserve">We reach this conclusion relying on </w:t>
      </w:r>
      <w:r w:rsidR="00665784" w:rsidRPr="00650FEB">
        <w:rPr>
          <w:sz w:val="24"/>
          <w:szCs w:val="24"/>
        </w:rPr>
        <w:t xml:space="preserve">two assumptions. </w:t>
      </w:r>
      <w:r w:rsidR="00830830" w:rsidRPr="00650FEB">
        <w:rPr>
          <w:sz w:val="24"/>
          <w:szCs w:val="24"/>
        </w:rPr>
        <w:t>First</w:t>
      </w:r>
      <w:r w:rsidR="00665784" w:rsidRPr="00650FEB">
        <w:rPr>
          <w:sz w:val="24"/>
          <w:szCs w:val="24"/>
        </w:rPr>
        <w:t>, that</w:t>
      </w:r>
      <w:r w:rsidR="000772FC" w:rsidRPr="00650FEB">
        <w:rPr>
          <w:sz w:val="24"/>
          <w:szCs w:val="24"/>
        </w:rPr>
        <w:t xml:space="preserve"> we find the</w:t>
      </w:r>
      <w:r w:rsidR="00665784" w:rsidRPr="00650FEB">
        <w:rPr>
          <w:sz w:val="24"/>
          <w:szCs w:val="24"/>
        </w:rPr>
        <w:t xml:space="preserve"> D</w:t>
      </w:r>
      <w:r w:rsidR="000772FC" w:rsidRPr="00650FEB">
        <w:rPr>
          <w:sz w:val="24"/>
          <w:szCs w:val="24"/>
        </w:rPr>
        <w:t>anish economy to be</w:t>
      </w:r>
      <w:r w:rsidR="00665784" w:rsidRPr="00650FEB">
        <w:rPr>
          <w:sz w:val="24"/>
          <w:szCs w:val="24"/>
        </w:rPr>
        <w:t xml:space="preserve"> categorized as profit-led </w:t>
      </w:r>
      <w:r w:rsidR="000772FC" w:rsidRPr="00650FEB">
        <w:rPr>
          <w:sz w:val="24"/>
          <w:szCs w:val="24"/>
        </w:rPr>
        <w:t>when wages increase,</w:t>
      </w:r>
      <w:r w:rsidR="00665784" w:rsidRPr="00650FEB">
        <w:rPr>
          <w:sz w:val="24"/>
          <w:szCs w:val="24"/>
        </w:rPr>
        <w:t xml:space="preserve"> leading to the wage-channel increasing unemployment</w:t>
      </w:r>
      <w:r w:rsidR="00830830" w:rsidRPr="00650FEB">
        <w:rPr>
          <w:sz w:val="24"/>
          <w:szCs w:val="24"/>
        </w:rPr>
        <w:t xml:space="preserve"> as a result of a lower</w:t>
      </w:r>
      <w:r w:rsidR="00665784" w:rsidRPr="00650FEB">
        <w:rPr>
          <w:sz w:val="24"/>
          <w:szCs w:val="24"/>
        </w:rPr>
        <w:t xml:space="preserve"> profit share</w:t>
      </w:r>
      <w:r w:rsidR="000772FC" w:rsidRPr="00650FEB">
        <w:rPr>
          <w:sz w:val="24"/>
          <w:szCs w:val="24"/>
        </w:rPr>
        <w:t>.</w:t>
      </w:r>
      <w:r w:rsidR="00830830" w:rsidRPr="00650FEB">
        <w:rPr>
          <w:sz w:val="24"/>
          <w:szCs w:val="24"/>
        </w:rPr>
        <w:t xml:space="preserve"> </w:t>
      </w:r>
      <w:r w:rsidR="008A007F" w:rsidRPr="00650FEB">
        <w:rPr>
          <w:sz w:val="24"/>
          <w:szCs w:val="24"/>
        </w:rPr>
        <w:t>We find the</w:t>
      </w:r>
      <w:r w:rsidR="00830830" w:rsidRPr="00650FEB">
        <w:rPr>
          <w:sz w:val="24"/>
          <w:szCs w:val="24"/>
        </w:rPr>
        <w:t xml:space="preserve"> literature </w:t>
      </w:r>
      <w:r w:rsidR="008A007F" w:rsidRPr="00650FEB">
        <w:rPr>
          <w:sz w:val="24"/>
          <w:szCs w:val="24"/>
        </w:rPr>
        <w:t xml:space="preserve">to be </w:t>
      </w:r>
      <w:r w:rsidR="00830830" w:rsidRPr="00650FEB">
        <w:rPr>
          <w:sz w:val="24"/>
          <w:szCs w:val="24"/>
        </w:rPr>
        <w:t xml:space="preserve">split in determining the Danish demand -regime, </w:t>
      </w:r>
      <w:r w:rsidRPr="00650FEB">
        <w:rPr>
          <w:sz w:val="24"/>
          <w:szCs w:val="24"/>
        </w:rPr>
        <w:t>but</w:t>
      </w:r>
      <w:r w:rsidR="008A007F" w:rsidRPr="00650FEB">
        <w:rPr>
          <w:sz w:val="24"/>
          <w:szCs w:val="24"/>
        </w:rPr>
        <w:t xml:space="preserve"> as</w:t>
      </w:r>
      <w:r w:rsidRPr="00650FEB">
        <w:rPr>
          <w:sz w:val="24"/>
          <w:szCs w:val="24"/>
        </w:rPr>
        <w:t xml:space="preserve"> </w:t>
      </w:r>
      <w:r w:rsidR="00830830" w:rsidRPr="00650FEB">
        <w:rPr>
          <w:sz w:val="24"/>
          <w:szCs w:val="24"/>
        </w:rPr>
        <w:t>we find</w:t>
      </w:r>
      <w:r w:rsidR="008A007F" w:rsidRPr="00650FEB">
        <w:rPr>
          <w:sz w:val="24"/>
          <w:szCs w:val="24"/>
        </w:rPr>
        <w:t xml:space="preserve"> our</w:t>
      </w:r>
      <w:r w:rsidR="00830830" w:rsidRPr="00650FEB">
        <w:rPr>
          <w:sz w:val="24"/>
          <w:szCs w:val="24"/>
        </w:rPr>
        <w:t xml:space="preserve"> result</w:t>
      </w:r>
      <w:r w:rsidR="008A007F" w:rsidRPr="00650FEB">
        <w:rPr>
          <w:sz w:val="24"/>
          <w:szCs w:val="24"/>
        </w:rPr>
        <w:t xml:space="preserve"> from the model indicating that Denmark is categorized as profit-led</w:t>
      </w:r>
      <w:r w:rsidR="00830830" w:rsidRPr="00650FEB">
        <w:rPr>
          <w:sz w:val="24"/>
          <w:szCs w:val="24"/>
        </w:rPr>
        <w:t xml:space="preserve"> to be</w:t>
      </w:r>
      <w:r w:rsidR="000772FC" w:rsidRPr="00650FEB">
        <w:rPr>
          <w:sz w:val="24"/>
          <w:szCs w:val="24"/>
        </w:rPr>
        <w:t xml:space="preserve"> very</w:t>
      </w:r>
      <w:r w:rsidR="00830830" w:rsidRPr="00650FEB">
        <w:rPr>
          <w:sz w:val="24"/>
          <w:szCs w:val="24"/>
        </w:rPr>
        <w:t xml:space="preserve"> robust in our model</w:t>
      </w:r>
      <w:r w:rsidR="008A007F" w:rsidRPr="00650FEB">
        <w:rPr>
          <w:sz w:val="24"/>
          <w:szCs w:val="24"/>
        </w:rPr>
        <w:t xml:space="preserve"> we rely on this result</w:t>
      </w:r>
      <w:r w:rsidR="00830830" w:rsidRPr="00650FEB">
        <w:rPr>
          <w:sz w:val="24"/>
          <w:szCs w:val="24"/>
        </w:rPr>
        <w:t xml:space="preserve">. </w:t>
      </w:r>
      <w:r w:rsidR="00B22025" w:rsidRPr="00650FEB">
        <w:rPr>
          <w:sz w:val="24"/>
          <w:szCs w:val="24"/>
        </w:rPr>
        <w:br/>
      </w:r>
      <w:r w:rsidR="00830830" w:rsidRPr="00650FEB">
        <w:rPr>
          <w:sz w:val="24"/>
          <w:szCs w:val="24"/>
        </w:rPr>
        <w:t xml:space="preserve">Second, </w:t>
      </w:r>
      <w:bookmarkStart w:id="97" w:name="_Hlk120455450"/>
      <w:r w:rsidR="00830830" w:rsidRPr="00650FEB">
        <w:rPr>
          <w:sz w:val="24"/>
          <w:szCs w:val="24"/>
        </w:rPr>
        <w:t xml:space="preserve">we assume the worker unions in Denmark to be capable of affecting wages when the gap between the level of income insurance and wages </w:t>
      </w:r>
      <w:bookmarkEnd w:id="97"/>
      <w:r w:rsidR="00B61329" w:rsidRPr="00650FEB">
        <w:rPr>
          <w:sz w:val="24"/>
          <w:szCs w:val="24"/>
        </w:rPr>
        <w:t>gets</w:t>
      </w:r>
      <w:r w:rsidR="008A007F" w:rsidRPr="00650FEB">
        <w:rPr>
          <w:sz w:val="24"/>
          <w:szCs w:val="24"/>
        </w:rPr>
        <w:t xml:space="preserve"> below a certain threshold</w:t>
      </w:r>
      <w:r w:rsidR="00830830" w:rsidRPr="00650FEB">
        <w:rPr>
          <w:sz w:val="24"/>
          <w:szCs w:val="24"/>
        </w:rPr>
        <w:t xml:space="preserve">. </w:t>
      </w:r>
      <w:bookmarkStart w:id="98" w:name="_Hlk120455479"/>
      <w:r w:rsidR="008A007F" w:rsidRPr="00650FEB">
        <w:rPr>
          <w:sz w:val="24"/>
          <w:szCs w:val="24"/>
        </w:rPr>
        <w:t>Even though we find empirical evidence for this</w:t>
      </w:r>
      <w:r w:rsidR="00650FEB" w:rsidRPr="00650FEB">
        <w:rPr>
          <w:sz w:val="24"/>
          <w:szCs w:val="24"/>
        </w:rPr>
        <w:t xml:space="preserve"> in the literature</w:t>
      </w:r>
      <w:r w:rsidR="008A007F" w:rsidRPr="00650FEB">
        <w:rPr>
          <w:sz w:val="24"/>
          <w:szCs w:val="24"/>
        </w:rPr>
        <w:t>, there seems to be no significant relationship between the level of income insurance and wages using our own data for Denmark. This suggests that we should leave out the wage-channel when estimating the total macro elasticity. Doing this</w:t>
      </w:r>
      <w:r w:rsidR="001F108A">
        <w:rPr>
          <w:sz w:val="24"/>
          <w:szCs w:val="24"/>
        </w:rPr>
        <w:t>,</w:t>
      </w:r>
      <w:r w:rsidR="008A007F" w:rsidRPr="00650FEB">
        <w:rPr>
          <w:sz w:val="24"/>
          <w:szCs w:val="24"/>
        </w:rPr>
        <w:t xml:space="preserve"> we obtain an estimate of 0.47 instead of 0.89, thereby resulting in the opposite conclusion, leaving the political decision to suppress the state regulation percentage to lower the economic welfare.</w:t>
      </w:r>
    </w:p>
    <w:bookmarkEnd w:id="98"/>
    <w:p w14:paraId="25A3A5A4" w14:textId="77777777" w:rsidR="00E04480" w:rsidRPr="00665784" w:rsidRDefault="00E04480" w:rsidP="008B1B99">
      <w:pPr>
        <w:jc w:val="both"/>
      </w:pPr>
    </w:p>
    <w:p w14:paraId="55D55952" w14:textId="6F32386E" w:rsidR="004C5315" w:rsidRPr="00665784" w:rsidRDefault="004C5315" w:rsidP="008B1B99">
      <w:pPr>
        <w:jc w:val="both"/>
      </w:pPr>
    </w:p>
    <w:p w14:paraId="74ABB717" w14:textId="7589233E" w:rsidR="00CD17D9" w:rsidRPr="00B33E3B" w:rsidRDefault="00CD17D9" w:rsidP="008B1B99">
      <w:pPr>
        <w:pStyle w:val="Overskrift1"/>
        <w:jc w:val="both"/>
        <w:rPr>
          <w:lang w:val="da-DK"/>
        </w:rPr>
      </w:pPr>
      <w:r w:rsidRPr="00B33E3B">
        <w:rPr>
          <w:lang w:val="da-DK"/>
        </w:rPr>
        <w:t xml:space="preserve">Reference list </w:t>
      </w:r>
    </w:p>
    <w:p w14:paraId="2919FEF5" w14:textId="7D0416A6" w:rsidR="00CD17D9" w:rsidRPr="00B33E3B" w:rsidRDefault="00CD17D9" w:rsidP="008B1B99">
      <w:pPr>
        <w:jc w:val="both"/>
        <w:rPr>
          <w:lang w:val="da-DK"/>
        </w:rPr>
      </w:pPr>
    </w:p>
    <w:p w14:paraId="7A936B36" w14:textId="177AD75B" w:rsidR="00B908B6" w:rsidRPr="00F85892" w:rsidRDefault="00333B3D" w:rsidP="008B1B99">
      <w:pPr>
        <w:widowControl w:val="0"/>
        <w:autoSpaceDE w:val="0"/>
        <w:autoSpaceDN w:val="0"/>
        <w:adjustRightInd w:val="0"/>
        <w:spacing w:line="240" w:lineRule="auto"/>
        <w:ind w:left="480" w:hanging="480"/>
        <w:jc w:val="both"/>
        <w:rPr>
          <w:rFonts w:ascii="Calibri" w:hAnsi="Calibri" w:cs="Calibri"/>
          <w:noProof/>
          <w:szCs w:val="24"/>
          <w:lang w:val="da-DK"/>
        </w:rPr>
      </w:pPr>
      <w:r>
        <w:fldChar w:fldCharType="begin" w:fldLock="1"/>
      </w:r>
      <w:r w:rsidRPr="00B33E3B">
        <w:rPr>
          <w:lang w:val="da-DK"/>
        </w:rPr>
        <w:instrText xml:space="preserve">ADDIN Mendeley Bibliography CSL_BIBLIOGRAPHY </w:instrText>
      </w:r>
      <w:r>
        <w:fldChar w:fldCharType="separate"/>
      </w:r>
      <w:r w:rsidR="00B908B6" w:rsidRPr="00F85892">
        <w:rPr>
          <w:rFonts w:ascii="Calibri" w:hAnsi="Calibri" w:cs="Calibri"/>
          <w:noProof/>
          <w:szCs w:val="24"/>
          <w:lang w:val="da-DK"/>
        </w:rPr>
        <w:t xml:space="preserve">Aastrup, M. (2018). 30 Års dagpengeforringelser. </w:t>
      </w:r>
      <w:r w:rsidR="00B908B6" w:rsidRPr="00F85892">
        <w:rPr>
          <w:rFonts w:ascii="Calibri" w:hAnsi="Calibri" w:cs="Calibri"/>
          <w:i/>
          <w:iCs/>
          <w:noProof/>
          <w:szCs w:val="24"/>
          <w:lang w:val="da-DK"/>
        </w:rPr>
        <w:t>Landsorganisationen</w:t>
      </w:r>
      <w:r w:rsidR="00B908B6" w:rsidRPr="00F85892">
        <w:rPr>
          <w:rFonts w:ascii="Calibri" w:hAnsi="Calibri" w:cs="Calibri"/>
          <w:noProof/>
          <w:szCs w:val="24"/>
          <w:lang w:val="da-DK"/>
        </w:rPr>
        <w:t xml:space="preserve">, </w:t>
      </w:r>
      <w:r w:rsidR="00B908B6" w:rsidRPr="00F85892">
        <w:rPr>
          <w:rFonts w:ascii="Calibri" w:hAnsi="Calibri" w:cs="Calibri"/>
          <w:i/>
          <w:iCs/>
          <w:noProof/>
          <w:szCs w:val="24"/>
          <w:lang w:val="da-DK"/>
        </w:rPr>
        <w:t>September 2018</w:t>
      </w:r>
      <w:r w:rsidR="00B908B6" w:rsidRPr="00F85892">
        <w:rPr>
          <w:rFonts w:ascii="Calibri" w:hAnsi="Calibri" w:cs="Calibri"/>
          <w:noProof/>
          <w:szCs w:val="24"/>
          <w:lang w:val="da-DK"/>
        </w:rPr>
        <w:t>.</w:t>
      </w:r>
    </w:p>
    <w:p w14:paraId="0484E9C9" w14:textId="77777777" w:rsidR="00B908B6" w:rsidRPr="00F85892" w:rsidRDefault="00B908B6" w:rsidP="008B1B99">
      <w:pPr>
        <w:widowControl w:val="0"/>
        <w:autoSpaceDE w:val="0"/>
        <w:autoSpaceDN w:val="0"/>
        <w:adjustRightInd w:val="0"/>
        <w:spacing w:line="240" w:lineRule="auto"/>
        <w:ind w:left="480" w:hanging="480"/>
        <w:jc w:val="both"/>
        <w:rPr>
          <w:rFonts w:ascii="Calibri" w:hAnsi="Calibri" w:cs="Calibri"/>
          <w:noProof/>
          <w:szCs w:val="24"/>
          <w:lang w:val="da-DK"/>
        </w:rPr>
      </w:pPr>
      <w:r w:rsidRPr="00F85892">
        <w:rPr>
          <w:rFonts w:ascii="Calibri" w:hAnsi="Calibri" w:cs="Calibri"/>
          <w:noProof/>
          <w:szCs w:val="24"/>
          <w:lang w:val="da-DK"/>
        </w:rPr>
        <w:t xml:space="preserve">Andersen, T. M., &amp; Svarer, M. (2006). Flexicurity: The Danish Labour-Market Model. </w:t>
      </w:r>
      <w:r w:rsidRPr="00F85892">
        <w:rPr>
          <w:rFonts w:ascii="Calibri" w:hAnsi="Calibri" w:cs="Calibri"/>
          <w:i/>
          <w:iCs/>
          <w:noProof/>
          <w:szCs w:val="24"/>
          <w:lang w:val="da-DK"/>
        </w:rPr>
        <w:t>Ekonomisk Debatt</w:t>
      </w:r>
      <w:r w:rsidRPr="00F85892">
        <w:rPr>
          <w:rFonts w:ascii="Calibri" w:hAnsi="Calibri" w:cs="Calibri"/>
          <w:noProof/>
          <w:szCs w:val="24"/>
          <w:lang w:val="da-DK"/>
        </w:rPr>
        <w:t xml:space="preserve">, </w:t>
      </w:r>
      <w:r w:rsidRPr="00F85892">
        <w:rPr>
          <w:rFonts w:ascii="Calibri" w:hAnsi="Calibri" w:cs="Calibri"/>
          <w:i/>
          <w:iCs/>
          <w:noProof/>
          <w:szCs w:val="24"/>
          <w:lang w:val="da-DK"/>
        </w:rPr>
        <w:t>1</w:t>
      </w:r>
      <w:r w:rsidRPr="00F85892">
        <w:rPr>
          <w:rFonts w:ascii="Calibri" w:hAnsi="Calibri" w:cs="Calibri"/>
          <w:noProof/>
          <w:szCs w:val="24"/>
          <w:lang w:val="da-DK"/>
        </w:rPr>
        <w:t>(April), 17–29.</w:t>
      </w:r>
    </w:p>
    <w:p w14:paraId="7A097E89" w14:textId="77777777" w:rsidR="00B908B6" w:rsidRPr="00B908B6" w:rsidRDefault="00B908B6" w:rsidP="008B1B99">
      <w:pPr>
        <w:widowControl w:val="0"/>
        <w:autoSpaceDE w:val="0"/>
        <w:autoSpaceDN w:val="0"/>
        <w:adjustRightInd w:val="0"/>
        <w:spacing w:line="240" w:lineRule="auto"/>
        <w:ind w:left="480" w:hanging="480"/>
        <w:jc w:val="both"/>
        <w:rPr>
          <w:rFonts w:ascii="Calibri" w:hAnsi="Calibri" w:cs="Calibri"/>
          <w:noProof/>
          <w:szCs w:val="24"/>
        </w:rPr>
      </w:pPr>
      <w:r w:rsidRPr="00F85892">
        <w:rPr>
          <w:rFonts w:ascii="Calibri" w:hAnsi="Calibri" w:cs="Calibri"/>
          <w:noProof/>
          <w:szCs w:val="24"/>
          <w:lang w:val="da-DK"/>
        </w:rPr>
        <w:t xml:space="preserve">Andersen, T. M., Svarer, M., &amp; Vejlin, R. M. (2015). Litteraturreview af effekter af indretning af arbejdsunderstøttelsen. </w:t>
      </w:r>
      <w:r w:rsidRPr="00B908B6">
        <w:rPr>
          <w:rFonts w:ascii="Calibri" w:hAnsi="Calibri" w:cs="Calibri"/>
          <w:i/>
          <w:iCs/>
          <w:noProof/>
          <w:szCs w:val="24"/>
        </w:rPr>
        <w:t>Beskæftigelsesministeriet</w:t>
      </w:r>
      <w:r w:rsidRPr="00B908B6">
        <w:rPr>
          <w:rFonts w:ascii="Calibri" w:hAnsi="Calibri" w:cs="Calibri"/>
          <w:noProof/>
          <w:szCs w:val="24"/>
        </w:rPr>
        <w:t>, 1–99.</w:t>
      </w:r>
    </w:p>
    <w:p w14:paraId="594848A7" w14:textId="77777777" w:rsidR="00B908B6" w:rsidRPr="00B908B6" w:rsidRDefault="00B908B6" w:rsidP="008B1B99">
      <w:pPr>
        <w:widowControl w:val="0"/>
        <w:autoSpaceDE w:val="0"/>
        <w:autoSpaceDN w:val="0"/>
        <w:adjustRightInd w:val="0"/>
        <w:spacing w:line="240" w:lineRule="auto"/>
        <w:ind w:left="480" w:hanging="480"/>
        <w:jc w:val="both"/>
        <w:rPr>
          <w:rFonts w:ascii="Calibri" w:hAnsi="Calibri" w:cs="Calibri"/>
          <w:noProof/>
          <w:szCs w:val="24"/>
        </w:rPr>
      </w:pPr>
      <w:r w:rsidRPr="00B908B6">
        <w:rPr>
          <w:rFonts w:ascii="Calibri" w:hAnsi="Calibri" w:cs="Calibri"/>
          <w:noProof/>
          <w:szCs w:val="24"/>
        </w:rPr>
        <w:t xml:space="preserve">Boone, C., Dube, A., Goodman, L., &amp; Kaplan, E. (2021). Unemployment Insurance Generosity and Aggregate Employment. </w:t>
      </w:r>
      <w:r w:rsidRPr="00B908B6">
        <w:rPr>
          <w:rFonts w:ascii="Calibri" w:hAnsi="Calibri" w:cs="Calibri"/>
          <w:i/>
          <w:iCs/>
          <w:noProof/>
          <w:szCs w:val="24"/>
        </w:rPr>
        <w:t>American Economic Journal: Economic Policy</w:t>
      </w:r>
      <w:r w:rsidRPr="00B908B6">
        <w:rPr>
          <w:rFonts w:ascii="Calibri" w:hAnsi="Calibri" w:cs="Calibri"/>
          <w:noProof/>
          <w:szCs w:val="24"/>
        </w:rPr>
        <w:t xml:space="preserve">, </w:t>
      </w:r>
      <w:r w:rsidRPr="00B908B6">
        <w:rPr>
          <w:rFonts w:ascii="Calibri" w:hAnsi="Calibri" w:cs="Calibri"/>
          <w:i/>
          <w:iCs/>
          <w:noProof/>
          <w:szCs w:val="24"/>
        </w:rPr>
        <w:t>13</w:t>
      </w:r>
      <w:r w:rsidRPr="00B908B6">
        <w:rPr>
          <w:rFonts w:ascii="Calibri" w:hAnsi="Calibri" w:cs="Calibri"/>
          <w:noProof/>
          <w:szCs w:val="24"/>
        </w:rPr>
        <w:t>(2), 58–99. https://doi.org/10.1257/pol.20160613</w:t>
      </w:r>
    </w:p>
    <w:p w14:paraId="45180450" w14:textId="77777777" w:rsidR="00B908B6" w:rsidRPr="00B908B6" w:rsidRDefault="00B908B6" w:rsidP="008B1B99">
      <w:pPr>
        <w:widowControl w:val="0"/>
        <w:autoSpaceDE w:val="0"/>
        <w:autoSpaceDN w:val="0"/>
        <w:adjustRightInd w:val="0"/>
        <w:spacing w:line="240" w:lineRule="auto"/>
        <w:ind w:left="480" w:hanging="480"/>
        <w:jc w:val="both"/>
        <w:rPr>
          <w:rFonts w:ascii="Calibri" w:hAnsi="Calibri" w:cs="Calibri"/>
          <w:noProof/>
          <w:szCs w:val="24"/>
        </w:rPr>
      </w:pPr>
      <w:r w:rsidRPr="00B908B6">
        <w:rPr>
          <w:rFonts w:ascii="Calibri" w:hAnsi="Calibri" w:cs="Calibri"/>
          <w:noProof/>
          <w:szCs w:val="24"/>
        </w:rPr>
        <w:t xml:space="preserve">Byrialsen, M. R., &amp; Raza, H. (2018). Macroeconomic effects of unemployment benefits in small open economies: A stock–flow consistent approach. </w:t>
      </w:r>
      <w:r w:rsidRPr="00B908B6">
        <w:rPr>
          <w:rFonts w:ascii="Calibri" w:hAnsi="Calibri" w:cs="Calibri"/>
          <w:i/>
          <w:iCs/>
          <w:noProof/>
          <w:szCs w:val="24"/>
        </w:rPr>
        <w:t xml:space="preserve">European Journal of Economics and Economic Policies: </w:t>
      </w:r>
      <w:r w:rsidRPr="00B908B6">
        <w:rPr>
          <w:rFonts w:ascii="Calibri" w:hAnsi="Calibri" w:cs="Calibri"/>
          <w:i/>
          <w:iCs/>
          <w:noProof/>
          <w:szCs w:val="24"/>
        </w:rPr>
        <w:lastRenderedPageBreak/>
        <w:t>Intervention</w:t>
      </w:r>
      <w:r w:rsidRPr="00B908B6">
        <w:rPr>
          <w:rFonts w:ascii="Calibri" w:hAnsi="Calibri" w:cs="Calibri"/>
          <w:noProof/>
          <w:szCs w:val="24"/>
        </w:rPr>
        <w:t xml:space="preserve">, </w:t>
      </w:r>
      <w:r w:rsidRPr="00B908B6">
        <w:rPr>
          <w:rFonts w:ascii="Calibri" w:hAnsi="Calibri" w:cs="Calibri"/>
          <w:i/>
          <w:iCs/>
          <w:noProof/>
          <w:szCs w:val="24"/>
        </w:rPr>
        <w:t>15</w:t>
      </w:r>
      <w:r w:rsidRPr="00B908B6">
        <w:rPr>
          <w:rFonts w:ascii="Calibri" w:hAnsi="Calibri" w:cs="Calibri"/>
          <w:noProof/>
          <w:szCs w:val="24"/>
        </w:rPr>
        <w:t>(3), 335–363. https://doi.org/10.4337/ejeep.2018.0032</w:t>
      </w:r>
    </w:p>
    <w:p w14:paraId="456A3C24" w14:textId="77777777" w:rsidR="00B908B6" w:rsidRPr="00B908B6" w:rsidRDefault="00B908B6" w:rsidP="008B1B99">
      <w:pPr>
        <w:widowControl w:val="0"/>
        <w:autoSpaceDE w:val="0"/>
        <w:autoSpaceDN w:val="0"/>
        <w:adjustRightInd w:val="0"/>
        <w:spacing w:line="240" w:lineRule="auto"/>
        <w:ind w:left="480" w:hanging="480"/>
        <w:jc w:val="both"/>
        <w:rPr>
          <w:rFonts w:ascii="Calibri" w:hAnsi="Calibri" w:cs="Calibri"/>
          <w:noProof/>
          <w:szCs w:val="24"/>
        </w:rPr>
      </w:pPr>
      <w:r w:rsidRPr="00F85892">
        <w:rPr>
          <w:rFonts w:ascii="Calibri" w:hAnsi="Calibri" w:cs="Calibri"/>
          <w:noProof/>
          <w:szCs w:val="24"/>
          <w:lang w:val="da-DK"/>
        </w:rPr>
        <w:t xml:space="preserve">Byrialsen, M. R., Raza, H., &amp; Valdecantos, S. (2022). </w:t>
      </w:r>
      <w:r w:rsidRPr="00B908B6">
        <w:rPr>
          <w:rFonts w:ascii="Calibri" w:hAnsi="Calibri" w:cs="Calibri"/>
          <w:i/>
          <w:iCs/>
          <w:noProof/>
          <w:szCs w:val="24"/>
        </w:rPr>
        <w:t>QMDE : A QUARTERLY EMPIRICAL MODEL FOR THE DANISH ECONOMY : A STOCK-FLOW CONSISTENT APPROACH</w:t>
      </w:r>
      <w:r w:rsidRPr="00B908B6">
        <w:rPr>
          <w:rFonts w:ascii="Calibri" w:hAnsi="Calibri" w:cs="Calibri"/>
          <w:noProof/>
          <w:szCs w:val="24"/>
        </w:rPr>
        <w:t xml:space="preserve">. </w:t>
      </w:r>
      <w:r w:rsidRPr="00B908B6">
        <w:rPr>
          <w:rFonts w:ascii="Calibri" w:hAnsi="Calibri" w:cs="Calibri"/>
          <w:i/>
          <w:iCs/>
          <w:noProof/>
          <w:szCs w:val="24"/>
        </w:rPr>
        <w:t>79</w:t>
      </w:r>
      <w:r w:rsidRPr="00B908B6">
        <w:rPr>
          <w:rFonts w:ascii="Calibri" w:hAnsi="Calibri" w:cs="Calibri"/>
          <w:noProof/>
          <w:szCs w:val="24"/>
        </w:rPr>
        <w:t>.</w:t>
      </w:r>
    </w:p>
    <w:p w14:paraId="17920B12" w14:textId="77777777" w:rsidR="00B908B6" w:rsidRPr="00B908B6" w:rsidRDefault="00B908B6" w:rsidP="008B1B99">
      <w:pPr>
        <w:widowControl w:val="0"/>
        <w:autoSpaceDE w:val="0"/>
        <w:autoSpaceDN w:val="0"/>
        <w:adjustRightInd w:val="0"/>
        <w:spacing w:line="240" w:lineRule="auto"/>
        <w:ind w:left="480" w:hanging="480"/>
        <w:jc w:val="both"/>
        <w:rPr>
          <w:rFonts w:ascii="Calibri" w:hAnsi="Calibri" w:cs="Calibri"/>
          <w:noProof/>
          <w:szCs w:val="24"/>
        </w:rPr>
      </w:pPr>
      <w:r w:rsidRPr="00B908B6">
        <w:rPr>
          <w:rFonts w:ascii="Calibri" w:hAnsi="Calibri" w:cs="Calibri"/>
          <w:noProof/>
          <w:szCs w:val="24"/>
        </w:rPr>
        <w:t xml:space="preserve">Chetty, R. (2006). A general formula for the optimal level of social insurance. </w:t>
      </w:r>
      <w:r w:rsidRPr="00B908B6">
        <w:rPr>
          <w:rFonts w:ascii="Calibri" w:hAnsi="Calibri" w:cs="Calibri"/>
          <w:i/>
          <w:iCs/>
          <w:noProof/>
          <w:szCs w:val="24"/>
        </w:rPr>
        <w:t>Journal of Public Economics</w:t>
      </w:r>
      <w:r w:rsidRPr="00B908B6">
        <w:rPr>
          <w:rFonts w:ascii="Calibri" w:hAnsi="Calibri" w:cs="Calibri"/>
          <w:noProof/>
          <w:szCs w:val="24"/>
        </w:rPr>
        <w:t xml:space="preserve">, </w:t>
      </w:r>
      <w:r w:rsidRPr="00B908B6">
        <w:rPr>
          <w:rFonts w:ascii="Calibri" w:hAnsi="Calibri" w:cs="Calibri"/>
          <w:i/>
          <w:iCs/>
          <w:noProof/>
          <w:szCs w:val="24"/>
        </w:rPr>
        <w:t>90</w:t>
      </w:r>
      <w:r w:rsidRPr="00B908B6">
        <w:rPr>
          <w:rFonts w:ascii="Calibri" w:hAnsi="Calibri" w:cs="Calibri"/>
          <w:noProof/>
          <w:szCs w:val="24"/>
        </w:rPr>
        <w:t>(10–11), 1879–1901. https://doi.org/10.1016/j.jpubeco.2006.01.004</w:t>
      </w:r>
    </w:p>
    <w:p w14:paraId="58BF6AC8" w14:textId="77777777" w:rsidR="00B908B6" w:rsidRPr="00B908B6" w:rsidRDefault="00B908B6" w:rsidP="008B1B99">
      <w:pPr>
        <w:widowControl w:val="0"/>
        <w:autoSpaceDE w:val="0"/>
        <w:autoSpaceDN w:val="0"/>
        <w:adjustRightInd w:val="0"/>
        <w:spacing w:line="240" w:lineRule="auto"/>
        <w:ind w:left="480" w:hanging="480"/>
        <w:jc w:val="both"/>
        <w:rPr>
          <w:rFonts w:ascii="Calibri" w:hAnsi="Calibri" w:cs="Calibri"/>
          <w:noProof/>
          <w:szCs w:val="24"/>
        </w:rPr>
      </w:pPr>
      <w:r w:rsidRPr="00B908B6">
        <w:rPr>
          <w:rFonts w:ascii="Calibri" w:hAnsi="Calibri" w:cs="Calibri"/>
          <w:noProof/>
          <w:szCs w:val="24"/>
        </w:rPr>
        <w:t xml:space="preserve">Chetty, R. (2008). Moral hazard versus liquidity and optimal unemployment insurance. </w:t>
      </w:r>
      <w:r w:rsidRPr="00B908B6">
        <w:rPr>
          <w:rFonts w:ascii="Calibri" w:hAnsi="Calibri" w:cs="Calibri"/>
          <w:i/>
          <w:iCs/>
          <w:noProof/>
          <w:szCs w:val="24"/>
        </w:rPr>
        <w:t>Journal of Political Economy</w:t>
      </w:r>
      <w:r w:rsidRPr="00B908B6">
        <w:rPr>
          <w:rFonts w:ascii="Calibri" w:hAnsi="Calibri" w:cs="Calibri"/>
          <w:noProof/>
          <w:szCs w:val="24"/>
        </w:rPr>
        <w:t xml:space="preserve">, </w:t>
      </w:r>
      <w:r w:rsidRPr="00B908B6">
        <w:rPr>
          <w:rFonts w:ascii="Calibri" w:hAnsi="Calibri" w:cs="Calibri"/>
          <w:i/>
          <w:iCs/>
          <w:noProof/>
          <w:szCs w:val="24"/>
        </w:rPr>
        <w:t>116</w:t>
      </w:r>
      <w:r w:rsidRPr="00B908B6">
        <w:rPr>
          <w:rFonts w:ascii="Calibri" w:hAnsi="Calibri" w:cs="Calibri"/>
          <w:noProof/>
          <w:szCs w:val="24"/>
        </w:rPr>
        <w:t>(2), 173–234. https://doi.org/10.1086/588585</w:t>
      </w:r>
    </w:p>
    <w:p w14:paraId="4270722B" w14:textId="77777777" w:rsidR="00B908B6" w:rsidRPr="00F85892" w:rsidRDefault="00B908B6" w:rsidP="008B1B99">
      <w:pPr>
        <w:widowControl w:val="0"/>
        <w:autoSpaceDE w:val="0"/>
        <w:autoSpaceDN w:val="0"/>
        <w:adjustRightInd w:val="0"/>
        <w:spacing w:line="240" w:lineRule="auto"/>
        <w:ind w:left="480" w:hanging="480"/>
        <w:jc w:val="both"/>
        <w:rPr>
          <w:rFonts w:ascii="Calibri" w:hAnsi="Calibri" w:cs="Calibri"/>
          <w:noProof/>
          <w:szCs w:val="24"/>
          <w:lang w:val="da-DK"/>
        </w:rPr>
      </w:pPr>
      <w:r w:rsidRPr="00B908B6">
        <w:rPr>
          <w:rFonts w:ascii="Calibri" w:hAnsi="Calibri" w:cs="Calibri"/>
          <w:noProof/>
          <w:szCs w:val="24"/>
        </w:rPr>
        <w:t xml:space="preserve">Danish Ministry of Taxation. </w:t>
      </w:r>
      <w:r w:rsidRPr="00F85892">
        <w:rPr>
          <w:rFonts w:ascii="Calibri" w:hAnsi="Calibri" w:cs="Calibri"/>
          <w:noProof/>
          <w:szCs w:val="24"/>
          <w:lang w:val="da-DK"/>
        </w:rPr>
        <w:t xml:space="preserve">(2012). </w:t>
      </w:r>
      <w:r w:rsidRPr="00F85892">
        <w:rPr>
          <w:rFonts w:ascii="Calibri" w:hAnsi="Calibri" w:cs="Calibri"/>
          <w:i/>
          <w:iCs/>
          <w:noProof/>
          <w:szCs w:val="24"/>
          <w:lang w:val="da-DK"/>
        </w:rPr>
        <w:t>Aftale om skattereform</w:t>
      </w:r>
      <w:r w:rsidRPr="00F85892">
        <w:rPr>
          <w:rFonts w:ascii="Calibri" w:hAnsi="Calibri" w:cs="Calibri"/>
          <w:noProof/>
          <w:szCs w:val="24"/>
          <w:lang w:val="da-DK"/>
        </w:rPr>
        <w:t>. 1–28.</w:t>
      </w:r>
    </w:p>
    <w:p w14:paraId="6ED8AA98" w14:textId="77777777" w:rsidR="00B908B6" w:rsidRPr="00F85892" w:rsidRDefault="00B908B6" w:rsidP="008B1B99">
      <w:pPr>
        <w:widowControl w:val="0"/>
        <w:autoSpaceDE w:val="0"/>
        <w:autoSpaceDN w:val="0"/>
        <w:adjustRightInd w:val="0"/>
        <w:spacing w:line="240" w:lineRule="auto"/>
        <w:ind w:left="480" w:hanging="480"/>
        <w:jc w:val="both"/>
        <w:rPr>
          <w:rFonts w:ascii="Calibri" w:hAnsi="Calibri" w:cs="Calibri"/>
          <w:noProof/>
          <w:szCs w:val="24"/>
          <w:lang w:val="da-DK"/>
        </w:rPr>
      </w:pPr>
      <w:r w:rsidRPr="00F85892">
        <w:rPr>
          <w:rFonts w:ascii="Calibri" w:hAnsi="Calibri" w:cs="Calibri"/>
          <w:noProof/>
          <w:szCs w:val="24"/>
          <w:lang w:val="da-DK"/>
        </w:rPr>
        <w:t xml:space="preserve">Dieterle, S., Bartalotti, O., &amp; Brummet, Q. (2021). </w:t>
      </w:r>
      <w:r w:rsidRPr="00B908B6">
        <w:rPr>
          <w:rFonts w:ascii="Calibri" w:hAnsi="Calibri" w:cs="Calibri"/>
          <w:noProof/>
          <w:szCs w:val="24"/>
        </w:rPr>
        <w:t xml:space="preserve">Revisiting the Effects of Unemployment Insurance Extensions on Unemployment: A Measurement Error-Corrected Regression Discontinuity Approach. </w:t>
      </w:r>
      <w:r w:rsidRPr="00F85892">
        <w:rPr>
          <w:rFonts w:ascii="Calibri" w:hAnsi="Calibri" w:cs="Calibri"/>
          <w:i/>
          <w:iCs/>
          <w:noProof/>
          <w:szCs w:val="24"/>
          <w:lang w:val="da-DK"/>
        </w:rPr>
        <w:t>SSRN Electronic Journal</w:t>
      </w:r>
      <w:r w:rsidRPr="00F85892">
        <w:rPr>
          <w:rFonts w:ascii="Calibri" w:hAnsi="Calibri" w:cs="Calibri"/>
          <w:noProof/>
          <w:szCs w:val="24"/>
          <w:lang w:val="da-DK"/>
        </w:rPr>
        <w:t xml:space="preserve">, </w:t>
      </w:r>
      <w:r w:rsidRPr="00F85892">
        <w:rPr>
          <w:rFonts w:ascii="Calibri" w:hAnsi="Calibri" w:cs="Calibri"/>
          <w:i/>
          <w:iCs/>
          <w:noProof/>
          <w:szCs w:val="24"/>
          <w:lang w:val="da-DK"/>
        </w:rPr>
        <w:t>11496</w:t>
      </w:r>
      <w:r w:rsidRPr="00F85892">
        <w:rPr>
          <w:rFonts w:ascii="Calibri" w:hAnsi="Calibri" w:cs="Calibri"/>
          <w:noProof/>
          <w:szCs w:val="24"/>
          <w:lang w:val="da-DK"/>
        </w:rPr>
        <w:t>. https://doi.org/10.2139/ssrn.3177370</w:t>
      </w:r>
    </w:p>
    <w:p w14:paraId="0915744C" w14:textId="77777777" w:rsidR="00B908B6" w:rsidRPr="00F85892" w:rsidRDefault="00B908B6" w:rsidP="008B1B99">
      <w:pPr>
        <w:widowControl w:val="0"/>
        <w:autoSpaceDE w:val="0"/>
        <w:autoSpaceDN w:val="0"/>
        <w:adjustRightInd w:val="0"/>
        <w:spacing w:line="240" w:lineRule="auto"/>
        <w:ind w:left="480" w:hanging="480"/>
        <w:jc w:val="both"/>
        <w:rPr>
          <w:rFonts w:ascii="Calibri" w:hAnsi="Calibri" w:cs="Calibri"/>
          <w:noProof/>
          <w:szCs w:val="24"/>
          <w:lang w:val="da-DK"/>
        </w:rPr>
      </w:pPr>
      <w:r w:rsidRPr="00F85892">
        <w:rPr>
          <w:rFonts w:ascii="Calibri" w:hAnsi="Calibri" w:cs="Calibri"/>
          <w:noProof/>
          <w:szCs w:val="24"/>
          <w:lang w:val="da-DK"/>
        </w:rPr>
        <w:t xml:space="preserve">DØRS. (2014). </w:t>
      </w:r>
      <w:r w:rsidRPr="00F85892">
        <w:rPr>
          <w:rFonts w:ascii="Calibri" w:hAnsi="Calibri" w:cs="Calibri"/>
          <w:i/>
          <w:iCs/>
          <w:noProof/>
          <w:szCs w:val="24"/>
          <w:lang w:val="da-DK"/>
        </w:rPr>
        <w:t>Dansk økonomi. Efterår 2014 : Konjunkturvurdering ; Dagpengesystemet</w:t>
      </w:r>
      <w:r w:rsidRPr="00F85892">
        <w:rPr>
          <w:rFonts w:ascii="Calibri" w:hAnsi="Calibri" w:cs="Calibri"/>
          <w:noProof/>
          <w:szCs w:val="24"/>
          <w:lang w:val="da-DK"/>
        </w:rPr>
        <w:t>.</w:t>
      </w:r>
    </w:p>
    <w:p w14:paraId="171B2A74" w14:textId="77777777" w:rsidR="00B908B6" w:rsidRPr="00F85892" w:rsidRDefault="00B908B6" w:rsidP="008B1B99">
      <w:pPr>
        <w:widowControl w:val="0"/>
        <w:autoSpaceDE w:val="0"/>
        <w:autoSpaceDN w:val="0"/>
        <w:adjustRightInd w:val="0"/>
        <w:spacing w:line="240" w:lineRule="auto"/>
        <w:ind w:left="480" w:hanging="480"/>
        <w:jc w:val="both"/>
        <w:rPr>
          <w:rFonts w:ascii="Calibri" w:hAnsi="Calibri" w:cs="Calibri"/>
          <w:noProof/>
          <w:szCs w:val="24"/>
          <w:lang w:val="da-DK"/>
        </w:rPr>
      </w:pPr>
      <w:r w:rsidRPr="00F85892">
        <w:rPr>
          <w:rFonts w:ascii="Calibri" w:hAnsi="Calibri" w:cs="Calibri"/>
          <w:noProof/>
          <w:szCs w:val="24"/>
          <w:lang w:val="da-DK"/>
        </w:rPr>
        <w:t xml:space="preserve">DØRS. (2022). </w:t>
      </w:r>
      <w:r w:rsidRPr="00F85892">
        <w:rPr>
          <w:rFonts w:ascii="Calibri" w:hAnsi="Calibri" w:cs="Calibri"/>
          <w:i/>
          <w:iCs/>
          <w:noProof/>
          <w:szCs w:val="24"/>
          <w:lang w:val="da-DK"/>
        </w:rPr>
        <w:t>RAPPORT FRA FORMANDSKABET DANSK ØKONOMI FORÅR 2022</w:t>
      </w:r>
      <w:r w:rsidRPr="00F85892">
        <w:rPr>
          <w:rFonts w:ascii="Calibri" w:hAnsi="Calibri" w:cs="Calibri"/>
          <w:noProof/>
          <w:szCs w:val="24"/>
          <w:lang w:val="da-DK"/>
        </w:rPr>
        <w:t>. https://dors.dk/raad-vismaend/loven.</w:t>
      </w:r>
    </w:p>
    <w:p w14:paraId="08386961" w14:textId="77777777" w:rsidR="00B908B6" w:rsidRPr="00B908B6" w:rsidRDefault="00B908B6" w:rsidP="008B1B99">
      <w:pPr>
        <w:widowControl w:val="0"/>
        <w:autoSpaceDE w:val="0"/>
        <w:autoSpaceDN w:val="0"/>
        <w:adjustRightInd w:val="0"/>
        <w:spacing w:line="240" w:lineRule="auto"/>
        <w:ind w:left="480" w:hanging="480"/>
        <w:jc w:val="both"/>
        <w:rPr>
          <w:rFonts w:ascii="Calibri" w:hAnsi="Calibri" w:cs="Calibri"/>
          <w:noProof/>
          <w:szCs w:val="24"/>
        </w:rPr>
      </w:pPr>
      <w:r w:rsidRPr="00B908B6">
        <w:rPr>
          <w:rFonts w:ascii="Calibri" w:hAnsi="Calibri" w:cs="Calibri"/>
          <w:noProof/>
          <w:szCs w:val="24"/>
        </w:rPr>
        <w:t xml:space="preserve">Dray, M., &amp; Thirlwall, A. P. (2011). The endogeneity of the natural rate of growth for a selection of Asian countries. </w:t>
      </w:r>
      <w:r w:rsidRPr="00B908B6">
        <w:rPr>
          <w:rFonts w:ascii="Calibri" w:hAnsi="Calibri" w:cs="Calibri"/>
          <w:i/>
          <w:iCs/>
          <w:noProof/>
          <w:szCs w:val="24"/>
        </w:rPr>
        <w:t>Journal of Post Keynesian Economics</w:t>
      </w:r>
      <w:r w:rsidRPr="00B908B6">
        <w:rPr>
          <w:rFonts w:ascii="Calibri" w:hAnsi="Calibri" w:cs="Calibri"/>
          <w:noProof/>
          <w:szCs w:val="24"/>
        </w:rPr>
        <w:t xml:space="preserve">, </w:t>
      </w:r>
      <w:r w:rsidRPr="00B908B6">
        <w:rPr>
          <w:rFonts w:ascii="Calibri" w:hAnsi="Calibri" w:cs="Calibri"/>
          <w:i/>
          <w:iCs/>
          <w:noProof/>
          <w:szCs w:val="24"/>
        </w:rPr>
        <w:t>33</w:t>
      </w:r>
      <w:r w:rsidRPr="00B908B6">
        <w:rPr>
          <w:rFonts w:ascii="Calibri" w:hAnsi="Calibri" w:cs="Calibri"/>
          <w:noProof/>
          <w:szCs w:val="24"/>
        </w:rPr>
        <w:t>(3), 451–468. https://doi.org/10.2753/PKE0160-3477330303</w:t>
      </w:r>
    </w:p>
    <w:p w14:paraId="772F5B6B" w14:textId="77777777" w:rsidR="00B908B6" w:rsidRPr="00F85892" w:rsidRDefault="00B908B6" w:rsidP="008B1B99">
      <w:pPr>
        <w:widowControl w:val="0"/>
        <w:autoSpaceDE w:val="0"/>
        <w:autoSpaceDN w:val="0"/>
        <w:adjustRightInd w:val="0"/>
        <w:spacing w:line="240" w:lineRule="auto"/>
        <w:ind w:left="480" w:hanging="480"/>
        <w:jc w:val="both"/>
        <w:rPr>
          <w:rFonts w:ascii="Calibri" w:hAnsi="Calibri" w:cs="Calibri"/>
          <w:noProof/>
          <w:szCs w:val="24"/>
          <w:lang w:val="da-DK"/>
        </w:rPr>
      </w:pPr>
      <w:r w:rsidRPr="00B908B6">
        <w:rPr>
          <w:rFonts w:ascii="Calibri" w:hAnsi="Calibri" w:cs="Calibri"/>
          <w:noProof/>
          <w:szCs w:val="24"/>
        </w:rPr>
        <w:t xml:space="preserve">DREAM. </w:t>
      </w:r>
      <w:r w:rsidRPr="00F85892">
        <w:rPr>
          <w:rFonts w:ascii="Calibri" w:hAnsi="Calibri" w:cs="Calibri"/>
          <w:noProof/>
          <w:szCs w:val="24"/>
          <w:lang w:val="da-DK"/>
        </w:rPr>
        <w:t xml:space="preserve">(2013). </w:t>
      </w:r>
      <w:r w:rsidRPr="00F85892">
        <w:rPr>
          <w:rFonts w:ascii="Calibri" w:hAnsi="Calibri" w:cs="Calibri"/>
          <w:i/>
          <w:iCs/>
          <w:noProof/>
          <w:szCs w:val="24"/>
          <w:lang w:val="da-DK"/>
        </w:rPr>
        <w:t>Langsigtet økonomisk fremskrivning 2013</w:t>
      </w:r>
      <w:r w:rsidRPr="00F85892">
        <w:rPr>
          <w:rFonts w:ascii="Calibri" w:hAnsi="Calibri" w:cs="Calibri"/>
          <w:noProof/>
          <w:szCs w:val="24"/>
          <w:lang w:val="da-DK"/>
        </w:rPr>
        <w:t xml:space="preserve">. </w:t>
      </w:r>
      <w:r w:rsidRPr="00F85892">
        <w:rPr>
          <w:rFonts w:ascii="Calibri" w:hAnsi="Calibri" w:cs="Calibri"/>
          <w:i/>
          <w:iCs/>
          <w:noProof/>
          <w:szCs w:val="24"/>
          <w:lang w:val="da-DK"/>
        </w:rPr>
        <w:t>August</w:t>
      </w:r>
      <w:r w:rsidRPr="00F85892">
        <w:rPr>
          <w:rFonts w:ascii="Calibri" w:hAnsi="Calibri" w:cs="Calibri"/>
          <w:noProof/>
          <w:szCs w:val="24"/>
          <w:lang w:val="da-DK"/>
        </w:rPr>
        <w:t>.</w:t>
      </w:r>
    </w:p>
    <w:p w14:paraId="6ED30603" w14:textId="77777777" w:rsidR="00B908B6" w:rsidRPr="00B908B6" w:rsidRDefault="00B908B6" w:rsidP="008B1B99">
      <w:pPr>
        <w:widowControl w:val="0"/>
        <w:autoSpaceDE w:val="0"/>
        <w:autoSpaceDN w:val="0"/>
        <w:adjustRightInd w:val="0"/>
        <w:spacing w:line="240" w:lineRule="auto"/>
        <w:ind w:left="480" w:hanging="480"/>
        <w:jc w:val="both"/>
        <w:rPr>
          <w:rFonts w:ascii="Calibri" w:hAnsi="Calibri" w:cs="Calibri"/>
          <w:noProof/>
          <w:szCs w:val="24"/>
        </w:rPr>
      </w:pPr>
      <w:r w:rsidRPr="00F85892">
        <w:rPr>
          <w:rFonts w:ascii="Calibri" w:hAnsi="Calibri" w:cs="Calibri"/>
          <w:noProof/>
          <w:szCs w:val="24"/>
          <w:lang w:val="da-DK"/>
        </w:rPr>
        <w:t xml:space="preserve">Falch, N. S. (2015). </w:t>
      </w:r>
      <w:r w:rsidRPr="00B908B6">
        <w:rPr>
          <w:rFonts w:ascii="Calibri" w:hAnsi="Calibri" w:cs="Calibri"/>
          <w:i/>
          <w:iCs/>
          <w:noProof/>
          <w:szCs w:val="24"/>
        </w:rPr>
        <w:t>Three essays on unemployment insurance</w:t>
      </w:r>
      <w:r w:rsidRPr="00B908B6">
        <w:rPr>
          <w:rFonts w:ascii="Calibri" w:hAnsi="Calibri" w:cs="Calibri"/>
          <w:noProof/>
          <w:szCs w:val="24"/>
        </w:rPr>
        <w:t xml:space="preserve">. </w:t>
      </w:r>
      <w:r w:rsidRPr="00B908B6">
        <w:rPr>
          <w:rFonts w:ascii="Calibri" w:hAnsi="Calibri" w:cs="Calibri"/>
          <w:i/>
          <w:iCs/>
          <w:noProof/>
          <w:szCs w:val="24"/>
        </w:rPr>
        <w:t>April</w:t>
      </w:r>
      <w:r w:rsidRPr="00B908B6">
        <w:rPr>
          <w:rFonts w:ascii="Calibri" w:hAnsi="Calibri" w:cs="Calibri"/>
          <w:noProof/>
          <w:szCs w:val="24"/>
        </w:rPr>
        <w:t>.</w:t>
      </w:r>
    </w:p>
    <w:p w14:paraId="309AA1E5" w14:textId="77777777" w:rsidR="00B908B6" w:rsidRPr="00B908B6" w:rsidRDefault="00B908B6" w:rsidP="008B1B99">
      <w:pPr>
        <w:widowControl w:val="0"/>
        <w:autoSpaceDE w:val="0"/>
        <w:autoSpaceDN w:val="0"/>
        <w:adjustRightInd w:val="0"/>
        <w:spacing w:line="240" w:lineRule="auto"/>
        <w:ind w:left="480" w:hanging="480"/>
        <w:jc w:val="both"/>
        <w:rPr>
          <w:rFonts w:ascii="Calibri" w:hAnsi="Calibri" w:cs="Calibri"/>
          <w:noProof/>
          <w:szCs w:val="24"/>
        </w:rPr>
      </w:pPr>
      <w:r w:rsidRPr="00B908B6">
        <w:rPr>
          <w:rFonts w:ascii="Calibri" w:hAnsi="Calibri" w:cs="Calibri"/>
          <w:noProof/>
          <w:szCs w:val="24"/>
        </w:rPr>
        <w:t xml:space="preserve">Fazzari, S. M., Ferri, P., &amp; Variato, A. M. (2020). Demand-led growth and accommodating supply. </w:t>
      </w:r>
      <w:r w:rsidRPr="00B908B6">
        <w:rPr>
          <w:rFonts w:ascii="Calibri" w:hAnsi="Calibri" w:cs="Calibri"/>
          <w:i/>
          <w:iCs/>
          <w:noProof/>
          <w:szCs w:val="24"/>
        </w:rPr>
        <w:t>Cambridge Journal of Economics</w:t>
      </w:r>
      <w:r w:rsidRPr="00B908B6">
        <w:rPr>
          <w:rFonts w:ascii="Calibri" w:hAnsi="Calibri" w:cs="Calibri"/>
          <w:noProof/>
          <w:szCs w:val="24"/>
        </w:rPr>
        <w:t xml:space="preserve">, </w:t>
      </w:r>
      <w:r w:rsidRPr="00B908B6">
        <w:rPr>
          <w:rFonts w:ascii="Calibri" w:hAnsi="Calibri" w:cs="Calibri"/>
          <w:i/>
          <w:iCs/>
          <w:noProof/>
          <w:szCs w:val="24"/>
        </w:rPr>
        <w:t>44</w:t>
      </w:r>
      <w:r w:rsidRPr="00B908B6">
        <w:rPr>
          <w:rFonts w:ascii="Calibri" w:hAnsi="Calibri" w:cs="Calibri"/>
          <w:noProof/>
          <w:szCs w:val="24"/>
        </w:rPr>
        <w:t>(3), 583–605. https://doi.org/10.1093/cje/bez055</w:t>
      </w:r>
    </w:p>
    <w:p w14:paraId="37418AF6" w14:textId="77777777" w:rsidR="00B908B6" w:rsidRPr="00B908B6" w:rsidRDefault="00B908B6" w:rsidP="008B1B99">
      <w:pPr>
        <w:widowControl w:val="0"/>
        <w:autoSpaceDE w:val="0"/>
        <w:autoSpaceDN w:val="0"/>
        <w:adjustRightInd w:val="0"/>
        <w:spacing w:line="240" w:lineRule="auto"/>
        <w:ind w:left="480" w:hanging="480"/>
        <w:jc w:val="both"/>
        <w:rPr>
          <w:rFonts w:ascii="Calibri" w:hAnsi="Calibri" w:cs="Calibri"/>
          <w:noProof/>
          <w:szCs w:val="24"/>
        </w:rPr>
      </w:pPr>
      <w:r w:rsidRPr="00B908B6">
        <w:rPr>
          <w:rFonts w:ascii="Calibri" w:hAnsi="Calibri" w:cs="Calibri"/>
          <w:noProof/>
          <w:szCs w:val="24"/>
        </w:rPr>
        <w:t xml:space="preserve">Finkelstein, A., &amp; Chetty, R. (2012). </w:t>
      </w:r>
      <w:r w:rsidRPr="00B908B6">
        <w:rPr>
          <w:rFonts w:ascii="Calibri" w:hAnsi="Calibri" w:cs="Calibri"/>
          <w:i/>
          <w:iCs/>
          <w:noProof/>
          <w:szCs w:val="24"/>
        </w:rPr>
        <w:t>SOCIAL INSURANCE: CONNECTING THEORY TO DATA</w:t>
      </w:r>
      <w:r w:rsidRPr="00B908B6">
        <w:rPr>
          <w:rFonts w:ascii="Calibri" w:hAnsi="Calibri" w:cs="Calibri"/>
          <w:noProof/>
          <w:szCs w:val="24"/>
        </w:rPr>
        <w:t>.</w:t>
      </w:r>
    </w:p>
    <w:p w14:paraId="687CBEC1" w14:textId="77777777" w:rsidR="00B908B6" w:rsidRPr="00B908B6" w:rsidRDefault="00B908B6" w:rsidP="008B1B99">
      <w:pPr>
        <w:widowControl w:val="0"/>
        <w:autoSpaceDE w:val="0"/>
        <w:autoSpaceDN w:val="0"/>
        <w:adjustRightInd w:val="0"/>
        <w:spacing w:line="240" w:lineRule="auto"/>
        <w:ind w:left="480" w:hanging="480"/>
        <w:jc w:val="both"/>
        <w:rPr>
          <w:rFonts w:ascii="Calibri" w:hAnsi="Calibri" w:cs="Calibri"/>
          <w:noProof/>
          <w:szCs w:val="24"/>
        </w:rPr>
      </w:pPr>
      <w:r w:rsidRPr="00B908B6">
        <w:rPr>
          <w:rFonts w:ascii="Calibri" w:hAnsi="Calibri" w:cs="Calibri"/>
          <w:noProof/>
          <w:szCs w:val="24"/>
        </w:rPr>
        <w:t xml:space="preserve">Fredriksson, P., &amp; Söderström, M. (2020). The equilibrium impact of unemployment insurance on unemployment: Evidence from a non-linear policy rule. </w:t>
      </w:r>
      <w:r w:rsidRPr="00B908B6">
        <w:rPr>
          <w:rFonts w:ascii="Calibri" w:hAnsi="Calibri" w:cs="Calibri"/>
          <w:i/>
          <w:iCs/>
          <w:noProof/>
          <w:szCs w:val="24"/>
        </w:rPr>
        <w:t>Journal of Public Economics</w:t>
      </w:r>
      <w:r w:rsidRPr="00B908B6">
        <w:rPr>
          <w:rFonts w:ascii="Calibri" w:hAnsi="Calibri" w:cs="Calibri"/>
          <w:noProof/>
          <w:szCs w:val="24"/>
        </w:rPr>
        <w:t xml:space="preserve">, </w:t>
      </w:r>
      <w:r w:rsidRPr="00B908B6">
        <w:rPr>
          <w:rFonts w:ascii="Calibri" w:hAnsi="Calibri" w:cs="Calibri"/>
          <w:i/>
          <w:iCs/>
          <w:noProof/>
          <w:szCs w:val="24"/>
        </w:rPr>
        <w:t>187</w:t>
      </w:r>
      <w:r w:rsidRPr="00B908B6">
        <w:rPr>
          <w:rFonts w:ascii="Calibri" w:hAnsi="Calibri" w:cs="Calibri"/>
          <w:noProof/>
          <w:szCs w:val="24"/>
        </w:rPr>
        <w:t>, 104199. https://doi.org/10.1016/j.jpubeco.2020.104199</w:t>
      </w:r>
    </w:p>
    <w:p w14:paraId="14AEE595" w14:textId="77777777" w:rsidR="00B908B6" w:rsidRPr="00B908B6" w:rsidRDefault="00B908B6" w:rsidP="008B1B99">
      <w:pPr>
        <w:widowControl w:val="0"/>
        <w:autoSpaceDE w:val="0"/>
        <w:autoSpaceDN w:val="0"/>
        <w:adjustRightInd w:val="0"/>
        <w:spacing w:line="240" w:lineRule="auto"/>
        <w:ind w:left="480" w:hanging="480"/>
        <w:jc w:val="both"/>
        <w:rPr>
          <w:rFonts w:ascii="Calibri" w:hAnsi="Calibri" w:cs="Calibri"/>
          <w:noProof/>
          <w:szCs w:val="24"/>
        </w:rPr>
      </w:pPr>
      <w:r w:rsidRPr="00B908B6">
        <w:rPr>
          <w:rFonts w:ascii="Calibri" w:hAnsi="Calibri" w:cs="Calibri"/>
          <w:noProof/>
          <w:szCs w:val="24"/>
        </w:rPr>
        <w:t xml:space="preserve">Gutierrez, I. A. (2016). Job insecurity, unemployment insurance and on-the-job search. Evidence from older American workers. </w:t>
      </w:r>
      <w:r w:rsidRPr="00B908B6">
        <w:rPr>
          <w:rFonts w:ascii="Calibri" w:hAnsi="Calibri" w:cs="Calibri"/>
          <w:i/>
          <w:iCs/>
          <w:noProof/>
          <w:szCs w:val="24"/>
        </w:rPr>
        <w:t>Labour Economics</w:t>
      </w:r>
      <w:r w:rsidRPr="00B908B6">
        <w:rPr>
          <w:rFonts w:ascii="Calibri" w:hAnsi="Calibri" w:cs="Calibri"/>
          <w:noProof/>
          <w:szCs w:val="24"/>
        </w:rPr>
        <w:t xml:space="preserve">, </w:t>
      </w:r>
      <w:r w:rsidRPr="00B908B6">
        <w:rPr>
          <w:rFonts w:ascii="Calibri" w:hAnsi="Calibri" w:cs="Calibri"/>
          <w:i/>
          <w:iCs/>
          <w:noProof/>
          <w:szCs w:val="24"/>
        </w:rPr>
        <w:t>41</w:t>
      </w:r>
      <w:r w:rsidRPr="00B908B6">
        <w:rPr>
          <w:rFonts w:ascii="Calibri" w:hAnsi="Calibri" w:cs="Calibri"/>
          <w:noProof/>
          <w:szCs w:val="24"/>
        </w:rPr>
        <w:t>, 228–245. https://doi.org/10.1016/j.labeco.2016.05.011</w:t>
      </w:r>
    </w:p>
    <w:p w14:paraId="14AA3516" w14:textId="77777777" w:rsidR="00B908B6" w:rsidRPr="00B908B6" w:rsidRDefault="00B908B6" w:rsidP="008B1B99">
      <w:pPr>
        <w:widowControl w:val="0"/>
        <w:autoSpaceDE w:val="0"/>
        <w:autoSpaceDN w:val="0"/>
        <w:adjustRightInd w:val="0"/>
        <w:spacing w:line="240" w:lineRule="auto"/>
        <w:ind w:left="480" w:hanging="480"/>
        <w:jc w:val="both"/>
        <w:rPr>
          <w:rFonts w:ascii="Calibri" w:hAnsi="Calibri" w:cs="Calibri"/>
          <w:noProof/>
          <w:szCs w:val="24"/>
        </w:rPr>
      </w:pPr>
      <w:r w:rsidRPr="00F85892">
        <w:rPr>
          <w:rFonts w:ascii="Calibri" w:hAnsi="Calibri" w:cs="Calibri"/>
          <w:noProof/>
          <w:szCs w:val="24"/>
          <w:lang w:val="da-DK"/>
        </w:rPr>
        <w:t xml:space="preserve">Hagedorn, M., Karahan, F., Manovskii, I., &amp; Mitman, K. (2013). </w:t>
      </w:r>
      <w:r w:rsidRPr="00B908B6">
        <w:rPr>
          <w:rFonts w:ascii="Calibri" w:hAnsi="Calibri" w:cs="Calibri"/>
          <w:noProof/>
          <w:szCs w:val="24"/>
        </w:rPr>
        <w:t xml:space="preserve">Unemployment Benefits and Unemployment in the Great Recession: The Role of Macro Effects. </w:t>
      </w:r>
      <w:r w:rsidRPr="00B908B6">
        <w:rPr>
          <w:rFonts w:ascii="Calibri" w:hAnsi="Calibri" w:cs="Calibri"/>
          <w:i/>
          <w:iCs/>
          <w:noProof/>
          <w:szCs w:val="24"/>
        </w:rPr>
        <w:t>SSRN Electronic Journal</w:t>
      </w:r>
      <w:r w:rsidRPr="00B908B6">
        <w:rPr>
          <w:rFonts w:ascii="Calibri" w:hAnsi="Calibri" w:cs="Calibri"/>
          <w:noProof/>
          <w:szCs w:val="24"/>
        </w:rPr>
        <w:t>. https://doi.org/10.2139/ssrn.2340678</w:t>
      </w:r>
    </w:p>
    <w:p w14:paraId="60C34A0F" w14:textId="77777777" w:rsidR="00B908B6" w:rsidRPr="00B908B6" w:rsidRDefault="00B908B6" w:rsidP="008B1B99">
      <w:pPr>
        <w:widowControl w:val="0"/>
        <w:autoSpaceDE w:val="0"/>
        <w:autoSpaceDN w:val="0"/>
        <w:adjustRightInd w:val="0"/>
        <w:spacing w:line="240" w:lineRule="auto"/>
        <w:ind w:left="480" w:hanging="480"/>
        <w:jc w:val="both"/>
        <w:rPr>
          <w:rFonts w:ascii="Calibri" w:hAnsi="Calibri" w:cs="Calibri"/>
          <w:noProof/>
          <w:szCs w:val="24"/>
        </w:rPr>
      </w:pPr>
      <w:r w:rsidRPr="00B908B6">
        <w:rPr>
          <w:rFonts w:ascii="Calibri" w:hAnsi="Calibri" w:cs="Calibri"/>
          <w:noProof/>
          <w:szCs w:val="24"/>
        </w:rPr>
        <w:t xml:space="preserve">Hagedorn, M., Manovskii, I., &amp; Mitman, K. (2016). Interpreting Recent Quasi-Experimental Evidence on the Effects of Unemployment Benefit Extensions. </w:t>
      </w:r>
      <w:r w:rsidRPr="00B908B6">
        <w:rPr>
          <w:rFonts w:ascii="Calibri" w:hAnsi="Calibri" w:cs="Calibri"/>
          <w:i/>
          <w:iCs/>
          <w:noProof/>
          <w:szCs w:val="24"/>
        </w:rPr>
        <w:t>NBER Working Paper Series</w:t>
      </w:r>
      <w:r w:rsidRPr="00B908B6">
        <w:rPr>
          <w:rFonts w:ascii="Calibri" w:hAnsi="Calibri" w:cs="Calibri"/>
          <w:noProof/>
          <w:szCs w:val="24"/>
        </w:rPr>
        <w:t>, 24. http://www.nber.org/papers/w22280</w:t>
      </w:r>
    </w:p>
    <w:p w14:paraId="3EFCFCB6" w14:textId="77777777" w:rsidR="00B908B6" w:rsidRPr="00B908B6" w:rsidRDefault="00B908B6" w:rsidP="008B1B99">
      <w:pPr>
        <w:widowControl w:val="0"/>
        <w:autoSpaceDE w:val="0"/>
        <w:autoSpaceDN w:val="0"/>
        <w:adjustRightInd w:val="0"/>
        <w:spacing w:line="240" w:lineRule="auto"/>
        <w:ind w:left="480" w:hanging="480"/>
        <w:jc w:val="both"/>
        <w:rPr>
          <w:rFonts w:ascii="Calibri" w:hAnsi="Calibri" w:cs="Calibri"/>
          <w:noProof/>
          <w:szCs w:val="24"/>
        </w:rPr>
      </w:pPr>
      <w:r w:rsidRPr="00B908B6">
        <w:rPr>
          <w:rFonts w:ascii="Calibri" w:hAnsi="Calibri" w:cs="Calibri"/>
          <w:noProof/>
          <w:szCs w:val="24"/>
        </w:rPr>
        <w:t xml:space="preserve">Hopenhayn, H. A., &amp; Nicolini, J. P. (2009). Optimal unemployment insurance and employment history. </w:t>
      </w:r>
      <w:r w:rsidRPr="00B908B6">
        <w:rPr>
          <w:rFonts w:ascii="Calibri" w:hAnsi="Calibri" w:cs="Calibri"/>
          <w:i/>
          <w:iCs/>
          <w:noProof/>
          <w:szCs w:val="24"/>
        </w:rPr>
        <w:t>Review of Economic Studies</w:t>
      </w:r>
      <w:r w:rsidRPr="00B908B6">
        <w:rPr>
          <w:rFonts w:ascii="Calibri" w:hAnsi="Calibri" w:cs="Calibri"/>
          <w:noProof/>
          <w:szCs w:val="24"/>
        </w:rPr>
        <w:t xml:space="preserve">, </w:t>
      </w:r>
      <w:r w:rsidRPr="00B908B6">
        <w:rPr>
          <w:rFonts w:ascii="Calibri" w:hAnsi="Calibri" w:cs="Calibri"/>
          <w:i/>
          <w:iCs/>
          <w:noProof/>
          <w:szCs w:val="24"/>
        </w:rPr>
        <w:t>76</w:t>
      </w:r>
      <w:r w:rsidRPr="00B908B6">
        <w:rPr>
          <w:rFonts w:ascii="Calibri" w:hAnsi="Calibri" w:cs="Calibri"/>
          <w:noProof/>
          <w:szCs w:val="24"/>
        </w:rPr>
        <w:t>(3), 1049–1070. https://doi.org/10.1111/j.1467-937X.2009.00555.x</w:t>
      </w:r>
    </w:p>
    <w:p w14:paraId="0A77B51A" w14:textId="77777777" w:rsidR="00B908B6" w:rsidRPr="00B908B6" w:rsidRDefault="00B908B6" w:rsidP="008B1B99">
      <w:pPr>
        <w:widowControl w:val="0"/>
        <w:autoSpaceDE w:val="0"/>
        <w:autoSpaceDN w:val="0"/>
        <w:adjustRightInd w:val="0"/>
        <w:spacing w:line="240" w:lineRule="auto"/>
        <w:ind w:left="480" w:hanging="480"/>
        <w:jc w:val="both"/>
        <w:rPr>
          <w:rFonts w:ascii="Calibri" w:hAnsi="Calibri" w:cs="Calibri"/>
          <w:noProof/>
          <w:szCs w:val="24"/>
        </w:rPr>
      </w:pPr>
      <w:r w:rsidRPr="00B908B6">
        <w:rPr>
          <w:rFonts w:ascii="Calibri" w:hAnsi="Calibri" w:cs="Calibri"/>
          <w:noProof/>
          <w:szCs w:val="24"/>
        </w:rPr>
        <w:t xml:space="preserve">Hopenhayn, H. A., &amp; Wang, C. (1996). Unemployment insurance with moral hazard in a dynamic economy A comment. </w:t>
      </w:r>
      <w:r w:rsidRPr="00B908B6">
        <w:rPr>
          <w:rFonts w:ascii="Calibri" w:hAnsi="Calibri" w:cs="Calibri"/>
          <w:i/>
          <w:iCs/>
          <w:noProof/>
          <w:szCs w:val="24"/>
        </w:rPr>
        <w:t>Carnegie-Rochester Conference Series on Public Policy</w:t>
      </w:r>
      <w:r w:rsidRPr="00B908B6">
        <w:rPr>
          <w:rFonts w:ascii="Calibri" w:hAnsi="Calibri" w:cs="Calibri"/>
          <w:noProof/>
          <w:szCs w:val="24"/>
        </w:rPr>
        <w:t xml:space="preserve">, </w:t>
      </w:r>
      <w:r w:rsidRPr="00B908B6">
        <w:rPr>
          <w:rFonts w:ascii="Calibri" w:hAnsi="Calibri" w:cs="Calibri"/>
          <w:i/>
          <w:iCs/>
          <w:noProof/>
          <w:szCs w:val="24"/>
        </w:rPr>
        <w:t>44</w:t>
      </w:r>
      <w:r w:rsidRPr="00B908B6">
        <w:rPr>
          <w:rFonts w:ascii="Calibri" w:hAnsi="Calibri" w:cs="Calibri"/>
          <w:noProof/>
          <w:szCs w:val="24"/>
        </w:rPr>
        <w:t>, 43–46. https://doi.org/10.1016/s0167-2231(96)90003-2</w:t>
      </w:r>
    </w:p>
    <w:p w14:paraId="2D6B57E6" w14:textId="77777777" w:rsidR="00B908B6" w:rsidRPr="00B908B6" w:rsidRDefault="00B908B6" w:rsidP="008B1B99">
      <w:pPr>
        <w:widowControl w:val="0"/>
        <w:autoSpaceDE w:val="0"/>
        <w:autoSpaceDN w:val="0"/>
        <w:adjustRightInd w:val="0"/>
        <w:spacing w:line="240" w:lineRule="auto"/>
        <w:ind w:left="480" w:hanging="480"/>
        <w:jc w:val="both"/>
        <w:rPr>
          <w:rFonts w:ascii="Calibri" w:hAnsi="Calibri" w:cs="Calibri"/>
          <w:noProof/>
          <w:szCs w:val="24"/>
        </w:rPr>
      </w:pPr>
      <w:r w:rsidRPr="00B908B6">
        <w:rPr>
          <w:rFonts w:ascii="Calibri" w:hAnsi="Calibri" w:cs="Calibri"/>
          <w:noProof/>
          <w:szCs w:val="24"/>
        </w:rPr>
        <w:lastRenderedPageBreak/>
        <w:t xml:space="preserve">Howell, D., &amp; Azizoglu, B. (2011). Unemployment Benefits and Work Incentives: The U.S. Labor Market in the Great Recession. </w:t>
      </w:r>
      <w:r w:rsidRPr="00B908B6">
        <w:rPr>
          <w:rFonts w:ascii="Calibri" w:hAnsi="Calibri" w:cs="Calibri"/>
          <w:i/>
          <w:iCs/>
          <w:noProof/>
          <w:szCs w:val="24"/>
        </w:rPr>
        <w:t>Political Economy Research Institute</w:t>
      </w:r>
      <w:r w:rsidRPr="00B908B6">
        <w:rPr>
          <w:rFonts w:ascii="Calibri" w:hAnsi="Calibri" w:cs="Calibri"/>
          <w:noProof/>
          <w:szCs w:val="24"/>
        </w:rPr>
        <w:t xml:space="preserve">, </w:t>
      </w:r>
      <w:r w:rsidRPr="00B908B6">
        <w:rPr>
          <w:rFonts w:ascii="Calibri" w:hAnsi="Calibri" w:cs="Calibri"/>
          <w:i/>
          <w:iCs/>
          <w:noProof/>
          <w:szCs w:val="24"/>
        </w:rPr>
        <w:t>257</w:t>
      </w:r>
      <w:r w:rsidRPr="00B908B6">
        <w:rPr>
          <w:rFonts w:ascii="Calibri" w:hAnsi="Calibri" w:cs="Calibri"/>
          <w:noProof/>
          <w:szCs w:val="24"/>
        </w:rPr>
        <w:t>, 151–162. https://doi.org/10.4324/9781315143842</w:t>
      </w:r>
    </w:p>
    <w:p w14:paraId="0A17E7E7" w14:textId="77777777" w:rsidR="00B908B6" w:rsidRPr="00F85892" w:rsidRDefault="00B908B6" w:rsidP="008B1B99">
      <w:pPr>
        <w:widowControl w:val="0"/>
        <w:autoSpaceDE w:val="0"/>
        <w:autoSpaceDN w:val="0"/>
        <w:adjustRightInd w:val="0"/>
        <w:spacing w:line="240" w:lineRule="auto"/>
        <w:ind w:left="480" w:hanging="480"/>
        <w:jc w:val="both"/>
        <w:rPr>
          <w:rFonts w:ascii="Calibri" w:hAnsi="Calibri" w:cs="Calibri"/>
          <w:noProof/>
          <w:szCs w:val="24"/>
          <w:lang w:val="da-DK"/>
        </w:rPr>
      </w:pPr>
      <w:r w:rsidRPr="00B908B6">
        <w:rPr>
          <w:rFonts w:ascii="Calibri" w:hAnsi="Calibri" w:cs="Calibri"/>
          <w:noProof/>
          <w:szCs w:val="24"/>
        </w:rPr>
        <w:t xml:space="preserve">Hummelgaard, P. (2021). </w:t>
      </w:r>
      <w:r w:rsidRPr="00B908B6">
        <w:rPr>
          <w:rFonts w:ascii="Calibri" w:hAnsi="Calibri" w:cs="Calibri"/>
          <w:i/>
          <w:iCs/>
          <w:noProof/>
          <w:szCs w:val="24"/>
        </w:rPr>
        <w:t>Spørgsmål nr:270</w:t>
      </w:r>
      <w:r w:rsidRPr="00B908B6">
        <w:rPr>
          <w:rFonts w:ascii="Calibri" w:hAnsi="Calibri" w:cs="Calibri"/>
          <w:noProof/>
          <w:szCs w:val="24"/>
        </w:rPr>
        <w:t xml:space="preserve">. </w:t>
      </w:r>
      <w:r w:rsidRPr="00F85892">
        <w:rPr>
          <w:rFonts w:ascii="Calibri" w:hAnsi="Calibri" w:cs="Calibri"/>
          <w:noProof/>
          <w:szCs w:val="24"/>
          <w:lang w:val="da-DK"/>
        </w:rPr>
        <w:t>Beskæftigelses Ministeriet. https://www.ft.dk/samling/20201/almdel/beu/spm/270/svar/1776624/2384360/index.htm</w:t>
      </w:r>
    </w:p>
    <w:p w14:paraId="5228381F" w14:textId="77777777" w:rsidR="00B908B6" w:rsidRPr="00F85892" w:rsidRDefault="00B908B6" w:rsidP="008B1B99">
      <w:pPr>
        <w:widowControl w:val="0"/>
        <w:autoSpaceDE w:val="0"/>
        <w:autoSpaceDN w:val="0"/>
        <w:adjustRightInd w:val="0"/>
        <w:spacing w:line="240" w:lineRule="auto"/>
        <w:ind w:left="480" w:hanging="480"/>
        <w:jc w:val="both"/>
        <w:rPr>
          <w:rFonts w:ascii="Calibri" w:hAnsi="Calibri" w:cs="Calibri"/>
          <w:noProof/>
          <w:szCs w:val="24"/>
          <w:lang w:val="da-DK"/>
        </w:rPr>
      </w:pPr>
      <w:r w:rsidRPr="00F85892">
        <w:rPr>
          <w:rFonts w:ascii="Calibri" w:hAnsi="Calibri" w:cs="Calibri"/>
          <w:noProof/>
          <w:szCs w:val="24"/>
          <w:lang w:val="da-DK"/>
        </w:rPr>
        <w:t xml:space="preserve">IS-Commission. (2015a). </w:t>
      </w:r>
      <w:r w:rsidRPr="00F85892">
        <w:rPr>
          <w:rFonts w:ascii="Calibri" w:hAnsi="Calibri" w:cs="Calibri"/>
          <w:i/>
          <w:iCs/>
          <w:noProof/>
          <w:szCs w:val="24"/>
          <w:lang w:val="da-DK"/>
        </w:rPr>
        <w:t>Dagpengemodellen teknisk analyserapport</w:t>
      </w:r>
      <w:r w:rsidRPr="00F85892">
        <w:rPr>
          <w:rFonts w:ascii="Calibri" w:hAnsi="Calibri" w:cs="Calibri"/>
          <w:noProof/>
          <w:szCs w:val="24"/>
          <w:lang w:val="da-DK"/>
        </w:rPr>
        <w:t>.</w:t>
      </w:r>
    </w:p>
    <w:p w14:paraId="6BFDE7BC" w14:textId="77777777" w:rsidR="00B908B6" w:rsidRPr="00F85892" w:rsidRDefault="00B908B6" w:rsidP="008B1B99">
      <w:pPr>
        <w:widowControl w:val="0"/>
        <w:autoSpaceDE w:val="0"/>
        <w:autoSpaceDN w:val="0"/>
        <w:adjustRightInd w:val="0"/>
        <w:spacing w:line="240" w:lineRule="auto"/>
        <w:ind w:left="480" w:hanging="480"/>
        <w:jc w:val="both"/>
        <w:rPr>
          <w:rFonts w:ascii="Calibri" w:hAnsi="Calibri" w:cs="Calibri"/>
          <w:noProof/>
          <w:szCs w:val="24"/>
          <w:lang w:val="da-DK"/>
        </w:rPr>
      </w:pPr>
      <w:r w:rsidRPr="00F85892">
        <w:rPr>
          <w:rFonts w:ascii="Calibri" w:hAnsi="Calibri" w:cs="Calibri"/>
          <w:noProof/>
          <w:szCs w:val="24"/>
          <w:lang w:val="da-DK"/>
        </w:rPr>
        <w:t xml:space="preserve">IS-Commission. (2015b). </w:t>
      </w:r>
      <w:r w:rsidRPr="00F85892">
        <w:rPr>
          <w:rFonts w:ascii="Calibri" w:hAnsi="Calibri" w:cs="Calibri"/>
          <w:i/>
          <w:iCs/>
          <w:noProof/>
          <w:szCs w:val="24"/>
          <w:lang w:val="da-DK"/>
        </w:rPr>
        <w:t>Kompensationsgraden i dagpengesystemet</w:t>
      </w:r>
      <w:r w:rsidRPr="00F85892">
        <w:rPr>
          <w:rFonts w:ascii="Calibri" w:hAnsi="Calibri" w:cs="Calibri"/>
          <w:noProof/>
          <w:szCs w:val="24"/>
          <w:lang w:val="da-DK"/>
        </w:rPr>
        <w:t>. 41.</w:t>
      </w:r>
    </w:p>
    <w:p w14:paraId="06AFF569" w14:textId="77777777" w:rsidR="00B908B6" w:rsidRPr="00B908B6" w:rsidRDefault="00B908B6" w:rsidP="008B1B99">
      <w:pPr>
        <w:widowControl w:val="0"/>
        <w:autoSpaceDE w:val="0"/>
        <w:autoSpaceDN w:val="0"/>
        <w:adjustRightInd w:val="0"/>
        <w:spacing w:line="240" w:lineRule="auto"/>
        <w:ind w:left="480" w:hanging="480"/>
        <w:jc w:val="both"/>
        <w:rPr>
          <w:rFonts w:ascii="Calibri" w:hAnsi="Calibri" w:cs="Calibri"/>
          <w:noProof/>
          <w:szCs w:val="24"/>
        </w:rPr>
      </w:pPr>
      <w:r w:rsidRPr="00F85892">
        <w:rPr>
          <w:rFonts w:ascii="Calibri" w:hAnsi="Calibri" w:cs="Calibri"/>
          <w:noProof/>
          <w:szCs w:val="24"/>
          <w:lang w:val="da-DK"/>
        </w:rPr>
        <w:t xml:space="preserve">Jensen, M. T., &amp; Nørgaard, A. (2021). Prisen for at løfte dagpengene overdrives. </w:t>
      </w:r>
      <w:r w:rsidRPr="00B908B6">
        <w:rPr>
          <w:rFonts w:ascii="Calibri" w:hAnsi="Calibri" w:cs="Calibri"/>
          <w:i/>
          <w:iCs/>
          <w:noProof/>
          <w:szCs w:val="24"/>
        </w:rPr>
        <w:t>Cevea</w:t>
      </w:r>
      <w:r w:rsidRPr="00B908B6">
        <w:rPr>
          <w:rFonts w:ascii="Calibri" w:hAnsi="Calibri" w:cs="Calibri"/>
          <w:noProof/>
          <w:szCs w:val="24"/>
        </w:rPr>
        <w:t>, 1–10.</w:t>
      </w:r>
    </w:p>
    <w:p w14:paraId="27667604" w14:textId="77777777" w:rsidR="00B908B6" w:rsidRPr="00B908B6" w:rsidRDefault="00B908B6" w:rsidP="008B1B99">
      <w:pPr>
        <w:widowControl w:val="0"/>
        <w:autoSpaceDE w:val="0"/>
        <w:autoSpaceDN w:val="0"/>
        <w:adjustRightInd w:val="0"/>
        <w:spacing w:line="240" w:lineRule="auto"/>
        <w:ind w:left="480" w:hanging="480"/>
        <w:jc w:val="both"/>
        <w:rPr>
          <w:rFonts w:ascii="Calibri" w:hAnsi="Calibri" w:cs="Calibri"/>
          <w:noProof/>
          <w:szCs w:val="24"/>
        </w:rPr>
      </w:pPr>
      <w:r w:rsidRPr="00B908B6">
        <w:rPr>
          <w:rFonts w:ascii="Calibri" w:hAnsi="Calibri" w:cs="Calibri"/>
          <w:noProof/>
          <w:szCs w:val="24"/>
        </w:rPr>
        <w:t xml:space="preserve">Jurajda, Š. (2002). Estimating the effect of unemployment insurance compensation on the labor market histories of displaced workers. </w:t>
      </w:r>
      <w:r w:rsidRPr="00B908B6">
        <w:rPr>
          <w:rFonts w:ascii="Calibri" w:hAnsi="Calibri" w:cs="Calibri"/>
          <w:i/>
          <w:iCs/>
          <w:noProof/>
          <w:szCs w:val="24"/>
        </w:rPr>
        <w:t>Journal of Econometrics</w:t>
      </w:r>
      <w:r w:rsidRPr="00B908B6">
        <w:rPr>
          <w:rFonts w:ascii="Calibri" w:hAnsi="Calibri" w:cs="Calibri"/>
          <w:noProof/>
          <w:szCs w:val="24"/>
        </w:rPr>
        <w:t xml:space="preserve">, </w:t>
      </w:r>
      <w:r w:rsidRPr="00B908B6">
        <w:rPr>
          <w:rFonts w:ascii="Calibri" w:hAnsi="Calibri" w:cs="Calibri"/>
          <w:i/>
          <w:iCs/>
          <w:noProof/>
          <w:szCs w:val="24"/>
        </w:rPr>
        <w:t>108</w:t>
      </w:r>
      <w:r w:rsidRPr="00B908B6">
        <w:rPr>
          <w:rFonts w:ascii="Calibri" w:hAnsi="Calibri" w:cs="Calibri"/>
          <w:noProof/>
          <w:szCs w:val="24"/>
        </w:rPr>
        <w:t>(2), 227–252. https://doi.org/10.1016/S0304-4076(01)00135-X</w:t>
      </w:r>
    </w:p>
    <w:p w14:paraId="20CA4C20" w14:textId="77777777" w:rsidR="00B908B6" w:rsidRPr="00B908B6" w:rsidRDefault="00B908B6" w:rsidP="008B1B99">
      <w:pPr>
        <w:widowControl w:val="0"/>
        <w:autoSpaceDE w:val="0"/>
        <w:autoSpaceDN w:val="0"/>
        <w:adjustRightInd w:val="0"/>
        <w:spacing w:line="240" w:lineRule="auto"/>
        <w:ind w:left="480" w:hanging="480"/>
        <w:jc w:val="both"/>
        <w:rPr>
          <w:rFonts w:ascii="Calibri" w:hAnsi="Calibri" w:cs="Calibri"/>
          <w:noProof/>
          <w:szCs w:val="24"/>
        </w:rPr>
      </w:pPr>
      <w:r w:rsidRPr="00B908B6">
        <w:rPr>
          <w:rFonts w:ascii="Calibri" w:hAnsi="Calibri" w:cs="Calibri"/>
          <w:noProof/>
          <w:szCs w:val="24"/>
        </w:rPr>
        <w:t xml:space="preserve">Kongshøj, P. (2015). </w:t>
      </w:r>
      <w:r w:rsidRPr="00F85892">
        <w:rPr>
          <w:rFonts w:ascii="Calibri" w:hAnsi="Calibri" w:cs="Calibri"/>
          <w:i/>
          <w:iCs/>
          <w:noProof/>
          <w:szCs w:val="24"/>
          <w:lang w:val="da-DK"/>
        </w:rPr>
        <w:t>Dansk fl exicurity under pres – både indefra og udefra</w:t>
      </w:r>
      <w:r w:rsidRPr="00F85892">
        <w:rPr>
          <w:rFonts w:ascii="Calibri" w:hAnsi="Calibri" w:cs="Calibri"/>
          <w:noProof/>
          <w:szCs w:val="24"/>
          <w:lang w:val="da-DK"/>
        </w:rPr>
        <w:t xml:space="preserve">. </w:t>
      </w:r>
      <w:r w:rsidRPr="00B908B6">
        <w:rPr>
          <w:rFonts w:ascii="Calibri" w:hAnsi="Calibri" w:cs="Calibri"/>
          <w:i/>
          <w:iCs/>
          <w:noProof/>
          <w:szCs w:val="24"/>
        </w:rPr>
        <w:t>1</w:t>
      </w:r>
      <w:r w:rsidRPr="00B908B6">
        <w:rPr>
          <w:rFonts w:ascii="Calibri" w:hAnsi="Calibri" w:cs="Calibri"/>
          <w:noProof/>
          <w:szCs w:val="24"/>
        </w:rPr>
        <w:t>, 5–10.</w:t>
      </w:r>
    </w:p>
    <w:p w14:paraId="0BD724D8" w14:textId="77777777" w:rsidR="00B908B6" w:rsidRPr="00B908B6" w:rsidRDefault="00B908B6" w:rsidP="008B1B99">
      <w:pPr>
        <w:widowControl w:val="0"/>
        <w:autoSpaceDE w:val="0"/>
        <w:autoSpaceDN w:val="0"/>
        <w:adjustRightInd w:val="0"/>
        <w:spacing w:line="240" w:lineRule="auto"/>
        <w:ind w:left="480" w:hanging="480"/>
        <w:jc w:val="both"/>
        <w:rPr>
          <w:rFonts w:ascii="Calibri" w:hAnsi="Calibri" w:cs="Calibri"/>
          <w:noProof/>
          <w:szCs w:val="24"/>
        </w:rPr>
      </w:pPr>
      <w:r w:rsidRPr="00B908B6">
        <w:rPr>
          <w:rFonts w:ascii="Calibri" w:hAnsi="Calibri" w:cs="Calibri"/>
          <w:noProof/>
          <w:szCs w:val="24"/>
        </w:rPr>
        <w:t xml:space="preserve">Lalive, B. R., Landais, C., &amp; Zweimüller, J. (2015). </w:t>
      </w:r>
      <w:r w:rsidRPr="00B908B6">
        <w:rPr>
          <w:rFonts w:ascii="Calibri" w:hAnsi="Calibri" w:cs="Calibri"/>
          <w:i/>
          <w:iCs/>
          <w:noProof/>
          <w:szCs w:val="24"/>
        </w:rPr>
        <w:t>Market Externalities of Large Unemployment Insurance Extension Programs Author ( s ): Rafael Lalive , Camille Landais and Josef Zweimüller Source : The American Economic Review , Vol . 105 , No . 12 ( DECEMBER 2015 ), pp . 35</w:t>
      </w:r>
      <w:r w:rsidRPr="00B908B6">
        <w:rPr>
          <w:rFonts w:ascii="Calibri" w:hAnsi="Calibri" w:cs="Calibri"/>
          <w:noProof/>
          <w:szCs w:val="24"/>
        </w:rPr>
        <w:t xml:space="preserve">. </w:t>
      </w:r>
      <w:r w:rsidRPr="00B908B6">
        <w:rPr>
          <w:rFonts w:ascii="Calibri" w:hAnsi="Calibri" w:cs="Calibri"/>
          <w:i/>
          <w:iCs/>
          <w:noProof/>
          <w:szCs w:val="24"/>
        </w:rPr>
        <w:t>105</w:t>
      </w:r>
      <w:r w:rsidRPr="00B908B6">
        <w:rPr>
          <w:rFonts w:ascii="Calibri" w:hAnsi="Calibri" w:cs="Calibri"/>
          <w:noProof/>
          <w:szCs w:val="24"/>
        </w:rPr>
        <w:t>(12), 3564–3596.</w:t>
      </w:r>
    </w:p>
    <w:p w14:paraId="57AD354E" w14:textId="77777777" w:rsidR="00B908B6" w:rsidRPr="00B908B6" w:rsidRDefault="00B908B6" w:rsidP="008B1B99">
      <w:pPr>
        <w:widowControl w:val="0"/>
        <w:autoSpaceDE w:val="0"/>
        <w:autoSpaceDN w:val="0"/>
        <w:adjustRightInd w:val="0"/>
        <w:spacing w:line="240" w:lineRule="auto"/>
        <w:ind w:left="480" w:hanging="480"/>
        <w:jc w:val="both"/>
        <w:rPr>
          <w:rFonts w:ascii="Calibri" w:hAnsi="Calibri" w:cs="Calibri"/>
          <w:noProof/>
          <w:szCs w:val="24"/>
        </w:rPr>
      </w:pPr>
      <w:r w:rsidRPr="00B908B6">
        <w:rPr>
          <w:rFonts w:ascii="Calibri" w:hAnsi="Calibri" w:cs="Calibri"/>
          <w:noProof/>
          <w:szCs w:val="24"/>
        </w:rPr>
        <w:t xml:space="preserve">Marinescu, I. (2017). The general equilibrium impacts of unemployment insurance: Evidence from a large online job board. </w:t>
      </w:r>
      <w:r w:rsidRPr="00B908B6">
        <w:rPr>
          <w:rFonts w:ascii="Calibri" w:hAnsi="Calibri" w:cs="Calibri"/>
          <w:i/>
          <w:iCs/>
          <w:noProof/>
          <w:szCs w:val="24"/>
        </w:rPr>
        <w:t>Journal of Public Economics</w:t>
      </w:r>
      <w:r w:rsidRPr="00B908B6">
        <w:rPr>
          <w:rFonts w:ascii="Calibri" w:hAnsi="Calibri" w:cs="Calibri"/>
          <w:noProof/>
          <w:szCs w:val="24"/>
        </w:rPr>
        <w:t xml:space="preserve">, </w:t>
      </w:r>
      <w:r w:rsidRPr="00B908B6">
        <w:rPr>
          <w:rFonts w:ascii="Calibri" w:hAnsi="Calibri" w:cs="Calibri"/>
          <w:i/>
          <w:iCs/>
          <w:noProof/>
          <w:szCs w:val="24"/>
        </w:rPr>
        <w:t>150</w:t>
      </w:r>
      <w:r w:rsidRPr="00B908B6">
        <w:rPr>
          <w:rFonts w:ascii="Calibri" w:hAnsi="Calibri" w:cs="Calibri"/>
          <w:noProof/>
          <w:szCs w:val="24"/>
        </w:rPr>
        <w:t>, 14–29. https://doi.org/10.1016/j.jpubeco.2017.02.012</w:t>
      </w:r>
    </w:p>
    <w:p w14:paraId="2AE2CC13" w14:textId="77777777" w:rsidR="00B908B6" w:rsidRPr="00B908B6" w:rsidRDefault="00B908B6" w:rsidP="008B1B99">
      <w:pPr>
        <w:widowControl w:val="0"/>
        <w:autoSpaceDE w:val="0"/>
        <w:autoSpaceDN w:val="0"/>
        <w:adjustRightInd w:val="0"/>
        <w:spacing w:line="240" w:lineRule="auto"/>
        <w:ind w:left="480" w:hanging="480"/>
        <w:jc w:val="both"/>
        <w:rPr>
          <w:rFonts w:ascii="Calibri" w:hAnsi="Calibri" w:cs="Calibri"/>
          <w:noProof/>
          <w:szCs w:val="24"/>
        </w:rPr>
      </w:pPr>
      <w:r w:rsidRPr="00B908B6">
        <w:rPr>
          <w:rFonts w:ascii="Calibri" w:hAnsi="Calibri" w:cs="Calibri"/>
          <w:noProof/>
          <w:szCs w:val="24"/>
        </w:rPr>
        <w:t xml:space="preserve">Mcdonald, I. M., &amp; Solow, R. M. (1981). </w:t>
      </w:r>
      <w:r w:rsidRPr="00B908B6">
        <w:rPr>
          <w:rFonts w:ascii="Calibri" w:hAnsi="Calibri" w:cs="Calibri"/>
          <w:i/>
          <w:iCs/>
          <w:noProof/>
          <w:szCs w:val="24"/>
        </w:rPr>
        <w:t>Wage Bargaining and Employment</w:t>
      </w:r>
      <w:r w:rsidRPr="00B908B6">
        <w:rPr>
          <w:rFonts w:ascii="Calibri" w:hAnsi="Calibri" w:cs="Calibri"/>
          <w:noProof/>
          <w:szCs w:val="24"/>
        </w:rPr>
        <w:t xml:space="preserve">. </w:t>
      </w:r>
      <w:r w:rsidRPr="00B908B6">
        <w:rPr>
          <w:rFonts w:ascii="Calibri" w:hAnsi="Calibri" w:cs="Calibri"/>
          <w:i/>
          <w:iCs/>
          <w:noProof/>
          <w:szCs w:val="24"/>
        </w:rPr>
        <w:t>71</w:t>
      </w:r>
      <w:r w:rsidRPr="00B908B6">
        <w:rPr>
          <w:rFonts w:ascii="Calibri" w:hAnsi="Calibri" w:cs="Calibri"/>
          <w:noProof/>
          <w:szCs w:val="24"/>
        </w:rPr>
        <w:t>(5), 896–908.</w:t>
      </w:r>
    </w:p>
    <w:p w14:paraId="59BBCD77" w14:textId="77777777" w:rsidR="00B908B6" w:rsidRPr="00B908B6" w:rsidRDefault="00B908B6" w:rsidP="008B1B99">
      <w:pPr>
        <w:widowControl w:val="0"/>
        <w:autoSpaceDE w:val="0"/>
        <w:autoSpaceDN w:val="0"/>
        <w:adjustRightInd w:val="0"/>
        <w:spacing w:line="240" w:lineRule="auto"/>
        <w:ind w:left="480" w:hanging="480"/>
        <w:jc w:val="both"/>
        <w:rPr>
          <w:rFonts w:ascii="Calibri" w:hAnsi="Calibri" w:cs="Calibri"/>
          <w:noProof/>
          <w:szCs w:val="24"/>
        </w:rPr>
      </w:pPr>
      <w:r w:rsidRPr="00B908B6">
        <w:rPr>
          <w:rFonts w:ascii="Calibri" w:hAnsi="Calibri" w:cs="Calibri"/>
          <w:noProof/>
          <w:szCs w:val="24"/>
        </w:rPr>
        <w:t xml:space="preserve">Millemaci, E., &amp; Ofria, F. (2014). Kaldor-Verdoorn’s law and increasing returns to scale: A comparison across developed countries. </w:t>
      </w:r>
      <w:r w:rsidRPr="00B908B6">
        <w:rPr>
          <w:rFonts w:ascii="Calibri" w:hAnsi="Calibri" w:cs="Calibri"/>
          <w:i/>
          <w:iCs/>
          <w:noProof/>
          <w:szCs w:val="24"/>
        </w:rPr>
        <w:t>Journal of Economic Studies</w:t>
      </w:r>
      <w:r w:rsidRPr="00B908B6">
        <w:rPr>
          <w:rFonts w:ascii="Calibri" w:hAnsi="Calibri" w:cs="Calibri"/>
          <w:noProof/>
          <w:szCs w:val="24"/>
        </w:rPr>
        <w:t xml:space="preserve">, </w:t>
      </w:r>
      <w:r w:rsidRPr="00B908B6">
        <w:rPr>
          <w:rFonts w:ascii="Calibri" w:hAnsi="Calibri" w:cs="Calibri"/>
          <w:i/>
          <w:iCs/>
          <w:noProof/>
          <w:szCs w:val="24"/>
        </w:rPr>
        <w:t>41</w:t>
      </w:r>
      <w:r w:rsidRPr="00B908B6">
        <w:rPr>
          <w:rFonts w:ascii="Calibri" w:hAnsi="Calibri" w:cs="Calibri"/>
          <w:noProof/>
          <w:szCs w:val="24"/>
        </w:rPr>
        <w:t>(1), 140–162. https://doi.org/10.1108/JES-02-2012-0026</w:t>
      </w:r>
    </w:p>
    <w:p w14:paraId="14C642E6" w14:textId="77777777" w:rsidR="00B908B6" w:rsidRPr="00F85892" w:rsidRDefault="00B908B6" w:rsidP="008B1B99">
      <w:pPr>
        <w:widowControl w:val="0"/>
        <w:autoSpaceDE w:val="0"/>
        <w:autoSpaceDN w:val="0"/>
        <w:adjustRightInd w:val="0"/>
        <w:spacing w:line="240" w:lineRule="auto"/>
        <w:ind w:left="480" w:hanging="480"/>
        <w:jc w:val="both"/>
        <w:rPr>
          <w:rFonts w:ascii="Calibri" w:hAnsi="Calibri" w:cs="Calibri"/>
          <w:noProof/>
          <w:szCs w:val="24"/>
          <w:lang w:val="da-DK"/>
        </w:rPr>
      </w:pPr>
      <w:r w:rsidRPr="00B908B6">
        <w:rPr>
          <w:rFonts w:ascii="Calibri" w:hAnsi="Calibri" w:cs="Calibri"/>
          <w:noProof/>
          <w:szCs w:val="24"/>
        </w:rPr>
        <w:t xml:space="preserve">Nørgaard, T. (1995). </w:t>
      </w:r>
      <w:r w:rsidRPr="00F85892">
        <w:rPr>
          <w:rFonts w:ascii="Calibri" w:hAnsi="Calibri" w:cs="Calibri"/>
          <w:i/>
          <w:iCs/>
          <w:noProof/>
          <w:szCs w:val="24"/>
          <w:lang w:val="da-DK"/>
        </w:rPr>
        <w:t>Bekendtgørelse om fastsættelse og regulering af omregningssats</w:t>
      </w:r>
      <w:r w:rsidRPr="00F85892">
        <w:rPr>
          <w:rFonts w:ascii="Calibri" w:hAnsi="Calibri" w:cs="Calibri"/>
          <w:noProof/>
          <w:szCs w:val="24"/>
          <w:lang w:val="da-DK"/>
        </w:rPr>
        <w:t>. https://www.retsinformation.dk/eli/lta/1995/1154</w:t>
      </w:r>
    </w:p>
    <w:p w14:paraId="15011DEA" w14:textId="77777777" w:rsidR="00B908B6" w:rsidRPr="00F85892" w:rsidRDefault="00B908B6" w:rsidP="008B1B99">
      <w:pPr>
        <w:widowControl w:val="0"/>
        <w:autoSpaceDE w:val="0"/>
        <w:autoSpaceDN w:val="0"/>
        <w:adjustRightInd w:val="0"/>
        <w:spacing w:line="240" w:lineRule="auto"/>
        <w:ind w:left="480" w:hanging="480"/>
        <w:jc w:val="both"/>
        <w:rPr>
          <w:rFonts w:ascii="Calibri" w:hAnsi="Calibri" w:cs="Calibri"/>
          <w:noProof/>
          <w:szCs w:val="24"/>
          <w:lang w:val="da-DK"/>
        </w:rPr>
      </w:pPr>
      <w:r w:rsidRPr="00F85892">
        <w:rPr>
          <w:rFonts w:ascii="Calibri" w:hAnsi="Calibri" w:cs="Calibri"/>
          <w:noProof/>
          <w:szCs w:val="24"/>
          <w:lang w:val="da-DK"/>
        </w:rPr>
        <w:t xml:space="preserve">Risgaard, L. (2021). </w:t>
      </w:r>
      <w:r w:rsidRPr="00F85892">
        <w:rPr>
          <w:rFonts w:ascii="Calibri" w:hAnsi="Calibri" w:cs="Calibri"/>
          <w:i/>
          <w:iCs/>
          <w:noProof/>
          <w:szCs w:val="24"/>
          <w:lang w:val="da-DK"/>
        </w:rPr>
        <w:t>Mere tryghed til lønmodtagerne</w:t>
      </w:r>
      <w:r w:rsidRPr="00F85892">
        <w:rPr>
          <w:rFonts w:ascii="Calibri" w:hAnsi="Calibri" w:cs="Calibri"/>
          <w:noProof/>
          <w:szCs w:val="24"/>
          <w:lang w:val="da-DK"/>
        </w:rPr>
        <w:t>.</w:t>
      </w:r>
    </w:p>
    <w:p w14:paraId="66E561DD" w14:textId="77777777" w:rsidR="00B908B6" w:rsidRPr="00B908B6" w:rsidRDefault="00B908B6" w:rsidP="008B1B99">
      <w:pPr>
        <w:widowControl w:val="0"/>
        <w:autoSpaceDE w:val="0"/>
        <w:autoSpaceDN w:val="0"/>
        <w:adjustRightInd w:val="0"/>
        <w:spacing w:line="240" w:lineRule="auto"/>
        <w:ind w:left="480" w:hanging="480"/>
        <w:jc w:val="both"/>
        <w:rPr>
          <w:rFonts w:ascii="Calibri" w:hAnsi="Calibri" w:cs="Calibri"/>
          <w:noProof/>
          <w:szCs w:val="24"/>
        </w:rPr>
      </w:pPr>
      <w:r w:rsidRPr="00B908B6">
        <w:rPr>
          <w:rFonts w:ascii="Calibri" w:hAnsi="Calibri" w:cs="Calibri"/>
          <w:noProof/>
          <w:szCs w:val="24"/>
        </w:rPr>
        <w:t xml:space="preserve">Setterfield, M. (2003). Supply and Demand in the Theory of Long-run Growth: Introduction to a symposium on demand-led growth. </w:t>
      </w:r>
      <w:r w:rsidRPr="00B908B6">
        <w:rPr>
          <w:rFonts w:ascii="Calibri" w:hAnsi="Calibri" w:cs="Calibri"/>
          <w:i/>
          <w:iCs/>
          <w:noProof/>
          <w:szCs w:val="24"/>
        </w:rPr>
        <w:t>Review of Political Economy</w:t>
      </w:r>
      <w:r w:rsidRPr="00B908B6">
        <w:rPr>
          <w:rFonts w:ascii="Calibri" w:hAnsi="Calibri" w:cs="Calibri"/>
          <w:noProof/>
          <w:szCs w:val="24"/>
        </w:rPr>
        <w:t xml:space="preserve">, </w:t>
      </w:r>
      <w:r w:rsidRPr="00B908B6">
        <w:rPr>
          <w:rFonts w:ascii="Calibri" w:hAnsi="Calibri" w:cs="Calibri"/>
          <w:i/>
          <w:iCs/>
          <w:noProof/>
          <w:szCs w:val="24"/>
        </w:rPr>
        <w:t>15</w:t>
      </w:r>
      <w:r w:rsidRPr="00B908B6">
        <w:rPr>
          <w:rFonts w:ascii="Calibri" w:hAnsi="Calibri" w:cs="Calibri"/>
          <w:noProof/>
          <w:szCs w:val="24"/>
        </w:rPr>
        <w:t>(1), 23–32. https://doi.org/10.1080/09538250308440</w:t>
      </w:r>
    </w:p>
    <w:p w14:paraId="08E83C8C" w14:textId="77777777" w:rsidR="00B908B6" w:rsidRPr="00B908B6" w:rsidRDefault="00B908B6" w:rsidP="008B1B99">
      <w:pPr>
        <w:widowControl w:val="0"/>
        <w:autoSpaceDE w:val="0"/>
        <w:autoSpaceDN w:val="0"/>
        <w:adjustRightInd w:val="0"/>
        <w:spacing w:line="240" w:lineRule="auto"/>
        <w:ind w:left="480" w:hanging="480"/>
        <w:jc w:val="both"/>
        <w:rPr>
          <w:rFonts w:ascii="Calibri" w:hAnsi="Calibri" w:cs="Calibri"/>
          <w:noProof/>
          <w:szCs w:val="24"/>
        </w:rPr>
      </w:pPr>
      <w:r w:rsidRPr="00B908B6">
        <w:rPr>
          <w:rFonts w:ascii="Calibri" w:hAnsi="Calibri" w:cs="Calibri"/>
          <w:noProof/>
          <w:szCs w:val="24"/>
        </w:rPr>
        <w:t xml:space="preserve">Shapiro, B. C., &amp; Stiglitz, J. E. (1984). American Economic Association Equilibrium Unemployment as a Worker Discipline Device. </w:t>
      </w:r>
      <w:r w:rsidRPr="00B908B6">
        <w:rPr>
          <w:rFonts w:ascii="Calibri" w:hAnsi="Calibri" w:cs="Calibri"/>
          <w:i/>
          <w:iCs/>
          <w:noProof/>
          <w:szCs w:val="24"/>
        </w:rPr>
        <w:t>The American Economic Review</w:t>
      </w:r>
      <w:r w:rsidRPr="00B908B6">
        <w:rPr>
          <w:rFonts w:ascii="Calibri" w:hAnsi="Calibri" w:cs="Calibri"/>
          <w:noProof/>
          <w:szCs w:val="24"/>
        </w:rPr>
        <w:t xml:space="preserve">, </w:t>
      </w:r>
      <w:r w:rsidRPr="00B908B6">
        <w:rPr>
          <w:rFonts w:ascii="Calibri" w:hAnsi="Calibri" w:cs="Calibri"/>
          <w:i/>
          <w:iCs/>
          <w:noProof/>
          <w:szCs w:val="24"/>
        </w:rPr>
        <w:t>74</w:t>
      </w:r>
      <w:r w:rsidRPr="00B908B6">
        <w:rPr>
          <w:rFonts w:ascii="Calibri" w:hAnsi="Calibri" w:cs="Calibri"/>
          <w:noProof/>
          <w:szCs w:val="24"/>
        </w:rPr>
        <w:t>(3), 433–444.</w:t>
      </w:r>
    </w:p>
    <w:p w14:paraId="5067717E" w14:textId="77777777" w:rsidR="00B908B6" w:rsidRPr="00B908B6" w:rsidRDefault="00B908B6" w:rsidP="008B1B99">
      <w:pPr>
        <w:widowControl w:val="0"/>
        <w:autoSpaceDE w:val="0"/>
        <w:autoSpaceDN w:val="0"/>
        <w:adjustRightInd w:val="0"/>
        <w:spacing w:line="240" w:lineRule="auto"/>
        <w:ind w:left="480" w:hanging="480"/>
        <w:jc w:val="both"/>
        <w:rPr>
          <w:rFonts w:ascii="Calibri" w:hAnsi="Calibri" w:cs="Calibri"/>
          <w:noProof/>
          <w:szCs w:val="24"/>
        </w:rPr>
      </w:pPr>
      <w:r w:rsidRPr="00B908B6">
        <w:rPr>
          <w:rFonts w:ascii="Calibri" w:hAnsi="Calibri" w:cs="Calibri"/>
          <w:noProof/>
          <w:szCs w:val="24"/>
        </w:rPr>
        <w:t xml:space="preserve">Stockhammer, E., &amp; Lavoie, M. (2013). Wage-led Growth. In </w:t>
      </w:r>
      <w:r w:rsidRPr="00B908B6">
        <w:rPr>
          <w:rFonts w:ascii="Calibri" w:hAnsi="Calibri" w:cs="Calibri"/>
          <w:i/>
          <w:iCs/>
          <w:noProof/>
          <w:szCs w:val="24"/>
        </w:rPr>
        <w:t>Wage-led Growth</w:t>
      </w:r>
      <w:r w:rsidRPr="00B908B6">
        <w:rPr>
          <w:rFonts w:ascii="Calibri" w:hAnsi="Calibri" w:cs="Calibri"/>
          <w:noProof/>
          <w:szCs w:val="24"/>
        </w:rPr>
        <w:t xml:space="preserve"> (Issue February). https://doi.org/10.1057/9781137357939</w:t>
      </w:r>
    </w:p>
    <w:p w14:paraId="2B79D62D" w14:textId="77777777" w:rsidR="00B908B6" w:rsidRPr="00B908B6" w:rsidRDefault="00B908B6" w:rsidP="008B1B99">
      <w:pPr>
        <w:widowControl w:val="0"/>
        <w:autoSpaceDE w:val="0"/>
        <w:autoSpaceDN w:val="0"/>
        <w:adjustRightInd w:val="0"/>
        <w:spacing w:line="240" w:lineRule="auto"/>
        <w:ind w:left="480" w:hanging="480"/>
        <w:jc w:val="both"/>
        <w:rPr>
          <w:rFonts w:ascii="Calibri" w:hAnsi="Calibri" w:cs="Calibri"/>
          <w:noProof/>
        </w:rPr>
      </w:pPr>
      <w:r w:rsidRPr="00B908B6">
        <w:rPr>
          <w:rFonts w:ascii="Calibri" w:hAnsi="Calibri" w:cs="Calibri"/>
          <w:noProof/>
          <w:szCs w:val="24"/>
        </w:rPr>
        <w:t xml:space="preserve">Topel, B. R. H. (1983). </w:t>
      </w:r>
      <w:r w:rsidRPr="00B908B6">
        <w:rPr>
          <w:rFonts w:ascii="Calibri" w:hAnsi="Calibri" w:cs="Calibri"/>
          <w:i/>
          <w:iCs/>
          <w:noProof/>
          <w:szCs w:val="24"/>
        </w:rPr>
        <w:t>On Layoffs and Unemployment Insurance Author ( s ): Robert H . Topel Source : The American Economic Review , Sep ., 1983 , Vol . 73 , No . 4 ( Sep ., 1983 ), pp . 541- Published by : American Economic Association Stable URL : https://www.jstor.org/stable/</w:t>
      </w:r>
      <w:r w:rsidRPr="00B908B6">
        <w:rPr>
          <w:rFonts w:ascii="Calibri" w:hAnsi="Calibri" w:cs="Calibri"/>
          <w:noProof/>
          <w:szCs w:val="24"/>
        </w:rPr>
        <w:t xml:space="preserve">. </w:t>
      </w:r>
      <w:r w:rsidRPr="00B908B6">
        <w:rPr>
          <w:rFonts w:ascii="Calibri" w:hAnsi="Calibri" w:cs="Calibri"/>
          <w:i/>
          <w:iCs/>
          <w:noProof/>
          <w:szCs w:val="24"/>
        </w:rPr>
        <w:t>73</w:t>
      </w:r>
      <w:r w:rsidRPr="00B908B6">
        <w:rPr>
          <w:rFonts w:ascii="Calibri" w:hAnsi="Calibri" w:cs="Calibri"/>
          <w:noProof/>
          <w:szCs w:val="24"/>
        </w:rPr>
        <w:t>(4), 541–559.</w:t>
      </w:r>
    </w:p>
    <w:p w14:paraId="20E5C81B" w14:textId="439C3AD6" w:rsidR="00CD17D9" w:rsidRDefault="00333B3D" w:rsidP="008B1B99">
      <w:pPr>
        <w:jc w:val="both"/>
      </w:pPr>
      <w:r>
        <w:fldChar w:fldCharType="end"/>
      </w:r>
    </w:p>
    <w:p w14:paraId="5B8A0E95" w14:textId="77777777" w:rsidR="00B61329" w:rsidRPr="00CD17D9" w:rsidRDefault="00B61329" w:rsidP="008B1B99">
      <w:pPr>
        <w:jc w:val="both"/>
      </w:pPr>
    </w:p>
    <w:p w14:paraId="684A78FD" w14:textId="3831C385" w:rsidR="007A3DA7" w:rsidRDefault="0006174A" w:rsidP="008B1B99">
      <w:pPr>
        <w:pStyle w:val="Overskrift1"/>
        <w:jc w:val="both"/>
      </w:pPr>
      <w:r w:rsidRPr="0006174A">
        <w:lastRenderedPageBreak/>
        <w:t>Appendix</w:t>
      </w:r>
    </w:p>
    <w:p w14:paraId="68268DFF" w14:textId="4055265B" w:rsidR="00A67746" w:rsidRDefault="00A67746" w:rsidP="008B1B99">
      <w:pPr>
        <w:jc w:val="both"/>
      </w:pPr>
    </w:p>
    <w:p w14:paraId="34FA95E0" w14:textId="3A197024" w:rsidR="00B312A8" w:rsidRDefault="00583A8B" w:rsidP="008B1B99">
      <w:pPr>
        <w:pStyle w:val="Overskrift2"/>
        <w:jc w:val="both"/>
      </w:pPr>
      <w:r>
        <w:t>Appendix 1: DAG</w:t>
      </w:r>
    </w:p>
    <w:p w14:paraId="7CEFE2A0" w14:textId="77777777" w:rsidR="00313FC0" w:rsidRPr="00313FC0" w:rsidRDefault="00313FC0" w:rsidP="008B1B99">
      <w:pPr>
        <w:jc w:val="both"/>
      </w:pPr>
    </w:p>
    <w:p w14:paraId="6A28A93C" w14:textId="110EF6AE" w:rsidR="00313FC0" w:rsidRDefault="00313FC0" w:rsidP="008B1B99">
      <w:pPr>
        <w:pStyle w:val="Billedtekst"/>
        <w:keepNext/>
        <w:jc w:val="both"/>
      </w:pPr>
      <w:bookmarkStart w:id="99" w:name="_Ref120688480"/>
      <w:r>
        <w:t>Figure A1</w:t>
      </w:r>
      <w:r>
        <w:noBreakHyphen/>
      </w:r>
      <w:r w:rsidR="00F13421">
        <w:fldChar w:fldCharType="begin"/>
      </w:r>
      <w:r w:rsidR="00F13421">
        <w:instrText xml:space="preserve"> SEQ Figure \* ARABIC </w:instrText>
      </w:r>
      <w:r w:rsidR="00F13421">
        <w:fldChar w:fldCharType="separate"/>
      </w:r>
      <w:r w:rsidR="00775321">
        <w:rPr>
          <w:noProof/>
        </w:rPr>
        <w:t>20</w:t>
      </w:r>
      <w:r w:rsidR="00F13421">
        <w:rPr>
          <w:noProof/>
        </w:rPr>
        <w:fldChar w:fldCharType="end"/>
      </w:r>
      <w:r w:rsidR="004A128F">
        <w:t xml:space="preserve">: </w:t>
      </w:r>
      <w:r w:rsidR="00E32A6D">
        <w:t>A simple d</w:t>
      </w:r>
      <w:r w:rsidR="004A128F">
        <w:t>irected acyclic graph of the SFC-model used in this paper.</w:t>
      </w:r>
      <w:bookmarkEnd w:id="99"/>
      <w:r w:rsidR="004A128F">
        <w:t xml:space="preserve"> </w:t>
      </w:r>
    </w:p>
    <w:p w14:paraId="05B9C1A6" w14:textId="1915263A" w:rsidR="00E32A6D" w:rsidRPr="00E32A6D" w:rsidRDefault="00E32A6D" w:rsidP="008B1B99">
      <w:pPr>
        <w:jc w:val="both"/>
      </w:pPr>
      <w:r w:rsidRPr="00E32A6D">
        <w:rPr>
          <w:noProof/>
        </w:rPr>
        <w:drawing>
          <wp:inline distT="0" distB="0" distL="0" distR="0" wp14:anchorId="5B683218" wp14:editId="46BF9E3D">
            <wp:extent cx="6120130" cy="4079875"/>
            <wp:effectExtent l="0" t="0" r="0" b="0"/>
            <wp:docPr id="44" name="Billed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4079875"/>
                    </a:xfrm>
                    <a:prstGeom prst="rect">
                      <a:avLst/>
                    </a:prstGeom>
                  </pic:spPr>
                </pic:pic>
              </a:graphicData>
            </a:graphic>
          </wp:inline>
        </w:drawing>
      </w:r>
    </w:p>
    <w:p w14:paraId="2724B59A" w14:textId="40266A25" w:rsidR="00CD0F6F" w:rsidRDefault="00CD0F6F" w:rsidP="008B1B99">
      <w:pPr>
        <w:jc w:val="both"/>
      </w:pPr>
    </w:p>
    <w:p w14:paraId="6BBC187B" w14:textId="77777777" w:rsidR="00CD0F6F" w:rsidRPr="00A67746" w:rsidRDefault="00CD0F6F" w:rsidP="008B1B99">
      <w:pPr>
        <w:jc w:val="both"/>
      </w:pPr>
    </w:p>
    <w:p w14:paraId="478C1641" w14:textId="3A9B728C" w:rsidR="0058393C" w:rsidRDefault="00583A8B" w:rsidP="008B1B99">
      <w:pPr>
        <w:pStyle w:val="Overskrift2"/>
        <w:jc w:val="both"/>
      </w:pPr>
      <w:bookmarkStart w:id="100" w:name="_Ref120689876"/>
      <w:r>
        <w:t xml:space="preserve">Appendix 2: </w:t>
      </w:r>
      <w:r w:rsidR="0006174A">
        <w:t>Sensitivity analysis</w:t>
      </w:r>
      <w:bookmarkEnd w:id="100"/>
      <w:r w:rsidR="0006174A">
        <w:t xml:space="preserve"> </w:t>
      </w:r>
    </w:p>
    <w:p w14:paraId="788630C2" w14:textId="4F0982C1" w:rsidR="00583A8B" w:rsidRDefault="00583A8B" w:rsidP="008B1B99">
      <w:pPr>
        <w:jc w:val="both"/>
      </w:pPr>
    </w:p>
    <w:p w14:paraId="3AE9FEC1" w14:textId="3357200E" w:rsidR="00583A8B" w:rsidRPr="00583A8B" w:rsidRDefault="00583A8B" w:rsidP="008B1B99">
      <w:pPr>
        <w:spacing w:line="360" w:lineRule="auto"/>
        <w:jc w:val="both"/>
      </w:pPr>
      <w:r>
        <w:t xml:space="preserve">To make sure that the results obtained in this paper, as well as the conclusion derived from these results are not affected by small changes of crucial coefficients in the model. We perform a sensitivity test of the most influential parameters in the shocks. </w:t>
      </w:r>
      <w:r>
        <w:br/>
      </w:r>
    </w:p>
    <w:p w14:paraId="16133B84" w14:textId="69479D45" w:rsidR="0058393C" w:rsidRPr="0058393C" w:rsidRDefault="0058393C" w:rsidP="008B1B99">
      <w:pPr>
        <w:jc w:val="both"/>
      </w:pPr>
    </w:p>
    <w:p w14:paraId="20C39124" w14:textId="26D274AD" w:rsidR="00313FC0" w:rsidRDefault="00313FC0" w:rsidP="008B1B99">
      <w:pPr>
        <w:pStyle w:val="Billedtekst"/>
        <w:keepNext/>
        <w:jc w:val="both"/>
      </w:pPr>
      <w:r>
        <w:lastRenderedPageBreak/>
        <w:t>Figure A2</w:t>
      </w:r>
      <w:r w:rsidR="003F3836">
        <w:noBreakHyphen/>
        <w:t>1</w:t>
      </w:r>
      <w:r w:rsidR="004A128F">
        <w:t xml:space="preserve">: Sensitivity of the relationship between the maximum level of income insurance, and the average level of income insurance. </w:t>
      </w:r>
    </w:p>
    <w:p w14:paraId="7FE8B276" w14:textId="30758F8E" w:rsidR="0006174A" w:rsidRDefault="00313FC0" w:rsidP="008B1B99">
      <w:pPr>
        <w:jc w:val="both"/>
      </w:pPr>
      <w:r w:rsidRPr="00313FC0">
        <w:rPr>
          <w:noProof/>
        </w:rPr>
        <w:drawing>
          <wp:inline distT="0" distB="0" distL="0" distR="0" wp14:anchorId="65006101" wp14:editId="110BF02C">
            <wp:extent cx="6120130" cy="3776980"/>
            <wp:effectExtent l="0" t="0" r="0" b="0"/>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3776980"/>
                    </a:xfrm>
                    <a:prstGeom prst="rect">
                      <a:avLst/>
                    </a:prstGeom>
                  </pic:spPr>
                </pic:pic>
              </a:graphicData>
            </a:graphic>
          </wp:inline>
        </w:drawing>
      </w:r>
    </w:p>
    <w:p w14:paraId="29110597" w14:textId="0FDAD9F4" w:rsidR="003F3836" w:rsidRDefault="003F3836" w:rsidP="008B1B99">
      <w:pPr>
        <w:spacing w:line="360" w:lineRule="auto"/>
        <w:jc w:val="both"/>
      </w:pPr>
      <w:r>
        <w:t>In the plot above we look at the estimate going into the equation of the average income insurance when performing the shock in scenario 1. We know that the estimate should be between 0.85 and 1 as the fraction of receivers of the maximum level of income insurance is 0.85. And no more than 100% can receive the maximum level.</w:t>
      </w:r>
    </w:p>
    <w:p w14:paraId="66501C95" w14:textId="1CEE3F69" w:rsidR="003F3836" w:rsidRDefault="003F3836" w:rsidP="008B1B99">
      <w:pPr>
        <w:pStyle w:val="Billedtekst"/>
        <w:keepNext/>
        <w:jc w:val="both"/>
      </w:pPr>
      <w:r>
        <w:lastRenderedPageBreak/>
        <w:t>Figure A2</w:t>
      </w:r>
      <w:r>
        <w:noBreakHyphen/>
        <w:t>2</w:t>
      </w:r>
      <w:r w:rsidR="004A128F">
        <w:t>: Sensitivity of the minimum wage-gap limit</w:t>
      </w:r>
    </w:p>
    <w:p w14:paraId="7FA87F6B" w14:textId="73E57EAB" w:rsidR="003F3836" w:rsidRDefault="003F3836" w:rsidP="008B1B99">
      <w:pPr>
        <w:jc w:val="both"/>
      </w:pPr>
      <w:r w:rsidRPr="003F3836">
        <w:rPr>
          <w:noProof/>
        </w:rPr>
        <w:drawing>
          <wp:inline distT="0" distB="0" distL="0" distR="0" wp14:anchorId="52C0364D" wp14:editId="603CEF22">
            <wp:extent cx="6120130" cy="3776980"/>
            <wp:effectExtent l="0" t="0" r="0" b="0"/>
            <wp:docPr id="21" name="Bille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3776980"/>
                    </a:xfrm>
                    <a:prstGeom prst="rect">
                      <a:avLst/>
                    </a:prstGeom>
                  </pic:spPr>
                </pic:pic>
              </a:graphicData>
            </a:graphic>
          </wp:inline>
        </w:drawing>
      </w:r>
    </w:p>
    <w:p w14:paraId="052C6518" w14:textId="01502473" w:rsidR="003F3836" w:rsidRDefault="003F3836" w:rsidP="008B1B99">
      <w:pPr>
        <w:spacing w:line="360" w:lineRule="auto"/>
        <w:jc w:val="both"/>
      </w:pPr>
      <w:r>
        <w:t xml:space="preserve">In the plot above we test a central parameter used for the results of this paper being the estimate used for the wage channel setting the limit that the worker unions will allow for the wage gap. As we don’t observe this limit in the data it is hard to find any evidence that backs up the value of this parameter. We use the empirical results from </w:t>
      </w:r>
      <w:r>
        <w:fldChar w:fldCharType="begin" w:fldLock="1"/>
      </w:r>
      <w:r w:rsidR="00670BEF">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fldChar w:fldCharType="separate"/>
      </w:r>
      <w:r w:rsidRPr="00313FC0">
        <w:rPr>
          <w:noProof/>
        </w:rPr>
        <w:t>(Fredriksson &amp; Söderström, 2020)</w:t>
      </w:r>
      <w:r>
        <w:fldChar w:fldCharType="end"/>
      </w:r>
      <w:r>
        <w:t xml:space="preserve"> setting the minimum wage gap allowed to be 42% of the wage. In the plot below, we see the effects of changing this limit to 40% or 44%.  </w:t>
      </w:r>
    </w:p>
    <w:p w14:paraId="0E6EE4EC" w14:textId="77777777" w:rsidR="003F3836" w:rsidRDefault="003F3836" w:rsidP="008B1B99">
      <w:pPr>
        <w:jc w:val="both"/>
      </w:pPr>
    </w:p>
    <w:p w14:paraId="4939D127" w14:textId="4A1991F8" w:rsidR="003F3836" w:rsidRDefault="003F3836" w:rsidP="008B1B99">
      <w:pPr>
        <w:jc w:val="both"/>
      </w:pPr>
    </w:p>
    <w:p w14:paraId="447F1D7C" w14:textId="0B813282" w:rsidR="003F3836" w:rsidRDefault="003F3836" w:rsidP="008B1B99">
      <w:pPr>
        <w:pStyle w:val="Billedtekst"/>
        <w:keepNext/>
        <w:jc w:val="both"/>
      </w:pPr>
      <w:r>
        <w:lastRenderedPageBreak/>
        <w:t>Figure A1</w:t>
      </w:r>
      <w:r>
        <w:noBreakHyphen/>
        <w:t>3</w:t>
      </w:r>
      <w:r w:rsidR="004A128F">
        <w:t>: Relaxing assumptions in the productivity channel</w:t>
      </w:r>
    </w:p>
    <w:p w14:paraId="610212B4" w14:textId="6B38266C" w:rsidR="00AB46CB" w:rsidRPr="003F3836" w:rsidRDefault="003F3836" w:rsidP="008B1B99">
      <w:pPr>
        <w:jc w:val="both"/>
      </w:pPr>
      <w:r w:rsidRPr="003F3836">
        <w:rPr>
          <w:noProof/>
        </w:rPr>
        <w:drawing>
          <wp:inline distT="0" distB="0" distL="0" distR="0" wp14:anchorId="5C9F3DF2" wp14:editId="1159E530">
            <wp:extent cx="6120130" cy="3776980"/>
            <wp:effectExtent l="0" t="0" r="0" b="0"/>
            <wp:docPr id="22" name="Bille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3776980"/>
                    </a:xfrm>
                    <a:prstGeom prst="rect">
                      <a:avLst/>
                    </a:prstGeom>
                  </pic:spPr>
                </pic:pic>
              </a:graphicData>
            </a:graphic>
          </wp:inline>
        </w:drawing>
      </w:r>
    </w:p>
    <w:p w14:paraId="049B996F" w14:textId="20485FAB" w:rsidR="006002F9" w:rsidRDefault="006002F9" w:rsidP="008B1B99">
      <w:pPr>
        <w:jc w:val="both"/>
        <w:rPr>
          <w:lang w:val="da-DK"/>
        </w:rPr>
      </w:pPr>
    </w:p>
    <w:p w14:paraId="69642EC8" w14:textId="1F9BFD6D" w:rsidR="007D6E84" w:rsidRDefault="003F3836" w:rsidP="008B1B99">
      <w:pPr>
        <w:spacing w:line="360" w:lineRule="auto"/>
        <w:jc w:val="both"/>
      </w:pPr>
      <w:r w:rsidRPr="003F3836">
        <w:t>In the</w:t>
      </w:r>
      <w:r w:rsidR="00181228">
        <w:t xml:space="preserve"> figure</w:t>
      </w:r>
      <w:r w:rsidRPr="003F3836">
        <w:t xml:space="preserve"> a</w:t>
      </w:r>
      <w:r>
        <w:t>bove</w:t>
      </w:r>
      <w:r w:rsidR="00181228">
        <w:t xml:space="preserve"> we focus on the </w:t>
      </w:r>
      <w:r w:rsidR="00BF05F0">
        <w:t>productivity</w:t>
      </w:r>
      <w:r w:rsidR="00181228">
        <w:t xml:space="preserve"> channel, we mostly exclude this channel </w:t>
      </w:r>
      <w:r w:rsidR="00D969ED">
        <w:t>due</w:t>
      </w:r>
      <w:r w:rsidR="00181228">
        <w:t xml:space="preserve"> to the lack of empirical justification as well as the radical results found in scenario 5. In an attempt to make the shock more realistic we relax the assumption that</w:t>
      </w:r>
      <w:r w:rsidR="00181228" w:rsidRPr="00A32105">
        <w:t xml:space="preserve"> firms from one period to another can adjust employment to match the demand, we now obtain much lower effects on unemployment. But the overall match between simulated data and real data is very weak, making these results less trustworthy</w:t>
      </w:r>
      <w:r w:rsidR="00181228">
        <w:t xml:space="preserve">. </w:t>
      </w:r>
    </w:p>
    <w:p w14:paraId="2BC0D160" w14:textId="1F2D2106" w:rsidR="00EE17FC" w:rsidRDefault="00EE17FC" w:rsidP="008B1B99">
      <w:pPr>
        <w:jc w:val="both"/>
      </w:pPr>
    </w:p>
    <w:p w14:paraId="44123DF4" w14:textId="14297819" w:rsidR="00BF05F0" w:rsidRDefault="00BF05F0" w:rsidP="008B1B99">
      <w:pPr>
        <w:pStyle w:val="Billedtekst"/>
        <w:keepNext/>
        <w:jc w:val="both"/>
      </w:pPr>
      <w:r>
        <w:lastRenderedPageBreak/>
        <w:t>Figure A2</w:t>
      </w:r>
      <w:r>
        <w:noBreakHyphen/>
        <w:t>4</w:t>
      </w:r>
      <w:r w:rsidR="004A128F">
        <w:t>: Including the productivity channel in scenario 6.</w:t>
      </w:r>
    </w:p>
    <w:p w14:paraId="689DD545" w14:textId="3245F2C4" w:rsidR="007D6E84" w:rsidRPr="00BF05F0" w:rsidRDefault="00EE17FC" w:rsidP="008B1B99">
      <w:pPr>
        <w:jc w:val="both"/>
      </w:pPr>
      <w:r w:rsidRPr="00EE17FC">
        <w:rPr>
          <w:noProof/>
        </w:rPr>
        <w:drawing>
          <wp:inline distT="0" distB="0" distL="0" distR="0" wp14:anchorId="153C6DB6" wp14:editId="63D8F96C">
            <wp:extent cx="6120130" cy="4283710"/>
            <wp:effectExtent l="0" t="0" r="0" b="2540"/>
            <wp:docPr id="23" name="Billed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4283710"/>
                    </a:xfrm>
                    <a:prstGeom prst="rect">
                      <a:avLst/>
                    </a:prstGeom>
                  </pic:spPr>
                </pic:pic>
              </a:graphicData>
            </a:graphic>
          </wp:inline>
        </w:drawing>
      </w:r>
    </w:p>
    <w:p w14:paraId="6D2CEE16" w14:textId="0139D6D7" w:rsidR="007D6E84" w:rsidRPr="00BF05F0" w:rsidRDefault="00BF05F0" w:rsidP="008B1B99">
      <w:pPr>
        <w:spacing w:line="360" w:lineRule="auto"/>
        <w:jc w:val="both"/>
      </w:pPr>
      <w:r w:rsidRPr="00BF05F0">
        <w:t>As argued above we e</w:t>
      </w:r>
      <w:r>
        <w:t xml:space="preserve">xclude the productivity channel in scenario 6 when letting the channels interact. As we mainly use the results from scenario 6 to evaluate the decision to suppress the state regulation percentage, we now show the effects of not excluding the productivity channel when finding these results. As mentioned in the paper, we now obtain an elasticity of 3 of the macroeconomic effects. </w:t>
      </w:r>
    </w:p>
    <w:p w14:paraId="614C4A32" w14:textId="3F6A2C65" w:rsidR="007D6E84" w:rsidRDefault="007D6E84" w:rsidP="008B1B99">
      <w:pPr>
        <w:jc w:val="both"/>
      </w:pPr>
    </w:p>
    <w:p w14:paraId="673603E1" w14:textId="1E3FC786" w:rsidR="00BF05F0" w:rsidRDefault="00BF05F0" w:rsidP="008B1B99">
      <w:pPr>
        <w:jc w:val="both"/>
      </w:pPr>
    </w:p>
    <w:p w14:paraId="0FD63207" w14:textId="5D1BEEEB" w:rsidR="00BF05F0" w:rsidRDefault="00BF05F0" w:rsidP="008B1B99">
      <w:pPr>
        <w:jc w:val="both"/>
      </w:pPr>
    </w:p>
    <w:p w14:paraId="13A9A662" w14:textId="7FA36414" w:rsidR="00BF05F0" w:rsidRDefault="00BF05F0" w:rsidP="008B1B99">
      <w:pPr>
        <w:jc w:val="both"/>
      </w:pPr>
    </w:p>
    <w:p w14:paraId="3A434528" w14:textId="08ABC638" w:rsidR="00BF05F0" w:rsidRDefault="00BF05F0" w:rsidP="008B1B99">
      <w:pPr>
        <w:jc w:val="both"/>
      </w:pPr>
    </w:p>
    <w:p w14:paraId="40E00C30" w14:textId="5B860A16" w:rsidR="00BF05F0" w:rsidRDefault="00BF05F0" w:rsidP="008B1B99">
      <w:pPr>
        <w:jc w:val="both"/>
      </w:pPr>
    </w:p>
    <w:p w14:paraId="403DCF40" w14:textId="52928ED5" w:rsidR="00BF05F0" w:rsidRDefault="00BF05F0" w:rsidP="008B1B99">
      <w:pPr>
        <w:jc w:val="both"/>
      </w:pPr>
    </w:p>
    <w:p w14:paraId="74760368" w14:textId="68690595" w:rsidR="006002F9" w:rsidRDefault="006002F9" w:rsidP="008B1B99">
      <w:pPr>
        <w:jc w:val="both"/>
      </w:pPr>
    </w:p>
    <w:p w14:paraId="200817C5" w14:textId="77777777" w:rsidR="00BF05F0" w:rsidRPr="00B33E3B" w:rsidRDefault="00BF05F0" w:rsidP="008B1B99">
      <w:pPr>
        <w:jc w:val="both"/>
      </w:pPr>
    </w:p>
    <w:p w14:paraId="2DBA4FDE" w14:textId="5F96CA25" w:rsidR="00B53960" w:rsidRPr="00B33E3B" w:rsidRDefault="00B53960" w:rsidP="008B1B99">
      <w:pPr>
        <w:jc w:val="both"/>
      </w:pPr>
    </w:p>
    <w:p w14:paraId="5C5E4DD1" w14:textId="22F02B0F" w:rsidR="00BF05F0" w:rsidRDefault="00BF05F0" w:rsidP="008B1B99">
      <w:pPr>
        <w:jc w:val="both"/>
      </w:pPr>
      <w:r>
        <w:t>Figure A2</w:t>
      </w:r>
      <w:r>
        <w:noBreakHyphen/>
        <w:t xml:space="preserve">5: </w:t>
      </w:r>
      <w:r w:rsidRPr="00B53960">
        <w:t>Removing autonomous consumption, restricting estimate of the profit-share to -0.1 from -0.45</w:t>
      </w:r>
      <w:r w:rsidRPr="00B33E3B">
        <w:t xml:space="preserve">. </w:t>
      </w:r>
    </w:p>
    <w:p w14:paraId="3A667761" w14:textId="47EDACE5" w:rsidR="00B53960" w:rsidRPr="00463DFD" w:rsidRDefault="00B53960" w:rsidP="008B1B99">
      <w:pPr>
        <w:jc w:val="both"/>
        <w:rPr>
          <w:lang w:val="da-DK"/>
        </w:rPr>
      </w:pPr>
      <w:r w:rsidRPr="00B53960">
        <w:rPr>
          <w:noProof/>
        </w:rPr>
        <w:drawing>
          <wp:inline distT="0" distB="0" distL="0" distR="0" wp14:anchorId="22E4E565" wp14:editId="6E6DB1AA">
            <wp:extent cx="5857875" cy="3456940"/>
            <wp:effectExtent l="0" t="0" r="9525" b="0"/>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66541" cy="3462054"/>
                    </a:xfrm>
                    <a:prstGeom prst="rect">
                      <a:avLst/>
                    </a:prstGeom>
                  </pic:spPr>
                </pic:pic>
              </a:graphicData>
            </a:graphic>
          </wp:inline>
        </w:drawing>
      </w:r>
    </w:p>
    <w:p w14:paraId="342A83C3" w14:textId="6A008D6D" w:rsidR="00B53960" w:rsidRPr="00B33E3B" w:rsidRDefault="00B53960" w:rsidP="008B1B99">
      <w:pPr>
        <w:jc w:val="both"/>
      </w:pPr>
    </w:p>
    <w:p w14:paraId="182A7897" w14:textId="1C3B840F" w:rsidR="00BF05F0" w:rsidRDefault="00BF05F0" w:rsidP="008B1B99">
      <w:pPr>
        <w:jc w:val="both"/>
      </w:pPr>
      <w:r>
        <w:t xml:space="preserve">Figure A2-6: </w:t>
      </w:r>
      <w:r w:rsidRPr="00463DFD">
        <w:t>Removing autonomous consumption, restricting estimate of the profit-share to 0.1 from 0.45, and setting estimate of real exchange rate on exports to - 0.1 instead of -0.24</w:t>
      </w:r>
    </w:p>
    <w:p w14:paraId="323E78EC" w14:textId="1C91D15F" w:rsidR="00463DFD" w:rsidRDefault="00463DFD" w:rsidP="008B1B99">
      <w:pPr>
        <w:jc w:val="both"/>
        <w:rPr>
          <w:lang w:val="da-DK"/>
        </w:rPr>
      </w:pPr>
      <w:r w:rsidRPr="00463DFD">
        <w:rPr>
          <w:noProof/>
        </w:rPr>
        <w:drawing>
          <wp:inline distT="0" distB="0" distL="0" distR="0" wp14:anchorId="5E9A1A2F" wp14:editId="58859855">
            <wp:extent cx="5857875" cy="3409950"/>
            <wp:effectExtent l="0" t="0" r="9525" b="0"/>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71058" cy="3417624"/>
                    </a:xfrm>
                    <a:prstGeom prst="rect">
                      <a:avLst/>
                    </a:prstGeom>
                  </pic:spPr>
                </pic:pic>
              </a:graphicData>
            </a:graphic>
          </wp:inline>
        </w:drawing>
      </w:r>
    </w:p>
    <w:p w14:paraId="2119EAC7" w14:textId="05B28C5C" w:rsidR="00394F97" w:rsidRDefault="00394F97" w:rsidP="008B1B99">
      <w:pPr>
        <w:spacing w:line="360" w:lineRule="auto"/>
        <w:jc w:val="both"/>
      </w:pPr>
      <w:r w:rsidRPr="00394F97">
        <w:lastRenderedPageBreak/>
        <w:t>In the</w:t>
      </w:r>
      <w:r w:rsidR="00572960">
        <w:t xml:space="preserve"> two plots above we test the sensitivity of Denmark being categorized as profit led. We do so by changing important coefficients in the investment, consumption and export function. In the last plot we see </w:t>
      </w:r>
      <w:r w:rsidRPr="00394F97">
        <w:t>that the increase in consumption is actually larger than the decrease of investments and net-exports, but as the real government spending is falling (</w:t>
      </w:r>
      <w:r w:rsidR="00D969ED">
        <w:t>due</w:t>
      </w:r>
      <w:r w:rsidRPr="00394F97">
        <w:t xml:space="preserve"> to nominal government spending being </w:t>
      </w:r>
      <w:r w:rsidR="00572960" w:rsidRPr="00394F97">
        <w:t>exogenous</w:t>
      </w:r>
      <w:r w:rsidRPr="00394F97">
        <w:t xml:space="preserve"> in the mode) GDP is still decreasing. </w:t>
      </w:r>
      <w:r w:rsidR="00572960">
        <w:t xml:space="preserve">Here we conclude that really large changes are necessary to define Denmark as wage led. </w:t>
      </w:r>
    </w:p>
    <w:p w14:paraId="0179EE31" w14:textId="77777777" w:rsidR="00181228" w:rsidRDefault="00181228" w:rsidP="008B1B99">
      <w:pPr>
        <w:jc w:val="both"/>
      </w:pPr>
    </w:p>
    <w:p w14:paraId="473EC433" w14:textId="77777777" w:rsidR="00583A8B" w:rsidRDefault="00583A8B" w:rsidP="008B1B99">
      <w:pPr>
        <w:pStyle w:val="Overskrift2"/>
        <w:jc w:val="both"/>
      </w:pPr>
      <w:r>
        <w:t>Appendix 3: List of equations of the full model and related symbols</w:t>
      </w:r>
    </w:p>
    <w:p w14:paraId="4DF9BEF4" w14:textId="77777777" w:rsidR="00583A8B" w:rsidRDefault="00583A8B" w:rsidP="008B1B99">
      <w:pPr>
        <w:spacing w:line="276" w:lineRule="auto"/>
        <w:jc w:val="both"/>
      </w:pPr>
    </w:p>
    <w:p w14:paraId="2FE87C50" w14:textId="3C21074E" w:rsidR="00583A8B" w:rsidRDefault="00583A8B" w:rsidP="008B1B99">
      <w:pPr>
        <w:spacing w:line="276" w:lineRule="auto"/>
        <w:jc w:val="both"/>
      </w:pPr>
      <w:r>
        <w:t>As done in the paper, capital letters denote nominal variables and lower-case letters denote real variables.</w:t>
      </w:r>
    </w:p>
    <w:tbl>
      <w:tblPr>
        <w:tblW w:w="8504" w:type="dxa"/>
        <w:tblBorders>
          <w:top w:val="nil"/>
          <w:left w:val="nil"/>
          <w:bottom w:val="nil"/>
          <w:right w:val="nil"/>
          <w:insideH w:val="nil"/>
          <w:insideV w:val="nil"/>
        </w:tblBorders>
        <w:tblLayout w:type="fixed"/>
        <w:tblLook w:val="0400" w:firstRow="0" w:lastRow="0" w:firstColumn="0" w:lastColumn="0" w:noHBand="0" w:noVBand="1"/>
      </w:tblPr>
      <w:tblGrid>
        <w:gridCol w:w="7338"/>
        <w:gridCol w:w="1166"/>
      </w:tblGrid>
      <w:tr w:rsidR="00583A8B" w14:paraId="0B3C4276" w14:textId="77777777" w:rsidTr="00AC2EDF">
        <w:tc>
          <w:tcPr>
            <w:tcW w:w="7338" w:type="dxa"/>
          </w:tcPr>
          <w:p w14:paraId="04F5C982" w14:textId="77777777" w:rsidR="00583A8B" w:rsidRDefault="00583A8B" w:rsidP="008B1B99">
            <w:pPr>
              <w:jc w:val="both"/>
              <w:rPr>
                <w:b/>
              </w:rPr>
            </w:pPr>
            <w:r>
              <w:rPr>
                <w:b/>
              </w:rPr>
              <w:t>Non-Financial Corporations</w:t>
            </w:r>
          </w:p>
        </w:tc>
        <w:tc>
          <w:tcPr>
            <w:tcW w:w="1166" w:type="dxa"/>
          </w:tcPr>
          <w:p w14:paraId="644020EE" w14:textId="77777777" w:rsidR="00583A8B" w:rsidRDefault="00583A8B" w:rsidP="008B1B99">
            <w:pPr>
              <w:jc w:val="both"/>
            </w:pPr>
          </w:p>
        </w:tc>
      </w:tr>
      <w:tr w:rsidR="00583A8B" w14:paraId="1165627C" w14:textId="77777777" w:rsidTr="00AC2EDF">
        <w:tc>
          <w:tcPr>
            <w:tcW w:w="7338" w:type="dxa"/>
          </w:tcPr>
          <w:p w14:paraId="0700F364" w14:textId="2B685A92" w:rsidR="00583A8B" w:rsidRPr="009E62A5" w:rsidRDefault="00F13421" w:rsidP="008B1B99">
            <w:pPr>
              <w:jc w:val="both"/>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M</m:t>
                    </m:r>
                  </m:e>
                  <m:sub>
                    <m:r>
                      <w:rPr>
                        <w:rFonts w:ascii="Cambria Math" w:eastAsia="Cambria Math" w:hAnsi="Cambria Math" w:cs="Cambria Math"/>
                        <w:sz w:val="20"/>
                        <w:szCs w:val="20"/>
                      </w:rPr>
                      <m:t>t</m:t>
                    </m:r>
                  </m:sub>
                </m:sSub>
              </m:oMath>
            </m:oMathPara>
          </w:p>
        </w:tc>
        <w:tc>
          <w:tcPr>
            <w:tcW w:w="1166" w:type="dxa"/>
          </w:tcPr>
          <w:p w14:paraId="4A85FDC6" w14:textId="77777777" w:rsidR="00583A8B" w:rsidRDefault="00583A8B" w:rsidP="008B1B99">
            <w:pPr>
              <w:jc w:val="both"/>
              <w:rPr>
                <w:sz w:val="20"/>
                <w:szCs w:val="20"/>
              </w:rPr>
            </w:pPr>
            <w:r>
              <w:rPr>
                <w:sz w:val="20"/>
                <w:szCs w:val="20"/>
              </w:rPr>
              <w:t>(A. 1)</w:t>
            </w:r>
          </w:p>
        </w:tc>
      </w:tr>
      <w:tr w:rsidR="00583A8B" w14:paraId="572DEC45" w14:textId="77777777" w:rsidTr="00AC2EDF">
        <w:tc>
          <w:tcPr>
            <w:tcW w:w="7338" w:type="dxa"/>
          </w:tcPr>
          <w:p w14:paraId="797FE272" w14:textId="75133D31" w:rsidR="00583A8B" w:rsidRPr="00583A8B" w:rsidRDefault="00F13421" w:rsidP="008B1B99">
            <w:pPr>
              <w:jc w:val="both"/>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m</m:t>
                    </m:r>
                  </m:e>
                  <m:sub>
                    <m:r>
                      <w:rPr>
                        <w:rFonts w:ascii="Cambria Math" w:eastAsia="Cambria Math" w:hAnsi="Cambria Math" w:cs="Cambria Math"/>
                        <w:sz w:val="20"/>
                        <w:szCs w:val="20"/>
                      </w:rPr>
                      <m:t>t</m:t>
                    </m:r>
                  </m:sub>
                </m:sSub>
              </m:oMath>
            </m:oMathPara>
          </w:p>
        </w:tc>
        <w:tc>
          <w:tcPr>
            <w:tcW w:w="1166" w:type="dxa"/>
          </w:tcPr>
          <w:p w14:paraId="3A1F207B" w14:textId="77777777" w:rsidR="00583A8B" w:rsidRDefault="00583A8B" w:rsidP="008B1B99">
            <w:pPr>
              <w:jc w:val="both"/>
              <w:rPr>
                <w:sz w:val="20"/>
                <w:szCs w:val="20"/>
              </w:rPr>
            </w:pPr>
            <w:r>
              <w:rPr>
                <w:sz w:val="20"/>
                <w:szCs w:val="20"/>
              </w:rPr>
              <w:t>(A. 2)</w:t>
            </w:r>
          </w:p>
        </w:tc>
      </w:tr>
      <w:tr w:rsidR="00583A8B" w14:paraId="7B15205A" w14:textId="77777777" w:rsidTr="00AC2EDF">
        <w:tc>
          <w:tcPr>
            <w:tcW w:w="7338" w:type="dxa"/>
          </w:tcPr>
          <w:p w14:paraId="17CDE7E3" w14:textId="55B33117" w:rsidR="00583A8B" w:rsidRPr="00583A8B" w:rsidRDefault="00F13421"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y</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num>
                  <m:den>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den>
                </m:f>
              </m:oMath>
            </m:oMathPara>
          </w:p>
        </w:tc>
        <w:tc>
          <w:tcPr>
            <w:tcW w:w="1166" w:type="dxa"/>
          </w:tcPr>
          <w:p w14:paraId="5145BA9E" w14:textId="77777777" w:rsidR="00583A8B" w:rsidRDefault="00583A8B" w:rsidP="008B1B99">
            <w:pPr>
              <w:jc w:val="both"/>
              <w:rPr>
                <w:sz w:val="20"/>
                <w:szCs w:val="20"/>
              </w:rPr>
            </w:pPr>
            <w:r>
              <w:rPr>
                <w:sz w:val="20"/>
                <w:szCs w:val="20"/>
              </w:rPr>
              <w:t>(A. 3)</w:t>
            </w:r>
          </w:p>
        </w:tc>
      </w:tr>
      <w:tr w:rsidR="00583A8B" w14:paraId="1BEA0501" w14:textId="77777777" w:rsidTr="00AC2EDF">
        <w:tc>
          <w:tcPr>
            <w:tcW w:w="7338" w:type="dxa"/>
          </w:tcPr>
          <w:p w14:paraId="74871E8B" w14:textId="5D873DC5" w:rsidR="00583A8B" w:rsidRPr="00583A8B" w:rsidRDefault="00F13421" w:rsidP="008B1B99">
            <w:pPr>
              <w:jc w:val="both"/>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1166" w:type="dxa"/>
          </w:tcPr>
          <w:p w14:paraId="7EABB274" w14:textId="77777777" w:rsidR="00583A8B" w:rsidRDefault="00583A8B" w:rsidP="008B1B99">
            <w:pPr>
              <w:jc w:val="both"/>
              <w:rPr>
                <w:sz w:val="20"/>
                <w:szCs w:val="20"/>
              </w:rPr>
            </w:pPr>
            <w:r>
              <w:rPr>
                <w:sz w:val="20"/>
                <w:szCs w:val="20"/>
              </w:rPr>
              <w:t>(A. 4)</w:t>
            </w:r>
          </w:p>
        </w:tc>
      </w:tr>
      <w:tr w:rsidR="00583A8B" w14:paraId="32FBEF57" w14:textId="77777777" w:rsidTr="00AC2EDF">
        <w:tc>
          <w:tcPr>
            <w:tcW w:w="7338" w:type="dxa"/>
          </w:tcPr>
          <w:p w14:paraId="7BCEAA63" w14:textId="608A34B1" w:rsidR="00583A8B" w:rsidRPr="00583A8B" w:rsidRDefault="00F13421" w:rsidP="008B1B99">
            <w:pPr>
              <w:jc w:val="both"/>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1166" w:type="dxa"/>
          </w:tcPr>
          <w:p w14:paraId="426B8C8E" w14:textId="77777777" w:rsidR="00583A8B" w:rsidRDefault="00583A8B" w:rsidP="008B1B99">
            <w:pPr>
              <w:jc w:val="both"/>
              <w:rPr>
                <w:sz w:val="20"/>
                <w:szCs w:val="20"/>
              </w:rPr>
            </w:pPr>
            <w:r>
              <w:rPr>
                <w:sz w:val="20"/>
                <w:szCs w:val="20"/>
              </w:rPr>
              <w:t>(A. 5)</w:t>
            </w:r>
          </w:p>
        </w:tc>
      </w:tr>
      <w:tr w:rsidR="00583A8B" w14:paraId="43E2709C" w14:textId="77777777" w:rsidTr="00AC2EDF">
        <w:tc>
          <w:tcPr>
            <w:tcW w:w="7338" w:type="dxa"/>
          </w:tcPr>
          <w:p w14:paraId="0619A896" w14:textId="69C33EB2" w:rsidR="00583A8B" w:rsidRPr="00583A8B" w:rsidRDefault="00583A8B" w:rsidP="008B1B99">
            <w:pPr>
              <w:jc w:val="both"/>
              <w:rPr>
                <w:rFonts w:ascii="Cambria Math" w:eastAsia="Cambria Math" w:hAnsi="Cambria Math" w:cs="Cambria Math"/>
                <w:color w:val="000000"/>
                <w:sz w:val="20"/>
                <w:szCs w:val="20"/>
              </w:rPr>
            </w:pPr>
            <m:oMathPara>
              <m:oMath>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ln P</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C</m:t>
                    </m:r>
                  </m:sup>
                </m:sSubSup>
                <m:r>
                  <w:rPr>
                    <w:rFonts w:ascii="Cambria Math" w:eastAsia="Cambria Math" w:hAnsi="Cambria Math" w:cs="Cambria Math"/>
                    <w:color w:val="000000"/>
                    <w:sz w:val="20"/>
                    <w:szCs w:val="20"/>
                  </w:rPr>
                  <m:t>=-0.12*∆</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lnP</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C</m:t>
                    </m:r>
                  </m:sup>
                </m:sSubSup>
                <m:r>
                  <w:rPr>
                    <w:rFonts w:ascii="Cambria Math" w:eastAsia="Cambria Math" w:hAnsi="Cambria Math" w:cs="Cambria Math"/>
                    <w:color w:val="000000"/>
                    <w:sz w:val="20"/>
                    <w:szCs w:val="20"/>
                  </w:rPr>
                  <m:t>-0.16*∆</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lnP</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C</m:t>
                    </m:r>
                  </m:sup>
                </m:sSubSup>
                <m:r>
                  <w:rPr>
                    <w:rFonts w:ascii="Cambria Math" w:eastAsia="Cambria Math" w:hAnsi="Cambria Math" w:cs="Cambria Math"/>
                    <w:color w:val="000000"/>
                    <w:sz w:val="20"/>
                    <w:szCs w:val="20"/>
                  </w:rPr>
                  <m:t>-0.16*∆</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lnP</m:t>
                    </m:r>
                  </m:e>
                  <m:sub>
                    <m:r>
                      <w:rPr>
                        <w:rFonts w:ascii="Cambria Math" w:eastAsia="Cambria Math" w:hAnsi="Cambria Math" w:cs="Cambria Math"/>
                        <w:color w:val="000000"/>
                        <w:sz w:val="20"/>
                        <w:szCs w:val="20"/>
                      </w:rPr>
                      <m:t>t-3</m:t>
                    </m:r>
                  </m:sub>
                  <m:sup>
                    <m:r>
                      <w:rPr>
                        <w:rFonts w:ascii="Cambria Math" w:eastAsia="Cambria Math" w:hAnsi="Cambria Math" w:cs="Cambria Math"/>
                        <w:color w:val="000000"/>
                        <w:sz w:val="20"/>
                        <w:szCs w:val="20"/>
                      </w:rPr>
                      <m:t>C</m:t>
                    </m:r>
                  </m:sup>
                </m:sSubSup>
                <m:r>
                  <w:rPr>
                    <w:rFonts w:ascii="Cambria Math" w:eastAsia="Cambria Math" w:hAnsi="Cambria Math" w:cs="Cambria Math"/>
                    <w:color w:val="000000"/>
                    <w:sz w:val="20"/>
                    <w:szCs w:val="20"/>
                  </w:rPr>
                  <m:t>+0.57*∆ln</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t-4</m:t>
                    </m:r>
                  </m:sub>
                  <m:sup>
                    <m:r>
                      <w:rPr>
                        <w:rFonts w:ascii="Cambria Math" w:eastAsia="Cambria Math" w:hAnsi="Cambria Math" w:cs="Cambria Math"/>
                        <w:color w:val="000000"/>
                        <w:sz w:val="20"/>
                        <w:szCs w:val="20"/>
                      </w:rPr>
                      <m:t>C</m:t>
                    </m:r>
                  </m:sup>
                </m:sSubSup>
                <m:r>
                  <w:rPr>
                    <w:rFonts w:ascii="Cambria Math" w:eastAsia="Cambria Math" w:hAnsi="Cambria Math" w:cs="Cambria Math"/>
                    <w:color w:val="000000"/>
                    <w:sz w:val="20"/>
                    <w:szCs w:val="20"/>
                  </w:rPr>
                  <m:t>+0.05*</m:t>
                </m:r>
                <m:r>
                  <m:rPr>
                    <m:sty m:val="p"/>
                  </m:rPr>
                  <w:rPr>
                    <w:rFonts w:ascii="Cambria Math" w:eastAsia="Cambria Math" w:hAnsi="Cambria Math" w:cs="Cambria Math"/>
                    <w:color w:val="000000"/>
                    <w:sz w:val="20"/>
                    <w:szCs w:val="20"/>
                  </w:rPr>
                  <m:t>Δ</m:t>
                </m:r>
                <m:func>
                  <m:funcPr>
                    <m:ctrlPr>
                      <w:rPr>
                        <w:rFonts w:ascii="Cambria Math" w:eastAsia="Cambria Math" w:hAnsi="Cambria Math" w:cs="Cambria Math"/>
                        <w:color w:val="000000"/>
                        <w:sz w:val="20"/>
                        <w:szCs w:val="20"/>
                      </w:rPr>
                    </m:ctrlPr>
                  </m:funcPr>
                  <m:fName>
                    <m:r>
                      <m:rPr>
                        <m:sty m:val="p"/>
                      </m:rPr>
                      <w:rPr>
                        <w:rFonts w:ascii="Cambria Math" w:eastAsia="Cambria Math" w:hAnsi="Cambria Math" w:cs="Cambria Math"/>
                        <w:color w:val="000000"/>
                        <w:sz w:val="20"/>
                        <w:szCs w:val="20"/>
                      </w:rPr>
                      <m:t>ln</m:t>
                    </m:r>
                  </m:fName>
                  <m:e>
                    <m:r>
                      <w:rPr>
                        <w:rFonts w:ascii="Cambria Math" w:eastAsia="Cambria Math" w:hAnsi="Cambria Math" w:cs="Cambria Math"/>
                        <w:color w:val="000000"/>
                        <w:sz w:val="20"/>
                        <w:szCs w:val="20"/>
                      </w:rPr>
                      <m:t>wag</m:t>
                    </m:r>
                    <m:sSub>
                      <m:sSubPr>
                        <m:ctrlPr>
                          <w:rPr>
                            <w:rFonts w:ascii="Cambria Math" w:eastAsia="Cambria Math" w:hAnsi="Cambria Math" w:cs="Cambria Math"/>
                            <w:i/>
                            <w:color w:val="000000"/>
                            <w:sz w:val="20"/>
                            <w:szCs w:val="20"/>
                          </w:rPr>
                        </m:ctrlPr>
                      </m:sSubPr>
                      <m:e>
                        <m:r>
                          <w:rPr>
                            <w:rFonts w:ascii="Cambria Math" w:eastAsia="Cambria Math" w:hAnsi="Cambria Math" w:cs="Cambria Math"/>
                            <w:color w:val="000000"/>
                            <w:sz w:val="20"/>
                            <w:szCs w:val="20"/>
                          </w:rPr>
                          <m:t>e</m:t>
                        </m:r>
                      </m:e>
                      <m:sub>
                        <m:r>
                          <w:rPr>
                            <w:rFonts w:ascii="Cambria Math" w:eastAsia="Cambria Math" w:hAnsi="Cambria Math" w:cs="Cambria Math"/>
                            <w:color w:val="000000"/>
                            <w:sz w:val="20"/>
                            <w:szCs w:val="20"/>
                          </w:rPr>
                          <m:t>t</m:t>
                        </m:r>
                      </m:sub>
                    </m:sSub>
                  </m:e>
                </m:func>
                <m:r>
                  <w:rPr>
                    <w:rFonts w:ascii="Cambria Math" w:eastAsia="Cambria Math" w:hAnsi="Cambria Math" w:cs="Cambria Math"/>
                    <w:color w:val="000000"/>
                    <w:sz w:val="20"/>
                    <w:szCs w:val="20"/>
                  </w:rPr>
                  <m:t>+ 0.13*∆</m:t>
                </m:r>
                <m:func>
                  <m:funcPr>
                    <m:ctrlPr>
                      <w:rPr>
                        <w:rFonts w:ascii="Cambria Math" w:eastAsia="Cambria Math" w:hAnsi="Cambria Math" w:cs="Cambria Math"/>
                        <w:i/>
                        <w:color w:val="000000"/>
                        <w:sz w:val="20"/>
                        <w:szCs w:val="20"/>
                      </w:rPr>
                    </m:ctrlPr>
                  </m:funcPr>
                  <m:fName>
                    <m:r>
                      <m:rPr>
                        <m:sty m:val="p"/>
                      </m:rPr>
                      <w:rPr>
                        <w:rFonts w:ascii="Cambria Math" w:eastAsia="Cambria Math" w:hAnsi="Cambria Math" w:cs="Cambria Math"/>
                        <w:color w:val="000000"/>
                        <w:sz w:val="20"/>
                        <w:szCs w:val="20"/>
                      </w:rPr>
                      <m:t>ln</m:t>
                    </m:r>
                  </m:fName>
                  <m:e>
                    <m:r>
                      <w:rPr>
                        <w:rFonts w:ascii="Cambria Math" w:eastAsia="Cambria Math" w:hAnsi="Cambria Math" w:cs="Cambria Math"/>
                        <w:color w:val="000000"/>
                        <w:sz w:val="20"/>
                        <w:szCs w:val="20"/>
                      </w:rPr>
                      <m:t>p</m:t>
                    </m:r>
                    <m:sSub>
                      <m:sSubPr>
                        <m:ctrlPr>
                          <w:rPr>
                            <w:rFonts w:ascii="Cambria Math" w:eastAsia="Cambria Math" w:hAnsi="Cambria Math" w:cs="Cambria Math"/>
                            <w:i/>
                            <w:color w:val="000000"/>
                            <w:sz w:val="20"/>
                            <w:szCs w:val="20"/>
                          </w:rPr>
                        </m:ctrlPr>
                      </m:sSubPr>
                      <m:e>
                        <m:r>
                          <w:rPr>
                            <w:rFonts w:ascii="Cambria Math" w:eastAsia="Cambria Math" w:hAnsi="Cambria Math" w:cs="Cambria Math"/>
                            <w:color w:val="000000"/>
                            <w:sz w:val="20"/>
                            <w:szCs w:val="20"/>
                          </w:rPr>
                          <m:t>m</m:t>
                        </m:r>
                      </m:e>
                      <m:sub>
                        <m:r>
                          <w:rPr>
                            <w:rFonts w:ascii="Cambria Math" w:eastAsia="Cambria Math" w:hAnsi="Cambria Math" w:cs="Cambria Math"/>
                            <w:color w:val="000000"/>
                            <w:sz w:val="20"/>
                            <w:szCs w:val="20"/>
                          </w:rPr>
                          <m:t>t</m:t>
                        </m:r>
                      </m:sub>
                    </m:sSub>
                  </m:e>
                </m:func>
                <m:r>
                  <w:rPr>
                    <w:rFonts w:ascii="Cambria Math" w:eastAsia="Cambria Math" w:hAnsi="Cambria Math" w:cs="Cambria Math"/>
                    <w:color w:val="000000"/>
                    <w:sz w:val="20"/>
                    <w:szCs w:val="20"/>
                  </w:rPr>
                  <m:t>+0.04*</m:t>
                </m:r>
                <m:r>
                  <m:rPr>
                    <m:sty m:val="p"/>
                  </m:rPr>
                  <w:rPr>
                    <w:rFonts w:ascii="Cambria Math" w:eastAsia="Cambria Math" w:hAnsi="Cambria Math" w:cs="Cambria Math"/>
                    <w:color w:val="000000"/>
                    <w:sz w:val="20"/>
                    <w:szCs w:val="20"/>
                  </w:rPr>
                  <m:t>Δ</m:t>
                </m:r>
                <m:func>
                  <m:funcPr>
                    <m:ctrlPr>
                      <w:rPr>
                        <w:rFonts w:ascii="Cambria Math" w:eastAsia="Cambria Math" w:hAnsi="Cambria Math" w:cs="Cambria Math"/>
                        <w:i/>
                        <w:color w:val="000000"/>
                        <w:sz w:val="20"/>
                        <w:szCs w:val="20"/>
                      </w:rPr>
                    </m:ctrlPr>
                  </m:funcPr>
                  <m:fName>
                    <m:r>
                      <m:rPr>
                        <m:sty m:val="p"/>
                      </m:rPr>
                      <w:rPr>
                        <w:rFonts w:ascii="Cambria Math" w:eastAsia="Cambria Math" w:hAnsi="Cambria Math" w:cs="Cambria Math"/>
                        <w:color w:val="000000"/>
                        <w:sz w:val="20"/>
                        <w:szCs w:val="20"/>
                      </w:rPr>
                      <m:t>ln</m:t>
                    </m:r>
                  </m:fName>
                  <m:e>
                    <m:r>
                      <w:rPr>
                        <w:rFonts w:ascii="Cambria Math" w:eastAsia="Cambria Math" w:hAnsi="Cambria Math" w:cs="Cambria Math"/>
                        <w:color w:val="000000"/>
                        <w:sz w:val="20"/>
                        <w:szCs w:val="20"/>
                      </w:rPr>
                      <m:t>p</m:t>
                    </m:r>
                    <m:sSub>
                      <m:sSubPr>
                        <m:ctrlPr>
                          <w:rPr>
                            <w:rFonts w:ascii="Cambria Math" w:eastAsia="Cambria Math" w:hAnsi="Cambria Math" w:cs="Cambria Math"/>
                            <w:i/>
                            <w:color w:val="000000"/>
                            <w:sz w:val="20"/>
                            <w:szCs w:val="20"/>
                          </w:rPr>
                        </m:ctrlPr>
                      </m:sSubPr>
                      <m:e>
                        <m:r>
                          <w:rPr>
                            <w:rFonts w:ascii="Cambria Math" w:eastAsia="Cambria Math" w:hAnsi="Cambria Math" w:cs="Cambria Math"/>
                            <w:color w:val="000000"/>
                            <w:sz w:val="20"/>
                            <w:szCs w:val="20"/>
                          </w:rPr>
                          <m:t>m</m:t>
                        </m:r>
                      </m:e>
                      <m:sub>
                        <m:r>
                          <w:rPr>
                            <w:rFonts w:ascii="Cambria Math" w:eastAsia="Cambria Math" w:hAnsi="Cambria Math" w:cs="Cambria Math"/>
                            <w:color w:val="000000"/>
                            <w:sz w:val="20"/>
                            <w:szCs w:val="20"/>
                          </w:rPr>
                          <m:t>t-2</m:t>
                        </m:r>
                      </m:sub>
                    </m:sSub>
                  </m:e>
                </m:func>
                <m:r>
                  <w:rPr>
                    <w:rFonts w:ascii="Cambria Math" w:eastAsia="Cambria Math" w:hAnsi="Cambria Math" w:cs="Cambria Math"/>
                    <w:color w:val="000000"/>
                    <w:sz w:val="20"/>
                    <w:szCs w:val="20"/>
                  </w:rPr>
                  <m:t>-0.03*</m:t>
                </m:r>
                <m:func>
                  <m:funcPr>
                    <m:ctrlPr>
                      <w:rPr>
                        <w:rFonts w:ascii="Cambria Math" w:eastAsia="Cambria Math" w:hAnsi="Cambria Math" w:cs="Cambria Math"/>
                        <w:i/>
                        <w:color w:val="000000"/>
                        <w:sz w:val="20"/>
                        <w:szCs w:val="20"/>
                      </w:rPr>
                    </m:ctrlPr>
                  </m:funcPr>
                  <m:fName>
                    <m:r>
                      <m:rPr>
                        <m:sty m:val="p"/>
                      </m:rPr>
                      <w:rPr>
                        <w:rFonts w:ascii="Cambria Math" w:eastAsia="Cambria Math" w:hAnsi="Cambria Math" w:cs="Cambria Math"/>
                        <w:color w:val="000000"/>
                        <w:sz w:val="20"/>
                        <w:szCs w:val="20"/>
                      </w:rPr>
                      <m:t>ln</m:t>
                    </m:r>
                  </m:fName>
                  <m:e>
                    <m:sSubSup>
                      <m:sSubSupPr>
                        <m:ctrlPr>
                          <w:rPr>
                            <w:rFonts w:ascii="Cambria Math" w:eastAsia="Cambria Math" w:hAnsi="Cambria Math" w:cs="Cambria Math"/>
                            <w:i/>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C</m:t>
                        </m:r>
                      </m:sup>
                    </m:sSubSup>
                  </m:e>
                </m:func>
                <m:r>
                  <w:rPr>
                    <w:rFonts w:ascii="Cambria Math" w:eastAsia="Cambria Math" w:hAnsi="Cambria Math" w:cs="Cambria Math"/>
                    <w:color w:val="000000"/>
                    <w:sz w:val="20"/>
                    <w:szCs w:val="20"/>
                  </w:rPr>
                  <m:t>+0.03</m:t>
                </m:r>
                <m:r>
                  <m:rPr>
                    <m:sty m:val="p"/>
                  </m:rPr>
                  <w:rPr>
                    <w:rFonts w:ascii="Cambria Math" w:eastAsia="Cambria Math" w:hAnsi="Cambria Math" w:cs="Cambria Math"/>
                    <w:color w:val="000000"/>
                    <w:sz w:val="20"/>
                    <w:szCs w:val="20"/>
                  </w:rPr>
                  <m:t>*</m:t>
                </m:r>
                <m:func>
                  <m:funcPr>
                    <m:ctrlPr>
                      <w:rPr>
                        <w:rFonts w:ascii="Cambria Math" w:eastAsia="Cambria Math" w:hAnsi="Cambria Math" w:cs="Cambria Math"/>
                        <w:color w:val="000000"/>
                        <w:sz w:val="20"/>
                        <w:szCs w:val="20"/>
                      </w:rPr>
                    </m:ctrlPr>
                  </m:funcPr>
                  <m:fName>
                    <m:r>
                      <m:rPr>
                        <m:sty m:val="p"/>
                      </m:rPr>
                      <w:rPr>
                        <w:rFonts w:ascii="Cambria Math" w:eastAsia="Cambria Math" w:hAnsi="Cambria Math" w:cs="Cambria Math"/>
                        <w:color w:val="000000"/>
                        <w:sz w:val="20"/>
                        <w:szCs w:val="20"/>
                      </w:rPr>
                      <m:t>ln</m:t>
                    </m:r>
                  </m:fName>
                  <m:e>
                    <m:r>
                      <w:rPr>
                        <w:rFonts w:ascii="Cambria Math" w:eastAsia="Cambria Math" w:hAnsi="Cambria Math" w:cs="Cambria Math"/>
                        <w:color w:val="000000"/>
                        <w:sz w:val="20"/>
                        <w:szCs w:val="20"/>
                      </w:rPr>
                      <m:t>wag</m:t>
                    </m:r>
                    <m:sSub>
                      <m:sSubPr>
                        <m:ctrlPr>
                          <w:rPr>
                            <w:rFonts w:ascii="Cambria Math" w:eastAsia="Cambria Math" w:hAnsi="Cambria Math" w:cs="Cambria Math"/>
                            <w:i/>
                            <w:color w:val="000000"/>
                            <w:sz w:val="20"/>
                            <w:szCs w:val="20"/>
                          </w:rPr>
                        </m:ctrlPr>
                      </m:sSubPr>
                      <m:e>
                        <m:r>
                          <w:rPr>
                            <w:rFonts w:ascii="Cambria Math" w:eastAsia="Cambria Math" w:hAnsi="Cambria Math" w:cs="Cambria Math"/>
                            <w:color w:val="000000"/>
                            <w:sz w:val="20"/>
                            <w:szCs w:val="20"/>
                          </w:rPr>
                          <m:t>e</m:t>
                        </m:r>
                      </m:e>
                      <m:sub>
                        <m:r>
                          <w:rPr>
                            <w:rFonts w:ascii="Cambria Math" w:eastAsia="Cambria Math" w:hAnsi="Cambria Math" w:cs="Cambria Math"/>
                            <w:color w:val="000000"/>
                            <w:sz w:val="20"/>
                            <w:szCs w:val="20"/>
                          </w:rPr>
                          <m:t>t-1</m:t>
                        </m:r>
                      </m:sub>
                    </m:sSub>
                  </m:e>
                </m:func>
                <m:r>
                  <w:rPr>
                    <w:rFonts w:ascii="Cambria Math" w:eastAsia="Cambria Math" w:hAnsi="Cambria Math" w:cs="Cambria Math"/>
                    <w:color w:val="000000"/>
                    <w:sz w:val="20"/>
                    <w:szCs w:val="20"/>
                  </w:rPr>
                  <m:t>-0.02*</m:t>
                </m:r>
                <m:func>
                  <m:funcPr>
                    <m:ctrlPr>
                      <w:rPr>
                        <w:rFonts w:ascii="Cambria Math" w:eastAsia="Cambria Math" w:hAnsi="Cambria Math" w:cs="Cambria Math"/>
                        <w:i/>
                        <w:color w:val="000000"/>
                        <w:sz w:val="20"/>
                        <w:szCs w:val="20"/>
                      </w:rPr>
                    </m:ctrlPr>
                  </m:funcPr>
                  <m:fName>
                    <m:r>
                      <m:rPr>
                        <m:sty m:val="p"/>
                      </m:rPr>
                      <w:rPr>
                        <w:rFonts w:ascii="Cambria Math" w:eastAsia="Cambria Math" w:hAnsi="Cambria Math" w:cs="Cambria Math"/>
                        <w:color w:val="000000"/>
                        <w:sz w:val="20"/>
                        <w:szCs w:val="20"/>
                      </w:rPr>
                      <m:t>ln</m:t>
                    </m:r>
                  </m:fName>
                  <m:e>
                    <m:r>
                      <w:rPr>
                        <w:rFonts w:ascii="Cambria Math" w:eastAsia="Cambria Math" w:hAnsi="Cambria Math" w:cs="Cambria Math"/>
                        <w:color w:val="000000"/>
                        <w:sz w:val="20"/>
                        <w:szCs w:val="20"/>
                      </w:rPr>
                      <m:t>pro</m:t>
                    </m:r>
                    <m:sSub>
                      <m:sSubPr>
                        <m:ctrlPr>
                          <w:rPr>
                            <w:rFonts w:ascii="Cambria Math" w:eastAsia="Cambria Math" w:hAnsi="Cambria Math" w:cs="Cambria Math"/>
                            <w:i/>
                            <w:color w:val="000000"/>
                            <w:sz w:val="20"/>
                            <w:szCs w:val="20"/>
                          </w:rPr>
                        </m:ctrlPr>
                      </m:sSubPr>
                      <m:e>
                        <m:r>
                          <w:rPr>
                            <w:rFonts w:ascii="Cambria Math" w:eastAsia="Cambria Math" w:hAnsi="Cambria Math" w:cs="Cambria Math"/>
                            <w:color w:val="000000"/>
                            <w:sz w:val="20"/>
                            <w:szCs w:val="20"/>
                          </w:rPr>
                          <m:t>d</m:t>
                        </m:r>
                      </m:e>
                      <m:sub>
                        <m:r>
                          <w:rPr>
                            <w:rFonts w:ascii="Cambria Math" w:eastAsia="Cambria Math" w:hAnsi="Cambria Math" w:cs="Cambria Math"/>
                            <w:color w:val="000000"/>
                            <w:sz w:val="20"/>
                            <w:szCs w:val="20"/>
                          </w:rPr>
                          <m:t>t-1</m:t>
                        </m:r>
                      </m:sub>
                    </m:sSub>
                  </m:e>
                </m:func>
                <m:r>
                  <w:rPr>
                    <w:rFonts w:ascii="Cambria Math" w:eastAsia="Cambria Math" w:hAnsi="Cambria Math" w:cs="Cambria Math"/>
                    <w:color w:val="000000"/>
                    <w:sz w:val="20"/>
                    <w:szCs w:val="20"/>
                  </w:rPr>
                  <m:t>+ 0.02*</m:t>
                </m:r>
                <m:func>
                  <m:funcPr>
                    <m:ctrlPr>
                      <w:rPr>
                        <w:rFonts w:ascii="Cambria Math" w:eastAsia="Cambria Math" w:hAnsi="Cambria Math" w:cs="Cambria Math"/>
                        <w:i/>
                        <w:color w:val="000000"/>
                        <w:sz w:val="20"/>
                        <w:szCs w:val="20"/>
                      </w:rPr>
                    </m:ctrlPr>
                  </m:funcPr>
                  <m:fName>
                    <m:r>
                      <m:rPr>
                        <m:sty m:val="p"/>
                      </m:rPr>
                      <w:rPr>
                        <w:rFonts w:ascii="Cambria Math" w:eastAsia="Cambria Math" w:hAnsi="Cambria Math" w:cs="Cambria Math"/>
                        <w:color w:val="000000"/>
                        <w:sz w:val="20"/>
                        <w:szCs w:val="20"/>
                      </w:rPr>
                      <m:t>ln</m:t>
                    </m:r>
                  </m:fName>
                  <m:e>
                    <m:r>
                      <w:rPr>
                        <w:rFonts w:ascii="Cambria Math" w:eastAsia="Cambria Math" w:hAnsi="Cambria Math" w:cs="Cambria Math"/>
                        <w:color w:val="000000"/>
                        <w:sz w:val="20"/>
                        <w:szCs w:val="20"/>
                      </w:rPr>
                      <m:t>p</m:t>
                    </m:r>
                    <m:sSub>
                      <m:sSubPr>
                        <m:ctrlPr>
                          <w:rPr>
                            <w:rFonts w:ascii="Cambria Math" w:eastAsia="Cambria Math" w:hAnsi="Cambria Math" w:cs="Cambria Math"/>
                            <w:i/>
                            <w:color w:val="000000"/>
                            <w:sz w:val="20"/>
                            <w:szCs w:val="20"/>
                          </w:rPr>
                        </m:ctrlPr>
                      </m:sSubPr>
                      <m:e>
                        <m:r>
                          <w:rPr>
                            <w:rFonts w:ascii="Cambria Math" w:eastAsia="Cambria Math" w:hAnsi="Cambria Math" w:cs="Cambria Math"/>
                            <w:color w:val="000000"/>
                            <w:sz w:val="20"/>
                            <w:szCs w:val="20"/>
                          </w:rPr>
                          <m:t>m</m:t>
                        </m:r>
                      </m:e>
                      <m:sub>
                        <m:r>
                          <w:rPr>
                            <w:rFonts w:ascii="Cambria Math" w:eastAsia="Cambria Math" w:hAnsi="Cambria Math" w:cs="Cambria Math"/>
                            <w:color w:val="000000"/>
                            <w:sz w:val="20"/>
                            <w:szCs w:val="20"/>
                          </w:rPr>
                          <m:t>t-1</m:t>
                        </m:r>
                      </m:sub>
                    </m:sSub>
                  </m:e>
                </m:func>
              </m:oMath>
            </m:oMathPara>
          </w:p>
        </w:tc>
        <w:tc>
          <w:tcPr>
            <w:tcW w:w="1166" w:type="dxa"/>
          </w:tcPr>
          <w:p w14:paraId="21653D03" w14:textId="77777777" w:rsidR="00583A8B" w:rsidRDefault="00583A8B" w:rsidP="008B1B99">
            <w:pPr>
              <w:jc w:val="both"/>
              <w:rPr>
                <w:sz w:val="20"/>
                <w:szCs w:val="20"/>
              </w:rPr>
            </w:pPr>
            <w:r>
              <w:rPr>
                <w:sz w:val="20"/>
                <w:szCs w:val="20"/>
              </w:rPr>
              <w:t>(A. 6)</w:t>
            </w:r>
          </w:p>
        </w:tc>
      </w:tr>
      <w:tr w:rsidR="00583A8B" w14:paraId="06BB3ADB" w14:textId="77777777" w:rsidTr="00AC2EDF">
        <w:tc>
          <w:tcPr>
            <w:tcW w:w="7338" w:type="dxa"/>
          </w:tcPr>
          <w:p w14:paraId="6106E650" w14:textId="376779D6" w:rsidR="00583A8B" w:rsidRPr="00583A8B" w:rsidRDefault="00F13421"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WB</m:t>
                    </m:r>
                  </m:e>
                  <m:sub>
                    <m:r>
                      <w:rPr>
                        <w:rFonts w:ascii="Cambria Math" w:eastAsia="Cambria Math" w:hAnsi="Cambria Math" w:cs="Cambria Math"/>
                        <w:color w:val="000000"/>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r>
                      <w:rPr>
                        <w:rFonts w:ascii="Cambria Math" w:eastAsia="Cambria Math" w:hAnsi="Cambria Math" w:cs="Cambria Math"/>
                        <w:sz w:val="20"/>
                        <w:szCs w:val="20"/>
                      </w:rPr>
                      <m:t>2</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r>
                      <w:rPr>
                        <w:rFonts w:ascii="Cambria Math" w:eastAsia="Cambria Math" w:hAnsi="Cambria Math" w:cs="Cambria Math"/>
                        <w:sz w:val="20"/>
                        <w:szCs w:val="20"/>
                      </w:rPr>
                      <m:t>2</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r>
                      <w:rPr>
                        <w:rFonts w:ascii="Cambria Math" w:eastAsia="Cambria Math" w:hAnsi="Cambria Math" w:cs="Cambria Math"/>
                        <w:sz w:val="20"/>
                        <w:szCs w:val="20"/>
                      </w:rPr>
                      <m:t>2</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60BE7C81" w14:textId="77777777" w:rsidR="00583A8B" w:rsidRDefault="00583A8B" w:rsidP="008B1B99">
            <w:pPr>
              <w:jc w:val="both"/>
              <w:rPr>
                <w:sz w:val="20"/>
                <w:szCs w:val="20"/>
              </w:rPr>
            </w:pPr>
            <w:r>
              <w:rPr>
                <w:sz w:val="20"/>
                <w:szCs w:val="20"/>
              </w:rPr>
              <w:t>(A. 7)</w:t>
            </w:r>
          </w:p>
        </w:tc>
      </w:tr>
      <w:tr w:rsidR="00583A8B" w14:paraId="16A6A186" w14:textId="77777777" w:rsidTr="00AC2EDF">
        <w:tc>
          <w:tcPr>
            <w:tcW w:w="7338" w:type="dxa"/>
          </w:tcPr>
          <w:p w14:paraId="57CD9CCD" w14:textId="597FAE39"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wage</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06055BFD" w14:textId="77777777" w:rsidR="00583A8B" w:rsidRDefault="00583A8B" w:rsidP="008B1B99">
            <w:pPr>
              <w:jc w:val="both"/>
              <w:rPr>
                <w:sz w:val="20"/>
                <w:szCs w:val="20"/>
              </w:rPr>
            </w:pPr>
            <w:r>
              <w:rPr>
                <w:sz w:val="20"/>
                <w:szCs w:val="20"/>
              </w:rPr>
              <w:t>(A. 8)</w:t>
            </w:r>
          </w:p>
        </w:tc>
      </w:tr>
      <w:tr w:rsidR="00583A8B" w14:paraId="597B8422" w14:textId="77777777" w:rsidTr="00AC2EDF">
        <w:tc>
          <w:tcPr>
            <w:tcW w:w="7338" w:type="dxa"/>
          </w:tcPr>
          <w:p w14:paraId="118F5664" w14:textId="77191997" w:rsidR="00583A8B" w:rsidRPr="00583A8B" w:rsidRDefault="00F13421" w:rsidP="008B1B99">
            <w:pPr>
              <w:jc w:val="both"/>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N</m:t>
                    </m:r>
                  </m:e>
                  <m:sub>
                    <m:r>
                      <w:rPr>
                        <w:rFonts w:ascii="Cambria Math" w:eastAsia="Cambria Math" w:hAnsi="Cambria Math" w:cs="Cambria Math"/>
                        <w:color w:val="000000"/>
                        <w:sz w:val="20"/>
                        <w:szCs w:val="20"/>
                      </w:rPr>
                      <m:t>t</m:t>
                    </m:r>
                  </m:sub>
                </m:sSub>
                <m:r>
                  <w:rPr>
                    <w:rFonts w:ascii="Cambria Math" w:eastAsia="Cambria Math" w:hAnsi="Cambria Math" w:cs="Cambria Math"/>
                    <w:color w:val="000000"/>
                    <w:sz w:val="20"/>
                    <w:szCs w:val="20"/>
                  </w:rPr>
                  <m:t>=</m:t>
                </m:r>
                <m:f>
                  <m:fPr>
                    <m:ctrlPr>
                      <w:rPr>
                        <w:rFonts w:ascii="Cambria Math" w:eastAsia="Cambria Math" w:hAnsi="Cambria Math" w:cs="Cambria Math"/>
                        <w:color w:val="000000"/>
                        <w:sz w:val="20"/>
                        <w:szCs w:val="20"/>
                      </w:rPr>
                    </m:ctrlPr>
                  </m:fPr>
                  <m:num>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y</m:t>
                        </m:r>
                      </m:e>
                      <m:sub>
                        <m:r>
                          <w:rPr>
                            <w:rFonts w:ascii="Cambria Math" w:eastAsia="Cambria Math" w:hAnsi="Cambria Math" w:cs="Cambria Math"/>
                            <w:color w:val="000000"/>
                            <w:sz w:val="20"/>
                            <w:szCs w:val="20"/>
                          </w:rPr>
                          <m:t>t</m:t>
                        </m:r>
                      </m:sub>
                    </m:sSub>
                  </m:num>
                  <m:den>
                    <m:r>
                      <w:rPr>
                        <w:rFonts w:ascii="Cambria Math" w:eastAsia="Cambria Math" w:hAnsi="Cambria Math" w:cs="Cambria Math"/>
                        <w:color w:val="000000"/>
                        <w:sz w:val="20"/>
                        <w:szCs w:val="20"/>
                      </w:rPr>
                      <m:t>a</m:t>
                    </m:r>
                  </m:den>
                </m:f>
              </m:oMath>
            </m:oMathPara>
          </w:p>
        </w:tc>
        <w:tc>
          <w:tcPr>
            <w:tcW w:w="1166" w:type="dxa"/>
          </w:tcPr>
          <w:p w14:paraId="42F20375" w14:textId="77777777" w:rsidR="00583A8B" w:rsidRDefault="00583A8B" w:rsidP="008B1B99">
            <w:pPr>
              <w:jc w:val="both"/>
              <w:rPr>
                <w:sz w:val="20"/>
                <w:szCs w:val="20"/>
              </w:rPr>
            </w:pPr>
            <w:r>
              <w:rPr>
                <w:sz w:val="20"/>
                <w:szCs w:val="20"/>
              </w:rPr>
              <w:t>(A. 9)</w:t>
            </w:r>
          </w:p>
        </w:tc>
      </w:tr>
      <w:tr w:rsidR="00583A8B" w14:paraId="0AD87799" w14:textId="77777777" w:rsidTr="00AC2EDF">
        <w:tc>
          <w:tcPr>
            <w:tcW w:w="7338" w:type="dxa"/>
          </w:tcPr>
          <w:p w14:paraId="7288E404" w14:textId="653A43A9" w:rsidR="00583A8B" w:rsidRPr="00583A8B" w:rsidRDefault="00F13421"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θ</m:t>
                    </m:r>
                  </m:e>
                  <m:sup>
                    <m:r>
                      <w:rPr>
                        <w:rFonts w:ascii="Cambria Math" w:eastAsia="Cambria Math" w:hAnsi="Cambria Math" w:cs="Cambria Math"/>
                        <w:sz w:val="20"/>
                        <w:szCs w:val="20"/>
                      </w:rPr>
                      <m:t>Y</m:t>
                    </m:r>
                    <m:r>
                      <w:rPr>
                        <w:rFonts w:ascii="Cambria Math" w:eastAsia="Cambria Math" w:hAnsi="Cambria Math" w:cs="Cambria Math"/>
                        <w:sz w:val="20"/>
                        <w:szCs w:val="20"/>
                      </w:rPr>
                      <m:t>,</m:t>
                    </m:r>
                    <m:r>
                      <w:rPr>
                        <w:rFonts w:ascii="Cambria Math" w:eastAsia="Cambria Math" w:hAnsi="Cambria Math" w:cs="Cambria Math"/>
                        <w:sz w:val="20"/>
                        <w:szCs w:val="20"/>
                      </w:rPr>
                      <m:t>N</m:t>
                    </m:r>
                  </m:sup>
                </m:s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oMath>
            </m:oMathPara>
          </w:p>
        </w:tc>
        <w:tc>
          <w:tcPr>
            <w:tcW w:w="1166" w:type="dxa"/>
          </w:tcPr>
          <w:p w14:paraId="08A05B3A" w14:textId="77777777" w:rsidR="00583A8B" w:rsidRDefault="00583A8B" w:rsidP="008B1B99">
            <w:pPr>
              <w:jc w:val="both"/>
              <w:rPr>
                <w:sz w:val="20"/>
                <w:szCs w:val="20"/>
              </w:rPr>
            </w:pPr>
            <w:r>
              <w:rPr>
                <w:sz w:val="20"/>
                <w:szCs w:val="20"/>
              </w:rPr>
              <w:t>(A. 10)</w:t>
            </w:r>
          </w:p>
        </w:tc>
      </w:tr>
      <w:tr w:rsidR="00583A8B" w14:paraId="2529C849" w14:textId="77777777" w:rsidTr="00AC2EDF">
        <w:tc>
          <w:tcPr>
            <w:tcW w:w="7338" w:type="dxa"/>
          </w:tcPr>
          <w:p w14:paraId="2D70CC8D" w14:textId="19620C75" w:rsidR="00583A8B" w:rsidRPr="00583A8B" w:rsidRDefault="00F13421"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r>
                      <w:rPr>
                        <w:rFonts w:ascii="Cambria Math" w:eastAsia="Cambria Math" w:hAnsi="Cambria Math" w:cs="Cambria Math"/>
                        <w:sz w:val="20"/>
                        <w:szCs w:val="20"/>
                      </w:rPr>
                      <m:t>-</m:t>
                    </m:r>
                    <m:r>
                      <w:rPr>
                        <w:rFonts w:ascii="Cambria Math" w:eastAsia="Cambria Math" w:hAnsi="Cambria Math" w:cs="Cambria Math"/>
                        <w:sz w:val="20"/>
                        <w:szCs w:val="20"/>
                      </w:rPr>
                      <m:t>1</m:t>
                    </m:r>
                  </m:sub>
                  <m:sup>
                    <m:r>
                      <w:rPr>
                        <w:rFonts w:ascii="Cambria Math" w:eastAsia="Cambria Math" w:hAnsi="Cambria Math" w:cs="Cambria Math"/>
                        <w:sz w:val="20"/>
                        <w:szCs w:val="20"/>
                      </w:rPr>
                      <m:t>D</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m:t>
                    </m:r>
                    <m:r>
                      <w:rPr>
                        <w:rFonts w:ascii="Cambria Math" w:eastAsia="Cambria Math" w:hAnsi="Cambria Math" w:cs="Cambria Math"/>
                        <w:sz w:val="20"/>
                        <w:szCs w:val="20"/>
                      </w:rPr>
                      <m:t>-</m:t>
                    </m:r>
                    <m:r>
                      <w:rPr>
                        <w:rFonts w:ascii="Cambria Math" w:eastAsia="Cambria Math" w:hAnsi="Cambria Math" w:cs="Cambria Math"/>
                        <w:sz w:val="20"/>
                        <w:szCs w:val="20"/>
                      </w:rPr>
                      <m: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r>
                      <w:rPr>
                        <w:rFonts w:ascii="Cambria Math" w:eastAsia="Cambria Math" w:hAnsi="Cambria Math" w:cs="Cambria Math"/>
                        <w:sz w:val="20"/>
                        <w:szCs w:val="20"/>
                      </w:rPr>
                      <m:t>-</m:t>
                    </m:r>
                    <m:r>
                      <w:rPr>
                        <w:rFonts w:ascii="Cambria Math" w:eastAsia="Cambria Math" w:hAnsi="Cambria Math" w:cs="Cambria Math"/>
                        <w:sz w:val="20"/>
                        <w:szCs w:val="20"/>
                      </w:rPr>
                      <m:t>1</m:t>
                    </m:r>
                  </m:sub>
                  <m:sup>
                    <m:r>
                      <w:rPr>
                        <w:rFonts w:ascii="Cambria Math" w:eastAsia="Cambria Math" w:hAnsi="Cambria Math" w:cs="Cambria Math"/>
                        <w:sz w:val="20"/>
                        <w:szCs w:val="20"/>
                      </w:rPr>
                      <m:t>S</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r>
                      <w:rPr>
                        <w:rFonts w:ascii="Cambria Math" w:eastAsia="Cambria Math" w:hAnsi="Cambria Math" w:cs="Cambria Math"/>
                        <w:sz w:val="20"/>
                        <w:szCs w:val="20"/>
                      </w:rPr>
                      <m:t>-</m:t>
                    </m:r>
                    <m:r>
                      <w:rPr>
                        <w:rFonts w:ascii="Cambria Math" w:eastAsia="Cambria Math" w:hAnsi="Cambria Math" w:cs="Cambria Math"/>
                        <w:sz w:val="20"/>
                        <w:szCs w:val="20"/>
                      </w:rPr>
                      <m: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r>
                      <w:rPr>
                        <w:rFonts w:ascii="Cambria Math" w:eastAsia="Cambria Math" w:hAnsi="Cambria Math" w:cs="Cambria Math"/>
                        <w:sz w:val="20"/>
                        <w:szCs w:val="20"/>
                      </w:rPr>
                      <m:t>-</m:t>
                    </m:r>
                    <m:r>
                      <w:rPr>
                        <w:rFonts w:ascii="Cambria Math" w:eastAsia="Cambria Math" w:hAnsi="Cambria Math" w:cs="Cambria Math"/>
                        <w:sz w:val="20"/>
                        <w:szCs w:val="20"/>
                      </w:rPr>
                      <m:t>1</m:t>
                    </m:r>
                  </m:sub>
                  <m:sup>
                    <m:r>
                      <w:rPr>
                        <w:rFonts w:ascii="Cambria Math" w:eastAsia="Cambria Math" w:hAnsi="Cambria Math" w:cs="Cambria Math"/>
                        <w:sz w:val="20"/>
                        <w:szCs w:val="20"/>
                      </w:rPr>
                      <m:t>L</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r>
                      <w:rPr>
                        <w:rFonts w:ascii="Cambria Math" w:eastAsia="Cambria Math" w:hAnsi="Cambria Math" w:cs="Cambria Math"/>
                        <w:sz w:val="20"/>
                        <w:szCs w:val="20"/>
                      </w:rPr>
                      <m:t>-</m:t>
                    </m:r>
                    <m:r>
                      <w:rPr>
                        <w:rFonts w:ascii="Cambria Math" w:eastAsia="Cambria Math" w:hAnsi="Cambria Math" w:cs="Cambria Math"/>
                        <w:sz w:val="20"/>
                        <w:szCs w:val="20"/>
                      </w:rPr>
                      <m:t>1</m:t>
                    </m:r>
                  </m:sub>
                  <m:sup>
                    <m:r>
                      <w:rPr>
                        <w:rFonts w:ascii="Cambria Math" w:eastAsia="Cambria Math" w:hAnsi="Cambria Math" w:cs="Cambria Math"/>
                        <w:sz w:val="20"/>
                        <w:szCs w:val="20"/>
                      </w:rPr>
                      <m:t>N</m:t>
                    </m:r>
                  </m:sup>
                </m:sSubSup>
              </m:oMath>
            </m:oMathPara>
          </w:p>
        </w:tc>
        <w:tc>
          <w:tcPr>
            <w:tcW w:w="1166" w:type="dxa"/>
          </w:tcPr>
          <w:p w14:paraId="5B63F7E4" w14:textId="77777777" w:rsidR="00583A8B" w:rsidRDefault="00583A8B" w:rsidP="008B1B99">
            <w:pPr>
              <w:jc w:val="both"/>
              <w:rPr>
                <w:sz w:val="20"/>
                <w:szCs w:val="20"/>
              </w:rPr>
            </w:pPr>
            <w:r>
              <w:rPr>
                <w:sz w:val="20"/>
                <w:szCs w:val="20"/>
              </w:rPr>
              <w:t>(A. 11)</w:t>
            </w:r>
          </w:p>
        </w:tc>
      </w:tr>
      <w:tr w:rsidR="00583A8B" w14:paraId="26F49943" w14:textId="77777777" w:rsidTr="00AC2EDF">
        <w:tc>
          <w:tcPr>
            <w:tcW w:w="7338" w:type="dxa"/>
          </w:tcPr>
          <w:p w14:paraId="4EF565EB" w14:textId="7D7F827E" w:rsidR="00583A8B" w:rsidRPr="00583A8B" w:rsidRDefault="00F13421"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r>
                      <w:rPr>
                        <w:rFonts w:ascii="Cambria Math" w:eastAsia="Cambria Math" w:hAnsi="Cambria Math" w:cs="Cambria Math"/>
                        <w:sz w:val="20"/>
                        <w:szCs w:val="20"/>
                      </w:rPr>
                      <m:t>-</m:t>
                    </m:r>
                    <m:r>
                      <w:rPr>
                        <w:rFonts w:ascii="Cambria Math" w:eastAsia="Cambria Math" w:hAnsi="Cambria Math" w:cs="Cambria Math"/>
                        <w:sz w:val="20"/>
                        <w:szCs w:val="20"/>
                      </w:rPr>
                      <m:t>1</m:t>
                    </m:r>
                  </m:sub>
                  <m:sup>
                    <m:r>
                      <w:rPr>
                        <w:rFonts w:ascii="Cambria Math" w:eastAsia="Cambria Math" w:hAnsi="Cambria Math" w:cs="Cambria Math"/>
                        <w:sz w:val="20"/>
                        <w:szCs w:val="20"/>
                      </w:rPr>
                      <m:t>I</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r>
                      <w:rPr>
                        <w:rFonts w:ascii="Cambria Math" w:eastAsia="Cambria Math" w:hAnsi="Cambria Math" w:cs="Cambria Math"/>
                        <w:sz w:val="20"/>
                        <w:szCs w:val="20"/>
                      </w:rPr>
                      <m:t>-</m:t>
                    </m:r>
                    <m:r>
                      <w:rPr>
                        <w:rFonts w:ascii="Cambria Math" w:eastAsia="Cambria Math" w:hAnsi="Cambria Math" w:cs="Cambria Math"/>
                        <w:sz w:val="20"/>
                        <w:szCs w:val="20"/>
                      </w:rPr>
                      <m:t>1</m:t>
                    </m:r>
                  </m:sub>
                  <m:sup>
                    <m:r>
                      <w:rPr>
                        <w:rFonts w:ascii="Cambria Math" w:eastAsia="Cambria Math" w:hAnsi="Cambria Math" w:cs="Cambria Math"/>
                        <w:sz w:val="20"/>
                        <w:szCs w:val="20"/>
                      </w:rPr>
                      <m:t>N</m:t>
                    </m:r>
                  </m:sup>
                </m:sSubSup>
              </m:oMath>
            </m:oMathPara>
          </w:p>
        </w:tc>
        <w:tc>
          <w:tcPr>
            <w:tcW w:w="1166" w:type="dxa"/>
          </w:tcPr>
          <w:p w14:paraId="3753DA90" w14:textId="77777777" w:rsidR="00583A8B" w:rsidRDefault="00583A8B" w:rsidP="008B1B99">
            <w:pPr>
              <w:jc w:val="both"/>
              <w:rPr>
                <w:sz w:val="20"/>
                <w:szCs w:val="20"/>
              </w:rPr>
            </w:pPr>
            <w:r>
              <w:rPr>
                <w:sz w:val="20"/>
                <w:szCs w:val="20"/>
              </w:rPr>
              <w:t>(A. 12)</w:t>
            </w:r>
          </w:p>
        </w:tc>
      </w:tr>
      <w:tr w:rsidR="00583A8B" w14:paraId="5ACB01B5" w14:textId="77777777" w:rsidTr="00AC2EDF">
        <w:tc>
          <w:tcPr>
            <w:tcW w:w="7338" w:type="dxa"/>
          </w:tcPr>
          <w:p w14:paraId="10A855BE" w14:textId="0C648DF7" w:rsidR="00583A8B" w:rsidRPr="00583A8B" w:rsidRDefault="00F13421"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div</m:t>
                    </m:r>
                  </m:e>
                  <m:sub>
                    <m:r>
                      <w:rPr>
                        <w:rFonts w:ascii="Cambria Math" w:eastAsia="Cambria Math" w:hAnsi="Cambria Math" w:cs="Cambria Math"/>
                        <w:sz w:val="20"/>
                        <w:szCs w:val="20"/>
                      </w:rPr>
                      <m:t>t</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r>
                      <w:rPr>
                        <w:rFonts w:ascii="Cambria Math" w:eastAsia="Cambria Math" w:hAnsi="Cambria Math" w:cs="Cambria Math"/>
                        <w:sz w:val="20"/>
                        <w:szCs w:val="20"/>
                      </w:rPr>
                      <m:t>-</m:t>
                    </m:r>
                    <m:r>
                      <w:rPr>
                        <w:rFonts w:ascii="Cambria Math" w:eastAsia="Cambria Math" w:hAnsi="Cambria Math" w:cs="Cambria Math"/>
                        <w:sz w:val="20"/>
                        <w:szCs w:val="20"/>
                      </w:rPr>
                      <m:t>1</m:t>
                    </m:r>
                  </m:sub>
                  <m:sup>
                    <m:r>
                      <w:rPr>
                        <w:rFonts w:ascii="Cambria Math" w:eastAsia="Cambria Math" w:hAnsi="Cambria Math" w:cs="Cambria Math"/>
                        <w:sz w:val="20"/>
                        <w:szCs w:val="20"/>
                      </w:rPr>
                      <m:t>N</m:t>
                    </m:r>
                  </m:sup>
                </m:sSubSup>
              </m:oMath>
            </m:oMathPara>
          </w:p>
        </w:tc>
        <w:tc>
          <w:tcPr>
            <w:tcW w:w="1166" w:type="dxa"/>
          </w:tcPr>
          <w:p w14:paraId="24EE088E" w14:textId="77777777" w:rsidR="00583A8B" w:rsidRDefault="00583A8B" w:rsidP="008B1B99">
            <w:pPr>
              <w:jc w:val="both"/>
              <w:rPr>
                <w:sz w:val="20"/>
                <w:szCs w:val="20"/>
              </w:rPr>
            </w:pPr>
            <w:r>
              <w:rPr>
                <w:sz w:val="20"/>
                <w:szCs w:val="20"/>
              </w:rPr>
              <w:t>(A. 13)</w:t>
            </w:r>
          </w:p>
        </w:tc>
      </w:tr>
      <w:tr w:rsidR="00583A8B" w14:paraId="48A44DD8" w14:textId="77777777" w:rsidTr="00AC2EDF">
        <w:tc>
          <w:tcPr>
            <w:tcW w:w="7338" w:type="dxa"/>
          </w:tcPr>
          <w:p w14:paraId="390D5997" w14:textId="5E25D14E" w:rsidR="00583A8B" w:rsidRPr="00583A8B" w:rsidRDefault="00F13421"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θ</m:t>
                    </m:r>
                  </m:e>
                  <m:sup>
                    <m:r>
                      <w:rPr>
                        <w:rFonts w:ascii="Cambria Math" w:eastAsia="Cambria Math" w:hAnsi="Cambria Math" w:cs="Cambria Math"/>
                        <w:sz w:val="20"/>
                        <w:szCs w:val="20"/>
                      </w:rPr>
                      <m:t>N</m:t>
                    </m:r>
                  </m:sup>
                </m:s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oMath>
            </m:oMathPara>
          </w:p>
        </w:tc>
        <w:tc>
          <w:tcPr>
            <w:tcW w:w="1166" w:type="dxa"/>
          </w:tcPr>
          <w:p w14:paraId="5032D1B8" w14:textId="77777777" w:rsidR="00583A8B" w:rsidRDefault="00583A8B" w:rsidP="008B1B99">
            <w:pPr>
              <w:jc w:val="both"/>
              <w:rPr>
                <w:sz w:val="20"/>
                <w:szCs w:val="20"/>
              </w:rPr>
            </w:pPr>
            <w:r>
              <w:rPr>
                <w:sz w:val="20"/>
                <w:szCs w:val="20"/>
              </w:rPr>
              <w:t>(A. 14)</w:t>
            </w:r>
          </w:p>
        </w:tc>
      </w:tr>
      <w:tr w:rsidR="00583A8B" w14:paraId="3D9733FB" w14:textId="77777777" w:rsidTr="00AC2EDF">
        <w:tc>
          <w:tcPr>
            <w:tcW w:w="7338" w:type="dxa"/>
          </w:tcPr>
          <w:p w14:paraId="624B34AE" w14:textId="20F935C3" w:rsidR="00583A8B" w:rsidRPr="00583A8B" w:rsidRDefault="00F13421" w:rsidP="008B1B99">
            <w:pPr>
              <w:jc w:val="both"/>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m:t>
                    </m:r>
                    <m:r>
                      <w:rPr>
                        <w:rFonts w:ascii="Cambria Math" w:eastAsia="Cambria Math" w:hAnsi="Cambria Math" w:cs="Cambria Math"/>
                        <w:sz w:val="20"/>
                        <w:szCs w:val="20"/>
                      </w:rPr>
                      <m:t>2</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YF</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7A30CF8C" w14:textId="77777777" w:rsidR="00583A8B" w:rsidRDefault="00583A8B" w:rsidP="008B1B99">
            <w:pPr>
              <w:jc w:val="both"/>
              <w:rPr>
                <w:sz w:val="20"/>
                <w:szCs w:val="20"/>
              </w:rPr>
            </w:pPr>
            <w:r>
              <w:rPr>
                <w:sz w:val="20"/>
                <w:szCs w:val="20"/>
              </w:rPr>
              <w:t>(A. 15)</w:t>
            </w:r>
          </w:p>
        </w:tc>
      </w:tr>
      <w:tr w:rsidR="00583A8B" w14:paraId="3E6735DD" w14:textId="77777777" w:rsidTr="00AC2EDF">
        <w:tc>
          <w:tcPr>
            <w:tcW w:w="7338" w:type="dxa"/>
          </w:tcPr>
          <w:p w14:paraId="6CB2036A" w14:textId="1A781AB1" w:rsidR="00583A8B" w:rsidRPr="00583A8B" w:rsidRDefault="00F13421" w:rsidP="008B1B99">
            <w:pPr>
              <w:jc w:val="both"/>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hAnsi="Cambria Math"/>
                      </w:rPr>
                      <m:t>Π</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m:t>
                        </m:r>
                        <m:r>
                          <w:rPr>
                            <w:rFonts w:ascii="Cambria Math" w:eastAsia="Cambria Math" w:hAnsi="Cambria Math" w:cs="Cambria Math"/>
                            <w:sz w:val="20"/>
                            <w:szCs w:val="20"/>
                          </w:rPr>
                          <m:t>2</m:t>
                        </m:r>
                      </m:e>
                      <m:sub>
                        <m:r>
                          <w:rPr>
                            <w:rFonts w:ascii="Cambria Math" w:eastAsia="Cambria Math" w:hAnsi="Cambria Math" w:cs="Cambria Math"/>
                            <w:sz w:val="20"/>
                            <w:szCs w:val="20"/>
                          </w:rPr>
                          <m:t>t</m:t>
                        </m:r>
                      </m:sub>
                    </m:sSub>
                  </m:num>
                  <m:den>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YF</m:t>
                        </m:r>
                      </m:e>
                      <m:sub>
                        <m:r>
                          <w:rPr>
                            <w:rFonts w:ascii="Cambria Math" w:eastAsia="Cambria Math" w:hAnsi="Cambria Math" w:cs="Cambria Math"/>
                            <w:sz w:val="20"/>
                            <w:szCs w:val="20"/>
                          </w:rPr>
                          <m:t>t</m:t>
                        </m:r>
                      </m:sub>
                    </m:sSub>
                  </m:den>
                </m:f>
              </m:oMath>
            </m:oMathPara>
          </w:p>
        </w:tc>
        <w:tc>
          <w:tcPr>
            <w:tcW w:w="1166" w:type="dxa"/>
          </w:tcPr>
          <w:p w14:paraId="0439F48B" w14:textId="77777777" w:rsidR="00583A8B" w:rsidRDefault="00583A8B" w:rsidP="008B1B99">
            <w:pPr>
              <w:jc w:val="both"/>
              <w:rPr>
                <w:sz w:val="20"/>
                <w:szCs w:val="20"/>
              </w:rPr>
            </w:pPr>
            <w:r>
              <w:rPr>
                <w:sz w:val="20"/>
                <w:szCs w:val="20"/>
              </w:rPr>
              <w:t>(A. 16)</w:t>
            </w:r>
          </w:p>
        </w:tc>
      </w:tr>
      <w:tr w:rsidR="00583A8B" w14:paraId="53CF70B1" w14:textId="77777777" w:rsidTr="00AC2EDF">
        <w:tc>
          <w:tcPr>
            <w:tcW w:w="7338" w:type="dxa"/>
          </w:tcPr>
          <w:p w14:paraId="188A3010" w14:textId="4A1E6056"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w:lastRenderedPageBreak/>
                  <m:t>∆ln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BD,t</m:t>
                            </m:r>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den>
                    </m:f>
                  </m:e>
                </m:d>
                <m:r>
                  <w:rPr>
                    <w:rFonts w:ascii="Cambria Math" w:eastAsia="Cambria Math" w:hAnsi="Cambria Math" w:cs="Cambria Math"/>
                    <w:sz w:val="20"/>
                    <w:szCs w:val="20"/>
                  </w:rPr>
                  <m:t>=0.42-0.45*∆ln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Sub>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t-2</m:t>
                            </m:r>
                          </m:sub>
                          <m:sup>
                            <m:r>
                              <w:rPr>
                                <w:rFonts w:ascii="Cambria Math" w:eastAsia="Cambria Math" w:hAnsi="Cambria Math" w:cs="Cambria Math"/>
                                <w:sz w:val="20"/>
                                <w:szCs w:val="20"/>
                              </w:rPr>
                              <m:t>N</m:t>
                            </m:r>
                          </m:sup>
                        </m:sSubSup>
                      </m:den>
                    </m:f>
                  </m:e>
                </m:d>
                <m:r>
                  <w:rPr>
                    <w:rFonts w:ascii="Cambria Math" w:eastAsia="Cambria Math" w:hAnsi="Cambria Math" w:cs="Cambria Math"/>
                    <w:sz w:val="20"/>
                    <w:szCs w:val="20"/>
                  </w:rPr>
                  <m:t>-0.14*∆ln</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Π</m:t>
                        </m:r>
                      </m:e>
                      <m:sub>
                        <m:r>
                          <w:rPr>
                            <w:rFonts w:ascii="Cambria Math" w:eastAsia="Cambria Math" w:hAnsi="Cambria Math" w:cs="Cambria Math"/>
                            <w:sz w:val="20"/>
                            <w:szCs w:val="20"/>
                          </w:rPr>
                          <m:t>t</m:t>
                        </m:r>
                      </m:sub>
                    </m:sSub>
                  </m:e>
                </m:d>
                <m:r>
                  <w:rPr>
                    <w:rFonts w:ascii="Cambria Math" w:eastAsia="Cambria Math" w:hAnsi="Cambria Math" w:cs="Cambria Math"/>
                    <w:sz w:val="20"/>
                    <w:szCs w:val="20"/>
                  </w:rPr>
                  <m:t xml:space="preserve">+1.3*∆ln </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u</m:t>
                        </m:r>
                      </m:e>
                      <m:sub>
                        <m:r>
                          <w:rPr>
                            <w:rFonts w:ascii="Cambria Math" w:eastAsia="Cambria Math" w:hAnsi="Cambria Math" w:cs="Cambria Math"/>
                            <w:sz w:val="20"/>
                            <w:szCs w:val="20"/>
                          </w:rPr>
                          <m:t>t</m:t>
                        </m:r>
                      </m:sub>
                    </m:sSub>
                  </m:e>
                </m:d>
                <m:r>
                  <w:rPr>
                    <w:rFonts w:ascii="Cambria Math" w:eastAsia="Cambria Math" w:hAnsi="Cambria Math" w:cs="Cambria Math"/>
                    <w:sz w:val="20"/>
                    <w:szCs w:val="20"/>
                  </w:rPr>
                  <m:t xml:space="preserve">-0.01*∆ln </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Sub>
                  </m:e>
                </m:d>
                <m:r>
                  <w:rPr>
                    <w:rFonts w:ascii="Cambria Math" w:eastAsia="Cambria Math" w:hAnsi="Cambria Math" w:cs="Cambria Math"/>
                    <w:sz w:val="20"/>
                    <w:szCs w:val="20"/>
                  </w:rPr>
                  <m:t xml:space="preserve"> -0.33*ln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Sub>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t-2</m:t>
                            </m:r>
                          </m:sub>
                          <m:sup>
                            <m:r>
                              <w:rPr>
                                <w:rFonts w:ascii="Cambria Math" w:eastAsia="Cambria Math" w:hAnsi="Cambria Math" w:cs="Cambria Math"/>
                                <w:sz w:val="20"/>
                                <w:szCs w:val="20"/>
                              </w:rPr>
                              <m:t>N</m:t>
                            </m:r>
                          </m:sup>
                        </m:sSubSup>
                      </m:den>
                    </m:f>
                  </m:e>
                </m:d>
                <m:r>
                  <w:rPr>
                    <w:rFonts w:ascii="Cambria Math" w:eastAsia="Cambria Math" w:hAnsi="Cambria Math" w:cs="Cambria Math"/>
                    <w:sz w:val="20"/>
                    <w:szCs w:val="20"/>
                  </w:rPr>
                  <m:t>+0.45*ln</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Π</m:t>
                        </m:r>
                      </m:e>
                      <m:sub>
                        <m:r>
                          <w:rPr>
                            <w:rFonts w:ascii="Cambria Math" w:eastAsia="Cambria Math" w:hAnsi="Cambria Math" w:cs="Cambria Math"/>
                            <w:sz w:val="20"/>
                            <w:szCs w:val="20"/>
                          </w:rPr>
                          <m:t>t-1</m:t>
                        </m:r>
                      </m:sub>
                    </m:sSub>
                  </m:e>
                </m:d>
                <m:r>
                  <w:rPr>
                    <w:rFonts w:ascii="Cambria Math" w:eastAsia="Cambria Math" w:hAnsi="Cambria Math" w:cs="Cambria Math"/>
                    <w:sz w:val="20"/>
                    <w:szCs w:val="20"/>
                  </w:rPr>
                  <m:t xml:space="preserve">+0.87*ln </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u</m:t>
                        </m:r>
                      </m:e>
                      <m:sub>
                        <m:r>
                          <w:rPr>
                            <w:rFonts w:ascii="Cambria Math" w:eastAsia="Cambria Math" w:hAnsi="Cambria Math" w:cs="Cambria Math"/>
                            <w:sz w:val="20"/>
                            <w:szCs w:val="20"/>
                          </w:rPr>
                          <m:t>t-1</m:t>
                        </m:r>
                      </m:sub>
                    </m:sSub>
                  </m:e>
                </m:d>
                <m:r>
                  <w:rPr>
                    <w:rFonts w:ascii="Cambria Math" w:eastAsia="Cambria Math" w:hAnsi="Cambria Math" w:cs="Cambria Math"/>
                    <w:sz w:val="20"/>
                    <w:szCs w:val="20"/>
                  </w:rPr>
                  <m:t xml:space="preserve"> +0.07*ln </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q</m:t>
                        </m:r>
                      </m:e>
                      <m:sub>
                        <m:r>
                          <w:rPr>
                            <w:rFonts w:ascii="Cambria Math" w:eastAsia="Cambria Math" w:hAnsi="Cambria Math" w:cs="Cambria Math"/>
                            <w:sz w:val="20"/>
                            <w:szCs w:val="20"/>
                          </w:rPr>
                          <m:t>t-1</m:t>
                        </m:r>
                      </m:sub>
                    </m:sSub>
                  </m:e>
                </m:d>
              </m:oMath>
            </m:oMathPara>
          </w:p>
          <w:p w14:paraId="086281F3" w14:textId="77777777" w:rsidR="00583A8B" w:rsidRDefault="00583A8B" w:rsidP="008B1B99">
            <w:pPr>
              <w:jc w:val="both"/>
              <w:rPr>
                <w:rFonts w:ascii="Calibri" w:eastAsia="Calibri" w:hAnsi="Calibri" w:cs="Calibri"/>
                <w:sz w:val="20"/>
                <w:szCs w:val="20"/>
              </w:rPr>
            </w:pPr>
          </w:p>
        </w:tc>
        <w:tc>
          <w:tcPr>
            <w:tcW w:w="1166" w:type="dxa"/>
          </w:tcPr>
          <w:p w14:paraId="461FFA3B" w14:textId="77777777" w:rsidR="00583A8B" w:rsidRDefault="00583A8B" w:rsidP="008B1B99">
            <w:pPr>
              <w:jc w:val="both"/>
              <w:rPr>
                <w:sz w:val="20"/>
                <w:szCs w:val="20"/>
              </w:rPr>
            </w:pPr>
            <w:r>
              <w:rPr>
                <w:sz w:val="20"/>
                <w:szCs w:val="20"/>
              </w:rPr>
              <w:t>(A. 17)</w:t>
            </w:r>
          </w:p>
        </w:tc>
      </w:tr>
      <w:tr w:rsidR="00583A8B" w14:paraId="3A7F0156" w14:textId="77777777" w:rsidTr="00AC2EDF">
        <w:tc>
          <w:tcPr>
            <w:tcW w:w="7338" w:type="dxa"/>
          </w:tcPr>
          <w:p w14:paraId="5823062C" w14:textId="7A96B3E9"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E,t</m:t>
                            </m:r>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den>
                    </m:f>
                  </m:e>
                </m:d>
                <m:r>
                  <w:rPr>
                    <w:rFonts w:ascii="Cambria Math" w:eastAsia="Cambria Math" w:hAnsi="Cambria Math" w:cs="Cambria Math"/>
                    <w:sz w:val="20"/>
                    <w:szCs w:val="20"/>
                  </w:rPr>
                  <m:t>=-0.08-0.19*∆ln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Sub>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t-2</m:t>
                            </m:r>
                          </m:sub>
                          <m:sup>
                            <m:r>
                              <w:rPr>
                                <w:rFonts w:ascii="Cambria Math" w:eastAsia="Cambria Math" w:hAnsi="Cambria Math" w:cs="Cambria Math"/>
                                <w:sz w:val="20"/>
                                <w:szCs w:val="20"/>
                              </w:rPr>
                              <m:t>NFC</m:t>
                            </m:r>
                          </m:sup>
                        </m:sSubSup>
                      </m:den>
                    </m:f>
                  </m:e>
                </m:d>
                <m:r>
                  <w:rPr>
                    <w:rFonts w:ascii="Cambria Math" w:eastAsia="Cambria Math" w:hAnsi="Cambria Math" w:cs="Cambria Math"/>
                    <w:sz w:val="20"/>
                    <w:szCs w:val="20"/>
                  </w:rPr>
                  <m:t xml:space="preserve"> -0.23*∆ln </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Sub>
                  </m:e>
                </m:d>
                <m:r>
                  <w:rPr>
                    <w:rFonts w:ascii="Cambria Math" w:eastAsia="Cambria Math" w:hAnsi="Cambria Math" w:cs="Cambria Math"/>
                    <w:sz w:val="20"/>
                    <w:szCs w:val="20"/>
                  </w:rPr>
                  <m:t xml:space="preserve"> -0.41*ln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Sub>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t-2</m:t>
                            </m:r>
                          </m:sub>
                          <m:sup>
                            <m:r>
                              <w:rPr>
                                <w:rFonts w:ascii="Cambria Math" w:eastAsia="Cambria Math" w:hAnsi="Cambria Math" w:cs="Cambria Math"/>
                                <w:sz w:val="20"/>
                                <w:szCs w:val="20"/>
                              </w:rPr>
                              <m:t>N</m:t>
                            </m:r>
                          </m:sup>
                        </m:sSubSup>
                      </m:den>
                    </m:f>
                  </m:e>
                </m:d>
                <m:r>
                  <w:rPr>
                    <w:rFonts w:ascii="Cambria Math" w:eastAsia="Cambria Math" w:hAnsi="Cambria Math" w:cs="Cambria Math"/>
                    <w:sz w:val="20"/>
                    <w:szCs w:val="20"/>
                  </w:rPr>
                  <m:t>+0.44*ln</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Π</m:t>
                        </m:r>
                      </m:e>
                      <m:sub>
                        <m:r>
                          <w:rPr>
                            <w:rFonts w:ascii="Cambria Math" w:eastAsia="Cambria Math" w:hAnsi="Cambria Math" w:cs="Cambria Math"/>
                            <w:sz w:val="20"/>
                            <w:szCs w:val="20"/>
                          </w:rPr>
                          <m:t>t-1</m:t>
                        </m:r>
                      </m:sub>
                    </m:sSub>
                  </m:e>
                </m:d>
                <m:r>
                  <w:rPr>
                    <w:rFonts w:ascii="Cambria Math" w:eastAsia="Cambria Math" w:hAnsi="Cambria Math" w:cs="Cambria Math"/>
                    <w:sz w:val="20"/>
                    <w:szCs w:val="20"/>
                  </w:rPr>
                  <m:t>+0.45*ln⁡(</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u</m:t>
                    </m:r>
                  </m:e>
                  <m:sub>
                    <m:r>
                      <w:rPr>
                        <w:rFonts w:ascii="Cambria Math" w:eastAsia="Cambria Math" w:hAnsi="Cambria Math" w:cs="Cambria Math"/>
                        <w:sz w:val="20"/>
                        <w:szCs w:val="20"/>
                      </w:rPr>
                      <m:t>t-1</m:t>
                    </m:r>
                  </m:sub>
                </m:sSub>
                <m:r>
                  <w:rPr>
                    <w:rFonts w:ascii="Cambria Math" w:eastAsia="Cambria Math" w:hAnsi="Cambria Math" w:cs="Cambria Math"/>
                    <w:sz w:val="20"/>
                    <w:szCs w:val="20"/>
                  </w:rPr>
                  <m:t>)+0.07*ln⁡(</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q</m:t>
                    </m:r>
                  </m:e>
                  <m:sub>
                    <m:r>
                      <w:rPr>
                        <w:rFonts w:ascii="Cambria Math" w:eastAsia="Cambria Math" w:hAnsi="Cambria Math" w:cs="Cambria Math"/>
                        <w:sz w:val="20"/>
                        <w:szCs w:val="20"/>
                      </w:rPr>
                      <m:t>t-1</m:t>
                    </m:r>
                  </m:sub>
                </m:sSub>
                <m:r>
                  <w:rPr>
                    <w:rFonts w:ascii="Cambria Math" w:eastAsia="Cambria Math" w:hAnsi="Cambria Math" w:cs="Cambria Math"/>
                    <w:sz w:val="20"/>
                    <w:szCs w:val="20"/>
                  </w:rPr>
                  <m:t>)</m:t>
                </m:r>
              </m:oMath>
            </m:oMathPara>
          </w:p>
          <w:p w14:paraId="52B0B7F3" w14:textId="77777777" w:rsidR="00583A8B" w:rsidRDefault="00583A8B" w:rsidP="008B1B99">
            <w:pPr>
              <w:jc w:val="both"/>
              <w:rPr>
                <w:rFonts w:ascii="Calibri" w:eastAsia="Calibri" w:hAnsi="Calibri" w:cs="Calibri"/>
                <w:sz w:val="20"/>
                <w:szCs w:val="20"/>
              </w:rPr>
            </w:pPr>
          </w:p>
        </w:tc>
        <w:tc>
          <w:tcPr>
            <w:tcW w:w="1166" w:type="dxa"/>
          </w:tcPr>
          <w:p w14:paraId="608DC9AE" w14:textId="77777777" w:rsidR="00583A8B" w:rsidRDefault="00583A8B" w:rsidP="008B1B99">
            <w:pPr>
              <w:jc w:val="both"/>
              <w:rPr>
                <w:sz w:val="20"/>
                <w:szCs w:val="20"/>
              </w:rPr>
            </w:pPr>
            <w:r>
              <w:rPr>
                <w:sz w:val="20"/>
                <w:szCs w:val="20"/>
              </w:rPr>
              <w:t>(A. 18)</w:t>
            </w:r>
          </w:p>
        </w:tc>
      </w:tr>
      <w:tr w:rsidR="00583A8B" w14:paraId="65490737" w14:textId="77777777" w:rsidTr="00AC2EDF">
        <w:tc>
          <w:tcPr>
            <w:tcW w:w="7338" w:type="dxa"/>
          </w:tcPr>
          <w:p w14:paraId="35631403" w14:textId="764501E8" w:rsidR="00583A8B" w:rsidRPr="00583A8B" w:rsidRDefault="00F13421" w:rsidP="008B1B99">
            <w:pPr>
              <w:jc w:val="both"/>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u</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e>
                  <m:sub>
                    <m:d>
                      <m:dPr>
                        <m:ctrlPr>
                          <w:rPr>
                            <w:rFonts w:ascii="Cambria Math" w:eastAsia="Cambria Math" w:hAnsi="Cambria Math" w:cs="Cambria Math"/>
                            <w:sz w:val="20"/>
                            <w:szCs w:val="20"/>
                          </w:rPr>
                        </m:ctrlPr>
                      </m:dPr>
                      <m:e>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r>
                              <w:rPr>
                                <w:rFonts w:ascii="Cambria Math" w:eastAsia="Cambria Math" w:hAnsi="Cambria Math" w:cs="Cambria Math"/>
                                <w:sz w:val="20"/>
                                <w:szCs w:val="20"/>
                              </w:rPr>
                              <m:t>-</m:t>
                            </m:r>
                            <m:r>
                              <w:rPr>
                                <w:rFonts w:ascii="Cambria Math" w:eastAsia="Cambria Math" w:hAnsi="Cambria Math" w:cs="Cambria Math"/>
                                <w:sz w:val="20"/>
                                <w:szCs w:val="20"/>
                              </w:rPr>
                              <m: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r>
                              <w:rPr>
                                <w:rFonts w:ascii="Cambria Math" w:eastAsia="Cambria Math" w:hAnsi="Cambria Math" w:cs="Cambria Math"/>
                                <w:sz w:val="20"/>
                                <w:szCs w:val="20"/>
                              </w:rPr>
                              <m:t>-</m:t>
                            </m:r>
                            <m:r>
                              <w:rPr>
                                <w:rFonts w:ascii="Cambria Math" w:eastAsia="Cambria Math" w:hAnsi="Cambria Math" w:cs="Cambria Math"/>
                                <w:sz w:val="20"/>
                                <w:szCs w:val="20"/>
                              </w:rPr>
                              <m:t>1</m:t>
                            </m:r>
                          </m:sub>
                          <m:sup>
                            <m:r>
                              <w:rPr>
                                <w:rFonts w:ascii="Cambria Math" w:eastAsia="Cambria Math" w:hAnsi="Cambria Math" w:cs="Cambria Math"/>
                                <w:sz w:val="20"/>
                                <w:szCs w:val="20"/>
                              </w:rPr>
                              <m:t>N</m:t>
                            </m:r>
                          </m:sup>
                        </m:sSubSup>
                      </m:e>
                    </m:d>
                  </m:sub>
                </m:sSub>
              </m:oMath>
            </m:oMathPara>
          </w:p>
        </w:tc>
        <w:tc>
          <w:tcPr>
            <w:tcW w:w="1166" w:type="dxa"/>
          </w:tcPr>
          <w:p w14:paraId="350393C7" w14:textId="77777777" w:rsidR="00583A8B" w:rsidRDefault="00583A8B" w:rsidP="008B1B99">
            <w:pPr>
              <w:jc w:val="both"/>
              <w:rPr>
                <w:sz w:val="20"/>
                <w:szCs w:val="20"/>
              </w:rPr>
            </w:pPr>
            <w:r>
              <w:rPr>
                <w:sz w:val="20"/>
                <w:szCs w:val="20"/>
              </w:rPr>
              <w:t>(A. 19)</w:t>
            </w:r>
          </w:p>
        </w:tc>
      </w:tr>
      <w:tr w:rsidR="00583A8B" w14:paraId="382D5B06" w14:textId="77777777" w:rsidTr="00AC2EDF">
        <w:tc>
          <w:tcPr>
            <w:tcW w:w="7338" w:type="dxa"/>
          </w:tcPr>
          <w:p w14:paraId="3DA6C596" w14:textId="6BB9A434" w:rsidR="00583A8B" w:rsidRPr="00583A8B" w:rsidRDefault="00F13421" w:rsidP="008B1B99">
            <w:pPr>
              <w:jc w:val="both"/>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s</m:t>
                        </m:r>
                        <m:r>
                          <w:rPr>
                            <w:rFonts w:ascii="Cambria Math" w:eastAsia="Cambria Math" w:hAnsi="Cambria Math" w:cs="Cambria Math"/>
                            <w:sz w:val="20"/>
                            <w:szCs w:val="20"/>
                          </w:rPr>
                          <m:t>,</m:t>
                        </m:r>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den>
                </m:f>
              </m:oMath>
            </m:oMathPara>
          </w:p>
        </w:tc>
        <w:tc>
          <w:tcPr>
            <w:tcW w:w="1166" w:type="dxa"/>
          </w:tcPr>
          <w:p w14:paraId="41F6E7F4" w14:textId="77777777" w:rsidR="00583A8B" w:rsidRDefault="00583A8B" w:rsidP="008B1B99">
            <w:pPr>
              <w:jc w:val="both"/>
              <w:rPr>
                <w:sz w:val="20"/>
                <w:szCs w:val="20"/>
              </w:rPr>
            </w:pPr>
            <w:r>
              <w:rPr>
                <w:sz w:val="20"/>
                <w:szCs w:val="20"/>
              </w:rPr>
              <w:t>(A. 20)</w:t>
            </w:r>
          </w:p>
        </w:tc>
      </w:tr>
      <w:tr w:rsidR="00583A8B" w14:paraId="06482E03" w14:textId="77777777" w:rsidTr="00AC2EDF">
        <w:tc>
          <w:tcPr>
            <w:tcW w:w="7338" w:type="dxa"/>
          </w:tcPr>
          <w:p w14:paraId="3F09D7C9" w14:textId="0F491864" w:rsidR="00583A8B" w:rsidRPr="00583A8B" w:rsidRDefault="00F13421"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1166" w:type="dxa"/>
          </w:tcPr>
          <w:p w14:paraId="77A8155B" w14:textId="77777777" w:rsidR="00583A8B" w:rsidRDefault="00583A8B" w:rsidP="008B1B99">
            <w:pPr>
              <w:jc w:val="both"/>
              <w:rPr>
                <w:sz w:val="20"/>
                <w:szCs w:val="20"/>
              </w:rPr>
            </w:pPr>
            <w:r>
              <w:rPr>
                <w:sz w:val="20"/>
                <w:szCs w:val="20"/>
              </w:rPr>
              <w:t>(A. 21)</w:t>
            </w:r>
          </w:p>
        </w:tc>
      </w:tr>
      <w:tr w:rsidR="00583A8B" w14:paraId="5B27B078" w14:textId="77777777" w:rsidTr="00AC2EDF">
        <w:tc>
          <w:tcPr>
            <w:tcW w:w="7338" w:type="dxa"/>
          </w:tcPr>
          <w:p w14:paraId="1A19D693" w14:textId="6B4417E6" w:rsidR="00583A8B" w:rsidRPr="00583A8B" w:rsidRDefault="00F13421"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oMath>
            </m:oMathPara>
          </w:p>
        </w:tc>
        <w:tc>
          <w:tcPr>
            <w:tcW w:w="1166" w:type="dxa"/>
          </w:tcPr>
          <w:p w14:paraId="6C4982B1" w14:textId="77777777" w:rsidR="00583A8B" w:rsidRDefault="00583A8B" w:rsidP="008B1B99">
            <w:pPr>
              <w:jc w:val="both"/>
              <w:rPr>
                <w:sz w:val="20"/>
                <w:szCs w:val="20"/>
              </w:rPr>
            </w:pPr>
            <w:r>
              <w:rPr>
                <w:sz w:val="20"/>
                <w:szCs w:val="20"/>
              </w:rPr>
              <w:t>(A. 22)</w:t>
            </w:r>
          </w:p>
        </w:tc>
      </w:tr>
      <w:tr w:rsidR="00583A8B" w14:paraId="0F27249F" w14:textId="77777777" w:rsidTr="00AC2EDF">
        <w:tc>
          <w:tcPr>
            <w:tcW w:w="7338" w:type="dxa"/>
          </w:tcPr>
          <w:p w14:paraId="1CA9C24A" w14:textId="07E53FB0" w:rsidR="00583A8B" w:rsidRPr="00583A8B" w:rsidRDefault="00F13421"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oMath>
            </m:oMathPara>
          </w:p>
        </w:tc>
        <w:tc>
          <w:tcPr>
            <w:tcW w:w="1166" w:type="dxa"/>
          </w:tcPr>
          <w:p w14:paraId="378F4A6E" w14:textId="77777777" w:rsidR="00583A8B" w:rsidRDefault="00583A8B" w:rsidP="008B1B99">
            <w:pPr>
              <w:jc w:val="both"/>
              <w:rPr>
                <w:sz w:val="20"/>
                <w:szCs w:val="20"/>
              </w:rPr>
            </w:pPr>
            <w:r>
              <w:rPr>
                <w:sz w:val="20"/>
                <w:szCs w:val="20"/>
              </w:rPr>
              <w:t>(A. 23)</w:t>
            </w:r>
          </w:p>
        </w:tc>
      </w:tr>
      <w:tr w:rsidR="00583A8B" w14:paraId="133046C6" w14:textId="77777777" w:rsidTr="00AC2EDF">
        <w:tc>
          <w:tcPr>
            <w:tcW w:w="7338" w:type="dxa"/>
          </w:tcPr>
          <w:p w14:paraId="6BB4A640" w14:textId="34031A3E" w:rsidR="00583A8B" w:rsidRPr="00583A8B" w:rsidRDefault="00F13421"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oMath>
            </m:oMathPara>
          </w:p>
        </w:tc>
        <w:tc>
          <w:tcPr>
            <w:tcW w:w="1166" w:type="dxa"/>
          </w:tcPr>
          <w:p w14:paraId="0C5AD1D3" w14:textId="77777777" w:rsidR="00583A8B" w:rsidRDefault="00583A8B" w:rsidP="008B1B99">
            <w:pPr>
              <w:jc w:val="both"/>
              <w:rPr>
                <w:sz w:val="20"/>
                <w:szCs w:val="20"/>
              </w:rPr>
            </w:pPr>
            <w:r>
              <w:rPr>
                <w:sz w:val="20"/>
                <w:szCs w:val="20"/>
              </w:rPr>
              <w:t>(A. 24)</w:t>
            </w:r>
          </w:p>
        </w:tc>
      </w:tr>
      <w:tr w:rsidR="00583A8B" w14:paraId="4C0B33ED" w14:textId="77777777" w:rsidTr="00AC2EDF">
        <w:tc>
          <w:tcPr>
            <w:tcW w:w="7338" w:type="dxa"/>
          </w:tcPr>
          <w:p w14:paraId="3E17D978" w14:textId="03CB197D" w:rsidR="00583A8B" w:rsidRPr="00583A8B" w:rsidRDefault="00F13421"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r>
                      <w:rPr>
                        <w:rFonts w:ascii="Cambria Math" w:eastAsia="Cambria Math" w:hAnsi="Cambria Math" w:cs="Cambria Math"/>
                        <w:sz w:val="20"/>
                        <w:szCs w:val="20"/>
                      </w:rPr>
                      <m:t>-</m:t>
                    </m:r>
                    <m:r>
                      <w:rPr>
                        <w:rFonts w:ascii="Cambria Math" w:eastAsia="Cambria Math" w:hAnsi="Cambria Math" w:cs="Cambria Math"/>
                        <w:sz w:val="20"/>
                        <w:szCs w:val="20"/>
                      </w:rPr>
                      <m: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BD</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r>
                      <w:rPr>
                        <w:rFonts w:ascii="Cambria Math" w:eastAsia="Cambria Math" w:hAnsi="Cambria Math" w:cs="Cambria Math"/>
                        <w:sz w:val="20"/>
                        <w:szCs w:val="20"/>
                      </w:rPr>
                      <m:t>-</m:t>
                    </m:r>
                    <m:r>
                      <w:rPr>
                        <w:rFonts w:ascii="Cambria Math" w:eastAsia="Cambria Math" w:hAnsi="Cambria Math" w:cs="Cambria Math"/>
                        <w:sz w:val="20"/>
                        <w:szCs w:val="20"/>
                      </w:rPr>
                      <m: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r>
                      <w:rPr>
                        <w:rFonts w:ascii="Cambria Math" w:eastAsia="Cambria Math" w:hAnsi="Cambria Math" w:cs="Cambria Math"/>
                        <w:sz w:val="20"/>
                        <w:szCs w:val="20"/>
                      </w:rPr>
                      <m:t>-</m:t>
                    </m:r>
                    <m:r>
                      <w:rPr>
                        <w:rFonts w:ascii="Cambria Math" w:eastAsia="Cambria Math" w:hAnsi="Cambria Math" w:cs="Cambria Math"/>
                        <w:sz w:val="20"/>
                        <w:szCs w:val="20"/>
                      </w:rPr>
                      <m: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1166" w:type="dxa"/>
          </w:tcPr>
          <w:p w14:paraId="33FEABA2" w14:textId="77777777" w:rsidR="00583A8B" w:rsidRDefault="00583A8B" w:rsidP="008B1B99">
            <w:pPr>
              <w:jc w:val="both"/>
              <w:rPr>
                <w:sz w:val="20"/>
                <w:szCs w:val="20"/>
              </w:rPr>
            </w:pPr>
            <w:r>
              <w:rPr>
                <w:sz w:val="20"/>
                <w:szCs w:val="20"/>
              </w:rPr>
              <w:t>(A. 25)</w:t>
            </w:r>
          </w:p>
        </w:tc>
      </w:tr>
      <w:tr w:rsidR="00583A8B" w14:paraId="613D9239" w14:textId="77777777" w:rsidTr="00AC2EDF">
        <w:tc>
          <w:tcPr>
            <w:tcW w:w="7338" w:type="dxa"/>
          </w:tcPr>
          <w:p w14:paraId="64D3EF46" w14:textId="3DFBC0D8" w:rsidR="00583A8B" w:rsidRPr="00583A8B" w:rsidRDefault="00F13421"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r>
                      <w:rPr>
                        <w:rFonts w:ascii="Cambria Math" w:eastAsia="Cambria Math" w:hAnsi="Cambria Math" w:cs="Cambria Math"/>
                        <w:sz w:val="20"/>
                        <w:szCs w:val="20"/>
                      </w:rPr>
                      <m:t>-</m:t>
                    </m:r>
                    <m:r>
                      <w:rPr>
                        <w:rFonts w:ascii="Cambria Math" w:eastAsia="Cambria Math" w:hAnsi="Cambria Math" w:cs="Cambria Math"/>
                        <w:sz w:val="20"/>
                        <w:szCs w:val="20"/>
                      </w:rPr>
                      <m: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E</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r>
                      <w:rPr>
                        <w:rFonts w:ascii="Cambria Math" w:eastAsia="Cambria Math" w:hAnsi="Cambria Math" w:cs="Cambria Math"/>
                        <w:sz w:val="20"/>
                        <w:szCs w:val="20"/>
                      </w:rPr>
                      <m:t>-</m:t>
                    </m:r>
                    <m:r>
                      <w:rPr>
                        <w:rFonts w:ascii="Cambria Math" w:eastAsia="Cambria Math" w:hAnsi="Cambria Math" w:cs="Cambria Math"/>
                        <w:sz w:val="20"/>
                        <w:szCs w:val="20"/>
                      </w:rPr>
                      <m: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r>
                      <w:rPr>
                        <w:rFonts w:ascii="Cambria Math" w:eastAsia="Cambria Math" w:hAnsi="Cambria Math" w:cs="Cambria Math"/>
                        <w:sz w:val="20"/>
                        <w:szCs w:val="20"/>
                      </w:rPr>
                      <m:t>-</m:t>
                    </m:r>
                    <m:r>
                      <w:rPr>
                        <w:rFonts w:ascii="Cambria Math" w:eastAsia="Cambria Math" w:hAnsi="Cambria Math" w:cs="Cambria Math"/>
                        <w:sz w:val="20"/>
                        <w:szCs w:val="20"/>
                      </w:rPr>
                      <m: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oMath>
            </m:oMathPara>
          </w:p>
        </w:tc>
        <w:tc>
          <w:tcPr>
            <w:tcW w:w="1166" w:type="dxa"/>
          </w:tcPr>
          <w:p w14:paraId="318F4B03" w14:textId="77777777" w:rsidR="00583A8B" w:rsidRDefault="00583A8B" w:rsidP="008B1B99">
            <w:pPr>
              <w:jc w:val="both"/>
              <w:rPr>
                <w:sz w:val="20"/>
                <w:szCs w:val="20"/>
              </w:rPr>
            </w:pPr>
            <w:r>
              <w:rPr>
                <w:sz w:val="20"/>
                <w:szCs w:val="20"/>
              </w:rPr>
              <w:t>(A. 26)</w:t>
            </w:r>
          </w:p>
        </w:tc>
      </w:tr>
      <w:tr w:rsidR="00583A8B" w14:paraId="63E73847" w14:textId="77777777" w:rsidTr="00AC2EDF">
        <w:tc>
          <w:tcPr>
            <w:tcW w:w="7338" w:type="dxa"/>
          </w:tcPr>
          <w:p w14:paraId="121F7046" w14:textId="04DF7746" w:rsidR="00583A8B" w:rsidRPr="00583A8B" w:rsidRDefault="00F13421"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den>
                </m:f>
              </m:oMath>
            </m:oMathPara>
          </w:p>
        </w:tc>
        <w:tc>
          <w:tcPr>
            <w:tcW w:w="1166" w:type="dxa"/>
          </w:tcPr>
          <w:p w14:paraId="5B22DF8E" w14:textId="77777777" w:rsidR="00583A8B" w:rsidRDefault="00583A8B" w:rsidP="008B1B99">
            <w:pPr>
              <w:jc w:val="both"/>
              <w:rPr>
                <w:sz w:val="20"/>
                <w:szCs w:val="20"/>
              </w:rPr>
            </w:pPr>
            <w:r>
              <w:rPr>
                <w:sz w:val="20"/>
                <w:szCs w:val="20"/>
              </w:rPr>
              <w:t>(A. 27)</w:t>
            </w:r>
          </w:p>
        </w:tc>
      </w:tr>
      <w:tr w:rsidR="00583A8B" w14:paraId="69FC1F76" w14:textId="77777777" w:rsidTr="00AC2EDF">
        <w:tc>
          <w:tcPr>
            <w:tcW w:w="7338" w:type="dxa"/>
          </w:tcPr>
          <w:p w14:paraId="3866F900" w14:textId="113E44CD" w:rsidR="00583A8B" w:rsidRPr="00583A8B" w:rsidRDefault="00F13421"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den>
                </m:f>
              </m:oMath>
            </m:oMathPara>
          </w:p>
        </w:tc>
        <w:tc>
          <w:tcPr>
            <w:tcW w:w="1166" w:type="dxa"/>
          </w:tcPr>
          <w:p w14:paraId="616B3C7B" w14:textId="77777777" w:rsidR="00583A8B" w:rsidRDefault="00583A8B" w:rsidP="008B1B99">
            <w:pPr>
              <w:jc w:val="both"/>
              <w:rPr>
                <w:sz w:val="20"/>
                <w:szCs w:val="20"/>
              </w:rPr>
            </w:pPr>
            <w:r>
              <w:rPr>
                <w:sz w:val="20"/>
                <w:szCs w:val="20"/>
              </w:rPr>
              <w:t>(A. 28)</w:t>
            </w:r>
          </w:p>
        </w:tc>
      </w:tr>
      <w:tr w:rsidR="00583A8B" w14:paraId="6C1A0FD2" w14:textId="77777777" w:rsidTr="00AC2EDF">
        <w:tc>
          <w:tcPr>
            <w:tcW w:w="7338" w:type="dxa"/>
          </w:tcPr>
          <w:p w14:paraId="084FD779" w14:textId="476E28D6"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INV</m:t>
                        </m:r>
                      </m:e>
                      <m:sub>
                        <m:r>
                          <w:rPr>
                            <w:rFonts w:ascii="Cambria Math" w:eastAsia="Cambria Math" w:hAnsi="Cambria Math" w:cs="Cambria Math"/>
                            <w:sz w:val="20"/>
                            <w:szCs w:val="20"/>
                          </w:rPr>
                          <m:t>t</m:t>
                        </m:r>
                      </m:sub>
                    </m:sSub>
                  </m:sub>
                </m:sSub>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7A09FC1E" w14:textId="77777777" w:rsidR="00583A8B" w:rsidRDefault="00583A8B" w:rsidP="008B1B99">
            <w:pPr>
              <w:jc w:val="both"/>
              <w:rPr>
                <w:sz w:val="20"/>
                <w:szCs w:val="20"/>
              </w:rPr>
            </w:pPr>
            <w:r>
              <w:rPr>
                <w:sz w:val="20"/>
                <w:szCs w:val="20"/>
              </w:rPr>
              <w:t>(A. 29)</w:t>
            </w:r>
          </w:p>
        </w:tc>
      </w:tr>
      <w:tr w:rsidR="00583A8B" w14:paraId="56213389" w14:textId="77777777" w:rsidTr="00AC2EDF">
        <w:tc>
          <w:tcPr>
            <w:tcW w:w="7338" w:type="dxa"/>
          </w:tcPr>
          <w:p w14:paraId="3EDDCE1F" w14:textId="528577E6"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s,t</m:t>
                    </m:r>
                  </m:sub>
                  <m:sup>
                    <m:r>
                      <w:rPr>
                        <w:rFonts w:ascii="Cambria Math" w:eastAsia="Cambria Math" w:hAnsi="Cambria Math" w:cs="Cambria Math"/>
                        <w:sz w:val="20"/>
                        <w:szCs w:val="20"/>
                      </w:rPr>
                      <m:t>N</m:t>
                    </m:r>
                  </m:sup>
                </m:sSubSup>
              </m:oMath>
            </m:oMathPara>
          </w:p>
        </w:tc>
        <w:tc>
          <w:tcPr>
            <w:tcW w:w="1166" w:type="dxa"/>
          </w:tcPr>
          <w:p w14:paraId="5E394537" w14:textId="77777777" w:rsidR="00583A8B" w:rsidRDefault="00583A8B" w:rsidP="008B1B99">
            <w:pPr>
              <w:jc w:val="both"/>
              <w:rPr>
                <w:sz w:val="20"/>
                <w:szCs w:val="20"/>
              </w:rPr>
            </w:pPr>
            <w:r>
              <w:rPr>
                <w:sz w:val="20"/>
                <w:szCs w:val="20"/>
              </w:rPr>
              <w:t>(A. 30)</w:t>
            </w:r>
          </w:p>
        </w:tc>
      </w:tr>
      <w:tr w:rsidR="00583A8B" w14:paraId="416DE4B3" w14:textId="77777777" w:rsidTr="00AC2EDF">
        <w:tc>
          <w:tcPr>
            <w:tcW w:w="7338" w:type="dxa"/>
          </w:tcPr>
          <w:p w14:paraId="52C2DF77" w14:textId="72487F6C"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s,t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H,N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F,N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G,N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W,N</m:t>
                    </m:r>
                  </m:sup>
                </m:sSubSup>
              </m:oMath>
            </m:oMathPara>
          </w:p>
        </w:tc>
        <w:tc>
          <w:tcPr>
            <w:tcW w:w="1166" w:type="dxa"/>
          </w:tcPr>
          <w:p w14:paraId="1903CA20" w14:textId="77777777" w:rsidR="00583A8B" w:rsidRDefault="00583A8B" w:rsidP="008B1B99">
            <w:pPr>
              <w:jc w:val="both"/>
              <w:rPr>
                <w:sz w:val="20"/>
                <w:szCs w:val="20"/>
              </w:rPr>
            </w:pPr>
            <w:r>
              <w:rPr>
                <w:sz w:val="20"/>
                <w:szCs w:val="20"/>
              </w:rPr>
              <w:t>(A. 31)</w:t>
            </w:r>
          </w:p>
        </w:tc>
      </w:tr>
      <w:tr w:rsidR="00583A8B" w14:paraId="53EBFAD7" w14:textId="77777777" w:rsidTr="00AC2EDF">
        <w:tc>
          <w:tcPr>
            <w:tcW w:w="7338" w:type="dxa"/>
          </w:tcPr>
          <w:p w14:paraId="2FEB6DE9" w14:textId="3CEA2337"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s,t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F,N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G,N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W,N</m:t>
                    </m:r>
                  </m:sup>
                </m:sSubSup>
              </m:oMath>
            </m:oMathPara>
          </w:p>
        </w:tc>
        <w:tc>
          <w:tcPr>
            <w:tcW w:w="1166" w:type="dxa"/>
          </w:tcPr>
          <w:p w14:paraId="75E45709" w14:textId="77777777" w:rsidR="00583A8B" w:rsidRDefault="00583A8B" w:rsidP="008B1B99">
            <w:pPr>
              <w:jc w:val="both"/>
              <w:rPr>
                <w:sz w:val="20"/>
                <w:szCs w:val="20"/>
              </w:rPr>
            </w:pPr>
            <w:r>
              <w:rPr>
                <w:sz w:val="20"/>
                <w:szCs w:val="20"/>
              </w:rPr>
              <w:t>(A. 32)</w:t>
            </w:r>
          </w:p>
        </w:tc>
      </w:tr>
      <w:tr w:rsidR="00583A8B" w14:paraId="14D92B34" w14:textId="77777777" w:rsidTr="00AC2EDF">
        <w:tc>
          <w:tcPr>
            <w:tcW w:w="7338" w:type="dxa"/>
          </w:tcPr>
          <w:p w14:paraId="1F02ECA3" w14:textId="4C62D4F7" w:rsidR="00583A8B" w:rsidRPr="00583A8B" w:rsidRDefault="00F13421"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r>
                      <w:rPr>
                        <w:rFonts w:ascii="Cambria Math" w:eastAsia="Cambria Math" w:hAnsi="Cambria Math" w:cs="Cambria Math"/>
                        <w:sz w:val="20"/>
                        <w:szCs w:val="20"/>
                      </w:rPr>
                      <m:t>-</m:t>
                    </m:r>
                    <m:r>
                      <w:rPr>
                        <w:rFonts w:ascii="Cambria Math" w:eastAsia="Cambria Math" w:hAnsi="Cambria Math" w:cs="Cambria Math"/>
                        <w:sz w:val="20"/>
                        <w:szCs w:val="20"/>
                      </w:rPr>
                      <m: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oMath>
            </m:oMathPara>
          </w:p>
        </w:tc>
        <w:tc>
          <w:tcPr>
            <w:tcW w:w="1166" w:type="dxa"/>
          </w:tcPr>
          <w:p w14:paraId="4E3CFD95" w14:textId="77777777" w:rsidR="00583A8B" w:rsidRDefault="00583A8B" w:rsidP="008B1B99">
            <w:pPr>
              <w:jc w:val="both"/>
              <w:rPr>
                <w:sz w:val="20"/>
                <w:szCs w:val="20"/>
              </w:rPr>
            </w:pPr>
            <w:r>
              <w:rPr>
                <w:sz w:val="20"/>
                <w:szCs w:val="20"/>
              </w:rPr>
              <w:t>(A. 33)</w:t>
            </w:r>
          </w:p>
        </w:tc>
      </w:tr>
      <w:tr w:rsidR="00583A8B" w14:paraId="61410530" w14:textId="77777777" w:rsidTr="00AC2EDF">
        <w:tc>
          <w:tcPr>
            <w:tcW w:w="7338" w:type="dxa"/>
          </w:tcPr>
          <w:p w14:paraId="6A5B16D8" w14:textId="5E914CFC"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oMath>
            </m:oMathPara>
          </w:p>
        </w:tc>
        <w:tc>
          <w:tcPr>
            <w:tcW w:w="1166" w:type="dxa"/>
          </w:tcPr>
          <w:p w14:paraId="43885C12" w14:textId="77777777" w:rsidR="00583A8B" w:rsidRDefault="00583A8B" w:rsidP="008B1B99">
            <w:pPr>
              <w:jc w:val="both"/>
              <w:rPr>
                <w:sz w:val="20"/>
                <w:szCs w:val="20"/>
              </w:rPr>
            </w:pPr>
            <w:r>
              <w:rPr>
                <w:sz w:val="20"/>
                <w:szCs w:val="20"/>
              </w:rPr>
              <w:t>(A. 34)</w:t>
            </w:r>
          </w:p>
        </w:tc>
      </w:tr>
      <w:tr w:rsidR="00583A8B" w14:paraId="766A702A" w14:textId="77777777" w:rsidTr="00AC2EDF">
        <w:tc>
          <w:tcPr>
            <w:tcW w:w="7338" w:type="dxa"/>
          </w:tcPr>
          <w:p w14:paraId="1670FCCC" w14:textId="24ACED0B"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079EE957" w14:textId="77777777" w:rsidR="00583A8B" w:rsidRDefault="00583A8B" w:rsidP="008B1B99">
            <w:pPr>
              <w:jc w:val="both"/>
              <w:rPr>
                <w:sz w:val="20"/>
                <w:szCs w:val="20"/>
              </w:rPr>
            </w:pPr>
            <w:r>
              <w:rPr>
                <w:sz w:val="20"/>
                <w:szCs w:val="20"/>
              </w:rPr>
              <w:t>(A. 35)</w:t>
            </w:r>
          </w:p>
        </w:tc>
      </w:tr>
      <w:tr w:rsidR="00583A8B" w14:paraId="024133F3" w14:textId="77777777" w:rsidTr="00AC2EDF">
        <w:tc>
          <w:tcPr>
            <w:tcW w:w="7338" w:type="dxa"/>
          </w:tcPr>
          <w:p w14:paraId="6C5DF8FC" w14:textId="69AA5632"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6C25D3F4" w14:textId="77777777" w:rsidR="00583A8B" w:rsidRDefault="00583A8B" w:rsidP="008B1B99">
            <w:pPr>
              <w:jc w:val="both"/>
              <w:rPr>
                <w:sz w:val="20"/>
                <w:szCs w:val="20"/>
              </w:rPr>
            </w:pPr>
            <w:r>
              <w:rPr>
                <w:sz w:val="20"/>
                <w:szCs w:val="20"/>
              </w:rPr>
              <w:t>(A. 36)</w:t>
            </w:r>
          </w:p>
        </w:tc>
      </w:tr>
      <w:tr w:rsidR="00583A8B" w14:paraId="3EE2492B" w14:textId="77777777" w:rsidTr="00AC2EDF">
        <w:tc>
          <w:tcPr>
            <w:tcW w:w="7338" w:type="dxa"/>
          </w:tcPr>
          <w:p w14:paraId="1A72B1F1" w14:textId="2EFAD525"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INV</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3D213B07" w14:textId="77777777" w:rsidR="00583A8B" w:rsidRDefault="00583A8B" w:rsidP="008B1B99">
            <w:pPr>
              <w:jc w:val="both"/>
              <w:rPr>
                <w:sz w:val="20"/>
                <w:szCs w:val="20"/>
              </w:rPr>
            </w:pPr>
            <w:r>
              <w:rPr>
                <w:sz w:val="20"/>
                <w:szCs w:val="20"/>
              </w:rPr>
              <w:t>(A. 37)</w:t>
            </w:r>
          </w:p>
        </w:tc>
      </w:tr>
      <w:tr w:rsidR="00583A8B" w14:paraId="417C6577" w14:textId="77777777" w:rsidTr="00AC2EDF">
        <w:tc>
          <w:tcPr>
            <w:tcW w:w="7338" w:type="dxa"/>
          </w:tcPr>
          <w:p w14:paraId="0A1DD75B" w14:textId="77777777" w:rsidR="00583A8B" w:rsidRDefault="00583A8B" w:rsidP="008B1B99">
            <w:pPr>
              <w:jc w:val="both"/>
              <w:rPr>
                <w:rFonts w:ascii="Calibri" w:eastAsia="Calibri" w:hAnsi="Calibri" w:cs="Calibri"/>
                <w:sz w:val="20"/>
                <w:szCs w:val="20"/>
              </w:rPr>
            </w:pPr>
          </w:p>
        </w:tc>
        <w:tc>
          <w:tcPr>
            <w:tcW w:w="1166" w:type="dxa"/>
          </w:tcPr>
          <w:p w14:paraId="35DB84A4" w14:textId="77777777" w:rsidR="00583A8B" w:rsidRDefault="00583A8B" w:rsidP="008B1B99">
            <w:pPr>
              <w:jc w:val="both"/>
              <w:rPr>
                <w:sz w:val="20"/>
                <w:szCs w:val="20"/>
              </w:rPr>
            </w:pPr>
          </w:p>
        </w:tc>
      </w:tr>
      <w:tr w:rsidR="00583A8B" w14:paraId="4B00A5A4" w14:textId="77777777" w:rsidTr="00AC2EDF">
        <w:tc>
          <w:tcPr>
            <w:tcW w:w="7338" w:type="dxa"/>
          </w:tcPr>
          <w:p w14:paraId="5C4D508F" w14:textId="77777777" w:rsidR="00583A8B" w:rsidRDefault="00583A8B" w:rsidP="008B1B99">
            <w:pPr>
              <w:jc w:val="both"/>
              <w:rPr>
                <w:rFonts w:ascii="Calibri" w:eastAsia="Calibri" w:hAnsi="Calibri" w:cs="Calibri"/>
                <w:b/>
                <w:sz w:val="20"/>
                <w:szCs w:val="20"/>
              </w:rPr>
            </w:pPr>
            <w:r>
              <w:rPr>
                <w:rFonts w:ascii="Calibri" w:eastAsia="Calibri" w:hAnsi="Calibri" w:cs="Calibri"/>
                <w:b/>
                <w:sz w:val="20"/>
                <w:szCs w:val="20"/>
              </w:rPr>
              <w:lastRenderedPageBreak/>
              <w:t>Households</w:t>
            </w:r>
          </w:p>
        </w:tc>
        <w:tc>
          <w:tcPr>
            <w:tcW w:w="1166" w:type="dxa"/>
          </w:tcPr>
          <w:p w14:paraId="1D185EFC" w14:textId="77777777" w:rsidR="00583A8B" w:rsidRDefault="00583A8B" w:rsidP="008B1B99">
            <w:pPr>
              <w:jc w:val="both"/>
              <w:rPr>
                <w:sz w:val="20"/>
                <w:szCs w:val="20"/>
              </w:rPr>
            </w:pPr>
          </w:p>
        </w:tc>
      </w:tr>
      <w:tr w:rsidR="00583A8B" w14:paraId="77170408" w14:textId="77777777" w:rsidTr="00AC2EDF">
        <w:tc>
          <w:tcPr>
            <w:tcW w:w="7338" w:type="dxa"/>
          </w:tcPr>
          <w:p w14:paraId="72DF51FA" w14:textId="3FD7F01C" w:rsidR="00583A8B" w:rsidRPr="00583A8B" w:rsidRDefault="00F13421" w:rsidP="008B1B99">
            <w:pPr>
              <w:jc w:val="both"/>
              <w:rPr>
                <w:rFonts w:ascii="Cambria Math" w:eastAsia="Cambria Math" w:hAnsi="Cambria Math" w:cs="Cambria Math"/>
                <w:color w:val="000000"/>
                <w:sz w:val="20"/>
                <w:szCs w:val="20"/>
              </w:rPr>
            </w:pPr>
            <m:oMathPara>
              <m:oMath>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r>
                      <w:rPr>
                        <w:rFonts w:ascii="Cambria Math" w:eastAsia="Cambria Math" w:hAnsi="Cambria Math" w:cs="Cambria Math"/>
                        <w:color w:val="000000"/>
                        <w:sz w:val="20"/>
                        <w:szCs w:val="20"/>
                      </w:rPr>
                      <m:t>,1</m:t>
                    </m:r>
                  </m:sup>
                </m:sSubSup>
                <m:r>
                  <w:rPr>
                    <w:rFonts w:ascii="Cambria Math" w:eastAsia="Cambria Math" w:hAnsi="Cambria Math" w:cs="Cambria Math"/>
                    <w:color w:val="000000"/>
                    <w:sz w:val="20"/>
                    <w:szCs w:val="20"/>
                  </w:rPr>
                  <m:t>=</m:t>
                </m:r>
                <m:d>
                  <m:dPr>
                    <m:ctrlPr>
                      <w:rPr>
                        <w:rFonts w:ascii="Cambria Math" w:eastAsia="Cambria Math" w:hAnsi="Cambria Math" w:cs="Cambria Math"/>
                        <w:color w:val="000000"/>
                        <w:sz w:val="20"/>
                        <w:szCs w:val="20"/>
                      </w:rPr>
                    </m:ctrlPr>
                  </m:dPr>
                  <m:e>
                    <m:r>
                      <w:rPr>
                        <w:rFonts w:ascii="Cambria Math" w:eastAsia="Cambria Math" w:hAnsi="Cambria Math" w:cs="Cambria Math"/>
                        <w:color w:val="000000"/>
                        <w:sz w:val="20"/>
                        <w:szCs w:val="20"/>
                      </w:rPr>
                      <m:t>1-</m:t>
                    </m:r>
                    <m:sSup>
                      <m:sSupPr>
                        <m:ctrlPr>
                          <w:rPr>
                            <w:rFonts w:ascii="Cambria Math" w:eastAsia="Cambria Math" w:hAnsi="Cambria Math" w:cs="Cambria Math"/>
                            <w:color w:val="000000"/>
                            <w:sz w:val="20"/>
                            <w:szCs w:val="20"/>
                          </w:rPr>
                        </m:ctrlPr>
                      </m:sSupPr>
                      <m:e>
                        <m:r>
                          <w:rPr>
                            <w:rFonts w:ascii="Cambria Math" w:eastAsia="Cambria Math" w:hAnsi="Cambria Math" w:cs="Cambria Math"/>
                            <w:color w:val="000000"/>
                            <w:sz w:val="20"/>
                            <w:szCs w:val="20"/>
                          </w:rPr>
                          <m:t>θ</m:t>
                        </m:r>
                      </m:e>
                      <m:sup>
                        <m:r>
                          <w:rPr>
                            <w:rFonts w:ascii="Cambria Math" w:eastAsia="Cambria Math" w:hAnsi="Cambria Math" w:cs="Cambria Math"/>
                            <w:color w:val="000000"/>
                            <w:sz w:val="20"/>
                            <w:szCs w:val="20"/>
                          </w:rPr>
                          <m:t>H</m:t>
                        </m:r>
                        <m:r>
                          <w:rPr>
                            <w:rFonts w:ascii="Cambria Math" w:eastAsia="Cambria Math" w:hAnsi="Cambria Math" w:cs="Cambria Math"/>
                            <w:color w:val="000000"/>
                            <w:sz w:val="20"/>
                            <w:szCs w:val="20"/>
                          </w:rPr>
                          <m:t>,1</m:t>
                        </m:r>
                      </m:sup>
                    </m:sSup>
                  </m:e>
                </m:d>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NIA</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NII</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ND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m:t>
                    </m:r>
                  </m:e>
                  <m:sub>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2</m:t>
                        </m:r>
                      </m:e>
                      <m:sub>
                        <m:r>
                          <w:rPr>
                            <w:rFonts w:ascii="Cambria Math" w:eastAsia="Cambria Math" w:hAnsi="Cambria Math" w:cs="Cambria Math"/>
                            <w:color w:val="000000"/>
                            <w:sz w:val="20"/>
                            <w:szCs w:val="20"/>
                          </w:rPr>
                          <m:t>t</m:t>
                        </m:r>
                      </m:sub>
                    </m:sSub>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oMath>
            </m:oMathPara>
          </w:p>
        </w:tc>
        <w:tc>
          <w:tcPr>
            <w:tcW w:w="1166" w:type="dxa"/>
          </w:tcPr>
          <w:p w14:paraId="7C58D602" w14:textId="77777777" w:rsidR="00583A8B" w:rsidRDefault="00583A8B" w:rsidP="008B1B99">
            <w:pPr>
              <w:jc w:val="both"/>
              <w:rPr>
                <w:sz w:val="20"/>
                <w:szCs w:val="20"/>
              </w:rPr>
            </w:pPr>
            <w:r>
              <w:rPr>
                <w:sz w:val="20"/>
                <w:szCs w:val="20"/>
              </w:rPr>
              <w:t>(A. 38)</w:t>
            </w:r>
          </w:p>
        </w:tc>
      </w:tr>
      <w:tr w:rsidR="00583A8B" w14:paraId="1330D95C" w14:textId="77777777" w:rsidTr="00AC2EDF">
        <w:tc>
          <w:tcPr>
            <w:tcW w:w="7338" w:type="dxa"/>
          </w:tcPr>
          <w:p w14:paraId="4902AA1B" w14:textId="78CD9B59" w:rsidR="00583A8B" w:rsidRPr="00583A8B" w:rsidRDefault="00F13421" w:rsidP="008B1B99">
            <w:pPr>
              <w:jc w:val="both"/>
              <w:rPr>
                <w:rFonts w:ascii="Cambria Math" w:eastAsia="Cambria Math" w:hAnsi="Cambria Math" w:cs="Cambria Math"/>
                <w:color w:val="000000"/>
                <w:sz w:val="20"/>
                <w:szCs w:val="20"/>
              </w:rPr>
            </w:pPr>
            <m:oMathPara>
              <m:oMath>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r>
                      <w:rPr>
                        <w:rFonts w:ascii="Cambria Math" w:eastAsia="Cambria Math" w:hAnsi="Cambria Math" w:cs="Cambria Math"/>
                        <w:color w:val="000000"/>
                        <w:sz w:val="20"/>
                        <w:szCs w:val="20"/>
                      </w:rPr>
                      <m:t>,2</m:t>
                    </m:r>
                  </m:sup>
                </m:sSubSup>
                <m:r>
                  <w:rPr>
                    <w:rFonts w:ascii="Cambria Math" w:eastAsia="Cambria Math" w:hAnsi="Cambria Math" w:cs="Cambria Math"/>
                    <w:color w:val="000000"/>
                    <w:sz w:val="20"/>
                    <w:szCs w:val="20"/>
                  </w:rPr>
                  <m:t>=</m:t>
                </m:r>
                <m:d>
                  <m:dPr>
                    <m:ctrlPr>
                      <w:rPr>
                        <w:rFonts w:ascii="Cambria Math" w:eastAsia="Cambria Math" w:hAnsi="Cambria Math" w:cs="Cambria Math"/>
                        <w:color w:val="000000"/>
                        <w:sz w:val="20"/>
                        <w:szCs w:val="20"/>
                      </w:rPr>
                    </m:ctrlPr>
                  </m:dPr>
                  <m:e>
                    <m:r>
                      <w:rPr>
                        <w:rFonts w:ascii="Cambria Math" w:eastAsia="Cambria Math" w:hAnsi="Cambria Math" w:cs="Cambria Math"/>
                        <w:color w:val="000000"/>
                        <w:sz w:val="20"/>
                        <w:szCs w:val="20"/>
                      </w:rPr>
                      <m:t>1-</m:t>
                    </m:r>
                    <m:sSup>
                      <m:sSupPr>
                        <m:ctrlPr>
                          <w:rPr>
                            <w:rFonts w:ascii="Cambria Math" w:eastAsia="Cambria Math" w:hAnsi="Cambria Math" w:cs="Cambria Math"/>
                            <w:color w:val="000000"/>
                            <w:sz w:val="20"/>
                            <w:szCs w:val="20"/>
                          </w:rPr>
                        </m:ctrlPr>
                      </m:sSupPr>
                      <m:e>
                        <m:r>
                          <w:rPr>
                            <w:rFonts w:ascii="Cambria Math" w:eastAsia="Cambria Math" w:hAnsi="Cambria Math" w:cs="Cambria Math"/>
                            <w:color w:val="000000"/>
                            <w:sz w:val="20"/>
                            <w:szCs w:val="20"/>
                          </w:rPr>
                          <m:t>θ</m:t>
                        </m:r>
                      </m:e>
                      <m:sup>
                        <m:r>
                          <w:rPr>
                            <w:rFonts w:ascii="Cambria Math" w:eastAsia="Cambria Math" w:hAnsi="Cambria Math" w:cs="Cambria Math"/>
                            <w:color w:val="000000"/>
                            <w:sz w:val="20"/>
                            <w:szCs w:val="20"/>
                          </w:rPr>
                          <m:t>H</m:t>
                        </m:r>
                        <m:r>
                          <w:rPr>
                            <w:rFonts w:ascii="Cambria Math" w:eastAsia="Cambria Math" w:hAnsi="Cambria Math" w:cs="Cambria Math"/>
                            <w:color w:val="000000"/>
                            <w:sz w:val="20"/>
                            <w:szCs w:val="20"/>
                          </w:rPr>
                          <m:t>,2</m:t>
                        </m:r>
                      </m:sup>
                    </m:sSup>
                  </m:e>
                </m:d>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WB</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SB</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SC</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OCT</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oMath>
            </m:oMathPara>
          </w:p>
        </w:tc>
        <w:tc>
          <w:tcPr>
            <w:tcW w:w="1166" w:type="dxa"/>
          </w:tcPr>
          <w:p w14:paraId="0644A9C0" w14:textId="77777777" w:rsidR="00583A8B" w:rsidRDefault="00583A8B" w:rsidP="008B1B99">
            <w:pPr>
              <w:jc w:val="both"/>
              <w:rPr>
                <w:sz w:val="20"/>
                <w:szCs w:val="20"/>
              </w:rPr>
            </w:pPr>
            <w:r>
              <w:rPr>
                <w:sz w:val="20"/>
                <w:szCs w:val="20"/>
              </w:rPr>
              <w:t>(A. 39)</w:t>
            </w:r>
          </w:p>
        </w:tc>
      </w:tr>
      <w:tr w:rsidR="00583A8B" w14:paraId="6F2C858D" w14:textId="77777777" w:rsidTr="00AC2EDF">
        <w:tc>
          <w:tcPr>
            <w:tcW w:w="7338" w:type="dxa"/>
          </w:tcPr>
          <w:p w14:paraId="540F5126" w14:textId="44A76C8F" w:rsidR="00583A8B" w:rsidRPr="00583A8B" w:rsidRDefault="00F13421" w:rsidP="008B1B99">
            <w:pPr>
              <w:jc w:val="both"/>
              <w:rPr>
                <w:rFonts w:ascii="Cambria Math" w:eastAsia="Cambria Math" w:hAnsi="Cambria Math" w:cs="Cambria Math"/>
                <w:color w:val="000000"/>
                <w:sz w:val="20"/>
                <w:szCs w:val="20"/>
              </w:rPr>
            </w:pPr>
            <m:oMathPara>
              <m:oMath>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r>
                      <w:rPr>
                        <w:rFonts w:ascii="Cambria Math" w:eastAsia="Cambria Math" w:hAnsi="Cambria Math" w:cs="Cambria Math"/>
                        <w:color w:val="000000"/>
                        <w:sz w:val="20"/>
                        <w:szCs w:val="20"/>
                      </w:rPr>
                      <m:t>,1</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r>
                      <w:rPr>
                        <w:rFonts w:ascii="Cambria Math" w:eastAsia="Cambria Math" w:hAnsi="Cambria Math" w:cs="Cambria Math"/>
                        <w:color w:val="000000"/>
                        <w:sz w:val="20"/>
                        <w:szCs w:val="20"/>
                      </w:rPr>
                      <m:t>,2</m:t>
                    </m:r>
                  </m:sup>
                </m:sSubSup>
              </m:oMath>
            </m:oMathPara>
          </w:p>
        </w:tc>
        <w:tc>
          <w:tcPr>
            <w:tcW w:w="1166" w:type="dxa"/>
          </w:tcPr>
          <w:p w14:paraId="6AA8F784" w14:textId="77777777" w:rsidR="00583A8B" w:rsidRDefault="00583A8B" w:rsidP="008B1B99">
            <w:pPr>
              <w:jc w:val="both"/>
              <w:rPr>
                <w:sz w:val="20"/>
                <w:szCs w:val="20"/>
              </w:rPr>
            </w:pPr>
            <w:r>
              <w:rPr>
                <w:sz w:val="20"/>
                <w:szCs w:val="20"/>
              </w:rPr>
              <w:t>(A. 40)</w:t>
            </w:r>
          </w:p>
        </w:tc>
      </w:tr>
      <w:tr w:rsidR="00583A8B" w14:paraId="2C0AD19D" w14:textId="77777777" w:rsidTr="00AC2EDF">
        <w:tc>
          <w:tcPr>
            <w:tcW w:w="7338" w:type="dxa"/>
          </w:tcPr>
          <w:p w14:paraId="1A0C6311" w14:textId="0BDAF095"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=wage⋅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68414BEE" w14:textId="77777777" w:rsidR="00583A8B" w:rsidRDefault="00583A8B" w:rsidP="008B1B99">
            <w:pPr>
              <w:jc w:val="both"/>
              <w:rPr>
                <w:sz w:val="20"/>
                <w:szCs w:val="20"/>
              </w:rPr>
            </w:pPr>
            <w:r>
              <w:rPr>
                <w:sz w:val="20"/>
                <w:szCs w:val="20"/>
              </w:rPr>
              <w:t>(A. 41)</w:t>
            </w:r>
          </w:p>
        </w:tc>
      </w:tr>
      <w:tr w:rsidR="00583A8B" w14:paraId="255E0AD6" w14:textId="77777777" w:rsidTr="00AC2EDF">
        <w:tc>
          <w:tcPr>
            <w:tcW w:w="7338" w:type="dxa"/>
          </w:tcPr>
          <w:p w14:paraId="361839F2" w14:textId="2A2C8857" w:rsidR="00583A8B" w:rsidRPr="00583A8B" w:rsidRDefault="00F13421"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r>
                      <w:rPr>
                        <w:rFonts w:ascii="Cambria Math" w:eastAsia="Cambria Math" w:hAnsi="Cambria Math" w:cs="Cambria Math"/>
                        <w:sz w:val="20"/>
                        <w:szCs w:val="20"/>
                      </w:rPr>
                      <m:t>-</m:t>
                    </m:r>
                    <m:r>
                      <w:rPr>
                        <w:rFonts w:ascii="Cambria Math" w:eastAsia="Cambria Math" w:hAnsi="Cambria Math" w:cs="Cambria Math"/>
                        <w:sz w:val="20"/>
                        <w:szCs w:val="20"/>
                      </w:rPr>
                      <m:t>1</m:t>
                    </m:r>
                  </m:sub>
                  <m:sup>
                    <m:r>
                      <w:rPr>
                        <w:rFonts w:ascii="Cambria Math" w:eastAsia="Cambria Math" w:hAnsi="Cambria Math" w:cs="Cambria Math"/>
                        <w:sz w:val="20"/>
                        <w:szCs w:val="20"/>
                      </w:rPr>
                      <m:t>D</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m:t>
                    </m:r>
                    <m:r>
                      <w:rPr>
                        <w:rFonts w:ascii="Cambria Math" w:eastAsia="Cambria Math" w:hAnsi="Cambria Math" w:cs="Cambria Math"/>
                        <w:sz w:val="20"/>
                        <w:szCs w:val="20"/>
                      </w:rPr>
                      <m:t>-</m:t>
                    </m:r>
                    <m:r>
                      <w:rPr>
                        <w:rFonts w:ascii="Cambria Math" w:eastAsia="Cambria Math" w:hAnsi="Cambria Math" w:cs="Cambria Math"/>
                        <w:sz w:val="20"/>
                        <w:szCs w:val="20"/>
                      </w:rPr>
                      <m: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r>
                      <w:rPr>
                        <w:rFonts w:ascii="Cambria Math" w:eastAsia="Cambria Math" w:hAnsi="Cambria Math" w:cs="Cambria Math"/>
                        <w:sz w:val="20"/>
                        <w:szCs w:val="20"/>
                      </w:rPr>
                      <m:t>-</m:t>
                    </m:r>
                    <m:r>
                      <w:rPr>
                        <w:rFonts w:ascii="Cambria Math" w:eastAsia="Cambria Math" w:hAnsi="Cambria Math" w:cs="Cambria Math"/>
                        <w:sz w:val="20"/>
                        <w:szCs w:val="20"/>
                      </w:rPr>
                      <m:t>1</m:t>
                    </m:r>
                  </m:sub>
                  <m:sup>
                    <m:r>
                      <w:rPr>
                        <w:rFonts w:ascii="Cambria Math" w:eastAsia="Cambria Math" w:hAnsi="Cambria Math" w:cs="Cambria Math"/>
                        <w:sz w:val="20"/>
                        <w:szCs w:val="20"/>
                      </w:rPr>
                      <m:t>S</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r>
                      <w:rPr>
                        <w:rFonts w:ascii="Cambria Math" w:eastAsia="Cambria Math" w:hAnsi="Cambria Math" w:cs="Cambria Math"/>
                        <w:sz w:val="20"/>
                        <w:szCs w:val="20"/>
                      </w:rPr>
                      <m:t>-</m:t>
                    </m:r>
                    <m:r>
                      <w:rPr>
                        <w:rFonts w:ascii="Cambria Math" w:eastAsia="Cambria Math" w:hAnsi="Cambria Math" w:cs="Cambria Math"/>
                        <w:sz w:val="20"/>
                        <w:szCs w:val="20"/>
                      </w:rPr>
                      <m: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r>
                      <w:rPr>
                        <w:rFonts w:ascii="Cambria Math" w:eastAsia="Cambria Math" w:hAnsi="Cambria Math" w:cs="Cambria Math"/>
                        <w:sz w:val="20"/>
                        <w:szCs w:val="20"/>
                      </w:rPr>
                      <m:t>-</m:t>
                    </m:r>
                    <m:r>
                      <w:rPr>
                        <w:rFonts w:ascii="Cambria Math" w:eastAsia="Cambria Math" w:hAnsi="Cambria Math" w:cs="Cambria Math"/>
                        <w:sz w:val="20"/>
                        <w:szCs w:val="20"/>
                      </w:rPr>
                      <m:t>1</m:t>
                    </m:r>
                  </m:sub>
                  <m:sup>
                    <m:r>
                      <w:rPr>
                        <w:rFonts w:ascii="Cambria Math" w:eastAsia="Cambria Math" w:hAnsi="Cambria Math" w:cs="Cambria Math"/>
                        <w:sz w:val="20"/>
                        <w:szCs w:val="20"/>
                      </w:rPr>
                      <m:t>L</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r>
                      <w:rPr>
                        <w:rFonts w:ascii="Cambria Math" w:eastAsia="Cambria Math" w:hAnsi="Cambria Math" w:cs="Cambria Math"/>
                        <w:sz w:val="20"/>
                        <w:szCs w:val="20"/>
                      </w:rPr>
                      <m:t>-</m:t>
                    </m:r>
                    <m:r>
                      <w:rPr>
                        <w:rFonts w:ascii="Cambria Math" w:eastAsia="Cambria Math" w:hAnsi="Cambria Math" w:cs="Cambria Math"/>
                        <w:sz w:val="20"/>
                        <w:szCs w:val="20"/>
                      </w:rPr>
                      <m:t>1</m:t>
                    </m:r>
                  </m:sub>
                  <m:sup>
                    <m:r>
                      <w:rPr>
                        <w:rFonts w:ascii="Cambria Math" w:eastAsia="Cambria Math" w:hAnsi="Cambria Math" w:cs="Cambria Math"/>
                        <w:sz w:val="20"/>
                        <w:szCs w:val="20"/>
                      </w:rPr>
                      <m:t>H</m:t>
                    </m:r>
                  </m:sup>
                </m:sSubSup>
              </m:oMath>
            </m:oMathPara>
          </w:p>
        </w:tc>
        <w:tc>
          <w:tcPr>
            <w:tcW w:w="1166" w:type="dxa"/>
          </w:tcPr>
          <w:p w14:paraId="5A73BE72" w14:textId="77777777" w:rsidR="00583A8B" w:rsidRDefault="00583A8B" w:rsidP="008B1B99">
            <w:pPr>
              <w:jc w:val="both"/>
              <w:rPr>
                <w:sz w:val="20"/>
                <w:szCs w:val="20"/>
              </w:rPr>
            </w:pPr>
            <w:r>
              <w:rPr>
                <w:sz w:val="20"/>
                <w:szCs w:val="20"/>
              </w:rPr>
              <w:t>(A. 42)</w:t>
            </w:r>
          </w:p>
        </w:tc>
      </w:tr>
      <w:tr w:rsidR="00583A8B" w14:paraId="5F0B0844" w14:textId="77777777" w:rsidTr="00AC2EDF">
        <w:tc>
          <w:tcPr>
            <w:tcW w:w="7338" w:type="dxa"/>
          </w:tcPr>
          <w:p w14:paraId="23D26B0B" w14:textId="2C27CCA0" w:rsidR="00583A8B" w:rsidRPr="00583A8B" w:rsidRDefault="00F13421"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r>
                      <w:rPr>
                        <w:rFonts w:ascii="Cambria Math" w:eastAsia="Cambria Math" w:hAnsi="Cambria Math" w:cs="Cambria Math"/>
                        <w:sz w:val="20"/>
                        <w:szCs w:val="20"/>
                      </w:rPr>
                      <m:t>-</m:t>
                    </m:r>
                    <m:r>
                      <w:rPr>
                        <w:rFonts w:ascii="Cambria Math" w:eastAsia="Cambria Math" w:hAnsi="Cambria Math" w:cs="Cambria Math"/>
                        <w:sz w:val="20"/>
                        <w:szCs w:val="20"/>
                      </w:rPr>
                      <m:t>1</m:t>
                    </m:r>
                  </m:sub>
                  <m:sup>
                    <m:r>
                      <w:rPr>
                        <w:rFonts w:ascii="Cambria Math" w:eastAsia="Cambria Math" w:hAnsi="Cambria Math" w:cs="Cambria Math"/>
                        <w:sz w:val="20"/>
                        <w:szCs w:val="20"/>
                      </w:rPr>
                      <m:t>I</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r>
                      <w:rPr>
                        <w:rFonts w:ascii="Cambria Math" w:eastAsia="Cambria Math" w:hAnsi="Cambria Math" w:cs="Cambria Math"/>
                        <w:sz w:val="20"/>
                        <w:szCs w:val="20"/>
                      </w:rPr>
                      <m:t>-</m:t>
                    </m:r>
                    <m:r>
                      <w:rPr>
                        <w:rFonts w:ascii="Cambria Math" w:eastAsia="Cambria Math" w:hAnsi="Cambria Math" w:cs="Cambria Math"/>
                        <w:sz w:val="20"/>
                        <w:szCs w:val="20"/>
                      </w:rPr>
                      <m:t>1</m:t>
                    </m:r>
                  </m:sub>
                  <m:sup>
                    <m:r>
                      <w:rPr>
                        <w:rFonts w:ascii="Cambria Math" w:eastAsia="Cambria Math" w:hAnsi="Cambria Math" w:cs="Cambria Math"/>
                        <w:sz w:val="20"/>
                        <w:szCs w:val="20"/>
                      </w:rPr>
                      <m:t>H</m:t>
                    </m:r>
                  </m:sup>
                </m:sSubSup>
              </m:oMath>
            </m:oMathPara>
          </w:p>
        </w:tc>
        <w:tc>
          <w:tcPr>
            <w:tcW w:w="1166" w:type="dxa"/>
          </w:tcPr>
          <w:p w14:paraId="5A613A6B" w14:textId="77777777" w:rsidR="00583A8B" w:rsidRDefault="00583A8B" w:rsidP="008B1B99">
            <w:pPr>
              <w:jc w:val="both"/>
              <w:rPr>
                <w:sz w:val="20"/>
                <w:szCs w:val="20"/>
              </w:rPr>
            </w:pPr>
            <w:r>
              <w:rPr>
                <w:sz w:val="20"/>
                <w:szCs w:val="20"/>
              </w:rPr>
              <w:t>(A. 43)</w:t>
            </w:r>
          </w:p>
        </w:tc>
      </w:tr>
      <w:tr w:rsidR="00583A8B" w14:paraId="5761F813" w14:textId="77777777" w:rsidTr="00AC2EDF">
        <w:tc>
          <w:tcPr>
            <w:tcW w:w="7338" w:type="dxa"/>
          </w:tcPr>
          <w:p w14:paraId="4548FA09" w14:textId="7359458F" w:rsidR="00583A8B" w:rsidRPr="00583A8B" w:rsidRDefault="00F13421"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div</m:t>
                    </m:r>
                  </m:e>
                  <m:sub>
                    <m:r>
                      <w:rPr>
                        <w:rFonts w:ascii="Cambria Math" w:eastAsia="Cambria Math" w:hAnsi="Cambria Math" w:cs="Cambria Math"/>
                        <w:sz w:val="20"/>
                        <w:szCs w:val="20"/>
                      </w:rPr>
                      <m:t>t</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r>
                      <w:rPr>
                        <w:rFonts w:ascii="Cambria Math" w:eastAsia="Cambria Math" w:hAnsi="Cambria Math" w:cs="Cambria Math"/>
                        <w:sz w:val="20"/>
                        <w:szCs w:val="20"/>
                      </w:rPr>
                      <m:t>-</m:t>
                    </m:r>
                    <m:r>
                      <w:rPr>
                        <w:rFonts w:ascii="Cambria Math" w:eastAsia="Cambria Math" w:hAnsi="Cambria Math" w:cs="Cambria Math"/>
                        <w:sz w:val="20"/>
                        <w:szCs w:val="20"/>
                      </w:rPr>
                      <m:t>1</m:t>
                    </m:r>
                  </m:sub>
                  <m:sup>
                    <m:r>
                      <w:rPr>
                        <w:rFonts w:ascii="Cambria Math" w:eastAsia="Cambria Math" w:hAnsi="Cambria Math" w:cs="Cambria Math"/>
                        <w:sz w:val="20"/>
                        <w:szCs w:val="20"/>
                      </w:rPr>
                      <m:t>H</m:t>
                    </m:r>
                  </m:sup>
                </m:sSubSup>
              </m:oMath>
            </m:oMathPara>
          </w:p>
        </w:tc>
        <w:tc>
          <w:tcPr>
            <w:tcW w:w="1166" w:type="dxa"/>
          </w:tcPr>
          <w:p w14:paraId="1BAD033D" w14:textId="77777777" w:rsidR="00583A8B" w:rsidRDefault="00583A8B" w:rsidP="008B1B99">
            <w:pPr>
              <w:jc w:val="both"/>
              <w:rPr>
                <w:sz w:val="20"/>
                <w:szCs w:val="20"/>
              </w:rPr>
            </w:pPr>
            <w:r>
              <w:rPr>
                <w:sz w:val="20"/>
                <w:szCs w:val="20"/>
              </w:rPr>
              <w:t>(A. 44)</w:t>
            </w:r>
          </w:p>
        </w:tc>
      </w:tr>
      <w:tr w:rsidR="00583A8B" w14:paraId="016EB656" w14:textId="77777777" w:rsidTr="00AC2EDF">
        <w:tc>
          <w:tcPr>
            <w:tcW w:w="7338" w:type="dxa"/>
          </w:tcPr>
          <w:p w14:paraId="6476E497" w14:textId="62C448F8" w:rsidR="00583A8B" w:rsidRPr="00583A8B" w:rsidRDefault="00F13421"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NSBEN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r>
                  <w:rPr>
                    <w:rFonts w:ascii="Cambria Math" w:eastAsia="Cambria Math" w:hAnsi="Cambria Math" w:cs="Cambria Math"/>
                    <w:sz w:val="20"/>
                    <w:szCs w:val="20"/>
                  </w:rPr>
                  <m:t>NBE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r>
                      <w:rPr>
                        <w:rFonts w:ascii="Cambria Math" w:eastAsia="Cambria Math" w:hAnsi="Cambria Math" w:cs="Cambria Math"/>
                        <w:sz w:val="20"/>
                        <w:szCs w:val="20"/>
                      </w:rPr>
                      <m:t>P</m:t>
                    </m:r>
                    <m:r>
                      <w:rPr>
                        <w:rFonts w:ascii="Cambria Math" w:eastAsia="Cambria Math" w:hAnsi="Cambria Math" w:cs="Cambria Math"/>
                        <w:sz w:val="20"/>
                        <w:szCs w:val="20"/>
                      </w:rPr>
                      <m:t>EN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402C6014" w14:textId="77777777" w:rsidR="00583A8B" w:rsidRDefault="00583A8B" w:rsidP="008B1B99">
            <w:pPr>
              <w:jc w:val="both"/>
              <w:rPr>
                <w:sz w:val="20"/>
                <w:szCs w:val="20"/>
              </w:rPr>
            </w:pPr>
            <w:r>
              <w:rPr>
                <w:sz w:val="20"/>
                <w:szCs w:val="20"/>
              </w:rPr>
              <w:t>(A. 45)</w:t>
            </w:r>
          </w:p>
        </w:tc>
      </w:tr>
      <w:tr w:rsidR="00583A8B" w14:paraId="392D6521" w14:textId="77777777" w:rsidTr="00AC2EDF">
        <w:tc>
          <w:tcPr>
            <w:tcW w:w="7338" w:type="dxa"/>
          </w:tcPr>
          <w:p w14:paraId="0F55B745" w14:textId="39F3D600" w:rsidR="00583A8B" w:rsidRPr="00432F71"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ln⁡(NPEN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)=0.092*∆</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ln⁡(NPEN</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)+0.269*∆ln⁡(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WB</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)-46.166*∆ln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Ret</m:t>
                            </m:r>
                          </m:e>
                          <m:sub>
                            <m:r>
                              <w:rPr>
                                <w:rFonts w:ascii="Cambria Math" w:eastAsia="Cambria Math" w:hAnsi="Cambria Math" w:cs="Cambria Math"/>
                                <w:sz w:val="20"/>
                                <w:szCs w:val="20"/>
                              </w:rPr>
                              <m:t>t-1</m:t>
                            </m:r>
                          </m:sub>
                        </m:sSub>
                      </m:num>
                      <m:den>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t-1</m:t>
                            </m:r>
                          </m:sub>
                        </m:sSub>
                      </m:den>
                    </m:f>
                  </m:e>
                </m:d>
                <m:r>
                  <w:rPr>
                    <w:rFonts w:ascii="Cambria Math" w:eastAsia="Cambria Math" w:hAnsi="Cambria Math" w:cs="Cambria Math"/>
                    <w:sz w:val="20"/>
                    <w:szCs w:val="20"/>
                  </w:rPr>
                  <m:t>-0.609*ln⁡(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NPEN</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)+0.363*ln⁡(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WB</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)-0.954*ln⁡(</m:t>
                </m:r>
                <m:f>
                  <m:fPr>
                    <m:ctrlPr>
                      <w:rPr>
                        <w:rFonts w:ascii="Cambria Math" w:eastAsia="Cambria Math" w:hAnsi="Cambria Math" w:cs="Cambria Math"/>
                        <w:sz w:val="20"/>
                        <w:szCs w:val="20"/>
                      </w:rPr>
                    </m:ctrlPr>
                  </m:fPr>
                  <m:num>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Ret</m:t>
                        </m:r>
                      </m:e>
                      <m:sub>
                        <m:r>
                          <w:rPr>
                            <w:rFonts w:ascii="Cambria Math" w:eastAsia="Cambria Math" w:hAnsi="Cambria Math" w:cs="Cambria Math"/>
                            <w:sz w:val="20"/>
                            <w:szCs w:val="20"/>
                          </w:rPr>
                          <m:t>t-1</m:t>
                        </m:r>
                      </m:sub>
                    </m:sSub>
                  </m:num>
                  <m:den>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t-1</m:t>
                        </m:r>
                      </m:sub>
                    </m:sSub>
                  </m:den>
                </m:f>
                <m:r>
                  <w:rPr>
                    <w:rFonts w:ascii="Cambria Math" w:eastAsia="Cambria Math" w:hAnsi="Cambria Math" w:cs="Cambria Math"/>
                    <w:sz w:val="20"/>
                    <w:szCs w:val="20"/>
                  </w:rPr>
                  <m:t>)</m:t>
                </m:r>
              </m:oMath>
            </m:oMathPara>
          </w:p>
        </w:tc>
        <w:tc>
          <w:tcPr>
            <w:tcW w:w="1166" w:type="dxa"/>
          </w:tcPr>
          <w:p w14:paraId="6664841E" w14:textId="77777777" w:rsidR="00583A8B" w:rsidRDefault="00583A8B" w:rsidP="008B1B99">
            <w:pPr>
              <w:jc w:val="both"/>
              <w:rPr>
                <w:sz w:val="20"/>
                <w:szCs w:val="20"/>
              </w:rPr>
            </w:pPr>
            <w:r>
              <w:rPr>
                <w:sz w:val="20"/>
                <w:szCs w:val="20"/>
              </w:rPr>
              <w:t>(A. 46)</w:t>
            </w:r>
          </w:p>
        </w:tc>
      </w:tr>
      <w:tr w:rsidR="00583A8B" w14:paraId="1C75923D" w14:textId="77777777" w:rsidTr="00AC2EDF">
        <w:tc>
          <w:tcPr>
            <w:tcW w:w="7338" w:type="dxa"/>
          </w:tcPr>
          <w:p w14:paraId="1D8D6647" w14:textId="037BF134" w:rsidR="00583A8B" w:rsidRPr="005500A7" w:rsidRDefault="005500A7" w:rsidP="008B1B99">
            <w:pPr>
              <w:jc w:val="both"/>
              <w:rPr>
                <w:rFonts w:eastAsiaTheme="minorEastAsia"/>
                <w:sz w:val="20"/>
                <w:szCs w:val="20"/>
              </w:rPr>
            </w:pPr>
            <m:oMathPara>
              <m:oMath>
                <m:r>
                  <w:rPr>
                    <w:rFonts w:ascii="Cambria Math" w:eastAsia="Cambria Math" w:hAnsi="Cambria Math" w:cs="Cambria Math"/>
                    <w:sz w:val="20"/>
                    <w:szCs w:val="20"/>
                  </w:rPr>
                  <m:t>∆</m:t>
                </m:r>
                <m:func>
                  <m:funcPr>
                    <m:ctrlPr>
                      <w:rPr>
                        <w:rFonts w:ascii="Cambria Math" w:eastAsia="Cambria Math" w:hAnsi="Cambria Math" w:cs="Cambria Math"/>
                        <w:sz w:val="20"/>
                        <w:szCs w:val="20"/>
                      </w:rPr>
                    </m:ctrlPr>
                  </m:funcPr>
                  <m:fName>
                    <m:r>
                      <m:rPr>
                        <m:sty m:val="p"/>
                      </m:rPr>
                      <w:rPr>
                        <w:rFonts w:ascii="Cambria Math" w:eastAsia="Cambria Math" w:hAnsi="Cambria Math" w:cs="Cambria Math"/>
                        <w:sz w:val="20"/>
                        <w:szCs w:val="20"/>
                      </w:rPr>
                      <m:t>ln</m:t>
                    </m:r>
                  </m:fName>
                  <m:e>
                    <m:d>
                      <m:dPr>
                        <m:ctrlPr>
                          <w:rPr>
                            <w:rFonts w:ascii="Cambria Math" w:hAnsi="Cambria Math"/>
                          </w:rPr>
                        </m:ctrlPr>
                      </m:dPr>
                      <m:e>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NBENRest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e>
                    </m:d>
                  </m:e>
                </m:func>
                <m:r>
                  <w:rPr>
                    <w:rFonts w:ascii="Cambria Math" w:eastAsia="Cambria Math" w:hAnsi="Cambria Math" w:cs="Cambria Math"/>
                    <w:sz w:val="20"/>
                    <w:szCs w:val="20"/>
                  </w:rPr>
                  <m:t>=-31.66+1.74*∆</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LF</m:t>
                        </m:r>
                      </m:e>
                      <m:sub>
                        <m:r>
                          <w:rPr>
                            <w:rFonts w:ascii="Cambria Math" w:eastAsia="Cambria Math" w:hAnsi="Cambria Math" w:cs="Cambria Math"/>
                            <w:sz w:val="20"/>
                            <w:szCs w:val="20"/>
                          </w:rPr>
                          <m:t>t</m:t>
                        </m:r>
                      </m:sub>
                    </m:sSub>
                  </m:e>
                </m:d>
                <m:r>
                  <w:rPr>
                    <w:rFonts w:ascii="Cambria Math" w:hAnsi="Cambria Math"/>
                  </w:rPr>
                  <m:t xml:space="preserve"> </m:t>
                </m:r>
                <m:r>
                  <w:rPr>
                    <w:rFonts w:ascii="Cambria Math" w:eastAsia="Cambria Math" w:hAnsi="Cambria Math" w:cs="Cambria Math"/>
                    <w:sz w:val="20"/>
                    <w:szCs w:val="20"/>
                  </w:rPr>
                  <m:t>+0.001*∆</m:t>
                </m:r>
                <m:d>
                  <m:dPr>
                    <m:ctrlPr>
                      <w:rPr>
                        <w:rFonts w:ascii="Cambria Math" w:eastAsia="Cambria Math" w:hAnsi="Cambria Math" w:cs="Cambria Math"/>
                        <w:sz w:val="20"/>
                        <w:szCs w:val="20"/>
                      </w:rPr>
                    </m:ctrlPr>
                  </m:dPr>
                  <m:e>
                    <m:r>
                      <w:rPr>
                        <w:rFonts w:ascii="Cambria Math" w:eastAsia="Cambria Math" w:hAnsi="Cambria Math" w:cs="Cambria Math"/>
                        <w:sz w:val="20"/>
                        <w:szCs w:val="20"/>
                      </w:rPr>
                      <m:t>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Sub>
                  </m:e>
                </m:d>
                <m:r>
                  <w:rPr>
                    <w:rFonts w:ascii="Cambria Math" w:eastAsia="Cambria Math" w:hAnsi="Cambria Math" w:cs="Cambria Math"/>
                    <w:sz w:val="20"/>
                    <w:szCs w:val="20"/>
                  </w:rPr>
                  <m:t>+0.0005*</m:t>
                </m:r>
                <m:r>
                  <m:rPr>
                    <m:sty m:val="p"/>
                  </m:rPr>
                  <w:rPr>
                    <w:rFonts w:ascii="Cambria Math" w:eastAsia="Cambria Math" w:hAnsi="Cambria Math" w:cs="Cambria Math"/>
                    <w:sz w:val="20"/>
                    <w:szCs w:val="20"/>
                  </w:rPr>
                  <m:t>Δ</m:t>
                </m:r>
                <m:d>
                  <m:dPr>
                    <m:ctrlPr>
                      <w:rPr>
                        <w:rFonts w:ascii="Cambria Math" w:eastAsia="Cambria Math" w:hAnsi="Cambria Math" w:cs="Cambria Math"/>
                        <w:sz w:val="20"/>
                        <w:szCs w:val="20"/>
                      </w:rPr>
                    </m:ctrlPr>
                  </m:dPr>
                  <m:e>
                    <m:r>
                      <w:rPr>
                        <w:rFonts w:ascii="Cambria Math" w:eastAsia="Cambria Math" w:hAnsi="Cambria Math" w:cs="Cambria Math"/>
                        <w:sz w:val="20"/>
                        <w:szCs w:val="20"/>
                      </w:rPr>
                      <m:t>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t-1</m:t>
                        </m:r>
                      </m:sub>
                    </m:sSub>
                  </m:e>
                </m:d>
                <m:r>
                  <w:rPr>
                    <w:rFonts w:ascii="Cambria Math" w:hAnsi="Cambria Math"/>
                  </w:rPr>
                  <m:t xml:space="preserve"> </m:t>
                </m:r>
                <m:r>
                  <w:rPr>
                    <w:rFonts w:ascii="Cambria Math" w:eastAsia="Cambria Math" w:hAnsi="Cambria Math" w:cs="Cambria Math"/>
                    <w:sz w:val="20"/>
                    <w:szCs w:val="20"/>
                  </w:rPr>
                  <m:t>-0.83*</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d>
                  <m:dPr>
                    <m:ctrlPr>
                      <w:rPr>
                        <w:rFonts w:ascii="Cambria Math" w:hAnsi="Cambria Math"/>
                      </w:rPr>
                    </m:ctrlPr>
                  </m:dPr>
                  <m:e>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NBEN</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e>
                </m:d>
                <m:r>
                  <w:rPr>
                    <w:rFonts w:ascii="Cambria Math" w:hAnsi="Cambria Math"/>
                  </w:rPr>
                  <m:t xml:space="preserve"> </m:t>
                </m:r>
                <m:r>
                  <w:rPr>
                    <w:rFonts w:ascii="Cambria Math" w:eastAsia="Cambria Math" w:hAnsi="Cambria Math" w:cs="Cambria Math"/>
                    <w:sz w:val="20"/>
                    <w:szCs w:val="20"/>
                  </w:rPr>
                  <m:t>+0.0004*⁡(U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t-1</m:t>
                    </m:r>
                  </m:sub>
                </m:sSub>
                <m:r>
                  <w:rPr>
                    <w:rFonts w:ascii="Cambria Math" w:eastAsia="Cambria Math" w:hAnsi="Cambria Math" w:cs="Cambria Math"/>
                    <w:sz w:val="20"/>
                    <w:szCs w:val="20"/>
                  </w:rPr>
                  <m:t>)+2.76*</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t-1</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LF</m:t>
                        </m:r>
                      </m:e>
                      <m:sub>
                        <m:r>
                          <w:rPr>
                            <w:rFonts w:ascii="Cambria Math" w:eastAsia="Cambria Math" w:hAnsi="Cambria Math" w:cs="Cambria Math"/>
                            <w:sz w:val="20"/>
                            <w:szCs w:val="20"/>
                          </w:rPr>
                          <m:t>t-1</m:t>
                        </m:r>
                      </m:sub>
                    </m:sSub>
                  </m:e>
                </m:d>
                <m:r>
                  <w:rPr>
                    <w:rFonts w:ascii="Cambria Math" w:hAnsi="Cambria Math"/>
                  </w:rPr>
                  <m:t xml:space="preserve"> </m:t>
                </m:r>
              </m:oMath>
            </m:oMathPara>
          </w:p>
        </w:tc>
        <w:tc>
          <w:tcPr>
            <w:tcW w:w="1166" w:type="dxa"/>
          </w:tcPr>
          <w:p w14:paraId="5499699D" w14:textId="77777777" w:rsidR="00583A8B" w:rsidRDefault="00583A8B" w:rsidP="008B1B99">
            <w:pPr>
              <w:jc w:val="both"/>
              <w:rPr>
                <w:sz w:val="20"/>
                <w:szCs w:val="20"/>
              </w:rPr>
            </w:pPr>
            <w:r>
              <w:rPr>
                <w:sz w:val="20"/>
                <w:szCs w:val="20"/>
              </w:rPr>
              <w:t>(A. 47)</w:t>
            </w:r>
          </w:p>
        </w:tc>
      </w:tr>
      <w:tr w:rsidR="001C50FB" w14:paraId="6D9436CA" w14:textId="77777777" w:rsidTr="00AC2EDF">
        <w:tc>
          <w:tcPr>
            <w:tcW w:w="7338" w:type="dxa"/>
          </w:tcPr>
          <w:p w14:paraId="5E532B44" w14:textId="789806A0" w:rsidR="001C50FB" w:rsidRPr="001C50FB" w:rsidRDefault="001C50FB" w:rsidP="008B1B99">
            <w:pPr>
              <w:spacing w:line="360" w:lineRule="auto"/>
              <w:jc w:val="both"/>
              <w:rPr>
                <w:rFonts w:cstheme="minorHAnsi"/>
                <w:sz w:val="20"/>
                <w:szCs w:val="20"/>
              </w:rPr>
            </w:pPr>
          </w:p>
        </w:tc>
        <w:tc>
          <w:tcPr>
            <w:tcW w:w="1166" w:type="dxa"/>
          </w:tcPr>
          <w:p w14:paraId="37AFC7E4" w14:textId="77777777" w:rsidR="001C50FB" w:rsidRDefault="001C50FB" w:rsidP="008B1B99">
            <w:pPr>
              <w:jc w:val="both"/>
              <w:rPr>
                <w:sz w:val="20"/>
                <w:szCs w:val="20"/>
              </w:rPr>
            </w:pPr>
          </w:p>
        </w:tc>
      </w:tr>
      <w:tr w:rsidR="00583A8B" w14:paraId="2CDF8A6F" w14:textId="77777777" w:rsidTr="00AC2EDF">
        <w:tc>
          <w:tcPr>
            <w:tcW w:w="7338" w:type="dxa"/>
          </w:tcPr>
          <w:p w14:paraId="6577FEB5" w14:textId="5F159B59"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1</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H,1</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den>
                </m:f>
              </m:oMath>
            </m:oMathPara>
          </w:p>
        </w:tc>
        <w:tc>
          <w:tcPr>
            <w:tcW w:w="1166" w:type="dxa"/>
          </w:tcPr>
          <w:p w14:paraId="477349B5" w14:textId="77777777" w:rsidR="00583A8B" w:rsidRDefault="00583A8B" w:rsidP="008B1B99">
            <w:pPr>
              <w:jc w:val="both"/>
              <w:rPr>
                <w:sz w:val="20"/>
                <w:szCs w:val="20"/>
              </w:rPr>
            </w:pPr>
            <w:r>
              <w:rPr>
                <w:sz w:val="20"/>
                <w:szCs w:val="20"/>
              </w:rPr>
              <w:t>(A. 48)</w:t>
            </w:r>
          </w:p>
        </w:tc>
      </w:tr>
      <w:tr w:rsidR="00583A8B" w14:paraId="51D2F49B" w14:textId="77777777" w:rsidTr="00AC2EDF">
        <w:tc>
          <w:tcPr>
            <w:tcW w:w="7338" w:type="dxa"/>
          </w:tcPr>
          <w:p w14:paraId="16CE8A76" w14:textId="56AA0BC3"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2</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H,2</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den>
                </m:f>
              </m:oMath>
            </m:oMathPara>
          </w:p>
        </w:tc>
        <w:tc>
          <w:tcPr>
            <w:tcW w:w="1166" w:type="dxa"/>
          </w:tcPr>
          <w:p w14:paraId="0CA284F2" w14:textId="77777777" w:rsidR="00583A8B" w:rsidRDefault="00583A8B" w:rsidP="008B1B99">
            <w:pPr>
              <w:jc w:val="both"/>
              <w:rPr>
                <w:sz w:val="20"/>
                <w:szCs w:val="20"/>
              </w:rPr>
            </w:pPr>
            <w:r>
              <w:rPr>
                <w:sz w:val="20"/>
                <w:szCs w:val="20"/>
              </w:rPr>
              <w:t>(A. 49)</w:t>
            </w:r>
          </w:p>
        </w:tc>
      </w:tr>
      <w:tr w:rsidR="00583A8B" w14:paraId="00487D7F" w14:textId="77777777" w:rsidTr="00AC2EDF">
        <w:tc>
          <w:tcPr>
            <w:tcW w:w="7338" w:type="dxa"/>
          </w:tcPr>
          <w:p w14:paraId="24FEBD18" w14:textId="2671CFDD" w:rsidR="00583A8B" w:rsidRPr="00583A8B" w:rsidRDefault="00583A8B" w:rsidP="008B1B99">
            <w:pPr>
              <w:jc w:val="both"/>
            </w:pPr>
            <m:oMathPara>
              <m:oMath>
                <m:r>
                  <w:rPr>
                    <w:rFonts w:ascii="Cambria Math" w:eastAsia="Cambria Math" w:hAnsi="Cambria Math" w:cs="Cambria Math"/>
                    <w:sz w:val="20"/>
                    <w:szCs w:val="20"/>
                  </w:rPr>
                  <m:t>∆</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d>
                  <m:dPr>
                    <m:ctrlPr>
                      <w:rPr>
                        <w:rFonts w:ascii="Cambria Math" w:hAnsi="Cambria Math"/>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m:t>
                        </m:r>
                      </m:sub>
                    </m:sSub>
                  </m:e>
                </m:d>
                <m:r>
                  <w:rPr>
                    <w:rFonts w:ascii="Cambria Math" w:hAnsi="Cambria Math"/>
                  </w:rPr>
                  <m:t xml:space="preserve"> </m:t>
                </m:r>
                <m:r>
                  <w:rPr>
                    <w:rFonts w:ascii="Cambria Math" w:eastAsia="Cambria Math" w:hAnsi="Cambria Math" w:cs="Cambria Math"/>
                    <w:sz w:val="20"/>
                    <w:szCs w:val="20"/>
                  </w:rPr>
                  <m:t>=0.76-0.26*ln</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t-1</m:t>
                        </m:r>
                      </m:sub>
                    </m:sSub>
                  </m:e>
                </m:d>
                <m:r>
                  <w:rPr>
                    <w:rFonts w:ascii="Cambria Math" w:eastAsia="Cambria Math" w:hAnsi="Cambria Math" w:cs="Cambria Math"/>
                    <w:sz w:val="20"/>
                    <w:szCs w:val="20"/>
                  </w:rPr>
                  <m:t>+0.13*ln</m:t>
                </m:r>
                <m:d>
                  <m:dPr>
                    <m:ctrlPr>
                      <w:rPr>
                        <w:rFonts w:ascii="Cambria Math" w:eastAsia="Cambria Math" w:hAnsi="Cambria Math" w:cs="Cambria Math"/>
                        <w:sz w:val="20"/>
                        <w:szCs w:val="20"/>
                      </w:rPr>
                    </m:ctrlPr>
                  </m:dPr>
                  <m:e>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t-1</m:t>
                        </m:r>
                      </m:sub>
                      <m:sup>
                        <m:r>
                          <w:rPr>
                            <w:rFonts w:ascii="Cambria Math" w:eastAsia="Cambria Math" w:hAnsi="Cambria Math" w:cs="Cambria Math"/>
                            <w:sz w:val="20"/>
                            <w:szCs w:val="20"/>
                          </w:rPr>
                          <m:t>1</m:t>
                        </m:r>
                      </m:sup>
                    </m:sSubSup>
                  </m:e>
                </m:d>
                <m:r>
                  <w:rPr>
                    <w:rFonts w:ascii="Cambria Math" w:eastAsia="Cambria Math" w:hAnsi="Cambria Math" w:cs="Cambria Math"/>
                    <w:sz w:val="20"/>
                    <w:szCs w:val="20"/>
                  </w:rPr>
                  <m:t>+0.005*</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d>
                  <m:dPr>
                    <m:ctrlPr>
                      <w:rPr>
                        <w:rFonts w:ascii="Cambria Math" w:eastAsia="Cambria Math" w:hAnsi="Cambria Math" w:cs="Cambria Math"/>
                        <w:sz w:val="20"/>
                        <w:szCs w:val="20"/>
                      </w:rPr>
                    </m:ctrlPr>
                  </m:dPr>
                  <m:e>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t-1</m:t>
                        </m:r>
                      </m:sub>
                      <m:sup>
                        <m:r>
                          <w:rPr>
                            <w:rFonts w:ascii="Cambria Math" w:eastAsia="Cambria Math" w:hAnsi="Cambria Math" w:cs="Cambria Math"/>
                            <w:sz w:val="20"/>
                            <w:szCs w:val="20"/>
                          </w:rPr>
                          <m:t>2</m:t>
                        </m:r>
                      </m:sup>
                    </m:sSubSup>
                  </m:e>
                </m:d>
                <m:r>
                  <w:rPr>
                    <w:rFonts w:ascii="Cambria Math" w:hAnsi="Cambria Math"/>
                  </w:rPr>
                  <m:t xml:space="preserve"> </m:t>
                </m:r>
                <m:r>
                  <w:rPr>
                    <w:rFonts w:ascii="Cambria Math" w:eastAsia="Cambria Math" w:hAnsi="Cambria Math" w:cs="Cambria Math"/>
                    <w:sz w:val="20"/>
                    <w:szCs w:val="20"/>
                  </w:rPr>
                  <m:t>+0.05*ln</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fnw</m:t>
                        </m:r>
                      </m:e>
                      <m:sub>
                        <m:r>
                          <w:rPr>
                            <w:rFonts w:ascii="Cambria Math" w:eastAsia="Cambria Math" w:hAnsi="Cambria Math" w:cs="Cambria Math"/>
                            <w:sz w:val="20"/>
                            <w:szCs w:val="20"/>
                          </w:rPr>
                          <m:t>t-2</m:t>
                        </m:r>
                      </m:sub>
                    </m:sSub>
                  </m:e>
                </m:d>
                <m:r>
                  <w:rPr>
                    <w:rFonts w:ascii="Cambria Math" w:eastAsia="Cambria Math" w:hAnsi="Cambria Math" w:cs="Cambria Math"/>
                    <w:sz w:val="20"/>
                    <w:szCs w:val="20"/>
                  </w:rPr>
                  <m:t>+0.12*∆</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d>
                  <m:dPr>
                    <m:ctrlPr>
                      <w:rPr>
                        <w:rFonts w:ascii="Cambria Math" w:hAnsi="Cambria Math"/>
                      </w:rPr>
                    </m:ctrlPr>
                  </m:dPr>
                  <m:e>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m:t>
                        </m:r>
                      </m:sub>
                      <m:sup>
                        <m:r>
                          <w:rPr>
                            <w:rFonts w:ascii="Cambria Math" w:eastAsia="Cambria Math" w:hAnsi="Cambria Math" w:cs="Cambria Math"/>
                            <w:sz w:val="20"/>
                            <w:szCs w:val="20"/>
                          </w:rPr>
                          <m:t>1</m:t>
                        </m:r>
                      </m:sup>
                    </m:sSubSup>
                  </m:e>
                </m:d>
                <m:r>
                  <w:rPr>
                    <w:rFonts w:ascii="Cambria Math" w:eastAsia="Cambria Math" w:hAnsi="Cambria Math" w:cs="Cambria Math"/>
                    <w:sz w:val="20"/>
                    <w:szCs w:val="20"/>
                  </w:rPr>
                  <m:t>-0.39*∆</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r>
                  <w:rPr>
                    <w:rFonts w:ascii="Cambria Math" w:hAnsi="Cambria Math"/>
                  </w:rPr>
                  <m:t xml:space="preserve"> </m:t>
                </m:r>
                <m:d>
                  <m:dPr>
                    <m:ctrlPr>
                      <w:rPr>
                        <w:rFonts w:ascii="Cambria Math" w:hAnsi="Cambria Math"/>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t-2</m:t>
                        </m:r>
                      </m:sub>
                    </m:sSub>
                  </m:e>
                </m:d>
                <m:r>
                  <w:rPr>
                    <w:rFonts w:ascii="Cambria Math" w:hAnsi="Cambria Math"/>
                  </w:rPr>
                  <m:t>-</m:t>
                </m:r>
                <m:r>
                  <w:rPr>
                    <w:rFonts w:ascii="Cambria Math" w:eastAsia="Cambria Math" w:hAnsi="Cambria Math" w:cs="Cambria Math"/>
                    <w:sz w:val="20"/>
                    <w:szCs w:val="20"/>
                  </w:rPr>
                  <m:t>0.19*∆</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r>
                  <w:rPr>
                    <w:rFonts w:ascii="Cambria Math" w:hAnsi="Cambria Math"/>
                  </w:rPr>
                  <m:t xml:space="preserve"> </m:t>
                </m:r>
                <m:d>
                  <m:dPr>
                    <m:ctrlPr>
                      <w:rPr>
                        <w:rFonts w:ascii="Cambria Math" w:hAnsi="Cambria Math"/>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t-3</m:t>
                        </m:r>
                      </m:sub>
                    </m:sSub>
                  </m:e>
                </m:d>
                <m:r>
                  <w:rPr>
                    <w:rFonts w:ascii="Cambria Math" w:hAnsi="Cambria Math"/>
                  </w:rPr>
                  <m:t xml:space="preserve"> </m:t>
                </m:r>
                <m:r>
                  <w:rPr>
                    <w:rFonts w:ascii="Cambria Math" w:eastAsia="Cambria Math" w:hAnsi="Cambria Math" w:cs="Cambria Math"/>
                    <w:sz w:val="20"/>
                    <w:szCs w:val="20"/>
                  </w:rPr>
                  <m:t>+0.04*∆</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d>
                  <m:dPr>
                    <m:ctrlPr>
                      <w:rPr>
                        <w:rFonts w:ascii="Cambria Math" w:hAnsi="Cambria Math"/>
                      </w:rPr>
                    </m:ctrlPr>
                  </m:dPr>
                  <m:e>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m:t>
                        </m:r>
                      </m:sub>
                      <m:sup>
                        <m:r>
                          <w:rPr>
                            <w:rFonts w:ascii="Cambria Math" w:eastAsia="Cambria Math" w:hAnsi="Cambria Math" w:cs="Cambria Math"/>
                            <w:sz w:val="20"/>
                            <w:szCs w:val="20"/>
                          </w:rPr>
                          <m:t>2</m:t>
                        </m:r>
                      </m:sup>
                    </m:sSubSup>
                  </m:e>
                </m:d>
                <m:r>
                  <w:rPr>
                    <w:rFonts w:ascii="Cambria Math" w:hAnsi="Cambria Math"/>
                  </w:rPr>
                  <m:t xml:space="preserve"> </m:t>
                </m:r>
              </m:oMath>
            </m:oMathPara>
          </w:p>
        </w:tc>
        <w:tc>
          <w:tcPr>
            <w:tcW w:w="1166" w:type="dxa"/>
          </w:tcPr>
          <w:p w14:paraId="5BA912F1" w14:textId="77777777" w:rsidR="00583A8B" w:rsidRDefault="00583A8B" w:rsidP="008B1B99">
            <w:pPr>
              <w:jc w:val="both"/>
              <w:rPr>
                <w:sz w:val="20"/>
                <w:szCs w:val="20"/>
              </w:rPr>
            </w:pPr>
            <w:r>
              <w:rPr>
                <w:sz w:val="20"/>
                <w:szCs w:val="20"/>
              </w:rPr>
              <w:t>(A. 50)</w:t>
            </w:r>
          </w:p>
        </w:tc>
      </w:tr>
      <w:tr w:rsidR="00583A8B" w14:paraId="2699A679" w14:textId="77777777" w:rsidTr="00AC2EDF">
        <w:tc>
          <w:tcPr>
            <w:tcW w:w="7338" w:type="dxa"/>
          </w:tcPr>
          <w:p w14:paraId="780331B9" w14:textId="5659E89B" w:rsidR="00583A8B" w:rsidRPr="00583A8B" w:rsidRDefault="00F13421" w:rsidP="008B1B99">
            <w:pPr>
              <w:jc w:val="both"/>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oMath>
            </m:oMathPara>
          </w:p>
        </w:tc>
        <w:tc>
          <w:tcPr>
            <w:tcW w:w="1166" w:type="dxa"/>
          </w:tcPr>
          <w:p w14:paraId="2D977614" w14:textId="77777777" w:rsidR="00583A8B" w:rsidRDefault="00583A8B" w:rsidP="008B1B99">
            <w:pPr>
              <w:jc w:val="both"/>
              <w:rPr>
                <w:sz w:val="20"/>
                <w:szCs w:val="20"/>
              </w:rPr>
            </w:pPr>
            <w:r>
              <w:rPr>
                <w:sz w:val="20"/>
                <w:szCs w:val="20"/>
              </w:rPr>
              <w:t>(A. 51)</w:t>
            </w:r>
          </w:p>
        </w:tc>
      </w:tr>
      <w:tr w:rsidR="00583A8B" w14:paraId="014E5A31" w14:textId="77777777" w:rsidTr="00AC2EDF">
        <w:tc>
          <w:tcPr>
            <w:tcW w:w="7338" w:type="dxa"/>
          </w:tcPr>
          <w:p w14:paraId="6F943530" w14:textId="188A4C23" w:rsidR="00583A8B" w:rsidRPr="00583A8B" w:rsidRDefault="00583A8B" w:rsidP="008B1B99">
            <w:pPr>
              <w:jc w:val="both"/>
            </w:pPr>
            <m:oMathPara>
              <m:oMath>
                <m:r>
                  <w:rPr>
                    <w:rFonts w:ascii="Cambria Math" w:eastAsia="Cambria Math" w:hAnsi="Cambria Math" w:cs="Cambria Math"/>
                    <w:color w:val="000000"/>
                    <w:sz w:val="20"/>
                    <w:szCs w:val="20"/>
                  </w:rPr>
                  <m:t>∆ln</m:t>
                </m:r>
                <m:r>
                  <w:rPr>
                    <w:rFonts w:ascii="Cambria Math" w:hAnsi="Cambria Math"/>
                  </w:rPr>
                  <m:t xml:space="preserve"> </m:t>
                </m:r>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w</m:t>
                        </m:r>
                      </m:e>
                      <m:sub>
                        <m:r>
                          <w:rPr>
                            <w:rFonts w:ascii="Cambria Math" w:eastAsia="Cambria Math" w:hAnsi="Cambria Math" w:cs="Cambria Math"/>
                            <w:color w:val="000000"/>
                            <w:sz w:val="20"/>
                            <w:szCs w:val="20"/>
                          </w:rPr>
                          <m:t>t</m:t>
                        </m:r>
                      </m:sub>
                    </m:sSub>
                  </m:e>
                </m:d>
                <m:r>
                  <w:rPr>
                    <w:rFonts w:ascii="Cambria Math" w:hAnsi="Cambria Math"/>
                  </w:rPr>
                  <m:t xml:space="preserve"> </m:t>
                </m:r>
                <m:r>
                  <w:rPr>
                    <w:rFonts w:ascii="Cambria Math" w:eastAsia="Cambria Math" w:hAnsi="Cambria Math" w:cs="Cambria Math"/>
                    <w:color w:val="000000"/>
                    <w:sz w:val="20"/>
                    <w:szCs w:val="20"/>
                  </w:rPr>
                  <m:t>=-0.40*∆</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ur</m:t>
                        </m:r>
                      </m:e>
                      <m:sub>
                        <m:r>
                          <w:rPr>
                            <w:rFonts w:ascii="Cambria Math" w:eastAsia="Cambria Math" w:hAnsi="Cambria Math" w:cs="Cambria Math"/>
                            <w:color w:val="000000"/>
                            <w:sz w:val="20"/>
                            <w:szCs w:val="20"/>
                          </w:rPr>
                          <m:t>t-4</m:t>
                        </m:r>
                      </m:sub>
                    </m:sSub>
                  </m:e>
                </m:d>
                <m:r>
                  <w:rPr>
                    <w:rFonts w:ascii="Cambria Math" w:hAnsi="Cambria Math"/>
                  </w:rPr>
                  <m:t xml:space="preserve"> </m:t>
                </m:r>
                <m:r>
                  <w:rPr>
                    <w:rFonts w:ascii="Cambria Math" w:eastAsia="Cambria Math" w:hAnsi="Cambria Math" w:cs="Cambria Math"/>
                    <w:color w:val="000000"/>
                    <w:sz w:val="20"/>
                    <w:szCs w:val="20"/>
                  </w:rPr>
                  <m:t>+0.59*∆</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a</m:t>
                        </m:r>
                      </m:e>
                      <m:sub>
                        <m:r>
                          <w:rPr>
                            <w:rFonts w:ascii="Cambria Math" w:eastAsia="Cambria Math" w:hAnsi="Cambria Math" w:cs="Cambria Math"/>
                            <w:color w:val="000000"/>
                            <w:sz w:val="20"/>
                            <w:szCs w:val="20"/>
                          </w:rPr>
                          <m:t>t</m:t>
                        </m:r>
                      </m:sub>
                    </m:sSub>
                  </m:e>
                </m:d>
                <m:r>
                  <w:rPr>
                    <w:rFonts w:ascii="Cambria Math" w:hAnsi="Cambria Math"/>
                  </w:rPr>
                  <m:t xml:space="preserve"> </m:t>
                </m:r>
                <m:r>
                  <w:rPr>
                    <w:rFonts w:ascii="Cambria Math" w:eastAsia="Cambria Math" w:hAnsi="Cambria Math" w:cs="Cambria Math"/>
                    <w:color w:val="000000"/>
                    <w:sz w:val="20"/>
                    <w:szCs w:val="20"/>
                  </w:rPr>
                  <m:t>-0.41*</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w</m:t>
                        </m:r>
                      </m:e>
                      <m:sub>
                        <m:r>
                          <w:rPr>
                            <w:rFonts w:ascii="Cambria Math" w:eastAsia="Cambria Math" w:hAnsi="Cambria Math" w:cs="Cambria Math"/>
                            <w:color w:val="000000"/>
                            <w:sz w:val="20"/>
                            <w:szCs w:val="20"/>
                          </w:rPr>
                          <m:t>t-1</m:t>
                        </m:r>
                      </m:sub>
                    </m:sSub>
                  </m:e>
                </m:d>
                <m:r>
                  <w:rPr>
                    <w:rFonts w:ascii="Cambria Math" w:eastAsia="Cambria Math" w:hAnsi="Cambria Math" w:cs="Cambria Math"/>
                    <w:color w:val="000000"/>
                    <w:sz w:val="20"/>
                    <w:szCs w:val="20"/>
                  </w:rPr>
                  <m:t>+0.15*ln</m:t>
                </m:r>
                <m:d>
                  <m:dPr>
                    <m:ctrlPr>
                      <w:rPr>
                        <w:rFonts w:ascii="Cambria Math" w:eastAsia="Cambria Math" w:hAnsi="Cambria Math" w:cs="Cambria Math"/>
                        <w:color w:val="000000"/>
                        <w:sz w:val="20"/>
                        <w:szCs w:val="20"/>
                      </w:rPr>
                    </m:ctrlPr>
                  </m:dPr>
                  <m:e>
                    <m:sSubSup>
                      <m:sSubSupPr>
                        <m:ctrlPr>
                          <w:rPr>
                            <w:rFonts w:ascii="Cambria Math" w:eastAsia="Cambria Math" w:hAnsi="Cambria Math" w:cs="Cambria Math"/>
                            <w:i/>
                            <w:color w:val="000000"/>
                            <w:sz w:val="20"/>
                            <w:szCs w:val="20"/>
                          </w:rPr>
                        </m:ctrlPr>
                      </m:sSubSupPr>
                      <m:e>
                        <m:r>
                          <w:rPr>
                            <w:rFonts w:ascii="Cambria Math" w:eastAsia="Cambria Math" w:hAnsi="Cambria Math" w:cs="Cambria Math"/>
                            <w:color w:val="000000"/>
                            <w:sz w:val="20"/>
                            <w:szCs w:val="20"/>
                          </w:rPr>
                          <m:t>wage</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T</m:t>
                        </m:r>
                      </m:sup>
                    </m:sSubSup>
                  </m:e>
                </m:d>
                <m:r>
                  <w:rPr>
                    <w:rFonts w:ascii="Cambria Math" w:eastAsia="Cambria Math" w:hAnsi="Cambria Math" w:cs="Cambria Math"/>
                    <w:color w:val="000000"/>
                    <w:sz w:val="20"/>
                    <w:szCs w:val="20"/>
                  </w:rPr>
                  <m:t>+0.23*</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hAnsi="Cambria Math"/>
                  </w:rPr>
                  <m:t xml:space="preserve"> </m:t>
                </m:r>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a</m:t>
                        </m:r>
                      </m:e>
                      <m:sub>
                        <m:r>
                          <w:rPr>
                            <w:rFonts w:ascii="Cambria Math" w:eastAsia="Cambria Math" w:hAnsi="Cambria Math" w:cs="Cambria Math"/>
                            <w:color w:val="000000"/>
                            <w:sz w:val="20"/>
                            <w:szCs w:val="20"/>
                          </w:rPr>
                          <m:t>t-1</m:t>
                        </m:r>
                      </m:sub>
                    </m:sSub>
                  </m:e>
                </m:d>
                <m:r>
                  <w:rPr>
                    <w:rFonts w:ascii="Cambria Math" w:hAnsi="Cambria Math"/>
                  </w:rPr>
                  <m:t xml:space="preserve"> </m:t>
                </m:r>
              </m:oMath>
            </m:oMathPara>
          </w:p>
        </w:tc>
        <w:tc>
          <w:tcPr>
            <w:tcW w:w="1166" w:type="dxa"/>
          </w:tcPr>
          <w:p w14:paraId="23C96C59" w14:textId="77777777" w:rsidR="00583A8B" w:rsidRDefault="00583A8B" w:rsidP="008B1B99">
            <w:pPr>
              <w:jc w:val="both"/>
              <w:rPr>
                <w:sz w:val="20"/>
                <w:szCs w:val="20"/>
              </w:rPr>
            </w:pPr>
            <w:r>
              <w:rPr>
                <w:sz w:val="20"/>
                <w:szCs w:val="20"/>
              </w:rPr>
              <w:t>(A. 52)</w:t>
            </w:r>
          </w:p>
        </w:tc>
      </w:tr>
      <w:tr w:rsidR="00583A8B" w14:paraId="41F09343" w14:textId="77777777" w:rsidTr="00AC2EDF">
        <w:tc>
          <w:tcPr>
            <w:tcW w:w="7338" w:type="dxa"/>
          </w:tcPr>
          <w:p w14:paraId="35E6C4B2" w14:textId="49AE141E" w:rsidR="00583A8B" w:rsidRPr="00583A8B" w:rsidRDefault="00F13421" w:rsidP="008B1B99">
            <w:pPr>
              <w:jc w:val="both"/>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wage</m:t>
                    </m:r>
                  </m:e>
                  <m:sub>
                    <m:r>
                      <w:rPr>
                        <w:rFonts w:ascii="Cambria Math" w:eastAsia="Cambria Math" w:hAnsi="Cambria Math" w:cs="Cambria Math"/>
                        <w:color w:val="000000"/>
                        <w:sz w:val="20"/>
                        <w:szCs w:val="20"/>
                      </w:rPr>
                      <m:t>t</m:t>
                    </m:r>
                  </m:sub>
                </m:sSub>
                <m:r>
                  <w:rPr>
                    <w:rFonts w:ascii="Cambria Math" w:eastAsia="Cambria Math" w:hAnsi="Cambria Math" w:cs="Cambria Math"/>
                    <w:color w:val="000000"/>
                    <w:sz w:val="20"/>
                    <w:szCs w:val="20"/>
                  </w:rPr>
                  <m:t>=</m:t>
                </m:r>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w</m:t>
                    </m:r>
                  </m:e>
                  <m:sub>
                    <m:r>
                      <w:rPr>
                        <w:rFonts w:ascii="Cambria Math" w:eastAsia="Cambria Math" w:hAnsi="Cambria Math" w:cs="Cambria Math"/>
                        <w:color w:val="000000"/>
                        <w:sz w:val="20"/>
                        <w:szCs w:val="20"/>
                      </w:rPr>
                      <m:t>t</m:t>
                    </m:r>
                  </m:sub>
                </m:sSub>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C</m:t>
                    </m:r>
                  </m:sup>
                </m:sSubSup>
              </m:oMath>
            </m:oMathPara>
          </w:p>
        </w:tc>
        <w:tc>
          <w:tcPr>
            <w:tcW w:w="1166" w:type="dxa"/>
          </w:tcPr>
          <w:p w14:paraId="7114B1A9" w14:textId="77777777" w:rsidR="00583A8B" w:rsidRDefault="00583A8B" w:rsidP="008B1B99">
            <w:pPr>
              <w:jc w:val="both"/>
              <w:rPr>
                <w:sz w:val="20"/>
                <w:szCs w:val="20"/>
              </w:rPr>
            </w:pPr>
            <w:r>
              <w:rPr>
                <w:sz w:val="20"/>
                <w:szCs w:val="20"/>
              </w:rPr>
              <w:t>(A. 53)</w:t>
            </w:r>
          </w:p>
        </w:tc>
      </w:tr>
      <w:tr w:rsidR="00583A8B" w14:paraId="4AA98C63" w14:textId="77777777" w:rsidTr="00AC2EDF">
        <w:tc>
          <w:tcPr>
            <w:tcW w:w="7338" w:type="dxa"/>
          </w:tcPr>
          <w:p w14:paraId="454E3659" w14:textId="18E16079" w:rsidR="00583A8B" w:rsidRPr="00583A8B" w:rsidRDefault="00583A8B" w:rsidP="008B1B99">
            <w:pPr>
              <w:jc w:val="both"/>
              <w:rPr>
                <w:rFonts w:ascii="Cambria Math" w:eastAsia="Cambria Math" w:hAnsi="Cambria Math" w:cs="Cambria Math"/>
                <w:color w:val="000000"/>
                <w:sz w:val="20"/>
                <w:szCs w:val="20"/>
              </w:rPr>
            </w:pPr>
            <m:oMathPara>
              <m:oMath>
                <m:r>
                  <w:rPr>
                    <w:rFonts w:ascii="Cambria Math" w:eastAsia="Cambria Math" w:hAnsi="Cambria Math" w:cs="Cambria Math"/>
                    <w:color w:val="000000"/>
                    <w:sz w:val="20"/>
                    <w:szCs w:val="20"/>
                  </w:rPr>
                  <m:t>∆</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i</m:t>
                            </m:r>
                          </m:e>
                          <m:sub>
                            <m:r>
                              <w:rPr>
                                <w:rFonts w:ascii="Cambria Math" w:eastAsia="Cambria Math" w:hAnsi="Cambria Math" w:cs="Cambria Math"/>
                                <w:color w:val="000000"/>
                                <w:sz w:val="20"/>
                                <w:szCs w:val="20"/>
                              </w:rPr>
                              <m:t>B</m:t>
                            </m:r>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D</m:t>
                                </m:r>
                              </m:e>
                              <m:sub>
                                <m:r>
                                  <w:rPr>
                                    <w:rFonts w:ascii="Cambria Math" w:eastAsia="Cambria Math" w:hAnsi="Cambria Math" w:cs="Cambria Math"/>
                                    <w:color w:val="000000"/>
                                    <w:sz w:val="20"/>
                                    <w:szCs w:val="20"/>
                                  </w:rPr>
                                  <m:t>t</m:t>
                                </m:r>
                              </m:sub>
                            </m:sSub>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H</m:t>
                            </m:r>
                          </m:sup>
                        </m:sSubSup>
                      </m:den>
                    </m:f>
                  </m:e>
                </m:d>
                <m:r>
                  <w:rPr>
                    <w:rFonts w:ascii="Cambria Math" w:hAnsi="Cambria Math"/>
                  </w:rPr>
                  <m:t xml:space="preserve"> </m:t>
                </m:r>
                <m:r>
                  <w:rPr>
                    <w:rFonts w:ascii="Cambria Math" w:eastAsia="Cambria Math" w:hAnsi="Cambria Math" w:cs="Cambria Math"/>
                    <w:color w:val="000000"/>
                    <w:sz w:val="20"/>
                    <w:szCs w:val="20"/>
                  </w:rPr>
                  <m:t>=0.38-0.39*∆</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hAnsi="Cambria Math"/>
                  </w:rPr>
                  <m:t xml:space="preserve"> </m:t>
                </m:r>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i</m:t>
                            </m:r>
                          </m:e>
                          <m:sub>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t-1</m:t>
                                </m:r>
                              </m:sub>
                            </m:sSub>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H</m:t>
                            </m:r>
                          </m:sup>
                        </m:sSubSup>
                      </m:den>
                    </m:f>
                  </m:e>
                </m:d>
                <m:r>
                  <w:rPr>
                    <w:rFonts w:ascii="Cambria Math" w:hAnsi="Cambria Math"/>
                  </w:rPr>
                  <m:t xml:space="preserve"> </m:t>
                </m:r>
                <m:r>
                  <w:rPr>
                    <w:rFonts w:ascii="Cambria Math" w:eastAsia="Cambria Math" w:hAnsi="Cambria Math" w:cs="Cambria Math"/>
                    <w:color w:val="000000"/>
                    <w:sz w:val="20"/>
                    <w:szCs w:val="20"/>
                  </w:rPr>
                  <m:t>-0.41*∆</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hAnsi="Cambria Math"/>
                  </w:rPr>
                  <m:t xml:space="preserve"> </m:t>
                </m:r>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i</m:t>
                            </m:r>
                          </m:e>
                          <m:sub>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t-3</m:t>
                                </m:r>
                              </m:sub>
                            </m:sSub>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t-4</m:t>
                            </m:r>
                          </m:sub>
                          <m:sup>
                            <m:r>
                              <w:rPr>
                                <w:rFonts w:ascii="Cambria Math" w:eastAsia="Cambria Math" w:hAnsi="Cambria Math" w:cs="Cambria Math"/>
                                <w:color w:val="000000"/>
                                <w:sz w:val="20"/>
                                <w:szCs w:val="20"/>
                              </w:rPr>
                              <m:t>H</m:t>
                            </m:r>
                          </m:sup>
                        </m:sSubSup>
                      </m:den>
                    </m:f>
                  </m:e>
                </m:d>
                <m:r>
                  <w:rPr>
                    <w:rFonts w:ascii="Cambria Math" w:hAnsi="Cambria Math"/>
                  </w:rPr>
                  <m:t xml:space="preserve"> </m:t>
                </m:r>
                <m:r>
                  <w:rPr>
                    <w:rFonts w:ascii="Cambria Math" w:eastAsia="Cambria Math" w:hAnsi="Cambria Math" w:cs="Cambria Math"/>
                    <w:color w:val="000000"/>
                    <w:sz w:val="20"/>
                    <w:szCs w:val="20"/>
                  </w:rPr>
                  <m:t>+0.60*∆</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BD</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I</m:t>
                            </m:r>
                          </m:sup>
                        </m:sSubSup>
                      </m:den>
                    </m:f>
                  </m:e>
                </m:d>
                <m:r>
                  <w:rPr>
                    <w:rFonts w:ascii="Cambria Math" w:hAnsi="Cambria Math"/>
                  </w:rPr>
                  <m:t xml:space="preserve"> </m:t>
                </m:r>
                <m:r>
                  <w:rPr>
                    <w:rFonts w:ascii="Cambria Math" w:eastAsia="Cambria Math" w:hAnsi="Cambria Math" w:cs="Cambria Math"/>
                    <w:color w:val="000000"/>
                    <w:sz w:val="20"/>
                    <w:szCs w:val="20"/>
                  </w:rPr>
                  <m:t>+0.67*∆</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BD</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I</m:t>
                            </m:r>
                          </m:sup>
                        </m:sSubSup>
                      </m:den>
                    </m:f>
                  </m:e>
                </m:d>
                <m:r>
                  <w:rPr>
                    <w:rFonts w:ascii="Cambria Math" w:hAnsi="Cambria Math"/>
                  </w:rPr>
                  <m:t xml:space="preserve"> </m:t>
                </m:r>
                <m:r>
                  <w:rPr>
                    <w:rFonts w:ascii="Cambria Math" w:eastAsia="Cambria Math" w:hAnsi="Cambria Math" w:cs="Cambria Math"/>
                    <w:color w:val="000000"/>
                    <w:sz w:val="20"/>
                    <w:szCs w:val="20"/>
                  </w:rPr>
                  <m:t>+0.21*∆</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hAnsi="Cambria Math"/>
                  </w:rPr>
                  <m:t xml:space="preserve"> </m:t>
                </m:r>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t-3</m:t>
                            </m:r>
                          </m:sub>
                          <m:sup>
                            <m:r>
                              <w:rPr>
                                <w:rFonts w:ascii="Cambria Math" w:eastAsia="Cambria Math" w:hAnsi="Cambria Math" w:cs="Cambria Math"/>
                                <w:color w:val="000000"/>
                                <w:sz w:val="20"/>
                                <w:szCs w:val="20"/>
                              </w:rPr>
                              <m:t>H</m:t>
                            </m:r>
                          </m:sup>
                        </m:sSubSup>
                      </m:den>
                    </m:f>
                  </m:e>
                </m:d>
                <m:r>
                  <w:rPr>
                    <w:rFonts w:ascii="Cambria Math" w:hAnsi="Cambria Math"/>
                  </w:rPr>
                  <m:t xml:space="preserve"> </m:t>
                </m:r>
                <m:r>
                  <w:rPr>
                    <w:rFonts w:ascii="Cambria Math" w:eastAsia="Cambria Math" w:hAnsi="Cambria Math" w:cs="Cambria Math"/>
                    <w:color w:val="000000"/>
                    <w:sz w:val="20"/>
                    <w:szCs w:val="20"/>
                  </w:rPr>
                  <m:t>-0.68*∆</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hAnsi="Cambria Math"/>
                  </w:rPr>
                  <m:t xml:space="preserve"> </m:t>
                </m:r>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L</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H</m:t>
                            </m:r>
                          </m:sup>
                        </m:sSubSup>
                      </m:den>
                    </m:f>
                  </m:e>
                </m:d>
                <m:r>
                  <w:rPr>
                    <w:rFonts w:ascii="Cambria Math" w:hAnsi="Cambria Math"/>
                  </w:rPr>
                  <m:t xml:space="preserve"> </m:t>
                </m:r>
                <m:r>
                  <w:rPr>
                    <w:rFonts w:ascii="Cambria Math" w:eastAsia="Cambria Math" w:hAnsi="Cambria Math" w:cs="Cambria Math"/>
                    <w:color w:val="000000"/>
                    <w:sz w:val="20"/>
                    <w:szCs w:val="20"/>
                  </w:rPr>
                  <m:t>-0.16*</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hAnsi="Cambria Math"/>
                  </w:rPr>
                  <m:t xml:space="preserve"> </m:t>
                </m:r>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i</m:t>
                            </m:r>
                          </m:e>
                          <m:sub>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t-1</m:t>
                                </m:r>
                              </m:sub>
                            </m:sSub>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H</m:t>
                            </m:r>
                          </m:sup>
                        </m:sSubSup>
                      </m:den>
                    </m:f>
                  </m:e>
                </m:d>
                <m:r>
                  <w:rPr>
                    <w:rFonts w:ascii="Cambria Math" w:hAnsi="Cambria Math"/>
                  </w:rPr>
                  <m:t xml:space="preserve"> </m:t>
                </m:r>
                <m:r>
                  <w:rPr>
                    <w:rFonts w:ascii="Cambria Math" w:eastAsia="Cambria Math" w:hAnsi="Cambria Math" w:cs="Cambria Math"/>
                    <w:color w:val="000000"/>
                    <w:sz w:val="20"/>
                    <w:szCs w:val="20"/>
                  </w:rPr>
                  <m:t>+0.50*ln</m:t>
                </m:r>
                <m:d>
                  <m:dPr>
                    <m:ctrlPr>
                      <w:rPr>
                        <w:rFonts w:ascii="Cambria Math" w:eastAsia="Cambria Math" w:hAnsi="Cambria Math" w:cs="Cambria Math"/>
                        <w:color w:val="000000"/>
                        <w:sz w:val="20"/>
                        <w:szCs w:val="20"/>
                      </w:rPr>
                    </m:ctrlPr>
                  </m:dPr>
                  <m:e>
                    <m:f>
                      <m:fPr>
                        <m:ctrlPr>
                          <w:rPr>
                            <w:rFonts w:ascii="Cambria Math" w:eastAsia="Cambria Math" w:hAnsi="Cambria Math" w:cs="Cambria Math"/>
                            <w:color w:val="000000"/>
                            <w:sz w:val="20"/>
                            <w:szCs w:val="20"/>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H</m:t>
                            </m:r>
                          </m:sup>
                        </m:sSubSup>
                      </m:den>
                    </m:f>
                  </m:e>
                </m:d>
                <m:r>
                  <w:rPr>
                    <w:rFonts w:ascii="Cambria Math" w:eastAsia="Cambria Math" w:hAnsi="Cambria Math" w:cs="Cambria Math"/>
                    <w:color w:val="000000"/>
                    <w:sz w:val="20"/>
                    <w:szCs w:val="20"/>
                  </w:rPr>
                  <m:t>-0.58*ln</m:t>
                </m:r>
                <m:d>
                  <m:dPr>
                    <m:ctrlPr>
                      <w:rPr>
                        <w:rFonts w:ascii="Cambria Math" w:eastAsia="Cambria Math" w:hAnsi="Cambria Math" w:cs="Cambria Math"/>
                        <w:color w:val="000000"/>
                        <w:sz w:val="20"/>
                        <w:szCs w:val="20"/>
                      </w:rPr>
                    </m:ctrlPr>
                  </m:dPr>
                  <m:e>
                    <m:f>
                      <m:fPr>
                        <m:ctrlPr>
                          <w:rPr>
                            <w:rFonts w:ascii="Cambria Math" w:eastAsia="Cambria Math" w:hAnsi="Cambria Math" w:cs="Cambria Math"/>
                            <w:color w:val="000000"/>
                            <w:sz w:val="20"/>
                            <w:szCs w:val="20"/>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BD</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I</m:t>
                            </m:r>
                          </m:sup>
                        </m:sSubSup>
                      </m:den>
                    </m:f>
                  </m:e>
                </m:d>
                <m:r>
                  <w:rPr>
                    <w:rFonts w:ascii="Cambria Math" w:eastAsia="Cambria Math" w:hAnsi="Cambria Math" w:cs="Cambria Math"/>
                    <w:color w:val="000000"/>
                    <w:sz w:val="20"/>
                    <w:szCs w:val="20"/>
                  </w:rPr>
                  <m:t>-0.31*ln</m:t>
                </m:r>
                <m:d>
                  <m:dPr>
                    <m:ctrlPr>
                      <w:rPr>
                        <w:rFonts w:ascii="Cambria Math" w:eastAsia="Cambria Math" w:hAnsi="Cambria Math" w:cs="Cambria Math"/>
                        <w:color w:val="000000"/>
                        <w:sz w:val="20"/>
                        <w:szCs w:val="20"/>
                      </w:rPr>
                    </m:ctrlPr>
                  </m:dPr>
                  <m:e>
                    <m:f>
                      <m:fPr>
                        <m:ctrlPr>
                          <w:rPr>
                            <w:rFonts w:ascii="Cambria Math" w:eastAsia="Cambria Math" w:hAnsi="Cambria Math" w:cs="Cambria Math"/>
                            <w:color w:val="000000"/>
                            <w:sz w:val="20"/>
                            <w:szCs w:val="20"/>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L</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H</m:t>
                            </m:r>
                          </m:sup>
                        </m:sSubSup>
                      </m:den>
                    </m:f>
                  </m:e>
                </m:d>
              </m:oMath>
            </m:oMathPara>
          </w:p>
        </w:tc>
        <w:tc>
          <w:tcPr>
            <w:tcW w:w="1166" w:type="dxa"/>
          </w:tcPr>
          <w:p w14:paraId="6487D955" w14:textId="77777777" w:rsidR="00583A8B" w:rsidRDefault="00583A8B" w:rsidP="008B1B99">
            <w:pPr>
              <w:jc w:val="both"/>
              <w:rPr>
                <w:sz w:val="20"/>
                <w:szCs w:val="20"/>
              </w:rPr>
            </w:pPr>
            <w:r>
              <w:rPr>
                <w:sz w:val="20"/>
                <w:szCs w:val="20"/>
              </w:rPr>
              <w:t>(A. 54)</w:t>
            </w:r>
          </w:p>
        </w:tc>
      </w:tr>
      <w:tr w:rsidR="00583A8B" w14:paraId="2E44AE9A" w14:textId="77777777" w:rsidTr="00AC2EDF">
        <w:tc>
          <w:tcPr>
            <w:tcW w:w="7338" w:type="dxa"/>
          </w:tcPr>
          <w:p w14:paraId="657B8B21" w14:textId="2704365F" w:rsidR="00583A8B" w:rsidRPr="00583A8B" w:rsidRDefault="004E1218" w:rsidP="008B1B99">
            <w:pPr>
              <w:jc w:val="both"/>
              <w:rPr>
                <w:rFonts w:ascii="Cambria Math" w:eastAsia="Cambria Math" w:hAnsi="Cambria Math" w:cs="Cambria Math"/>
                <w:sz w:val="20"/>
                <w:szCs w:val="20"/>
              </w:rPr>
            </w:pPr>
            <m:oMathPara>
              <m:oMath>
                <m:r>
                  <w:rPr>
                    <w:rFonts w:ascii="Cambria Math" w:eastAsia="Calibri" w:hAnsi="Cambria Math" w:cs="Arial"/>
                    <w:sz w:val="20"/>
                    <w:szCs w:val="20"/>
                  </w:rPr>
                  <w:lastRenderedPageBreak/>
                  <m:t>NBE</m:t>
                </m:r>
                <m:sSubSup>
                  <m:sSubSupPr>
                    <m:ctrlPr>
                      <w:rPr>
                        <w:rFonts w:ascii="Cambria Math" w:eastAsia="Calibri" w:hAnsi="Cambria Math" w:cs="Arial"/>
                        <w:i/>
                        <w:sz w:val="20"/>
                        <w:szCs w:val="20"/>
                      </w:rPr>
                    </m:ctrlPr>
                  </m:sSubSupPr>
                  <m:e>
                    <m:r>
                      <w:rPr>
                        <w:rFonts w:ascii="Cambria Math" w:eastAsia="Calibri" w:hAnsi="Cambria Math" w:cs="Arial"/>
                        <w:sz w:val="20"/>
                        <w:szCs w:val="20"/>
                      </w:rPr>
                      <m:t>N</m:t>
                    </m:r>
                  </m:e>
                  <m:sub>
                    <m:r>
                      <w:rPr>
                        <w:rFonts w:ascii="Cambria Math" w:eastAsia="Calibri" w:hAnsi="Cambria Math" w:cs="Arial"/>
                        <w:sz w:val="20"/>
                        <w:szCs w:val="20"/>
                      </w:rPr>
                      <m:t>t</m:t>
                    </m:r>
                  </m:sub>
                  <m:sup>
                    <m:r>
                      <w:rPr>
                        <w:rFonts w:ascii="Cambria Math" w:eastAsia="Calibri" w:hAnsi="Cambria Math" w:cs="Arial"/>
                        <w:sz w:val="20"/>
                        <w:szCs w:val="20"/>
                      </w:rPr>
                      <m:t>H</m:t>
                    </m:r>
                  </m:sup>
                </m:sSubSup>
                <m:r>
                  <w:rPr>
                    <w:rFonts w:ascii="Cambria Math" w:eastAsia="Calibri" w:hAnsi="Cambria Math" w:cs="Arial"/>
                    <w:sz w:val="20"/>
                    <w:szCs w:val="20"/>
                  </w:rPr>
                  <m:t xml:space="preserve"> = NBENRes</m:t>
                </m:r>
                <m:sSubSup>
                  <m:sSubSupPr>
                    <m:ctrlPr>
                      <w:rPr>
                        <w:rFonts w:ascii="Cambria Math" w:eastAsia="Calibri" w:hAnsi="Cambria Math" w:cs="Arial"/>
                        <w:i/>
                        <w:sz w:val="20"/>
                        <w:szCs w:val="20"/>
                      </w:rPr>
                    </m:ctrlPr>
                  </m:sSubSupPr>
                  <m:e>
                    <m:r>
                      <w:rPr>
                        <w:rFonts w:ascii="Cambria Math" w:eastAsia="Calibri" w:hAnsi="Cambria Math" w:cs="Arial"/>
                        <w:sz w:val="20"/>
                        <w:szCs w:val="20"/>
                      </w:rPr>
                      <m:t>t</m:t>
                    </m:r>
                  </m:e>
                  <m:sub>
                    <m:r>
                      <w:rPr>
                        <w:rFonts w:ascii="Cambria Math" w:eastAsia="Calibri" w:hAnsi="Cambria Math" w:cs="Arial"/>
                        <w:sz w:val="20"/>
                        <w:szCs w:val="20"/>
                      </w:rPr>
                      <m:t>t</m:t>
                    </m:r>
                  </m:sub>
                  <m:sup>
                    <m:r>
                      <w:rPr>
                        <w:rFonts w:ascii="Cambria Math" w:eastAsia="Calibri" w:hAnsi="Cambria Math" w:cs="Arial"/>
                        <w:sz w:val="20"/>
                        <w:szCs w:val="20"/>
                      </w:rPr>
                      <m:t>H</m:t>
                    </m:r>
                  </m:sup>
                </m:sSubSup>
                <m:r>
                  <w:rPr>
                    <w:rFonts w:ascii="Cambria Math" w:eastAsia="Calibri" w:hAnsi="Cambria Math" w:cs="Arial"/>
                    <w:sz w:val="20"/>
                    <w:szCs w:val="20"/>
                  </w:rPr>
                  <m:t xml:space="preserve"> + NBENU</m:t>
                </m:r>
                <m:sSubSup>
                  <m:sSubSupPr>
                    <m:ctrlPr>
                      <w:rPr>
                        <w:rFonts w:ascii="Cambria Math" w:eastAsia="Calibri" w:hAnsi="Cambria Math" w:cs="Arial"/>
                        <w:i/>
                        <w:sz w:val="20"/>
                        <w:szCs w:val="20"/>
                      </w:rPr>
                    </m:ctrlPr>
                  </m:sSubSupPr>
                  <m:e>
                    <m:r>
                      <w:rPr>
                        <w:rFonts w:ascii="Cambria Math" w:eastAsia="Calibri" w:hAnsi="Cambria Math" w:cs="Arial"/>
                        <w:sz w:val="20"/>
                        <w:szCs w:val="20"/>
                      </w:rPr>
                      <m:t>n</m:t>
                    </m:r>
                  </m:e>
                  <m:sub>
                    <m:r>
                      <w:rPr>
                        <w:rFonts w:ascii="Cambria Math" w:eastAsia="Calibri" w:hAnsi="Cambria Math" w:cs="Arial"/>
                        <w:sz w:val="20"/>
                        <w:szCs w:val="20"/>
                      </w:rPr>
                      <m:t>t</m:t>
                    </m:r>
                  </m:sub>
                  <m:sup>
                    <m:r>
                      <w:rPr>
                        <w:rFonts w:ascii="Cambria Math" w:eastAsia="Calibri" w:hAnsi="Cambria Math" w:cs="Arial"/>
                        <w:sz w:val="20"/>
                        <w:szCs w:val="20"/>
                      </w:rPr>
                      <m:t>H</m:t>
                    </m:r>
                  </m:sup>
                </m:sSubSup>
              </m:oMath>
            </m:oMathPara>
          </w:p>
        </w:tc>
        <w:tc>
          <w:tcPr>
            <w:tcW w:w="1166" w:type="dxa"/>
          </w:tcPr>
          <w:p w14:paraId="4F9550AC" w14:textId="77777777" w:rsidR="00583A8B" w:rsidRDefault="00583A8B" w:rsidP="008B1B99">
            <w:pPr>
              <w:jc w:val="both"/>
              <w:rPr>
                <w:sz w:val="20"/>
                <w:szCs w:val="20"/>
              </w:rPr>
            </w:pPr>
            <w:r>
              <w:rPr>
                <w:sz w:val="20"/>
                <w:szCs w:val="20"/>
              </w:rPr>
              <w:t>(A. 55)</w:t>
            </w:r>
          </w:p>
        </w:tc>
      </w:tr>
      <w:tr w:rsidR="00583A8B" w14:paraId="53D3508F" w14:textId="77777777" w:rsidTr="00AC2EDF">
        <w:tc>
          <w:tcPr>
            <w:tcW w:w="7338" w:type="dxa"/>
          </w:tcPr>
          <w:p w14:paraId="1BEB14CD" w14:textId="03579748" w:rsidR="00583A8B" w:rsidRPr="00583A8B" w:rsidRDefault="00F13421"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1166" w:type="dxa"/>
          </w:tcPr>
          <w:p w14:paraId="2489C18F" w14:textId="77777777" w:rsidR="00583A8B" w:rsidRDefault="00583A8B" w:rsidP="008B1B99">
            <w:pPr>
              <w:jc w:val="both"/>
              <w:rPr>
                <w:sz w:val="20"/>
                <w:szCs w:val="20"/>
              </w:rPr>
            </w:pPr>
            <w:r>
              <w:rPr>
                <w:sz w:val="20"/>
                <w:szCs w:val="20"/>
              </w:rPr>
              <w:t>(A. 56)</w:t>
            </w:r>
          </w:p>
        </w:tc>
      </w:tr>
      <w:tr w:rsidR="00583A8B" w14:paraId="300D6CE0" w14:textId="77777777" w:rsidTr="00AC2EDF">
        <w:tc>
          <w:tcPr>
            <w:tcW w:w="7338" w:type="dxa"/>
          </w:tcPr>
          <w:p w14:paraId="6CC64DF8" w14:textId="13C1BBA5" w:rsidR="00583A8B" w:rsidRPr="00583A8B" w:rsidRDefault="00F13421"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EQUIP</m:t>
                    </m:r>
                  </m:sup>
                </m:sSubSup>
              </m:oMath>
            </m:oMathPara>
          </w:p>
        </w:tc>
        <w:tc>
          <w:tcPr>
            <w:tcW w:w="1166" w:type="dxa"/>
          </w:tcPr>
          <w:p w14:paraId="0EAA2300" w14:textId="77777777" w:rsidR="00583A8B" w:rsidRDefault="00583A8B" w:rsidP="008B1B99">
            <w:pPr>
              <w:jc w:val="both"/>
              <w:rPr>
                <w:sz w:val="20"/>
                <w:szCs w:val="20"/>
              </w:rPr>
            </w:pPr>
            <w:r>
              <w:rPr>
                <w:sz w:val="20"/>
                <w:szCs w:val="20"/>
              </w:rPr>
              <w:t>(A. 57)</w:t>
            </w:r>
          </w:p>
        </w:tc>
      </w:tr>
      <w:tr w:rsidR="00583A8B" w14:paraId="25B7A679" w14:textId="77777777" w:rsidTr="00AC2EDF">
        <w:tc>
          <w:tcPr>
            <w:tcW w:w="7338" w:type="dxa"/>
          </w:tcPr>
          <w:p w14:paraId="0E1697DB" w14:textId="16C89AA7" w:rsidR="00583A8B" w:rsidRPr="00583A8B" w:rsidRDefault="00F13421"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1166" w:type="dxa"/>
          </w:tcPr>
          <w:p w14:paraId="13CC752B" w14:textId="77777777" w:rsidR="00583A8B" w:rsidRDefault="00583A8B" w:rsidP="008B1B99">
            <w:pPr>
              <w:jc w:val="both"/>
              <w:rPr>
                <w:sz w:val="20"/>
                <w:szCs w:val="20"/>
              </w:rPr>
            </w:pPr>
            <w:r>
              <w:rPr>
                <w:sz w:val="20"/>
                <w:szCs w:val="20"/>
              </w:rPr>
              <w:t>(A. 58)</w:t>
            </w:r>
          </w:p>
        </w:tc>
      </w:tr>
      <w:tr w:rsidR="00583A8B" w14:paraId="2F9F931B" w14:textId="77777777" w:rsidTr="00AC2EDF">
        <w:tc>
          <w:tcPr>
            <w:tcW w:w="7338" w:type="dxa"/>
          </w:tcPr>
          <w:p w14:paraId="117A3E1C" w14:textId="4EF0DAE1" w:rsidR="00583A8B" w:rsidRPr="00583A8B" w:rsidRDefault="00F13421"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1166" w:type="dxa"/>
          </w:tcPr>
          <w:p w14:paraId="19AD7CF5" w14:textId="77777777" w:rsidR="00583A8B" w:rsidRDefault="00583A8B" w:rsidP="008B1B99">
            <w:pPr>
              <w:jc w:val="both"/>
              <w:rPr>
                <w:sz w:val="20"/>
                <w:szCs w:val="20"/>
              </w:rPr>
            </w:pPr>
            <w:r>
              <w:rPr>
                <w:sz w:val="20"/>
                <w:szCs w:val="20"/>
              </w:rPr>
              <w:t>(A. 59)</w:t>
            </w:r>
          </w:p>
        </w:tc>
      </w:tr>
      <w:tr w:rsidR="00583A8B" w14:paraId="301B5176" w14:textId="77777777" w:rsidTr="00AC2EDF">
        <w:tc>
          <w:tcPr>
            <w:tcW w:w="7338" w:type="dxa"/>
          </w:tcPr>
          <w:p w14:paraId="17DB2CF5" w14:textId="206DC3CE" w:rsidR="00583A8B" w:rsidRPr="00583A8B" w:rsidRDefault="00F13421"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r>
                      <w:rPr>
                        <w:rFonts w:ascii="Cambria Math" w:eastAsia="Cambria Math" w:hAnsi="Cambria Math" w:cs="Cambria Math"/>
                        <w:sz w:val="20"/>
                        <w:szCs w:val="20"/>
                      </w:rPr>
                      <m:t>-</m:t>
                    </m:r>
                    <m:r>
                      <w:rPr>
                        <w:rFonts w:ascii="Cambria Math" w:eastAsia="Cambria Math" w:hAnsi="Cambria Math" w:cs="Cambria Math"/>
                        <w:sz w:val="20"/>
                        <w:szCs w:val="20"/>
                      </w:rPr>
                      <m: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E</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E</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r>
                      <w:rPr>
                        <w:rFonts w:ascii="Cambria Math" w:eastAsia="Cambria Math" w:hAnsi="Cambria Math" w:cs="Cambria Math"/>
                        <w:sz w:val="20"/>
                        <w:szCs w:val="20"/>
                      </w:rPr>
                      <m:t>-</m:t>
                    </m:r>
                    <m:r>
                      <w:rPr>
                        <w:rFonts w:ascii="Cambria Math" w:eastAsia="Cambria Math" w:hAnsi="Cambria Math" w:cs="Cambria Math"/>
                        <w:sz w:val="20"/>
                        <w:szCs w:val="20"/>
                      </w:rPr>
                      <m: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r>
                      <w:rPr>
                        <w:rFonts w:ascii="Cambria Math" w:eastAsia="Cambria Math" w:hAnsi="Cambria Math" w:cs="Cambria Math"/>
                        <w:sz w:val="20"/>
                        <w:szCs w:val="20"/>
                      </w:rPr>
                      <m:t>-</m:t>
                    </m:r>
                    <m:r>
                      <w:rPr>
                        <w:rFonts w:ascii="Cambria Math" w:eastAsia="Cambria Math" w:hAnsi="Cambria Math" w:cs="Cambria Math"/>
                        <w:sz w:val="20"/>
                        <w:szCs w:val="20"/>
                      </w:rPr>
                      <m: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oMath>
            </m:oMathPara>
          </w:p>
        </w:tc>
        <w:tc>
          <w:tcPr>
            <w:tcW w:w="1166" w:type="dxa"/>
          </w:tcPr>
          <w:p w14:paraId="4E5864AE" w14:textId="77777777" w:rsidR="00583A8B" w:rsidRDefault="00583A8B" w:rsidP="008B1B99">
            <w:pPr>
              <w:jc w:val="both"/>
              <w:rPr>
                <w:sz w:val="20"/>
                <w:szCs w:val="20"/>
              </w:rPr>
            </w:pPr>
            <w:r>
              <w:rPr>
                <w:sz w:val="20"/>
                <w:szCs w:val="20"/>
              </w:rPr>
              <w:t>(A. 60)</w:t>
            </w:r>
          </w:p>
        </w:tc>
      </w:tr>
      <w:tr w:rsidR="00583A8B" w14:paraId="1D874543" w14:textId="77777777" w:rsidTr="00AC2EDF">
        <w:tc>
          <w:tcPr>
            <w:tcW w:w="7338" w:type="dxa"/>
          </w:tcPr>
          <w:p w14:paraId="2310E513" w14:textId="21C3C883" w:rsidR="00583A8B" w:rsidRPr="00583A8B" w:rsidRDefault="00F13421"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r>
                      <w:rPr>
                        <w:rFonts w:ascii="Cambria Math" w:eastAsia="Cambria Math" w:hAnsi="Cambria Math" w:cs="Cambria Math"/>
                        <w:sz w:val="20"/>
                        <w:szCs w:val="20"/>
                      </w:rPr>
                      <m:t>-</m:t>
                    </m:r>
                    <m:r>
                      <w:rPr>
                        <w:rFonts w:ascii="Cambria Math" w:eastAsia="Cambria Math" w:hAnsi="Cambria Math" w:cs="Cambria Math"/>
                        <w:sz w:val="20"/>
                        <w:szCs w:val="20"/>
                      </w:rPr>
                      <m: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BD</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BD</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r>
                      <w:rPr>
                        <w:rFonts w:ascii="Cambria Math" w:eastAsia="Cambria Math" w:hAnsi="Cambria Math" w:cs="Cambria Math"/>
                        <w:sz w:val="20"/>
                        <w:szCs w:val="20"/>
                      </w:rPr>
                      <m:t>-</m:t>
                    </m:r>
                    <m:r>
                      <w:rPr>
                        <w:rFonts w:ascii="Cambria Math" w:eastAsia="Cambria Math" w:hAnsi="Cambria Math" w:cs="Cambria Math"/>
                        <w:sz w:val="20"/>
                        <w:szCs w:val="20"/>
                      </w:rPr>
                      <m: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r>
                      <w:rPr>
                        <w:rFonts w:ascii="Cambria Math" w:eastAsia="Cambria Math" w:hAnsi="Cambria Math" w:cs="Cambria Math"/>
                        <w:sz w:val="20"/>
                        <w:szCs w:val="20"/>
                      </w:rPr>
                      <m:t>-</m:t>
                    </m:r>
                    <m:r>
                      <w:rPr>
                        <w:rFonts w:ascii="Cambria Math" w:eastAsia="Cambria Math" w:hAnsi="Cambria Math" w:cs="Cambria Math"/>
                        <w:sz w:val="20"/>
                        <w:szCs w:val="20"/>
                      </w:rPr>
                      <m: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1166" w:type="dxa"/>
          </w:tcPr>
          <w:p w14:paraId="5A30CF23" w14:textId="77777777" w:rsidR="00583A8B" w:rsidRDefault="00583A8B" w:rsidP="008B1B99">
            <w:pPr>
              <w:jc w:val="both"/>
              <w:rPr>
                <w:sz w:val="20"/>
                <w:szCs w:val="20"/>
              </w:rPr>
            </w:pPr>
            <w:r>
              <w:rPr>
                <w:sz w:val="20"/>
                <w:szCs w:val="20"/>
              </w:rPr>
              <w:t>(A. 61)</w:t>
            </w:r>
          </w:p>
        </w:tc>
      </w:tr>
      <w:tr w:rsidR="00583A8B" w14:paraId="75D85457" w14:textId="77777777" w:rsidTr="00AC2EDF">
        <w:tc>
          <w:tcPr>
            <w:tcW w:w="7338" w:type="dxa"/>
          </w:tcPr>
          <w:p w14:paraId="6978E31E" w14:textId="7DD83413" w:rsidR="00583A8B" w:rsidRPr="00583A8B" w:rsidRDefault="00F13421" w:rsidP="008B1B99">
            <w:pPr>
              <w:jc w:val="both"/>
              <w:rPr>
                <w:rFonts w:ascii="Cambria Math" w:eastAsia="Cambria Math" w:hAnsi="Cambria Math" w:cs="Cambria Math"/>
                <w:color w:val="000000"/>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r>
                      <w:rPr>
                        <w:rFonts w:ascii="Cambria Math" w:eastAsia="Cambria Math" w:hAnsi="Cambria Math" w:cs="Cambria Math"/>
                        <w:color w:val="000000"/>
                        <w:sz w:val="20"/>
                        <w:szCs w:val="20"/>
                      </w:rPr>
                      <m:t>,1</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r>
                      <w:rPr>
                        <w:rFonts w:ascii="Cambria Math" w:eastAsia="Cambria Math" w:hAnsi="Cambria Math" w:cs="Cambria Math"/>
                        <w:color w:val="000000"/>
                        <w:sz w:val="20"/>
                        <w:szCs w:val="20"/>
                      </w:rPr>
                      <m:t>,2</m:t>
                    </m:r>
                  </m:sup>
                </m:sSubSup>
                <m:r>
                  <w:rPr>
                    <w:rFonts w:ascii="Cambria Math" w:eastAsia="Cambria Math" w:hAnsi="Cambria Math" w:cs="Cambria Math"/>
                    <w:color w:val="000000"/>
                    <w:sz w:val="20"/>
                    <w:szCs w:val="20"/>
                  </w:rPr>
                  <m:t>-</m:t>
                </m:r>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C</m:t>
                    </m:r>
                  </m:e>
                  <m:sub>
                    <m:r>
                      <w:rPr>
                        <w:rFonts w:ascii="Cambria Math" w:eastAsia="Cambria Math" w:hAnsi="Cambria Math" w:cs="Cambria Math"/>
                        <w:color w:val="000000"/>
                        <w:sz w:val="20"/>
                        <w:szCs w:val="20"/>
                      </w:rPr>
                      <m:t>t</m:t>
                    </m:r>
                  </m:sub>
                </m:sSub>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I</m:t>
                    </m:r>
                  </m:e>
                  <m:sub>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m:t>
                        </m:r>
                      </m:sub>
                    </m:sSub>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I</m:t>
                    </m:r>
                  </m:e>
                  <m:sub>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E</m:t>
                        </m:r>
                      </m:e>
                      <m:sub>
                        <m:r>
                          <w:rPr>
                            <w:rFonts w:ascii="Cambria Math" w:eastAsia="Cambria Math" w:hAnsi="Cambria Math" w:cs="Cambria Math"/>
                            <w:color w:val="000000"/>
                            <w:sz w:val="20"/>
                            <w:szCs w:val="20"/>
                          </w:rPr>
                          <m:t>t</m:t>
                        </m:r>
                      </m:sub>
                    </m:sSub>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KT</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NP</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oMath>
            </m:oMathPara>
          </w:p>
        </w:tc>
        <w:tc>
          <w:tcPr>
            <w:tcW w:w="1166" w:type="dxa"/>
          </w:tcPr>
          <w:p w14:paraId="5DADF68C" w14:textId="77777777" w:rsidR="00583A8B" w:rsidRDefault="00583A8B" w:rsidP="008B1B99">
            <w:pPr>
              <w:jc w:val="both"/>
              <w:rPr>
                <w:sz w:val="20"/>
                <w:szCs w:val="20"/>
              </w:rPr>
            </w:pPr>
            <w:r>
              <w:rPr>
                <w:sz w:val="20"/>
                <w:szCs w:val="20"/>
              </w:rPr>
              <w:t>(A. 62)</w:t>
            </w:r>
          </w:p>
        </w:tc>
      </w:tr>
      <w:tr w:rsidR="00583A8B" w14:paraId="01669C03" w14:textId="77777777" w:rsidTr="00AC2EDF">
        <w:tc>
          <w:tcPr>
            <w:tcW w:w="7338" w:type="dxa"/>
          </w:tcPr>
          <w:p w14:paraId="072874A3" w14:textId="23913001"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=NPE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+INSXT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360F3B67" w14:textId="77777777" w:rsidR="00583A8B" w:rsidRDefault="00583A8B" w:rsidP="008B1B99">
            <w:pPr>
              <w:jc w:val="both"/>
              <w:rPr>
                <w:sz w:val="20"/>
                <w:szCs w:val="20"/>
              </w:rPr>
            </w:pPr>
            <w:r>
              <w:rPr>
                <w:sz w:val="20"/>
                <w:szCs w:val="20"/>
              </w:rPr>
              <w:t>(A. 63)</w:t>
            </w:r>
          </w:p>
        </w:tc>
      </w:tr>
      <w:tr w:rsidR="00583A8B" w14:paraId="382653E9" w14:textId="77777777" w:rsidTr="00AC2EDF">
        <w:tc>
          <w:tcPr>
            <w:tcW w:w="7338" w:type="dxa"/>
          </w:tcPr>
          <w:p w14:paraId="587BDE67" w14:textId="64FD071B" w:rsidR="00583A8B" w:rsidRPr="00583A8B" w:rsidRDefault="00F13421"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r>
                      <w:rPr>
                        <w:rFonts w:ascii="Cambria Math" w:eastAsia="Cambria Math" w:hAnsi="Cambria Math" w:cs="Cambria Math"/>
                        <w:sz w:val="20"/>
                        <w:szCs w:val="20"/>
                      </w:rPr>
                      <m:t>-</m:t>
                    </m:r>
                    <m:r>
                      <w:rPr>
                        <w:rFonts w:ascii="Cambria Math" w:eastAsia="Cambria Math" w:hAnsi="Cambria Math" w:cs="Cambria Math"/>
                        <w:sz w:val="20"/>
                        <w:szCs w:val="20"/>
                      </w:rPr>
                      <m: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1166" w:type="dxa"/>
          </w:tcPr>
          <w:p w14:paraId="231001EB" w14:textId="77777777" w:rsidR="00583A8B" w:rsidRDefault="00583A8B" w:rsidP="008B1B99">
            <w:pPr>
              <w:jc w:val="both"/>
              <w:rPr>
                <w:sz w:val="20"/>
                <w:szCs w:val="20"/>
              </w:rPr>
            </w:pPr>
            <w:r>
              <w:rPr>
                <w:sz w:val="20"/>
                <w:szCs w:val="20"/>
              </w:rPr>
              <w:t>(A. 65)</w:t>
            </w:r>
          </w:p>
        </w:tc>
      </w:tr>
      <w:tr w:rsidR="00583A8B" w14:paraId="4DE79B7C" w14:textId="77777777" w:rsidTr="00AC2EDF">
        <w:tc>
          <w:tcPr>
            <w:tcW w:w="7338" w:type="dxa"/>
          </w:tcPr>
          <w:p w14:paraId="316DECAF" w14:textId="38B0AF17"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=N</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L</m:t>
                    </m:r>
                  </m:e>
                  <m:sup>
                    <m:r>
                      <w:rPr>
                        <w:rFonts w:ascii="Cambria Math" w:eastAsia="Cambria Math" w:hAnsi="Cambria Math" w:cs="Cambria Math"/>
                        <w:sz w:val="20"/>
                        <w:szCs w:val="20"/>
                      </w:rPr>
                      <m:t>H</m:t>
                    </m:r>
                  </m:sup>
                </m:s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611DC3A6" w14:textId="77777777" w:rsidR="00583A8B" w:rsidRDefault="00583A8B" w:rsidP="008B1B99">
            <w:pPr>
              <w:jc w:val="both"/>
              <w:rPr>
                <w:sz w:val="20"/>
                <w:szCs w:val="20"/>
              </w:rPr>
            </w:pPr>
            <w:r>
              <w:rPr>
                <w:sz w:val="20"/>
                <w:szCs w:val="20"/>
              </w:rPr>
              <w:t>(A. 66)</w:t>
            </w:r>
          </w:p>
        </w:tc>
      </w:tr>
      <w:tr w:rsidR="00583A8B" w14:paraId="69BA354D" w14:textId="77777777" w:rsidTr="00AC2EDF">
        <w:tc>
          <w:tcPr>
            <w:tcW w:w="7338" w:type="dxa"/>
          </w:tcPr>
          <w:p w14:paraId="4944B844" w14:textId="29C4CE95"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1166" w:type="dxa"/>
          </w:tcPr>
          <w:p w14:paraId="6C5DE8D5" w14:textId="77777777" w:rsidR="00583A8B" w:rsidRDefault="00583A8B" w:rsidP="008B1B99">
            <w:pPr>
              <w:jc w:val="both"/>
              <w:rPr>
                <w:sz w:val="20"/>
                <w:szCs w:val="20"/>
              </w:rPr>
            </w:pPr>
            <w:r>
              <w:rPr>
                <w:sz w:val="20"/>
                <w:szCs w:val="20"/>
              </w:rPr>
              <w:t>(A. 67)</w:t>
            </w:r>
          </w:p>
        </w:tc>
      </w:tr>
      <w:tr w:rsidR="00583A8B" w14:paraId="0753ADF6" w14:textId="77777777" w:rsidTr="00AC2EDF">
        <w:tc>
          <w:tcPr>
            <w:tcW w:w="7338" w:type="dxa"/>
          </w:tcPr>
          <w:p w14:paraId="279BC9FA" w14:textId="568A8458"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rv,t</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=0.07+6.85*∆</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ibd</m:t>
                    </m:r>
                  </m:e>
                  <m:sub>
                    <m:r>
                      <w:rPr>
                        <w:rFonts w:ascii="Cambria Math" w:eastAsia="Cambria Math" w:hAnsi="Cambria Math" w:cs="Cambria Math"/>
                        <w:sz w:val="20"/>
                        <w:szCs w:val="20"/>
                      </w:rPr>
                      <m:t>t-1</m:t>
                    </m:r>
                  </m:sub>
                </m:sSub>
                <m:r>
                  <w:rPr>
                    <w:rFonts w:ascii="Cambria Math" w:eastAsia="Cambria Math" w:hAnsi="Cambria Math" w:cs="Cambria Math"/>
                    <w:sz w:val="20"/>
                    <w:szCs w:val="20"/>
                  </w:rPr>
                  <m:t>+0.16*∆</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DIV</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rv</m:t>
                                </m:r>
                              </m:e>
                              <m:sub>
                                <m:r>
                                  <w:rPr>
                                    <w:rFonts w:ascii="Cambria Math" w:eastAsia="Cambria Math" w:hAnsi="Cambria Math" w:cs="Cambria Math"/>
                                    <w:sz w:val="20"/>
                                    <w:szCs w:val="20"/>
                                  </w:rPr>
                                  <m:t>t-1</m:t>
                                </m:r>
                              </m:sub>
                            </m:sSub>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-0.10*</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rv,t-1</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-2.14*</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ibd</m:t>
                    </m:r>
                  </m:e>
                  <m:sub>
                    <m:r>
                      <w:rPr>
                        <w:rFonts w:ascii="Cambria Math" w:eastAsia="Cambria Math" w:hAnsi="Cambria Math" w:cs="Cambria Math"/>
                        <w:sz w:val="20"/>
                        <w:szCs w:val="20"/>
                      </w:rPr>
                      <m:t>t-1</m:t>
                    </m:r>
                  </m:sub>
                </m:sSub>
                <m:r>
                  <w:rPr>
                    <w:rFonts w:ascii="Cambria Math" w:eastAsia="Cambria Math" w:hAnsi="Cambria Math" w:cs="Cambria Math"/>
                    <w:sz w:val="20"/>
                    <w:szCs w:val="20"/>
                  </w:rPr>
                  <m:t>+0.16*</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DIV</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rv</m:t>
                                </m:r>
                              </m:e>
                              <m:sub>
                                <m:r>
                                  <w:rPr>
                                    <w:rFonts w:ascii="Cambria Math" w:eastAsia="Cambria Math" w:hAnsi="Cambria Math" w:cs="Cambria Math"/>
                                    <w:sz w:val="20"/>
                                    <w:szCs w:val="20"/>
                                  </w:rPr>
                                  <m:t>t-2</m:t>
                                </m:r>
                              </m:sub>
                            </m:sSub>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t-3</m:t>
                            </m:r>
                          </m:sub>
                          <m:sup>
                            <m:r>
                              <w:rPr>
                                <w:rFonts w:ascii="Cambria Math" w:eastAsia="Cambria Math" w:hAnsi="Cambria Math" w:cs="Cambria Math"/>
                                <w:sz w:val="20"/>
                                <w:szCs w:val="20"/>
                              </w:rPr>
                              <m:t>H</m:t>
                            </m:r>
                          </m:sup>
                        </m:sSubSup>
                      </m:den>
                    </m:f>
                  </m:e>
                </m:d>
              </m:oMath>
            </m:oMathPara>
          </w:p>
        </w:tc>
        <w:tc>
          <w:tcPr>
            <w:tcW w:w="1166" w:type="dxa"/>
          </w:tcPr>
          <w:p w14:paraId="1EA05117" w14:textId="77777777" w:rsidR="00583A8B" w:rsidRDefault="00583A8B" w:rsidP="008B1B99">
            <w:pPr>
              <w:jc w:val="both"/>
              <w:rPr>
                <w:sz w:val="20"/>
                <w:szCs w:val="20"/>
              </w:rPr>
            </w:pPr>
            <w:r>
              <w:rPr>
                <w:sz w:val="20"/>
                <w:szCs w:val="20"/>
              </w:rPr>
              <w:t>(A. 68)</w:t>
            </w:r>
          </w:p>
        </w:tc>
      </w:tr>
      <w:tr w:rsidR="00583A8B" w14:paraId="70FDEB29" w14:textId="77777777" w:rsidTr="00AC2EDF">
        <w:tc>
          <w:tcPr>
            <w:tcW w:w="7338" w:type="dxa"/>
          </w:tcPr>
          <w:p w14:paraId="3045583C" w14:textId="3E5476B3" w:rsidR="00583A8B" w:rsidRPr="00583A8B" w:rsidRDefault="00F13421"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m:t>
                    </m:r>
                    <m:r>
                      <w:rPr>
                        <w:rFonts w:ascii="Cambria Math" w:eastAsia="Cambria Math" w:hAnsi="Cambria Math" w:cs="Cambria Math"/>
                        <w:sz w:val="20"/>
                        <w:szCs w:val="20"/>
                      </w:rPr>
                      <m:t>,</m:t>
                    </m:r>
                    <m:r>
                      <w:rPr>
                        <w:rFonts w:ascii="Cambria Math" w:eastAsia="Cambria Math" w:hAnsi="Cambria Math" w:cs="Cambria Math"/>
                        <w:sz w:val="20"/>
                        <w:szCs w:val="20"/>
                      </w:rPr>
                      <m:t>t</m:t>
                    </m:r>
                  </m:sub>
                  <m:sup>
                    <m:r>
                      <w:rPr>
                        <w:rFonts w:ascii="Cambria Math" w:eastAsia="Cambria Math" w:hAnsi="Cambria Math" w:cs="Cambria Math"/>
                        <w:sz w:val="20"/>
                        <w:szCs w:val="20"/>
                      </w:rPr>
                      <m:t>H</m:t>
                    </m:r>
                    <m:r>
                      <w:rPr>
                        <w:rFonts w:ascii="Cambria Math" w:eastAsia="Cambria Math" w:hAnsi="Cambria Math" w:cs="Cambria Math"/>
                        <w:sz w:val="20"/>
                        <w:szCs w:val="20"/>
                      </w:rPr>
                      <m:t>,</m:t>
                    </m:r>
                    <m:r>
                      <w:rPr>
                        <w:rFonts w:ascii="Cambria Math" w:eastAsia="Cambria Math" w:hAnsi="Cambria Math" w:cs="Cambria Math"/>
                        <w:sz w:val="20"/>
                        <w:szCs w:val="20"/>
                      </w:rPr>
                      <m:t>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ζ</m:t>
                    </m:r>
                  </m:e>
                  <m:sub>
                    <m:r>
                      <w:rPr>
                        <w:rFonts w:ascii="Cambria Math" w:eastAsia="Cambria Math" w:hAnsi="Cambria Math" w:cs="Cambria Math"/>
                        <w:sz w:val="20"/>
                        <w:szCs w:val="20"/>
                      </w:rPr>
                      <m:t>1</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6F56D388" w14:textId="77777777" w:rsidR="00583A8B" w:rsidRDefault="00583A8B" w:rsidP="008B1B99">
            <w:pPr>
              <w:jc w:val="both"/>
              <w:rPr>
                <w:sz w:val="20"/>
                <w:szCs w:val="20"/>
              </w:rPr>
            </w:pPr>
            <w:r>
              <w:rPr>
                <w:sz w:val="20"/>
                <w:szCs w:val="20"/>
              </w:rPr>
              <w:t>(A. 69)</w:t>
            </w:r>
          </w:p>
        </w:tc>
      </w:tr>
      <w:tr w:rsidR="00583A8B" w14:paraId="36D9DA9D" w14:textId="77777777" w:rsidTr="00AC2EDF">
        <w:tc>
          <w:tcPr>
            <w:tcW w:w="7338" w:type="dxa"/>
          </w:tcPr>
          <w:p w14:paraId="58336D51" w14:textId="51F91760" w:rsidR="00583A8B" w:rsidRPr="00583A8B" w:rsidRDefault="00F13421"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m:t>
                    </m:r>
                    <m:r>
                      <w:rPr>
                        <w:rFonts w:ascii="Cambria Math" w:eastAsia="Cambria Math" w:hAnsi="Cambria Math" w:cs="Cambria Math"/>
                        <w:sz w:val="20"/>
                        <w:szCs w:val="20"/>
                      </w:rPr>
                      <m:t>,</m:t>
                    </m:r>
                    <m:r>
                      <w:rPr>
                        <w:rFonts w:ascii="Cambria Math" w:eastAsia="Cambria Math" w:hAnsi="Cambria Math" w:cs="Cambria Math"/>
                        <w:sz w:val="20"/>
                        <w:szCs w:val="20"/>
                      </w:rPr>
                      <m:t>t</m:t>
                    </m:r>
                  </m:sub>
                  <m:sup>
                    <m:r>
                      <w:rPr>
                        <w:rFonts w:ascii="Cambria Math" w:eastAsia="Cambria Math" w:hAnsi="Cambria Math" w:cs="Cambria Math"/>
                        <w:sz w:val="20"/>
                        <w:szCs w:val="20"/>
                      </w:rPr>
                      <m:t>H</m:t>
                    </m:r>
                    <m:r>
                      <w:rPr>
                        <w:rFonts w:ascii="Cambria Math" w:eastAsia="Cambria Math" w:hAnsi="Cambria Math" w:cs="Cambria Math"/>
                        <w:sz w:val="20"/>
                        <w:szCs w:val="20"/>
                      </w:rPr>
                      <m:t>,</m:t>
                    </m:r>
                    <m:r>
                      <w:rPr>
                        <w:rFonts w:ascii="Cambria Math" w:eastAsia="Cambria Math" w:hAnsi="Cambria Math" w:cs="Cambria Math"/>
                        <w:sz w:val="20"/>
                        <w:szCs w:val="20"/>
                      </w:rPr>
                      <m:t>F</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ζ</m:t>
                    </m:r>
                  </m:e>
                  <m:sub>
                    <m:r>
                      <w:rPr>
                        <w:rFonts w:ascii="Cambria Math" w:eastAsia="Cambria Math" w:hAnsi="Cambria Math" w:cs="Cambria Math"/>
                        <w:sz w:val="20"/>
                        <w:szCs w:val="20"/>
                      </w:rPr>
                      <m:t>2</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47F5AC25" w14:textId="77777777" w:rsidR="00583A8B" w:rsidRDefault="00583A8B" w:rsidP="008B1B99">
            <w:pPr>
              <w:jc w:val="both"/>
              <w:rPr>
                <w:sz w:val="20"/>
                <w:szCs w:val="20"/>
              </w:rPr>
            </w:pPr>
            <w:r>
              <w:rPr>
                <w:sz w:val="20"/>
                <w:szCs w:val="20"/>
              </w:rPr>
              <w:t>(A. 70)</w:t>
            </w:r>
          </w:p>
        </w:tc>
      </w:tr>
      <w:tr w:rsidR="00583A8B" w14:paraId="093EFFF7" w14:textId="77777777" w:rsidTr="00AC2EDF">
        <w:tc>
          <w:tcPr>
            <w:tcW w:w="7338" w:type="dxa"/>
          </w:tcPr>
          <w:p w14:paraId="5EA48456" w14:textId="674EA55C" w:rsidR="00583A8B" w:rsidRPr="00583A8B" w:rsidRDefault="00F13421"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m:t>
                    </m:r>
                    <m:r>
                      <w:rPr>
                        <w:rFonts w:ascii="Cambria Math" w:eastAsia="Cambria Math" w:hAnsi="Cambria Math" w:cs="Cambria Math"/>
                        <w:sz w:val="20"/>
                        <w:szCs w:val="20"/>
                      </w:rPr>
                      <m:t>,</m:t>
                    </m:r>
                    <m:r>
                      <w:rPr>
                        <w:rFonts w:ascii="Cambria Math" w:eastAsia="Cambria Math" w:hAnsi="Cambria Math" w:cs="Cambria Math"/>
                        <w:sz w:val="20"/>
                        <w:szCs w:val="20"/>
                      </w:rPr>
                      <m:t>t</m:t>
                    </m:r>
                  </m:sub>
                  <m:sup>
                    <m:r>
                      <w:rPr>
                        <w:rFonts w:ascii="Cambria Math" w:eastAsia="Cambria Math" w:hAnsi="Cambria Math" w:cs="Cambria Math"/>
                        <w:sz w:val="20"/>
                        <w:szCs w:val="20"/>
                      </w:rPr>
                      <m:t>H</m:t>
                    </m:r>
                    <m:r>
                      <w:rPr>
                        <w:rFonts w:ascii="Cambria Math" w:eastAsia="Cambria Math" w:hAnsi="Cambria Math" w:cs="Cambria Math"/>
                        <w:sz w:val="20"/>
                        <w:szCs w:val="20"/>
                      </w:rPr>
                      <m:t>,</m:t>
                    </m:r>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m:t>
                    </m:r>
                    <m:r>
                      <w:rPr>
                        <w:rFonts w:ascii="Cambria Math" w:eastAsia="Cambria Math" w:hAnsi="Cambria Math" w:cs="Cambria Math"/>
                        <w:sz w:val="20"/>
                        <w:szCs w:val="20"/>
                      </w:rPr>
                      <m:t>,</m:t>
                    </m:r>
                    <m:r>
                      <w:rPr>
                        <w:rFonts w:ascii="Cambria Math" w:eastAsia="Cambria Math" w:hAnsi="Cambria Math" w:cs="Cambria Math"/>
                        <w:sz w:val="20"/>
                        <w:szCs w:val="20"/>
                      </w:rPr>
                      <m:t>t</m:t>
                    </m:r>
                  </m:sub>
                  <m:sup>
                    <m:r>
                      <w:rPr>
                        <w:rFonts w:ascii="Cambria Math" w:eastAsia="Cambria Math" w:hAnsi="Cambria Math" w:cs="Cambria Math"/>
                        <w:sz w:val="20"/>
                        <w:szCs w:val="20"/>
                      </w:rPr>
                      <m:t>H</m:t>
                    </m:r>
                    <m:r>
                      <w:rPr>
                        <w:rFonts w:ascii="Cambria Math" w:eastAsia="Cambria Math" w:hAnsi="Cambria Math" w:cs="Cambria Math"/>
                        <w:sz w:val="20"/>
                        <w:szCs w:val="20"/>
                      </w:rPr>
                      <m:t>,</m:t>
                    </m:r>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m:t>
                    </m:r>
                    <m:r>
                      <w:rPr>
                        <w:rFonts w:ascii="Cambria Math" w:eastAsia="Cambria Math" w:hAnsi="Cambria Math" w:cs="Cambria Math"/>
                        <w:sz w:val="20"/>
                        <w:szCs w:val="20"/>
                      </w:rPr>
                      <m:t>,</m:t>
                    </m:r>
                    <m:r>
                      <w:rPr>
                        <w:rFonts w:ascii="Cambria Math" w:eastAsia="Cambria Math" w:hAnsi="Cambria Math" w:cs="Cambria Math"/>
                        <w:sz w:val="20"/>
                        <w:szCs w:val="20"/>
                      </w:rPr>
                      <m:t>t</m:t>
                    </m:r>
                  </m:sub>
                  <m:sup>
                    <m:r>
                      <w:rPr>
                        <w:rFonts w:ascii="Cambria Math" w:eastAsia="Cambria Math" w:hAnsi="Cambria Math" w:cs="Cambria Math"/>
                        <w:sz w:val="20"/>
                        <w:szCs w:val="20"/>
                      </w:rPr>
                      <m:t>H</m:t>
                    </m:r>
                    <m:r>
                      <w:rPr>
                        <w:rFonts w:ascii="Cambria Math" w:eastAsia="Cambria Math" w:hAnsi="Cambria Math" w:cs="Cambria Math"/>
                        <w:sz w:val="20"/>
                        <w:szCs w:val="20"/>
                      </w:rPr>
                      <m:t>,</m:t>
                    </m:r>
                    <m:r>
                      <w:rPr>
                        <w:rFonts w:ascii="Cambria Math" w:eastAsia="Cambria Math" w:hAnsi="Cambria Math" w:cs="Cambria Math"/>
                        <w:sz w:val="20"/>
                        <w:szCs w:val="20"/>
                      </w:rPr>
                      <m:t>F</m:t>
                    </m:r>
                  </m:sup>
                </m:sSubSup>
              </m:oMath>
            </m:oMathPara>
          </w:p>
        </w:tc>
        <w:tc>
          <w:tcPr>
            <w:tcW w:w="1166" w:type="dxa"/>
          </w:tcPr>
          <w:p w14:paraId="6875C622" w14:textId="77777777" w:rsidR="00583A8B" w:rsidRDefault="00583A8B" w:rsidP="008B1B99">
            <w:pPr>
              <w:jc w:val="both"/>
              <w:rPr>
                <w:sz w:val="20"/>
                <w:szCs w:val="20"/>
              </w:rPr>
            </w:pPr>
            <w:r>
              <w:rPr>
                <w:sz w:val="20"/>
                <w:szCs w:val="20"/>
              </w:rPr>
              <w:t>(A. 71)</w:t>
            </w:r>
          </w:p>
        </w:tc>
      </w:tr>
      <w:tr w:rsidR="00583A8B" w14:paraId="2E55BA88" w14:textId="77777777" w:rsidTr="00AC2EDF">
        <w:tc>
          <w:tcPr>
            <w:tcW w:w="7338" w:type="dxa"/>
          </w:tcPr>
          <w:p w14:paraId="50EE52A3" w14:textId="09F7AA88"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=1.27+0.13*∆</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LTR</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-26.23*∆</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L</m:t>
                    </m:r>
                  </m:sup>
                </m:sSubSup>
                <m:r>
                  <w:rPr>
                    <w:rFonts w:ascii="Cambria Math" w:eastAsia="Cambria Math" w:hAnsi="Cambria Math" w:cs="Cambria Math"/>
                    <w:sz w:val="20"/>
                    <w:szCs w:val="20"/>
                  </w:rPr>
                  <m:t>+0.26*∆ln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t-3</m:t>
                                </m:r>
                              </m:sub>
                            </m:sSub>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t-3</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-0.72*</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LTR</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-0.49*</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den>
                    </m:f>
                  </m:e>
                </m:d>
              </m:oMath>
            </m:oMathPara>
          </w:p>
        </w:tc>
        <w:tc>
          <w:tcPr>
            <w:tcW w:w="1166" w:type="dxa"/>
          </w:tcPr>
          <w:p w14:paraId="61E521FC" w14:textId="77777777" w:rsidR="00583A8B" w:rsidRDefault="00583A8B" w:rsidP="008B1B99">
            <w:pPr>
              <w:jc w:val="both"/>
              <w:rPr>
                <w:sz w:val="20"/>
                <w:szCs w:val="20"/>
              </w:rPr>
            </w:pPr>
            <w:r>
              <w:rPr>
                <w:sz w:val="20"/>
                <w:szCs w:val="20"/>
              </w:rPr>
              <w:t>(A. 72)</w:t>
            </w:r>
          </w:p>
        </w:tc>
      </w:tr>
      <w:tr w:rsidR="00583A8B" w14:paraId="08F1FE86" w14:textId="77777777" w:rsidTr="00AC2EDF">
        <w:tc>
          <w:tcPr>
            <w:tcW w:w="7338" w:type="dxa"/>
          </w:tcPr>
          <w:p w14:paraId="29E1C228" w14:textId="79E0C5DB" w:rsidR="00583A8B" w:rsidRPr="00583A8B" w:rsidRDefault="00F13421"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r>
                      <w:rPr>
                        <w:rFonts w:ascii="Cambria Math" w:eastAsia="Cambria Math" w:hAnsi="Cambria Math" w:cs="Cambria Math"/>
                        <w:sz w:val="20"/>
                        <w:szCs w:val="20"/>
                      </w:rPr>
                      <m:t>-</m:t>
                    </m:r>
                    <m:r>
                      <w:rPr>
                        <w:rFonts w:ascii="Cambria Math" w:eastAsia="Cambria Math" w:hAnsi="Cambria Math" w:cs="Cambria Math"/>
                        <w:sz w:val="20"/>
                        <w:szCs w:val="20"/>
                      </w:rPr>
                      <m: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1166" w:type="dxa"/>
          </w:tcPr>
          <w:p w14:paraId="54E24EB3" w14:textId="77777777" w:rsidR="00583A8B" w:rsidRDefault="00583A8B" w:rsidP="008B1B99">
            <w:pPr>
              <w:jc w:val="both"/>
              <w:rPr>
                <w:sz w:val="20"/>
                <w:szCs w:val="20"/>
              </w:rPr>
            </w:pPr>
            <w:r>
              <w:rPr>
                <w:sz w:val="20"/>
                <w:szCs w:val="20"/>
              </w:rPr>
              <w:t>(A. 73)</w:t>
            </w:r>
          </w:p>
        </w:tc>
      </w:tr>
      <w:tr w:rsidR="00583A8B" w14:paraId="1AD48E2E" w14:textId="77777777" w:rsidTr="00AC2EDF">
        <w:tc>
          <w:tcPr>
            <w:tcW w:w="7338" w:type="dxa"/>
          </w:tcPr>
          <w:p w14:paraId="46BE17D2" w14:textId="6CEB0C2B"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F</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05A4B586" w14:textId="77777777" w:rsidR="00583A8B" w:rsidRDefault="00583A8B" w:rsidP="008B1B99">
            <w:pPr>
              <w:jc w:val="both"/>
              <w:rPr>
                <w:sz w:val="20"/>
                <w:szCs w:val="20"/>
              </w:rPr>
            </w:pPr>
            <w:r>
              <w:rPr>
                <w:sz w:val="20"/>
                <w:szCs w:val="20"/>
              </w:rPr>
              <w:t>(A. 74)</w:t>
            </w:r>
          </w:p>
        </w:tc>
      </w:tr>
      <w:tr w:rsidR="00583A8B" w14:paraId="306C26F8" w14:textId="77777777" w:rsidTr="00AC2EDF">
        <w:tc>
          <w:tcPr>
            <w:tcW w:w="7338" w:type="dxa"/>
          </w:tcPr>
          <w:p w14:paraId="675F2C89" w14:textId="32177693"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F</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L</m:t>
                    </m:r>
                  </m:e>
                  <m:sup>
                    <m:r>
                      <w:rPr>
                        <w:rFonts w:ascii="Cambria Math" w:eastAsia="Cambria Math" w:hAnsi="Cambria Math" w:cs="Cambria Math"/>
                        <w:sz w:val="20"/>
                        <w:szCs w:val="20"/>
                      </w:rPr>
                      <m:t>H</m:t>
                    </m:r>
                  </m:sup>
                </m:s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493C7BF4" w14:textId="77777777" w:rsidR="00583A8B" w:rsidRDefault="00583A8B" w:rsidP="008B1B99">
            <w:pPr>
              <w:jc w:val="both"/>
              <w:rPr>
                <w:sz w:val="20"/>
                <w:szCs w:val="20"/>
              </w:rPr>
            </w:pPr>
            <w:r>
              <w:rPr>
                <w:sz w:val="20"/>
                <w:szCs w:val="20"/>
              </w:rPr>
              <w:t>(A. 75)</w:t>
            </w:r>
          </w:p>
        </w:tc>
      </w:tr>
      <w:tr w:rsidR="00583A8B" w14:paraId="523B3780" w14:textId="77777777" w:rsidTr="00AC2EDF">
        <w:tc>
          <w:tcPr>
            <w:tcW w:w="7338" w:type="dxa"/>
          </w:tcPr>
          <w:p w14:paraId="401FBE14" w14:textId="042A009F"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=F</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-F</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1CCBD1C5" w14:textId="77777777" w:rsidR="00583A8B" w:rsidRDefault="00583A8B" w:rsidP="008B1B99">
            <w:pPr>
              <w:jc w:val="both"/>
              <w:rPr>
                <w:sz w:val="20"/>
                <w:szCs w:val="20"/>
              </w:rPr>
            </w:pPr>
            <w:r>
              <w:rPr>
                <w:sz w:val="20"/>
                <w:szCs w:val="20"/>
              </w:rPr>
              <w:t>(A. 76)</w:t>
            </w:r>
          </w:p>
        </w:tc>
      </w:tr>
      <w:tr w:rsidR="00583A8B" w14:paraId="06939110" w14:textId="77777777" w:rsidTr="00AC2EDF">
        <w:tc>
          <w:tcPr>
            <w:tcW w:w="7338" w:type="dxa"/>
          </w:tcPr>
          <w:p w14:paraId="44CD0789" w14:textId="74070814" w:rsidR="00583A8B" w:rsidRPr="00583A8B" w:rsidRDefault="00F13421"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08A6EB0A" w14:textId="77777777" w:rsidR="00583A8B" w:rsidRDefault="00583A8B" w:rsidP="008B1B99">
            <w:pPr>
              <w:jc w:val="both"/>
              <w:rPr>
                <w:sz w:val="20"/>
                <w:szCs w:val="20"/>
              </w:rPr>
            </w:pPr>
            <w:r>
              <w:rPr>
                <w:sz w:val="20"/>
                <w:szCs w:val="20"/>
              </w:rPr>
              <w:t>(A. 77)</w:t>
            </w:r>
          </w:p>
        </w:tc>
      </w:tr>
      <w:tr w:rsidR="00583A8B" w14:paraId="501C934F" w14:textId="77777777" w:rsidTr="00AC2EDF">
        <w:tc>
          <w:tcPr>
            <w:tcW w:w="7338" w:type="dxa"/>
          </w:tcPr>
          <w:p w14:paraId="6630CFA7" w14:textId="1CE428B8"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den>
                </m:f>
              </m:oMath>
            </m:oMathPara>
          </w:p>
        </w:tc>
        <w:tc>
          <w:tcPr>
            <w:tcW w:w="1166" w:type="dxa"/>
          </w:tcPr>
          <w:p w14:paraId="799B2663" w14:textId="77777777" w:rsidR="00583A8B" w:rsidRDefault="00583A8B" w:rsidP="008B1B99">
            <w:pPr>
              <w:jc w:val="both"/>
              <w:rPr>
                <w:sz w:val="20"/>
                <w:szCs w:val="20"/>
              </w:rPr>
            </w:pPr>
            <w:r>
              <w:rPr>
                <w:sz w:val="20"/>
                <w:szCs w:val="20"/>
              </w:rPr>
              <w:t>(A. 78)</w:t>
            </w:r>
          </w:p>
        </w:tc>
      </w:tr>
      <w:tr w:rsidR="00583A8B" w14:paraId="10E95EC0" w14:textId="77777777" w:rsidTr="00AC2EDF">
        <w:tc>
          <w:tcPr>
            <w:tcW w:w="7338" w:type="dxa"/>
          </w:tcPr>
          <w:p w14:paraId="734C148A" w14:textId="4323CB36" w:rsidR="00583A8B" w:rsidRPr="00583A8B" w:rsidRDefault="00F13421"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den>
                </m:f>
              </m:oMath>
            </m:oMathPara>
          </w:p>
        </w:tc>
        <w:tc>
          <w:tcPr>
            <w:tcW w:w="1166" w:type="dxa"/>
          </w:tcPr>
          <w:p w14:paraId="48BCDFFA" w14:textId="77777777" w:rsidR="00583A8B" w:rsidRDefault="00583A8B" w:rsidP="008B1B99">
            <w:pPr>
              <w:jc w:val="both"/>
              <w:rPr>
                <w:sz w:val="20"/>
                <w:szCs w:val="20"/>
              </w:rPr>
            </w:pPr>
            <w:r>
              <w:rPr>
                <w:sz w:val="20"/>
                <w:szCs w:val="20"/>
              </w:rPr>
              <w:t>(A. 79)</w:t>
            </w:r>
          </w:p>
        </w:tc>
      </w:tr>
      <w:tr w:rsidR="00583A8B" w14:paraId="3C8143E9" w14:textId="77777777" w:rsidTr="00AC2EDF">
        <w:tc>
          <w:tcPr>
            <w:tcW w:w="7338" w:type="dxa"/>
          </w:tcPr>
          <w:p w14:paraId="63E4B8ED" w14:textId="77777777" w:rsidR="00583A8B" w:rsidRDefault="00583A8B" w:rsidP="008B1B99">
            <w:pPr>
              <w:jc w:val="both"/>
              <w:rPr>
                <w:rFonts w:ascii="Calibri" w:eastAsia="Calibri" w:hAnsi="Calibri" w:cs="Calibri"/>
              </w:rPr>
            </w:pPr>
          </w:p>
        </w:tc>
        <w:tc>
          <w:tcPr>
            <w:tcW w:w="1166" w:type="dxa"/>
          </w:tcPr>
          <w:p w14:paraId="58973962" w14:textId="77777777" w:rsidR="00583A8B" w:rsidRDefault="00583A8B" w:rsidP="008B1B99">
            <w:pPr>
              <w:jc w:val="both"/>
            </w:pPr>
          </w:p>
        </w:tc>
      </w:tr>
      <w:tr w:rsidR="00583A8B" w14:paraId="31619A9C" w14:textId="77777777" w:rsidTr="00AC2EDF">
        <w:tc>
          <w:tcPr>
            <w:tcW w:w="7338" w:type="dxa"/>
          </w:tcPr>
          <w:p w14:paraId="46171D48" w14:textId="77777777" w:rsidR="00583A8B" w:rsidRDefault="00583A8B" w:rsidP="008B1B99">
            <w:pPr>
              <w:jc w:val="both"/>
              <w:rPr>
                <w:rFonts w:ascii="Calibri" w:eastAsia="Calibri" w:hAnsi="Calibri" w:cs="Calibri"/>
                <w:b/>
              </w:rPr>
            </w:pPr>
            <w:r>
              <w:rPr>
                <w:rFonts w:ascii="Calibri" w:eastAsia="Calibri" w:hAnsi="Calibri" w:cs="Calibri"/>
                <w:b/>
              </w:rPr>
              <w:t>Financial Sector</w:t>
            </w:r>
          </w:p>
        </w:tc>
        <w:tc>
          <w:tcPr>
            <w:tcW w:w="1166" w:type="dxa"/>
          </w:tcPr>
          <w:p w14:paraId="7FCB329C" w14:textId="77777777" w:rsidR="00583A8B" w:rsidRDefault="00583A8B" w:rsidP="008B1B99">
            <w:pPr>
              <w:jc w:val="both"/>
            </w:pPr>
          </w:p>
        </w:tc>
      </w:tr>
      <w:tr w:rsidR="00583A8B" w14:paraId="1B142673" w14:textId="77777777" w:rsidTr="00AC2EDF">
        <w:tc>
          <w:tcPr>
            <w:tcW w:w="7338" w:type="dxa"/>
          </w:tcPr>
          <w:p w14:paraId="087529F8" w14:textId="59CA0039" w:rsidR="00583A8B" w:rsidRPr="00583A8B" w:rsidRDefault="00F13421"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r>
                      <w:rPr>
                        <w:rFonts w:ascii="Cambria Math" w:eastAsia="Cambria Math" w:hAnsi="Cambria Math" w:cs="Cambria Math"/>
                        <w:sz w:val="20"/>
                        <w:szCs w:val="20"/>
                      </w:rPr>
                      <m:t>2</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oMath>
            </m:oMathPara>
          </w:p>
        </w:tc>
        <w:tc>
          <w:tcPr>
            <w:tcW w:w="1166" w:type="dxa"/>
          </w:tcPr>
          <w:p w14:paraId="11D7B3A9" w14:textId="77777777" w:rsidR="00583A8B" w:rsidRDefault="00583A8B" w:rsidP="008B1B99">
            <w:pPr>
              <w:jc w:val="both"/>
              <w:rPr>
                <w:sz w:val="20"/>
                <w:szCs w:val="20"/>
              </w:rPr>
            </w:pPr>
            <w:r>
              <w:rPr>
                <w:sz w:val="20"/>
                <w:szCs w:val="20"/>
              </w:rPr>
              <w:t>(A. 80)</w:t>
            </w:r>
          </w:p>
        </w:tc>
      </w:tr>
      <w:tr w:rsidR="00583A8B" w14:paraId="24FB7B8A" w14:textId="77777777" w:rsidTr="00AC2EDF">
        <w:tc>
          <w:tcPr>
            <w:tcW w:w="7338" w:type="dxa"/>
          </w:tcPr>
          <w:p w14:paraId="6F13CB43" w14:textId="297490C2" w:rsidR="00583A8B" w:rsidRPr="00583A8B" w:rsidRDefault="00F13421"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r>
                      <w:rPr>
                        <w:rFonts w:ascii="Cambria Math" w:eastAsia="Cambria Math" w:hAnsi="Cambria Math" w:cs="Cambria Math"/>
                        <w:sz w:val="20"/>
                        <w:szCs w:val="20"/>
                      </w:rPr>
                      <m:t>-</m:t>
                    </m:r>
                    <m:r>
                      <w:rPr>
                        <w:rFonts w:ascii="Cambria Math" w:eastAsia="Cambria Math" w:hAnsi="Cambria Math" w:cs="Cambria Math"/>
                        <w:sz w:val="20"/>
                        <w:szCs w:val="20"/>
                      </w:rPr>
                      <m:t>1</m:t>
                    </m:r>
                  </m:sub>
                  <m:sup>
                    <m:r>
                      <w:rPr>
                        <w:rFonts w:ascii="Cambria Math" w:eastAsia="Cambria Math" w:hAnsi="Cambria Math" w:cs="Cambria Math"/>
                        <w:sz w:val="20"/>
                        <w:szCs w:val="20"/>
                      </w:rPr>
                      <m:t>D</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m:t>
                    </m:r>
                    <m:r>
                      <w:rPr>
                        <w:rFonts w:ascii="Cambria Math" w:eastAsia="Cambria Math" w:hAnsi="Cambria Math" w:cs="Cambria Math"/>
                        <w:sz w:val="20"/>
                        <w:szCs w:val="20"/>
                      </w:rPr>
                      <m:t>-</m:t>
                    </m:r>
                    <m:r>
                      <w:rPr>
                        <w:rFonts w:ascii="Cambria Math" w:eastAsia="Cambria Math" w:hAnsi="Cambria Math" w:cs="Cambria Math"/>
                        <w:sz w:val="20"/>
                        <w:szCs w:val="20"/>
                      </w:rPr>
                      <m: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r>
                      <w:rPr>
                        <w:rFonts w:ascii="Cambria Math" w:eastAsia="Cambria Math" w:hAnsi="Cambria Math" w:cs="Cambria Math"/>
                        <w:sz w:val="20"/>
                        <w:szCs w:val="20"/>
                      </w:rPr>
                      <m:t>-</m:t>
                    </m:r>
                    <m:r>
                      <w:rPr>
                        <w:rFonts w:ascii="Cambria Math" w:eastAsia="Cambria Math" w:hAnsi="Cambria Math" w:cs="Cambria Math"/>
                        <w:sz w:val="20"/>
                        <w:szCs w:val="20"/>
                      </w:rPr>
                      <m:t>1</m:t>
                    </m:r>
                  </m:sub>
                  <m:sup>
                    <m:r>
                      <w:rPr>
                        <w:rFonts w:ascii="Cambria Math" w:eastAsia="Cambria Math" w:hAnsi="Cambria Math" w:cs="Cambria Math"/>
                        <w:sz w:val="20"/>
                        <w:szCs w:val="20"/>
                      </w:rPr>
                      <m:t>S</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r>
                      <w:rPr>
                        <w:rFonts w:ascii="Cambria Math" w:eastAsia="Cambria Math" w:hAnsi="Cambria Math" w:cs="Cambria Math"/>
                        <w:sz w:val="20"/>
                        <w:szCs w:val="20"/>
                      </w:rPr>
                      <m:t>-</m:t>
                    </m:r>
                    <m:r>
                      <w:rPr>
                        <w:rFonts w:ascii="Cambria Math" w:eastAsia="Cambria Math" w:hAnsi="Cambria Math" w:cs="Cambria Math"/>
                        <w:sz w:val="20"/>
                        <w:szCs w:val="20"/>
                      </w:rPr>
                      <m: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r>
                      <w:rPr>
                        <w:rFonts w:ascii="Cambria Math" w:eastAsia="Cambria Math" w:hAnsi="Cambria Math" w:cs="Cambria Math"/>
                        <w:sz w:val="20"/>
                        <w:szCs w:val="20"/>
                      </w:rPr>
                      <m:t>-</m:t>
                    </m:r>
                    <m:r>
                      <w:rPr>
                        <w:rFonts w:ascii="Cambria Math" w:eastAsia="Cambria Math" w:hAnsi="Cambria Math" w:cs="Cambria Math"/>
                        <w:sz w:val="20"/>
                        <w:szCs w:val="20"/>
                      </w:rPr>
                      <m:t>1</m:t>
                    </m:r>
                  </m:sub>
                  <m:sup>
                    <m:r>
                      <w:rPr>
                        <w:rFonts w:ascii="Cambria Math" w:eastAsia="Cambria Math" w:hAnsi="Cambria Math" w:cs="Cambria Math"/>
                        <w:sz w:val="20"/>
                        <w:szCs w:val="20"/>
                      </w:rPr>
                      <m:t>L</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r>
                      <w:rPr>
                        <w:rFonts w:ascii="Cambria Math" w:eastAsia="Cambria Math" w:hAnsi="Cambria Math" w:cs="Cambria Math"/>
                        <w:sz w:val="20"/>
                        <w:szCs w:val="20"/>
                      </w:rPr>
                      <m:t>-</m:t>
                    </m:r>
                    <m:r>
                      <w:rPr>
                        <w:rFonts w:ascii="Cambria Math" w:eastAsia="Cambria Math" w:hAnsi="Cambria Math" w:cs="Cambria Math"/>
                        <w:sz w:val="20"/>
                        <w:szCs w:val="20"/>
                      </w:rPr>
                      <m:t>1</m:t>
                    </m:r>
                  </m:sub>
                  <m:sup>
                    <m:r>
                      <w:rPr>
                        <w:rFonts w:ascii="Cambria Math" w:eastAsia="Cambria Math" w:hAnsi="Cambria Math" w:cs="Cambria Math"/>
                        <w:sz w:val="20"/>
                        <w:szCs w:val="20"/>
                      </w:rPr>
                      <m:t>F</m:t>
                    </m:r>
                  </m:sup>
                </m:sSubSup>
              </m:oMath>
            </m:oMathPara>
          </w:p>
        </w:tc>
        <w:tc>
          <w:tcPr>
            <w:tcW w:w="1166" w:type="dxa"/>
          </w:tcPr>
          <w:p w14:paraId="6569C019" w14:textId="77777777" w:rsidR="00583A8B" w:rsidRDefault="00583A8B" w:rsidP="008B1B99">
            <w:pPr>
              <w:jc w:val="both"/>
              <w:rPr>
                <w:sz w:val="20"/>
                <w:szCs w:val="20"/>
              </w:rPr>
            </w:pPr>
            <w:r>
              <w:rPr>
                <w:sz w:val="20"/>
                <w:szCs w:val="20"/>
              </w:rPr>
              <w:t>(A. 81)</w:t>
            </w:r>
          </w:p>
        </w:tc>
      </w:tr>
      <w:tr w:rsidR="00583A8B" w14:paraId="3ACB15E3" w14:textId="77777777" w:rsidTr="00AC2EDF">
        <w:tc>
          <w:tcPr>
            <w:tcW w:w="7338" w:type="dxa"/>
          </w:tcPr>
          <w:p w14:paraId="5EBF2BA8" w14:textId="5C8849FA" w:rsidR="00583A8B" w:rsidRPr="00583A8B" w:rsidRDefault="00F13421"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r>
                      <w:rPr>
                        <w:rFonts w:ascii="Cambria Math" w:eastAsia="Cambria Math" w:hAnsi="Cambria Math" w:cs="Cambria Math"/>
                        <w:sz w:val="20"/>
                        <w:szCs w:val="20"/>
                      </w:rPr>
                      <m:t>-</m:t>
                    </m:r>
                    <m:r>
                      <w:rPr>
                        <w:rFonts w:ascii="Cambria Math" w:eastAsia="Cambria Math" w:hAnsi="Cambria Math" w:cs="Cambria Math"/>
                        <w:sz w:val="20"/>
                        <w:szCs w:val="20"/>
                      </w:rPr>
                      <m:t>1</m:t>
                    </m:r>
                  </m:sub>
                  <m:sup>
                    <m:r>
                      <w:rPr>
                        <w:rFonts w:ascii="Cambria Math" w:eastAsia="Cambria Math" w:hAnsi="Cambria Math" w:cs="Cambria Math"/>
                        <w:sz w:val="20"/>
                        <w:szCs w:val="20"/>
                      </w:rPr>
                      <m:t>I</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r>
                      <w:rPr>
                        <w:rFonts w:ascii="Cambria Math" w:eastAsia="Cambria Math" w:hAnsi="Cambria Math" w:cs="Cambria Math"/>
                        <w:sz w:val="20"/>
                        <w:szCs w:val="20"/>
                      </w:rPr>
                      <m:t>-</m:t>
                    </m:r>
                    <m:r>
                      <w:rPr>
                        <w:rFonts w:ascii="Cambria Math" w:eastAsia="Cambria Math" w:hAnsi="Cambria Math" w:cs="Cambria Math"/>
                        <w:sz w:val="20"/>
                        <w:szCs w:val="20"/>
                      </w:rPr>
                      <m:t>1</m:t>
                    </m:r>
                  </m:sub>
                  <m:sup>
                    <m:r>
                      <w:rPr>
                        <w:rFonts w:ascii="Cambria Math" w:eastAsia="Cambria Math" w:hAnsi="Cambria Math" w:cs="Cambria Math"/>
                        <w:sz w:val="20"/>
                        <w:szCs w:val="20"/>
                      </w:rPr>
                      <m:t>F</m:t>
                    </m:r>
                  </m:sup>
                </m:sSubSup>
              </m:oMath>
            </m:oMathPara>
          </w:p>
        </w:tc>
        <w:tc>
          <w:tcPr>
            <w:tcW w:w="1166" w:type="dxa"/>
          </w:tcPr>
          <w:p w14:paraId="66FAB3A8" w14:textId="77777777" w:rsidR="00583A8B" w:rsidRDefault="00583A8B" w:rsidP="008B1B99">
            <w:pPr>
              <w:jc w:val="both"/>
              <w:rPr>
                <w:sz w:val="20"/>
                <w:szCs w:val="20"/>
              </w:rPr>
            </w:pPr>
            <w:r>
              <w:rPr>
                <w:sz w:val="20"/>
                <w:szCs w:val="20"/>
              </w:rPr>
              <w:t>(A. 82)</w:t>
            </w:r>
          </w:p>
        </w:tc>
      </w:tr>
      <w:tr w:rsidR="00583A8B" w14:paraId="62AD3EA6" w14:textId="77777777" w:rsidTr="00AC2EDF">
        <w:tc>
          <w:tcPr>
            <w:tcW w:w="7338" w:type="dxa"/>
          </w:tcPr>
          <w:p w14:paraId="1C1387D9" w14:textId="29840DC4" w:rsidR="00583A8B" w:rsidRPr="00583A8B" w:rsidRDefault="00F13421"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div</m:t>
                    </m:r>
                  </m:e>
                  <m:sub>
                    <m:r>
                      <w:rPr>
                        <w:rFonts w:ascii="Cambria Math" w:eastAsia="Cambria Math" w:hAnsi="Cambria Math" w:cs="Cambria Math"/>
                        <w:sz w:val="20"/>
                        <w:szCs w:val="20"/>
                      </w:rPr>
                      <m:t>t</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r>
                      <w:rPr>
                        <w:rFonts w:ascii="Cambria Math" w:eastAsia="Cambria Math" w:hAnsi="Cambria Math" w:cs="Cambria Math"/>
                        <w:sz w:val="20"/>
                        <w:szCs w:val="20"/>
                      </w:rPr>
                      <m:t>-</m:t>
                    </m:r>
                    <m:r>
                      <w:rPr>
                        <w:rFonts w:ascii="Cambria Math" w:eastAsia="Cambria Math" w:hAnsi="Cambria Math" w:cs="Cambria Math"/>
                        <w:sz w:val="20"/>
                        <w:szCs w:val="20"/>
                      </w:rPr>
                      <m:t>1</m:t>
                    </m:r>
                  </m:sub>
                  <m:sup>
                    <m:r>
                      <w:rPr>
                        <w:rFonts w:ascii="Cambria Math" w:eastAsia="Cambria Math" w:hAnsi="Cambria Math" w:cs="Cambria Math"/>
                        <w:sz w:val="20"/>
                        <w:szCs w:val="20"/>
                      </w:rPr>
                      <m:t>F</m:t>
                    </m:r>
                  </m:sup>
                </m:sSubSup>
              </m:oMath>
            </m:oMathPara>
          </w:p>
        </w:tc>
        <w:tc>
          <w:tcPr>
            <w:tcW w:w="1166" w:type="dxa"/>
          </w:tcPr>
          <w:p w14:paraId="344F5644" w14:textId="77777777" w:rsidR="00583A8B" w:rsidRDefault="00583A8B" w:rsidP="008B1B99">
            <w:pPr>
              <w:jc w:val="both"/>
              <w:rPr>
                <w:sz w:val="20"/>
                <w:szCs w:val="20"/>
              </w:rPr>
            </w:pPr>
            <w:r>
              <w:rPr>
                <w:sz w:val="20"/>
                <w:szCs w:val="20"/>
              </w:rPr>
              <w:t>(A. 83)</w:t>
            </w:r>
          </w:p>
        </w:tc>
      </w:tr>
      <w:tr w:rsidR="00583A8B" w14:paraId="3F73E38D" w14:textId="77777777" w:rsidTr="00AC2EDF">
        <w:tc>
          <w:tcPr>
            <w:tcW w:w="7338" w:type="dxa"/>
          </w:tcPr>
          <w:p w14:paraId="2B495F3E" w14:textId="02041416" w:rsidR="00583A8B" w:rsidRPr="00583A8B" w:rsidRDefault="00F13421"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θ</m:t>
                    </m:r>
                  </m:e>
                  <m:sup>
                    <m:r>
                      <w:rPr>
                        <w:rFonts w:ascii="Cambria Math" w:eastAsia="Cambria Math" w:hAnsi="Cambria Math" w:cs="Cambria Math"/>
                        <w:sz w:val="20"/>
                        <w:szCs w:val="20"/>
                      </w:rPr>
                      <m:t>F</m:t>
                    </m:r>
                  </m:sup>
                </m:sSup>
                <m:r>
                  <w:rPr>
                    <w:rFonts w:ascii="Cambria Math" w:eastAsia="Cambria Math" w:hAnsi="Cambria Math" w:cs="Cambria Math"/>
                    <w:sz w:val="20"/>
                    <w:szCs w:val="20"/>
                  </w:rPr>
                  <m:t>*</m:t>
                </m:r>
                <m:d>
                  <m:dPr>
                    <m:begChr m:val="["/>
                    <m:endChr m:val="]"/>
                    <m:ctrlPr>
                      <w:rPr>
                        <w:rFonts w:ascii="Cambria Math" w:eastAsia="Cambria Math" w:hAnsi="Cambria Math" w:cs="Cambria Math"/>
                        <w:sz w:val="20"/>
                        <w:szCs w:val="20"/>
                      </w:rPr>
                    </m:ctrlPr>
                  </m:dPr>
                  <m:e>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r>
                          <w:rPr>
                            <w:rFonts w:ascii="Cambria Math" w:eastAsia="Cambria Math" w:hAnsi="Cambria Math" w:cs="Cambria Math"/>
                            <w:sz w:val="20"/>
                            <w:szCs w:val="20"/>
                          </w:rPr>
                          <m:t>2</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e>
                </m:d>
              </m:oMath>
            </m:oMathPara>
          </w:p>
        </w:tc>
        <w:tc>
          <w:tcPr>
            <w:tcW w:w="1166" w:type="dxa"/>
          </w:tcPr>
          <w:p w14:paraId="38D78772" w14:textId="77777777" w:rsidR="00583A8B" w:rsidRDefault="00583A8B" w:rsidP="008B1B99">
            <w:pPr>
              <w:jc w:val="both"/>
              <w:rPr>
                <w:sz w:val="20"/>
                <w:szCs w:val="20"/>
              </w:rPr>
            </w:pPr>
            <w:r>
              <w:rPr>
                <w:sz w:val="20"/>
                <w:szCs w:val="20"/>
              </w:rPr>
              <w:t>(A. 84)</w:t>
            </w:r>
          </w:p>
        </w:tc>
      </w:tr>
      <w:tr w:rsidR="00583A8B" w14:paraId="1733F96F" w14:textId="77777777" w:rsidTr="00AC2EDF">
        <w:tc>
          <w:tcPr>
            <w:tcW w:w="7338" w:type="dxa"/>
          </w:tcPr>
          <w:p w14:paraId="5BED6878" w14:textId="38CE69C2" w:rsidR="00583A8B" w:rsidRPr="00583A8B" w:rsidRDefault="00F13421"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r>
                      <w:rPr>
                        <w:rFonts w:ascii="Cambria Math" w:eastAsia="Cambria Math" w:hAnsi="Cambria Math" w:cs="Cambria Math"/>
                        <w:sz w:val="20"/>
                        <w:szCs w:val="20"/>
                      </w:rPr>
                      <m:t>-</m:t>
                    </m:r>
                    <m:r>
                      <w:rPr>
                        <w:rFonts w:ascii="Cambria Math" w:eastAsia="Cambria Math" w:hAnsi="Cambria Math" w:cs="Cambria Math"/>
                        <w:sz w:val="20"/>
                        <w:szCs w:val="20"/>
                      </w:rPr>
                      <m: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E</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E</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r>
                      <w:rPr>
                        <w:rFonts w:ascii="Cambria Math" w:eastAsia="Cambria Math" w:hAnsi="Cambria Math" w:cs="Cambria Math"/>
                        <w:sz w:val="20"/>
                        <w:szCs w:val="20"/>
                      </w:rPr>
                      <m:t>-</m:t>
                    </m:r>
                    <m:r>
                      <w:rPr>
                        <w:rFonts w:ascii="Cambria Math" w:eastAsia="Cambria Math" w:hAnsi="Cambria Math" w:cs="Cambria Math"/>
                        <w:sz w:val="20"/>
                        <w:szCs w:val="20"/>
                      </w:rPr>
                      <m: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r>
                      <w:rPr>
                        <w:rFonts w:ascii="Cambria Math" w:eastAsia="Cambria Math" w:hAnsi="Cambria Math" w:cs="Cambria Math"/>
                        <w:sz w:val="20"/>
                        <w:szCs w:val="20"/>
                      </w:rPr>
                      <m:t>-</m:t>
                    </m:r>
                    <m:r>
                      <w:rPr>
                        <w:rFonts w:ascii="Cambria Math" w:eastAsia="Cambria Math" w:hAnsi="Cambria Math" w:cs="Cambria Math"/>
                        <w:sz w:val="20"/>
                        <w:szCs w:val="20"/>
                      </w:rPr>
                      <m: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oMath>
            </m:oMathPara>
          </w:p>
        </w:tc>
        <w:tc>
          <w:tcPr>
            <w:tcW w:w="1166" w:type="dxa"/>
          </w:tcPr>
          <w:p w14:paraId="3DCDB20A" w14:textId="77777777" w:rsidR="00583A8B" w:rsidRDefault="00583A8B" w:rsidP="008B1B99">
            <w:pPr>
              <w:jc w:val="both"/>
              <w:rPr>
                <w:sz w:val="20"/>
                <w:szCs w:val="20"/>
              </w:rPr>
            </w:pPr>
            <w:r>
              <w:rPr>
                <w:sz w:val="20"/>
                <w:szCs w:val="20"/>
              </w:rPr>
              <w:t>(A. 85)</w:t>
            </w:r>
          </w:p>
        </w:tc>
      </w:tr>
      <w:tr w:rsidR="00583A8B" w14:paraId="3BB0D9CB" w14:textId="77777777" w:rsidTr="00AC2EDF">
        <w:tc>
          <w:tcPr>
            <w:tcW w:w="7338" w:type="dxa"/>
          </w:tcPr>
          <w:p w14:paraId="3FF4DBF5" w14:textId="1C813E70" w:rsidR="00583A8B" w:rsidRPr="00583A8B" w:rsidRDefault="00F13421"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r>
                      <w:rPr>
                        <w:rFonts w:ascii="Cambria Math" w:eastAsia="Cambria Math" w:hAnsi="Cambria Math" w:cs="Cambria Math"/>
                        <w:sz w:val="20"/>
                        <w:szCs w:val="20"/>
                      </w:rPr>
                      <m:t>-</m:t>
                    </m:r>
                    <m:r>
                      <w:rPr>
                        <w:rFonts w:ascii="Cambria Math" w:eastAsia="Cambria Math" w:hAnsi="Cambria Math" w:cs="Cambria Math"/>
                        <w:sz w:val="20"/>
                        <w:szCs w:val="20"/>
                      </w:rPr>
                      <m: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BD</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BD</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r>
                      <w:rPr>
                        <w:rFonts w:ascii="Cambria Math" w:eastAsia="Cambria Math" w:hAnsi="Cambria Math" w:cs="Cambria Math"/>
                        <w:sz w:val="20"/>
                        <w:szCs w:val="20"/>
                      </w:rPr>
                      <m:t>-</m:t>
                    </m:r>
                    <m:r>
                      <w:rPr>
                        <w:rFonts w:ascii="Cambria Math" w:eastAsia="Cambria Math" w:hAnsi="Cambria Math" w:cs="Cambria Math"/>
                        <w:sz w:val="20"/>
                        <w:szCs w:val="20"/>
                      </w:rPr>
                      <m: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r>
                      <w:rPr>
                        <w:rFonts w:ascii="Cambria Math" w:eastAsia="Cambria Math" w:hAnsi="Cambria Math" w:cs="Cambria Math"/>
                        <w:sz w:val="20"/>
                        <w:szCs w:val="20"/>
                      </w:rPr>
                      <m:t>-</m:t>
                    </m:r>
                    <m:r>
                      <w:rPr>
                        <w:rFonts w:ascii="Cambria Math" w:eastAsia="Cambria Math" w:hAnsi="Cambria Math" w:cs="Cambria Math"/>
                        <w:sz w:val="20"/>
                        <w:szCs w:val="20"/>
                      </w:rPr>
                      <m: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1166" w:type="dxa"/>
          </w:tcPr>
          <w:p w14:paraId="2FA72E88" w14:textId="77777777" w:rsidR="00583A8B" w:rsidRDefault="00583A8B" w:rsidP="008B1B99">
            <w:pPr>
              <w:jc w:val="both"/>
              <w:rPr>
                <w:sz w:val="20"/>
                <w:szCs w:val="20"/>
              </w:rPr>
            </w:pPr>
            <w:r>
              <w:rPr>
                <w:sz w:val="20"/>
                <w:szCs w:val="20"/>
              </w:rPr>
              <w:t>(A. 86)</w:t>
            </w:r>
          </w:p>
        </w:tc>
      </w:tr>
      <w:tr w:rsidR="00583A8B" w14:paraId="7FBA1A5C" w14:textId="77777777" w:rsidTr="00AC2EDF">
        <w:tc>
          <w:tcPr>
            <w:tcW w:w="7338" w:type="dxa"/>
          </w:tcPr>
          <w:p w14:paraId="0AA0180B" w14:textId="1CA8574F" w:rsidR="00583A8B" w:rsidRPr="00583A8B" w:rsidRDefault="00F13421"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E</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BD</m:t>
                    </m:r>
                  </m:sub>
                  <m:sup>
                    <m:r>
                      <w:rPr>
                        <w:rFonts w:ascii="Cambria Math" w:eastAsia="Cambria Math" w:hAnsi="Cambria Math" w:cs="Cambria Math"/>
                        <w:sz w:val="20"/>
                        <w:szCs w:val="20"/>
                      </w:rPr>
                      <m:t>F</m:t>
                    </m:r>
                  </m:sup>
                </m:sSubSup>
              </m:oMath>
            </m:oMathPara>
          </w:p>
        </w:tc>
        <w:tc>
          <w:tcPr>
            <w:tcW w:w="1166" w:type="dxa"/>
          </w:tcPr>
          <w:p w14:paraId="3AC70290" w14:textId="77777777" w:rsidR="00583A8B" w:rsidRDefault="00583A8B" w:rsidP="008B1B99">
            <w:pPr>
              <w:jc w:val="both"/>
              <w:rPr>
                <w:sz w:val="20"/>
                <w:szCs w:val="20"/>
              </w:rPr>
            </w:pPr>
            <w:r>
              <w:rPr>
                <w:sz w:val="20"/>
                <w:szCs w:val="20"/>
              </w:rPr>
              <w:t>(A. 87)</w:t>
            </w:r>
          </w:p>
        </w:tc>
      </w:tr>
      <w:tr w:rsidR="00583A8B" w14:paraId="517F96CB" w14:textId="77777777" w:rsidTr="00AC2EDF">
        <w:tc>
          <w:tcPr>
            <w:tcW w:w="7338" w:type="dxa"/>
          </w:tcPr>
          <w:p w14:paraId="219249A3" w14:textId="55D95E00"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oMath>
            </m:oMathPara>
          </w:p>
        </w:tc>
        <w:tc>
          <w:tcPr>
            <w:tcW w:w="1166" w:type="dxa"/>
          </w:tcPr>
          <w:p w14:paraId="041FC2C4" w14:textId="77777777" w:rsidR="00583A8B" w:rsidRDefault="00583A8B" w:rsidP="008B1B99">
            <w:pPr>
              <w:jc w:val="both"/>
              <w:rPr>
                <w:sz w:val="20"/>
                <w:szCs w:val="20"/>
              </w:rPr>
            </w:pPr>
            <w:r>
              <w:rPr>
                <w:sz w:val="20"/>
                <w:szCs w:val="20"/>
              </w:rPr>
              <w:t>(A. 88)</w:t>
            </w:r>
          </w:p>
        </w:tc>
      </w:tr>
      <w:tr w:rsidR="00583A8B" w14:paraId="6C3B365F" w14:textId="77777777" w:rsidTr="00AC2EDF">
        <w:tc>
          <w:tcPr>
            <w:tcW w:w="7338" w:type="dxa"/>
          </w:tcPr>
          <w:p w14:paraId="26C8CF6D" w14:textId="740C3781"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1166" w:type="dxa"/>
          </w:tcPr>
          <w:p w14:paraId="00CA4EBC" w14:textId="77777777" w:rsidR="00583A8B" w:rsidRDefault="00583A8B" w:rsidP="008B1B99">
            <w:pPr>
              <w:jc w:val="both"/>
              <w:rPr>
                <w:sz w:val="20"/>
                <w:szCs w:val="20"/>
              </w:rPr>
            </w:pPr>
            <w:r>
              <w:rPr>
                <w:sz w:val="20"/>
                <w:szCs w:val="20"/>
              </w:rPr>
              <w:t>(A. 89)</w:t>
            </w:r>
          </w:p>
        </w:tc>
      </w:tr>
      <w:tr w:rsidR="00583A8B" w14:paraId="6BA7262C" w14:textId="77777777" w:rsidTr="00AC2EDF">
        <w:tc>
          <w:tcPr>
            <w:tcW w:w="7338" w:type="dxa"/>
          </w:tcPr>
          <w:p w14:paraId="36A1BD92" w14:textId="34911A15"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F~W</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1166" w:type="dxa"/>
          </w:tcPr>
          <w:p w14:paraId="75F24DFF" w14:textId="77777777" w:rsidR="00583A8B" w:rsidRDefault="00583A8B" w:rsidP="008B1B99">
            <w:pPr>
              <w:jc w:val="both"/>
              <w:rPr>
                <w:sz w:val="20"/>
                <w:szCs w:val="20"/>
              </w:rPr>
            </w:pPr>
            <w:r>
              <w:rPr>
                <w:sz w:val="20"/>
                <w:szCs w:val="20"/>
              </w:rPr>
              <w:t>(A. 90)</w:t>
            </w:r>
          </w:p>
        </w:tc>
      </w:tr>
      <w:tr w:rsidR="00583A8B" w14:paraId="43216C4B" w14:textId="77777777" w:rsidTr="00AC2EDF">
        <w:tc>
          <w:tcPr>
            <w:tcW w:w="7338" w:type="dxa"/>
          </w:tcPr>
          <w:p w14:paraId="06704D9D" w14:textId="0986848B"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F~dom</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F~W</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oMath>
            </m:oMathPara>
          </w:p>
        </w:tc>
        <w:tc>
          <w:tcPr>
            <w:tcW w:w="1166" w:type="dxa"/>
          </w:tcPr>
          <w:p w14:paraId="1D5E3B9B" w14:textId="77777777" w:rsidR="00583A8B" w:rsidRDefault="00583A8B" w:rsidP="008B1B99">
            <w:pPr>
              <w:jc w:val="both"/>
              <w:rPr>
                <w:sz w:val="20"/>
                <w:szCs w:val="20"/>
              </w:rPr>
            </w:pPr>
            <w:r>
              <w:rPr>
                <w:sz w:val="20"/>
                <w:szCs w:val="20"/>
              </w:rPr>
              <w:t>(A. 91)</w:t>
            </w:r>
          </w:p>
        </w:tc>
      </w:tr>
      <w:tr w:rsidR="00583A8B" w14:paraId="46B0ED80" w14:textId="77777777" w:rsidTr="00AC2EDF">
        <w:tc>
          <w:tcPr>
            <w:tcW w:w="7338" w:type="dxa"/>
          </w:tcPr>
          <w:p w14:paraId="744461EB" w14:textId="64F50C67"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F~dom</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F~W</m:t>
                    </m:r>
                  </m:sup>
                </m:sSubSup>
              </m:oMath>
            </m:oMathPara>
          </w:p>
        </w:tc>
        <w:tc>
          <w:tcPr>
            <w:tcW w:w="1166" w:type="dxa"/>
          </w:tcPr>
          <w:p w14:paraId="7E6D6B0E" w14:textId="77777777" w:rsidR="00583A8B" w:rsidRDefault="00583A8B" w:rsidP="008B1B99">
            <w:pPr>
              <w:jc w:val="both"/>
              <w:rPr>
                <w:sz w:val="20"/>
                <w:szCs w:val="20"/>
              </w:rPr>
            </w:pPr>
            <w:r>
              <w:rPr>
                <w:sz w:val="20"/>
                <w:szCs w:val="20"/>
              </w:rPr>
              <w:t>(A. 92)</w:t>
            </w:r>
          </w:p>
        </w:tc>
      </w:tr>
      <w:tr w:rsidR="00583A8B" w14:paraId="29F331BD" w14:textId="77777777" w:rsidTr="00AC2EDF">
        <w:tc>
          <w:tcPr>
            <w:tcW w:w="7338" w:type="dxa"/>
          </w:tcPr>
          <w:p w14:paraId="0C941342" w14:textId="0B053A19" w:rsidR="00583A8B" w:rsidRPr="00583A8B" w:rsidRDefault="00F13421"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r>
                      <w:rPr>
                        <w:rFonts w:ascii="Cambria Math" w:eastAsia="Cambria Math" w:hAnsi="Cambria Math" w:cs="Cambria Math"/>
                        <w:sz w:val="20"/>
                        <w:szCs w:val="20"/>
                      </w:rPr>
                      <m:t>-</m:t>
                    </m:r>
                    <m:r>
                      <w:rPr>
                        <w:rFonts w:ascii="Cambria Math" w:eastAsia="Cambria Math" w:hAnsi="Cambria Math" w:cs="Cambria Math"/>
                        <w:sz w:val="20"/>
                        <w:szCs w:val="20"/>
                      </w:rPr>
                      <m: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1166" w:type="dxa"/>
          </w:tcPr>
          <w:p w14:paraId="27B37098" w14:textId="77777777" w:rsidR="00583A8B" w:rsidRDefault="00583A8B" w:rsidP="008B1B99">
            <w:pPr>
              <w:jc w:val="both"/>
              <w:rPr>
                <w:sz w:val="20"/>
                <w:szCs w:val="20"/>
              </w:rPr>
            </w:pPr>
            <w:r>
              <w:rPr>
                <w:sz w:val="20"/>
                <w:szCs w:val="20"/>
              </w:rPr>
              <w:t>(A. 93)</w:t>
            </w:r>
          </w:p>
        </w:tc>
      </w:tr>
      <w:tr w:rsidR="00583A8B" w14:paraId="60039436" w14:textId="77777777" w:rsidTr="00AC2EDF">
        <w:tc>
          <w:tcPr>
            <w:tcW w:w="7338" w:type="dxa"/>
          </w:tcPr>
          <w:p w14:paraId="71C7F42D" w14:textId="79E5997C" w:rsidR="00583A8B" w:rsidRPr="00583A8B" w:rsidRDefault="00F13421"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oMath>
            </m:oMathPara>
          </w:p>
        </w:tc>
        <w:tc>
          <w:tcPr>
            <w:tcW w:w="1166" w:type="dxa"/>
          </w:tcPr>
          <w:p w14:paraId="1EEF5E5B" w14:textId="77777777" w:rsidR="00583A8B" w:rsidRDefault="00583A8B" w:rsidP="008B1B99">
            <w:pPr>
              <w:jc w:val="both"/>
              <w:rPr>
                <w:sz w:val="20"/>
                <w:szCs w:val="20"/>
              </w:rPr>
            </w:pPr>
            <w:r>
              <w:rPr>
                <w:sz w:val="20"/>
                <w:szCs w:val="20"/>
              </w:rPr>
              <w:t>(A. 94)</w:t>
            </w:r>
          </w:p>
        </w:tc>
      </w:tr>
      <w:tr w:rsidR="00583A8B" w14:paraId="12A7B25A" w14:textId="77777777" w:rsidTr="00AC2EDF">
        <w:tc>
          <w:tcPr>
            <w:tcW w:w="7338" w:type="dxa"/>
          </w:tcPr>
          <w:p w14:paraId="0459BC94" w14:textId="34DE55BD"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1166" w:type="dxa"/>
          </w:tcPr>
          <w:p w14:paraId="01A42EE5" w14:textId="77777777" w:rsidR="00583A8B" w:rsidRDefault="00583A8B" w:rsidP="008B1B99">
            <w:pPr>
              <w:jc w:val="both"/>
              <w:rPr>
                <w:sz w:val="20"/>
                <w:szCs w:val="20"/>
              </w:rPr>
            </w:pPr>
            <w:r>
              <w:rPr>
                <w:sz w:val="20"/>
                <w:szCs w:val="20"/>
              </w:rPr>
              <w:t>(A. 95)</w:t>
            </w:r>
          </w:p>
        </w:tc>
      </w:tr>
      <w:tr w:rsidR="00583A8B" w14:paraId="2FDCEE8C" w14:textId="77777777" w:rsidTr="00AC2EDF">
        <w:tc>
          <w:tcPr>
            <w:tcW w:w="7338" w:type="dxa"/>
          </w:tcPr>
          <w:p w14:paraId="4671F226" w14:textId="31703FFC"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s,t</m:t>
                    </m:r>
                  </m:sub>
                  <m:sup>
                    <m:r>
                      <w:rPr>
                        <w:rFonts w:ascii="Cambria Math" w:eastAsia="Cambria Math" w:hAnsi="Cambria Math" w:cs="Cambria Math"/>
                        <w:sz w:val="20"/>
                        <w:szCs w:val="20"/>
                      </w:rPr>
                      <m:t>F</m:t>
                    </m:r>
                  </m:sup>
                </m:sSubSup>
              </m:oMath>
            </m:oMathPara>
          </w:p>
        </w:tc>
        <w:tc>
          <w:tcPr>
            <w:tcW w:w="1166" w:type="dxa"/>
          </w:tcPr>
          <w:p w14:paraId="1C637DC7" w14:textId="77777777" w:rsidR="00583A8B" w:rsidRDefault="00583A8B" w:rsidP="008B1B99">
            <w:pPr>
              <w:jc w:val="both"/>
              <w:rPr>
                <w:sz w:val="20"/>
                <w:szCs w:val="20"/>
              </w:rPr>
            </w:pPr>
            <w:r>
              <w:rPr>
                <w:sz w:val="20"/>
                <w:szCs w:val="20"/>
              </w:rPr>
              <w:t>(A. 96)</w:t>
            </w:r>
          </w:p>
        </w:tc>
      </w:tr>
      <w:tr w:rsidR="00583A8B" w14:paraId="5E81DCD7" w14:textId="77777777" w:rsidTr="00AC2EDF">
        <w:tc>
          <w:tcPr>
            <w:tcW w:w="7338" w:type="dxa"/>
          </w:tcPr>
          <w:p w14:paraId="49B82DA0" w14:textId="5FAE44E4"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s,t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H,F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N,F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G,F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W,F</m:t>
                    </m:r>
                  </m:sup>
                </m:sSubSup>
              </m:oMath>
            </m:oMathPara>
          </w:p>
        </w:tc>
        <w:tc>
          <w:tcPr>
            <w:tcW w:w="1166" w:type="dxa"/>
          </w:tcPr>
          <w:p w14:paraId="39BB38E1" w14:textId="77777777" w:rsidR="00583A8B" w:rsidRDefault="00583A8B" w:rsidP="008B1B99">
            <w:pPr>
              <w:jc w:val="both"/>
              <w:rPr>
                <w:sz w:val="20"/>
                <w:szCs w:val="20"/>
              </w:rPr>
            </w:pPr>
            <w:r>
              <w:rPr>
                <w:sz w:val="20"/>
                <w:szCs w:val="20"/>
              </w:rPr>
              <w:t>(A. 97)</w:t>
            </w:r>
          </w:p>
        </w:tc>
      </w:tr>
      <w:tr w:rsidR="00583A8B" w14:paraId="71812905" w14:textId="77777777" w:rsidTr="00AC2EDF">
        <w:tc>
          <w:tcPr>
            <w:tcW w:w="7338" w:type="dxa"/>
          </w:tcPr>
          <w:p w14:paraId="3701FA6C" w14:textId="074CFAC9"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s,t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N,F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G,F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W,F</m:t>
                    </m:r>
                  </m:sup>
                </m:sSubSup>
              </m:oMath>
            </m:oMathPara>
          </w:p>
        </w:tc>
        <w:tc>
          <w:tcPr>
            <w:tcW w:w="1166" w:type="dxa"/>
          </w:tcPr>
          <w:p w14:paraId="61F0E4AA" w14:textId="77777777" w:rsidR="00583A8B" w:rsidRDefault="00583A8B" w:rsidP="008B1B99">
            <w:pPr>
              <w:jc w:val="both"/>
              <w:rPr>
                <w:sz w:val="20"/>
                <w:szCs w:val="20"/>
              </w:rPr>
            </w:pPr>
            <w:r>
              <w:rPr>
                <w:sz w:val="20"/>
                <w:szCs w:val="20"/>
              </w:rPr>
              <w:t>(A. 98)</w:t>
            </w:r>
          </w:p>
        </w:tc>
      </w:tr>
      <w:tr w:rsidR="00583A8B" w14:paraId="026A5D51" w14:textId="77777777" w:rsidTr="00AC2EDF">
        <w:tc>
          <w:tcPr>
            <w:tcW w:w="7338" w:type="dxa"/>
          </w:tcPr>
          <w:p w14:paraId="030F87CD" w14:textId="1E0BCB96" w:rsidR="00583A8B" w:rsidRPr="00583A8B" w:rsidRDefault="00F13421"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r>
                      <w:rPr>
                        <w:rFonts w:ascii="Cambria Math" w:eastAsia="Cambria Math" w:hAnsi="Cambria Math" w:cs="Cambria Math"/>
                        <w:sz w:val="20"/>
                        <w:szCs w:val="20"/>
                      </w:rPr>
                      <m:t>-</m:t>
                    </m:r>
                    <m:r>
                      <w:rPr>
                        <w:rFonts w:ascii="Cambria Math" w:eastAsia="Cambria Math" w:hAnsi="Cambria Math" w:cs="Cambria Math"/>
                        <w:sz w:val="20"/>
                        <w:szCs w:val="20"/>
                      </w:rPr>
                      <m: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r>
                  <w:rPr>
                    <w:rFonts w:ascii="Cambria Math" w:eastAsia="Cambria Math" w:hAnsi="Cambria Math" w:cs="Cambria Math"/>
                    <w:sz w:val="20"/>
                    <w:szCs w:val="20"/>
                  </w:rPr>
                  <m:t>E</m:t>
                </m:r>
                <m:r>
                  <w:rPr>
                    <w:rFonts w:ascii="Cambria Math" w:eastAsia="Cambria Math" w:hAnsi="Cambria Math" w:cs="Cambria Math"/>
                    <w:sz w:val="20"/>
                    <w:szCs w:val="20"/>
                  </w:rPr>
                  <m:t>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1166" w:type="dxa"/>
          </w:tcPr>
          <w:p w14:paraId="05D97501" w14:textId="77777777" w:rsidR="00583A8B" w:rsidRDefault="00583A8B" w:rsidP="008B1B99">
            <w:pPr>
              <w:jc w:val="both"/>
              <w:rPr>
                <w:sz w:val="20"/>
                <w:szCs w:val="20"/>
              </w:rPr>
            </w:pPr>
            <w:r>
              <w:rPr>
                <w:sz w:val="20"/>
                <w:szCs w:val="20"/>
              </w:rPr>
              <w:t>(A. 99)</w:t>
            </w:r>
          </w:p>
        </w:tc>
      </w:tr>
      <w:tr w:rsidR="00583A8B" w14:paraId="09EC96B4" w14:textId="77777777" w:rsidTr="00AC2EDF">
        <w:tc>
          <w:tcPr>
            <w:tcW w:w="7338" w:type="dxa"/>
          </w:tcPr>
          <w:p w14:paraId="458AAE81" w14:textId="170E2059"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+INST</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R</m:t>
                    </m:r>
                  </m:e>
                  <m:sup>
                    <m:r>
                      <w:rPr>
                        <w:rFonts w:ascii="Cambria Math" w:eastAsia="Cambria Math" w:hAnsi="Cambria Math" w:cs="Cambria Math"/>
                        <w:sz w:val="20"/>
                        <w:szCs w:val="20"/>
                      </w:rPr>
                      <m:t>W</m:t>
                    </m:r>
                  </m:sup>
                </m:sSup>
              </m:oMath>
            </m:oMathPara>
          </w:p>
        </w:tc>
        <w:tc>
          <w:tcPr>
            <w:tcW w:w="1166" w:type="dxa"/>
          </w:tcPr>
          <w:p w14:paraId="74555D63" w14:textId="77777777" w:rsidR="00583A8B" w:rsidRDefault="00583A8B" w:rsidP="008B1B99">
            <w:pPr>
              <w:jc w:val="both"/>
              <w:rPr>
                <w:sz w:val="20"/>
                <w:szCs w:val="20"/>
              </w:rPr>
            </w:pPr>
            <w:r>
              <w:rPr>
                <w:sz w:val="20"/>
                <w:szCs w:val="20"/>
              </w:rPr>
              <w:t>(A. 100)</w:t>
            </w:r>
          </w:p>
        </w:tc>
      </w:tr>
      <w:tr w:rsidR="00583A8B" w14:paraId="00745C50" w14:textId="77777777" w:rsidTr="00AC2EDF">
        <w:tc>
          <w:tcPr>
            <w:tcW w:w="7338" w:type="dxa"/>
          </w:tcPr>
          <w:p w14:paraId="545E350E" w14:textId="57399B34" w:rsidR="00583A8B" w:rsidRPr="00583A8B" w:rsidRDefault="00F13421"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r>
                      <w:rPr>
                        <w:rFonts w:ascii="Cambria Math" w:eastAsia="Cambria Math" w:hAnsi="Cambria Math" w:cs="Cambria Math"/>
                        <w:sz w:val="20"/>
                        <w:szCs w:val="20"/>
                      </w:rPr>
                      <m:t>-</m:t>
                    </m:r>
                    <m:r>
                      <w:rPr>
                        <w:rFonts w:ascii="Cambria Math" w:eastAsia="Cambria Math" w:hAnsi="Cambria Math" w:cs="Cambria Math"/>
                        <w:sz w:val="20"/>
                        <w:szCs w:val="20"/>
                      </w:rPr>
                      <m: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CGt</m:t>
                    </m:r>
                  </m:sub>
                  <m:sup>
                    <m:r>
                      <w:rPr>
                        <w:rFonts w:ascii="Cambria Math" w:eastAsia="Cambria Math" w:hAnsi="Cambria Math" w:cs="Cambria Math"/>
                        <w:sz w:val="20"/>
                        <w:szCs w:val="20"/>
                      </w:rPr>
                      <m:t>F</m:t>
                    </m:r>
                  </m:sup>
                </m:sSubSup>
              </m:oMath>
            </m:oMathPara>
          </w:p>
        </w:tc>
        <w:tc>
          <w:tcPr>
            <w:tcW w:w="1166" w:type="dxa"/>
          </w:tcPr>
          <w:p w14:paraId="3D2646BC" w14:textId="77777777" w:rsidR="00583A8B" w:rsidRDefault="00583A8B" w:rsidP="008B1B99">
            <w:pPr>
              <w:jc w:val="both"/>
              <w:rPr>
                <w:sz w:val="20"/>
                <w:szCs w:val="20"/>
              </w:rPr>
            </w:pPr>
            <w:r>
              <w:rPr>
                <w:sz w:val="20"/>
                <w:szCs w:val="20"/>
              </w:rPr>
              <w:t>(A. 101)</w:t>
            </w:r>
          </w:p>
        </w:tc>
      </w:tr>
      <w:tr w:rsidR="00583A8B" w14:paraId="173C434F" w14:textId="77777777" w:rsidTr="00AC2EDF">
        <w:tc>
          <w:tcPr>
            <w:tcW w:w="7338" w:type="dxa"/>
          </w:tcPr>
          <w:p w14:paraId="0B061D84" w14:textId="13FA7B79"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F∼H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oMath>
            </m:oMathPara>
          </w:p>
        </w:tc>
        <w:tc>
          <w:tcPr>
            <w:tcW w:w="1166" w:type="dxa"/>
          </w:tcPr>
          <w:p w14:paraId="04A70A21" w14:textId="77777777" w:rsidR="00583A8B" w:rsidRDefault="00583A8B" w:rsidP="008B1B99">
            <w:pPr>
              <w:jc w:val="both"/>
              <w:rPr>
                <w:sz w:val="20"/>
                <w:szCs w:val="20"/>
              </w:rPr>
            </w:pPr>
            <w:r>
              <w:rPr>
                <w:sz w:val="20"/>
                <w:szCs w:val="20"/>
              </w:rPr>
              <w:t>(A. 102)</w:t>
            </w:r>
          </w:p>
        </w:tc>
      </w:tr>
      <w:tr w:rsidR="00583A8B" w14:paraId="663935B5" w14:textId="77777777" w:rsidTr="00AC2EDF">
        <w:tc>
          <w:tcPr>
            <w:tcW w:w="7338" w:type="dxa"/>
          </w:tcPr>
          <w:p w14:paraId="7DEEE914" w14:textId="46985731" w:rsidR="00583A8B" w:rsidRPr="00583A8B" w:rsidRDefault="00F13421"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oMath>
            </m:oMathPara>
          </w:p>
        </w:tc>
        <w:tc>
          <w:tcPr>
            <w:tcW w:w="1166" w:type="dxa"/>
          </w:tcPr>
          <w:p w14:paraId="51708F60" w14:textId="77777777" w:rsidR="00583A8B" w:rsidRDefault="00583A8B" w:rsidP="008B1B99">
            <w:pPr>
              <w:jc w:val="both"/>
              <w:rPr>
                <w:sz w:val="20"/>
                <w:szCs w:val="20"/>
              </w:rPr>
            </w:pPr>
            <w:r>
              <w:rPr>
                <w:sz w:val="20"/>
                <w:szCs w:val="20"/>
              </w:rPr>
              <w:t>(A. 103)</w:t>
            </w:r>
          </w:p>
        </w:tc>
      </w:tr>
      <w:tr w:rsidR="00583A8B" w14:paraId="72403265" w14:textId="77777777" w:rsidTr="00AC2EDF">
        <w:tc>
          <w:tcPr>
            <w:tcW w:w="7338" w:type="dxa"/>
          </w:tcPr>
          <w:p w14:paraId="3BCE46CF" w14:textId="77777777" w:rsidR="00583A8B" w:rsidRDefault="00583A8B" w:rsidP="008B1B99">
            <w:pPr>
              <w:jc w:val="both"/>
              <w:rPr>
                <w:rFonts w:ascii="Calibri" w:eastAsia="Calibri" w:hAnsi="Calibri" w:cs="Calibri"/>
              </w:rPr>
            </w:pPr>
          </w:p>
        </w:tc>
        <w:tc>
          <w:tcPr>
            <w:tcW w:w="1166" w:type="dxa"/>
          </w:tcPr>
          <w:p w14:paraId="737F35CF" w14:textId="77777777" w:rsidR="00583A8B" w:rsidRDefault="00583A8B" w:rsidP="008B1B99">
            <w:pPr>
              <w:jc w:val="both"/>
            </w:pPr>
          </w:p>
        </w:tc>
      </w:tr>
      <w:tr w:rsidR="00583A8B" w14:paraId="32BF4D58" w14:textId="77777777" w:rsidTr="00AC2EDF">
        <w:tc>
          <w:tcPr>
            <w:tcW w:w="7338" w:type="dxa"/>
          </w:tcPr>
          <w:p w14:paraId="23DA319F" w14:textId="77777777" w:rsidR="00583A8B" w:rsidRDefault="00583A8B" w:rsidP="008B1B99">
            <w:pPr>
              <w:jc w:val="both"/>
              <w:rPr>
                <w:rFonts w:ascii="Calibri" w:eastAsia="Calibri" w:hAnsi="Calibri" w:cs="Calibri"/>
                <w:b/>
              </w:rPr>
            </w:pPr>
            <w:r>
              <w:rPr>
                <w:rFonts w:ascii="Calibri" w:eastAsia="Calibri" w:hAnsi="Calibri" w:cs="Calibri"/>
                <w:b/>
              </w:rPr>
              <w:t xml:space="preserve">Government </w:t>
            </w:r>
          </w:p>
        </w:tc>
        <w:tc>
          <w:tcPr>
            <w:tcW w:w="1166" w:type="dxa"/>
          </w:tcPr>
          <w:p w14:paraId="04AE6E04" w14:textId="77777777" w:rsidR="00583A8B" w:rsidRDefault="00583A8B" w:rsidP="008B1B99">
            <w:pPr>
              <w:jc w:val="both"/>
            </w:pPr>
          </w:p>
        </w:tc>
      </w:tr>
      <w:tr w:rsidR="00583A8B" w14:paraId="5CCD066F" w14:textId="77777777" w:rsidTr="00AC2EDF">
        <w:tc>
          <w:tcPr>
            <w:tcW w:w="7338" w:type="dxa"/>
          </w:tcPr>
          <w:p w14:paraId="70070427" w14:textId="343F787E" w:rsidR="00583A8B" w:rsidRPr="00583A8B" w:rsidRDefault="00F13421"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1166" w:type="dxa"/>
          </w:tcPr>
          <w:p w14:paraId="58374E8B" w14:textId="77777777" w:rsidR="00583A8B" w:rsidRDefault="00583A8B" w:rsidP="008B1B99">
            <w:pPr>
              <w:jc w:val="both"/>
              <w:rPr>
                <w:sz w:val="20"/>
                <w:szCs w:val="20"/>
              </w:rPr>
            </w:pPr>
            <w:r>
              <w:rPr>
                <w:sz w:val="20"/>
                <w:szCs w:val="20"/>
              </w:rPr>
              <w:t>(A. 104)</w:t>
            </w:r>
          </w:p>
        </w:tc>
      </w:tr>
      <w:tr w:rsidR="00583A8B" w14:paraId="48CC46F5" w14:textId="77777777" w:rsidTr="00AC2EDF">
        <w:tc>
          <w:tcPr>
            <w:tcW w:w="7338" w:type="dxa"/>
          </w:tcPr>
          <w:p w14:paraId="407CA54B" w14:textId="1485FC5D" w:rsidR="00583A8B" w:rsidRPr="00583A8B" w:rsidRDefault="00F13421"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1166" w:type="dxa"/>
          </w:tcPr>
          <w:p w14:paraId="08DE0757" w14:textId="77777777" w:rsidR="00583A8B" w:rsidRDefault="00583A8B" w:rsidP="008B1B99">
            <w:pPr>
              <w:jc w:val="both"/>
              <w:rPr>
                <w:sz w:val="20"/>
                <w:szCs w:val="20"/>
              </w:rPr>
            </w:pPr>
            <w:r>
              <w:rPr>
                <w:sz w:val="20"/>
                <w:szCs w:val="20"/>
              </w:rPr>
              <w:t>(A. 105)</w:t>
            </w:r>
          </w:p>
        </w:tc>
      </w:tr>
      <w:tr w:rsidR="00583A8B" w14:paraId="0E5158F9" w14:textId="77777777" w:rsidTr="00AC2EDF">
        <w:tc>
          <w:tcPr>
            <w:tcW w:w="7338" w:type="dxa"/>
          </w:tcPr>
          <w:p w14:paraId="5FCB013D" w14:textId="12BB147C" w:rsidR="00583A8B" w:rsidRPr="00583A8B" w:rsidRDefault="00F13421"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oMath>
            </m:oMathPara>
          </w:p>
        </w:tc>
        <w:tc>
          <w:tcPr>
            <w:tcW w:w="1166" w:type="dxa"/>
          </w:tcPr>
          <w:p w14:paraId="09FB7201" w14:textId="77777777" w:rsidR="00583A8B" w:rsidRDefault="00583A8B" w:rsidP="008B1B99">
            <w:pPr>
              <w:jc w:val="both"/>
              <w:rPr>
                <w:sz w:val="20"/>
                <w:szCs w:val="20"/>
              </w:rPr>
            </w:pPr>
            <w:r>
              <w:rPr>
                <w:sz w:val="20"/>
                <w:szCs w:val="20"/>
              </w:rPr>
              <w:t>(A. 106)</w:t>
            </w:r>
          </w:p>
        </w:tc>
      </w:tr>
      <w:tr w:rsidR="00583A8B" w14:paraId="3B08DFFB" w14:textId="77777777" w:rsidTr="00AC2EDF">
        <w:tc>
          <w:tcPr>
            <w:tcW w:w="7338" w:type="dxa"/>
          </w:tcPr>
          <w:p w14:paraId="61CEFC4E" w14:textId="555FB0A4" w:rsidR="00583A8B" w:rsidRPr="00583A8B" w:rsidRDefault="00F13421"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oMath>
            </m:oMathPara>
          </w:p>
        </w:tc>
        <w:tc>
          <w:tcPr>
            <w:tcW w:w="1166" w:type="dxa"/>
          </w:tcPr>
          <w:p w14:paraId="5CB230D9" w14:textId="77777777" w:rsidR="00583A8B" w:rsidRDefault="00583A8B" w:rsidP="008B1B99">
            <w:pPr>
              <w:jc w:val="both"/>
              <w:rPr>
                <w:sz w:val="20"/>
                <w:szCs w:val="20"/>
              </w:rPr>
            </w:pPr>
            <w:r>
              <w:rPr>
                <w:sz w:val="20"/>
                <w:szCs w:val="20"/>
              </w:rPr>
              <w:t>(A. 107)</w:t>
            </w:r>
          </w:p>
        </w:tc>
      </w:tr>
      <w:tr w:rsidR="00583A8B" w14:paraId="407003CD" w14:textId="77777777" w:rsidTr="00AC2EDF">
        <w:tc>
          <w:tcPr>
            <w:tcW w:w="7338" w:type="dxa"/>
          </w:tcPr>
          <w:p w14:paraId="5E857048" w14:textId="49476BDF" w:rsidR="00583A8B" w:rsidRPr="00583A8B" w:rsidRDefault="00F13421"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oMath>
            </m:oMathPara>
          </w:p>
        </w:tc>
        <w:tc>
          <w:tcPr>
            <w:tcW w:w="1166" w:type="dxa"/>
          </w:tcPr>
          <w:p w14:paraId="40315AAA" w14:textId="77777777" w:rsidR="00583A8B" w:rsidRDefault="00583A8B" w:rsidP="008B1B99">
            <w:pPr>
              <w:jc w:val="both"/>
              <w:rPr>
                <w:sz w:val="20"/>
                <w:szCs w:val="20"/>
              </w:rPr>
            </w:pPr>
            <w:r>
              <w:rPr>
                <w:sz w:val="20"/>
                <w:szCs w:val="20"/>
              </w:rPr>
              <w:t>(A. 108)</w:t>
            </w:r>
          </w:p>
        </w:tc>
      </w:tr>
      <w:tr w:rsidR="00583A8B" w14:paraId="16B05ABA" w14:textId="77777777" w:rsidTr="00AC2EDF">
        <w:tc>
          <w:tcPr>
            <w:tcW w:w="7338" w:type="dxa"/>
          </w:tcPr>
          <w:p w14:paraId="244E935C" w14:textId="0E0464A3" w:rsidR="00583A8B" w:rsidRPr="00583A8B" w:rsidRDefault="00F13421"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r>
                      <w:rPr>
                        <w:rFonts w:ascii="Cambria Math" w:eastAsia="Cambria Math" w:hAnsi="Cambria Math" w:cs="Cambria Math"/>
                        <w:sz w:val="20"/>
                        <w:szCs w:val="20"/>
                      </w:rPr>
                      <m:t>-</m:t>
                    </m:r>
                    <m:r>
                      <w:rPr>
                        <w:rFonts w:ascii="Cambria Math" w:eastAsia="Cambria Math" w:hAnsi="Cambria Math" w:cs="Cambria Math"/>
                        <w:sz w:val="20"/>
                        <w:szCs w:val="20"/>
                      </w:rPr>
                      <m:t>1</m:t>
                    </m:r>
                  </m:sub>
                  <m:sup>
                    <m:r>
                      <w:rPr>
                        <w:rFonts w:ascii="Cambria Math" w:eastAsia="Cambria Math" w:hAnsi="Cambria Math" w:cs="Cambria Math"/>
                        <w:sz w:val="20"/>
                        <w:szCs w:val="20"/>
                      </w:rPr>
                      <m:t>D</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m:t>
                    </m:r>
                    <m:r>
                      <w:rPr>
                        <w:rFonts w:ascii="Cambria Math" w:eastAsia="Cambria Math" w:hAnsi="Cambria Math" w:cs="Cambria Math"/>
                        <w:sz w:val="20"/>
                        <w:szCs w:val="20"/>
                      </w:rPr>
                      <m:t>-</m:t>
                    </m:r>
                    <m:r>
                      <w:rPr>
                        <w:rFonts w:ascii="Cambria Math" w:eastAsia="Cambria Math" w:hAnsi="Cambria Math" w:cs="Cambria Math"/>
                        <w:sz w:val="20"/>
                        <w:szCs w:val="20"/>
                      </w:rPr>
                      <m: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r>
                      <w:rPr>
                        <w:rFonts w:ascii="Cambria Math" w:eastAsia="Cambria Math" w:hAnsi="Cambria Math" w:cs="Cambria Math"/>
                        <w:sz w:val="20"/>
                        <w:szCs w:val="20"/>
                      </w:rPr>
                      <m:t>-</m:t>
                    </m:r>
                    <m:r>
                      <w:rPr>
                        <w:rFonts w:ascii="Cambria Math" w:eastAsia="Cambria Math" w:hAnsi="Cambria Math" w:cs="Cambria Math"/>
                        <w:sz w:val="20"/>
                        <w:szCs w:val="20"/>
                      </w:rPr>
                      <m:t>1</m:t>
                    </m:r>
                  </m:sub>
                  <m:sup>
                    <m:r>
                      <w:rPr>
                        <w:rFonts w:ascii="Cambria Math" w:eastAsia="Cambria Math" w:hAnsi="Cambria Math" w:cs="Cambria Math"/>
                        <w:sz w:val="20"/>
                        <w:szCs w:val="20"/>
                      </w:rPr>
                      <m:t>S</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r>
                      <w:rPr>
                        <w:rFonts w:ascii="Cambria Math" w:eastAsia="Cambria Math" w:hAnsi="Cambria Math" w:cs="Cambria Math"/>
                        <w:sz w:val="20"/>
                        <w:szCs w:val="20"/>
                      </w:rPr>
                      <m:t>-</m:t>
                    </m:r>
                    <m:r>
                      <w:rPr>
                        <w:rFonts w:ascii="Cambria Math" w:eastAsia="Cambria Math" w:hAnsi="Cambria Math" w:cs="Cambria Math"/>
                        <w:sz w:val="20"/>
                        <w:szCs w:val="20"/>
                      </w:rPr>
                      <m: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r>
                      <w:rPr>
                        <w:rFonts w:ascii="Cambria Math" w:eastAsia="Cambria Math" w:hAnsi="Cambria Math" w:cs="Cambria Math"/>
                        <w:sz w:val="20"/>
                        <w:szCs w:val="20"/>
                      </w:rPr>
                      <m:t>-</m:t>
                    </m:r>
                    <m:r>
                      <w:rPr>
                        <w:rFonts w:ascii="Cambria Math" w:eastAsia="Cambria Math" w:hAnsi="Cambria Math" w:cs="Cambria Math"/>
                        <w:sz w:val="20"/>
                        <w:szCs w:val="20"/>
                      </w:rPr>
                      <m:t>1</m:t>
                    </m:r>
                  </m:sub>
                  <m:sup>
                    <m:r>
                      <w:rPr>
                        <w:rFonts w:ascii="Cambria Math" w:eastAsia="Cambria Math" w:hAnsi="Cambria Math" w:cs="Cambria Math"/>
                        <w:sz w:val="20"/>
                        <w:szCs w:val="20"/>
                      </w:rPr>
                      <m:t>L</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r>
                      <w:rPr>
                        <w:rFonts w:ascii="Cambria Math" w:eastAsia="Cambria Math" w:hAnsi="Cambria Math" w:cs="Cambria Math"/>
                        <w:sz w:val="20"/>
                        <w:szCs w:val="20"/>
                      </w:rPr>
                      <m:t>-</m:t>
                    </m:r>
                    <m:r>
                      <w:rPr>
                        <w:rFonts w:ascii="Cambria Math" w:eastAsia="Cambria Math" w:hAnsi="Cambria Math" w:cs="Cambria Math"/>
                        <w:sz w:val="20"/>
                        <w:szCs w:val="20"/>
                      </w:rPr>
                      <m:t>1</m:t>
                    </m:r>
                  </m:sub>
                  <m:sup>
                    <m:r>
                      <w:rPr>
                        <w:rFonts w:ascii="Cambria Math" w:eastAsia="Cambria Math" w:hAnsi="Cambria Math" w:cs="Cambria Math"/>
                        <w:sz w:val="20"/>
                        <w:szCs w:val="20"/>
                      </w:rPr>
                      <m:t>G</m:t>
                    </m:r>
                  </m:sup>
                </m:sSubSup>
              </m:oMath>
            </m:oMathPara>
          </w:p>
        </w:tc>
        <w:tc>
          <w:tcPr>
            <w:tcW w:w="1166" w:type="dxa"/>
          </w:tcPr>
          <w:p w14:paraId="7577F9A0" w14:textId="77777777" w:rsidR="00583A8B" w:rsidRDefault="00583A8B" w:rsidP="008B1B99">
            <w:pPr>
              <w:jc w:val="both"/>
              <w:rPr>
                <w:sz w:val="20"/>
                <w:szCs w:val="20"/>
              </w:rPr>
            </w:pPr>
            <w:r>
              <w:rPr>
                <w:sz w:val="20"/>
                <w:szCs w:val="20"/>
              </w:rPr>
              <w:t>(A. 109)</w:t>
            </w:r>
          </w:p>
        </w:tc>
      </w:tr>
      <w:tr w:rsidR="00583A8B" w14:paraId="45DAE07B" w14:textId="77777777" w:rsidTr="00AC2EDF">
        <w:tc>
          <w:tcPr>
            <w:tcW w:w="7338" w:type="dxa"/>
          </w:tcPr>
          <w:p w14:paraId="06953EC2" w14:textId="780D4E48" w:rsidR="00583A8B" w:rsidRPr="00583A8B" w:rsidRDefault="00F13421"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r>
                      <w:rPr>
                        <w:rFonts w:ascii="Cambria Math" w:eastAsia="Cambria Math" w:hAnsi="Cambria Math" w:cs="Cambria Math"/>
                        <w:sz w:val="20"/>
                        <w:szCs w:val="20"/>
                      </w:rPr>
                      <m:t>-</m:t>
                    </m:r>
                    <m:r>
                      <w:rPr>
                        <w:rFonts w:ascii="Cambria Math" w:eastAsia="Cambria Math" w:hAnsi="Cambria Math" w:cs="Cambria Math"/>
                        <w:sz w:val="20"/>
                        <w:szCs w:val="20"/>
                      </w:rPr>
                      <m:t>1</m:t>
                    </m:r>
                  </m:sub>
                  <m:sup>
                    <m:r>
                      <w:rPr>
                        <w:rFonts w:ascii="Cambria Math" w:eastAsia="Cambria Math" w:hAnsi="Cambria Math" w:cs="Cambria Math"/>
                        <w:sz w:val="20"/>
                        <w:szCs w:val="20"/>
                      </w:rPr>
                      <m:t>I</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r>
                      <w:rPr>
                        <w:rFonts w:ascii="Cambria Math" w:eastAsia="Cambria Math" w:hAnsi="Cambria Math" w:cs="Cambria Math"/>
                        <w:sz w:val="20"/>
                        <w:szCs w:val="20"/>
                      </w:rPr>
                      <m:t>-</m:t>
                    </m:r>
                    <m:r>
                      <w:rPr>
                        <w:rFonts w:ascii="Cambria Math" w:eastAsia="Cambria Math" w:hAnsi="Cambria Math" w:cs="Cambria Math"/>
                        <w:sz w:val="20"/>
                        <w:szCs w:val="20"/>
                      </w:rPr>
                      <m:t>1</m:t>
                    </m:r>
                  </m:sub>
                  <m:sup>
                    <m:r>
                      <w:rPr>
                        <w:rFonts w:ascii="Cambria Math" w:eastAsia="Cambria Math" w:hAnsi="Cambria Math" w:cs="Cambria Math"/>
                        <w:sz w:val="20"/>
                        <w:szCs w:val="20"/>
                      </w:rPr>
                      <m:t>G</m:t>
                    </m:r>
                  </m:sup>
                </m:sSubSup>
              </m:oMath>
            </m:oMathPara>
          </w:p>
        </w:tc>
        <w:tc>
          <w:tcPr>
            <w:tcW w:w="1166" w:type="dxa"/>
          </w:tcPr>
          <w:p w14:paraId="269539E5" w14:textId="77777777" w:rsidR="00583A8B" w:rsidRDefault="00583A8B" w:rsidP="008B1B99">
            <w:pPr>
              <w:jc w:val="both"/>
              <w:rPr>
                <w:sz w:val="20"/>
                <w:szCs w:val="20"/>
              </w:rPr>
            </w:pPr>
            <w:r>
              <w:rPr>
                <w:sz w:val="20"/>
                <w:szCs w:val="20"/>
              </w:rPr>
              <w:t>(A. 110)</w:t>
            </w:r>
          </w:p>
        </w:tc>
      </w:tr>
      <w:tr w:rsidR="00583A8B" w14:paraId="4CDBBD0C" w14:textId="77777777" w:rsidTr="00AC2EDF">
        <w:tc>
          <w:tcPr>
            <w:tcW w:w="7338" w:type="dxa"/>
          </w:tcPr>
          <w:p w14:paraId="78E2A3CD" w14:textId="2AF05A17" w:rsidR="00583A8B" w:rsidRPr="00583A8B" w:rsidRDefault="00F13421"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div</m:t>
                    </m:r>
                  </m:e>
                  <m:sub>
                    <m:r>
                      <w:rPr>
                        <w:rFonts w:ascii="Cambria Math" w:eastAsia="Cambria Math" w:hAnsi="Cambria Math" w:cs="Cambria Math"/>
                        <w:sz w:val="20"/>
                        <w:szCs w:val="20"/>
                      </w:rPr>
                      <m:t>t</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r>
                      <w:rPr>
                        <w:rFonts w:ascii="Cambria Math" w:eastAsia="Cambria Math" w:hAnsi="Cambria Math" w:cs="Cambria Math"/>
                        <w:sz w:val="20"/>
                        <w:szCs w:val="20"/>
                      </w:rPr>
                      <m:t>-</m:t>
                    </m:r>
                    <m:r>
                      <w:rPr>
                        <w:rFonts w:ascii="Cambria Math" w:eastAsia="Cambria Math" w:hAnsi="Cambria Math" w:cs="Cambria Math"/>
                        <w:sz w:val="20"/>
                        <w:szCs w:val="20"/>
                      </w:rPr>
                      <m:t>1</m:t>
                    </m:r>
                  </m:sub>
                  <m:sup>
                    <m:r>
                      <w:rPr>
                        <w:rFonts w:ascii="Cambria Math" w:eastAsia="Cambria Math" w:hAnsi="Cambria Math" w:cs="Cambria Math"/>
                        <w:sz w:val="20"/>
                        <w:szCs w:val="20"/>
                      </w:rPr>
                      <m:t>G</m:t>
                    </m:r>
                  </m:sup>
                </m:sSubSup>
              </m:oMath>
            </m:oMathPara>
          </w:p>
        </w:tc>
        <w:tc>
          <w:tcPr>
            <w:tcW w:w="1166" w:type="dxa"/>
          </w:tcPr>
          <w:p w14:paraId="29B2D680" w14:textId="77777777" w:rsidR="00583A8B" w:rsidRDefault="00583A8B" w:rsidP="008B1B99">
            <w:pPr>
              <w:jc w:val="both"/>
              <w:rPr>
                <w:sz w:val="20"/>
                <w:szCs w:val="20"/>
              </w:rPr>
            </w:pPr>
            <w:r>
              <w:rPr>
                <w:sz w:val="20"/>
                <w:szCs w:val="20"/>
              </w:rPr>
              <w:t>(A. 111)</w:t>
            </w:r>
          </w:p>
        </w:tc>
      </w:tr>
      <w:tr w:rsidR="00583A8B" w14:paraId="7E2A3A27" w14:textId="77777777" w:rsidTr="00AC2EDF">
        <w:tc>
          <w:tcPr>
            <w:tcW w:w="7338" w:type="dxa"/>
          </w:tcPr>
          <w:p w14:paraId="24F05951" w14:textId="29625EFF" w:rsidR="00583A8B" w:rsidRPr="00583A8B" w:rsidRDefault="00F13421"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r>
                      <w:rPr>
                        <w:rFonts w:ascii="Cambria Math" w:eastAsia="Cambria Math" w:hAnsi="Cambria Math" w:cs="Cambria Math"/>
                        <w:sz w:val="20"/>
                        <w:szCs w:val="20"/>
                      </w:rPr>
                      <m:t>-</m:t>
                    </m:r>
                    <m:r>
                      <w:rPr>
                        <w:rFonts w:ascii="Cambria Math" w:eastAsia="Cambria Math" w:hAnsi="Cambria Math" w:cs="Cambria Math"/>
                        <w:sz w:val="20"/>
                        <w:szCs w:val="20"/>
                      </w:rPr>
                      <m: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E</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E</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r>
                      <w:rPr>
                        <w:rFonts w:ascii="Cambria Math" w:eastAsia="Cambria Math" w:hAnsi="Cambria Math" w:cs="Cambria Math"/>
                        <w:sz w:val="20"/>
                        <w:szCs w:val="20"/>
                      </w:rPr>
                      <m:t>-</m:t>
                    </m:r>
                    <m:r>
                      <w:rPr>
                        <w:rFonts w:ascii="Cambria Math" w:eastAsia="Cambria Math" w:hAnsi="Cambria Math" w:cs="Cambria Math"/>
                        <w:sz w:val="20"/>
                        <w:szCs w:val="20"/>
                      </w:rPr>
                      <m: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r>
                      <w:rPr>
                        <w:rFonts w:ascii="Cambria Math" w:eastAsia="Cambria Math" w:hAnsi="Cambria Math" w:cs="Cambria Math"/>
                        <w:sz w:val="20"/>
                        <w:szCs w:val="20"/>
                      </w:rPr>
                      <m:t>-</m:t>
                    </m:r>
                    <m:r>
                      <w:rPr>
                        <w:rFonts w:ascii="Cambria Math" w:eastAsia="Cambria Math" w:hAnsi="Cambria Math" w:cs="Cambria Math"/>
                        <w:sz w:val="20"/>
                        <w:szCs w:val="20"/>
                      </w:rPr>
                      <m: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oMath>
            </m:oMathPara>
          </w:p>
        </w:tc>
        <w:tc>
          <w:tcPr>
            <w:tcW w:w="1166" w:type="dxa"/>
          </w:tcPr>
          <w:p w14:paraId="339F37BE" w14:textId="77777777" w:rsidR="00583A8B" w:rsidRDefault="00583A8B" w:rsidP="008B1B99">
            <w:pPr>
              <w:jc w:val="both"/>
              <w:rPr>
                <w:sz w:val="20"/>
                <w:szCs w:val="20"/>
              </w:rPr>
            </w:pPr>
            <w:r>
              <w:rPr>
                <w:sz w:val="20"/>
                <w:szCs w:val="20"/>
              </w:rPr>
              <w:t>(A. 112)</w:t>
            </w:r>
          </w:p>
        </w:tc>
      </w:tr>
      <w:tr w:rsidR="00583A8B" w14:paraId="7F98E375" w14:textId="77777777" w:rsidTr="00AC2EDF">
        <w:tc>
          <w:tcPr>
            <w:tcW w:w="7338" w:type="dxa"/>
          </w:tcPr>
          <w:p w14:paraId="3505EAF8" w14:textId="5DFDC79D" w:rsidR="00583A8B" w:rsidRPr="00583A8B" w:rsidRDefault="00F13421"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r>
                      <w:rPr>
                        <w:rFonts w:ascii="Cambria Math" w:eastAsia="Cambria Math" w:hAnsi="Cambria Math" w:cs="Cambria Math"/>
                        <w:sz w:val="20"/>
                        <w:szCs w:val="20"/>
                      </w:rPr>
                      <m:t>-</m:t>
                    </m:r>
                    <m:r>
                      <w:rPr>
                        <w:rFonts w:ascii="Cambria Math" w:eastAsia="Cambria Math" w:hAnsi="Cambria Math" w:cs="Cambria Math"/>
                        <w:sz w:val="20"/>
                        <w:szCs w:val="20"/>
                      </w:rPr>
                      <m: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BD</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BD</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r>
                      <w:rPr>
                        <w:rFonts w:ascii="Cambria Math" w:eastAsia="Cambria Math" w:hAnsi="Cambria Math" w:cs="Cambria Math"/>
                        <w:sz w:val="20"/>
                        <w:szCs w:val="20"/>
                      </w:rPr>
                      <m:t>-</m:t>
                    </m:r>
                    <m:r>
                      <w:rPr>
                        <w:rFonts w:ascii="Cambria Math" w:eastAsia="Cambria Math" w:hAnsi="Cambria Math" w:cs="Cambria Math"/>
                        <w:sz w:val="20"/>
                        <w:szCs w:val="20"/>
                      </w:rPr>
                      <m: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r>
                      <w:rPr>
                        <w:rFonts w:ascii="Cambria Math" w:eastAsia="Cambria Math" w:hAnsi="Cambria Math" w:cs="Cambria Math"/>
                        <w:sz w:val="20"/>
                        <w:szCs w:val="20"/>
                      </w:rPr>
                      <m:t>-</m:t>
                    </m:r>
                    <m:r>
                      <w:rPr>
                        <w:rFonts w:ascii="Cambria Math" w:eastAsia="Cambria Math" w:hAnsi="Cambria Math" w:cs="Cambria Math"/>
                        <w:sz w:val="20"/>
                        <w:szCs w:val="20"/>
                      </w:rPr>
                      <m: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1166" w:type="dxa"/>
          </w:tcPr>
          <w:p w14:paraId="3F140F39" w14:textId="77777777" w:rsidR="00583A8B" w:rsidRDefault="00583A8B" w:rsidP="008B1B99">
            <w:pPr>
              <w:jc w:val="both"/>
              <w:rPr>
                <w:sz w:val="20"/>
                <w:szCs w:val="20"/>
              </w:rPr>
            </w:pPr>
            <w:r>
              <w:rPr>
                <w:sz w:val="20"/>
                <w:szCs w:val="20"/>
              </w:rPr>
              <w:t>(A. 113)</w:t>
            </w:r>
          </w:p>
        </w:tc>
      </w:tr>
      <w:tr w:rsidR="00583A8B" w14:paraId="015B8173" w14:textId="77777777" w:rsidTr="00AC2EDF">
        <w:tc>
          <w:tcPr>
            <w:tcW w:w="7338" w:type="dxa"/>
          </w:tcPr>
          <w:p w14:paraId="275AF2F8" w14:textId="04554EC9"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+NI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+D</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oMath>
            </m:oMathPara>
          </w:p>
        </w:tc>
        <w:tc>
          <w:tcPr>
            <w:tcW w:w="1166" w:type="dxa"/>
          </w:tcPr>
          <w:p w14:paraId="6727EA7C" w14:textId="77777777" w:rsidR="00583A8B" w:rsidRDefault="00583A8B" w:rsidP="008B1B99">
            <w:pPr>
              <w:jc w:val="both"/>
              <w:rPr>
                <w:sz w:val="20"/>
                <w:szCs w:val="20"/>
              </w:rPr>
            </w:pPr>
            <w:r>
              <w:rPr>
                <w:sz w:val="20"/>
                <w:szCs w:val="20"/>
              </w:rPr>
              <w:t>(A. 114)</w:t>
            </w:r>
          </w:p>
        </w:tc>
      </w:tr>
      <w:tr w:rsidR="00583A8B" w14:paraId="55221058" w14:textId="77777777" w:rsidTr="00AC2EDF">
        <w:tc>
          <w:tcPr>
            <w:tcW w:w="7338" w:type="dxa"/>
          </w:tcPr>
          <w:p w14:paraId="2E81C98F" w14:textId="4698A3AB"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-IBA</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oMath>
            </m:oMathPara>
          </w:p>
        </w:tc>
        <w:tc>
          <w:tcPr>
            <w:tcW w:w="1166" w:type="dxa"/>
          </w:tcPr>
          <w:p w14:paraId="441E2FF1" w14:textId="77777777" w:rsidR="00583A8B" w:rsidRDefault="00583A8B" w:rsidP="008B1B99">
            <w:pPr>
              <w:jc w:val="both"/>
              <w:rPr>
                <w:sz w:val="20"/>
                <w:szCs w:val="20"/>
              </w:rPr>
            </w:pPr>
            <w:r>
              <w:rPr>
                <w:sz w:val="20"/>
                <w:szCs w:val="20"/>
              </w:rPr>
              <w:t>(A. 115)</w:t>
            </w:r>
          </w:p>
        </w:tc>
      </w:tr>
      <w:tr w:rsidR="00583A8B" w14:paraId="55B7AC9E" w14:textId="77777777" w:rsidTr="00AC2EDF">
        <w:tc>
          <w:tcPr>
            <w:tcW w:w="7338" w:type="dxa"/>
          </w:tcPr>
          <w:p w14:paraId="16D9F5C2" w14:textId="5F2BCCF3" w:rsidR="00583A8B" w:rsidRPr="00583A8B" w:rsidRDefault="00F13421"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r>
                      <w:rPr>
                        <w:rFonts w:ascii="Cambria Math" w:eastAsia="Cambria Math" w:hAnsi="Cambria Math" w:cs="Cambria Math"/>
                        <w:sz w:val="20"/>
                        <w:szCs w:val="20"/>
                      </w:rPr>
                      <m:t>-</m:t>
                    </m:r>
                    <m:r>
                      <w:rPr>
                        <w:rFonts w:ascii="Cambria Math" w:eastAsia="Cambria Math" w:hAnsi="Cambria Math" w:cs="Cambria Math"/>
                        <w:sz w:val="20"/>
                        <w:szCs w:val="20"/>
                      </w:rPr>
                      <m: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oMath>
            </m:oMathPara>
          </w:p>
        </w:tc>
        <w:tc>
          <w:tcPr>
            <w:tcW w:w="1166" w:type="dxa"/>
          </w:tcPr>
          <w:p w14:paraId="42B5DBA2" w14:textId="77777777" w:rsidR="00583A8B" w:rsidRDefault="00583A8B" w:rsidP="008B1B99">
            <w:pPr>
              <w:jc w:val="both"/>
              <w:rPr>
                <w:sz w:val="20"/>
                <w:szCs w:val="20"/>
              </w:rPr>
            </w:pPr>
            <w:r>
              <w:rPr>
                <w:sz w:val="20"/>
                <w:szCs w:val="20"/>
              </w:rPr>
              <w:t>(A. 116)</w:t>
            </w:r>
          </w:p>
        </w:tc>
      </w:tr>
      <w:tr w:rsidR="00583A8B" w14:paraId="17B019C0" w14:textId="77777777" w:rsidTr="00AC2EDF">
        <w:tc>
          <w:tcPr>
            <w:tcW w:w="7338" w:type="dxa"/>
          </w:tcPr>
          <w:p w14:paraId="02661047" w14:textId="77777777" w:rsidR="00583A8B" w:rsidRDefault="00583A8B" w:rsidP="008B1B99">
            <w:pPr>
              <w:jc w:val="both"/>
              <w:rPr>
                <w:rFonts w:ascii="Calibri" w:eastAsia="Calibri" w:hAnsi="Calibri" w:cs="Calibri"/>
                <w:color w:val="000000"/>
              </w:rPr>
            </w:pPr>
          </w:p>
        </w:tc>
        <w:tc>
          <w:tcPr>
            <w:tcW w:w="1166" w:type="dxa"/>
          </w:tcPr>
          <w:p w14:paraId="208B3655" w14:textId="77777777" w:rsidR="00583A8B" w:rsidRDefault="00583A8B" w:rsidP="008B1B99">
            <w:pPr>
              <w:jc w:val="both"/>
            </w:pPr>
          </w:p>
        </w:tc>
      </w:tr>
      <w:tr w:rsidR="00583A8B" w14:paraId="249636A2" w14:textId="77777777" w:rsidTr="00AC2EDF">
        <w:tc>
          <w:tcPr>
            <w:tcW w:w="7338" w:type="dxa"/>
          </w:tcPr>
          <w:p w14:paraId="59D88E13" w14:textId="77777777" w:rsidR="00583A8B" w:rsidRDefault="00583A8B" w:rsidP="008B1B99">
            <w:pPr>
              <w:jc w:val="both"/>
              <w:rPr>
                <w:rFonts w:ascii="Calibri" w:eastAsia="Calibri" w:hAnsi="Calibri" w:cs="Calibri"/>
                <w:b/>
                <w:color w:val="000000"/>
              </w:rPr>
            </w:pPr>
            <w:r>
              <w:rPr>
                <w:rFonts w:ascii="Calibri" w:eastAsia="Calibri" w:hAnsi="Calibri" w:cs="Calibri"/>
                <w:b/>
                <w:color w:val="000000"/>
              </w:rPr>
              <w:t>Rest of the world</w:t>
            </w:r>
          </w:p>
        </w:tc>
        <w:tc>
          <w:tcPr>
            <w:tcW w:w="1166" w:type="dxa"/>
          </w:tcPr>
          <w:p w14:paraId="63CF5900" w14:textId="77777777" w:rsidR="00583A8B" w:rsidRDefault="00583A8B" w:rsidP="008B1B99">
            <w:pPr>
              <w:jc w:val="both"/>
            </w:pPr>
          </w:p>
        </w:tc>
      </w:tr>
      <w:tr w:rsidR="00583A8B" w14:paraId="67E9B2E3" w14:textId="77777777" w:rsidTr="00AC2EDF">
        <w:tc>
          <w:tcPr>
            <w:tcW w:w="7338" w:type="dxa"/>
          </w:tcPr>
          <w:p w14:paraId="31BAB254" w14:textId="4A34E992" w:rsidR="00583A8B" w:rsidRPr="00583A8B" w:rsidRDefault="00583A8B" w:rsidP="008B1B99">
            <w:pPr>
              <w:jc w:val="both"/>
            </w:pPr>
            <m:oMathPara>
              <m:oMath>
                <m:r>
                  <w:rPr>
                    <w:rFonts w:ascii="Cambria Math" w:eastAsia="Cambria Math" w:hAnsi="Cambria Math" w:cs="Cambria Math"/>
                    <w:color w:val="000000"/>
                    <w:sz w:val="20"/>
                    <w:szCs w:val="20"/>
                  </w:rPr>
                  <m:t>∆</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x</m:t>
                        </m:r>
                      </m:e>
                      <m:sub>
                        <m:r>
                          <w:rPr>
                            <w:rFonts w:ascii="Cambria Math" w:eastAsia="Cambria Math" w:hAnsi="Cambria Math" w:cs="Cambria Math"/>
                            <w:color w:val="000000"/>
                            <w:sz w:val="20"/>
                            <w:szCs w:val="20"/>
                          </w:rPr>
                          <m:t>t</m:t>
                        </m:r>
                      </m:sub>
                    </m:sSub>
                  </m:e>
                </m:d>
                <m:r>
                  <w:rPr>
                    <w:rFonts w:ascii="Cambria Math" w:eastAsia="Cambria Math" w:hAnsi="Cambria Math" w:cs="Cambria Math"/>
                    <w:color w:val="000000"/>
                    <w:sz w:val="20"/>
                    <w:szCs w:val="20"/>
                  </w:rPr>
                  <m:t>=</m:t>
                </m:r>
                <m:r>
                  <w:rPr>
                    <w:rFonts w:ascii="Cambria Math" w:hAnsi="Cambria Math"/>
                  </w:rPr>
                  <m:t xml:space="preserve"> </m:t>
                </m:r>
                <m:r>
                  <w:rPr>
                    <w:rFonts w:ascii="Cambria Math" w:eastAsia="Cambria Math" w:hAnsi="Cambria Math" w:cs="Cambria Math"/>
                    <w:color w:val="000000"/>
                    <w:sz w:val="20"/>
                    <w:szCs w:val="20"/>
                  </w:rPr>
                  <m:t>1.30*∆</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m:t>
                        </m:r>
                      </m:e>
                      <m:sub>
                        <m:r>
                          <w:rPr>
                            <w:rFonts w:ascii="Cambria Math" w:eastAsia="Cambria Math" w:hAnsi="Cambria Math" w:cs="Cambria Math"/>
                            <w:color w:val="000000"/>
                            <w:sz w:val="20"/>
                            <w:szCs w:val="20"/>
                          </w:rPr>
                          <m:t>t-4</m:t>
                        </m:r>
                      </m:sub>
                      <m:sup>
                        <m:r>
                          <w:rPr>
                            <w:rFonts w:ascii="Cambria Math" w:eastAsia="Cambria Math" w:hAnsi="Cambria Math" w:cs="Cambria Math"/>
                            <w:color w:val="000000"/>
                            <w:sz w:val="20"/>
                            <w:szCs w:val="20"/>
                          </w:rPr>
                          <m:t>TP</m:t>
                        </m:r>
                      </m:sup>
                    </m:sSubSup>
                  </m:e>
                </m:d>
                <m:r>
                  <w:rPr>
                    <w:rFonts w:ascii="Cambria Math" w:hAnsi="Cambria Math"/>
                  </w:rPr>
                  <m:t xml:space="preserve"> </m:t>
                </m:r>
                <m:r>
                  <w:rPr>
                    <w:rFonts w:ascii="Cambria Math" w:eastAsia="Cambria Math" w:hAnsi="Cambria Math" w:cs="Cambria Math"/>
                    <w:color w:val="000000"/>
                    <w:sz w:val="20"/>
                    <w:szCs w:val="20"/>
                  </w:rPr>
                  <m:t>-0.63*∆</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rer</m:t>
                        </m:r>
                      </m:e>
                      <m:sub>
                        <m:r>
                          <w:rPr>
                            <w:rFonts w:ascii="Cambria Math" w:eastAsia="Cambria Math" w:hAnsi="Cambria Math" w:cs="Cambria Math"/>
                            <w:color w:val="000000"/>
                            <w:sz w:val="20"/>
                            <w:szCs w:val="20"/>
                          </w:rPr>
                          <m:t>t</m:t>
                        </m:r>
                      </m:sub>
                    </m:sSub>
                  </m:e>
                </m:d>
                <m:r>
                  <w:rPr>
                    <w:rFonts w:ascii="Cambria Math" w:eastAsia="Cambria Math" w:hAnsi="Cambria Math" w:cs="Cambria Math"/>
                    <w:color w:val="000000"/>
                    <w:sz w:val="20"/>
                    <w:szCs w:val="20"/>
                  </w:rPr>
                  <m:t>-0.62*</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x</m:t>
                        </m:r>
                      </m:e>
                      <m:sub>
                        <m:r>
                          <w:rPr>
                            <w:rFonts w:ascii="Cambria Math" w:eastAsia="Cambria Math" w:hAnsi="Cambria Math" w:cs="Cambria Math"/>
                            <w:color w:val="000000"/>
                            <w:sz w:val="20"/>
                            <w:szCs w:val="20"/>
                          </w:rPr>
                          <m:t>t-1</m:t>
                        </m:r>
                      </m:sub>
                    </m:sSub>
                  </m:e>
                </m:d>
                <m:r>
                  <w:rPr>
                    <w:rFonts w:ascii="Cambria Math" w:eastAsia="Cambria Math" w:hAnsi="Cambria Math" w:cs="Cambria Math"/>
                    <w:color w:val="000000"/>
                    <w:sz w:val="20"/>
                    <w:szCs w:val="20"/>
                  </w:rPr>
                  <m:t>+0.62*</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TP</m:t>
                        </m:r>
                      </m:sup>
                    </m:sSubSup>
                  </m:e>
                </m:d>
                <m:r>
                  <w:rPr>
                    <w:rFonts w:ascii="Cambria Math" w:hAnsi="Cambria Math"/>
                  </w:rPr>
                  <m:t xml:space="preserve">+ </m:t>
                </m:r>
                <m:r>
                  <w:rPr>
                    <w:rFonts w:ascii="Cambria Math" w:eastAsia="Cambria Math" w:hAnsi="Cambria Math" w:cs="Cambria Math"/>
                    <w:color w:val="000000"/>
                    <w:sz w:val="20"/>
                    <w:szCs w:val="20"/>
                  </w:rPr>
                  <m:t>0.25*</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rer</m:t>
                        </m:r>
                      </m:e>
                      <m:sub>
                        <m:r>
                          <w:rPr>
                            <w:rFonts w:ascii="Cambria Math" w:eastAsia="Cambria Math" w:hAnsi="Cambria Math" w:cs="Cambria Math"/>
                            <w:color w:val="000000"/>
                            <w:sz w:val="20"/>
                            <w:szCs w:val="20"/>
                          </w:rPr>
                          <m:t>t-2</m:t>
                        </m:r>
                      </m:sub>
                    </m:sSub>
                  </m:e>
                </m:d>
                <m:r>
                  <w:rPr>
                    <w:rFonts w:ascii="Cambria Math" w:hAnsi="Cambria Math"/>
                  </w:rPr>
                  <m:t xml:space="preserve">  </m:t>
                </m:r>
              </m:oMath>
            </m:oMathPara>
          </w:p>
        </w:tc>
        <w:tc>
          <w:tcPr>
            <w:tcW w:w="1166" w:type="dxa"/>
          </w:tcPr>
          <w:p w14:paraId="6258134F" w14:textId="77777777" w:rsidR="00583A8B" w:rsidRDefault="00583A8B" w:rsidP="008B1B99">
            <w:pPr>
              <w:jc w:val="both"/>
              <w:rPr>
                <w:sz w:val="20"/>
                <w:szCs w:val="20"/>
              </w:rPr>
            </w:pPr>
            <w:r>
              <w:rPr>
                <w:sz w:val="20"/>
                <w:szCs w:val="20"/>
              </w:rPr>
              <w:t>(A. 117)</w:t>
            </w:r>
          </w:p>
        </w:tc>
      </w:tr>
      <w:tr w:rsidR="00583A8B" w14:paraId="6EAD5B4D" w14:textId="77777777" w:rsidTr="00AC2EDF">
        <w:tc>
          <w:tcPr>
            <w:tcW w:w="7338" w:type="dxa"/>
          </w:tcPr>
          <w:p w14:paraId="0B808B9B" w14:textId="5237B5B6" w:rsidR="00583A8B" w:rsidRPr="00583A8B" w:rsidRDefault="00583A8B" w:rsidP="008B1B99">
            <w:pPr>
              <w:jc w:val="both"/>
            </w:pPr>
            <m:oMathPara>
              <m:oMath>
                <m:r>
                  <w:rPr>
                    <w:rFonts w:ascii="Cambria Math" w:eastAsia="Cambria Math" w:hAnsi="Cambria Math" w:cs="Cambria Math"/>
                    <w:color w:val="000000"/>
                    <w:sz w:val="20"/>
                    <w:szCs w:val="20"/>
                  </w:rPr>
                  <m:t>∆</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m</m:t>
                        </m:r>
                      </m:e>
                      <m:sub>
                        <m:r>
                          <w:rPr>
                            <w:rFonts w:ascii="Cambria Math" w:eastAsia="Cambria Math" w:hAnsi="Cambria Math" w:cs="Cambria Math"/>
                            <w:color w:val="000000"/>
                            <w:sz w:val="20"/>
                            <w:szCs w:val="20"/>
                          </w:rPr>
                          <m:t>t</m:t>
                        </m:r>
                      </m:sub>
                    </m:sSub>
                  </m:e>
                </m:d>
                <m:r>
                  <w:rPr>
                    <w:rFonts w:ascii="Cambria Math" w:hAnsi="Cambria Math"/>
                  </w:rPr>
                  <m:t xml:space="preserve"> </m:t>
                </m:r>
                <m:r>
                  <w:rPr>
                    <w:rFonts w:ascii="Cambria Math" w:eastAsia="Cambria Math" w:hAnsi="Cambria Math" w:cs="Cambria Math"/>
                    <w:color w:val="000000"/>
                    <w:sz w:val="20"/>
                    <w:szCs w:val="20"/>
                  </w:rPr>
                  <m:t>=-3.76-0.13*∆</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m</m:t>
                        </m:r>
                      </m:e>
                      <m:sub>
                        <m:r>
                          <w:rPr>
                            <w:rFonts w:ascii="Cambria Math" w:eastAsia="Cambria Math" w:hAnsi="Cambria Math" w:cs="Cambria Math"/>
                            <w:color w:val="000000"/>
                            <w:sz w:val="20"/>
                            <w:szCs w:val="20"/>
                          </w:rPr>
                          <m:t>t-2</m:t>
                        </m:r>
                      </m:sub>
                    </m:sSub>
                  </m:e>
                </m:d>
                <m:r>
                  <w:rPr>
                    <w:rFonts w:ascii="Cambria Math" w:hAnsi="Cambria Math"/>
                  </w:rPr>
                  <m:t xml:space="preserve"> </m:t>
                </m:r>
                <m:r>
                  <w:rPr>
                    <w:rFonts w:ascii="Cambria Math" w:eastAsia="Cambria Math" w:hAnsi="Cambria Math" w:cs="Cambria Math"/>
                    <w:color w:val="000000"/>
                    <w:sz w:val="20"/>
                    <w:szCs w:val="20"/>
                  </w:rPr>
                  <m:t>+0.28*∆</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rer</m:t>
                        </m:r>
                      </m:e>
                      <m:sub>
                        <m:r>
                          <w:rPr>
                            <w:rFonts w:ascii="Cambria Math" w:eastAsia="Cambria Math" w:hAnsi="Cambria Math" w:cs="Cambria Math"/>
                            <w:color w:val="000000"/>
                            <w:sz w:val="20"/>
                            <w:szCs w:val="20"/>
                          </w:rPr>
                          <m:t>t-1</m:t>
                        </m:r>
                      </m:sub>
                    </m:sSub>
                  </m:e>
                </m:d>
                <m:r>
                  <w:rPr>
                    <w:rFonts w:ascii="Cambria Math" w:hAnsi="Cambria Math"/>
                  </w:rPr>
                  <m:t xml:space="preserve"> </m:t>
                </m:r>
                <m:r>
                  <w:rPr>
                    <w:rFonts w:ascii="Cambria Math" w:eastAsia="Cambria Math" w:hAnsi="Cambria Math" w:cs="Cambria Math"/>
                    <w:color w:val="000000"/>
                    <w:sz w:val="20"/>
                    <w:szCs w:val="20"/>
                  </w:rPr>
                  <m:t>+0.38*∆</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rer</m:t>
                        </m:r>
                      </m:e>
                      <m:sub>
                        <m:r>
                          <w:rPr>
                            <w:rFonts w:ascii="Cambria Math" w:eastAsia="Cambria Math" w:hAnsi="Cambria Math" w:cs="Cambria Math"/>
                            <w:color w:val="000000"/>
                            <w:sz w:val="20"/>
                            <w:szCs w:val="20"/>
                          </w:rPr>
                          <m:t>t-3</m:t>
                        </m:r>
                      </m:sub>
                    </m:sSub>
                  </m:e>
                </m:d>
                <m:r>
                  <w:rPr>
                    <w:rFonts w:ascii="Cambria Math" w:hAnsi="Cambria Math"/>
                  </w:rPr>
                  <m:t xml:space="preserve"> </m:t>
                </m:r>
                <m:r>
                  <w:rPr>
                    <w:rFonts w:ascii="Cambria Math" w:eastAsia="Cambria Math" w:hAnsi="Cambria Math" w:cs="Cambria Math"/>
                    <w:color w:val="000000"/>
                    <w:sz w:val="20"/>
                    <w:szCs w:val="20"/>
                  </w:rPr>
                  <m:t>+1.22*∆</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y</m:t>
                        </m:r>
                      </m:e>
                      <m:sub>
                        <m:r>
                          <w:rPr>
                            <w:rFonts w:ascii="Cambria Math" w:eastAsia="Cambria Math" w:hAnsi="Cambria Math" w:cs="Cambria Math"/>
                            <w:color w:val="000000"/>
                            <w:sz w:val="20"/>
                            <w:szCs w:val="20"/>
                          </w:rPr>
                          <m:t>t</m:t>
                        </m:r>
                      </m:sub>
                    </m:sSub>
                  </m:e>
                </m:d>
                <m:r>
                  <w:rPr>
                    <w:rFonts w:ascii="Cambria Math" w:hAnsi="Cambria Math"/>
                  </w:rPr>
                  <m:t xml:space="preserve"> </m:t>
                </m:r>
                <m:r>
                  <w:rPr>
                    <w:rFonts w:ascii="Cambria Math" w:eastAsia="Cambria Math" w:hAnsi="Cambria Math" w:cs="Cambria Math"/>
                    <w:color w:val="000000"/>
                    <w:sz w:val="20"/>
                    <w:szCs w:val="20"/>
                  </w:rPr>
                  <m:t>-0.30*</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m</m:t>
                        </m:r>
                      </m:e>
                      <m:sub>
                        <m:r>
                          <w:rPr>
                            <w:rFonts w:ascii="Cambria Math" w:eastAsia="Cambria Math" w:hAnsi="Cambria Math" w:cs="Cambria Math"/>
                            <w:color w:val="000000"/>
                            <w:sz w:val="20"/>
                            <w:szCs w:val="20"/>
                          </w:rPr>
                          <m:t>t-1</m:t>
                        </m:r>
                      </m:sub>
                    </m:sSub>
                  </m:e>
                </m:d>
                <m:r>
                  <w:rPr>
                    <w:rFonts w:ascii="Cambria Math" w:eastAsia="Cambria Math" w:hAnsi="Cambria Math" w:cs="Cambria Math"/>
                    <w:color w:val="000000"/>
                    <w:sz w:val="20"/>
                    <w:szCs w:val="20"/>
                  </w:rPr>
                  <m:t>+</m:t>
                </m:r>
                <m:r>
                  <w:rPr>
                    <w:rFonts w:ascii="Cambria Math" w:hAnsi="Cambria Math"/>
                  </w:rPr>
                  <m:t xml:space="preserve"> </m:t>
                </m:r>
                <m:r>
                  <w:rPr>
                    <w:rFonts w:ascii="Cambria Math" w:eastAsia="Cambria Math" w:hAnsi="Cambria Math" w:cs="Cambria Math"/>
                    <w:color w:val="000000"/>
                    <w:sz w:val="20"/>
                    <w:szCs w:val="20"/>
                  </w:rPr>
                  <m:t>0.57*</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y</m:t>
                        </m:r>
                      </m:e>
                      <m:sub>
                        <m:r>
                          <w:rPr>
                            <w:rFonts w:ascii="Cambria Math" w:eastAsia="Cambria Math" w:hAnsi="Cambria Math" w:cs="Cambria Math"/>
                            <w:color w:val="000000"/>
                            <w:sz w:val="20"/>
                            <w:szCs w:val="20"/>
                          </w:rPr>
                          <m:t>t-1</m:t>
                        </m:r>
                      </m:sub>
                    </m:sSub>
                  </m:e>
                </m:d>
                <m:r>
                  <w:rPr>
                    <w:rFonts w:ascii="Cambria Math" w:hAnsi="Cambria Math"/>
                  </w:rPr>
                  <m:t xml:space="preserve"> </m:t>
                </m:r>
              </m:oMath>
            </m:oMathPara>
          </w:p>
        </w:tc>
        <w:tc>
          <w:tcPr>
            <w:tcW w:w="1166" w:type="dxa"/>
          </w:tcPr>
          <w:p w14:paraId="5D786451" w14:textId="77777777" w:rsidR="00583A8B" w:rsidRDefault="00583A8B" w:rsidP="008B1B99">
            <w:pPr>
              <w:jc w:val="both"/>
              <w:rPr>
                <w:sz w:val="20"/>
                <w:szCs w:val="20"/>
              </w:rPr>
            </w:pPr>
            <w:r>
              <w:rPr>
                <w:sz w:val="20"/>
                <w:szCs w:val="20"/>
              </w:rPr>
              <w:t>(A. 118)</w:t>
            </w:r>
          </w:p>
        </w:tc>
      </w:tr>
      <w:tr w:rsidR="00583A8B" w14:paraId="4C0AED19" w14:textId="77777777" w:rsidTr="00AC2EDF">
        <w:tc>
          <w:tcPr>
            <w:tcW w:w="7338" w:type="dxa"/>
          </w:tcPr>
          <w:p w14:paraId="0B949E0C" w14:textId="69FF35D4" w:rsidR="00583A8B" w:rsidRPr="00583A8B" w:rsidRDefault="00F13421" w:rsidP="008B1B99">
            <w:pPr>
              <w:jc w:val="both"/>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rer</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xr</m:t>
                    </m:r>
                  </m:e>
                  <m:sub>
                    <m:r>
                      <w:rPr>
                        <w:rFonts w:ascii="Cambria Math" w:eastAsia="Cambria Math" w:hAnsi="Cambria Math" w:cs="Cambria Math"/>
                        <w:sz w:val="20"/>
                        <w:szCs w:val="20"/>
                      </w:rPr>
                      <m:t>t</m:t>
                    </m:r>
                  </m:sub>
                </m:sSub>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m:t>
                        </m:r>
                      </m:sup>
                    </m:sSubSup>
                  </m:den>
                </m:f>
              </m:oMath>
            </m:oMathPara>
          </w:p>
        </w:tc>
        <w:tc>
          <w:tcPr>
            <w:tcW w:w="1166" w:type="dxa"/>
          </w:tcPr>
          <w:p w14:paraId="5F7FFC9D" w14:textId="77777777" w:rsidR="00583A8B" w:rsidRDefault="00583A8B" w:rsidP="008B1B99">
            <w:pPr>
              <w:jc w:val="both"/>
              <w:rPr>
                <w:sz w:val="20"/>
                <w:szCs w:val="20"/>
              </w:rPr>
            </w:pPr>
            <w:r>
              <w:rPr>
                <w:sz w:val="20"/>
                <w:szCs w:val="20"/>
              </w:rPr>
              <w:t>(A. 119)</w:t>
            </w:r>
          </w:p>
        </w:tc>
      </w:tr>
      <w:tr w:rsidR="00583A8B" w14:paraId="21F7CC96" w14:textId="77777777" w:rsidTr="00AC2EDF">
        <w:tc>
          <w:tcPr>
            <w:tcW w:w="7338" w:type="dxa"/>
          </w:tcPr>
          <w:p w14:paraId="5A36BEA8" w14:textId="4094FAFC" w:rsidR="00583A8B" w:rsidRPr="00583A8B" w:rsidRDefault="00F13421" w:rsidP="008B1B99">
            <w:pPr>
              <w:jc w:val="both"/>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M</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m</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m</m:t>
                    </m:r>
                  </m:sup>
                </m:sSubSup>
              </m:oMath>
            </m:oMathPara>
          </w:p>
        </w:tc>
        <w:tc>
          <w:tcPr>
            <w:tcW w:w="1166" w:type="dxa"/>
          </w:tcPr>
          <w:p w14:paraId="013D266D" w14:textId="77777777" w:rsidR="00583A8B" w:rsidRDefault="00583A8B" w:rsidP="008B1B99">
            <w:pPr>
              <w:jc w:val="both"/>
              <w:rPr>
                <w:sz w:val="20"/>
                <w:szCs w:val="20"/>
              </w:rPr>
            </w:pPr>
            <w:r>
              <w:rPr>
                <w:sz w:val="20"/>
                <w:szCs w:val="20"/>
              </w:rPr>
              <w:t>(A. 120)</w:t>
            </w:r>
          </w:p>
        </w:tc>
      </w:tr>
      <w:tr w:rsidR="00583A8B" w14:paraId="7CB1A6C4" w14:textId="77777777" w:rsidTr="00AC2EDF">
        <w:tc>
          <w:tcPr>
            <w:tcW w:w="7338" w:type="dxa"/>
          </w:tcPr>
          <w:p w14:paraId="3A7057AE" w14:textId="069E1677" w:rsidR="00583A8B" w:rsidRPr="00583A8B" w:rsidRDefault="00F13421" w:rsidP="008B1B99">
            <w:pPr>
              <w:jc w:val="both"/>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x</m:t>
                    </m:r>
                  </m:sup>
                </m:sSubSup>
              </m:oMath>
            </m:oMathPara>
          </w:p>
        </w:tc>
        <w:tc>
          <w:tcPr>
            <w:tcW w:w="1166" w:type="dxa"/>
          </w:tcPr>
          <w:p w14:paraId="02E0949B" w14:textId="77777777" w:rsidR="00583A8B" w:rsidRDefault="00583A8B" w:rsidP="008B1B99">
            <w:pPr>
              <w:jc w:val="both"/>
              <w:rPr>
                <w:sz w:val="20"/>
                <w:szCs w:val="20"/>
              </w:rPr>
            </w:pPr>
            <w:r>
              <w:rPr>
                <w:sz w:val="20"/>
                <w:szCs w:val="20"/>
              </w:rPr>
              <w:t>(A. 121)</w:t>
            </w:r>
          </w:p>
        </w:tc>
      </w:tr>
      <w:tr w:rsidR="00583A8B" w14:paraId="2BD62705" w14:textId="77777777" w:rsidTr="00AC2EDF">
        <w:tc>
          <w:tcPr>
            <w:tcW w:w="7338" w:type="dxa"/>
          </w:tcPr>
          <w:p w14:paraId="4657B0B4" w14:textId="13146551" w:rsidR="00583A8B" w:rsidRPr="00583A8B" w:rsidRDefault="00F13421"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θ</m:t>
                    </m:r>
                  </m:e>
                  <m:sup>
                    <m:r>
                      <w:rPr>
                        <w:rFonts w:ascii="Cambria Math" w:eastAsia="Cambria Math" w:hAnsi="Cambria Math" w:cs="Cambria Math"/>
                        <w:sz w:val="20"/>
                        <w:szCs w:val="20"/>
                      </w:rPr>
                      <m:t>Y</m:t>
                    </m:r>
                    <m:r>
                      <w:rPr>
                        <w:rFonts w:ascii="Cambria Math" w:eastAsia="Cambria Math" w:hAnsi="Cambria Math" w:cs="Cambria Math"/>
                        <w:sz w:val="20"/>
                        <w:szCs w:val="20"/>
                      </w:rPr>
                      <m:t>,</m:t>
                    </m:r>
                    <m:r>
                      <w:rPr>
                        <w:rFonts w:ascii="Cambria Math" w:eastAsia="Cambria Math" w:hAnsi="Cambria Math" w:cs="Cambria Math"/>
                        <w:sz w:val="20"/>
                        <w:szCs w:val="20"/>
                      </w:rPr>
                      <m:t>W</m:t>
                    </m:r>
                  </m:sup>
                </m:s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oMath>
            </m:oMathPara>
          </w:p>
        </w:tc>
        <w:tc>
          <w:tcPr>
            <w:tcW w:w="1166" w:type="dxa"/>
          </w:tcPr>
          <w:p w14:paraId="2D22D1C4" w14:textId="77777777" w:rsidR="00583A8B" w:rsidRDefault="00583A8B" w:rsidP="008B1B99">
            <w:pPr>
              <w:jc w:val="both"/>
              <w:rPr>
                <w:sz w:val="20"/>
                <w:szCs w:val="20"/>
              </w:rPr>
            </w:pPr>
            <w:r>
              <w:rPr>
                <w:sz w:val="20"/>
                <w:szCs w:val="20"/>
              </w:rPr>
              <w:t>(A. 122)</w:t>
            </w:r>
          </w:p>
        </w:tc>
      </w:tr>
      <w:tr w:rsidR="00583A8B" w14:paraId="0905A474" w14:textId="77777777" w:rsidTr="00AC2EDF">
        <w:tc>
          <w:tcPr>
            <w:tcW w:w="7338" w:type="dxa"/>
          </w:tcPr>
          <w:p w14:paraId="51A3A3FC" w14:textId="5A19E8FB"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M</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-KT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1166" w:type="dxa"/>
          </w:tcPr>
          <w:p w14:paraId="0DD6EB18" w14:textId="77777777" w:rsidR="00583A8B" w:rsidRDefault="00583A8B" w:rsidP="008B1B99">
            <w:pPr>
              <w:jc w:val="both"/>
              <w:rPr>
                <w:sz w:val="20"/>
                <w:szCs w:val="20"/>
              </w:rPr>
            </w:pPr>
            <w:r>
              <w:rPr>
                <w:sz w:val="20"/>
                <w:szCs w:val="20"/>
              </w:rPr>
              <w:t>(A. 123)</w:t>
            </w:r>
          </w:p>
        </w:tc>
      </w:tr>
      <w:tr w:rsidR="00583A8B" w14:paraId="3A6A7154" w14:textId="77777777" w:rsidTr="00AC2EDF">
        <w:tc>
          <w:tcPr>
            <w:tcW w:w="7338" w:type="dxa"/>
          </w:tcPr>
          <w:p w14:paraId="3882BA7A" w14:textId="6C93798C"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CA</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d>
                  <m:dPr>
                    <m:begChr m:val="["/>
                    <m:endChr m:val="]"/>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M</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e>
                </m:d>
              </m:oMath>
            </m:oMathPara>
          </w:p>
        </w:tc>
        <w:tc>
          <w:tcPr>
            <w:tcW w:w="1166" w:type="dxa"/>
          </w:tcPr>
          <w:p w14:paraId="0A38A6FA" w14:textId="77777777" w:rsidR="00583A8B" w:rsidRDefault="00583A8B" w:rsidP="008B1B99">
            <w:pPr>
              <w:jc w:val="both"/>
              <w:rPr>
                <w:sz w:val="20"/>
                <w:szCs w:val="20"/>
              </w:rPr>
            </w:pPr>
            <w:r>
              <w:rPr>
                <w:sz w:val="20"/>
                <w:szCs w:val="20"/>
              </w:rPr>
              <w:t>(A. 124)</w:t>
            </w:r>
          </w:p>
        </w:tc>
      </w:tr>
      <w:tr w:rsidR="00583A8B" w14:paraId="2C27D23B" w14:textId="77777777" w:rsidTr="00AC2EDF">
        <w:tc>
          <w:tcPr>
            <w:tcW w:w="7338" w:type="dxa"/>
          </w:tcPr>
          <w:p w14:paraId="208A7950" w14:textId="3AB97B2B" w:rsidR="00583A8B" w:rsidRPr="00583A8B" w:rsidRDefault="00F13421"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r>
                      <w:rPr>
                        <w:rFonts w:ascii="Cambria Math" w:eastAsia="Cambria Math" w:hAnsi="Cambria Math" w:cs="Cambria Math"/>
                        <w:sz w:val="20"/>
                        <w:szCs w:val="20"/>
                      </w:rPr>
                      <m:t>-</m:t>
                    </m:r>
                    <m:r>
                      <w:rPr>
                        <w:rFonts w:ascii="Cambria Math" w:eastAsia="Cambria Math" w:hAnsi="Cambria Math" w:cs="Cambria Math"/>
                        <w:sz w:val="20"/>
                        <w:szCs w:val="20"/>
                      </w:rPr>
                      <m:t>1</m:t>
                    </m:r>
                  </m:sub>
                  <m:sup>
                    <m:r>
                      <w:rPr>
                        <w:rFonts w:ascii="Cambria Math" w:eastAsia="Cambria Math" w:hAnsi="Cambria Math" w:cs="Cambria Math"/>
                        <w:sz w:val="20"/>
                        <w:szCs w:val="20"/>
                      </w:rPr>
                      <m:t>D</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m:t>
                    </m:r>
                    <m:r>
                      <w:rPr>
                        <w:rFonts w:ascii="Cambria Math" w:eastAsia="Cambria Math" w:hAnsi="Cambria Math" w:cs="Cambria Math"/>
                        <w:sz w:val="20"/>
                        <w:szCs w:val="20"/>
                      </w:rPr>
                      <m:t>-</m:t>
                    </m:r>
                    <m:r>
                      <w:rPr>
                        <w:rFonts w:ascii="Cambria Math" w:eastAsia="Cambria Math" w:hAnsi="Cambria Math" w:cs="Cambria Math"/>
                        <w:sz w:val="20"/>
                        <w:szCs w:val="20"/>
                      </w:rPr>
                      <m:t>1</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r>
                      <w:rPr>
                        <w:rFonts w:ascii="Cambria Math" w:eastAsia="Cambria Math" w:hAnsi="Cambria Math" w:cs="Cambria Math"/>
                        <w:sz w:val="20"/>
                        <w:szCs w:val="20"/>
                      </w:rPr>
                      <m:t>-</m:t>
                    </m:r>
                    <m:r>
                      <w:rPr>
                        <w:rFonts w:ascii="Cambria Math" w:eastAsia="Cambria Math" w:hAnsi="Cambria Math" w:cs="Cambria Math"/>
                        <w:sz w:val="20"/>
                        <w:szCs w:val="20"/>
                      </w:rPr>
                      <m:t>1</m:t>
                    </m:r>
                  </m:sub>
                  <m:sup>
                    <m:r>
                      <w:rPr>
                        <w:rFonts w:ascii="Cambria Math" w:eastAsia="Cambria Math" w:hAnsi="Cambria Math" w:cs="Cambria Math"/>
                        <w:sz w:val="20"/>
                        <w:szCs w:val="20"/>
                      </w:rPr>
                      <m:t>S</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r>
                      <w:rPr>
                        <w:rFonts w:ascii="Cambria Math" w:eastAsia="Cambria Math" w:hAnsi="Cambria Math" w:cs="Cambria Math"/>
                        <w:sz w:val="20"/>
                        <w:szCs w:val="20"/>
                      </w:rPr>
                      <m:t>-</m:t>
                    </m:r>
                    <m:r>
                      <w:rPr>
                        <w:rFonts w:ascii="Cambria Math" w:eastAsia="Cambria Math" w:hAnsi="Cambria Math" w:cs="Cambria Math"/>
                        <w:sz w:val="20"/>
                        <w:szCs w:val="20"/>
                      </w:rPr>
                      <m:t>1</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r>
                      <w:rPr>
                        <w:rFonts w:ascii="Cambria Math" w:eastAsia="Cambria Math" w:hAnsi="Cambria Math" w:cs="Cambria Math"/>
                        <w:sz w:val="20"/>
                        <w:szCs w:val="20"/>
                      </w:rPr>
                      <m:t>-</m:t>
                    </m:r>
                    <m:r>
                      <w:rPr>
                        <w:rFonts w:ascii="Cambria Math" w:eastAsia="Cambria Math" w:hAnsi="Cambria Math" w:cs="Cambria Math"/>
                        <w:sz w:val="20"/>
                        <w:szCs w:val="20"/>
                      </w:rPr>
                      <m:t>1</m:t>
                    </m:r>
                  </m:sub>
                  <m:sup>
                    <m:r>
                      <w:rPr>
                        <w:rFonts w:ascii="Cambria Math" w:eastAsia="Cambria Math" w:hAnsi="Cambria Math" w:cs="Cambria Math"/>
                        <w:sz w:val="20"/>
                        <w:szCs w:val="20"/>
                      </w:rPr>
                      <m:t>L</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r>
                      <w:rPr>
                        <w:rFonts w:ascii="Cambria Math" w:eastAsia="Cambria Math" w:hAnsi="Cambria Math" w:cs="Cambria Math"/>
                        <w:sz w:val="20"/>
                        <w:szCs w:val="20"/>
                      </w:rPr>
                      <m:t>-</m:t>
                    </m:r>
                    <m:r>
                      <w:rPr>
                        <w:rFonts w:ascii="Cambria Math" w:eastAsia="Cambria Math" w:hAnsi="Cambria Math" w:cs="Cambria Math"/>
                        <w:sz w:val="20"/>
                        <w:szCs w:val="20"/>
                      </w:rPr>
                      <m:t>1</m:t>
                    </m:r>
                  </m:sub>
                  <m:sup>
                    <m:r>
                      <w:rPr>
                        <w:rFonts w:ascii="Cambria Math" w:eastAsia="Cambria Math" w:hAnsi="Cambria Math" w:cs="Cambria Math"/>
                        <w:sz w:val="20"/>
                        <w:szCs w:val="20"/>
                      </w:rPr>
                      <m:t>W</m:t>
                    </m:r>
                  </m:sup>
                </m:sSubSup>
              </m:oMath>
            </m:oMathPara>
          </w:p>
        </w:tc>
        <w:tc>
          <w:tcPr>
            <w:tcW w:w="1166" w:type="dxa"/>
          </w:tcPr>
          <w:p w14:paraId="7B5CA4B6" w14:textId="77777777" w:rsidR="00583A8B" w:rsidRDefault="00583A8B" w:rsidP="008B1B99">
            <w:pPr>
              <w:jc w:val="both"/>
              <w:rPr>
                <w:sz w:val="20"/>
                <w:szCs w:val="20"/>
              </w:rPr>
            </w:pPr>
            <w:r>
              <w:rPr>
                <w:sz w:val="20"/>
                <w:szCs w:val="20"/>
              </w:rPr>
              <w:t>(A. 125)</w:t>
            </w:r>
          </w:p>
        </w:tc>
      </w:tr>
      <w:tr w:rsidR="00583A8B" w14:paraId="292F2332" w14:textId="77777777" w:rsidTr="00AC2EDF">
        <w:tc>
          <w:tcPr>
            <w:tcW w:w="7338" w:type="dxa"/>
          </w:tcPr>
          <w:p w14:paraId="0EB8DB82" w14:textId="7347D8FD" w:rsidR="00583A8B" w:rsidRPr="00583A8B" w:rsidRDefault="00F13421"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r>
                      <w:rPr>
                        <w:rFonts w:ascii="Cambria Math" w:eastAsia="Cambria Math" w:hAnsi="Cambria Math" w:cs="Cambria Math"/>
                        <w:sz w:val="20"/>
                        <w:szCs w:val="20"/>
                      </w:rPr>
                      <m:t>-</m:t>
                    </m:r>
                    <m:r>
                      <w:rPr>
                        <w:rFonts w:ascii="Cambria Math" w:eastAsia="Cambria Math" w:hAnsi="Cambria Math" w:cs="Cambria Math"/>
                        <w:sz w:val="20"/>
                        <w:szCs w:val="20"/>
                      </w:rPr>
                      <m:t>1</m:t>
                    </m:r>
                  </m:sub>
                  <m:sup>
                    <m:r>
                      <w:rPr>
                        <w:rFonts w:ascii="Cambria Math" w:eastAsia="Cambria Math" w:hAnsi="Cambria Math" w:cs="Cambria Math"/>
                        <w:sz w:val="20"/>
                        <w:szCs w:val="20"/>
                      </w:rPr>
                      <m:t>I</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r>
                      <w:rPr>
                        <w:rFonts w:ascii="Cambria Math" w:eastAsia="Cambria Math" w:hAnsi="Cambria Math" w:cs="Cambria Math"/>
                        <w:sz w:val="20"/>
                        <w:szCs w:val="20"/>
                      </w:rPr>
                      <m:t>-</m:t>
                    </m:r>
                    <m:r>
                      <w:rPr>
                        <w:rFonts w:ascii="Cambria Math" w:eastAsia="Cambria Math" w:hAnsi="Cambria Math" w:cs="Cambria Math"/>
                        <w:sz w:val="20"/>
                        <w:szCs w:val="20"/>
                      </w:rPr>
                      <m:t>1</m:t>
                    </m:r>
                  </m:sub>
                  <m:sup>
                    <m:r>
                      <w:rPr>
                        <w:rFonts w:ascii="Cambria Math" w:eastAsia="Cambria Math" w:hAnsi="Cambria Math" w:cs="Cambria Math"/>
                        <w:sz w:val="20"/>
                        <w:szCs w:val="20"/>
                      </w:rPr>
                      <m:t>W</m:t>
                    </m:r>
                  </m:sup>
                </m:sSubSup>
              </m:oMath>
            </m:oMathPara>
          </w:p>
        </w:tc>
        <w:tc>
          <w:tcPr>
            <w:tcW w:w="1166" w:type="dxa"/>
          </w:tcPr>
          <w:p w14:paraId="64C9B4EF" w14:textId="77777777" w:rsidR="00583A8B" w:rsidRDefault="00583A8B" w:rsidP="008B1B99">
            <w:pPr>
              <w:jc w:val="both"/>
              <w:rPr>
                <w:sz w:val="20"/>
                <w:szCs w:val="20"/>
              </w:rPr>
            </w:pPr>
            <w:r>
              <w:rPr>
                <w:sz w:val="20"/>
                <w:szCs w:val="20"/>
              </w:rPr>
              <w:t>(A. 126)</w:t>
            </w:r>
          </w:p>
        </w:tc>
      </w:tr>
      <w:tr w:rsidR="00583A8B" w14:paraId="7D592C7A" w14:textId="77777777" w:rsidTr="00AC2EDF">
        <w:tc>
          <w:tcPr>
            <w:tcW w:w="7338" w:type="dxa"/>
          </w:tcPr>
          <w:p w14:paraId="1065FDFF" w14:textId="3787272D" w:rsidR="00583A8B" w:rsidRPr="00583A8B" w:rsidRDefault="00F13421"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div</m:t>
                    </m:r>
                  </m:e>
                  <m:sub>
                    <m:r>
                      <w:rPr>
                        <w:rFonts w:ascii="Cambria Math" w:eastAsia="Cambria Math" w:hAnsi="Cambria Math" w:cs="Cambria Math"/>
                        <w:sz w:val="20"/>
                        <w:szCs w:val="20"/>
                      </w:rPr>
                      <m:t>t</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r>
                      <w:rPr>
                        <w:rFonts w:ascii="Cambria Math" w:eastAsia="Cambria Math" w:hAnsi="Cambria Math" w:cs="Cambria Math"/>
                        <w:sz w:val="20"/>
                        <w:szCs w:val="20"/>
                      </w:rPr>
                      <m:t>-</m:t>
                    </m:r>
                    <m:r>
                      <w:rPr>
                        <w:rFonts w:ascii="Cambria Math" w:eastAsia="Cambria Math" w:hAnsi="Cambria Math" w:cs="Cambria Math"/>
                        <w:sz w:val="20"/>
                        <w:szCs w:val="20"/>
                      </w:rPr>
                      <m:t>1</m:t>
                    </m:r>
                  </m:sub>
                  <m:sup>
                    <m:r>
                      <w:rPr>
                        <w:rFonts w:ascii="Cambria Math" w:eastAsia="Cambria Math" w:hAnsi="Cambria Math" w:cs="Cambria Math"/>
                        <w:sz w:val="20"/>
                        <w:szCs w:val="20"/>
                      </w:rPr>
                      <m:t>W</m:t>
                    </m:r>
                  </m:sup>
                </m:sSubSup>
              </m:oMath>
            </m:oMathPara>
          </w:p>
        </w:tc>
        <w:tc>
          <w:tcPr>
            <w:tcW w:w="1166" w:type="dxa"/>
          </w:tcPr>
          <w:p w14:paraId="33CDE865" w14:textId="77777777" w:rsidR="00583A8B" w:rsidRDefault="00583A8B" w:rsidP="008B1B99">
            <w:pPr>
              <w:jc w:val="both"/>
              <w:rPr>
                <w:sz w:val="20"/>
                <w:szCs w:val="20"/>
              </w:rPr>
            </w:pPr>
            <w:r>
              <w:rPr>
                <w:sz w:val="20"/>
                <w:szCs w:val="20"/>
              </w:rPr>
              <w:t>(A. 127)</w:t>
            </w:r>
          </w:p>
        </w:tc>
      </w:tr>
      <w:tr w:rsidR="00583A8B" w14:paraId="3FE0210A" w14:textId="77777777" w:rsidTr="00AC2EDF">
        <w:tc>
          <w:tcPr>
            <w:tcW w:w="7338" w:type="dxa"/>
          </w:tcPr>
          <w:p w14:paraId="610C3097" w14:textId="679A64BA"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1166" w:type="dxa"/>
          </w:tcPr>
          <w:p w14:paraId="2BB0FCD4" w14:textId="77777777" w:rsidR="00583A8B" w:rsidRDefault="00583A8B" w:rsidP="008B1B99">
            <w:pPr>
              <w:jc w:val="both"/>
              <w:rPr>
                <w:sz w:val="20"/>
                <w:szCs w:val="20"/>
              </w:rPr>
            </w:pPr>
            <w:r>
              <w:rPr>
                <w:sz w:val="20"/>
                <w:szCs w:val="20"/>
              </w:rPr>
              <w:t>(A. 128)</w:t>
            </w:r>
          </w:p>
        </w:tc>
      </w:tr>
      <w:tr w:rsidR="00583A8B" w14:paraId="1D7D1F51" w14:textId="77777777" w:rsidTr="00AC2EDF">
        <w:tc>
          <w:tcPr>
            <w:tcW w:w="7338" w:type="dxa"/>
          </w:tcPr>
          <w:p w14:paraId="1460562D" w14:textId="188B2111"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1166" w:type="dxa"/>
          </w:tcPr>
          <w:p w14:paraId="4ED6B225" w14:textId="77777777" w:rsidR="00583A8B" w:rsidRDefault="00583A8B" w:rsidP="008B1B99">
            <w:pPr>
              <w:jc w:val="both"/>
              <w:rPr>
                <w:sz w:val="20"/>
                <w:szCs w:val="20"/>
              </w:rPr>
            </w:pPr>
            <w:r>
              <w:rPr>
                <w:sz w:val="20"/>
                <w:szCs w:val="20"/>
              </w:rPr>
              <w:t>(A. 129)</w:t>
            </w:r>
          </w:p>
        </w:tc>
      </w:tr>
      <w:tr w:rsidR="00583A8B" w14:paraId="57B1D366" w14:textId="77777777" w:rsidTr="00AC2EDF">
        <w:tc>
          <w:tcPr>
            <w:tcW w:w="7338" w:type="dxa"/>
          </w:tcPr>
          <w:p w14:paraId="64273327" w14:textId="21F677F4" w:rsidR="00583A8B" w:rsidRPr="00583A8B" w:rsidRDefault="00F13421"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r>
                      <w:rPr>
                        <w:rFonts w:ascii="Cambria Math" w:eastAsia="Cambria Math" w:hAnsi="Cambria Math" w:cs="Cambria Math"/>
                        <w:sz w:val="20"/>
                        <w:szCs w:val="20"/>
                      </w:rPr>
                      <m:t>-</m:t>
                    </m:r>
                    <m:r>
                      <w:rPr>
                        <w:rFonts w:ascii="Cambria Math" w:eastAsia="Cambria Math" w:hAnsi="Cambria Math" w:cs="Cambria Math"/>
                        <w:sz w:val="20"/>
                        <w:szCs w:val="20"/>
                      </w:rPr>
                      <m:t>1</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1166" w:type="dxa"/>
          </w:tcPr>
          <w:p w14:paraId="4EE23902" w14:textId="77777777" w:rsidR="00583A8B" w:rsidRDefault="00583A8B" w:rsidP="008B1B99">
            <w:pPr>
              <w:jc w:val="both"/>
              <w:rPr>
                <w:sz w:val="20"/>
                <w:szCs w:val="20"/>
              </w:rPr>
            </w:pPr>
            <w:r>
              <w:rPr>
                <w:sz w:val="20"/>
                <w:szCs w:val="20"/>
              </w:rPr>
              <w:t>(A. 130)</w:t>
            </w:r>
          </w:p>
        </w:tc>
      </w:tr>
      <w:tr w:rsidR="00583A8B" w14:paraId="5D34A754" w14:textId="77777777" w:rsidTr="00AC2EDF">
        <w:tc>
          <w:tcPr>
            <w:tcW w:w="7338" w:type="dxa"/>
          </w:tcPr>
          <w:p w14:paraId="5C07C971" w14:textId="6E96281E"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1166" w:type="dxa"/>
          </w:tcPr>
          <w:p w14:paraId="31C7E8A4" w14:textId="77777777" w:rsidR="00583A8B" w:rsidRDefault="00583A8B" w:rsidP="008B1B99">
            <w:pPr>
              <w:jc w:val="both"/>
              <w:rPr>
                <w:sz w:val="20"/>
                <w:szCs w:val="20"/>
              </w:rPr>
            </w:pPr>
            <w:r>
              <w:rPr>
                <w:sz w:val="20"/>
                <w:szCs w:val="20"/>
              </w:rPr>
              <w:t>(A. 131)</w:t>
            </w:r>
          </w:p>
        </w:tc>
      </w:tr>
      <w:tr w:rsidR="00583A8B" w14:paraId="75167891" w14:textId="77777777" w:rsidTr="00AC2EDF">
        <w:tc>
          <w:tcPr>
            <w:tcW w:w="7338" w:type="dxa"/>
          </w:tcPr>
          <w:p w14:paraId="480433DB" w14:textId="6535D2F1"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1166" w:type="dxa"/>
          </w:tcPr>
          <w:p w14:paraId="64463970" w14:textId="77777777" w:rsidR="00583A8B" w:rsidRDefault="00583A8B" w:rsidP="008B1B99">
            <w:pPr>
              <w:jc w:val="both"/>
              <w:rPr>
                <w:sz w:val="20"/>
                <w:szCs w:val="20"/>
              </w:rPr>
            </w:pPr>
            <w:r>
              <w:rPr>
                <w:sz w:val="20"/>
                <w:szCs w:val="20"/>
              </w:rPr>
              <w:t>(A. 132)</w:t>
            </w:r>
          </w:p>
        </w:tc>
      </w:tr>
      <w:tr w:rsidR="00583A8B" w14:paraId="3ABC729A" w14:textId="77777777" w:rsidTr="00AC2EDF">
        <w:tc>
          <w:tcPr>
            <w:tcW w:w="7338" w:type="dxa"/>
          </w:tcPr>
          <w:p w14:paraId="7A1C4EAE" w14:textId="77777777" w:rsidR="00583A8B" w:rsidRDefault="00583A8B" w:rsidP="008B1B99">
            <w:pPr>
              <w:jc w:val="both"/>
              <w:rPr>
                <w:rFonts w:ascii="Calibri" w:eastAsia="Calibri" w:hAnsi="Calibri" w:cs="Calibri"/>
              </w:rPr>
            </w:pPr>
          </w:p>
        </w:tc>
        <w:tc>
          <w:tcPr>
            <w:tcW w:w="1166" w:type="dxa"/>
          </w:tcPr>
          <w:p w14:paraId="2B035ABB" w14:textId="77777777" w:rsidR="00583A8B" w:rsidRDefault="00583A8B" w:rsidP="008B1B99">
            <w:pPr>
              <w:jc w:val="both"/>
            </w:pPr>
          </w:p>
        </w:tc>
      </w:tr>
      <w:tr w:rsidR="00583A8B" w14:paraId="5FEE701D" w14:textId="77777777" w:rsidTr="00AC2EDF">
        <w:tc>
          <w:tcPr>
            <w:tcW w:w="7338" w:type="dxa"/>
          </w:tcPr>
          <w:p w14:paraId="6A856066" w14:textId="77777777" w:rsidR="00583A8B" w:rsidRDefault="00583A8B" w:rsidP="008B1B99">
            <w:pPr>
              <w:jc w:val="both"/>
              <w:rPr>
                <w:rFonts w:ascii="Calibri" w:eastAsia="Calibri" w:hAnsi="Calibri" w:cs="Calibri"/>
                <w:b/>
              </w:rPr>
            </w:pPr>
            <w:r>
              <w:rPr>
                <w:rFonts w:ascii="Calibri" w:eastAsia="Calibri" w:hAnsi="Calibri" w:cs="Calibri"/>
                <w:b/>
              </w:rPr>
              <w:t>Labour market</w:t>
            </w:r>
          </w:p>
        </w:tc>
        <w:tc>
          <w:tcPr>
            <w:tcW w:w="1166" w:type="dxa"/>
          </w:tcPr>
          <w:p w14:paraId="19D01CD2" w14:textId="77777777" w:rsidR="00583A8B" w:rsidRDefault="00583A8B" w:rsidP="008B1B99">
            <w:pPr>
              <w:jc w:val="both"/>
            </w:pPr>
          </w:p>
        </w:tc>
      </w:tr>
      <w:tr w:rsidR="00583A8B" w14:paraId="20D3E454" w14:textId="77777777" w:rsidTr="00AC2EDF">
        <w:tc>
          <w:tcPr>
            <w:tcW w:w="7338" w:type="dxa"/>
          </w:tcPr>
          <w:p w14:paraId="595001D8" w14:textId="6403B0D7" w:rsidR="00583A8B" w:rsidRPr="00583A8B" w:rsidRDefault="00F13421"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T</m:t>
                    </m:r>
                  </m:e>
                  <m:sub>
                    <m:r>
                      <w:rPr>
                        <w:rFonts w:ascii="Cambria Math" w:eastAsia="Cambria Math" w:hAnsi="Cambria Math" w:cs="Cambria Math"/>
                        <w:sz w:val="20"/>
                        <w:szCs w:val="20"/>
                      </w:rPr>
                      <m:t>t</m:t>
                    </m:r>
                  </m:sub>
                  <m:sup>
                    <m:r>
                      <w:rPr>
                        <w:rFonts w:ascii="Cambria Math" w:eastAsia="Cambria Math" w:hAnsi="Cambria Math" w:cs="Cambria Math"/>
                        <w:sz w:val="20"/>
                        <w:szCs w:val="20"/>
                      </w:rPr>
                      <m:t>PN</m:t>
                    </m:r>
                  </m:sup>
                </m:sSubSup>
              </m:oMath>
            </m:oMathPara>
          </w:p>
        </w:tc>
        <w:tc>
          <w:tcPr>
            <w:tcW w:w="1166" w:type="dxa"/>
          </w:tcPr>
          <w:p w14:paraId="6D63983A" w14:textId="77777777" w:rsidR="00583A8B" w:rsidRDefault="00583A8B" w:rsidP="008B1B99">
            <w:pPr>
              <w:jc w:val="both"/>
              <w:rPr>
                <w:sz w:val="20"/>
                <w:szCs w:val="20"/>
              </w:rPr>
            </w:pPr>
            <w:r>
              <w:rPr>
                <w:sz w:val="20"/>
                <w:szCs w:val="20"/>
              </w:rPr>
              <w:t>(A. 133)</w:t>
            </w:r>
          </w:p>
        </w:tc>
      </w:tr>
      <w:tr w:rsidR="00583A8B" w14:paraId="29DB367A" w14:textId="77777777" w:rsidTr="00AC2EDF">
        <w:tc>
          <w:tcPr>
            <w:tcW w:w="7338" w:type="dxa"/>
          </w:tcPr>
          <w:p w14:paraId="7BEB3CB5" w14:textId="326F1DE1"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W</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den>
                </m:f>
              </m:oMath>
            </m:oMathPara>
          </w:p>
        </w:tc>
        <w:tc>
          <w:tcPr>
            <w:tcW w:w="1166" w:type="dxa"/>
          </w:tcPr>
          <w:p w14:paraId="0A84F5ED" w14:textId="77777777" w:rsidR="00583A8B" w:rsidRDefault="00583A8B" w:rsidP="008B1B99">
            <w:pPr>
              <w:jc w:val="both"/>
              <w:rPr>
                <w:sz w:val="20"/>
                <w:szCs w:val="20"/>
              </w:rPr>
            </w:pPr>
            <w:r>
              <w:rPr>
                <w:sz w:val="20"/>
                <w:szCs w:val="20"/>
              </w:rPr>
              <w:t>(A. 134)</w:t>
            </w:r>
          </w:p>
        </w:tc>
      </w:tr>
      <w:tr w:rsidR="00583A8B" w14:paraId="147868CC" w14:textId="77777777" w:rsidTr="00AC2EDF">
        <w:tc>
          <w:tcPr>
            <w:tcW w:w="7338" w:type="dxa"/>
          </w:tcPr>
          <w:p w14:paraId="59C5B4B2" w14:textId="00A09D66" w:rsidR="00583A8B" w:rsidRPr="00583A8B" w:rsidRDefault="00F13421" w:rsidP="008B1B99">
            <w:pPr>
              <w:jc w:val="both"/>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num>
                  <m:den>
                    <m:r>
                      <w:rPr>
                        <w:rFonts w:ascii="Cambria Math" w:eastAsia="Cambria Math" w:hAnsi="Cambria Math" w:cs="Cambria Math"/>
                        <w:sz w:val="20"/>
                        <w:szCs w:val="20"/>
                      </w:rPr>
                      <m:t>a</m:t>
                    </m:r>
                  </m:den>
                </m:f>
              </m:oMath>
            </m:oMathPara>
          </w:p>
        </w:tc>
        <w:tc>
          <w:tcPr>
            <w:tcW w:w="1166" w:type="dxa"/>
          </w:tcPr>
          <w:p w14:paraId="10B1EA5B" w14:textId="77777777" w:rsidR="00583A8B" w:rsidRDefault="00583A8B" w:rsidP="008B1B99">
            <w:pPr>
              <w:jc w:val="both"/>
              <w:rPr>
                <w:sz w:val="20"/>
                <w:szCs w:val="20"/>
              </w:rPr>
            </w:pPr>
            <w:r>
              <w:rPr>
                <w:sz w:val="20"/>
                <w:szCs w:val="20"/>
              </w:rPr>
              <w:t>(A. 135)</w:t>
            </w:r>
          </w:p>
        </w:tc>
      </w:tr>
      <w:tr w:rsidR="00583A8B" w14:paraId="724CFA46" w14:textId="77777777" w:rsidTr="00AC2EDF">
        <w:tc>
          <w:tcPr>
            <w:tcW w:w="7338" w:type="dxa"/>
          </w:tcPr>
          <w:p w14:paraId="6A591560" w14:textId="403724BA" w:rsidR="00583A8B" w:rsidRPr="00583A8B" w:rsidRDefault="00F13421" w:rsidP="008B1B99">
            <w:pPr>
              <w:jc w:val="both"/>
              <w:rPr>
                <w:rFonts w:ascii="Cambria Math" w:eastAsia="Cambria Math" w:hAnsi="Cambria Math" w:cs="Cambria Math"/>
                <w:color w:val="000000"/>
                <w:sz w:val="20"/>
                <w:szCs w:val="20"/>
              </w:rPr>
            </w:pPr>
            <m:oMathPara>
              <m:oMath>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N</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N</m:t>
                    </m:r>
                  </m:sup>
                </m:sSubSup>
                <m:r>
                  <w:rPr>
                    <w:rFonts w:ascii="Cambria Math" w:eastAsia="Cambria Math" w:hAnsi="Cambria Math" w:cs="Cambria Math"/>
                    <w:color w:val="000000"/>
                    <w:sz w:val="20"/>
                    <w:szCs w:val="20"/>
                  </w:rPr>
                  <m:t>=</m:t>
                </m:r>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N</m:t>
                    </m:r>
                  </m:e>
                  <m:sub>
                    <m:r>
                      <w:rPr>
                        <w:rFonts w:ascii="Cambria Math" w:eastAsia="Cambria Math" w:hAnsi="Cambria Math" w:cs="Cambria Math"/>
                        <w:color w:val="000000"/>
                        <w:sz w:val="20"/>
                        <w:szCs w:val="20"/>
                      </w:rPr>
                      <m:t>t</m:t>
                    </m:r>
                  </m:sub>
                </m:sSub>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N</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W</m:t>
                    </m:r>
                  </m:sup>
                </m:sSubSup>
              </m:oMath>
            </m:oMathPara>
          </w:p>
        </w:tc>
        <w:tc>
          <w:tcPr>
            <w:tcW w:w="1166" w:type="dxa"/>
          </w:tcPr>
          <w:p w14:paraId="7695F7B6" w14:textId="77777777" w:rsidR="00583A8B" w:rsidRDefault="00583A8B" w:rsidP="008B1B99">
            <w:pPr>
              <w:jc w:val="both"/>
              <w:rPr>
                <w:sz w:val="20"/>
                <w:szCs w:val="20"/>
              </w:rPr>
            </w:pPr>
            <w:r>
              <w:rPr>
                <w:sz w:val="20"/>
                <w:szCs w:val="20"/>
              </w:rPr>
              <w:t>(A. 136)</w:t>
            </w:r>
          </w:p>
        </w:tc>
      </w:tr>
      <w:tr w:rsidR="00583A8B" w14:paraId="619028E7" w14:textId="77777777" w:rsidTr="00AC2EDF">
        <w:tc>
          <w:tcPr>
            <w:tcW w:w="7338" w:type="dxa"/>
          </w:tcPr>
          <w:p w14:paraId="0E2A44B2" w14:textId="240528E3" w:rsidR="00583A8B" w:rsidRPr="00583A8B" w:rsidRDefault="00F13421"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num>
                  <m:den>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wage</m:t>
                        </m:r>
                      </m:e>
                      <m:sub>
                        <m:r>
                          <w:rPr>
                            <w:rFonts w:ascii="Cambria Math" w:eastAsia="Cambria Math" w:hAnsi="Cambria Math" w:cs="Cambria Math"/>
                            <w:sz w:val="20"/>
                            <w:szCs w:val="20"/>
                          </w:rPr>
                          <m:t>t</m:t>
                        </m:r>
                      </m:sub>
                    </m:sSub>
                  </m:den>
                </m:f>
              </m:oMath>
            </m:oMathPara>
          </w:p>
        </w:tc>
        <w:tc>
          <w:tcPr>
            <w:tcW w:w="1166" w:type="dxa"/>
          </w:tcPr>
          <w:p w14:paraId="069A1E7C" w14:textId="77777777" w:rsidR="00583A8B" w:rsidRDefault="00583A8B" w:rsidP="008B1B99">
            <w:pPr>
              <w:jc w:val="both"/>
              <w:rPr>
                <w:sz w:val="20"/>
                <w:szCs w:val="20"/>
              </w:rPr>
            </w:pPr>
            <w:r>
              <w:rPr>
                <w:sz w:val="20"/>
                <w:szCs w:val="20"/>
              </w:rPr>
              <w:t>(A. 137)</w:t>
            </w:r>
          </w:p>
        </w:tc>
      </w:tr>
      <w:tr w:rsidR="00583A8B" w14:paraId="0B6D552A" w14:textId="77777777" w:rsidTr="00AC2EDF">
        <w:tc>
          <w:tcPr>
            <w:tcW w:w="7338" w:type="dxa"/>
          </w:tcPr>
          <w:p w14:paraId="727E060C" w14:textId="33969237"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Sub>
                <m:r>
                  <w:rPr>
                    <w:rFonts w:ascii="Cambria Math" w:eastAsia="Cambria Math" w:hAnsi="Cambria Math" w:cs="Cambria Math"/>
                    <w:sz w:val="20"/>
                    <w:szCs w:val="20"/>
                  </w:rPr>
                  <m:t>=L</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F</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Sub>
              </m:oMath>
            </m:oMathPara>
          </w:p>
        </w:tc>
        <w:tc>
          <w:tcPr>
            <w:tcW w:w="1166" w:type="dxa"/>
          </w:tcPr>
          <w:p w14:paraId="67BAFC48" w14:textId="77777777" w:rsidR="00583A8B" w:rsidRDefault="00583A8B" w:rsidP="008B1B99">
            <w:pPr>
              <w:jc w:val="both"/>
              <w:rPr>
                <w:sz w:val="20"/>
                <w:szCs w:val="20"/>
              </w:rPr>
            </w:pPr>
            <w:r>
              <w:rPr>
                <w:sz w:val="20"/>
                <w:szCs w:val="20"/>
              </w:rPr>
              <w:t>(A. 138)</w:t>
            </w:r>
          </w:p>
        </w:tc>
      </w:tr>
      <w:tr w:rsidR="00583A8B" w14:paraId="43D6C83A" w14:textId="77777777" w:rsidTr="00AC2EDF">
        <w:tc>
          <w:tcPr>
            <w:tcW w:w="7338" w:type="dxa"/>
          </w:tcPr>
          <w:p w14:paraId="7C68DB29" w14:textId="38BF9A4C"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r>
                      <w:rPr>
                        <w:rFonts w:ascii="Cambria Math" w:eastAsia="Cambria Math" w:hAnsi="Cambria Math" w:cs="Cambria Math"/>
                        <w:sz w:val="20"/>
                        <w:szCs w:val="20"/>
                      </w:rPr>
                      <m:t>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Sub>
                  </m:num>
                  <m:den>
                    <m:r>
                      <w:rPr>
                        <w:rFonts w:ascii="Cambria Math" w:eastAsia="Cambria Math" w:hAnsi="Cambria Math" w:cs="Cambria Math"/>
                        <w:sz w:val="20"/>
                        <w:szCs w:val="20"/>
                      </w:rPr>
                      <m:t>L</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F</m:t>
                        </m:r>
                      </m:e>
                      <m:sub>
                        <m:r>
                          <w:rPr>
                            <w:rFonts w:ascii="Cambria Math" w:eastAsia="Cambria Math" w:hAnsi="Cambria Math" w:cs="Cambria Math"/>
                            <w:sz w:val="20"/>
                            <w:szCs w:val="20"/>
                          </w:rPr>
                          <m:t>t</m:t>
                        </m:r>
                      </m:sub>
                    </m:sSub>
                  </m:den>
                </m:f>
              </m:oMath>
            </m:oMathPara>
          </w:p>
        </w:tc>
        <w:tc>
          <w:tcPr>
            <w:tcW w:w="1166" w:type="dxa"/>
          </w:tcPr>
          <w:p w14:paraId="5DACA8DB" w14:textId="77777777" w:rsidR="00583A8B" w:rsidRDefault="00583A8B" w:rsidP="008B1B99">
            <w:pPr>
              <w:jc w:val="both"/>
              <w:rPr>
                <w:sz w:val="20"/>
                <w:szCs w:val="20"/>
              </w:rPr>
            </w:pPr>
            <w:r>
              <w:rPr>
                <w:sz w:val="20"/>
                <w:szCs w:val="20"/>
              </w:rPr>
              <w:t>(A. 139)</w:t>
            </w:r>
          </w:p>
        </w:tc>
      </w:tr>
      <w:tr w:rsidR="00583A8B" w14:paraId="1F7784F7" w14:textId="77777777" w:rsidTr="00AC2EDF">
        <w:tc>
          <w:tcPr>
            <w:tcW w:w="7338" w:type="dxa"/>
          </w:tcPr>
          <w:p w14:paraId="21CC3DC7" w14:textId="46129225"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L</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F</m:t>
                    </m:r>
                  </m:e>
                  <m:sub>
                    <m:r>
                      <w:rPr>
                        <w:rFonts w:ascii="Cambria Math" w:eastAsia="Cambria Math" w:hAnsi="Cambria Math" w:cs="Cambria Math"/>
                        <w:sz w:val="20"/>
                        <w:szCs w:val="20"/>
                      </w:rPr>
                      <m:t>t</m:t>
                    </m:r>
                  </m:sub>
                </m:sSub>
                <m:r>
                  <w:rPr>
                    <w:rFonts w:ascii="Cambria Math" w:eastAsia="Cambria Math" w:hAnsi="Cambria Math" w:cs="Cambria Math"/>
                    <w:sz w:val="20"/>
                    <w:szCs w:val="20"/>
                  </w:rPr>
                  <m:t>=part*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m:t>
                    </m:r>
                  </m:sub>
                </m:sSub>
              </m:oMath>
            </m:oMathPara>
          </w:p>
        </w:tc>
        <w:tc>
          <w:tcPr>
            <w:tcW w:w="1166" w:type="dxa"/>
          </w:tcPr>
          <w:p w14:paraId="336AB391" w14:textId="77777777" w:rsidR="00583A8B" w:rsidRDefault="00583A8B" w:rsidP="008B1B99">
            <w:pPr>
              <w:jc w:val="both"/>
              <w:rPr>
                <w:sz w:val="20"/>
                <w:szCs w:val="20"/>
              </w:rPr>
            </w:pPr>
            <w:r>
              <w:rPr>
                <w:sz w:val="20"/>
                <w:szCs w:val="20"/>
              </w:rPr>
              <w:t>(A. 140)</w:t>
            </w:r>
          </w:p>
        </w:tc>
      </w:tr>
      <w:tr w:rsidR="00583A8B" w14:paraId="62141825" w14:textId="77777777" w:rsidTr="00AC2EDF">
        <w:tc>
          <w:tcPr>
            <w:tcW w:w="7338" w:type="dxa"/>
          </w:tcPr>
          <w:p w14:paraId="4734AF8D" w14:textId="5A044E4F" w:rsidR="00583A8B" w:rsidRPr="00583A8B" w:rsidRDefault="00F13421" w:rsidP="008B1B99">
            <w:pPr>
              <w:jc w:val="both"/>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Ret</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d>
                          <m:dPr>
                            <m:ctrlPr>
                              <w:rPr>
                                <w:rFonts w:ascii="Cambria Math" w:eastAsia="Cambria Math" w:hAnsi="Cambria Math" w:cs="Cambria Math"/>
                                <w:sz w:val="20"/>
                                <w:szCs w:val="20"/>
                              </w:rPr>
                            </m:ctrlPr>
                          </m:dPr>
                          <m:e>
                            <m:r>
                              <w:rPr>
                                <w:rFonts w:ascii="Cambria Math" w:eastAsia="Cambria Math" w:hAnsi="Cambria Math" w:cs="Cambria Math"/>
                                <w:sz w:val="20"/>
                                <w:szCs w:val="20"/>
                              </w:rPr>
                              <m:t>65+</m:t>
                            </m:r>
                          </m:e>
                        </m:d>
                        <m:r>
                          <w:rPr>
                            <w:rFonts w:ascii="Cambria Math" w:eastAsia="Cambria Math" w:hAnsi="Cambria Math" w:cs="Cambria Math"/>
                            <w:sz w:val="20"/>
                            <w:szCs w:val="20"/>
                          </w:rPr>
                          <m:t>,</m:t>
                        </m:r>
                        <m:r>
                          <w:rPr>
                            <w:rFonts w:ascii="Cambria Math" w:eastAsia="Cambria Math" w:hAnsi="Cambria Math" w:cs="Cambria Math"/>
                            <w:sz w:val="20"/>
                            <w:szCs w:val="20"/>
                          </w:rPr>
                          <m:t>t</m:t>
                        </m:r>
                      </m:sub>
                    </m:sSub>
                  </m:num>
                  <m:den>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m:t>
                        </m:r>
                      </m:sub>
                    </m:sSub>
                  </m:den>
                </m:f>
              </m:oMath>
            </m:oMathPara>
          </w:p>
        </w:tc>
        <w:tc>
          <w:tcPr>
            <w:tcW w:w="1166" w:type="dxa"/>
          </w:tcPr>
          <w:p w14:paraId="4B3F9A6D" w14:textId="77777777" w:rsidR="00583A8B" w:rsidRDefault="00583A8B" w:rsidP="008B1B99">
            <w:pPr>
              <w:jc w:val="both"/>
              <w:rPr>
                <w:sz w:val="20"/>
                <w:szCs w:val="20"/>
              </w:rPr>
            </w:pPr>
            <w:r>
              <w:rPr>
                <w:sz w:val="20"/>
                <w:szCs w:val="20"/>
              </w:rPr>
              <w:t>(A. 141)</w:t>
            </w:r>
          </w:p>
        </w:tc>
      </w:tr>
      <w:tr w:rsidR="00432F71" w14:paraId="23E349EB" w14:textId="77777777" w:rsidTr="00AC2EDF">
        <w:tc>
          <w:tcPr>
            <w:tcW w:w="7338" w:type="dxa"/>
          </w:tcPr>
          <w:p w14:paraId="1706120F" w14:textId="0C8AD250" w:rsidR="00432F71" w:rsidRPr="00AE71E7" w:rsidRDefault="00B33DEC" w:rsidP="008B1B99">
            <w:pPr>
              <w:jc w:val="both"/>
              <w:rPr>
                <w:rFonts w:ascii="Calibri" w:eastAsia="Calibri" w:hAnsi="Calibri" w:cs="Arial"/>
                <w:sz w:val="20"/>
                <w:szCs w:val="20"/>
              </w:rPr>
            </w:pPr>
            <w:bookmarkStart w:id="101" w:name="_Hlk120432915"/>
            <m:oMathPara>
              <m:oMath>
                <m:r>
                  <w:rPr>
                    <w:rFonts w:ascii="Cambria Math" w:hAnsi="Cambria Math" w:cstheme="minorHAnsi"/>
                    <w:sz w:val="20"/>
                    <w:szCs w:val="20"/>
                  </w:rPr>
                  <m:t>MaxD</m:t>
                </m:r>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t</m:t>
                    </m:r>
                  </m:sub>
                </m:sSub>
                <w:bookmarkEnd w:id="101"/>
                <m:r>
                  <w:rPr>
                    <w:rFonts w:ascii="Cambria Math" w:hAnsi="Cambria Math" w:cstheme="minorHAnsi"/>
                    <w:sz w:val="20"/>
                    <w:szCs w:val="20"/>
                  </w:rPr>
                  <m:t>= MaxD</m:t>
                </m:r>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t-4</m:t>
                    </m:r>
                  </m:sub>
                </m:sSub>
                <m:r>
                  <w:rPr>
                    <w:rFonts w:ascii="Cambria Math" w:hAnsi="Cambria Math" w:cstheme="minorHAnsi"/>
                    <w:sz w:val="20"/>
                    <w:szCs w:val="20"/>
                  </w:rPr>
                  <m:t>(1 +SReg</m:t>
                </m:r>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t</m:t>
                    </m:r>
                  </m:sub>
                </m:sSub>
                <m:r>
                  <w:rPr>
                    <w:rFonts w:ascii="Cambria Math" w:hAnsi="Cambria Math" w:cstheme="minorHAnsi"/>
                    <w:sz w:val="20"/>
                    <w:szCs w:val="20"/>
                  </w:rPr>
                  <m:t>+RAdj</m:t>
                </m:r>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t</m:t>
                    </m:r>
                  </m:sub>
                </m:sSub>
                <m:r>
                  <w:rPr>
                    <w:rFonts w:ascii="Cambria Math" w:eastAsiaTheme="minorEastAsia" w:hAnsi="Cambria Math" w:cstheme="minorHAnsi"/>
                    <w:sz w:val="20"/>
                    <w:szCs w:val="20"/>
                  </w:rPr>
                  <m:t>)</m:t>
                </m:r>
              </m:oMath>
            </m:oMathPara>
          </w:p>
        </w:tc>
        <w:tc>
          <w:tcPr>
            <w:tcW w:w="1166" w:type="dxa"/>
          </w:tcPr>
          <w:p w14:paraId="5EEF7834" w14:textId="1EE2B75D" w:rsidR="00432F71" w:rsidRDefault="00B33DEC" w:rsidP="008B1B99">
            <w:pPr>
              <w:jc w:val="both"/>
              <w:rPr>
                <w:sz w:val="20"/>
                <w:szCs w:val="20"/>
              </w:rPr>
            </w:pPr>
            <w:r>
              <w:rPr>
                <w:sz w:val="20"/>
                <w:szCs w:val="20"/>
              </w:rPr>
              <w:t>(A. 142)</w:t>
            </w:r>
          </w:p>
        </w:tc>
      </w:tr>
      <w:tr w:rsidR="00B33DEC" w14:paraId="1939DD37" w14:textId="77777777" w:rsidTr="00AC2EDF">
        <w:tc>
          <w:tcPr>
            <w:tcW w:w="7338" w:type="dxa"/>
          </w:tcPr>
          <w:p w14:paraId="293AF746" w14:textId="5E669E2C" w:rsidR="00B33DEC" w:rsidRPr="001C50FB" w:rsidRDefault="00B33DEC" w:rsidP="008B1B99">
            <w:pPr>
              <w:spacing w:line="360" w:lineRule="auto"/>
              <w:jc w:val="both"/>
              <w:rPr>
                <w:rFonts w:eastAsiaTheme="minorEastAsia" w:cstheme="minorHAnsi"/>
                <w:sz w:val="20"/>
                <w:szCs w:val="20"/>
              </w:rPr>
            </w:pPr>
            <m:oMathPara>
              <m:oMath>
                <m:r>
                  <w:rPr>
                    <w:rFonts w:ascii="Cambria Math" w:hAnsi="Cambria Math" w:cstheme="minorHAnsi"/>
                    <w:sz w:val="20"/>
                    <w:szCs w:val="20"/>
                  </w:rPr>
                  <m:t>komp</m:t>
                </m:r>
                <m:sSub>
                  <m:sSubPr>
                    <m:ctrlPr>
                      <w:rPr>
                        <w:rFonts w:ascii="Cambria Math" w:hAnsi="Cambria Math" w:cstheme="minorHAnsi"/>
                        <w:i/>
                        <w:sz w:val="20"/>
                        <w:szCs w:val="20"/>
                      </w:rPr>
                    </m:ctrlPr>
                  </m:sSubPr>
                  <m:e>
                    <m:r>
                      <w:rPr>
                        <w:rFonts w:ascii="Cambria Math" w:hAnsi="Cambria Math" w:cstheme="minorHAnsi"/>
                        <w:sz w:val="20"/>
                        <w:szCs w:val="20"/>
                      </w:rPr>
                      <m:t>r</m:t>
                    </m:r>
                  </m:e>
                  <m:sub>
                    <m:r>
                      <w:rPr>
                        <w:rFonts w:ascii="Cambria Math" w:hAnsi="Cambria Math" w:cstheme="minorHAnsi"/>
                        <w:sz w:val="20"/>
                        <w:szCs w:val="20"/>
                      </w:rPr>
                      <m:t>t</m:t>
                    </m:r>
                  </m:sub>
                </m:sSub>
                <m:r>
                  <w:rPr>
                    <w:rFonts w:ascii="Cambria Math" w:hAnsi="Cambria Math" w:cstheme="minorHAnsi"/>
                    <w:sz w:val="20"/>
                    <w:szCs w:val="20"/>
                  </w:rPr>
                  <m:t>=</m:t>
                </m:r>
                <m:f>
                  <m:fPr>
                    <m:ctrlPr>
                      <w:rPr>
                        <w:rFonts w:ascii="Cambria Math" w:hAnsi="Cambria Math" w:cstheme="minorHAnsi"/>
                        <w:i/>
                        <w:sz w:val="20"/>
                        <w:szCs w:val="20"/>
                      </w:rPr>
                    </m:ctrlPr>
                  </m:fPr>
                  <m:num>
                    <m:r>
                      <w:rPr>
                        <w:rFonts w:ascii="Cambria Math" w:hAnsi="Cambria Math" w:cstheme="minorHAnsi"/>
                        <w:sz w:val="20"/>
                        <w:szCs w:val="20"/>
                      </w:rPr>
                      <m:t>DpPerso</m:t>
                    </m:r>
                    <m:sSub>
                      <m:sSubPr>
                        <m:ctrlPr>
                          <w:rPr>
                            <w:rFonts w:ascii="Cambria Math" w:hAnsi="Cambria Math" w:cstheme="minorHAnsi"/>
                            <w:i/>
                            <w:sz w:val="20"/>
                            <w:szCs w:val="20"/>
                          </w:rPr>
                        </m:ctrlPr>
                      </m:sSubPr>
                      <m:e>
                        <m:r>
                          <w:rPr>
                            <w:rFonts w:ascii="Cambria Math" w:hAnsi="Cambria Math" w:cstheme="minorHAnsi"/>
                            <w:sz w:val="20"/>
                            <w:szCs w:val="20"/>
                          </w:rPr>
                          <m:t>n</m:t>
                        </m:r>
                      </m:e>
                      <m:sub>
                        <m:r>
                          <w:rPr>
                            <w:rFonts w:ascii="Cambria Math" w:hAnsi="Cambria Math" w:cstheme="minorHAnsi"/>
                            <w:sz w:val="20"/>
                            <w:szCs w:val="20"/>
                          </w:rPr>
                          <m:t>t</m:t>
                        </m:r>
                      </m:sub>
                    </m:sSub>
                  </m:num>
                  <m:den>
                    <m:r>
                      <w:rPr>
                        <w:rFonts w:ascii="Cambria Math" w:hAnsi="Cambria Math" w:cstheme="minorHAnsi"/>
                        <w:sz w:val="20"/>
                        <w:szCs w:val="20"/>
                      </w:rPr>
                      <m:t>Wag</m:t>
                    </m:r>
                    <m:sSub>
                      <m:sSubPr>
                        <m:ctrlPr>
                          <w:rPr>
                            <w:rFonts w:ascii="Cambria Math" w:hAnsi="Cambria Math" w:cstheme="minorHAnsi"/>
                            <w:i/>
                            <w:sz w:val="20"/>
                            <w:szCs w:val="20"/>
                          </w:rPr>
                        </m:ctrlPr>
                      </m:sSubPr>
                      <m:e>
                        <m:r>
                          <w:rPr>
                            <w:rFonts w:ascii="Cambria Math" w:hAnsi="Cambria Math" w:cstheme="minorHAnsi"/>
                            <w:sz w:val="20"/>
                            <w:szCs w:val="20"/>
                          </w:rPr>
                          <m:t>e</m:t>
                        </m:r>
                      </m:e>
                      <m:sub>
                        <m:r>
                          <w:rPr>
                            <w:rFonts w:ascii="Cambria Math" w:hAnsi="Cambria Math" w:cstheme="minorHAnsi"/>
                            <w:sz w:val="20"/>
                            <w:szCs w:val="20"/>
                          </w:rPr>
                          <m:t>t</m:t>
                        </m:r>
                      </m:sub>
                    </m:sSub>
                  </m:den>
                </m:f>
              </m:oMath>
            </m:oMathPara>
          </w:p>
        </w:tc>
        <w:tc>
          <w:tcPr>
            <w:tcW w:w="1166" w:type="dxa"/>
          </w:tcPr>
          <w:p w14:paraId="562D0C33" w14:textId="1EB233CC" w:rsidR="00B33DEC" w:rsidRDefault="00B33DEC" w:rsidP="008B1B99">
            <w:pPr>
              <w:jc w:val="both"/>
              <w:rPr>
                <w:sz w:val="20"/>
                <w:szCs w:val="20"/>
              </w:rPr>
            </w:pPr>
            <w:r>
              <w:rPr>
                <w:sz w:val="20"/>
                <w:szCs w:val="20"/>
              </w:rPr>
              <w:t>(A. 143)</w:t>
            </w:r>
          </w:p>
        </w:tc>
      </w:tr>
      <w:tr w:rsidR="00B33DEC" w14:paraId="11FA665C" w14:textId="77777777" w:rsidTr="00AC2EDF">
        <w:tc>
          <w:tcPr>
            <w:tcW w:w="7338" w:type="dxa"/>
          </w:tcPr>
          <w:p w14:paraId="1B33607E" w14:textId="67A6B1BA" w:rsidR="00B33DEC" w:rsidRPr="004E1218" w:rsidRDefault="00B33DEC" w:rsidP="008B1B99">
            <w:pPr>
              <w:spacing w:line="360" w:lineRule="auto"/>
              <w:jc w:val="both"/>
              <w:rPr>
                <w:rFonts w:cstheme="minorHAnsi"/>
                <w:sz w:val="20"/>
                <w:szCs w:val="20"/>
              </w:rPr>
            </w:pPr>
            <w:bookmarkStart w:id="102" w:name="_Hlk120431989"/>
            <m:oMathPara>
              <m:oMath>
                <m:r>
                  <w:rPr>
                    <w:rFonts w:ascii="Cambria Math" w:hAnsi="Cambria Math" w:cstheme="minorHAnsi"/>
                    <w:sz w:val="20"/>
                    <w:szCs w:val="20"/>
                  </w:rPr>
                  <m:t>DpPerso</m:t>
                </m:r>
                <m:sSub>
                  <m:sSubPr>
                    <m:ctrlPr>
                      <w:rPr>
                        <w:rFonts w:ascii="Cambria Math" w:hAnsi="Cambria Math" w:cstheme="minorHAnsi"/>
                        <w:i/>
                        <w:sz w:val="20"/>
                        <w:szCs w:val="20"/>
                      </w:rPr>
                    </m:ctrlPr>
                  </m:sSubPr>
                  <m:e>
                    <m:r>
                      <w:rPr>
                        <w:rFonts w:ascii="Cambria Math" w:hAnsi="Cambria Math" w:cstheme="minorHAnsi"/>
                        <w:sz w:val="20"/>
                        <w:szCs w:val="20"/>
                      </w:rPr>
                      <m:t>n</m:t>
                    </m:r>
                  </m:e>
                  <m:sub>
                    <m:r>
                      <w:rPr>
                        <w:rFonts w:ascii="Cambria Math" w:hAnsi="Cambria Math" w:cstheme="minorHAnsi"/>
                        <w:sz w:val="20"/>
                        <w:szCs w:val="20"/>
                      </w:rPr>
                      <m:t>t</m:t>
                    </m:r>
                  </m:sub>
                </m:sSub>
                <w:bookmarkEnd w:id="102"/>
                <m:r>
                  <w:rPr>
                    <w:rFonts w:ascii="Cambria Math" w:hAnsi="Cambria Math" w:cstheme="minorHAnsi"/>
                    <w:sz w:val="20"/>
                    <w:szCs w:val="20"/>
                  </w:rPr>
                  <m:t>=0.9507*MaxD</m:t>
                </m:r>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t</m:t>
                    </m:r>
                  </m:sub>
                </m:sSub>
              </m:oMath>
            </m:oMathPara>
          </w:p>
        </w:tc>
        <w:tc>
          <w:tcPr>
            <w:tcW w:w="1166" w:type="dxa"/>
          </w:tcPr>
          <w:p w14:paraId="1D0989DB" w14:textId="18AB3EC2" w:rsidR="00B33DEC" w:rsidRDefault="00B33DEC" w:rsidP="008B1B99">
            <w:pPr>
              <w:jc w:val="both"/>
              <w:rPr>
                <w:sz w:val="20"/>
                <w:szCs w:val="20"/>
              </w:rPr>
            </w:pPr>
            <w:r>
              <w:rPr>
                <w:sz w:val="20"/>
                <w:szCs w:val="20"/>
              </w:rPr>
              <w:t>(A. 14</w:t>
            </w:r>
            <w:r w:rsidR="00AE71E7">
              <w:rPr>
                <w:sz w:val="20"/>
                <w:szCs w:val="20"/>
              </w:rPr>
              <w:t>4</w:t>
            </w:r>
            <w:r>
              <w:rPr>
                <w:sz w:val="20"/>
                <w:szCs w:val="20"/>
              </w:rPr>
              <w:t>)</w:t>
            </w:r>
          </w:p>
        </w:tc>
      </w:tr>
      <w:tr w:rsidR="00B33DEC" w14:paraId="2FF5641F" w14:textId="77777777" w:rsidTr="00AC2EDF">
        <w:tc>
          <w:tcPr>
            <w:tcW w:w="7338" w:type="dxa"/>
          </w:tcPr>
          <w:p w14:paraId="15933109" w14:textId="32B5B649" w:rsidR="00B33DEC" w:rsidRPr="001C50FB" w:rsidRDefault="00AE71E7" w:rsidP="008B1B99">
            <w:pPr>
              <w:spacing w:line="360" w:lineRule="auto"/>
              <w:jc w:val="both"/>
              <w:rPr>
                <w:rFonts w:eastAsiaTheme="minorEastAsia"/>
                <w:iCs/>
                <w:sz w:val="20"/>
                <w:szCs w:val="20"/>
              </w:rPr>
            </w:pPr>
            <m:oMathPara>
              <m:oMath>
                <m:r>
                  <m:rPr>
                    <m:sty m:val="p"/>
                  </m:rPr>
                  <w:rPr>
                    <w:rFonts w:ascii="Cambria Math" w:hAnsi="Cambria Math"/>
                    <w:sz w:val="20"/>
                    <w:szCs w:val="20"/>
                  </w:rPr>
                  <m:t>wag</m:t>
                </m:r>
                <m:sSubSup>
                  <m:sSubSupPr>
                    <m:ctrlPr>
                      <w:rPr>
                        <w:rFonts w:ascii="Cambria Math" w:hAnsi="Cambria Math"/>
                        <w:iCs/>
                        <w:sz w:val="20"/>
                        <w:szCs w:val="20"/>
                      </w:rPr>
                    </m:ctrlPr>
                  </m:sSubSupPr>
                  <m:e>
                    <m:r>
                      <m:rPr>
                        <m:sty m:val="p"/>
                      </m:rPr>
                      <w:rPr>
                        <w:rFonts w:ascii="Cambria Math" w:hAnsi="Cambria Math"/>
                        <w:sz w:val="20"/>
                        <w:szCs w:val="20"/>
                      </w:rPr>
                      <m:t>e</m:t>
                    </m:r>
                  </m:e>
                  <m:sub>
                    <m:r>
                      <m:rPr>
                        <m:sty m:val="p"/>
                      </m:rPr>
                      <w:rPr>
                        <w:rFonts w:ascii="Cambria Math" w:hAnsi="Cambria Math"/>
                        <w:sz w:val="20"/>
                        <w:szCs w:val="20"/>
                      </w:rPr>
                      <m:t>t</m:t>
                    </m:r>
                  </m:sub>
                  <m:sup>
                    <m:r>
                      <m:rPr>
                        <m:sty m:val="p"/>
                      </m:rPr>
                      <w:rPr>
                        <w:rFonts w:ascii="Cambria Math" w:hAnsi="Cambria Math"/>
                        <w:sz w:val="20"/>
                        <w:szCs w:val="20"/>
                      </w:rPr>
                      <m:t>T</m:t>
                    </m:r>
                  </m:sup>
                </m:sSubSup>
                <m:r>
                  <m:rPr>
                    <m:sty m:val="p"/>
                  </m:rPr>
                  <w:rPr>
                    <w:rFonts w:ascii="Cambria Math" w:hAnsi="Cambria Math"/>
                    <w:sz w:val="20"/>
                    <w:szCs w:val="20"/>
                  </w:rPr>
                  <m:t>=wag</m:t>
                </m:r>
                <m:sSub>
                  <m:sSubPr>
                    <m:ctrlPr>
                      <w:rPr>
                        <w:rFonts w:ascii="Cambria Math" w:hAnsi="Cambria Math"/>
                        <w:iCs/>
                        <w:sz w:val="20"/>
                        <w:szCs w:val="20"/>
                      </w:rPr>
                    </m:ctrlPr>
                  </m:sSubPr>
                  <m:e>
                    <m:r>
                      <m:rPr>
                        <m:sty m:val="p"/>
                      </m:rPr>
                      <w:rPr>
                        <w:rFonts w:ascii="Cambria Math" w:hAnsi="Cambria Math"/>
                        <w:sz w:val="20"/>
                        <w:szCs w:val="20"/>
                      </w:rPr>
                      <m:t>e</m:t>
                    </m:r>
                  </m:e>
                  <m:sub>
                    <m:r>
                      <m:rPr>
                        <m:sty m:val="p"/>
                      </m:rPr>
                      <w:rPr>
                        <w:rFonts w:ascii="Cambria Math" w:hAnsi="Cambria Math"/>
                        <w:sz w:val="20"/>
                        <w:szCs w:val="20"/>
                      </w:rPr>
                      <m:t>t</m:t>
                    </m:r>
                  </m:sub>
                </m:sSub>
                <m:r>
                  <m:rPr>
                    <m:sty m:val="p"/>
                  </m:rPr>
                  <w:rPr>
                    <w:rFonts w:ascii="Cambria Math" w:hAnsi="Cambria Math"/>
                    <w:sz w:val="20"/>
                    <w:szCs w:val="20"/>
                  </w:rPr>
                  <m:t>*</m:t>
                </m:r>
                <m:d>
                  <m:dPr>
                    <m:ctrlPr>
                      <w:rPr>
                        <w:rFonts w:ascii="Cambria Math" w:hAnsi="Cambria Math"/>
                        <w:iCs/>
                        <w:sz w:val="20"/>
                        <w:szCs w:val="20"/>
                      </w:rPr>
                    </m:ctrlPr>
                  </m:dPr>
                  <m:e>
                    <m:r>
                      <m:rPr>
                        <m:sty m:val="p"/>
                      </m:rPr>
                      <w:rPr>
                        <w:rFonts w:ascii="Cambria Math" w:hAnsi="Cambria Math"/>
                        <w:sz w:val="20"/>
                        <w:szCs w:val="20"/>
                      </w:rPr>
                      <m:t>1+</m:t>
                    </m:r>
                    <m:sSub>
                      <m:sSubPr>
                        <m:ctrlPr>
                          <w:rPr>
                            <w:rFonts w:ascii="Cambria Math" w:hAnsi="Cambria Math"/>
                            <w:sz w:val="20"/>
                            <w:szCs w:val="20"/>
                          </w:rPr>
                        </m:ctrlPr>
                      </m:sSubPr>
                      <m:e>
                        <m:r>
                          <m:rPr>
                            <m:sty m:val="p"/>
                          </m:rPr>
                          <w:rPr>
                            <w:rFonts w:ascii="Cambria Math" w:hAnsi="Cambria Math"/>
                            <w:sz w:val="20"/>
                            <w:szCs w:val="20"/>
                          </w:rPr>
                          <m:t>Inf</m:t>
                        </m:r>
                      </m:e>
                      <m:sub>
                        <m:r>
                          <m:rPr>
                            <m:sty m:val="p"/>
                          </m:rPr>
                          <w:rPr>
                            <w:rFonts w:ascii="Cambria Math" w:hAnsi="Cambria Math"/>
                            <w:sz w:val="20"/>
                            <w:szCs w:val="20"/>
                          </w:rPr>
                          <m:t>t</m:t>
                        </m:r>
                      </m:sub>
                    </m:sSub>
                  </m:e>
                </m:d>
              </m:oMath>
            </m:oMathPara>
          </w:p>
        </w:tc>
        <w:tc>
          <w:tcPr>
            <w:tcW w:w="1166" w:type="dxa"/>
          </w:tcPr>
          <w:p w14:paraId="4ACCDADE" w14:textId="698EF0C3" w:rsidR="00B33DEC" w:rsidRDefault="00B33DEC" w:rsidP="008B1B99">
            <w:pPr>
              <w:jc w:val="both"/>
              <w:rPr>
                <w:sz w:val="20"/>
                <w:szCs w:val="20"/>
              </w:rPr>
            </w:pPr>
            <w:r>
              <w:rPr>
                <w:sz w:val="20"/>
                <w:szCs w:val="20"/>
              </w:rPr>
              <w:t>(A. 14</w:t>
            </w:r>
            <w:r w:rsidR="00AE71E7">
              <w:rPr>
                <w:sz w:val="20"/>
                <w:szCs w:val="20"/>
              </w:rPr>
              <w:t>5</w:t>
            </w:r>
            <w:r w:rsidR="00CB7DC8">
              <w:rPr>
                <w:sz w:val="20"/>
                <w:szCs w:val="20"/>
              </w:rPr>
              <w:t>a</w:t>
            </w:r>
            <w:r>
              <w:rPr>
                <w:sz w:val="20"/>
                <w:szCs w:val="20"/>
              </w:rPr>
              <w:t>)</w:t>
            </w:r>
          </w:p>
        </w:tc>
      </w:tr>
      <w:tr w:rsidR="001C50FB" w14:paraId="60A14E31" w14:textId="77777777" w:rsidTr="00AC2EDF">
        <w:tc>
          <w:tcPr>
            <w:tcW w:w="7338" w:type="dxa"/>
          </w:tcPr>
          <w:p w14:paraId="7D7082DD" w14:textId="274186AB" w:rsidR="001C50FB" w:rsidRPr="00AE71E7" w:rsidRDefault="001C50FB" w:rsidP="008B1B99">
            <w:pPr>
              <w:spacing w:line="360" w:lineRule="auto"/>
              <w:jc w:val="both"/>
              <w:rPr>
                <w:rFonts w:ascii="Calibri" w:eastAsia="Calibri" w:hAnsi="Calibri" w:cs="Arial"/>
                <w:iCs/>
                <w:sz w:val="20"/>
                <w:szCs w:val="20"/>
              </w:rPr>
            </w:pPr>
            <m:oMathPara>
              <m:oMath>
                <m:r>
                  <w:rPr>
                    <w:rFonts w:ascii="Cambria Math" w:hAnsi="Cambria Math" w:cstheme="minorHAnsi"/>
                    <w:sz w:val="20"/>
                    <w:szCs w:val="20"/>
                  </w:rPr>
                  <m:t>NBENU</m:t>
                </m:r>
                <m:sSubSup>
                  <m:sSubSupPr>
                    <m:ctrlPr>
                      <w:rPr>
                        <w:rFonts w:ascii="Cambria Math" w:hAnsi="Cambria Math" w:cstheme="minorHAnsi"/>
                        <w:i/>
                        <w:sz w:val="20"/>
                        <w:szCs w:val="20"/>
                      </w:rPr>
                    </m:ctrlPr>
                  </m:sSubSupPr>
                  <m:e>
                    <m:r>
                      <w:rPr>
                        <w:rFonts w:ascii="Cambria Math" w:hAnsi="Cambria Math" w:cstheme="minorHAnsi"/>
                        <w:sz w:val="20"/>
                        <w:szCs w:val="20"/>
                      </w:rPr>
                      <m:t>n</m:t>
                    </m:r>
                  </m:e>
                  <m:sub>
                    <m:r>
                      <w:rPr>
                        <w:rFonts w:ascii="Cambria Math" w:hAnsi="Cambria Math" w:cstheme="minorHAnsi"/>
                        <w:sz w:val="20"/>
                        <w:szCs w:val="20"/>
                      </w:rPr>
                      <m:t>t</m:t>
                    </m:r>
                  </m:sub>
                  <m:sup>
                    <m:r>
                      <w:rPr>
                        <w:rFonts w:ascii="Cambria Math" w:hAnsi="Cambria Math" w:cstheme="minorHAnsi"/>
                        <w:sz w:val="20"/>
                        <w:szCs w:val="20"/>
                      </w:rPr>
                      <m:t>h</m:t>
                    </m:r>
                  </m:sup>
                </m:sSubSup>
                <m:r>
                  <w:rPr>
                    <w:rFonts w:ascii="Cambria Math" w:hAnsi="Cambria Math" w:cstheme="minorHAnsi"/>
                    <w:sz w:val="20"/>
                    <w:szCs w:val="20"/>
                  </w:rPr>
                  <m:t>=Dp</m:t>
                </m:r>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t</m:t>
                    </m:r>
                  </m:sub>
                </m:sSub>
                <m:r>
                  <w:rPr>
                    <w:rFonts w:ascii="Cambria Math" w:hAnsi="Cambria Math" w:cstheme="minorHAnsi"/>
                    <w:sz w:val="20"/>
                    <w:szCs w:val="20"/>
                  </w:rPr>
                  <m:t>*U</m:t>
                </m:r>
                <m:sSub>
                  <m:sSubPr>
                    <m:ctrlPr>
                      <w:rPr>
                        <w:rFonts w:ascii="Cambria Math" w:hAnsi="Cambria Math" w:cstheme="minorHAnsi"/>
                        <w:i/>
                        <w:sz w:val="20"/>
                        <w:szCs w:val="20"/>
                      </w:rPr>
                    </m:ctrlPr>
                  </m:sSubPr>
                  <m:e>
                    <m:r>
                      <w:rPr>
                        <w:rFonts w:ascii="Cambria Math" w:hAnsi="Cambria Math" w:cstheme="minorHAnsi"/>
                        <w:sz w:val="20"/>
                        <w:szCs w:val="20"/>
                      </w:rPr>
                      <m:t>N</m:t>
                    </m:r>
                  </m:e>
                  <m:sub>
                    <m:r>
                      <w:rPr>
                        <w:rFonts w:ascii="Cambria Math" w:hAnsi="Cambria Math" w:cstheme="minorHAnsi"/>
                        <w:sz w:val="20"/>
                        <w:szCs w:val="20"/>
                      </w:rPr>
                      <m:t>t</m:t>
                    </m:r>
                  </m:sub>
                </m:sSub>
                <m:r>
                  <w:rPr>
                    <w:rFonts w:ascii="Cambria Math" w:hAnsi="Cambria Math" w:cstheme="minorHAnsi"/>
                    <w:sz w:val="20"/>
                    <w:szCs w:val="20"/>
                  </w:rPr>
                  <m:t>*kul</m:t>
                </m:r>
                <m:sSub>
                  <m:sSubPr>
                    <m:ctrlPr>
                      <w:rPr>
                        <w:rFonts w:ascii="Cambria Math" w:hAnsi="Cambria Math" w:cstheme="minorHAnsi"/>
                        <w:i/>
                        <w:sz w:val="20"/>
                        <w:szCs w:val="20"/>
                      </w:rPr>
                    </m:ctrlPr>
                  </m:sSubPr>
                  <m:e>
                    <m:r>
                      <w:rPr>
                        <w:rFonts w:ascii="Cambria Math" w:hAnsi="Cambria Math" w:cstheme="minorHAnsi"/>
                        <w:sz w:val="20"/>
                        <w:szCs w:val="20"/>
                      </w:rPr>
                      <m:t>d</m:t>
                    </m:r>
                  </m:e>
                  <m:sub>
                    <m:r>
                      <w:rPr>
                        <w:rFonts w:ascii="Cambria Math" w:hAnsi="Cambria Math" w:cstheme="minorHAnsi"/>
                        <w:sz w:val="20"/>
                        <w:szCs w:val="20"/>
                      </w:rPr>
                      <m:t>t</m:t>
                    </m:r>
                  </m:sub>
                </m:sSub>
              </m:oMath>
            </m:oMathPara>
          </w:p>
        </w:tc>
        <w:tc>
          <w:tcPr>
            <w:tcW w:w="1166" w:type="dxa"/>
          </w:tcPr>
          <w:p w14:paraId="605965C0" w14:textId="70AF95A6" w:rsidR="001C50FB" w:rsidRDefault="001C50FB" w:rsidP="008B1B99">
            <w:pPr>
              <w:jc w:val="both"/>
              <w:rPr>
                <w:sz w:val="20"/>
                <w:szCs w:val="20"/>
              </w:rPr>
            </w:pPr>
            <w:r>
              <w:rPr>
                <w:sz w:val="20"/>
                <w:szCs w:val="20"/>
              </w:rPr>
              <w:t>(A. 146)</w:t>
            </w:r>
          </w:p>
        </w:tc>
      </w:tr>
      <w:tr w:rsidR="001C50FB" w14:paraId="793B5FB0" w14:textId="77777777" w:rsidTr="00AC2EDF">
        <w:tc>
          <w:tcPr>
            <w:tcW w:w="7338" w:type="dxa"/>
          </w:tcPr>
          <w:p w14:paraId="19A4BAE3" w14:textId="1F0007A1" w:rsidR="000E7BEC" w:rsidRDefault="000E7BEC" w:rsidP="008B1B99">
            <w:pPr>
              <w:spacing w:line="240" w:lineRule="auto"/>
              <w:jc w:val="both"/>
            </w:pPr>
            <m:oMathPara>
              <m:oMath>
                <m:r>
                  <w:rPr>
                    <w:rFonts w:ascii="Cambria Math" w:hAnsi="Cambria Math"/>
                  </w:rPr>
                  <m:t>If Adj</m:t>
                </m:r>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 xml:space="preserve"> &lt; 0 </m:t>
                </m:r>
              </m:oMath>
            </m:oMathPara>
          </w:p>
          <w:p w14:paraId="1466D24A" w14:textId="63EC3D48" w:rsidR="000E7BEC" w:rsidRPr="000E7BEC" w:rsidRDefault="00D848CD" w:rsidP="008B1B99">
            <w:pPr>
              <w:spacing w:line="240" w:lineRule="auto"/>
              <w:jc w:val="both"/>
              <w:rPr>
                <w:rFonts w:ascii="Calibri" w:eastAsia="Calibri" w:hAnsi="Calibri" w:cs="Arial"/>
                <w:i/>
                <w:iCs/>
                <w:sz w:val="20"/>
                <w:szCs w:val="20"/>
              </w:rPr>
            </w:pPr>
            <m:oMathPara>
              <m:oMath>
                <m:r>
                  <w:rPr>
                    <w:rFonts w:ascii="Cambria Math" w:eastAsia="Calibri" w:hAnsi="Cambria Math" w:cs="Arial"/>
                    <w:sz w:val="20"/>
                    <w:szCs w:val="20"/>
                  </w:rPr>
                  <m:t>RAdj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 xml:space="preserve"> = 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oMath>
            </m:oMathPara>
          </w:p>
          <w:p w14:paraId="74C73E22" w14:textId="3E8A1A69" w:rsidR="000E7BEC" w:rsidRPr="000E7BEC" w:rsidRDefault="000E7BEC" w:rsidP="008B1B99">
            <w:pPr>
              <w:spacing w:line="240" w:lineRule="auto"/>
              <w:jc w:val="both"/>
              <w:rPr>
                <w:rFonts w:ascii="Calibri" w:eastAsia="Calibri" w:hAnsi="Calibri" w:cs="Arial"/>
                <w:i/>
                <w:iCs/>
                <w:sz w:val="20"/>
                <w:szCs w:val="20"/>
              </w:rPr>
            </w:pPr>
            <m:oMathPara>
              <m:oMath>
                <m:r>
                  <w:rPr>
                    <w:rFonts w:ascii="Cambria Math" w:eastAsia="Calibri" w:hAnsi="Cambria Math" w:cs="Arial"/>
                    <w:sz w:val="20"/>
                    <w:szCs w:val="20"/>
                  </w:rPr>
                  <m:t>If 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 xml:space="preserve"> &gt;= 0 &amp; 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 xml:space="preserve"> &lt;=0.003</m:t>
                </m:r>
              </m:oMath>
            </m:oMathPara>
          </w:p>
          <w:p w14:paraId="4C6622D6" w14:textId="1C59AB88" w:rsidR="000E7BEC" w:rsidRPr="000E7BEC" w:rsidRDefault="00D848CD" w:rsidP="008B1B99">
            <w:pPr>
              <w:spacing w:line="240" w:lineRule="auto"/>
              <w:jc w:val="both"/>
              <w:rPr>
                <w:rFonts w:ascii="Calibri" w:eastAsia="Calibri" w:hAnsi="Calibri" w:cs="Arial"/>
                <w:i/>
                <w:iCs/>
                <w:sz w:val="20"/>
                <w:szCs w:val="20"/>
              </w:rPr>
            </w:pPr>
            <m:oMathPara>
              <m:oMath>
                <m:r>
                  <w:rPr>
                    <w:rFonts w:ascii="Cambria Math" w:eastAsia="Calibri" w:hAnsi="Cambria Math" w:cs="Arial"/>
                    <w:sz w:val="20"/>
                    <w:szCs w:val="20"/>
                  </w:rPr>
                  <m:t>RAdj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 xml:space="preserve"> = 0</m:t>
                </m:r>
              </m:oMath>
            </m:oMathPara>
          </w:p>
          <w:p w14:paraId="3C0CFE8F" w14:textId="3486653D" w:rsidR="000E7BEC" w:rsidRPr="000E7BEC" w:rsidRDefault="000E7BEC" w:rsidP="008B1B99">
            <w:pPr>
              <w:spacing w:line="240" w:lineRule="auto"/>
              <w:jc w:val="both"/>
              <w:rPr>
                <w:rFonts w:ascii="Calibri" w:eastAsia="Calibri" w:hAnsi="Calibri" w:cs="Arial"/>
                <w:i/>
                <w:iCs/>
                <w:sz w:val="20"/>
                <w:szCs w:val="20"/>
              </w:rPr>
            </w:pPr>
            <m:oMathPara>
              <m:oMath>
                <m:r>
                  <w:rPr>
                    <w:rFonts w:ascii="Cambria Math" w:eastAsia="Calibri" w:hAnsi="Cambria Math" w:cs="Arial"/>
                    <w:sz w:val="20"/>
                    <w:szCs w:val="20"/>
                  </w:rPr>
                  <m:t>If 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 xml:space="preserve"> &gt;=0.003</m:t>
                </m:r>
              </m:oMath>
            </m:oMathPara>
          </w:p>
          <w:p w14:paraId="5FF37965" w14:textId="2C2F676A" w:rsidR="000E7BEC" w:rsidRPr="000E7BEC" w:rsidRDefault="00D848CD" w:rsidP="008B1B99">
            <w:pPr>
              <w:spacing w:line="240" w:lineRule="auto"/>
              <w:jc w:val="both"/>
              <w:rPr>
                <w:rFonts w:ascii="Calibri" w:eastAsia="Calibri" w:hAnsi="Calibri" w:cs="Arial"/>
                <w:i/>
                <w:iCs/>
                <w:sz w:val="20"/>
                <w:szCs w:val="20"/>
              </w:rPr>
            </w:pPr>
            <m:oMathPara>
              <m:oMath>
                <m:r>
                  <w:rPr>
                    <w:rFonts w:ascii="Cambria Math" w:eastAsia="Calibri" w:hAnsi="Cambria Math" w:cs="Arial"/>
                    <w:sz w:val="20"/>
                    <w:szCs w:val="20"/>
                  </w:rPr>
                  <m:t>RAdj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 xml:space="preserve"> = 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 xml:space="preserve"> - 0.003</m:t>
                </m:r>
              </m:oMath>
            </m:oMathPara>
          </w:p>
        </w:tc>
        <w:tc>
          <w:tcPr>
            <w:tcW w:w="1166" w:type="dxa"/>
          </w:tcPr>
          <w:p w14:paraId="1A84F1C2" w14:textId="12405BC4" w:rsidR="001C50FB" w:rsidRDefault="000E7BEC" w:rsidP="008B1B99">
            <w:pPr>
              <w:jc w:val="both"/>
              <w:rPr>
                <w:sz w:val="20"/>
                <w:szCs w:val="20"/>
              </w:rPr>
            </w:pPr>
            <w:r>
              <w:rPr>
                <w:sz w:val="20"/>
                <w:szCs w:val="20"/>
              </w:rPr>
              <w:t>(A. 14</w:t>
            </w:r>
            <w:r w:rsidR="004E1218">
              <w:rPr>
                <w:sz w:val="20"/>
                <w:szCs w:val="20"/>
              </w:rPr>
              <w:t>7</w:t>
            </w:r>
            <w:r>
              <w:rPr>
                <w:sz w:val="20"/>
                <w:szCs w:val="20"/>
              </w:rPr>
              <w:t>)</w:t>
            </w:r>
          </w:p>
        </w:tc>
      </w:tr>
      <w:tr w:rsidR="000E7BEC" w:rsidRPr="000E7BEC" w14:paraId="12829564" w14:textId="77777777" w:rsidTr="00AC2EDF">
        <w:tc>
          <w:tcPr>
            <w:tcW w:w="7338" w:type="dxa"/>
          </w:tcPr>
          <w:p w14:paraId="0AE76CEA" w14:textId="07A2BF2B" w:rsidR="000E7BEC" w:rsidRPr="000E7BEC" w:rsidRDefault="00D848CD" w:rsidP="008B1B99">
            <w:pPr>
              <w:spacing w:line="360" w:lineRule="auto"/>
              <w:jc w:val="both"/>
              <w:rPr>
                <w:rFonts w:ascii="Calibri" w:eastAsia="Calibri" w:hAnsi="Calibri" w:cs="Arial"/>
                <w:i/>
                <w:iCs/>
                <w:sz w:val="20"/>
                <w:szCs w:val="20"/>
                <w:lang w:val="da-DK"/>
              </w:rPr>
            </w:pPr>
            <m:oMathPara>
              <m:oMath>
                <m:r>
                  <w:rPr>
                    <w:rFonts w:ascii="Cambria Math" w:eastAsia="Calibri" w:hAnsi="Cambria Math" w:cs="Arial"/>
                    <w:sz w:val="20"/>
                    <w:szCs w:val="20"/>
                    <w:lang w:val="da-DK"/>
                  </w:rPr>
                  <m:t>Adj</m:t>
                </m:r>
                <m:sSub>
                  <m:sSubPr>
                    <m:ctrlPr>
                      <w:rPr>
                        <w:rFonts w:ascii="Cambria Math" w:eastAsia="Calibri" w:hAnsi="Cambria Math" w:cs="Arial"/>
                        <w:i/>
                        <w:iCs/>
                        <w:sz w:val="20"/>
                        <w:szCs w:val="20"/>
                        <w:lang w:val="da-DK"/>
                      </w:rPr>
                    </m:ctrlPr>
                  </m:sSubPr>
                  <m:e>
                    <m:r>
                      <w:rPr>
                        <w:rFonts w:ascii="Cambria Math" w:eastAsia="Calibri" w:hAnsi="Cambria Math" w:cs="Arial"/>
                        <w:sz w:val="20"/>
                        <w:szCs w:val="20"/>
                        <w:lang w:val="da-DK"/>
                      </w:rPr>
                      <m:t>P</m:t>
                    </m:r>
                  </m:e>
                  <m:sub>
                    <m:r>
                      <w:rPr>
                        <w:rFonts w:ascii="Cambria Math" w:eastAsia="Calibri" w:hAnsi="Cambria Math" w:cs="Arial"/>
                        <w:sz w:val="20"/>
                        <w:szCs w:val="20"/>
                        <w:lang w:val="da-DK"/>
                      </w:rPr>
                      <m:t>t</m:t>
                    </m:r>
                  </m:sub>
                </m:sSub>
                <m:r>
                  <w:rPr>
                    <w:rFonts w:ascii="Cambria Math" w:eastAsia="Calibri" w:hAnsi="Cambria Math" w:cs="Arial"/>
                    <w:sz w:val="20"/>
                    <w:szCs w:val="20"/>
                    <w:lang w:val="da-DK"/>
                  </w:rPr>
                  <m:t xml:space="preserve"> =(wag</m:t>
                </m:r>
                <m:sSub>
                  <m:sSubPr>
                    <m:ctrlPr>
                      <w:rPr>
                        <w:rFonts w:ascii="Cambria Math" w:eastAsia="Calibri" w:hAnsi="Cambria Math" w:cs="Arial"/>
                        <w:i/>
                        <w:iCs/>
                        <w:sz w:val="20"/>
                        <w:szCs w:val="20"/>
                        <w:lang w:val="da-DK"/>
                      </w:rPr>
                    </m:ctrlPr>
                  </m:sSubPr>
                  <m:e>
                    <m:r>
                      <w:rPr>
                        <w:rFonts w:ascii="Cambria Math" w:eastAsia="Calibri" w:hAnsi="Cambria Math" w:cs="Arial"/>
                        <w:sz w:val="20"/>
                        <w:szCs w:val="20"/>
                        <w:lang w:val="da-DK"/>
                      </w:rPr>
                      <m:t>e</m:t>
                    </m:r>
                  </m:e>
                  <m:sub>
                    <m:r>
                      <w:rPr>
                        <w:rFonts w:ascii="Cambria Math" w:eastAsia="Calibri" w:hAnsi="Cambria Math" w:cs="Arial"/>
                        <w:sz w:val="20"/>
                        <w:szCs w:val="20"/>
                        <w:lang w:val="da-DK"/>
                      </w:rPr>
                      <m:t>t-12</m:t>
                    </m:r>
                  </m:sub>
                </m:sSub>
                <m:r>
                  <w:rPr>
                    <w:rFonts w:ascii="Cambria Math" w:eastAsia="Calibri" w:hAnsi="Cambria Math" w:cs="Arial"/>
                    <w:sz w:val="20"/>
                    <w:szCs w:val="20"/>
                    <w:lang w:val="da-DK"/>
                  </w:rPr>
                  <m:t>-wag</m:t>
                </m:r>
                <m:sSub>
                  <m:sSubPr>
                    <m:ctrlPr>
                      <w:rPr>
                        <w:rFonts w:ascii="Cambria Math" w:eastAsia="Calibri" w:hAnsi="Cambria Math" w:cs="Arial"/>
                        <w:i/>
                        <w:iCs/>
                        <w:sz w:val="20"/>
                        <w:szCs w:val="20"/>
                        <w:lang w:val="da-DK"/>
                      </w:rPr>
                    </m:ctrlPr>
                  </m:sSubPr>
                  <m:e>
                    <m:r>
                      <w:rPr>
                        <w:rFonts w:ascii="Cambria Math" w:eastAsia="Calibri" w:hAnsi="Cambria Math" w:cs="Arial"/>
                        <w:sz w:val="20"/>
                        <w:szCs w:val="20"/>
                        <w:lang w:val="da-DK"/>
                      </w:rPr>
                      <m:t>e</m:t>
                    </m:r>
                  </m:e>
                  <m:sub>
                    <m:r>
                      <w:rPr>
                        <w:rFonts w:ascii="Cambria Math" w:eastAsia="Calibri" w:hAnsi="Cambria Math" w:cs="Arial"/>
                        <w:sz w:val="20"/>
                        <w:szCs w:val="20"/>
                        <w:lang w:val="da-DK"/>
                      </w:rPr>
                      <m:t>t-8</m:t>
                    </m:r>
                  </m:sub>
                </m:sSub>
                <m:r>
                  <w:rPr>
                    <w:rFonts w:ascii="Cambria Math" w:eastAsia="Calibri" w:hAnsi="Cambria Math" w:cs="Arial"/>
                    <w:sz w:val="20"/>
                    <w:szCs w:val="20"/>
                    <w:lang w:val="da-DK"/>
                  </w:rPr>
                  <m:t>)/(wag</m:t>
                </m:r>
                <m:sSub>
                  <m:sSubPr>
                    <m:ctrlPr>
                      <w:rPr>
                        <w:rFonts w:ascii="Cambria Math" w:eastAsia="Calibri" w:hAnsi="Cambria Math" w:cs="Arial"/>
                        <w:i/>
                        <w:iCs/>
                        <w:sz w:val="20"/>
                        <w:szCs w:val="20"/>
                        <w:lang w:val="da-DK"/>
                      </w:rPr>
                    </m:ctrlPr>
                  </m:sSubPr>
                  <m:e>
                    <m:r>
                      <w:rPr>
                        <w:rFonts w:ascii="Cambria Math" w:eastAsia="Calibri" w:hAnsi="Cambria Math" w:cs="Arial"/>
                        <w:sz w:val="20"/>
                        <w:szCs w:val="20"/>
                        <w:lang w:val="da-DK"/>
                      </w:rPr>
                      <m:t>e</m:t>
                    </m:r>
                  </m:e>
                  <m:sub>
                    <m:r>
                      <w:rPr>
                        <w:rFonts w:ascii="Cambria Math" w:eastAsia="Calibri" w:hAnsi="Cambria Math" w:cs="Arial"/>
                        <w:sz w:val="20"/>
                        <w:szCs w:val="20"/>
                        <w:lang w:val="da-DK"/>
                      </w:rPr>
                      <m:t>t-12</m:t>
                    </m:r>
                  </m:sub>
                </m:sSub>
                <m:r>
                  <w:rPr>
                    <w:rFonts w:ascii="Cambria Math" w:eastAsia="Calibri" w:hAnsi="Cambria Math" w:cs="Arial"/>
                    <w:sz w:val="20"/>
                    <w:szCs w:val="20"/>
                    <w:lang w:val="da-DK"/>
                  </w:rPr>
                  <m:t>) - 0.02</m:t>
                </m:r>
              </m:oMath>
            </m:oMathPara>
          </w:p>
        </w:tc>
        <w:tc>
          <w:tcPr>
            <w:tcW w:w="1166" w:type="dxa"/>
          </w:tcPr>
          <w:p w14:paraId="6B4A0A86" w14:textId="37EA9625" w:rsidR="000E7BEC" w:rsidRPr="000E7BEC" w:rsidRDefault="000E7BEC" w:rsidP="008B1B99">
            <w:pPr>
              <w:jc w:val="both"/>
              <w:rPr>
                <w:sz w:val="20"/>
                <w:szCs w:val="20"/>
                <w:lang w:val="da-DK"/>
              </w:rPr>
            </w:pPr>
            <w:r>
              <w:rPr>
                <w:sz w:val="20"/>
                <w:szCs w:val="20"/>
              </w:rPr>
              <w:t>(A. 14</w:t>
            </w:r>
            <w:r w:rsidR="004E1218">
              <w:rPr>
                <w:sz w:val="20"/>
                <w:szCs w:val="20"/>
              </w:rPr>
              <w:t>8</w:t>
            </w:r>
            <w:r>
              <w:rPr>
                <w:sz w:val="20"/>
                <w:szCs w:val="20"/>
              </w:rPr>
              <w:t>)</w:t>
            </w:r>
          </w:p>
        </w:tc>
      </w:tr>
      <w:tr w:rsidR="005244DB" w:rsidRPr="000E7BEC" w14:paraId="6FF6FDD9" w14:textId="77777777" w:rsidTr="00AC2EDF">
        <w:tc>
          <w:tcPr>
            <w:tcW w:w="7338" w:type="dxa"/>
          </w:tcPr>
          <w:p w14:paraId="040A1152" w14:textId="7AA7A079" w:rsidR="005244DB" w:rsidRPr="005244DB" w:rsidRDefault="005244DB" w:rsidP="008B1B99">
            <w:pPr>
              <w:spacing w:line="360" w:lineRule="auto"/>
              <w:jc w:val="both"/>
              <w:rPr>
                <w:rFonts w:ascii="Calibri" w:eastAsia="Calibri" w:hAnsi="Calibri" w:cs="Arial"/>
                <w:b/>
                <w:bCs/>
                <w:sz w:val="20"/>
                <w:szCs w:val="20"/>
                <w:lang w:val="da-DK"/>
              </w:rPr>
            </w:pPr>
            <w:proofErr w:type="spellStart"/>
            <w:r>
              <w:rPr>
                <w:rFonts w:ascii="Calibri" w:eastAsia="Calibri" w:hAnsi="Calibri" w:cs="Arial"/>
                <w:b/>
                <w:bCs/>
                <w:sz w:val="20"/>
                <w:szCs w:val="20"/>
                <w:lang w:val="da-DK"/>
              </w:rPr>
              <w:t>Wage</w:t>
            </w:r>
            <w:proofErr w:type="spellEnd"/>
            <w:r>
              <w:rPr>
                <w:rFonts w:ascii="Calibri" w:eastAsia="Calibri" w:hAnsi="Calibri" w:cs="Arial"/>
                <w:b/>
                <w:bCs/>
                <w:sz w:val="20"/>
                <w:szCs w:val="20"/>
                <w:lang w:val="da-DK"/>
              </w:rPr>
              <w:t xml:space="preserve"> </w:t>
            </w:r>
            <w:proofErr w:type="spellStart"/>
            <w:r>
              <w:rPr>
                <w:rFonts w:ascii="Calibri" w:eastAsia="Calibri" w:hAnsi="Calibri" w:cs="Arial"/>
                <w:b/>
                <w:bCs/>
                <w:sz w:val="20"/>
                <w:szCs w:val="20"/>
                <w:lang w:val="da-DK"/>
              </w:rPr>
              <w:t>channel</w:t>
            </w:r>
            <w:proofErr w:type="spellEnd"/>
            <w:r>
              <w:rPr>
                <w:rFonts w:ascii="Calibri" w:eastAsia="Calibri" w:hAnsi="Calibri" w:cs="Arial"/>
                <w:b/>
                <w:bCs/>
                <w:sz w:val="20"/>
                <w:szCs w:val="20"/>
                <w:lang w:val="da-DK"/>
              </w:rPr>
              <w:t xml:space="preserve"> </w:t>
            </w:r>
            <w:proofErr w:type="spellStart"/>
            <w:r>
              <w:rPr>
                <w:rFonts w:ascii="Calibri" w:eastAsia="Calibri" w:hAnsi="Calibri" w:cs="Arial"/>
                <w:b/>
                <w:bCs/>
                <w:sz w:val="20"/>
                <w:szCs w:val="20"/>
                <w:lang w:val="da-DK"/>
              </w:rPr>
              <w:t>equations</w:t>
            </w:r>
            <w:proofErr w:type="spellEnd"/>
            <w:r>
              <w:rPr>
                <w:rFonts w:ascii="Calibri" w:eastAsia="Calibri" w:hAnsi="Calibri" w:cs="Arial"/>
                <w:b/>
                <w:bCs/>
                <w:sz w:val="20"/>
                <w:szCs w:val="20"/>
                <w:lang w:val="da-DK"/>
              </w:rPr>
              <w:t>:</w:t>
            </w:r>
          </w:p>
        </w:tc>
        <w:tc>
          <w:tcPr>
            <w:tcW w:w="1166" w:type="dxa"/>
          </w:tcPr>
          <w:p w14:paraId="11471B82" w14:textId="77777777" w:rsidR="005244DB" w:rsidRDefault="005244DB" w:rsidP="008B1B99">
            <w:pPr>
              <w:jc w:val="both"/>
              <w:rPr>
                <w:sz w:val="20"/>
                <w:szCs w:val="20"/>
              </w:rPr>
            </w:pPr>
          </w:p>
        </w:tc>
      </w:tr>
      <w:tr w:rsidR="00CB7DC8" w:rsidRPr="000E7BEC" w14:paraId="573A4146" w14:textId="77777777" w:rsidTr="00AC2EDF">
        <w:tc>
          <w:tcPr>
            <w:tcW w:w="7338" w:type="dxa"/>
          </w:tcPr>
          <w:p w14:paraId="3AD7DCEC" w14:textId="390D40E3" w:rsidR="00CB7DC8" w:rsidRDefault="00CB7DC8" w:rsidP="008B1B99">
            <w:pPr>
              <w:spacing w:line="360" w:lineRule="auto"/>
              <w:jc w:val="both"/>
              <w:rPr>
                <w:rFonts w:ascii="Calibri" w:eastAsia="Calibri" w:hAnsi="Calibri" w:cs="Arial"/>
                <w:b/>
                <w:bCs/>
                <w:sz w:val="20"/>
                <w:szCs w:val="20"/>
                <w:lang w:val="da-DK"/>
              </w:rPr>
            </w:pPr>
            <m:oMathPara>
              <m:oMath>
                <m:r>
                  <m:rPr>
                    <m:sty m:val="p"/>
                  </m:rPr>
                  <w:rPr>
                    <w:rFonts w:ascii="Cambria Math" w:hAnsi="Cambria Math"/>
                    <w:sz w:val="20"/>
                    <w:szCs w:val="20"/>
                  </w:rPr>
                  <w:lastRenderedPageBreak/>
                  <m:t xml:space="preserve">If </m:t>
                </m:r>
                <m:sSubSup>
                  <m:sSubSupPr>
                    <m:ctrlPr>
                      <w:rPr>
                        <w:rFonts w:ascii="Cambria Math" w:hAnsi="Cambria Math"/>
                        <w:i/>
                        <w:sz w:val="20"/>
                        <w:szCs w:val="20"/>
                      </w:rPr>
                    </m:ctrlPr>
                  </m:sSubSupPr>
                  <m:e>
                    <m:r>
                      <m:rPr>
                        <m:sty m:val="p"/>
                      </m:rPr>
                      <w:rPr>
                        <w:rFonts w:ascii="Cambria Math" w:hAnsi="Cambria Math"/>
                        <w:sz w:val="20"/>
                        <w:szCs w:val="20"/>
                      </w:rPr>
                      <m:t>wage</m:t>
                    </m:r>
                    <m:ctrlPr>
                      <w:rPr>
                        <w:rFonts w:ascii="Cambria Math" w:hAnsi="Cambria Math"/>
                        <w:sz w:val="20"/>
                        <w:szCs w:val="20"/>
                      </w:rPr>
                    </m:ctrlPr>
                  </m:e>
                  <m:sub>
                    <m:r>
                      <w:rPr>
                        <w:rFonts w:ascii="Cambria Math" w:hAnsi="Cambria Math"/>
                        <w:sz w:val="20"/>
                        <w:szCs w:val="20"/>
                      </w:rPr>
                      <m:t>t-1</m:t>
                    </m:r>
                  </m:sub>
                  <m:sup>
                    <m:r>
                      <m:rPr>
                        <m:sty m:val="p"/>
                      </m:rPr>
                      <w:rPr>
                        <w:rFonts w:ascii="Cambria Math" w:hAnsi="Cambria Math"/>
                        <w:sz w:val="20"/>
                        <w:szCs w:val="20"/>
                      </w:rPr>
                      <m:t>Gap</m:t>
                    </m:r>
                    <m:ctrlPr>
                      <w:rPr>
                        <w:rFonts w:ascii="Cambria Math" w:hAnsi="Cambria Math"/>
                        <w:sz w:val="20"/>
                        <w:szCs w:val="20"/>
                      </w:rPr>
                    </m:ctrlPr>
                  </m:sup>
                </m:sSubSup>
                <m:r>
                  <m:rPr>
                    <m:sty m:val="p"/>
                  </m:rPr>
                  <w:rPr>
                    <w:rFonts w:ascii="Cambria Math" w:hAnsi="Cambria Math"/>
                    <w:sz w:val="20"/>
                    <w:szCs w:val="20"/>
                  </w:rPr>
                  <m:t xml:space="preserve"> &gt;</m:t>
                </m:r>
                <m:r>
                  <w:rPr>
                    <w:rFonts w:ascii="Cambria Math" w:hAnsi="Cambria Math"/>
                    <w:sz w:val="20"/>
                    <w:szCs w:val="20"/>
                  </w:rPr>
                  <m:t>Ma</m:t>
                </m:r>
                <m:sSubSup>
                  <m:sSubSupPr>
                    <m:ctrlPr>
                      <w:rPr>
                        <w:rFonts w:ascii="Cambria Math" w:hAnsi="Cambria Math"/>
                        <w:i/>
                        <w:sz w:val="20"/>
                        <w:szCs w:val="20"/>
                      </w:rPr>
                    </m:ctrlPr>
                  </m:sSubSupPr>
                  <m:e>
                    <m:r>
                      <w:rPr>
                        <w:rFonts w:ascii="Cambria Math" w:hAnsi="Cambria Math"/>
                        <w:sz w:val="20"/>
                        <w:szCs w:val="20"/>
                      </w:rPr>
                      <m:t>x</m:t>
                    </m:r>
                  </m:e>
                  <m:sub>
                    <m:r>
                      <w:rPr>
                        <w:rFonts w:ascii="Cambria Math" w:hAnsi="Cambria Math"/>
                        <w:sz w:val="20"/>
                        <w:szCs w:val="20"/>
                      </w:rPr>
                      <m:t>t</m:t>
                    </m:r>
                  </m:sub>
                  <m:sup>
                    <m:r>
                      <w:rPr>
                        <w:rFonts w:ascii="Cambria Math" w:hAnsi="Cambria Math"/>
                        <w:sz w:val="20"/>
                        <w:szCs w:val="20"/>
                      </w:rPr>
                      <m:t>Gap</m:t>
                    </m:r>
                  </m:sup>
                </m:sSubSup>
                <m:r>
                  <m:rPr>
                    <m:sty m:val="p"/>
                  </m:rPr>
                  <w:rPr>
                    <w:rFonts w:ascii="Cambria Math" w:hAnsi="Cambria Math"/>
                    <w:sz w:val="20"/>
                    <w:szCs w:val="20"/>
                  </w:rPr>
                  <m:t xml:space="preserve"> </m:t>
                </m:r>
              </m:oMath>
            </m:oMathPara>
          </w:p>
        </w:tc>
        <w:tc>
          <w:tcPr>
            <w:tcW w:w="1166" w:type="dxa"/>
          </w:tcPr>
          <w:p w14:paraId="0643199D" w14:textId="15D366C1" w:rsidR="00CB7DC8" w:rsidRDefault="00CB7DC8" w:rsidP="008B1B99">
            <w:pPr>
              <w:jc w:val="both"/>
              <w:rPr>
                <w:sz w:val="20"/>
                <w:szCs w:val="20"/>
              </w:rPr>
            </w:pPr>
            <w:r>
              <w:rPr>
                <w:sz w:val="20"/>
                <w:szCs w:val="20"/>
              </w:rPr>
              <w:t>(A. 145b)</w:t>
            </w:r>
          </w:p>
        </w:tc>
      </w:tr>
      <w:tr w:rsidR="00CB7DC8" w:rsidRPr="000E7BEC" w14:paraId="7FB74E03" w14:textId="77777777" w:rsidTr="00AC2EDF">
        <w:tc>
          <w:tcPr>
            <w:tcW w:w="7338" w:type="dxa"/>
          </w:tcPr>
          <w:p w14:paraId="177D3E60" w14:textId="77777777" w:rsidR="00CB7DC8" w:rsidRPr="00660437" w:rsidRDefault="00CB7DC8" w:rsidP="008B1B99">
            <w:pPr>
              <w:spacing w:line="360" w:lineRule="auto"/>
              <w:jc w:val="both"/>
              <w:rPr>
                <w:rFonts w:ascii="Calibri" w:eastAsia="Calibri" w:hAnsi="Calibri" w:cs="Arial"/>
                <w:iCs/>
                <w:sz w:val="20"/>
                <w:szCs w:val="20"/>
              </w:rPr>
            </w:pPr>
            <m:oMathPara>
              <m:oMath>
                <m:r>
                  <m:rPr>
                    <m:sty m:val="p"/>
                  </m:rPr>
                  <w:rPr>
                    <w:rFonts w:ascii="Cambria Math" w:hAnsi="Cambria Math"/>
                    <w:sz w:val="20"/>
                    <w:szCs w:val="20"/>
                  </w:rPr>
                  <m:t>wag</m:t>
                </m:r>
                <m:sSubSup>
                  <m:sSubSupPr>
                    <m:ctrlPr>
                      <w:rPr>
                        <w:rFonts w:ascii="Cambria Math" w:hAnsi="Cambria Math"/>
                        <w:iCs/>
                        <w:sz w:val="20"/>
                        <w:szCs w:val="20"/>
                      </w:rPr>
                    </m:ctrlPr>
                  </m:sSubSupPr>
                  <m:e>
                    <m:r>
                      <m:rPr>
                        <m:sty m:val="p"/>
                      </m:rPr>
                      <w:rPr>
                        <w:rFonts w:ascii="Cambria Math" w:hAnsi="Cambria Math"/>
                        <w:sz w:val="20"/>
                        <w:szCs w:val="20"/>
                      </w:rPr>
                      <m:t>e</m:t>
                    </m:r>
                  </m:e>
                  <m:sub>
                    <m:r>
                      <m:rPr>
                        <m:sty m:val="p"/>
                      </m:rPr>
                      <w:rPr>
                        <w:rFonts w:ascii="Cambria Math" w:hAnsi="Cambria Math"/>
                        <w:sz w:val="20"/>
                        <w:szCs w:val="20"/>
                      </w:rPr>
                      <m:t>t</m:t>
                    </m:r>
                  </m:sub>
                  <m:sup>
                    <m:r>
                      <m:rPr>
                        <m:sty m:val="p"/>
                      </m:rPr>
                      <w:rPr>
                        <w:rFonts w:ascii="Cambria Math" w:hAnsi="Cambria Math"/>
                        <w:sz w:val="20"/>
                        <w:szCs w:val="20"/>
                      </w:rPr>
                      <m:t>T</m:t>
                    </m:r>
                  </m:sup>
                </m:sSubSup>
                <m:r>
                  <m:rPr>
                    <m:sty m:val="p"/>
                  </m:rPr>
                  <w:rPr>
                    <w:rFonts w:ascii="Cambria Math" w:hAnsi="Cambria Math"/>
                    <w:sz w:val="20"/>
                    <w:szCs w:val="20"/>
                  </w:rPr>
                  <m:t>=wag</m:t>
                </m:r>
                <m:sSub>
                  <m:sSubPr>
                    <m:ctrlPr>
                      <w:rPr>
                        <w:rFonts w:ascii="Cambria Math" w:hAnsi="Cambria Math"/>
                        <w:iCs/>
                        <w:sz w:val="20"/>
                        <w:szCs w:val="20"/>
                      </w:rPr>
                    </m:ctrlPr>
                  </m:sSubPr>
                  <m:e>
                    <m:r>
                      <m:rPr>
                        <m:sty m:val="p"/>
                      </m:rPr>
                      <w:rPr>
                        <w:rFonts w:ascii="Cambria Math" w:hAnsi="Cambria Math"/>
                        <w:sz w:val="20"/>
                        <w:szCs w:val="20"/>
                      </w:rPr>
                      <m:t>e</m:t>
                    </m:r>
                  </m:e>
                  <m:sub>
                    <m:r>
                      <m:rPr>
                        <m:sty m:val="p"/>
                      </m:rPr>
                      <w:rPr>
                        <w:rFonts w:ascii="Cambria Math" w:hAnsi="Cambria Math"/>
                        <w:sz w:val="20"/>
                        <w:szCs w:val="20"/>
                      </w:rPr>
                      <m:t>t</m:t>
                    </m:r>
                  </m:sub>
                </m:sSub>
                <m:r>
                  <m:rPr>
                    <m:sty m:val="p"/>
                  </m:rPr>
                  <w:rPr>
                    <w:rFonts w:ascii="Cambria Math" w:hAnsi="Cambria Math"/>
                    <w:sz w:val="20"/>
                    <w:szCs w:val="20"/>
                  </w:rPr>
                  <m:t>*</m:t>
                </m:r>
                <m:d>
                  <m:dPr>
                    <m:ctrlPr>
                      <w:rPr>
                        <w:rFonts w:ascii="Cambria Math" w:hAnsi="Cambria Math"/>
                        <w:iCs/>
                        <w:sz w:val="20"/>
                        <w:szCs w:val="20"/>
                      </w:rPr>
                    </m:ctrlPr>
                  </m:dPr>
                  <m:e>
                    <m:r>
                      <m:rPr>
                        <m:sty m:val="p"/>
                      </m:rPr>
                      <w:rPr>
                        <w:rFonts w:ascii="Cambria Math" w:hAnsi="Cambria Math"/>
                        <w:sz w:val="20"/>
                        <w:szCs w:val="20"/>
                      </w:rPr>
                      <m:t>1+</m:t>
                    </m:r>
                    <m:sSub>
                      <m:sSubPr>
                        <m:ctrlPr>
                          <w:rPr>
                            <w:rFonts w:ascii="Cambria Math" w:hAnsi="Cambria Math"/>
                            <w:sz w:val="20"/>
                            <w:szCs w:val="20"/>
                          </w:rPr>
                        </m:ctrlPr>
                      </m:sSubPr>
                      <m:e>
                        <m:r>
                          <m:rPr>
                            <m:sty m:val="p"/>
                          </m:rPr>
                          <w:rPr>
                            <w:rFonts w:ascii="Cambria Math" w:hAnsi="Cambria Math"/>
                            <w:sz w:val="20"/>
                            <w:szCs w:val="20"/>
                          </w:rPr>
                          <m:t>Inf</m:t>
                        </m:r>
                      </m:e>
                      <m:sub>
                        <m:r>
                          <m:rPr>
                            <m:sty m:val="p"/>
                          </m:rPr>
                          <w:rPr>
                            <w:rFonts w:ascii="Cambria Math" w:hAnsi="Cambria Math"/>
                            <w:sz w:val="20"/>
                            <w:szCs w:val="20"/>
                          </w:rPr>
                          <m:t>t</m:t>
                        </m:r>
                      </m:sub>
                    </m:sSub>
                  </m:e>
                </m:d>
              </m:oMath>
            </m:oMathPara>
          </w:p>
          <w:p w14:paraId="17A07EBC" w14:textId="77777777" w:rsidR="00660437" w:rsidRPr="00660437" w:rsidRDefault="00660437" w:rsidP="008B1B99">
            <w:pPr>
              <w:spacing w:line="360" w:lineRule="auto"/>
              <w:jc w:val="both"/>
              <w:rPr>
                <w:rFonts w:ascii="Calibri" w:eastAsia="Calibri" w:hAnsi="Calibri" w:cs="Arial"/>
                <w:sz w:val="20"/>
                <w:szCs w:val="20"/>
              </w:rPr>
            </w:pPr>
            <m:oMathPara>
              <m:oMath>
                <m:r>
                  <m:rPr>
                    <m:sty m:val="p"/>
                  </m:rPr>
                  <w:rPr>
                    <w:rFonts w:ascii="Cambria Math" w:hAnsi="Cambria Math"/>
                    <w:sz w:val="20"/>
                    <w:szCs w:val="20"/>
                  </w:rPr>
                  <m:t xml:space="preserve">If </m:t>
                </m:r>
                <m:sSubSup>
                  <m:sSubSupPr>
                    <m:ctrlPr>
                      <w:rPr>
                        <w:rFonts w:ascii="Cambria Math" w:hAnsi="Cambria Math"/>
                        <w:i/>
                        <w:sz w:val="20"/>
                        <w:szCs w:val="20"/>
                      </w:rPr>
                    </m:ctrlPr>
                  </m:sSubSupPr>
                  <m:e>
                    <m:r>
                      <m:rPr>
                        <m:sty m:val="p"/>
                      </m:rPr>
                      <w:rPr>
                        <w:rFonts w:ascii="Cambria Math" w:hAnsi="Cambria Math"/>
                        <w:sz w:val="20"/>
                        <w:szCs w:val="20"/>
                      </w:rPr>
                      <m:t>wage</m:t>
                    </m:r>
                    <m:ctrlPr>
                      <w:rPr>
                        <w:rFonts w:ascii="Cambria Math" w:hAnsi="Cambria Math"/>
                        <w:sz w:val="20"/>
                        <w:szCs w:val="20"/>
                      </w:rPr>
                    </m:ctrlPr>
                  </m:e>
                  <m:sub>
                    <m:r>
                      <w:rPr>
                        <w:rFonts w:ascii="Cambria Math" w:hAnsi="Cambria Math"/>
                        <w:sz w:val="20"/>
                        <w:szCs w:val="20"/>
                      </w:rPr>
                      <m:t>t-1</m:t>
                    </m:r>
                  </m:sub>
                  <m:sup>
                    <m:r>
                      <m:rPr>
                        <m:sty m:val="p"/>
                      </m:rPr>
                      <w:rPr>
                        <w:rFonts w:ascii="Cambria Math" w:hAnsi="Cambria Math"/>
                        <w:sz w:val="20"/>
                        <w:szCs w:val="20"/>
                      </w:rPr>
                      <m:t>Gap</m:t>
                    </m:r>
                    <m:ctrlPr>
                      <w:rPr>
                        <w:rFonts w:ascii="Cambria Math" w:hAnsi="Cambria Math"/>
                        <w:sz w:val="20"/>
                        <w:szCs w:val="20"/>
                      </w:rPr>
                    </m:ctrlPr>
                  </m:sup>
                </m:sSubSup>
                <m:r>
                  <m:rPr>
                    <m:sty m:val="p"/>
                  </m:rPr>
                  <w:rPr>
                    <w:rFonts w:ascii="Cambria Math" w:hAnsi="Cambria Math"/>
                    <w:sz w:val="20"/>
                    <w:szCs w:val="20"/>
                  </w:rPr>
                  <m:t>&lt;=</m:t>
                </m:r>
                <m:r>
                  <w:rPr>
                    <w:rFonts w:ascii="Cambria Math" w:hAnsi="Cambria Math"/>
                    <w:sz w:val="20"/>
                    <w:szCs w:val="20"/>
                  </w:rPr>
                  <m:t>Ma</m:t>
                </m:r>
                <m:sSubSup>
                  <m:sSubSupPr>
                    <m:ctrlPr>
                      <w:rPr>
                        <w:rFonts w:ascii="Cambria Math" w:hAnsi="Cambria Math"/>
                        <w:i/>
                        <w:sz w:val="20"/>
                        <w:szCs w:val="20"/>
                      </w:rPr>
                    </m:ctrlPr>
                  </m:sSubSupPr>
                  <m:e>
                    <m:r>
                      <w:rPr>
                        <w:rFonts w:ascii="Cambria Math" w:hAnsi="Cambria Math"/>
                        <w:sz w:val="20"/>
                        <w:szCs w:val="20"/>
                      </w:rPr>
                      <m:t>x</m:t>
                    </m:r>
                  </m:e>
                  <m:sub>
                    <m:r>
                      <w:rPr>
                        <w:rFonts w:ascii="Cambria Math" w:hAnsi="Cambria Math"/>
                        <w:sz w:val="20"/>
                        <w:szCs w:val="20"/>
                      </w:rPr>
                      <m:t>t</m:t>
                    </m:r>
                  </m:sub>
                  <m:sup>
                    <m:r>
                      <w:rPr>
                        <w:rFonts w:ascii="Cambria Math" w:hAnsi="Cambria Math"/>
                        <w:sz w:val="20"/>
                        <w:szCs w:val="20"/>
                      </w:rPr>
                      <m:t>Gap</m:t>
                    </m:r>
                  </m:sup>
                </m:sSubSup>
              </m:oMath>
            </m:oMathPara>
          </w:p>
          <w:p w14:paraId="529AEAC1" w14:textId="27214B8C" w:rsidR="00660437" w:rsidRDefault="00660437" w:rsidP="008B1B99">
            <w:pPr>
              <w:spacing w:line="360" w:lineRule="auto"/>
              <w:jc w:val="both"/>
              <w:rPr>
                <w:rFonts w:ascii="Calibri" w:eastAsia="Calibri" w:hAnsi="Calibri" w:cs="Arial"/>
                <w:sz w:val="20"/>
                <w:szCs w:val="20"/>
              </w:rPr>
            </w:pPr>
            <m:oMathPara>
              <m:oMath>
                <m:r>
                  <w:rPr>
                    <w:rFonts w:ascii="Cambria Math" w:eastAsia="Calibri" w:hAnsi="Cambria Math" w:cs="Arial"/>
                    <w:sz w:val="20"/>
                    <w:szCs w:val="20"/>
                  </w:rPr>
                  <m:t>wag</m:t>
                </m:r>
                <m:sSubSup>
                  <m:sSubSupPr>
                    <m:ctrlPr>
                      <w:rPr>
                        <w:rFonts w:ascii="Cambria Math" w:eastAsia="Calibri" w:hAnsi="Cambria Math" w:cs="Arial"/>
                        <w:i/>
                        <w:sz w:val="20"/>
                        <w:szCs w:val="20"/>
                      </w:rPr>
                    </m:ctrlPr>
                  </m:sSubSupPr>
                  <m:e>
                    <m:r>
                      <w:rPr>
                        <w:rFonts w:ascii="Cambria Math" w:eastAsia="Calibri" w:hAnsi="Cambria Math" w:cs="Arial"/>
                        <w:sz w:val="20"/>
                        <w:szCs w:val="20"/>
                      </w:rPr>
                      <m:t>e</m:t>
                    </m:r>
                  </m:e>
                  <m:sub>
                    <m:r>
                      <w:rPr>
                        <w:rFonts w:ascii="Cambria Math" w:eastAsia="Calibri" w:hAnsi="Cambria Math" w:cs="Arial"/>
                        <w:sz w:val="20"/>
                        <w:szCs w:val="20"/>
                      </w:rPr>
                      <m:t>t</m:t>
                    </m:r>
                  </m:sub>
                  <m:sup>
                    <m:r>
                      <w:rPr>
                        <w:rFonts w:ascii="Cambria Math" w:eastAsia="Calibri" w:hAnsi="Cambria Math" w:cs="Arial"/>
                        <w:sz w:val="20"/>
                        <w:szCs w:val="20"/>
                      </w:rPr>
                      <m:t>T</m:t>
                    </m:r>
                  </m:sup>
                </m:sSubSup>
                <m:r>
                  <w:rPr>
                    <w:rFonts w:ascii="Cambria Math" w:eastAsia="Calibri" w:hAnsi="Cambria Math" w:cs="Arial"/>
                    <w:sz w:val="20"/>
                    <w:szCs w:val="20"/>
                  </w:rPr>
                  <m:t>= maxD</m:t>
                </m:r>
                <m:sSub>
                  <m:sSubPr>
                    <m:ctrlPr>
                      <w:rPr>
                        <w:rFonts w:ascii="Cambria Math" w:eastAsia="Calibri" w:hAnsi="Cambria Math" w:cs="Arial"/>
                        <w:i/>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/(1-</m:t>
                </m:r>
                <m:sSubSup>
                  <m:sSubSupPr>
                    <m:ctrlPr>
                      <w:rPr>
                        <w:rFonts w:ascii="Cambria Math" w:eastAsia="Calibri" w:hAnsi="Cambria Math" w:cs="Arial"/>
                        <w:i/>
                        <w:sz w:val="20"/>
                        <w:szCs w:val="20"/>
                      </w:rPr>
                    </m:ctrlPr>
                  </m:sSubSupPr>
                  <m:e>
                    <m:r>
                      <m:rPr>
                        <m:sty m:val="p"/>
                      </m:rPr>
                      <w:rPr>
                        <w:rFonts w:ascii="Cambria Math" w:eastAsia="Calibri" w:hAnsi="Cambria Math" w:cs="Arial"/>
                        <w:sz w:val="20"/>
                        <w:szCs w:val="20"/>
                      </w:rPr>
                      <m:t>Max</m:t>
                    </m:r>
                  </m:e>
                  <m:sub>
                    <m:r>
                      <w:rPr>
                        <w:rFonts w:ascii="Cambria Math" w:eastAsia="Calibri" w:hAnsi="Cambria Math" w:cs="Arial"/>
                        <w:sz w:val="20"/>
                        <w:szCs w:val="20"/>
                      </w:rPr>
                      <m:t>t</m:t>
                    </m:r>
                  </m:sub>
                  <m:sup>
                    <m:r>
                      <m:rPr>
                        <m:sty m:val="p"/>
                      </m:rPr>
                      <w:rPr>
                        <w:rFonts w:ascii="Cambria Math" w:eastAsia="Calibri" w:hAnsi="Cambria Math" w:cs="Arial"/>
                        <w:sz w:val="20"/>
                        <w:szCs w:val="20"/>
                      </w:rPr>
                      <m:t>Gap</m:t>
                    </m:r>
                    <m:ctrlPr>
                      <w:rPr>
                        <w:rFonts w:ascii="Cambria Math" w:eastAsia="Calibri" w:hAnsi="Cambria Math" w:cs="Arial"/>
                        <w:sz w:val="20"/>
                        <w:szCs w:val="20"/>
                      </w:rPr>
                    </m:ctrlPr>
                  </m:sup>
                </m:sSubSup>
                <m:r>
                  <w:rPr>
                    <w:rFonts w:ascii="Cambria Math" w:eastAsia="Calibri" w:hAnsi="Cambria Math" w:cs="Arial"/>
                    <w:sz w:val="20"/>
                    <w:szCs w:val="20"/>
                  </w:rPr>
                  <m:t>)</m:t>
                </m:r>
              </m:oMath>
            </m:oMathPara>
          </w:p>
        </w:tc>
        <w:tc>
          <w:tcPr>
            <w:tcW w:w="1166" w:type="dxa"/>
          </w:tcPr>
          <w:p w14:paraId="1C2CDA16" w14:textId="77777777" w:rsidR="00CB7DC8" w:rsidRDefault="00CB7DC8" w:rsidP="008B1B99">
            <w:pPr>
              <w:jc w:val="both"/>
              <w:rPr>
                <w:sz w:val="20"/>
                <w:szCs w:val="20"/>
              </w:rPr>
            </w:pPr>
          </w:p>
        </w:tc>
      </w:tr>
      <w:tr w:rsidR="00660437" w:rsidRPr="000E7BEC" w14:paraId="0E33DD10" w14:textId="77777777" w:rsidTr="00AC2EDF">
        <w:tc>
          <w:tcPr>
            <w:tcW w:w="7338" w:type="dxa"/>
          </w:tcPr>
          <w:p w14:paraId="3FAEF97B" w14:textId="289B9E19" w:rsidR="00660437" w:rsidRPr="00660437" w:rsidRDefault="00660437" w:rsidP="008B1B99">
            <w:pPr>
              <w:spacing w:line="360" w:lineRule="auto"/>
              <w:jc w:val="both"/>
              <w:rPr>
                <w:rFonts w:ascii="Calibri" w:eastAsia="Calibri" w:hAnsi="Calibri" w:cs="Arial"/>
                <w:b/>
                <w:bCs/>
                <w:sz w:val="20"/>
                <w:szCs w:val="20"/>
              </w:rPr>
            </w:pPr>
            <w:r w:rsidRPr="00660437">
              <w:rPr>
                <w:rFonts w:ascii="Calibri" w:eastAsia="Calibri" w:hAnsi="Calibri" w:cs="Arial"/>
                <w:b/>
                <w:bCs/>
                <w:sz w:val="20"/>
                <w:szCs w:val="20"/>
              </w:rPr>
              <w:t xml:space="preserve">Insurance rate channel equations: </w:t>
            </w:r>
          </w:p>
        </w:tc>
        <w:tc>
          <w:tcPr>
            <w:tcW w:w="1166" w:type="dxa"/>
          </w:tcPr>
          <w:p w14:paraId="36A5B595" w14:textId="77777777" w:rsidR="00660437" w:rsidRDefault="00660437" w:rsidP="008B1B99">
            <w:pPr>
              <w:jc w:val="both"/>
              <w:rPr>
                <w:sz w:val="20"/>
                <w:szCs w:val="20"/>
              </w:rPr>
            </w:pPr>
          </w:p>
        </w:tc>
      </w:tr>
      <w:tr w:rsidR="00660437" w:rsidRPr="000E7BEC" w14:paraId="2687BA07" w14:textId="77777777" w:rsidTr="00AC2EDF">
        <w:tc>
          <w:tcPr>
            <w:tcW w:w="7338" w:type="dxa"/>
          </w:tcPr>
          <w:p w14:paraId="3D7FE26F" w14:textId="77266786" w:rsidR="00660437" w:rsidRPr="00660437" w:rsidRDefault="00660437" w:rsidP="008B1B99">
            <w:pPr>
              <w:spacing w:line="360" w:lineRule="auto"/>
              <w:jc w:val="both"/>
              <w:rPr>
                <w:rFonts w:ascii="Calibri" w:eastAsia="Calibri" w:hAnsi="Calibri" w:cs="Arial"/>
                <w:b/>
                <w:bCs/>
                <w:sz w:val="20"/>
                <w:szCs w:val="20"/>
              </w:rPr>
            </w:pPr>
            <m:oMathPara>
              <m:oMath>
                <m:r>
                  <m:rPr>
                    <m:sty m:val="p"/>
                  </m:rPr>
                  <w:rPr>
                    <w:rFonts w:ascii="Cambria Math" w:hAnsi="Cambria Math"/>
                    <w:sz w:val="20"/>
                    <w:szCs w:val="20"/>
                  </w:rPr>
                  <m:t>Δ</m:t>
                </m:r>
                <m:func>
                  <m:funcPr>
                    <m:ctrlPr>
                      <w:rPr>
                        <w:rFonts w:ascii="Cambria Math" w:hAnsi="Cambria Math"/>
                        <w:sz w:val="20"/>
                        <w:szCs w:val="20"/>
                      </w:rPr>
                    </m:ctrlPr>
                  </m:funcPr>
                  <m:fName>
                    <m:r>
                      <m:rPr>
                        <m:sty m:val="p"/>
                      </m:rPr>
                      <w:rPr>
                        <w:rFonts w:ascii="Cambria Math" w:hAnsi="Cambria Math"/>
                        <w:sz w:val="20"/>
                        <w:szCs w:val="20"/>
                      </w:rPr>
                      <m:t>ln</m:t>
                    </m:r>
                  </m:fName>
                  <m:e>
                    <m:d>
                      <m:dPr>
                        <m:ctrlPr>
                          <w:rPr>
                            <w:rFonts w:ascii="Cambria Math" w:hAnsi="Cambria Math"/>
                            <w:i/>
                            <w:sz w:val="20"/>
                            <w:szCs w:val="20"/>
                          </w:rPr>
                        </m:ctrlPr>
                      </m:dPr>
                      <m:e>
                        <m:r>
                          <w:rPr>
                            <w:rFonts w:ascii="Cambria Math" w:hAnsi="Cambria Math"/>
                            <w:sz w:val="20"/>
                            <w:szCs w:val="20"/>
                          </w:rPr>
                          <m:t>kul</m:t>
                        </m:r>
                        <m:sSub>
                          <m:sSubPr>
                            <m:ctrlPr>
                              <w:rPr>
                                <w:rFonts w:ascii="Cambria Math" w:hAnsi="Cambria Math"/>
                                <w:i/>
                                <w:sz w:val="20"/>
                                <w:szCs w:val="20"/>
                              </w:rPr>
                            </m:ctrlPr>
                          </m:sSubPr>
                          <m:e>
                            <m:r>
                              <w:rPr>
                                <w:rFonts w:ascii="Cambria Math" w:hAnsi="Cambria Math"/>
                                <w:sz w:val="20"/>
                                <w:szCs w:val="20"/>
                              </w:rPr>
                              <m:t>d</m:t>
                            </m:r>
                          </m:e>
                          <m:sub>
                            <m:r>
                              <w:rPr>
                                <w:rFonts w:ascii="Cambria Math" w:hAnsi="Cambria Math"/>
                                <w:sz w:val="20"/>
                                <w:szCs w:val="20"/>
                              </w:rPr>
                              <m:t>t</m:t>
                            </m:r>
                          </m:sub>
                        </m:sSub>
                      </m:e>
                    </m:d>
                  </m:e>
                </m:func>
                <m:r>
                  <w:rPr>
                    <w:rFonts w:ascii="Cambria Math" w:hAnsi="Cambria Math"/>
                    <w:sz w:val="20"/>
                    <w:szCs w:val="20"/>
                  </w:rPr>
                  <m:t>= 0.045*</m:t>
                </m:r>
                <m:r>
                  <m:rPr>
                    <m:sty m:val="p"/>
                  </m:rPr>
                  <w:rPr>
                    <w:rFonts w:ascii="Cambria Math" w:hAnsi="Cambria Math"/>
                    <w:sz w:val="20"/>
                    <w:szCs w:val="20"/>
                  </w:rPr>
                  <m:t>ln⁡</m:t>
                </m:r>
                <m:r>
                  <w:rPr>
                    <w:rFonts w:ascii="Cambria Math" w:hAnsi="Cambria Math"/>
                    <w:sz w:val="20"/>
                    <w:szCs w:val="20"/>
                  </w:rPr>
                  <m:t>(komp</m:t>
                </m:r>
                <m:sSub>
                  <m:sSubPr>
                    <m:ctrlPr>
                      <w:rPr>
                        <w:rFonts w:ascii="Cambria Math" w:hAnsi="Cambria Math"/>
                        <w:i/>
                        <w:sz w:val="20"/>
                        <w:szCs w:val="20"/>
                      </w:rPr>
                    </m:ctrlPr>
                  </m:sSubPr>
                  <m:e>
                    <m:r>
                      <w:rPr>
                        <w:rFonts w:ascii="Cambria Math" w:hAnsi="Cambria Math"/>
                        <w:sz w:val="20"/>
                        <w:szCs w:val="20"/>
                      </w:rPr>
                      <m:t>r</m:t>
                    </m:r>
                  </m:e>
                  <m:sub>
                    <m:r>
                      <w:rPr>
                        <w:rFonts w:ascii="Cambria Math" w:hAnsi="Cambria Math"/>
                        <w:sz w:val="20"/>
                        <w:szCs w:val="20"/>
                      </w:rPr>
                      <m:t>t-1</m:t>
                    </m:r>
                  </m:sub>
                </m:sSub>
                <m:r>
                  <w:rPr>
                    <w:rFonts w:ascii="Cambria Math" w:hAnsi="Cambria Math"/>
                    <w:sz w:val="20"/>
                    <w:szCs w:val="20"/>
                  </w:rPr>
                  <m:t>)-0.12*</m:t>
                </m:r>
                <m:func>
                  <m:funcPr>
                    <m:ctrlPr>
                      <w:rPr>
                        <w:rFonts w:ascii="Cambria Math" w:hAnsi="Cambria Math"/>
                        <w:i/>
                        <w:sz w:val="20"/>
                        <w:szCs w:val="20"/>
                      </w:rPr>
                    </m:ctrlPr>
                  </m:funcPr>
                  <m:fName>
                    <m:r>
                      <m:rPr>
                        <m:sty m:val="p"/>
                      </m:rPr>
                      <w:rPr>
                        <w:rFonts w:ascii="Cambria Math" w:hAnsi="Cambria Math"/>
                        <w:sz w:val="20"/>
                        <w:szCs w:val="20"/>
                      </w:rPr>
                      <m:t>ln</m:t>
                    </m:r>
                  </m:fName>
                  <m:e>
                    <m:d>
                      <m:dPr>
                        <m:ctrlPr>
                          <w:rPr>
                            <w:rFonts w:ascii="Cambria Math" w:hAnsi="Cambria Math"/>
                            <w:i/>
                            <w:sz w:val="20"/>
                            <w:szCs w:val="20"/>
                          </w:rPr>
                        </m:ctrlPr>
                      </m:dPr>
                      <m:e>
                        <m:r>
                          <w:rPr>
                            <w:rFonts w:ascii="Cambria Math" w:hAnsi="Cambria Math"/>
                            <w:sz w:val="20"/>
                            <w:szCs w:val="20"/>
                          </w:rPr>
                          <m:t>kul</m:t>
                        </m:r>
                        <m:sSub>
                          <m:sSubPr>
                            <m:ctrlPr>
                              <w:rPr>
                                <w:rFonts w:ascii="Cambria Math" w:hAnsi="Cambria Math"/>
                                <w:i/>
                                <w:sz w:val="20"/>
                                <w:szCs w:val="20"/>
                              </w:rPr>
                            </m:ctrlPr>
                          </m:sSubPr>
                          <m:e>
                            <m:r>
                              <w:rPr>
                                <w:rFonts w:ascii="Cambria Math" w:hAnsi="Cambria Math"/>
                                <w:sz w:val="20"/>
                                <w:szCs w:val="20"/>
                              </w:rPr>
                              <m:t>d</m:t>
                            </m:r>
                          </m:e>
                          <m:sub>
                            <m:r>
                              <w:rPr>
                                <w:rFonts w:ascii="Cambria Math" w:hAnsi="Cambria Math"/>
                                <w:sz w:val="20"/>
                                <w:szCs w:val="20"/>
                              </w:rPr>
                              <m:t>t-1</m:t>
                            </m:r>
                          </m:sub>
                        </m:sSub>
                      </m:e>
                    </m:d>
                  </m:e>
                </m:func>
              </m:oMath>
            </m:oMathPara>
          </w:p>
        </w:tc>
        <w:tc>
          <w:tcPr>
            <w:tcW w:w="1166" w:type="dxa"/>
          </w:tcPr>
          <w:p w14:paraId="6E1E96AF" w14:textId="3A14616C" w:rsidR="00660437" w:rsidRDefault="00660437" w:rsidP="008B1B99">
            <w:pPr>
              <w:jc w:val="both"/>
              <w:rPr>
                <w:sz w:val="20"/>
                <w:szCs w:val="20"/>
              </w:rPr>
            </w:pPr>
            <w:r>
              <w:rPr>
                <w:sz w:val="20"/>
                <w:szCs w:val="20"/>
              </w:rPr>
              <w:t>(A. 149)</w:t>
            </w:r>
          </w:p>
        </w:tc>
      </w:tr>
      <w:tr w:rsidR="00660437" w:rsidRPr="000E7BEC" w14:paraId="4C595577" w14:textId="77777777" w:rsidTr="00AC2EDF">
        <w:tc>
          <w:tcPr>
            <w:tcW w:w="7338" w:type="dxa"/>
          </w:tcPr>
          <w:p w14:paraId="72A11FAC" w14:textId="4CE28C0D" w:rsidR="00660437" w:rsidRPr="00660437" w:rsidRDefault="00660437" w:rsidP="008B1B99">
            <w:pPr>
              <w:spacing w:line="360" w:lineRule="auto"/>
              <w:jc w:val="both"/>
              <w:rPr>
                <w:rFonts w:ascii="Calibri" w:eastAsia="Calibri" w:hAnsi="Calibri" w:cs="Arial"/>
                <w:b/>
                <w:bCs/>
                <w:sz w:val="20"/>
                <w:szCs w:val="20"/>
              </w:rPr>
            </w:pPr>
            <w:r w:rsidRPr="00660437">
              <w:rPr>
                <w:rFonts w:ascii="Calibri" w:eastAsia="Calibri" w:hAnsi="Calibri" w:cs="Arial"/>
                <w:b/>
                <w:bCs/>
                <w:sz w:val="20"/>
                <w:szCs w:val="20"/>
              </w:rPr>
              <w:t>Labor-force channel equations</w:t>
            </w:r>
            <w:r>
              <w:rPr>
                <w:rFonts w:ascii="Calibri" w:eastAsia="Calibri" w:hAnsi="Calibri" w:cs="Arial"/>
                <w:b/>
                <w:bCs/>
                <w:sz w:val="20"/>
                <w:szCs w:val="20"/>
              </w:rPr>
              <w:t>:</w:t>
            </w:r>
          </w:p>
        </w:tc>
        <w:tc>
          <w:tcPr>
            <w:tcW w:w="1166" w:type="dxa"/>
          </w:tcPr>
          <w:p w14:paraId="2A48F7DB" w14:textId="77777777" w:rsidR="00660437" w:rsidRDefault="00660437" w:rsidP="008B1B99">
            <w:pPr>
              <w:jc w:val="both"/>
              <w:rPr>
                <w:sz w:val="20"/>
                <w:szCs w:val="20"/>
              </w:rPr>
            </w:pPr>
          </w:p>
        </w:tc>
      </w:tr>
      <w:tr w:rsidR="00660437" w:rsidRPr="000E7BEC" w14:paraId="69198B3E" w14:textId="77777777" w:rsidTr="00AC2EDF">
        <w:tc>
          <w:tcPr>
            <w:tcW w:w="7338" w:type="dxa"/>
          </w:tcPr>
          <w:p w14:paraId="529718D4" w14:textId="371DFAC4" w:rsidR="00660437" w:rsidRPr="00660437" w:rsidRDefault="00660437" w:rsidP="008B1B99">
            <w:pPr>
              <w:spacing w:line="360" w:lineRule="auto"/>
              <w:jc w:val="both"/>
              <w:rPr>
                <w:sz w:val="20"/>
                <w:szCs w:val="20"/>
              </w:rPr>
            </w:pPr>
            <m:oMathPara>
              <m:oMath>
                <m:r>
                  <w:rPr>
                    <w:rFonts w:ascii="Cambria Math" w:hAnsi="Cambria Math"/>
                    <w:sz w:val="20"/>
                    <w:szCs w:val="20"/>
                  </w:rPr>
                  <m:t>par</m:t>
                </m:r>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t</m:t>
                    </m:r>
                  </m:sub>
                </m:sSub>
                <m:r>
                  <w:rPr>
                    <w:rFonts w:ascii="Cambria Math" w:hAnsi="Cambria Math"/>
                    <w:sz w:val="20"/>
                    <w:szCs w:val="20"/>
                  </w:rPr>
                  <m:t>=L</m:t>
                </m:r>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t</m:t>
                    </m:r>
                  </m:sub>
                </m:sSub>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1000</m:t>
                    </m:r>
                  </m:num>
                  <m:den>
                    <m:r>
                      <w:rPr>
                        <w:rFonts w:ascii="Cambria Math" w:hAnsi="Cambria Math"/>
                        <w:sz w:val="20"/>
                        <w:szCs w:val="20"/>
                      </w:rPr>
                      <m:t>po</m:t>
                    </m:r>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t</m:t>
                        </m:r>
                      </m:sub>
                    </m:sSub>
                  </m:den>
                </m:f>
              </m:oMath>
            </m:oMathPara>
          </w:p>
        </w:tc>
        <w:tc>
          <w:tcPr>
            <w:tcW w:w="1166" w:type="dxa"/>
          </w:tcPr>
          <w:p w14:paraId="09A06399" w14:textId="27BC8E33" w:rsidR="00660437" w:rsidRDefault="00660437" w:rsidP="008B1B99">
            <w:pPr>
              <w:jc w:val="both"/>
              <w:rPr>
                <w:sz w:val="20"/>
                <w:szCs w:val="20"/>
              </w:rPr>
            </w:pPr>
            <w:r>
              <w:rPr>
                <w:sz w:val="20"/>
                <w:szCs w:val="20"/>
              </w:rPr>
              <w:t>(A. 150)</w:t>
            </w:r>
          </w:p>
        </w:tc>
      </w:tr>
      <w:tr w:rsidR="00660437" w:rsidRPr="000E7BEC" w14:paraId="61C1E82A" w14:textId="77777777" w:rsidTr="00AC2EDF">
        <w:tc>
          <w:tcPr>
            <w:tcW w:w="7338" w:type="dxa"/>
          </w:tcPr>
          <w:p w14:paraId="75F8F018" w14:textId="5C90A276" w:rsidR="00660437" w:rsidRPr="006F0F68" w:rsidRDefault="00660437" w:rsidP="008B1B99">
            <w:pPr>
              <w:spacing w:line="360" w:lineRule="auto"/>
              <w:jc w:val="both"/>
              <w:rPr>
                <w:sz w:val="20"/>
                <w:szCs w:val="20"/>
              </w:rPr>
            </w:pPr>
            <m:oMathPara>
              <m:oMath>
                <m:r>
                  <w:rPr>
                    <w:rFonts w:ascii="Cambria Math" w:hAnsi="Cambria Math"/>
                    <w:sz w:val="20"/>
                    <w:szCs w:val="20"/>
                  </w:rPr>
                  <m:t>L</m:t>
                </m:r>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t</m:t>
                    </m:r>
                  </m:sub>
                </m:sSub>
                <m:r>
                  <w:rPr>
                    <w:rFonts w:ascii="Cambria Math" w:hAnsi="Cambria Math"/>
                    <w:sz w:val="20"/>
                    <w:szCs w:val="20"/>
                  </w:rPr>
                  <m:t>= 2965-1374*u</m:t>
                </m:r>
                <m:sSub>
                  <m:sSubPr>
                    <m:ctrlPr>
                      <w:rPr>
                        <w:rFonts w:ascii="Cambria Math" w:hAnsi="Cambria Math"/>
                        <w:i/>
                        <w:sz w:val="20"/>
                        <w:szCs w:val="20"/>
                      </w:rPr>
                    </m:ctrlPr>
                  </m:sSubPr>
                  <m:e>
                    <m:r>
                      <w:rPr>
                        <w:rFonts w:ascii="Cambria Math" w:hAnsi="Cambria Math"/>
                        <w:sz w:val="20"/>
                        <w:szCs w:val="20"/>
                      </w:rPr>
                      <m:t>r</m:t>
                    </m:r>
                  </m:e>
                  <m:sub>
                    <m:r>
                      <w:rPr>
                        <w:rFonts w:ascii="Cambria Math" w:hAnsi="Cambria Math"/>
                        <w:sz w:val="20"/>
                        <w:szCs w:val="20"/>
                      </w:rPr>
                      <m:t>t-1</m:t>
                    </m:r>
                  </m:sub>
                </m:sSub>
              </m:oMath>
            </m:oMathPara>
          </w:p>
        </w:tc>
        <w:tc>
          <w:tcPr>
            <w:tcW w:w="1166" w:type="dxa"/>
          </w:tcPr>
          <w:p w14:paraId="6A1FD1D6" w14:textId="2D4A1B78" w:rsidR="00660437" w:rsidRDefault="00660437" w:rsidP="008B1B99">
            <w:pPr>
              <w:jc w:val="both"/>
              <w:rPr>
                <w:sz w:val="20"/>
                <w:szCs w:val="20"/>
              </w:rPr>
            </w:pPr>
            <w:r>
              <w:rPr>
                <w:sz w:val="20"/>
                <w:szCs w:val="20"/>
              </w:rPr>
              <w:t>(A. 151)</w:t>
            </w:r>
          </w:p>
        </w:tc>
      </w:tr>
      <w:tr w:rsidR="006F0F68" w:rsidRPr="000E7BEC" w14:paraId="36D3D795" w14:textId="77777777" w:rsidTr="00AC2EDF">
        <w:tc>
          <w:tcPr>
            <w:tcW w:w="7338" w:type="dxa"/>
          </w:tcPr>
          <w:p w14:paraId="1478F3E9" w14:textId="3076E735" w:rsidR="006F0F68" w:rsidRPr="006F0F68" w:rsidRDefault="006F0F68" w:rsidP="008B1B99">
            <w:pPr>
              <w:spacing w:line="360" w:lineRule="auto"/>
              <w:jc w:val="both"/>
              <w:rPr>
                <w:rFonts w:ascii="Calibri" w:eastAsia="Calibri" w:hAnsi="Calibri" w:cs="Arial"/>
                <w:b/>
                <w:bCs/>
                <w:sz w:val="20"/>
                <w:szCs w:val="20"/>
              </w:rPr>
            </w:pPr>
            <w:r w:rsidRPr="006F0F68">
              <w:rPr>
                <w:rFonts w:ascii="Calibri" w:eastAsia="Calibri" w:hAnsi="Calibri" w:cs="Arial"/>
                <w:b/>
                <w:bCs/>
                <w:sz w:val="20"/>
                <w:szCs w:val="20"/>
              </w:rPr>
              <w:t>Productivity channel equations:</w:t>
            </w:r>
          </w:p>
        </w:tc>
        <w:tc>
          <w:tcPr>
            <w:tcW w:w="1166" w:type="dxa"/>
          </w:tcPr>
          <w:p w14:paraId="7F31DC0D" w14:textId="77777777" w:rsidR="006F0F68" w:rsidRDefault="006F0F68" w:rsidP="008B1B99">
            <w:pPr>
              <w:jc w:val="both"/>
              <w:rPr>
                <w:sz w:val="20"/>
                <w:szCs w:val="20"/>
              </w:rPr>
            </w:pPr>
          </w:p>
        </w:tc>
      </w:tr>
      <w:tr w:rsidR="006F0F68" w:rsidRPr="000E7BEC" w14:paraId="0D23A820" w14:textId="77777777" w:rsidTr="00AC2EDF">
        <w:tc>
          <w:tcPr>
            <w:tcW w:w="7338" w:type="dxa"/>
          </w:tcPr>
          <w:p w14:paraId="2BF58B86" w14:textId="77777777" w:rsidR="006F0F68" w:rsidRPr="006F0F68" w:rsidRDefault="006F0F68" w:rsidP="008B1B99">
            <w:pPr>
              <w:jc w:val="both"/>
              <w:rPr>
                <w:sz w:val="20"/>
                <w:szCs w:val="20"/>
              </w:rPr>
            </w:pPr>
            <m:oMathPara>
              <m:oMath>
                <m:r>
                  <m:rPr>
                    <m:sty m:val="p"/>
                  </m:rPr>
                  <w:rPr>
                    <w:rFonts w:ascii="Cambria Math" w:hAnsi="Cambria Math"/>
                    <w:sz w:val="20"/>
                    <w:szCs w:val="20"/>
                  </w:rPr>
                  <m:t>Δ</m:t>
                </m:r>
                <m:func>
                  <m:funcPr>
                    <m:ctrlPr>
                      <w:rPr>
                        <w:rFonts w:ascii="Cambria Math" w:hAnsi="Cambria Math"/>
                        <w:i/>
                        <w:sz w:val="20"/>
                        <w:szCs w:val="20"/>
                      </w:rPr>
                    </m:ctrlPr>
                  </m:funcPr>
                  <m:fName>
                    <m:r>
                      <m:rPr>
                        <m:sty m:val="p"/>
                      </m:rPr>
                      <w:rPr>
                        <w:rFonts w:ascii="Cambria Math" w:hAnsi="Cambria Math"/>
                        <w:sz w:val="20"/>
                        <w:szCs w:val="20"/>
                      </w:rPr>
                      <m:t>ln</m:t>
                    </m:r>
                  </m:fName>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t</m:t>
                            </m:r>
                          </m:sub>
                        </m:sSub>
                      </m:e>
                    </m:d>
                  </m:e>
                </m:func>
                <m:r>
                  <w:rPr>
                    <w:rFonts w:ascii="Cambria Math" w:hAnsi="Cambria Math"/>
                    <w:sz w:val="20"/>
                    <w:szCs w:val="20"/>
                  </w:rPr>
                  <m:t>=0.45*</m:t>
                </m:r>
                <m:r>
                  <m:rPr>
                    <m:sty m:val="p"/>
                  </m:rPr>
                  <w:rPr>
                    <w:rFonts w:ascii="Cambria Math" w:hAnsi="Cambria Math"/>
                    <w:sz w:val="20"/>
                    <w:szCs w:val="20"/>
                  </w:rPr>
                  <m:t>Δ</m:t>
                </m:r>
                <m:func>
                  <m:funcPr>
                    <m:ctrlPr>
                      <w:rPr>
                        <w:rFonts w:ascii="Cambria Math" w:hAnsi="Cambria Math"/>
                        <w:i/>
                        <w:sz w:val="20"/>
                        <w:szCs w:val="20"/>
                      </w:rPr>
                    </m:ctrlPr>
                  </m:funcPr>
                  <m:fName>
                    <m:r>
                      <m:rPr>
                        <m:sty m:val="p"/>
                      </m:rPr>
                      <w:rPr>
                        <w:rFonts w:ascii="Cambria Math" w:hAnsi="Cambria Math"/>
                        <w:sz w:val="20"/>
                        <w:szCs w:val="20"/>
                      </w:rPr>
                      <m:t>ln</m:t>
                    </m:r>
                  </m:fName>
                  <m:e>
                    <m:d>
                      <m:dPr>
                        <m:ctrlPr>
                          <w:rPr>
                            <w:rFonts w:ascii="Cambria Math" w:hAnsi="Cambria Math"/>
                            <w:i/>
                            <w:sz w:val="20"/>
                            <w:szCs w:val="20"/>
                          </w:rPr>
                        </m:ctrlPr>
                      </m:dPr>
                      <m:e>
                        <m:r>
                          <w:rPr>
                            <w:rFonts w:ascii="Cambria Math" w:hAnsi="Cambria Math"/>
                            <w:sz w:val="20"/>
                            <w:szCs w:val="20"/>
                          </w:rPr>
                          <m:t>wag</m:t>
                        </m:r>
                        <m:sSub>
                          <m:sSubPr>
                            <m:ctrlPr>
                              <w:rPr>
                                <w:rFonts w:ascii="Cambria Math" w:hAnsi="Cambria Math"/>
                                <w:i/>
                                <w:sz w:val="20"/>
                                <w:szCs w:val="20"/>
                              </w:rPr>
                            </m:ctrlPr>
                          </m:sSubPr>
                          <m:e>
                            <m:r>
                              <w:rPr>
                                <w:rFonts w:ascii="Cambria Math" w:hAnsi="Cambria Math"/>
                                <w:sz w:val="20"/>
                                <w:szCs w:val="20"/>
                              </w:rPr>
                              <m:t>e</m:t>
                            </m:r>
                          </m:e>
                          <m:sub>
                            <m:r>
                              <w:rPr>
                                <w:rFonts w:ascii="Cambria Math" w:hAnsi="Cambria Math"/>
                                <w:sz w:val="20"/>
                                <w:szCs w:val="20"/>
                              </w:rPr>
                              <m:t>t</m:t>
                            </m:r>
                          </m:sub>
                        </m:sSub>
                      </m:e>
                    </m:d>
                  </m:e>
                </m:func>
                <m:r>
                  <w:rPr>
                    <w:rFonts w:ascii="Cambria Math" w:hAnsi="Cambria Math"/>
                    <w:sz w:val="20"/>
                    <w:szCs w:val="20"/>
                  </w:rPr>
                  <m:t>+ 0.24*</m:t>
                </m:r>
                <m:r>
                  <m:rPr>
                    <m:sty m:val="p"/>
                  </m:rPr>
                  <w:rPr>
                    <w:rFonts w:ascii="Cambria Math" w:hAnsi="Cambria Math"/>
                    <w:sz w:val="20"/>
                    <w:szCs w:val="20"/>
                  </w:rPr>
                  <m:t>Δ</m:t>
                </m:r>
                <m:func>
                  <m:funcPr>
                    <m:ctrlPr>
                      <w:rPr>
                        <w:rFonts w:ascii="Cambria Math" w:hAnsi="Cambria Math"/>
                        <w:i/>
                        <w:sz w:val="20"/>
                        <w:szCs w:val="20"/>
                      </w:rPr>
                    </m:ctrlPr>
                  </m:funcPr>
                  <m:fName>
                    <m:r>
                      <m:rPr>
                        <m:sty m:val="p"/>
                      </m:rPr>
                      <w:rPr>
                        <w:rFonts w:ascii="Cambria Math" w:hAnsi="Cambria Math"/>
                        <w:sz w:val="20"/>
                        <w:szCs w:val="20"/>
                      </w:rPr>
                      <m:t>ln</m:t>
                    </m:r>
                  </m:fName>
                  <m:e>
                    <m:d>
                      <m:dPr>
                        <m:ctrlPr>
                          <w:rPr>
                            <w:rFonts w:ascii="Cambria Math" w:hAnsi="Cambria Math"/>
                            <w:i/>
                            <w:sz w:val="20"/>
                            <w:szCs w:val="20"/>
                          </w:rPr>
                        </m:ctrlPr>
                      </m:dPr>
                      <m:e>
                        <m:r>
                          <w:rPr>
                            <w:rFonts w:ascii="Cambria Math" w:hAnsi="Cambria Math"/>
                            <w:sz w:val="20"/>
                            <w:szCs w:val="20"/>
                          </w:rPr>
                          <m:t>wag</m:t>
                        </m:r>
                        <m:sSub>
                          <m:sSubPr>
                            <m:ctrlPr>
                              <w:rPr>
                                <w:rFonts w:ascii="Cambria Math" w:hAnsi="Cambria Math"/>
                                <w:i/>
                                <w:sz w:val="20"/>
                                <w:szCs w:val="20"/>
                              </w:rPr>
                            </m:ctrlPr>
                          </m:sSubPr>
                          <m:e>
                            <m:r>
                              <w:rPr>
                                <w:rFonts w:ascii="Cambria Math" w:hAnsi="Cambria Math"/>
                                <w:sz w:val="20"/>
                                <w:szCs w:val="20"/>
                              </w:rPr>
                              <m:t>e</m:t>
                            </m:r>
                          </m:e>
                          <m:sub>
                            <m:r>
                              <w:rPr>
                                <w:rFonts w:ascii="Cambria Math" w:hAnsi="Cambria Math"/>
                                <w:sz w:val="20"/>
                                <w:szCs w:val="20"/>
                              </w:rPr>
                              <m:t>t-1</m:t>
                            </m:r>
                          </m:sub>
                        </m:sSub>
                      </m:e>
                    </m:d>
                  </m:e>
                </m:func>
                <m:r>
                  <w:rPr>
                    <w:rFonts w:ascii="Cambria Math" w:hAnsi="Cambria Math"/>
                    <w:sz w:val="20"/>
                    <w:szCs w:val="20"/>
                  </w:rPr>
                  <m:t>-0.20*</m:t>
                </m:r>
                <m:r>
                  <m:rPr>
                    <m:sty m:val="p"/>
                  </m:rPr>
                  <w:rPr>
                    <w:rFonts w:ascii="Cambria Math" w:hAnsi="Cambria Math"/>
                    <w:sz w:val="20"/>
                    <w:szCs w:val="20"/>
                  </w:rPr>
                  <m:t>Δ</m:t>
                </m:r>
                <m:func>
                  <m:funcPr>
                    <m:ctrlPr>
                      <w:rPr>
                        <w:rFonts w:ascii="Cambria Math" w:hAnsi="Cambria Math"/>
                        <w:i/>
                        <w:sz w:val="20"/>
                        <w:szCs w:val="20"/>
                      </w:rPr>
                    </m:ctrlPr>
                  </m:funcPr>
                  <m:fName>
                    <m:r>
                      <m:rPr>
                        <m:sty m:val="p"/>
                      </m:rPr>
                      <w:rPr>
                        <w:rFonts w:ascii="Cambria Math" w:hAnsi="Cambria Math"/>
                        <w:sz w:val="20"/>
                        <w:szCs w:val="20"/>
                      </w:rPr>
                      <m:t>ln</m:t>
                    </m:r>
                  </m:fName>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t-4</m:t>
                            </m:r>
                          </m:sub>
                        </m:sSub>
                      </m:e>
                    </m:d>
                  </m:e>
                </m:func>
                <m:r>
                  <w:rPr>
                    <w:rFonts w:ascii="Cambria Math" w:hAnsi="Cambria Math"/>
                    <w:sz w:val="20"/>
                    <w:szCs w:val="20"/>
                  </w:rPr>
                  <m:t>+0.69*</m:t>
                </m:r>
                <m:r>
                  <m:rPr>
                    <m:sty m:val="p"/>
                  </m:rPr>
                  <w:rPr>
                    <w:rFonts w:ascii="Cambria Math" w:hAnsi="Cambria Math"/>
                    <w:sz w:val="20"/>
                    <w:szCs w:val="20"/>
                  </w:rPr>
                  <m:t>Δ</m:t>
                </m:r>
                <m:func>
                  <m:funcPr>
                    <m:ctrlPr>
                      <w:rPr>
                        <w:rFonts w:ascii="Cambria Math" w:hAnsi="Cambria Math"/>
                        <w:i/>
                        <w:sz w:val="20"/>
                        <w:szCs w:val="20"/>
                      </w:rPr>
                    </m:ctrlPr>
                  </m:funcPr>
                  <m:fName>
                    <m:r>
                      <m:rPr>
                        <m:sty m:val="p"/>
                      </m:rPr>
                      <w:rPr>
                        <w:rFonts w:ascii="Cambria Math" w:hAnsi="Cambria Math"/>
                        <w:sz w:val="20"/>
                        <w:szCs w:val="20"/>
                      </w:rPr>
                      <m:t>ln</m:t>
                    </m:r>
                  </m:fName>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t</m:t>
                            </m:r>
                          </m:sub>
                        </m:sSub>
                      </m:e>
                    </m:d>
                  </m:e>
                </m:func>
                <m:r>
                  <w:rPr>
                    <w:rFonts w:ascii="Cambria Math" w:hAnsi="Cambria Math"/>
                    <w:sz w:val="20"/>
                    <w:szCs w:val="20"/>
                  </w:rPr>
                  <m:t>+0.01*</m:t>
                </m:r>
                <m:func>
                  <m:funcPr>
                    <m:ctrlPr>
                      <w:rPr>
                        <w:rFonts w:ascii="Cambria Math" w:hAnsi="Cambria Math"/>
                        <w:i/>
                        <w:sz w:val="20"/>
                        <w:szCs w:val="20"/>
                      </w:rPr>
                    </m:ctrlPr>
                  </m:funcPr>
                  <m:fName>
                    <m:r>
                      <m:rPr>
                        <m:sty m:val="p"/>
                      </m:rPr>
                      <w:rPr>
                        <w:rFonts w:ascii="Cambria Math" w:hAnsi="Cambria Math"/>
                        <w:sz w:val="20"/>
                        <w:szCs w:val="20"/>
                      </w:rPr>
                      <m:t>ln</m:t>
                    </m:r>
                  </m:fName>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t-2</m:t>
                            </m:r>
                          </m:sub>
                        </m:sSub>
                      </m:e>
                    </m:d>
                  </m:e>
                </m:func>
                <m:r>
                  <w:rPr>
                    <w:rFonts w:ascii="Cambria Math" w:hAnsi="Cambria Math"/>
                    <w:sz w:val="20"/>
                    <w:szCs w:val="20"/>
                  </w:rPr>
                  <m:t>+0.06*</m:t>
                </m:r>
                <m:func>
                  <m:funcPr>
                    <m:ctrlPr>
                      <w:rPr>
                        <w:rFonts w:ascii="Cambria Math" w:hAnsi="Cambria Math"/>
                        <w:i/>
                        <w:sz w:val="20"/>
                        <w:szCs w:val="20"/>
                      </w:rPr>
                    </m:ctrlPr>
                  </m:funcPr>
                  <m:fName>
                    <m:r>
                      <m:rPr>
                        <m:sty m:val="p"/>
                      </m:rPr>
                      <w:rPr>
                        <w:rFonts w:ascii="Cambria Math" w:hAnsi="Cambria Math"/>
                        <w:sz w:val="20"/>
                        <w:szCs w:val="20"/>
                      </w:rPr>
                      <m:t>ln</m:t>
                    </m:r>
                  </m:fName>
                  <m:e>
                    <m:d>
                      <m:dPr>
                        <m:ctrlPr>
                          <w:rPr>
                            <w:rFonts w:ascii="Cambria Math" w:hAnsi="Cambria Math"/>
                            <w:i/>
                            <w:sz w:val="20"/>
                            <w:szCs w:val="20"/>
                          </w:rPr>
                        </m:ctrlPr>
                      </m:dPr>
                      <m:e>
                        <m:r>
                          <w:rPr>
                            <w:rFonts w:ascii="Cambria Math" w:hAnsi="Cambria Math"/>
                            <w:sz w:val="20"/>
                            <w:szCs w:val="20"/>
                          </w:rPr>
                          <m:t>DpPerso</m:t>
                        </m:r>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t-2</m:t>
                            </m:r>
                          </m:sub>
                        </m:sSub>
                      </m:e>
                    </m:d>
                  </m:e>
                </m:func>
                <m:r>
                  <w:rPr>
                    <w:rFonts w:ascii="Cambria Math" w:hAnsi="Cambria Math"/>
                    <w:sz w:val="20"/>
                    <w:szCs w:val="20"/>
                  </w:rPr>
                  <m:t>-0.20*</m:t>
                </m:r>
                <m:func>
                  <m:funcPr>
                    <m:ctrlPr>
                      <w:rPr>
                        <w:rFonts w:ascii="Cambria Math" w:hAnsi="Cambria Math"/>
                        <w:i/>
                        <w:sz w:val="20"/>
                        <w:szCs w:val="20"/>
                      </w:rPr>
                    </m:ctrlPr>
                  </m:funcPr>
                  <m:fName>
                    <m:r>
                      <m:rPr>
                        <m:sty m:val="p"/>
                      </m:rPr>
                      <w:rPr>
                        <w:rFonts w:ascii="Cambria Math" w:hAnsi="Cambria Math"/>
                        <w:sz w:val="20"/>
                        <w:szCs w:val="20"/>
                      </w:rPr>
                      <m:t>ln</m:t>
                    </m:r>
                  </m:fName>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t-1</m:t>
                            </m:r>
                          </m:sub>
                        </m:sSub>
                      </m:e>
                    </m:d>
                  </m:e>
                </m:func>
                <m:r>
                  <w:rPr>
                    <w:rFonts w:ascii="Cambria Math" w:hAnsi="Cambria Math"/>
                    <w:sz w:val="20"/>
                    <w:szCs w:val="20"/>
                  </w:rPr>
                  <m:t>+0.14*</m:t>
                </m:r>
                <m:r>
                  <m:rPr>
                    <m:sty m:val="p"/>
                  </m:rPr>
                  <w:rPr>
                    <w:rFonts w:ascii="Cambria Math" w:hAnsi="Cambria Math"/>
                    <w:sz w:val="20"/>
                    <w:szCs w:val="20"/>
                  </w:rPr>
                  <m:t>ln⁡</m:t>
                </m:r>
                <m:r>
                  <w:rPr>
                    <w:rFonts w:ascii="Cambria Math" w:hAnsi="Cambria Math"/>
                    <w:sz w:val="20"/>
                    <w:szCs w:val="20"/>
                  </w:rPr>
                  <m:t>(wag</m:t>
                </m:r>
                <m:sSub>
                  <m:sSubPr>
                    <m:ctrlPr>
                      <w:rPr>
                        <w:rFonts w:ascii="Cambria Math" w:hAnsi="Cambria Math"/>
                        <w:i/>
                        <w:sz w:val="20"/>
                        <w:szCs w:val="20"/>
                      </w:rPr>
                    </m:ctrlPr>
                  </m:sSubPr>
                  <m:e>
                    <m:r>
                      <w:rPr>
                        <w:rFonts w:ascii="Cambria Math" w:hAnsi="Cambria Math"/>
                        <w:sz w:val="20"/>
                        <w:szCs w:val="20"/>
                      </w:rPr>
                      <m:t>e</m:t>
                    </m:r>
                  </m:e>
                  <m:sub>
                    <m:r>
                      <w:rPr>
                        <w:rFonts w:ascii="Cambria Math" w:hAnsi="Cambria Math"/>
                        <w:sz w:val="20"/>
                        <w:szCs w:val="20"/>
                      </w:rPr>
                      <m:t>t-2</m:t>
                    </m:r>
                  </m:sub>
                </m:sSub>
                <m:r>
                  <w:rPr>
                    <w:rFonts w:ascii="Cambria Math" w:hAnsi="Cambria Math"/>
                    <w:sz w:val="20"/>
                    <w:szCs w:val="20"/>
                  </w:rPr>
                  <m:t xml:space="preserve"> )</m:t>
                </m:r>
              </m:oMath>
            </m:oMathPara>
          </w:p>
          <w:p w14:paraId="3220359E" w14:textId="77777777" w:rsidR="006F0F68" w:rsidRPr="006F0F68" w:rsidRDefault="006F0F68" w:rsidP="008B1B99">
            <w:pPr>
              <w:spacing w:line="360" w:lineRule="auto"/>
              <w:jc w:val="both"/>
              <w:rPr>
                <w:rFonts w:ascii="Calibri" w:eastAsia="Calibri" w:hAnsi="Calibri" w:cs="Arial"/>
                <w:b/>
                <w:bCs/>
                <w:sz w:val="20"/>
                <w:szCs w:val="20"/>
              </w:rPr>
            </w:pPr>
          </w:p>
        </w:tc>
        <w:tc>
          <w:tcPr>
            <w:tcW w:w="1166" w:type="dxa"/>
          </w:tcPr>
          <w:p w14:paraId="18B5AFBD" w14:textId="3474B3B2" w:rsidR="006F0F68" w:rsidRDefault="006F0F68" w:rsidP="008B1B99">
            <w:pPr>
              <w:jc w:val="both"/>
              <w:rPr>
                <w:sz w:val="20"/>
                <w:szCs w:val="20"/>
              </w:rPr>
            </w:pPr>
            <w:r>
              <w:rPr>
                <w:sz w:val="20"/>
                <w:szCs w:val="20"/>
              </w:rPr>
              <w:t>(A. 152)</w:t>
            </w:r>
          </w:p>
        </w:tc>
      </w:tr>
    </w:tbl>
    <w:p w14:paraId="09797EC7" w14:textId="77777777" w:rsidR="00AE71E7" w:rsidRPr="000E7BEC" w:rsidRDefault="00AE71E7" w:rsidP="008B1B99">
      <w:pPr>
        <w:spacing w:line="276" w:lineRule="auto"/>
        <w:jc w:val="both"/>
        <w:rPr>
          <w:lang w:val="da-DK"/>
        </w:rPr>
      </w:pPr>
    </w:p>
    <w:p w14:paraId="6CC7335E" w14:textId="77777777" w:rsidR="00583A8B" w:rsidRDefault="00583A8B" w:rsidP="008B1B99">
      <w:pPr>
        <w:jc w:val="both"/>
      </w:pPr>
      <w:r>
        <w:rPr>
          <w:b/>
        </w:rPr>
        <w:t>Symbols</w:t>
      </w:r>
      <w:r>
        <w:t>:</w:t>
      </w:r>
    </w:p>
    <w:p w14:paraId="310A89A5" w14:textId="77777777" w:rsidR="00583A8B" w:rsidRDefault="00583A8B" w:rsidP="008B1B99">
      <w:pPr>
        <w:jc w:val="both"/>
        <w:rPr>
          <w:sz w:val="18"/>
          <w:szCs w:val="18"/>
        </w:rPr>
      </w:pPr>
      <w:r>
        <w:rPr>
          <w:sz w:val="18"/>
          <w:szCs w:val="18"/>
        </w:rPr>
        <w:t>N = non-financial corporations, F = financial corporations, G = government, H = Households, W = Rest of the World</w:t>
      </w:r>
    </w:p>
    <w:tbl>
      <w:tblPr>
        <w:tblW w:w="8504" w:type="dxa"/>
        <w:tblBorders>
          <w:top w:val="nil"/>
          <w:left w:val="nil"/>
          <w:bottom w:val="nil"/>
          <w:right w:val="nil"/>
          <w:insideH w:val="nil"/>
          <w:insideV w:val="nil"/>
        </w:tblBorders>
        <w:tblLayout w:type="fixed"/>
        <w:tblLook w:val="0400" w:firstRow="0" w:lastRow="0" w:firstColumn="0" w:lastColumn="0" w:noHBand="0" w:noVBand="1"/>
      </w:tblPr>
      <w:tblGrid>
        <w:gridCol w:w="4811"/>
        <w:gridCol w:w="3693"/>
      </w:tblGrid>
      <w:tr w:rsidR="00583A8B" w14:paraId="1C18392F" w14:textId="77777777" w:rsidTr="00AC2EDF">
        <w:tc>
          <w:tcPr>
            <w:tcW w:w="4811" w:type="dxa"/>
            <w:tcBorders>
              <w:bottom w:val="single" w:sz="4" w:space="0" w:color="000000"/>
            </w:tcBorders>
          </w:tcPr>
          <w:p w14:paraId="7C4F5960" w14:textId="77777777" w:rsidR="00583A8B" w:rsidRDefault="00583A8B" w:rsidP="008B1B99">
            <w:pPr>
              <w:jc w:val="both"/>
              <w:rPr>
                <w:sz w:val="20"/>
                <w:szCs w:val="20"/>
              </w:rPr>
            </w:pPr>
            <w:r>
              <w:rPr>
                <w:sz w:val="20"/>
                <w:szCs w:val="20"/>
              </w:rPr>
              <w:t>Notation</w:t>
            </w:r>
          </w:p>
        </w:tc>
        <w:tc>
          <w:tcPr>
            <w:tcW w:w="3693" w:type="dxa"/>
            <w:tcBorders>
              <w:bottom w:val="single" w:sz="4" w:space="0" w:color="000000"/>
            </w:tcBorders>
          </w:tcPr>
          <w:p w14:paraId="0B24C14C" w14:textId="77777777" w:rsidR="00583A8B" w:rsidRDefault="00583A8B" w:rsidP="008B1B99">
            <w:pPr>
              <w:jc w:val="both"/>
              <w:rPr>
                <w:sz w:val="20"/>
                <w:szCs w:val="20"/>
              </w:rPr>
            </w:pPr>
            <w:r>
              <w:rPr>
                <w:sz w:val="20"/>
                <w:szCs w:val="20"/>
              </w:rPr>
              <w:t>Description</w:t>
            </w:r>
          </w:p>
        </w:tc>
      </w:tr>
      <w:tr w:rsidR="00583A8B" w14:paraId="21BEBDD2" w14:textId="77777777" w:rsidTr="00AC2EDF">
        <w:tc>
          <w:tcPr>
            <w:tcW w:w="4811" w:type="dxa"/>
            <w:tcBorders>
              <w:top w:val="single" w:sz="4" w:space="0" w:color="000000"/>
            </w:tcBorders>
          </w:tcPr>
          <w:p w14:paraId="685678DE" w14:textId="65B15645"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Y</m:t>
                </m:r>
              </m:oMath>
            </m:oMathPara>
          </w:p>
        </w:tc>
        <w:tc>
          <w:tcPr>
            <w:tcW w:w="3693" w:type="dxa"/>
            <w:tcBorders>
              <w:top w:val="single" w:sz="4" w:space="0" w:color="000000"/>
            </w:tcBorders>
          </w:tcPr>
          <w:p w14:paraId="5867D0B6" w14:textId="77777777" w:rsidR="00583A8B" w:rsidRDefault="00583A8B" w:rsidP="008B1B99">
            <w:pPr>
              <w:jc w:val="both"/>
              <w:rPr>
                <w:sz w:val="20"/>
                <w:szCs w:val="20"/>
              </w:rPr>
            </w:pPr>
            <w:r>
              <w:rPr>
                <w:sz w:val="20"/>
                <w:szCs w:val="20"/>
              </w:rPr>
              <w:t>Nominal GDP</w:t>
            </w:r>
          </w:p>
        </w:tc>
      </w:tr>
      <w:tr w:rsidR="00583A8B" w14:paraId="5D7308E5" w14:textId="77777777" w:rsidTr="00AC2EDF">
        <w:tc>
          <w:tcPr>
            <w:tcW w:w="4811" w:type="dxa"/>
          </w:tcPr>
          <w:p w14:paraId="2D84E3C0" w14:textId="5BF37E43"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C</m:t>
                </m:r>
              </m:oMath>
            </m:oMathPara>
          </w:p>
        </w:tc>
        <w:tc>
          <w:tcPr>
            <w:tcW w:w="3693" w:type="dxa"/>
          </w:tcPr>
          <w:p w14:paraId="5E221B02" w14:textId="77777777" w:rsidR="00583A8B" w:rsidRDefault="00583A8B" w:rsidP="008B1B99">
            <w:pPr>
              <w:jc w:val="both"/>
              <w:rPr>
                <w:sz w:val="20"/>
                <w:szCs w:val="20"/>
              </w:rPr>
            </w:pPr>
            <w:r>
              <w:rPr>
                <w:sz w:val="20"/>
                <w:szCs w:val="20"/>
              </w:rPr>
              <w:t>Nominal Private Consumption</w:t>
            </w:r>
          </w:p>
        </w:tc>
      </w:tr>
      <w:tr w:rsidR="00583A8B" w14:paraId="7EB123BE" w14:textId="77777777" w:rsidTr="00AC2EDF">
        <w:tc>
          <w:tcPr>
            <w:tcW w:w="4811" w:type="dxa"/>
          </w:tcPr>
          <w:p w14:paraId="21292BFC" w14:textId="246569A0"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I</m:t>
                </m:r>
              </m:oMath>
            </m:oMathPara>
          </w:p>
        </w:tc>
        <w:tc>
          <w:tcPr>
            <w:tcW w:w="3693" w:type="dxa"/>
          </w:tcPr>
          <w:p w14:paraId="43892083" w14:textId="77777777" w:rsidR="00583A8B" w:rsidRDefault="00583A8B" w:rsidP="008B1B99">
            <w:pPr>
              <w:jc w:val="both"/>
              <w:rPr>
                <w:sz w:val="20"/>
                <w:szCs w:val="20"/>
              </w:rPr>
            </w:pPr>
            <w:r>
              <w:rPr>
                <w:sz w:val="20"/>
                <w:szCs w:val="20"/>
              </w:rPr>
              <w:t>Nominal Gross fixed capital formation</w:t>
            </w:r>
          </w:p>
        </w:tc>
      </w:tr>
      <w:tr w:rsidR="00583A8B" w14:paraId="5ED45B33" w14:textId="77777777" w:rsidTr="00AC2EDF">
        <w:tc>
          <w:tcPr>
            <w:tcW w:w="4811" w:type="dxa"/>
          </w:tcPr>
          <w:p w14:paraId="6CB52E46" w14:textId="562E214A"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X</m:t>
                </m:r>
              </m:oMath>
            </m:oMathPara>
          </w:p>
        </w:tc>
        <w:tc>
          <w:tcPr>
            <w:tcW w:w="3693" w:type="dxa"/>
          </w:tcPr>
          <w:p w14:paraId="7DBD362D" w14:textId="77777777" w:rsidR="00583A8B" w:rsidRDefault="00583A8B" w:rsidP="008B1B99">
            <w:pPr>
              <w:jc w:val="both"/>
              <w:rPr>
                <w:sz w:val="20"/>
                <w:szCs w:val="20"/>
              </w:rPr>
            </w:pPr>
            <w:proofErr w:type="spellStart"/>
            <w:r>
              <w:rPr>
                <w:sz w:val="20"/>
                <w:szCs w:val="20"/>
              </w:rPr>
              <w:t>Noninal</w:t>
            </w:r>
            <w:proofErr w:type="spellEnd"/>
            <w:r>
              <w:rPr>
                <w:sz w:val="20"/>
                <w:szCs w:val="20"/>
              </w:rPr>
              <w:t xml:space="preserve"> Exports of goods and services</w:t>
            </w:r>
          </w:p>
        </w:tc>
      </w:tr>
      <w:tr w:rsidR="00583A8B" w14:paraId="2FC0F899" w14:textId="77777777" w:rsidTr="00AC2EDF">
        <w:tc>
          <w:tcPr>
            <w:tcW w:w="4811" w:type="dxa"/>
          </w:tcPr>
          <w:p w14:paraId="13BBA14D" w14:textId="362E8E14"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M</m:t>
                </m:r>
              </m:oMath>
            </m:oMathPara>
          </w:p>
        </w:tc>
        <w:tc>
          <w:tcPr>
            <w:tcW w:w="3693" w:type="dxa"/>
          </w:tcPr>
          <w:p w14:paraId="2027BE6C" w14:textId="77777777" w:rsidR="00583A8B" w:rsidRDefault="00583A8B" w:rsidP="008B1B99">
            <w:pPr>
              <w:jc w:val="both"/>
              <w:rPr>
                <w:sz w:val="20"/>
                <w:szCs w:val="20"/>
              </w:rPr>
            </w:pPr>
            <w:r>
              <w:rPr>
                <w:sz w:val="20"/>
                <w:szCs w:val="20"/>
              </w:rPr>
              <w:t>Nominal Imports of goods and services</w:t>
            </w:r>
          </w:p>
        </w:tc>
      </w:tr>
      <w:tr w:rsidR="00583A8B" w14:paraId="0BF46225" w14:textId="77777777" w:rsidTr="00AC2EDF">
        <w:tc>
          <w:tcPr>
            <w:tcW w:w="4811" w:type="dxa"/>
          </w:tcPr>
          <w:p w14:paraId="190DC460" w14:textId="1EC28477" w:rsidR="00583A8B" w:rsidRPr="00583A8B" w:rsidRDefault="00F13421"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y</m:t>
                    </m:r>
                  </m:sup>
                </m:sSubSup>
              </m:oMath>
            </m:oMathPara>
          </w:p>
        </w:tc>
        <w:tc>
          <w:tcPr>
            <w:tcW w:w="3693" w:type="dxa"/>
          </w:tcPr>
          <w:p w14:paraId="40335298" w14:textId="77777777" w:rsidR="00583A8B" w:rsidRDefault="00583A8B" w:rsidP="008B1B99">
            <w:pPr>
              <w:jc w:val="both"/>
              <w:rPr>
                <w:sz w:val="20"/>
                <w:szCs w:val="20"/>
              </w:rPr>
            </w:pPr>
            <w:r>
              <w:rPr>
                <w:sz w:val="20"/>
                <w:szCs w:val="20"/>
              </w:rPr>
              <w:t>GDP deflator</w:t>
            </w:r>
          </w:p>
        </w:tc>
      </w:tr>
      <w:tr w:rsidR="00583A8B" w14:paraId="6E7AC2C3" w14:textId="77777777" w:rsidTr="00AC2EDF">
        <w:tc>
          <w:tcPr>
            <w:tcW w:w="4811" w:type="dxa"/>
          </w:tcPr>
          <w:p w14:paraId="3965DF83" w14:textId="3CD56304"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y</m:t>
                </m:r>
              </m:oMath>
            </m:oMathPara>
          </w:p>
        </w:tc>
        <w:tc>
          <w:tcPr>
            <w:tcW w:w="3693" w:type="dxa"/>
          </w:tcPr>
          <w:p w14:paraId="143C75AA" w14:textId="77777777" w:rsidR="00583A8B" w:rsidRDefault="00583A8B" w:rsidP="008B1B99">
            <w:pPr>
              <w:jc w:val="both"/>
              <w:rPr>
                <w:sz w:val="20"/>
                <w:szCs w:val="20"/>
              </w:rPr>
            </w:pPr>
            <w:r>
              <w:rPr>
                <w:sz w:val="20"/>
                <w:szCs w:val="20"/>
              </w:rPr>
              <w:t>Real GDP</w:t>
            </w:r>
          </w:p>
        </w:tc>
      </w:tr>
      <w:tr w:rsidR="00583A8B" w14:paraId="49D35A68" w14:textId="77777777" w:rsidTr="00AC2EDF">
        <w:tc>
          <w:tcPr>
            <w:tcW w:w="4811" w:type="dxa"/>
          </w:tcPr>
          <w:p w14:paraId="768EA208" w14:textId="576D98CC"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c</m:t>
                </m:r>
              </m:oMath>
            </m:oMathPara>
          </w:p>
        </w:tc>
        <w:tc>
          <w:tcPr>
            <w:tcW w:w="3693" w:type="dxa"/>
          </w:tcPr>
          <w:p w14:paraId="58EAFC06" w14:textId="77777777" w:rsidR="00583A8B" w:rsidRDefault="00583A8B" w:rsidP="008B1B99">
            <w:pPr>
              <w:jc w:val="both"/>
              <w:rPr>
                <w:sz w:val="20"/>
                <w:szCs w:val="20"/>
              </w:rPr>
            </w:pPr>
            <w:r>
              <w:rPr>
                <w:sz w:val="20"/>
                <w:szCs w:val="20"/>
              </w:rPr>
              <w:t>Real Private Consumption</w:t>
            </w:r>
          </w:p>
        </w:tc>
      </w:tr>
      <w:tr w:rsidR="00583A8B" w14:paraId="380CC6A1" w14:textId="77777777" w:rsidTr="00AC2EDF">
        <w:tc>
          <w:tcPr>
            <w:tcW w:w="4811" w:type="dxa"/>
          </w:tcPr>
          <w:p w14:paraId="4C4014A8" w14:textId="48668755"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i</m:t>
                </m:r>
              </m:oMath>
            </m:oMathPara>
          </w:p>
        </w:tc>
        <w:tc>
          <w:tcPr>
            <w:tcW w:w="3693" w:type="dxa"/>
          </w:tcPr>
          <w:p w14:paraId="516558CE" w14:textId="77777777" w:rsidR="00583A8B" w:rsidRDefault="00583A8B" w:rsidP="008B1B99">
            <w:pPr>
              <w:jc w:val="both"/>
              <w:rPr>
                <w:sz w:val="20"/>
                <w:szCs w:val="20"/>
              </w:rPr>
            </w:pPr>
            <w:r>
              <w:rPr>
                <w:sz w:val="20"/>
                <w:szCs w:val="20"/>
              </w:rPr>
              <w:t>Real Gross fixed capital formation</w:t>
            </w:r>
          </w:p>
        </w:tc>
      </w:tr>
      <w:tr w:rsidR="00583A8B" w14:paraId="5962A263" w14:textId="77777777" w:rsidTr="00AC2EDF">
        <w:tc>
          <w:tcPr>
            <w:tcW w:w="4811" w:type="dxa"/>
          </w:tcPr>
          <w:p w14:paraId="5D2CE8A0" w14:textId="365D1E91"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x</m:t>
                </m:r>
              </m:oMath>
            </m:oMathPara>
          </w:p>
        </w:tc>
        <w:tc>
          <w:tcPr>
            <w:tcW w:w="3693" w:type="dxa"/>
          </w:tcPr>
          <w:p w14:paraId="1EE52FAC" w14:textId="77777777" w:rsidR="00583A8B" w:rsidRDefault="00583A8B" w:rsidP="008B1B99">
            <w:pPr>
              <w:jc w:val="both"/>
              <w:rPr>
                <w:sz w:val="20"/>
                <w:szCs w:val="20"/>
              </w:rPr>
            </w:pPr>
            <w:r>
              <w:rPr>
                <w:sz w:val="20"/>
                <w:szCs w:val="20"/>
              </w:rPr>
              <w:t>Real Exports of goods and services</w:t>
            </w:r>
          </w:p>
        </w:tc>
      </w:tr>
      <w:tr w:rsidR="00583A8B" w14:paraId="793DC665" w14:textId="77777777" w:rsidTr="00AC2EDF">
        <w:tc>
          <w:tcPr>
            <w:tcW w:w="4811" w:type="dxa"/>
          </w:tcPr>
          <w:p w14:paraId="37FCA60D" w14:textId="0549B7C3"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w:lastRenderedPageBreak/>
                  <m:t>m</m:t>
                </m:r>
              </m:oMath>
            </m:oMathPara>
          </w:p>
        </w:tc>
        <w:tc>
          <w:tcPr>
            <w:tcW w:w="3693" w:type="dxa"/>
          </w:tcPr>
          <w:p w14:paraId="727B24C0" w14:textId="77777777" w:rsidR="00583A8B" w:rsidRDefault="00583A8B" w:rsidP="008B1B99">
            <w:pPr>
              <w:jc w:val="both"/>
              <w:rPr>
                <w:sz w:val="20"/>
                <w:szCs w:val="20"/>
              </w:rPr>
            </w:pPr>
            <w:r>
              <w:rPr>
                <w:sz w:val="20"/>
                <w:szCs w:val="20"/>
              </w:rPr>
              <w:t>Real Imports of goods and services</w:t>
            </w:r>
          </w:p>
        </w:tc>
      </w:tr>
      <w:tr w:rsidR="00583A8B" w14:paraId="1A870C19" w14:textId="77777777" w:rsidTr="00AC2EDF">
        <w:tc>
          <w:tcPr>
            <w:tcW w:w="4811" w:type="dxa"/>
          </w:tcPr>
          <w:p w14:paraId="51F0F937" w14:textId="62D3FD39" w:rsidR="00583A8B" w:rsidRPr="00583A8B" w:rsidRDefault="00F13421"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oMath>
            </m:oMathPara>
          </w:p>
        </w:tc>
        <w:tc>
          <w:tcPr>
            <w:tcW w:w="3693" w:type="dxa"/>
          </w:tcPr>
          <w:p w14:paraId="24959BCF" w14:textId="77777777" w:rsidR="00583A8B" w:rsidRDefault="00583A8B" w:rsidP="008B1B99">
            <w:pPr>
              <w:jc w:val="both"/>
              <w:rPr>
                <w:sz w:val="20"/>
                <w:szCs w:val="20"/>
              </w:rPr>
            </w:pPr>
            <w:r>
              <w:rPr>
                <w:sz w:val="20"/>
                <w:szCs w:val="20"/>
              </w:rPr>
              <w:t>Nonfinancial corporations Nominal Investment in Buildings and Dwellings</w:t>
            </w:r>
          </w:p>
        </w:tc>
      </w:tr>
      <w:tr w:rsidR="00583A8B" w14:paraId="0AFD05F2" w14:textId="77777777" w:rsidTr="00AC2EDF">
        <w:tc>
          <w:tcPr>
            <w:tcW w:w="4811" w:type="dxa"/>
          </w:tcPr>
          <w:p w14:paraId="49E7E1E4" w14:textId="789D9474" w:rsidR="00583A8B" w:rsidRPr="00583A8B" w:rsidRDefault="00F13421"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3693" w:type="dxa"/>
          </w:tcPr>
          <w:p w14:paraId="5FD1B441" w14:textId="77777777" w:rsidR="00583A8B" w:rsidRDefault="00583A8B" w:rsidP="008B1B99">
            <w:pPr>
              <w:jc w:val="both"/>
              <w:rPr>
                <w:sz w:val="20"/>
                <w:szCs w:val="20"/>
              </w:rPr>
            </w:pPr>
            <w:r>
              <w:rPr>
                <w:sz w:val="20"/>
                <w:szCs w:val="20"/>
              </w:rPr>
              <w:t>Financial corporations Nominal Investment in Buildings and Dwellings</w:t>
            </w:r>
          </w:p>
        </w:tc>
      </w:tr>
      <w:tr w:rsidR="00583A8B" w14:paraId="2FE8A141" w14:textId="77777777" w:rsidTr="00AC2EDF">
        <w:tc>
          <w:tcPr>
            <w:tcW w:w="4811" w:type="dxa"/>
          </w:tcPr>
          <w:p w14:paraId="27D9D0B5" w14:textId="024AC1E8" w:rsidR="00583A8B" w:rsidRPr="00583A8B" w:rsidRDefault="00F13421"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3693" w:type="dxa"/>
          </w:tcPr>
          <w:p w14:paraId="6A2887A4" w14:textId="77777777" w:rsidR="00583A8B" w:rsidRDefault="00583A8B" w:rsidP="008B1B99">
            <w:pPr>
              <w:jc w:val="both"/>
              <w:rPr>
                <w:sz w:val="20"/>
                <w:szCs w:val="20"/>
              </w:rPr>
            </w:pPr>
            <w:r>
              <w:rPr>
                <w:sz w:val="20"/>
                <w:szCs w:val="20"/>
              </w:rPr>
              <w:t>Households Nominal Investment in Buildings and Dwellings</w:t>
            </w:r>
          </w:p>
        </w:tc>
      </w:tr>
      <w:tr w:rsidR="00583A8B" w14:paraId="2D72EC33" w14:textId="77777777" w:rsidTr="00AC2EDF">
        <w:tc>
          <w:tcPr>
            <w:tcW w:w="4811" w:type="dxa"/>
          </w:tcPr>
          <w:p w14:paraId="0A7F0C10" w14:textId="52523B73" w:rsidR="00583A8B" w:rsidRPr="00583A8B" w:rsidRDefault="00F13421"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oMath>
            </m:oMathPara>
          </w:p>
        </w:tc>
        <w:tc>
          <w:tcPr>
            <w:tcW w:w="3693" w:type="dxa"/>
          </w:tcPr>
          <w:p w14:paraId="46FE864C" w14:textId="77777777" w:rsidR="00583A8B" w:rsidRDefault="00583A8B" w:rsidP="008B1B99">
            <w:pPr>
              <w:jc w:val="both"/>
              <w:rPr>
                <w:sz w:val="20"/>
                <w:szCs w:val="20"/>
              </w:rPr>
            </w:pPr>
            <w:r>
              <w:rPr>
                <w:sz w:val="20"/>
                <w:szCs w:val="20"/>
              </w:rPr>
              <w:t>Government Nominal Investment in Buildings and Dwellings</w:t>
            </w:r>
          </w:p>
        </w:tc>
      </w:tr>
      <w:tr w:rsidR="00583A8B" w14:paraId="1621CEE0" w14:textId="77777777" w:rsidTr="00AC2EDF">
        <w:tc>
          <w:tcPr>
            <w:tcW w:w="4811" w:type="dxa"/>
          </w:tcPr>
          <w:p w14:paraId="2CDC2B28" w14:textId="5A68632E" w:rsidR="00583A8B" w:rsidRPr="00583A8B" w:rsidRDefault="00F13421"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oMath>
            </m:oMathPara>
          </w:p>
        </w:tc>
        <w:tc>
          <w:tcPr>
            <w:tcW w:w="3693" w:type="dxa"/>
          </w:tcPr>
          <w:p w14:paraId="15707414" w14:textId="77777777" w:rsidR="00583A8B" w:rsidRDefault="00583A8B" w:rsidP="008B1B99">
            <w:pPr>
              <w:jc w:val="both"/>
              <w:rPr>
                <w:sz w:val="20"/>
                <w:szCs w:val="20"/>
              </w:rPr>
            </w:pPr>
            <w:r>
              <w:rPr>
                <w:sz w:val="20"/>
                <w:szCs w:val="20"/>
              </w:rPr>
              <w:t>Nonfinancial corporations Nominal Investment in Equipment</w:t>
            </w:r>
          </w:p>
        </w:tc>
      </w:tr>
      <w:tr w:rsidR="00583A8B" w14:paraId="40E7F805" w14:textId="77777777" w:rsidTr="00AC2EDF">
        <w:tc>
          <w:tcPr>
            <w:tcW w:w="4811" w:type="dxa"/>
          </w:tcPr>
          <w:p w14:paraId="2A0A3647" w14:textId="60643B34" w:rsidR="00583A8B" w:rsidRPr="00583A8B" w:rsidRDefault="00F13421"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3693" w:type="dxa"/>
          </w:tcPr>
          <w:p w14:paraId="64D0FF88" w14:textId="77777777" w:rsidR="00583A8B" w:rsidRDefault="00583A8B" w:rsidP="008B1B99">
            <w:pPr>
              <w:jc w:val="both"/>
              <w:rPr>
                <w:sz w:val="20"/>
                <w:szCs w:val="20"/>
              </w:rPr>
            </w:pPr>
            <w:r>
              <w:rPr>
                <w:sz w:val="20"/>
                <w:szCs w:val="20"/>
              </w:rPr>
              <w:t>Financial corporations Nominal Investment in Equipment</w:t>
            </w:r>
          </w:p>
        </w:tc>
      </w:tr>
      <w:tr w:rsidR="00583A8B" w14:paraId="50CE9095" w14:textId="77777777" w:rsidTr="00AC2EDF">
        <w:tc>
          <w:tcPr>
            <w:tcW w:w="4811" w:type="dxa"/>
          </w:tcPr>
          <w:p w14:paraId="1E22BC13" w14:textId="4459B086" w:rsidR="00583A8B" w:rsidRPr="00583A8B" w:rsidRDefault="00F13421"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3693" w:type="dxa"/>
          </w:tcPr>
          <w:p w14:paraId="3595D9BA" w14:textId="77777777" w:rsidR="00583A8B" w:rsidRDefault="00583A8B" w:rsidP="008B1B99">
            <w:pPr>
              <w:jc w:val="both"/>
              <w:rPr>
                <w:sz w:val="20"/>
                <w:szCs w:val="20"/>
              </w:rPr>
            </w:pPr>
            <w:r>
              <w:rPr>
                <w:sz w:val="20"/>
                <w:szCs w:val="20"/>
              </w:rPr>
              <w:t>Households Nominal Investment in Equipment</w:t>
            </w:r>
          </w:p>
        </w:tc>
      </w:tr>
      <w:tr w:rsidR="00583A8B" w14:paraId="75A82187" w14:textId="77777777" w:rsidTr="00AC2EDF">
        <w:tc>
          <w:tcPr>
            <w:tcW w:w="4811" w:type="dxa"/>
          </w:tcPr>
          <w:p w14:paraId="1F8D8011" w14:textId="084ED38A" w:rsidR="00583A8B" w:rsidRPr="00583A8B" w:rsidRDefault="00F13421"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oMath>
            </m:oMathPara>
          </w:p>
        </w:tc>
        <w:tc>
          <w:tcPr>
            <w:tcW w:w="3693" w:type="dxa"/>
          </w:tcPr>
          <w:p w14:paraId="1276E126" w14:textId="77777777" w:rsidR="00583A8B" w:rsidRDefault="00583A8B" w:rsidP="008B1B99">
            <w:pPr>
              <w:jc w:val="both"/>
              <w:rPr>
                <w:sz w:val="20"/>
                <w:szCs w:val="20"/>
              </w:rPr>
            </w:pPr>
            <w:r>
              <w:rPr>
                <w:sz w:val="20"/>
                <w:szCs w:val="20"/>
              </w:rPr>
              <w:t>Government Nominal Investment in Equipment</w:t>
            </w:r>
          </w:p>
        </w:tc>
      </w:tr>
      <w:tr w:rsidR="00583A8B" w14:paraId="7D9B04FA" w14:textId="77777777" w:rsidTr="00AC2EDF">
        <w:tc>
          <w:tcPr>
            <w:tcW w:w="4811" w:type="dxa"/>
          </w:tcPr>
          <w:p w14:paraId="4E1B371F" w14:textId="0E1FC789" w:rsidR="00583A8B" w:rsidRPr="00583A8B" w:rsidRDefault="00F13421"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oMath>
            </m:oMathPara>
          </w:p>
        </w:tc>
        <w:tc>
          <w:tcPr>
            <w:tcW w:w="3693" w:type="dxa"/>
          </w:tcPr>
          <w:p w14:paraId="051E7C81" w14:textId="77777777" w:rsidR="00583A8B" w:rsidRDefault="00583A8B" w:rsidP="008B1B99">
            <w:pPr>
              <w:jc w:val="both"/>
              <w:rPr>
                <w:sz w:val="20"/>
                <w:szCs w:val="20"/>
              </w:rPr>
            </w:pPr>
            <w:r>
              <w:rPr>
                <w:sz w:val="20"/>
                <w:szCs w:val="20"/>
              </w:rPr>
              <w:t>Price deflator on consumption</w:t>
            </w:r>
          </w:p>
        </w:tc>
      </w:tr>
      <w:tr w:rsidR="00583A8B" w14:paraId="25B43F9B" w14:textId="77777777" w:rsidTr="00AC2EDF">
        <w:tc>
          <w:tcPr>
            <w:tcW w:w="4811" w:type="dxa"/>
          </w:tcPr>
          <w:p w14:paraId="3F1AD9CA" w14:textId="1E338A92"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3693" w:type="dxa"/>
          </w:tcPr>
          <w:p w14:paraId="0421F4AD" w14:textId="77777777" w:rsidR="00583A8B" w:rsidRDefault="00583A8B" w:rsidP="008B1B99">
            <w:pPr>
              <w:jc w:val="both"/>
              <w:rPr>
                <w:sz w:val="20"/>
                <w:szCs w:val="20"/>
              </w:rPr>
            </w:pPr>
            <w:r>
              <w:rPr>
                <w:sz w:val="20"/>
                <w:szCs w:val="20"/>
              </w:rPr>
              <w:t>Wage bill paid by firms</w:t>
            </w:r>
          </w:p>
        </w:tc>
      </w:tr>
      <w:tr w:rsidR="00583A8B" w14:paraId="4CB4AC72" w14:textId="77777777" w:rsidTr="00AC2EDF">
        <w:tc>
          <w:tcPr>
            <w:tcW w:w="4811" w:type="dxa"/>
          </w:tcPr>
          <w:p w14:paraId="0EF8DDFA" w14:textId="4332EB6A"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 xml:space="preserve"> </m:t>
                </m:r>
              </m:oMath>
            </m:oMathPara>
          </w:p>
        </w:tc>
        <w:tc>
          <w:tcPr>
            <w:tcW w:w="3693" w:type="dxa"/>
          </w:tcPr>
          <w:p w14:paraId="7C6869ED" w14:textId="77777777" w:rsidR="00583A8B" w:rsidRDefault="00583A8B" w:rsidP="008B1B99">
            <w:pPr>
              <w:jc w:val="both"/>
              <w:rPr>
                <w:sz w:val="20"/>
                <w:szCs w:val="20"/>
              </w:rPr>
            </w:pPr>
            <w:r>
              <w:rPr>
                <w:sz w:val="20"/>
                <w:szCs w:val="20"/>
              </w:rPr>
              <w:t>Wage bill received by households</w:t>
            </w:r>
          </w:p>
        </w:tc>
      </w:tr>
      <w:tr w:rsidR="00583A8B" w14:paraId="193B4483" w14:textId="77777777" w:rsidTr="00AC2EDF">
        <w:tc>
          <w:tcPr>
            <w:tcW w:w="4811" w:type="dxa"/>
          </w:tcPr>
          <w:p w14:paraId="4A487B4A" w14:textId="162193A2"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59AE929C" w14:textId="77777777" w:rsidR="00583A8B" w:rsidRDefault="00583A8B" w:rsidP="008B1B99">
            <w:pPr>
              <w:jc w:val="both"/>
              <w:rPr>
                <w:sz w:val="20"/>
                <w:szCs w:val="20"/>
              </w:rPr>
            </w:pPr>
            <w:r>
              <w:rPr>
                <w:sz w:val="20"/>
                <w:szCs w:val="20"/>
              </w:rPr>
              <w:t>Wage bill received by the rest of the world</w:t>
            </w:r>
          </w:p>
        </w:tc>
      </w:tr>
      <w:tr w:rsidR="00583A8B" w14:paraId="3DD4EA29" w14:textId="77777777" w:rsidTr="00AC2EDF">
        <w:tc>
          <w:tcPr>
            <w:tcW w:w="4811" w:type="dxa"/>
          </w:tcPr>
          <w:p w14:paraId="11C02744" w14:textId="63535663" w:rsidR="00583A8B" w:rsidRPr="00583A8B" w:rsidRDefault="00F13421"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3693" w:type="dxa"/>
          </w:tcPr>
          <w:p w14:paraId="13AF0EBB" w14:textId="77777777" w:rsidR="00583A8B" w:rsidRDefault="00583A8B" w:rsidP="008B1B99">
            <w:pPr>
              <w:jc w:val="both"/>
              <w:rPr>
                <w:sz w:val="20"/>
                <w:szCs w:val="20"/>
              </w:rPr>
            </w:pPr>
            <w:r>
              <w:rPr>
                <w:sz w:val="20"/>
                <w:szCs w:val="20"/>
              </w:rPr>
              <w:t>Total Employment</w:t>
            </w:r>
          </w:p>
        </w:tc>
      </w:tr>
      <w:tr w:rsidR="00583A8B" w14:paraId="4656290A" w14:textId="77777777" w:rsidTr="00AC2EDF">
        <w:tc>
          <w:tcPr>
            <w:tcW w:w="4811" w:type="dxa"/>
          </w:tcPr>
          <w:p w14:paraId="2C27F2A6" w14:textId="1F95C5DD" w:rsidR="00583A8B" w:rsidRPr="00583A8B" w:rsidRDefault="00F13421"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13949649" w14:textId="77777777" w:rsidR="00583A8B" w:rsidRDefault="00583A8B" w:rsidP="008B1B99">
            <w:pPr>
              <w:jc w:val="both"/>
              <w:rPr>
                <w:sz w:val="20"/>
                <w:szCs w:val="20"/>
              </w:rPr>
            </w:pPr>
            <w:r>
              <w:rPr>
                <w:sz w:val="20"/>
                <w:szCs w:val="20"/>
              </w:rPr>
              <w:t>Employment hired to the households</w:t>
            </w:r>
          </w:p>
        </w:tc>
      </w:tr>
      <w:tr w:rsidR="00583A8B" w14:paraId="2F9D90B8" w14:textId="77777777" w:rsidTr="00AC2EDF">
        <w:tc>
          <w:tcPr>
            <w:tcW w:w="4811" w:type="dxa"/>
          </w:tcPr>
          <w:p w14:paraId="72713926" w14:textId="03C58983" w:rsidR="00583A8B" w:rsidRPr="00583A8B" w:rsidRDefault="00F13421"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7CAA62CF" w14:textId="77777777" w:rsidR="00583A8B" w:rsidRDefault="00583A8B" w:rsidP="008B1B99">
            <w:pPr>
              <w:jc w:val="both"/>
              <w:rPr>
                <w:sz w:val="20"/>
                <w:szCs w:val="20"/>
              </w:rPr>
            </w:pPr>
            <w:r>
              <w:rPr>
                <w:sz w:val="20"/>
                <w:szCs w:val="20"/>
              </w:rPr>
              <w:t>Employment hired to the rest of the world</w:t>
            </w:r>
          </w:p>
        </w:tc>
      </w:tr>
      <w:tr w:rsidR="00583A8B" w14:paraId="0687D2C4" w14:textId="77777777" w:rsidTr="00AC2EDF">
        <w:tc>
          <w:tcPr>
            <w:tcW w:w="4811" w:type="dxa"/>
          </w:tcPr>
          <w:p w14:paraId="4AC59D83" w14:textId="751A4056"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Sub>
              </m:oMath>
            </m:oMathPara>
          </w:p>
        </w:tc>
        <w:tc>
          <w:tcPr>
            <w:tcW w:w="3693" w:type="dxa"/>
          </w:tcPr>
          <w:p w14:paraId="1A388D0C" w14:textId="77777777" w:rsidR="00583A8B" w:rsidRDefault="00583A8B" w:rsidP="008B1B99">
            <w:pPr>
              <w:jc w:val="both"/>
              <w:rPr>
                <w:sz w:val="20"/>
                <w:szCs w:val="20"/>
              </w:rPr>
            </w:pPr>
            <w:r>
              <w:rPr>
                <w:sz w:val="20"/>
                <w:szCs w:val="20"/>
              </w:rPr>
              <w:t>Unemployment</w:t>
            </w:r>
          </w:p>
        </w:tc>
      </w:tr>
      <w:tr w:rsidR="00583A8B" w14:paraId="54C16DF0" w14:textId="77777777" w:rsidTr="00AC2EDF">
        <w:tc>
          <w:tcPr>
            <w:tcW w:w="4811" w:type="dxa"/>
          </w:tcPr>
          <w:p w14:paraId="23AD4EAB" w14:textId="20EF95F4" w:rsidR="00583A8B" w:rsidRPr="00583A8B" w:rsidRDefault="00F13421" w:rsidP="008B1B99">
            <w:pPr>
              <w:jc w:val="both"/>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ur</m:t>
                    </m:r>
                  </m:e>
                  <m:sub>
                    <m:r>
                      <w:rPr>
                        <w:rFonts w:ascii="Cambria Math" w:eastAsia="Cambria Math" w:hAnsi="Cambria Math" w:cs="Cambria Math"/>
                        <w:color w:val="000000"/>
                        <w:sz w:val="20"/>
                        <w:szCs w:val="20"/>
                      </w:rPr>
                      <m:t>t</m:t>
                    </m:r>
                  </m:sub>
                </m:sSub>
              </m:oMath>
            </m:oMathPara>
          </w:p>
        </w:tc>
        <w:tc>
          <w:tcPr>
            <w:tcW w:w="3693" w:type="dxa"/>
          </w:tcPr>
          <w:p w14:paraId="4AAFC911" w14:textId="77777777" w:rsidR="00583A8B" w:rsidRDefault="00583A8B" w:rsidP="008B1B99">
            <w:pPr>
              <w:jc w:val="both"/>
              <w:rPr>
                <w:sz w:val="20"/>
                <w:szCs w:val="20"/>
              </w:rPr>
            </w:pPr>
            <w:r>
              <w:rPr>
                <w:sz w:val="20"/>
                <w:szCs w:val="20"/>
              </w:rPr>
              <w:t>Rate of unemployment</w:t>
            </w:r>
          </w:p>
        </w:tc>
      </w:tr>
      <w:tr w:rsidR="00583A8B" w14:paraId="7E7BAA95" w14:textId="77777777" w:rsidTr="00AC2EDF">
        <w:tc>
          <w:tcPr>
            <w:tcW w:w="4811" w:type="dxa"/>
          </w:tcPr>
          <w:p w14:paraId="1BA36515" w14:textId="3FD05B3E" w:rsidR="00583A8B" w:rsidRPr="00583A8B" w:rsidRDefault="00F13421" w:rsidP="008B1B99">
            <w:pPr>
              <w:jc w:val="both"/>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LF</m:t>
                    </m:r>
                  </m:e>
                  <m:sub>
                    <m:r>
                      <w:rPr>
                        <w:rFonts w:ascii="Cambria Math" w:eastAsia="Cambria Math" w:hAnsi="Cambria Math" w:cs="Cambria Math"/>
                        <w:sz w:val="20"/>
                        <w:szCs w:val="20"/>
                      </w:rPr>
                      <m:t>t</m:t>
                    </m:r>
                  </m:sub>
                </m:sSub>
              </m:oMath>
            </m:oMathPara>
          </w:p>
        </w:tc>
        <w:tc>
          <w:tcPr>
            <w:tcW w:w="3693" w:type="dxa"/>
          </w:tcPr>
          <w:p w14:paraId="6669A8C0" w14:textId="77777777" w:rsidR="00583A8B" w:rsidRDefault="00583A8B" w:rsidP="008B1B99">
            <w:pPr>
              <w:jc w:val="both"/>
              <w:rPr>
                <w:sz w:val="20"/>
                <w:szCs w:val="20"/>
              </w:rPr>
            </w:pPr>
            <w:r>
              <w:rPr>
                <w:sz w:val="20"/>
                <w:szCs w:val="20"/>
              </w:rPr>
              <w:t>Labour force</w:t>
            </w:r>
          </w:p>
        </w:tc>
      </w:tr>
      <w:tr w:rsidR="00583A8B" w14:paraId="22ECC167" w14:textId="77777777" w:rsidTr="00AC2EDF">
        <w:tc>
          <w:tcPr>
            <w:tcW w:w="4811" w:type="dxa"/>
          </w:tcPr>
          <w:p w14:paraId="694C185A" w14:textId="2072257E" w:rsidR="00583A8B" w:rsidRPr="00583A8B" w:rsidRDefault="00F13421" w:rsidP="008B1B99">
            <w:pPr>
              <w:jc w:val="both"/>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m:t>
                    </m:r>
                  </m:sub>
                </m:sSub>
              </m:oMath>
            </m:oMathPara>
          </w:p>
        </w:tc>
        <w:tc>
          <w:tcPr>
            <w:tcW w:w="3693" w:type="dxa"/>
          </w:tcPr>
          <w:p w14:paraId="274F2936" w14:textId="77777777" w:rsidR="00583A8B" w:rsidRDefault="00583A8B" w:rsidP="008B1B99">
            <w:pPr>
              <w:jc w:val="both"/>
              <w:rPr>
                <w:sz w:val="20"/>
                <w:szCs w:val="20"/>
              </w:rPr>
            </w:pPr>
            <w:r>
              <w:rPr>
                <w:sz w:val="20"/>
                <w:szCs w:val="20"/>
              </w:rPr>
              <w:t>Population</w:t>
            </w:r>
          </w:p>
        </w:tc>
      </w:tr>
      <w:tr w:rsidR="00583A8B" w14:paraId="2C03CAE9" w14:textId="77777777" w:rsidTr="00AC2EDF">
        <w:tc>
          <w:tcPr>
            <w:tcW w:w="4811" w:type="dxa"/>
          </w:tcPr>
          <w:p w14:paraId="6FC45C84" w14:textId="644FAC6A" w:rsidR="00583A8B" w:rsidRPr="00583A8B" w:rsidRDefault="00F13421" w:rsidP="008B1B99">
            <w:pPr>
              <w:jc w:val="both"/>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Ret</m:t>
                    </m:r>
                  </m:e>
                  <m:sub>
                    <m:r>
                      <w:rPr>
                        <w:rFonts w:ascii="Cambria Math" w:eastAsia="Cambria Math" w:hAnsi="Cambria Math" w:cs="Cambria Math"/>
                        <w:sz w:val="20"/>
                        <w:szCs w:val="20"/>
                      </w:rPr>
                      <m:t>t</m:t>
                    </m:r>
                    <m:r>
                      <w:rPr>
                        <w:rFonts w:ascii="Cambria Math" w:eastAsia="Cambria Math" w:hAnsi="Cambria Math" w:cs="Cambria Math"/>
                        <w:sz w:val="20"/>
                        <w:szCs w:val="20"/>
                      </w:rPr>
                      <m:t>-</m:t>
                    </m:r>
                    <m:r>
                      <w:rPr>
                        <w:rFonts w:ascii="Cambria Math" w:eastAsia="Cambria Math" w:hAnsi="Cambria Math" w:cs="Cambria Math"/>
                        <w:sz w:val="20"/>
                        <w:szCs w:val="20"/>
                      </w:rPr>
                      <m:t>1</m:t>
                    </m:r>
                  </m:sub>
                </m:sSub>
              </m:oMath>
            </m:oMathPara>
          </w:p>
        </w:tc>
        <w:tc>
          <w:tcPr>
            <w:tcW w:w="3693" w:type="dxa"/>
          </w:tcPr>
          <w:p w14:paraId="5B1E1476" w14:textId="77777777" w:rsidR="00583A8B" w:rsidRDefault="00583A8B" w:rsidP="008B1B99">
            <w:pPr>
              <w:jc w:val="both"/>
              <w:rPr>
                <w:sz w:val="20"/>
                <w:szCs w:val="20"/>
              </w:rPr>
            </w:pPr>
            <w:r>
              <w:rPr>
                <w:sz w:val="20"/>
                <w:szCs w:val="20"/>
              </w:rPr>
              <w:t>Retired people</w:t>
            </w:r>
          </w:p>
        </w:tc>
      </w:tr>
      <w:tr w:rsidR="00583A8B" w14:paraId="10351E46" w14:textId="77777777" w:rsidTr="00AC2EDF">
        <w:tc>
          <w:tcPr>
            <w:tcW w:w="4811" w:type="dxa"/>
          </w:tcPr>
          <w:p w14:paraId="288C1088" w14:textId="783015AD" w:rsidR="00583A8B" w:rsidRPr="00583A8B" w:rsidRDefault="00F13421" w:rsidP="008B1B99">
            <w:pPr>
              <w:jc w:val="both"/>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wage</m:t>
                    </m:r>
                  </m:e>
                  <m:sub>
                    <m:r>
                      <w:rPr>
                        <w:rFonts w:ascii="Cambria Math" w:eastAsia="Cambria Math" w:hAnsi="Cambria Math" w:cs="Cambria Math"/>
                        <w:sz w:val="20"/>
                        <w:szCs w:val="20"/>
                      </w:rPr>
                      <m:t>t</m:t>
                    </m:r>
                  </m:sub>
                </m:sSub>
              </m:oMath>
            </m:oMathPara>
          </w:p>
        </w:tc>
        <w:tc>
          <w:tcPr>
            <w:tcW w:w="3693" w:type="dxa"/>
          </w:tcPr>
          <w:p w14:paraId="2062FA9D" w14:textId="77777777" w:rsidR="00583A8B" w:rsidRDefault="00583A8B" w:rsidP="008B1B99">
            <w:pPr>
              <w:jc w:val="both"/>
              <w:rPr>
                <w:sz w:val="20"/>
                <w:szCs w:val="20"/>
              </w:rPr>
            </w:pPr>
            <w:r>
              <w:rPr>
                <w:sz w:val="20"/>
                <w:szCs w:val="20"/>
              </w:rPr>
              <w:t>Wage rate</w:t>
            </w:r>
          </w:p>
        </w:tc>
      </w:tr>
      <w:tr w:rsidR="00583A8B" w14:paraId="1A9C1238" w14:textId="77777777" w:rsidTr="00AC2EDF">
        <w:tc>
          <w:tcPr>
            <w:tcW w:w="4811" w:type="dxa"/>
          </w:tcPr>
          <w:p w14:paraId="60D7109C" w14:textId="38503D57"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35A51ED1" w14:textId="77777777" w:rsidR="00583A8B" w:rsidRDefault="00583A8B" w:rsidP="008B1B99">
            <w:pPr>
              <w:jc w:val="both"/>
              <w:rPr>
                <w:sz w:val="20"/>
                <w:szCs w:val="20"/>
              </w:rPr>
            </w:pPr>
            <w:r>
              <w:rPr>
                <w:sz w:val="20"/>
                <w:szCs w:val="20"/>
              </w:rPr>
              <w:t>Disposable income</w:t>
            </w:r>
          </w:p>
        </w:tc>
      </w:tr>
      <w:tr w:rsidR="00583A8B" w14:paraId="317095B9" w14:textId="77777777" w:rsidTr="00AC2EDF">
        <w:tc>
          <w:tcPr>
            <w:tcW w:w="4811" w:type="dxa"/>
          </w:tcPr>
          <w:p w14:paraId="70739D19" w14:textId="08B47690"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1</m:t>
                    </m:r>
                  </m:sup>
                </m:sSubSup>
              </m:oMath>
            </m:oMathPara>
          </w:p>
        </w:tc>
        <w:tc>
          <w:tcPr>
            <w:tcW w:w="3693" w:type="dxa"/>
          </w:tcPr>
          <w:p w14:paraId="1E5EAF1C" w14:textId="77777777" w:rsidR="00583A8B" w:rsidRDefault="00583A8B" w:rsidP="008B1B99">
            <w:pPr>
              <w:jc w:val="both"/>
              <w:rPr>
                <w:sz w:val="20"/>
                <w:szCs w:val="20"/>
              </w:rPr>
            </w:pPr>
            <w:r>
              <w:rPr>
                <w:sz w:val="20"/>
                <w:szCs w:val="20"/>
              </w:rPr>
              <w:t>Disposable income of profit</w:t>
            </w:r>
          </w:p>
        </w:tc>
      </w:tr>
      <w:tr w:rsidR="00583A8B" w14:paraId="641CD584" w14:textId="77777777" w:rsidTr="00AC2EDF">
        <w:tc>
          <w:tcPr>
            <w:tcW w:w="4811" w:type="dxa"/>
          </w:tcPr>
          <w:p w14:paraId="472C97CC" w14:textId="3D1E5348"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2</m:t>
                    </m:r>
                  </m:sup>
                </m:sSubSup>
              </m:oMath>
            </m:oMathPara>
          </w:p>
        </w:tc>
        <w:tc>
          <w:tcPr>
            <w:tcW w:w="3693" w:type="dxa"/>
          </w:tcPr>
          <w:p w14:paraId="14C852CA" w14:textId="77777777" w:rsidR="00583A8B" w:rsidRDefault="00583A8B" w:rsidP="008B1B99">
            <w:pPr>
              <w:jc w:val="both"/>
              <w:rPr>
                <w:sz w:val="20"/>
                <w:szCs w:val="20"/>
              </w:rPr>
            </w:pPr>
            <w:r>
              <w:rPr>
                <w:sz w:val="20"/>
                <w:szCs w:val="20"/>
              </w:rPr>
              <w:t>Disposable income on wages/transfers</w:t>
            </w:r>
          </w:p>
        </w:tc>
      </w:tr>
      <w:tr w:rsidR="00583A8B" w14:paraId="6386EC62" w14:textId="77777777" w:rsidTr="00AC2EDF">
        <w:tc>
          <w:tcPr>
            <w:tcW w:w="4811" w:type="dxa"/>
          </w:tcPr>
          <w:p w14:paraId="41380364" w14:textId="10048F49"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NPE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1CE6F663" w14:textId="77777777" w:rsidR="00583A8B" w:rsidRDefault="00583A8B" w:rsidP="008B1B99">
            <w:pPr>
              <w:jc w:val="both"/>
              <w:rPr>
                <w:sz w:val="20"/>
                <w:szCs w:val="20"/>
              </w:rPr>
            </w:pPr>
            <w:r>
              <w:rPr>
                <w:sz w:val="20"/>
                <w:szCs w:val="20"/>
              </w:rPr>
              <w:t>Change in pension entitlements</w:t>
            </w:r>
          </w:p>
        </w:tc>
      </w:tr>
      <w:tr w:rsidR="00583A8B" w14:paraId="146FB631" w14:textId="77777777" w:rsidTr="00AC2EDF">
        <w:tc>
          <w:tcPr>
            <w:tcW w:w="4811" w:type="dxa"/>
          </w:tcPr>
          <w:p w14:paraId="4A276330" w14:textId="1F63238D" w:rsidR="00583A8B" w:rsidRPr="00583A8B" w:rsidRDefault="00F13421"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NBEN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6414FE61" w14:textId="77777777" w:rsidR="00583A8B" w:rsidRDefault="00583A8B" w:rsidP="008B1B99">
            <w:pPr>
              <w:jc w:val="both"/>
              <w:rPr>
                <w:sz w:val="20"/>
                <w:szCs w:val="20"/>
              </w:rPr>
            </w:pPr>
            <w:r>
              <w:rPr>
                <w:sz w:val="20"/>
                <w:szCs w:val="20"/>
              </w:rPr>
              <w:t>Benefits received by the households</w:t>
            </w:r>
          </w:p>
        </w:tc>
      </w:tr>
      <w:tr w:rsidR="00AE71E7" w14:paraId="4BA828AB" w14:textId="77777777" w:rsidTr="00AC2EDF">
        <w:tc>
          <w:tcPr>
            <w:tcW w:w="4811" w:type="dxa"/>
          </w:tcPr>
          <w:p w14:paraId="3BB2C3CE" w14:textId="5FE3D44E" w:rsidR="00AE71E7" w:rsidRDefault="00F13421" w:rsidP="008B1B99">
            <w:pPr>
              <w:jc w:val="both"/>
              <w:rPr>
                <w:rFonts w:ascii="Calibri" w:eastAsia="Calibri" w:hAnsi="Calibri" w:cs="Arial"/>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NBENRest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540E8243" w14:textId="4CB82D9B" w:rsidR="00AE71E7" w:rsidRDefault="00AE71E7" w:rsidP="008B1B99">
            <w:pPr>
              <w:jc w:val="both"/>
              <w:rPr>
                <w:sz w:val="20"/>
                <w:szCs w:val="20"/>
              </w:rPr>
            </w:pPr>
            <w:r>
              <w:rPr>
                <w:sz w:val="20"/>
                <w:szCs w:val="20"/>
              </w:rPr>
              <w:t>Benefits received by the households subtracted the amount paid in income insurance</w:t>
            </w:r>
          </w:p>
        </w:tc>
      </w:tr>
      <w:tr w:rsidR="00AE71E7" w14:paraId="1F6505DF" w14:textId="77777777" w:rsidTr="00AC2EDF">
        <w:tc>
          <w:tcPr>
            <w:tcW w:w="4811" w:type="dxa"/>
          </w:tcPr>
          <w:p w14:paraId="2781BF42" w14:textId="54FB69EC" w:rsidR="00AE71E7" w:rsidRDefault="00F13421" w:rsidP="008B1B99">
            <w:pPr>
              <w:jc w:val="both"/>
              <w:rPr>
                <w:rFonts w:ascii="Calibri" w:eastAsia="Calibri" w:hAnsi="Calibri" w:cs="Arial"/>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NBENUn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37930CF6" w14:textId="61D024FC" w:rsidR="00AE71E7" w:rsidRDefault="00AE71E7" w:rsidP="008B1B99">
            <w:pPr>
              <w:jc w:val="both"/>
              <w:rPr>
                <w:sz w:val="20"/>
                <w:szCs w:val="20"/>
              </w:rPr>
            </w:pPr>
            <w:r>
              <w:rPr>
                <w:sz w:val="20"/>
                <w:szCs w:val="20"/>
              </w:rPr>
              <w:t xml:space="preserve">Benefits received by the households in the form </w:t>
            </w:r>
            <w:r w:rsidR="005244DB">
              <w:rPr>
                <w:sz w:val="20"/>
                <w:szCs w:val="20"/>
              </w:rPr>
              <w:t>of income</w:t>
            </w:r>
            <w:r>
              <w:rPr>
                <w:sz w:val="20"/>
                <w:szCs w:val="20"/>
              </w:rPr>
              <w:t xml:space="preserve"> insurance</w:t>
            </w:r>
          </w:p>
        </w:tc>
      </w:tr>
      <w:tr w:rsidR="00583A8B" w14:paraId="0519FC7B" w14:textId="77777777" w:rsidTr="00AC2EDF">
        <w:tc>
          <w:tcPr>
            <w:tcW w:w="4811" w:type="dxa"/>
          </w:tcPr>
          <w:p w14:paraId="1CAD3F4F" w14:textId="3663A6F5" w:rsidR="00583A8B" w:rsidRPr="00583A8B" w:rsidRDefault="00F13421"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3D627472" w14:textId="77777777" w:rsidR="00583A8B" w:rsidRDefault="00583A8B" w:rsidP="008B1B99">
            <w:pPr>
              <w:jc w:val="both"/>
              <w:rPr>
                <w:sz w:val="20"/>
                <w:szCs w:val="20"/>
              </w:rPr>
            </w:pPr>
            <w:r>
              <w:rPr>
                <w:sz w:val="20"/>
                <w:szCs w:val="20"/>
              </w:rPr>
              <w:t xml:space="preserve">Savings </w:t>
            </w:r>
          </w:p>
        </w:tc>
      </w:tr>
      <w:tr w:rsidR="00583A8B" w14:paraId="4EAE263A" w14:textId="77777777" w:rsidTr="00AC2EDF">
        <w:tc>
          <w:tcPr>
            <w:tcW w:w="4811" w:type="dxa"/>
          </w:tcPr>
          <w:p w14:paraId="50F79D99" w14:textId="0946E5B5" w:rsidR="00583A8B" w:rsidRPr="00583A8B" w:rsidRDefault="00F13421" w:rsidP="008B1B99">
            <w:pPr>
              <w:jc w:val="both"/>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m:t>
                    </m:r>
                    <m:r>
                      <w:rPr>
                        <w:rFonts w:ascii="Cambria Math" w:eastAsia="Cambria Math" w:hAnsi="Cambria Math" w:cs="Cambria Math"/>
                        <w:sz w:val="20"/>
                        <w:szCs w:val="20"/>
                      </w:rPr>
                      <m:t>2</m:t>
                    </m:r>
                  </m:e>
                  <m:sub>
                    <m:r>
                      <w:rPr>
                        <w:rFonts w:ascii="Cambria Math" w:eastAsia="Cambria Math" w:hAnsi="Cambria Math" w:cs="Cambria Math"/>
                        <w:sz w:val="20"/>
                        <w:szCs w:val="20"/>
                      </w:rPr>
                      <m:t>t</m:t>
                    </m:r>
                  </m:sub>
                </m:sSub>
              </m:oMath>
            </m:oMathPara>
          </w:p>
        </w:tc>
        <w:tc>
          <w:tcPr>
            <w:tcW w:w="3693" w:type="dxa"/>
          </w:tcPr>
          <w:p w14:paraId="4665E926" w14:textId="77777777" w:rsidR="00583A8B" w:rsidRDefault="00583A8B" w:rsidP="008B1B99">
            <w:pPr>
              <w:jc w:val="both"/>
              <w:rPr>
                <w:sz w:val="20"/>
                <w:szCs w:val="20"/>
              </w:rPr>
            </w:pPr>
            <w:r>
              <w:rPr>
                <w:sz w:val="20"/>
                <w:szCs w:val="20"/>
              </w:rPr>
              <w:t>Aggregate gross operating surplus</w:t>
            </w:r>
          </w:p>
        </w:tc>
      </w:tr>
      <w:tr w:rsidR="00583A8B" w14:paraId="7F248AA2" w14:textId="77777777" w:rsidTr="00AC2EDF">
        <w:tc>
          <w:tcPr>
            <w:tcW w:w="4811" w:type="dxa"/>
          </w:tcPr>
          <w:p w14:paraId="09FD6D98" w14:textId="7C168000" w:rsidR="00583A8B" w:rsidRPr="00583A8B" w:rsidRDefault="00F13421"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2</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2</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2</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2</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oMath>
            </m:oMathPara>
          </w:p>
        </w:tc>
        <w:tc>
          <w:tcPr>
            <w:tcW w:w="3693" w:type="dxa"/>
          </w:tcPr>
          <w:p w14:paraId="5A62109F" w14:textId="77777777" w:rsidR="00583A8B" w:rsidRDefault="00583A8B" w:rsidP="008B1B99">
            <w:pPr>
              <w:jc w:val="both"/>
              <w:rPr>
                <w:sz w:val="20"/>
                <w:szCs w:val="20"/>
              </w:rPr>
            </w:pPr>
            <w:r>
              <w:rPr>
                <w:sz w:val="20"/>
                <w:szCs w:val="20"/>
              </w:rPr>
              <w:t xml:space="preserve">Sectoral gross operating surpluses </w:t>
            </w:r>
          </w:p>
        </w:tc>
      </w:tr>
      <w:tr w:rsidR="00583A8B" w14:paraId="4FD082E3" w14:textId="77777777" w:rsidTr="00AC2EDF">
        <w:tc>
          <w:tcPr>
            <w:tcW w:w="4811" w:type="dxa"/>
          </w:tcPr>
          <w:p w14:paraId="37E7781E" w14:textId="51880204" w:rsidR="00583A8B" w:rsidRPr="00583A8B" w:rsidRDefault="00F13421"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45F7D5C3" w14:textId="77777777" w:rsidR="00583A8B" w:rsidRDefault="00583A8B" w:rsidP="008B1B99">
            <w:pPr>
              <w:jc w:val="both"/>
              <w:rPr>
                <w:sz w:val="20"/>
                <w:szCs w:val="20"/>
              </w:rPr>
            </w:pPr>
            <w:r>
              <w:rPr>
                <w:sz w:val="20"/>
                <w:szCs w:val="20"/>
              </w:rPr>
              <w:t xml:space="preserve">Net interest income on interest bearing assets </w:t>
            </w:r>
          </w:p>
        </w:tc>
      </w:tr>
      <w:tr w:rsidR="00583A8B" w14:paraId="5D8D0729" w14:textId="77777777" w:rsidTr="00AC2EDF">
        <w:tc>
          <w:tcPr>
            <w:tcW w:w="4811" w:type="dxa"/>
          </w:tcPr>
          <w:p w14:paraId="0D3A31A2" w14:textId="5D8A0EEC" w:rsidR="00583A8B" w:rsidRPr="00583A8B" w:rsidRDefault="00F13421"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0C8ECE4D" w14:textId="77777777" w:rsidR="00583A8B" w:rsidRDefault="00583A8B" w:rsidP="008B1B99">
            <w:pPr>
              <w:jc w:val="both"/>
              <w:rPr>
                <w:sz w:val="20"/>
                <w:szCs w:val="20"/>
              </w:rPr>
            </w:pPr>
            <w:r>
              <w:rPr>
                <w:sz w:val="20"/>
                <w:szCs w:val="20"/>
              </w:rPr>
              <w:t xml:space="preserve">Net interest income on insurance </w:t>
            </w:r>
          </w:p>
        </w:tc>
      </w:tr>
      <w:tr w:rsidR="00583A8B" w14:paraId="30061398" w14:textId="77777777" w:rsidTr="00AC2EDF">
        <w:tc>
          <w:tcPr>
            <w:tcW w:w="4811" w:type="dxa"/>
          </w:tcPr>
          <w:p w14:paraId="065889AA" w14:textId="34BA2A17" w:rsidR="00583A8B" w:rsidRPr="00583A8B" w:rsidRDefault="00F13421"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0DA5E31A" w14:textId="77777777" w:rsidR="00583A8B" w:rsidRDefault="00583A8B" w:rsidP="008B1B99">
            <w:pPr>
              <w:jc w:val="both"/>
              <w:rPr>
                <w:sz w:val="20"/>
                <w:szCs w:val="20"/>
              </w:rPr>
            </w:pPr>
            <w:r>
              <w:rPr>
                <w:sz w:val="20"/>
                <w:szCs w:val="20"/>
              </w:rPr>
              <w:t xml:space="preserve">Net dividends </w:t>
            </w:r>
          </w:p>
        </w:tc>
      </w:tr>
      <w:tr w:rsidR="00583A8B" w14:paraId="53DB454B" w14:textId="77777777" w:rsidTr="00AC2EDF">
        <w:tc>
          <w:tcPr>
            <w:tcW w:w="4811" w:type="dxa"/>
          </w:tcPr>
          <w:p w14:paraId="742A7C11" w14:textId="02A976E5" w:rsidR="00583A8B" w:rsidRPr="00583A8B" w:rsidRDefault="00F13421"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r>
                      <w:rPr>
                        <w:rFonts w:ascii="Cambria Math" w:eastAsia="Cambria Math" w:hAnsi="Cambria Math" w:cs="Cambria Math"/>
                        <w:sz w:val="20"/>
                        <w:szCs w:val="20"/>
                      </w:rPr>
                      <m:t>IT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oMath>
            </m:oMathPara>
          </w:p>
        </w:tc>
        <w:tc>
          <w:tcPr>
            <w:tcW w:w="3693" w:type="dxa"/>
          </w:tcPr>
          <w:p w14:paraId="1CE68DD1" w14:textId="77777777" w:rsidR="00583A8B" w:rsidRDefault="00583A8B" w:rsidP="008B1B99">
            <w:pPr>
              <w:jc w:val="both"/>
              <w:rPr>
                <w:sz w:val="20"/>
                <w:szCs w:val="20"/>
              </w:rPr>
            </w:pPr>
            <w:r>
              <w:rPr>
                <w:sz w:val="20"/>
                <w:szCs w:val="20"/>
              </w:rPr>
              <w:t>Net indirect taxes</w:t>
            </w:r>
          </w:p>
        </w:tc>
      </w:tr>
      <w:tr w:rsidR="00583A8B" w14:paraId="3487BE44" w14:textId="77777777" w:rsidTr="00AC2EDF">
        <w:tc>
          <w:tcPr>
            <w:tcW w:w="4811" w:type="dxa"/>
          </w:tcPr>
          <w:p w14:paraId="1DFE3B32" w14:textId="602B7319" w:rsidR="00583A8B" w:rsidRPr="00583A8B" w:rsidRDefault="00F13421"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3D31A4B0" w14:textId="77777777" w:rsidR="00583A8B" w:rsidRDefault="00583A8B" w:rsidP="008B1B99">
            <w:pPr>
              <w:jc w:val="both"/>
              <w:rPr>
                <w:sz w:val="20"/>
                <w:szCs w:val="20"/>
              </w:rPr>
            </w:pPr>
            <w:r>
              <w:rPr>
                <w:sz w:val="20"/>
                <w:szCs w:val="20"/>
              </w:rPr>
              <w:t>Income taxes</w:t>
            </w:r>
          </w:p>
        </w:tc>
      </w:tr>
      <w:tr w:rsidR="00583A8B" w14:paraId="39E7DE84" w14:textId="77777777" w:rsidTr="00AC2EDF">
        <w:tc>
          <w:tcPr>
            <w:tcW w:w="4811" w:type="dxa"/>
          </w:tcPr>
          <w:p w14:paraId="569B17BC" w14:textId="5C1A68C7" w:rsidR="00583A8B" w:rsidRPr="00583A8B" w:rsidRDefault="00F13421"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16EA69C1" w14:textId="77777777" w:rsidR="00583A8B" w:rsidRDefault="00583A8B" w:rsidP="008B1B99">
            <w:pPr>
              <w:jc w:val="both"/>
              <w:rPr>
                <w:sz w:val="20"/>
                <w:szCs w:val="20"/>
              </w:rPr>
            </w:pPr>
            <w:r>
              <w:rPr>
                <w:sz w:val="20"/>
                <w:szCs w:val="20"/>
              </w:rPr>
              <w:t xml:space="preserve">Social contributions </w:t>
            </w:r>
          </w:p>
        </w:tc>
      </w:tr>
      <w:tr w:rsidR="00583A8B" w14:paraId="1AE370B6" w14:textId="77777777" w:rsidTr="00AC2EDF">
        <w:tc>
          <w:tcPr>
            <w:tcW w:w="4811" w:type="dxa"/>
          </w:tcPr>
          <w:p w14:paraId="0F5039C9" w14:textId="6C1EB82E" w:rsidR="00583A8B" w:rsidRPr="00583A8B" w:rsidRDefault="00F13421"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13C5809B" w14:textId="77777777" w:rsidR="00583A8B" w:rsidRDefault="00583A8B" w:rsidP="008B1B99">
            <w:pPr>
              <w:jc w:val="both"/>
              <w:rPr>
                <w:sz w:val="20"/>
                <w:szCs w:val="20"/>
              </w:rPr>
            </w:pPr>
            <w:r>
              <w:rPr>
                <w:sz w:val="20"/>
                <w:szCs w:val="20"/>
              </w:rPr>
              <w:t>Social benefits</w:t>
            </w:r>
          </w:p>
        </w:tc>
      </w:tr>
      <w:tr w:rsidR="00583A8B" w14:paraId="73AEA06E" w14:textId="77777777" w:rsidTr="00AC2EDF">
        <w:tc>
          <w:tcPr>
            <w:tcW w:w="4811" w:type="dxa"/>
          </w:tcPr>
          <w:p w14:paraId="2267A4A6" w14:textId="5EB6F9FF" w:rsidR="00583A8B" w:rsidRPr="00583A8B" w:rsidRDefault="00F13421"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7D24466C" w14:textId="77777777" w:rsidR="00583A8B" w:rsidRDefault="00583A8B" w:rsidP="008B1B99">
            <w:pPr>
              <w:jc w:val="both"/>
              <w:rPr>
                <w:sz w:val="20"/>
                <w:szCs w:val="20"/>
              </w:rPr>
            </w:pPr>
            <w:r>
              <w:rPr>
                <w:sz w:val="20"/>
                <w:szCs w:val="20"/>
              </w:rPr>
              <w:t>Other current transfers</w:t>
            </w:r>
          </w:p>
        </w:tc>
      </w:tr>
      <w:tr w:rsidR="00583A8B" w14:paraId="791BA0A8" w14:textId="77777777" w:rsidTr="00AC2EDF">
        <w:tc>
          <w:tcPr>
            <w:tcW w:w="4811" w:type="dxa"/>
          </w:tcPr>
          <w:p w14:paraId="0D4D9E44" w14:textId="2386D863" w:rsidR="00583A8B" w:rsidRPr="00583A8B" w:rsidRDefault="00F13421" w:rsidP="008B1B99">
            <w:pPr>
              <w:jc w:val="both"/>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YF</m:t>
                    </m:r>
                  </m:e>
                  <m:sub>
                    <m:r>
                      <w:rPr>
                        <w:rFonts w:ascii="Cambria Math" w:eastAsia="Cambria Math" w:hAnsi="Cambria Math" w:cs="Cambria Math"/>
                        <w:sz w:val="20"/>
                        <w:szCs w:val="20"/>
                      </w:rPr>
                      <m:t>t</m:t>
                    </m:r>
                  </m:sub>
                </m:sSub>
              </m:oMath>
            </m:oMathPara>
          </w:p>
        </w:tc>
        <w:tc>
          <w:tcPr>
            <w:tcW w:w="3693" w:type="dxa"/>
          </w:tcPr>
          <w:p w14:paraId="75BD4561" w14:textId="77777777" w:rsidR="00583A8B" w:rsidRDefault="00583A8B" w:rsidP="008B1B99">
            <w:pPr>
              <w:jc w:val="both"/>
              <w:rPr>
                <w:sz w:val="20"/>
                <w:szCs w:val="20"/>
              </w:rPr>
            </w:pPr>
            <w:r>
              <w:rPr>
                <w:sz w:val="20"/>
                <w:szCs w:val="20"/>
              </w:rPr>
              <w:t>GDP at factor costs</w:t>
            </w:r>
          </w:p>
        </w:tc>
      </w:tr>
      <w:tr w:rsidR="00583A8B" w14:paraId="49D03C4A" w14:textId="77777777" w:rsidTr="00AC2EDF">
        <w:tc>
          <w:tcPr>
            <w:tcW w:w="4811" w:type="dxa"/>
          </w:tcPr>
          <w:p w14:paraId="33EF4824" w14:textId="735A5609" w:rsidR="00583A8B" w:rsidRPr="00583A8B" w:rsidRDefault="00F13421" w:rsidP="008B1B99">
            <w:pPr>
              <w:jc w:val="both"/>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hAnsi="Cambria Math"/>
                      </w:rPr>
                      <m:t>Π</m:t>
                    </m:r>
                  </m:e>
                  <m:sub>
                    <m:r>
                      <w:rPr>
                        <w:rFonts w:ascii="Cambria Math" w:eastAsia="Cambria Math" w:hAnsi="Cambria Math" w:cs="Cambria Math"/>
                        <w:sz w:val="20"/>
                        <w:szCs w:val="20"/>
                      </w:rPr>
                      <m:t>t</m:t>
                    </m:r>
                  </m:sub>
                </m:sSub>
              </m:oMath>
            </m:oMathPara>
          </w:p>
        </w:tc>
        <w:tc>
          <w:tcPr>
            <w:tcW w:w="3693" w:type="dxa"/>
          </w:tcPr>
          <w:p w14:paraId="7DAF5156" w14:textId="77777777" w:rsidR="00583A8B" w:rsidRDefault="00583A8B" w:rsidP="008B1B99">
            <w:pPr>
              <w:jc w:val="both"/>
              <w:rPr>
                <w:sz w:val="20"/>
                <w:szCs w:val="20"/>
              </w:rPr>
            </w:pPr>
            <w:r>
              <w:rPr>
                <w:sz w:val="20"/>
                <w:szCs w:val="20"/>
              </w:rPr>
              <w:t>Profit share</w:t>
            </w:r>
          </w:p>
        </w:tc>
      </w:tr>
      <w:tr w:rsidR="00583A8B" w14:paraId="116A6B11" w14:textId="77777777" w:rsidTr="00AC2EDF">
        <w:tc>
          <w:tcPr>
            <w:tcW w:w="4811" w:type="dxa"/>
          </w:tcPr>
          <w:p w14:paraId="54A5BA06" w14:textId="26397B3B" w:rsidR="00583A8B" w:rsidRPr="00583A8B" w:rsidRDefault="00F13421" w:rsidP="008B1B99">
            <w:pPr>
              <w:jc w:val="both"/>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a</m:t>
                    </m:r>
                  </m:e>
                  <m:sub>
                    <m:r>
                      <w:rPr>
                        <w:rFonts w:ascii="Cambria Math" w:eastAsia="Cambria Math" w:hAnsi="Cambria Math" w:cs="Cambria Math"/>
                        <w:color w:val="000000"/>
                        <w:sz w:val="20"/>
                        <w:szCs w:val="20"/>
                      </w:rPr>
                      <m:t>t</m:t>
                    </m:r>
                  </m:sub>
                </m:sSub>
              </m:oMath>
            </m:oMathPara>
          </w:p>
        </w:tc>
        <w:tc>
          <w:tcPr>
            <w:tcW w:w="3693" w:type="dxa"/>
          </w:tcPr>
          <w:p w14:paraId="74DE5B88" w14:textId="77777777" w:rsidR="00583A8B" w:rsidRDefault="00583A8B" w:rsidP="008B1B99">
            <w:pPr>
              <w:jc w:val="both"/>
              <w:rPr>
                <w:sz w:val="20"/>
                <w:szCs w:val="20"/>
              </w:rPr>
            </w:pPr>
            <w:r>
              <w:rPr>
                <w:sz w:val="20"/>
                <w:szCs w:val="20"/>
              </w:rPr>
              <w:t>Labour productivity</w:t>
            </w:r>
          </w:p>
        </w:tc>
      </w:tr>
      <w:tr w:rsidR="00583A8B" w14:paraId="70068988" w14:textId="77777777" w:rsidTr="00AC2EDF">
        <w:tc>
          <w:tcPr>
            <w:tcW w:w="4811" w:type="dxa"/>
          </w:tcPr>
          <w:p w14:paraId="3A9A2BFD" w14:textId="7AA0749C" w:rsidR="00583A8B" w:rsidRPr="00583A8B" w:rsidRDefault="00F13421" w:rsidP="008B1B99">
            <w:pPr>
              <w:jc w:val="both"/>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u</m:t>
                    </m:r>
                  </m:e>
                  <m:sub>
                    <m:r>
                      <w:rPr>
                        <w:rFonts w:ascii="Cambria Math" w:eastAsia="Cambria Math" w:hAnsi="Cambria Math" w:cs="Cambria Math"/>
                        <w:color w:val="000000"/>
                        <w:sz w:val="20"/>
                        <w:szCs w:val="20"/>
                      </w:rPr>
                      <m:t>t</m:t>
                    </m:r>
                  </m:sub>
                </m:sSub>
              </m:oMath>
            </m:oMathPara>
          </w:p>
        </w:tc>
        <w:tc>
          <w:tcPr>
            <w:tcW w:w="3693" w:type="dxa"/>
          </w:tcPr>
          <w:p w14:paraId="47966752" w14:textId="77777777" w:rsidR="00583A8B" w:rsidRDefault="00583A8B" w:rsidP="008B1B99">
            <w:pPr>
              <w:jc w:val="both"/>
              <w:rPr>
                <w:sz w:val="20"/>
                <w:szCs w:val="20"/>
              </w:rPr>
            </w:pPr>
            <w:r>
              <w:rPr>
                <w:sz w:val="20"/>
                <w:szCs w:val="20"/>
              </w:rPr>
              <w:t>Capacity utilization</w:t>
            </w:r>
          </w:p>
        </w:tc>
      </w:tr>
      <w:tr w:rsidR="00583A8B" w14:paraId="602F3EB2" w14:textId="77777777" w:rsidTr="00AC2EDF">
        <w:tc>
          <w:tcPr>
            <w:tcW w:w="4811" w:type="dxa"/>
          </w:tcPr>
          <w:p w14:paraId="45D710F4" w14:textId="501AC7E6" w:rsidR="00583A8B" w:rsidRPr="00583A8B" w:rsidRDefault="00F13421" w:rsidP="008B1B99">
            <w:pPr>
              <w:jc w:val="both"/>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q</m:t>
                    </m:r>
                  </m:e>
                  <m:sub>
                    <m:r>
                      <w:rPr>
                        <w:rFonts w:ascii="Cambria Math" w:eastAsia="Cambria Math" w:hAnsi="Cambria Math" w:cs="Cambria Math"/>
                        <w:color w:val="000000"/>
                        <w:sz w:val="20"/>
                        <w:szCs w:val="20"/>
                      </w:rPr>
                      <m:t>t</m:t>
                    </m:r>
                  </m:sub>
                </m:sSub>
              </m:oMath>
            </m:oMathPara>
          </w:p>
        </w:tc>
        <w:tc>
          <w:tcPr>
            <w:tcW w:w="3693" w:type="dxa"/>
          </w:tcPr>
          <w:p w14:paraId="66B245DE" w14:textId="77777777" w:rsidR="00583A8B" w:rsidRDefault="00583A8B" w:rsidP="008B1B99">
            <w:pPr>
              <w:jc w:val="both"/>
              <w:rPr>
                <w:sz w:val="20"/>
                <w:szCs w:val="20"/>
              </w:rPr>
            </w:pPr>
            <w:r>
              <w:rPr>
                <w:sz w:val="20"/>
                <w:szCs w:val="20"/>
              </w:rPr>
              <w:t>Tobin’s q</w:t>
            </w:r>
          </w:p>
        </w:tc>
      </w:tr>
      <w:tr w:rsidR="00583A8B" w14:paraId="31BD6A34" w14:textId="77777777" w:rsidTr="00AC2EDF">
        <w:tc>
          <w:tcPr>
            <w:tcW w:w="4811" w:type="dxa"/>
          </w:tcPr>
          <w:p w14:paraId="0F8525D5" w14:textId="775632B2" w:rsidR="00583A8B" w:rsidRPr="00583A8B" w:rsidRDefault="00F13421" w:rsidP="008B1B99">
            <w:pPr>
              <w:jc w:val="both"/>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rer</m:t>
                    </m:r>
                  </m:e>
                  <m:sub>
                    <m:r>
                      <w:rPr>
                        <w:rFonts w:ascii="Cambria Math" w:eastAsia="Cambria Math" w:hAnsi="Cambria Math" w:cs="Cambria Math"/>
                        <w:color w:val="000000"/>
                        <w:sz w:val="20"/>
                        <w:szCs w:val="20"/>
                      </w:rPr>
                      <m:t>t</m:t>
                    </m:r>
                  </m:sub>
                </m:sSub>
              </m:oMath>
            </m:oMathPara>
          </w:p>
        </w:tc>
        <w:tc>
          <w:tcPr>
            <w:tcW w:w="3693" w:type="dxa"/>
          </w:tcPr>
          <w:p w14:paraId="020916D4" w14:textId="77777777" w:rsidR="00583A8B" w:rsidRDefault="00583A8B" w:rsidP="008B1B99">
            <w:pPr>
              <w:jc w:val="both"/>
              <w:rPr>
                <w:sz w:val="20"/>
                <w:szCs w:val="20"/>
              </w:rPr>
            </w:pPr>
            <w:r>
              <w:rPr>
                <w:sz w:val="20"/>
                <w:szCs w:val="20"/>
              </w:rPr>
              <w:t>Real exchange rate</w:t>
            </w:r>
          </w:p>
        </w:tc>
      </w:tr>
      <w:tr w:rsidR="00583A8B" w14:paraId="4BDC131B" w14:textId="77777777" w:rsidTr="00AC2EDF">
        <w:tc>
          <w:tcPr>
            <w:tcW w:w="4811" w:type="dxa"/>
          </w:tcPr>
          <w:p w14:paraId="4AA026A8" w14:textId="5909AD2F" w:rsidR="00583A8B" w:rsidRPr="00583A8B" w:rsidRDefault="00F13421" w:rsidP="008B1B99">
            <w:pPr>
              <w:jc w:val="both"/>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xr</m:t>
                    </m:r>
                  </m:e>
                  <m:sub>
                    <m:r>
                      <w:rPr>
                        <w:rFonts w:ascii="Cambria Math" w:eastAsia="Cambria Math" w:hAnsi="Cambria Math" w:cs="Cambria Math"/>
                        <w:color w:val="000000"/>
                        <w:sz w:val="20"/>
                        <w:szCs w:val="20"/>
                      </w:rPr>
                      <m:t>t</m:t>
                    </m:r>
                  </m:sub>
                </m:sSub>
              </m:oMath>
            </m:oMathPara>
          </w:p>
        </w:tc>
        <w:tc>
          <w:tcPr>
            <w:tcW w:w="3693" w:type="dxa"/>
          </w:tcPr>
          <w:p w14:paraId="7CF7DCBC" w14:textId="77777777" w:rsidR="00583A8B" w:rsidRDefault="00583A8B" w:rsidP="008B1B99">
            <w:pPr>
              <w:jc w:val="both"/>
              <w:rPr>
                <w:sz w:val="20"/>
                <w:szCs w:val="20"/>
              </w:rPr>
            </w:pPr>
            <w:r>
              <w:rPr>
                <w:sz w:val="20"/>
                <w:szCs w:val="20"/>
              </w:rPr>
              <w:t>Nominal exchange rate</w:t>
            </w:r>
          </w:p>
        </w:tc>
      </w:tr>
      <w:tr w:rsidR="00583A8B" w14:paraId="76ED9163" w14:textId="77777777" w:rsidTr="00AC2EDF">
        <w:tc>
          <w:tcPr>
            <w:tcW w:w="4811" w:type="dxa"/>
          </w:tcPr>
          <w:p w14:paraId="54D5C18F" w14:textId="1F38071C" w:rsidR="00583A8B" w:rsidRPr="00583A8B" w:rsidRDefault="00F13421"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276F611E" w14:textId="77777777" w:rsidR="00583A8B" w:rsidRDefault="00583A8B" w:rsidP="008B1B99">
            <w:pPr>
              <w:tabs>
                <w:tab w:val="left" w:pos="493"/>
              </w:tabs>
              <w:jc w:val="both"/>
              <w:rPr>
                <w:sz w:val="20"/>
                <w:szCs w:val="20"/>
              </w:rPr>
            </w:pPr>
            <w:r>
              <w:rPr>
                <w:sz w:val="20"/>
                <w:szCs w:val="20"/>
              </w:rPr>
              <w:t>Stock of buildings and dwellings</w:t>
            </w:r>
          </w:p>
        </w:tc>
      </w:tr>
      <w:tr w:rsidR="00583A8B" w14:paraId="4D49A488" w14:textId="77777777" w:rsidTr="00AC2EDF">
        <w:tc>
          <w:tcPr>
            <w:tcW w:w="4811" w:type="dxa"/>
          </w:tcPr>
          <w:p w14:paraId="12EF8CD6" w14:textId="638AC0FE" w:rsidR="00583A8B" w:rsidRPr="00583A8B" w:rsidRDefault="00F13421"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0AFAA99D" w14:textId="77777777" w:rsidR="00583A8B" w:rsidRDefault="00583A8B" w:rsidP="008B1B99">
            <w:pPr>
              <w:jc w:val="both"/>
              <w:rPr>
                <w:sz w:val="20"/>
                <w:szCs w:val="20"/>
              </w:rPr>
            </w:pPr>
            <w:r>
              <w:rPr>
                <w:sz w:val="20"/>
                <w:szCs w:val="20"/>
              </w:rPr>
              <w:t>Stock of capital of equipment</w:t>
            </w:r>
          </w:p>
        </w:tc>
      </w:tr>
      <w:tr w:rsidR="00583A8B" w14:paraId="572DAEBE" w14:textId="77777777" w:rsidTr="00AC2EDF">
        <w:tc>
          <w:tcPr>
            <w:tcW w:w="4811" w:type="dxa"/>
          </w:tcPr>
          <w:p w14:paraId="1D39CD99" w14:textId="3DE07D69"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4D913867" w14:textId="77777777" w:rsidR="00583A8B" w:rsidRDefault="00583A8B" w:rsidP="008B1B99">
            <w:pPr>
              <w:jc w:val="both"/>
              <w:rPr>
                <w:sz w:val="20"/>
                <w:szCs w:val="20"/>
              </w:rPr>
            </w:pPr>
            <w:r>
              <w:rPr>
                <w:sz w:val="20"/>
                <w:szCs w:val="20"/>
              </w:rPr>
              <w:t>Net lending</w:t>
            </w:r>
          </w:p>
        </w:tc>
      </w:tr>
      <w:tr w:rsidR="00583A8B" w14:paraId="031B5664" w14:textId="77777777" w:rsidTr="00AC2EDF">
        <w:tc>
          <w:tcPr>
            <w:tcW w:w="4811" w:type="dxa"/>
          </w:tcPr>
          <w:p w14:paraId="0E959B60" w14:textId="61B59148"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CA</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Sub>
              </m:oMath>
            </m:oMathPara>
          </w:p>
        </w:tc>
        <w:tc>
          <w:tcPr>
            <w:tcW w:w="3693" w:type="dxa"/>
          </w:tcPr>
          <w:p w14:paraId="1C765804" w14:textId="77777777" w:rsidR="00583A8B" w:rsidRDefault="00583A8B" w:rsidP="008B1B99">
            <w:pPr>
              <w:jc w:val="both"/>
              <w:rPr>
                <w:sz w:val="20"/>
                <w:szCs w:val="20"/>
              </w:rPr>
            </w:pPr>
            <w:r>
              <w:rPr>
                <w:sz w:val="20"/>
                <w:szCs w:val="20"/>
              </w:rPr>
              <w:t>Current account balance</w:t>
            </w:r>
          </w:p>
        </w:tc>
      </w:tr>
      <w:tr w:rsidR="00583A8B" w14:paraId="2C2E9A7F" w14:textId="77777777" w:rsidTr="00AC2EDF">
        <w:tc>
          <w:tcPr>
            <w:tcW w:w="4811" w:type="dxa"/>
          </w:tcPr>
          <w:p w14:paraId="4ACDF200" w14:textId="1D1C437C"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59C9C244" w14:textId="77777777" w:rsidR="00583A8B" w:rsidRDefault="00583A8B" w:rsidP="008B1B99">
            <w:pPr>
              <w:jc w:val="both"/>
              <w:rPr>
                <w:sz w:val="20"/>
                <w:szCs w:val="20"/>
              </w:rPr>
            </w:pPr>
            <w:r>
              <w:rPr>
                <w:sz w:val="20"/>
                <w:szCs w:val="20"/>
              </w:rPr>
              <w:t>Net acquisitions of non-produced non-financial assets</w:t>
            </w:r>
          </w:p>
        </w:tc>
      </w:tr>
      <w:tr w:rsidR="00583A8B" w14:paraId="138B35BB" w14:textId="77777777" w:rsidTr="00AC2EDF">
        <w:tc>
          <w:tcPr>
            <w:tcW w:w="4811" w:type="dxa"/>
          </w:tcPr>
          <w:p w14:paraId="12E9D447" w14:textId="122734CC" w:rsidR="00583A8B" w:rsidRPr="00583A8B" w:rsidRDefault="00F13421"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2F816EFA" w14:textId="77777777" w:rsidR="00583A8B" w:rsidRDefault="00583A8B" w:rsidP="008B1B99">
            <w:pPr>
              <w:tabs>
                <w:tab w:val="left" w:pos="1080"/>
              </w:tabs>
              <w:jc w:val="both"/>
              <w:rPr>
                <w:sz w:val="20"/>
                <w:szCs w:val="20"/>
              </w:rPr>
            </w:pPr>
            <w:r>
              <w:rPr>
                <w:sz w:val="20"/>
                <w:szCs w:val="20"/>
              </w:rPr>
              <w:t>Capital transfers</w:t>
            </w:r>
          </w:p>
        </w:tc>
      </w:tr>
      <w:tr w:rsidR="00583A8B" w14:paraId="4705D713" w14:textId="77777777" w:rsidTr="00AC2EDF">
        <w:tc>
          <w:tcPr>
            <w:tcW w:w="4811" w:type="dxa"/>
          </w:tcPr>
          <w:p w14:paraId="5E98F04B" w14:textId="15146020"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2C475147" w14:textId="77777777" w:rsidR="00583A8B" w:rsidRDefault="00583A8B" w:rsidP="008B1B99">
            <w:pPr>
              <w:jc w:val="both"/>
              <w:rPr>
                <w:sz w:val="20"/>
                <w:szCs w:val="20"/>
              </w:rPr>
            </w:pPr>
            <w:r>
              <w:rPr>
                <w:sz w:val="20"/>
                <w:szCs w:val="20"/>
              </w:rPr>
              <w:t>Stock of Equities</w:t>
            </w:r>
          </w:p>
        </w:tc>
      </w:tr>
      <w:tr w:rsidR="00583A8B" w14:paraId="77519BD7" w14:textId="77777777" w:rsidTr="00AC2EDF">
        <w:tc>
          <w:tcPr>
            <w:tcW w:w="4811" w:type="dxa"/>
          </w:tcPr>
          <w:p w14:paraId="4618DC47" w14:textId="0C9853FF"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w:lastRenderedPageBreak/>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NW</m:t>
                    </m:r>
                  </m:sup>
                </m:sSubSup>
              </m:oMath>
            </m:oMathPara>
          </w:p>
        </w:tc>
        <w:tc>
          <w:tcPr>
            <w:tcW w:w="3693" w:type="dxa"/>
          </w:tcPr>
          <w:p w14:paraId="42C76A9B" w14:textId="77777777" w:rsidR="00583A8B" w:rsidRDefault="00583A8B" w:rsidP="008B1B99">
            <w:pPr>
              <w:jc w:val="both"/>
              <w:rPr>
                <w:sz w:val="20"/>
                <w:szCs w:val="20"/>
              </w:rPr>
            </w:pPr>
            <w:r>
              <w:rPr>
                <w:sz w:val="20"/>
                <w:szCs w:val="20"/>
              </w:rPr>
              <w:t>Transaction of equities</w:t>
            </w:r>
          </w:p>
        </w:tc>
      </w:tr>
      <w:tr w:rsidR="00583A8B" w14:paraId="6C12697E" w14:textId="77777777" w:rsidTr="00AC2EDF">
        <w:tc>
          <w:tcPr>
            <w:tcW w:w="4811" w:type="dxa"/>
          </w:tcPr>
          <w:p w14:paraId="10D477A7" w14:textId="06A756B1"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3693" w:type="dxa"/>
          </w:tcPr>
          <w:p w14:paraId="41FEEE8D" w14:textId="77777777" w:rsidR="00583A8B" w:rsidRDefault="00583A8B" w:rsidP="008B1B99">
            <w:pPr>
              <w:jc w:val="both"/>
              <w:rPr>
                <w:sz w:val="20"/>
                <w:szCs w:val="20"/>
              </w:rPr>
            </w:pPr>
            <w:r>
              <w:rPr>
                <w:sz w:val="20"/>
                <w:szCs w:val="20"/>
              </w:rPr>
              <w:t>Capital gains on equities</w:t>
            </w:r>
          </w:p>
        </w:tc>
      </w:tr>
      <w:tr w:rsidR="00583A8B" w14:paraId="7DF52C4D" w14:textId="77777777" w:rsidTr="00AC2EDF">
        <w:tc>
          <w:tcPr>
            <w:tcW w:w="4811" w:type="dxa"/>
          </w:tcPr>
          <w:p w14:paraId="1965F18D" w14:textId="562496AC"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N</m:t>
                    </m:r>
                  </m:sup>
                </m:sSubSup>
              </m:oMath>
            </m:oMathPara>
          </w:p>
        </w:tc>
        <w:tc>
          <w:tcPr>
            <w:tcW w:w="3693" w:type="dxa"/>
          </w:tcPr>
          <w:p w14:paraId="76F05B8D" w14:textId="77777777" w:rsidR="00583A8B" w:rsidRDefault="00583A8B" w:rsidP="008B1B99">
            <w:pPr>
              <w:jc w:val="both"/>
              <w:rPr>
                <w:sz w:val="20"/>
                <w:szCs w:val="20"/>
              </w:rPr>
            </w:pPr>
            <w:r>
              <w:rPr>
                <w:sz w:val="20"/>
                <w:szCs w:val="20"/>
              </w:rPr>
              <w:t>Nonfinancial corporations’ demand for equities (flow)</w:t>
            </w:r>
          </w:p>
        </w:tc>
      </w:tr>
      <w:tr w:rsidR="00583A8B" w14:paraId="2A40FA73" w14:textId="77777777" w:rsidTr="00AC2EDF">
        <w:tc>
          <w:tcPr>
            <w:tcW w:w="4811" w:type="dxa"/>
          </w:tcPr>
          <w:p w14:paraId="41B17E62" w14:textId="4CF9AA23"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s,t</m:t>
                    </m:r>
                  </m:sub>
                  <m:sup>
                    <m:r>
                      <w:rPr>
                        <w:rFonts w:ascii="Cambria Math" w:eastAsia="Cambria Math" w:hAnsi="Cambria Math" w:cs="Cambria Math"/>
                        <w:sz w:val="20"/>
                        <w:szCs w:val="20"/>
                      </w:rPr>
                      <m:t>N</m:t>
                    </m:r>
                  </m:sup>
                </m:sSubSup>
              </m:oMath>
            </m:oMathPara>
          </w:p>
        </w:tc>
        <w:tc>
          <w:tcPr>
            <w:tcW w:w="3693" w:type="dxa"/>
          </w:tcPr>
          <w:p w14:paraId="514A4B8B" w14:textId="77777777" w:rsidR="00583A8B" w:rsidRDefault="00583A8B" w:rsidP="008B1B99">
            <w:pPr>
              <w:jc w:val="both"/>
              <w:rPr>
                <w:sz w:val="20"/>
                <w:szCs w:val="20"/>
              </w:rPr>
            </w:pPr>
            <w:r>
              <w:rPr>
                <w:sz w:val="20"/>
                <w:szCs w:val="20"/>
              </w:rPr>
              <w:t>Nonfinancial corporations’ supply of equities (flow)</w:t>
            </w:r>
          </w:p>
        </w:tc>
      </w:tr>
      <w:tr w:rsidR="00583A8B" w14:paraId="49E9E1C3" w14:textId="77777777" w:rsidTr="00AC2EDF">
        <w:tc>
          <w:tcPr>
            <w:tcW w:w="4811" w:type="dxa"/>
          </w:tcPr>
          <w:p w14:paraId="19D4D749" w14:textId="467004A9"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F</m:t>
                    </m:r>
                  </m:sup>
                </m:sSubSup>
              </m:oMath>
            </m:oMathPara>
          </w:p>
        </w:tc>
        <w:tc>
          <w:tcPr>
            <w:tcW w:w="3693" w:type="dxa"/>
          </w:tcPr>
          <w:p w14:paraId="1553C644" w14:textId="77777777" w:rsidR="00583A8B" w:rsidRDefault="00583A8B" w:rsidP="008B1B99">
            <w:pPr>
              <w:jc w:val="both"/>
              <w:rPr>
                <w:sz w:val="20"/>
                <w:szCs w:val="20"/>
              </w:rPr>
            </w:pPr>
            <w:r>
              <w:rPr>
                <w:sz w:val="20"/>
                <w:szCs w:val="20"/>
              </w:rPr>
              <w:t>Financial corporations’ demand for equities (flow)</w:t>
            </w:r>
          </w:p>
        </w:tc>
      </w:tr>
      <w:tr w:rsidR="00583A8B" w14:paraId="05DD70AE" w14:textId="77777777" w:rsidTr="00AC2EDF">
        <w:tc>
          <w:tcPr>
            <w:tcW w:w="4811" w:type="dxa"/>
          </w:tcPr>
          <w:p w14:paraId="2C86E57C" w14:textId="3D5F8A03"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s,t</m:t>
                    </m:r>
                  </m:sub>
                  <m:sup>
                    <m:r>
                      <w:rPr>
                        <w:rFonts w:ascii="Cambria Math" w:eastAsia="Cambria Math" w:hAnsi="Cambria Math" w:cs="Cambria Math"/>
                        <w:sz w:val="20"/>
                        <w:szCs w:val="20"/>
                      </w:rPr>
                      <m:t>F</m:t>
                    </m:r>
                  </m:sup>
                </m:sSubSup>
              </m:oMath>
            </m:oMathPara>
          </w:p>
        </w:tc>
        <w:tc>
          <w:tcPr>
            <w:tcW w:w="3693" w:type="dxa"/>
          </w:tcPr>
          <w:p w14:paraId="4E1E9240" w14:textId="77777777" w:rsidR="00583A8B" w:rsidRDefault="00583A8B" w:rsidP="008B1B99">
            <w:pPr>
              <w:jc w:val="both"/>
              <w:rPr>
                <w:sz w:val="20"/>
                <w:szCs w:val="20"/>
              </w:rPr>
            </w:pPr>
            <w:r>
              <w:rPr>
                <w:sz w:val="20"/>
                <w:szCs w:val="20"/>
              </w:rPr>
              <w:t>Financial corporations’ supply of equities (flow)</w:t>
            </w:r>
          </w:p>
        </w:tc>
      </w:tr>
      <w:tr w:rsidR="00583A8B" w14:paraId="39300EDE" w14:textId="77777777" w:rsidTr="00AC2EDF">
        <w:tc>
          <w:tcPr>
            <w:tcW w:w="4811" w:type="dxa"/>
          </w:tcPr>
          <w:p w14:paraId="1B386502" w14:textId="2EE4D0F2" w:rsidR="00583A8B" w:rsidRPr="00583A8B" w:rsidRDefault="00F13421"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m:t>
                    </m:r>
                    <m:r>
                      <w:rPr>
                        <w:rFonts w:ascii="Cambria Math" w:eastAsia="Cambria Math" w:hAnsi="Cambria Math" w:cs="Cambria Math"/>
                        <w:sz w:val="20"/>
                        <w:szCs w:val="20"/>
                      </w:rPr>
                      <m:t>,</m:t>
                    </m:r>
                    <m:r>
                      <w:rPr>
                        <w:rFonts w:ascii="Cambria Math" w:eastAsia="Cambria Math" w:hAnsi="Cambria Math" w:cs="Cambria Math"/>
                        <w:sz w:val="20"/>
                        <w:szCs w:val="20"/>
                      </w:rPr>
                      <m:t>t</m:t>
                    </m:r>
                  </m:sub>
                  <m:sup>
                    <m:r>
                      <w:rPr>
                        <w:rFonts w:ascii="Cambria Math" w:eastAsia="Cambria Math" w:hAnsi="Cambria Math" w:cs="Cambria Math"/>
                        <w:sz w:val="20"/>
                        <w:szCs w:val="20"/>
                      </w:rPr>
                      <m:t>H</m:t>
                    </m:r>
                    <m:r>
                      <w:rPr>
                        <w:rFonts w:ascii="Cambria Math" w:eastAsia="Cambria Math" w:hAnsi="Cambria Math" w:cs="Cambria Math"/>
                        <w:sz w:val="20"/>
                        <w:szCs w:val="20"/>
                      </w:rPr>
                      <m:t>,</m:t>
                    </m:r>
                    <m:r>
                      <w:rPr>
                        <w:rFonts w:ascii="Cambria Math" w:eastAsia="Cambria Math" w:hAnsi="Cambria Math" w:cs="Cambria Math"/>
                        <w:sz w:val="20"/>
                        <w:szCs w:val="20"/>
                      </w:rPr>
                      <m:t>N</m:t>
                    </m:r>
                  </m:sup>
                </m:sSubSup>
              </m:oMath>
            </m:oMathPara>
          </w:p>
        </w:tc>
        <w:tc>
          <w:tcPr>
            <w:tcW w:w="3693" w:type="dxa"/>
          </w:tcPr>
          <w:p w14:paraId="5D87AE21" w14:textId="77777777" w:rsidR="00583A8B" w:rsidRDefault="00583A8B" w:rsidP="008B1B99">
            <w:pPr>
              <w:jc w:val="both"/>
              <w:rPr>
                <w:sz w:val="20"/>
                <w:szCs w:val="20"/>
              </w:rPr>
            </w:pPr>
            <w:r>
              <w:rPr>
                <w:sz w:val="20"/>
                <w:szCs w:val="20"/>
              </w:rPr>
              <w:t>Households demand for equities issued by nonfinancial corporations</w:t>
            </w:r>
          </w:p>
        </w:tc>
      </w:tr>
      <w:tr w:rsidR="00583A8B" w14:paraId="25256806" w14:textId="77777777" w:rsidTr="00AC2EDF">
        <w:tc>
          <w:tcPr>
            <w:tcW w:w="4811" w:type="dxa"/>
          </w:tcPr>
          <w:p w14:paraId="03B71D30" w14:textId="23321B73" w:rsidR="00583A8B" w:rsidRPr="00583A8B" w:rsidRDefault="00F13421"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m:t>
                    </m:r>
                    <m:r>
                      <w:rPr>
                        <w:rFonts w:ascii="Cambria Math" w:eastAsia="Cambria Math" w:hAnsi="Cambria Math" w:cs="Cambria Math"/>
                        <w:sz w:val="20"/>
                        <w:szCs w:val="20"/>
                      </w:rPr>
                      <m:t>,</m:t>
                    </m:r>
                    <m:r>
                      <w:rPr>
                        <w:rFonts w:ascii="Cambria Math" w:eastAsia="Cambria Math" w:hAnsi="Cambria Math" w:cs="Cambria Math"/>
                        <w:sz w:val="20"/>
                        <w:szCs w:val="20"/>
                      </w:rPr>
                      <m:t>t</m:t>
                    </m:r>
                  </m:sub>
                  <m:sup>
                    <m:r>
                      <w:rPr>
                        <w:rFonts w:ascii="Cambria Math" w:eastAsia="Cambria Math" w:hAnsi="Cambria Math" w:cs="Cambria Math"/>
                        <w:sz w:val="20"/>
                        <w:szCs w:val="20"/>
                      </w:rPr>
                      <m:t>H</m:t>
                    </m:r>
                    <m:r>
                      <w:rPr>
                        <w:rFonts w:ascii="Cambria Math" w:eastAsia="Cambria Math" w:hAnsi="Cambria Math" w:cs="Cambria Math"/>
                        <w:sz w:val="20"/>
                        <w:szCs w:val="20"/>
                      </w:rPr>
                      <m:t>,</m:t>
                    </m:r>
                    <m:r>
                      <w:rPr>
                        <w:rFonts w:ascii="Cambria Math" w:eastAsia="Cambria Math" w:hAnsi="Cambria Math" w:cs="Cambria Math"/>
                        <w:sz w:val="20"/>
                        <w:szCs w:val="20"/>
                      </w:rPr>
                      <m:t>F</m:t>
                    </m:r>
                  </m:sup>
                </m:sSubSup>
              </m:oMath>
            </m:oMathPara>
          </w:p>
        </w:tc>
        <w:tc>
          <w:tcPr>
            <w:tcW w:w="3693" w:type="dxa"/>
          </w:tcPr>
          <w:p w14:paraId="22E7794E" w14:textId="77777777" w:rsidR="00583A8B" w:rsidRDefault="00583A8B" w:rsidP="008B1B99">
            <w:pPr>
              <w:jc w:val="both"/>
              <w:rPr>
                <w:sz w:val="20"/>
                <w:szCs w:val="20"/>
              </w:rPr>
            </w:pPr>
            <w:r>
              <w:rPr>
                <w:sz w:val="20"/>
                <w:szCs w:val="20"/>
              </w:rPr>
              <w:t>Households demand for equities issued by financial corporations</w:t>
            </w:r>
          </w:p>
        </w:tc>
      </w:tr>
      <w:tr w:rsidR="00583A8B" w14:paraId="4E3E10D3" w14:textId="77777777" w:rsidTr="00AC2EDF">
        <w:tc>
          <w:tcPr>
            <w:tcW w:w="4811" w:type="dxa"/>
          </w:tcPr>
          <w:p w14:paraId="27147AFC" w14:textId="5BED2247" w:rsidR="00583A8B" w:rsidRPr="00583A8B" w:rsidRDefault="00F13421"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m:t>
                    </m:r>
                    <m:r>
                      <w:rPr>
                        <w:rFonts w:ascii="Cambria Math" w:eastAsia="Cambria Math" w:hAnsi="Cambria Math" w:cs="Cambria Math"/>
                        <w:sz w:val="20"/>
                        <w:szCs w:val="20"/>
                      </w:rPr>
                      <m:t>,</m:t>
                    </m:r>
                    <m:r>
                      <w:rPr>
                        <w:rFonts w:ascii="Cambria Math" w:eastAsia="Cambria Math" w:hAnsi="Cambria Math" w:cs="Cambria Math"/>
                        <w:sz w:val="20"/>
                        <w:szCs w:val="20"/>
                      </w:rPr>
                      <m:t>t</m:t>
                    </m:r>
                  </m:sub>
                  <m:sup>
                    <m:r>
                      <w:rPr>
                        <w:rFonts w:ascii="Cambria Math" w:eastAsia="Cambria Math" w:hAnsi="Cambria Math" w:cs="Cambria Math"/>
                        <w:sz w:val="20"/>
                        <w:szCs w:val="20"/>
                      </w:rPr>
                      <m:t>H</m:t>
                    </m:r>
                    <m:r>
                      <w:rPr>
                        <w:rFonts w:ascii="Cambria Math" w:eastAsia="Cambria Math" w:hAnsi="Cambria Math" w:cs="Cambria Math"/>
                        <w:sz w:val="20"/>
                        <w:szCs w:val="20"/>
                      </w:rPr>
                      <m:t>,</m:t>
                    </m:r>
                    <m:r>
                      <w:rPr>
                        <w:rFonts w:ascii="Cambria Math" w:eastAsia="Cambria Math" w:hAnsi="Cambria Math" w:cs="Cambria Math"/>
                        <w:sz w:val="20"/>
                        <w:szCs w:val="20"/>
                      </w:rPr>
                      <m:t>W</m:t>
                    </m:r>
                  </m:sup>
                </m:sSubSup>
              </m:oMath>
            </m:oMathPara>
          </w:p>
        </w:tc>
        <w:tc>
          <w:tcPr>
            <w:tcW w:w="3693" w:type="dxa"/>
          </w:tcPr>
          <w:p w14:paraId="57BECFFD" w14:textId="77777777" w:rsidR="00583A8B" w:rsidRDefault="00583A8B" w:rsidP="008B1B99">
            <w:pPr>
              <w:jc w:val="both"/>
              <w:rPr>
                <w:sz w:val="20"/>
                <w:szCs w:val="20"/>
              </w:rPr>
            </w:pPr>
            <w:r>
              <w:rPr>
                <w:sz w:val="20"/>
                <w:szCs w:val="20"/>
              </w:rPr>
              <w:t>Households demand for equities issued by the rest of the world</w:t>
            </w:r>
          </w:p>
        </w:tc>
      </w:tr>
      <w:tr w:rsidR="00583A8B" w14:paraId="222613EA" w14:textId="77777777" w:rsidTr="00AC2EDF">
        <w:tc>
          <w:tcPr>
            <w:tcW w:w="4811" w:type="dxa"/>
          </w:tcPr>
          <w:p w14:paraId="3E18486B" w14:textId="6C51BDC4"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449EFB93" w14:textId="77777777" w:rsidR="00583A8B" w:rsidRDefault="00583A8B" w:rsidP="008B1B99">
            <w:pPr>
              <w:jc w:val="both"/>
              <w:rPr>
                <w:sz w:val="20"/>
                <w:szCs w:val="20"/>
              </w:rPr>
            </w:pPr>
            <w:r>
              <w:rPr>
                <w:sz w:val="20"/>
                <w:szCs w:val="20"/>
              </w:rPr>
              <w:t>Stock of interest-bearing assets</w:t>
            </w:r>
          </w:p>
        </w:tc>
      </w:tr>
      <w:tr w:rsidR="00583A8B" w14:paraId="2A5156C0" w14:textId="77777777" w:rsidTr="00AC2EDF">
        <w:tc>
          <w:tcPr>
            <w:tcW w:w="4811" w:type="dxa"/>
          </w:tcPr>
          <w:p w14:paraId="29D6C5DC" w14:textId="4F0F7998"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2F715833" w14:textId="77777777" w:rsidR="00583A8B" w:rsidRDefault="00583A8B" w:rsidP="008B1B99">
            <w:pPr>
              <w:jc w:val="both"/>
              <w:rPr>
                <w:sz w:val="20"/>
                <w:szCs w:val="20"/>
              </w:rPr>
            </w:pPr>
            <w:r>
              <w:rPr>
                <w:sz w:val="20"/>
                <w:szCs w:val="20"/>
              </w:rPr>
              <w:t>Transaction of interest-bearing assets</w:t>
            </w:r>
          </w:p>
        </w:tc>
      </w:tr>
      <w:tr w:rsidR="00583A8B" w14:paraId="55EBC5DE" w14:textId="77777777" w:rsidTr="00AC2EDF">
        <w:tc>
          <w:tcPr>
            <w:tcW w:w="4811" w:type="dxa"/>
          </w:tcPr>
          <w:p w14:paraId="0D79BC66" w14:textId="5FF41552"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3693" w:type="dxa"/>
          </w:tcPr>
          <w:p w14:paraId="123D54D2" w14:textId="77777777" w:rsidR="00583A8B" w:rsidRDefault="00583A8B" w:rsidP="008B1B99">
            <w:pPr>
              <w:jc w:val="both"/>
              <w:rPr>
                <w:sz w:val="20"/>
                <w:szCs w:val="20"/>
              </w:rPr>
            </w:pPr>
            <w:r>
              <w:rPr>
                <w:sz w:val="20"/>
                <w:szCs w:val="20"/>
              </w:rPr>
              <w:t>Capital gains on interest-bearing assets</w:t>
            </w:r>
          </w:p>
        </w:tc>
      </w:tr>
      <w:tr w:rsidR="00583A8B" w14:paraId="00953640" w14:textId="77777777" w:rsidTr="00AC2EDF">
        <w:tc>
          <w:tcPr>
            <w:tcW w:w="4811" w:type="dxa"/>
          </w:tcPr>
          <w:p w14:paraId="5112BDB9" w14:textId="7EEBBFF4" w:rsidR="00583A8B" w:rsidRPr="00583A8B" w:rsidRDefault="00F13421"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57054782" w14:textId="77777777" w:rsidR="00583A8B" w:rsidRDefault="00583A8B" w:rsidP="008B1B99">
            <w:pPr>
              <w:jc w:val="both"/>
              <w:rPr>
                <w:sz w:val="20"/>
                <w:szCs w:val="20"/>
              </w:rPr>
            </w:pPr>
            <w:r>
              <w:rPr>
                <w:sz w:val="20"/>
                <w:szCs w:val="20"/>
              </w:rPr>
              <w:t>Stock of loans</w:t>
            </w:r>
          </w:p>
        </w:tc>
      </w:tr>
      <w:tr w:rsidR="00583A8B" w14:paraId="6463EB90" w14:textId="77777777" w:rsidTr="00AC2EDF">
        <w:tc>
          <w:tcPr>
            <w:tcW w:w="4811" w:type="dxa"/>
          </w:tcPr>
          <w:p w14:paraId="774ED790" w14:textId="4FDB445A"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26B0B6DC" w14:textId="77777777" w:rsidR="00583A8B" w:rsidRDefault="00583A8B" w:rsidP="008B1B99">
            <w:pPr>
              <w:jc w:val="both"/>
              <w:rPr>
                <w:sz w:val="20"/>
                <w:szCs w:val="20"/>
              </w:rPr>
            </w:pPr>
            <w:r>
              <w:rPr>
                <w:sz w:val="20"/>
                <w:szCs w:val="20"/>
              </w:rPr>
              <w:t>Transaction of loans</w:t>
            </w:r>
          </w:p>
        </w:tc>
      </w:tr>
      <w:tr w:rsidR="00583A8B" w14:paraId="6878B70D" w14:textId="77777777" w:rsidTr="00AC2EDF">
        <w:tc>
          <w:tcPr>
            <w:tcW w:w="4811" w:type="dxa"/>
          </w:tcPr>
          <w:p w14:paraId="6850E4C0" w14:textId="4A05D37D" w:rsidR="00583A8B" w:rsidRPr="00583A8B" w:rsidRDefault="00F13421"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3693" w:type="dxa"/>
          </w:tcPr>
          <w:p w14:paraId="02649A1B" w14:textId="77777777" w:rsidR="00583A8B" w:rsidRDefault="00583A8B" w:rsidP="008B1B99">
            <w:pPr>
              <w:jc w:val="both"/>
              <w:rPr>
                <w:sz w:val="20"/>
                <w:szCs w:val="20"/>
              </w:rPr>
            </w:pPr>
            <w:r>
              <w:rPr>
                <w:sz w:val="20"/>
                <w:szCs w:val="20"/>
              </w:rPr>
              <w:t>Capital gains on loans</w:t>
            </w:r>
          </w:p>
        </w:tc>
      </w:tr>
      <w:tr w:rsidR="00583A8B" w14:paraId="379B5203" w14:textId="77777777" w:rsidTr="00AC2EDF">
        <w:tc>
          <w:tcPr>
            <w:tcW w:w="4811" w:type="dxa"/>
          </w:tcPr>
          <w:p w14:paraId="7A13653B" w14:textId="570AEBF8" w:rsidR="00583A8B" w:rsidRPr="00583A8B" w:rsidRDefault="00F13421"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551F94C6" w14:textId="77777777" w:rsidR="00583A8B" w:rsidRDefault="00583A8B" w:rsidP="008B1B99">
            <w:pPr>
              <w:jc w:val="both"/>
              <w:rPr>
                <w:sz w:val="20"/>
                <w:szCs w:val="20"/>
              </w:rPr>
            </w:pPr>
            <w:r>
              <w:rPr>
                <w:sz w:val="20"/>
                <w:szCs w:val="20"/>
              </w:rPr>
              <w:t>Stock of securities</w:t>
            </w:r>
          </w:p>
        </w:tc>
      </w:tr>
      <w:tr w:rsidR="00583A8B" w14:paraId="32010AC1" w14:textId="77777777" w:rsidTr="00AC2EDF">
        <w:tc>
          <w:tcPr>
            <w:tcW w:w="4811" w:type="dxa"/>
          </w:tcPr>
          <w:p w14:paraId="5CA60E03" w14:textId="6BD1DF3E"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69746985" w14:textId="77777777" w:rsidR="00583A8B" w:rsidRDefault="00583A8B" w:rsidP="008B1B99">
            <w:pPr>
              <w:jc w:val="both"/>
              <w:rPr>
                <w:sz w:val="20"/>
                <w:szCs w:val="20"/>
              </w:rPr>
            </w:pPr>
            <w:r>
              <w:rPr>
                <w:sz w:val="20"/>
                <w:szCs w:val="20"/>
              </w:rPr>
              <w:t>Transaction of securities</w:t>
            </w:r>
          </w:p>
        </w:tc>
      </w:tr>
      <w:tr w:rsidR="00583A8B" w14:paraId="7830DD79" w14:textId="77777777" w:rsidTr="00AC2EDF">
        <w:tc>
          <w:tcPr>
            <w:tcW w:w="4811" w:type="dxa"/>
          </w:tcPr>
          <w:p w14:paraId="6D06561E" w14:textId="0955F9E1" w:rsidR="00583A8B" w:rsidRPr="00583A8B" w:rsidRDefault="00F13421"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3693" w:type="dxa"/>
          </w:tcPr>
          <w:p w14:paraId="2722AC18" w14:textId="77777777" w:rsidR="00583A8B" w:rsidRDefault="00583A8B" w:rsidP="008B1B99">
            <w:pPr>
              <w:jc w:val="both"/>
              <w:rPr>
                <w:sz w:val="20"/>
                <w:szCs w:val="20"/>
              </w:rPr>
            </w:pPr>
            <w:r>
              <w:rPr>
                <w:sz w:val="20"/>
                <w:szCs w:val="20"/>
              </w:rPr>
              <w:t>Capital gains on securities</w:t>
            </w:r>
          </w:p>
        </w:tc>
      </w:tr>
      <w:tr w:rsidR="00583A8B" w14:paraId="4D6CEDE7" w14:textId="77777777" w:rsidTr="00AC2EDF">
        <w:tc>
          <w:tcPr>
            <w:tcW w:w="4811" w:type="dxa"/>
          </w:tcPr>
          <w:p w14:paraId="05AD531C" w14:textId="26212434"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F~dom</m:t>
                    </m:r>
                  </m:sup>
                </m:sSubSup>
              </m:oMath>
            </m:oMathPara>
          </w:p>
        </w:tc>
        <w:tc>
          <w:tcPr>
            <w:tcW w:w="3693" w:type="dxa"/>
          </w:tcPr>
          <w:p w14:paraId="655A1F3A" w14:textId="77777777" w:rsidR="00583A8B" w:rsidRDefault="00583A8B" w:rsidP="008B1B99">
            <w:pPr>
              <w:jc w:val="both"/>
              <w:rPr>
                <w:sz w:val="20"/>
                <w:szCs w:val="20"/>
              </w:rPr>
            </w:pPr>
            <w:r>
              <w:rPr>
                <w:sz w:val="20"/>
                <w:szCs w:val="20"/>
              </w:rPr>
              <w:t xml:space="preserve">Domestic securities issued by </w:t>
            </w:r>
            <w:proofErr w:type="gramStart"/>
            <w:r>
              <w:rPr>
                <w:sz w:val="20"/>
                <w:szCs w:val="20"/>
              </w:rPr>
              <w:t>Financial</w:t>
            </w:r>
            <w:proofErr w:type="gramEnd"/>
            <w:r>
              <w:rPr>
                <w:sz w:val="20"/>
                <w:szCs w:val="20"/>
              </w:rPr>
              <w:t xml:space="preserve"> corporations</w:t>
            </w:r>
          </w:p>
        </w:tc>
      </w:tr>
      <w:tr w:rsidR="00583A8B" w14:paraId="7D800FBB" w14:textId="77777777" w:rsidTr="00AC2EDF">
        <w:tc>
          <w:tcPr>
            <w:tcW w:w="4811" w:type="dxa"/>
          </w:tcPr>
          <w:p w14:paraId="66EF9E18" w14:textId="076F9C2A"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F~W</m:t>
                    </m:r>
                  </m:sup>
                </m:sSubSup>
              </m:oMath>
            </m:oMathPara>
          </w:p>
        </w:tc>
        <w:tc>
          <w:tcPr>
            <w:tcW w:w="3693" w:type="dxa"/>
          </w:tcPr>
          <w:p w14:paraId="1190DD22" w14:textId="77777777" w:rsidR="00583A8B" w:rsidRDefault="00583A8B" w:rsidP="008B1B99">
            <w:pPr>
              <w:jc w:val="both"/>
              <w:rPr>
                <w:sz w:val="20"/>
                <w:szCs w:val="20"/>
              </w:rPr>
            </w:pPr>
            <w:r>
              <w:rPr>
                <w:sz w:val="20"/>
                <w:szCs w:val="20"/>
              </w:rPr>
              <w:t>Domestic securities held by the rest of the world</w:t>
            </w:r>
          </w:p>
        </w:tc>
      </w:tr>
      <w:tr w:rsidR="00583A8B" w14:paraId="146FB5B2" w14:textId="77777777" w:rsidTr="00AC2EDF">
        <w:tc>
          <w:tcPr>
            <w:tcW w:w="4811" w:type="dxa"/>
          </w:tcPr>
          <w:p w14:paraId="34E8637C" w14:textId="5F3D9B19" w:rsidR="00583A8B" w:rsidRPr="00583A8B" w:rsidRDefault="00F13421"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523D4AE9" w14:textId="77777777" w:rsidR="00583A8B" w:rsidRDefault="00583A8B" w:rsidP="008B1B99">
            <w:pPr>
              <w:jc w:val="both"/>
              <w:rPr>
                <w:sz w:val="20"/>
                <w:szCs w:val="20"/>
              </w:rPr>
            </w:pPr>
            <w:r>
              <w:rPr>
                <w:sz w:val="20"/>
                <w:szCs w:val="20"/>
              </w:rPr>
              <w:t>Stock of insurance technical reserves</w:t>
            </w:r>
          </w:p>
        </w:tc>
      </w:tr>
      <w:tr w:rsidR="00583A8B" w14:paraId="1C23F530" w14:textId="77777777" w:rsidTr="00AC2EDF">
        <w:tc>
          <w:tcPr>
            <w:tcW w:w="4811" w:type="dxa"/>
          </w:tcPr>
          <w:p w14:paraId="1C9A3A78" w14:textId="1BBE45D6" w:rsidR="00583A8B" w:rsidRPr="00583A8B" w:rsidRDefault="00F13421"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63C1C809" w14:textId="77777777" w:rsidR="00583A8B" w:rsidRDefault="00583A8B" w:rsidP="008B1B99">
            <w:pPr>
              <w:jc w:val="both"/>
              <w:rPr>
                <w:sz w:val="20"/>
                <w:szCs w:val="20"/>
              </w:rPr>
            </w:pPr>
            <w:r>
              <w:rPr>
                <w:sz w:val="20"/>
                <w:szCs w:val="20"/>
              </w:rPr>
              <w:t>Transaction of insurances</w:t>
            </w:r>
          </w:p>
        </w:tc>
      </w:tr>
      <w:tr w:rsidR="00583A8B" w14:paraId="49DF69B6" w14:textId="77777777" w:rsidTr="00AC2EDF">
        <w:tc>
          <w:tcPr>
            <w:tcW w:w="4811" w:type="dxa"/>
          </w:tcPr>
          <w:p w14:paraId="2A81E5D7" w14:textId="1159C74A" w:rsidR="00583A8B" w:rsidRPr="00583A8B" w:rsidRDefault="00F13421"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CGt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CGt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CGt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CGt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CGt</m:t>
                    </m:r>
                  </m:sub>
                  <m:sup>
                    <m:r>
                      <w:rPr>
                        <w:rFonts w:ascii="Cambria Math" w:eastAsia="Cambria Math" w:hAnsi="Cambria Math" w:cs="Cambria Math"/>
                        <w:sz w:val="20"/>
                        <w:szCs w:val="20"/>
                      </w:rPr>
                      <m:t>W</m:t>
                    </m:r>
                  </m:sup>
                </m:sSubSup>
              </m:oMath>
            </m:oMathPara>
          </w:p>
        </w:tc>
        <w:tc>
          <w:tcPr>
            <w:tcW w:w="3693" w:type="dxa"/>
          </w:tcPr>
          <w:p w14:paraId="545B33CF" w14:textId="77777777" w:rsidR="00583A8B" w:rsidRDefault="00583A8B" w:rsidP="008B1B99">
            <w:pPr>
              <w:jc w:val="both"/>
              <w:rPr>
                <w:sz w:val="20"/>
                <w:szCs w:val="20"/>
              </w:rPr>
            </w:pPr>
            <w:r>
              <w:rPr>
                <w:sz w:val="20"/>
                <w:szCs w:val="20"/>
              </w:rPr>
              <w:t>Capital gains on insurances</w:t>
            </w:r>
          </w:p>
        </w:tc>
      </w:tr>
      <w:tr w:rsidR="00583A8B" w14:paraId="031B63BC" w14:textId="77777777" w:rsidTr="00AC2EDF">
        <w:tc>
          <w:tcPr>
            <w:tcW w:w="4811" w:type="dxa"/>
          </w:tcPr>
          <w:p w14:paraId="1AE738F8" w14:textId="62FE7097"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3381515E" w14:textId="77777777" w:rsidR="00583A8B" w:rsidRDefault="00583A8B" w:rsidP="008B1B99">
            <w:pPr>
              <w:jc w:val="both"/>
              <w:rPr>
                <w:sz w:val="20"/>
                <w:szCs w:val="20"/>
              </w:rPr>
            </w:pPr>
            <w:r>
              <w:rPr>
                <w:sz w:val="20"/>
                <w:szCs w:val="20"/>
              </w:rPr>
              <w:t>Financial net wealth</w:t>
            </w:r>
          </w:p>
        </w:tc>
      </w:tr>
      <w:tr w:rsidR="00583A8B" w14:paraId="6FB6FDCA" w14:textId="77777777" w:rsidTr="00AC2EDF">
        <w:tc>
          <w:tcPr>
            <w:tcW w:w="4811" w:type="dxa"/>
          </w:tcPr>
          <w:p w14:paraId="4CCDDBF1" w14:textId="470CB048" w:rsidR="00583A8B" w:rsidRPr="00583A8B" w:rsidRDefault="00F13421"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107B92AF" w14:textId="77777777" w:rsidR="00583A8B" w:rsidRDefault="00583A8B" w:rsidP="008B1B99">
            <w:pPr>
              <w:jc w:val="both"/>
              <w:rPr>
                <w:sz w:val="20"/>
                <w:szCs w:val="20"/>
              </w:rPr>
            </w:pPr>
            <w:r>
              <w:rPr>
                <w:sz w:val="20"/>
                <w:szCs w:val="20"/>
              </w:rPr>
              <w:t>Net wealth</w:t>
            </w:r>
          </w:p>
        </w:tc>
      </w:tr>
      <w:tr w:rsidR="00AE71E7" w14:paraId="1FF6CCDA" w14:textId="77777777" w:rsidTr="00AC2EDF">
        <w:tc>
          <w:tcPr>
            <w:tcW w:w="4811" w:type="dxa"/>
          </w:tcPr>
          <w:p w14:paraId="15E4811E" w14:textId="406E67D6" w:rsidR="00AE71E7" w:rsidRPr="00DB083A" w:rsidRDefault="00AE71E7" w:rsidP="008B1B99">
            <w:pPr>
              <w:jc w:val="both"/>
              <w:rPr>
                <w:rFonts w:ascii="Calibri" w:eastAsia="Calibri" w:hAnsi="Calibri" w:cs="Arial"/>
                <w:sz w:val="20"/>
                <w:szCs w:val="20"/>
              </w:rPr>
            </w:pPr>
            <m:oMathPara>
              <m:oMath>
                <m:r>
                  <w:rPr>
                    <w:rFonts w:ascii="Cambria Math" w:hAnsi="Cambria Math" w:cstheme="minorHAnsi"/>
                    <w:sz w:val="20"/>
                    <w:szCs w:val="20"/>
                  </w:rPr>
                  <w:lastRenderedPageBreak/>
                  <m:t>Ma</m:t>
                </m:r>
                <m:sSubSup>
                  <m:sSubSupPr>
                    <m:ctrlPr>
                      <w:rPr>
                        <w:rFonts w:ascii="Cambria Math" w:hAnsi="Cambria Math" w:cstheme="minorHAnsi"/>
                        <w:i/>
                        <w:sz w:val="20"/>
                        <w:szCs w:val="20"/>
                      </w:rPr>
                    </m:ctrlPr>
                  </m:sSubSupPr>
                  <m:e>
                    <m:r>
                      <w:rPr>
                        <w:rFonts w:ascii="Cambria Math" w:hAnsi="Cambria Math" w:cstheme="minorHAnsi"/>
                        <w:sz w:val="20"/>
                        <w:szCs w:val="20"/>
                      </w:rPr>
                      <m:t>x</m:t>
                    </m:r>
                  </m:e>
                  <m:sub>
                    <m:r>
                      <w:rPr>
                        <w:rFonts w:ascii="Cambria Math" w:hAnsi="Cambria Math" w:cstheme="minorHAnsi"/>
                        <w:sz w:val="20"/>
                        <w:szCs w:val="20"/>
                      </w:rPr>
                      <m:t>t</m:t>
                    </m:r>
                  </m:sub>
                  <m:sup>
                    <m:r>
                      <w:rPr>
                        <w:rFonts w:ascii="Cambria Math" w:hAnsi="Cambria Math" w:cstheme="minorHAnsi"/>
                        <w:sz w:val="20"/>
                        <w:szCs w:val="20"/>
                      </w:rPr>
                      <m:t>dp</m:t>
                    </m:r>
                  </m:sup>
                </m:sSubSup>
              </m:oMath>
            </m:oMathPara>
          </w:p>
        </w:tc>
        <w:tc>
          <w:tcPr>
            <w:tcW w:w="3693" w:type="dxa"/>
          </w:tcPr>
          <w:p w14:paraId="7A3A0C4D" w14:textId="14F28555" w:rsidR="00AE71E7" w:rsidRDefault="00AE71E7" w:rsidP="008B1B99">
            <w:pPr>
              <w:jc w:val="both"/>
              <w:rPr>
                <w:sz w:val="20"/>
                <w:szCs w:val="20"/>
              </w:rPr>
            </w:pPr>
            <w:r>
              <w:rPr>
                <w:sz w:val="20"/>
                <w:szCs w:val="20"/>
              </w:rPr>
              <w:t>Maximum level of income insurance</w:t>
            </w:r>
          </w:p>
        </w:tc>
      </w:tr>
      <w:tr w:rsidR="00AE71E7" w14:paraId="213BCDCE" w14:textId="77777777" w:rsidTr="00AC2EDF">
        <w:tc>
          <w:tcPr>
            <w:tcW w:w="4811" w:type="dxa"/>
          </w:tcPr>
          <w:p w14:paraId="5880E723" w14:textId="6ADD268D" w:rsidR="00AE71E7" w:rsidRPr="00DB083A" w:rsidRDefault="00DB083A" w:rsidP="008B1B99">
            <w:pPr>
              <w:jc w:val="both"/>
              <w:rPr>
                <w:rFonts w:ascii="Calibri" w:eastAsia="Calibri" w:hAnsi="Calibri" w:cs="Arial"/>
                <w:sz w:val="20"/>
                <w:szCs w:val="20"/>
              </w:rPr>
            </w:pPr>
            <m:oMathPara>
              <m:oMath>
                <m:r>
                  <w:rPr>
                    <w:rFonts w:ascii="Cambria Math" w:hAnsi="Cambria Math" w:cstheme="minorHAnsi"/>
                    <w:sz w:val="20"/>
                    <w:szCs w:val="20"/>
                  </w:rPr>
                  <m:t>RAd</m:t>
                </m:r>
                <m:sSub>
                  <m:sSubPr>
                    <m:ctrlPr>
                      <w:rPr>
                        <w:rFonts w:ascii="Cambria Math" w:hAnsi="Cambria Math" w:cstheme="minorHAnsi"/>
                        <w:i/>
                        <w:sz w:val="20"/>
                        <w:szCs w:val="20"/>
                      </w:rPr>
                    </m:ctrlPr>
                  </m:sSubPr>
                  <m:e>
                    <m:r>
                      <w:rPr>
                        <w:rFonts w:ascii="Cambria Math" w:hAnsi="Cambria Math" w:cstheme="minorHAnsi"/>
                        <w:sz w:val="20"/>
                        <w:szCs w:val="20"/>
                      </w:rPr>
                      <m:t>jP</m:t>
                    </m:r>
                  </m:e>
                  <m:sub>
                    <m:r>
                      <w:rPr>
                        <w:rFonts w:ascii="Cambria Math" w:hAnsi="Cambria Math" w:cstheme="minorHAnsi"/>
                        <w:sz w:val="20"/>
                        <w:szCs w:val="20"/>
                      </w:rPr>
                      <m:t>t</m:t>
                    </m:r>
                  </m:sub>
                </m:sSub>
              </m:oMath>
            </m:oMathPara>
          </w:p>
        </w:tc>
        <w:tc>
          <w:tcPr>
            <w:tcW w:w="3693" w:type="dxa"/>
          </w:tcPr>
          <w:p w14:paraId="643004FA" w14:textId="0304A369" w:rsidR="00AE71E7" w:rsidRDefault="00AE71E7" w:rsidP="008B1B99">
            <w:pPr>
              <w:jc w:val="both"/>
              <w:rPr>
                <w:sz w:val="20"/>
                <w:szCs w:val="20"/>
              </w:rPr>
            </w:pPr>
            <w:r>
              <w:rPr>
                <w:sz w:val="20"/>
                <w:szCs w:val="20"/>
              </w:rPr>
              <w:t>Rate adjustment percentage</w:t>
            </w:r>
          </w:p>
        </w:tc>
      </w:tr>
      <w:tr w:rsidR="00AE71E7" w14:paraId="0D2F6B73" w14:textId="77777777" w:rsidTr="00AC2EDF">
        <w:tc>
          <w:tcPr>
            <w:tcW w:w="4811" w:type="dxa"/>
          </w:tcPr>
          <w:p w14:paraId="2FC9E7D5" w14:textId="3DDFBF87" w:rsidR="00AE71E7" w:rsidRPr="00DB083A" w:rsidRDefault="00DB083A" w:rsidP="008B1B99">
            <w:pPr>
              <w:jc w:val="both"/>
              <w:rPr>
                <w:rFonts w:ascii="Calibri" w:eastAsia="Calibri" w:hAnsi="Calibri" w:cs="Arial"/>
                <w:sz w:val="20"/>
                <w:szCs w:val="20"/>
              </w:rPr>
            </w:pPr>
            <m:oMathPara>
              <m:oMath>
                <m:r>
                  <w:rPr>
                    <w:rFonts w:ascii="Cambria Math" w:hAnsi="Cambria Math" w:cstheme="minorHAnsi"/>
                    <w:sz w:val="20"/>
                    <w:szCs w:val="20"/>
                  </w:rPr>
                  <m:t>SRe</m:t>
                </m:r>
                <m:sSub>
                  <m:sSubPr>
                    <m:ctrlPr>
                      <w:rPr>
                        <w:rFonts w:ascii="Cambria Math" w:hAnsi="Cambria Math" w:cstheme="minorHAnsi"/>
                        <w:i/>
                        <w:sz w:val="20"/>
                        <w:szCs w:val="20"/>
                      </w:rPr>
                    </m:ctrlPr>
                  </m:sSubPr>
                  <m:e>
                    <m:r>
                      <w:rPr>
                        <w:rFonts w:ascii="Cambria Math" w:hAnsi="Cambria Math" w:cstheme="minorHAnsi"/>
                        <w:sz w:val="20"/>
                        <w:szCs w:val="20"/>
                      </w:rPr>
                      <m:t>gP</m:t>
                    </m:r>
                  </m:e>
                  <m:sub>
                    <m:r>
                      <w:rPr>
                        <w:rFonts w:ascii="Cambria Math" w:hAnsi="Cambria Math" w:cstheme="minorHAnsi"/>
                        <w:sz w:val="20"/>
                        <w:szCs w:val="20"/>
                      </w:rPr>
                      <m:t>t</m:t>
                    </m:r>
                  </m:sub>
                </m:sSub>
              </m:oMath>
            </m:oMathPara>
          </w:p>
        </w:tc>
        <w:tc>
          <w:tcPr>
            <w:tcW w:w="3693" w:type="dxa"/>
          </w:tcPr>
          <w:p w14:paraId="6FCFAD11" w14:textId="7E419E7D" w:rsidR="00AE71E7" w:rsidRDefault="00AE71E7" w:rsidP="008B1B99">
            <w:pPr>
              <w:jc w:val="both"/>
              <w:rPr>
                <w:sz w:val="20"/>
                <w:szCs w:val="20"/>
              </w:rPr>
            </w:pPr>
            <w:r>
              <w:rPr>
                <w:sz w:val="20"/>
                <w:szCs w:val="20"/>
              </w:rPr>
              <w:t>State regulation percentage</w:t>
            </w:r>
          </w:p>
        </w:tc>
      </w:tr>
      <w:tr w:rsidR="000836FF" w14:paraId="39CEF3AB" w14:textId="77777777" w:rsidTr="00AC2EDF">
        <w:tc>
          <w:tcPr>
            <w:tcW w:w="4811" w:type="dxa"/>
          </w:tcPr>
          <w:p w14:paraId="0682D4E0" w14:textId="461F5549" w:rsidR="000836FF" w:rsidRPr="00DB083A" w:rsidRDefault="000836FF" w:rsidP="008B1B99">
            <w:pPr>
              <w:jc w:val="both"/>
              <w:rPr>
                <w:rFonts w:ascii="Calibri" w:eastAsia="Calibri" w:hAnsi="Calibri" w:cs="Arial"/>
                <w:sz w:val="20"/>
                <w:szCs w:val="20"/>
              </w:rPr>
            </w:pPr>
            <m:oMathPara>
              <m:oMath>
                <m:r>
                  <w:rPr>
                    <w:rFonts w:ascii="Cambria Math" w:eastAsia="Calibri" w:hAnsi="Cambria Math" w:cs="Arial"/>
                    <w:sz w:val="20"/>
                    <w:szCs w:val="20"/>
                  </w:rPr>
                  <m:t>Adj</m:t>
                </m:r>
                <m:sSub>
                  <m:sSubPr>
                    <m:ctrlPr>
                      <w:rPr>
                        <w:rFonts w:ascii="Cambria Math" w:eastAsia="Calibri" w:hAnsi="Cambria Math" w:cs="Arial"/>
                        <w:i/>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oMath>
            </m:oMathPara>
          </w:p>
        </w:tc>
        <w:tc>
          <w:tcPr>
            <w:tcW w:w="3693" w:type="dxa"/>
          </w:tcPr>
          <w:p w14:paraId="642D52D0" w14:textId="39ACEDE4" w:rsidR="000836FF" w:rsidRDefault="000836FF" w:rsidP="008B1B99">
            <w:pPr>
              <w:jc w:val="both"/>
              <w:rPr>
                <w:sz w:val="20"/>
                <w:szCs w:val="20"/>
              </w:rPr>
            </w:pPr>
            <w:r>
              <w:rPr>
                <w:sz w:val="20"/>
                <w:szCs w:val="20"/>
              </w:rPr>
              <w:t>Adjustment percentage</w:t>
            </w:r>
          </w:p>
        </w:tc>
      </w:tr>
      <w:tr w:rsidR="00DB083A" w14:paraId="39DD0F3C" w14:textId="77777777" w:rsidTr="00AC2EDF">
        <w:tc>
          <w:tcPr>
            <w:tcW w:w="4811" w:type="dxa"/>
          </w:tcPr>
          <w:p w14:paraId="311887F6" w14:textId="34EC9441" w:rsidR="00DB083A" w:rsidRPr="00DB083A" w:rsidRDefault="00DB083A" w:rsidP="008B1B99">
            <w:pPr>
              <w:jc w:val="both"/>
              <w:rPr>
                <w:rFonts w:ascii="Calibri" w:eastAsia="Calibri" w:hAnsi="Calibri" w:cs="Arial"/>
                <w:sz w:val="20"/>
                <w:szCs w:val="20"/>
              </w:rPr>
            </w:pPr>
            <m:oMathPara>
              <m:oMath>
                <m:r>
                  <w:rPr>
                    <w:rFonts w:ascii="Cambria Math" w:hAnsi="Cambria Math" w:cstheme="minorHAnsi"/>
                    <w:sz w:val="20"/>
                    <w:szCs w:val="20"/>
                  </w:rPr>
                  <m:t>komp</m:t>
                </m:r>
                <m:sSub>
                  <m:sSubPr>
                    <m:ctrlPr>
                      <w:rPr>
                        <w:rFonts w:ascii="Cambria Math" w:hAnsi="Cambria Math" w:cstheme="minorHAnsi"/>
                        <w:i/>
                        <w:sz w:val="20"/>
                        <w:szCs w:val="20"/>
                      </w:rPr>
                    </m:ctrlPr>
                  </m:sSubPr>
                  <m:e>
                    <m:r>
                      <w:rPr>
                        <w:rFonts w:ascii="Cambria Math" w:hAnsi="Cambria Math" w:cstheme="minorHAnsi"/>
                        <w:sz w:val="20"/>
                        <w:szCs w:val="20"/>
                      </w:rPr>
                      <m:t>r</m:t>
                    </m:r>
                  </m:e>
                  <m:sub>
                    <m:r>
                      <w:rPr>
                        <w:rFonts w:ascii="Cambria Math" w:hAnsi="Cambria Math" w:cstheme="minorHAnsi"/>
                        <w:sz w:val="20"/>
                        <w:szCs w:val="20"/>
                      </w:rPr>
                      <m:t>t</m:t>
                    </m:r>
                  </m:sub>
                </m:sSub>
              </m:oMath>
            </m:oMathPara>
          </w:p>
        </w:tc>
        <w:tc>
          <w:tcPr>
            <w:tcW w:w="3693" w:type="dxa"/>
          </w:tcPr>
          <w:p w14:paraId="1524A510" w14:textId="2A5BFC71" w:rsidR="00DB083A" w:rsidRDefault="00DB083A" w:rsidP="008B1B99">
            <w:pPr>
              <w:jc w:val="both"/>
              <w:rPr>
                <w:sz w:val="20"/>
                <w:szCs w:val="20"/>
              </w:rPr>
            </w:pPr>
            <w:r>
              <w:rPr>
                <w:sz w:val="20"/>
                <w:szCs w:val="20"/>
              </w:rPr>
              <w:t>Compensation rate</w:t>
            </w:r>
          </w:p>
        </w:tc>
      </w:tr>
      <w:tr w:rsidR="00DB083A" w14:paraId="0B202A13" w14:textId="77777777" w:rsidTr="00AC2EDF">
        <w:tc>
          <w:tcPr>
            <w:tcW w:w="4811" w:type="dxa"/>
          </w:tcPr>
          <w:p w14:paraId="4F652B31" w14:textId="0C0526D2" w:rsidR="00DB083A" w:rsidRPr="00DB083A" w:rsidRDefault="00DB083A" w:rsidP="008B1B99">
            <w:pPr>
              <w:jc w:val="both"/>
              <w:rPr>
                <w:rFonts w:ascii="Calibri" w:eastAsia="Calibri" w:hAnsi="Calibri" w:cs="Arial"/>
                <w:sz w:val="20"/>
                <w:szCs w:val="20"/>
              </w:rPr>
            </w:pPr>
            <m:oMathPara>
              <m:oMath>
                <m:r>
                  <w:rPr>
                    <w:rFonts w:ascii="Cambria Math" w:hAnsi="Cambria Math" w:cstheme="minorHAnsi"/>
                    <w:sz w:val="20"/>
                    <w:szCs w:val="20"/>
                  </w:rPr>
                  <m:t>Dp</m:t>
                </m:r>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t</m:t>
                    </m:r>
                  </m:sub>
                </m:sSub>
              </m:oMath>
            </m:oMathPara>
          </w:p>
        </w:tc>
        <w:tc>
          <w:tcPr>
            <w:tcW w:w="3693" w:type="dxa"/>
          </w:tcPr>
          <w:p w14:paraId="7736C493" w14:textId="345BB569" w:rsidR="00DB083A" w:rsidRDefault="00DB083A" w:rsidP="008B1B99">
            <w:pPr>
              <w:jc w:val="both"/>
              <w:rPr>
                <w:sz w:val="20"/>
                <w:szCs w:val="20"/>
              </w:rPr>
            </w:pPr>
            <w:r>
              <w:rPr>
                <w:sz w:val="20"/>
                <w:szCs w:val="20"/>
              </w:rPr>
              <w:t>Average amount of income insurance received per person in the IS-program.</w:t>
            </w:r>
          </w:p>
        </w:tc>
      </w:tr>
      <w:tr w:rsidR="00DB083A" w14:paraId="5A456E8C" w14:textId="77777777" w:rsidTr="00AC2EDF">
        <w:tc>
          <w:tcPr>
            <w:tcW w:w="4811" w:type="dxa"/>
          </w:tcPr>
          <w:p w14:paraId="7D244637" w14:textId="1CA1E66F" w:rsidR="00DB083A" w:rsidRPr="00DB083A" w:rsidRDefault="00DB083A" w:rsidP="008B1B99">
            <w:pPr>
              <w:jc w:val="both"/>
              <w:rPr>
                <w:rFonts w:ascii="Calibri" w:eastAsia="Calibri" w:hAnsi="Calibri" w:cs="Arial"/>
                <w:sz w:val="20"/>
                <w:szCs w:val="20"/>
              </w:rPr>
            </w:pPr>
            <m:oMathPara>
              <m:oMath>
                <m:r>
                  <w:rPr>
                    <w:rFonts w:ascii="Cambria Math" w:hAnsi="Cambria Math" w:cstheme="minorHAnsi"/>
                    <w:sz w:val="20"/>
                    <w:szCs w:val="20"/>
                  </w:rPr>
                  <m:t>kul</m:t>
                </m:r>
                <m:sSub>
                  <m:sSubPr>
                    <m:ctrlPr>
                      <w:rPr>
                        <w:rFonts w:ascii="Cambria Math" w:hAnsi="Cambria Math" w:cstheme="minorHAnsi"/>
                        <w:i/>
                        <w:sz w:val="20"/>
                        <w:szCs w:val="20"/>
                      </w:rPr>
                    </m:ctrlPr>
                  </m:sSubPr>
                  <m:e>
                    <m:r>
                      <w:rPr>
                        <w:rFonts w:ascii="Cambria Math" w:hAnsi="Cambria Math" w:cstheme="minorHAnsi"/>
                        <w:sz w:val="20"/>
                        <w:szCs w:val="20"/>
                      </w:rPr>
                      <m:t>d</m:t>
                    </m:r>
                  </m:e>
                  <m:sub>
                    <m:r>
                      <w:rPr>
                        <w:rFonts w:ascii="Cambria Math" w:hAnsi="Cambria Math" w:cstheme="minorHAnsi"/>
                        <w:sz w:val="20"/>
                        <w:szCs w:val="20"/>
                      </w:rPr>
                      <m:t>t</m:t>
                    </m:r>
                  </m:sub>
                </m:sSub>
              </m:oMath>
            </m:oMathPara>
          </w:p>
        </w:tc>
        <w:tc>
          <w:tcPr>
            <w:tcW w:w="3693" w:type="dxa"/>
          </w:tcPr>
          <w:p w14:paraId="73A69F98" w14:textId="60FA8C20" w:rsidR="00DB083A" w:rsidRDefault="00DB083A" w:rsidP="008B1B99">
            <w:pPr>
              <w:jc w:val="both"/>
              <w:rPr>
                <w:sz w:val="20"/>
                <w:szCs w:val="20"/>
              </w:rPr>
            </w:pPr>
            <w:r>
              <w:rPr>
                <w:sz w:val="20"/>
                <w:szCs w:val="20"/>
              </w:rPr>
              <w:t>The rate of people being member of the IS-program.</w:t>
            </w:r>
          </w:p>
        </w:tc>
      </w:tr>
      <w:tr w:rsidR="00EB18A1" w14:paraId="04AFBFFC" w14:textId="77777777" w:rsidTr="00AC2EDF">
        <w:tc>
          <w:tcPr>
            <w:tcW w:w="4811" w:type="dxa"/>
          </w:tcPr>
          <w:p w14:paraId="5B593293" w14:textId="3D88A911" w:rsidR="00EB18A1" w:rsidRDefault="00F13421" w:rsidP="008B1B99">
            <w:pPr>
              <w:jc w:val="both"/>
              <w:rPr>
                <w:rFonts w:ascii="Calibri" w:eastAsia="Calibri" w:hAnsi="Calibri" w:cs="Arial"/>
                <w:sz w:val="20"/>
                <w:szCs w:val="20"/>
              </w:rPr>
            </w:pPr>
            <m:oMathPara>
              <m:oMath>
                <m:sSub>
                  <m:sSubPr>
                    <m:ctrlPr>
                      <w:rPr>
                        <w:rFonts w:ascii="Cambria Math" w:eastAsia="Calibri" w:hAnsi="Cambria Math" w:cs="Arial"/>
                        <w:sz w:val="20"/>
                        <w:szCs w:val="20"/>
                      </w:rPr>
                    </m:ctrlPr>
                  </m:sSubPr>
                  <m:e>
                    <m:r>
                      <m:rPr>
                        <m:sty m:val="p"/>
                      </m:rPr>
                      <w:rPr>
                        <w:rFonts w:ascii="Cambria Math" w:eastAsia="Calibri" w:hAnsi="Cambria Math" w:cs="Arial"/>
                        <w:sz w:val="20"/>
                        <w:szCs w:val="20"/>
                      </w:rPr>
                      <m:t>Inf</m:t>
                    </m:r>
                  </m:e>
                  <m:sub>
                    <m:r>
                      <m:rPr>
                        <m:sty m:val="p"/>
                      </m:rPr>
                      <w:rPr>
                        <w:rFonts w:ascii="Cambria Math" w:eastAsia="Calibri" w:hAnsi="Cambria Math" w:cs="Arial"/>
                        <w:sz w:val="20"/>
                        <w:szCs w:val="20"/>
                      </w:rPr>
                      <m:t>t</m:t>
                    </m:r>
                  </m:sub>
                </m:sSub>
                <m:r>
                  <w:rPr>
                    <w:rFonts w:ascii="Cambria Math" w:eastAsia="Calibri" w:hAnsi="Cambria Math" w:cs="Arial"/>
                    <w:sz w:val="20"/>
                    <w:szCs w:val="20"/>
                  </w:rPr>
                  <m:t xml:space="preserve"> </m:t>
                </m:r>
              </m:oMath>
            </m:oMathPara>
          </w:p>
        </w:tc>
        <w:tc>
          <w:tcPr>
            <w:tcW w:w="3693" w:type="dxa"/>
          </w:tcPr>
          <w:p w14:paraId="07F60879" w14:textId="65B7E4D7" w:rsidR="00EB18A1" w:rsidRDefault="00EB18A1" w:rsidP="008B1B99">
            <w:pPr>
              <w:jc w:val="both"/>
              <w:rPr>
                <w:sz w:val="20"/>
                <w:szCs w:val="20"/>
              </w:rPr>
            </w:pPr>
            <w:r>
              <w:rPr>
                <w:sz w:val="20"/>
                <w:szCs w:val="20"/>
              </w:rPr>
              <w:t>Inflation</w:t>
            </w:r>
          </w:p>
        </w:tc>
      </w:tr>
    </w:tbl>
    <w:p w14:paraId="5A3333C1" w14:textId="77777777" w:rsidR="00583A8B" w:rsidRDefault="00583A8B" w:rsidP="008B1B99">
      <w:pPr>
        <w:jc w:val="both"/>
        <w:rPr>
          <w:sz w:val="20"/>
          <w:szCs w:val="20"/>
        </w:rPr>
      </w:pPr>
    </w:p>
    <w:p w14:paraId="7955593D" w14:textId="77777777" w:rsidR="00583A8B" w:rsidRDefault="00583A8B" w:rsidP="008B1B99">
      <w:pPr>
        <w:jc w:val="both"/>
        <w:rPr>
          <w:b/>
        </w:rPr>
      </w:pPr>
      <w:r>
        <w:rPr>
          <w:b/>
        </w:rPr>
        <w:t>Parameters</w:t>
      </w:r>
    </w:p>
    <w:tbl>
      <w:tblPr>
        <w:tblW w:w="8504" w:type="dxa"/>
        <w:tblBorders>
          <w:top w:val="nil"/>
          <w:left w:val="nil"/>
          <w:bottom w:val="nil"/>
          <w:right w:val="nil"/>
          <w:insideH w:val="nil"/>
          <w:insideV w:val="nil"/>
        </w:tblBorders>
        <w:tblLayout w:type="fixed"/>
        <w:tblLook w:val="0400" w:firstRow="0" w:lastRow="0" w:firstColumn="0" w:lastColumn="0" w:noHBand="0" w:noVBand="1"/>
      </w:tblPr>
      <w:tblGrid>
        <w:gridCol w:w="4244"/>
        <w:gridCol w:w="4260"/>
      </w:tblGrid>
      <w:tr w:rsidR="00583A8B" w14:paraId="52FB7D5C" w14:textId="77777777" w:rsidTr="00AC2EDF">
        <w:tc>
          <w:tcPr>
            <w:tcW w:w="4244" w:type="dxa"/>
          </w:tcPr>
          <w:p w14:paraId="5A4D691A" w14:textId="518A51BB" w:rsidR="00583A8B" w:rsidRPr="00583A8B" w:rsidRDefault="00F13421" w:rsidP="008B1B99">
            <w:pPr>
              <w:jc w:val="both"/>
              <w:rPr>
                <w:rFonts w:ascii="Cambria Math" w:eastAsia="Cambria Math" w:hAnsi="Cambria Math" w:cs="Cambria Math"/>
                <w:sz w:val="20"/>
                <w:szCs w:val="20"/>
              </w:rPr>
            </w:pPr>
            <m:oMathPara>
              <m:oMath>
                <m:sSup>
                  <m:sSupPr>
                    <m:ctrlPr>
                      <w:rPr>
                        <w:rFonts w:ascii="Cambria Math" w:eastAsia="Cambria Math" w:hAnsi="Cambria Math" w:cs="Cambria Math"/>
                        <w:sz w:val="20"/>
                        <w:szCs w:val="20"/>
                      </w:rPr>
                    </m:ctrlPr>
                  </m:sSupPr>
                  <m:e>
                    <m:r>
                      <w:rPr>
                        <w:rFonts w:ascii="Cambria Math" w:hAnsi="Cambria Math"/>
                      </w:rPr>
                      <m:t>θ</m:t>
                    </m:r>
                  </m:e>
                  <m:sup>
                    <m:r>
                      <w:rPr>
                        <w:rFonts w:ascii="Cambria Math" w:eastAsia="Cambria Math" w:hAnsi="Cambria Math" w:cs="Cambria Math"/>
                        <w:sz w:val="20"/>
                        <w:szCs w:val="20"/>
                      </w:rPr>
                      <m:t>y</m:t>
                    </m:r>
                    <m:r>
                      <w:rPr>
                        <w:rFonts w:ascii="Cambria Math" w:eastAsia="Cambria Math" w:hAnsi="Cambria Math" w:cs="Cambria Math"/>
                        <w:sz w:val="20"/>
                        <w:szCs w:val="20"/>
                      </w:rPr>
                      <m:t>,</m:t>
                    </m:r>
                    <m:r>
                      <w:rPr>
                        <w:rFonts w:ascii="Cambria Math" w:eastAsia="Cambria Math" w:hAnsi="Cambria Math" w:cs="Cambria Math"/>
                        <w:sz w:val="20"/>
                        <w:szCs w:val="20"/>
                      </w:rPr>
                      <m:t>N</m:t>
                    </m:r>
                  </m:sup>
                </m:sSup>
                <m:r>
                  <w:rPr>
                    <w:rFonts w:ascii="Cambria Math" w:eastAsia="Cambria Math" w:hAnsi="Cambria Math" w:cs="Cambria Math"/>
                    <w:sz w:val="20"/>
                    <w:szCs w:val="20"/>
                  </w:rPr>
                  <m:t xml:space="preserve">, </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θ</m:t>
                    </m:r>
                  </m:e>
                  <m:sup>
                    <m:r>
                      <w:rPr>
                        <w:rFonts w:ascii="Cambria Math" w:eastAsia="Cambria Math" w:hAnsi="Cambria Math" w:cs="Cambria Math"/>
                        <w:sz w:val="20"/>
                        <w:szCs w:val="20"/>
                      </w:rPr>
                      <m:t>y</m:t>
                    </m:r>
                    <m:r>
                      <w:rPr>
                        <w:rFonts w:ascii="Cambria Math" w:eastAsia="Cambria Math" w:hAnsi="Cambria Math" w:cs="Cambria Math"/>
                        <w:sz w:val="20"/>
                        <w:szCs w:val="20"/>
                      </w:rPr>
                      <m:t>,</m:t>
                    </m:r>
                    <m:r>
                      <w:rPr>
                        <w:rFonts w:ascii="Cambria Math" w:eastAsia="Cambria Math" w:hAnsi="Cambria Math" w:cs="Cambria Math"/>
                        <w:sz w:val="20"/>
                        <w:szCs w:val="20"/>
                      </w:rPr>
                      <m:t>W</m:t>
                    </m:r>
                  </m:sup>
                </m:sSup>
              </m:oMath>
            </m:oMathPara>
          </w:p>
        </w:tc>
        <w:tc>
          <w:tcPr>
            <w:tcW w:w="4260" w:type="dxa"/>
          </w:tcPr>
          <w:p w14:paraId="66C5F2AB" w14:textId="77777777" w:rsidR="00583A8B" w:rsidRDefault="00583A8B" w:rsidP="008B1B99">
            <w:pPr>
              <w:jc w:val="both"/>
              <w:rPr>
                <w:sz w:val="20"/>
                <w:szCs w:val="20"/>
              </w:rPr>
            </w:pPr>
            <w:r>
              <w:rPr>
                <w:sz w:val="20"/>
                <w:szCs w:val="20"/>
              </w:rPr>
              <w:t>Net indirect tax rate</w:t>
            </w:r>
          </w:p>
        </w:tc>
      </w:tr>
      <w:tr w:rsidR="00583A8B" w14:paraId="24FE9425" w14:textId="77777777" w:rsidTr="00AC2EDF">
        <w:tc>
          <w:tcPr>
            <w:tcW w:w="4244" w:type="dxa"/>
          </w:tcPr>
          <w:p w14:paraId="15051A33" w14:textId="00373A4F" w:rsidR="00583A8B" w:rsidRPr="00583A8B" w:rsidRDefault="00F13421" w:rsidP="008B1B99">
            <w:pPr>
              <w:jc w:val="both"/>
              <w:rPr>
                <w:rFonts w:ascii="Cambria Math" w:eastAsia="Cambria Math" w:hAnsi="Cambria Math" w:cs="Cambria Math"/>
                <w:sz w:val="20"/>
                <w:szCs w:val="20"/>
              </w:rPr>
            </w:pPr>
            <m:oMathPara>
              <m:oMath>
                <m:sSup>
                  <m:sSupPr>
                    <m:ctrlPr>
                      <w:rPr>
                        <w:rFonts w:ascii="Cambria Math" w:eastAsia="Cambria Math" w:hAnsi="Cambria Math" w:cs="Cambria Math"/>
                        <w:sz w:val="20"/>
                        <w:szCs w:val="20"/>
                      </w:rPr>
                    </m:ctrlPr>
                  </m:sSupPr>
                  <m:e>
                    <m:r>
                      <w:rPr>
                        <w:rFonts w:ascii="Cambria Math" w:hAnsi="Cambria Math"/>
                      </w:rPr>
                      <m:t>θ</m:t>
                    </m:r>
                  </m:e>
                  <m:sup>
                    <m:r>
                      <w:rPr>
                        <w:rFonts w:ascii="Cambria Math" w:eastAsia="Cambria Math" w:hAnsi="Cambria Math" w:cs="Cambria Math"/>
                        <w:sz w:val="20"/>
                        <w:szCs w:val="20"/>
                      </w:rPr>
                      <m:t>H</m:t>
                    </m:r>
                    <m:r>
                      <w:rPr>
                        <w:rFonts w:ascii="Cambria Math" w:eastAsia="Cambria Math" w:hAnsi="Cambria Math" w:cs="Cambria Math"/>
                        <w:sz w:val="20"/>
                        <w:szCs w:val="20"/>
                      </w:rPr>
                      <m:t>,1</m:t>
                    </m:r>
                  </m:sup>
                </m:sSup>
                <m:r>
                  <w:rPr>
                    <w:rFonts w:ascii="Cambria Math" w:eastAsia="Cambria Math" w:hAnsi="Cambria Math" w:cs="Cambria Math"/>
                    <w:sz w:val="20"/>
                    <w:szCs w:val="20"/>
                  </w:rPr>
                  <m:t>,</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θ</m:t>
                    </m:r>
                  </m:e>
                  <m:sup>
                    <m:r>
                      <w:rPr>
                        <w:rFonts w:ascii="Cambria Math" w:eastAsia="Cambria Math" w:hAnsi="Cambria Math" w:cs="Cambria Math"/>
                        <w:sz w:val="20"/>
                        <w:szCs w:val="20"/>
                      </w:rPr>
                      <m:t>H</m:t>
                    </m:r>
                    <m:r>
                      <w:rPr>
                        <w:rFonts w:ascii="Cambria Math" w:eastAsia="Cambria Math" w:hAnsi="Cambria Math" w:cs="Cambria Math"/>
                        <w:sz w:val="20"/>
                        <w:szCs w:val="20"/>
                      </w:rPr>
                      <m:t>,2</m:t>
                    </m:r>
                  </m:sup>
                </m:sSup>
              </m:oMath>
            </m:oMathPara>
          </w:p>
        </w:tc>
        <w:tc>
          <w:tcPr>
            <w:tcW w:w="4260" w:type="dxa"/>
          </w:tcPr>
          <w:p w14:paraId="7FCADFF4" w14:textId="77777777" w:rsidR="00583A8B" w:rsidRDefault="00583A8B" w:rsidP="008B1B99">
            <w:pPr>
              <w:jc w:val="both"/>
              <w:rPr>
                <w:sz w:val="20"/>
                <w:szCs w:val="20"/>
              </w:rPr>
            </w:pPr>
            <w:r>
              <w:rPr>
                <w:sz w:val="20"/>
                <w:szCs w:val="20"/>
              </w:rPr>
              <w:t>Income tax rate levied Households</w:t>
            </w:r>
          </w:p>
        </w:tc>
      </w:tr>
      <w:tr w:rsidR="00583A8B" w14:paraId="69268985" w14:textId="77777777" w:rsidTr="00AC2EDF">
        <w:tc>
          <w:tcPr>
            <w:tcW w:w="4244" w:type="dxa"/>
          </w:tcPr>
          <w:p w14:paraId="558616B2" w14:textId="03ADE2BD" w:rsidR="00583A8B" w:rsidRPr="00583A8B" w:rsidRDefault="00F13421" w:rsidP="008B1B99">
            <w:pPr>
              <w:jc w:val="both"/>
              <w:rPr>
                <w:rFonts w:ascii="Cambria Math" w:eastAsia="Cambria Math" w:hAnsi="Cambria Math" w:cs="Cambria Math"/>
                <w:sz w:val="20"/>
                <w:szCs w:val="20"/>
              </w:rPr>
            </w:pPr>
            <m:oMathPara>
              <m:oMath>
                <m:sSup>
                  <m:sSupPr>
                    <m:ctrlPr>
                      <w:rPr>
                        <w:rFonts w:ascii="Cambria Math" w:eastAsia="Cambria Math" w:hAnsi="Cambria Math" w:cs="Cambria Math"/>
                        <w:sz w:val="20"/>
                        <w:szCs w:val="20"/>
                      </w:rPr>
                    </m:ctrlPr>
                  </m:sSupPr>
                  <m:e>
                    <m:r>
                      <w:rPr>
                        <w:rFonts w:ascii="Cambria Math" w:hAnsi="Cambria Math"/>
                      </w:rPr>
                      <m:t>θ</m:t>
                    </m:r>
                  </m:e>
                  <m:sup>
                    <m:r>
                      <w:rPr>
                        <w:rFonts w:ascii="Cambria Math" w:eastAsia="Cambria Math" w:hAnsi="Cambria Math" w:cs="Cambria Math"/>
                        <w:sz w:val="20"/>
                        <w:szCs w:val="20"/>
                      </w:rPr>
                      <m:t>N</m:t>
                    </m:r>
                  </m:sup>
                </m:sSup>
              </m:oMath>
            </m:oMathPara>
          </w:p>
        </w:tc>
        <w:tc>
          <w:tcPr>
            <w:tcW w:w="4260" w:type="dxa"/>
          </w:tcPr>
          <w:p w14:paraId="1421A0E7" w14:textId="77777777" w:rsidR="00583A8B" w:rsidRDefault="00583A8B" w:rsidP="008B1B99">
            <w:pPr>
              <w:jc w:val="both"/>
              <w:rPr>
                <w:sz w:val="20"/>
                <w:szCs w:val="20"/>
              </w:rPr>
            </w:pPr>
            <w:r>
              <w:rPr>
                <w:sz w:val="20"/>
                <w:szCs w:val="20"/>
              </w:rPr>
              <w:t>Income tax rate levied on nonfinancial corporations</w:t>
            </w:r>
          </w:p>
        </w:tc>
      </w:tr>
      <w:tr w:rsidR="00583A8B" w14:paraId="44C03BDD" w14:textId="77777777" w:rsidTr="00AC2EDF">
        <w:tc>
          <w:tcPr>
            <w:tcW w:w="4244" w:type="dxa"/>
          </w:tcPr>
          <w:p w14:paraId="067697B9" w14:textId="5D81ED0E" w:rsidR="00583A8B" w:rsidRPr="00583A8B" w:rsidRDefault="00F13421" w:rsidP="008B1B99">
            <w:pPr>
              <w:jc w:val="both"/>
              <w:rPr>
                <w:rFonts w:ascii="Cambria Math" w:eastAsia="Cambria Math" w:hAnsi="Cambria Math" w:cs="Cambria Math"/>
                <w:sz w:val="20"/>
                <w:szCs w:val="20"/>
              </w:rPr>
            </w:pPr>
            <m:oMathPara>
              <m:oMath>
                <m:sSup>
                  <m:sSupPr>
                    <m:ctrlPr>
                      <w:rPr>
                        <w:rFonts w:ascii="Cambria Math" w:eastAsia="Cambria Math" w:hAnsi="Cambria Math" w:cs="Cambria Math"/>
                        <w:sz w:val="20"/>
                        <w:szCs w:val="20"/>
                      </w:rPr>
                    </m:ctrlPr>
                  </m:sSupPr>
                  <m:e>
                    <m:r>
                      <w:rPr>
                        <w:rFonts w:ascii="Cambria Math" w:hAnsi="Cambria Math"/>
                      </w:rPr>
                      <m:t>θ</m:t>
                    </m:r>
                  </m:e>
                  <m:sup>
                    <m:r>
                      <w:rPr>
                        <w:rFonts w:ascii="Cambria Math" w:eastAsia="Cambria Math" w:hAnsi="Cambria Math" w:cs="Cambria Math"/>
                        <w:sz w:val="20"/>
                        <w:szCs w:val="20"/>
                      </w:rPr>
                      <m:t>F</m:t>
                    </m:r>
                  </m:sup>
                </m:sSup>
              </m:oMath>
            </m:oMathPara>
          </w:p>
        </w:tc>
        <w:tc>
          <w:tcPr>
            <w:tcW w:w="4260" w:type="dxa"/>
          </w:tcPr>
          <w:p w14:paraId="0EA756F9" w14:textId="77777777" w:rsidR="00583A8B" w:rsidRDefault="00583A8B" w:rsidP="008B1B99">
            <w:pPr>
              <w:jc w:val="both"/>
              <w:rPr>
                <w:sz w:val="20"/>
                <w:szCs w:val="20"/>
              </w:rPr>
            </w:pPr>
            <w:r>
              <w:rPr>
                <w:sz w:val="20"/>
                <w:szCs w:val="20"/>
              </w:rPr>
              <w:t>Income tax rate levied on financial corporations</w:t>
            </w:r>
          </w:p>
        </w:tc>
      </w:tr>
      <w:tr w:rsidR="00583A8B" w14:paraId="6248DCD8" w14:textId="77777777" w:rsidTr="00AC2EDF">
        <w:tc>
          <w:tcPr>
            <w:tcW w:w="4244" w:type="dxa"/>
          </w:tcPr>
          <w:p w14:paraId="1DC569F9" w14:textId="523F4055" w:rsidR="00583A8B" w:rsidRPr="00583A8B" w:rsidRDefault="00F13421"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4260" w:type="dxa"/>
          </w:tcPr>
          <w:p w14:paraId="397F4362" w14:textId="77777777" w:rsidR="00583A8B" w:rsidRDefault="00583A8B" w:rsidP="008B1B99">
            <w:pPr>
              <w:jc w:val="both"/>
              <w:rPr>
                <w:sz w:val="20"/>
                <w:szCs w:val="20"/>
              </w:rPr>
            </w:pPr>
            <w:r>
              <w:rPr>
                <w:sz w:val="20"/>
                <w:szCs w:val="20"/>
              </w:rPr>
              <w:t>Price deflator of building and dwellings</w:t>
            </w:r>
          </w:p>
        </w:tc>
      </w:tr>
      <w:tr w:rsidR="00583A8B" w14:paraId="5BC5DC13" w14:textId="77777777" w:rsidTr="00AC2EDF">
        <w:tc>
          <w:tcPr>
            <w:tcW w:w="4244" w:type="dxa"/>
          </w:tcPr>
          <w:p w14:paraId="204D26EF" w14:textId="2608877D" w:rsidR="00583A8B" w:rsidRPr="00583A8B" w:rsidRDefault="00F13421"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oMath>
            </m:oMathPara>
          </w:p>
        </w:tc>
        <w:tc>
          <w:tcPr>
            <w:tcW w:w="4260" w:type="dxa"/>
          </w:tcPr>
          <w:p w14:paraId="4ADB57D8" w14:textId="77777777" w:rsidR="00583A8B" w:rsidRDefault="00583A8B" w:rsidP="008B1B99">
            <w:pPr>
              <w:jc w:val="both"/>
              <w:rPr>
                <w:sz w:val="20"/>
                <w:szCs w:val="20"/>
              </w:rPr>
            </w:pPr>
            <w:r>
              <w:rPr>
                <w:sz w:val="20"/>
                <w:szCs w:val="20"/>
              </w:rPr>
              <w:t>Price deflator of Equipment</w:t>
            </w:r>
          </w:p>
        </w:tc>
      </w:tr>
      <w:tr w:rsidR="00583A8B" w14:paraId="0E1DBBDF" w14:textId="77777777" w:rsidTr="00AC2EDF">
        <w:tc>
          <w:tcPr>
            <w:tcW w:w="4244" w:type="dxa"/>
          </w:tcPr>
          <w:p w14:paraId="5098A03D" w14:textId="2A1C333E" w:rsidR="00583A8B" w:rsidRPr="00583A8B" w:rsidRDefault="00F13421"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m</m:t>
                    </m:r>
                  </m:sup>
                </m:sSubSup>
              </m:oMath>
            </m:oMathPara>
          </w:p>
        </w:tc>
        <w:tc>
          <w:tcPr>
            <w:tcW w:w="4260" w:type="dxa"/>
          </w:tcPr>
          <w:p w14:paraId="0A482E1D" w14:textId="77777777" w:rsidR="00583A8B" w:rsidRDefault="00583A8B" w:rsidP="008B1B99">
            <w:pPr>
              <w:jc w:val="both"/>
              <w:rPr>
                <w:sz w:val="20"/>
                <w:szCs w:val="20"/>
              </w:rPr>
            </w:pPr>
            <w:r>
              <w:rPr>
                <w:sz w:val="20"/>
                <w:szCs w:val="20"/>
              </w:rPr>
              <w:t>Price deflator of imports</w:t>
            </w:r>
          </w:p>
        </w:tc>
      </w:tr>
      <w:tr w:rsidR="00583A8B" w14:paraId="5A5BAD08" w14:textId="77777777" w:rsidTr="00AC2EDF">
        <w:tc>
          <w:tcPr>
            <w:tcW w:w="4244" w:type="dxa"/>
          </w:tcPr>
          <w:p w14:paraId="25BD095E" w14:textId="2B352A83" w:rsidR="00583A8B" w:rsidRPr="00583A8B" w:rsidRDefault="00F13421"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x</m:t>
                    </m:r>
                  </m:sup>
                </m:sSubSup>
              </m:oMath>
            </m:oMathPara>
          </w:p>
        </w:tc>
        <w:tc>
          <w:tcPr>
            <w:tcW w:w="4260" w:type="dxa"/>
          </w:tcPr>
          <w:p w14:paraId="601D2D31" w14:textId="77777777" w:rsidR="00583A8B" w:rsidRDefault="00583A8B" w:rsidP="008B1B99">
            <w:pPr>
              <w:jc w:val="both"/>
              <w:rPr>
                <w:sz w:val="20"/>
                <w:szCs w:val="20"/>
              </w:rPr>
            </w:pPr>
            <w:r>
              <w:rPr>
                <w:sz w:val="20"/>
                <w:szCs w:val="20"/>
              </w:rPr>
              <w:t>Price deflator of exports</w:t>
            </w:r>
          </w:p>
        </w:tc>
      </w:tr>
      <w:tr w:rsidR="00583A8B" w14:paraId="7D46DDDF" w14:textId="77777777" w:rsidTr="00AC2EDF">
        <w:tc>
          <w:tcPr>
            <w:tcW w:w="4244" w:type="dxa"/>
          </w:tcPr>
          <w:p w14:paraId="0A09EBE5" w14:textId="15B81018" w:rsidR="00583A8B" w:rsidRPr="00583A8B" w:rsidRDefault="00F13421"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oMath>
            </m:oMathPara>
          </w:p>
        </w:tc>
        <w:tc>
          <w:tcPr>
            <w:tcW w:w="4260" w:type="dxa"/>
          </w:tcPr>
          <w:p w14:paraId="39AB5774" w14:textId="77777777" w:rsidR="00583A8B" w:rsidRDefault="00583A8B" w:rsidP="008B1B99">
            <w:pPr>
              <w:jc w:val="both"/>
              <w:rPr>
                <w:sz w:val="20"/>
                <w:szCs w:val="20"/>
              </w:rPr>
            </w:pPr>
            <w:r>
              <w:rPr>
                <w:sz w:val="20"/>
                <w:szCs w:val="20"/>
              </w:rPr>
              <w:t>Price deflator of public consumption</w:t>
            </w:r>
          </w:p>
        </w:tc>
      </w:tr>
      <w:tr w:rsidR="00583A8B" w14:paraId="44D718E6" w14:textId="77777777" w:rsidTr="00AC2EDF">
        <w:tc>
          <w:tcPr>
            <w:tcW w:w="4244" w:type="dxa"/>
          </w:tcPr>
          <w:p w14:paraId="22BAA0F6" w14:textId="683B4D0A" w:rsidR="00583A8B" w:rsidRPr="00583A8B" w:rsidRDefault="00F13421"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m:t>
                    </m:r>
                  </m:sup>
                </m:sSubSup>
              </m:oMath>
            </m:oMathPara>
          </w:p>
        </w:tc>
        <w:tc>
          <w:tcPr>
            <w:tcW w:w="4260" w:type="dxa"/>
          </w:tcPr>
          <w:p w14:paraId="6CBDB509" w14:textId="77777777" w:rsidR="00583A8B" w:rsidRDefault="00583A8B" w:rsidP="008B1B99">
            <w:pPr>
              <w:jc w:val="both"/>
              <w:rPr>
                <w:sz w:val="20"/>
                <w:szCs w:val="20"/>
              </w:rPr>
            </w:pPr>
            <w:r>
              <w:rPr>
                <w:sz w:val="20"/>
                <w:szCs w:val="20"/>
              </w:rPr>
              <w:t>International price index</w:t>
            </w:r>
          </w:p>
        </w:tc>
      </w:tr>
      <w:tr w:rsidR="00583A8B" w14:paraId="5014877C" w14:textId="77777777" w:rsidTr="00AC2EDF">
        <w:tc>
          <w:tcPr>
            <w:tcW w:w="4244" w:type="dxa"/>
          </w:tcPr>
          <w:p w14:paraId="0AE30880" w14:textId="20336B57" w:rsidR="00583A8B" w:rsidRPr="00583A8B" w:rsidRDefault="00F13421" w:rsidP="008B1B99">
            <w:pPr>
              <w:jc w:val="both"/>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hAnsi="Cambria Math"/>
                      </w:rPr>
                      <m:t>δ</m:t>
                    </m:r>
                  </m:e>
                  <m:sub>
                    <m:r>
                      <w:rPr>
                        <w:rFonts w:ascii="Cambria Math" w:eastAsia="Cambria Math" w:hAnsi="Cambria Math" w:cs="Cambria Math"/>
                        <w:sz w:val="20"/>
                        <w:szCs w:val="20"/>
                      </w:rPr>
                      <m:t>BD</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E</m:t>
                    </m:r>
                  </m:sub>
                </m:sSub>
              </m:oMath>
            </m:oMathPara>
          </w:p>
        </w:tc>
        <w:tc>
          <w:tcPr>
            <w:tcW w:w="4260" w:type="dxa"/>
          </w:tcPr>
          <w:p w14:paraId="42C9BAEA" w14:textId="77777777" w:rsidR="00583A8B" w:rsidRDefault="00583A8B" w:rsidP="008B1B99">
            <w:pPr>
              <w:jc w:val="both"/>
              <w:rPr>
                <w:sz w:val="20"/>
                <w:szCs w:val="20"/>
              </w:rPr>
            </w:pPr>
            <w:r>
              <w:rPr>
                <w:sz w:val="20"/>
                <w:szCs w:val="20"/>
              </w:rPr>
              <w:t>Depreciation rates of the capital stock</w:t>
            </w:r>
          </w:p>
        </w:tc>
      </w:tr>
      <w:tr w:rsidR="00583A8B" w14:paraId="4F4CB0A1" w14:textId="77777777" w:rsidTr="00AC2EDF">
        <w:tc>
          <w:tcPr>
            <w:tcW w:w="4244" w:type="dxa"/>
          </w:tcPr>
          <w:p w14:paraId="3E9E9024" w14:textId="793A988E" w:rsidR="00583A8B" w:rsidRPr="00583A8B" w:rsidRDefault="00F13421"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D</m:t>
                    </m:r>
                  </m:sup>
                </m:sSubSup>
              </m:oMath>
            </m:oMathPara>
          </w:p>
        </w:tc>
        <w:tc>
          <w:tcPr>
            <w:tcW w:w="4260" w:type="dxa"/>
          </w:tcPr>
          <w:p w14:paraId="640C84BA" w14:textId="77777777" w:rsidR="00583A8B" w:rsidRDefault="00583A8B" w:rsidP="008B1B99">
            <w:pPr>
              <w:jc w:val="both"/>
              <w:rPr>
                <w:sz w:val="20"/>
                <w:szCs w:val="20"/>
              </w:rPr>
            </w:pPr>
            <w:r>
              <w:rPr>
                <w:sz w:val="20"/>
                <w:szCs w:val="20"/>
              </w:rPr>
              <w:t>Interest rate on interest-bearing assets</w:t>
            </w:r>
          </w:p>
        </w:tc>
      </w:tr>
      <w:tr w:rsidR="00583A8B" w14:paraId="31831F5F" w14:textId="77777777" w:rsidTr="00AC2EDF">
        <w:tc>
          <w:tcPr>
            <w:tcW w:w="4244" w:type="dxa"/>
          </w:tcPr>
          <w:p w14:paraId="4C210141" w14:textId="3418C537" w:rsidR="00583A8B" w:rsidRPr="00583A8B" w:rsidRDefault="00F13421"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S</m:t>
                    </m:r>
                  </m:sup>
                </m:sSubSup>
              </m:oMath>
            </m:oMathPara>
          </w:p>
        </w:tc>
        <w:tc>
          <w:tcPr>
            <w:tcW w:w="4260" w:type="dxa"/>
          </w:tcPr>
          <w:p w14:paraId="293A029E" w14:textId="77777777" w:rsidR="00583A8B" w:rsidRDefault="00583A8B" w:rsidP="008B1B99">
            <w:pPr>
              <w:jc w:val="both"/>
              <w:rPr>
                <w:sz w:val="20"/>
                <w:szCs w:val="20"/>
              </w:rPr>
            </w:pPr>
            <w:r>
              <w:rPr>
                <w:sz w:val="20"/>
                <w:szCs w:val="20"/>
              </w:rPr>
              <w:t>Interest rate on securities</w:t>
            </w:r>
          </w:p>
        </w:tc>
      </w:tr>
      <w:tr w:rsidR="00583A8B" w14:paraId="273E8E25" w14:textId="77777777" w:rsidTr="00AC2EDF">
        <w:tc>
          <w:tcPr>
            <w:tcW w:w="4244" w:type="dxa"/>
          </w:tcPr>
          <w:p w14:paraId="0E574D4A" w14:textId="4CD6904D" w:rsidR="00583A8B" w:rsidRPr="00583A8B" w:rsidRDefault="00F13421"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L</m:t>
                    </m:r>
                  </m:sup>
                </m:sSubSup>
              </m:oMath>
            </m:oMathPara>
          </w:p>
        </w:tc>
        <w:tc>
          <w:tcPr>
            <w:tcW w:w="4260" w:type="dxa"/>
          </w:tcPr>
          <w:p w14:paraId="463CD830" w14:textId="77777777" w:rsidR="00583A8B" w:rsidRDefault="00583A8B" w:rsidP="008B1B99">
            <w:pPr>
              <w:jc w:val="both"/>
              <w:rPr>
                <w:sz w:val="20"/>
                <w:szCs w:val="20"/>
              </w:rPr>
            </w:pPr>
            <w:r>
              <w:rPr>
                <w:sz w:val="20"/>
                <w:szCs w:val="20"/>
              </w:rPr>
              <w:t>Interest rate on loans</w:t>
            </w:r>
          </w:p>
        </w:tc>
      </w:tr>
      <w:tr w:rsidR="00583A8B" w14:paraId="56B3B163" w14:textId="77777777" w:rsidTr="00AC2EDF">
        <w:tc>
          <w:tcPr>
            <w:tcW w:w="4244" w:type="dxa"/>
          </w:tcPr>
          <w:p w14:paraId="25DFD9B7" w14:textId="440D3861" w:rsidR="00583A8B" w:rsidRPr="00583A8B" w:rsidRDefault="00F13421"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I</m:t>
                    </m:r>
                  </m:sup>
                </m:sSubSup>
              </m:oMath>
            </m:oMathPara>
          </w:p>
        </w:tc>
        <w:tc>
          <w:tcPr>
            <w:tcW w:w="4260" w:type="dxa"/>
          </w:tcPr>
          <w:p w14:paraId="17B004C5" w14:textId="77777777" w:rsidR="00583A8B" w:rsidRDefault="00583A8B" w:rsidP="008B1B99">
            <w:pPr>
              <w:jc w:val="both"/>
              <w:rPr>
                <w:sz w:val="20"/>
                <w:szCs w:val="20"/>
              </w:rPr>
            </w:pPr>
            <w:r>
              <w:rPr>
                <w:sz w:val="20"/>
                <w:szCs w:val="20"/>
              </w:rPr>
              <w:t>Interest rate on insurance technical reserves</w:t>
            </w:r>
          </w:p>
        </w:tc>
      </w:tr>
      <w:tr w:rsidR="00583A8B" w14:paraId="4A3B6093" w14:textId="77777777" w:rsidTr="00AC2EDF">
        <w:tc>
          <w:tcPr>
            <w:tcW w:w="4244" w:type="dxa"/>
          </w:tcPr>
          <w:p w14:paraId="46A9092B" w14:textId="171716F6"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div</m:t>
                </m:r>
              </m:oMath>
            </m:oMathPara>
          </w:p>
        </w:tc>
        <w:tc>
          <w:tcPr>
            <w:tcW w:w="4260" w:type="dxa"/>
          </w:tcPr>
          <w:p w14:paraId="5DD1872B" w14:textId="77777777" w:rsidR="00583A8B" w:rsidRDefault="00583A8B" w:rsidP="008B1B99">
            <w:pPr>
              <w:jc w:val="both"/>
              <w:rPr>
                <w:sz w:val="20"/>
                <w:szCs w:val="20"/>
              </w:rPr>
            </w:pPr>
            <w:r>
              <w:rPr>
                <w:sz w:val="20"/>
                <w:szCs w:val="20"/>
              </w:rPr>
              <w:t>Dividend distribution rate</w:t>
            </w:r>
          </w:p>
        </w:tc>
      </w:tr>
      <w:tr w:rsidR="00583A8B" w14:paraId="2D626748" w14:textId="77777777" w:rsidTr="00AC2EDF">
        <w:tc>
          <w:tcPr>
            <w:tcW w:w="4244" w:type="dxa"/>
          </w:tcPr>
          <w:p w14:paraId="62F4CD14" w14:textId="0D18FEA2" w:rsidR="00583A8B" w:rsidRPr="00583A8B" w:rsidRDefault="00F13421" w:rsidP="008B1B99">
            <w:pPr>
              <w:jc w:val="both"/>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hAnsi="Cambria Math"/>
                      </w:rPr>
                      <m:t>ζ</m:t>
                    </m:r>
                  </m:e>
                  <m:sub>
                    <m:r>
                      <w:rPr>
                        <w:rFonts w:ascii="Cambria Math" w:eastAsia="Cambria Math" w:hAnsi="Cambria Math" w:cs="Cambria Math"/>
                        <w:sz w:val="20"/>
                        <w:szCs w:val="20"/>
                      </w:rPr>
                      <m:t>1</m:t>
                    </m:r>
                  </m:sub>
                </m:sSub>
              </m:oMath>
            </m:oMathPara>
          </w:p>
        </w:tc>
        <w:tc>
          <w:tcPr>
            <w:tcW w:w="4260" w:type="dxa"/>
          </w:tcPr>
          <w:p w14:paraId="646C64C3" w14:textId="77777777" w:rsidR="00583A8B" w:rsidRDefault="00583A8B" w:rsidP="008B1B99">
            <w:pPr>
              <w:jc w:val="both"/>
              <w:rPr>
                <w:sz w:val="20"/>
                <w:szCs w:val="20"/>
              </w:rPr>
            </w:pPr>
            <w:r>
              <w:rPr>
                <w:sz w:val="20"/>
                <w:szCs w:val="20"/>
              </w:rPr>
              <w:t>Households share of equities issued by nonfinancial corporations</w:t>
            </w:r>
          </w:p>
        </w:tc>
      </w:tr>
      <w:tr w:rsidR="00583A8B" w14:paraId="7D1DAE9E" w14:textId="77777777" w:rsidTr="00AC2EDF">
        <w:tc>
          <w:tcPr>
            <w:tcW w:w="4244" w:type="dxa"/>
          </w:tcPr>
          <w:p w14:paraId="3320F1D9" w14:textId="1EA66BBD" w:rsidR="00583A8B" w:rsidRPr="00583A8B" w:rsidRDefault="00F13421" w:rsidP="008B1B99">
            <w:pPr>
              <w:jc w:val="both"/>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hAnsi="Cambria Math"/>
                      </w:rPr>
                      <m:t>ζ</m:t>
                    </m:r>
                  </m:e>
                  <m:sub>
                    <m:r>
                      <w:rPr>
                        <w:rFonts w:ascii="Cambria Math" w:eastAsia="Cambria Math" w:hAnsi="Cambria Math" w:cs="Cambria Math"/>
                        <w:sz w:val="20"/>
                        <w:szCs w:val="20"/>
                      </w:rPr>
                      <m:t>2</m:t>
                    </m:r>
                  </m:sub>
                </m:sSub>
              </m:oMath>
            </m:oMathPara>
          </w:p>
        </w:tc>
        <w:tc>
          <w:tcPr>
            <w:tcW w:w="4260" w:type="dxa"/>
          </w:tcPr>
          <w:p w14:paraId="11EAF09F" w14:textId="77777777" w:rsidR="00583A8B" w:rsidRDefault="00583A8B" w:rsidP="008B1B99">
            <w:pPr>
              <w:jc w:val="both"/>
              <w:rPr>
                <w:sz w:val="20"/>
                <w:szCs w:val="20"/>
              </w:rPr>
            </w:pPr>
            <w:r>
              <w:rPr>
                <w:sz w:val="20"/>
                <w:szCs w:val="20"/>
              </w:rPr>
              <w:t>Households share of equities issued by financial corporations</w:t>
            </w:r>
          </w:p>
        </w:tc>
      </w:tr>
      <w:tr w:rsidR="005244DB" w14:paraId="762F4939" w14:textId="77777777" w:rsidTr="00AC2EDF">
        <w:tc>
          <w:tcPr>
            <w:tcW w:w="4244" w:type="dxa"/>
          </w:tcPr>
          <w:p w14:paraId="61AA8767" w14:textId="0F18F6D0" w:rsidR="005244DB" w:rsidRDefault="005244DB" w:rsidP="008B1B99">
            <w:pPr>
              <w:jc w:val="both"/>
              <w:rPr>
                <w:rFonts w:ascii="Calibri" w:eastAsia="Calibri" w:hAnsi="Calibri" w:cs="Arial"/>
                <w:sz w:val="20"/>
                <w:szCs w:val="20"/>
              </w:rPr>
            </w:pPr>
            <m:oMathPara>
              <m:oMath>
                <m:r>
                  <w:rPr>
                    <w:rFonts w:ascii="Cambria Math" w:hAnsi="Cambria Math"/>
                  </w:rPr>
                  <w:lastRenderedPageBreak/>
                  <m:t>Mi</m:t>
                </m:r>
                <m:sSubSup>
                  <m:sSubSupPr>
                    <m:ctrlPr>
                      <w:rPr>
                        <w:rFonts w:ascii="Cambria Math" w:hAnsi="Cambria Math"/>
                        <w:i/>
                      </w:rPr>
                    </m:ctrlPr>
                  </m:sSubSupPr>
                  <m:e>
                    <m:r>
                      <w:rPr>
                        <w:rFonts w:ascii="Cambria Math" w:hAnsi="Cambria Math"/>
                      </w:rPr>
                      <m:t>n</m:t>
                    </m:r>
                  </m:e>
                  <m:sub>
                    <m:r>
                      <w:rPr>
                        <w:rFonts w:ascii="Cambria Math" w:hAnsi="Cambria Math"/>
                      </w:rPr>
                      <m:t>t</m:t>
                    </m:r>
                  </m:sub>
                  <m:sup>
                    <m:r>
                      <w:rPr>
                        <w:rFonts w:ascii="Cambria Math" w:hAnsi="Cambria Math"/>
                      </w:rPr>
                      <m:t>Gap</m:t>
                    </m:r>
                  </m:sup>
                </m:sSubSup>
              </m:oMath>
            </m:oMathPara>
          </w:p>
        </w:tc>
        <w:tc>
          <w:tcPr>
            <w:tcW w:w="4260" w:type="dxa"/>
          </w:tcPr>
          <w:p w14:paraId="66195DC5" w14:textId="754921F8" w:rsidR="005244DB" w:rsidRDefault="005244DB" w:rsidP="008B1B99">
            <w:pPr>
              <w:jc w:val="both"/>
              <w:rPr>
                <w:sz w:val="20"/>
                <w:szCs w:val="20"/>
              </w:rPr>
            </w:pPr>
            <w:r>
              <w:rPr>
                <w:sz w:val="20"/>
                <w:szCs w:val="20"/>
              </w:rPr>
              <w:t>Minimum wage-gap allowed by the workers unions.</w:t>
            </w:r>
          </w:p>
        </w:tc>
      </w:tr>
    </w:tbl>
    <w:p w14:paraId="48006A4E" w14:textId="77777777" w:rsidR="00EE6980" w:rsidRDefault="00EE6980" w:rsidP="008B1B99">
      <w:pPr>
        <w:jc w:val="both"/>
      </w:pPr>
    </w:p>
    <w:p w14:paraId="1D24D868" w14:textId="77777777" w:rsidR="00AA51D1" w:rsidRDefault="00AA51D1" w:rsidP="008B1B99">
      <w:pPr>
        <w:jc w:val="both"/>
      </w:pPr>
    </w:p>
    <w:p w14:paraId="4538D676" w14:textId="298ED0C5" w:rsidR="00AA51D1" w:rsidRDefault="009E62A5" w:rsidP="008B1B99">
      <w:pPr>
        <w:pStyle w:val="Overskrift2"/>
        <w:jc w:val="both"/>
      </w:pPr>
      <w:r>
        <w:t>Appendix 4: estimation of behavioral equations</w:t>
      </w:r>
    </w:p>
    <w:p w14:paraId="49C3D3F7" w14:textId="04FD4E89" w:rsidR="00DB083A" w:rsidRDefault="00DB083A" w:rsidP="008B1B99">
      <w:pPr>
        <w:pStyle w:val="Overskrift3"/>
        <w:jc w:val="both"/>
      </w:pPr>
      <w:r>
        <w:t xml:space="preserve">Baseline: </w:t>
      </w:r>
    </w:p>
    <w:p w14:paraId="04BA9465" w14:textId="34235D97" w:rsidR="00DB083A" w:rsidRDefault="00DB083A" w:rsidP="008B1B99">
      <w:pPr>
        <w:jc w:val="both"/>
      </w:pPr>
    </w:p>
    <w:p w14:paraId="3CFEF7FE" w14:textId="5D50E5AE" w:rsidR="006D056C" w:rsidRDefault="006D056C" w:rsidP="008B1B99">
      <w:pPr>
        <w:pStyle w:val="Billedtekst"/>
        <w:keepNext/>
        <w:jc w:val="both"/>
      </w:pPr>
      <w:r>
        <w:t>Figure A4</w:t>
      </w:r>
      <w:r>
        <w:noBreakHyphen/>
        <w:t>1: Households Consumption</w:t>
      </w:r>
    </w:p>
    <w:p w14:paraId="4BCA3B22" w14:textId="03882EFD" w:rsidR="006D056C" w:rsidRDefault="006D056C" w:rsidP="008B1B99">
      <w:pPr>
        <w:jc w:val="both"/>
      </w:pPr>
      <w:r>
        <w:rPr>
          <w:noProof/>
        </w:rPr>
        <w:drawing>
          <wp:inline distT="0" distB="0" distL="0" distR="0" wp14:anchorId="290C38C8" wp14:editId="19216E68">
            <wp:extent cx="4066404" cy="5184475"/>
            <wp:effectExtent l="0" t="0" r="0" b="0"/>
            <wp:docPr id="3" name="Billede 3"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lede 3" descr="Et billede, der indeholder tekst&#10;&#10;Automatisk genereret beskrivelse"/>
                    <pic:cNvPicPr/>
                  </pic:nvPicPr>
                  <pic:blipFill>
                    <a:blip r:embed="rId27"/>
                    <a:stretch>
                      <a:fillRect/>
                    </a:stretch>
                  </pic:blipFill>
                  <pic:spPr>
                    <a:xfrm>
                      <a:off x="0" y="0"/>
                      <a:ext cx="4074426" cy="5194703"/>
                    </a:xfrm>
                    <a:prstGeom prst="rect">
                      <a:avLst/>
                    </a:prstGeom>
                  </pic:spPr>
                </pic:pic>
              </a:graphicData>
            </a:graphic>
          </wp:inline>
        </w:drawing>
      </w:r>
    </w:p>
    <w:p w14:paraId="1A7F4D2B" w14:textId="20C0395F" w:rsidR="006D056C" w:rsidRDefault="006D056C" w:rsidP="008B1B99">
      <w:pPr>
        <w:jc w:val="both"/>
      </w:pPr>
    </w:p>
    <w:p w14:paraId="5D588F36" w14:textId="395ED023" w:rsidR="006D056C" w:rsidRDefault="006D056C" w:rsidP="008B1B99">
      <w:pPr>
        <w:pStyle w:val="Billedtekst"/>
        <w:keepNext/>
        <w:jc w:val="both"/>
      </w:pPr>
      <w:r>
        <w:lastRenderedPageBreak/>
        <w:t xml:space="preserve">Figure </w:t>
      </w:r>
      <w:r w:rsidR="00061257">
        <w:t>A4</w:t>
      </w:r>
      <w:r>
        <w:noBreakHyphen/>
      </w:r>
      <w:r w:rsidR="00F13421">
        <w:fldChar w:fldCharType="begin"/>
      </w:r>
      <w:r w:rsidR="00F13421">
        <w:instrText xml:space="preserve"> SEQ Figure \* ARABIC </w:instrText>
      </w:r>
      <w:r w:rsidR="00F13421">
        <w:fldChar w:fldCharType="separate"/>
      </w:r>
      <w:r w:rsidR="00775321">
        <w:rPr>
          <w:noProof/>
        </w:rPr>
        <w:t>21</w:t>
      </w:r>
      <w:r w:rsidR="00F13421">
        <w:rPr>
          <w:noProof/>
        </w:rPr>
        <w:fldChar w:fldCharType="end"/>
      </w:r>
      <w:r w:rsidR="00061257">
        <w:t>a: Households investments in buildings</w:t>
      </w:r>
      <w:r w:rsidR="00AA51D1">
        <w:t xml:space="preserve"> and dwellings</w:t>
      </w:r>
    </w:p>
    <w:p w14:paraId="0965C7AF" w14:textId="6DED3B18" w:rsidR="006D056C" w:rsidRDefault="006D056C" w:rsidP="008B1B99">
      <w:pPr>
        <w:jc w:val="both"/>
      </w:pPr>
      <w:r w:rsidRPr="006D056C">
        <w:rPr>
          <w:noProof/>
        </w:rPr>
        <w:drawing>
          <wp:inline distT="0" distB="0" distL="0" distR="0" wp14:anchorId="670CEE5A" wp14:editId="724576D8">
            <wp:extent cx="4058583" cy="4408098"/>
            <wp:effectExtent l="0" t="0" r="0" b="0"/>
            <wp:docPr id="4" name="Billede 4"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lede 4" descr="Et billede, der indeholder tekst&#10;&#10;Automatisk genereret beskrivelse"/>
                    <pic:cNvPicPr/>
                  </pic:nvPicPr>
                  <pic:blipFill>
                    <a:blip r:embed="rId28"/>
                    <a:stretch>
                      <a:fillRect/>
                    </a:stretch>
                  </pic:blipFill>
                  <pic:spPr>
                    <a:xfrm>
                      <a:off x="0" y="0"/>
                      <a:ext cx="4068406" cy="4418767"/>
                    </a:xfrm>
                    <a:prstGeom prst="rect">
                      <a:avLst/>
                    </a:prstGeom>
                  </pic:spPr>
                </pic:pic>
              </a:graphicData>
            </a:graphic>
          </wp:inline>
        </w:drawing>
      </w:r>
    </w:p>
    <w:p w14:paraId="64C2DCA4" w14:textId="489EB1E0" w:rsidR="006D056C" w:rsidRDefault="006D056C" w:rsidP="008B1B99">
      <w:pPr>
        <w:pStyle w:val="Billedtekst"/>
        <w:keepNext/>
        <w:jc w:val="both"/>
      </w:pPr>
      <w:r>
        <w:t xml:space="preserve">Figure </w:t>
      </w:r>
      <w:r w:rsidR="00061257">
        <w:t>A4</w:t>
      </w:r>
      <w:r>
        <w:noBreakHyphen/>
      </w:r>
      <w:r w:rsidR="00061257">
        <w:t>2b: Summary of regression above</w:t>
      </w:r>
    </w:p>
    <w:p w14:paraId="41010706" w14:textId="78B7796E" w:rsidR="006D056C" w:rsidRDefault="006D056C" w:rsidP="008B1B99">
      <w:pPr>
        <w:jc w:val="both"/>
      </w:pPr>
      <w:r>
        <w:rPr>
          <w:noProof/>
        </w:rPr>
        <w:drawing>
          <wp:inline distT="0" distB="0" distL="0" distR="0" wp14:anchorId="104992FE" wp14:editId="54D64E43">
            <wp:extent cx="4058285" cy="2196900"/>
            <wp:effectExtent l="0" t="0" r="0" b="0"/>
            <wp:docPr id="5" name="Billede 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lede 5" descr="Et billede, der indeholder tekst&#10;&#10;Automatisk genereret beskrivelse"/>
                    <pic:cNvPicPr/>
                  </pic:nvPicPr>
                  <pic:blipFill>
                    <a:blip r:embed="rId29"/>
                    <a:stretch>
                      <a:fillRect/>
                    </a:stretch>
                  </pic:blipFill>
                  <pic:spPr>
                    <a:xfrm>
                      <a:off x="0" y="0"/>
                      <a:ext cx="4080069" cy="2208692"/>
                    </a:xfrm>
                    <a:prstGeom prst="rect">
                      <a:avLst/>
                    </a:prstGeom>
                  </pic:spPr>
                </pic:pic>
              </a:graphicData>
            </a:graphic>
          </wp:inline>
        </w:drawing>
      </w:r>
    </w:p>
    <w:p w14:paraId="31BA6B78" w14:textId="57B9B3D5" w:rsidR="006D056C" w:rsidRDefault="006D056C" w:rsidP="008B1B99">
      <w:pPr>
        <w:jc w:val="both"/>
      </w:pPr>
    </w:p>
    <w:p w14:paraId="0A34D909" w14:textId="2876DBE7" w:rsidR="006D056C" w:rsidRDefault="006D056C" w:rsidP="008B1B99">
      <w:pPr>
        <w:jc w:val="both"/>
      </w:pPr>
    </w:p>
    <w:p w14:paraId="72DEF825" w14:textId="6EE28B5D" w:rsidR="006D056C" w:rsidRDefault="006D056C" w:rsidP="008B1B99">
      <w:pPr>
        <w:jc w:val="both"/>
      </w:pPr>
    </w:p>
    <w:p w14:paraId="04096C98" w14:textId="7897B5CB" w:rsidR="006D056C" w:rsidRDefault="006D056C" w:rsidP="008B1B99">
      <w:pPr>
        <w:jc w:val="both"/>
      </w:pPr>
    </w:p>
    <w:p w14:paraId="29DEF4B6" w14:textId="0C4389C5" w:rsidR="00061257" w:rsidRDefault="00061257" w:rsidP="008B1B99">
      <w:pPr>
        <w:pStyle w:val="Billedtekst"/>
        <w:keepNext/>
        <w:jc w:val="both"/>
      </w:pPr>
      <w:r>
        <w:lastRenderedPageBreak/>
        <w:t>Figure A4</w:t>
      </w:r>
      <w:r>
        <w:noBreakHyphen/>
      </w:r>
      <w:r w:rsidR="00F13421">
        <w:fldChar w:fldCharType="begin"/>
      </w:r>
      <w:r w:rsidR="00F13421">
        <w:instrText xml:space="preserve"> SEQ Figure \* ARABIC </w:instrText>
      </w:r>
      <w:r w:rsidR="00F13421">
        <w:fldChar w:fldCharType="separate"/>
      </w:r>
      <w:r w:rsidR="00775321">
        <w:rPr>
          <w:noProof/>
        </w:rPr>
        <w:t>22</w:t>
      </w:r>
      <w:r w:rsidR="00F13421">
        <w:rPr>
          <w:noProof/>
        </w:rPr>
        <w:fldChar w:fldCharType="end"/>
      </w:r>
      <w:r>
        <w:t>: Benefits received by Households subtracted with the amount paid in income insurance</w:t>
      </w:r>
    </w:p>
    <w:p w14:paraId="6F261DE3" w14:textId="1BD3CC32" w:rsidR="006D056C" w:rsidRDefault="006D056C" w:rsidP="008B1B99">
      <w:pPr>
        <w:jc w:val="both"/>
      </w:pPr>
      <w:r>
        <w:rPr>
          <w:noProof/>
        </w:rPr>
        <w:drawing>
          <wp:inline distT="0" distB="0" distL="0" distR="0" wp14:anchorId="15FA6CA0" wp14:editId="0275B7C2">
            <wp:extent cx="4753155" cy="3622675"/>
            <wp:effectExtent l="0" t="0" r="9525" b="0"/>
            <wp:docPr id="6" name="Billede 6"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lede 6" descr="Et billede, der indeholder tekst&#10;&#10;Automatisk genereret beskrivelse"/>
                    <pic:cNvPicPr/>
                  </pic:nvPicPr>
                  <pic:blipFill>
                    <a:blip r:embed="rId30"/>
                    <a:stretch>
                      <a:fillRect/>
                    </a:stretch>
                  </pic:blipFill>
                  <pic:spPr>
                    <a:xfrm>
                      <a:off x="0" y="0"/>
                      <a:ext cx="4775918" cy="3640024"/>
                    </a:xfrm>
                    <a:prstGeom prst="rect">
                      <a:avLst/>
                    </a:prstGeom>
                  </pic:spPr>
                </pic:pic>
              </a:graphicData>
            </a:graphic>
          </wp:inline>
        </w:drawing>
      </w:r>
    </w:p>
    <w:p w14:paraId="5AE6F86A" w14:textId="0FA8380D" w:rsidR="00061257" w:rsidRDefault="00061257" w:rsidP="008B1B99">
      <w:pPr>
        <w:pStyle w:val="Billedtekst"/>
        <w:keepNext/>
        <w:jc w:val="both"/>
      </w:pPr>
      <w:r>
        <w:t>Figure A4</w:t>
      </w:r>
      <w:r>
        <w:noBreakHyphen/>
      </w:r>
      <w:r w:rsidR="00F13421">
        <w:fldChar w:fldCharType="begin"/>
      </w:r>
      <w:r w:rsidR="00F13421">
        <w:instrText xml:space="preserve"> SEQ Figure \* ARABIC </w:instrText>
      </w:r>
      <w:r w:rsidR="00F13421">
        <w:fldChar w:fldCharType="separate"/>
      </w:r>
      <w:r w:rsidR="00775321">
        <w:rPr>
          <w:noProof/>
        </w:rPr>
        <w:t>23</w:t>
      </w:r>
      <w:r w:rsidR="00F13421">
        <w:rPr>
          <w:noProof/>
        </w:rPr>
        <w:fldChar w:fldCharType="end"/>
      </w:r>
      <w:r>
        <w:t xml:space="preserve">: </w:t>
      </w:r>
      <w:r w:rsidR="00AA51D1">
        <w:t>Households demand for loans</w:t>
      </w:r>
    </w:p>
    <w:p w14:paraId="274D49BF" w14:textId="17E4AFBD" w:rsidR="006D056C" w:rsidRDefault="006D056C" w:rsidP="008B1B99">
      <w:pPr>
        <w:jc w:val="both"/>
      </w:pPr>
      <w:r>
        <w:rPr>
          <w:noProof/>
        </w:rPr>
        <w:drawing>
          <wp:inline distT="0" distB="0" distL="0" distR="0" wp14:anchorId="1B2F972A" wp14:editId="2339CE4F">
            <wp:extent cx="4727276" cy="4165956"/>
            <wp:effectExtent l="0" t="0" r="0" b="6350"/>
            <wp:docPr id="9" name="Billede 9"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lede 9" descr="Et billede, der indeholder tekst&#10;&#10;Automatisk genereret beskrivelse"/>
                    <pic:cNvPicPr/>
                  </pic:nvPicPr>
                  <pic:blipFill>
                    <a:blip r:embed="rId31"/>
                    <a:stretch>
                      <a:fillRect/>
                    </a:stretch>
                  </pic:blipFill>
                  <pic:spPr>
                    <a:xfrm>
                      <a:off x="0" y="0"/>
                      <a:ext cx="4766629" cy="4200636"/>
                    </a:xfrm>
                    <a:prstGeom prst="rect">
                      <a:avLst/>
                    </a:prstGeom>
                  </pic:spPr>
                </pic:pic>
              </a:graphicData>
            </a:graphic>
          </wp:inline>
        </w:drawing>
      </w:r>
    </w:p>
    <w:p w14:paraId="3B36A340" w14:textId="3A21B3EE" w:rsidR="006D056C" w:rsidRDefault="006D056C" w:rsidP="008B1B99">
      <w:pPr>
        <w:jc w:val="both"/>
      </w:pPr>
    </w:p>
    <w:p w14:paraId="648A2DB8" w14:textId="70CFCF71" w:rsidR="00061257" w:rsidRDefault="00061257" w:rsidP="008B1B99">
      <w:pPr>
        <w:pStyle w:val="Billedtekst"/>
        <w:keepNext/>
        <w:jc w:val="both"/>
      </w:pPr>
      <w:r>
        <w:t>Figure A4</w:t>
      </w:r>
      <w:r>
        <w:noBreakHyphen/>
      </w:r>
      <w:r w:rsidR="00F13421">
        <w:fldChar w:fldCharType="begin"/>
      </w:r>
      <w:r w:rsidR="00F13421">
        <w:instrText xml:space="preserve"> SEQ Figure \* ARABIC </w:instrText>
      </w:r>
      <w:r w:rsidR="00F13421">
        <w:fldChar w:fldCharType="separate"/>
      </w:r>
      <w:r w:rsidR="00775321">
        <w:rPr>
          <w:noProof/>
        </w:rPr>
        <w:t>24</w:t>
      </w:r>
      <w:r w:rsidR="00F13421">
        <w:rPr>
          <w:noProof/>
        </w:rPr>
        <w:fldChar w:fldCharType="end"/>
      </w:r>
      <w:r w:rsidR="00AA51D1">
        <w:t>: Households demand for equities</w:t>
      </w:r>
    </w:p>
    <w:p w14:paraId="3A007798" w14:textId="74E03D1E" w:rsidR="006D056C" w:rsidRDefault="006D056C" w:rsidP="008B1B99">
      <w:pPr>
        <w:jc w:val="both"/>
      </w:pPr>
      <w:r w:rsidRPr="006D056C">
        <w:rPr>
          <w:noProof/>
        </w:rPr>
        <w:drawing>
          <wp:inline distT="0" distB="0" distL="0" distR="0" wp14:anchorId="214151C9" wp14:editId="3AE651CD">
            <wp:extent cx="4908431" cy="3803650"/>
            <wp:effectExtent l="0" t="0" r="6985" b="6350"/>
            <wp:docPr id="10" name="Billede 10"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llede 10" descr="Et billede, der indeholder tekst&#10;&#10;Automatisk genereret beskrivelse"/>
                    <pic:cNvPicPr/>
                  </pic:nvPicPr>
                  <pic:blipFill>
                    <a:blip r:embed="rId32"/>
                    <a:stretch>
                      <a:fillRect/>
                    </a:stretch>
                  </pic:blipFill>
                  <pic:spPr>
                    <a:xfrm>
                      <a:off x="0" y="0"/>
                      <a:ext cx="4939159" cy="3827462"/>
                    </a:xfrm>
                    <a:prstGeom prst="rect">
                      <a:avLst/>
                    </a:prstGeom>
                  </pic:spPr>
                </pic:pic>
              </a:graphicData>
            </a:graphic>
          </wp:inline>
        </w:drawing>
      </w:r>
    </w:p>
    <w:p w14:paraId="0FE7C74B" w14:textId="7B9D7DB0" w:rsidR="00061257" w:rsidRDefault="00061257" w:rsidP="008B1B99">
      <w:pPr>
        <w:pStyle w:val="Billedtekst"/>
        <w:keepNext/>
        <w:jc w:val="both"/>
      </w:pPr>
      <w:r>
        <w:t>Figure A4</w:t>
      </w:r>
      <w:r>
        <w:noBreakHyphen/>
      </w:r>
      <w:r w:rsidR="00F13421">
        <w:fldChar w:fldCharType="begin"/>
      </w:r>
      <w:r w:rsidR="00F13421">
        <w:instrText xml:space="preserve"> SEQ Figure \* ARABIC </w:instrText>
      </w:r>
      <w:r w:rsidR="00F13421">
        <w:fldChar w:fldCharType="separate"/>
      </w:r>
      <w:r w:rsidR="00775321">
        <w:rPr>
          <w:noProof/>
        </w:rPr>
        <w:t>25</w:t>
      </w:r>
      <w:r w:rsidR="00F13421">
        <w:rPr>
          <w:noProof/>
        </w:rPr>
        <w:fldChar w:fldCharType="end"/>
      </w:r>
      <w:r w:rsidR="00AA51D1">
        <w:t>: Households contribution to the pension system</w:t>
      </w:r>
    </w:p>
    <w:p w14:paraId="59959B10" w14:textId="5138AB08" w:rsidR="006D056C" w:rsidRDefault="006D056C" w:rsidP="008B1B99">
      <w:pPr>
        <w:jc w:val="both"/>
      </w:pPr>
      <w:r w:rsidRPr="006D056C">
        <w:rPr>
          <w:noProof/>
        </w:rPr>
        <w:drawing>
          <wp:inline distT="0" distB="0" distL="0" distR="0" wp14:anchorId="542272FD" wp14:editId="35DCBD64">
            <wp:extent cx="4856672" cy="3700145"/>
            <wp:effectExtent l="0" t="0" r="1270" b="0"/>
            <wp:docPr id="11" name="Billede 11"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illede 11" descr="Et billede, der indeholder tekst&#10;&#10;Automatisk genereret beskrivelse"/>
                    <pic:cNvPicPr/>
                  </pic:nvPicPr>
                  <pic:blipFill>
                    <a:blip r:embed="rId33"/>
                    <a:stretch>
                      <a:fillRect/>
                    </a:stretch>
                  </pic:blipFill>
                  <pic:spPr>
                    <a:xfrm>
                      <a:off x="0" y="0"/>
                      <a:ext cx="4876632" cy="3715352"/>
                    </a:xfrm>
                    <a:prstGeom prst="rect">
                      <a:avLst/>
                    </a:prstGeom>
                  </pic:spPr>
                </pic:pic>
              </a:graphicData>
            </a:graphic>
          </wp:inline>
        </w:drawing>
      </w:r>
    </w:p>
    <w:p w14:paraId="06063B56" w14:textId="76E77881" w:rsidR="006D056C" w:rsidRDefault="006D056C" w:rsidP="008B1B99">
      <w:pPr>
        <w:jc w:val="both"/>
      </w:pPr>
    </w:p>
    <w:p w14:paraId="07C071DA" w14:textId="0C5D3E7A" w:rsidR="00061257" w:rsidRDefault="00061257" w:rsidP="008B1B99">
      <w:pPr>
        <w:pStyle w:val="Billedtekst"/>
        <w:keepNext/>
        <w:jc w:val="both"/>
      </w:pPr>
      <w:r>
        <w:t xml:space="preserve">Figure </w:t>
      </w:r>
      <w:r w:rsidR="00AA51D1">
        <w:t>A4</w:t>
      </w:r>
      <w:r>
        <w:noBreakHyphen/>
      </w:r>
      <w:r w:rsidR="00F13421">
        <w:fldChar w:fldCharType="begin"/>
      </w:r>
      <w:r w:rsidR="00F13421">
        <w:instrText xml:space="preserve"> SEQ Figure \* ARABIC </w:instrText>
      </w:r>
      <w:r w:rsidR="00F13421">
        <w:fldChar w:fldCharType="separate"/>
      </w:r>
      <w:r w:rsidR="00775321">
        <w:rPr>
          <w:noProof/>
        </w:rPr>
        <w:t>26</w:t>
      </w:r>
      <w:r w:rsidR="00F13421">
        <w:rPr>
          <w:noProof/>
        </w:rPr>
        <w:fldChar w:fldCharType="end"/>
      </w:r>
      <w:r w:rsidR="00AA51D1">
        <w:t>: Exports</w:t>
      </w:r>
    </w:p>
    <w:p w14:paraId="2906DB62" w14:textId="18D441B9" w:rsidR="006D056C" w:rsidRDefault="006D056C" w:rsidP="008B1B99">
      <w:pPr>
        <w:jc w:val="both"/>
      </w:pPr>
      <w:r>
        <w:rPr>
          <w:noProof/>
        </w:rPr>
        <w:drawing>
          <wp:inline distT="0" distB="0" distL="0" distR="0" wp14:anchorId="22799394" wp14:editId="101BE2B0">
            <wp:extent cx="4563374" cy="6081849"/>
            <wp:effectExtent l="0" t="0" r="8890" b="0"/>
            <wp:docPr id="12" name="Billede 12"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lede 12" descr="Et billede, der indeholder tekst&#10;&#10;Automatisk genereret beskrivelse"/>
                    <pic:cNvPicPr/>
                  </pic:nvPicPr>
                  <pic:blipFill>
                    <a:blip r:embed="rId34"/>
                    <a:stretch>
                      <a:fillRect/>
                    </a:stretch>
                  </pic:blipFill>
                  <pic:spPr>
                    <a:xfrm>
                      <a:off x="0" y="0"/>
                      <a:ext cx="4565901" cy="6085216"/>
                    </a:xfrm>
                    <a:prstGeom prst="rect">
                      <a:avLst/>
                    </a:prstGeom>
                  </pic:spPr>
                </pic:pic>
              </a:graphicData>
            </a:graphic>
          </wp:inline>
        </w:drawing>
      </w:r>
    </w:p>
    <w:p w14:paraId="21EA2123" w14:textId="2E0607C5" w:rsidR="006D056C" w:rsidRDefault="006D056C" w:rsidP="008B1B99">
      <w:pPr>
        <w:jc w:val="both"/>
      </w:pPr>
    </w:p>
    <w:p w14:paraId="3864D20E" w14:textId="0EDB337D" w:rsidR="006D056C" w:rsidRDefault="006D056C" w:rsidP="008B1B99">
      <w:pPr>
        <w:jc w:val="both"/>
      </w:pPr>
    </w:p>
    <w:p w14:paraId="0A52F211" w14:textId="2B1D3DBC" w:rsidR="006D056C" w:rsidRDefault="006D056C" w:rsidP="008B1B99">
      <w:pPr>
        <w:jc w:val="both"/>
      </w:pPr>
    </w:p>
    <w:p w14:paraId="1BD61AAF" w14:textId="7FCA66B0" w:rsidR="006D056C" w:rsidRDefault="006D056C" w:rsidP="008B1B99">
      <w:pPr>
        <w:jc w:val="both"/>
      </w:pPr>
    </w:p>
    <w:p w14:paraId="12D27A35" w14:textId="2FA6F7EE" w:rsidR="006D056C" w:rsidRDefault="006D056C" w:rsidP="008B1B99">
      <w:pPr>
        <w:jc w:val="both"/>
      </w:pPr>
    </w:p>
    <w:p w14:paraId="3382338A" w14:textId="24FFF2F3" w:rsidR="006D056C" w:rsidRDefault="006D056C" w:rsidP="008B1B99">
      <w:pPr>
        <w:jc w:val="both"/>
      </w:pPr>
    </w:p>
    <w:p w14:paraId="0A182880" w14:textId="5BD67045" w:rsidR="006D056C" w:rsidRDefault="006D056C" w:rsidP="008B1B99">
      <w:pPr>
        <w:jc w:val="both"/>
      </w:pPr>
    </w:p>
    <w:p w14:paraId="4C9DE2A1" w14:textId="600C12FA" w:rsidR="006D056C" w:rsidRDefault="006D056C" w:rsidP="008B1B99">
      <w:pPr>
        <w:jc w:val="both"/>
      </w:pPr>
    </w:p>
    <w:p w14:paraId="1B61FC49" w14:textId="6485C960" w:rsidR="00061257" w:rsidRDefault="00061257" w:rsidP="008B1B99">
      <w:pPr>
        <w:pStyle w:val="Billedtekst"/>
        <w:keepNext/>
        <w:jc w:val="both"/>
      </w:pPr>
      <w:r>
        <w:t xml:space="preserve">Figure </w:t>
      </w:r>
      <w:r w:rsidR="00AA51D1">
        <w:t>A4</w:t>
      </w:r>
      <w:r>
        <w:noBreakHyphen/>
      </w:r>
      <w:r w:rsidR="00F13421">
        <w:fldChar w:fldCharType="begin"/>
      </w:r>
      <w:r w:rsidR="00F13421">
        <w:instrText xml:space="preserve"> SEQ Figure \* ARABIC </w:instrText>
      </w:r>
      <w:r w:rsidR="00F13421">
        <w:fldChar w:fldCharType="separate"/>
      </w:r>
      <w:r w:rsidR="00775321">
        <w:rPr>
          <w:noProof/>
        </w:rPr>
        <w:t>27</w:t>
      </w:r>
      <w:r w:rsidR="00F13421">
        <w:rPr>
          <w:noProof/>
        </w:rPr>
        <w:fldChar w:fldCharType="end"/>
      </w:r>
      <w:r w:rsidR="00AA51D1">
        <w:t>: Imports</w:t>
      </w:r>
    </w:p>
    <w:p w14:paraId="4A40EE84" w14:textId="270C2331" w:rsidR="006D056C" w:rsidRDefault="006D056C" w:rsidP="008B1B99">
      <w:pPr>
        <w:jc w:val="both"/>
      </w:pPr>
      <w:r>
        <w:rPr>
          <w:noProof/>
        </w:rPr>
        <w:drawing>
          <wp:inline distT="0" distB="0" distL="0" distR="0" wp14:anchorId="15271B2F" wp14:editId="184A87C9">
            <wp:extent cx="5114925" cy="7219950"/>
            <wp:effectExtent l="0" t="0" r="9525" b="0"/>
            <wp:docPr id="13" name="Billede 13"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llede 13" descr="Et billede, der indeholder tekst&#10;&#10;Automatisk genereret beskrivelse"/>
                    <pic:cNvPicPr/>
                  </pic:nvPicPr>
                  <pic:blipFill>
                    <a:blip r:embed="rId35"/>
                    <a:stretch>
                      <a:fillRect/>
                    </a:stretch>
                  </pic:blipFill>
                  <pic:spPr>
                    <a:xfrm>
                      <a:off x="0" y="0"/>
                      <a:ext cx="5114925" cy="7219950"/>
                    </a:xfrm>
                    <a:prstGeom prst="rect">
                      <a:avLst/>
                    </a:prstGeom>
                  </pic:spPr>
                </pic:pic>
              </a:graphicData>
            </a:graphic>
          </wp:inline>
        </w:drawing>
      </w:r>
    </w:p>
    <w:p w14:paraId="472FCAB7" w14:textId="0F80A853" w:rsidR="006D056C" w:rsidRDefault="006D056C" w:rsidP="008B1B99">
      <w:pPr>
        <w:jc w:val="both"/>
      </w:pPr>
    </w:p>
    <w:p w14:paraId="71F17ED4" w14:textId="0C22B721" w:rsidR="00061257" w:rsidRDefault="00061257" w:rsidP="008B1B99">
      <w:pPr>
        <w:pStyle w:val="Billedtekst"/>
        <w:keepNext/>
        <w:jc w:val="both"/>
      </w:pPr>
      <w:r>
        <w:lastRenderedPageBreak/>
        <w:t xml:space="preserve">Figure </w:t>
      </w:r>
      <w:r w:rsidR="00AA51D1">
        <w:t>A4</w:t>
      </w:r>
      <w:r>
        <w:noBreakHyphen/>
      </w:r>
      <w:r w:rsidR="00F13421">
        <w:fldChar w:fldCharType="begin"/>
      </w:r>
      <w:r w:rsidR="00F13421">
        <w:instrText xml:space="preserve"> SEQ Figure \* ARABIC </w:instrText>
      </w:r>
      <w:r w:rsidR="00F13421">
        <w:fldChar w:fldCharType="separate"/>
      </w:r>
      <w:r w:rsidR="00775321">
        <w:rPr>
          <w:noProof/>
        </w:rPr>
        <w:t>28</w:t>
      </w:r>
      <w:r w:rsidR="00F13421">
        <w:rPr>
          <w:noProof/>
        </w:rPr>
        <w:fldChar w:fldCharType="end"/>
      </w:r>
      <w:r w:rsidR="00AA51D1">
        <w:t>a:</w:t>
      </w:r>
      <w:r w:rsidR="00AA51D1" w:rsidRPr="00AA51D1">
        <w:t xml:space="preserve"> </w:t>
      </w:r>
      <w:r w:rsidR="00AA51D1">
        <w:t>Non-financial Corporations’ investment in buildings and dwellings</w:t>
      </w:r>
    </w:p>
    <w:p w14:paraId="55C62376" w14:textId="71A58F5A" w:rsidR="006D056C" w:rsidRDefault="006D056C" w:rsidP="008B1B99">
      <w:pPr>
        <w:jc w:val="both"/>
      </w:pPr>
      <w:r>
        <w:rPr>
          <w:noProof/>
        </w:rPr>
        <w:drawing>
          <wp:inline distT="0" distB="0" distL="0" distR="0" wp14:anchorId="49EE76D1" wp14:editId="43CEDA9D">
            <wp:extent cx="6120130" cy="4986655"/>
            <wp:effectExtent l="0" t="0" r="0" b="4445"/>
            <wp:docPr id="17" name="Billede 17"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llede 17" descr="Et billede, der indeholder tekst&#10;&#10;Automatisk genereret beskrivelse"/>
                    <pic:cNvPicPr/>
                  </pic:nvPicPr>
                  <pic:blipFill>
                    <a:blip r:embed="rId36"/>
                    <a:stretch>
                      <a:fillRect/>
                    </a:stretch>
                  </pic:blipFill>
                  <pic:spPr>
                    <a:xfrm>
                      <a:off x="0" y="0"/>
                      <a:ext cx="6120130" cy="4986655"/>
                    </a:xfrm>
                    <a:prstGeom prst="rect">
                      <a:avLst/>
                    </a:prstGeom>
                  </pic:spPr>
                </pic:pic>
              </a:graphicData>
            </a:graphic>
          </wp:inline>
        </w:drawing>
      </w:r>
    </w:p>
    <w:p w14:paraId="2A93C7EE" w14:textId="3CB5E630" w:rsidR="00061257" w:rsidRDefault="00061257" w:rsidP="008B1B99">
      <w:pPr>
        <w:pStyle w:val="Billedtekst"/>
        <w:keepNext/>
        <w:jc w:val="both"/>
      </w:pPr>
      <w:r>
        <w:t xml:space="preserve">Figure </w:t>
      </w:r>
      <w:r w:rsidR="00AA51D1">
        <w:t>A4</w:t>
      </w:r>
      <w:r>
        <w:noBreakHyphen/>
      </w:r>
      <w:r w:rsidR="00AA51D1">
        <w:t>8b: Summary statistics for regression above</w:t>
      </w:r>
    </w:p>
    <w:p w14:paraId="3806DC3D" w14:textId="11590D42" w:rsidR="006D056C" w:rsidRDefault="006D056C" w:rsidP="008B1B99">
      <w:pPr>
        <w:jc w:val="both"/>
      </w:pPr>
      <w:r w:rsidRPr="006D056C">
        <w:rPr>
          <w:noProof/>
        </w:rPr>
        <w:drawing>
          <wp:inline distT="0" distB="0" distL="0" distR="0" wp14:anchorId="50DF9AD6" wp14:editId="2D43E60D">
            <wp:extent cx="3771900" cy="2676525"/>
            <wp:effectExtent l="0" t="0" r="0" b="9525"/>
            <wp:docPr id="18" name="Billede 18"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illede 18" descr="Et billede, der indeholder tekst&#10;&#10;Automatisk genereret beskrivelse"/>
                    <pic:cNvPicPr/>
                  </pic:nvPicPr>
                  <pic:blipFill>
                    <a:blip r:embed="rId37"/>
                    <a:stretch>
                      <a:fillRect/>
                    </a:stretch>
                  </pic:blipFill>
                  <pic:spPr>
                    <a:xfrm>
                      <a:off x="0" y="0"/>
                      <a:ext cx="3771900" cy="2676525"/>
                    </a:xfrm>
                    <a:prstGeom prst="rect">
                      <a:avLst/>
                    </a:prstGeom>
                  </pic:spPr>
                </pic:pic>
              </a:graphicData>
            </a:graphic>
          </wp:inline>
        </w:drawing>
      </w:r>
    </w:p>
    <w:p w14:paraId="6CB8E3F4" w14:textId="023F6CF6" w:rsidR="00061257" w:rsidRDefault="00061257" w:rsidP="008B1B99">
      <w:pPr>
        <w:pStyle w:val="Billedtekst"/>
        <w:keepNext/>
        <w:jc w:val="both"/>
      </w:pPr>
      <w:r>
        <w:lastRenderedPageBreak/>
        <w:t xml:space="preserve">Figure </w:t>
      </w:r>
      <w:r w:rsidR="00AA51D1">
        <w:t>A4</w:t>
      </w:r>
      <w:r>
        <w:noBreakHyphen/>
      </w:r>
      <w:r w:rsidR="00AA51D1">
        <w:t>9a: Non-financial Corporations’ investment in equipment</w:t>
      </w:r>
    </w:p>
    <w:p w14:paraId="531D918C" w14:textId="7A3BF490" w:rsidR="006D056C" w:rsidRDefault="006D056C" w:rsidP="008B1B99">
      <w:pPr>
        <w:jc w:val="both"/>
      </w:pPr>
      <w:r>
        <w:rPr>
          <w:noProof/>
        </w:rPr>
        <w:drawing>
          <wp:inline distT="0" distB="0" distL="0" distR="0" wp14:anchorId="425EDED1" wp14:editId="587ECFAA">
            <wp:extent cx="5305210" cy="4183811"/>
            <wp:effectExtent l="0" t="0" r="0" b="7620"/>
            <wp:docPr id="24" name="Billede 24"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illede 24" descr="Et billede, der indeholder tekst&#10;&#10;Automatisk genereret beskrivelse"/>
                    <pic:cNvPicPr/>
                  </pic:nvPicPr>
                  <pic:blipFill>
                    <a:blip r:embed="rId38"/>
                    <a:stretch>
                      <a:fillRect/>
                    </a:stretch>
                  </pic:blipFill>
                  <pic:spPr>
                    <a:xfrm>
                      <a:off x="0" y="0"/>
                      <a:ext cx="5317933" cy="4193845"/>
                    </a:xfrm>
                    <a:prstGeom prst="rect">
                      <a:avLst/>
                    </a:prstGeom>
                  </pic:spPr>
                </pic:pic>
              </a:graphicData>
            </a:graphic>
          </wp:inline>
        </w:drawing>
      </w:r>
    </w:p>
    <w:p w14:paraId="0AE6BEFA" w14:textId="1B2F5793" w:rsidR="00AA51D1" w:rsidRDefault="00AA51D1" w:rsidP="008B1B99">
      <w:pPr>
        <w:pStyle w:val="Billedtekst"/>
        <w:keepNext/>
        <w:jc w:val="both"/>
      </w:pPr>
      <w:r>
        <w:t>Figure A4</w:t>
      </w:r>
      <w:r>
        <w:noBreakHyphen/>
        <w:t>9b: Summary statistics for regression above</w:t>
      </w:r>
    </w:p>
    <w:p w14:paraId="6922216F" w14:textId="5FEA37AD" w:rsidR="006D056C" w:rsidRDefault="006D056C" w:rsidP="008B1B99">
      <w:pPr>
        <w:jc w:val="both"/>
      </w:pPr>
      <w:r>
        <w:rPr>
          <w:noProof/>
        </w:rPr>
        <w:drawing>
          <wp:inline distT="0" distB="0" distL="0" distR="0" wp14:anchorId="014B4073" wp14:editId="3EF426DD">
            <wp:extent cx="4029075" cy="2695575"/>
            <wp:effectExtent l="0" t="0" r="9525" b="9525"/>
            <wp:docPr id="25" name="Billede 2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illede 25" descr="Et billede, der indeholder tekst&#10;&#10;Automatisk genereret beskrivelse"/>
                    <pic:cNvPicPr/>
                  </pic:nvPicPr>
                  <pic:blipFill>
                    <a:blip r:embed="rId39"/>
                    <a:stretch>
                      <a:fillRect/>
                    </a:stretch>
                  </pic:blipFill>
                  <pic:spPr>
                    <a:xfrm>
                      <a:off x="0" y="0"/>
                      <a:ext cx="4029075" cy="2695575"/>
                    </a:xfrm>
                    <a:prstGeom prst="rect">
                      <a:avLst/>
                    </a:prstGeom>
                  </pic:spPr>
                </pic:pic>
              </a:graphicData>
            </a:graphic>
          </wp:inline>
        </w:drawing>
      </w:r>
    </w:p>
    <w:p w14:paraId="3766DB50" w14:textId="7FF86260" w:rsidR="006D056C" w:rsidRDefault="006D056C" w:rsidP="008B1B99">
      <w:pPr>
        <w:jc w:val="both"/>
      </w:pPr>
    </w:p>
    <w:p w14:paraId="76E306AA" w14:textId="7E83A975" w:rsidR="006D056C" w:rsidRDefault="006D056C" w:rsidP="008B1B99">
      <w:pPr>
        <w:jc w:val="both"/>
      </w:pPr>
    </w:p>
    <w:p w14:paraId="51F94139" w14:textId="6247F601" w:rsidR="006D056C" w:rsidRDefault="006D056C" w:rsidP="008B1B99">
      <w:pPr>
        <w:jc w:val="both"/>
      </w:pPr>
    </w:p>
    <w:p w14:paraId="37F57B66" w14:textId="59ED22C2" w:rsidR="00061257" w:rsidRDefault="00061257" w:rsidP="008B1B99">
      <w:pPr>
        <w:pStyle w:val="Billedtekst"/>
        <w:keepNext/>
        <w:jc w:val="both"/>
      </w:pPr>
      <w:r>
        <w:lastRenderedPageBreak/>
        <w:t xml:space="preserve">Figure </w:t>
      </w:r>
      <w:r w:rsidR="00AA51D1">
        <w:t>A4</w:t>
      </w:r>
      <w:r>
        <w:noBreakHyphen/>
      </w:r>
      <w:r w:rsidR="00AA51D1">
        <w:t>10a: Prices</w:t>
      </w:r>
    </w:p>
    <w:p w14:paraId="7DB57D72" w14:textId="0CD3CCF8" w:rsidR="006D056C" w:rsidRDefault="006D056C" w:rsidP="008B1B99">
      <w:pPr>
        <w:jc w:val="both"/>
      </w:pPr>
      <w:r>
        <w:rPr>
          <w:noProof/>
        </w:rPr>
        <w:drawing>
          <wp:inline distT="0" distB="0" distL="0" distR="0" wp14:anchorId="4190CA9B" wp14:editId="07FE45A8">
            <wp:extent cx="4166235" cy="5080958"/>
            <wp:effectExtent l="0" t="0" r="5715" b="5715"/>
            <wp:docPr id="26" name="Billede 26"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illede 26" descr="Et billede, der indeholder tekst&#10;&#10;Automatisk genereret beskrivelse"/>
                    <pic:cNvPicPr/>
                  </pic:nvPicPr>
                  <pic:blipFill>
                    <a:blip r:embed="rId40"/>
                    <a:stretch>
                      <a:fillRect/>
                    </a:stretch>
                  </pic:blipFill>
                  <pic:spPr>
                    <a:xfrm>
                      <a:off x="0" y="0"/>
                      <a:ext cx="4171954" cy="5087932"/>
                    </a:xfrm>
                    <a:prstGeom prst="rect">
                      <a:avLst/>
                    </a:prstGeom>
                  </pic:spPr>
                </pic:pic>
              </a:graphicData>
            </a:graphic>
          </wp:inline>
        </w:drawing>
      </w:r>
    </w:p>
    <w:p w14:paraId="2D07A1E0" w14:textId="5ABB2E54" w:rsidR="00AA51D1" w:rsidRDefault="00AA51D1" w:rsidP="008B1B99">
      <w:pPr>
        <w:pStyle w:val="Billedtekst"/>
        <w:keepNext/>
        <w:jc w:val="both"/>
      </w:pPr>
      <w:r>
        <w:t>Figure A4</w:t>
      </w:r>
      <w:r>
        <w:noBreakHyphen/>
        <w:t>10b: Summary statistics for regression above</w:t>
      </w:r>
    </w:p>
    <w:p w14:paraId="346B0A5B" w14:textId="0A89CD72" w:rsidR="006D056C" w:rsidRDefault="006D056C" w:rsidP="008B1B99">
      <w:pPr>
        <w:jc w:val="both"/>
      </w:pPr>
      <w:r>
        <w:rPr>
          <w:noProof/>
        </w:rPr>
        <w:drawing>
          <wp:inline distT="0" distB="0" distL="0" distR="0" wp14:anchorId="1C625309" wp14:editId="06154629">
            <wp:extent cx="3915884" cy="2346385"/>
            <wp:effectExtent l="0" t="0" r="8890" b="0"/>
            <wp:docPr id="27" name="Billede 27"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illede 27" descr="Et billede, der indeholder tekst&#10;&#10;Automatisk genereret beskrivelse"/>
                    <pic:cNvPicPr/>
                  </pic:nvPicPr>
                  <pic:blipFill>
                    <a:blip r:embed="rId41"/>
                    <a:stretch>
                      <a:fillRect/>
                    </a:stretch>
                  </pic:blipFill>
                  <pic:spPr>
                    <a:xfrm>
                      <a:off x="0" y="0"/>
                      <a:ext cx="3921250" cy="2349600"/>
                    </a:xfrm>
                    <a:prstGeom prst="rect">
                      <a:avLst/>
                    </a:prstGeom>
                  </pic:spPr>
                </pic:pic>
              </a:graphicData>
            </a:graphic>
          </wp:inline>
        </w:drawing>
      </w:r>
    </w:p>
    <w:p w14:paraId="639B3753" w14:textId="54A64BBC" w:rsidR="006D056C" w:rsidRDefault="006D056C" w:rsidP="008B1B99">
      <w:pPr>
        <w:jc w:val="both"/>
      </w:pPr>
    </w:p>
    <w:p w14:paraId="5DE65DAA" w14:textId="2BC1B37F" w:rsidR="00061257" w:rsidRDefault="00061257" w:rsidP="008B1B99">
      <w:pPr>
        <w:pStyle w:val="Billedtekst"/>
        <w:keepNext/>
        <w:jc w:val="both"/>
      </w:pPr>
      <w:r>
        <w:lastRenderedPageBreak/>
        <w:t xml:space="preserve">Figure </w:t>
      </w:r>
      <w:r w:rsidR="00AA51D1">
        <w:t>A4</w:t>
      </w:r>
      <w:r>
        <w:noBreakHyphen/>
      </w:r>
      <w:r w:rsidR="00AA51D1">
        <w:t>11: Wages</w:t>
      </w:r>
    </w:p>
    <w:p w14:paraId="0AB44A4F" w14:textId="4EA5DCFD" w:rsidR="006D056C" w:rsidRDefault="006D056C" w:rsidP="008B1B99">
      <w:pPr>
        <w:jc w:val="both"/>
      </w:pPr>
      <w:r>
        <w:rPr>
          <w:noProof/>
        </w:rPr>
        <w:drawing>
          <wp:inline distT="0" distB="0" distL="0" distR="0" wp14:anchorId="392FFB92" wp14:editId="00D2DC9F">
            <wp:extent cx="4791075" cy="5876925"/>
            <wp:effectExtent l="0" t="0" r="9525" b="9525"/>
            <wp:docPr id="28" name="Billede 28"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illede 28" descr="Et billede, der indeholder tekst&#10;&#10;Automatisk genereret beskrivelse"/>
                    <pic:cNvPicPr/>
                  </pic:nvPicPr>
                  <pic:blipFill>
                    <a:blip r:embed="rId42"/>
                    <a:stretch>
                      <a:fillRect/>
                    </a:stretch>
                  </pic:blipFill>
                  <pic:spPr>
                    <a:xfrm>
                      <a:off x="0" y="0"/>
                      <a:ext cx="4791075" cy="5876925"/>
                    </a:xfrm>
                    <a:prstGeom prst="rect">
                      <a:avLst/>
                    </a:prstGeom>
                  </pic:spPr>
                </pic:pic>
              </a:graphicData>
            </a:graphic>
          </wp:inline>
        </w:drawing>
      </w:r>
    </w:p>
    <w:p w14:paraId="4C1BA735" w14:textId="3E4D73AD" w:rsidR="006D056C" w:rsidRDefault="006D056C" w:rsidP="008B1B99">
      <w:pPr>
        <w:jc w:val="both"/>
      </w:pPr>
    </w:p>
    <w:p w14:paraId="3C5B8CB7" w14:textId="1F320C4B" w:rsidR="00061257" w:rsidRDefault="00061257" w:rsidP="008B1B99">
      <w:pPr>
        <w:jc w:val="both"/>
      </w:pPr>
    </w:p>
    <w:p w14:paraId="5E0E5B7B" w14:textId="67D86D66" w:rsidR="00061257" w:rsidRDefault="00061257" w:rsidP="008B1B99">
      <w:pPr>
        <w:jc w:val="both"/>
      </w:pPr>
    </w:p>
    <w:p w14:paraId="74E9DB96" w14:textId="4A99FB28" w:rsidR="00061257" w:rsidRDefault="00061257" w:rsidP="008B1B99">
      <w:pPr>
        <w:jc w:val="both"/>
      </w:pPr>
    </w:p>
    <w:p w14:paraId="10451C81" w14:textId="466334B7" w:rsidR="00061257" w:rsidRDefault="00061257" w:rsidP="008B1B99">
      <w:pPr>
        <w:jc w:val="both"/>
      </w:pPr>
    </w:p>
    <w:p w14:paraId="66EA1EA1" w14:textId="3EA5F1A3" w:rsidR="00061257" w:rsidRDefault="00061257" w:rsidP="008B1B99">
      <w:pPr>
        <w:jc w:val="both"/>
      </w:pPr>
    </w:p>
    <w:p w14:paraId="7F33CA4F" w14:textId="77777777" w:rsidR="00061257" w:rsidRDefault="00061257" w:rsidP="008B1B99">
      <w:pPr>
        <w:jc w:val="both"/>
      </w:pPr>
    </w:p>
    <w:p w14:paraId="7D33601A" w14:textId="28F48A7B" w:rsidR="00061257" w:rsidRDefault="00061257" w:rsidP="008B1B99">
      <w:pPr>
        <w:pStyle w:val="Overskrift3"/>
        <w:jc w:val="both"/>
      </w:pPr>
      <w:r>
        <w:lastRenderedPageBreak/>
        <w:t xml:space="preserve">Regressions for Scenarios </w:t>
      </w:r>
    </w:p>
    <w:p w14:paraId="4871516C" w14:textId="77777777" w:rsidR="00061257" w:rsidRPr="00061257" w:rsidRDefault="00061257" w:rsidP="008B1B99">
      <w:pPr>
        <w:jc w:val="both"/>
      </w:pPr>
    </w:p>
    <w:p w14:paraId="7E38C952" w14:textId="0790EA5D" w:rsidR="00061257" w:rsidRDefault="00061257" w:rsidP="008B1B99">
      <w:pPr>
        <w:pStyle w:val="Billedtekst"/>
        <w:keepNext/>
        <w:jc w:val="both"/>
      </w:pPr>
      <w:r>
        <w:t xml:space="preserve">Figure </w:t>
      </w:r>
      <w:r w:rsidR="00AA51D1">
        <w:t>A4</w:t>
      </w:r>
      <w:r>
        <w:noBreakHyphen/>
      </w:r>
      <w:r w:rsidR="00AA51D1">
        <w:t>12: productivity of workers</w:t>
      </w:r>
    </w:p>
    <w:p w14:paraId="4C974D66" w14:textId="00E53F93" w:rsidR="00061257" w:rsidRDefault="00061257" w:rsidP="008B1B99">
      <w:pPr>
        <w:jc w:val="both"/>
      </w:pPr>
      <w:r>
        <w:rPr>
          <w:noProof/>
        </w:rPr>
        <w:drawing>
          <wp:inline distT="0" distB="0" distL="0" distR="0" wp14:anchorId="621BC146" wp14:editId="5DD288DF">
            <wp:extent cx="5276850" cy="6696075"/>
            <wp:effectExtent l="0" t="0" r="0" b="9525"/>
            <wp:docPr id="29" name="Billede 29"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illede 29" descr="Et billede, der indeholder tekst&#10;&#10;Automatisk genereret beskrivelse"/>
                    <pic:cNvPicPr/>
                  </pic:nvPicPr>
                  <pic:blipFill>
                    <a:blip r:embed="rId43"/>
                    <a:stretch>
                      <a:fillRect/>
                    </a:stretch>
                  </pic:blipFill>
                  <pic:spPr>
                    <a:xfrm>
                      <a:off x="0" y="0"/>
                      <a:ext cx="5276850" cy="6696075"/>
                    </a:xfrm>
                    <a:prstGeom prst="rect">
                      <a:avLst/>
                    </a:prstGeom>
                  </pic:spPr>
                </pic:pic>
              </a:graphicData>
            </a:graphic>
          </wp:inline>
        </w:drawing>
      </w:r>
    </w:p>
    <w:p w14:paraId="75C49C14" w14:textId="12A49585" w:rsidR="00061257" w:rsidRDefault="00061257" w:rsidP="008B1B99">
      <w:pPr>
        <w:jc w:val="both"/>
      </w:pPr>
    </w:p>
    <w:p w14:paraId="3101CE56" w14:textId="2D55994D" w:rsidR="00061257" w:rsidRDefault="00061257" w:rsidP="008B1B99">
      <w:pPr>
        <w:jc w:val="both"/>
      </w:pPr>
    </w:p>
    <w:p w14:paraId="6CBF424F" w14:textId="06B8CC84" w:rsidR="00061257" w:rsidRDefault="00061257" w:rsidP="008B1B99">
      <w:pPr>
        <w:pStyle w:val="Billedtekst"/>
        <w:keepNext/>
        <w:jc w:val="both"/>
      </w:pPr>
      <w:r>
        <w:lastRenderedPageBreak/>
        <w:t xml:space="preserve">Figure </w:t>
      </w:r>
      <w:r w:rsidR="00AA51D1">
        <w:t>A4</w:t>
      </w:r>
      <w:r>
        <w:noBreakHyphen/>
      </w:r>
      <w:r w:rsidR="00AA51D1">
        <w:t>12: Labor force</w:t>
      </w:r>
    </w:p>
    <w:p w14:paraId="47E6F391" w14:textId="5B99A3E0" w:rsidR="00061257" w:rsidRDefault="00AA51D1" w:rsidP="008B1B99">
      <w:pPr>
        <w:jc w:val="both"/>
      </w:pPr>
      <w:r>
        <w:rPr>
          <w:noProof/>
        </w:rPr>
        <w:drawing>
          <wp:inline distT="0" distB="0" distL="0" distR="0" wp14:anchorId="30309EEB" wp14:editId="28E990EB">
            <wp:extent cx="4057650" cy="4162425"/>
            <wp:effectExtent l="0" t="0" r="0" b="9525"/>
            <wp:docPr id="36" name="Billede 36"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Billede 36" descr="Et billede, der indeholder tekst&#10;&#10;Automatisk genereret beskrivelse"/>
                    <pic:cNvPicPr/>
                  </pic:nvPicPr>
                  <pic:blipFill>
                    <a:blip r:embed="rId44"/>
                    <a:stretch>
                      <a:fillRect/>
                    </a:stretch>
                  </pic:blipFill>
                  <pic:spPr>
                    <a:xfrm>
                      <a:off x="0" y="0"/>
                      <a:ext cx="4057650" cy="4162425"/>
                    </a:xfrm>
                    <a:prstGeom prst="rect">
                      <a:avLst/>
                    </a:prstGeom>
                  </pic:spPr>
                </pic:pic>
              </a:graphicData>
            </a:graphic>
          </wp:inline>
        </w:drawing>
      </w:r>
    </w:p>
    <w:p w14:paraId="76A9E622" w14:textId="6EEE8AAE" w:rsidR="00061257" w:rsidRDefault="00061257" w:rsidP="008B1B99">
      <w:pPr>
        <w:jc w:val="both"/>
      </w:pPr>
    </w:p>
    <w:p w14:paraId="3CED0246" w14:textId="5F3C7E2B" w:rsidR="00061257" w:rsidRDefault="00061257" w:rsidP="008B1B99">
      <w:pPr>
        <w:pStyle w:val="Billedtekst"/>
        <w:keepNext/>
        <w:jc w:val="both"/>
      </w:pPr>
      <w:r>
        <w:lastRenderedPageBreak/>
        <w:t xml:space="preserve">Figure </w:t>
      </w:r>
      <w:r w:rsidR="00E13422">
        <w:t>A</w:t>
      </w:r>
      <w:r w:rsidR="00AA51D1">
        <w:t>4</w:t>
      </w:r>
      <w:r>
        <w:noBreakHyphen/>
      </w:r>
      <w:r w:rsidR="00E13422">
        <w:t>13: Insurance rate</w:t>
      </w:r>
    </w:p>
    <w:p w14:paraId="504B1771" w14:textId="1B90901A" w:rsidR="00061257" w:rsidRPr="00061257" w:rsidRDefault="00061257" w:rsidP="008B1B99">
      <w:pPr>
        <w:jc w:val="both"/>
      </w:pPr>
      <w:r>
        <w:rPr>
          <w:noProof/>
        </w:rPr>
        <w:drawing>
          <wp:inline distT="0" distB="0" distL="0" distR="0" wp14:anchorId="13F4F01E" wp14:editId="36AC6AFE">
            <wp:extent cx="4924425" cy="4667250"/>
            <wp:effectExtent l="0" t="0" r="9525" b="0"/>
            <wp:docPr id="31" name="Billede 31"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illede 31" descr="Et billede, der indeholder tekst&#10;&#10;Automatisk genereret beskrivelse"/>
                    <pic:cNvPicPr/>
                  </pic:nvPicPr>
                  <pic:blipFill>
                    <a:blip r:embed="rId45"/>
                    <a:stretch>
                      <a:fillRect/>
                    </a:stretch>
                  </pic:blipFill>
                  <pic:spPr>
                    <a:xfrm>
                      <a:off x="0" y="0"/>
                      <a:ext cx="4924425" cy="4667250"/>
                    </a:xfrm>
                    <a:prstGeom prst="rect">
                      <a:avLst/>
                    </a:prstGeom>
                  </pic:spPr>
                </pic:pic>
              </a:graphicData>
            </a:graphic>
          </wp:inline>
        </w:drawing>
      </w:r>
    </w:p>
    <w:sectPr w:rsidR="00061257" w:rsidRPr="00061257" w:rsidSect="00D0045A">
      <w:headerReference w:type="even" r:id="rId46"/>
      <w:headerReference w:type="default" r:id="rId47"/>
      <w:footerReference w:type="even" r:id="rId48"/>
      <w:footerReference w:type="default" r:id="rId49"/>
      <w:headerReference w:type="first" r:id="rId50"/>
      <w:footerReference w:type="first" r:id="rId51"/>
      <w:pgSz w:w="11906" w:h="16838"/>
      <w:pgMar w:top="1701" w:right="1134" w:bottom="1701" w:left="1134"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Simon Thomsen" w:date="2022-12-31T15:32:00Z" w:initials="ST">
    <w:p w14:paraId="20A0F5E1" w14:textId="77777777" w:rsidR="0066355C" w:rsidRDefault="0066355C" w:rsidP="00D37849">
      <w:pPr>
        <w:pStyle w:val="Kommentartekst"/>
      </w:pPr>
      <w:r>
        <w:rPr>
          <w:rStyle w:val="Kommentarhenvisning"/>
        </w:rPr>
        <w:annotationRef/>
      </w:r>
      <w:r>
        <w:t>"Worsening the flexicurity model"</w:t>
      </w:r>
    </w:p>
  </w:comment>
  <w:comment w:id="2" w:author="Simon Thomsen" w:date="2022-12-31T15:36:00Z" w:initials="ST">
    <w:p w14:paraId="133DB1C3" w14:textId="77777777" w:rsidR="00FA4D77" w:rsidRDefault="00FA4D77" w:rsidP="004B15C3">
      <w:pPr>
        <w:pStyle w:val="Kommentartekst"/>
      </w:pPr>
      <w:r>
        <w:rPr>
          <w:rStyle w:val="Kommentarhenvisning"/>
        </w:rPr>
        <w:annotationRef/>
      </w:r>
      <w:r>
        <w:t>Opdater når færdig</w:t>
      </w:r>
    </w:p>
  </w:comment>
  <w:comment w:id="4" w:author="Simon Fløj Thomsen" w:date="2022-12-18T10:21:00Z" w:initials="SFT">
    <w:p w14:paraId="3EDBFD94" w14:textId="520B34EC" w:rsidR="00F26AF6" w:rsidRDefault="00F26AF6" w:rsidP="00F26AF6">
      <w:pPr>
        <w:pStyle w:val="Kommentartekst"/>
      </w:pPr>
      <w:r>
        <w:rPr>
          <w:rStyle w:val="Kommentarhenvisning"/>
        </w:rPr>
        <w:annotationRef/>
      </w:r>
      <w:r>
        <w:t>Ændre "kilde"</w:t>
      </w:r>
    </w:p>
  </w:comment>
  <w:comment w:id="5" w:author="Mikael Randrup Byrialsen" w:date="2022-12-19T09:23:00Z" w:initials="MRB">
    <w:p w14:paraId="189BF10F" w14:textId="77777777" w:rsidR="00F26AF6" w:rsidRDefault="00F26AF6" w:rsidP="00F26AF6">
      <w:r>
        <w:rPr>
          <w:rStyle w:val="Kommentarhenvisning"/>
        </w:rPr>
        <w:annotationRef/>
      </w:r>
      <w:r>
        <w:rPr>
          <w:sz w:val="20"/>
          <w:szCs w:val="20"/>
        </w:rPr>
        <w:t>Gælder alle figurer</w:t>
      </w:r>
    </w:p>
  </w:comment>
  <w:comment w:id="6" w:author="Simon Thomsen" w:date="2022-12-31T15:37:00Z" w:initials="ST">
    <w:p w14:paraId="2485DA6C" w14:textId="77777777" w:rsidR="00F3743B" w:rsidRDefault="00F3743B" w:rsidP="00723852">
      <w:pPr>
        <w:pStyle w:val="Kommentartekst"/>
      </w:pPr>
      <w:r>
        <w:rPr>
          <w:rStyle w:val="Kommentarhenvisning"/>
        </w:rPr>
        <w:annotationRef/>
      </w:r>
      <w:r>
        <w:t>Tjekker og opdatere figurer når der er helt styr på opbygningen</w:t>
      </w:r>
    </w:p>
  </w:comment>
  <w:comment w:id="14" w:author="Simon Thomsen" w:date="2022-12-31T15:41:00Z" w:initials="ST">
    <w:p w14:paraId="612467FC" w14:textId="77777777" w:rsidR="00F2265F" w:rsidRDefault="00F2265F" w:rsidP="00F3578D">
      <w:pPr>
        <w:pStyle w:val="Kommentartekst"/>
      </w:pPr>
      <w:r>
        <w:rPr>
          <w:rStyle w:val="Kommentarhenvisning"/>
        </w:rPr>
        <w:annotationRef/>
      </w:r>
      <w:r>
        <w:t>Man kunne lave en tabel/graf der visualisere det hvis det er svært at forstå ud fra skrift</w:t>
      </w:r>
    </w:p>
  </w:comment>
  <w:comment w:id="16" w:author="Simon Thomsen" w:date="2022-12-31T15:44:00Z" w:initials="ST">
    <w:p w14:paraId="40A345AE" w14:textId="77777777" w:rsidR="009A2AF5" w:rsidRDefault="009A2AF5" w:rsidP="00F53195">
      <w:pPr>
        <w:pStyle w:val="Kommentartekst"/>
      </w:pPr>
      <w:r>
        <w:rPr>
          <w:rStyle w:val="Kommentarhenvisning"/>
        </w:rPr>
        <w:annotationRef/>
      </w:r>
      <w:r>
        <w:t>Kan prøve at skrive noget mandag</w:t>
      </w:r>
    </w:p>
  </w:comment>
  <w:comment w:id="22" w:author="Simon Thomsen" w:date="2022-12-31T15:46:00Z" w:initials="ST">
    <w:p w14:paraId="440090EB" w14:textId="77777777" w:rsidR="00417F1D" w:rsidRDefault="00417F1D" w:rsidP="00EC3411">
      <w:pPr>
        <w:pStyle w:val="Kommentartekst"/>
      </w:pPr>
      <w:r>
        <w:rPr>
          <w:rStyle w:val="Kommentarhenvisning"/>
        </w:rPr>
        <w:annotationRef/>
      </w:r>
      <w:r>
        <w:t>Ved ik om skal slettes når man ik er præsenteret for disse endnu</w:t>
      </w:r>
    </w:p>
  </w:comment>
  <w:comment w:id="23" w:author="Simon Fløj Thomsen" w:date="2022-12-18T10:27:00Z" w:initials="SFT">
    <w:p w14:paraId="317B7B35" w14:textId="6D4E7C97" w:rsidR="00F26AF6" w:rsidRDefault="00F26AF6" w:rsidP="00F26AF6">
      <w:pPr>
        <w:pStyle w:val="Kommentartekst"/>
      </w:pPr>
      <w:r>
        <w:rPr>
          <w:rStyle w:val="Kommentarhenvisning"/>
        </w:rPr>
        <w:annotationRef/>
      </w:r>
      <w:r>
        <w:t>Skal vel ændres til engelsk?</w:t>
      </w:r>
    </w:p>
  </w:comment>
  <w:comment w:id="24" w:author="Mikael Randrup Byrialsen" w:date="2022-12-19T09:23:00Z" w:initials="MRB">
    <w:p w14:paraId="693260EA" w14:textId="77777777" w:rsidR="00F26AF6" w:rsidRDefault="00F26AF6" w:rsidP="00F26AF6">
      <w:r>
        <w:rPr>
          <w:rStyle w:val="Kommentarhenvisning"/>
        </w:rPr>
        <w:annotationRef/>
      </w:r>
      <w:r>
        <w:rPr>
          <w:sz w:val="20"/>
          <w:szCs w:val="20"/>
        </w:rPr>
        <w:t>Ja, vi skal lige finde den engelske betegnelse - dette kan godt vente lidt…</w:t>
      </w:r>
    </w:p>
  </w:comment>
  <w:comment w:id="25" w:author="Simon Thomsen" w:date="2022-12-31T15:51:00Z" w:initials="ST">
    <w:p w14:paraId="6DE1AD30" w14:textId="77777777" w:rsidR="000D7CCC" w:rsidRDefault="000D7CCC" w:rsidP="00110105">
      <w:pPr>
        <w:pStyle w:val="Kommentartekst"/>
      </w:pPr>
      <w:r>
        <w:rPr>
          <w:rStyle w:val="Kommentarhenvisning"/>
        </w:rPr>
        <w:annotationRef/>
      </w:r>
      <w:r>
        <w:t>Man kunne give et eksempel for at gøre det klart at det det er selve exit raten der ændres med 78% så man ikke misforstår? Måske overflødigt</w:t>
      </w:r>
    </w:p>
  </w:comment>
  <w:comment w:id="26" w:author="Simon Thomsen" w:date="2022-12-31T15:55:00Z" w:initials="ST">
    <w:p w14:paraId="7BF89A3F" w14:textId="77777777" w:rsidR="002D159A" w:rsidRDefault="002D159A" w:rsidP="00C05B58">
      <w:pPr>
        <w:pStyle w:val="Kommentartekst"/>
      </w:pPr>
      <w:r>
        <w:rPr>
          <w:rStyle w:val="Kommentarhenvisning"/>
        </w:rPr>
        <w:annotationRef/>
      </w:r>
      <w:r>
        <w:t>Igen når dette er første gang vi introducere approach rate skal det måske overordnet forklares og ikke bare den kanal modellen inkluderer? Har forsøgt...</w:t>
      </w:r>
    </w:p>
  </w:comment>
  <w:comment w:id="34" w:author="Simon Thomsen" w:date="2022-12-31T15:55:00Z" w:initials="ST">
    <w:p w14:paraId="216DBCE6" w14:textId="77777777" w:rsidR="002D159A" w:rsidRDefault="002D159A" w:rsidP="001315E8">
      <w:pPr>
        <w:pStyle w:val="Kommentartekst"/>
      </w:pPr>
      <w:r>
        <w:rPr>
          <w:rStyle w:val="Kommentarhenvisning"/>
        </w:rPr>
        <w:annotationRef/>
      </w:r>
      <w:r>
        <w:t>De inkluderer kun fra terminated posistions!</w:t>
      </w:r>
    </w:p>
  </w:comment>
  <w:comment w:id="56" w:author="Simon Fløj Thomsen" w:date="2022-12-18T10:31:00Z" w:initials="SFT">
    <w:p w14:paraId="4CBCE7D8" w14:textId="4D7F6044" w:rsidR="00F26AF6" w:rsidRDefault="00F26AF6" w:rsidP="00F26AF6">
      <w:pPr>
        <w:pStyle w:val="Kommentartekst"/>
      </w:pPr>
      <w:r>
        <w:rPr>
          <w:rStyle w:val="Kommentarhenvisning"/>
        </w:rPr>
        <w:annotationRef/>
      </w:r>
      <w:r>
        <w:t>Skal lige tjekke igen</w:t>
      </w:r>
    </w:p>
  </w:comment>
  <w:comment w:id="57" w:author="Mikael Randrup Byrialsen" w:date="2022-12-19T09:24:00Z" w:initials="MRB">
    <w:p w14:paraId="06172675" w14:textId="77777777" w:rsidR="00F26AF6" w:rsidRDefault="00F26AF6" w:rsidP="00F26AF6">
      <w:r>
        <w:rPr>
          <w:rStyle w:val="Kommentarhenvisning"/>
        </w:rPr>
        <w:annotationRef/>
      </w:r>
      <w:r>
        <w:rPr>
          <w:sz w:val="20"/>
          <w:szCs w:val="20"/>
        </w:rPr>
        <w:t>Ok</w:t>
      </w:r>
    </w:p>
  </w:comment>
  <w:comment w:id="58" w:author="Simon Thomsen" w:date="2022-12-31T16:07:00Z" w:initials="ST">
    <w:p w14:paraId="46680D03" w14:textId="77777777" w:rsidR="003373FF" w:rsidRDefault="003373FF" w:rsidP="00E726AB">
      <w:pPr>
        <w:pStyle w:val="Kommentartekst"/>
      </w:pPr>
      <w:r>
        <w:rPr>
          <w:rStyle w:val="Kommentarhenvisning"/>
        </w:rPr>
        <w:annotationRef/>
      </w:r>
      <w:r>
        <w:t>Kigger lige på mandag</w:t>
      </w:r>
    </w:p>
  </w:comment>
  <w:comment w:id="69" w:author="Simon Thomsen" w:date="2022-12-15T08:15:00Z" w:initials="ST">
    <w:p w14:paraId="146604CC" w14:textId="5C325238" w:rsidR="00366564" w:rsidRDefault="00366564" w:rsidP="00DA604A">
      <w:pPr>
        <w:pStyle w:val="Kommentartekst"/>
      </w:pPr>
      <w:r>
        <w:rPr>
          <w:rStyle w:val="Kommentarhenvisning"/>
        </w:rPr>
        <w:annotationRef/>
      </w:r>
      <w:r>
        <w:t>Inkluderer noget med økonomiens tilstand også - Arbejdsløsheds raten</w:t>
      </w:r>
    </w:p>
  </w:comment>
  <w:comment w:id="70" w:author="Simon Fløj Thomsen" w:date="2022-12-21T18:25:00Z" w:initials="SFT">
    <w:p w14:paraId="72F0F4F1" w14:textId="03957C2C" w:rsidR="00F96948" w:rsidRDefault="00F96948" w:rsidP="00995527">
      <w:pPr>
        <w:pStyle w:val="Kommentartekst"/>
      </w:pPr>
      <w:r>
        <w:rPr>
          <w:rStyle w:val="Kommentarhenvisning"/>
        </w:rPr>
        <w:annotationRef/>
      </w:r>
      <w:r>
        <w:t>Syntes lyder lidt mærkeligt</w:t>
      </w:r>
    </w:p>
  </w:comment>
  <w:comment w:id="71" w:author="Mikael Randrup Byrialsen" w:date="2022-12-22T11:17:00Z" w:initials="MRB">
    <w:p w14:paraId="3081525E" w14:textId="77777777" w:rsidR="00893268" w:rsidRDefault="00893268" w:rsidP="00D70693">
      <w:r>
        <w:rPr>
          <w:rStyle w:val="Kommentarhenvisning"/>
        </w:rPr>
        <w:annotationRef/>
      </w:r>
      <w:r>
        <w:rPr>
          <w:sz w:val="20"/>
          <w:szCs w:val="20"/>
        </w:rPr>
        <w:t>Forsøgt at omformulere…</w:t>
      </w:r>
    </w:p>
  </w:comment>
  <w:comment w:id="73" w:author="Simon Fløj Thomsen" w:date="2022-12-16T17:22:00Z" w:initials="SFT">
    <w:p w14:paraId="638E87F6" w14:textId="22130C32" w:rsidR="009B2738" w:rsidRDefault="009B2738" w:rsidP="009B2738">
      <w:pPr>
        <w:pStyle w:val="Kommentartekst"/>
      </w:pPr>
      <w:r>
        <w:rPr>
          <w:rStyle w:val="Kommentarhenvisning"/>
        </w:rPr>
        <w:annotationRef/>
      </w:r>
      <w:r>
        <w:t>Inkluder ur?</w:t>
      </w:r>
    </w:p>
  </w:comment>
  <w:comment w:id="74" w:author="Mikael Randrup Byrialsen" w:date="2022-12-19T09:28:00Z" w:initials="MRB">
    <w:p w14:paraId="6E02D769" w14:textId="77777777" w:rsidR="009B2738" w:rsidRDefault="009B2738" w:rsidP="009B2738">
      <w:r>
        <w:rPr>
          <w:rStyle w:val="Kommentarhenvisning"/>
        </w:rPr>
        <w:annotationRef/>
      </w:r>
      <w:r>
        <w:rPr>
          <w:sz w:val="20"/>
          <w:szCs w:val="20"/>
        </w:rPr>
        <w:t>Vi bør også overveje, om denne kanal er helt så central for selve historien</w:t>
      </w:r>
    </w:p>
  </w:comment>
  <w:comment w:id="75" w:author="Mikael Randrup Byrialsen" w:date="2022-12-22T11:50:00Z" w:initials="MRB">
    <w:p w14:paraId="2BE2B15A" w14:textId="77777777" w:rsidR="00CA0076" w:rsidRDefault="00CA0076" w:rsidP="00487535">
      <w:r>
        <w:rPr>
          <w:rStyle w:val="Kommentarhenvisning"/>
        </w:rPr>
        <w:annotationRef/>
      </w:r>
      <w:r>
        <w:rPr>
          <w:sz w:val="20"/>
          <w:szCs w:val="20"/>
        </w:rPr>
        <w:t>Vi mangler vel egentlig at indskrive lønligningen?</w:t>
      </w:r>
    </w:p>
  </w:comment>
  <w:comment w:id="76" w:author="Simon Thomsen" w:date="2022-12-22T16:21:00Z" w:initials="ST">
    <w:p w14:paraId="191CE1BE" w14:textId="77777777" w:rsidR="00DF047F" w:rsidRDefault="00DF047F" w:rsidP="0020010E">
      <w:pPr>
        <w:pStyle w:val="Kommentartekst"/>
      </w:pPr>
      <w:r>
        <w:rPr>
          <w:rStyle w:val="Kommentarhenvisning"/>
        </w:rPr>
        <w:annotationRef/>
      </w:r>
      <w:r>
        <w:t>Yes!</w:t>
      </w:r>
    </w:p>
  </w:comment>
  <w:comment w:id="77" w:author="Simon Fløj Thomsen" w:date="2022-12-21T14:37:00Z" w:initials="SFT">
    <w:p w14:paraId="1D029492" w14:textId="2E1D3CD5" w:rsidR="00590467" w:rsidRDefault="00590467" w:rsidP="00AA6F4A">
      <w:pPr>
        <w:pStyle w:val="Kommentartekst"/>
      </w:pPr>
      <w:r>
        <w:rPr>
          <w:rStyle w:val="Kommentarhenvisning"/>
        </w:rPr>
        <w:annotationRef/>
      </w:r>
      <w:r>
        <w:t>Kommer meget pludseligt</w:t>
      </w:r>
    </w:p>
  </w:comment>
  <w:comment w:id="78" w:author="Simon Fløj Thomsen" w:date="2022-12-21T18:35:00Z" w:initials="SFT">
    <w:p w14:paraId="7210B161" w14:textId="77777777" w:rsidR="00C31F9C" w:rsidRDefault="00C31F9C" w:rsidP="008C0B4F">
      <w:pPr>
        <w:pStyle w:val="Kommentartekst"/>
      </w:pPr>
      <w:r>
        <w:rPr>
          <w:rStyle w:val="Kommentarhenvisning"/>
        </w:rPr>
        <w:annotationRef/>
      </w:r>
      <w:r>
        <w:t>Men måske fint?</w:t>
      </w:r>
    </w:p>
  </w:comment>
  <w:comment w:id="79" w:author="Mikael Randrup Byrialsen" w:date="2022-12-22T11:27:00Z" w:initials="MRB">
    <w:p w14:paraId="2CEAB126" w14:textId="77777777" w:rsidR="00692E45" w:rsidRDefault="00692E45" w:rsidP="002C5649">
      <w:r>
        <w:rPr>
          <w:rStyle w:val="Kommentarhenvisning"/>
        </w:rPr>
        <w:annotationRef/>
      </w:r>
      <w:r>
        <w:rPr>
          <w:sz w:val="20"/>
          <w:szCs w:val="20"/>
        </w:rPr>
        <w:t>Har rykket rundt på et par afsnit og tilføjet lidt tekst. Er det bedre nu?</w:t>
      </w:r>
    </w:p>
  </w:comment>
  <w:comment w:id="80" w:author="Simon Fløj Thomsen" w:date="2022-12-23T14:12:00Z" w:initials="SFT">
    <w:p w14:paraId="5B4FCB1C" w14:textId="77777777" w:rsidR="004E23C5" w:rsidRDefault="004E23C5" w:rsidP="0037217D">
      <w:pPr>
        <w:pStyle w:val="Kommentartekst"/>
      </w:pPr>
      <w:r>
        <w:rPr>
          <w:rStyle w:val="Kommentarhenvisning"/>
        </w:rPr>
        <w:annotationRef/>
      </w:r>
      <w:r>
        <w:t>Det er super!</w:t>
      </w:r>
    </w:p>
  </w:comment>
  <w:comment w:id="82" w:author="Simon Fløj Thomsen" w:date="2022-12-17T12:09:00Z" w:initials="SFT">
    <w:p w14:paraId="68174BE2" w14:textId="3A9F4A8C" w:rsidR="009F44F0" w:rsidRDefault="009F44F0" w:rsidP="00094904">
      <w:pPr>
        <w:pStyle w:val="Kommentartekst"/>
      </w:pPr>
      <w:r>
        <w:rPr>
          <w:rStyle w:val="Kommentarhenvisning"/>
        </w:rPr>
        <w:annotationRef/>
      </w:r>
      <w:r>
        <w:t>Højere løn-vækst øger nu max dagpenge</w:t>
      </w:r>
    </w:p>
  </w:comment>
  <w:comment w:id="83" w:author="Mikael Randrup Byrialsen" w:date="2022-12-19T09:31:00Z" w:initials="MRB">
    <w:p w14:paraId="7285937E" w14:textId="77777777" w:rsidR="00374F21" w:rsidRDefault="00374F21" w:rsidP="00655F2C">
      <w:r>
        <w:rPr>
          <w:rStyle w:val="Kommentarhenvisning"/>
        </w:rPr>
        <w:annotationRef/>
      </w:r>
      <w:r>
        <w:rPr>
          <w:sz w:val="20"/>
          <w:szCs w:val="20"/>
        </w:rPr>
        <w:t>Samme spørgsmål som ovenfor</w:t>
      </w:r>
    </w:p>
  </w:comment>
  <w:comment w:id="84" w:author="Simon Fløj Thomsen" w:date="2022-12-23T14:16:00Z" w:initials="SFT">
    <w:p w14:paraId="3842A730" w14:textId="77777777" w:rsidR="004E23C5" w:rsidRDefault="004E23C5" w:rsidP="00103B9A">
      <w:pPr>
        <w:pStyle w:val="Kommentartekst"/>
      </w:pPr>
      <w:r>
        <w:rPr>
          <w:rStyle w:val="Kommentarhenvisning"/>
        </w:rPr>
        <w:annotationRef/>
      </w:r>
      <w:r>
        <w:t xml:space="preserve">Ved ikke om man skal skrive noget med procent her. For hvis man kigger på gappet (i procent af løn) er denne faldende over tid og modsiger derfor faktisk dette argument. Man skulle måske nævne noget med at det er i kroner? </w:t>
      </w:r>
    </w:p>
  </w:comment>
  <w:comment w:id="85" w:author="Simon Fløj Thomsen" w:date="2022-12-23T14:25:00Z" w:initials="SFT">
    <w:p w14:paraId="3037B7AD" w14:textId="77777777" w:rsidR="00B3635D" w:rsidRDefault="00B3635D" w:rsidP="00F21C87">
      <w:pPr>
        <w:pStyle w:val="Kommentartekst"/>
      </w:pPr>
      <w:r>
        <w:rPr>
          <w:rStyle w:val="Kommentarhenvisning"/>
        </w:rPr>
        <w:annotationRef/>
      </w:r>
      <w:r>
        <w:t>Samme kommentar som tidligere</w:t>
      </w:r>
    </w:p>
  </w:comment>
  <w:comment w:id="86" w:author="Simon Fløj Thomsen" w:date="2022-12-23T14:30:00Z" w:initials="SFT">
    <w:p w14:paraId="197EADDF" w14:textId="77777777" w:rsidR="00EF3574" w:rsidRDefault="00EF3574" w:rsidP="000F4F01">
      <w:pPr>
        <w:pStyle w:val="Kommentartekst"/>
      </w:pPr>
      <w:r>
        <w:rPr>
          <w:rStyle w:val="Kommentarhenvisning"/>
        </w:rPr>
        <w:annotationRef/>
      </w:r>
      <w:r>
        <w:t>Måske burde vi inkludere et plot med gap siden det bruges meget?</w:t>
      </w:r>
    </w:p>
  </w:comment>
  <w:comment w:id="90" w:author="Simon Fløj Thomsen" w:date="2022-12-18T20:21:00Z" w:initials="SFT">
    <w:p w14:paraId="2AADE375" w14:textId="77777777" w:rsidR="00AC1E57" w:rsidRDefault="00AC1E57" w:rsidP="002859BF">
      <w:pPr>
        <w:pStyle w:val="Kommentartekst"/>
      </w:pPr>
      <w:r>
        <w:rPr>
          <w:rStyle w:val="Kommentarhenvisning"/>
        </w:rPr>
        <w:annotationRef/>
      </w:r>
      <w:r>
        <w:t xml:space="preserve">Ikke opdateret endnu. </w:t>
      </w:r>
    </w:p>
  </w:comment>
  <w:comment w:id="91" w:author="Mikael Randrup Byrialsen" w:date="2022-12-22T16:13:00Z" w:initials="MRB">
    <w:p w14:paraId="25479AD8" w14:textId="77777777" w:rsidR="004C7C78" w:rsidRDefault="004C7C78" w:rsidP="005B4FE5">
      <w:r>
        <w:rPr>
          <w:rStyle w:val="Kommentarhenvisning"/>
        </w:rPr>
        <w:annotationRef/>
      </w:r>
      <w:r>
        <w:rPr>
          <w:sz w:val="20"/>
          <w:szCs w:val="20"/>
        </w:rPr>
        <w:t>Vi kan find vente med denne del, til vi har læst artiklen kritisk igennem efter nytår</w:t>
      </w:r>
    </w:p>
  </w:comment>
  <w:comment w:id="96" w:author="Simon Fløj Thomsen" w:date="2022-12-21T18:50:00Z" w:initials="SFT">
    <w:p w14:paraId="32923774" w14:textId="3FFA3A66" w:rsidR="0076761C" w:rsidRDefault="0076761C" w:rsidP="00991407">
      <w:pPr>
        <w:pStyle w:val="Kommentartekst"/>
      </w:pPr>
      <w:r>
        <w:rPr>
          <w:rStyle w:val="Kommentarhenvisning"/>
        </w:rPr>
        <w:annotationRef/>
      </w:r>
      <w:r>
        <w:t>opdater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0A0F5E1" w15:done="0"/>
  <w15:commentEx w15:paraId="133DB1C3" w15:done="0"/>
  <w15:commentEx w15:paraId="3EDBFD94" w15:done="0"/>
  <w15:commentEx w15:paraId="189BF10F" w15:paraIdParent="3EDBFD94" w15:done="0"/>
  <w15:commentEx w15:paraId="2485DA6C" w15:paraIdParent="3EDBFD94" w15:done="0"/>
  <w15:commentEx w15:paraId="612467FC" w15:done="0"/>
  <w15:commentEx w15:paraId="40A345AE" w15:done="0"/>
  <w15:commentEx w15:paraId="440090EB" w15:done="0"/>
  <w15:commentEx w15:paraId="317B7B35" w15:done="0"/>
  <w15:commentEx w15:paraId="693260EA" w15:paraIdParent="317B7B35" w15:done="0"/>
  <w15:commentEx w15:paraId="6DE1AD30" w15:done="0"/>
  <w15:commentEx w15:paraId="7BF89A3F" w15:done="0"/>
  <w15:commentEx w15:paraId="216DBCE6" w15:done="0"/>
  <w15:commentEx w15:paraId="4CBCE7D8" w15:done="0"/>
  <w15:commentEx w15:paraId="06172675" w15:paraIdParent="4CBCE7D8" w15:done="0"/>
  <w15:commentEx w15:paraId="46680D03" w15:paraIdParent="4CBCE7D8" w15:done="0"/>
  <w15:commentEx w15:paraId="146604CC" w15:done="0"/>
  <w15:commentEx w15:paraId="72F0F4F1" w15:done="0"/>
  <w15:commentEx w15:paraId="3081525E" w15:paraIdParent="72F0F4F1" w15:done="0"/>
  <w15:commentEx w15:paraId="638E87F6" w15:done="0"/>
  <w15:commentEx w15:paraId="6E02D769" w15:paraIdParent="638E87F6" w15:done="0"/>
  <w15:commentEx w15:paraId="2BE2B15A" w15:done="0"/>
  <w15:commentEx w15:paraId="191CE1BE" w15:paraIdParent="2BE2B15A" w15:done="0"/>
  <w15:commentEx w15:paraId="1D029492" w15:done="1"/>
  <w15:commentEx w15:paraId="7210B161" w15:paraIdParent="1D029492" w15:done="1"/>
  <w15:commentEx w15:paraId="2CEAB126" w15:paraIdParent="1D029492" w15:done="1"/>
  <w15:commentEx w15:paraId="5B4FCB1C" w15:paraIdParent="1D029492" w15:done="1"/>
  <w15:commentEx w15:paraId="68174BE2" w15:done="0"/>
  <w15:commentEx w15:paraId="7285937E" w15:paraIdParent="68174BE2" w15:done="0"/>
  <w15:commentEx w15:paraId="3842A730" w15:done="0"/>
  <w15:commentEx w15:paraId="3037B7AD" w15:done="0"/>
  <w15:commentEx w15:paraId="197EADDF" w15:done="0"/>
  <w15:commentEx w15:paraId="2AADE375" w15:done="0"/>
  <w15:commentEx w15:paraId="25479AD8" w15:paraIdParent="2AADE375" w15:done="0"/>
  <w15:commentEx w15:paraId="3292377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5AD47F" w16cex:dateUtc="2022-12-31T14:32:00Z"/>
  <w16cex:commentExtensible w16cex:durableId="275AD594" w16cex:dateUtc="2022-12-31T14:36:00Z"/>
  <w16cex:commentExtensible w16cex:durableId="274AE3C6" w16cex:dateUtc="2022-12-18T09:21:00Z"/>
  <w16cex:commentExtensible w16cex:durableId="274AE3C5" w16cex:dateUtc="2022-12-19T08:23:00Z"/>
  <w16cex:commentExtensible w16cex:durableId="275AD5BB" w16cex:dateUtc="2022-12-31T14:37:00Z"/>
  <w16cex:commentExtensible w16cex:durableId="275AD694" w16cex:dateUtc="2022-12-31T14:41:00Z"/>
  <w16cex:commentExtensible w16cex:durableId="275AD746" w16cex:dateUtc="2022-12-31T14:44:00Z"/>
  <w16cex:commentExtensible w16cex:durableId="275AD7D1" w16cex:dateUtc="2022-12-31T14:46:00Z"/>
  <w16cex:commentExtensible w16cex:durableId="274AE3C4" w16cex:dateUtc="2022-12-18T09:27:00Z"/>
  <w16cex:commentExtensible w16cex:durableId="274AE3C3" w16cex:dateUtc="2022-12-19T08:23:00Z"/>
  <w16cex:commentExtensible w16cex:durableId="275AD8F8" w16cex:dateUtc="2022-12-31T14:51:00Z"/>
  <w16cex:commentExtensible w16cex:durableId="275AD9D5" w16cex:dateUtc="2022-12-31T14:55:00Z"/>
  <w16cex:commentExtensible w16cex:durableId="275AD9FB" w16cex:dateUtc="2022-12-31T14:55:00Z"/>
  <w16cex:commentExtensible w16cex:durableId="274AE3C2" w16cex:dateUtc="2022-12-18T09:31:00Z"/>
  <w16cex:commentExtensible w16cex:durableId="274AE3C1" w16cex:dateUtc="2022-12-19T08:24:00Z"/>
  <w16cex:commentExtensible w16cex:durableId="275ADCC4" w16cex:dateUtc="2022-12-31T15:07:00Z"/>
  <w16cex:commentExtensible w16cex:durableId="27455629" w16cex:dateUtc="2022-12-15T07:15:00Z"/>
  <w16cex:commentExtensible w16cex:durableId="274DCE01" w16cex:dateUtc="2022-12-21T17:25:00Z"/>
  <w16cex:commentExtensible w16cex:durableId="274EBB49" w16cex:dateUtc="2022-12-22T10:17:00Z"/>
  <w16cex:commentExtensible w16cex:durableId="274D6CBB" w16cex:dateUtc="2022-12-16T16:22:00Z"/>
  <w16cex:commentExtensible w16cex:durableId="274D6CBA" w16cex:dateUtc="2022-12-19T08:28:00Z"/>
  <w16cex:commentExtensible w16cex:durableId="274EC2F1" w16cex:dateUtc="2022-12-22T10:50:00Z"/>
  <w16cex:commentExtensible w16cex:durableId="274F02AB" w16cex:dateUtc="2022-12-22T15:21:00Z"/>
  <w16cex:commentExtensible w16cex:durableId="274D98BB" w16cex:dateUtc="2022-12-21T13:37:00Z"/>
  <w16cex:commentExtensible w16cex:durableId="274DD086" w16cex:dateUtc="2022-12-21T17:35:00Z"/>
  <w16cex:commentExtensible w16cex:durableId="274EBDB5" w16cex:dateUtc="2022-12-22T10:27:00Z"/>
  <w16cex:commentExtensible w16cex:durableId="275035B3" w16cex:dateUtc="2022-12-23T13:12:00Z"/>
  <w16cex:commentExtensible w16cex:durableId="27482FF6" w16cex:dateUtc="2022-12-17T11:09:00Z"/>
  <w16cex:commentExtensible w16cex:durableId="274AAE05" w16cex:dateUtc="2022-12-19T08:31:00Z"/>
  <w16cex:commentExtensible w16cex:durableId="275036D0" w16cex:dateUtc="2022-12-23T13:16:00Z"/>
  <w16cex:commentExtensible w16cex:durableId="275038C8" w16cex:dateUtc="2022-12-23T13:25:00Z"/>
  <w16cex:commentExtensible w16cex:durableId="275039EE" w16cex:dateUtc="2022-12-23T13:30:00Z"/>
  <w16cex:commentExtensible w16cex:durableId="2749F4E6" w16cex:dateUtc="2022-12-18T19:21:00Z"/>
  <w16cex:commentExtensible w16cex:durableId="274F009A" w16cex:dateUtc="2022-12-22T15:13:00Z"/>
  <w16cex:commentExtensible w16cex:durableId="274DD40F" w16cex:dateUtc="2022-12-21T17:5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0A0F5E1" w16cid:durableId="275AD47F"/>
  <w16cid:commentId w16cid:paraId="133DB1C3" w16cid:durableId="275AD594"/>
  <w16cid:commentId w16cid:paraId="3EDBFD94" w16cid:durableId="274AE3C6"/>
  <w16cid:commentId w16cid:paraId="189BF10F" w16cid:durableId="274AE3C5"/>
  <w16cid:commentId w16cid:paraId="2485DA6C" w16cid:durableId="275AD5BB"/>
  <w16cid:commentId w16cid:paraId="612467FC" w16cid:durableId="275AD694"/>
  <w16cid:commentId w16cid:paraId="40A345AE" w16cid:durableId="275AD746"/>
  <w16cid:commentId w16cid:paraId="440090EB" w16cid:durableId="275AD7D1"/>
  <w16cid:commentId w16cid:paraId="317B7B35" w16cid:durableId="274AE3C4"/>
  <w16cid:commentId w16cid:paraId="693260EA" w16cid:durableId="274AE3C3"/>
  <w16cid:commentId w16cid:paraId="6DE1AD30" w16cid:durableId="275AD8F8"/>
  <w16cid:commentId w16cid:paraId="7BF89A3F" w16cid:durableId="275AD9D5"/>
  <w16cid:commentId w16cid:paraId="216DBCE6" w16cid:durableId="275AD9FB"/>
  <w16cid:commentId w16cid:paraId="4CBCE7D8" w16cid:durableId="274AE3C2"/>
  <w16cid:commentId w16cid:paraId="06172675" w16cid:durableId="274AE3C1"/>
  <w16cid:commentId w16cid:paraId="46680D03" w16cid:durableId="275ADCC4"/>
  <w16cid:commentId w16cid:paraId="146604CC" w16cid:durableId="27455629"/>
  <w16cid:commentId w16cid:paraId="72F0F4F1" w16cid:durableId="274DCE01"/>
  <w16cid:commentId w16cid:paraId="3081525E" w16cid:durableId="274EBB49"/>
  <w16cid:commentId w16cid:paraId="638E87F6" w16cid:durableId="274D6CBB"/>
  <w16cid:commentId w16cid:paraId="6E02D769" w16cid:durableId="274D6CBA"/>
  <w16cid:commentId w16cid:paraId="2BE2B15A" w16cid:durableId="274EC2F1"/>
  <w16cid:commentId w16cid:paraId="191CE1BE" w16cid:durableId="274F02AB"/>
  <w16cid:commentId w16cid:paraId="1D029492" w16cid:durableId="274D98BB"/>
  <w16cid:commentId w16cid:paraId="7210B161" w16cid:durableId="274DD086"/>
  <w16cid:commentId w16cid:paraId="2CEAB126" w16cid:durableId="274EBDB5"/>
  <w16cid:commentId w16cid:paraId="5B4FCB1C" w16cid:durableId="275035B3"/>
  <w16cid:commentId w16cid:paraId="68174BE2" w16cid:durableId="27482FF6"/>
  <w16cid:commentId w16cid:paraId="7285937E" w16cid:durableId="274AAE05"/>
  <w16cid:commentId w16cid:paraId="3842A730" w16cid:durableId="275036D0"/>
  <w16cid:commentId w16cid:paraId="3037B7AD" w16cid:durableId="275038C8"/>
  <w16cid:commentId w16cid:paraId="197EADDF" w16cid:durableId="275039EE"/>
  <w16cid:commentId w16cid:paraId="2AADE375" w16cid:durableId="2749F4E6"/>
  <w16cid:commentId w16cid:paraId="25479AD8" w16cid:durableId="274F009A"/>
  <w16cid:commentId w16cid:paraId="32923774" w16cid:durableId="274DD40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816EE0" w14:textId="77777777" w:rsidR="00526A55" w:rsidRDefault="00526A55" w:rsidP="005F6ED0">
      <w:pPr>
        <w:spacing w:after="0" w:line="240" w:lineRule="auto"/>
      </w:pPr>
      <w:r>
        <w:separator/>
      </w:r>
    </w:p>
  </w:endnote>
  <w:endnote w:type="continuationSeparator" w:id="0">
    <w:p w14:paraId="24E6AF00" w14:textId="77777777" w:rsidR="00526A55" w:rsidRDefault="00526A55" w:rsidP="005F6E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F64CE7" w14:textId="77777777" w:rsidR="00F85892" w:rsidRDefault="00F85892">
    <w:pPr>
      <w:pStyle w:val="Sidefo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1222357"/>
      <w:docPartObj>
        <w:docPartGallery w:val="Page Numbers (Bottom of Page)"/>
        <w:docPartUnique/>
      </w:docPartObj>
    </w:sdtPr>
    <w:sdtEndPr/>
    <w:sdtContent>
      <w:p w14:paraId="64ECD0BD" w14:textId="595009D8" w:rsidR="005F6ED0" w:rsidRDefault="005F6ED0">
        <w:pPr>
          <w:pStyle w:val="Sidefod"/>
          <w:jc w:val="center"/>
        </w:pPr>
        <w:r>
          <w:fldChar w:fldCharType="begin"/>
        </w:r>
        <w:r>
          <w:instrText>PAGE   \* MERGEFORMAT</w:instrText>
        </w:r>
        <w:r>
          <w:fldChar w:fldCharType="separate"/>
        </w:r>
        <w:r>
          <w:rPr>
            <w:lang w:val="da-DK"/>
          </w:rPr>
          <w:t>2</w:t>
        </w:r>
        <w:r>
          <w:fldChar w:fldCharType="end"/>
        </w:r>
      </w:p>
    </w:sdtContent>
  </w:sdt>
  <w:p w14:paraId="78C753F1" w14:textId="77777777" w:rsidR="005F6ED0" w:rsidRDefault="005F6ED0">
    <w:pPr>
      <w:pStyle w:val="Sidefod"/>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EAAA86" w14:textId="77777777" w:rsidR="00F85892" w:rsidRDefault="00F85892">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510728" w14:textId="77777777" w:rsidR="00526A55" w:rsidRDefault="00526A55" w:rsidP="005F6ED0">
      <w:pPr>
        <w:spacing w:after="0" w:line="240" w:lineRule="auto"/>
      </w:pPr>
      <w:r>
        <w:separator/>
      </w:r>
    </w:p>
  </w:footnote>
  <w:footnote w:type="continuationSeparator" w:id="0">
    <w:p w14:paraId="002CE5FB" w14:textId="77777777" w:rsidR="00526A55" w:rsidRDefault="00526A55" w:rsidP="005F6ED0">
      <w:pPr>
        <w:spacing w:after="0" w:line="240" w:lineRule="auto"/>
      </w:pPr>
      <w:r>
        <w:continuationSeparator/>
      </w:r>
    </w:p>
  </w:footnote>
  <w:footnote w:id="1">
    <w:p w14:paraId="60D8CCA8" w14:textId="77777777" w:rsidR="00F26AF6" w:rsidRPr="005900D2" w:rsidRDefault="00F26AF6" w:rsidP="00F26AF6">
      <w:pPr>
        <w:pStyle w:val="Fodnotetekst"/>
      </w:pPr>
      <w:r w:rsidRPr="005239BF">
        <w:rPr>
          <w:rStyle w:val="Fodnotehenvisning"/>
        </w:rPr>
        <w:footnoteRef/>
      </w:r>
      <w:r>
        <w:t xml:space="preserve"> </w:t>
      </w:r>
      <w:r>
        <w:rPr>
          <w:rStyle w:val="cf01"/>
        </w:rPr>
        <w:t xml:space="preserve">Benefits received if you do not meet the requirements of income insurance program. </w:t>
      </w:r>
    </w:p>
  </w:footnote>
  <w:footnote w:id="2">
    <w:p w14:paraId="783040B0" w14:textId="77777777" w:rsidR="00F26AF6" w:rsidRPr="00D1625A" w:rsidRDefault="00F26AF6" w:rsidP="00F26AF6">
      <w:pPr>
        <w:pStyle w:val="Fodnotetekst"/>
      </w:pPr>
      <w:r w:rsidRPr="005239BF">
        <w:rPr>
          <w:rStyle w:val="Fodnotehenvisning"/>
        </w:rPr>
        <w:footnoteRef/>
      </w:r>
      <w:r w:rsidRPr="00D1625A">
        <w:t xml:space="preserve"> In our opinion this assumption is quite unrealistic, but not many seems to criticize this assumption. </w:t>
      </w:r>
    </w:p>
  </w:footnote>
  <w:footnote w:id="3">
    <w:p w14:paraId="6BAF6B95" w14:textId="51A205DB" w:rsidR="00176D07" w:rsidRPr="00176D07" w:rsidRDefault="00176D07">
      <w:pPr>
        <w:pStyle w:val="Fodnotetekst"/>
      </w:pPr>
      <w:r w:rsidRPr="005239BF">
        <w:rPr>
          <w:rStyle w:val="Fodnotehenvisning"/>
        </w:rPr>
        <w:footnoteRef/>
      </w:r>
      <w:r>
        <w:t xml:space="preserve"> In the case of </w:t>
      </w:r>
      <w:r w:rsidR="009D1E5C">
        <w:t>Denmark,</w:t>
      </w:r>
      <w:r>
        <w:t xml:space="preserve"> we would expect this reverse effect to be lower, due to the effects of an active labor policy. </w:t>
      </w:r>
    </w:p>
  </w:footnote>
  <w:footnote w:id="4">
    <w:p w14:paraId="10C094FB" w14:textId="49E08D09" w:rsidR="00A82B25" w:rsidRPr="005634E3" w:rsidRDefault="00A82B25">
      <w:pPr>
        <w:pStyle w:val="Fodnotetekst"/>
      </w:pPr>
      <w:r w:rsidRPr="005239BF">
        <w:rPr>
          <w:rStyle w:val="Fodnotehenvisning"/>
        </w:rPr>
        <w:footnoteRef/>
      </w:r>
      <w:r>
        <w:t xml:space="preserve"> </w:t>
      </w:r>
      <w:r w:rsidRPr="00A82B25">
        <w:t xml:space="preserve">Morten Aastrup writes under the organization” </w:t>
      </w:r>
      <w:proofErr w:type="spellStart"/>
      <w:r w:rsidRPr="00A82B25">
        <w:t>Landsorganisationen</w:t>
      </w:r>
      <w:proofErr w:type="spellEnd"/>
      <w:r w:rsidRPr="00A82B25">
        <w:t xml:space="preserve">”, Magnus Jensen and Asbjørn Nørregaard writes under the </w:t>
      </w:r>
      <w:proofErr w:type="gramStart"/>
      <w:r w:rsidRPr="00A82B25">
        <w:t>organization ”</w:t>
      </w:r>
      <w:proofErr w:type="spellStart"/>
      <w:r w:rsidRPr="00A82B25">
        <w:t>Cevea</w:t>
      </w:r>
      <w:proofErr w:type="spellEnd"/>
      <w:proofErr w:type="gramEnd"/>
      <w:r w:rsidRPr="00A82B25">
        <w:t>”, and lastly Lizette Risgaard writes under the organization ”</w:t>
      </w:r>
      <w:proofErr w:type="spellStart"/>
      <w:r w:rsidRPr="00A82B25">
        <w:t>Fagbevægelsens</w:t>
      </w:r>
      <w:proofErr w:type="spellEnd"/>
      <w:r w:rsidRPr="00A82B25">
        <w:t xml:space="preserve"> </w:t>
      </w:r>
      <w:proofErr w:type="spellStart"/>
      <w:r w:rsidRPr="00A82B25">
        <w:t>Hovedorganisation</w:t>
      </w:r>
      <w:proofErr w:type="spellEnd"/>
      <w:r w:rsidRPr="00A82B25">
        <w:t>”</w:t>
      </w:r>
    </w:p>
  </w:footnote>
  <w:footnote w:id="5">
    <w:p w14:paraId="0D172CD0" w14:textId="45CE354B" w:rsidR="00D55A6F" w:rsidRPr="00D55A6F" w:rsidRDefault="00D55A6F">
      <w:pPr>
        <w:pStyle w:val="Fodnotetekst"/>
      </w:pPr>
      <w:r>
        <w:rPr>
          <w:rStyle w:val="Fodnotehenvisning"/>
        </w:rPr>
        <w:footnoteRef/>
      </w:r>
      <w:r>
        <w:t xml:space="preserve"> A detailed presentation of the model can be found in Byrialsen et al. (2022). </w:t>
      </w:r>
    </w:p>
  </w:footnote>
  <w:footnote w:id="6">
    <w:p w14:paraId="303DD7B6" w14:textId="068D5909" w:rsidR="00D35C7B" w:rsidRPr="00D35C7B" w:rsidRDefault="00D35C7B">
      <w:pPr>
        <w:pStyle w:val="Fodnotetekst"/>
      </w:pPr>
      <w:r>
        <w:rPr>
          <w:rStyle w:val="Fodnotehenvisning"/>
        </w:rPr>
        <w:footnoteRef/>
      </w:r>
      <w:r>
        <w:t xml:space="preserve"> It is important to point out, that no supply effect between unemployment benefits and labour force is integrated in the model. Despite the importance of this effect in </w:t>
      </w:r>
      <w:proofErr w:type="spellStart"/>
      <w:r>
        <w:t>microfounded</w:t>
      </w:r>
      <w:proofErr w:type="spellEnd"/>
      <w:r>
        <w:t xml:space="preserve"> studies, we didn’t </w:t>
      </w:r>
      <w:r w:rsidR="008828B1">
        <w:t xml:space="preserve">manage to establish any significant empirical link between unemployment benefits and labour force.  </w:t>
      </w:r>
    </w:p>
  </w:footnote>
  <w:footnote w:id="7">
    <w:p w14:paraId="65661992" w14:textId="350C00EB" w:rsidR="00461C72" w:rsidRPr="00461C72" w:rsidRDefault="00461C72">
      <w:pPr>
        <w:pStyle w:val="Fodnotetekst"/>
      </w:pPr>
      <w:r>
        <w:rPr>
          <w:rStyle w:val="Fodnotehenvisning"/>
        </w:rPr>
        <w:footnoteRef/>
      </w:r>
      <w:r>
        <w:t xml:space="preserve"> </w:t>
      </w:r>
      <w:r w:rsidRPr="00927B8A">
        <w:t>As the ministry of finance calculates the maximum level of income insurance once a year, we estimate it for the first quarter hereafter keeping it fixed.</w:t>
      </w:r>
    </w:p>
  </w:footnote>
  <w:footnote w:id="8">
    <w:p w14:paraId="00D0A0E4" w14:textId="77777777" w:rsidR="009B2738" w:rsidRPr="00052901" w:rsidRDefault="009B2738" w:rsidP="009B2738">
      <w:pPr>
        <w:pStyle w:val="pf0"/>
        <w:rPr>
          <w:rFonts w:asciiTheme="minorHAnsi" w:hAnsiTheme="minorHAnsi" w:cstheme="minorHAnsi"/>
          <w:sz w:val="18"/>
          <w:szCs w:val="18"/>
        </w:rPr>
      </w:pPr>
      <w:r w:rsidRPr="005239BF">
        <w:rPr>
          <w:rStyle w:val="Fodnotehenvisning"/>
        </w:rPr>
        <w:footnoteRef/>
      </w:r>
      <w:r w:rsidRPr="00052901">
        <w:rPr>
          <w:rFonts w:asciiTheme="minorHAnsi" w:hAnsiTheme="minorHAnsi" w:cstheme="minorHAnsi"/>
          <w:sz w:val="18"/>
          <w:szCs w:val="18"/>
        </w:rPr>
        <w:t xml:space="preserve"> </w:t>
      </w:r>
      <w:r w:rsidRPr="00052901">
        <w:rPr>
          <w:rStyle w:val="cf01"/>
          <w:rFonts w:asciiTheme="minorHAnsi" w:hAnsiTheme="minorHAnsi" w:cstheme="minorHAnsi"/>
        </w:rPr>
        <w:t>If the increase in the maximum level of income insurance is because of an increase in wages, people not at the maximum level of income insurance will still experience an increase as the level of income insurance is calculated based on the higher wages. If the increase in maximum level of income insurance</w:t>
      </w:r>
      <w:r>
        <w:rPr>
          <w:rStyle w:val="cf01"/>
          <w:rFonts w:asciiTheme="minorHAnsi" w:hAnsiTheme="minorHAnsi" w:cstheme="minorHAnsi"/>
        </w:rPr>
        <w:t xml:space="preserve"> is</w:t>
      </w:r>
      <w:r w:rsidRPr="00052901">
        <w:rPr>
          <w:rStyle w:val="cf01"/>
          <w:rFonts w:asciiTheme="minorHAnsi" w:hAnsiTheme="minorHAnsi" w:cstheme="minorHAnsi"/>
        </w:rPr>
        <w:t xml:space="preserve"> not coming from the wage</w:t>
      </w:r>
      <w:r>
        <w:rPr>
          <w:rStyle w:val="cf01"/>
          <w:rFonts w:asciiTheme="minorHAnsi" w:hAnsiTheme="minorHAnsi" w:cstheme="minorHAnsi"/>
        </w:rPr>
        <w:t>s</w:t>
      </w:r>
      <w:r w:rsidRPr="00052901">
        <w:rPr>
          <w:rStyle w:val="cf01"/>
          <w:rFonts w:asciiTheme="minorHAnsi" w:hAnsiTheme="minorHAnsi" w:cstheme="minorHAnsi"/>
        </w:rPr>
        <w:t xml:space="preserve">, it will only increase the income insurance for the 85% receiving the maximum level. </w:t>
      </w:r>
    </w:p>
  </w:footnote>
  <w:footnote w:id="9">
    <w:p w14:paraId="3B2E79B4" w14:textId="4E5E930B" w:rsidR="005E7208" w:rsidRPr="00052901" w:rsidRDefault="005E7208">
      <w:pPr>
        <w:pStyle w:val="Fodnotetekst"/>
        <w:rPr>
          <w:rFonts w:cstheme="minorHAnsi"/>
          <w:sz w:val="18"/>
          <w:szCs w:val="18"/>
        </w:rPr>
      </w:pPr>
      <w:r w:rsidRPr="005239BF">
        <w:rPr>
          <w:rStyle w:val="Fodnotehenvisning"/>
        </w:rPr>
        <w:footnoteRef/>
      </w:r>
      <w:r w:rsidR="00052901">
        <w:rPr>
          <w:rFonts w:cstheme="minorHAnsi"/>
          <w:sz w:val="18"/>
          <w:szCs w:val="18"/>
        </w:rPr>
        <w:t xml:space="preserve"> </w:t>
      </w:r>
      <w:r w:rsidRPr="00052901">
        <w:rPr>
          <w:rFonts w:cstheme="minorHAnsi"/>
          <w:sz w:val="18"/>
          <w:szCs w:val="18"/>
        </w:rPr>
        <w:t xml:space="preserve">The share of people being a member of the income insurance program. </w:t>
      </w:r>
    </w:p>
  </w:footnote>
  <w:footnote w:id="10">
    <w:p w14:paraId="7E0EB853" w14:textId="77777777" w:rsidR="009B2738" w:rsidRPr="005900D2" w:rsidRDefault="009B2738" w:rsidP="009B2738">
      <w:pPr>
        <w:pStyle w:val="Fodnotetekst"/>
      </w:pPr>
      <w:r w:rsidRPr="005239BF">
        <w:rPr>
          <w:rStyle w:val="Fodnotehenvisning"/>
        </w:rPr>
        <w:footnoteRef/>
      </w:r>
      <w:r>
        <w:t xml:space="preserve"> </w:t>
      </w:r>
      <w:r>
        <w:rPr>
          <w:rStyle w:val="cf01"/>
        </w:rPr>
        <w:t>There does not exist much international evidence for this channel, as in many countries it is required to be part of the income insurance program.</w:t>
      </w:r>
    </w:p>
  </w:footnote>
  <w:footnote w:id="11">
    <w:p w14:paraId="15C2389F" w14:textId="77777777" w:rsidR="009B2738" w:rsidRPr="005900D2" w:rsidRDefault="009B2738" w:rsidP="009B2738">
      <w:pPr>
        <w:pStyle w:val="Fodnotetekst"/>
      </w:pPr>
      <w:r w:rsidRPr="005239BF">
        <w:rPr>
          <w:rStyle w:val="Fodnotehenvisning"/>
        </w:rPr>
        <w:footnoteRef/>
      </w:r>
      <w:r>
        <w:t xml:space="preserve"> </w:t>
      </w:r>
      <w:r w:rsidRPr="00845283">
        <w:t>Thereby</w:t>
      </w:r>
      <w:r>
        <w:t xml:space="preserve"> we leave out the two effects</w:t>
      </w:r>
      <w:r>
        <w:rPr>
          <w:rStyle w:val="cf01"/>
        </w:rPr>
        <w:t xml:space="preserve"> mentioned in section 2, that one would expect the ones with the lowest change of unemployment to leave the program first. As well as one would expect the lower insurance rate to reduce the flexibility of firms.</w:t>
      </w:r>
    </w:p>
  </w:footnote>
  <w:footnote w:id="12">
    <w:p w14:paraId="16C88AB8" w14:textId="22B59EF9" w:rsidR="00AC19A5" w:rsidRPr="00927B8A" w:rsidRDefault="00AC19A5" w:rsidP="00927B8A">
      <w:pPr>
        <w:spacing w:line="240" w:lineRule="auto"/>
        <w:jc w:val="both"/>
        <w:rPr>
          <w:rFonts w:cstheme="minorHAnsi"/>
          <w:sz w:val="24"/>
          <w:szCs w:val="24"/>
        </w:rPr>
      </w:pPr>
      <w:r>
        <w:rPr>
          <w:rStyle w:val="Fodnotehenvisning"/>
        </w:rPr>
        <w:footnoteRef/>
      </w:r>
      <w:r>
        <w:t xml:space="preserve"> </w:t>
      </w:r>
      <w:r w:rsidRPr="00927B8A">
        <w:rPr>
          <w:rFonts w:cstheme="minorHAnsi"/>
          <w:sz w:val="20"/>
          <w:szCs w:val="20"/>
        </w:rPr>
        <w:t xml:space="preserve">The reason for leaving out a productivity channel is first of all that we find weak empirical evidence for both savings and the level of income insurance having an effect on the productivity, just like the literature we therefore have a hard time finding empirical evidence for the matching effect, when changing the level of income insurance. </w:t>
      </w:r>
    </w:p>
  </w:footnote>
  <w:footnote w:id="13">
    <w:p w14:paraId="575273DA" w14:textId="52DFE1FD" w:rsidR="003713FD" w:rsidRPr="003713FD" w:rsidRDefault="003713FD">
      <w:pPr>
        <w:pStyle w:val="Fodnotetekst"/>
      </w:pPr>
      <w:r>
        <w:rPr>
          <w:rStyle w:val="Fodnotehenvisning"/>
        </w:rPr>
        <w:footnoteRef/>
      </w:r>
      <w:r>
        <w:t xml:space="preserve"> The investment of firms also depend on the profit share, which is very likely to be affected negatively by an increase in level of unemployment benefits.</w:t>
      </w:r>
    </w:p>
  </w:footnote>
  <w:footnote w:id="14">
    <w:p w14:paraId="48DD71DE" w14:textId="7DA12B23" w:rsidR="00F268F7" w:rsidRPr="00F268F7" w:rsidRDefault="00F268F7">
      <w:pPr>
        <w:pStyle w:val="Fodnotetekst"/>
      </w:pPr>
      <w:r w:rsidRPr="005239BF">
        <w:rPr>
          <w:rStyle w:val="Fodnotehenvisning"/>
        </w:rPr>
        <w:footnoteRef/>
      </w:r>
      <w:r w:rsidRPr="00052901">
        <w:rPr>
          <w:rFonts w:cstheme="minorHAnsi"/>
          <w:sz w:val="18"/>
          <w:szCs w:val="18"/>
        </w:rPr>
        <w:t xml:space="preserve"> We do not see this as a problem, as we are mostly interested in the effects on unemployment.</w:t>
      </w:r>
    </w:p>
  </w:footnote>
  <w:footnote w:id="15">
    <w:p w14:paraId="14DA72BB" w14:textId="2338D5DE" w:rsidR="00C100EC" w:rsidRPr="005900D2" w:rsidRDefault="00C100EC">
      <w:pPr>
        <w:pStyle w:val="Fodnotetekst"/>
      </w:pPr>
      <w:r w:rsidRPr="005239BF">
        <w:rPr>
          <w:rStyle w:val="Fodnotehenvisning"/>
        </w:rPr>
        <w:footnoteRef/>
      </w:r>
      <w:r>
        <w:t xml:space="preserve"> </w:t>
      </w:r>
      <w:r>
        <w:rPr>
          <w:rStyle w:val="cf01"/>
        </w:rPr>
        <w:t>One possible critic of this method is that the effects from the income insurance model and the model built in this paper will not interact. We don’t see this affecting the overall results, as it will have no effect on the most dominant channel being the wage channel.</w:t>
      </w:r>
    </w:p>
  </w:footnote>
  <w:footnote w:id="16">
    <w:p w14:paraId="1A8CC49C" w14:textId="294826D6" w:rsidR="00006999" w:rsidRPr="005900D2" w:rsidRDefault="00006999">
      <w:pPr>
        <w:pStyle w:val="Fodnotetekst"/>
      </w:pPr>
      <w:r w:rsidRPr="005239BF">
        <w:rPr>
          <w:rStyle w:val="Fodnotehenvisning"/>
        </w:rPr>
        <w:footnoteRef/>
      </w:r>
      <w:r>
        <w:t xml:space="preserve"> </w:t>
      </w:r>
      <w:r>
        <w:rPr>
          <w:rStyle w:val="cf01"/>
        </w:rPr>
        <w:t>Evaluated in 2025, so that the full effects have been carried through.</w:t>
      </w:r>
    </w:p>
  </w:footnote>
  <w:footnote w:id="17">
    <w:p w14:paraId="2AC894CC" w14:textId="57D71F02" w:rsidR="00006999" w:rsidRPr="005900D2" w:rsidRDefault="00006999">
      <w:pPr>
        <w:pStyle w:val="Fodnotetekst"/>
      </w:pPr>
      <w:r w:rsidRPr="005239BF">
        <w:rPr>
          <w:rStyle w:val="Fodnotehenvisning"/>
        </w:rPr>
        <w:footnoteRef/>
      </w:r>
      <w:r>
        <w:t xml:space="preserve"> </w:t>
      </w:r>
      <w:r>
        <w:rPr>
          <w:rStyle w:val="cf01"/>
        </w:rPr>
        <w:t>As the participation rate is fixed the fall in employment will directly result in an increase in unemployment of the same amount.</w:t>
      </w:r>
    </w:p>
  </w:footnote>
  <w:footnote w:id="18">
    <w:p w14:paraId="6D77F73D" w14:textId="77777777" w:rsidR="00573A0D" w:rsidRPr="005900D2" w:rsidRDefault="00573A0D" w:rsidP="00573A0D">
      <w:pPr>
        <w:pStyle w:val="Fodnotetekst"/>
      </w:pPr>
      <w:r w:rsidRPr="005239BF">
        <w:rPr>
          <w:rStyle w:val="Fodnotehenvisning"/>
        </w:rPr>
        <w:footnoteRef/>
      </w:r>
      <w:r>
        <w:t xml:space="preserve"> </w:t>
      </w:r>
      <w:r>
        <w:rPr>
          <w:rStyle w:val="cf01"/>
        </w:rPr>
        <w:t>As they look at a micro foundation they use the unemployment duration of one person, we will use the amount of unemployed in the economy.</w:t>
      </w:r>
    </w:p>
  </w:footnote>
  <w:footnote w:id="19">
    <w:p w14:paraId="5E8C2973" w14:textId="5B868648" w:rsidR="008668D4" w:rsidRPr="005900D2" w:rsidRDefault="008668D4" w:rsidP="008668D4">
      <w:pPr>
        <w:pStyle w:val="Fodnotetekst"/>
      </w:pPr>
      <w:r w:rsidRPr="005239BF">
        <w:rPr>
          <w:rStyle w:val="Fodnotehenvisning"/>
        </w:rPr>
        <w:footnoteRef/>
      </w:r>
      <w:r>
        <w:t xml:space="preserve"> </w:t>
      </w:r>
      <w:r>
        <w:rPr>
          <w:rStyle w:val="cf01"/>
        </w:rPr>
        <w:t>As this is the estimated value for 2016</w:t>
      </w:r>
      <w:r w:rsidR="001F04BC">
        <w:rPr>
          <w:rStyle w:val="cf01"/>
        </w:rPr>
        <w:t xml:space="preserve">, where the suppressing of the state regulation </w:t>
      </w:r>
      <w:r w:rsidR="00052901">
        <w:rPr>
          <w:rStyle w:val="cf01"/>
        </w:rPr>
        <w:t>percentage</w:t>
      </w:r>
      <w:r w:rsidR="001F04BC">
        <w:rPr>
          <w:rStyle w:val="cf01"/>
        </w:rPr>
        <w:t xml:space="preserve"> started</w:t>
      </w:r>
      <w:r>
        <w:rPr>
          <w:rStyle w:val="cf01"/>
        </w:rPr>
        <w:t>.</w:t>
      </w:r>
    </w:p>
  </w:footnote>
  <w:footnote w:id="20">
    <w:p w14:paraId="64540479" w14:textId="3618ADFA" w:rsidR="001F04BC" w:rsidRPr="005634E3" w:rsidRDefault="001F04BC">
      <w:pPr>
        <w:pStyle w:val="Fodnotetekst"/>
      </w:pPr>
      <w:r w:rsidRPr="005239BF">
        <w:rPr>
          <w:rStyle w:val="Fodnotehenvisning"/>
        </w:rPr>
        <w:footnoteRef/>
      </w:r>
      <w:r>
        <w:t xml:space="preserve"> We use the value of 2016, as this is the year the suppressing of the state regulation percentage started.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790834" w14:textId="77777777" w:rsidR="00F85892" w:rsidRDefault="00F85892">
    <w:pPr>
      <w:pStyle w:val="Sidehoved"/>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E4733E" w14:textId="0DA7A562" w:rsidR="00775321" w:rsidRPr="00775321" w:rsidRDefault="00775321" w:rsidP="00775321">
    <w:pPr>
      <w:pStyle w:val="Sidehoved"/>
      <w:tabs>
        <w:tab w:val="clear" w:pos="4819"/>
        <w:tab w:val="clear" w:pos="9638"/>
        <w:tab w:val="left" w:pos="7860"/>
      </w:tabs>
      <w:rPr>
        <w:lang w:val="da-DK"/>
      </w:rPr>
    </w:pPr>
    <w:r>
      <w:rPr>
        <w:lang w:val="da-DK"/>
      </w:rPr>
      <w:t xml:space="preserve">Simon Fløj Thomsen </w:t>
    </w:r>
    <w:r>
      <w:rPr>
        <w:lang w:val="da-DK"/>
      </w:rPr>
      <w:tab/>
      <w:t xml:space="preserve">9. Semester </w:t>
    </w:r>
    <w:proofErr w:type="spellStart"/>
    <w:r>
      <w:rPr>
        <w:lang w:val="da-DK"/>
      </w:rPr>
      <w:t>project</w:t>
    </w:r>
    <w:proofErr w:type="spellEnd"/>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60496D" w14:textId="77777777" w:rsidR="00F85892" w:rsidRDefault="00F85892">
    <w:pPr>
      <w:pStyle w:val="Sidehove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C5150"/>
    <w:multiLevelType w:val="hybridMultilevel"/>
    <w:tmpl w:val="1820F62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 w15:restartNumberingAfterBreak="0">
    <w:nsid w:val="080A2010"/>
    <w:multiLevelType w:val="hybridMultilevel"/>
    <w:tmpl w:val="CC486054"/>
    <w:lvl w:ilvl="0" w:tplc="97C4B8B6">
      <w:start w:val="1"/>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13206BC8"/>
    <w:multiLevelType w:val="hybridMultilevel"/>
    <w:tmpl w:val="36420954"/>
    <w:lvl w:ilvl="0" w:tplc="6F3EF84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DD7F56"/>
    <w:multiLevelType w:val="hybridMultilevel"/>
    <w:tmpl w:val="FD7E592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 w15:restartNumberingAfterBreak="0">
    <w:nsid w:val="2BD96E4B"/>
    <w:multiLevelType w:val="hybridMultilevel"/>
    <w:tmpl w:val="86F85EB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 w15:restartNumberingAfterBreak="0">
    <w:nsid w:val="3B805EEF"/>
    <w:multiLevelType w:val="hybridMultilevel"/>
    <w:tmpl w:val="1298CD20"/>
    <w:lvl w:ilvl="0" w:tplc="493A8F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4AE27A1"/>
    <w:multiLevelType w:val="hybridMultilevel"/>
    <w:tmpl w:val="BF34A79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7" w15:restartNumberingAfterBreak="0">
    <w:nsid w:val="72E17631"/>
    <w:multiLevelType w:val="hybridMultilevel"/>
    <w:tmpl w:val="4FE09BAA"/>
    <w:lvl w:ilvl="0" w:tplc="068224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3537FC2"/>
    <w:multiLevelType w:val="hybridMultilevel"/>
    <w:tmpl w:val="8E6E89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8B45832"/>
    <w:multiLevelType w:val="hybridMultilevel"/>
    <w:tmpl w:val="11FC3A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21145322">
    <w:abstractNumId w:val="7"/>
  </w:num>
  <w:num w:numId="2" w16cid:durableId="2054495687">
    <w:abstractNumId w:val="5"/>
  </w:num>
  <w:num w:numId="3" w16cid:durableId="1900314133">
    <w:abstractNumId w:val="8"/>
  </w:num>
  <w:num w:numId="4" w16cid:durableId="1603032411">
    <w:abstractNumId w:val="4"/>
  </w:num>
  <w:num w:numId="5" w16cid:durableId="639195482">
    <w:abstractNumId w:val="0"/>
  </w:num>
  <w:num w:numId="6" w16cid:durableId="2113814151">
    <w:abstractNumId w:val="3"/>
  </w:num>
  <w:num w:numId="7" w16cid:durableId="1757902627">
    <w:abstractNumId w:val="1"/>
  </w:num>
  <w:num w:numId="8" w16cid:durableId="299766319">
    <w:abstractNumId w:val="2"/>
  </w:num>
  <w:num w:numId="9" w16cid:durableId="570386128">
    <w:abstractNumId w:val="9"/>
  </w:num>
  <w:num w:numId="10" w16cid:durableId="372580979">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imon Thomsen">
    <w15:presenceInfo w15:providerId="Windows Live" w15:userId="7d8d416fbc7e2ed1"/>
  </w15:person>
  <w15:person w15:author="Simon Fløj Thomsen">
    <w15:presenceInfo w15:providerId="None" w15:userId="Simon Fløj Thomsen"/>
  </w15:person>
  <w15:person w15:author="Mikael Randrup Byrialsen">
    <w15:presenceInfo w15:providerId="AD" w15:userId="S::randrup@id.aau.dk::67bd5734-9bfb-46dc-b83f-8eb7ab4cd62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displayBackgroundShape/>
  <w:proofState w:spelling="clean" w:grammar="clean"/>
  <w:trackRevisions/>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796F"/>
    <w:rsid w:val="00000DDB"/>
    <w:rsid w:val="0000420E"/>
    <w:rsid w:val="000052E8"/>
    <w:rsid w:val="0000579E"/>
    <w:rsid w:val="00005FD0"/>
    <w:rsid w:val="00006999"/>
    <w:rsid w:val="00007D2E"/>
    <w:rsid w:val="00010219"/>
    <w:rsid w:val="00011517"/>
    <w:rsid w:val="000123BC"/>
    <w:rsid w:val="00013666"/>
    <w:rsid w:val="000141E8"/>
    <w:rsid w:val="00014C74"/>
    <w:rsid w:val="00017C4E"/>
    <w:rsid w:val="00020762"/>
    <w:rsid w:val="000212EE"/>
    <w:rsid w:val="00021CDF"/>
    <w:rsid w:val="00022FF8"/>
    <w:rsid w:val="000240FC"/>
    <w:rsid w:val="0002440B"/>
    <w:rsid w:val="000244C0"/>
    <w:rsid w:val="00024C63"/>
    <w:rsid w:val="00025ACD"/>
    <w:rsid w:val="00026AE3"/>
    <w:rsid w:val="00026C14"/>
    <w:rsid w:val="00030420"/>
    <w:rsid w:val="00033142"/>
    <w:rsid w:val="00033D62"/>
    <w:rsid w:val="00035D72"/>
    <w:rsid w:val="000360BB"/>
    <w:rsid w:val="000412E2"/>
    <w:rsid w:val="000418F7"/>
    <w:rsid w:val="00043224"/>
    <w:rsid w:val="00044DFB"/>
    <w:rsid w:val="00044FA8"/>
    <w:rsid w:val="0004568C"/>
    <w:rsid w:val="00045701"/>
    <w:rsid w:val="00046BAD"/>
    <w:rsid w:val="000477A3"/>
    <w:rsid w:val="00047A84"/>
    <w:rsid w:val="000504BD"/>
    <w:rsid w:val="00051EFD"/>
    <w:rsid w:val="00052901"/>
    <w:rsid w:val="00052F0E"/>
    <w:rsid w:val="0005370F"/>
    <w:rsid w:val="00054260"/>
    <w:rsid w:val="0005620B"/>
    <w:rsid w:val="00056B79"/>
    <w:rsid w:val="00057821"/>
    <w:rsid w:val="00061257"/>
    <w:rsid w:val="0006174A"/>
    <w:rsid w:val="000627D0"/>
    <w:rsid w:val="0006288F"/>
    <w:rsid w:val="00062B51"/>
    <w:rsid w:val="000630D4"/>
    <w:rsid w:val="00064052"/>
    <w:rsid w:val="00064617"/>
    <w:rsid w:val="0006552D"/>
    <w:rsid w:val="0007004A"/>
    <w:rsid w:val="00072C21"/>
    <w:rsid w:val="00073123"/>
    <w:rsid w:val="00073621"/>
    <w:rsid w:val="00073F08"/>
    <w:rsid w:val="0007523E"/>
    <w:rsid w:val="000766E5"/>
    <w:rsid w:val="000772FC"/>
    <w:rsid w:val="00077A49"/>
    <w:rsid w:val="000804A7"/>
    <w:rsid w:val="000804DD"/>
    <w:rsid w:val="00082E46"/>
    <w:rsid w:val="00082FF3"/>
    <w:rsid w:val="000836FF"/>
    <w:rsid w:val="000837DA"/>
    <w:rsid w:val="000856FC"/>
    <w:rsid w:val="00086BC9"/>
    <w:rsid w:val="000872C7"/>
    <w:rsid w:val="000876FC"/>
    <w:rsid w:val="00087984"/>
    <w:rsid w:val="000914E4"/>
    <w:rsid w:val="00091DEB"/>
    <w:rsid w:val="00091E07"/>
    <w:rsid w:val="000924AE"/>
    <w:rsid w:val="000930C2"/>
    <w:rsid w:val="00093676"/>
    <w:rsid w:val="00094148"/>
    <w:rsid w:val="0009470F"/>
    <w:rsid w:val="00096242"/>
    <w:rsid w:val="000979F6"/>
    <w:rsid w:val="000A059F"/>
    <w:rsid w:val="000A3027"/>
    <w:rsid w:val="000A334F"/>
    <w:rsid w:val="000A5116"/>
    <w:rsid w:val="000A6093"/>
    <w:rsid w:val="000A6F43"/>
    <w:rsid w:val="000B0204"/>
    <w:rsid w:val="000B3321"/>
    <w:rsid w:val="000B6CD9"/>
    <w:rsid w:val="000C24CF"/>
    <w:rsid w:val="000C2886"/>
    <w:rsid w:val="000C36D7"/>
    <w:rsid w:val="000C3E5C"/>
    <w:rsid w:val="000C4B41"/>
    <w:rsid w:val="000C5AE2"/>
    <w:rsid w:val="000C6735"/>
    <w:rsid w:val="000C6C31"/>
    <w:rsid w:val="000C6E55"/>
    <w:rsid w:val="000C6E64"/>
    <w:rsid w:val="000D24F2"/>
    <w:rsid w:val="000D2FC6"/>
    <w:rsid w:val="000D3F36"/>
    <w:rsid w:val="000D5AB6"/>
    <w:rsid w:val="000D5EFB"/>
    <w:rsid w:val="000D74F8"/>
    <w:rsid w:val="000D7CCC"/>
    <w:rsid w:val="000D7CF7"/>
    <w:rsid w:val="000E2AD0"/>
    <w:rsid w:val="000E2DF7"/>
    <w:rsid w:val="000E35EA"/>
    <w:rsid w:val="000E3A81"/>
    <w:rsid w:val="000E5613"/>
    <w:rsid w:val="000E7BEC"/>
    <w:rsid w:val="000F052E"/>
    <w:rsid w:val="000F0B47"/>
    <w:rsid w:val="000F0D4B"/>
    <w:rsid w:val="000F139B"/>
    <w:rsid w:val="000F1AED"/>
    <w:rsid w:val="000F2529"/>
    <w:rsid w:val="000F288B"/>
    <w:rsid w:val="000F317D"/>
    <w:rsid w:val="000F3FE9"/>
    <w:rsid w:val="000F680F"/>
    <w:rsid w:val="00100B51"/>
    <w:rsid w:val="00101117"/>
    <w:rsid w:val="00103347"/>
    <w:rsid w:val="0010336D"/>
    <w:rsid w:val="001047AB"/>
    <w:rsid w:val="00104803"/>
    <w:rsid w:val="0010513A"/>
    <w:rsid w:val="001051CC"/>
    <w:rsid w:val="00105580"/>
    <w:rsid w:val="001061B2"/>
    <w:rsid w:val="0010741B"/>
    <w:rsid w:val="001074B3"/>
    <w:rsid w:val="00107F45"/>
    <w:rsid w:val="00111564"/>
    <w:rsid w:val="001117B6"/>
    <w:rsid w:val="001138F6"/>
    <w:rsid w:val="00114EED"/>
    <w:rsid w:val="00117995"/>
    <w:rsid w:val="00120836"/>
    <w:rsid w:val="00125001"/>
    <w:rsid w:val="00125EBD"/>
    <w:rsid w:val="001271AB"/>
    <w:rsid w:val="00127EA8"/>
    <w:rsid w:val="00132150"/>
    <w:rsid w:val="00133187"/>
    <w:rsid w:val="0013694F"/>
    <w:rsid w:val="001417FD"/>
    <w:rsid w:val="00142E91"/>
    <w:rsid w:val="00144F71"/>
    <w:rsid w:val="00145014"/>
    <w:rsid w:val="00145BA3"/>
    <w:rsid w:val="00147306"/>
    <w:rsid w:val="00150126"/>
    <w:rsid w:val="00150DB5"/>
    <w:rsid w:val="00151A6F"/>
    <w:rsid w:val="00152282"/>
    <w:rsid w:val="00156602"/>
    <w:rsid w:val="001572F0"/>
    <w:rsid w:val="00160AA0"/>
    <w:rsid w:val="00162AD8"/>
    <w:rsid w:val="00162CBB"/>
    <w:rsid w:val="00162CD9"/>
    <w:rsid w:val="00163367"/>
    <w:rsid w:val="0016509E"/>
    <w:rsid w:val="00166B1E"/>
    <w:rsid w:val="00167010"/>
    <w:rsid w:val="00167FDE"/>
    <w:rsid w:val="00170171"/>
    <w:rsid w:val="001722A0"/>
    <w:rsid w:val="00172AA9"/>
    <w:rsid w:val="00172AD0"/>
    <w:rsid w:val="00172D47"/>
    <w:rsid w:val="00173422"/>
    <w:rsid w:val="00173E7B"/>
    <w:rsid w:val="0017415A"/>
    <w:rsid w:val="00174C5E"/>
    <w:rsid w:val="00175E58"/>
    <w:rsid w:val="00176D07"/>
    <w:rsid w:val="00177144"/>
    <w:rsid w:val="00181228"/>
    <w:rsid w:val="001814F6"/>
    <w:rsid w:val="00182984"/>
    <w:rsid w:val="00182B43"/>
    <w:rsid w:val="00184D12"/>
    <w:rsid w:val="00185819"/>
    <w:rsid w:val="00185B9F"/>
    <w:rsid w:val="001879DC"/>
    <w:rsid w:val="0019115C"/>
    <w:rsid w:val="001929B5"/>
    <w:rsid w:val="00192EA7"/>
    <w:rsid w:val="00193986"/>
    <w:rsid w:val="00196AC9"/>
    <w:rsid w:val="00196D57"/>
    <w:rsid w:val="001A0611"/>
    <w:rsid w:val="001A23EB"/>
    <w:rsid w:val="001A3EDE"/>
    <w:rsid w:val="001A4157"/>
    <w:rsid w:val="001A48F8"/>
    <w:rsid w:val="001A79EF"/>
    <w:rsid w:val="001A7BAE"/>
    <w:rsid w:val="001A7CBA"/>
    <w:rsid w:val="001B1664"/>
    <w:rsid w:val="001B284E"/>
    <w:rsid w:val="001B3107"/>
    <w:rsid w:val="001B3616"/>
    <w:rsid w:val="001B37D9"/>
    <w:rsid w:val="001B6085"/>
    <w:rsid w:val="001B630A"/>
    <w:rsid w:val="001C1D6F"/>
    <w:rsid w:val="001C2035"/>
    <w:rsid w:val="001C4C18"/>
    <w:rsid w:val="001C50FB"/>
    <w:rsid w:val="001C5B33"/>
    <w:rsid w:val="001D0A2F"/>
    <w:rsid w:val="001D2C97"/>
    <w:rsid w:val="001D4F86"/>
    <w:rsid w:val="001D572D"/>
    <w:rsid w:val="001D5D5B"/>
    <w:rsid w:val="001D7469"/>
    <w:rsid w:val="001E1981"/>
    <w:rsid w:val="001E2889"/>
    <w:rsid w:val="001E2E55"/>
    <w:rsid w:val="001E3AAB"/>
    <w:rsid w:val="001E5F77"/>
    <w:rsid w:val="001E66A8"/>
    <w:rsid w:val="001E73A2"/>
    <w:rsid w:val="001F04BC"/>
    <w:rsid w:val="001F087E"/>
    <w:rsid w:val="001F108A"/>
    <w:rsid w:val="001F1527"/>
    <w:rsid w:val="001F2583"/>
    <w:rsid w:val="001F320D"/>
    <w:rsid w:val="001F384B"/>
    <w:rsid w:val="001F38A6"/>
    <w:rsid w:val="001F4309"/>
    <w:rsid w:val="001F6CAA"/>
    <w:rsid w:val="00201996"/>
    <w:rsid w:val="00204B12"/>
    <w:rsid w:val="00205146"/>
    <w:rsid w:val="0020720A"/>
    <w:rsid w:val="00207C01"/>
    <w:rsid w:val="002103A8"/>
    <w:rsid w:val="00214990"/>
    <w:rsid w:val="00215694"/>
    <w:rsid w:val="00215E94"/>
    <w:rsid w:val="00220986"/>
    <w:rsid w:val="00223F82"/>
    <w:rsid w:val="002244CA"/>
    <w:rsid w:val="002248A4"/>
    <w:rsid w:val="002316D6"/>
    <w:rsid w:val="00231ED5"/>
    <w:rsid w:val="00232AB4"/>
    <w:rsid w:val="00234480"/>
    <w:rsid w:val="00234E1C"/>
    <w:rsid w:val="00235B07"/>
    <w:rsid w:val="002425AF"/>
    <w:rsid w:val="002449A4"/>
    <w:rsid w:val="00245BF2"/>
    <w:rsid w:val="002473E6"/>
    <w:rsid w:val="00247E37"/>
    <w:rsid w:val="00251120"/>
    <w:rsid w:val="0025132E"/>
    <w:rsid w:val="00251655"/>
    <w:rsid w:val="00253117"/>
    <w:rsid w:val="002535ED"/>
    <w:rsid w:val="002539F9"/>
    <w:rsid w:val="002564B8"/>
    <w:rsid w:val="002569C7"/>
    <w:rsid w:val="00262E6D"/>
    <w:rsid w:val="00262F3F"/>
    <w:rsid w:val="0026344E"/>
    <w:rsid w:val="00266716"/>
    <w:rsid w:val="00267A10"/>
    <w:rsid w:val="00267CBC"/>
    <w:rsid w:val="002700CE"/>
    <w:rsid w:val="0027031B"/>
    <w:rsid w:val="0027188B"/>
    <w:rsid w:val="0027369B"/>
    <w:rsid w:val="00273710"/>
    <w:rsid w:val="00274B3E"/>
    <w:rsid w:val="0027521C"/>
    <w:rsid w:val="00276F24"/>
    <w:rsid w:val="002770FB"/>
    <w:rsid w:val="00281F51"/>
    <w:rsid w:val="00282129"/>
    <w:rsid w:val="00282F8F"/>
    <w:rsid w:val="00284D07"/>
    <w:rsid w:val="00285870"/>
    <w:rsid w:val="00286BB8"/>
    <w:rsid w:val="00287C0E"/>
    <w:rsid w:val="00287E19"/>
    <w:rsid w:val="00292F95"/>
    <w:rsid w:val="00295DEE"/>
    <w:rsid w:val="002966DF"/>
    <w:rsid w:val="00296C78"/>
    <w:rsid w:val="00297E5E"/>
    <w:rsid w:val="002A139F"/>
    <w:rsid w:val="002A1699"/>
    <w:rsid w:val="002A1F1D"/>
    <w:rsid w:val="002A21C9"/>
    <w:rsid w:val="002A3975"/>
    <w:rsid w:val="002A41BF"/>
    <w:rsid w:val="002B1E0C"/>
    <w:rsid w:val="002B4A4C"/>
    <w:rsid w:val="002B6D11"/>
    <w:rsid w:val="002B7326"/>
    <w:rsid w:val="002B7C95"/>
    <w:rsid w:val="002C04F2"/>
    <w:rsid w:val="002C07B4"/>
    <w:rsid w:val="002C0AD3"/>
    <w:rsid w:val="002C359D"/>
    <w:rsid w:val="002C4166"/>
    <w:rsid w:val="002C669C"/>
    <w:rsid w:val="002D159A"/>
    <w:rsid w:val="002D2C25"/>
    <w:rsid w:val="002D4028"/>
    <w:rsid w:val="002D5E55"/>
    <w:rsid w:val="002D77BE"/>
    <w:rsid w:val="002E0351"/>
    <w:rsid w:val="002E04A2"/>
    <w:rsid w:val="002E0B2C"/>
    <w:rsid w:val="002E0F79"/>
    <w:rsid w:val="002E2015"/>
    <w:rsid w:val="002E234F"/>
    <w:rsid w:val="002E270F"/>
    <w:rsid w:val="002E48B7"/>
    <w:rsid w:val="002E50BE"/>
    <w:rsid w:val="002E5465"/>
    <w:rsid w:val="002E6A65"/>
    <w:rsid w:val="002E7386"/>
    <w:rsid w:val="002E780A"/>
    <w:rsid w:val="002F2BA9"/>
    <w:rsid w:val="002F4B66"/>
    <w:rsid w:val="002F502B"/>
    <w:rsid w:val="002F5C40"/>
    <w:rsid w:val="002F66FF"/>
    <w:rsid w:val="002F6E84"/>
    <w:rsid w:val="002F721B"/>
    <w:rsid w:val="002F7FE7"/>
    <w:rsid w:val="0030022E"/>
    <w:rsid w:val="003013AA"/>
    <w:rsid w:val="003016BB"/>
    <w:rsid w:val="003028C8"/>
    <w:rsid w:val="0030303A"/>
    <w:rsid w:val="003041D3"/>
    <w:rsid w:val="00305E92"/>
    <w:rsid w:val="00305EB0"/>
    <w:rsid w:val="0030683A"/>
    <w:rsid w:val="0030783A"/>
    <w:rsid w:val="00310534"/>
    <w:rsid w:val="003107E3"/>
    <w:rsid w:val="00310D7D"/>
    <w:rsid w:val="00311316"/>
    <w:rsid w:val="003119F3"/>
    <w:rsid w:val="00313A09"/>
    <w:rsid w:val="00313FC0"/>
    <w:rsid w:val="003150F0"/>
    <w:rsid w:val="003204AC"/>
    <w:rsid w:val="003205F7"/>
    <w:rsid w:val="0032110E"/>
    <w:rsid w:val="0032294E"/>
    <w:rsid w:val="00322F1F"/>
    <w:rsid w:val="003240E2"/>
    <w:rsid w:val="00327399"/>
    <w:rsid w:val="0032745A"/>
    <w:rsid w:val="00332521"/>
    <w:rsid w:val="00333540"/>
    <w:rsid w:val="00333AEC"/>
    <w:rsid w:val="00333B3D"/>
    <w:rsid w:val="003373FF"/>
    <w:rsid w:val="003402DC"/>
    <w:rsid w:val="00340753"/>
    <w:rsid w:val="00343076"/>
    <w:rsid w:val="003438B4"/>
    <w:rsid w:val="00343C95"/>
    <w:rsid w:val="0034422D"/>
    <w:rsid w:val="0034478F"/>
    <w:rsid w:val="00345E16"/>
    <w:rsid w:val="0034690F"/>
    <w:rsid w:val="003528D9"/>
    <w:rsid w:val="00352E9F"/>
    <w:rsid w:val="00357815"/>
    <w:rsid w:val="00360517"/>
    <w:rsid w:val="003622FD"/>
    <w:rsid w:val="00362402"/>
    <w:rsid w:val="00362B72"/>
    <w:rsid w:val="00362CB0"/>
    <w:rsid w:val="00362D03"/>
    <w:rsid w:val="0036380B"/>
    <w:rsid w:val="00363BDD"/>
    <w:rsid w:val="003642BF"/>
    <w:rsid w:val="003645DC"/>
    <w:rsid w:val="00366564"/>
    <w:rsid w:val="003674B6"/>
    <w:rsid w:val="00367558"/>
    <w:rsid w:val="00367F22"/>
    <w:rsid w:val="003713FD"/>
    <w:rsid w:val="0037257E"/>
    <w:rsid w:val="00372CE3"/>
    <w:rsid w:val="00372F29"/>
    <w:rsid w:val="00372F93"/>
    <w:rsid w:val="003747E8"/>
    <w:rsid w:val="00374F21"/>
    <w:rsid w:val="0037523D"/>
    <w:rsid w:val="00377D68"/>
    <w:rsid w:val="00377F4C"/>
    <w:rsid w:val="003811BF"/>
    <w:rsid w:val="00384121"/>
    <w:rsid w:val="003856B0"/>
    <w:rsid w:val="00387278"/>
    <w:rsid w:val="003873AB"/>
    <w:rsid w:val="00390BFE"/>
    <w:rsid w:val="003931E7"/>
    <w:rsid w:val="00394C13"/>
    <w:rsid w:val="00394F97"/>
    <w:rsid w:val="00395100"/>
    <w:rsid w:val="0039626A"/>
    <w:rsid w:val="00397317"/>
    <w:rsid w:val="00397708"/>
    <w:rsid w:val="003A0099"/>
    <w:rsid w:val="003A012E"/>
    <w:rsid w:val="003A113B"/>
    <w:rsid w:val="003A2683"/>
    <w:rsid w:val="003A3E3B"/>
    <w:rsid w:val="003A4B85"/>
    <w:rsid w:val="003A5F64"/>
    <w:rsid w:val="003A6CDA"/>
    <w:rsid w:val="003B01A3"/>
    <w:rsid w:val="003B0D43"/>
    <w:rsid w:val="003B1255"/>
    <w:rsid w:val="003B1BB1"/>
    <w:rsid w:val="003B5240"/>
    <w:rsid w:val="003B61CA"/>
    <w:rsid w:val="003B7B75"/>
    <w:rsid w:val="003B7F8F"/>
    <w:rsid w:val="003C00EF"/>
    <w:rsid w:val="003C0301"/>
    <w:rsid w:val="003C0A06"/>
    <w:rsid w:val="003C249F"/>
    <w:rsid w:val="003C4BAC"/>
    <w:rsid w:val="003C4F0D"/>
    <w:rsid w:val="003C75A9"/>
    <w:rsid w:val="003C7715"/>
    <w:rsid w:val="003D0CEF"/>
    <w:rsid w:val="003D1361"/>
    <w:rsid w:val="003D13F0"/>
    <w:rsid w:val="003D2CF8"/>
    <w:rsid w:val="003D2F39"/>
    <w:rsid w:val="003D314F"/>
    <w:rsid w:val="003D40B6"/>
    <w:rsid w:val="003D4B18"/>
    <w:rsid w:val="003D4B98"/>
    <w:rsid w:val="003D574E"/>
    <w:rsid w:val="003E1DD6"/>
    <w:rsid w:val="003E1EBB"/>
    <w:rsid w:val="003E28E7"/>
    <w:rsid w:val="003E500D"/>
    <w:rsid w:val="003F066C"/>
    <w:rsid w:val="003F23A4"/>
    <w:rsid w:val="003F32AA"/>
    <w:rsid w:val="003F3836"/>
    <w:rsid w:val="003F7A29"/>
    <w:rsid w:val="004012A7"/>
    <w:rsid w:val="00403B19"/>
    <w:rsid w:val="00404023"/>
    <w:rsid w:val="00406289"/>
    <w:rsid w:val="004075E1"/>
    <w:rsid w:val="00410595"/>
    <w:rsid w:val="00412BC7"/>
    <w:rsid w:val="00414CC4"/>
    <w:rsid w:val="00416502"/>
    <w:rsid w:val="004173B8"/>
    <w:rsid w:val="004178EE"/>
    <w:rsid w:val="00417F1D"/>
    <w:rsid w:val="00421DBA"/>
    <w:rsid w:val="004228E5"/>
    <w:rsid w:val="004241ED"/>
    <w:rsid w:val="00425124"/>
    <w:rsid w:val="00425D00"/>
    <w:rsid w:val="004260CF"/>
    <w:rsid w:val="00431CFC"/>
    <w:rsid w:val="00432F71"/>
    <w:rsid w:val="004341BF"/>
    <w:rsid w:val="00434265"/>
    <w:rsid w:val="004355A7"/>
    <w:rsid w:val="0043603F"/>
    <w:rsid w:val="00440727"/>
    <w:rsid w:val="0044414A"/>
    <w:rsid w:val="00445043"/>
    <w:rsid w:val="00445BFF"/>
    <w:rsid w:val="0044711A"/>
    <w:rsid w:val="00447F28"/>
    <w:rsid w:val="0045136C"/>
    <w:rsid w:val="00451A55"/>
    <w:rsid w:val="00457851"/>
    <w:rsid w:val="00460547"/>
    <w:rsid w:val="00461C72"/>
    <w:rsid w:val="00463D22"/>
    <w:rsid w:val="00463DFD"/>
    <w:rsid w:val="00464265"/>
    <w:rsid w:val="00464811"/>
    <w:rsid w:val="00464870"/>
    <w:rsid w:val="00464ACD"/>
    <w:rsid w:val="00464DF8"/>
    <w:rsid w:val="00464FB5"/>
    <w:rsid w:val="00465A56"/>
    <w:rsid w:val="00466122"/>
    <w:rsid w:val="0046692F"/>
    <w:rsid w:val="00467047"/>
    <w:rsid w:val="00470F0B"/>
    <w:rsid w:val="00471CBD"/>
    <w:rsid w:val="00471EEE"/>
    <w:rsid w:val="00473312"/>
    <w:rsid w:val="00473604"/>
    <w:rsid w:val="0047394C"/>
    <w:rsid w:val="004829BD"/>
    <w:rsid w:val="00482E29"/>
    <w:rsid w:val="00483B78"/>
    <w:rsid w:val="004878A3"/>
    <w:rsid w:val="00487A7C"/>
    <w:rsid w:val="0049139C"/>
    <w:rsid w:val="004919D6"/>
    <w:rsid w:val="00492AEB"/>
    <w:rsid w:val="0049569D"/>
    <w:rsid w:val="0049756A"/>
    <w:rsid w:val="004A0D6D"/>
    <w:rsid w:val="004A128F"/>
    <w:rsid w:val="004A21DF"/>
    <w:rsid w:val="004A796F"/>
    <w:rsid w:val="004B616C"/>
    <w:rsid w:val="004B7170"/>
    <w:rsid w:val="004C00B0"/>
    <w:rsid w:val="004C0622"/>
    <w:rsid w:val="004C0FB6"/>
    <w:rsid w:val="004C2583"/>
    <w:rsid w:val="004C2E69"/>
    <w:rsid w:val="004C34FF"/>
    <w:rsid w:val="004C5315"/>
    <w:rsid w:val="004C59CA"/>
    <w:rsid w:val="004C7B41"/>
    <w:rsid w:val="004C7C78"/>
    <w:rsid w:val="004D12B6"/>
    <w:rsid w:val="004D585C"/>
    <w:rsid w:val="004D5878"/>
    <w:rsid w:val="004D59A0"/>
    <w:rsid w:val="004D7CEF"/>
    <w:rsid w:val="004E01DC"/>
    <w:rsid w:val="004E1218"/>
    <w:rsid w:val="004E1FF2"/>
    <w:rsid w:val="004E23C5"/>
    <w:rsid w:val="004E2A76"/>
    <w:rsid w:val="004E2D15"/>
    <w:rsid w:val="004E2F17"/>
    <w:rsid w:val="004E331C"/>
    <w:rsid w:val="004E4362"/>
    <w:rsid w:val="004E4CC5"/>
    <w:rsid w:val="004E640C"/>
    <w:rsid w:val="004F0914"/>
    <w:rsid w:val="004F609D"/>
    <w:rsid w:val="004F646D"/>
    <w:rsid w:val="004F68C8"/>
    <w:rsid w:val="004F68F1"/>
    <w:rsid w:val="004F76B5"/>
    <w:rsid w:val="0050083C"/>
    <w:rsid w:val="00502AC7"/>
    <w:rsid w:val="00502E41"/>
    <w:rsid w:val="00503232"/>
    <w:rsid w:val="00503A28"/>
    <w:rsid w:val="00503D9C"/>
    <w:rsid w:val="00504BF2"/>
    <w:rsid w:val="00507D3C"/>
    <w:rsid w:val="005114AE"/>
    <w:rsid w:val="005125C9"/>
    <w:rsid w:val="00513D05"/>
    <w:rsid w:val="00515BE6"/>
    <w:rsid w:val="00517164"/>
    <w:rsid w:val="00521ACE"/>
    <w:rsid w:val="005239BF"/>
    <w:rsid w:val="005244DB"/>
    <w:rsid w:val="00526A55"/>
    <w:rsid w:val="005310E0"/>
    <w:rsid w:val="005329C4"/>
    <w:rsid w:val="00533E84"/>
    <w:rsid w:val="00534BD7"/>
    <w:rsid w:val="00536BB3"/>
    <w:rsid w:val="00540405"/>
    <w:rsid w:val="005420C4"/>
    <w:rsid w:val="005423B4"/>
    <w:rsid w:val="00544105"/>
    <w:rsid w:val="00544881"/>
    <w:rsid w:val="005449E6"/>
    <w:rsid w:val="00546FE1"/>
    <w:rsid w:val="005500A7"/>
    <w:rsid w:val="0055114E"/>
    <w:rsid w:val="00551430"/>
    <w:rsid w:val="00551654"/>
    <w:rsid w:val="00552417"/>
    <w:rsid w:val="00552C3A"/>
    <w:rsid w:val="00552DDD"/>
    <w:rsid w:val="00553833"/>
    <w:rsid w:val="00553B3D"/>
    <w:rsid w:val="00553D39"/>
    <w:rsid w:val="00553FC6"/>
    <w:rsid w:val="00556129"/>
    <w:rsid w:val="005575E8"/>
    <w:rsid w:val="00557A09"/>
    <w:rsid w:val="005607CC"/>
    <w:rsid w:val="00560ED3"/>
    <w:rsid w:val="00561448"/>
    <w:rsid w:val="005621CD"/>
    <w:rsid w:val="005634E3"/>
    <w:rsid w:val="00563F62"/>
    <w:rsid w:val="00564C1C"/>
    <w:rsid w:val="00564CAE"/>
    <w:rsid w:val="00565802"/>
    <w:rsid w:val="005665D4"/>
    <w:rsid w:val="00567F47"/>
    <w:rsid w:val="00570056"/>
    <w:rsid w:val="00572960"/>
    <w:rsid w:val="00572A34"/>
    <w:rsid w:val="00572E99"/>
    <w:rsid w:val="00573A0D"/>
    <w:rsid w:val="00573D4F"/>
    <w:rsid w:val="0057540B"/>
    <w:rsid w:val="005754A1"/>
    <w:rsid w:val="005759A8"/>
    <w:rsid w:val="00577455"/>
    <w:rsid w:val="00577AEF"/>
    <w:rsid w:val="0058393C"/>
    <w:rsid w:val="00583A8B"/>
    <w:rsid w:val="00583DA9"/>
    <w:rsid w:val="0058613A"/>
    <w:rsid w:val="005900D2"/>
    <w:rsid w:val="00590467"/>
    <w:rsid w:val="00592070"/>
    <w:rsid w:val="00593F91"/>
    <w:rsid w:val="00594072"/>
    <w:rsid w:val="0059745C"/>
    <w:rsid w:val="005A041F"/>
    <w:rsid w:val="005A17E0"/>
    <w:rsid w:val="005A1A86"/>
    <w:rsid w:val="005A3748"/>
    <w:rsid w:val="005A47A9"/>
    <w:rsid w:val="005A5678"/>
    <w:rsid w:val="005A6282"/>
    <w:rsid w:val="005B5FA1"/>
    <w:rsid w:val="005B6B82"/>
    <w:rsid w:val="005B791E"/>
    <w:rsid w:val="005B7E9D"/>
    <w:rsid w:val="005C1FA5"/>
    <w:rsid w:val="005C21DA"/>
    <w:rsid w:val="005C2A72"/>
    <w:rsid w:val="005C480D"/>
    <w:rsid w:val="005C7B22"/>
    <w:rsid w:val="005D0EA9"/>
    <w:rsid w:val="005D2CD5"/>
    <w:rsid w:val="005D394C"/>
    <w:rsid w:val="005D666D"/>
    <w:rsid w:val="005E1037"/>
    <w:rsid w:val="005E2F00"/>
    <w:rsid w:val="005E538A"/>
    <w:rsid w:val="005E54A1"/>
    <w:rsid w:val="005E571D"/>
    <w:rsid w:val="005E57F5"/>
    <w:rsid w:val="005E6092"/>
    <w:rsid w:val="005E7208"/>
    <w:rsid w:val="005F034B"/>
    <w:rsid w:val="005F09CB"/>
    <w:rsid w:val="005F2952"/>
    <w:rsid w:val="005F2A9D"/>
    <w:rsid w:val="005F4E8E"/>
    <w:rsid w:val="005F5CFA"/>
    <w:rsid w:val="005F6ED0"/>
    <w:rsid w:val="005F74C9"/>
    <w:rsid w:val="006002F9"/>
    <w:rsid w:val="00600338"/>
    <w:rsid w:val="00602323"/>
    <w:rsid w:val="00604AA6"/>
    <w:rsid w:val="006078BF"/>
    <w:rsid w:val="006129D8"/>
    <w:rsid w:val="00616039"/>
    <w:rsid w:val="00616FAC"/>
    <w:rsid w:val="00617AB9"/>
    <w:rsid w:val="00617DDD"/>
    <w:rsid w:val="00620D69"/>
    <w:rsid w:val="006219D2"/>
    <w:rsid w:val="006220BD"/>
    <w:rsid w:val="00622BF2"/>
    <w:rsid w:val="00623D36"/>
    <w:rsid w:val="00623E6C"/>
    <w:rsid w:val="00624555"/>
    <w:rsid w:val="00625A8F"/>
    <w:rsid w:val="00625ABA"/>
    <w:rsid w:val="00626459"/>
    <w:rsid w:val="0062727A"/>
    <w:rsid w:val="00630334"/>
    <w:rsid w:val="00631720"/>
    <w:rsid w:val="006319C6"/>
    <w:rsid w:val="00631F32"/>
    <w:rsid w:val="00633260"/>
    <w:rsid w:val="006342B2"/>
    <w:rsid w:val="00634972"/>
    <w:rsid w:val="00635057"/>
    <w:rsid w:val="00636A70"/>
    <w:rsid w:val="00637370"/>
    <w:rsid w:val="00637774"/>
    <w:rsid w:val="006409C0"/>
    <w:rsid w:val="006427A6"/>
    <w:rsid w:val="00642B69"/>
    <w:rsid w:val="00642F26"/>
    <w:rsid w:val="006434D7"/>
    <w:rsid w:val="006435B6"/>
    <w:rsid w:val="006454FF"/>
    <w:rsid w:val="00647143"/>
    <w:rsid w:val="006472FC"/>
    <w:rsid w:val="006503D9"/>
    <w:rsid w:val="00650FEB"/>
    <w:rsid w:val="0065225C"/>
    <w:rsid w:val="00653E38"/>
    <w:rsid w:val="006545D7"/>
    <w:rsid w:val="006550CF"/>
    <w:rsid w:val="00656813"/>
    <w:rsid w:val="00660437"/>
    <w:rsid w:val="00661FFD"/>
    <w:rsid w:val="00662931"/>
    <w:rsid w:val="00662F9B"/>
    <w:rsid w:val="00663217"/>
    <w:rsid w:val="0066355C"/>
    <w:rsid w:val="00665784"/>
    <w:rsid w:val="00665CDD"/>
    <w:rsid w:val="0066742F"/>
    <w:rsid w:val="006677E4"/>
    <w:rsid w:val="00667CCA"/>
    <w:rsid w:val="00670703"/>
    <w:rsid w:val="00670BEF"/>
    <w:rsid w:val="00671230"/>
    <w:rsid w:val="0067474C"/>
    <w:rsid w:val="00674AB8"/>
    <w:rsid w:val="00674D5C"/>
    <w:rsid w:val="0067517D"/>
    <w:rsid w:val="00675E6C"/>
    <w:rsid w:val="00677830"/>
    <w:rsid w:val="00677913"/>
    <w:rsid w:val="00677F82"/>
    <w:rsid w:val="006800FF"/>
    <w:rsid w:val="0068041A"/>
    <w:rsid w:val="0068423F"/>
    <w:rsid w:val="006900ED"/>
    <w:rsid w:val="006909D0"/>
    <w:rsid w:val="00691825"/>
    <w:rsid w:val="0069224C"/>
    <w:rsid w:val="00692373"/>
    <w:rsid w:val="00692E45"/>
    <w:rsid w:val="00694187"/>
    <w:rsid w:val="006949E2"/>
    <w:rsid w:val="00697B08"/>
    <w:rsid w:val="006A0343"/>
    <w:rsid w:val="006A1276"/>
    <w:rsid w:val="006A228A"/>
    <w:rsid w:val="006A256A"/>
    <w:rsid w:val="006A2B2C"/>
    <w:rsid w:val="006A3EEA"/>
    <w:rsid w:val="006A4C7A"/>
    <w:rsid w:val="006B0059"/>
    <w:rsid w:val="006B378A"/>
    <w:rsid w:val="006B51E7"/>
    <w:rsid w:val="006B6212"/>
    <w:rsid w:val="006B71D2"/>
    <w:rsid w:val="006C3D5A"/>
    <w:rsid w:val="006C3F78"/>
    <w:rsid w:val="006C4623"/>
    <w:rsid w:val="006C5A1E"/>
    <w:rsid w:val="006C68C1"/>
    <w:rsid w:val="006C6B39"/>
    <w:rsid w:val="006C7E9A"/>
    <w:rsid w:val="006D056C"/>
    <w:rsid w:val="006D215B"/>
    <w:rsid w:val="006D25A4"/>
    <w:rsid w:val="006D2B78"/>
    <w:rsid w:val="006D3714"/>
    <w:rsid w:val="006D39AC"/>
    <w:rsid w:val="006D4472"/>
    <w:rsid w:val="006D48CD"/>
    <w:rsid w:val="006D4C4E"/>
    <w:rsid w:val="006D53C0"/>
    <w:rsid w:val="006D6FB9"/>
    <w:rsid w:val="006D7C2C"/>
    <w:rsid w:val="006E2C40"/>
    <w:rsid w:val="006E4491"/>
    <w:rsid w:val="006E47C8"/>
    <w:rsid w:val="006E56C8"/>
    <w:rsid w:val="006E69D0"/>
    <w:rsid w:val="006F0F68"/>
    <w:rsid w:val="006F2C08"/>
    <w:rsid w:val="006F2CD4"/>
    <w:rsid w:val="006F3CF5"/>
    <w:rsid w:val="006F5E0A"/>
    <w:rsid w:val="006F7190"/>
    <w:rsid w:val="00700D96"/>
    <w:rsid w:val="0070208A"/>
    <w:rsid w:val="007030A2"/>
    <w:rsid w:val="00703A1E"/>
    <w:rsid w:val="007058C1"/>
    <w:rsid w:val="00706B4F"/>
    <w:rsid w:val="00710D24"/>
    <w:rsid w:val="00711A72"/>
    <w:rsid w:val="00711C0B"/>
    <w:rsid w:val="00712973"/>
    <w:rsid w:val="00712B3E"/>
    <w:rsid w:val="0071348A"/>
    <w:rsid w:val="007173E7"/>
    <w:rsid w:val="00717FD5"/>
    <w:rsid w:val="00720B17"/>
    <w:rsid w:val="00721337"/>
    <w:rsid w:val="00721922"/>
    <w:rsid w:val="00724E4C"/>
    <w:rsid w:val="007250D8"/>
    <w:rsid w:val="00725B6E"/>
    <w:rsid w:val="007261A0"/>
    <w:rsid w:val="007267B7"/>
    <w:rsid w:val="00727684"/>
    <w:rsid w:val="00727980"/>
    <w:rsid w:val="00730EA8"/>
    <w:rsid w:val="00730FE1"/>
    <w:rsid w:val="00731F27"/>
    <w:rsid w:val="00732969"/>
    <w:rsid w:val="00733BD5"/>
    <w:rsid w:val="007361A0"/>
    <w:rsid w:val="00737B4B"/>
    <w:rsid w:val="00737E67"/>
    <w:rsid w:val="00740738"/>
    <w:rsid w:val="007426B3"/>
    <w:rsid w:val="00744FD6"/>
    <w:rsid w:val="00745270"/>
    <w:rsid w:val="00745A47"/>
    <w:rsid w:val="00750710"/>
    <w:rsid w:val="0075087B"/>
    <w:rsid w:val="00750941"/>
    <w:rsid w:val="00751362"/>
    <w:rsid w:val="00753265"/>
    <w:rsid w:val="007539B0"/>
    <w:rsid w:val="0075427B"/>
    <w:rsid w:val="00755973"/>
    <w:rsid w:val="00757265"/>
    <w:rsid w:val="0075752D"/>
    <w:rsid w:val="00760CBE"/>
    <w:rsid w:val="00762FD9"/>
    <w:rsid w:val="007638F1"/>
    <w:rsid w:val="00763BD8"/>
    <w:rsid w:val="00764887"/>
    <w:rsid w:val="00766B70"/>
    <w:rsid w:val="00766C31"/>
    <w:rsid w:val="0076761C"/>
    <w:rsid w:val="00767AF9"/>
    <w:rsid w:val="00770935"/>
    <w:rsid w:val="00775321"/>
    <w:rsid w:val="00776DA3"/>
    <w:rsid w:val="00780999"/>
    <w:rsid w:val="0078484D"/>
    <w:rsid w:val="007853D4"/>
    <w:rsid w:val="007868D7"/>
    <w:rsid w:val="00786A9E"/>
    <w:rsid w:val="00786CB2"/>
    <w:rsid w:val="00790385"/>
    <w:rsid w:val="007908F3"/>
    <w:rsid w:val="00791AAF"/>
    <w:rsid w:val="00791B11"/>
    <w:rsid w:val="00792AE4"/>
    <w:rsid w:val="007932B5"/>
    <w:rsid w:val="00794ED8"/>
    <w:rsid w:val="00794FD6"/>
    <w:rsid w:val="00795942"/>
    <w:rsid w:val="007969EC"/>
    <w:rsid w:val="007974B3"/>
    <w:rsid w:val="007A1018"/>
    <w:rsid w:val="007A200A"/>
    <w:rsid w:val="007A28D6"/>
    <w:rsid w:val="007A368B"/>
    <w:rsid w:val="007A3A04"/>
    <w:rsid w:val="007A3DA7"/>
    <w:rsid w:val="007A40E6"/>
    <w:rsid w:val="007A492E"/>
    <w:rsid w:val="007A59E1"/>
    <w:rsid w:val="007A68BD"/>
    <w:rsid w:val="007A6CD9"/>
    <w:rsid w:val="007B17B8"/>
    <w:rsid w:val="007B2804"/>
    <w:rsid w:val="007B3CF2"/>
    <w:rsid w:val="007B3DB0"/>
    <w:rsid w:val="007B4A4F"/>
    <w:rsid w:val="007B4B48"/>
    <w:rsid w:val="007B4FF4"/>
    <w:rsid w:val="007B62CC"/>
    <w:rsid w:val="007C0476"/>
    <w:rsid w:val="007C05AF"/>
    <w:rsid w:val="007C272B"/>
    <w:rsid w:val="007C329C"/>
    <w:rsid w:val="007C3869"/>
    <w:rsid w:val="007C4CF5"/>
    <w:rsid w:val="007C6A81"/>
    <w:rsid w:val="007C7EE5"/>
    <w:rsid w:val="007D0CB8"/>
    <w:rsid w:val="007D17A3"/>
    <w:rsid w:val="007D3C27"/>
    <w:rsid w:val="007D531C"/>
    <w:rsid w:val="007D5417"/>
    <w:rsid w:val="007D5A6E"/>
    <w:rsid w:val="007D6088"/>
    <w:rsid w:val="007D6E84"/>
    <w:rsid w:val="007D789C"/>
    <w:rsid w:val="007E2722"/>
    <w:rsid w:val="007E3024"/>
    <w:rsid w:val="007E3D50"/>
    <w:rsid w:val="007E5408"/>
    <w:rsid w:val="007E6400"/>
    <w:rsid w:val="007E6698"/>
    <w:rsid w:val="007E6AD1"/>
    <w:rsid w:val="007E6CD2"/>
    <w:rsid w:val="007F1377"/>
    <w:rsid w:val="007F2C8D"/>
    <w:rsid w:val="007F31FE"/>
    <w:rsid w:val="007F4513"/>
    <w:rsid w:val="007F5CB2"/>
    <w:rsid w:val="007F7F59"/>
    <w:rsid w:val="0080080C"/>
    <w:rsid w:val="00800FEE"/>
    <w:rsid w:val="008054B1"/>
    <w:rsid w:val="00805A76"/>
    <w:rsid w:val="00805F2A"/>
    <w:rsid w:val="00806786"/>
    <w:rsid w:val="00806CA2"/>
    <w:rsid w:val="00807E9E"/>
    <w:rsid w:val="00810867"/>
    <w:rsid w:val="00810B0B"/>
    <w:rsid w:val="00812DCC"/>
    <w:rsid w:val="00814D8B"/>
    <w:rsid w:val="00816530"/>
    <w:rsid w:val="0081657C"/>
    <w:rsid w:val="00816603"/>
    <w:rsid w:val="00816EA0"/>
    <w:rsid w:val="008202D6"/>
    <w:rsid w:val="00821C96"/>
    <w:rsid w:val="0082326F"/>
    <w:rsid w:val="00823363"/>
    <w:rsid w:val="00823A0C"/>
    <w:rsid w:val="00830830"/>
    <w:rsid w:val="00830BF5"/>
    <w:rsid w:val="008311CF"/>
    <w:rsid w:val="00834D3C"/>
    <w:rsid w:val="00835B9C"/>
    <w:rsid w:val="008401CE"/>
    <w:rsid w:val="008406D1"/>
    <w:rsid w:val="008417CA"/>
    <w:rsid w:val="00842A6E"/>
    <w:rsid w:val="00843391"/>
    <w:rsid w:val="00844E7B"/>
    <w:rsid w:val="00845283"/>
    <w:rsid w:val="00847BCD"/>
    <w:rsid w:val="00850879"/>
    <w:rsid w:val="00851603"/>
    <w:rsid w:val="00851696"/>
    <w:rsid w:val="0085403F"/>
    <w:rsid w:val="00854445"/>
    <w:rsid w:val="00854CCC"/>
    <w:rsid w:val="00855200"/>
    <w:rsid w:val="00856060"/>
    <w:rsid w:val="00862CC3"/>
    <w:rsid w:val="00863342"/>
    <w:rsid w:val="008639FA"/>
    <w:rsid w:val="00863BC8"/>
    <w:rsid w:val="0086429D"/>
    <w:rsid w:val="0086586A"/>
    <w:rsid w:val="008668D4"/>
    <w:rsid w:val="00871621"/>
    <w:rsid w:val="00874529"/>
    <w:rsid w:val="0087511E"/>
    <w:rsid w:val="008757A6"/>
    <w:rsid w:val="008768FD"/>
    <w:rsid w:val="00877DD0"/>
    <w:rsid w:val="00877DE3"/>
    <w:rsid w:val="00881864"/>
    <w:rsid w:val="008828B1"/>
    <w:rsid w:val="0088294C"/>
    <w:rsid w:val="00884655"/>
    <w:rsid w:val="00884952"/>
    <w:rsid w:val="00885CF7"/>
    <w:rsid w:val="00887198"/>
    <w:rsid w:val="008900FF"/>
    <w:rsid w:val="00892444"/>
    <w:rsid w:val="00893268"/>
    <w:rsid w:val="008942B0"/>
    <w:rsid w:val="0089435C"/>
    <w:rsid w:val="0089459B"/>
    <w:rsid w:val="00894D66"/>
    <w:rsid w:val="00896ED0"/>
    <w:rsid w:val="0089791B"/>
    <w:rsid w:val="008979F2"/>
    <w:rsid w:val="008A007F"/>
    <w:rsid w:val="008A0CA9"/>
    <w:rsid w:val="008A0E83"/>
    <w:rsid w:val="008A1EC4"/>
    <w:rsid w:val="008A2BE4"/>
    <w:rsid w:val="008A418F"/>
    <w:rsid w:val="008A592C"/>
    <w:rsid w:val="008A606E"/>
    <w:rsid w:val="008A6EF9"/>
    <w:rsid w:val="008A7460"/>
    <w:rsid w:val="008B1B99"/>
    <w:rsid w:val="008B316D"/>
    <w:rsid w:val="008B3728"/>
    <w:rsid w:val="008B3BF1"/>
    <w:rsid w:val="008B486B"/>
    <w:rsid w:val="008B6507"/>
    <w:rsid w:val="008B6674"/>
    <w:rsid w:val="008B719F"/>
    <w:rsid w:val="008C02FE"/>
    <w:rsid w:val="008C04DB"/>
    <w:rsid w:val="008C2EAA"/>
    <w:rsid w:val="008C3542"/>
    <w:rsid w:val="008C3E64"/>
    <w:rsid w:val="008C5D1F"/>
    <w:rsid w:val="008C621B"/>
    <w:rsid w:val="008C679E"/>
    <w:rsid w:val="008C7887"/>
    <w:rsid w:val="008C7AAF"/>
    <w:rsid w:val="008D0068"/>
    <w:rsid w:val="008D0625"/>
    <w:rsid w:val="008D4A0E"/>
    <w:rsid w:val="008D51BD"/>
    <w:rsid w:val="008D5AB6"/>
    <w:rsid w:val="008D5FA7"/>
    <w:rsid w:val="008D60D9"/>
    <w:rsid w:val="008D64C5"/>
    <w:rsid w:val="008E1102"/>
    <w:rsid w:val="008E25C9"/>
    <w:rsid w:val="008E3678"/>
    <w:rsid w:val="008E39CB"/>
    <w:rsid w:val="008E5F9F"/>
    <w:rsid w:val="008E6A67"/>
    <w:rsid w:val="008F0D92"/>
    <w:rsid w:val="008F35A9"/>
    <w:rsid w:val="008F3856"/>
    <w:rsid w:val="008F54CE"/>
    <w:rsid w:val="008F5ACF"/>
    <w:rsid w:val="008F5FCC"/>
    <w:rsid w:val="008F6D03"/>
    <w:rsid w:val="008F72FE"/>
    <w:rsid w:val="008F74FD"/>
    <w:rsid w:val="008F77EC"/>
    <w:rsid w:val="008F7F7E"/>
    <w:rsid w:val="00900EDC"/>
    <w:rsid w:val="00900F21"/>
    <w:rsid w:val="00902943"/>
    <w:rsid w:val="009029C0"/>
    <w:rsid w:val="00903676"/>
    <w:rsid w:val="00903D15"/>
    <w:rsid w:val="009042A8"/>
    <w:rsid w:val="00904464"/>
    <w:rsid w:val="00904699"/>
    <w:rsid w:val="00906730"/>
    <w:rsid w:val="009068FC"/>
    <w:rsid w:val="009111C1"/>
    <w:rsid w:val="0091531D"/>
    <w:rsid w:val="009157C3"/>
    <w:rsid w:val="00917541"/>
    <w:rsid w:val="0091768F"/>
    <w:rsid w:val="009215B4"/>
    <w:rsid w:val="00921C32"/>
    <w:rsid w:val="00921C6B"/>
    <w:rsid w:val="00921D2D"/>
    <w:rsid w:val="00922D7E"/>
    <w:rsid w:val="00924651"/>
    <w:rsid w:val="00925560"/>
    <w:rsid w:val="0092793F"/>
    <w:rsid w:val="00927B8A"/>
    <w:rsid w:val="00927CE6"/>
    <w:rsid w:val="00930F4D"/>
    <w:rsid w:val="00933239"/>
    <w:rsid w:val="00933BEF"/>
    <w:rsid w:val="00934626"/>
    <w:rsid w:val="00935D9A"/>
    <w:rsid w:val="0094123E"/>
    <w:rsid w:val="009423DF"/>
    <w:rsid w:val="0094247A"/>
    <w:rsid w:val="00942B51"/>
    <w:rsid w:val="00943BA1"/>
    <w:rsid w:val="009457AA"/>
    <w:rsid w:val="00945EB8"/>
    <w:rsid w:val="00945EEF"/>
    <w:rsid w:val="00946215"/>
    <w:rsid w:val="009462C2"/>
    <w:rsid w:val="00946A96"/>
    <w:rsid w:val="00947449"/>
    <w:rsid w:val="00947BE6"/>
    <w:rsid w:val="00947FDD"/>
    <w:rsid w:val="0095038F"/>
    <w:rsid w:val="009518A8"/>
    <w:rsid w:val="0095297C"/>
    <w:rsid w:val="00955FB7"/>
    <w:rsid w:val="0095636B"/>
    <w:rsid w:val="00956BF1"/>
    <w:rsid w:val="00962FF7"/>
    <w:rsid w:val="00965238"/>
    <w:rsid w:val="009652E4"/>
    <w:rsid w:val="00965ED1"/>
    <w:rsid w:val="00967C56"/>
    <w:rsid w:val="00967F45"/>
    <w:rsid w:val="009705F4"/>
    <w:rsid w:val="009706FE"/>
    <w:rsid w:val="00971A89"/>
    <w:rsid w:val="0097260F"/>
    <w:rsid w:val="009754C1"/>
    <w:rsid w:val="00980B88"/>
    <w:rsid w:val="00980DDB"/>
    <w:rsid w:val="00981213"/>
    <w:rsid w:val="00981518"/>
    <w:rsid w:val="00981927"/>
    <w:rsid w:val="009820B4"/>
    <w:rsid w:val="00983A78"/>
    <w:rsid w:val="0099039F"/>
    <w:rsid w:val="00993390"/>
    <w:rsid w:val="00993688"/>
    <w:rsid w:val="00993F84"/>
    <w:rsid w:val="00994766"/>
    <w:rsid w:val="009954FC"/>
    <w:rsid w:val="009959D9"/>
    <w:rsid w:val="0099662E"/>
    <w:rsid w:val="009968BA"/>
    <w:rsid w:val="00996B47"/>
    <w:rsid w:val="009A0585"/>
    <w:rsid w:val="009A2AF5"/>
    <w:rsid w:val="009A3E77"/>
    <w:rsid w:val="009B01EB"/>
    <w:rsid w:val="009B0C4F"/>
    <w:rsid w:val="009B1FD7"/>
    <w:rsid w:val="009B2738"/>
    <w:rsid w:val="009B3489"/>
    <w:rsid w:val="009B386C"/>
    <w:rsid w:val="009B3878"/>
    <w:rsid w:val="009B54B2"/>
    <w:rsid w:val="009B61E6"/>
    <w:rsid w:val="009C1D5A"/>
    <w:rsid w:val="009C1F6B"/>
    <w:rsid w:val="009C25FC"/>
    <w:rsid w:val="009C295F"/>
    <w:rsid w:val="009C4073"/>
    <w:rsid w:val="009C5A76"/>
    <w:rsid w:val="009C5E25"/>
    <w:rsid w:val="009C72AF"/>
    <w:rsid w:val="009C7D76"/>
    <w:rsid w:val="009C7F75"/>
    <w:rsid w:val="009D1295"/>
    <w:rsid w:val="009D1E5C"/>
    <w:rsid w:val="009D28BD"/>
    <w:rsid w:val="009D3FDF"/>
    <w:rsid w:val="009D470F"/>
    <w:rsid w:val="009D752D"/>
    <w:rsid w:val="009D7887"/>
    <w:rsid w:val="009D7F01"/>
    <w:rsid w:val="009E0A71"/>
    <w:rsid w:val="009E18CA"/>
    <w:rsid w:val="009E274E"/>
    <w:rsid w:val="009E354F"/>
    <w:rsid w:val="009E3EAA"/>
    <w:rsid w:val="009E4971"/>
    <w:rsid w:val="009E610D"/>
    <w:rsid w:val="009E62A5"/>
    <w:rsid w:val="009F2C06"/>
    <w:rsid w:val="009F3F2D"/>
    <w:rsid w:val="009F442A"/>
    <w:rsid w:val="009F44F0"/>
    <w:rsid w:val="009F5BDB"/>
    <w:rsid w:val="009F61ED"/>
    <w:rsid w:val="009F696F"/>
    <w:rsid w:val="009F733A"/>
    <w:rsid w:val="00A0271D"/>
    <w:rsid w:val="00A02C56"/>
    <w:rsid w:val="00A05EEE"/>
    <w:rsid w:val="00A10763"/>
    <w:rsid w:val="00A107A7"/>
    <w:rsid w:val="00A1110D"/>
    <w:rsid w:val="00A12CDC"/>
    <w:rsid w:val="00A1417C"/>
    <w:rsid w:val="00A21279"/>
    <w:rsid w:val="00A214CF"/>
    <w:rsid w:val="00A21C17"/>
    <w:rsid w:val="00A22D11"/>
    <w:rsid w:val="00A2572B"/>
    <w:rsid w:val="00A258EB"/>
    <w:rsid w:val="00A25DAD"/>
    <w:rsid w:val="00A26496"/>
    <w:rsid w:val="00A2729E"/>
    <w:rsid w:val="00A31433"/>
    <w:rsid w:val="00A31695"/>
    <w:rsid w:val="00A31D25"/>
    <w:rsid w:val="00A32105"/>
    <w:rsid w:val="00A32407"/>
    <w:rsid w:val="00A32739"/>
    <w:rsid w:val="00A33F6E"/>
    <w:rsid w:val="00A347C6"/>
    <w:rsid w:val="00A3492F"/>
    <w:rsid w:val="00A36179"/>
    <w:rsid w:val="00A37ED4"/>
    <w:rsid w:val="00A426F5"/>
    <w:rsid w:val="00A4273D"/>
    <w:rsid w:val="00A42D17"/>
    <w:rsid w:val="00A455E4"/>
    <w:rsid w:val="00A46484"/>
    <w:rsid w:val="00A465E2"/>
    <w:rsid w:val="00A50A3E"/>
    <w:rsid w:val="00A51212"/>
    <w:rsid w:val="00A517BE"/>
    <w:rsid w:val="00A5243E"/>
    <w:rsid w:val="00A54398"/>
    <w:rsid w:val="00A54F38"/>
    <w:rsid w:val="00A56D55"/>
    <w:rsid w:val="00A61600"/>
    <w:rsid w:val="00A61B04"/>
    <w:rsid w:val="00A624F1"/>
    <w:rsid w:val="00A62685"/>
    <w:rsid w:val="00A62CE3"/>
    <w:rsid w:val="00A63068"/>
    <w:rsid w:val="00A634D0"/>
    <w:rsid w:val="00A639B3"/>
    <w:rsid w:val="00A64A0B"/>
    <w:rsid w:val="00A65072"/>
    <w:rsid w:val="00A65427"/>
    <w:rsid w:val="00A66449"/>
    <w:rsid w:val="00A67746"/>
    <w:rsid w:val="00A70035"/>
    <w:rsid w:val="00A70C6F"/>
    <w:rsid w:val="00A73C06"/>
    <w:rsid w:val="00A7403F"/>
    <w:rsid w:val="00A7461D"/>
    <w:rsid w:val="00A74720"/>
    <w:rsid w:val="00A749C8"/>
    <w:rsid w:val="00A75037"/>
    <w:rsid w:val="00A75B84"/>
    <w:rsid w:val="00A76722"/>
    <w:rsid w:val="00A76DD3"/>
    <w:rsid w:val="00A82B25"/>
    <w:rsid w:val="00A83056"/>
    <w:rsid w:val="00A83A56"/>
    <w:rsid w:val="00A857B5"/>
    <w:rsid w:val="00A85823"/>
    <w:rsid w:val="00A86719"/>
    <w:rsid w:val="00A8732E"/>
    <w:rsid w:val="00A87C53"/>
    <w:rsid w:val="00A91153"/>
    <w:rsid w:val="00A974C3"/>
    <w:rsid w:val="00AA2F82"/>
    <w:rsid w:val="00AA51D1"/>
    <w:rsid w:val="00AA537D"/>
    <w:rsid w:val="00AA5429"/>
    <w:rsid w:val="00AA7102"/>
    <w:rsid w:val="00AB13DF"/>
    <w:rsid w:val="00AB1C9F"/>
    <w:rsid w:val="00AB36A2"/>
    <w:rsid w:val="00AB3C6B"/>
    <w:rsid w:val="00AB3D2F"/>
    <w:rsid w:val="00AB46CB"/>
    <w:rsid w:val="00AB5675"/>
    <w:rsid w:val="00AB751C"/>
    <w:rsid w:val="00AC039B"/>
    <w:rsid w:val="00AC0541"/>
    <w:rsid w:val="00AC19A5"/>
    <w:rsid w:val="00AC1E57"/>
    <w:rsid w:val="00AC3265"/>
    <w:rsid w:val="00AC33B8"/>
    <w:rsid w:val="00AC4737"/>
    <w:rsid w:val="00AC4F97"/>
    <w:rsid w:val="00AC7AC8"/>
    <w:rsid w:val="00AD031C"/>
    <w:rsid w:val="00AD273E"/>
    <w:rsid w:val="00AD3A32"/>
    <w:rsid w:val="00AD4320"/>
    <w:rsid w:val="00AD7565"/>
    <w:rsid w:val="00AE0B5F"/>
    <w:rsid w:val="00AE0EB7"/>
    <w:rsid w:val="00AE2326"/>
    <w:rsid w:val="00AE3754"/>
    <w:rsid w:val="00AE3C66"/>
    <w:rsid w:val="00AE531D"/>
    <w:rsid w:val="00AE5E58"/>
    <w:rsid w:val="00AE68B3"/>
    <w:rsid w:val="00AE71E7"/>
    <w:rsid w:val="00AE78D2"/>
    <w:rsid w:val="00AF0E78"/>
    <w:rsid w:val="00AF165B"/>
    <w:rsid w:val="00AF5632"/>
    <w:rsid w:val="00AF7100"/>
    <w:rsid w:val="00AF7177"/>
    <w:rsid w:val="00B00D2F"/>
    <w:rsid w:val="00B02941"/>
    <w:rsid w:val="00B036CF"/>
    <w:rsid w:val="00B0381D"/>
    <w:rsid w:val="00B041EF"/>
    <w:rsid w:val="00B06091"/>
    <w:rsid w:val="00B0768F"/>
    <w:rsid w:val="00B07814"/>
    <w:rsid w:val="00B0781A"/>
    <w:rsid w:val="00B10B39"/>
    <w:rsid w:val="00B1158F"/>
    <w:rsid w:val="00B1293A"/>
    <w:rsid w:val="00B14580"/>
    <w:rsid w:val="00B15085"/>
    <w:rsid w:val="00B174B4"/>
    <w:rsid w:val="00B22025"/>
    <w:rsid w:val="00B22835"/>
    <w:rsid w:val="00B23402"/>
    <w:rsid w:val="00B23D52"/>
    <w:rsid w:val="00B24C1D"/>
    <w:rsid w:val="00B25D84"/>
    <w:rsid w:val="00B30949"/>
    <w:rsid w:val="00B30E9B"/>
    <w:rsid w:val="00B31279"/>
    <w:rsid w:val="00B312A8"/>
    <w:rsid w:val="00B31314"/>
    <w:rsid w:val="00B31350"/>
    <w:rsid w:val="00B32590"/>
    <w:rsid w:val="00B329CB"/>
    <w:rsid w:val="00B33DEC"/>
    <w:rsid w:val="00B33E3B"/>
    <w:rsid w:val="00B3635D"/>
    <w:rsid w:val="00B373E3"/>
    <w:rsid w:val="00B40B23"/>
    <w:rsid w:val="00B40CDF"/>
    <w:rsid w:val="00B42F5D"/>
    <w:rsid w:val="00B43E1A"/>
    <w:rsid w:val="00B43EDC"/>
    <w:rsid w:val="00B4576D"/>
    <w:rsid w:val="00B47F20"/>
    <w:rsid w:val="00B503F9"/>
    <w:rsid w:val="00B51E9A"/>
    <w:rsid w:val="00B53960"/>
    <w:rsid w:val="00B562FC"/>
    <w:rsid w:val="00B56389"/>
    <w:rsid w:val="00B60855"/>
    <w:rsid w:val="00B61329"/>
    <w:rsid w:val="00B64ACD"/>
    <w:rsid w:val="00B65BE8"/>
    <w:rsid w:val="00B70A66"/>
    <w:rsid w:val="00B70CFA"/>
    <w:rsid w:val="00B722B1"/>
    <w:rsid w:val="00B72D8F"/>
    <w:rsid w:val="00B73DDB"/>
    <w:rsid w:val="00B75AD4"/>
    <w:rsid w:val="00B813C7"/>
    <w:rsid w:val="00B85C3E"/>
    <w:rsid w:val="00B85DD0"/>
    <w:rsid w:val="00B85EF7"/>
    <w:rsid w:val="00B8620A"/>
    <w:rsid w:val="00B866C3"/>
    <w:rsid w:val="00B86FBD"/>
    <w:rsid w:val="00B87BBA"/>
    <w:rsid w:val="00B908B6"/>
    <w:rsid w:val="00B9103C"/>
    <w:rsid w:val="00B91883"/>
    <w:rsid w:val="00B91BC5"/>
    <w:rsid w:val="00B9534B"/>
    <w:rsid w:val="00B9751B"/>
    <w:rsid w:val="00B979CD"/>
    <w:rsid w:val="00BA1605"/>
    <w:rsid w:val="00BA31C3"/>
    <w:rsid w:val="00BA35A4"/>
    <w:rsid w:val="00BA3BFE"/>
    <w:rsid w:val="00BA4CDD"/>
    <w:rsid w:val="00BA5C45"/>
    <w:rsid w:val="00BA61A0"/>
    <w:rsid w:val="00BA68BF"/>
    <w:rsid w:val="00BB0046"/>
    <w:rsid w:val="00BB0FA4"/>
    <w:rsid w:val="00BB169A"/>
    <w:rsid w:val="00BB1D72"/>
    <w:rsid w:val="00BB389E"/>
    <w:rsid w:val="00BB5796"/>
    <w:rsid w:val="00BB5FA2"/>
    <w:rsid w:val="00BB6B8C"/>
    <w:rsid w:val="00BC0838"/>
    <w:rsid w:val="00BC0EF3"/>
    <w:rsid w:val="00BC1E01"/>
    <w:rsid w:val="00BC22EB"/>
    <w:rsid w:val="00BC3066"/>
    <w:rsid w:val="00BC3C9E"/>
    <w:rsid w:val="00BC4458"/>
    <w:rsid w:val="00BC4A00"/>
    <w:rsid w:val="00BC4F7C"/>
    <w:rsid w:val="00BC52F4"/>
    <w:rsid w:val="00BD0752"/>
    <w:rsid w:val="00BD0882"/>
    <w:rsid w:val="00BD2562"/>
    <w:rsid w:val="00BD4800"/>
    <w:rsid w:val="00BD5669"/>
    <w:rsid w:val="00BD7A2E"/>
    <w:rsid w:val="00BE0CFC"/>
    <w:rsid w:val="00BE1D62"/>
    <w:rsid w:val="00BE224C"/>
    <w:rsid w:val="00BE49F5"/>
    <w:rsid w:val="00BE5F4C"/>
    <w:rsid w:val="00BE6053"/>
    <w:rsid w:val="00BE6902"/>
    <w:rsid w:val="00BE6ECA"/>
    <w:rsid w:val="00BE7695"/>
    <w:rsid w:val="00BF05F0"/>
    <w:rsid w:val="00BF11E0"/>
    <w:rsid w:val="00BF1897"/>
    <w:rsid w:val="00BF1D8A"/>
    <w:rsid w:val="00BF1EB5"/>
    <w:rsid w:val="00BF2195"/>
    <w:rsid w:val="00BF3FA4"/>
    <w:rsid w:val="00BF5C5C"/>
    <w:rsid w:val="00BF5E9C"/>
    <w:rsid w:val="00BF601F"/>
    <w:rsid w:val="00C01085"/>
    <w:rsid w:val="00C014A7"/>
    <w:rsid w:val="00C0235F"/>
    <w:rsid w:val="00C04157"/>
    <w:rsid w:val="00C04215"/>
    <w:rsid w:val="00C04F99"/>
    <w:rsid w:val="00C053D9"/>
    <w:rsid w:val="00C074C2"/>
    <w:rsid w:val="00C100EC"/>
    <w:rsid w:val="00C11286"/>
    <w:rsid w:val="00C1149C"/>
    <w:rsid w:val="00C12361"/>
    <w:rsid w:val="00C129CD"/>
    <w:rsid w:val="00C12A03"/>
    <w:rsid w:val="00C13BE7"/>
    <w:rsid w:val="00C14BA0"/>
    <w:rsid w:val="00C155F4"/>
    <w:rsid w:val="00C16738"/>
    <w:rsid w:val="00C1692A"/>
    <w:rsid w:val="00C178C5"/>
    <w:rsid w:val="00C17C13"/>
    <w:rsid w:val="00C17E43"/>
    <w:rsid w:val="00C21116"/>
    <w:rsid w:val="00C21C3D"/>
    <w:rsid w:val="00C22BC4"/>
    <w:rsid w:val="00C23C1C"/>
    <w:rsid w:val="00C24122"/>
    <w:rsid w:val="00C2684E"/>
    <w:rsid w:val="00C27226"/>
    <w:rsid w:val="00C30065"/>
    <w:rsid w:val="00C3081B"/>
    <w:rsid w:val="00C31F9C"/>
    <w:rsid w:val="00C3353B"/>
    <w:rsid w:val="00C34CD1"/>
    <w:rsid w:val="00C359FB"/>
    <w:rsid w:val="00C376AB"/>
    <w:rsid w:val="00C40061"/>
    <w:rsid w:val="00C42407"/>
    <w:rsid w:val="00C44380"/>
    <w:rsid w:val="00C5121C"/>
    <w:rsid w:val="00C5526D"/>
    <w:rsid w:val="00C55837"/>
    <w:rsid w:val="00C55C6D"/>
    <w:rsid w:val="00C565EE"/>
    <w:rsid w:val="00C56F57"/>
    <w:rsid w:val="00C57F78"/>
    <w:rsid w:val="00C60073"/>
    <w:rsid w:val="00C632AF"/>
    <w:rsid w:val="00C63AC0"/>
    <w:rsid w:val="00C63E25"/>
    <w:rsid w:val="00C6598F"/>
    <w:rsid w:val="00C66184"/>
    <w:rsid w:val="00C6733C"/>
    <w:rsid w:val="00C73B15"/>
    <w:rsid w:val="00C74F09"/>
    <w:rsid w:val="00C7684F"/>
    <w:rsid w:val="00C7733A"/>
    <w:rsid w:val="00C8083A"/>
    <w:rsid w:val="00C81939"/>
    <w:rsid w:val="00C83D12"/>
    <w:rsid w:val="00C84591"/>
    <w:rsid w:val="00C858DE"/>
    <w:rsid w:val="00C87AA6"/>
    <w:rsid w:val="00C913D8"/>
    <w:rsid w:val="00C92956"/>
    <w:rsid w:val="00C92BC2"/>
    <w:rsid w:val="00C9325D"/>
    <w:rsid w:val="00C939CA"/>
    <w:rsid w:val="00C95362"/>
    <w:rsid w:val="00C964B0"/>
    <w:rsid w:val="00C967BE"/>
    <w:rsid w:val="00CA0076"/>
    <w:rsid w:val="00CA076F"/>
    <w:rsid w:val="00CA09FF"/>
    <w:rsid w:val="00CA12CD"/>
    <w:rsid w:val="00CA13D5"/>
    <w:rsid w:val="00CA188B"/>
    <w:rsid w:val="00CA217F"/>
    <w:rsid w:val="00CA2488"/>
    <w:rsid w:val="00CA2502"/>
    <w:rsid w:val="00CA5C6A"/>
    <w:rsid w:val="00CA6774"/>
    <w:rsid w:val="00CA6CCB"/>
    <w:rsid w:val="00CB0740"/>
    <w:rsid w:val="00CB165C"/>
    <w:rsid w:val="00CB1B8E"/>
    <w:rsid w:val="00CB24AF"/>
    <w:rsid w:val="00CB3248"/>
    <w:rsid w:val="00CB6B8E"/>
    <w:rsid w:val="00CB7792"/>
    <w:rsid w:val="00CB7DC8"/>
    <w:rsid w:val="00CC02CD"/>
    <w:rsid w:val="00CC180E"/>
    <w:rsid w:val="00CC1AB0"/>
    <w:rsid w:val="00CC304A"/>
    <w:rsid w:val="00CC5115"/>
    <w:rsid w:val="00CC532F"/>
    <w:rsid w:val="00CC6A92"/>
    <w:rsid w:val="00CC6F6A"/>
    <w:rsid w:val="00CD06AB"/>
    <w:rsid w:val="00CD0F6F"/>
    <w:rsid w:val="00CD17D9"/>
    <w:rsid w:val="00CD2814"/>
    <w:rsid w:val="00CD2B12"/>
    <w:rsid w:val="00CD3A03"/>
    <w:rsid w:val="00CD71C2"/>
    <w:rsid w:val="00CE325F"/>
    <w:rsid w:val="00CE439A"/>
    <w:rsid w:val="00CE448D"/>
    <w:rsid w:val="00CE51A5"/>
    <w:rsid w:val="00CE6810"/>
    <w:rsid w:val="00CE72D3"/>
    <w:rsid w:val="00CF0A6A"/>
    <w:rsid w:val="00CF0F0D"/>
    <w:rsid w:val="00CF26A9"/>
    <w:rsid w:val="00CF51F3"/>
    <w:rsid w:val="00CF5B50"/>
    <w:rsid w:val="00CF5F9D"/>
    <w:rsid w:val="00CF6060"/>
    <w:rsid w:val="00D00185"/>
    <w:rsid w:val="00D0045A"/>
    <w:rsid w:val="00D023C1"/>
    <w:rsid w:val="00D0261D"/>
    <w:rsid w:val="00D0380D"/>
    <w:rsid w:val="00D0428D"/>
    <w:rsid w:val="00D058B9"/>
    <w:rsid w:val="00D06507"/>
    <w:rsid w:val="00D11D82"/>
    <w:rsid w:val="00D12279"/>
    <w:rsid w:val="00D15118"/>
    <w:rsid w:val="00D15FB3"/>
    <w:rsid w:val="00D1625A"/>
    <w:rsid w:val="00D1693E"/>
    <w:rsid w:val="00D171AC"/>
    <w:rsid w:val="00D20CDF"/>
    <w:rsid w:val="00D21107"/>
    <w:rsid w:val="00D2140C"/>
    <w:rsid w:val="00D21A6E"/>
    <w:rsid w:val="00D21ACC"/>
    <w:rsid w:val="00D22628"/>
    <w:rsid w:val="00D2272D"/>
    <w:rsid w:val="00D22845"/>
    <w:rsid w:val="00D22948"/>
    <w:rsid w:val="00D23556"/>
    <w:rsid w:val="00D2398E"/>
    <w:rsid w:val="00D242A7"/>
    <w:rsid w:val="00D27422"/>
    <w:rsid w:val="00D30DA3"/>
    <w:rsid w:val="00D33510"/>
    <w:rsid w:val="00D35C7B"/>
    <w:rsid w:val="00D35E1E"/>
    <w:rsid w:val="00D373B9"/>
    <w:rsid w:val="00D3745B"/>
    <w:rsid w:val="00D37B2C"/>
    <w:rsid w:val="00D41C51"/>
    <w:rsid w:val="00D43152"/>
    <w:rsid w:val="00D439B0"/>
    <w:rsid w:val="00D43EB4"/>
    <w:rsid w:val="00D44ECD"/>
    <w:rsid w:val="00D44FD0"/>
    <w:rsid w:val="00D468B5"/>
    <w:rsid w:val="00D5311F"/>
    <w:rsid w:val="00D539ED"/>
    <w:rsid w:val="00D54324"/>
    <w:rsid w:val="00D543CE"/>
    <w:rsid w:val="00D55A6F"/>
    <w:rsid w:val="00D572C2"/>
    <w:rsid w:val="00D61B0A"/>
    <w:rsid w:val="00D6356A"/>
    <w:rsid w:val="00D63D8B"/>
    <w:rsid w:val="00D650C6"/>
    <w:rsid w:val="00D677C5"/>
    <w:rsid w:val="00D67ABC"/>
    <w:rsid w:val="00D70885"/>
    <w:rsid w:val="00D71028"/>
    <w:rsid w:val="00D719D9"/>
    <w:rsid w:val="00D739FB"/>
    <w:rsid w:val="00D7453A"/>
    <w:rsid w:val="00D74D8E"/>
    <w:rsid w:val="00D75400"/>
    <w:rsid w:val="00D75C29"/>
    <w:rsid w:val="00D769F0"/>
    <w:rsid w:val="00D77EFC"/>
    <w:rsid w:val="00D80B60"/>
    <w:rsid w:val="00D830E9"/>
    <w:rsid w:val="00D83617"/>
    <w:rsid w:val="00D848CD"/>
    <w:rsid w:val="00D85753"/>
    <w:rsid w:val="00D867D3"/>
    <w:rsid w:val="00D86BA3"/>
    <w:rsid w:val="00D871AF"/>
    <w:rsid w:val="00D8733D"/>
    <w:rsid w:val="00D876ED"/>
    <w:rsid w:val="00D87CB3"/>
    <w:rsid w:val="00D9046B"/>
    <w:rsid w:val="00D94584"/>
    <w:rsid w:val="00D96868"/>
    <w:rsid w:val="00D969ED"/>
    <w:rsid w:val="00D9709B"/>
    <w:rsid w:val="00DA029E"/>
    <w:rsid w:val="00DA20D1"/>
    <w:rsid w:val="00DA7D8B"/>
    <w:rsid w:val="00DA7ED0"/>
    <w:rsid w:val="00DB01F2"/>
    <w:rsid w:val="00DB083A"/>
    <w:rsid w:val="00DB18F7"/>
    <w:rsid w:val="00DB2843"/>
    <w:rsid w:val="00DB287A"/>
    <w:rsid w:val="00DB3517"/>
    <w:rsid w:val="00DB433C"/>
    <w:rsid w:val="00DB56DC"/>
    <w:rsid w:val="00DB5A7D"/>
    <w:rsid w:val="00DB7710"/>
    <w:rsid w:val="00DC0289"/>
    <w:rsid w:val="00DC02FE"/>
    <w:rsid w:val="00DC0BA1"/>
    <w:rsid w:val="00DC2287"/>
    <w:rsid w:val="00DC2708"/>
    <w:rsid w:val="00DC2777"/>
    <w:rsid w:val="00DC2929"/>
    <w:rsid w:val="00DC2C78"/>
    <w:rsid w:val="00DC3AF8"/>
    <w:rsid w:val="00DC73D6"/>
    <w:rsid w:val="00DD2782"/>
    <w:rsid w:val="00DD4279"/>
    <w:rsid w:val="00DD500B"/>
    <w:rsid w:val="00DD6234"/>
    <w:rsid w:val="00DD742A"/>
    <w:rsid w:val="00DD796D"/>
    <w:rsid w:val="00DE0E67"/>
    <w:rsid w:val="00DE16C7"/>
    <w:rsid w:val="00DE20BF"/>
    <w:rsid w:val="00DE26DA"/>
    <w:rsid w:val="00DE460E"/>
    <w:rsid w:val="00DE62EB"/>
    <w:rsid w:val="00DE72D0"/>
    <w:rsid w:val="00DE77BD"/>
    <w:rsid w:val="00DF047F"/>
    <w:rsid w:val="00DF1CFA"/>
    <w:rsid w:val="00DF306B"/>
    <w:rsid w:val="00DF372B"/>
    <w:rsid w:val="00DF3A06"/>
    <w:rsid w:val="00DF450F"/>
    <w:rsid w:val="00DF5153"/>
    <w:rsid w:val="00DF5ADC"/>
    <w:rsid w:val="00DF5EAD"/>
    <w:rsid w:val="00E01740"/>
    <w:rsid w:val="00E01B59"/>
    <w:rsid w:val="00E03D34"/>
    <w:rsid w:val="00E04480"/>
    <w:rsid w:val="00E06031"/>
    <w:rsid w:val="00E06F4E"/>
    <w:rsid w:val="00E118A7"/>
    <w:rsid w:val="00E133AB"/>
    <w:rsid w:val="00E13422"/>
    <w:rsid w:val="00E14C64"/>
    <w:rsid w:val="00E15526"/>
    <w:rsid w:val="00E20E25"/>
    <w:rsid w:val="00E21539"/>
    <w:rsid w:val="00E23ABB"/>
    <w:rsid w:val="00E246B1"/>
    <w:rsid w:val="00E255CD"/>
    <w:rsid w:val="00E30322"/>
    <w:rsid w:val="00E32A6D"/>
    <w:rsid w:val="00E334EE"/>
    <w:rsid w:val="00E334EF"/>
    <w:rsid w:val="00E33DD6"/>
    <w:rsid w:val="00E34991"/>
    <w:rsid w:val="00E34F1B"/>
    <w:rsid w:val="00E35333"/>
    <w:rsid w:val="00E36D4D"/>
    <w:rsid w:val="00E37282"/>
    <w:rsid w:val="00E37596"/>
    <w:rsid w:val="00E4200B"/>
    <w:rsid w:val="00E427BB"/>
    <w:rsid w:val="00E43D4F"/>
    <w:rsid w:val="00E44FD3"/>
    <w:rsid w:val="00E450F0"/>
    <w:rsid w:val="00E45206"/>
    <w:rsid w:val="00E46729"/>
    <w:rsid w:val="00E47E6F"/>
    <w:rsid w:val="00E50349"/>
    <w:rsid w:val="00E50820"/>
    <w:rsid w:val="00E54160"/>
    <w:rsid w:val="00E55BA0"/>
    <w:rsid w:val="00E5618E"/>
    <w:rsid w:val="00E561F7"/>
    <w:rsid w:val="00E57C40"/>
    <w:rsid w:val="00E60618"/>
    <w:rsid w:val="00E61797"/>
    <w:rsid w:val="00E62D8D"/>
    <w:rsid w:val="00E65BE3"/>
    <w:rsid w:val="00E66151"/>
    <w:rsid w:val="00E67E1E"/>
    <w:rsid w:val="00E7001C"/>
    <w:rsid w:val="00E70149"/>
    <w:rsid w:val="00E71B17"/>
    <w:rsid w:val="00E71D8E"/>
    <w:rsid w:val="00E73119"/>
    <w:rsid w:val="00E734B2"/>
    <w:rsid w:val="00E74D6D"/>
    <w:rsid w:val="00E77B5F"/>
    <w:rsid w:val="00E81755"/>
    <w:rsid w:val="00E83A4D"/>
    <w:rsid w:val="00E83F11"/>
    <w:rsid w:val="00E840E6"/>
    <w:rsid w:val="00E845D7"/>
    <w:rsid w:val="00E84765"/>
    <w:rsid w:val="00E861C4"/>
    <w:rsid w:val="00E87C76"/>
    <w:rsid w:val="00E917DD"/>
    <w:rsid w:val="00E94BBF"/>
    <w:rsid w:val="00E95AC4"/>
    <w:rsid w:val="00E95DE7"/>
    <w:rsid w:val="00EA3CF1"/>
    <w:rsid w:val="00EA455C"/>
    <w:rsid w:val="00EA5901"/>
    <w:rsid w:val="00EA5D49"/>
    <w:rsid w:val="00EA663C"/>
    <w:rsid w:val="00EA706C"/>
    <w:rsid w:val="00EB0D5D"/>
    <w:rsid w:val="00EB0F0A"/>
    <w:rsid w:val="00EB18A1"/>
    <w:rsid w:val="00EB209C"/>
    <w:rsid w:val="00EB3864"/>
    <w:rsid w:val="00EB504E"/>
    <w:rsid w:val="00EB54FF"/>
    <w:rsid w:val="00EB7CB3"/>
    <w:rsid w:val="00EC33AB"/>
    <w:rsid w:val="00EC5189"/>
    <w:rsid w:val="00EC578D"/>
    <w:rsid w:val="00EC5CB9"/>
    <w:rsid w:val="00EC5D50"/>
    <w:rsid w:val="00ED06D9"/>
    <w:rsid w:val="00ED0C06"/>
    <w:rsid w:val="00ED3601"/>
    <w:rsid w:val="00ED3896"/>
    <w:rsid w:val="00ED38CE"/>
    <w:rsid w:val="00ED3C43"/>
    <w:rsid w:val="00EE17FC"/>
    <w:rsid w:val="00EE180D"/>
    <w:rsid w:val="00EE37EB"/>
    <w:rsid w:val="00EE671D"/>
    <w:rsid w:val="00EE677A"/>
    <w:rsid w:val="00EE6980"/>
    <w:rsid w:val="00EE6C6F"/>
    <w:rsid w:val="00EE7B67"/>
    <w:rsid w:val="00EE7EDF"/>
    <w:rsid w:val="00EF18D3"/>
    <w:rsid w:val="00EF1B46"/>
    <w:rsid w:val="00EF24B6"/>
    <w:rsid w:val="00EF3574"/>
    <w:rsid w:val="00EF4E01"/>
    <w:rsid w:val="00EF56E5"/>
    <w:rsid w:val="00F00A78"/>
    <w:rsid w:val="00F010F8"/>
    <w:rsid w:val="00F018CF"/>
    <w:rsid w:val="00F03D6E"/>
    <w:rsid w:val="00F04E63"/>
    <w:rsid w:val="00F0515C"/>
    <w:rsid w:val="00F064D3"/>
    <w:rsid w:val="00F073B9"/>
    <w:rsid w:val="00F10544"/>
    <w:rsid w:val="00F12EE0"/>
    <w:rsid w:val="00F13439"/>
    <w:rsid w:val="00F1397C"/>
    <w:rsid w:val="00F165BB"/>
    <w:rsid w:val="00F1731B"/>
    <w:rsid w:val="00F20542"/>
    <w:rsid w:val="00F2092E"/>
    <w:rsid w:val="00F21B04"/>
    <w:rsid w:val="00F2265F"/>
    <w:rsid w:val="00F226C4"/>
    <w:rsid w:val="00F22808"/>
    <w:rsid w:val="00F228AF"/>
    <w:rsid w:val="00F22F0A"/>
    <w:rsid w:val="00F23405"/>
    <w:rsid w:val="00F23B92"/>
    <w:rsid w:val="00F24D30"/>
    <w:rsid w:val="00F25149"/>
    <w:rsid w:val="00F25725"/>
    <w:rsid w:val="00F25F2F"/>
    <w:rsid w:val="00F26337"/>
    <w:rsid w:val="00F266DA"/>
    <w:rsid w:val="00F268F7"/>
    <w:rsid w:val="00F2697F"/>
    <w:rsid w:val="00F26AF6"/>
    <w:rsid w:val="00F26C7A"/>
    <w:rsid w:val="00F27417"/>
    <w:rsid w:val="00F279C2"/>
    <w:rsid w:val="00F30E7B"/>
    <w:rsid w:val="00F31B66"/>
    <w:rsid w:val="00F333B9"/>
    <w:rsid w:val="00F34ED7"/>
    <w:rsid w:val="00F3743B"/>
    <w:rsid w:val="00F41869"/>
    <w:rsid w:val="00F41B3F"/>
    <w:rsid w:val="00F4278B"/>
    <w:rsid w:val="00F43E6E"/>
    <w:rsid w:val="00F454B9"/>
    <w:rsid w:val="00F46DD3"/>
    <w:rsid w:val="00F471E4"/>
    <w:rsid w:val="00F47727"/>
    <w:rsid w:val="00F504A7"/>
    <w:rsid w:val="00F5206F"/>
    <w:rsid w:val="00F5378C"/>
    <w:rsid w:val="00F53F1C"/>
    <w:rsid w:val="00F548A0"/>
    <w:rsid w:val="00F548BE"/>
    <w:rsid w:val="00F60C05"/>
    <w:rsid w:val="00F642D0"/>
    <w:rsid w:val="00F649A0"/>
    <w:rsid w:val="00F649F4"/>
    <w:rsid w:val="00F64BBC"/>
    <w:rsid w:val="00F6501F"/>
    <w:rsid w:val="00F66C11"/>
    <w:rsid w:val="00F673EB"/>
    <w:rsid w:val="00F72A2D"/>
    <w:rsid w:val="00F73F7D"/>
    <w:rsid w:val="00F80CBC"/>
    <w:rsid w:val="00F81D83"/>
    <w:rsid w:val="00F83119"/>
    <w:rsid w:val="00F83EAB"/>
    <w:rsid w:val="00F85892"/>
    <w:rsid w:val="00F90B37"/>
    <w:rsid w:val="00F90BD8"/>
    <w:rsid w:val="00F92F65"/>
    <w:rsid w:val="00F93B35"/>
    <w:rsid w:val="00F93E42"/>
    <w:rsid w:val="00F950FA"/>
    <w:rsid w:val="00F96948"/>
    <w:rsid w:val="00F97FF9"/>
    <w:rsid w:val="00FA1197"/>
    <w:rsid w:val="00FA282F"/>
    <w:rsid w:val="00FA2E34"/>
    <w:rsid w:val="00FA3318"/>
    <w:rsid w:val="00FA3406"/>
    <w:rsid w:val="00FA4868"/>
    <w:rsid w:val="00FA4D77"/>
    <w:rsid w:val="00FA6590"/>
    <w:rsid w:val="00FA7F17"/>
    <w:rsid w:val="00FB36E5"/>
    <w:rsid w:val="00FC29A1"/>
    <w:rsid w:val="00FC2EF0"/>
    <w:rsid w:val="00FC3AF2"/>
    <w:rsid w:val="00FD0A2B"/>
    <w:rsid w:val="00FD3071"/>
    <w:rsid w:val="00FD31E1"/>
    <w:rsid w:val="00FD32C7"/>
    <w:rsid w:val="00FD35A3"/>
    <w:rsid w:val="00FD3ACC"/>
    <w:rsid w:val="00FD3D3C"/>
    <w:rsid w:val="00FD54F5"/>
    <w:rsid w:val="00FE0D65"/>
    <w:rsid w:val="00FE1E01"/>
    <w:rsid w:val="00FE593F"/>
    <w:rsid w:val="00FE7531"/>
    <w:rsid w:val="00FF0793"/>
    <w:rsid w:val="00FF17E1"/>
    <w:rsid w:val="00FF194E"/>
    <w:rsid w:val="00FF21EA"/>
    <w:rsid w:val="00FF2390"/>
    <w:rsid w:val="00FF37AC"/>
    <w:rsid w:val="00FF3B74"/>
    <w:rsid w:val="00FF7284"/>
    <w:rsid w:val="00FF775E"/>
  </w:rsids>
  <m:mathPr>
    <m:mathFont m:val="Cambria Math"/>
    <m:brkBin m:val="before"/>
    <m:brkBinSub m:val="--"/>
    <m:smallFrac m:val="0"/>
    <m:dispDef/>
    <m:lMargin m:val="0"/>
    <m:rMargin m:val="0"/>
    <m:defJc m:val="centerGroup"/>
    <m:wrapIndent m:val="1440"/>
    <m:intLim m:val="subSup"/>
    <m:naryLim m:val="undOvr"/>
  </m:mathPr>
  <w:themeFontLang w:val="da-DK"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E9C9DB"/>
  <w15:docId w15:val="{F4978C20-7B6E-4BE7-9293-0E4379EF43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4A796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4A796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470F0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Overskrift4">
    <w:name w:val="heading 4"/>
    <w:basedOn w:val="Normal"/>
    <w:next w:val="Normal"/>
    <w:link w:val="Overskrift4Tegn"/>
    <w:uiPriority w:val="9"/>
    <w:unhideWhenUsed/>
    <w:qFormat/>
    <w:rsid w:val="00B5396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2Tegn">
    <w:name w:val="Overskrift 2 Tegn"/>
    <w:basedOn w:val="Standardskrifttypeiafsnit"/>
    <w:link w:val="Overskrift2"/>
    <w:uiPriority w:val="9"/>
    <w:rsid w:val="004A796F"/>
    <w:rPr>
      <w:rFonts w:asciiTheme="majorHAnsi" w:eastAsiaTheme="majorEastAsia" w:hAnsiTheme="majorHAnsi" w:cstheme="majorBidi"/>
      <w:color w:val="2F5496" w:themeColor="accent1" w:themeShade="BF"/>
      <w:sz w:val="26"/>
      <w:szCs w:val="26"/>
    </w:rPr>
  </w:style>
  <w:style w:type="character" w:customStyle="1" w:styleId="Overskrift1Tegn">
    <w:name w:val="Overskrift 1 Tegn"/>
    <w:basedOn w:val="Standardskrifttypeiafsnit"/>
    <w:link w:val="Overskrift1"/>
    <w:uiPriority w:val="9"/>
    <w:rsid w:val="004A796F"/>
    <w:rPr>
      <w:rFonts w:asciiTheme="majorHAnsi" w:eastAsiaTheme="majorEastAsia" w:hAnsiTheme="majorHAnsi" w:cstheme="majorBidi"/>
      <w:color w:val="2F5496" w:themeColor="accent1" w:themeShade="BF"/>
      <w:sz w:val="32"/>
      <w:szCs w:val="32"/>
    </w:rPr>
  </w:style>
  <w:style w:type="character" w:styleId="Kommentarhenvisning">
    <w:name w:val="annotation reference"/>
    <w:basedOn w:val="Standardskrifttypeiafsnit"/>
    <w:uiPriority w:val="99"/>
    <w:semiHidden/>
    <w:unhideWhenUsed/>
    <w:rsid w:val="00103347"/>
    <w:rPr>
      <w:sz w:val="16"/>
      <w:szCs w:val="16"/>
    </w:rPr>
  </w:style>
  <w:style w:type="paragraph" w:styleId="Kommentartekst">
    <w:name w:val="annotation text"/>
    <w:basedOn w:val="Normal"/>
    <w:link w:val="KommentartekstTegn"/>
    <w:uiPriority w:val="99"/>
    <w:unhideWhenUsed/>
    <w:rsid w:val="00103347"/>
    <w:pPr>
      <w:spacing w:line="240" w:lineRule="auto"/>
    </w:pPr>
    <w:rPr>
      <w:sz w:val="20"/>
      <w:szCs w:val="20"/>
    </w:rPr>
  </w:style>
  <w:style w:type="character" w:customStyle="1" w:styleId="KommentartekstTegn">
    <w:name w:val="Kommentartekst Tegn"/>
    <w:basedOn w:val="Standardskrifttypeiafsnit"/>
    <w:link w:val="Kommentartekst"/>
    <w:uiPriority w:val="99"/>
    <w:rsid w:val="00103347"/>
    <w:rPr>
      <w:sz w:val="20"/>
      <w:szCs w:val="20"/>
    </w:rPr>
  </w:style>
  <w:style w:type="paragraph" w:styleId="Kommentaremne">
    <w:name w:val="annotation subject"/>
    <w:basedOn w:val="Kommentartekst"/>
    <w:next w:val="Kommentartekst"/>
    <w:link w:val="KommentaremneTegn"/>
    <w:uiPriority w:val="99"/>
    <w:semiHidden/>
    <w:unhideWhenUsed/>
    <w:rsid w:val="00103347"/>
    <w:rPr>
      <w:b/>
      <w:bCs/>
    </w:rPr>
  </w:style>
  <w:style w:type="character" w:customStyle="1" w:styleId="KommentaremneTegn">
    <w:name w:val="Kommentaremne Tegn"/>
    <w:basedOn w:val="KommentartekstTegn"/>
    <w:link w:val="Kommentaremne"/>
    <w:uiPriority w:val="99"/>
    <w:semiHidden/>
    <w:rsid w:val="00103347"/>
    <w:rPr>
      <w:b/>
      <w:bCs/>
      <w:sz w:val="20"/>
      <w:szCs w:val="20"/>
    </w:rPr>
  </w:style>
  <w:style w:type="character" w:styleId="Hyperlink">
    <w:name w:val="Hyperlink"/>
    <w:basedOn w:val="Standardskrifttypeiafsnit"/>
    <w:uiPriority w:val="99"/>
    <w:unhideWhenUsed/>
    <w:rsid w:val="00C04215"/>
    <w:rPr>
      <w:color w:val="0563C1" w:themeColor="hyperlink"/>
      <w:u w:val="single"/>
    </w:rPr>
  </w:style>
  <w:style w:type="character" w:styleId="Ulstomtale">
    <w:name w:val="Unresolved Mention"/>
    <w:basedOn w:val="Standardskrifttypeiafsnit"/>
    <w:uiPriority w:val="99"/>
    <w:semiHidden/>
    <w:unhideWhenUsed/>
    <w:rsid w:val="00C04215"/>
    <w:rPr>
      <w:color w:val="605E5C"/>
      <w:shd w:val="clear" w:color="auto" w:fill="E1DFDD"/>
    </w:rPr>
  </w:style>
  <w:style w:type="paragraph" w:styleId="Sidehoved">
    <w:name w:val="header"/>
    <w:basedOn w:val="Normal"/>
    <w:link w:val="SidehovedTegn"/>
    <w:uiPriority w:val="99"/>
    <w:unhideWhenUsed/>
    <w:rsid w:val="005F6ED0"/>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5F6ED0"/>
  </w:style>
  <w:style w:type="paragraph" w:styleId="Sidefod">
    <w:name w:val="footer"/>
    <w:basedOn w:val="Normal"/>
    <w:link w:val="SidefodTegn"/>
    <w:uiPriority w:val="99"/>
    <w:unhideWhenUsed/>
    <w:rsid w:val="005F6ED0"/>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5F6ED0"/>
  </w:style>
  <w:style w:type="paragraph" w:styleId="Listeafsnit">
    <w:name w:val="List Paragraph"/>
    <w:basedOn w:val="Normal"/>
    <w:uiPriority w:val="34"/>
    <w:qFormat/>
    <w:rsid w:val="0067474C"/>
    <w:pPr>
      <w:ind w:left="720"/>
      <w:contextualSpacing/>
    </w:pPr>
  </w:style>
  <w:style w:type="character" w:customStyle="1" w:styleId="Overskrift3Tegn">
    <w:name w:val="Overskrift 3 Tegn"/>
    <w:basedOn w:val="Standardskrifttypeiafsnit"/>
    <w:link w:val="Overskrift3"/>
    <w:uiPriority w:val="9"/>
    <w:rsid w:val="00470F0B"/>
    <w:rPr>
      <w:rFonts w:asciiTheme="majorHAnsi" w:eastAsiaTheme="majorEastAsia" w:hAnsiTheme="majorHAnsi" w:cstheme="majorBidi"/>
      <w:color w:val="1F3763" w:themeColor="accent1" w:themeShade="7F"/>
      <w:sz w:val="24"/>
      <w:szCs w:val="24"/>
    </w:rPr>
  </w:style>
  <w:style w:type="character" w:styleId="Pladsholdertekst">
    <w:name w:val="Placeholder Text"/>
    <w:basedOn w:val="Standardskrifttypeiafsnit"/>
    <w:uiPriority w:val="99"/>
    <w:semiHidden/>
    <w:rsid w:val="00117995"/>
    <w:rPr>
      <w:color w:val="808080"/>
    </w:rPr>
  </w:style>
  <w:style w:type="paragraph" w:styleId="Korrektur">
    <w:name w:val="Revision"/>
    <w:hidden/>
    <w:uiPriority w:val="99"/>
    <w:semiHidden/>
    <w:rsid w:val="00416502"/>
    <w:pPr>
      <w:spacing w:after="0" w:line="240" w:lineRule="auto"/>
    </w:pPr>
  </w:style>
  <w:style w:type="character" w:customStyle="1" w:styleId="Overskrift4Tegn">
    <w:name w:val="Overskrift 4 Tegn"/>
    <w:basedOn w:val="Standardskrifttypeiafsnit"/>
    <w:link w:val="Overskrift4"/>
    <w:uiPriority w:val="9"/>
    <w:rsid w:val="00B53960"/>
    <w:rPr>
      <w:rFonts w:asciiTheme="majorHAnsi" w:eastAsiaTheme="majorEastAsia" w:hAnsiTheme="majorHAnsi" w:cstheme="majorBidi"/>
      <w:i/>
      <w:iCs/>
      <w:color w:val="2F5496" w:themeColor="accent1" w:themeShade="BF"/>
    </w:rPr>
  </w:style>
  <w:style w:type="paragraph" w:styleId="Billedtekst">
    <w:name w:val="caption"/>
    <w:basedOn w:val="Normal"/>
    <w:next w:val="Normal"/>
    <w:uiPriority w:val="35"/>
    <w:unhideWhenUsed/>
    <w:qFormat/>
    <w:rsid w:val="00E81755"/>
    <w:pPr>
      <w:spacing w:after="200" w:line="240" w:lineRule="auto"/>
    </w:pPr>
    <w:rPr>
      <w:i/>
      <w:iCs/>
      <w:color w:val="44546A" w:themeColor="text2"/>
      <w:sz w:val="18"/>
      <w:szCs w:val="18"/>
    </w:rPr>
  </w:style>
  <w:style w:type="paragraph" w:styleId="Ingenafstand">
    <w:name w:val="No Spacing"/>
    <w:link w:val="IngenafstandTegn"/>
    <w:uiPriority w:val="1"/>
    <w:qFormat/>
    <w:rsid w:val="00D0045A"/>
    <w:pPr>
      <w:spacing w:after="0" w:line="240" w:lineRule="auto"/>
    </w:pPr>
    <w:rPr>
      <w:rFonts w:eastAsiaTheme="minorEastAsia"/>
    </w:rPr>
  </w:style>
  <w:style w:type="character" w:customStyle="1" w:styleId="IngenafstandTegn">
    <w:name w:val="Ingen afstand Tegn"/>
    <w:basedOn w:val="Standardskrifttypeiafsnit"/>
    <w:link w:val="Ingenafstand"/>
    <w:uiPriority w:val="1"/>
    <w:rsid w:val="00D0045A"/>
    <w:rPr>
      <w:rFonts w:eastAsiaTheme="minorEastAsia"/>
    </w:rPr>
  </w:style>
  <w:style w:type="paragraph" w:styleId="Fodnotetekst">
    <w:name w:val="footnote text"/>
    <w:basedOn w:val="Normal"/>
    <w:link w:val="FodnotetekstTegn"/>
    <w:uiPriority w:val="99"/>
    <w:semiHidden/>
    <w:unhideWhenUsed/>
    <w:rsid w:val="00D1625A"/>
    <w:pPr>
      <w:spacing w:after="0" w:line="240" w:lineRule="auto"/>
    </w:pPr>
    <w:rPr>
      <w:sz w:val="20"/>
      <w:szCs w:val="20"/>
    </w:rPr>
  </w:style>
  <w:style w:type="character" w:customStyle="1" w:styleId="FodnotetekstTegn">
    <w:name w:val="Fodnotetekst Tegn"/>
    <w:basedOn w:val="Standardskrifttypeiafsnit"/>
    <w:link w:val="Fodnotetekst"/>
    <w:uiPriority w:val="99"/>
    <w:semiHidden/>
    <w:rsid w:val="00D1625A"/>
    <w:rPr>
      <w:sz w:val="20"/>
      <w:szCs w:val="20"/>
    </w:rPr>
  </w:style>
  <w:style w:type="character" w:styleId="Fodnotehenvisning">
    <w:name w:val="footnote reference"/>
    <w:basedOn w:val="Standardskrifttypeiafsnit"/>
    <w:uiPriority w:val="99"/>
    <w:semiHidden/>
    <w:unhideWhenUsed/>
    <w:rsid w:val="00D1625A"/>
    <w:rPr>
      <w:vertAlign w:val="superscript"/>
    </w:rPr>
  </w:style>
  <w:style w:type="character" w:customStyle="1" w:styleId="cf01">
    <w:name w:val="cf01"/>
    <w:basedOn w:val="Standardskrifttypeiafsnit"/>
    <w:rsid w:val="00D1625A"/>
    <w:rPr>
      <w:rFonts w:ascii="Segoe UI" w:hAnsi="Segoe UI" w:cs="Segoe UI" w:hint="default"/>
      <w:sz w:val="18"/>
      <w:szCs w:val="18"/>
    </w:rPr>
  </w:style>
  <w:style w:type="paragraph" w:customStyle="1" w:styleId="pf0">
    <w:name w:val="pf0"/>
    <w:basedOn w:val="Normal"/>
    <w:rsid w:val="00EC5CB9"/>
    <w:pPr>
      <w:spacing w:before="100" w:beforeAutospacing="1" w:after="100" w:afterAutospacing="1" w:line="240" w:lineRule="auto"/>
    </w:pPr>
    <w:rPr>
      <w:rFonts w:ascii="Times New Roman" w:eastAsia="Times New Roman" w:hAnsi="Times New Roman" w:cs="Times New Roman"/>
      <w:sz w:val="24"/>
      <w:szCs w:val="24"/>
    </w:rPr>
  </w:style>
  <w:style w:type="character" w:styleId="Slutnotehenvisning">
    <w:name w:val="endnote reference"/>
    <w:basedOn w:val="Standardskrifttypeiafsnit"/>
    <w:uiPriority w:val="99"/>
    <w:semiHidden/>
    <w:unhideWhenUsed/>
    <w:rsid w:val="00967F45"/>
    <w:rPr>
      <w:vertAlign w:val="superscript"/>
    </w:rPr>
  </w:style>
  <w:style w:type="paragraph" w:customStyle="1" w:styleId="Compact">
    <w:name w:val="Compact"/>
    <w:basedOn w:val="Brdtekst"/>
    <w:qFormat/>
    <w:rsid w:val="00A4273D"/>
    <w:pPr>
      <w:spacing w:before="36" w:after="36" w:line="240" w:lineRule="auto"/>
    </w:pPr>
    <w:rPr>
      <w:sz w:val="24"/>
      <w:szCs w:val="24"/>
    </w:rPr>
  </w:style>
  <w:style w:type="table" w:customStyle="1" w:styleId="Table">
    <w:name w:val="Table"/>
    <w:semiHidden/>
    <w:qFormat/>
    <w:rsid w:val="00A4273D"/>
    <w:pPr>
      <w:spacing w:after="200" w:line="240" w:lineRule="auto"/>
    </w:pPr>
    <w:rPr>
      <w:sz w:val="24"/>
      <w:szCs w:val="24"/>
      <w:lang w:val="da-DK" w:eastAsia="da-DK"/>
    </w:rPr>
    <w:tblPr>
      <w:tblCellMar>
        <w:top w:w="0" w:type="dxa"/>
        <w:left w:w="108" w:type="dxa"/>
        <w:bottom w:w="0" w:type="dxa"/>
        <w:right w:w="108" w:type="dxa"/>
      </w:tblCellMar>
    </w:tblPr>
    <w:tblStylePr w:type="firstRow">
      <w:tblPr/>
      <w:tcPr>
        <w:tcBorders>
          <w:bottom w:val="single" w:sz="2" w:space="0" w:color="auto"/>
        </w:tcBorders>
        <w:vAlign w:val="bottom"/>
      </w:tcPr>
    </w:tblStylePr>
  </w:style>
  <w:style w:type="paragraph" w:styleId="Brdtekst">
    <w:name w:val="Body Text"/>
    <w:basedOn w:val="Normal"/>
    <w:link w:val="BrdtekstTegn"/>
    <w:uiPriority w:val="99"/>
    <w:semiHidden/>
    <w:unhideWhenUsed/>
    <w:rsid w:val="00A4273D"/>
    <w:pPr>
      <w:spacing w:after="120"/>
    </w:pPr>
  </w:style>
  <w:style w:type="character" w:customStyle="1" w:styleId="BrdtekstTegn">
    <w:name w:val="Brødtekst Tegn"/>
    <w:basedOn w:val="Standardskrifttypeiafsnit"/>
    <w:link w:val="Brdtekst"/>
    <w:uiPriority w:val="99"/>
    <w:semiHidden/>
    <w:rsid w:val="00A4273D"/>
  </w:style>
  <w:style w:type="table" w:styleId="Almindeligtabel1">
    <w:name w:val="Plain Table 1"/>
    <w:basedOn w:val="Tabel-Normal"/>
    <w:uiPriority w:val="41"/>
    <w:rsid w:val="00A4273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unhideWhenUsed/>
    <w:rsid w:val="00F165BB"/>
    <w:pPr>
      <w:spacing w:before="100" w:beforeAutospacing="1" w:after="100" w:afterAutospacing="1" w:line="240" w:lineRule="auto"/>
    </w:pPr>
    <w:rPr>
      <w:rFonts w:ascii="Times New Roman" w:eastAsia="Times New Roman" w:hAnsi="Times New Roman" w:cs="Times New Roman"/>
      <w:sz w:val="24"/>
      <w:szCs w:val="24"/>
    </w:rPr>
  </w:style>
  <w:style w:type="paragraph" w:styleId="Titel">
    <w:name w:val="Title"/>
    <w:basedOn w:val="Normal"/>
    <w:next w:val="Normal"/>
    <w:link w:val="TitelTegn"/>
    <w:uiPriority w:val="10"/>
    <w:qFormat/>
    <w:rsid w:val="00577455"/>
    <w:pPr>
      <w:spacing w:after="0" w:line="240" w:lineRule="auto"/>
      <w:contextualSpacing/>
    </w:pPr>
    <w:rPr>
      <w:rFonts w:asciiTheme="majorHAnsi" w:eastAsiaTheme="majorEastAsia" w:hAnsiTheme="majorHAnsi" w:cstheme="majorBidi"/>
      <w:spacing w:val="-10"/>
      <w:kern w:val="28"/>
      <w:sz w:val="56"/>
      <w:szCs w:val="56"/>
      <w:lang w:eastAsia="es-AR"/>
    </w:rPr>
  </w:style>
  <w:style w:type="character" w:customStyle="1" w:styleId="TitelTegn">
    <w:name w:val="Titel Tegn"/>
    <w:basedOn w:val="Standardskrifttypeiafsnit"/>
    <w:link w:val="Titel"/>
    <w:uiPriority w:val="10"/>
    <w:rsid w:val="00577455"/>
    <w:rPr>
      <w:rFonts w:asciiTheme="majorHAnsi" w:eastAsiaTheme="majorEastAsia" w:hAnsiTheme="majorHAnsi" w:cstheme="majorBidi"/>
      <w:spacing w:val="-10"/>
      <w:kern w:val="28"/>
      <w:sz w:val="56"/>
      <w:szCs w:val="56"/>
      <w:lang w:eastAsia="es-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938966">
      <w:bodyDiv w:val="1"/>
      <w:marLeft w:val="0"/>
      <w:marRight w:val="0"/>
      <w:marTop w:val="0"/>
      <w:marBottom w:val="0"/>
      <w:divBdr>
        <w:top w:val="none" w:sz="0" w:space="0" w:color="auto"/>
        <w:left w:val="none" w:sz="0" w:space="0" w:color="auto"/>
        <w:bottom w:val="none" w:sz="0" w:space="0" w:color="auto"/>
        <w:right w:val="none" w:sz="0" w:space="0" w:color="auto"/>
      </w:divBdr>
    </w:div>
    <w:div w:id="242371428">
      <w:bodyDiv w:val="1"/>
      <w:marLeft w:val="0"/>
      <w:marRight w:val="0"/>
      <w:marTop w:val="0"/>
      <w:marBottom w:val="0"/>
      <w:divBdr>
        <w:top w:val="none" w:sz="0" w:space="0" w:color="auto"/>
        <w:left w:val="none" w:sz="0" w:space="0" w:color="auto"/>
        <w:bottom w:val="none" w:sz="0" w:space="0" w:color="auto"/>
        <w:right w:val="none" w:sz="0" w:space="0" w:color="auto"/>
      </w:divBdr>
    </w:div>
    <w:div w:id="279849242">
      <w:bodyDiv w:val="1"/>
      <w:marLeft w:val="0"/>
      <w:marRight w:val="0"/>
      <w:marTop w:val="0"/>
      <w:marBottom w:val="0"/>
      <w:divBdr>
        <w:top w:val="none" w:sz="0" w:space="0" w:color="auto"/>
        <w:left w:val="none" w:sz="0" w:space="0" w:color="auto"/>
        <w:bottom w:val="none" w:sz="0" w:space="0" w:color="auto"/>
        <w:right w:val="none" w:sz="0" w:space="0" w:color="auto"/>
      </w:divBdr>
      <w:divsChild>
        <w:div w:id="456945973">
          <w:marLeft w:val="0"/>
          <w:marRight w:val="0"/>
          <w:marTop w:val="0"/>
          <w:marBottom w:val="0"/>
          <w:divBdr>
            <w:top w:val="none" w:sz="0" w:space="0" w:color="auto"/>
            <w:left w:val="none" w:sz="0" w:space="0" w:color="auto"/>
            <w:bottom w:val="none" w:sz="0" w:space="0" w:color="auto"/>
            <w:right w:val="none" w:sz="0" w:space="0" w:color="auto"/>
          </w:divBdr>
        </w:div>
        <w:div w:id="583150611">
          <w:marLeft w:val="0"/>
          <w:marRight w:val="0"/>
          <w:marTop w:val="0"/>
          <w:marBottom w:val="0"/>
          <w:divBdr>
            <w:top w:val="none" w:sz="0" w:space="0" w:color="auto"/>
            <w:left w:val="none" w:sz="0" w:space="0" w:color="auto"/>
            <w:bottom w:val="none" w:sz="0" w:space="0" w:color="auto"/>
            <w:right w:val="none" w:sz="0" w:space="0" w:color="auto"/>
          </w:divBdr>
        </w:div>
        <w:div w:id="1836337296">
          <w:marLeft w:val="0"/>
          <w:marRight w:val="0"/>
          <w:marTop w:val="0"/>
          <w:marBottom w:val="0"/>
          <w:divBdr>
            <w:top w:val="none" w:sz="0" w:space="0" w:color="auto"/>
            <w:left w:val="none" w:sz="0" w:space="0" w:color="auto"/>
            <w:bottom w:val="none" w:sz="0" w:space="0" w:color="auto"/>
            <w:right w:val="none" w:sz="0" w:space="0" w:color="auto"/>
          </w:divBdr>
        </w:div>
        <w:div w:id="1213811805">
          <w:marLeft w:val="0"/>
          <w:marRight w:val="0"/>
          <w:marTop w:val="0"/>
          <w:marBottom w:val="0"/>
          <w:divBdr>
            <w:top w:val="none" w:sz="0" w:space="0" w:color="auto"/>
            <w:left w:val="none" w:sz="0" w:space="0" w:color="auto"/>
            <w:bottom w:val="none" w:sz="0" w:space="0" w:color="auto"/>
            <w:right w:val="none" w:sz="0" w:space="0" w:color="auto"/>
          </w:divBdr>
        </w:div>
        <w:div w:id="841509495">
          <w:marLeft w:val="0"/>
          <w:marRight w:val="0"/>
          <w:marTop w:val="0"/>
          <w:marBottom w:val="0"/>
          <w:divBdr>
            <w:top w:val="none" w:sz="0" w:space="0" w:color="auto"/>
            <w:left w:val="none" w:sz="0" w:space="0" w:color="auto"/>
            <w:bottom w:val="none" w:sz="0" w:space="0" w:color="auto"/>
            <w:right w:val="none" w:sz="0" w:space="0" w:color="auto"/>
          </w:divBdr>
        </w:div>
        <w:div w:id="1871608525">
          <w:marLeft w:val="0"/>
          <w:marRight w:val="0"/>
          <w:marTop w:val="0"/>
          <w:marBottom w:val="0"/>
          <w:divBdr>
            <w:top w:val="none" w:sz="0" w:space="0" w:color="auto"/>
            <w:left w:val="none" w:sz="0" w:space="0" w:color="auto"/>
            <w:bottom w:val="none" w:sz="0" w:space="0" w:color="auto"/>
            <w:right w:val="none" w:sz="0" w:space="0" w:color="auto"/>
          </w:divBdr>
        </w:div>
        <w:div w:id="626855900">
          <w:marLeft w:val="0"/>
          <w:marRight w:val="0"/>
          <w:marTop w:val="0"/>
          <w:marBottom w:val="0"/>
          <w:divBdr>
            <w:top w:val="none" w:sz="0" w:space="0" w:color="auto"/>
            <w:left w:val="none" w:sz="0" w:space="0" w:color="auto"/>
            <w:bottom w:val="none" w:sz="0" w:space="0" w:color="auto"/>
            <w:right w:val="none" w:sz="0" w:space="0" w:color="auto"/>
          </w:divBdr>
        </w:div>
        <w:div w:id="86117382">
          <w:marLeft w:val="0"/>
          <w:marRight w:val="0"/>
          <w:marTop w:val="0"/>
          <w:marBottom w:val="0"/>
          <w:divBdr>
            <w:top w:val="none" w:sz="0" w:space="0" w:color="auto"/>
            <w:left w:val="none" w:sz="0" w:space="0" w:color="auto"/>
            <w:bottom w:val="none" w:sz="0" w:space="0" w:color="auto"/>
            <w:right w:val="none" w:sz="0" w:space="0" w:color="auto"/>
          </w:divBdr>
        </w:div>
        <w:div w:id="1553806192">
          <w:marLeft w:val="0"/>
          <w:marRight w:val="0"/>
          <w:marTop w:val="0"/>
          <w:marBottom w:val="0"/>
          <w:divBdr>
            <w:top w:val="none" w:sz="0" w:space="0" w:color="auto"/>
            <w:left w:val="none" w:sz="0" w:space="0" w:color="auto"/>
            <w:bottom w:val="none" w:sz="0" w:space="0" w:color="auto"/>
            <w:right w:val="none" w:sz="0" w:space="0" w:color="auto"/>
          </w:divBdr>
        </w:div>
        <w:div w:id="1800145060">
          <w:marLeft w:val="0"/>
          <w:marRight w:val="0"/>
          <w:marTop w:val="0"/>
          <w:marBottom w:val="0"/>
          <w:divBdr>
            <w:top w:val="none" w:sz="0" w:space="0" w:color="auto"/>
            <w:left w:val="none" w:sz="0" w:space="0" w:color="auto"/>
            <w:bottom w:val="none" w:sz="0" w:space="0" w:color="auto"/>
            <w:right w:val="none" w:sz="0" w:space="0" w:color="auto"/>
          </w:divBdr>
        </w:div>
        <w:div w:id="371153778">
          <w:marLeft w:val="0"/>
          <w:marRight w:val="0"/>
          <w:marTop w:val="0"/>
          <w:marBottom w:val="0"/>
          <w:divBdr>
            <w:top w:val="none" w:sz="0" w:space="0" w:color="auto"/>
            <w:left w:val="none" w:sz="0" w:space="0" w:color="auto"/>
            <w:bottom w:val="none" w:sz="0" w:space="0" w:color="auto"/>
            <w:right w:val="none" w:sz="0" w:space="0" w:color="auto"/>
          </w:divBdr>
        </w:div>
        <w:div w:id="1342464523">
          <w:marLeft w:val="0"/>
          <w:marRight w:val="0"/>
          <w:marTop w:val="0"/>
          <w:marBottom w:val="0"/>
          <w:divBdr>
            <w:top w:val="none" w:sz="0" w:space="0" w:color="auto"/>
            <w:left w:val="none" w:sz="0" w:space="0" w:color="auto"/>
            <w:bottom w:val="none" w:sz="0" w:space="0" w:color="auto"/>
            <w:right w:val="none" w:sz="0" w:space="0" w:color="auto"/>
          </w:divBdr>
        </w:div>
        <w:div w:id="2004775078">
          <w:marLeft w:val="0"/>
          <w:marRight w:val="0"/>
          <w:marTop w:val="0"/>
          <w:marBottom w:val="0"/>
          <w:divBdr>
            <w:top w:val="none" w:sz="0" w:space="0" w:color="auto"/>
            <w:left w:val="none" w:sz="0" w:space="0" w:color="auto"/>
            <w:bottom w:val="none" w:sz="0" w:space="0" w:color="auto"/>
            <w:right w:val="none" w:sz="0" w:space="0" w:color="auto"/>
          </w:divBdr>
        </w:div>
        <w:div w:id="1118841366">
          <w:marLeft w:val="0"/>
          <w:marRight w:val="0"/>
          <w:marTop w:val="0"/>
          <w:marBottom w:val="0"/>
          <w:divBdr>
            <w:top w:val="none" w:sz="0" w:space="0" w:color="auto"/>
            <w:left w:val="none" w:sz="0" w:space="0" w:color="auto"/>
            <w:bottom w:val="none" w:sz="0" w:space="0" w:color="auto"/>
            <w:right w:val="none" w:sz="0" w:space="0" w:color="auto"/>
          </w:divBdr>
        </w:div>
        <w:div w:id="594751678">
          <w:marLeft w:val="0"/>
          <w:marRight w:val="0"/>
          <w:marTop w:val="0"/>
          <w:marBottom w:val="0"/>
          <w:divBdr>
            <w:top w:val="none" w:sz="0" w:space="0" w:color="auto"/>
            <w:left w:val="none" w:sz="0" w:space="0" w:color="auto"/>
            <w:bottom w:val="none" w:sz="0" w:space="0" w:color="auto"/>
            <w:right w:val="none" w:sz="0" w:space="0" w:color="auto"/>
          </w:divBdr>
        </w:div>
        <w:div w:id="2082169798">
          <w:marLeft w:val="0"/>
          <w:marRight w:val="0"/>
          <w:marTop w:val="0"/>
          <w:marBottom w:val="0"/>
          <w:divBdr>
            <w:top w:val="none" w:sz="0" w:space="0" w:color="auto"/>
            <w:left w:val="none" w:sz="0" w:space="0" w:color="auto"/>
            <w:bottom w:val="none" w:sz="0" w:space="0" w:color="auto"/>
            <w:right w:val="none" w:sz="0" w:space="0" w:color="auto"/>
          </w:divBdr>
        </w:div>
        <w:div w:id="1244220960">
          <w:marLeft w:val="0"/>
          <w:marRight w:val="0"/>
          <w:marTop w:val="0"/>
          <w:marBottom w:val="0"/>
          <w:divBdr>
            <w:top w:val="none" w:sz="0" w:space="0" w:color="auto"/>
            <w:left w:val="none" w:sz="0" w:space="0" w:color="auto"/>
            <w:bottom w:val="none" w:sz="0" w:space="0" w:color="auto"/>
            <w:right w:val="none" w:sz="0" w:space="0" w:color="auto"/>
          </w:divBdr>
        </w:div>
        <w:div w:id="1321540041">
          <w:marLeft w:val="0"/>
          <w:marRight w:val="0"/>
          <w:marTop w:val="0"/>
          <w:marBottom w:val="0"/>
          <w:divBdr>
            <w:top w:val="none" w:sz="0" w:space="0" w:color="auto"/>
            <w:left w:val="none" w:sz="0" w:space="0" w:color="auto"/>
            <w:bottom w:val="none" w:sz="0" w:space="0" w:color="auto"/>
            <w:right w:val="none" w:sz="0" w:space="0" w:color="auto"/>
          </w:divBdr>
        </w:div>
        <w:div w:id="985670495">
          <w:marLeft w:val="0"/>
          <w:marRight w:val="0"/>
          <w:marTop w:val="0"/>
          <w:marBottom w:val="0"/>
          <w:divBdr>
            <w:top w:val="none" w:sz="0" w:space="0" w:color="auto"/>
            <w:left w:val="none" w:sz="0" w:space="0" w:color="auto"/>
            <w:bottom w:val="none" w:sz="0" w:space="0" w:color="auto"/>
            <w:right w:val="none" w:sz="0" w:space="0" w:color="auto"/>
          </w:divBdr>
        </w:div>
      </w:divsChild>
    </w:div>
    <w:div w:id="333533385">
      <w:bodyDiv w:val="1"/>
      <w:marLeft w:val="0"/>
      <w:marRight w:val="0"/>
      <w:marTop w:val="0"/>
      <w:marBottom w:val="0"/>
      <w:divBdr>
        <w:top w:val="none" w:sz="0" w:space="0" w:color="auto"/>
        <w:left w:val="none" w:sz="0" w:space="0" w:color="auto"/>
        <w:bottom w:val="none" w:sz="0" w:space="0" w:color="auto"/>
        <w:right w:val="none" w:sz="0" w:space="0" w:color="auto"/>
      </w:divBdr>
    </w:div>
    <w:div w:id="454638120">
      <w:bodyDiv w:val="1"/>
      <w:marLeft w:val="0"/>
      <w:marRight w:val="0"/>
      <w:marTop w:val="0"/>
      <w:marBottom w:val="0"/>
      <w:divBdr>
        <w:top w:val="none" w:sz="0" w:space="0" w:color="auto"/>
        <w:left w:val="none" w:sz="0" w:space="0" w:color="auto"/>
        <w:bottom w:val="none" w:sz="0" w:space="0" w:color="auto"/>
        <w:right w:val="none" w:sz="0" w:space="0" w:color="auto"/>
      </w:divBdr>
    </w:div>
    <w:div w:id="534856079">
      <w:bodyDiv w:val="1"/>
      <w:marLeft w:val="0"/>
      <w:marRight w:val="0"/>
      <w:marTop w:val="0"/>
      <w:marBottom w:val="0"/>
      <w:divBdr>
        <w:top w:val="none" w:sz="0" w:space="0" w:color="auto"/>
        <w:left w:val="none" w:sz="0" w:space="0" w:color="auto"/>
        <w:bottom w:val="none" w:sz="0" w:space="0" w:color="auto"/>
        <w:right w:val="none" w:sz="0" w:space="0" w:color="auto"/>
      </w:divBdr>
    </w:div>
    <w:div w:id="1091002335">
      <w:bodyDiv w:val="1"/>
      <w:marLeft w:val="0"/>
      <w:marRight w:val="0"/>
      <w:marTop w:val="0"/>
      <w:marBottom w:val="0"/>
      <w:divBdr>
        <w:top w:val="none" w:sz="0" w:space="0" w:color="auto"/>
        <w:left w:val="none" w:sz="0" w:space="0" w:color="auto"/>
        <w:bottom w:val="none" w:sz="0" w:space="0" w:color="auto"/>
        <w:right w:val="none" w:sz="0" w:space="0" w:color="auto"/>
      </w:divBdr>
    </w:div>
    <w:div w:id="13066180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eader" Target="header2.xml"/><Relationship Id="rId50" Type="http://schemas.openxmlformats.org/officeDocument/2006/relationships/header" Target="header3.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microsoft.com/office/2016/09/relationships/commentsIds" Target="commentsId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microsoft.com/office/2011/relationships/people" Target="people.xml"/><Relationship Id="rId5" Type="http://schemas.openxmlformats.org/officeDocument/2006/relationships/settings" Target="settings.xml"/><Relationship Id="rId10" Type="http://schemas.microsoft.com/office/2011/relationships/commentsExtended" Target="commentsExtended.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footer" Target="footer3.xml"/><Relationship Id="rId3" Type="http://schemas.openxmlformats.org/officeDocument/2006/relationships/numbering" Target="numbering.xml"/><Relationship Id="rId12" Type="http://schemas.microsoft.com/office/2018/08/relationships/commentsExtensible" Target="commentsExtensible.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eader" Target="header1.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footer" Target="footer2.xml"/></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paper attempts to evaluate the political decision of suppressing the state regulation percentage, voted through by the Danish government in the tax reform of 2012. We do so by estimating the macro elasticity of income insurance on unemployment. We find it important to analyze the full macroeconomic effects as the Danish income insurance model, used by the Danish government to analyze changes to the Danish income insurance program today, do not include any macroeconomic effects. To obtain these macro effects we utilize the quarterly Stock-Flow-Consistent model for the Danish economy developed by Byrialsen et al. (2022). Here we incorporate the Danish income insurance program and five macroeconomic channels, allowing changes in the program to affect the economy. We simulate the model including these five channels to generate an estimate of the change in unemployment associated with each macroeconomic effect both independently and together. We then use these macroeconomic effects together with the microeconomic effects found by the Danish income insurance model to estimate the macro elasticity. We find the macro elasticity to be approximately twice as large as the micro elasticity in the case of Denmark. Using a Baily-Chetty framework including the macro elasticity obtained in this paper, we find evidence that suppressing the state regulation percentage in Denmark was a correct decision looking at the economic welfare. More interestingly, we find this conclusion to be highly dependent on two findings. First, whether the Danish economy is categorized as wage-led or profit-led. Second, the willingness of the worker unions to maintain a high incentive to work, by maintaining a minimum-gap between the level of income insurance and wages. The results of this paper questions the way in which only microeconomic effects so far has been considered when evaluating political decisions regarding the Danish income insurance program.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9D7D997-56C0-417D-82E5-FA0276B67E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69</Pages>
  <Words>31001</Words>
  <Characters>176712</Characters>
  <Application>Microsoft Office Word</Application>
  <DocSecurity>0</DocSecurity>
  <Lines>1472</Lines>
  <Paragraphs>414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iNCLUDING MACROECONOMIC EFFECTS WHEN ANALZING REGULATIONS TOWARDS THE DANISH INCOME INSURANCE PROGRAM</vt:lpstr>
      <vt:lpstr>iNCLUDING MACROECONOMIC EFFECTS WHEN ANALZING REGULATIONS TOWARDS THE DANISH INCOME INSURANCE PROGRAM</vt:lpstr>
    </vt:vector>
  </TitlesOfParts>
  <Company/>
  <LinksUpToDate>false</LinksUpToDate>
  <CharactersWithSpaces>207299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iNCLUDING MACROECONOMIC EFFECTS WHEN ANALZING REGULATIONS TOWARDS THE DANISH INCOME INSURANCE PROGRAM</dc:title>
  <dc:subject>Performing a counterfactual analysis in a Stock-Flow-Consistent framework</dc:subject>
  <dc:creator>Simon Fløj Thomsen</dc:creator>
  <cp:keywords/>
  <dc:description/>
  <cp:lastModifiedBy>Simon Thomsen</cp:lastModifiedBy>
  <cp:revision>2</cp:revision>
  <cp:lastPrinted>2022-11-30T09:36:00Z</cp:lastPrinted>
  <dcterms:created xsi:type="dcterms:W3CDTF">2022-12-31T15:08:00Z</dcterms:created>
  <dcterms:modified xsi:type="dcterms:W3CDTF">2022-12-31T15:08:00Z</dcterms:modified>
  <cp:category>9. Semester student</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23b7814a-8377-3a47-9c2b-4f5f0f11e6f2</vt:lpwstr>
  </property>
  <property fmtid="{D5CDD505-2E9C-101B-9397-08002B2CF9AE}" pid="24" name="Mendeley Citation Style_1">
    <vt:lpwstr>http://www.zotero.org/styles/apa</vt:lpwstr>
  </property>
</Properties>
</file>