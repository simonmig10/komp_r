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Default="002A1F1D">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Oecon</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roofErr w:type="spellEnd"/>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Simon Fløj Thomsen </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Default="002A1F1D">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Oecon</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roofErr w:type="spellEnd"/>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Simon Fløj Thomsen </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6D3B9580"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security net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take</w:t>
      </w:r>
      <w:r w:rsidR="003E1EBB">
        <w:rPr>
          <w:sz w:val="24"/>
          <w:szCs w:val="24"/>
        </w:rPr>
        <w:t>s</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p>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0" w:name="_Ref119755985"/>
      <w:r>
        <w:lastRenderedPageBreak/>
        <w:t xml:space="preserve">Figure </w:t>
      </w:r>
      <w:fldSimple w:instr=" SEQ Figure \* ARABIC ">
        <w:r w:rsidR="007C0476">
          <w:rPr>
            <w:noProof/>
          </w:rPr>
          <w:t>1</w:t>
        </w:r>
      </w:fldSimple>
      <w:r>
        <w:t xml:space="preserve"> </w:t>
      </w:r>
      <w:bookmarkEnd w:id="0"/>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1" w:name="_Ref119756084"/>
      <w:r>
        <w:lastRenderedPageBreak/>
        <w:t xml:space="preserve">Figure </w:t>
      </w:r>
      <w:fldSimple w:instr=" SEQ Figure \* ARABIC ">
        <w:r w:rsidR="007C0476">
          <w:rPr>
            <w:noProof/>
          </w:rPr>
          <w:t>2</w:t>
        </w:r>
      </w:fldSimple>
      <w:bookmarkEnd w:id="1"/>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2" w:name="_Ref119913428"/>
      <w:r>
        <w:t>Section 2: Lit review</w:t>
      </w:r>
      <w:bookmarkEnd w:id="2"/>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C0064B1"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3"/>
      <w:commentRangeStart w:id="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3"/>
      <w:r w:rsidR="009042A8">
        <w:rPr>
          <w:rStyle w:val="Kommentarhenvisning"/>
        </w:rPr>
        <w:commentReference w:id="3"/>
      </w:r>
      <w:commentRangeEnd w:id="4"/>
      <w:r w:rsidR="00BB0046">
        <w:rPr>
          <w:rStyle w:val="Kommentarhenvisning"/>
        </w:rPr>
        <w:commentReference w:id="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r w:rsidRPr="00AB3D2F">
        <w:rPr>
          <w:sz w:val="24"/>
          <w:szCs w:val="24"/>
        </w:rPr>
        <w:lastRenderedPageBreak/>
        <w:t>Now 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6"/>
      <w:r w:rsidR="00E83A4D" w:rsidRPr="00AB3D2F">
        <w:rPr>
          <w:sz w:val="24"/>
          <w:szCs w:val="24"/>
        </w:rPr>
        <w:t>Cash-benefits</w:t>
      </w:r>
      <w:commentRangeEnd w:id="6"/>
      <w:r w:rsidR="00E83A4D" w:rsidRPr="00AB3D2F">
        <w:rPr>
          <w:rStyle w:val="Kommentarhenvisning"/>
          <w:sz w:val="24"/>
          <w:szCs w:val="24"/>
        </w:rPr>
        <w:commentReference w:id="6"/>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7"/>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7"/>
      <w:r w:rsidR="00360517" w:rsidRPr="00AB3D2F">
        <w:rPr>
          <w:rStyle w:val="Kommentarhenvisning"/>
          <w:sz w:val="24"/>
          <w:szCs w:val="24"/>
        </w:rPr>
        <w:commentReference w:id="7"/>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8"/>
      <w:r w:rsidRPr="00AB3D2F">
        <w:rPr>
          <w:sz w:val="24"/>
          <w:szCs w:val="24"/>
        </w:rPr>
        <w:t xml:space="preserve">years.  </w:t>
      </w:r>
      <w:commentRangeEnd w:id="8"/>
      <w:r w:rsidR="00C632AF" w:rsidRPr="00AB3D2F">
        <w:rPr>
          <w:rStyle w:val="Kommentarhenvisning"/>
          <w:sz w:val="24"/>
          <w:szCs w:val="24"/>
        </w:rPr>
        <w:commentReference w:id="8"/>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9"/>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9"/>
      <w:r w:rsidR="00360517" w:rsidRPr="00AB3D2F">
        <w:rPr>
          <w:rStyle w:val="Kommentarhenvisning"/>
          <w:sz w:val="24"/>
          <w:szCs w:val="24"/>
        </w:rPr>
        <w:commentReference w:id="9"/>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5212AE7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r>
        <w:t>Macroeconomic effects</w:t>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lastRenderedPageBreak/>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10"/>
      <w:r w:rsidR="00906730" w:rsidRPr="00AB3D2F">
        <w:rPr>
          <w:sz w:val="24"/>
          <w:szCs w:val="24"/>
        </w:rPr>
        <w:t>period</w:t>
      </w:r>
      <w:r w:rsidR="005E1037" w:rsidRPr="00AB3D2F">
        <w:rPr>
          <w:sz w:val="24"/>
          <w:szCs w:val="24"/>
        </w:rPr>
        <w:t xml:space="preserve">. </w:t>
      </w:r>
      <w:commentRangeEnd w:id="10"/>
      <w:r w:rsidR="009820B4" w:rsidRPr="00AB3D2F">
        <w:rPr>
          <w:rStyle w:val="Kommentarhenvisning"/>
          <w:sz w:val="24"/>
          <w:szCs w:val="24"/>
        </w:rPr>
        <w:commentReference w:id="10"/>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11"/>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11"/>
      <w:r w:rsidR="004C7B41">
        <w:rPr>
          <w:rStyle w:val="Kommentarhenvisning"/>
        </w:rPr>
        <w:commentReference w:id="11"/>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w:t>
      </w:r>
      <w:commentRangeStart w:id="12"/>
      <w:r w:rsidR="00473312" w:rsidRPr="00AB3D2F">
        <w:rPr>
          <w:sz w:val="24"/>
          <w:szCs w:val="24"/>
        </w:rPr>
        <w:t xml:space="preserve">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commentRangeEnd w:id="12"/>
      <w:r w:rsidR="00127EA8">
        <w:rPr>
          <w:rStyle w:val="Kommentarhenvisning"/>
        </w:rPr>
        <w:commentReference w:id="12"/>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t>
      </w:r>
      <w:r w:rsidR="00546FE1" w:rsidRPr="00AB3D2F">
        <w:rPr>
          <w:sz w:val="24"/>
          <w:szCs w:val="24"/>
        </w:rPr>
        <w:lastRenderedPageBreak/>
        <w:t>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 xml:space="preserve">Assuming it will be the people with the lowest chance of losing their job 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w:t>
      </w:r>
      <w:r w:rsidR="00174C5E" w:rsidRPr="00AB3D2F">
        <w:rPr>
          <w:sz w:val="24"/>
          <w:szCs w:val="24"/>
        </w:rPr>
        <w:lastRenderedPageBreak/>
        <w:t xml:space="preserve">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commentRangeStart w:id="13"/>
      <w:r>
        <w:t>Fundamental equations in baseline model</w:t>
      </w:r>
      <w:commentRangeEnd w:id="13"/>
      <w:r w:rsidR="00BB0046">
        <w:rPr>
          <w:rStyle w:val="Kommentarhenvisning"/>
          <w:rFonts w:asciiTheme="minorHAnsi" w:eastAsiaTheme="minorHAnsi" w:hAnsiTheme="minorHAnsi" w:cstheme="minorBidi"/>
          <w:color w:val="auto"/>
        </w:rPr>
        <w:commentReference w:id="13"/>
      </w:r>
    </w:p>
    <w:p w14:paraId="1548A94A" w14:textId="1F933282" w:rsidR="006C3D5A" w:rsidRDefault="006C3D5A" w:rsidP="006C3D5A"/>
    <w:p w14:paraId="37B7CD33" w14:textId="0D561F36" w:rsidR="003205F7" w:rsidRPr="00AB3D2F" w:rsidRDefault="00127EA8" w:rsidP="006342B2">
      <w:pPr>
        <w:spacing w:line="360" w:lineRule="auto"/>
        <w:rPr>
          <w:rFonts w:cstheme="minorHAnsi"/>
          <w:sz w:val="24"/>
          <w:szCs w:val="24"/>
        </w:rPr>
      </w:pPr>
      <w:r>
        <w:rPr>
          <w:rFonts w:cstheme="minorHAnsi"/>
          <w:sz w:val="24"/>
          <w:szCs w:val="24"/>
        </w:rPr>
        <w:t xml:space="preserve">The subject of this paper is to validate the suppressing of the rate regulation percent using the macro elasticity of income insurance on unemployment. In the model presented by </w:t>
      </w:r>
      <w:r>
        <w:rPr>
          <w:rFonts w:cstheme="minorHAnsi"/>
          <w:sz w:val="24"/>
          <w:szCs w:val="24"/>
        </w:rPr>
        <w:fldChar w:fldCharType="begin" w:fldLock="1"/>
      </w:r>
      <w:r w:rsidR="00C17E43">
        <w:rPr>
          <w:rFonts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Pr>
          <w:rFonts w:cstheme="minorHAnsi"/>
          <w:sz w:val="24"/>
          <w:szCs w:val="24"/>
        </w:rPr>
        <w:fldChar w:fldCharType="separate"/>
      </w:r>
      <w:r w:rsidRPr="00127EA8">
        <w:rPr>
          <w:rFonts w:cstheme="minorHAnsi"/>
          <w:noProof/>
          <w:sz w:val="24"/>
          <w:szCs w:val="24"/>
        </w:rPr>
        <w:t>(Byrialsen &amp; Raza, 2018)</w:t>
      </w:r>
      <w:r>
        <w:rPr>
          <w:rFonts w:cstheme="minorHAnsi"/>
          <w:sz w:val="24"/>
          <w:szCs w:val="24"/>
        </w:rPr>
        <w:fldChar w:fldCharType="end"/>
      </w:r>
      <w:r w:rsidR="00C17E43">
        <w:rPr>
          <w:rFonts w:cstheme="minorHAnsi"/>
          <w:sz w:val="24"/>
          <w:szCs w:val="24"/>
        </w:rPr>
        <w:t xml:space="preserve"> as well as the model used for this paper,</w:t>
      </w:r>
      <w:r>
        <w:rPr>
          <w:rFonts w:cstheme="minorHAnsi"/>
          <w:sz w:val="24"/>
          <w:szCs w:val="24"/>
        </w:rPr>
        <w:t xml:space="preserve"> 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12F87DDA"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 xml:space="preserve">highly dependent on the demand for employment. As mentioned in section 2, post-Keynesian theory </w:t>
      </w:r>
      <w:r w:rsidR="00933BEF">
        <w:rPr>
          <w:rFonts w:eastAsiaTheme="minorEastAsia" w:cstheme="minorHAnsi"/>
          <w:sz w:val="24"/>
          <w:szCs w:val="24"/>
        </w:rPr>
        <w:t>suggests that the economy is</w:t>
      </w:r>
      <w:r w:rsidR="00E47E6F" w:rsidRPr="00AB3D2F">
        <w:rPr>
          <w:rFonts w:eastAsiaTheme="minorEastAsia" w:cstheme="minorHAnsi"/>
          <w:sz w:val="24"/>
          <w:szCs w:val="24"/>
        </w:rPr>
        <w:t xml:space="preserve"> mostly demand driven, therefor the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011EA759" w14:textId="4364BB69" w:rsidR="006342B2"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00C35B00" w14:textId="6F085E16" w:rsidR="00D70885"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w:lastRenderedPageBreak/>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7CA3D701" w14:textId="54D8C105" w:rsidR="00013666" w:rsidRPr="00AB3D2F" w:rsidRDefault="00013666" w:rsidP="006342B2">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1A71CB43" w14:textId="77777777" w:rsidR="006342B2" w:rsidRPr="00AB3D2F" w:rsidRDefault="006342B2" w:rsidP="006C3D5A">
      <w:pPr>
        <w:rPr>
          <w:rFonts w:cstheme="minorHAnsi"/>
          <w:sz w:val="24"/>
          <w:szCs w:val="24"/>
        </w:rPr>
      </w:pPr>
    </w:p>
    <w:p w14:paraId="4AFB9340" w14:textId="2CD08F30" w:rsidR="0089459B" w:rsidRPr="00AB3D2F" w:rsidRDefault="00013666" w:rsidP="005B6B82">
      <w:pPr>
        <w:rPr>
          <w:rFonts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58F4ACAA" w14:textId="71A88372" w:rsidR="00AE3754" w:rsidRPr="00AB3D2F" w:rsidRDefault="00C17E43" w:rsidP="00C17E43">
      <w:pPr>
        <w:spacing w:line="360" w:lineRule="auto"/>
        <w:rPr>
          <w:rFonts w:cstheme="minorHAnsi"/>
          <w:sz w:val="24"/>
          <w:szCs w:val="24"/>
        </w:rPr>
      </w:pPr>
      <w:r>
        <w:rPr>
          <w:rFonts w:cstheme="minorHAnsi"/>
          <w:sz w:val="24"/>
          <w:szCs w:val="24"/>
        </w:rPr>
        <w:t xml:space="preserve">Thereby changes to the income insurance program affects the overall economy through changes in demand. </w:t>
      </w:r>
      <w:r w:rsidR="00094148" w:rsidRPr="00AB3D2F">
        <w:rPr>
          <w:rFonts w:cstheme="minorHAnsi"/>
          <w:sz w:val="24"/>
          <w:szCs w:val="24"/>
        </w:rPr>
        <w:t xml:space="preserve">In appendix </w:t>
      </w:r>
      <w:r w:rsidR="000A5116">
        <w:rPr>
          <w:rFonts w:cstheme="minorHAnsi"/>
          <w:sz w:val="24"/>
          <w:szCs w:val="24"/>
        </w:rPr>
        <w:t>(</w:t>
      </w:r>
      <w:r w:rsidR="000A5116">
        <w:rPr>
          <w:rFonts w:cstheme="minorHAnsi"/>
          <w:sz w:val="24"/>
          <w:szCs w:val="24"/>
        </w:rPr>
        <w:t xml:space="preserve">pg. </w:t>
      </w:r>
      <w:r w:rsidR="000A5116">
        <w:rPr>
          <w:rFonts w:cstheme="minorHAnsi"/>
          <w:sz w:val="24"/>
          <w:szCs w:val="24"/>
        </w:rPr>
        <w:fldChar w:fldCharType="begin"/>
      </w:r>
      <w:r w:rsidR="000A5116">
        <w:rPr>
          <w:rFonts w:cstheme="minorHAnsi"/>
          <w:sz w:val="24"/>
          <w:szCs w:val="24"/>
        </w:rPr>
        <w:instrText xml:space="preserve"> PAGEREF _Ref119913636 \h </w:instrText>
      </w:r>
      <w:r w:rsidR="000A5116">
        <w:rPr>
          <w:rFonts w:cstheme="minorHAnsi"/>
          <w:sz w:val="24"/>
          <w:szCs w:val="24"/>
        </w:rPr>
      </w:r>
      <w:r w:rsidR="000A5116">
        <w:rPr>
          <w:rFonts w:cstheme="minorHAnsi"/>
          <w:sz w:val="24"/>
          <w:szCs w:val="24"/>
        </w:rPr>
        <w:fldChar w:fldCharType="separate"/>
      </w:r>
      <w:r w:rsidR="000A5116">
        <w:rPr>
          <w:rFonts w:cstheme="minorHAnsi"/>
          <w:noProof/>
          <w:sz w:val="24"/>
          <w:szCs w:val="24"/>
        </w:rPr>
        <w:t>51</w:t>
      </w:r>
      <w:r w:rsidR="000A5116">
        <w:rPr>
          <w:rFonts w:cstheme="minorHAnsi"/>
          <w:sz w:val="24"/>
          <w:szCs w:val="24"/>
        </w:rPr>
        <w:fldChar w:fldCharType="end"/>
      </w:r>
      <w:r w:rsidR="000A5116">
        <w:rPr>
          <w:rFonts w:cstheme="minorHAnsi"/>
          <w:sz w:val="24"/>
          <w:szCs w:val="24"/>
        </w:rPr>
        <w:t xml:space="preserve">) </w:t>
      </w:r>
      <w:r w:rsidR="00094148" w:rsidRPr="00AB3D2F">
        <w:rPr>
          <w:rFonts w:cstheme="minorHAnsi"/>
          <w:sz w:val="24"/>
          <w:szCs w:val="24"/>
        </w:rPr>
        <w:t xml:space="preserve">we have included a </w:t>
      </w:r>
      <w:commentRangeStart w:id="14"/>
      <w:r w:rsidR="00094148" w:rsidRPr="00AB3D2F">
        <w:rPr>
          <w:rFonts w:cstheme="minorHAnsi"/>
          <w:sz w:val="24"/>
          <w:szCs w:val="24"/>
        </w:rPr>
        <w:t xml:space="preserve">DAG </w:t>
      </w:r>
      <w:commentRangeEnd w:id="14"/>
      <w:r w:rsidR="00BB0046">
        <w:rPr>
          <w:rStyle w:val="Kommentarhenvisning"/>
        </w:rPr>
        <w:commentReference w:id="14"/>
      </w:r>
      <w:r w:rsidR="00094148" w:rsidRPr="00AB3D2F">
        <w:rPr>
          <w:rFonts w:cstheme="minorHAnsi"/>
          <w:sz w:val="24"/>
          <w:szCs w:val="24"/>
        </w:rPr>
        <w:t>presenting the overall flow of the model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6FE3F187" w14:textId="4E009304" w:rsidR="005B6B82" w:rsidRPr="00AB3D2F" w:rsidRDefault="00117995"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 xml:space="preserve"> +</m:t>
          </m:r>
          <m:d>
            <m:dPr>
              <m:ctrlPr>
                <w:rPr>
                  <w:rFonts w:ascii="Cambria Math" w:hAnsi="Cambria Math" w:cstheme="minorHAnsi"/>
                  <w:i/>
                  <w:sz w:val="24"/>
                  <w:szCs w:val="24"/>
                </w:rPr>
              </m:ctrlPr>
            </m:dPr>
            <m:e>
              <m:r>
                <w:rPr>
                  <w:rFonts w:ascii="Cambria Math" w:hAnsi="Cambria Math" w:cstheme="minorHAnsi"/>
                  <w:sz w:val="24"/>
                  <w:szCs w:val="24"/>
                </w:rPr>
                <m:t>statreg+stattilpas</m:t>
              </m:r>
            </m:e>
          </m:d>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5"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5"/>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lastRenderedPageBreak/>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 the increase for the people not getting the maximum level would be </w:t>
      </w:r>
      <w:commentRangeStart w:id="16"/>
      <w:r w:rsidRPr="00AB3D2F">
        <w:rPr>
          <w:rFonts w:cstheme="minorHAnsi"/>
          <w:sz w:val="24"/>
          <w:szCs w:val="24"/>
        </w:rPr>
        <w:t>less</w:t>
      </w:r>
      <w:commentRangeEnd w:id="16"/>
      <w:r w:rsidRPr="00AB3D2F">
        <w:rPr>
          <w:rStyle w:val="Kommentarhenvisning"/>
          <w:rFonts w:cstheme="minorHAnsi"/>
          <w:sz w:val="24"/>
          <w:szCs w:val="24"/>
        </w:rPr>
        <w:commentReference w:id="16"/>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17"/>
      <w:r w:rsidRPr="00AB3D2F">
        <w:rPr>
          <w:rFonts w:cstheme="minorHAnsi"/>
          <w:sz w:val="24"/>
          <w:szCs w:val="24"/>
        </w:rPr>
        <w:t>insurance rate</w:t>
      </w:r>
      <w:r w:rsidR="007A68BD" w:rsidRPr="00AB3D2F">
        <w:rPr>
          <w:rFonts w:cstheme="minorHAnsi"/>
          <w:sz w:val="24"/>
          <w:szCs w:val="24"/>
        </w:rPr>
        <w:t xml:space="preserve"> </w:t>
      </w:r>
      <w:commentRangeEnd w:id="17"/>
      <w:r w:rsidR="007A68BD" w:rsidRPr="00AB3D2F">
        <w:rPr>
          <w:rStyle w:val="Kommentarhenvisning"/>
          <w:rFonts w:cstheme="minorHAnsi"/>
          <w:sz w:val="24"/>
          <w:szCs w:val="24"/>
        </w:rPr>
        <w:commentReference w:id="17"/>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lastRenderedPageBreak/>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18"/>
      <w:r w:rsidRPr="00AB3D2F">
        <w:rPr>
          <w:rFonts w:cstheme="minorHAnsi"/>
          <w:sz w:val="24"/>
          <w:szCs w:val="24"/>
        </w:rPr>
        <w:t xml:space="preserve">government net lending. </w:t>
      </w:r>
      <w:commentRangeEnd w:id="18"/>
      <w:r w:rsidR="00C57F78" w:rsidRPr="00AB3D2F">
        <w:rPr>
          <w:rStyle w:val="Kommentarhenvisning"/>
          <w:rFonts w:cstheme="minorHAnsi"/>
          <w:sz w:val="24"/>
          <w:szCs w:val="24"/>
        </w:rPr>
        <w:commentReference w:id="18"/>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lastRenderedPageBreak/>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19" w:name="_Ref119756235"/>
      <w:r>
        <w:lastRenderedPageBreak/>
        <w:t xml:space="preserve">Figure </w:t>
      </w:r>
      <w:fldSimple w:instr=" SEQ Figure \* ARABIC ">
        <w:r w:rsidR="007C0476">
          <w:rPr>
            <w:noProof/>
          </w:rPr>
          <w:t>4</w:t>
        </w:r>
      </w:fldSimple>
      <w:bookmarkEnd w:id="19"/>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 xml:space="preserve">removing the suppressing of the income insurance to get an estimate of the effect this channel has on the economy and </w:t>
      </w:r>
      <w:r w:rsidR="003D40B6" w:rsidRPr="00AC0541">
        <w:rPr>
          <w:sz w:val="24"/>
          <w:szCs w:val="24"/>
        </w:rPr>
        <w:lastRenderedPageBreak/>
        <w:t>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45EC562C" w:rsidR="006C4623" w:rsidRPr="00AC0541" w:rsidRDefault="000914E4" w:rsidP="0078484D">
      <w:pPr>
        <w:spacing w:line="360" w:lineRule="auto"/>
        <w:rPr>
          <w:sz w:val="24"/>
          <w:szCs w:val="24"/>
        </w:rPr>
      </w:pPr>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commentRangeStart w:id="20"/>
      <w:r w:rsidR="007D0CB8" w:rsidRPr="00AC0541">
        <w:rPr>
          <w:sz w:val="24"/>
          <w:szCs w:val="24"/>
        </w:rPr>
        <w:t>insurance</w:t>
      </w:r>
      <w:commentRangeEnd w:id="20"/>
      <w:r w:rsidR="00172AD0" w:rsidRPr="00AC0541">
        <w:rPr>
          <w:rStyle w:val="Kommentarhenvisning"/>
          <w:sz w:val="24"/>
          <w:szCs w:val="24"/>
        </w:rPr>
        <w:commentReference w:id="20"/>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21" w:name="_Ref119756278"/>
      <w:r>
        <w:lastRenderedPageBreak/>
        <w:t xml:space="preserve">Figure </w:t>
      </w:r>
      <w:fldSimple w:instr=" SEQ Figure \* ARABIC ">
        <w:r w:rsidR="007C0476">
          <w:rPr>
            <w:noProof/>
          </w:rPr>
          <w:t>5</w:t>
        </w:r>
      </w:fldSimple>
      <w:bookmarkEnd w:id="21"/>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lastRenderedPageBreak/>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5B89F112"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22"/>
      <w:commentRangeStart w:id="23"/>
      <w:r w:rsidR="00410595" w:rsidRPr="00AC0541">
        <w:rPr>
          <w:sz w:val="24"/>
          <w:szCs w:val="24"/>
        </w:rPr>
        <w:t>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commentRangeEnd w:id="22"/>
      <w:r w:rsidR="00410595" w:rsidRPr="00AC0541">
        <w:rPr>
          <w:rStyle w:val="Kommentarhenvisning"/>
          <w:sz w:val="24"/>
          <w:szCs w:val="24"/>
        </w:rPr>
        <w:commentReference w:id="22"/>
      </w:r>
      <w:commentRangeEnd w:id="23"/>
      <w:r w:rsidR="00C04157" w:rsidRPr="00AC0541">
        <w:rPr>
          <w:rStyle w:val="Kommentarhenvisning"/>
          <w:sz w:val="24"/>
          <w:szCs w:val="24"/>
        </w:rPr>
        <w:commentReference w:id="23"/>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9BCC2D3"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which is set by the labor unions going into the wage negotiations. 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unemployed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xml:space="preserve">% of the wage.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t>
      </w:r>
      <w:r w:rsidR="001A7BAE" w:rsidRPr="00AC0541">
        <w:rPr>
          <w:sz w:val="24"/>
          <w:szCs w:val="24"/>
        </w:rPr>
        <w:lastRenderedPageBreak/>
        <w:t xml:space="preserve">workers unions go into the negotiations with a higher targeted wage, this also affects </w:t>
      </w:r>
      <w:commentRangeStart w:id="24"/>
      <w:r w:rsidR="001A7BAE" w:rsidRPr="00AC0541">
        <w:rPr>
          <w:sz w:val="24"/>
          <w:szCs w:val="24"/>
        </w:rPr>
        <w:t>wages</w:t>
      </w:r>
      <w:commentRangeEnd w:id="24"/>
      <w:r w:rsidR="00BF11E0" w:rsidRPr="00AC0541">
        <w:rPr>
          <w:rStyle w:val="Kommentarhenvisning"/>
          <w:sz w:val="24"/>
          <w:szCs w:val="24"/>
        </w:rPr>
        <w:commentReference w:id="24"/>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25"/>
      <w:commentRangeStart w:id="26"/>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25"/>
      <w:r w:rsidR="00D74D8E" w:rsidRPr="00AC0541">
        <w:rPr>
          <w:rStyle w:val="Kommentarhenvisning"/>
          <w:sz w:val="24"/>
          <w:szCs w:val="24"/>
        </w:rPr>
        <w:commentReference w:id="25"/>
      </w:r>
      <w:commentRangeEnd w:id="26"/>
      <w:r w:rsidR="009705F4" w:rsidRPr="00AC0541">
        <w:rPr>
          <w:rStyle w:val="Kommentarhenvisning"/>
          <w:sz w:val="24"/>
          <w:szCs w:val="24"/>
        </w:rPr>
        <w:commentReference w:id="26"/>
      </w:r>
    </w:p>
    <w:p w14:paraId="3EAC5DCF" w14:textId="347ED49A" w:rsidR="00521ACE" w:rsidRDefault="001E1981" w:rsidP="0078484D">
      <w:pPr>
        <w:spacing w:line="360" w:lineRule="auto"/>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27"/>
      <w:commentRangeStart w:id="28"/>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27"/>
      <w:commentRangeEnd w:id="28"/>
      <w:r w:rsidR="00D74D8E" w:rsidRPr="00AC0541">
        <w:rPr>
          <w:rStyle w:val="Kommentarhenvisning"/>
          <w:sz w:val="24"/>
          <w:szCs w:val="24"/>
        </w:rPr>
        <w:commentReference w:id="27"/>
      </w:r>
      <w:r w:rsidR="0075087B" w:rsidRPr="00AC0541">
        <w:rPr>
          <w:rStyle w:val="Kommentarhenvisning"/>
          <w:sz w:val="24"/>
          <w:szCs w:val="24"/>
        </w:rPr>
        <w:commentReference w:id="28"/>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lastRenderedPageBreak/>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76403A75"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29"/>
      <w:r w:rsidR="003856B0" w:rsidRPr="00AC0541">
        <w:rPr>
          <w:sz w:val="24"/>
          <w:szCs w:val="24"/>
        </w:rPr>
        <w:t>2020</w:t>
      </w:r>
      <w:r w:rsidR="008E3678">
        <w:rPr>
          <w:sz w:val="24"/>
          <w:szCs w:val="24"/>
        </w:rPr>
        <w:t xml:space="preserve">. </w:t>
      </w:r>
      <w:commentRangeEnd w:id="29"/>
      <w:r w:rsidR="008E3678">
        <w:rPr>
          <w:rStyle w:val="Kommentarhenvisning"/>
        </w:rPr>
        <w:commentReference w:id="29"/>
      </w:r>
      <w:r w:rsidR="008E3678">
        <w:rPr>
          <w:sz w:val="24"/>
          <w:szCs w:val="24"/>
        </w:rPr>
        <w:t xml:space="preserve"> </w:t>
      </w:r>
      <w:commentRangeStart w:id="30"/>
      <w:commentRangeStart w:id="31"/>
      <w:commentRangeStart w:id="32"/>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30"/>
      <w:r w:rsidR="00D74D8E" w:rsidRPr="00AC0541">
        <w:rPr>
          <w:rStyle w:val="Kommentarhenvisning"/>
          <w:sz w:val="24"/>
          <w:szCs w:val="24"/>
        </w:rPr>
        <w:commentReference w:id="30"/>
      </w:r>
      <w:commentRangeEnd w:id="31"/>
      <w:r w:rsidR="008E3678">
        <w:rPr>
          <w:rStyle w:val="Kommentarhenvisning"/>
        </w:rPr>
        <w:commentReference w:id="31"/>
      </w:r>
      <w:commentRangeEnd w:id="32"/>
      <w:r w:rsidR="00904699">
        <w:rPr>
          <w:rStyle w:val="Kommentarhenvisning"/>
        </w:rPr>
        <w:commentReference w:id="32"/>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33"/>
      <w:r w:rsidRPr="00AC0541">
        <w:rPr>
          <w:sz w:val="24"/>
          <w:szCs w:val="24"/>
        </w:rPr>
        <w:t>program</w:t>
      </w:r>
      <w:commentRangeEnd w:id="33"/>
      <w:r w:rsidR="00A63068" w:rsidRPr="00AC0541">
        <w:rPr>
          <w:rStyle w:val="Kommentarhenvisning"/>
          <w:sz w:val="24"/>
          <w:szCs w:val="24"/>
        </w:rPr>
        <w:commentReference w:id="33"/>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34"/>
      <w:r w:rsidR="00DC2C78" w:rsidRPr="00AC0541">
        <w:rPr>
          <w:sz w:val="24"/>
          <w:szCs w:val="24"/>
        </w:rPr>
        <w:t xml:space="preserve">unemployed. </w:t>
      </w:r>
      <w:commentRangeEnd w:id="34"/>
      <w:r w:rsidR="00F5378C" w:rsidRPr="00AC0541">
        <w:rPr>
          <w:rStyle w:val="Kommentarhenvisning"/>
          <w:sz w:val="24"/>
          <w:szCs w:val="24"/>
        </w:rPr>
        <w:commentReference w:id="34"/>
      </w:r>
      <w:r w:rsidR="00CD2B12" w:rsidRPr="00AC0541">
        <w:rPr>
          <w:sz w:val="24"/>
          <w:szCs w:val="24"/>
        </w:rPr>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w:t>
      </w:r>
      <w:r w:rsidR="00CD2B12" w:rsidRPr="00AC0541">
        <w:rPr>
          <w:sz w:val="24"/>
          <w:szCs w:val="24"/>
        </w:rPr>
        <w:lastRenderedPageBreak/>
        <w:t xml:space="preserve">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35"/>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35"/>
      <w:r w:rsidR="00EB209C" w:rsidRPr="00AC0541">
        <w:rPr>
          <w:rStyle w:val="Kommentarhenvisning"/>
          <w:sz w:val="24"/>
          <w:szCs w:val="24"/>
        </w:rPr>
        <w:commentReference w:id="35"/>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36"/>
      <w:commentRangeStart w:id="37"/>
      <w:commentRangeStart w:id="38"/>
      <w:commentRangeStart w:id="39"/>
      <w:r w:rsidRPr="00AC0541">
        <w:rPr>
          <w:sz w:val="24"/>
          <w:szCs w:val="24"/>
        </w:rPr>
        <w:t xml:space="preserve">approximately 150 </w:t>
      </w:r>
      <w:commentRangeEnd w:id="36"/>
      <w:r w:rsidR="00A36179" w:rsidRPr="00AC0541">
        <w:rPr>
          <w:rStyle w:val="Kommentarhenvisning"/>
          <w:sz w:val="24"/>
          <w:szCs w:val="24"/>
        </w:rPr>
        <w:commentReference w:id="36"/>
      </w:r>
      <w:commentRangeEnd w:id="37"/>
      <w:r w:rsidR="00617DDD">
        <w:rPr>
          <w:rStyle w:val="Kommentarhenvisning"/>
        </w:rPr>
        <w:commentReference w:id="37"/>
      </w:r>
      <w:commentRangeEnd w:id="38"/>
      <w:r w:rsidR="00724E4C">
        <w:rPr>
          <w:rStyle w:val="Kommentarhenvisning"/>
        </w:rPr>
        <w:commentReference w:id="38"/>
      </w:r>
      <w:commentRangeEnd w:id="39"/>
      <w:r w:rsidR="009042A8">
        <w:rPr>
          <w:rStyle w:val="Kommentarhenvisning"/>
        </w:rPr>
        <w:commentReference w:id="39"/>
      </w:r>
      <w:r w:rsidRPr="00AC0541">
        <w:rPr>
          <w:sz w:val="24"/>
          <w:szCs w:val="24"/>
        </w:rPr>
        <w:t xml:space="preserve">people in this </w:t>
      </w:r>
      <w:commentRangeStart w:id="40"/>
      <w:r w:rsidRPr="00AC0541">
        <w:rPr>
          <w:sz w:val="24"/>
          <w:szCs w:val="24"/>
        </w:rPr>
        <w:t>scenario</w:t>
      </w:r>
      <w:commentRangeEnd w:id="40"/>
      <w:r w:rsidR="006A256A">
        <w:rPr>
          <w:rStyle w:val="Kommentarhenvisning"/>
        </w:rPr>
        <w:commentReference w:id="40"/>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44F96970"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41"/>
      <w:r w:rsidRPr="00AC0541">
        <w:rPr>
          <w:sz w:val="24"/>
          <w:szCs w:val="24"/>
        </w:rPr>
        <w:t xml:space="preserve">s.  </w:t>
      </w:r>
      <w:commentRangeEnd w:id="41"/>
      <w:r w:rsidR="00C63AC0" w:rsidRPr="00AC0541">
        <w:rPr>
          <w:rStyle w:val="Kommentarhenvisning"/>
          <w:sz w:val="24"/>
          <w:szCs w:val="24"/>
        </w:rPr>
        <w:commentReference w:id="41"/>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18A13234"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1CD76E8D"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lastRenderedPageBreak/>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employment.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42" w:name="_Ref119913315"/>
      <w:r>
        <w:t xml:space="preserve">Section 5: </w:t>
      </w:r>
      <w:r w:rsidR="00BF3FA4">
        <w:t>Discussion</w:t>
      </w:r>
      <w:bookmarkEnd w:id="42"/>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6950FCAF"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in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w:t>
      </w:r>
      <w:r w:rsidRPr="00F73F7D">
        <w:rPr>
          <w:sz w:val="24"/>
          <w:szCs w:val="24"/>
        </w:rPr>
        <w:lastRenderedPageBreak/>
        <w:t>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18F547A9"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w:t>
      </w:r>
      <w:commentRangeStart w:id="43"/>
      <w:r w:rsidR="006B51E7" w:rsidRPr="00A32739">
        <w:rPr>
          <w:sz w:val="24"/>
          <w:szCs w:val="24"/>
        </w:rPr>
        <w:t>23.000</w:t>
      </w:r>
      <w:commentRangeEnd w:id="43"/>
      <w:r w:rsidR="00A32739" w:rsidRPr="00A32739">
        <w:rPr>
          <w:rStyle w:val="Kommentarhenvisning"/>
          <w:sz w:val="24"/>
          <w:szCs w:val="24"/>
        </w:rPr>
        <w:commentReference w:id="43"/>
      </w:r>
      <w:r w:rsidR="007D6E84">
        <w:rPr>
          <w:sz w:val="24"/>
          <w:szCs w:val="24"/>
        </w:rPr>
        <w:t xml:space="preserve"> in this scenario</w:t>
      </w:r>
      <w:r w:rsidR="00A32739" w:rsidRPr="00A32739">
        <w:rPr>
          <w:sz w:val="24"/>
          <w:szCs w:val="24"/>
        </w:rPr>
        <w:t xml:space="preserve">, </w:t>
      </w:r>
      <w:commentRangeStart w:id="44"/>
      <w:r w:rsidR="00A32739" w:rsidRPr="00A32739">
        <w:rPr>
          <w:sz w:val="24"/>
          <w:szCs w:val="24"/>
        </w:rPr>
        <w:t xml:space="preserve">for the rest of the discussion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44"/>
      <w:r w:rsidR="00A32739" w:rsidRPr="00A32739">
        <w:rPr>
          <w:rStyle w:val="Kommentarhenvisning"/>
          <w:sz w:val="24"/>
          <w:szCs w:val="24"/>
        </w:rPr>
        <w:commentReference w:id="44"/>
      </w:r>
    </w:p>
    <w:p w14:paraId="2DF39DA3" w14:textId="5F5EDD66"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w:t>
      </w:r>
      <w:r w:rsidR="00D0428D">
        <w:rPr>
          <w:sz w:val="24"/>
          <w:szCs w:val="24"/>
        </w:rPr>
        <w:t>for</w:t>
      </w:r>
      <w:r w:rsidRPr="00847BCD">
        <w:rPr>
          <w:sz w:val="24"/>
          <w:szCs w:val="24"/>
        </w:rPr>
        <w:t xml:space="preserve">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232126AF"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w:t>
      </w:r>
      <w:commentRangeStart w:id="45"/>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commentRangeEnd w:id="45"/>
      <w:r w:rsidR="00812DCC">
        <w:rPr>
          <w:rStyle w:val="Kommentarhenvisning"/>
        </w:rPr>
        <w:commentReference w:id="45"/>
      </w:r>
      <w:r w:rsidRPr="00847BCD">
        <w:rPr>
          <w:b/>
          <w:bCs/>
          <w:sz w:val="24"/>
          <w:szCs w:val="24"/>
        </w:rPr>
        <w:t xml:space="preserve"> </w:t>
      </w:r>
      <w:r w:rsidR="00B036CF">
        <w:rPr>
          <w:sz w:val="24"/>
          <w:szCs w:val="24"/>
        </w:rPr>
        <w:t>looking at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0F052E" w:rsidRPr="00847BCD">
        <w:rPr>
          <w:sz w:val="24"/>
          <w:szCs w:val="24"/>
        </w:rPr>
        <w:t>One reason</w:t>
      </w:r>
      <w:r w:rsidR="00201996">
        <w:rPr>
          <w:sz w:val="24"/>
          <w:szCs w:val="24"/>
        </w:rPr>
        <w:t xml:space="preserve"> given</w:t>
      </w:r>
      <w:r w:rsidR="000F052E" w:rsidRPr="00847BCD">
        <w:rPr>
          <w:sz w:val="24"/>
          <w:szCs w:val="24"/>
        </w:rPr>
        <w:t xml:space="preserve"> for the mixed results </w:t>
      </w:r>
      <w:r w:rsidR="00201996">
        <w:rPr>
          <w:sz w:val="24"/>
          <w:szCs w:val="24"/>
        </w:rPr>
        <w:t>is</w:t>
      </w:r>
      <w:r w:rsidR="000F052E" w:rsidRPr="00847BCD">
        <w:rPr>
          <w:sz w:val="24"/>
          <w:szCs w:val="24"/>
        </w:rPr>
        <w:t xml:space="preserv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w:t>
      </w:r>
      <w:r w:rsidR="00662931" w:rsidRPr="00847BCD">
        <w:rPr>
          <w:sz w:val="24"/>
          <w:szCs w:val="24"/>
        </w:rPr>
        <w:lastRenderedPageBreak/>
        <w:t>the policy is concentrated on one side of the border, meaning the effects on one site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6289EC6C"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3C65D2A" w:rsidR="00812DCC" w:rsidRDefault="00DC0BA1" w:rsidP="00847BCD">
      <w:pPr>
        <w:spacing w:line="360" w:lineRule="auto"/>
        <w:rPr>
          <w:sz w:val="24"/>
          <w:szCs w:val="24"/>
        </w:rPr>
      </w:pPr>
      <w:r>
        <w:rPr>
          <w:sz w:val="24"/>
          <w:szCs w:val="24"/>
        </w:rPr>
        <w:t>Comparing with our results</w:t>
      </w:r>
      <w:r w:rsidR="009705F4">
        <w:rPr>
          <w:rStyle w:val="Kommentarhenvisning"/>
          <w:sz w:val="24"/>
          <w:szCs w:val="24"/>
        </w:rPr>
        <w:t xml:space="preserve">, </w:t>
      </w:r>
      <w:r w:rsidR="009705F4" w:rsidRPr="00847BCD">
        <w:rPr>
          <w:sz w:val="24"/>
          <w:szCs w:val="24"/>
        </w:rPr>
        <w:t>we also conclude that the wage-channel</w:t>
      </w:r>
      <w:r w:rsidR="009705F4">
        <w:rPr>
          <w:sz w:val="24"/>
          <w:szCs w:val="24"/>
        </w:rPr>
        <w:t xml:space="preserve"> is</w:t>
      </w:r>
      <w:r w:rsidR="009705F4" w:rsidRPr="00847BCD">
        <w:rPr>
          <w:sz w:val="24"/>
          <w:szCs w:val="24"/>
        </w:rPr>
        <w:t xml:space="preserve"> leading the </w:t>
      </w:r>
      <w:r w:rsidR="009705F4">
        <w:rPr>
          <w:sz w:val="24"/>
          <w:szCs w:val="24"/>
        </w:rPr>
        <w:t>increase</w:t>
      </w:r>
      <w:r w:rsidR="009705F4" w:rsidRPr="00847BCD">
        <w:rPr>
          <w:sz w:val="24"/>
          <w:szCs w:val="24"/>
        </w:rPr>
        <w:t xml:space="preserve"> in </w:t>
      </w:r>
      <w:r w:rsidR="009705F4">
        <w:rPr>
          <w:sz w:val="24"/>
          <w:szCs w:val="24"/>
        </w:rPr>
        <w:t>un</w:t>
      </w:r>
      <w:r w:rsidR="009705F4" w:rsidRPr="00847BCD">
        <w:rPr>
          <w:sz w:val="24"/>
          <w:szCs w:val="24"/>
        </w:rPr>
        <w:t>employment</w:t>
      </w:r>
      <w:r w:rsidR="009705F4">
        <w:rPr>
          <w:sz w:val="24"/>
          <w:szCs w:val="24"/>
        </w:rPr>
        <w:t xml:space="preserve">, as mentioned in scenario 2, we set the </w:t>
      </w:r>
      <w:r w:rsidR="00812DCC">
        <w:rPr>
          <w:sz w:val="24"/>
          <w:szCs w:val="24"/>
        </w:rPr>
        <w:t>minimum</w:t>
      </w:r>
      <w:r w:rsidR="009705F4">
        <w:rPr>
          <w:sz w:val="24"/>
          <w:szCs w:val="24"/>
        </w:rPr>
        <w:t xml:space="preserve"> gap allowed by worker unions so that it approximately match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w:t>
      </w:r>
      <w:commentRangeStart w:id="46"/>
      <w:r w:rsidR="009705F4">
        <w:rPr>
          <w:sz w:val="24"/>
          <w:szCs w:val="24"/>
        </w:rPr>
        <w:t>0.3</w:t>
      </w:r>
      <w:commentRangeEnd w:id="46"/>
      <w:r w:rsidR="009705F4">
        <w:rPr>
          <w:rStyle w:val="Kommentarhenvisning"/>
        </w:rPr>
        <w:commentReference w:id="46"/>
      </w:r>
      <w:r w:rsidR="009705F4" w:rsidRPr="00847BCD">
        <w:rPr>
          <w:sz w:val="24"/>
          <w:szCs w:val="24"/>
        </w:rPr>
        <w:t>.</w:t>
      </w:r>
      <w:r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find significant evidence for</w:t>
      </w:r>
      <w:r w:rsidR="003E1DD6" w:rsidRPr="003642BF">
        <w:rPr>
          <w:sz w:val="24"/>
          <w:szCs w:val="24"/>
        </w:rPr>
        <w:t xml:space="preserve"> the post-Keynesian explanation of wages affecting the investments, consumption, and net </w:t>
      </w:r>
      <w:r w:rsidR="00E334EE" w:rsidRPr="003642BF">
        <w:rPr>
          <w:sz w:val="24"/>
          <w:szCs w:val="24"/>
        </w:rPr>
        <w:t>exports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 xml:space="preserve">the effects goes through the wage-share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labeled profit-led. They also argue that small open economies (as Denmark) usually are profit-led, thereby expecting </w:t>
      </w:r>
      <w:r w:rsidR="005A1A86" w:rsidRPr="003642BF">
        <w:rPr>
          <w:sz w:val="24"/>
          <w:szCs w:val="24"/>
        </w:rPr>
        <w:lastRenderedPageBreak/>
        <w:t>a contraction of the economy</w:t>
      </w:r>
      <w:r w:rsidR="00812DCC">
        <w:rPr>
          <w:sz w:val="24"/>
          <w:szCs w:val="24"/>
        </w:rPr>
        <w:t xml:space="preserve"> in the case of this paper</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A1A86" w:rsidRPr="003642BF">
        <w:rPr>
          <w:sz w:val="24"/>
          <w:szCs w:val="24"/>
        </w:rPr>
        <w:t>estimating the results for Denmark finds that the Danish economy is profit-led, even as a closed economy</w:t>
      </w:r>
      <w:r w:rsidR="00812DCC">
        <w:rPr>
          <w:sz w:val="24"/>
          <w:szCs w:val="24"/>
        </w:rPr>
        <w:t xml:space="preserve">, which is also the case in our </w:t>
      </w:r>
      <w:commentRangeStart w:id="47"/>
      <w:r w:rsidR="00812DCC">
        <w:rPr>
          <w:sz w:val="24"/>
          <w:szCs w:val="24"/>
        </w:rPr>
        <w:t>model</w:t>
      </w:r>
      <w:r w:rsidR="005A1A86" w:rsidRPr="003642BF">
        <w:rPr>
          <w:sz w:val="24"/>
          <w:szCs w:val="24"/>
        </w:rPr>
        <w:t xml:space="preserve">. </w:t>
      </w:r>
      <w:commentRangeEnd w:id="47"/>
      <w:r w:rsidR="00B53960">
        <w:rPr>
          <w:rStyle w:val="Kommentarhenvisning"/>
        </w:rPr>
        <w:commentReference w:id="47"/>
      </w:r>
    </w:p>
    <w:p w14:paraId="65DA70AA" w14:textId="61041894"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48"/>
      <w:commentRangeStart w:id="49"/>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48"/>
      <w:r w:rsidR="008417CA">
        <w:rPr>
          <w:rStyle w:val="Kommentarhenvisning"/>
        </w:rPr>
        <w:commentReference w:id="48"/>
      </w:r>
      <w:commentRangeEnd w:id="49"/>
      <w:r w:rsidR="00C053D9">
        <w:rPr>
          <w:rStyle w:val="Kommentarhenvisning"/>
        </w:rPr>
        <w:commentReference w:id="49"/>
      </w:r>
      <w:r w:rsidR="005A1A86">
        <w:rPr>
          <w:sz w:val="24"/>
          <w:szCs w:val="24"/>
        </w:rPr>
        <w:t xml:space="preserve">. </w:t>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w:t>
      </w:r>
      <w:commentRangeStart w:id="50"/>
      <w:r w:rsidR="00BB0FA4" w:rsidRPr="00847BCD">
        <w:rPr>
          <w:sz w:val="24"/>
          <w:szCs w:val="24"/>
        </w:rPr>
        <w:t xml:space="preserve">elasticity. </w:t>
      </w:r>
      <w:commentRangeEnd w:id="50"/>
      <w:r w:rsidR="002F4B66">
        <w:rPr>
          <w:rStyle w:val="Kommentarhenvisning"/>
        </w:rPr>
        <w:commentReference w:id="50"/>
      </w:r>
    </w:p>
    <w:p w14:paraId="122AAF47" w14:textId="18FF547E"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commentRangeStart w:id="51"/>
      <w:r w:rsidR="002A3975" w:rsidRPr="00C44380">
        <w:rPr>
          <w:sz w:val="24"/>
          <w:szCs w:val="24"/>
        </w:rPr>
        <w:t>2021-2023</w:t>
      </w:r>
      <w:commentRangeEnd w:id="51"/>
      <w:r w:rsidR="009111C1">
        <w:rPr>
          <w:rStyle w:val="Kommentarhenvisning"/>
        </w:rPr>
        <w:commentReference w:id="51"/>
      </w:r>
      <w:r w:rsidR="002A3975" w:rsidRPr="00C44380">
        <w:rPr>
          <w:sz w:val="24"/>
          <w:szCs w:val="24"/>
        </w:rPr>
        <w:t xml:space="preserve">. In the response it is estimated that the removing of the suppressing will result in an increase of 2.25% in the level of income insurance. In total this increase will lower employment by 2900 </w:t>
      </w:r>
      <w:commentRangeStart w:id="52"/>
      <w:r w:rsidR="002A3975" w:rsidRPr="00C44380">
        <w:rPr>
          <w:sz w:val="24"/>
          <w:szCs w:val="24"/>
        </w:rPr>
        <w:t>people</w:t>
      </w:r>
      <w:commentRangeEnd w:id="52"/>
      <w:r w:rsidR="00FE593F">
        <w:rPr>
          <w:rStyle w:val="Kommentarhenvisning"/>
        </w:rPr>
        <w:commentReference w:id="52"/>
      </w:r>
      <w:r w:rsidR="002A3975"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55E49A94"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 xml:space="preserve">IS- model is twice as large as what newer literature suggests. We will also look towards the case in which this effect is </w:t>
      </w:r>
      <w:r w:rsidR="00FE593F">
        <w:rPr>
          <w:sz w:val="24"/>
          <w:szCs w:val="24"/>
        </w:rPr>
        <w:lastRenderedPageBreak/>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The </w:t>
      </w:r>
      <w:r w:rsidR="00451A55">
        <w:rPr>
          <w:sz w:val="24"/>
          <w:szCs w:val="24"/>
        </w:rPr>
        <w:t>decision</w:t>
      </w:r>
      <w:r w:rsidR="00790385">
        <w:rPr>
          <w:sz w:val="24"/>
          <w:szCs w:val="24"/>
        </w:rPr>
        <w:t xml:space="preserve"> to look at different level of the approach rate is</w:t>
      </w:r>
      <w:r w:rsidR="00D85753">
        <w:rPr>
          <w:sz w:val="24"/>
          <w:szCs w:val="24"/>
        </w:rPr>
        <w:t xml:space="preserve"> </w:t>
      </w:r>
      <w:r w:rsidR="00196AC9">
        <w:rPr>
          <w:sz w:val="24"/>
          <w:szCs w:val="24"/>
        </w:rPr>
        <w:t xml:space="preserve">also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A0271D" w:rsidRPr="00C44380">
        <w:rPr>
          <w:sz w:val="24"/>
          <w:szCs w:val="24"/>
        </w:rPr>
        <w:t>regarding th</w:t>
      </w:r>
      <w:r w:rsidR="00196AC9">
        <w:rPr>
          <w:sz w:val="24"/>
          <w:szCs w:val="24"/>
        </w:rPr>
        <w:t>e approach</w:t>
      </w:r>
      <w:r w:rsidR="00A0271D" w:rsidRPr="00C44380">
        <w:rPr>
          <w:sz w:val="24"/>
          <w:szCs w:val="24"/>
        </w:rPr>
        <w:t xml:space="preserve"> </w:t>
      </w:r>
      <w:r w:rsidR="00451A55">
        <w:rPr>
          <w:sz w:val="24"/>
          <w:szCs w:val="24"/>
        </w:rPr>
        <w:t>rate</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r w:rsidR="00D85753">
        <w:rPr>
          <w:sz w:val="24"/>
          <w:szCs w:val="24"/>
        </w:rPr>
        <w:t>.</w:t>
      </w:r>
    </w:p>
    <w:p w14:paraId="6952A779" w14:textId="2D7861E0"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p>
    <w:p w14:paraId="72E925B0" w14:textId="6436DA66"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53"/>
      <w:commentRangeStart w:id="54"/>
      <w:r w:rsidR="00305EB0" w:rsidRPr="00C44380">
        <w:rPr>
          <w:sz w:val="24"/>
          <w:szCs w:val="24"/>
        </w:rPr>
        <w:t>0.</w:t>
      </w:r>
      <w:r w:rsidR="00E334EE">
        <w:rPr>
          <w:sz w:val="24"/>
          <w:szCs w:val="24"/>
        </w:rPr>
        <w:t>3</w:t>
      </w:r>
      <w:r w:rsidR="00305EB0" w:rsidRPr="00C44380">
        <w:rPr>
          <w:sz w:val="24"/>
          <w:szCs w:val="24"/>
        </w:rPr>
        <w:t>5-0.</w:t>
      </w:r>
      <w:commentRangeEnd w:id="53"/>
      <w:r w:rsidR="00E334EE">
        <w:rPr>
          <w:sz w:val="24"/>
          <w:szCs w:val="24"/>
        </w:rPr>
        <w:t>4</w:t>
      </w:r>
      <w:r w:rsidR="00BF3FA4" w:rsidRPr="00C44380">
        <w:rPr>
          <w:rStyle w:val="Kommentarhenvisning"/>
        </w:rPr>
        <w:commentReference w:id="53"/>
      </w:r>
      <w:commentRangeEnd w:id="54"/>
      <w:r w:rsidR="00BF3FA4" w:rsidRPr="00C44380">
        <w:rPr>
          <w:rStyle w:val="Kommentarhenvisning"/>
        </w:rPr>
        <w:commentReference w:id="54"/>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3BDD5B33"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 we do so</w:t>
      </w:r>
      <w:r w:rsidR="007B17B8">
        <w:rPr>
          <w:sz w:val="24"/>
          <w:szCs w:val="24"/>
        </w:rPr>
        <w:t xml:space="preserve"> by</w:t>
      </w:r>
      <w:r w:rsidR="00DE0E67">
        <w:rPr>
          <w:sz w:val="24"/>
          <w:szCs w:val="24"/>
        </w:rPr>
        <w:t xml:space="preserve"> using the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2134A94B"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elasticity and micro elasticity for Denmark, compar</w:t>
      </w:r>
      <w:r>
        <w:rPr>
          <w:rFonts w:cstheme="minorHAnsi"/>
          <w:sz w:val="24"/>
          <w:szCs w:val="24"/>
        </w:rPr>
        <w:t>ing</w:t>
      </w:r>
      <w:r w:rsidR="00CF5F9D" w:rsidRPr="009111C1">
        <w:rPr>
          <w:rFonts w:cstheme="minorHAnsi"/>
          <w:sz w:val="24"/>
          <w:szCs w:val="24"/>
        </w:rPr>
        <w:t xml:space="preserve"> these results with other studies looking at this relationship</w:t>
      </w:r>
      <w:r>
        <w:rPr>
          <w:rFonts w:cstheme="minorHAnsi"/>
          <w:sz w:val="24"/>
          <w:szCs w:val="24"/>
        </w:rPr>
        <w:t xml:space="preserve">, we find a relationship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CF5F9D" w:rsidRPr="009111C1">
        <w:rPr>
          <w:rFonts w:cstheme="minorHAnsi"/>
          <w:sz w:val="24"/>
          <w:szCs w:val="24"/>
        </w:rPr>
        <w:t xml:space="preserve"> to validate the decision to carry through the suppressing of the rate regulation rate </w:t>
      </w:r>
      <w:r w:rsidR="009111C1">
        <w:rPr>
          <w:rFonts w:cstheme="minorHAnsi"/>
          <w:sz w:val="24"/>
          <w:szCs w:val="24"/>
        </w:rPr>
        <w:t>starting</w:t>
      </w:r>
      <w:r w:rsidR="00CF5F9D" w:rsidRPr="009111C1">
        <w:rPr>
          <w:rFonts w:cstheme="minorHAnsi"/>
          <w:sz w:val="24"/>
          <w:szCs w:val="24"/>
        </w:rPr>
        <w:t xml:space="preserve"> in 2016</w:t>
      </w:r>
      <w:r>
        <w:rPr>
          <w:rFonts w:cstheme="minorHAnsi"/>
          <w:sz w:val="24"/>
          <w:szCs w:val="24"/>
        </w:rPr>
        <w:t>,</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55"/>
      <w:r w:rsidR="0086586A" w:rsidRPr="009111C1">
        <w:rPr>
          <w:rFonts w:cstheme="minorHAnsi"/>
          <w:sz w:val="24"/>
          <w:szCs w:val="24"/>
        </w:rPr>
        <w:t xml:space="preserve">unemployment </w:t>
      </w:r>
      <w:commentRangeEnd w:id="55"/>
      <w:r w:rsidR="0086586A" w:rsidRPr="009111C1">
        <w:rPr>
          <w:rStyle w:val="Kommentarhenvisning"/>
          <w:rFonts w:cstheme="minorHAnsi"/>
          <w:sz w:val="24"/>
          <w:szCs w:val="24"/>
        </w:rPr>
        <w:commentReference w:id="55"/>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076F87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lastRenderedPageBreak/>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formular in the case of Denmark, using the compensation rate as a proxy for the change in income.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what we estimate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 xml:space="preserve">themselves use an elasticity close to 1 for the case of Denmark. </w:t>
      </w:r>
    </w:p>
    <w:p w14:paraId="4291F1E9" w14:textId="597EF962"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 calculated in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0C248698"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181D5E40"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 xml:space="preserve">that the approach effect is estimated twice as high as empirical results suggest. Together with the results from analysis carried out in this paper for the macro elasticity. </w:t>
      </w:r>
    </w:p>
    <w:p w14:paraId="190812EC" w14:textId="31E2CCC9" w:rsidR="00156602"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Pr="009111C1">
        <w:rPr>
          <w:rFonts w:eastAsiaTheme="minorEastAsia" w:cstheme="minorHAnsi"/>
          <w:sz w:val="24"/>
          <w:szCs w:val="24"/>
        </w:rPr>
        <w:t>and use the compensation rate</w:t>
      </w:r>
      <w:r w:rsidR="004F68F1">
        <w:rPr>
          <w:rFonts w:eastAsiaTheme="minorEastAsia" w:cstheme="minorHAnsi"/>
          <w:sz w:val="24"/>
          <w:szCs w:val="24"/>
        </w:rPr>
        <w:t>.</w:t>
      </w:r>
      <w:r w:rsidRPr="009111C1">
        <w:rPr>
          <w:rFonts w:eastAsiaTheme="minorEastAsia" w:cstheme="minorHAnsi"/>
          <w:sz w:val="24"/>
          <w:szCs w:val="24"/>
        </w:rPr>
        <w:t xml:space="preserve"> </w:t>
      </w:r>
      <w:r w:rsidR="004F68F1">
        <w:rPr>
          <w:rFonts w:eastAsiaTheme="minorEastAsia" w:cstheme="minorHAnsi"/>
          <w:sz w:val="24"/>
          <w:szCs w:val="24"/>
        </w:rPr>
        <w:t>I</w:t>
      </w:r>
      <w:r w:rsidRPr="009111C1">
        <w:rPr>
          <w:rFonts w:eastAsiaTheme="minorEastAsia" w:cstheme="minorHAnsi"/>
          <w:sz w:val="24"/>
          <w:szCs w:val="24"/>
        </w:rPr>
        <w:t>n</w:t>
      </w:r>
      <w:r w:rsidR="004F68F1">
        <w:rPr>
          <w:rFonts w:eastAsiaTheme="minorEastAsia" w:cstheme="minorHAnsi"/>
          <w:sz w:val="24"/>
          <w:szCs w:val="24"/>
        </w:rPr>
        <w:t xml:space="preserve"> the first </w:t>
      </w:r>
      <w:r w:rsidRPr="009111C1">
        <w:rPr>
          <w:rFonts w:eastAsiaTheme="minorEastAsia" w:cstheme="minorHAnsi"/>
          <w:sz w:val="24"/>
          <w:szCs w:val="24"/>
        </w:rPr>
        <w:t xml:space="preserve">case </w:t>
      </w:r>
      <w:r w:rsidR="004F68F1">
        <w:rPr>
          <w:rFonts w:eastAsiaTheme="minorEastAsia" w:cstheme="minorHAnsi"/>
          <w:sz w:val="24"/>
          <w:szCs w:val="24"/>
        </w:rPr>
        <w:t xml:space="preserve">we use the compensation rate calculated </w:t>
      </w:r>
      <w:r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Pr="009111C1">
        <w:rPr>
          <w:rFonts w:eastAsiaTheme="minorEastAsia" w:cstheme="minorHAnsi"/>
          <w:sz w:val="24"/>
          <w:szCs w:val="24"/>
        </w:rPr>
        <w:t xml:space="preserve">n case 2 </w:t>
      </w:r>
      <w:r w:rsidR="006503D9">
        <w:rPr>
          <w:rFonts w:eastAsiaTheme="minorEastAsia" w:cstheme="minorHAnsi"/>
          <w:sz w:val="24"/>
          <w:szCs w:val="24"/>
        </w:rPr>
        <w:t xml:space="preserve">we use the compensation rate calculated by the income insurance commission also using </w:t>
      </w:r>
      <w:r w:rsidR="006503D9">
        <w:rPr>
          <w:rFonts w:eastAsiaTheme="minorEastAsia" w:cstheme="minorHAnsi"/>
          <w:sz w:val="24"/>
          <w:szCs w:val="24"/>
        </w:rPr>
        <w:lastRenderedPageBreak/>
        <w:t>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section 4</w:t>
      </w:r>
      <w:r w:rsidR="006503D9">
        <w:rPr>
          <w:rFonts w:eastAsiaTheme="minorEastAsia" w:cstheme="minorHAnsi"/>
          <w:sz w:val="24"/>
          <w:szCs w:val="24"/>
        </w:rPr>
        <w:t xml:space="preserve"> 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w:t>
      </w:r>
      <w:commentRangeStart w:id="56"/>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56"/>
      <w:r w:rsidR="005C21DA">
        <w:rPr>
          <w:rStyle w:val="Kommentarhenvisning"/>
        </w:rPr>
        <w:commentReference w:id="56"/>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8B9FE0E" w14:textId="65CAB9DB" w:rsidR="00A83A56"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goal for these companies</w:t>
      </w:r>
      <w:r w:rsidR="00942B51">
        <w:rPr>
          <w:rFonts w:eastAsiaTheme="minorEastAsia" w:cstheme="minorHAnsi"/>
          <w:sz w:val="24"/>
          <w:szCs w:val="24"/>
        </w:rPr>
        <w:t>, representing the unemployed</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0A4AB4FF" w:rsidR="00D67ABC"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p>
    <w:p w14:paraId="1D68A419" w14:textId="6F0E3EF9" w:rsidR="00A83A56" w:rsidRDefault="007908F3" w:rsidP="00D67ABC">
      <w:pPr>
        <w:spacing w:line="360" w:lineRule="auto"/>
        <w:rPr>
          <w:rFonts w:eastAsiaTheme="minorEastAsia" w:cstheme="minorHAnsi"/>
          <w:sz w:val="24"/>
          <w:szCs w:val="24"/>
        </w:rPr>
      </w:pPr>
      <w:r>
        <w:rPr>
          <w:rFonts w:eastAsiaTheme="minorEastAsia" w:cstheme="minorHAnsi"/>
          <w:sz w:val="24"/>
          <w:szCs w:val="24"/>
        </w:rPr>
        <w:t xml:space="preserve">From the results of case 3, where also the macroeconomic effects are considered, the government seems to be doing the economically optimal solution in lowering the compensation </w:t>
      </w:r>
      <w:r w:rsidR="0080080C">
        <w:rPr>
          <w:rFonts w:eastAsiaTheme="minorEastAsia" w:cstheme="minorHAnsi"/>
          <w:sz w:val="24"/>
          <w:szCs w:val="24"/>
        </w:rPr>
        <w:t>rate and</w:t>
      </w:r>
      <w:r>
        <w:rPr>
          <w:rFonts w:eastAsiaTheme="minorEastAsia" w:cstheme="minorHAnsi"/>
          <w:sz w:val="24"/>
          <w:szCs w:val="24"/>
        </w:rPr>
        <w:t xml:space="preserve"> should even further lower it</w:t>
      </w:r>
      <w:r w:rsidR="0080080C">
        <w:rPr>
          <w:rFonts w:eastAsiaTheme="minorEastAsia" w:cstheme="minorHAnsi"/>
          <w:sz w:val="24"/>
          <w:szCs w:val="24"/>
        </w:rPr>
        <w:t xml:space="preserve"> if trusting the results from the Baily-Chetty function. </w:t>
      </w:r>
      <w:r>
        <w:rPr>
          <w:rFonts w:eastAsiaTheme="minorEastAsia" w:cstheme="minorHAnsi"/>
          <w:sz w:val="24"/>
          <w:szCs w:val="24"/>
        </w:rPr>
        <w:t xml:space="preserve"> </w:t>
      </w:r>
    </w:p>
    <w:p w14:paraId="7035CBB6" w14:textId="6057F8A4" w:rsidR="008311CF" w:rsidRDefault="0080080C"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An important aspect to keep in mind is that these results are based on the elasticity of the level of income insurance on wages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Pr>
          <w:rFonts w:eastAsiaTheme="minorEastAsia" w:cstheme="minorHAnsi"/>
          <w:sz w:val="24"/>
          <w:szCs w:val="24"/>
        </w:rPr>
        <w:t>, as also noted this elasticity is based on changes in the ceiling for the maximum level of income insurance</w:t>
      </w:r>
      <w:r w:rsidR="000C5AE2">
        <w:rPr>
          <w:rFonts w:eastAsiaTheme="minorEastAsia" w:cstheme="minorHAnsi"/>
          <w:sz w:val="24"/>
          <w:szCs w:val="24"/>
        </w:rPr>
        <w:t>, making the comparability more complicated</w:t>
      </w:r>
      <w:r w:rsidR="000212EE">
        <w:rPr>
          <w:rFonts w:eastAsiaTheme="minorEastAsia" w:cstheme="minorHAnsi"/>
          <w:sz w:val="24"/>
          <w:szCs w:val="24"/>
        </w:rPr>
        <w:t>, adding to this it is not given that this relationship between income insurance and wages is the same for Denmark as for Sweden</w:t>
      </w:r>
      <w:r w:rsidR="000C5AE2">
        <w:rPr>
          <w:rFonts w:eastAsiaTheme="minorEastAsia" w:cstheme="minorHAnsi"/>
          <w:sz w:val="24"/>
          <w:szCs w:val="24"/>
        </w:rPr>
        <w:t xml:space="preserve">. </w:t>
      </w:r>
      <w:r w:rsidR="000C5AE2">
        <w:rPr>
          <w:rFonts w:eastAsiaTheme="minorEastAsia" w:cstheme="minorHAnsi"/>
          <w:sz w:val="24"/>
          <w:szCs w:val="24"/>
        </w:rPr>
        <w:br/>
        <w:t xml:space="preserve">One way to try and overcome these uncertainties is to include the average level of income insurance directly into the wage equation, doing this we find no significant long-run effects. Using this as an argumentation to exclude the wage-channel when estimating the macro </w:t>
      </w:r>
      <w:r w:rsidR="0016509E">
        <w:rPr>
          <w:rFonts w:eastAsiaTheme="minorEastAsia" w:cstheme="minorHAnsi"/>
          <w:sz w:val="24"/>
          <w:szCs w:val="24"/>
        </w:rPr>
        <w:t>elasticity, we get approximately -0.04 instead of 0.35-0.4 as presented above</w:t>
      </w:r>
      <w:r w:rsidR="000C5AE2">
        <w:rPr>
          <w:rFonts w:eastAsiaTheme="minorEastAsia" w:cstheme="minorHAnsi"/>
          <w:sz w:val="24"/>
          <w:szCs w:val="24"/>
        </w:rPr>
        <w:t xml:space="preserve">. </w:t>
      </w:r>
      <w:r w:rsidR="0016509E">
        <w:rPr>
          <w:rFonts w:eastAsiaTheme="minorEastAsia" w:cstheme="minorHAnsi"/>
          <w:sz w:val="24"/>
          <w:szCs w:val="24"/>
        </w:rPr>
        <w:t xml:space="preserve">Using this estimate in case 3 we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level of income insurance</w:t>
      </w:r>
      <w:r w:rsidR="008311CF">
        <w:rPr>
          <w:rFonts w:eastAsiaTheme="minorEastAsia" w:cstheme="minorHAnsi"/>
          <w:sz w:val="24"/>
          <w:szCs w:val="24"/>
        </w:rPr>
        <w:t>.</w:t>
      </w:r>
    </w:p>
    <w:p w14:paraId="6F383A9B" w14:textId="411133C6" w:rsidR="00533E84" w:rsidRDefault="008311CF" w:rsidP="00D67ABC">
      <w:pPr>
        <w:spacing w:line="360" w:lineRule="auto"/>
        <w:rPr>
          <w:rFonts w:eastAsiaTheme="minorEastAsia" w:cstheme="minorHAnsi"/>
          <w:sz w:val="24"/>
          <w:szCs w:val="24"/>
        </w:rPr>
      </w:pPr>
      <w:r>
        <w:rPr>
          <w:rFonts w:eastAsiaTheme="minorEastAsia" w:cstheme="minorHAnsi"/>
          <w:sz w:val="24"/>
          <w:szCs w:val="24"/>
        </w:rPr>
        <w:t xml:space="preserve">The overall </w:t>
      </w:r>
      <w:r w:rsidR="00397708">
        <w:rPr>
          <w:rFonts w:eastAsiaTheme="minorEastAsia" w:cstheme="minorHAnsi"/>
          <w:sz w:val="24"/>
          <w:szCs w:val="24"/>
        </w:rPr>
        <w:t xml:space="preserve">discussion towards the </w:t>
      </w:r>
      <w:r>
        <w:rPr>
          <w:rFonts w:eastAsiaTheme="minorEastAsia" w:cstheme="minorHAnsi"/>
          <w:sz w:val="24"/>
          <w:szCs w:val="24"/>
        </w:rPr>
        <w:t xml:space="preserve">validation of whether suppressing the rate regulation rate starting in 2016 seems to rely on two things. First, the </w:t>
      </w:r>
      <w:r w:rsidR="000212EE">
        <w:rPr>
          <w:rFonts w:eastAsiaTheme="minorEastAsia" w:cstheme="minorHAnsi"/>
          <w:sz w:val="24"/>
          <w:szCs w:val="24"/>
        </w:rPr>
        <w:t>ability</w:t>
      </w:r>
      <w:r>
        <w:rPr>
          <w:rFonts w:eastAsiaTheme="minorEastAsia" w:cstheme="minorHAnsi"/>
          <w:sz w:val="24"/>
          <w:szCs w:val="24"/>
        </w:rPr>
        <w:t xml:space="preserve"> of workers unions to raise wages when the gap between wages and income insurance get</w:t>
      </w:r>
      <w:r w:rsidR="00397708">
        <w:rPr>
          <w:rFonts w:eastAsiaTheme="minorEastAsia" w:cstheme="minorHAnsi"/>
          <w:sz w:val="24"/>
          <w:szCs w:val="24"/>
        </w:rPr>
        <w:t>s</w:t>
      </w:r>
      <w:r>
        <w:rPr>
          <w:rFonts w:eastAsiaTheme="minorEastAsia" w:cstheme="minorHAnsi"/>
          <w:sz w:val="24"/>
          <w:szCs w:val="24"/>
        </w:rPr>
        <w:t xml:space="preserve"> small</w:t>
      </w:r>
      <w:r w:rsidR="00397708">
        <w:rPr>
          <w:rFonts w:eastAsiaTheme="minorEastAsia" w:cstheme="minorHAnsi"/>
          <w:sz w:val="24"/>
          <w:szCs w:val="24"/>
        </w:rPr>
        <w:t xml:space="preserve">, and second whether these wage increases </w:t>
      </w:r>
      <w:r w:rsidR="00D9709B">
        <w:rPr>
          <w:rFonts w:eastAsiaTheme="minorEastAsia" w:cstheme="minorHAnsi"/>
          <w:sz w:val="24"/>
          <w:szCs w:val="24"/>
        </w:rPr>
        <w:t>affect</w:t>
      </w:r>
      <w:r w:rsidR="00397708">
        <w:rPr>
          <w:rFonts w:eastAsiaTheme="minorEastAsia" w:cstheme="minorHAnsi"/>
          <w:sz w:val="24"/>
          <w:szCs w:val="24"/>
        </w:rPr>
        <w:t xml:space="preserve"> the Danish economy positively or negatively depending on the demand regime of Denmark. In the next section we conclude our findings. </w:t>
      </w:r>
    </w:p>
    <w:p w14:paraId="708C8C30" w14:textId="5758D9A4" w:rsidR="00A639B3" w:rsidRDefault="00A639B3" w:rsidP="00D67ABC">
      <w:pPr>
        <w:spacing w:line="360" w:lineRule="auto"/>
        <w:rPr>
          <w:rFonts w:eastAsiaTheme="minorEastAsia"/>
        </w:rPr>
      </w:pP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6C0284A1" w:rsidR="00665784" w:rsidRPr="007B17B8" w:rsidRDefault="0020720A" w:rsidP="00780999">
      <w:pPr>
        <w:spacing w:line="360" w:lineRule="auto"/>
        <w:rPr>
          <w:sz w:val="24"/>
          <w:szCs w:val="24"/>
        </w:rPr>
      </w:pPr>
      <w:r w:rsidRPr="007B17B8">
        <w:rPr>
          <w:sz w:val="24"/>
          <w:szCs w:val="24"/>
        </w:rPr>
        <w:t xml:space="preserve">The generosity of the Danish income insurance program has been heavily debated over the last decade, especially leading up to the Danish election of 2015. The debate has been driven by the fall in the compensation rate over the last 30 years, and has been accelerated duo to the tax reform of 2012, lowering the rate regulation rate starting from 2016. In 2015 </w:t>
      </w:r>
      <w:r w:rsidR="00780999" w:rsidRPr="007B17B8">
        <w:rPr>
          <w:sz w:val="24"/>
          <w:szCs w:val="24"/>
        </w:rPr>
        <w:t xml:space="preserve">a commission set down </w:t>
      </w:r>
      <w:r w:rsidR="00F226C4">
        <w:rPr>
          <w:sz w:val="24"/>
          <w:szCs w:val="24"/>
        </w:rPr>
        <w:t xml:space="preserve">to analyze the Danish income insurance program </w:t>
      </w:r>
      <w:r w:rsidR="00A75037" w:rsidRPr="007B17B8">
        <w:rPr>
          <w:sz w:val="24"/>
          <w:szCs w:val="24"/>
        </w:rPr>
        <w:t>resulted in</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the lack of empirical evidence for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w:t>
      </w:r>
      <w:r w:rsidR="008E5F9F" w:rsidRPr="007B17B8">
        <w:rPr>
          <w:sz w:val="24"/>
          <w:szCs w:val="24"/>
        </w:rPr>
        <w:lastRenderedPageBreak/>
        <w:t xml:space="preserve">companies. </w:t>
      </w:r>
      <w:r w:rsidR="00A75037" w:rsidRPr="007B17B8">
        <w:rPr>
          <w:sz w:val="24"/>
          <w:szCs w:val="24"/>
        </w:rPr>
        <w:t>Even though</w:t>
      </w:r>
      <w:r w:rsidR="00F226C4">
        <w:rPr>
          <w:sz w:val="24"/>
          <w:szCs w:val="24"/>
        </w:rPr>
        <w:t xml:space="preserve"> the</w:t>
      </w:r>
      <w:r w:rsidR="00A75037" w:rsidRPr="007B17B8">
        <w:rPr>
          <w:sz w:val="24"/>
          <w:szCs w:val="24"/>
        </w:rPr>
        <w:t xml:space="preserve"> newer literature</w:t>
      </w:r>
      <w:r w:rsidR="00F226C4">
        <w:rPr>
          <w:sz w:val="24"/>
          <w:szCs w:val="24"/>
        </w:rPr>
        <w:t xml:space="preserve"> is still sparse</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A75037" w:rsidRPr="007B17B8">
        <w:rPr>
          <w:sz w:val="24"/>
          <w:szCs w:val="24"/>
        </w:rPr>
        <w:t>estimates</w:t>
      </w:r>
      <w:r w:rsidR="008E5F9F" w:rsidRPr="007B17B8">
        <w:rPr>
          <w:sz w:val="24"/>
          <w:szCs w:val="24"/>
        </w:rPr>
        <w:t xml:space="preserve"> the approach rate </w:t>
      </w:r>
      <w:r w:rsidR="00A75037" w:rsidRPr="007B17B8">
        <w:rPr>
          <w:sz w:val="24"/>
          <w:szCs w:val="24"/>
        </w:rPr>
        <w:t xml:space="preserve">to </w:t>
      </w:r>
      <w:r w:rsidR="008E5F9F" w:rsidRPr="007B17B8">
        <w:rPr>
          <w:sz w:val="24"/>
          <w:szCs w:val="24"/>
        </w:rPr>
        <w:t>only hav</w:t>
      </w:r>
      <w:r w:rsidR="00A75037" w:rsidRPr="007B17B8">
        <w:rPr>
          <w:sz w:val="24"/>
          <w:szCs w:val="24"/>
        </w:rPr>
        <w:t>e</w:t>
      </w:r>
      <w:r w:rsidR="008E5F9F" w:rsidRPr="007B17B8">
        <w:rPr>
          <w:sz w:val="24"/>
          <w:szCs w:val="24"/>
        </w:rPr>
        <w:t xml:space="preserve"> half the effect on unemployment</w:t>
      </w:r>
      <w:r w:rsidR="00A75037" w:rsidRPr="007B17B8">
        <w:rPr>
          <w:sz w:val="24"/>
          <w:szCs w:val="24"/>
        </w:rPr>
        <w:t>, compared to what is found in the income insurance model</w:t>
      </w:r>
      <w:r w:rsidR="008E5F9F" w:rsidRPr="007B17B8">
        <w:rPr>
          <w:sz w:val="24"/>
          <w:szCs w:val="24"/>
        </w:rPr>
        <w:t xml:space="preserve">. Besides facing critics regarding the approach rate, the income insurance model </w:t>
      </w:r>
      <w:r w:rsidR="000772FC">
        <w:rPr>
          <w:sz w:val="24"/>
          <w:szCs w:val="24"/>
        </w:rPr>
        <w:t>is still facing</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 xml:space="preserve">mention that the literature has moved away from the narrow micro effects, towards including macroeconomic effects, and thereby obtaining the macro elasticity of income insurance on unemployment. </w:t>
      </w:r>
      <w:r w:rsidR="000F139B" w:rsidRPr="007B17B8">
        <w:rPr>
          <w:sz w:val="24"/>
          <w:szCs w:val="24"/>
        </w:rPr>
        <w:br/>
        <w:t>In section 3 we present</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this includes the </w:t>
      </w:r>
      <w:r w:rsidR="000F2529" w:rsidRPr="007B17B8">
        <w:rPr>
          <w:sz w:val="24"/>
          <w:szCs w:val="24"/>
        </w:rPr>
        <w:t xml:space="preserve">macroeconomic </w:t>
      </w:r>
      <w:r w:rsidR="000F139B" w:rsidRPr="007B17B8">
        <w:rPr>
          <w:sz w:val="24"/>
          <w:szCs w:val="24"/>
        </w:rPr>
        <w:t>effects on demand, wages, insurance rate, labor force, and productivity.</w:t>
      </w:r>
      <w:r w:rsidR="000F2529" w:rsidRPr="007B17B8">
        <w:rPr>
          <w:sz w:val="24"/>
          <w:szCs w:val="24"/>
        </w:rPr>
        <w:t xml:space="preserve"> To obtain the macro elasticity of income insurance on unemployment we include these effects using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E04480">
        <w:rPr>
          <w:sz w:val="24"/>
          <w:szCs w:val="24"/>
        </w:rPr>
        <w:t xml:space="preserve">. </w:t>
      </w:r>
      <w:r w:rsidR="00F226C4">
        <w:rPr>
          <w:sz w:val="24"/>
          <w:szCs w:val="24"/>
        </w:rPr>
        <w:t xml:space="preserve">After </w:t>
      </w:r>
      <w:r w:rsidR="000F2529" w:rsidRPr="007B17B8">
        <w:rPr>
          <w:sz w:val="24"/>
          <w:szCs w:val="24"/>
        </w:rPr>
        <w:t>updat</w:t>
      </w:r>
      <w:r w:rsidR="00F226C4">
        <w:rPr>
          <w:sz w:val="24"/>
          <w:szCs w:val="24"/>
        </w:rPr>
        <w:t>ing</w:t>
      </w:r>
      <w:r w:rsidR="000F2529" w:rsidRPr="007B17B8">
        <w:rPr>
          <w:sz w:val="24"/>
          <w:szCs w:val="24"/>
        </w:rPr>
        <w:t xml:space="preserve"> the labor market equations to incorporate the Danish income insurance program</w:t>
      </w:r>
      <w:r w:rsidR="00F226C4">
        <w:rPr>
          <w:sz w:val="24"/>
          <w:szCs w:val="24"/>
        </w:rPr>
        <w:t>, we introduce</w:t>
      </w:r>
      <w:r w:rsidR="000F2529" w:rsidRPr="007B17B8">
        <w:rPr>
          <w:sz w:val="24"/>
          <w:szCs w:val="24"/>
        </w:rPr>
        <w:t xml:space="preserve"> scenario 1-5 </w:t>
      </w:r>
      <w:r w:rsidR="00F226C4">
        <w:rPr>
          <w:sz w:val="24"/>
          <w:szCs w:val="24"/>
        </w:rPr>
        <w:t xml:space="preserve">where </w:t>
      </w:r>
      <w:r w:rsidR="000F2529" w:rsidRPr="007B17B8">
        <w:rPr>
          <w:sz w:val="24"/>
          <w:szCs w:val="24"/>
        </w:rPr>
        <w:t xml:space="preserve">we test the </w:t>
      </w:r>
      <w:r w:rsidR="00F226C4">
        <w:rPr>
          <w:sz w:val="24"/>
          <w:szCs w:val="24"/>
        </w:rPr>
        <w:t>macro effects independently</w:t>
      </w:r>
      <w:r w:rsidR="000F2529" w:rsidRPr="007B17B8">
        <w:rPr>
          <w:sz w:val="24"/>
          <w:szCs w:val="24"/>
        </w:rPr>
        <w:t xml:space="preserve"> when removing the suppressing of the rate regulation percent introduced in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F226C4">
        <w:rPr>
          <w:sz w:val="24"/>
          <w:szCs w:val="24"/>
        </w:rPr>
        <w:t>. The total macroeconomic effect of these four channels</w:t>
      </w:r>
      <w:r w:rsidR="00560ED3" w:rsidRPr="007B17B8">
        <w:rPr>
          <w:sz w:val="24"/>
          <w:szCs w:val="24"/>
        </w:rPr>
        <w:t xml:space="preserve"> </w:t>
      </w:r>
      <w:r w:rsidR="00F226C4">
        <w:rPr>
          <w:sz w:val="24"/>
          <w:szCs w:val="24"/>
        </w:rPr>
        <w:t>is estimated to</w:t>
      </w:r>
      <w:r w:rsidR="00560ED3" w:rsidRPr="007B17B8">
        <w:rPr>
          <w:sz w:val="24"/>
          <w:szCs w:val="24"/>
        </w:rPr>
        <w:t xml:space="preserve"> increase unemployment by 2362 people. </w:t>
      </w:r>
      <w:r w:rsidR="00FD35A3" w:rsidRPr="007B17B8">
        <w:rPr>
          <w:sz w:val="24"/>
          <w:szCs w:val="24"/>
        </w:rPr>
        <w:t xml:space="preserve">We use the results off scenario 6 to obtain the macro elasticity of income insurance on unemployment by summing together the micro elasticity estimated by the income insurance model together with the elasticity of the macroeconomic effects used in scenario 6. We find the micro elasticity to be in the range of 0.33-0.66 depending on the effect of the approach rate, and the elasticity of the macroeconomic effects to be in the range of </w:t>
      </w:r>
      <w:commentRangeStart w:id="57"/>
      <w:commentRangeStart w:id="58"/>
      <w:r w:rsidR="00FD35A3" w:rsidRPr="007B17B8">
        <w:rPr>
          <w:sz w:val="24"/>
          <w:szCs w:val="24"/>
        </w:rPr>
        <w:t>0.35-0.</w:t>
      </w:r>
      <w:commentRangeEnd w:id="57"/>
      <w:r w:rsidR="00FD35A3" w:rsidRPr="007B17B8">
        <w:rPr>
          <w:sz w:val="24"/>
          <w:szCs w:val="24"/>
        </w:rPr>
        <w:t>4</w:t>
      </w:r>
      <w:r w:rsidR="00FD35A3" w:rsidRPr="007B17B8">
        <w:rPr>
          <w:rStyle w:val="Kommentarhenvisning"/>
          <w:sz w:val="24"/>
          <w:szCs w:val="24"/>
        </w:rPr>
        <w:commentReference w:id="57"/>
      </w:r>
      <w:commentRangeEnd w:id="58"/>
      <w:r w:rsidR="00FD35A3" w:rsidRPr="007B17B8">
        <w:rPr>
          <w:rStyle w:val="Kommentarhenvisning"/>
          <w:sz w:val="24"/>
          <w:szCs w:val="24"/>
        </w:rPr>
        <w:commentReference w:id="58"/>
      </w:r>
      <w:r w:rsidR="00FD35A3" w:rsidRPr="007B17B8">
        <w:rPr>
          <w:sz w:val="24"/>
          <w:szCs w:val="24"/>
        </w:rPr>
        <w:t xml:space="preserve">. </w:t>
      </w:r>
      <w:r w:rsidR="007B4B48" w:rsidRPr="007B17B8">
        <w:rPr>
          <w:sz w:val="24"/>
          <w:szCs w:val="24"/>
        </w:rPr>
        <w:t xml:space="preserve">Applying these results in the framework of the baily-Chetty function we look at 3 cases, with case 3 being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 xml:space="preserve">in lowering the effect of the approach rate,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 </w:t>
      </w:r>
      <w:r w:rsidR="00665784" w:rsidRPr="007B17B8">
        <w:rPr>
          <w:sz w:val="24"/>
          <w:szCs w:val="24"/>
        </w:rPr>
        <w:t>We find that th</w:t>
      </w:r>
      <w:r w:rsidR="007B4B48" w:rsidRPr="007B17B8">
        <w:rPr>
          <w:sz w:val="24"/>
          <w:szCs w:val="24"/>
        </w:rPr>
        <w:t>is</w:t>
      </w:r>
      <w:r w:rsidR="00665784" w:rsidRPr="007B17B8">
        <w:rPr>
          <w:sz w:val="24"/>
          <w:szCs w:val="24"/>
        </w:rPr>
        <w:t xml:space="preserve"> result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w:t>
      </w:r>
      <w:r w:rsidR="000772FC">
        <w:rPr>
          <w:sz w:val="24"/>
          <w:szCs w:val="24"/>
        </w:rPr>
        <w:lastRenderedPageBreak/>
        <w:t>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E04480">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if relaxing this assumption, and thereby leave out the wage-channel, we find</w:t>
      </w:r>
      <w:r w:rsidR="007B4B48" w:rsidRPr="007B17B8">
        <w:rPr>
          <w:sz w:val="24"/>
          <w:szCs w:val="24"/>
        </w:rPr>
        <w:t xml:space="preserve"> a macro elasticity of 0.47, thereby 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66DB58F6" w14:textId="07F0B8CD" w:rsidR="007B17B8" w:rsidRDefault="007B17B8" w:rsidP="004C5315"/>
    <w:p w14:paraId="38EE455F" w14:textId="77777777" w:rsidR="007B17B8" w:rsidRPr="00665784" w:rsidRDefault="007B17B8" w:rsidP="004C5315"/>
    <w:p w14:paraId="08D891F4" w14:textId="37A70FF9" w:rsidR="00125EBD" w:rsidRDefault="00125EBD" w:rsidP="004C5315"/>
    <w:p w14:paraId="1F1C841F" w14:textId="240569BD" w:rsidR="00E04480" w:rsidRDefault="00E04480" w:rsidP="004C5315"/>
    <w:p w14:paraId="7EB62E48" w14:textId="2E1A69F5" w:rsidR="00E04480" w:rsidRDefault="00E04480" w:rsidP="004C5315"/>
    <w:p w14:paraId="465FA1C3" w14:textId="5DCD93CC" w:rsidR="00E04480" w:rsidRDefault="00E04480" w:rsidP="004C5315"/>
    <w:p w14:paraId="32ABF0C5" w14:textId="0940927B" w:rsidR="00E04480" w:rsidRDefault="00E04480" w:rsidP="004C5315"/>
    <w:p w14:paraId="0D403527" w14:textId="7343E30B" w:rsidR="00E04480" w:rsidRDefault="00E04480" w:rsidP="004C5315"/>
    <w:p w14:paraId="0E6A20F3" w14:textId="187EB8D0" w:rsidR="00E04480" w:rsidRDefault="00E04480" w:rsidP="004C5315"/>
    <w:p w14:paraId="5084AF52" w14:textId="0D46B9A1" w:rsidR="00E04480" w:rsidRDefault="00E04480" w:rsidP="004C5315"/>
    <w:p w14:paraId="6D4C0AFC" w14:textId="194E59EA" w:rsidR="00E04480" w:rsidRDefault="00E04480" w:rsidP="004C5315"/>
    <w:p w14:paraId="6DDC1CEE" w14:textId="304EB5C5" w:rsidR="00E04480" w:rsidRDefault="00E04480" w:rsidP="004C5315"/>
    <w:p w14:paraId="56A02234" w14:textId="584D0459" w:rsidR="00E04480" w:rsidRDefault="00E04480" w:rsidP="004C5315"/>
    <w:p w14:paraId="1DACB3E9" w14:textId="057EA280" w:rsidR="00E04480" w:rsidRDefault="00E04480" w:rsidP="004C5315"/>
    <w:p w14:paraId="662CCC75" w14:textId="5FAC9B0A" w:rsidR="00E04480" w:rsidRDefault="00E04480"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59" w:author="Simon Thomsen" w:date="2022-11-09T11:41:00Z"/>
        </w:rPr>
      </w:pPr>
    </w:p>
    <w:p w14:paraId="74ABB717" w14:textId="7589233E" w:rsidR="00CD17D9" w:rsidRPr="00B33E3B" w:rsidRDefault="00CD17D9" w:rsidP="00CD17D9">
      <w:pPr>
        <w:pStyle w:val="Overskrift1"/>
        <w:rPr>
          <w:ins w:id="60" w:author="Simon Thomsen" w:date="2022-11-09T11:42:00Z"/>
          <w:lang w:val="da-DK"/>
        </w:rPr>
      </w:pPr>
      <w:ins w:id="61" w:author="Simon Thomsen" w:date="2022-11-09T11:42:00Z">
        <w:r w:rsidRPr="00B33E3B">
          <w:rPr>
            <w:lang w:val="da-DK"/>
          </w:rPr>
          <w:lastRenderedPageBreak/>
          <w:t xml:space="preserve">Reference list </w:t>
        </w:r>
      </w:ins>
    </w:p>
    <w:p w14:paraId="2919FEF5" w14:textId="7D0416A6" w:rsidR="00CD17D9" w:rsidRPr="00B33E3B" w:rsidRDefault="00CD17D9" w:rsidP="00CD17D9">
      <w:pPr>
        <w:rPr>
          <w:ins w:id="62" w:author="Simon Thomsen" w:date="2022-11-09T11:42:00Z"/>
          <w:lang w:val="da-DK"/>
        </w:rPr>
      </w:pPr>
    </w:p>
    <w:p w14:paraId="35D1BA2B" w14:textId="7471D840" w:rsidR="00E04480" w:rsidRPr="00E04480" w:rsidRDefault="00333B3D" w:rsidP="00E04480">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E04480" w:rsidRPr="00E04480">
        <w:rPr>
          <w:rFonts w:ascii="Calibri" w:hAnsi="Calibri" w:cs="Calibri"/>
          <w:noProof/>
          <w:szCs w:val="24"/>
        </w:rPr>
        <w:t xml:space="preserve">Aastrup, M. (2018). </w:t>
      </w:r>
      <w:r w:rsidR="00E04480" w:rsidRPr="00E04480">
        <w:rPr>
          <w:rFonts w:ascii="Calibri" w:hAnsi="Calibri" w:cs="Calibri"/>
          <w:i/>
          <w:iCs/>
          <w:noProof/>
          <w:szCs w:val="24"/>
        </w:rPr>
        <w:t>30 Års dagpengeforringelser</w:t>
      </w:r>
      <w:r w:rsidR="00E04480" w:rsidRPr="00E04480">
        <w:rPr>
          <w:rFonts w:ascii="Calibri" w:hAnsi="Calibri" w:cs="Calibri"/>
          <w:noProof/>
          <w:szCs w:val="24"/>
        </w:rPr>
        <w:t xml:space="preserve">. </w:t>
      </w:r>
      <w:r w:rsidR="00E04480" w:rsidRPr="00E04480">
        <w:rPr>
          <w:rFonts w:ascii="Calibri" w:hAnsi="Calibri" w:cs="Calibri"/>
          <w:i/>
          <w:iCs/>
          <w:noProof/>
          <w:szCs w:val="24"/>
        </w:rPr>
        <w:t>September 2018</w:t>
      </w:r>
      <w:r w:rsidR="00E04480" w:rsidRPr="00E04480">
        <w:rPr>
          <w:rFonts w:ascii="Calibri" w:hAnsi="Calibri" w:cs="Calibri"/>
          <w:noProof/>
          <w:szCs w:val="24"/>
        </w:rPr>
        <w:t>.</w:t>
      </w:r>
    </w:p>
    <w:p w14:paraId="49DFE57A"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Andersen, T. M., &amp; Svarer, M. (2006). Flexicurity: The Danish Labour-Market Model. </w:t>
      </w:r>
      <w:r w:rsidRPr="00E04480">
        <w:rPr>
          <w:rFonts w:ascii="Calibri" w:hAnsi="Calibri" w:cs="Calibri"/>
          <w:i/>
          <w:iCs/>
          <w:noProof/>
          <w:szCs w:val="24"/>
        </w:rPr>
        <w:t>Ekonomisk Debatt</w:t>
      </w:r>
      <w:r w:rsidRPr="00E04480">
        <w:rPr>
          <w:rFonts w:ascii="Calibri" w:hAnsi="Calibri" w:cs="Calibri"/>
          <w:noProof/>
          <w:szCs w:val="24"/>
        </w:rPr>
        <w:t xml:space="preserve">, </w:t>
      </w:r>
      <w:r w:rsidRPr="00E04480">
        <w:rPr>
          <w:rFonts w:ascii="Calibri" w:hAnsi="Calibri" w:cs="Calibri"/>
          <w:i/>
          <w:iCs/>
          <w:noProof/>
          <w:szCs w:val="24"/>
        </w:rPr>
        <w:t>1</w:t>
      </w:r>
      <w:r w:rsidRPr="00E04480">
        <w:rPr>
          <w:rFonts w:ascii="Calibri" w:hAnsi="Calibri" w:cs="Calibri"/>
          <w:noProof/>
          <w:szCs w:val="24"/>
        </w:rPr>
        <w:t>(April), 17–29.</w:t>
      </w:r>
    </w:p>
    <w:p w14:paraId="2D735BB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Andersen, T. M., Svarer, M., &amp; Vejlin, R. M. (2015). Litteraturreview af effekter af indretning af arbejdsunderstøttelsen. </w:t>
      </w:r>
      <w:r w:rsidRPr="00E04480">
        <w:rPr>
          <w:rFonts w:ascii="Calibri" w:hAnsi="Calibri" w:cs="Calibri"/>
          <w:i/>
          <w:iCs/>
          <w:noProof/>
          <w:szCs w:val="24"/>
        </w:rPr>
        <w:t>Beskæftigelsesministeriet</w:t>
      </w:r>
      <w:r w:rsidRPr="00E04480">
        <w:rPr>
          <w:rFonts w:ascii="Calibri" w:hAnsi="Calibri" w:cs="Calibri"/>
          <w:noProof/>
          <w:szCs w:val="24"/>
        </w:rPr>
        <w:t>, 1–99.</w:t>
      </w:r>
    </w:p>
    <w:p w14:paraId="3D91CED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Bengtsson, E., &amp; Stockhammer, E. (2018). Wages, Income Distribution and Economic Growth: Long-Run Perspectives in Scandinavia, 1900–2010. </w:t>
      </w:r>
      <w:r w:rsidRPr="00E04480">
        <w:rPr>
          <w:rFonts w:ascii="Calibri" w:hAnsi="Calibri" w:cs="Calibri"/>
          <w:i/>
          <w:iCs/>
          <w:noProof/>
          <w:szCs w:val="24"/>
        </w:rPr>
        <w:t>Review of Political Economy</w:t>
      </w:r>
      <w:r w:rsidRPr="00E04480">
        <w:rPr>
          <w:rFonts w:ascii="Calibri" w:hAnsi="Calibri" w:cs="Calibri"/>
          <w:noProof/>
          <w:szCs w:val="24"/>
        </w:rPr>
        <w:t xml:space="preserve">, </w:t>
      </w:r>
      <w:r w:rsidRPr="00E04480">
        <w:rPr>
          <w:rFonts w:ascii="Calibri" w:hAnsi="Calibri" w:cs="Calibri"/>
          <w:i/>
          <w:iCs/>
          <w:noProof/>
          <w:szCs w:val="24"/>
        </w:rPr>
        <w:t>33</w:t>
      </w:r>
      <w:r w:rsidRPr="00E04480">
        <w:rPr>
          <w:rFonts w:ascii="Calibri" w:hAnsi="Calibri" w:cs="Calibri"/>
          <w:noProof/>
          <w:szCs w:val="24"/>
        </w:rPr>
        <w:t>(4), 725–745. https://doi.org/10.1080/09538259.2020.1860307</w:t>
      </w:r>
    </w:p>
    <w:p w14:paraId="1DB8449A"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Boone, C., Dube, A., Goodman, L., &amp; Kaplan, E. (2021). Unemployment Insurance Generosity and Aggregate Employment. </w:t>
      </w:r>
      <w:r w:rsidRPr="00E04480">
        <w:rPr>
          <w:rFonts w:ascii="Calibri" w:hAnsi="Calibri" w:cs="Calibri"/>
          <w:i/>
          <w:iCs/>
          <w:noProof/>
          <w:szCs w:val="24"/>
        </w:rPr>
        <w:t>American Economic Journal: Economic Policy</w:t>
      </w:r>
      <w:r w:rsidRPr="00E04480">
        <w:rPr>
          <w:rFonts w:ascii="Calibri" w:hAnsi="Calibri" w:cs="Calibri"/>
          <w:noProof/>
          <w:szCs w:val="24"/>
        </w:rPr>
        <w:t xml:space="preserve">, </w:t>
      </w:r>
      <w:r w:rsidRPr="00E04480">
        <w:rPr>
          <w:rFonts w:ascii="Calibri" w:hAnsi="Calibri" w:cs="Calibri"/>
          <w:i/>
          <w:iCs/>
          <w:noProof/>
          <w:szCs w:val="24"/>
        </w:rPr>
        <w:t>13</w:t>
      </w:r>
      <w:r w:rsidRPr="00E04480">
        <w:rPr>
          <w:rFonts w:ascii="Calibri" w:hAnsi="Calibri" w:cs="Calibri"/>
          <w:noProof/>
          <w:szCs w:val="24"/>
        </w:rPr>
        <w:t>(2), 58–99. https://doi.org/10.1257/pol.20160613</w:t>
      </w:r>
    </w:p>
    <w:p w14:paraId="412C9A8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Byrialsen, M. R., &amp; Raza, H. (2018). Macroeconomic effects of unemployment benefits in small open economies: A stock–flow consistent approach. </w:t>
      </w:r>
      <w:r w:rsidRPr="00E04480">
        <w:rPr>
          <w:rFonts w:ascii="Calibri" w:hAnsi="Calibri" w:cs="Calibri"/>
          <w:i/>
          <w:iCs/>
          <w:noProof/>
          <w:szCs w:val="24"/>
        </w:rPr>
        <w:t>European Journal of Economics and Economic Policies: Intervention</w:t>
      </w:r>
      <w:r w:rsidRPr="00E04480">
        <w:rPr>
          <w:rFonts w:ascii="Calibri" w:hAnsi="Calibri" w:cs="Calibri"/>
          <w:noProof/>
          <w:szCs w:val="24"/>
        </w:rPr>
        <w:t xml:space="preserve">, </w:t>
      </w:r>
      <w:r w:rsidRPr="00E04480">
        <w:rPr>
          <w:rFonts w:ascii="Calibri" w:hAnsi="Calibri" w:cs="Calibri"/>
          <w:i/>
          <w:iCs/>
          <w:noProof/>
          <w:szCs w:val="24"/>
        </w:rPr>
        <w:t>15</w:t>
      </w:r>
      <w:r w:rsidRPr="00E04480">
        <w:rPr>
          <w:rFonts w:ascii="Calibri" w:hAnsi="Calibri" w:cs="Calibri"/>
          <w:noProof/>
          <w:szCs w:val="24"/>
        </w:rPr>
        <w:t>(3), 335–363. https://doi.org/10.4337/ejeep.2018.0032</w:t>
      </w:r>
    </w:p>
    <w:p w14:paraId="67309A3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Byrialsen, M. R., Raza, H., &amp; Valdecantos, S. (2022). </w:t>
      </w:r>
      <w:r w:rsidRPr="00E04480">
        <w:rPr>
          <w:rFonts w:ascii="Calibri" w:hAnsi="Calibri" w:cs="Calibri"/>
          <w:i/>
          <w:iCs/>
          <w:noProof/>
          <w:szCs w:val="24"/>
        </w:rPr>
        <w:t>QMDE : A QUARTERLY EMPIRICAL MODEL FOR THE DANISH ECONOMY : A STOCK-FLOW CONSISTENT APPROACH</w:t>
      </w:r>
      <w:r w:rsidRPr="00E04480">
        <w:rPr>
          <w:rFonts w:ascii="Calibri" w:hAnsi="Calibri" w:cs="Calibri"/>
          <w:noProof/>
          <w:szCs w:val="24"/>
        </w:rPr>
        <w:t xml:space="preserve">. </w:t>
      </w:r>
      <w:r w:rsidRPr="00E04480">
        <w:rPr>
          <w:rFonts w:ascii="Calibri" w:hAnsi="Calibri" w:cs="Calibri"/>
          <w:i/>
          <w:iCs/>
          <w:noProof/>
          <w:szCs w:val="24"/>
        </w:rPr>
        <w:t>79</w:t>
      </w:r>
      <w:r w:rsidRPr="00E04480">
        <w:rPr>
          <w:rFonts w:ascii="Calibri" w:hAnsi="Calibri" w:cs="Calibri"/>
          <w:noProof/>
          <w:szCs w:val="24"/>
        </w:rPr>
        <w:t>.</w:t>
      </w:r>
    </w:p>
    <w:p w14:paraId="4E99D94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Chetty, R. (2006). A general formula for the optimal level of social insurance.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90</w:t>
      </w:r>
      <w:r w:rsidRPr="00E04480">
        <w:rPr>
          <w:rFonts w:ascii="Calibri" w:hAnsi="Calibri" w:cs="Calibri"/>
          <w:noProof/>
          <w:szCs w:val="24"/>
        </w:rPr>
        <w:t>(10–11), 1879–1901. https://doi.org/10.1016/j.jpubeco.2006.01.004</w:t>
      </w:r>
    </w:p>
    <w:p w14:paraId="7F3208D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Chetty, R. (2008). Moral hazard versus liquidity and optimal unemployment insurance. </w:t>
      </w:r>
      <w:r w:rsidRPr="00E04480">
        <w:rPr>
          <w:rFonts w:ascii="Calibri" w:hAnsi="Calibri" w:cs="Calibri"/>
          <w:i/>
          <w:iCs/>
          <w:noProof/>
          <w:szCs w:val="24"/>
        </w:rPr>
        <w:t>Journal of Political Economy</w:t>
      </w:r>
      <w:r w:rsidRPr="00E04480">
        <w:rPr>
          <w:rFonts w:ascii="Calibri" w:hAnsi="Calibri" w:cs="Calibri"/>
          <w:noProof/>
          <w:szCs w:val="24"/>
        </w:rPr>
        <w:t xml:space="preserve">, </w:t>
      </w:r>
      <w:r w:rsidRPr="00E04480">
        <w:rPr>
          <w:rFonts w:ascii="Calibri" w:hAnsi="Calibri" w:cs="Calibri"/>
          <w:i/>
          <w:iCs/>
          <w:noProof/>
          <w:szCs w:val="24"/>
        </w:rPr>
        <w:t>116</w:t>
      </w:r>
      <w:r w:rsidRPr="00E04480">
        <w:rPr>
          <w:rFonts w:ascii="Calibri" w:hAnsi="Calibri" w:cs="Calibri"/>
          <w:noProof/>
          <w:szCs w:val="24"/>
        </w:rPr>
        <w:t>(2), 173–234. https://doi.org/10.1086/588585</w:t>
      </w:r>
    </w:p>
    <w:p w14:paraId="3D8AA801"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Dagpengekommissionen. (2015). </w:t>
      </w:r>
      <w:r w:rsidRPr="00E04480">
        <w:rPr>
          <w:rFonts w:ascii="Calibri" w:hAnsi="Calibri" w:cs="Calibri"/>
          <w:i/>
          <w:iCs/>
          <w:noProof/>
          <w:szCs w:val="24"/>
        </w:rPr>
        <w:t>Kompensationsgraden i dagpengesystemet</w:t>
      </w:r>
      <w:r w:rsidRPr="00E04480">
        <w:rPr>
          <w:rFonts w:ascii="Calibri" w:hAnsi="Calibri" w:cs="Calibri"/>
          <w:noProof/>
          <w:szCs w:val="24"/>
        </w:rPr>
        <w:t>. 41.</w:t>
      </w:r>
    </w:p>
    <w:p w14:paraId="0B5BFE51"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Dagpengekommissionens sekretariat. (2015). Dagpengemodellen teknisk analyserapport. </w:t>
      </w:r>
      <w:r w:rsidRPr="00E04480">
        <w:rPr>
          <w:rFonts w:ascii="Calibri" w:hAnsi="Calibri" w:cs="Calibri"/>
          <w:i/>
          <w:iCs/>
          <w:noProof/>
          <w:szCs w:val="24"/>
        </w:rPr>
        <w:t>Beskæftigelsesmi</w:t>
      </w:r>
      <w:r w:rsidRPr="00E04480">
        <w:rPr>
          <w:rFonts w:ascii="Calibri" w:hAnsi="Calibri" w:cs="Calibri"/>
          <w:noProof/>
          <w:szCs w:val="24"/>
        </w:rPr>
        <w:t>.</w:t>
      </w:r>
    </w:p>
    <w:p w14:paraId="633815A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Danmarks Statistik. (2012). ADAM - En Model Af Dansk Økonomi. In </w:t>
      </w:r>
      <w:r w:rsidRPr="00E04480">
        <w:rPr>
          <w:rFonts w:ascii="Calibri" w:hAnsi="Calibri" w:cs="Calibri"/>
          <w:i/>
          <w:iCs/>
          <w:noProof/>
          <w:szCs w:val="24"/>
        </w:rPr>
        <w:t>Danmarks Statistik</w:t>
      </w:r>
      <w:r w:rsidRPr="00E04480">
        <w:rPr>
          <w:rFonts w:ascii="Calibri" w:hAnsi="Calibri" w:cs="Calibri"/>
          <w:noProof/>
          <w:szCs w:val="24"/>
        </w:rPr>
        <w:t>. Danmarks Statistik. https://www.dst.dk/da/Statistik/Publikationer/VisPub?cid=17987</w:t>
      </w:r>
    </w:p>
    <w:p w14:paraId="79A2C82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De Økonomiske Råd. (2022). </w:t>
      </w:r>
      <w:r w:rsidRPr="00E04480">
        <w:rPr>
          <w:rFonts w:ascii="Calibri" w:hAnsi="Calibri" w:cs="Calibri"/>
          <w:i/>
          <w:iCs/>
          <w:noProof/>
          <w:szCs w:val="24"/>
        </w:rPr>
        <w:t>RAPPORT FRA FORMANDSKABET DANSK ØKONOMI FORÅR 2022</w:t>
      </w:r>
      <w:r w:rsidRPr="00E04480">
        <w:rPr>
          <w:rFonts w:ascii="Calibri" w:hAnsi="Calibri" w:cs="Calibri"/>
          <w:noProof/>
          <w:szCs w:val="24"/>
        </w:rPr>
        <w:t>. https://dors.dk/raad-vismaend/loven.</w:t>
      </w:r>
    </w:p>
    <w:p w14:paraId="74E4A9D9"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E04480">
        <w:rPr>
          <w:rFonts w:ascii="Calibri" w:hAnsi="Calibri" w:cs="Calibri"/>
          <w:i/>
          <w:iCs/>
          <w:noProof/>
          <w:szCs w:val="24"/>
        </w:rPr>
        <w:t>SSRN Electronic Journal</w:t>
      </w:r>
      <w:r w:rsidRPr="00E04480">
        <w:rPr>
          <w:rFonts w:ascii="Calibri" w:hAnsi="Calibri" w:cs="Calibri"/>
          <w:noProof/>
          <w:szCs w:val="24"/>
        </w:rPr>
        <w:t xml:space="preserve">, </w:t>
      </w:r>
      <w:r w:rsidRPr="00E04480">
        <w:rPr>
          <w:rFonts w:ascii="Calibri" w:hAnsi="Calibri" w:cs="Calibri"/>
          <w:i/>
          <w:iCs/>
          <w:noProof/>
          <w:szCs w:val="24"/>
        </w:rPr>
        <w:t>11496</w:t>
      </w:r>
      <w:r w:rsidRPr="00E04480">
        <w:rPr>
          <w:rFonts w:ascii="Calibri" w:hAnsi="Calibri" w:cs="Calibri"/>
          <w:noProof/>
          <w:szCs w:val="24"/>
        </w:rPr>
        <w:t>. https://doi.org/10.2139/ssrn.3177370</w:t>
      </w:r>
    </w:p>
    <w:p w14:paraId="0354E07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Dray, M., &amp; Thirlwall, A. P. (2011). The endogeneity of the natural rate of growth for a selection of Asian countries. </w:t>
      </w:r>
      <w:r w:rsidRPr="00E04480">
        <w:rPr>
          <w:rFonts w:ascii="Calibri" w:hAnsi="Calibri" w:cs="Calibri"/>
          <w:i/>
          <w:iCs/>
          <w:noProof/>
          <w:szCs w:val="24"/>
        </w:rPr>
        <w:t>Journal of Post Keynesian Economics</w:t>
      </w:r>
      <w:r w:rsidRPr="00E04480">
        <w:rPr>
          <w:rFonts w:ascii="Calibri" w:hAnsi="Calibri" w:cs="Calibri"/>
          <w:noProof/>
          <w:szCs w:val="24"/>
        </w:rPr>
        <w:t xml:space="preserve">, </w:t>
      </w:r>
      <w:r w:rsidRPr="00E04480">
        <w:rPr>
          <w:rFonts w:ascii="Calibri" w:hAnsi="Calibri" w:cs="Calibri"/>
          <w:i/>
          <w:iCs/>
          <w:noProof/>
          <w:szCs w:val="24"/>
        </w:rPr>
        <w:t>33</w:t>
      </w:r>
      <w:r w:rsidRPr="00E04480">
        <w:rPr>
          <w:rFonts w:ascii="Calibri" w:hAnsi="Calibri" w:cs="Calibri"/>
          <w:noProof/>
          <w:szCs w:val="24"/>
        </w:rPr>
        <w:t>(3), 451–468. https://doi.org/10.2753/PKE0160-3477330303</w:t>
      </w:r>
    </w:p>
    <w:p w14:paraId="6A333D91"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DREAM. (2013). </w:t>
      </w:r>
      <w:r w:rsidRPr="00E04480">
        <w:rPr>
          <w:rFonts w:ascii="Calibri" w:hAnsi="Calibri" w:cs="Calibri"/>
          <w:i/>
          <w:iCs/>
          <w:noProof/>
          <w:szCs w:val="24"/>
        </w:rPr>
        <w:t>Langsigtet økonomisk fremskrivning 2013</w:t>
      </w:r>
      <w:r w:rsidRPr="00E04480">
        <w:rPr>
          <w:rFonts w:ascii="Calibri" w:hAnsi="Calibri" w:cs="Calibri"/>
          <w:noProof/>
          <w:szCs w:val="24"/>
        </w:rPr>
        <w:t xml:space="preserve">. </w:t>
      </w:r>
      <w:r w:rsidRPr="00E04480">
        <w:rPr>
          <w:rFonts w:ascii="Calibri" w:hAnsi="Calibri" w:cs="Calibri"/>
          <w:i/>
          <w:iCs/>
          <w:noProof/>
          <w:szCs w:val="24"/>
        </w:rPr>
        <w:t>August</w:t>
      </w:r>
      <w:r w:rsidRPr="00E04480">
        <w:rPr>
          <w:rFonts w:ascii="Calibri" w:hAnsi="Calibri" w:cs="Calibri"/>
          <w:noProof/>
          <w:szCs w:val="24"/>
        </w:rPr>
        <w:t>.</w:t>
      </w:r>
    </w:p>
    <w:p w14:paraId="4ACDE0CF"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Fagbevægelsens Hovedorganisation. (2021). </w:t>
      </w:r>
      <w:r w:rsidRPr="00E04480">
        <w:rPr>
          <w:rFonts w:ascii="Calibri" w:hAnsi="Calibri" w:cs="Calibri"/>
          <w:i/>
          <w:iCs/>
          <w:noProof/>
          <w:szCs w:val="24"/>
        </w:rPr>
        <w:t>Mere tryghed til lønmodtagerne</w:t>
      </w:r>
      <w:r w:rsidRPr="00E04480">
        <w:rPr>
          <w:rFonts w:ascii="Calibri" w:hAnsi="Calibri" w:cs="Calibri"/>
          <w:noProof/>
          <w:szCs w:val="24"/>
        </w:rPr>
        <w:t>.</w:t>
      </w:r>
    </w:p>
    <w:p w14:paraId="57363CB7"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Falch, N. S. (2015). </w:t>
      </w:r>
      <w:r w:rsidRPr="00E04480">
        <w:rPr>
          <w:rFonts w:ascii="Calibri" w:hAnsi="Calibri" w:cs="Calibri"/>
          <w:i/>
          <w:iCs/>
          <w:noProof/>
          <w:szCs w:val="24"/>
        </w:rPr>
        <w:t>Three essays on unemployment insurance</w:t>
      </w:r>
      <w:r w:rsidRPr="00E04480">
        <w:rPr>
          <w:rFonts w:ascii="Calibri" w:hAnsi="Calibri" w:cs="Calibri"/>
          <w:noProof/>
          <w:szCs w:val="24"/>
        </w:rPr>
        <w:t xml:space="preserve">. </w:t>
      </w:r>
      <w:r w:rsidRPr="00E04480">
        <w:rPr>
          <w:rFonts w:ascii="Calibri" w:hAnsi="Calibri" w:cs="Calibri"/>
          <w:i/>
          <w:iCs/>
          <w:noProof/>
          <w:szCs w:val="24"/>
        </w:rPr>
        <w:t>April</w:t>
      </w:r>
      <w:r w:rsidRPr="00E04480">
        <w:rPr>
          <w:rFonts w:ascii="Calibri" w:hAnsi="Calibri" w:cs="Calibri"/>
          <w:noProof/>
          <w:szCs w:val="24"/>
        </w:rPr>
        <w:t>.</w:t>
      </w:r>
    </w:p>
    <w:p w14:paraId="56C41850"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Fazzari, S. M., Ferri, P., &amp; Variato, A. M. (2020). Demand-led growth and accommodating supply. </w:t>
      </w:r>
      <w:r w:rsidRPr="00E04480">
        <w:rPr>
          <w:rFonts w:ascii="Calibri" w:hAnsi="Calibri" w:cs="Calibri"/>
          <w:i/>
          <w:iCs/>
          <w:noProof/>
          <w:szCs w:val="24"/>
        </w:rPr>
        <w:t xml:space="preserve">Cambridge </w:t>
      </w:r>
      <w:r w:rsidRPr="00E04480">
        <w:rPr>
          <w:rFonts w:ascii="Calibri" w:hAnsi="Calibri" w:cs="Calibri"/>
          <w:i/>
          <w:iCs/>
          <w:noProof/>
          <w:szCs w:val="24"/>
        </w:rPr>
        <w:lastRenderedPageBreak/>
        <w:t>Journal of Economics</w:t>
      </w:r>
      <w:r w:rsidRPr="00E04480">
        <w:rPr>
          <w:rFonts w:ascii="Calibri" w:hAnsi="Calibri" w:cs="Calibri"/>
          <w:noProof/>
          <w:szCs w:val="24"/>
        </w:rPr>
        <w:t xml:space="preserve">, </w:t>
      </w:r>
      <w:r w:rsidRPr="00E04480">
        <w:rPr>
          <w:rFonts w:ascii="Calibri" w:hAnsi="Calibri" w:cs="Calibri"/>
          <w:i/>
          <w:iCs/>
          <w:noProof/>
          <w:szCs w:val="24"/>
        </w:rPr>
        <w:t>44</w:t>
      </w:r>
      <w:r w:rsidRPr="00E04480">
        <w:rPr>
          <w:rFonts w:ascii="Calibri" w:hAnsi="Calibri" w:cs="Calibri"/>
          <w:noProof/>
          <w:szCs w:val="24"/>
        </w:rPr>
        <w:t>(3), 583–605. https://doi.org/10.1093/cje/bez055</w:t>
      </w:r>
    </w:p>
    <w:p w14:paraId="3BE59B1E"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Finansministeriet. (2017). </w:t>
      </w:r>
      <w:r w:rsidRPr="00E04480">
        <w:rPr>
          <w:rFonts w:ascii="Calibri" w:hAnsi="Calibri" w:cs="Calibri"/>
          <w:i/>
          <w:iCs/>
          <w:noProof/>
          <w:szCs w:val="24"/>
        </w:rPr>
        <w:t>Det danske pensionssystem nu og i fremtiden</w:t>
      </w:r>
      <w:r w:rsidRPr="00E04480">
        <w:rPr>
          <w:rFonts w:ascii="Calibri" w:hAnsi="Calibri" w:cs="Calibri"/>
          <w:noProof/>
          <w:szCs w:val="24"/>
        </w:rPr>
        <w:t>.</w:t>
      </w:r>
    </w:p>
    <w:p w14:paraId="727C908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Finkelstein, A., &amp; Chetty, R. (2012). </w:t>
      </w:r>
      <w:r w:rsidRPr="00E04480">
        <w:rPr>
          <w:rFonts w:ascii="Calibri" w:hAnsi="Calibri" w:cs="Calibri"/>
          <w:i/>
          <w:iCs/>
          <w:noProof/>
          <w:szCs w:val="24"/>
        </w:rPr>
        <w:t>SOCIAL INSURANCE: CONNECTING THEORY TO DATA</w:t>
      </w:r>
      <w:r w:rsidRPr="00E04480">
        <w:rPr>
          <w:rFonts w:ascii="Calibri" w:hAnsi="Calibri" w:cs="Calibri"/>
          <w:noProof/>
          <w:szCs w:val="24"/>
        </w:rPr>
        <w:t>.</w:t>
      </w:r>
    </w:p>
    <w:p w14:paraId="2FC0B76D"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Fredriksson, P., &amp; Söderström, M. (2020). The equilibrium impact of unemployment insurance on unemployment: Evidence from a non-linear policy rule.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187</w:t>
      </w:r>
      <w:r w:rsidRPr="00E04480">
        <w:rPr>
          <w:rFonts w:ascii="Calibri" w:hAnsi="Calibri" w:cs="Calibri"/>
          <w:noProof/>
          <w:szCs w:val="24"/>
        </w:rPr>
        <w:t>, 104199. https://doi.org/10.1016/j.jpubeco.2020.104199</w:t>
      </w:r>
    </w:p>
    <w:p w14:paraId="0F498F2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Gutierrez, I. A. (2016). Job insecurity, unemployment insurance and on-the-job search. Evidence from older American workers. </w:t>
      </w:r>
      <w:r w:rsidRPr="00E04480">
        <w:rPr>
          <w:rFonts w:ascii="Calibri" w:hAnsi="Calibri" w:cs="Calibri"/>
          <w:i/>
          <w:iCs/>
          <w:noProof/>
          <w:szCs w:val="24"/>
        </w:rPr>
        <w:t>Labour Economics</w:t>
      </w:r>
      <w:r w:rsidRPr="00E04480">
        <w:rPr>
          <w:rFonts w:ascii="Calibri" w:hAnsi="Calibri" w:cs="Calibri"/>
          <w:noProof/>
          <w:szCs w:val="24"/>
        </w:rPr>
        <w:t xml:space="preserve">, </w:t>
      </w:r>
      <w:r w:rsidRPr="00E04480">
        <w:rPr>
          <w:rFonts w:ascii="Calibri" w:hAnsi="Calibri" w:cs="Calibri"/>
          <w:i/>
          <w:iCs/>
          <w:noProof/>
          <w:szCs w:val="24"/>
        </w:rPr>
        <w:t>41</w:t>
      </w:r>
      <w:r w:rsidRPr="00E04480">
        <w:rPr>
          <w:rFonts w:ascii="Calibri" w:hAnsi="Calibri" w:cs="Calibri"/>
          <w:noProof/>
          <w:szCs w:val="24"/>
        </w:rPr>
        <w:t>, 228–245. https://doi.org/10.1016/j.labeco.2016.05.011</w:t>
      </w:r>
    </w:p>
    <w:p w14:paraId="14060B70"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Hagedorn, M., Karahan, F., Manovskii, I., &amp; Mitman, K. (2013). Unemployment Benefits and Unemployment in the Great Recession: The Role of Macro Effects. </w:t>
      </w:r>
      <w:r w:rsidRPr="00E04480">
        <w:rPr>
          <w:rFonts w:ascii="Calibri" w:hAnsi="Calibri" w:cs="Calibri"/>
          <w:i/>
          <w:iCs/>
          <w:noProof/>
          <w:szCs w:val="24"/>
        </w:rPr>
        <w:t>SSRN Electronic Journal</w:t>
      </w:r>
      <w:r w:rsidRPr="00E04480">
        <w:rPr>
          <w:rFonts w:ascii="Calibri" w:hAnsi="Calibri" w:cs="Calibri"/>
          <w:noProof/>
          <w:szCs w:val="24"/>
        </w:rPr>
        <w:t>. https://doi.org/10.2139/ssrn.2340678</w:t>
      </w:r>
    </w:p>
    <w:p w14:paraId="46F17E9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Hagedorn, M., Manovskii, I., &amp; Mitman, K. (2016). Interpreting Recent Quasi-Experimental Evidence on the Effects of Unemployment Benefit Extensions. </w:t>
      </w:r>
      <w:r w:rsidRPr="00E04480">
        <w:rPr>
          <w:rFonts w:ascii="Calibri" w:hAnsi="Calibri" w:cs="Calibri"/>
          <w:i/>
          <w:iCs/>
          <w:noProof/>
          <w:szCs w:val="24"/>
        </w:rPr>
        <w:t>NBER Working Paper Series</w:t>
      </w:r>
      <w:r w:rsidRPr="00E04480">
        <w:rPr>
          <w:rFonts w:ascii="Calibri" w:hAnsi="Calibri" w:cs="Calibri"/>
          <w:noProof/>
          <w:szCs w:val="24"/>
        </w:rPr>
        <w:t>, 24. http://www.nber.org/papers/w22280</w:t>
      </w:r>
    </w:p>
    <w:p w14:paraId="399305F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Hopenhayn, H. A., &amp; Nicolini, J. P. (2009). Optimal unemployment insurance and employment history. </w:t>
      </w:r>
      <w:r w:rsidRPr="00E04480">
        <w:rPr>
          <w:rFonts w:ascii="Calibri" w:hAnsi="Calibri" w:cs="Calibri"/>
          <w:i/>
          <w:iCs/>
          <w:noProof/>
          <w:szCs w:val="24"/>
        </w:rPr>
        <w:t>Review of Economic Studies</w:t>
      </w:r>
      <w:r w:rsidRPr="00E04480">
        <w:rPr>
          <w:rFonts w:ascii="Calibri" w:hAnsi="Calibri" w:cs="Calibri"/>
          <w:noProof/>
          <w:szCs w:val="24"/>
        </w:rPr>
        <w:t xml:space="preserve">, </w:t>
      </w:r>
      <w:r w:rsidRPr="00E04480">
        <w:rPr>
          <w:rFonts w:ascii="Calibri" w:hAnsi="Calibri" w:cs="Calibri"/>
          <w:i/>
          <w:iCs/>
          <w:noProof/>
          <w:szCs w:val="24"/>
        </w:rPr>
        <w:t>76</w:t>
      </w:r>
      <w:r w:rsidRPr="00E04480">
        <w:rPr>
          <w:rFonts w:ascii="Calibri" w:hAnsi="Calibri" w:cs="Calibri"/>
          <w:noProof/>
          <w:szCs w:val="24"/>
        </w:rPr>
        <w:t>(3), 1049–1070. https://doi.org/10.1111/j.1467-937X.2009.00555.x</w:t>
      </w:r>
    </w:p>
    <w:p w14:paraId="585949D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Hopenhayn, H. A., &amp; Wang, C. (1996). Unemployment insurance with moral hazard in a dynamic economy A comment. </w:t>
      </w:r>
      <w:r w:rsidRPr="00E04480">
        <w:rPr>
          <w:rFonts w:ascii="Calibri" w:hAnsi="Calibri" w:cs="Calibri"/>
          <w:i/>
          <w:iCs/>
          <w:noProof/>
          <w:szCs w:val="24"/>
        </w:rPr>
        <w:t>Carnegie-Rochester Conference Series on Public Policy</w:t>
      </w:r>
      <w:r w:rsidRPr="00E04480">
        <w:rPr>
          <w:rFonts w:ascii="Calibri" w:hAnsi="Calibri" w:cs="Calibri"/>
          <w:noProof/>
          <w:szCs w:val="24"/>
        </w:rPr>
        <w:t xml:space="preserve">, </w:t>
      </w:r>
      <w:r w:rsidRPr="00E04480">
        <w:rPr>
          <w:rFonts w:ascii="Calibri" w:hAnsi="Calibri" w:cs="Calibri"/>
          <w:i/>
          <w:iCs/>
          <w:noProof/>
          <w:szCs w:val="24"/>
        </w:rPr>
        <w:t>44</w:t>
      </w:r>
      <w:r w:rsidRPr="00E04480">
        <w:rPr>
          <w:rFonts w:ascii="Calibri" w:hAnsi="Calibri" w:cs="Calibri"/>
          <w:noProof/>
          <w:szCs w:val="24"/>
        </w:rPr>
        <w:t>, 43–46. https://doi.org/10.1016/s0167-2231(96)90003-2</w:t>
      </w:r>
    </w:p>
    <w:p w14:paraId="7471DCBF"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Howell, D., &amp; Azizoglu, B. (2011). Unemployment Benefits and Work Incentives: The U.S. Labor Market in the Great Recession. </w:t>
      </w:r>
      <w:r w:rsidRPr="00E04480">
        <w:rPr>
          <w:rFonts w:ascii="Calibri" w:hAnsi="Calibri" w:cs="Calibri"/>
          <w:i/>
          <w:iCs/>
          <w:noProof/>
          <w:szCs w:val="24"/>
        </w:rPr>
        <w:t>Political Economy Research Institute</w:t>
      </w:r>
      <w:r w:rsidRPr="00E04480">
        <w:rPr>
          <w:rFonts w:ascii="Calibri" w:hAnsi="Calibri" w:cs="Calibri"/>
          <w:noProof/>
          <w:szCs w:val="24"/>
        </w:rPr>
        <w:t xml:space="preserve">, </w:t>
      </w:r>
      <w:r w:rsidRPr="00E04480">
        <w:rPr>
          <w:rFonts w:ascii="Calibri" w:hAnsi="Calibri" w:cs="Calibri"/>
          <w:i/>
          <w:iCs/>
          <w:noProof/>
          <w:szCs w:val="24"/>
        </w:rPr>
        <w:t>257</w:t>
      </w:r>
      <w:r w:rsidRPr="00E04480">
        <w:rPr>
          <w:rFonts w:ascii="Calibri" w:hAnsi="Calibri" w:cs="Calibri"/>
          <w:noProof/>
          <w:szCs w:val="24"/>
        </w:rPr>
        <w:t>, 151–162. https://doi.org/10.4324/9781315143842</w:t>
      </w:r>
    </w:p>
    <w:p w14:paraId="4F2E74F6"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Hummelgaard, P. (2021). </w:t>
      </w:r>
      <w:r w:rsidRPr="00E04480">
        <w:rPr>
          <w:rFonts w:ascii="Calibri" w:hAnsi="Calibri" w:cs="Calibri"/>
          <w:i/>
          <w:iCs/>
          <w:noProof/>
          <w:szCs w:val="24"/>
        </w:rPr>
        <w:t>Spørgsmål nr:270</w:t>
      </w:r>
      <w:r w:rsidRPr="00E04480">
        <w:rPr>
          <w:rFonts w:ascii="Calibri" w:hAnsi="Calibri" w:cs="Calibri"/>
          <w:noProof/>
          <w:szCs w:val="24"/>
        </w:rPr>
        <w:t>. Beskæftigelses Ministeriet. https://www.ft.dk/samling/20201/almdel/beu/spm/270/svar/1776624/2384360/index.htm</w:t>
      </w:r>
    </w:p>
    <w:p w14:paraId="4449D8A9"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Jensen, M. T. (2021). </w:t>
      </w:r>
      <w:r w:rsidRPr="00E04480">
        <w:rPr>
          <w:rFonts w:ascii="Calibri" w:hAnsi="Calibri" w:cs="Calibri"/>
          <w:i/>
          <w:iCs/>
          <w:noProof/>
          <w:szCs w:val="24"/>
        </w:rPr>
        <w:t>Prisen for at løfte dagpengene overdrives</w:t>
      </w:r>
      <w:r w:rsidRPr="00E04480">
        <w:rPr>
          <w:rFonts w:ascii="Calibri" w:hAnsi="Calibri" w:cs="Calibri"/>
          <w:noProof/>
          <w:szCs w:val="24"/>
        </w:rPr>
        <w:t>. 1–10.</w:t>
      </w:r>
    </w:p>
    <w:p w14:paraId="6009965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Jurajda, Š. (2002). Estimating the effect of unemployment insurance compensation on the labor market histories of displaced workers. </w:t>
      </w:r>
      <w:r w:rsidRPr="00E04480">
        <w:rPr>
          <w:rFonts w:ascii="Calibri" w:hAnsi="Calibri" w:cs="Calibri"/>
          <w:i/>
          <w:iCs/>
          <w:noProof/>
          <w:szCs w:val="24"/>
        </w:rPr>
        <w:t>Journal of Econometrics</w:t>
      </w:r>
      <w:r w:rsidRPr="00E04480">
        <w:rPr>
          <w:rFonts w:ascii="Calibri" w:hAnsi="Calibri" w:cs="Calibri"/>
          <w:noProof/>
          <w:szCs w:val="24"/>
        </w:rPr>
        <w:t xml:space="preserve">, </w:t>
      </w:r>
      <w:r w:rsidRPr="00E04480">
        <w:rPr>
          <w:rFonts w:ascii="Calibri" w:hAnsi="Calibri" w:cs="Calibri"/>
          <w:i/>
          <w:iCs/>
          <w:noProof/>
          <w:szCs w:val="24"/>
        </w:rPr>
        <w:t>108</w:t>
      </w:r>
      <w:r w:rsidRPr="00E04480">
        <w:rPr>
          <w:rFonts w:ascii="Calibri" w:hAnsi="Calibri" w:cs="Calibri"/>
          <w:noProof/>
          <w:szCs w:val="24"/>
        </w:rPr>
        <w:t>(2), 227–252. https://doi.org/10.1016/S0304-4076(01)00135-X</w:t>
      </w:r>
    </w:p>
    <w:p w14:paraId="6AD8BA3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Kongshøj, P. (2015). </w:t>
      </w:r>
      <w:r w:rsidRPr="00E04480">
        <w:rPr>
          <w:rFonts w:ascii="Calibri" w:hAnsi="Calibri" w:cs="Calibri"/>
          <w:i/>
          <w:iCs/>
          <w:noProof/>
          <w:szCs w:val="24"/>
        </w:rPr>
        <w:t>Dansk fl exicurity under pres – både indefra og udefra</w:t>
      </w:r>
      <w:r w:rsidRPr="00E04480">
        <w:rPr>
          <w:rFonts w:ascii="Calibri" w:hAnsi="Calibri" w:cs="Calibri"/>
          <w:noProof/>
          <w:szCs w:val="24"/>
        </w:rPr>
        <w:t xml:space="preserve">. </w:t>
      </w:r>
      <w:r w:rsidRPr="00E04480">
        <w:rPr>
          <w:rFonts w:ascii="Calibri" w:hAnsi="Calibri" w:cs="Calibri"/>
          <w:i/>
          <w:iCs/>
          <w:noProof/>
          <w:szCs w:val="24"/>
        </w:rPr>
        <w:t>1</w:t>
      </w:r>
      <w:r w:rsidRPr="00E04480">
        <w:rPr>
          <w:rFonts w:ascii="Calibri" w:hAnsi="Calibri" w:cs="Calibri"/>
          <w:noProof/>
          <w:szCs w:val="24"/>
        </w:rPr>
        <w:t>, 5–10.</w:t>
      </w:r>
    </w:p>
    <w:p w14:paraId="176C44BE"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Lalive, B. R., Landais, C., &amp; Zweimüller, J. (2015). </w:t>
      </w:r>
      <w:r w:rsidRPr="00E0448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E04480">
        <w:rPr>
          <w:rFonts w:ascii="Calibri" w:hAnsi="Calibri" w:cs="Calibri"/>
          <w:noProof/>
          <w:szCs w:val="24"/>
        </w:rPr>
        <w:t xml:space="preserve">. </w:t>
      </w:r>
      <w:r w:rsidRPr="00E04480">
        <w:rPr>
          <w:rFonts w:ascii="Calibri" w:hAnsi="Calibri" w:cs="Calibri"/>
          <w:i/>
          <w:iCs/>
          <w:noProof/>
          <w:szCs w:val="24"/>
        </w:rPr>
        <w:t>105</w:t>
      </w:r>
      <w:r w:rsidRPr="00E04480">
        <w:rPr>
          <w:rFonts w:ascii="Calibri" w:hAnsi="Calibri" w:cs="Calibri"/>
          <w:noProof/>
          <w:szCs w:val="24"/>
        </w:rPr>
        <w:t>(12), 3564–3596.</w:t>
      </w:r>
    </w:p>
    <w:p w14:paraId="2F95FD9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Lavoie, M., &amp; Godley, W. (2012). Monetary Economics - An Integrated Approach to Credit, Money, Income, Production and Wealth. In </w:t>
      </w:r>
      <w:r w:rsidRPr="00E04480">
        <w:rPr>
          <w:rFonts w:ascii="Calibri" w:hAnsi="Calibri" w:cs="Calibri"/>
          <w:i/>
          <w:iCs/>
          <w:noProof/>
          <w:szCs w:val="24"/>
        </w:rPr>
        <w:t>Https://Medium.Com/</w:t>
      </w:r>
      <w:r w:rsidRPr="00E04480">
        <w:rPr>
          <w:rFonts w:ascii="Calibri" w:hAnsi="Calibri" w:cs="Calibri"/>
          <w:noProof/>
          <w:szCs w:val="24"/>
        </w:rPr>
        <w:t>. https://medium.com/@arifwicaksanaa/pengertian-use-case-a7e576e1b6bf</w:t>
      </w:r>
    </w:p>
    <w:p w14:paraId="282DADFF"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Marinescu, I. (2017). The general equilibrium impacts of unemployment insurance: Evidence from a large online job board.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150</w:t>
      </w:r>
      <w:r w:rsidRPr="00E04480">
        <w:rPr>
          <w:rFonts w:ascii="Calibri" w:hAnsi="Calibri" w:cs="Calibri"/>
          <w:noProof/>
          <w:szCs w:val="24"/>
        </w:rPr>
        <w:t>, 14–29. https://doi.org/10.1016/j.jpubeco.2017.02.012</w:t>
      </w:r>
    </w:p>
    <w:p w14:paraId="7B78CEF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Mcdonald, I. M., &amp; Solow, R. M. (1981). </w:t>
      </w:r>
      <w:r w:rsidRPr="00E04480">
        <w:rPr>
          <w:rFonts w:ascii="Calibri" w:hAnsi="Calibri" w:cs="Calibri"/>
          <w:i/>
          <w:iCs/>
          <w:noProof/>
          <w:szCs w:val="24"/>
        </w:rPr>
        <w:t>Wage Bargaining and Employment</w:t>
      </w:r>
      <w:r w:rsidRPr="00E04480">
        <w:rPr>
          <w:rFonts w:ascii="Calibri" w:hAnsi="Calibri" w:cs="Calibri"/>
          <w:noProof/>
          <w:szCs w:val="24"/>
        </w:rPr>
        <w:t xml:space="preserve">. </w:t>
      </w:r>
      <w:r w:rsidRPr="00E04480">
        <w:rPr>
          <w:rFonts w:ascii="Calibri" w:hAnsi="Calibri" w:cs="Calibri"/>
          <w:i/>
          <w:iCs/>
          <w:noProof/>
          <w:szCs w:val="24"/>
        </w:rPr>
        <w:t>71</w:t>
      </w:r>
      <w:r w:rsidRPr="00E04480">
        <w:rPr>
          <w:rFonts w:ascii="Calibri" w:hAnsi="Calibri" w:cs="Calibri"/>
          <w:noProof/>
          <w:szCs w:val="24"/>
        </w:rPr>
        <w:t>(5), 896–908.</w:t>
      </w:r>
    </w:p>
    <w:p w14:paraId="64A82CC6"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lastRenderedPageBreak/>
        <w:t xml:space="preserve">Millemaci, E., &amp; Ofria, F. (2014). Kaldor-Verdoorn’s law and increasing returns to scale: A comparison across developed countries. </w:t>
      </w:r>
      <w:r w:rsidRPr="00E04480">
        <w:rPr>
          <w:rFonts w:ascii="Calibri" w:hAnsi="Calibri" w:cs="Calibri"/>
          <w:i/>
          <w:iCs/>
          <w:noProof/>
          <w:szCs w:val="24"/>
        </w:rPr>
        <w:t>Journal of Economic Studies</w:t>
      </w:r>
      <w:r w:rsidRPr="00E04480">
        <w:rPr>
          <w:rFonts w:ascii="Calibri" w:hAnsi="Calibri" w:cs="Calibri"/>
          <w:noProof/>
          <w:szCs w:val="24"/>
        </w:rPr>
        <w:t xml:space="preserve">, </w:t>
      </w:r>
      <w:r w:rsidRPr="00E04480">
        <w:rPr>
          <w:rFonts w:ascii="Calibri" w:hAnsi="Calibri" w:cs="Calibri"/>
          <w:i/>
          <w:iCs/>
          <w:noProof/>
          <w:szCs w:val="24"/>
        </w:rPr>
        <w:t>41</w:t>
      </w:r>
      <w:r w:rsidRPr="00E04480">
        <w:rPr>
          <w:rFonts w:ascii="Calibri" w:hAnsi="Calibri" w:cs="Calibri"/>
          <w:noProof/>
          <w:szCs w:val="24"/>
        </w:rPr>
        <w:t>(1), 140–162. https://doi.org/10.1108/JES-02-2012-0026</w:t>
      </w:r>
    </w:p>
    <w:p w14:paraId="22CA825F"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Nørgaard, T. (1995). </w:t>
      </w:r>
      <w:r w:rsidRPr="00E04480">
        <w:rPr>
          <w:rFonts w:ascii="Calibri" w:hAnsi="Calibri" w:cs="Calibri"/>
          <w:i/>
          <w:iCs/>
          <w:noProof/>
          <w:szCs w:val="24"/>
        </w:rPr>
        <w:t>Bekendtgørelse om fastsættelse og regulering af omregningssats</w:t>
      </w:r>
      <w:r w:rsidRPr="00E04480">
        <w:rPr>
          <w:rFonts w:ascii="Calibri" w:hAnsi="Calibri" w:cs="Calibri"/>
          <w:noProof/>
          <w:szCs w:val="24"/>
        </w:rPr>
        <w:t>. https://www.retsinformation.dk/eli/lta/1995/1154</w:t>
      </w:r>
    </w:p>
    <w:p w14:paraId="4DF8333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Økonomiske Råd. Formandskabet. (2014). </w:t>
      </w:r>
      <w:r w:rsidRPr="00E04480">
        <w:rPr>
          <w:rFonts w:ascii="Calibri" w:hAnsi="Calibri" w:cs="Calibri"/>
          <w:i/>
          <w:iCs/>
          <w:noProof/>
          <w:szCs w:val="24"/>
        </w:rPr>
        <w:t>Dansk økonomi. Efterår 2014 : Konjunkturvurdering ; Dagpengesystemet</w:t>
      </w:r>
      <w:r w:rsidRPr="00E04480">
        <w:rPr>
          <w:rFonts w:ascii="Calibri" w:hAnsi="Calibri" w:cs="Calibri"/>
          <w:noProof/>
          <w:szCs w:val="24"/>
        </w:rPr>
        <w:t>.</w:t>
      </w:r>
    </w:p>
    <w:p w14:paraId="45D130AD"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Onaran, O., &amp; Galanis, G. (2012). Is aggregate demand wage-led or profit-led? </w:t>
      </w:r>
      <w:r w:rsidRPr="00E04480">
        <w:rPr>
          <w:rFonts w:ascii="Calibri" w:hAnsi="Calibri" w:cs="Calibri"/>
          <w:i/>
          <w:iCs/>
          <w:noProof/>
          <w:szCs w:val="24"/>
        </w:rPr>
        <w:t>Conditions of Work and Employment Series</w:t>
      </w:r>
      <w:r w:rsidRPr="00E04480">
        <w:rPr>
          <w:rFonts w:ascii="Calibri" w:hAnsi="Calibri" w:cs="Calibri"/>
          <w:noProof/>
          <w:szCs w:val="24"/>
        </w:rPr>
        <w:t xml:space="preserve">, </w:t>
      </w:r>
      <w:r w:rsidRPr="00E04480">
        <w:rPr>
          <w:rFonts w:ascii="Calibri" w:hAnsi="Calibri" w:cs="Calibri"/>
          <w:i/>
          <w:iCs/>
          <w:noProof/>
          <w:szCs w:val="24"/>
        </w:rPr>
        <w:t>40</w:t>
      </w:r>
      <w:r w:rsidRPr="00E04480">
        <w:rPr>
          <w:rFonts w:ascii="Calibri" w:hAnsi="Calibri" w:cs="Calibri"/>
          <w:noProof/>
          <w:szCs w:val="24"/>
        </w:rPr>
        <w:t>(40).</w:t>
      </w:r>
    </w:p>
    <w:p w14:paraId="05452E1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Onaran, O., &amp; Obst, T. (2015). </w:t>
      </w:r>
      <w:r w:rsidRPr="00E04480">
        <w:rPr>
          <w:rFonts w:ascii="Calibri" w:hAnsi="Calibri" w:cs="Calibri"/>
          <w:i/>
          <w:iCs/>
          <w:noProof/>
          <w:szCs w:val="24"/>
        </w:rPr>
        <w:t>Wage-led growth in the EU15 Member States: the effects of income distribution on growth, investment, trade balance, and inflation</w:t>
      </w:r>
      <w:r w:rsidRPr="00E04480">
        <w:rPr>
          <w:rFonts w:ascii="Calibri" w:hAnsi="Calibri" w:cs="Calibri"/>
          <w:noProof/>
          <w:szCs w:val="24"/>
        </w:rPr>
        <w:t>. 1–48.</w:t>
      </w:r>
    </w:p>
    <w:p w14:paraId="4A053E7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Setterfield, M. (2003). Supply and Demand in the Theory of Long-run Growth: Introduction to a symposium on demand-led growth. </w:t>
      </w:r>
      <w:r w:rsidRPr="00E04480">
        <w:rPr>
          <w:rFonts w:ascii="Calibri" w:hAnsi="Calibri" w:cs="Calibri"/>
          <w:i/>
          <w:iCs/>
          <w:noProof/>
          <w:szCs w:val="24"/>
        </w:rPr>
        <w:t>Review of Political Economy</w:t>
      </w:r>
      <w:r w:rsidRPr="00E04480">
        <w:rPr>
          <w:rFonts w:ascii="Calibri" w:hAnsi="Calibri" w:cs="Calibri"/>
          <w:noProof/>
          <w:szCs w:val="24"/>
        </w:rPr>
        <w:t xml:space="preserve">, </w:t>
      </w:r>
      <w:r w:rsidRPr="00E04480">
        <w:rPr>
          <w:rFonts w:ascii="Calibri" w:hAnsi="Calibri" w:cs="Calibri"/>
          <w:i/>
          <w:iCs/>
          <w:noProof/>
          <w:szCs w:val="24"/>
        </w:rPr>
        <w:t>15</w:t>
      </w:r>
      <w:r w:rsidRPr="00E04480">
        <w:rPr>
          <w:rFonts w:ascii="Calibri" w:hAnsi="Calibri" w:cs="Calibri"/>
          <w:noProof/>
          <w:szCs w:val="24"/>
        </w:rPr>
        <w:t>(1), 23–32. https://doi.org/10.1080/09538250308440</w:t>
      </w:r>
    </w:p>
    <w:p w14:paraId="463ADBA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Shapiro, B. C., &amp; Stiglitz, J. E. (1984). American Economic Association Equilibrium Unemployment as a Worker Discipline Device. </w:t>
      </w:r>
      <w:r w:rsidRPr="00E04480">
        <w:rPr>
          <w:rFonts w:ascii="Calibri" w:hAnsi="Calibri" w:cs="Calibri"/>
          <w:i/>
          <w:iCs/>
          <w:noProof/>
          <w:szCs w:val="24"/>
        </w:rPr>
        <w:t>The American Economic Review</w:t>
      </w:r>
      <w:r w:rsidRPr="00E04480">
        <w:rPr>
          <w:rFonts w:ascii="Calibri" w:hAnsi="Calibri" w:cs="Calibri"/>
          <w:noProof/>
          <w:szCs w:val="24"/>
        </w:rPr>
        <w:t xml:space="preserve">, </w:t>
      </w:r>
      <w:r w:rsidRPr="00E04480">
        <w:rPr>
          <w:rFonts w:ascii="Calibri" w:hAnsi="Calibri" w:cs="Calibri"/>
          <w:i/>
          <w:iCs/>
          <w:noProof/>
          <w:szCs w:val="24"/>
        </w:rPr>
        <w:t>74</w:t>
      </w:r>
      <w:r w:rsidRPr="00E04480">
        <w:rPr>
          <w:rFonts w:ascii="Calibri" w:hAnsi="Calibri" w:cs="Calibri"/>
          <w:noProof/>
          <w:szCs w:val="24"/>
        </w:rPr>
        <w:t>(3), 433–444.</w:t>
      </w:r>
    </w:p>
    <w:p w14:paraId="5B08C5B8"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Stockhammer, E., &amp; Lavoie, M. (2013). Wage-led Growth. In </w:t>
      </w:r>
      <w:r w:rsidRPr="00E04480">
        <w:rPr>
          <w:rFonts w:ascii="Calibri" w:hAnsi="Calibri" w:cs="Calibri"/>
          <w:i/>
          <w:iCs/>
          <w:noProof/>
          <w:szCs w:val="24"/>
        </w:rPr>
        <w:t>Wage-led Growth</w:t>
      </w:r>
      <w:r w:rsidRPr="00E04480">
        <w:rPr>
          <w:rFonts w:ascii="Calibri" w:hAnsi="Calibri" w:cs="Calibri"/>
          <w:noProof/>
          <w:szCs w:val="24"/>
        </w:rPr>
        <w:t xml:space="preserve"> (Issue February). https://doi.org/10.1057/9781137357939</w:t>
      </w:r>
    </w:p>
    <w:p w14:paraId="7A9604F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Topel, B. R. H. (1983). </w:t>
      </w:r>
      <w:r w:rsidRPr="00E04480">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E04480">
        <w:rPr>
          <w:rFonts w:ascii="Calibri" w:hAnsi="Calibri" w:cs="Calibri"/>
          <w:noProof/>
          <w:szCs w:val="24"/>
        </w:rPr>
        <w:t xml:space="preserve">. </w:t>
      </w:r>
      <w:r w:rsidRPr="00E04480">
        <w:rPr>
          <w:rFonts w:ascii="Calibri" w:hAnsi="Calibri" w:cs="Calibri"/>
          <w:i/>
          <w:iCs/>
          <w:noProof/>
          <w:szCs w:val="24"/>
        </w:rPr>
        <w:t>73</w:t>
      </w:r>
      <w:r w:rsidRPr="00E04480">
        <w:rPr>
          <w:rFonts w:ascii="Calibri" w:hAnsi="Calibri" w:cs="Calibri"/>
          <w:noProof/>
          <w:szCs w:val="24"/>
        </w:rPr>
        <w:t>(4), 541–559.</w:t>
      </w:r>
    </w:p>
    <w:p w14:paraId="6848C7B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rPr>
      </w:pPr>
      <w:r w:rsidRPr="00E04480">
        <w:rPr>
          <w:rFonts w:ascii="Calibri" w:hAnsi="Calibri" w:cs="Calibri"/>
          <w:noProof/>
          <w:szCs w:val="24"/>
        </w:rPr>
        <w:t xml:space="preserve">Venstre, D. R., Folkeparti, S., Folkeparti, D. K., &amp; Eu-bidrag, D. (2012). </w:t>
      </w:r>
      <w:r w:rsidRPr="00E04480">
        <w:rPr>
          <w:rFonts w:ascii="Calibri" w:hAnsi="Calibri" w:cs="Calibri"/>
          <w:i/>
          <w:iCs/>
          <w:noProof/>
          <w:szCs w:val="24"/>
        </w:rPr>
        <w:t>Aftale om skattereform</w:t>
      </w:r>
      <w:r w:rsidRPr="00E04480">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63" w:name="_Ref119913636"/>
      <w:r>
        <w:lastRenderedPageBreak/>
        <w:t>DAG</w:t>
      </w:r>
      <w:bookmarkEnd w:id="63"/>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64" w:name="_Ref119913679"/>
      <w:r>
        <w:t>Demand channel</w:t>
      </w:r>
      <w:bookmarkEnd w:id="64"/>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r>
        <w:t xml:space="preserve">Wage channel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65" w:name="_Ref119913727"/>
      <w:r>
        <w:t>Productivity channel</w:t>
      </w:r>
      <w:bookmarkEnd w:id="65"/>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66" w:name="_Ref119919374"/>
      <w:r>
        <w:rPr>
          <w:lang w:val="da-DK"/>
        </w:rPr>
        <w:t xml:space="preserve">All </w:t>
      </w:r>
      <w:commentRangeStart w:id="67"/>
      <w:proofErr w:type="spellStart"/>
      <w:r>
        <w:rPr>
          <w:lang w:val="da-DK"/>
        </w:rPr>
        <w:t>effects</w:t>
      </w:r>
      <w:commentRangeEnd w:id="67"/>
      <w:proofErr w:type="spellEnd"/>
      <w:r>
        <w:rPr>
          <w:rStyle w:val="Kommentarhenvisning"/>
          <w:rFonts w:asciiTheme="minorHAnsi" w:eastAsiaTheme="minorHAnsi" w:hAnsiTheme="minorHAnsi" w:cstheme="minorBidi"/>
          <w:color w:val="auto"/>
        </w:rPr>
        <w:commentReference w:id="67"/>
      </w:r>
      <w:bookmarkEnd w:id="66"/>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r w:rsidRPr="00B33E3B">
        <w:t>Sensitiv</w:t>
      </w:r>
      <w:r w:rsidR="00B312A8">
        <w:t>ity</w:t>
      </w:r>
      <w:r w:rsidRPr="00B33E3B">
        <w:t xml:space="preserve"> of demand regime</w:t>
      </w:r>
    </w:p>
    <w:p w14:paraId="74760368" w14:textId="6E6DAF61" w:rsidR="006002F9" w:rsidRPr="00B33E3B" w:rsidRDefault="006002F9" w:rsidP="006002F9"/>
    <w:p w14:paraId="00EE0D29" w14:textId="4AAF66DA" w:rsidR="006002F9" w:rsidRPr="00B33E3B" w:rsidRDefault="00B53960" w:rsidP="00B53960">
      <w:pPr>
        <w:pStyle w:val="Overskrift4"/>
      </w:pPr>
      <w:bookmarkStart w:id="68" w:name="_Hlk119494477"/>
      <w:r w:rsidRPr="00B53960">
        <w:t>Removing autonomous consumption, restricting estimate of the profit-share to -0.1 from -0.45</w:t>
      </w:r>
      <w:r w:rsidRPr="00B33E3B">
        <w:t xml:space="preserve">. </w:t>
      </w:r>
    </w:p>
    <w:bookmarkEnd w:id="68"/>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imon Thomsen" w:date="2022-11-15T14:36:00Z" w:initials="ST">
    <w:p w14:paraId="6EB40498" w14:textId="77777777" w:rsidR="009042A8" w:rsidRDefault="009042A8" w:rsidP="00AF6737">
      <w:pPr>
        <w:pStyle w:val="Kommentartekst"/>
      </w:pPr>
      <w:r>
        <w:rPr>
          <w:rStyle w:val="Kommentarhenvisning"/>
        </w:rPr>
        <w:annotationRef/>
      </w:r>
      <w:r>
        <w:t>Kun årstal</w:t>
      </w:r>
    </w:p>
  </w:comment>
  <w:comment w:id="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6" w:author="Simon Thomsen" w:date="2022-11-04T14:11:00Z" w:initials="ST">
    <w:p w14:paraId="3607633C" w14:textId="501CA053" w:rsidR="00E83A4D" w:rsidRDefault="00E83A4D" w:rsidP="00170AAB">
      <w:pPr>
        <w:pStyle w:val="Kommentartekst"/>
      </w:pPr>
      <w:r>
        <w:rPr>
          <w:rStyle w:val="Kommentarhenvisning"/>
        </w:rPr>
        <w:annotationRef/>
      </w:r>
      <w:r>
        <w:t>Fodnote: Benefits you will recive if you dont meet the requirements of income insurance</w:t>
      </w:r>
    </w:p>
  </w:comment>
  <w:comment w:id="7"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8" w:author="Simon Thomsen" w:date="2022-11-10T10:47:00Z" w:initials="ST">
    <w:p w14:paraId="094B6A13" w14:textId="5DD88B91" w:rsidR="00C632AF" w:rsidRDefault="00C632AF" w:rsidP="006561AE">
      <w:pPr>
        <w:pStyle w:val="Kommentartekst"/>
      </w:pPr>
      <w:r>
        <w:rPr>
          <w:rStyle w:val="Kommentarhenvisning"/>
        </w:rPr>
        <w:annotationRef/>
      </w:r>
      <w:r>
        <w:t>Footnote: We see this assumption as quite unrealistic.</w:t>
      </w:r>
    </w:p>
  </w:comment>
  <w:comment w:id="9"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0" w:author="Simon Thomsen" w:date="2022-10-14T11:31:00Z" w:initials="ST">
    <w:p w14:paraId="0582B055" w14:textId="7DD4408B"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11"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12" w:author="Simon Thomsen" w:date="2022-11-17T15:42:00Z" w:initials="ST">
    <w:p w14:paraId="3FE31168" w14:textId="77777777" w:rsidR="00127EA8" w:rsidRDefault="00127EA8" w:rsidP="00F759E4">
      <w:pPr>
        <w:pStyle w:val="Kommentartekst"/>
      </w:pPr>
      <w:r>
        <w:rPr>
          <w:rStyle w:val="Kommentarhenvisning"/>
        </w:rPr>
        <w:annotationRef/>
      </w:r>
      <w:r>
        <w:t>Mybe make into a footnote</w:t>
      </w:r>
    </w:p>
  </w:comment>
  <w:comment w:id="13" w:author="Simon Thomsen" w:date="2022-11-16T09:08:00Z" w:initials="ST">
    <w:p w14:paraId="45A0D051" w14:textId="77777777" w:rsidR="00BB0046" w:rsidRDefault="00BB0046" w:rsidP="004E3679">
      <w:pPr>
        <w:pStyle w:val="Kommentartekst"/>
      </w:pPr>
      <w:r>
        <w:rPr>
          <w:rStyle w:val="Kommentarhenvisning"/>
        </w:rPr>
        <w:annotationRef/>
      </w:r>
      <w:r>
        <w:t>Mikael syntes der skal arbejdes mere på at forklarer de underliggende dynamikker af deres model --&gt; måske DAG kan klare det</w:t>
      </w:r>
    </w:p>
  </w:comment>
  <w:comment w:id="14" w:author="Simon Thomsen" w:date="2022-11-16T09:08:00Z" w:initials="ST">
    <w:p w14:paraId="48F000BE" w14:textId="2E68EEE7" w:rsidR="00BB0046" w:rsidRDefault="00BB0046" w:rsidP="00487BD2">
      <w:pPr>
        <w:pStyle w:val="Kommentartekst"/>
      </w:pPr>
      <w:r>
        <w:rPr>
          <w:rStyle w:val="Kommentarhenvisning"/>
        </w:rPr>
        <w:annotationRef/>
      </w:r>
      <w:r>
        <w:t>Henvis</w:t>
      </w:r>
    </w:p>
  </w:comment>
  <w:comment w:id="16" w:author="Simon Thomsen" w:date="2022-09-15T19:28:00Z" w:initials="ST">
    <w:p w14:paraId="4153B151" w14:textId="3F3CA541"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17"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18"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20" w:author="Simon Thomsen" w:date="2022-11-07T09:26:00Z" w:initials="ST">
    <w:p w14:paraId="18023FAC" w14:textId="4380D2BA"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22"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23"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24"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25"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26"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27"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8"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29"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30"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31"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32"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33" w:author="Simon Fløj Thomsen" w:date="2022-10-30T08:15:00Z" w:initials="SFT">
    <w:p w14:paraId="4435FAC8" w14:textId="7864924E"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34"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35"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36"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37"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38"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39"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40" w:author="Simon Thomsen" w:date="2022-11-16T14:36:00Z" w:initials="ST">
    <w:p w14:paraId="0A833B18" w14:textId="77777777" w:rsidR="006A256A" w:rsidRDefault="006A256A" w:rsidP="0022409A">
      <w:pPr>
        <w:pStyle w:val="Kommentartekst"/>
      </w:pPr>
      <w:r>
        <w:rPr>
          <w:rStyle w:val="Kommentarhenvisning"/>
        </w:rPr>
        <w:annotationRef/>
      </w:r>
      <w:r>
        <w:t xml:space="preserve">Footnote: The fall in the amount of unemployed compared with scenario 1 is a bit surpriseing. We reach this as the increase in the labor-force increases the amount of employed by even more. This may be a result of using a demand -led economy, where the employment is determined out from demand. </w:t>
      </w:r>
    </w:p>
  </w:comment>
  <w:comment w:id="41" w:author="Simon Thomsen" w:date="2022-11-11T09:56:00Z" w:initials="ST">
    <w:p w14:paraId="7A1F065C" w14:textId="1A7FE564"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43" w:author="Simon Thomsen" w:date="2022-11-11T10:37:00Z" w:initials="ST">
    <w:p w14:paraId="3F1597BB" w14:textId="77777777" w:rsidR="00A32739" w:rsidRDefault="00A32739" w:rsidP="00F149DF">
      <w:pPr>
        <w:pStyle w:val="Kommentartekst"/>
      </w:pPr>
      <w:r>
        <w:rPr>
          <w:rStyle w:val="Kommentarhenvisning"/>
        </w:rPr>
        <w:annotationRef/>
      </w:r>
      <w:r>
        <w:t>Footnote: Using this result, we calculate the macro elasticity to approximately 3.5, and using the micro elasticity calculated below we get the full macro elasticity to approximately 4 comparing with (Sweden) who obtain a macro elasticity of 3, we overshoot this a bit, most important is the macro elasticity relative to the micro elasticity, where we get it to be eight times as high as the micro elasticity, whereas (Sweden) only finds it to be twice as high.</w:t>
      </w:r>
    </w:p>
  </w:comment>
  <w:comment w:id="44" w:author="Simon Thomsen" w:date="2022-11-11T10:38:00Z" w:initials="ST">
    <w:p w14:paraId="4A80E27C" w14:textId="77777777" w:rsidR="00A32739" w:rsidRDefault="00A32739" w:rsidP="008C181F">
      <w:pPr>
        <w:pStyle w:val="Kommentartekst"/>
      </w:pPr>
      <w:r>
        <w:rPr>
          <w:rStyle w:val="Kommentarhenvisning"/>
        </w:rPr>
        <w:annotationRef/>
      </w:r>
      <w:r>
        <w:t>(Til Mikael) Fint at skrive?</w:t>
      </w:r>
    </w:p>
  </w:comment>
  <w:comment w:id="45" w:author="Simon Fløj Thomsen" w:date="2022-11-13T20:52:00Z" w:initials="SFT">
    <w:p w14:paraId="3865DC29" w14:textId="6E24CB99" w:rsidR="00812DCC" w:rsidRDefault="00812DCC" w:rsidP="00176111">
      <w:pPr>
        <w:pStyle w:val="Kommentartekst"/>
      </w:pPr>
      <w:r>
        <w:rPr>
          <w:rStyle w:val="Kommentarhenvisning"/>
        </w:rPr>
        <w:annotationRef/>
      </w:r>
      <w:r>
        <w:t>Burde være 2019 tror jeg</w:t>
      </w:r>
    </w:p>
  </w:comment>
  <w:comment w:id="46" w:author="Simon Thomsen" w:date="2022-11-07T10:41:00Z" w:initials="ST">
    <w:p w14:paraId="74B2D764" w14:textId="1939ABD2" w:rsidR="009705F4" w:rsidRDefault="009705F4" w:rsidP="009705F4">
      <w:pPr>
        <w:pStyle w:val="Kommentartekst"/>
      </w:pPr>
      <w:r>
        <w:rPr>
          <w:rStyle w:val="Kommentarhenvisning"/>
        </w:rPr>
        <w:annotationRef/>
      </w:r>
      <w:r>
        <w:t xml:space="preserve">Footnote: As we use a dynamic model, we get different estimates of the elasticity for every period. To compare results we use an average of the elasticity calculated per year. Still there is differences whether we look at the elasticity emidially after the shock in 2016, or the elasticities 4 years after in 2020.  </w:t>
      </w:r>
    </w:p>
  </w:comment>
  <w:comment w:id="47" w:author="Simon Thomsen" w:date="2022-11-16T11:55:00Z" w:initials="ST">
    <w:p w14:paraId="15092F2A" w14:textId="77777777" w:rsidR="00B53960" w:rsidRDefault="00B53960" w:rsidP="003227C1">
      <w:pPr>
        <w:pStyle w:val="Kommentartekst"/>
      </w:pPr>
      <w:r>
        <w:rPr>
          <w:rStyle w:val="Kommentarhenvisning"/>
        </w:rPr>
        <w:annotationRef/>
      </w:r>
      <w:r>
        <w:t xml:space="preserve">Footnote: In the appendix we perform a sensitivity analysis finding that even with relative large changes to the estimates in the consumption, investment, export and import functions the conclusion of Denmark being profit-led stands. </w:t>
      </w:r>
    </w:p>
  </w:comment>
  <w:comment w:id="48" w:author="Simon Thomsen" w:date="2022-11-14T12:46:00Z" w:initials="ST">
    <w:p w14:paraId="2A49966A" w14:textId="538B66DA" w:rsidR="008417CA" w:rsidRDefault="008417CA" w:rsidP="00B72B99">
      <w:pPr>
        <w:pStyle w:val="Kommentartekst"/>
      </w:pPr>
      <w:r>
        <w:rPr>
          <w:rStyle w:val="Kommentarhenvisning"/>
        </w:rPr>
        <w:annotationRef/>
      </w:r>
      <w:r>
        <w:t>Måske henvis til andre der finder dette resultat også</w:t>
      </w:r>
    </w:p>
  </w:comment>
  <w:comment w:id="49"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50" w:author="Simon Thomsen" w:date="2022-11-16T10:41:00Z" w:initials="ST">
    <w:p w14:paraId="6CA6B1AD" w14:textId="77777777" w:rsidR="002F4B66" w:rsidRDefault="002F4B66" w:rsidP="00430227">
      <w:pPr>
        <w:pStyle w:val="Kommentartekst"/>
      </w:pPr>
      <w:r>
        <w:rPr>
          <w:rStyle w:val="Kommentarhenvisning"/>
        </w:rPr>
        <w:annotationRef/>
      </w:r>
      <w:r>
        <w:t>Footnote: One possible critic of this method is that the effects from the income insurance model and the model built in this paper will not interact. We don’t see this affecting the overall results, as it will have no effect on the most dominant channel being the wage channel.</w:t>
      </w:r>
    </w:p>
  </w:comment>
  <w:comment w:id="51" w:author="Simon Thomsen" w:date="2022-11-04T11:26:00Z" w:initials="ST">
    <w:p w14:paraId="31547D3F" w14:textId="7FC20E88" w:rsidR="00FE593F" w:rsidRDefault="009111C1" w:rsidP="00902090">
      <w:pPr>
        <w:pStyle w:val="Kommentartekst"/>
      </w:pPr>
      <w:r>
        <w:rPr>
          <w:rStyle w:val="Kommentarhenvisning"/>
        </w:rPr>
        <w:annotationRef/>
      </w:r>
      <w:r w:rsidR="00FE593F">
        <w:t>Footnote: Evaluated in 2025, so that the full effects have been carried through</w:t>
      </w:r>
    </w:p>
  </w:comment>
  <w:comment w:id="52" w:author="Simon Thomsen" w:date="2022-11-07T10:58:00Z" w:initials="ST">
    <w:p w14:paraId="1445E1CD" w14:textId="2F502F2C" w:rsidR="00FE593F" w:rsidRDefault="00FE593F" w:rsidP="007045EC">
      <w:pPr>
        <w:pStyle w:val="Kommentartekst"/>
      </w:pPr>
      <w:r>
        <w:rPr>
          <w:rStyle w:val="Kommentarhenvisning"/>
        </w:rPr>
        <w:annotationRef/>
      </w:r>
      <w:r>
        <w:t>Footnote: As the participation rate is fixed the fall in employment will directly result in an increase in unemployment of the same amount</w:t>
      </w:r>
    </w:p>
  </w:comment>
  <w:comment w:id="53"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54"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55" w:author="Simon Thomsen" w:date="2022-11-04T09:19:00Z" w:initials="ST">
    <w:p w14:paraId="47BE8E82" w14:textId="2D09E5BB" w:rsidR="00BB5FA2" w:rsidRDefault="0086586A" w:rsidP="00417A62">
      <w:pPr>
        <w:pStyle w:val="Kommentartekst"/>
      </w:pPr>
      <w:r>
        <w:rPr>
          <w:rStyle w:val="Kommentarhenvisning"/>
        </w:rPr>
        <w:annotationRef/>
      </w:r>
      <w:r w:rsidR="00BB5FA2">
        <w:t xml:space="preserve">Footnote: As they look at a micro foundation they use the unemplyment duration of one person, we will use the aomunt of unemplyed in the economy. </w:t>
      </w:r>
    </w:p>
  </w:comment>
  <w:comment w:id="56" w:author="Simon Thomsen" w:date="2022-11-04T11:35:00Z" w:initials="ST">
    <w:p w14:paraId="6DF8A367" w14:textId="501C3369" w:rsidR="005C21DA" w:rsidRDefault="005C21DA" w:rsidP="00221600">
      <w:pPr>
        <w:pStyle w:val="Kommentartekst"/>
      </w:pPr>
      <w:r>
        <w:rPr>
          <w:rStyle w:val="Kommentarhenvisning"/>
        </w:rPr>
        <w:annotationRef/>
      </w:r>
      <w:r>
        <w:t xml:space="preserve">Fodnote: As this is the estimated value for 2016. </w:t>
      </w:r>
    </w:p>
  </w:comment>
  <w:comment w:id="57" w:author="Simon Thomsen" w:date="2022-10-26T12:51:00Z" w:initials="ST">
    <w:p w14:paraId="53F19045" w14:textId="77777777"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58"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67"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B40498" w15:done="0"/>
  <w15:commentEx w15:paraId="12C26159" w15:paraIdParent="6EB40498" w15:done="0"/>
  <w15:commentEx w15:paraId="3607633C" w15:done="0"/>
  <w15:commentEx w15:paraId="441F6DC9" w15:done="1"/>
  <w15:commentEx w15:paraId="094B6A13" w15:done="0"/>
  <w15:commentEx w15:paraId="75FD6CFC" w15:done="0"/>
  <w15:commentEx w15:paraId="0582B055" w15:done="0"/>
  <w15:commentEx w15:paraId="24660892" w15:done="0"/>
  <w15:commentEx w15:paraId="3FE31168" w15:done="0"/>
  <w15:commentEx w15:paraId="45A0D051" w15:done="0"/>
  <w15:commentEx w15:paraId="48F000BE" w15:done="0"/>
  <w15:commentEx w15:paraId="27535667" w15:done="0"/>
  <w15:commentEx w15:paraId="69380D44" w15:done="0"/>
  <w15:commentEx w15:paraId="7EBC9DE7" w15:done="0"/>
  <w15:commentEx w15:paraId="18023FAC" w15:done="0"/>
  <w15:commentEx w15:paraId="6B25B09D" w15:done="0"/>
  <w15:commentEx w15:paraId="1CE3759A" w15:paraIdParent="6B25B09D"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29642ACF" w15:done="0"/>
  <w15:commentEx w15:paraId="3F49C9D8" w15:done="1"/>
  <w15:commentEx w15:paraId="7E73CDAB" w15:paraIdParent="3F49C9D8" w15:done="1"/>
  <w15:commentEx w15:paraId="149C7BB8" w15:paraIdParent="3F49C9D8" w15:done="1"/>
  <w15:commentEx w15:paraId="4435FAC8" w15:done="0"/>
  <w15:commentEx w15:paraId="3FDF059C" w15:done="0"/>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0A833B18" w15:done="0"/>
  <w15:commentEx w15:paraId="7A1F065C" w15:done="0"/>
  <w15:commentEx w15:paraId="3F1597BB" w15:done="0"/>
  <w15:commentEx w15:paraId="4A80E27C" w15:done="0"/>
  <w15:commentEx w15:paraId="3865DC29" w15:done="0"/>
  <w15:commentEx w15:paraId="74B2D764" w15:done="0"/>
  <w15:commentEx w15:paraId="15092F2A" w15:done="0"/>
  <w15:commentEx w15:paraId="2A49966A" w15:done="1"/>
  <w15:commentEx w15:paraId="4C7390F1" w15:paraIdParent="2A49966A" w15:done="1"/>
  <w15:commentEx w15:paraId="6CA6B1AD" w15:done="0"/>
  <w15:commentEx w15:paraId="31547D3F" w15:done="0"/>
  <w15:commentEx w15:paraId="1445E1CD" w15:done="0"/>
  <w15:commentEx w15:paraId="20D5A1AE" w15:done="1"/>
  <w15:commentEx w15:paraId="4C022DBE" w15:paraIdParent="20D5A1AE" w15:done="1"/>
  <w15:commentEx w15:paraId="47BE8E82" w15:done="0"/>
  <w15:commentEx w15:paraId="6DF8A367"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E2270" w16cex:dateUtc="2022-11-15T13:36:00Z"/>
  <w16cex:commentExtensible w16cex:durableId="271F25BB" w16cex:dateUtc="2022-11-16T08:02:00Z"/>
  <w16cex:commentExtensible w16cex:durableId="270F9C2C" w16cex:dateUtc="2022-11-04T13:11:00Z"/>
  <w16cex:commentExtensible w16cex:durableId="271A8500" w16cex:dateUtc="2022-11-12T19:48:00Z"/>
  <w16cex:commentExtensible w16cex:durableId="27175548" w16cex:dateUtc="2022-11-10T09:47:00Z"/>
  <w16cex:commentExtensible w16cex:durableId="271A85E5" w16cex:dateUtc="2022-11-12T19:51:00Z"/>
  <w16cex:commentExtensible w16cex:durableId="26F3C728" w16cex:dateUtc="2022-10-14T09:31:00Z"/>
  <w16cex:commentExtensible w16cex:durableId="271C9356" w16cex:dateUtc="2022-11-14T09:13:00Z"/>
  <w16cex:commentExtensible w16cex:durableId="2720D4EE" w16cex:dateUtc="2022-11-17T14:42:00Z"/>
  <w16cex:commentExtensible w16cex:durableId="271F2729" w16cex:dateUtc="2022-11-16T08:08:00Z"/>
  <w16cex:commentExtensible w16cex:durableId="271F26FC" w16cex:dateUtc="2022-11-16T08:08:00Z"/>
  <w16cex:commentExtensible w16cex:durableId="26CDFB55" w16cex:dateUtc="2022-09-15T17:28:00Z"/>
  <w16cex:commentExtensible w16cex:durableId="2717705D" w16cex:dateUtc="2022-11-10T11:43:00Z"/>
  <w16cex:commentExtensible w16cex:durableId="2707F404" w16cex:dateUtc="2022-10-29T16:48:00Z"/>
  <w16cex:commentExtensible w16cex:durableId="27134DB9" w16cex:dateUtc="2022-11-07T08:26:00Z"/>
  <w16cex:commentExtensible w16cex:durableId="270E1AC9" w16cex:dateUtc="2022-11-03T09:47:00Z"/>
  <w16cex:commentExtensible w16cex:durableId="2714C4C4" w16cex:dateUtc="2022-11-08T11:0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1CED0D" w16cex:dateUtc="2022-11-14T15:36:00Z"/>
  <w16cex:commentExtensible w16cex:durableId="2708B139" w16cex:dateUtc="2022-10-30T07:15:00Z"/>
  <w16cex:commentExtensible w16cex:durableId="27178ADC" w16cex:dateUtc="2022-11-10T13: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1F73D6" w16cex:dateUtc="2022-11-16T13:36:00Z"/>
  <w16cex:commentExtensible w16cex:durableId="27189ACA" w16cex:dateUtc="2022-11-11T08:56:00Z"/>
  <w16cex:commentExtensible w16cex:durableId="2718A476" w16cex:dateUtc="2022-11-11T09:37:00Z"/>
  <w16cex:commentExtensible w16cex:durableId="2718A48C" w16cex:dateUtc="2022-11-11T09:38:00Z"/>
  <w16cex:commentExtensible w16cex:durableId="271BD779" w16cex:dateUtc="2022-11-13T19:52:00Z"/>
  <w16cex:commentExtensible w16cex:durableId="27135F64" w16cex:dateUtc="2022-11-07T09:41:00Z"/>
  <w16cex:commentExtensible w16cex:durableId="271F4E32" w16cex:dateUtc="2022-11-16T10:55:00Z"/>
  <w16cex:commentExtensible w16cex:durableId="271CB71E" w16cex:dateUtc="2022-11-14T11:46:00Z"/>
  <w16cex:commentExtensible w16cex:durableId="271DCA33" w16cex:dateUtc="2022-11-15T07:20:00Z"/>
  <w16cex:commentExtensible w16cex:durableId="271F3CEA" w16cex:dateUtc="2022-11-16T09:41:00Z"/>
  <w16cex:commentExtensible w16cex:durableId="270F7567" w16cex:dateUtc="2022-11-04T10:26:00Z"/>
  <w16cex:commentExtensible w16cex:durableId="27136340" w16cex:dateUtc="2022-11-07T09:58:00Z"/>
  <w16cex:commentExtensible w16cex:durableId="2703ABC6" w16cex:dateUtc="2022-10-26T10:51:00Z"/>
  <w16cex:commentExtensible w16cex:durableId="2703ABD5" w16cex:dateUtc="2022-10-26T10:51:00Z"/>
  <w16cex:commentExtensible w16cex:durableId="270F57A9" w16cex:dateUtc="2022-11-04T08:19:00Z"/>
  <w16cex:commentExtensible w16cex:durableId="270F776A" w16cex:dateUtc="2022-11-04T10:35: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B40498" w16cid:durableId="271E2270"/>
  <w16cid:commentId w16cid:paraId="12C26159" w16cid:durableId="271F25BB"/>
  <w16cid:commentId w16cid:paraId="3607633C" w16cid:durableId="270F9C2C"/>
  <w16cid:commentId w16cid:paraId="441F6DC9" w16cid:durableId="271A8500"/>
  <w16cid:commentId w16cid:paraId="094B6A13" w16cid:durableId="27175548"/>
  <w16cid:commentId w16cid:paraId="75FD6CFC" w16cid:durableId="271A85E5"/>
  <w16cid:commentId w16cid:paraId="0582B055" w16cid:durableId="26F3C728"/>
  <w16cid:commentId w16cid:paraId="24660892" w16cid:durableId="271C9356"/>
  <w16cid:commentId w16cid:paraId="3FE31168" w16cid:durableId="2720D4EE"/>
  <w16cid:commentId w16cid:paraId="45A0D051" w16cid:durableId="271F2729"/>
  <w16cid:commentId w16cid:paraId="48F000BE" w16cid:durableId="271F26FC"/>
  <w16cid:commentId w16cid:paraId="27535667" w16cid:durableId="26CDFB55"/>
  <w16cid:commentId w16cid:paraId="69380D44" w16cid:durableId="2717705D"/>
  <w16cid:commentId w16cid:paraId="7EBC9DE7" w16cid:durableId="2707F404"/>
  <w16cid:commentId w16cid:paraId="18023FAC" w16cid:durableId="27134DB9"/>
  <w16cid:commentId w16cid:paraId="6B25B09D" w16cid:durableId="270E1AC9"/>
  <w16cid:commentId w16cid:paraId="1CE3759A" w16cid:durableId="2714C4C4"/>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149C7BB8" w16cid:durableId="271CED0D"/>
  <w16cid:commentId w16cid:paraId="4435FAC8" w16cid:durableId="2708B139"/>
  <w16cid:commentId w16cid:paraId="3FDF059C" w16cid:durableId="27178ADC"/>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0A833B18" w16cid:durableId="271F73D6"/>
  <w16cid:commentId w16cid:paraId="7A1F065C" w16cid:durableId="27189ACA"/>
  <w16cid:commentId w16cid:paraId="3F1597BB" w16cid:durableId="2718A476"/>
  <w16cid:commentId w16cid:paraId="4A80E27C" w16cid:durableId="2718A48C"/>
  <w16cid:commentId w16cid:paraId="3865DC29" w16cid:durableId="271BD779"/>
  <w16cid:commentId w16cid:paraId="74B2D764" w16cid:durableId="27135F64"/>
  <w16cid:commentId w16cid:paraId="15092F2A" w16cid:durableId="271F4E32"/>
  <w16cid:commentId w16cid:paraId="2A49966A" w16cid:durableId="271CB71E"/>
  <w16cid:commentId w16cid:paraId="4C7390F1" w16cid:durableId="271DCA33"/>
  <w16cid:commentId w16cid:paraId="6CA6B1AD" w16cid:durableId="271F3CEA"/>
  <w16cid:commentId w16cid:paraId="31547D3F" w16cid:durableId="270F7567"/>
  <w16cid:commentId w16cid:paraId="1445E1CD" w16cid:durableId="27136340"/>
  <w16cid:commentId w16cid:paraId="20D5A1AE" w16cid:durableId="2703ABC6"/>
  <w16cid:commentId w16cid:paraId="4C022DBE" w16cid:durableId="2703ABD5"/>
  <w16cid:commentId w16cid:paraId="47BE8E82" w16cid:durableId="270F57A9"/>
  <w16cid:commentId w16cid:paraId="6DF8A367" w16cid:durableId="270F776A"/>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694D4" w14:textId="77777777" w:rsidR="00983A78" w:rsidRDefault="00983A78" w:rsidP="005F6ED0">
      <w:pPr>
        <w:spacing w:after="0" w:line="240" w:lineRule="auto"/>
      </w:pPr>
      <w:r>
        <w:separator/>
      </w:r>
    </w:p>
  </w:endnote>
  <w:endnote w:type="continuationSeparator" w:id="0">
    <w:p w14:paraId="7AB37566" w14:textId="77777777" w:rsidR="00983A78" w:rsidRDefault="00983A78"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A2A52" w14:textId="77777777" w:rsidR="00983A78" w:rsidRDefault="00983A78" w:rsidP="005F6ED0">
      <w:pPr>
        <w:spacing w:after="0" w:line="240" w:lineRule="auto"/>
      </w:pPr>
      <w:r>
        <w:separator/>
      </w:r>
    </w:p>
  </w:footnote>
  <w:footnote w:type="continuationSeparator" w:id="0">
    <w:p w14:paraId="2F7095B6" w14:textId="77777777" w:rsidR="00983A78" w:rsidRDefault="00983A78" w:rsidP="005F6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3666"/>
    <w:rsid w:val="000141E8"/>
    <w:rsid w:val="000212EE"/>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914E4"/>
    <w:rsid w:val="000924AE"/>
    <w:rsid w:val="000930C2"/>
    <w:rsid w:val="00093676"/>
    <w:rsid w:val="00094148"/>
    <w:rsid w:val="0009470F"/>
    <w:rsid w:val="00096242"/>
    <w:rsid w:val="000A3027"/>
    <w:rsid w:val="000A334F"/>
    <w:rsid w:val="000A5116"/>
    <w:rsid w:val="000A609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6AC9"/>
    <w:rsid w:val="00196D57"/>
    <w:rsid w:val="001A0611"/>
    <w:rsid w:val="001A23EB"/>
    <w:rsid w:val="001A3EDE"/>
    <w:rsid w:val="001A4157"/>
    <w:rsid w:val="001A48F8"/>
    <w:rsid w:val="001A79EF"/>
    <w:rsid w:val="001A7BAE"/>
    <w:rsid w:val="001A7CBA"/>
    <w:rsid w:val="001B3107"/>
    <w:rsid w:val="001B37D9"/>
    <w:rsid w:val="001B6085"/>
    <w:rsid w:val="001B630A"/>
    <w:rsid w:val="001C1D6F"/>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7386"/>
    <w:rsid w:val="002E780A"/>
    <w:rsid w:val="002F2BA9"/>
    <w:rsid w:val="002F4B66"/>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8F1"/>
    <w:rsid w:val="004F76B5"/>
    <w:rsid w:val="0050083C"/>
    <w:rsid w:val="00502AC7"/>
    <w:rsid w:val="00503D9C"/>
    <w:rsid w:val="00504BF2"/>
    <w:rsid w:val="005114AE"/>
    <w:rsid w:val="00513D05"/>
    <w:rsid w:val="00515BE6"/>
    <w:rsid w:val="00517164"/>
    <w:rsid w:val="00521ACE"/>
    <w:rsid w:val="00533E84"/>
    <w:rsid w:val="00534BD7"/>
    <w:rsid w:val="00536BB3"/>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6282"/>
    <w:rsid w:val="005B5FA1"/>
    <w:rsid w:val="005B6B82"/>
    <w:rsid w:val="005B791E"/>
    <w:rsid w:val="005B7E9D"/>
    <w:rsid w:val="005C1FA5"/>
    <w:rsid w:val="005C21DA"/>
    <w:rsid w:val="005C2A72"/>
    <w:rsid w:val="005C480D"/>
    <w:rsid w:val="005C7B22"/>
    <w:rsid w:val="005D394C"/>
    <w:rsid w:val="005D666D"/>
    <w:rsid w:val="005E1037"/>
    <w:rsid w:val="005E2F00"/>
    <w:rsid w:val="005E538A"/>
    <w:rsid w:val="005E57F5"/>
    <w:rsid w:val="005E6092"/>
    <w:rsid w:val="005F034B"/>
    <w:rsid w:val="005F09CB"/>
    <w:rsid w:val="005F2A9D"/>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30334"/>
    <w:rsid w:val="00631720"/>
    <w:rsid w:val="006319C6"/>
    <w:rsid w:val="006342B2"/>
    <w:rsid w:val="00634972"/>
    <w:rsid w:val="00635057"/>
    <w:rsid w:val="00636A70"/>
    <w:rsid w:val="00637370"/>
    <w:rsid w:val="00637774"/>
    <w:rsid w:val="006409C0"/>
    <w:rsid w:val="00642B69"/>
    <w:rsid w:val="00642F26"/>
    <w:rsid w:val="006435B6"/>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9D0"/>
    <w:rsid w:val="00691825"/>
    <w:rsid w:val="00694187"/>
    <w:rsid w:val="006949E2"/>
    <w:rsid w:val="00697B08"/>
    <w:rsid w:val="006A0343"/>
    <w:rsid w:val="006A1276"/>
    <w:rsid w:val="006A228A"/>
    <w:rsid w:val="006A256A"/>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30FE1"/>
    <w:rsid w:val="00731F27"/>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D25"/>
    <w:rsid w:val="00A32407"/>
    <w:rsid w:val="00A32739"/>
    <w:rsid w:val="00A33F6E"/>
    <w:rsid w:val="00A347C6"/>
    <w:rsid w:val="00A36179"/>
    <w:rsid w:val="00A426F5"/>
    <w:rsid w:val="00A42D17"/>
    <w:rsid w:val="00A455E4"/>
    <w:rsid w:val="00A46484"/>
    <w:rsid w:val="00A51212"/>
    <w:rsid w:val="00A517BE"/>
    <w:rsid w:val="00A5243E"/>
    <w:rsid w:val="00A54398"/>
    <w:rsid w:val="00A54F38"/>
    <w:rsid w:val="00A56D55"/>
    <w:rsid w:val="00A61600"/>
    <w:rsid w:val="00A61B04"/>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1286"/>
    <w:rsid w:val="00C1149C"/>
    <w:rsid w:val="00C12361"/>
    <w:rsid w:val="00C129CD"/>
    <w:rsid w:val="00C12A03"/>
    <w:rsid w:val="00C13BE7"/>
    <w:rsid w:val="00C155F4"/>
    <w:rsid w:val="00C16738"/>
    <w:rsid w:val="00C17E43"/>
    <w:rsid w:val="00C21116"/>
    <w:rsid w:val="00C21C3D"/>
    <w:rsid w:val="00C23C1C"/>
    <w:rsid w:val="00C24122"/>
    <w:rsid w:val="00C2684E"/>
    <w:rsid w:val="00C30065"/>
    <w:rsid w:val="00C3353B"/>
    <w:rsid w:val="00C34CD1"/>
    <w:rsid w:val="00C359FB"/>
    <w:rsid w:val="00C376AB"/>
    <w:rsid w:val="00C44380"/>
    <w:rsid w:val="00C5121C"/>
    <w:rsid w:val="00C5526D"/>
    <w:rsid w:val="00C55C6D"/>
    <w:rsid w:val="00C56F57"/>
    <w:rsid w:val="00C57F78"/>
    <w:rsid w:val="00C632AF"/>
    <w:rsid w:val="00C63AC0"/>
    <w:rsid w:val="00C63E25"/>
    <w:rsid w:val="00C6598F"/>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88B"/>
    <w:rsid w:val="00CA217F"/>
    <w:rsid w:val="00CA2488"/>
    <w:rsid w:val="00CA2502"/>
    <w:rsid w:val="00CA5C6A"/>
    <w:rsid w:val="00CA6774"/>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9ED"/>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61C4"/>
    <w:rsid w:val="00E87C76"/>
    <w:rsid w:val="00E95DE7"/>
    <w:rsid w:val="00EA455C"/>
    <w:rsid w:val="00EA706C"/>
    <w:rsid w:val="00EB0D5D"/>
    <w:rsid w:val="00EB0F0A"/>
    <w:rsid w:val="00EB209C"/>
    <w:rsid w:val="00EB504E"/>
    <w:rsid w:val="00EB54FF"/>
    <w:rsid w:val="00EB7CB3"/>
    <w:rsid w:val="00EC33AB"/>
    <w:rsid w:val="00ED06D9"/>
    <w:rsid w:val="00ED0C06"/>
    <w:rsid w:val="00ED3896"/>
    <w:rsid w:val="00ED38CE"/>
    <w:rsid w:val="00EE180D"/>
    <w:rsid w:val="00EE6C6F"/>
    <w:rsid w:val="00EE7B67"/>
    <w:rsid w:val="00EF18D3"/>
    <w:rsid w:val="00EF4E01"/>
    <w:rsid w:val="00EF56E5"/>
    <w:rsid w:val="00F010F8"/>
    <w:rsid w:val="00F04E63"/>
    <w:rsid w:val="00F0515C"/>
    <w:rsid w:val="00F064D3"/>
    <w:rsid w:val="00F10544"/>
    <w:rsid w:val="00F12EE0"/>
    <w:rsid w:val="00F13439"/>
    <w:rsid w:val="00F1397C"/>
    <w:rsid w:val="00F1731B"/>
    <w:rsid w:val="00F226C4"/>
    <w:rsid w:val="00F22808"/>
    <w:rsid w:val="00F228AF"/>
    <w:rsid w:val="00F22F0A"/>
    <w:rsid w:val="00F23405"/>
    <w:rsid w:val="00F25149"/>
    <w:rsid w:val="00F25725"/>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argued by the literature should play-in when assessing changes to the level of income insurance. We solve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has positive effects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1512</TotalTime>
  <Pages>58</Pages>
  <Words>38908</Words>
  <Characters>221778</Characters>
  <Application>Microsoft Office Word</Application>
  <DocSecurity>0</DocSecurity>
  <Lines>1848</Lines>
  <Paragraphs>520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52</cp:revision>
  <cp:lastPrinted>2022-11-19T12:43:00Z</cp:lastPrinted>
  <dcterms:created xsi:type="dcterms:W3CDTF">2022-11-15T14:32:00Z</dcterms:created>
  <dcterms:modified xsi:type="dcterms:W3CDTF">2022-11-21T09:36:00Z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