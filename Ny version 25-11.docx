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1E583D09"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D90D33F"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w:t>
      </w:r>
      <w:commentRangeStart w:id="0"/>
      <w:r w:rsidR="00F064D3" w:rsidRPr="00AB3D2F">
        <w:rPr>
          <w:sz w:val="24"/>
          <w:szCs w:val="24"/>
        </w:rPr>
        <w:t>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commentRangeEnd w:id="0"/>
      <w:r w:rsidR="007D789C">
        <w:rPr>
          <w:rStyle w:val="Kommentarhenvisning"/>
        </w:rPr>
        <w:commentReference w:id="0"/>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0AE1BA93"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today used by the government to analyze political regulations towards the Danish IS-</w:t>
      </w:r>
      <w:r w:rsidR="006427A6">
        <w:rPr>
          <w:sz w:val="24"/>
          <w:szCs w:val="24"/>
        </w:rPr>
        <w:lastRenderedPageBreak/>
        <w:t>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79334D8B"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6CC7189B"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63F50427"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74B1CFF7" w14:textId="2168C5F2" w:rsidR="003C4BAC" w:rsidRPr="00AB3D2F" w:rsidRDefault="00CB1B8E" w:rsidP="003C4BAC">
      <w:pPr>
        <w:spacing w:line="360" w:lineRule="auto"/>
        <w:rPr>
          <w:sz w:val="24"/>
          <w:szCs w:val="24"/>
        </w:rPr>
      </w:pPr>
      <w:commentRangeStart w:id="2"/>
      <w:r>
        <w:rPr>
          <w:sz w:val="24"/>
          <w:szCs w:val="24"/>
        </w:rPr>
        <w:t>A third macroeconomic effect</w:t>
      </w:r>
      <w:r w:rsidR="003C4BAC" w:rsidRPr="00AB3D2F">
        <w:rPr>
          <w:sz w:val="24"/>
          <w:szCs w:val="24"/>
        </w:rPr>
        <w:t xml:space="preserve"> is </w:t>
      </w:r>
      <w:r w:rsidR="00706B4F">
        <w:rPr>
          <w:sz w:val="24"/>
          <w:szCs w:val="24"/>
        </w:rPr>
        <w:t>based on</w:t>
      </w:r>
      <w:r w:rsidR="003C4BAC" w:rsidRPr="00AB3D2F">
        <w:rPr>
          <w:sz w:val="24"/>
          <w:szCs w:val="24"/>
        </w:rPr>
        <w:t xml:space="preserve">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commentRangeEnd w:id="2"/>
      <w:r w:rsidR="00706B4F">
        <w:rPr>
          <w:rStyle w:val="Kommentarhenvisning"/>
        </w:rPr>
        <w:commentReference w:id="2"/>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w:t>
      </w:r>
      <w:r w:rsidR="00D969ED">
        <w:rPr>
          <w:sz w:val="24"/>
          <w:szCs w:val="24"/>
        </w:rPr>
        <w:t>due</w:t>
      </w:r>
      <w:r w:rsidR="003C4BAC" w:rsidRPr="00AB3D2F">
        <w:rPr>
          <w:sz w:val="24"/>
          <w:szCs w:val="24"/>
        </w:rPr>
        <w:t xml:space="preserve">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lastRenderedPageBreak/>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3"/>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3"/>
      <w:r w:rsidR="00552417">
        <w:rPr>
          <w:rStyle w:val="Kommentarhenvisning"/>
        </w:rPr>
        <w:commentReference w:id="3"/>
      </w:r>
      <w:r w:rsidRPr="00AB3D2F">
        <w:rPr>
          <w:sz w:val="24"/>
          <w:szCs w:val="24"/>
        </w:rPr>
        <w:t xml:space="preserve">. </w:t>
      </w:r>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commentRangeStart w:id="4"/>
      <w:r w:rsidR="00463D22">
        <w:rPr>
          <w:sz w:val="24"/>
          <w:szCs w:val="24"/>
        </w:rPr>
        <w:t xml:space="preserve">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commentRangeEnd w:id="4"/>
      <w:r w:rsidR="009D1E5C">
        <w:rPr>
          <w:rStyle w:val="Kommentarhenvisning"/>
        </w:rPr>
        <w:commentReference w:id="4"/>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56AB9BB4" w14:textId="48FBF81E"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2539F9">
        <w:rPr>
          <w:sz w:val="24"/>
          <w:szCs w:val="24"/>
        </w:rPr>
        <w:t>IS-model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3BCE4298"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of income insurance not following the wage growth, making the compensation rate decline over </w:t>
      </w:r>
      <w:r w:rsidR="00125001" w:rsidRPr="00AB3D2F">
        <w:rPr>
          <w:sz w:val="24"/>
          <w:szCs w:val="24"/>
        </w:rPr>
        <w:lastRenderedPageBreak/>
        <w:t xml:space="preserve">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6FDDF3BB"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is made so that it doesn’t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 2012. </w:t>
      </w:r>
    </w:p>
    <w:p w14:paraId="77FE9F9F" w14:textId="7E626317" w:rsidR="008F5FCC" w:rsidRDefault="008F5FCC" w:rsidP="008F5FCC">
      <w:pPr>
        <w:spacing w:line="360" w:lineRule="auto"/>
        <w:rPr>
          <w:sz w:val="24"/>
          <w:szCs w:val="24"/>
        </w:rPr>
      </w:pPr>
      <w:r w:rsidRPr="00EF24B6">
        <w:rPr>
          <w:sz w:val="24"/>
          <w:szCs w:val="24"/>
        </w:rPr>
        <w:t>Other</w:t>
      </w:r>
      <w:r w:rsidRPr="00AB3D2F">
        <w:rPr>
          <w:sz w:val="24"/>
          <w:szCs w:val="24"/>
        </w:rPr>
        <w:t xml:space="preserve">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w:t>
      </w:r>
      <w:r w:rsidRPr="00AB3D2F">
        <w:rPr>
          <w:sz w:val="24"/>
          <w:szCs w:val="24"/>
        </w:rPr>
        <w:lastRenderedPageBreak/>
        <w:t>compensation rate. One of the argumentations for including the development in the share of the wage paid to labor market pensions is that employed will benefit from their pensions later in their 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642871B6" w:rsidR="008F5FCC" w:rsidRPr="00AB3D2F" w:rsidRDefault="008F5FCC" w:rsidP="008F5FCC">
      <w:pPr>
        <w:spacing w:line="360" w:lineRule="auto"/>
        <w:rPr>
          <w:sz w:val="24"/>
          <w:szCs w:val="24"/>
        </w:rPr>
      </w:pPr>
      <w:r w:rsidRPr="00AB3D2F">
        <w:rPr>
          <w:sz w:val="24"/>
          <w:szCs w:val="24"/>
        </w:rPr>
        <w:t>Despite the three main effects described above</w:t>
      </w:r>
      <w:r w:rsidR="007D6088">
        <w:rPr>
          <w:sz w:val="24"/>
          <w:szCs w:val="24"/>
        </w:rPr>
        <w:t xml:space="preserve"> all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commentRangeStart w:id="6"/>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commentRangeEnd w:id="6"/>
      <w:r w:rsidR="00101117">
        <w:rPr>
          <w:rStyle w:val="Kommentarhenvisning"/>
        </w:rPr>
        <w:commentReference w:id="6"/>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7A4C4900"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w:t>
      </w:r>
      <w:r w:rsidR="002539F9">
        <w:rPr>
          <w:sz w:val="24"/>
          <w:szCs w:val="24"/>
        </w:rPr>
        <w:t xml:space="preserve"> IS-model</w:t>
      </w:r>
      <w:r w:rsidR="00F2092E" w:rsidRPr="00AB3D2F">
        <w:rPr>
          <w:sz w:val="24"/>
          <w:szCs w:val="24"/>
        </w:rPr>
        <w:t xml:space="preserve"> </w:t>
      </w:r>
      <w:r w:rsidR="002539F9">
        <w:rPr>
          <w:sz w:val="24"/>
          <w:szCs w:val="24"/>
        </w:rPr>
        <w:t>(</w:t>
      </w:r>
      <w:r w:rsidR="00F2092E" w:rsidRPr="00AB3D2F">
        <w:rPr>
          <w:sz w:val="24"/>
          <w:szCs w:val="24"/>
        </w:rPr>
        <w:t>income insurance model</w:t>
      </w:r>
      <w:r w:rsidR="002539F9">
        <w:rPr>
          <w:sz w:val="24"/>
          <w:szCs w:val="24"/>
        </w:rPr>
        <w:t>)</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 xml:space="preserve">he results of this model favored the lower level of income insurance when looking at the </w:t>
      </w:r>
      <w:r w:rsidR="00F2092E" w:rsidRPr="00AB3D2F">
        <w:rPr>
          <w:sz w:val="24"/>
          <w:szCs w:val="24"/>
        </w:rPr>
        <w:lastRenderedPageBreak/>
        <w:t>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54DF7770"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ADDBC24"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6B9C67EA"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w:t>
      </w:r>
      <w:r w:rsidR="001B630A" w:rsidRPr="00AB3D2F">
        <w:rPr>
          <w:sz w:val="24"/>
          <w:szCs w:val="24"/>
        </w:rPr>
        <w:lastRenderedPageBreak/>
        <w:t>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A2729E">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 meaning that a relative change </w:t>
      </w:r>
      <w:r w:rsidR="005607CC" w:rsidRPr="00AB3D2F">
        <w:rPr>
          <w:sz w:val="24"/>
          <w:szCs w:val="24"/>
        </w:rPr>
        <w:t xml:space="preserve">in the exit rate from unemployment to employment is a function of the relative change in the compensation rate. Thereby the effects of an increase in the </w:t>
      </w:r>
      <w:r w:rsidR="00A2729E">
        <w:rPr>
          <w:sz w:val="24"/>
          <w:szCs w:val="24"/>
        </w:rPr>
        <w:t xml:space="preserve">level of income </w:t>
      </w:r>
      <w:proofErr w:type="spellStart"/>
      <w:r w:rsidR="00A2729E">
        <w:rPr>
          <w:sz w:val="24"/>
          <w:szCs w:val="24"/>
        </w:rPr>
        <w:t>insruance</w:t>
      </w:r>
      <w:proofErr w:type="spellEnd"/>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lastRenderedPageBreak/>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6B85BA7A"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5D96FFDC"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w:t>
      </w:r>
      <w:r w:rsidR="006A4C7A">
        <w:rPr>
          <w:sz w:val="24"/>
          <w:szCs w:val="24"/>
        </w:rPr>
        <w:t>, showing the percentage of people switching</w:t>
      </w:r>
      <w:r w:rsidR="00D373B9" w:rsidRPr="00AB3D2F">
        <w:rPr>
          <w:sz w:val="24"/>
          <w:szCs w:val="24"/>
        </w:rPr>
        <w:t xml:space="preserve"> from the income insurance program to employment.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rate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47DE7BDB"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w:t>
      </w:r>
      <w:r w:rsidR="00362B72" w:rsidRPr="00AB3D2F">
        <w:rPr>
          <w:sz w:val="24"/>
          <w:szCs w:val="24"/>
        </w:rPr>
        <w:lastRenderedPageBreak/>
        <w:t>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332F811C"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252CB14B"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w:t>
      </w:r>
      <w:r w:rsidR="00CE6810">
        <w:rPr>
          <w:sz w:val="24"/>
          <w:szCs w:val="24"/>
        </w:rPr>
        <w:t>affecting</w:t>
      </w:r>
      <w:r w:rsidRPr="00AB3D2F">
        <w:rPr>
          <w:sz w:val="24"/>
          <w:szCs w:val="24"/>
        </w:rPr>
        <w:t xml:space="preserve">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lastRenderedPageBreak/>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0E2769E4"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will be useful in section 5, as we</w:t>
      </w:r>
      <w:r>
        <w:rPr>
          <w:sz w:val="24"/>
          <w:szCs w:val="24"/>
        </w:rPr>
        <w:t xml:space="preserve"> can use the estimates from the IS-model with some adjustments towards the approach effect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3D9A5CE1"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05688205" w14:textId="50AEE976" w:rsidR="003674B6" w:rsidRPr="0075752D" w:rsidRDefault="006409C0" w:rsidP="004A796F">
      <w:pPr>
        <w:pStyle w:val="Overskrift1"/>
      </w:pPr>
      <w:r>
        <w:t xml:space="preserve">Section 4: </w:t>
      </w:r>
      <w:r w:rsidR="00D2140C">
        <w:t>Including macroeconomic effects in a Stock-Flow-Consistent model for Denmark.</w:t>
      </w:r>
    </w:p>
    <w:p w14:paraId="6E7518D3" w14:textId="1D465151" w:rsidR="004A796F" w:rsidRPr="0075752D" w:rsidRDefault="004A796F" w:rsidP="004A796F"/>
    <w:p w14:paraId="00BF5059" w14:textId="7BF45856" w:rsidR="00C074C2" w:rsidRPr="00D2140C" w:rsidRDefault="00921D2D" w:rsidP="00D2140C">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w:t>
      </w:r>
      <w:r w:rsidR="00174C5E" w:rsidRPr="00AB3D2F">
        <w:rPr>
          <w:sz w:val="24"/>
          <w:szCs w:val="24"/>
        </w:rPr>
        <w:lastRenderedPageBreak/>
        <w:t xml:space="preserve">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4E4CC5" w:rsidRPr="00AB3D2F">
        <w:rPr>
          <w:sz w:val="24"/>
          <w:szCs w:val="24"/>
        </w:rPr>
        <w:t>rate regulation percent</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27B4CE4"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3215B7D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52A3DFB0"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3E93128" w:rsidR="00AE3754" w:rsidRPr="00AB3D2F" w:rsidRDefault="0057540B" w:rsidP="00C17E43">
      <w:pPr>
        <w:spacing w:line="360" w:lineRule="auto"/>
        <w:rPr>
          <w:rFonts w:cstheme="minorHAnsi"/>
          <w:sz w:val="24"/>
          <w:szCs w:val="24"/>
        </w:rPr>
      </w:pPr>
      <w:r>
        <w:rPr>
          <w:rFonts w:cstheme="minorHAnsi"/>
          <w:sz w:val="24"/>
          <w:szCs w:val="24"/>
        </w:rPr>
        <w:t>Through the equations presented</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8BA2FA0" w:rsidR="005B6B82" w:rsidRPr="00AB3D2F" w:rsidRDefault="0057540B" w:rsidP="00BB0046">
      <w:pPr>
        <w:spacing w:line="360" w:lineRule="auto"/>
        <w:rPr>
          <w:rFonts w:cstheme="minorHAnsi"/>
          <w:sz w:val="24"/>
          <w:szCs w:val="24"/>
        </w:rPr>
      </w:pPr>
      <w:r>
        <w:rPr>
          <w:rFonts w:cstheme="minorHAnsi"/>
          <w:sz w:val="24"/>
          <w:szCs w:val="24"/>
        </w:rPr>
        <w:t>First, we will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lastRenderedPageBreak/>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8D614DF"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7"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7"/>
      <w:r w:rsidRPr="00AB3D2F">
        <w:rPr>
          <w:rFonts w:cstheme="minorHAnsi"/>
          <w:sz w:val="24"/>
          <w:szCs w:val="24"/>
        </w:rPr>
        <w:t xml:space="preserve">the rate adjustment percentage is calculated in the 1. </w:t>
      </w:r>
      <w:r w:rsidR="009C1F6B">
        <w:rPr>
          <w:rFonts w:cstheme="minorHAnsi"/>
          <w:sz w:val="24"/>
          <w:szCs w:val="24"/>
        </w:rPr>
        <w:t>q</w:t>
      </w:r>
      <w:r w:rsidRPr="00AB3D2F">
        <w:rPr>
          <w:rFonts w:cstheme="minorHAnsi"/>
          <w:sz w:val="24"/>
          <w:szCs w:val="24"/>
        </w:rPr>
        <w:t xml:space="preserve">uarter and held fixed to the end of the year. </w:t>
      </w:r>
    </w:p>
    <w:p w14:paraId="247A7A17" w14:textId="09F6B4E9"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7B4739D3"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 xml:space="preserve">Looking at data from </w:t>
      </w:r>
      <w:r w:rsidR="00C5526D" w:rsidRPr="00AB3D2F">
        <w:rPr>
          <w:rFonts w:cstheme="minorHAnsi"/>
          <w:sz w:val="24"/>
          <w:szCs w:val="24"/>
        </w:rPr>
        <w:lastRenderedPageBreak/>
        <w:t>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2B96879E"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344B9C4C" w14:textId="4227D9F6"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w:t>
      </w:r>
      <w:r w:rsidR="00174C5E" w:rsidRPr="00AB3D2F">
        <w:rPr>
          <w:rFonts w:cstheme="minorHAnsi"/>
          <w:sz w:val="24"/>
          <w:szCs w:val="24"/>
        </w:rPr>
        <w:lastRenderedPageBreak/>
        <w:t>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w:t>
      </w:r>
      <w:r w:rsidR="00F268F7">
        <w:rPr>
          <w:rFonts w:cstheme="minorHAnsi"/>
          <w:sz w:val="24"/>
          <w:szCs w:val="24"/>
        </w:rPr>
        <w:t>,</w:t>
      </w:r>
      <w:r w:rsidR="00712B3E" w:rsidRPr="00AB3D2F">
        <w:rPr>
          <w:rFonts w:cstheme="minorHAnsi"/>
          <w:sz w:val="24"/>
          <w:szCs w:val="24"/>
        </w:rPr>
        <w:t xml:space="preserve">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t>
      </w:r>
      <w:r w:rsidR="00F268F7">
        <w:rPr>
          <w:rFonts w:cstheme="minorHAnsi"/>
          <w:sz w:val="24"/>
          <w:szCs w:val="24"/>
        </w:rPr>
        <w:t>who</w:t>
      </w:r>
      <w:r w:rsidR="00712B3E" w:rsidRPr="00AB3D2F">
        <w:rPr>
          <w:rFonts w:cstheme="minorHAnsi"/>
          <w:sz w:val="24"/>
          <w:szCs w:val="24"/>
        </w:rPr>
        <w:t xml:space="preserve"> find</w:t>
      </w:r>
      <w:r w:rsidR="00F268F7">
        <w:rPr>
          <w:rFonts w:cstheme="minorHAnsi"/>
          <w:sz w:val="24"/>
          <w:szCs w:val="24"/>
        </w:rPr>
        <w:t>s</w:t>
      </w:r>
      <w:r w:rsidR="00712B3E" w:rsidRPr="00AB3D2F">
        <w:rPr>
          <w:rFonts w:cstheme="minorHAnsi"/>
          <w:sz w:val="24"/>
          <w:szCs w:val="24"/>
        </w:rPr>
        <w:t xml:space="preserve">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7C019A84" w:rsidR="003A3E3B" w:rsidRDefault="003A3E3B" w:rsidP="003A3E3B">
      <w:pPr>
        <w:pStyle w:val="Billedtekst"/>
        <w:keepNext/>
      </w:pPr>
      <w:r>
        <w:t xml:space="preserve">Figure </w:t>
      </w:r>
      <w:fldSimple w:instr=" SEQ Figure \* ARABIC \s 2 ">
        <w:r w:rsidR="00061257">
          <w:rPr>
            <w:noProof/>
          </w:rPr>
          <w:t>1</w:t>
        </w:r>
      </w:fldSimple>
      <w:r w:rsidR="002966DF">
        <w:rPr>
          <w:noProof/>
        </w:rPr>
        <w:t>: Simulation vs. real data.</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7F4012D" w:rsidR="002535ED" w:rsidRPr="00AC0541"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w:t>
      </w:r>
      <w:r w:rsidR="001F087E" w:rsidRPr="00AC0541">
        <w:rPr>
          <w:sz w:val="24"/>
          <w:szCs w:val="24"/>
        </w:rPr>
        <w:lastRenderedPageBreak/>
        <w:t xml:space="preserve">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w:t>
      </w:r>
      <w:r>
        <w:rPr>
          <w:sz w:val="24"/>
          <w:szCs w:val="24"/>
        </w:rPr>
        <w:t>simulated data</w:t>
      </w:r>
      <w:r w:rsidR="00D539ED" w:rsidRPr="00AC0541">
        <w:rPr>
          <w:sz w:val="24"/>
          <w:szCs w:val="24"/>
        </w:rPr>
        <w:t>.</w:t>
      </w:r>
      <w:r>
        <w:rPr>
          <w:sz w:val="24"/>
          <w:szCs w:val="24"/>
        </w:rPr>
        <w:br/>
      </w:r>
      <w:r w:rsidR="00D539ED" w:rsidRPr="00AC0541">
        <w:rPr>
          <w:sz w:val="24"/>
          <w:szCs w:val="24"/>
        </w:rPr>
        <w:t xml:space="preserve"> As the increase in </w:t>
      </w:r>
      <w:r w:rsidR="009954FC" w:rsidRPr="00AC0541">
        <w:rPr>
          <w:sz w:val="24"/>
          <w:szCs w:val="24"/>
        </w:rPr>
        <w:t>wage growth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7E9CBCAD" w14:textId="3C50AC6D" w:rsidR="003A3E3B" w:rsidRDefault="003A3E3B" w:rsidP="003A3E3B">
      <w:pPr>
        <w:pStyle w:val="Billedtekst"/>
        <w:keepNext/>
      </w:pPr>
      <w:bookmarkStart w:id="8" w:name="_Ref119756235"/>
      <w:r>
        <w:t>Figure</w:t>
      </w:r>
      <w:r w:rsidR="002966DF">
        <w:t xml:space="preserve"> </w:t>
      </w:r>
      <w:fldSimple w:instr=" SEQ Figure \* ARABIC \s 2 ">
        <w:r w:rsidR="00061257">
          <w:rPr>
            <w:noProof/>
          </w:rPr>
          <w:t>2</w:t>
        </w:r>
      </w:fldSimple>
      <w:bookmarkEnd w:id="8"/>
      <w:r w:rsidR="002966DF">
        <w:rPr>
          <w:noProof/>
        </w:rPr>
        <w:t>: Simulation vs. real data</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1F6FC740"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8E04A42" w:rsidR="00C74F09" w:rsidRDefault="009B3878" w:rsidP="0078484D">
      <w:pPr>
        <w:spacing w:line="360" w:lineRule="auto"/>
      </w:pPr>
      <w:r>
        <w:rPr>
          <w:sz w:val="24"/>
          <w:szCs w:val="24"/>
        </w:rPr>
        <w:t>As mentioned above the demand channel 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removing the suppressing of the income insurance</w:t>
      </w:r>
      <w:r>
        <w:rPr>
          <w:sz w:val="24"/>
          <w:szCs w:val="24"/>
        </w:rPr>
        <w:t xml:space="preserve"> inn the baseline model. This will allow us</w:t>
      </w:r>
      <w:r w:rsidR="003D40B6" w:rsidRPr="00AC0541">
        <w:rPr>
          <w:sz w:val="24"/>
          <w:szCs w:val="24"/>
        </w:rPr>
        <w:t xml:space="preserve"> to estimate 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9"/>
      </w:r>
      <w:r w:rsidR="003D40B6">
        <w:t xml:space="preserve">. </w:t>
      </w:r>
    </w:p>
    <w:p w14:paraId="6E944E7B" w14:textId="3EC1E3E8" w:rsidR="004878A3" w:rsidRDefault="004878A3" w:rsidP="004878A3">
      <w:pPr>
        <w:pStyle w:val="Overskrift2"/>
      </w:pPr>
      <w:r>
        <w:t xml:space="preserve">Scenario 1 </w:t>
      </w:r>
      <w:r w:rsidR="007030A2">
        <w:t xml:space="preserve">The effects of the Demand-channel. </w:t>
      </w:r>
      <w:r>
        <w:t xml:space="preserve"> </w:t>
      </w:r>
    </w:p>
    <w:p w14:paraId="0962B074" w14:textId="068BBE75" w:rsidR="004878A3" w:rsidRDefault="004878A3" w:rsidP="0078484D">
      <w:pPr>
        <w:spacing w:line="360" w:lineRule="auto"/>
      </w:pPr>
    </w:p>
    <w:p w14:paraId="757EEC36" w14:textId="6B23B17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 xml:space="preserve">As we perform </w:t>
      </w:r>
      <w:r w:rsidR="00967C56" w:rsidRPr="00934626">
        <w:rPr>
          <w:sz w:val="24"/>
          <w:szCs w:val="24"/>
        </w:rPr>
        <w:lastRenderedPageBreak/>
        <w:t>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10"/>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9" w:name="_Ref119756278"/>
      <w:r>
        <w:t xml:space="preserve">Figure </w:t>
      </w:r>
      <w:fldSimple w:instr=" STYLEREF 2 \s ">
        <w:r w:rsidR="00061257">
          <w:rPr>
            <w:noProof/>
          </w:rPr>
          <w:t>0</w:t>
        </w:r>
      </w:fldSimple>
      <w:r w:rsidR="00061257">
        <w:noBreakHyphen/>
      </w:r>
      <w:fldSimple w:instr=" SEQ Figure \* ARABIC \s 2 ">
        <w:r w:rsidR="00061257">
          <w:rPr>
            <w:noProof/>
          </w:rPr>
          <w:t>1</w:t>
        </w:r>
      </w:fldSimple>
      <w:bookmarkEnd w:id="9"/>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00C04ECE" w:rsidR="00B373E3" w:rsidRPr="00AC0541" w:rsidRDefault="00C04F99" w:rsidP="0078484D">
      <w:pPr>
        <w:spacing w:line="360" w:lineRule="auto"/>
        <w:rPr>
          <w:sz w:val="24"/>
          <w:szCs w:val="24"/>
        </w:rPr>
      </w:pPr>
      <w:r w:rsidRPr="00AC0541">
        <w:rPr>
          <w:sz w:val="24"/>
          <w:szCs w:val="24"/>
        </w:rPr>
        <w:t>The increase in disposable income</w:t>
      </w:r>
      <w:r w:rsidR="003D4B18">
        <w:rPr>
          <w:sz w:val="24"/>
          <w:szCs w:val="24"/>
        </w:rPr>
        <w:t>,</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 </w:t>
      </w:r>
    </w:p>
    <w:p w14:paraId="5D42BCD6" w14:textId="1A76A748"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3</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11A4BE3"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w:t>
      </w:r>
      <w:r w:rsidR="005C1FA5" w:rsidRPr="00AC0541">
        <w:rPr>
          <w:sz w:val="24"/>
          <w:szCs w:val="24"/>
        </w:rPr>
        <w:lastRenderedPageBreak/>
        <w:t xml:space="preserve">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Therefor</w:t>
      </w:r>
      <w:r w:rsidR="00D969ED">
        <w:rPr>
          <w:sz w:val="24"/>
          <w:szCs w:val="24"/>
        </w:rPr>
        <w:t>e,</w:t>
      </w:r>
      <w:r w:rsidR="002F721B">
        <w:rPr>
          <w:sz w:val="24"/>
          <w:szCs w:val="24"/>
        </w:rPr>
        <w:t xml:space="preserve"> we perform a sensitivity </w:t>
      </w:r>
      <w:r w:rsidR="00410595" w:rsidRPr="00AC0541">
        <w:rPr>
          <w:sz w:val="24"/>
          <w:szCs w:val="24"/>
        </w:rPr>
        <w:t>analysis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n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decrease of unemployment o</w:t>
      </w:r>
      <w:r w:rsidR="002E0351">
        <w:rPr>
          <w:sz w:val="24"/>
          <w:szCs w:val="24"/>
        </w:rPr>
        <w:t>ff</w:t>
      </w:r>
      <w:r w:rsidR="00410595" w:rsidRPr="00AC0541">
        <w:rPr>
          <w:sz w:val="24"/>
          <w:szCs w:val="24"/>
        </w:rPr>
        <w:t xml:space="preserve"> 223</w:t>
      </w:r>
      <w:r w:rsidR="002E0351">
        <w:rPr>
          <w:sz w:val="24"/>
          <w:szCs w:val="24"/>
        </w:rPr>
        <w:t xml:space="preserve"> people.</w:t>
      </w:r>
    </w:p>
    <w:p w14:paraId="4867CBDD" w14:textId="225CC174"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3BF9D694" w:rsidR="0034422D" w:rsidRPr="0034422D" w:rsidRDefault="00DC2929" w:rsidP="0034422D">
      <w:pPr>
        <w:pStyle w:val="Overskrift2"/>
      </w:pPr>
      <w:r>
        <w:t>Scenario 2</w:t>
      </w:r>
      <w:r w:rsidR="00062B51">
        <w:t>: Including the wage-channel</w:t>
      </w:r>
    </w:p>
    <w:p w14:paraId="330CF759" w14:textId="77777777" w:rsidR="006078BF" w:rsidRPr="00267CBC" w:rsidRDefault="006078BF" w:rsidP="00DC2929"/>
    <w:p w14:paraId="19D83222" w14:textId="5BC89CE4" w:rsidR="00DC2929" w:rsidRPr="00AC0541" w:rsidRDefault="001A7BAE" w:rsidP="00DC2929">
      <w:pPr>
        <w:spacing w:line="360" w:lineRule="auto"/>
        <w:rPr>
          <w:rFonts w:cstheme="minorHAnsi"/>
          <w:sz w:val="24"/>
          <w:szCs w:val="24"/>
        </w:rPr>
      </w:pPr>
      <w:r w:rsidRPr="00DF5ADC">
        <w:rPr>
          <w:rFonts w:cstheme="minorHAnsi"/>
          <w:sz w:val="24"/>
          <w:szCs w:val="24"/>
        </w:rPr>
        <w:t>As</w:t>
      </w:r>
      <w:r w:rsidR="0027521C" w:rsidRPr="00DF5ADC">
        <w:rPr>
          <w:rFonts w:cstheme="minorHAnsi"/>
          <w:sz w:val="24"/>
          <w:szCs w:val="24"/>
        </w:rPr>
        <w:t xml:space="preserve"> presented </w:t>
      </w:r>
      <w:r w:rsidRPr="00DF5ADC">
        <w:rPr>
          <w:rFonts w:cstheme="minorHAnsi"/>
          <w:sz w:val="24"/>
          <w:szCs w:val="24"/>
        </w:rPr>
        <w:t>in</w:t>
      </w:r>
      <w:r w:rsidR="0027521C" w:rsidRPr="00DF5ADC">
        <w:rPr>
          <w:rFonts w:cstheme="minorHAnsi"/>
          <w:sz w:val="24"/>
          <w:szCs w:val="24"/>
        </w:rPr>
        <w:t xml:space="preserve"> section </w:t>
      </w:r>
      <w:r w:rsidR="00DF5ADC" w:rsidRPr="00DF5ADC">
        <w:rPr>
          <w:rFonts w:cstheme="minorHAnsi"/>
          <w:sz w:val="24"/>
          <w:szCs w:val="24"/>
        </w:rPr>
        <w:t>2,</w:t>
      </w:r>
      <w:r w:rsidRPr="00DF5ADC">
        <w:rPr>
          <w:rFonts w:cstheme="minorHAnsi"/>
          <w:sz w:val="24"/>
          <w:szCs w:val="24"/>
        </w:rPr>
        <w:t xml:space="preserve"> </w:t>
      </w:r>
      <w:r w:rsidR="00DF5ADC" w:rsidRPr="00DF5ADC">
        <w:rPr>
          <w:sz w:val="24"/>
          <w:szCs w:val="24"/>
        </w:rPr>
        <w:t>we find that incorporating the level of income insurance is in line with standard models of wage setting, thereby playing an important role in the determination of the targeted wage</w:t>
      </w:r>
      <w:r w:rsidR="00DC2929" w:rsidRPr="00DF5ADC">
        <w:rPr>
          <w:rFonts w:cstheme="minorHAnsi"/>
          <w:sz w:val="24"/>
          <w:szCs w:val="24"/>
        </w:rPr>
        <w:t xml:space="preserve">. </w:t>
      </w:r>
      <w:r w:rsidRPr="00DF5ADC">
        <w:rPr>
          <w:rFonts w:cstheme="minorHAnsi"/>
          <w:sz w:val="24"/>
          <w:szCs w:val="24"/>
        </w:rPr>
        <w:t>I</w:t>
      </w:r>
      <w:r w:rsidR="00DC2929" w:rsidRPr="00DF5ADC">
        <w:rPr>
          <w:rFonts w:cstheme="minorHAnsi"/>
          <w:sz w:val="24"/>
          <w:szCs w:val="24"/>
        </w:rPr>
        <w:t xml:space="preserve">n </w:t>
      </w:r>
      <w:bookmarkStart w:id="10" w:name="_Hlk120039186"/>
      <w:r w:rsidR="00DF5ADC" w:rsidRPr="00DF5ADC">
        <w:rPr>
          <w:rFonts w:cstheme="minorHAnsi"/>
          <w:sz w:val="24"/>
          <w:szCs w:val="24"/>
        </w:rPr>
        <w:t xml:space="preserve">our model we assume that the </w:t>
      </w:r>
      <w:r w:rsidR="00DC2929" w:rsidRPr="00DF5ADC">
        <w:rPr>
          <w:rFonts w:cstheme="minorHAnsi"/>
          <w:sz w:val="24"/>
          <w:szCs w:val="24"/>
        </w:rPr>
        <w:t>labor unions got two agendas when determining the target wage. First, they want the</w:t>
      </w:r>
      <w:r w:rsidR="00DC2929" w:rsidRPr="00AC0541">
        <w:rPr>
          <w:rFonts w:cstheme="minorHAnsi"/>
          <w:sz w:val="24"/>
          <w:szCs w:val="24"/>
        </w:rPr>
        <w:t xml:space="preserve"> wage to follow inflation so that workers keep their purchasing power over time. Second, they set a threshold for the minimum wage gap</w:t>
      </w:r>
      <w:r w:rsidR="00DF5ADC">
        <w:rPr>
          <w:rFonts w:cstheme="minorHAnsi"/>
          <w:sz w:val="24"/>
          <w:szCs w:val="24"/>
        </w:rPr>
        <w:t>,</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 xml:space="preserve">n the model </w:t>
      </w:r>
      <w:r w:rsidR="00DF5ADC">
        <w:rPr>
          <w:rFonts w:cstheme="minorHAnsi"/>
          <w:sz w:val="24"/>
          <w:szCs w:val="24"/>
        </w:rPr>
        <w:t>we set the</w:t>
      </w:r>
      <w:r w:rsidR="00465A56" w:rsidRPr="00AC0541">
        <w:rPr>
          <w:rFonts w:cstheme="minorHAnsi"/>
          <w:sz w:val="24"/>
          <w:szCs w:val="24"/>
        </w:rPr>
        <w:t xml:space="preserve"> minimum wage gap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t>
      </w:r>
      <w:r w:rsidR="00EB18A1">
        <w:rPr>
          <w:rFonts w:cstheme="minorHAnsi"/>
          <w:sz w:val="24"/>
          <w:szCs w:val="24"/>
        </w:rPr>
        <w:t>thereby, we estimate a relationship between income insurance and</w:t>
      </w:r>
      <w:r w:rsidR="00412BC7" w:rsidRPr="00AC0541">
        <w:rPr>
          <w:rFonts w:cstheme="minorHAnsi"/>
          <w:sz w:val="24"/>
          <w:szCs w:val="24"/>
        </w:rPr>
        <w:t xml:space="preserve">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w:t>
      </w:r>
      <w:r w:rsidR="00EB18A1">
        <w:rPr>
          <w:rFonts w:cstheme="minorHAnsi"/>
          <w:sz w:val="24"/>
          <w:szCs w:val="24"/>
        </w:rPr>
        <w:t>showing an elasticity of</w:t>
      </w:r>
      <w:r w:rsidR="00FA282F">
        <w:rPr>
          <w:rFonts w:cstheme="minorHAnsi"/>
          <w:sz w:val="24"/>
          <w:szCs w:val="24"/>
        </w:rPr>
        <w:t xml:space="preserve">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xml:space="preserve">% of the wage), the labor unions </w:t>
      </w:r>
      <w:r w:rsidR="00EB18A1" w:rsidRPr="00AC0541">
        <w:rPr>
          <w:rFonts w:cstheme="minorHAnsi"/>
          <w:sz w:val="24"/>
          <w:szCs w:val="24"/>
        </w:rPr>
        <w:t>set</w:t>
      </w:r>
      <w:r w:rsidR="00DC2929" w:rsidRPr="00AC0541">
        <w:rPr>
          <w:rFonts w:cstheme="minorHAnsi"/>
          <w:sz w:val="24"/>
          <w:szCs w:val="24"/>
        </w:rPr>
        <w:t xml:space="preserve"> </w:t>
      </w:r>
      <w:r w:rsidR="00EB18A1">
        <w:rPr>
          <w:rFonts w:cstheme="minorHAnsi"/>
          <w:sz w:val="24"/>
          <w:szCs w:val="24"/>
        </w:rPr>
        <w:t xml:space="preserve">the </w:t>
      </w:r>
      <w:r w:rsidR="00DC2929" w:rsidRPr="00AC0541">
        <w:rPr>
          <w:rFonts w:cstheme="minorHAnsi"/>
          <w:sz w:val="24"/>
          <w:szCs w:val="24"/>
        </w:rPr>
        <w:t>target</w:t>
      </w:r>
      <w:r w:rsidR="00EB18A1">
        <w:rPr>
          <w:rFonts w:cstheme="minorHAnsi"/>
          <w:sz w:val="24"/>
          <w:szCs w:val="24"/>
        </w:rPr>
        <w:t>ed</w:t>
      </w:r>
      <w:r w:rsidR="00DC2929" w:rsidRPr="00AC0541">
        <w:rPr>
          <w:rFonts w:cstheme="minorHAnsi"/>
          <w:sz w:val="24"/>
          <w:szCs w:val="24"/>
        </w:rPr>
        <w:t xml:space="preserve"> wage so that the wage gap is exactly 4</w:t>
      </w:r>
      <w:r w:rsidRPr="00AC0541">
        <w:rPr>
          <w:rFonts w:cstheme="minorHAnsi"/>
          <w:sz w:val="24"/>
          <w:szCs w:val="24"/>
        </w:rPr>
        <w:t>2</w:t>
      </w:r>
      <w:r w:rsidR="00DC2929" w:rsidRPr="00AC0541">
        <w:rPr>
          <w:rFonts w:cstheme="minorHAnsi"/>
          <w:sz w:val="24"/>
          <w:szCs w:val="24"/>
        </w:rPr>
        <w:t>% of the wage.</w:t>
      </w:r>
      <w:bookmarkEnd w:id="10"/>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25252420"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0EF1DDB" w14:textId="130C1C33"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1BC5AA2D" w14:textId="6564B969" w:rsidR="00B15085" w:rsidRPr="00412BC7" w:rsidRDefault="00412BC7" w:rsidP="00DC2929">
      <w:pPr>
        <w:spacing w:line="360" w:lineRule="auto"/>
        <w:rPr>
          <w:rFonts w:eastAsiaTheme="minorEastAsia"/>
        </w:rPr>
      </w:pPr>
      <m:oMathPara>
        <m:oMath>
          <m:r>
            <w:rPr>
              <w:rFonts w:ascii="Cambria Math" w:eastAsiaTheme="minorEastAsia" w:hAnsi="Cambria Math"/>
            </w:rPr>
            <w:lastRenderedPageBreak/>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2013B70" w14:textId="77777777" w:rsidR="00412BC7" w:rsidRDefault="00412BC7" w:rsidP="00DC2929">
      <w:pPr>
        <w:spacing w:line="360" w:lineRule="auto"/>
        <w:rPr>
          <w:rFonts w:eastAsiaTheme="minorEastAsia"/>
        </w:rPr>
      </w:pPr>
    </w:p>
    <w:p w14:paraId="4D68556A" w14:textId="0C624D56" w:rsidR="00DC2929" w:rsidRPr="00770935" w:rsidRDefault="00770935" w:rsidP="00DC2929">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46D4E8CB" w14:textId="039DBED4" w:rsidR="00745270" w:rsidRPr="00AC0541" w:rsidRDefault="00EB18A1" w:rsidP="00745270">
      <w:pPr>
        <w:spacing w:line="360" w:lineRule="auto"/>
        <w:rPr>
          <w:sz w:val="24"/>
          <w:szCs w:val="24"/>
        </w:rPr>
      </w:pPr>
      <w:r>
        <w:rPr>
          <w:sz w:val="24"/>
          <w:szCs w:val="24"/>
        </w:rPr>
        <w:t>We then include t</w:t>
      </w:r>
      <w:r w:rsidR="00DC2929" w:rsidRPr="00AC0541">
        <w:rPr>
          <w:sz w:val="24"/>
          <w:szCs w:val="24"/>
        </w:rPr>
        <w:t>he targeted wage</w:t>
      </w:r>
      <w:r>
        <w:rPr>
          <w:sz w:val="24"/>
          <w:szCs w:val="24"/>
        </w:rPr>
        <w:t xml:space="preserve"> as a regressor in</w:t>
      </w:r>
      <w:r w:rsidR="00DC2929" w:rsidRPr="00AC0541">
        <w:rPr>
          <w:sz w:val="24"/>
          <w:szCs w:val="24"/>
        </w:rPr>
        <w:t xml:space="preserve"> the wage</w:t>
      </w:r>
      <w:r>
        <w:rPr>
          <w:sz w:val="24"/>
          <w:szCs w:val="24"/>
        </w:rPr>
        <w:t xml:space="preserve"> equation</w:t>
      </w:r>
      <w:r w:rsidR="00DC2929" w:rsidRPr="00AC0541">
        <w:rPr>
          <w:sz w:val="24"/>
          <w:szCs w:val="24"/>
        </w:rPr>
        <w:t>, estimat</w:t>
      </w:r>
      <w:r>
        <w:rPr>
          <w:sz w:val="24"/>
          <w:szCs w:val="24"/>
        </w:rPr>
        <w:t>ing it</w:t>
      </w:r>
      <w:r w:rsidR="00DC2929" w:rsidRPr="00AC0541">
        <w:rPr>
          <w:sz w:val="24"/>
          <w:szCs w:val="24"/>
        </w:rPr>
        <w:t xml:space="preserve"> to have a positive effect on the wage in the long run. </w:t>
      </w:r>
      <w:r w:rsidR="00F26C7A" w:rsidRPr="00AC0541">
        <w:rPr>
          <w:sz w:val="24"/>
          <w:szCs w:val="24"/>
        </w:rPr>
        <w:br/>
      </w:r>
      <w:r w:rsidR="0027521C" w:rsidRPr="00AC0541">
        <w:rPr>
          <w:sz w:val="24"/>
          <w:szCs w:val="24"/>
        </w:rPr>
        <w:t>Performing the same</w:t>
      </w:r>
      <w:r>
        <w:rPr>
          <w:sz w:val="24"/>
          <w:szCs w:val="24"/>
        </w:rPr>
        <w:t xml:space="preserve"> counter factual</w:t>
      </w:r>
      <w:r w:rsidR="0027521C" w:rsidRPr="00AC0541">
        <w:rPr>
          <w:sz w:val="24"/>
          <w:szCs w:val="24"/>
        </w:rPr>
        <w:t xml:space="preserve"> shock as in scenario 1</w:t>
      </w:r>
      <w:r>
        <w:rPr>
          <w:sz w:val="24"/>
          <w:szCs w:val="24"/>
        </w:rPr>
        <w:t>,</w:t>
      </w:r>
      <w:r w:rsidR="0027521C" w:rsidRPr="00AC0541">
        <w:rPr>
          <w:sz w:val="24"/>
          <w:szCs w:val="24"/>
        </w:rPr>
        <w:t xml:space="preserve"> removing the suppressing of the </w:t>
      </w:r>
      <w:r>
        <w:rPr>
          <w:sz w:val="24"/>
          <w:szCs w:val="24"/>
        </w:rPr>
        <w:t>state</w:t>
      </w:r>
      <w:r w:rsidR="0027521C" w:rsidRPr="00AC0541">
        <w:rPr>
          <w:sz w:val="24"/>
          <w:szCs w:val="24"/>
        </w:rPr>
        <w:t xml:space="preserve"> regulation </w:t>
      </w:r>
      <w:r>
        <w:rPr>
          <w:sz w:val="24"/>
          <w:szCs w:val="24"/>
        </w:rPr>
        <w:t>percentage</w:t>
      </w:r>
      <w:r w:rsidR="0027521C" w:rsidRPr="00AC0541">
        <w:rPr>
          <w:sz w:val="24"/>
          <w:szCs w:val="24"/>
        </w:rPr>
        <w:t>,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85403F">
        <w:rPr>
          <w:sz w:val="24"/>
          <w:szCs w:val="24"/>
        </w:rPr>
        <w:t xml:space="preserve">When the </w:t>
      </w:r>
      <w:r w:rsidR="001A7BAE" w:rsidRPr="00AC0541">
        <w:rPr>
          <w:sz w:val="24"/>
          <w:szCs w:val="24"/>
        </w:rPr>
        <w:t>workers unions</w:t>
      </w:r>
      <w:r w:rsidR="0085403F">
        <w:rPr>
          <w:sz w:val="24"/>
          <w:szCs w:val="24"/>
        </w:rPr>
        <w:t xml:space="preserve"> then</w:t>
      </w:r>
      <w:r w:rsidR="001A7BAE" w:rsidRPr="00AC0541">
        <w:rPr>
          <w:sz w:val="24"/>
          <w:szCs w:val="24"/>
        </w:rPr>
        <w:t xml:space="preserve"> </w:t>
      </w:r>
      <w:r w:rsidR="0085403F" w:rsidRPr="00AC0541">
        <w:rPr>
          <w:sz w:val="24"/>
          <w:szCs w:val="24"/>
        </w:rPr>
        <w:t>go</w:t>
      </w:r>
      <w:r w:rsidR="001A7BAE" w:rsidRPr="00AC0541">
        <w:rPr>
          <w:sz w:val="24"/>
          <w:szCs w:val="24"/>
        </w:rPr>
        <w:t xml:space="preserve"> into the </w:t>
      </w:r>
      <w:r w:rsidR="0085403F">
        <w:rPr>
          <w:sz w:val="24"/>
          <w:szCs w:val="24"/>
        </w:rPr>
        <w:t xml:space="preserve">wage </w:t>
      </w:r>
      <w:r w:rsidR="001A7BAE" w:rsidRPr="00AC0541">
        <w:rPr>
          <w:sz w:val="24"/>
          <w:szCs w:val="24"/>
        </w:rPr>
        <w:t xml:space="preserve">negotiations with a higher targeted wage, this affects </w:t>
      </w:r>
      <w:r w:rsidR="0085403F">
        <w:rPr>
          <w:sz w:val="24"/>
          <w:szCs w:val="24"/>
        </w:rPr>
        <w:t xml:space="preserve">the </w:t>
      </w:r>
      <w:commentRangeStart w:id="11"/>
      <w:r w:rsidR="001A7BAE" w:rsidRPr="00AC0541">
        <w:rPr>
          <w:sz w:val="24"/>
          <w:szCs w:val="24"/>
        </w:rPr>
        <w:t>wages</w:t>
      </w:r>
      <w:commentRangeEnd w:id="11"/>
      <w:r w:rsidR="00BF11E0" w:rsidRPr="00AC0541">
        <w:rPr>
          <w:rStyle w:val="Kommentarhenvisning"/>
          <w:sz w:val="24"/>
          <w:szCs w:val="24"/>
        </w:rPr>
        <w:commentReference w:id="11"/>
      </w:r>
      <w:r w:rsidR="0085403F">
        <w:rPr>
          <w:sz w:val="24"/>
          <w:szCs w:val="24"/>
        </w:rPr>
        <w:t xml:space="preserve"> estimated in the model</w:t>
      </w:r>
      <w:r w:rsidR="001A7BAE" w:rsidRPr="00AC0541">
        <w:rPr>
          <w:sz w:val="24"/>
          <w:szCs w:val="24"/>
        </w:rPr>
        <w:t xml:space="preserve">. </w:t>
      </w:r>
      <w:r w:rsidR="0085403F">
        <w:rPr>
          <w:sz w:val="24"/>
          <w:szCs w:val="24"/>
        </w:rPr>
        <w:t>Furthermore, a</w:t>
      </w:r>
      <w:r w:rsidR="00745270" w:rsidRPr="00AC0541">
        <w:rPr>
          <w:sz w:val="24"/>
          <w:szCs w:val="24"/>
        </w:rPr>
        <w:t xml:space="preserve">s firms are now experiencing higher costs, this will </w:t>
      </w:r>
      <w:r w:rsidR="0085403F">
        <w:rPr>
          <w:sz w:val="24"/>
          <w:szCs w:val="24"/>
        </w:rPr>
        <w:t>also increase the</w:t>
      </w:r>
      <w:r w:rsidR="00745270" w:rsidRPr="00AC0541">
        <w:rPr>
          <w:sz w:val="24"/>
          <w:szCs w:val="24"/>
        </w:rPr>
        <w:t xml:space="preserve"> consumer prices.</w:t>
      </w:r>
      <w:r w:rsidR="0085403F">
        <w:rPr>
          <w:sz w:val="24"/>
          <w:szCs w:val="24"/>
        </w:rPr>
        <w:t xml:space="preserve"> The increase of these three variables are observed below. </w:t>
      </w:r>
      <w:r w:rsidR="00745270" w:rsidRPr="00AC0541">
        <w:rPr>
          <w:sz w:val="24"/>
          <w:szCs w:val="24"/>
        </w:rPr>
        <w:t xml:space="preserve"> </w:t>
      </w:r>
    </w:p>
    <w:p w14:paraId="4D1BC045" w14:textId="2D9FD08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008C0DE4" w:rsidR="00C858DE" w:rsidRPr="00AC0541" w:rsidRDefault="006078BF" w:rsidP="0078484D">
      <w:pPr>
        <w:spacing w:line="360" w:lineRule="auto"/>
        <w:rPr>
          <w:sz w:val="24"/>
          <w:szCs w:val="24"/>
        </w:rPr>
      </w:pPr>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w:t>
      </w:r>
      <w:r w:rsidR="00792AE4">
        <w:rPr>
          <w:sz w:val="24"/>
          <w:szCs w:val="24"/>
        </w:rPr>
        <w:t>net exports</w:t>
      </w:r>
      <w:r w:rsidR="00447F28" w:rsidRPr="00AC0541">
        <w:rPr>
          <w:sz w:val="24"/>
          <w:szCs w:val="24"/>
        </w:rPr>
        <w:t xml:space="preserve"> of the economy. </w:t>
      </w:r>
    </w:p>
    <w:p w14:paraId="547C4CE0" w14:textId="77777777" w:rsidR="00E71B17" w:rsidRDefault="001E1981" w:rsidP="0078484D">
      <w:pPr>
        <w:spacing w:line="360" w:lineRule="auto"/>
        <w:rPr>
          <w:sz w:val="24"/>
          <w:szCs w:val="24"/>
        </w:rPr>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w:t>
      </w:r>
      <w:r w:rsidR="00792AE4">
        <w:rPr>
          <w:sz w:val="24"/>
          <w:szCs w:val="24"/>
        </w:rPr>
        <w:t>,</w:t>
      </w:r>
      <w:r w:rsidR="00B15085" w:rsidRPr="00AC0541">
        <w:rPr>
          <w:sz w:val="24"/>
          <w:szCs w:val="24"/>
        </w:rPr>
        <w:t xml:space="preserve">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w:t>
      </w:r>
      <w:r w:rsidR="00792AE4">
        <w:rPr>
          <w:sz w:val="24"/>
          <w:szCs w:val="24"/>
        </w:rPr>
        <w:t>, which will affect the investments through two channels.</w:t>
      </w:r>
      <w:r w:rsidR="005754A1" w:rsidRPr="00AC0541">
        <w:rPr>
          <w:sz w:val="24"/>
          <w:szCs w:val="24"/>
        </w:rPr>
        <w:t xml:space="preserve"> </w:t>
      </w:r>
      <w:r w:rsidR="00792AE4">
        <w:rPr>
          <w:sz w:val="24"/>
          <w:szCs w:val="24"/>
        </w:rPr>
        <w:t>First of all, f</w:t>
      </w:r>
      <w:r w:rsidR="005754A1" w:rsidRPr="00AC0541">
        <w:rPr>
          <w:sz w:val="24"/>
          <w:szCs w:val="24"/>
        </w:rPr>
        <w:t>irms</w:t>
      </w:r>
      <w:r w:rsidR="00792AE4">
        <w:rPr>
          <w:sz w:val="24"/>
          <w:szCs w:val="24"/>
        </w:rPr>
        <w:t xml:space="preserve"> will</w:t>
      </w:r>
      <w:r w:rsidR="005754A1" w:rsidRPr="00AC0541">
        <w:rPr>
          <w:sz w:val="24"/>
          <w:szCs w:val="24"/>
        </w:rPr>
        <w:t xml:space="preserve"> experienc</w:t>
      </w:r>
      <w:r w:rsidR="00792AE4">
        <w:rPr>
          <w:sz w:val="24"/>
          <w:szCs w:val="24"/>
        </w:rPr>
        <w:t>e</w:t>
      </w:r>
      <w:r w:rsidR="005754A1" w:rsidRPr="00AC0541">
        <w:rPr>
          <w:sz w:val="24"/>
          <w:szCs w:val="24"/>
        </w:rPr>
        <w:t xml:space="preserve"> a lower return on investments thereby decreasing </w:t>
      </w:r>
      <w:r w:rsidR="005A17E0" w:rsidRPr="00AC0541">
        <w:rPr>
          <w:sz w:val="24"/>
          <w:szCs w:val="24"/>
        </w:rPr>
        <w:t>the future investments</w:t>
      </w:r>
      <w:r w:rsidR="00DE460E" w:rsidRPr="00AC0541">
        <w:rPr>
          <w:sz w:val="24"/>
          <w:szCs w:val="24"/>
        </w:rPr>
        <w:t xml:space="preserve">. </w:t>
      </w:r>
      <w:r w:rsidR="00792AE4">
        <w:rPr>
          <w:sz w:val="24"/>
          <w:szCs w:val="24"/>
        </w:rPr>
        <w:br/>
        <w:t>Secondly, w</w:t>
      </w:r>
      <w:r w:rsidR="0075087B" w:rsidRPr="00AC0541">
        <w:rPr>
          <w:sz w:val="24"/>
          <w:szCs w:val="24"/>
        </w:rPr>
        <w:t>hen</w:t>
      </w:r>
      <w:r w:rsidR="00902943" w:rsidRPr="00AC0541">
        <w:rPr>
          <w:sz w:val="24"/>
          <w:szCs w:val="24"/>
        </w:rPr>
        <w:t xml:space="preserve"> investments </w:t>
      </w:r>
      <w:r w:rsidR="00792AE4" w:rsidRPr="00AC0541">
        <w:rPr>
          <w:sz w:val="24"/>
          <w:szCs w:val="24"/>
        </w:rPr>
        <w:t>start</w:t>
      </w:r>
      <w:r w:rsidR="00902943" w:rsidRPr="00AC0541">
        <w:rPr>
          <w:sz w:val="24"/>
          <w:szCs w:val="24"/>
        </w:rPr>
        <w:t xml:space="preserve"> falling </w:t>
      </w:r>
      <w:r w:rsidR="005754A1" w:rsidRPr="00AC0541">
        <w:rPr>
          <w:sz w:val="24"/>
          <w:szCs w:val="24"/>
        </w:rPr>
        <w:t>there will be a larger capacity that the firms can utilize</w:t>
      </w:r>
      <w:r w:rsidR="00792AE4">
        <w:rPr>
          <w:sz w:val="24"/>
          <w:szCs w:val="24"/>
        </w:rPr>
        <w:t xml:space="preserve">, </w:t>
      </w:r>
      <w:r w:rsidR="00E71B17">
        <w:rPr>
          <w:sz w:val="24"/>
          <w:szCs w:val="24"/>
        </w:rPr>
        <w:t>while</w:t>
      </w:r>
      <w:r w:rsidR="005754A1" w:rsidRPr="00AC0541">
        <w:rPr>
          <w:sz w:val="24"/>
          <w:szCs w:val="24"/>
        </w:rPr>
        <w:t xml:space="preserve"> </w:t>
      </w:r>
      <w:r w:rsidR="00792AE4">
        <w:rPr>
          <w:sz w:val="24"/>
          <w:szCs w:val="24"/>
        </w:rPr>
        <w:t>a</w:t>
      </w:r>
      <w:r w:rsidR="0075087B" w:rsidRPr="00AC0541">
        <w:rPr>
          <w:sz w:val="24"/>
          <w:szCs w:val="24"/>
        </w:rPr>
        <w:t>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w:t>
      </w:r>
      <w:r w:rsidR="00E71B17">
        <w:rPr>
          <w:sz w:val="24"/>
          <w:szCs w:val="24"/>
        </w:rPr>
        <w:t xml:space="preserve">. </w:t>
      </w:r>
    </w:p>
    <w:p w14:paraId="3EAC5DCF" w14:textId="57054D43" w:rsidR="00521ACE" w:rsidRDefault="00E71B17" w:rsidP="0078484D">
      <w:pPr>
        <w:spacing w:line="360" w:lineRule="auto"/>
      </w:pPr>
      <w:r>
        <w:rPr>
          <w:sz w:val="24"/>
          <w:szCs w:val="24"/>
        </w:rPr>
        <w:t>We find the last effect of the capacity utilization to be quite small whereas</w:t>
      </w:r>
      <w:r w:rsidR="0075087B" w:rsidRPr="001E1981">
        <w:rPr>
          <w:sz w:val="24"/>
          <w:szCs w:val="24"/>
        </w:rPr>
        <w:t xml:space="preserve"> the overall effect will be a fall in investments</w:t>
      </w:r>
      <w:r>
        <w:rPr>
          <w:sz w:val="24"/>
          <w:szCs w:val="24"/>
        </w:rPr>
        <w:t>, also observed in the plot below</w:t>
      </w:r>
      <w:r w:rsidR="0075087B" w:rsidRPr="001E1981">
        <w:rPr>
          <w:sz w:val="24"/>
          <w:szCs w:val="24"/>
        </w:rPr>
        <w:t>.</w:t>
      </w:r>
      <w:r w:rsidR="0075087B">
        <w:t xml:space="preserve"> </w:t>
      </w:r>
    </w:p>
    <w:p w14:paraId="7C2B11B6" w14:textId="38AE87B8"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9D6BB8A" w:rsidR="00902943" w:rsidRPr="00AC0541" w:rsidRDefault="00BC3066" w:rsidP="003856B0">
      <w:pPr>
        <w:spacing w:line="360" w:lineRule="auto"/>
        <w:rPr>
          <w:sz w:val="24"/>
          <w:szCs w:val="24"/>
        </w:rPr>
      </w:pPr>
      <w:r>
        <w:rPr>
          <w:sz w:val="24"/>
          <w:szCs w:val="24"/>
        </w:rPr>
        <w:t>Looking at the effects of a higher wage-share on consumption, we find that</w:t>
      </w:r>
      <w:r w:rsidR="00902943" w:rsidRPr="00AC0541">
        <w:rPr>
          <w:sz w:val="24"/>
          <w:szCs w:val="24"/>
        </w:rPr>
        <w:t xml:space="preserve"> </w:t>
      </w:r>
      <w:r>
        <w:rPr>
          <w:sz w:val="24"/>
          <w:szCs w:val="24"/>
        </w:rPr>
        <w:t>a</w:t>
      </w:r>
      <w:r w:rsidR="00902943" w:rsidRPr="00AC0541">
        <w:rPr>
          <w:sz w:val="24"/>
          <w:szCs w:val="24"/>
        </w:rPr>
        <w:t>s the propensity to consume is larger for wage income compared to profits, the consumption for the households</w:t>
      </w:r>
      <w:r w:rsidR="00F26C7A" w:rsidRPr="00AC0541">
        <w:rPr>
          <w:sz w:val="24"/>
          <w:szCs w:val="24"/>
        </w:rPr>
        <w:t xml:space="preserve"> will increase</w:t>
      </w:r>
      <w:r>
        <w:rPr>
          <w:sz w:val="24"/>
          <w:szCs w:val="24"/>
        </w:rPr>
        <w:t>, also observed in the plot above</w:t>
      </w:r>
      <w:r w:rsidR="00902943" w:rsidRPr="00AC0541">
        <w:rPr>
          <w:sz w:val="24"/>
          <w:szCs w:val="24"/>
        </w:rPr>
        <w:t xml:space="preserve">. </w:t>
      </w:r>
    </w:p>
    <w:p w14:paraId="4371F9D0" w14:textId="77777777" w:rsidR="00BC3066" w:rsidRDefault="00F97FF9" w:rsidP="003856B0">
      <w:pPr>
        <w:spacing w:line="360" w:lineRule="auto"/>
        <w:rPr>
          <w:sz w:val="24"/>
          <w:szCs w:val="24"/>
        </w:rPr>
      </w:pPr>
      <w:r w:rsidRPr="00AC0541">
        <w:rPr>
          <w:sz w:val="24"/>
          <w:szCs w:val="24"/>
        </w:rPr>
        <w:t>At the end</w:t>
      </w:r>
      <w:r w:rsidR="00BC3066">
        <w:rPr>
          <w:sz w:val="24"/>
          <w:szCs w:val="24"/>
        </w:rPr>
        <w:t>,</w:t>
      </w:r>
      <w:r w:rsidRPr="00AC0541">
        <w:rPr>
          <w:sz w:val="24"/>
          <w:szCs w:val="24"/>
        </w:rPr>
        <w:t xml:space="preserve"> </w:t>
      </w:r>
      <w:r w:rsidR="005A17E0" w:rsidRPr="00AC0541">
        <w:rPr>
          <w:sz w:val="24"/>
          <w:szCs w:val="24"/>
        </w:rPr>
        <w:t xml:space="preserve">we can conclude that the fall in investments </w:t>
      </w:r>
      <w:r w:rsidR="00BC3066">
        <w:rPr>
          <w:sz w:val="24"/>
          <w:szCs w:val="24"/>
        </w:rPr>
        <w:t>is</w:t>
      </w:r>
      <w:r w:rsidR="005A17E0" w:rsidRPr="00AC0541">
        <w:rPr>
          <w:sz w:val="24"/>
          <w:szCs w:val="24"/>
        </w:rPr>
        <w:t xml:space="preserve">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w:t>
      </w:r>
      <w:r w:rsidR="00BC3066">
        <w:rPr>
          <w:sz w:val="24"/>
          <w:szCs w:val="24"/>
        </w:rPr>
        <w:t xml:space="preserve"> the same conclusion found by</w:t>
      </w:r>
      <w:r w:rsidR="007974B3" w:rsidRPr="00AC0541">
        <w:rPr>
          <w:sz w:val="24"/>
          <w:szCs w:val="24"/>
        </w:rPr>
        <w:t xml:space="preserve">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BC3066">
        <w:rPr>
          <w:sz w:val="24"/>
          <w:szCs w:val="24"/>
        </w:rPr>
        <w:t xml:space="preserve"> also looking at the case of Denmark</w:t>
      </w:r>
      <w:r w:rsidR="001E1981">
        <w:rPr>
          <w:sz w:val="24"/>
          <w:szCs w:val="24"/>
        </w:rPr>
        <w:t>.</w:t>
      </w:r>
      <w:r w:rsidR="007267B7" w:rsidRPr="00AC0541">
        <w:rPr>
          <w:sz w:val="24"/>
          <w:szCs w:val="24"/>
        </w:rPr>
        <w:t xml:space="preserve"> </w:t>
      </w:r>
    </w:p>
    <w:p w14:paraId="172138F9" w14:textId="1B402CB0" w:rsidR="004178EE" w:rsidRPr="00AC0541" w:rsidRDefault="007974B3" w:rsidP="003856B0">
      <w:pPr>
        <w:spacing w:line="360" w:lineRule="auto"/>
        <w:rPr>
          <w:sz w:val="24"/>
          <w:szCs w:val="24"/>
        </w:rPr>
      </w:pPr>
      <w:r w:rsidRPr="00AC0541">
        <w:rPr>
          <w:sz w:val="24"/>
          <w:szCs w:val="24"/>
        </w:rPr>
        <w:t>T</w:t>
      </w:r>
      <w:r w:rsidR="00902943" w:rsidRPr="00AC0541">
        <w:rPr>
          <w:sz w:val="24"/>
          <w:szCs w:val="24"/>
        </w:rPr>
        <w:t xml:space="preserve">he last </w:t>
      </w:r>
      <w:r w:rsidR="00BC3066">
        <w:rPr>
          <w:sz w:val="24"/>
          <w:szCs w:val="24"/>
        </w:rPr>
        <w:t>effect of an increase in the wage-share is found on</w:t>
      </w:r>
      <w:r w:rsidR="00902943" w:rsidRPr="00AC0541">
        <w:rPr>
          <w:sz w:val="24"/>
          <w:szCs w:val="24"/>
        </w:rPr>
        <w:t xml:space="preserve"> the net-exports</w:t>
      </w:r>
      <w:r w:rsidRPr="00AC0541">
        <w:rPr>
          <w:sz w:val="24"/>
          <w:szCs w:val="24"/>
        </w:rPr>
        <w:t>, a</w:t>
      </w:r>
      <w:r w:rsidR="00902943" w:rsidRPr="00AC0541">
        <w:rPr>
          <w:sz w:val="24"/>
          <w:szCs w:val="24"/>
        </w:rPr>
        <w:t>s the increase in the wages directly goes into the price equations, consumer prices will increase</w:t>
      </w:r>
      <w:commentRangeStart w:id="12"/>
      <w:r w:rsidR="00902943" w:rsidRPr="00AC0541">
        <w:rPr>
          <w:sz w:val="24"/>
          <w:szCs w:val="24"/>
        </w:rPr>
        <w:t xml:space="preserve">, resulting in </w:t>
      </w:r>
      <w:r w:rsidR="00BC3066">
        <w:rPr>
          <w:sz w:val="24"/>
          <w:szCs w:val="24"/>
        </w:rPr>
        <w:t>lower exports, and higher imports, leaving the</w:t>
      </w:r>
      <w:r w:rsidR="00902943" w:rsidRPr="00AC0541">
        <w:rPr>
          <w:sz w:val="24"/>
          <w:szCs w:val="24"/>
        </w:rPr>
        <w:t xml:space="preserve"> </w:t>
      </w:r>
      <w:r w:rsidR="004178EE" w:rsidRPr="00AC0541">
        <w:rPr>
          <w:sz w:val="24"/>
          <w:szCs w:val="24"/>
        </w:rPr>
        <w:t>net-exports</w:t>
      </w:r>
      <w:r w:rsidR="00BC3066">
        <w:rPr>
          <w:sz w:val="24"/>
          <w:szCs w:val="24"/>
        </w:rPr>
        <w:t xml:space="preserve"> to fall as</w:t>
      </w:r>
      <w:r w:rsidR="00F26C7A" w:rsidRPr="00AC0541">
        <w:rPr>
          <w:sz w:val="24"/>
          <w:szCs w:val="24"/>
        </w:rPr>
        <w:t xml:space="preserve"> observed below</w:t>
      </w:r>
      <w:r w:rsidR="004178EE" w:rsidRPr="00AC0541">
        <w:rPr>
          <w:sz w:val="24"/>
          <w:szCs w:val="24"/>
        </w:rPr>
        <w:t xml:space="preserve">. </w:t>
      </w:r>
      <w:commentRangeEnd w:id="12"/>
      <w:r w:rsidR="00C7733A">
        <w:rPr>
          <w:rStyle w:val="Kommentarhenvisning"/>
        </w:rPr>
        <w:commentReference w:id="12"/>
      </w:r>
    </w:p>
    <w:p w14:paraId="27B80DDA" w14:textId="13CDE362"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4</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0BE928AC" w:rsidR="004178EE" w:rsidRPr="00AC0541" w:rsidRDefault="004178EE" w:rsidP="0078484D">
      <w:pPr>
        <w:spacing w:line="360" w:lineRule="auto"/>
        <w:rPr>
          <w:sz w:val="24"/>
          <w:szCs w:val="24"/>
        </w:rPr>
      </w:pPr>
      <w:r w:rsidRPr="00AC0541">
        <w:rPr>
          <w:sz w:val="24"/>
          <w:szCs w:val="24"/>
        </w:rPr>
        <w:t>In total</w:t>
      </w:r>
      <w:r w:rsidR="00C7733A">
        <w:rPr>
          <w:sz w:val="24"/>
          <w:szCs w:val="24"/>
        </w:rPr>
        <w:t>,</w:t>
      </w:r>
      <w:r w:rsidRPr="00AC0541">
        <w:rPr>
          <w:sz w:val="24"/>
          <w:szCs w:val="24"/>
        </w:rPr>
        <w:t xml:space="preserve"> we see that the increase in consumption is smaller than the decrease in the net-exports and investments,</w:t>
      </w:r>
      <w:r w:rsidR="00C7733A">
        <w:rPr>
          <w:sz w:val="24"/>
          <w:szCs w:val="24"/>
        </w:rPr>
        <w:t xml:space="preserve"> therefore,</w:t>
      </w:r>
      <w:r w:rsidRPr="00AC0541">
        <w:rPr>
          <w:sz w:val="24"/>
          <w:szCs w:val="24"/>
        </w:rPr>
        <w:t xml:space="preserve">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w:t>
      </w:r>
      <w:r w:rsidR="00C7733A">
        <w:rPr>
          <w:sz w:val="24"/>
          <w:szCs w:val="24"/>
        </w:rPr>
        <w:t>state</w:t>
      </w:r>
      <w:r w:rsidR="003856B0" w:rsidRPr="00AC0541">
        <w:rPr>
          <w:sz w:val="24"/>
          <w:szCs w:val="24"/>
        </w:rPr>
        <w:t xml:space="preserve"> regulation </w:t>
      </w:r>
      <w:r w:rsidR="00C7733A">
        <w:rPr>
          <w:sz w:val="24"/>
          <w:szCs w:val="24"/>
        </w:rPr>
        <w:t>percentage</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1"/>
      </w:r>
      <w:r w:rsidR="008E3678">
        <w:rPr>
          <w:sz w:val="24"/>
          <w:szCs w:val="24"/>
        </w:rPr>
        <w:t xml:space="preserve">.  </w:t>
      </w:r>
      <w:commentRangeStart w:id="13"/>
      <w:commentRangeStart w:id="14"/>
      <w:commentRangeStart w:id="15"/>
      <w:r w:rsidR="003856B0" w:rsidRPr="00AC0541">
        <w:rPr>
          <w:sz w:val="24"/>
          <w:szCs w:val="24"/>
        </w:rPr>
        <w:t xml:space="preserve">In the next section we will add a new channel affecting the </w:t>
      </w:r>
      <w:r w:rsidR="00F41B3F" w:rsidRPr="00AC0541">
        <w:rPr>
          <w:sz w:val="24"/>
          <w:szCs w:val="24"/>
        </w:rPr>
        <w:t>rate in which people want to be a member of the income insurance program</w:t>
      </w:r>
      <w:commentRangeEnd w:id="13"/>
      <w:r w:rsidR="00D74D8E" w:rsidRPr="00AC0541">
        <w:rPr>
          <w:rStyle w:val="Kommentarhenvisning"/>
          <w:sz w:val="24"/>
          <w:szCs w:val="24"/>
        </w:rPr>
        <w:commentReference w:id="13"/>
      </w:r>
      <w:commentRangeEnd w:id="14"/>
      <w:r w:rsidR="008E3678">
        <w:rPr>
          <w:rStyle w:val="Kommentarhenvisning"/>
        </w:rPr>
        <w:commentReference w:id="14"/>
      </w:r>
      <w:commentRangeEnd w:id="15"/>
      <w:r w:rsidR="00904699">
        <w:rPr>
          <w:rStyle w:val="Kommentarhenvisning"/>
        </w:rPr>
        <w:commentReference w:id="15"/>
      </w:r>
      <w:r w:rsidR="003856B0" w:rsidRPr="00AC0541">
        <w:rPr>
          <w:sz w:val="24"/>
          <w:szCs w:val="24"/>
        </w:rPr>
        <w:t>.</w:t>
      </w:r>
    </w:p>
    <w:p w14:paraId="31327C89" w14:textId="77777777" w:rsidR="00AE5E58" w:rsidRDefault="00AE5E58" w:rsidP="0078484D">
      <w:pPr>
        <w:spacing w:line="360" w:lineRule="auto"/>
      </w:pPr>
    </w:p>
    <w:p w14:paraId="4C9EB7B4" w14:textId="4AA90137" w:rsidR="00425D00" w:rsidRDefault="00425D00" w:rsidP="0027521C">
      <w:pPr>
        <w:pStyle w:val="Overskrift2"/>
      </w:pPr>
      <w:r>
        <w:t xml:space="preserve">Scenario 3 </w:t>
      </w:r>
      <w:r w:rsidR="00DB7710">
        <w:t>Including the insurance rate-channel</w:t>
      </w:r>
    </w:p>
    <w:p w14:paraId="00273393" w14:textId="77777777" w:rsidR="0027521C" w:rsidRPr="0027521C" w:rsidRDefault="0027521C" w:rsidP="0027521C"/>
    <w:p w14:paraId="7BFB6654" w14:textId="2FF99A32"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w:t>
      </w:r>
      <w:r w:rsidR="00DB7710">
        <w:rPr>
          <w:sz w:val="24"/>
          <w:szCs w:val="24"/>
        </w:rPr>
        <w:t>was</w:t>
      </w:r>
      <w:r w:rsidRPr="00AC0541">
        <w:rPr>
          <w:sz w:val="24"/>
          <w:szCs w:val="24"/>
        </w:rPr>
        <w:t xml:space="preserve"> </w:t>
      </w:r>
      <w:r w:rsidR="00DB7710">
        <w:rPr>
          <w:sz w:val="24"/>
          <w:szCs w:val="24"/>
        </w:rPr>
        <w:t>included as an</w:t>
      </w:r>
      <w:r w:rsidRPr="00AC0541">
        <w:rPr>
          <w:sz w:val="24"/>
          <w:szCs w:val="24"/>
        </w:rPr>
        <w:t xml:space="preserve"> exogenous</w:t>
      </w:r>
      <w:r w:rsidR="00DB7710">
        <w:rPr>
          <w:sz w:val="24"/>
          <w:szCs w:val="24"/>
        </w:rPr>
        <w:t xml:space="preserve"> variable</w:t>
      </w:r>
      <w:r w:rsidRPr="00AC0541">
        <w:rPr>
          <w:sz w:val="24"/>
          <w:szCs w:val="24"/>
        </w:rPr>
        <w:t xml:space="preserve">, but as </w:t>
      </w:r>
      <w:r w:rsidR="00F97FF9" w:rsidRPr="00AC0541">
        <w:rPr>
          <w:sz w:val="24"/>
          <w:szCs w:val="24"/>
        </w:rPr>
        <w:t>presented in section 2</w:t>
      </w:r>
      <w:r w:rsidR="00DB7710">
        <w:rPr>
          <w:sz w:val="24"/>
          <w:szCs w:val="24"/>
        </w:rPr>
        <w:t>,</w:t>
      </w:r>
      <w:r w:rsidR="00F97FF9" w:rsidRPr="00AC0541">
        <w:rPr>
          <w:sz w:val="24"/>
          <w:szCs w:val="24"/>
        </w:rPr>
        <w:t xml:space="preserve">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 xml:space="preserve">the </w:t>
      </w:r>
      <w:r w:rsidR="002539F9">
        <w:rPr>
          <w:sz w:val="24"/>
          <w:szCs w:val="24"/>
        </w:rPr>
        <w:t>IS-model</w:t>
      </w:r>
      <w:r w:rsidR="00FC3AF2" w:rsidRPr="00AC0541">
        <w:rPr>
          <w:sz w:val="24"/>
          <w:szCs w:val="24"/>
        </w:rPr>
        <w:t xml:space="preserve"> for not including </w:t>
      </w:r>
      <w:r w:rsidR="00740738">
        <w:rPr>
          <w:sz w:val="24"/>
          <w:szCs w:val="24"/>
        </w:rPr>
        <w:t xml:space="preserve">a relationship between </w:t>
      </w:r>
      <w:r w:rsidRPr="00AC0541">
        <w:rPr>
          <w:sz w:val="24"/>
          <w:szCs w:val="24"/>
        </w:rPr>
        <w:t xml:space="preserve">the compensation </w:t>
      </w:r>
      <w:r w:rsidR="00740738">
        <w:rPr>
          <w:sz w:val="24"/>
          <w:szCs w:val="24"/>
        </w:rPr>
        <w:t>and</w:t>
      </w:r>
      <w:r w:rsidRPr="00AC0541">
        <w:rPr>
          <w:sz w:val="24"/>
          <w:szCs w:val="24"/>
        </w:rPr>
        <w:t xml:space="preserve">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2"/>
      </w:r>
      <w:r w:rsidR="00A63068" w:rsidRPr="00AC0541">
        <w:rPr>
          <w:sz w:val="24"/>
          <w:szCs w:val="24"/>
        </w:rPr>
        <w:t xml:space="preserve">. </w:t>
      </w:r>
      <w:r w:rsidR="00740738">
        <w:rPr>
          <w:sz w:val="24"/>
          <w:szCs w:val="24"/>
        </w:rPr>
        <w:t>Such an relationship should exist as people are comparing</w:t>
      </w:r>
      <w:r w:rsidR="00A63068" w:rsidRPr="00AC0541">
        <w:rPr>
          <w:sz w:val="24"/>
          <w:szCs w:val="24"/>
        </w:rPr>
        <w:t xml:space="preserve"> membership costs to the generosity of the program</w:t>
      </w:r>
      <w:r w:rsidR="00740738">
        <w:rPr>
          <w:sz w:val="24"/>
          <w:szCs w:val="24"/>
        </w:rPr>
        <w:t xml:space="preserve">, and as the </w:t>
      </w:r>
      <w:r w:rsidR="00A63068" w:rsidRPr="00AC0541">
        <w:rPr>
          <w:sz w:val="24"/>
          <w:szCs w:val="24"/>
        </w:rPr>
        <w:t xml:space="preserve">compensation rate </w:t>
      </w:r>
      <w:r w:rsidR="00740738">
        <w:rPr>
          <w:sz w:val="24"/>
          <w:szCs w:val="24"/>
        </w:rPr>
        <w:t>gets</w:t>
      </w:r>
      <w:r w:rsidR="00A63068" w:rsidRPr="00AC0541">
        <w:rPr>
          <w:sz w:val="24"/>
          <w:szCs w:val="24"/>
        </w:rPr>
        <w:t xml:space="preserve"> lower</w:t>
      </w:r>
      <w:r w:rsidR="00740738">
        <w:rPr>
          <w:sz w:val="24"/>
          <w:szCs w:val="24"/>
        </w:rPr>
        <w:t>, more people are not willing to pay these costs, thereby these people end up leaving the program</w:t>
      </w:r>
      <w:r w:rsidR="00DB7710">
        <w:rPr>
          <w:sz w:val="24"/>
          <w:szCs w:val="24"/>
        </w:rPr>
        <w:t xml:space="preserve"> </w:t>
      </w:r>
      <w:r w:rsidR="00DB7710">
        <w:rPr>
          <w:sz w:val="24"/>
          <w:szCs w:val="24"/>
        </w:rPr>
        <w:fldChar w:fldCharType="begin" w:fldLock="1"/>
      </w:r>
      <w:r w:rsidR="008B719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B7710">
        <w:rPr>
          <w:sz w:val="24"/>
          <w:szCs w:val="24"/>
        </w:rPr>
        <w:fldChar w:fldCharType="separate"/>
      </w:r>
      <w:r w:rsidR="00DB7710" w:rsidRPr="00DB7710">
        <w:rPr>
          <w:noProof/>
          <w:sz w:val="24"/>
          <w:szCs w:val="24"/>
        </w:rPr>
        <w:t>(Aastrup, 2018; Jensen, 2021; Risgaard, 2021)</w:t>
      </w:r>
      <w:r w:rsidR="00DB7710">
        <w:rPr>
          <w:sz w:val="24"/>
          <w:szCs w:val="24"/>
        </w:rPr>
        <w:fldChar w:fldCharType="end"/>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central mechanism</w:t>
      </w:r>
      <w:r w:rsidR="00740738">
        <w:rPr>
          <w:sz w:val="24"/>
          <w:szCs w:val="24"/>
        </w:rPr>
        <w:t xml:space="preserve"> of changes in the insurance rate,</w:t>
      </w:r>
      <w:r w:rsidR="00207C01" w:rsidRPr="00AC0541">
        <w:rPr>
          <w:sz w:val="24"/>
          <w:szCs w:val="24"/>
        </w:rPr>
        <w:t xml:space="preserve"> will </w:t>
      </w:r>
      <w:r w:rsidR="00740738">
        <w:rPr>
          <w:sz w:val="24"/>
          <w:szCs w:val="24"/>
        </w:rPr>
        <w:t>go through</w:t>
      </w:r>
      <w:r w:rsidR="00207C01" w:rsidRPr="00AC0541">
        <w:rPr>
          <w:sz w:val="24"/>
          <w:szCs w:val="24"/>
        </w:rPr>
        <w:t xml:space="preserve"> the </w:t>
      </w:r>
      <w:r w:rsidR="00DC2C78" w:rsidRPr="00AC0541">
        <w:rPr>
          <w:sz w:val="24"/>
          <w:szCs w:val="24"/>
        </w:rPr>
        <w:t>demand si</w:t>
      </w:r>
      <w:r w:rsidR="000412E2">
        <w:rPr>
          <w:sz w:val="24"/>
          <w:szCs w:val="24"/>
        </w:rPr>
        <w:t>d</w:t>
      </w:r>
      <w:r w:rsidR="00DC2C78" w:rsidRPr="00AC0541">
        <w:rPr>
          <w:sz w:val="24"/>
          <w:szCs w:val="24"/>
        </w:rPr>
        <w:t xml:space="preserve">e of the </w:t>
      </w:r>
      <w:r w:rsidR="00DC2C78" w:rsidRPr="00AC0541">
        <w:rPr>
          <w:sz w:val="24"/>
          <w:szCs w:val="24"/>
        </w:rPr>
        <w:lastRenderedPageBreak/>
        <w:t>economy</w:t>
      </w:r>
      <w:r w:rsidR="00207C01" w:rsidRPr="00AC0541">
        <w:rPr>
          <w:sz w:val="24"/>
          <w:szCs w:val="24"/>
        </w:rPr>
        <w:t xml:space="preserve"> </w:t>
      </w:r>
      <w:r w:rsidR="00740738">
        <w:rPr>
          <w:sz w:val="24"/>
          <w:szCs w:val="24"/>
        </w:rPr>
        <w:t xml:space="preserve">as we change the </w:t>
      </w:r>
      <w:r w:rsidR="00DC2C78" w:rsidRPr="00AC0541">
        <w:rPr>
          <w:sz w:val="24"/>
          <w:szCs w:val="24"/>
        </w:rPr>
        <w:t>percentage</w:t>
      </w:r>
      <w:r w:rsidR="00740738">
        <w:rPr>
          <w:sz w:val="24"/>
          <w:szCs w:val="24"/>
        </w:rPr>
        <w:t xml:space="preserve"> of people</w:t>
      </w:r>
      <w:r w:rsidR="00DC2C78" w:rsidRPr="00AC0541">
        <w:rPr>
          <w:sz w:val="24"/>
          <w:szCs w:val="24"/>
        </w:rPr>
        <w:t xml:space="preserve"> recei</w:t>
      </w:r>
      <w:r w:rsidR="00740738">
        <w:rPr>
          <w:sz w:val="24"/>
          <w:szCs w:val="24"/>
        </w:rPr>
        <w:t>ving</w:t>
      </w:r>
      <w:r w:rsidR="00DC2C78" w:rsidRPr="00AC0541">
        <w:rPr>
          <w:sz w:val="24"/>
          <w:szCs w:val="24"/>
        </w:rPr>
        <w:t xml:space="preserve"> income insurance when unemployed</w:t>
      </w:r>
      <w:r w:rsidR="00845283" w:rsidRPr="00967F45">
        <w:rPr>
          <w:rStyle w:val="Fodnotehenvisning"/>
        </w:rPr>
        <w:footnoteReference w:id="13"/>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ED1B08F"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0B7D543E"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w:t>
      </w:r>
      <w:r w:rsidR="00740738">
        <w:rPr>
          <w:sz w:val="24"/>
          <w:szCs w:val="24"/>
        </w:rPr>
        <w:t>insurance rate</w:t>
      </w:r>
      <w:r w:rsidR="00CD2B12" w:rsidRPr="00AC0541">
        <w:rPr>
          <w:sz w:val="24"/>
          <w:szCs w:val="24"/>
        </w:rPr>
        <w:t xml:space="preserve"> is </w:t>
      </w:r>
      <w:r w:rsidR="00BE6ECA" w:rsidRPr="00AC0541">
        <w:rPr>
          <w:sz w:val="24"/>
          <w:szCs w:val="24"/>
        </w:rPr>
        <w:t>obtained from</w:t>
      </w:r>
      <w:r w:rsidR="00CD2B12" w:rsidRPr="00AC0541">
        <w:rPr>
          <w:sz w:val="24"/>
          <w:szCs w:val="24"/>
        </w:rPr>
        <w:t xml:space="preserve"> ADAMS databank, </w:t>
      </w:r>
      <w:r w:rsidR="00740738">
        <w:rPr>
          <w:sz w:val="24"/>
          <w:szCs w:val="24"/>
        </w:rPr>
        <w:t>and as the data is only available till 2018</w:t>
      </w:r>
      <w:r w:rsidR="00D969ED">
        <w:rPr>
          <w:sz w:val="24"/>
          <w:szCs w:val="24"/>
        </w:rPr>
        <w:t>,</w:t>
      </w:r>
      <w:r w:rsidR="00CD2B12" w:rsidRPr="00AC0541">
        <w:rPr>
          <w:sz w:val="24"/>
          <w:szCs w:val="24"/>
        </w:rPr>
        <w:t xml:space="preserve"> we</w:t>
      </w:r>
      <w:r w:rsidR="00740738">
        <w:rPr>
          <w:sz w:val="24"/>
          <w:szCs w:val="24"/>
        </w:rPr>
        <w:t xml:space="preserve"> are</w:t>
      </w:r>
      <w:r w:rsidR="00CD2B12" w:rsidRPr="00AC0541">
        <w:rPr>
          <w:sz w:val="24"/>
          <w:szCs w:val="24"/>
        </w:rPr>
        <w:t xml:space="preserve"> only</w:t>
      </w:r>
      <w:r w:rsidR="00740738">
        <w:rPr>
          <w:sz w:val="24"/>
          <w:szCs w:val="24"/>
        </w:rPr>
        <w:t xml:space="preserve"> able to</w:t>
      </w:r>
      <w:r w:rsidR="00CD2B12" w:rsidRPr="00AC0541">
        <w:rPr>
          <w:sz w:val="24"/>
          <w:szCs w:val="24"/>
        </w:rPr>
        <w:t xml:space="preserve"> estimate the equation till 2017 quarter 4. </w:t>
      </w:r>
      <w:r w:rsidR="00740738">
        <w:rPr>
          <w:sz w:val="24"/>
          <w:szCs w:val="24"/>
        </w:rPr>
        <w:t>Doing this, w</w:t>
      </w:r>
      <w:commentRangeStart w:id="16"/>
      <w:r w:rsidR="003856B0" w:rsidRPr="00AC0541">
        <w:rPr>
          <w:sz w:val="24"/>
          <w:szCs w:val="24"/>
        </w:rPr>
        <w:t xml:space="preserve">e find a positive long-run relationship between the compensation rate and the insurance </w:t>
      </w:r>
      <w:r w:rsidR="00740738" w:rsidRPr="00AC0541">
        <w:rPr>
          <w:sz w:val="24"/>
          <w:szCs w:val="24"/>
        </w:rPr>
        <w:t>rate</w:t>
      </w:r>
      <w:r w:rsidR="00740738">
        <w:rPr>
          <w:sz w:val="24"/>
          <w:szCs w:val="24"/>
        </w:rPr>
        <w:t xml:space="preserve"> but are</w:t>
      </w:r>
      <w:r w:rsidR="003856B0" w:rsidRPr="00AC0541">
        <w:rPr>
          <w:sz w:val="24"/>
          <w:szCs w:val="24"/>
        </w:rPr>
        <w:t xml:space="preserve"> </w:t>
      </w:r>
      <w:r w:rsidR="00740738">
        <w:rPr>
          <w:sz w:val="24"/>
          <w:szCs w:val="24"/>
        </w:rPr>
        <w:t>only</w:t>
      </w:r>
      <w:r w:rsidR="003856B0" w:rsidRPr="00AC0541">
        <w:rPr>
          <w:sz w:val="24"/>
          <w:szCs w:val="24"/>
        </w:rPr>
        <w:t xml:space="preserve"> significant at a 10% significan</w:t>
      </w:r>
      <w:r w:rsidR="00740738">
        <w:rPr>
          <w:sz w:val="24"/>
          <w:szCs w:val="24"/>
        </w:rPr>
        <w:t>ce</w:t>
      </w:r>
      <w:r w:rsidR="003856B0" w:rsidRPr="00AC0541">
        <w:rPr>
          <w:sz w:val="24"/>
          <w:szCs w:val="24"/>
        </w:rPr>
        <w:t xml:space="preserve">-level. </w:t>
      </w:r>
      <w:commentRangeEnd w:id="16"/>
      <w:r w:rsidR="00EB209C" w:rsidRPr="00AC0541">
        <w:rPr>
          <w:rStyle w:val="Kommentarhenvisning"/>
          <w:sz w:val="24"/>
          <w:szCs w:val="24"/>
        </w:rPr>
        <w:commentReference w:id="16"/>
      </w:r>
    </w:p>
    <w:p w14:paraId="6BE0A7BC" w14:textId="0434E611" w:rsidR="000A3027" w:rsidRPr="00AC0541" w:rsidRDefault="00207C01" w:rsidP="0078484D">
      <w:pPr>
        <w:spacing w:line="360" w:lineRule="auto"/>
        <w:rPr>
          <w:sz w:val="24"/>
          <w:szCs w:val="24"/>
        </w:rPr>
      </w:pPr>
      <w:r w:rsidRPr="00AC0541">
        <w:rPr>
          <w:sz w:val="24"/>
          <w:szCs w:val="24"/>
        </w:rPr>
        <w:t>As</w:t>
      </w:r>
      <w:r w:rsidR="00E4200B" w:rsidRPr="00AC0541">
        <w:rPr>
          <w:sz w:val="24"/>
          <w:szCs w:val="24"/>
        </w:rPr>
        <w:t xml:space="preserve"> the demand</w:t>
      </w:r>
      <w:r w:rsidRPr="00AC0541">
        <w:rPr>
          <w:sz w:val="24"/>
          <w:szCs w:val="24"/>
        </w:rPr>
        <w:t xml:space="preserve"> channel</w:t>
      </w:r>
      <w:r w:rsidR="00E4200B" w:rsidRPr="00AC0541">
        <w:rPr>
          <w:sz w:val="24"/>
          <w:szCs w:val="24"/>
        </w:rPr>
        <w:t xml:space="preserve"> </w:t>
      </w:r>
      <w:r w:rsidR="007A492E">
        <w:rPr>
          <w:sz w:val="24"/>
          <w:szCs w:val="24"/>
        </w:rPr>
        <w:t>and</w:t>
      </w:r>
      <w:r w:rsidR="00E4200B" w:rsidRPr="00AC0541">
        <w:rPr>
          <w:sz w:val="24"/>
          <w:szCs w:val="24"/>
        </w:rPr>
        <w:t xml:space="preserve"> insurance rate channel</w:t>
      </w:r>
      <w:r w:rsidRPr="00AC0541">
        <w:rPr>
          <w:sz w:val="24"/>
          <w:szCs w:val="24"/>
        </w:rPr>
        <w:t xml:space="preserve"> </w:t>
      </w:r>
      <w:r w:rsidR="007A492E">
        <w:rPr>
          <w:sz w:val="24"/>
          <w:szCs w:val="24"/>
        </w:rPr>
        <w:t xml:space="preserve">included in this scenario both affect the economy through the same equations, </w:t>
      </w:r>
      <w:r w:rsidRPr="00AC0541">
        <w:rPr>
          <w:sz w:val="24"/>
          <w:szCs w:val="24"/>
        </w:rPr>
        <w:t xml:space="preserve">we will compare the results of </w:t>
      </w:r>
      <w:r w:rsidR="007A492E">
        <w:rPr>
          <w:sz w:val="24"/>
          <w:szCs w:val="24"/>
        </w:rPr>
        <w:t>this scenario with scenario 1</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w:t>
      </w:r>
      <w:r w:rsidR="007A492E">
        <w:rPr>
          <w:sz w:val="24"/>
          <w:szCs w:val="24"/>
        </w:rPr>
        <w:t>whereas</w:t>
      </w:r>
      <w:r w:rsidR="00ED0C06" w:rsidRPr="00AC0541">
        <w:rPr>
          <w:sz w:val="24"/>
          <w:szCs w:val="24"/>
        </w:rPr>
        <w:t xml:space="preserve"> a higher percentage of unemployed </w:t>
      </w:r>
      <w:r w:rsidR="007A492E">
        <w:rPr>
          <w:sz w:val="24"/>
          <w:szCs w:val="24"/>
        </w:rPr>
        <w:t>are now</w:t>
      </w:r>
      <w:r w:rsidR="00ED0C06" w:rsidRPr="00AC0541">
        <w:rPr>
          <w:sz w:val="24"/>
          <w:szCs w:val="24"/>
        </w:rPr>
        <w:t xml:space="preserve"> receiving income insurance</w:t>
      </w:r>
      <w:r w:rsidR="007A492E">
        <w:rPr>
          <w:sz w:val="24"/>
          <w:szCs w:val="24"/>
        </w:rPr>
        <w:t>,</w:t>
      </w:r>
      <w:r w:rsidR="00ED0C06" w:rsidRPr="00AC0541">
        <w:rPr>
          <w:sz w:val="24"/>
          <w:szCs w:val="24"/>
        </w:rPr>
        <w:t xml:space="preserve"> increasing the net benefits received by the households. </w:t>
      </w:r>
      <w:r w:rsidR="007A492E">
        <w:rPr>
          <w:sz w:val="24"/>
          <w:szCs w:val="24"/>
        </w:rPr>
        <w:t>We can use</w:t>
      </w:r>
      <w:r w:rsidR="00173E7B" w:rsidRPr="00AC0541">
        <w:rPr>
          <w:sz w:val="24"/>
          <w:szCs w:val="24"/>
        </w:rPr>
        <w:t xml:space="preserve"> the same reasoning as in scenario 1</w:t>
      </w:r>
      <w:r w:rsidR="007A492E">
        <w:rPr>
          <w:sz w:val="24"/>
          <w:szCs w:val="24"/>
        </w:rPr>
        <w:t>, where an increase in the net social benefits increased would result in a higher disposable income,</w:t>
      </w:r>
      <w:r w:rsidR="00173E7B" w:rsidRPr="00AC0541">
        <w:rPr>
          <w:sz w:val="24"/>
          <w:szCs w:val="24"/>
        </w:rPr>
        <w:t xml:space="preserve"> </w:t>
      </w:r>
      <w:r w:rsidR="007A492E">
        <w:rPr>
          <w:sz w:val="24"/>
          <w:szCs w:val="24"/>
        </w:rPr>
        <w:t>while at the same time also increasing</w:t>
      </w:r>
      <w:r w:rsidR="00173E7B" w:rsidRPr="00AC0541">
        <w:rPr>
          <w:sz w:val="24"/>
          <w:szCs w:val="24"/>
        </w:rPr>
        <w:t xml:space="preserve"> government net lending</w:t>
      </w:r>
      <w:r w:rsidR="007A492E">
        <w:rPr>
          <w:sz w:val="24"/>
          <w:szCs w:val="24"/>
        </w:rPr>
        <w:t>, both observed in the plot below</w:t>
      </w:r>
      <w:r w:rsidR="00173E7B" w:rsidRPr="00AC0541">
        <w:rPr>
          <w:sz w:val="24"/>
          <w:szCs w:val="24"/>
        </w:rPr>
        <w:t xml:space="preserve">. </w:t>
      </w:r>
    </w:p>
    <w:p w14:paraId="2EEF3381" w14:textId="0E227B21"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4817621B" w:rsidR="00F6501F" w:rsidRPr="00AC0541" w:rsidRDefault="000A3027" w:rsidP="0078484D">
      <w:pPr>
        <w:spacing w:line="360" w:lineRule="auto"/>
        <w:rPr>
          <w:sz w:val="24"/>
          <w:szCs w:val="24"/>
        </w:rPr>
      </w:pPr>
      <w:r w:rsidRPr="00AC0541">
        <w:rPr>
          <w:sz w:val="24"/>
          <w:szCs w:val="24"/>
        </w:rPr>
        <w:lastRenderedPageBreak/>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w:t>
      </w:r>
      <w:r w:rsidR="003D2F39">
        <w:rPr>
          <w:sz w:val="24"/>
          <w:szCs w:val="24"/>
        </w:rPr>
        <w:t xml:space="preserve">in </w:t>
      </w:r>
      <w:r w:rsidR="00EB209C" w:rsidRPr="00AC0541">
        <w:rPr>
          <w:sz w:val="24"/>
          <w:szCs w:val="24"/>
        </w:rPr>
        <w:t>the insurance</w:t>
      </w:r>
      <w:r w:rsidR="003D2F39">
        <w:rPr>
          <w:sz w:val="24"/>
          <w:szCs w:val="24"/>
        </w:rPr>
        <w:t xml:space="preserve"> </w:t>
      </w:r>
      <w:r w:rsidR="00EB209C" w:rsidRPr="00AC0541">
        <w:rPr>
          <w:sz w:val="24"/>
          <w:szCs w:val="24"/>
        </w:rPr>
        <w:t>rate</w:t>
      </w:r>
      <w:r w:rsidR="003D2F39">
        <w:rPr>
          <w:sz w:val="24"/>
          <w:szCs w:val="24"/>
        </w:rPr>
        <w:t>-</w:t>
      </w:r>
      <w:r w:rsidR="00EB209C" w:rsidRPr="00AC0541">
        <w:rPr>
          <w:sz w:val="24"/>
          <w:szCs w:val="24"/>
        </w:rPr>
        <w:t xml:space="preserve">channel. </w:t>
      </w:r>
    </w:p>
    <w:p w14:paraId="1F1E6760" w14:textId="6F71343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5664300D" w:rsidR="009D7F01" w:rsidRPr="00AC0541" w:rsidRDefault="000A3027" w:rsidP="0010741B">
      <w:pPr>
        <w:spacing w:line="360" w:lineRule="auto"/>
        <w:rPr>
          <w:sz w:val="24"/>
          <w:szCs w:val="24"/>
        </w:rPr>
      </w:pPr>
      <w:r w:rsidRPr="00AC0541">
        <w:rPr>
          <w:sz w:val="24"/>
          <w:szCs w:val="24"/>
        </w:rPr>
        <w:t xml:space="preserve">Lastly, </w:t>
      </w:r>
      <w:r w:rsidR="000477A3">
        <w:rPr>
          <w:sz w:val="24"/>
          <w:szCs w:val="24"/>
        </w:rPr>
        <w:t>when comparing the effects on</w:t>
      </w:r>
      <w:r w:rsidRPr="00AC0541">
        <w:rPr>
          <w:sz w:val="24"/>
          <w:szCs w:val="24"/>
        </w:rPr>
        <w:t xml:space="preserve"> </w:t>
      </w:r>
      <w:r w:rsidR="009D7F01" w:rsidRPr="00AC0541">
        <w:rPr>
          <w:sz w:val="24"/>
          <w:szCs w:val="24"/>
        </w:rPr>
        <w:t>un</w:t>
      </w:r>
      <w:r w:rsidRPr="00AC0541">
        <w:rPr>
          <w:sz w:val="24"/>
          <w:szCs w:val="24"/>
        </w:rPr>
        <w:t>employment</w:t>
      </w:r>
      <w:r w:rsidR="000477A3">
        <w:rPr>
          <w:sz w:val="24"/>
          <w:szCs w:val="24"/>
        </w:rPr>
        <w:t>,</w:t>
      </w:r>
      <w:r w:rsidR="00927CE6" w:rsidRPr="00AC0541">
        <w:rPr>
          <w:sz w:val="24"/>
          <w:szCs w:val="24"/>
        </w:rPr>
        <w:t xml:space="preserve"> we </w:t>
      </w:r>
      <w:r w:rsidR="000477A3">
        <w:rPr>
          <w:sz w:val="24"/>
          <w:szCs w:val="24"/>
        </w:rPr>
        <w:t xml:space="preserve">further decrease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64D2C2ED" w:rsidR="00DE62EB" w:rsidRDefault="008C02FE" w:rsidP="00A107A7">
      <w:pPr>
        <w:pStyle w:val="Overskrift2"/>
      </w:pPr>
      <w:r>
        <w:t xml:space="preserve">Scenario </w:t>
      </w:r>
      <w:r w:rsidR="008F54CE">
        <w:t>4</w:t>
      </w:r>
      <w:r w:rsidR="003F23A4">
        <w:t xml:space="preserve"> Including the</w:t>
      </w:r>
      <w:r>
        <w:t xml:space="preserve"> </w:t>
      </w:r>
      <w:r w:rsidR="003F23A4">
        <w:t>labor-force channel</w:t>
      </w:r>
    </w:p>
    <w:p w14:paraId="1EDEAA3D" w14:textId="7F09AA4A" w:rsidR="00A107A7" w:rsidRDefault="00A107A7" w:rsidP="00A107A7"/>
    <w:p w14:paraId="30D6D830" w14:textId="0587FAEE"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 xml:space="preserve">the two static models </w:t>
      </w:r>
      <w:r w:rsidR="005244DB">
        <w:rPr>
          <w:sz w:val="24"/>
          <w:szCs w:val="24"/>
        </w:rPr>
        <w:t xml:space="preserve">of income insurance and cash-benefits </w:t>
      </w:r>
      <w:r w:rsidR="00262E6D" w:rsidRPr="00AC0541">
        <w:rPr>
          <w:sz w:val="24"/>
          <w:szCs w:val="24"/>
        </w:rPr>
        <w:t>build by the IS-commission</w:t>
      </w:r>
      <w:r w:rsidR="005244DB">
        <w:rPr>
          <w:sz w:val="24"/>
          <w:szCs w:val="24"/>
        </w:rPr>
        <w:t>,</w:t>
      </w:r>
      <w:r w:rsidR="00262E6D" w:rsidRPr="00AC0541">
        <w:rPr>
          <w:sz w:val="24"/>
          <w:szCs w:val="24"/>
        </w:rPr>
        <w:t xml:space="preserve"> </w:t>
      </w:r>
      <w:r w:rsidR="00340753">
        <w:rPr>
          <w:sz w:val="24"/>
          <w:szCs w:val="24"/>
        </w:rPr>
        <w:t>where people would switch from the IS-program to the cash-benefits program, if the later one resulted in a higher level of benefits</w:t>
      </w:r>
      <w:r w:rsidRPr="00AC0541">
        <w:rPr>
          <w:sz w:val="24"/>
          <w:szCs w:val="24"/>
        </w:rPr>
        <w:t>.</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w:t>
      </w:r>
      <w:r w:rsidR="002539F9">
        <w:rPr>
          <w:sz w:val="24"/>
          <w:szCs w:val="24"/>
        </w:rPr>
        <w:t>IS-model</w:t>
      </w:r>
      <w:r w:rsidR="00262E6D" w:rsidRPr="00AC0541">
        <w:rPr>
          <w:sz w:val="24"/>
          <w:szCs w:val="24"/>
        </w:rPr>
        <w:t xml:space="preserve">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340753">
        <w:rPr>
          <w:sz w:val="24"/>
          <w:szCs w:val="24"/>
        </w:rPr>
        <w:t xml:space="preserve"> in our model</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340753">
        <w:rPr>
          <w:sz w:val="24"/>
          <w:szCs w:val="24"/>
        </w:rPr>
        <w:t>.</w:t>
      </w:r>
    </w:p>
    <w:p w14:paraId="12C9A2F8" w14:textId="255B2387" w:rsidR="007D3C27" w:rsidRPr="00AC0541" w:rsidRDefault="00A107A7" w:rsidP="008C02FE">
      <w:pPr>
        <w:spacing w:line="360" w:lineRule="auto"/>
        <w:rPr>
          <w:sz w:val="24"/>
          <w:szCs w:val="24"/>
        </w:rPr>
      </w:pPr>
      <w:r w:rsidRPr="00AC0541">
        <w:rPr>
          <w:sz w:val="24"/>
          <w:szCs w:val="24"/>
        </w:rPr>
        <w:lastRenderedPageBreak/>
        <w:t>As mentioned,</w:t>
      </w:r>
      <w:r w:rsidR="00340753">
        <w:rPr>
          <w:sz w:val="24"/>
          <w:szCs w:val="24"/>
        </w:rPr>
        <w:t xml:space="preserve"> we set the</w:t>
      </w:r>
      <w:r w:rsidRPr="00AC0541">
        <w:rPr>
          <w:sz w:val="24"/>
          <w:szCs w:val="24"/>
        </w:rPr>
        <w:t xml:space="preserve"> participation rate</w:t>
      </w:r>
      <w:r w:rsidR="00340753">
        <w:rPr>
          <w:sz w:val="24"/>
          <w:szCs w:val="24"/>
        </w:rPr>
        <w:t xml:space="preserve"> exogenously</w:t>
      </w:r>
      <w:r w:rsidRPr="00AC0541">
        <w:rPr>
          <w:sz w:val="24"/>
          <w:szCs w:val="24"/>
        </w:rPr>
        <w:t xml:space="preserve"> </w:t>
      </w:r>
      <w:r w:rsidR="00340753">
        <w:rPr>
          <w:sz w:val="24"/>
          <w:szCs w:val="24"/>
        </w:rPr>
        <w:t>with</w:t>
      </w:r>
      <w:r w:rsidRPr="00AC0541">
        <w:rPr>
          <w:sz w:val="24"/>
          <w:szCs w:val="24"/>
        </w:rPr>
        <w:t>in the baseline mode</w:t>
      </w:r>
      <w:r w:rsidR="00340753">
        <w:rPr>
          <w:sz w:val="24"/>
          <w:szCs w:val="24"/>
        </w:rPr>
        <w:t>l,</w:t>
      </w:r>
      <w:r w:rsidRPr="00AC0541">
        <w:rPr>
          <w:sz w:val="24"/>
          <w:szCs w:val="24"/>
        </w:rPr>
        <w:t xml:space="preserve"> as the literature is still mixed </w:t>
      </w:r>
      <w:r w:rsidR="00340753">
        <w:rPr>
          <w:sz w:val="24"/>
          <w:szCs w:val="24"/>
        </w:rPr>
        <w:t>in determining what explains</w:t>
      </w:r>
      <w:r w:rsidRPr="00AC0541">
        <w:rPr>
          <w:sz w:val="24"/>
          <w:szCs w:val="24"/>
        </w:rPr>
        <w:t xml:space="preserve"> the participation rate</w:t>
      </w:r>
      <w:r w:rsidR="0075427B" w:rsidRPr="00AC0541">
        <w:rPr>
          <w:sz w:val="24"/>
          <w:szCs w:val="24"/>
        </w:rPr>
        <w:t xml:space="preserve">. </w:t>
      </w:r>
      <w:r w:rsidRPr="00AC0541">
        <w:rPr>
          <w:sz w:val="24"/>
          <w:szCs w:val="24"/>
        </w:rPr>
        <w:t xml:space="preserve">We find significant </w:t>
      </w:r>
      <w:r w:rsidR="00340753">
        <w:rPr>
          <w:sz w:val="24"/>
          <w:szCs w:val="24"/>
        </w:rPr>
        <w:t>relationship</w:t>
      </w:r>
      <w:r w:rsidRPr="00AC0541">
        <w:rPr>
          <w:sz w:val="24"/>
          <w:szCs w:val="24"/>
        </w:rPr>
        <w:t xml:space="preserve">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expect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for this negative relationship</w:t>
      </w:r>
      <w:r w:rsidR="00340753">
        <w:rPr>
          <w:sz w:val="24"/>
          <w:szCs w:val="24"/>
        </w:rPr>
        <w:t>,</w:t>
      </w:r>
      <w:r w:rsidR="00F41869" w:rsidRPr="00AC0541">
        <w:rPr>
          <w:sz w:val="24"/>
          <w:szCs w:val="24"/>
        </w:rPr>
        <w:t xml:space="preserve"> is that </w:t>
      </w:r>
      <w:r w:rsidR="00340753">
        <w:rPr>
          <w:sz w:val="24"/>
          <w:szCs w:val="24"/>
        </w:rPr>
        <w:t>a</w:t>
      </w:r>
      <w:r w:rsidR="00F41869" w:rsidRPr="00AC0541">
        <w:rPr>
          <w:sz w:val="24"/>
          <w:szCs w:val="24"/>
        </w:rPr>
        <w:t xml:space="preserve"> rising unemployment rate would indicate rising difficulties of finding acceptable job matches, which might create incentives for some people to stay outside the labor force. The new equation for the labor force can be seen below</w:t>
      </w:r>
      <w:r w:rsidR="00340753">
        <w:rPr>
          <w:sz w:val="24"/>
          <w:szCs w:val="24"/>
        </w:rPr>
        <w:t xml:space="preserve">. </w:t>
      </w:r>
      <w:r w:rsidR="00F41869" w:rsidRPr="00AC0541">
        <w:rPr>
          <w:sz w:val="24"/>
          <w:szCs w:val="24"/>
        </w:rPr>
        <w:t xml:space="preserve"> </w:t>
      </w:r>
    </w:p>
    <w:p w14:paraId="485F3624" w14:textId="6C6139D5" w:rsidR="002F66FF" w:rsidRPr="00AC0541" w:rsidRDefault="00340753" w:rsidP="0078484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4D4A52F6" w:rsidR="00E21539" w:rsidRPr="00AC0541" w:rsidRDefault="0027188B" w:rsidP="0078484D">
      <w:pPr>
        <w:spacing w:line="360" w:lineRule="auto"/>
        <w:rPr>
          <w:sz w:val="24"/>
          <w:szCs w:val="24"/>
        </w:rPr>
      </w:pPr>
      <w:r w:rsidRPr="00AC0541">
        <w:rPr>
          <w:sz w:val="24"/>
          <w:szCs w:val="24"/>
        </w:rPr>
        <w:t>Comparing the simulated data with real data</w:t>
      </w:r>
      <w:r w:rsidR="002700CE">
        <w:rPr>
          <w:sz w:val="24"/>
          <w:szCs w:val="24"/>
        </w:rPr>
        <w:t xml:space="preserve"> for the participation rate,</w:t>
      </w:r>
      <w:r w:rsidRPr="00AC0541">
        <w:rPr>
          <w:sz w:val="24"/>
          <w:szCs w:val="24"/>
        </w:rPr>
        <w:t xml:space="preserve"> we see that the model is able to capture</w:t>
      </w:r>
      <w:r w:rsidR="00E21539" w:rsidRPr="00AC0541">
        <w:rPr>
          <w:sz w:val="24"/>
          <w:szCs w:val="24"/>
        </w:rPr>
        <w:t xml:space="preserve"> the overall trend</w:t>
      </w:r>
      <w:r w:rsidR="002700CE">
        <w:rPr>
          <w:sz w:val="24"/>
          <w:szCs w:val="24"/>
        </w:rPr>
        <w:t>, shown in the figure below</w:t>
      </w:r>
      <w:r w:rsidR="00757265" w:rsidRPr="00AC0541">
        <w:rPr>
          <w:sz w:val="24"/>
          <w:szCs w:val="24"/>
        </w:rPr>
        <w:t>:</w:t>
      </w:r>
      <w:r w:rsidR="00E21539" w:rsidRPr="00AC0541">
        <w:rPr>
          <w:sz w:val="24"/>
          <w:szCs w:val="24"/>
        </w:rPr>
        <w:t xml:space="preserve"> </w:t>
      </w:r>
    </w:p>
    <w:p w14:paraId="49E5B9CB" w14:textId="649FC1A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6225130A" w:rsidR="00BA31C3" w:rsidRPr="00AC0541" w:rsidRDefault="00E21539" w:rsidP="009D7F01">
      <w:pPr>
        <w:spacing w:line="360" w:lineRule="auto"/>
        <w:rPr>
          <w:sz w:val="24"/>
          <w:szCs w:val="24"/>
        </w:rPr>
      </w:pPr>
      <w:r w:rsidRPr="00AC0541">
        <w:rPr>
          <w:sz w:val="24"/>
          <w:szCs w:val="24"/>
        </w:rPr>
        <w:lastRenderedPageBreak/>
        <w:t>When removing the suppressing of the rate regulation rate</w:t>
      </w:r>
      <w:r w:rsidR="00234E1C">
        <w:rPr>
          <w:sz w:val="24"/>
          <w:szCs w:val="24"/>
        </w:rPr>
        <w:t xml:space="preserve"> including the LF-channel </w:t>
      </w:r>
      <w:r w:rsidRPr="00AC0541">
        <w:rPr>
          <w:sz w:val="24"/>
          <w:szCs w:val="24"/>
        </w:rPr>
        <w:t>we get almost the same results as in scenario 1</w:t>
      </w:r>
      <w:r w:rsidR="008C5D1F">
        <w:rPr>
          <w:sz w:val="24"/>
          <w:szCs w:val="24"/>
        </w:rPr>
        <w:t xml:space="preserve">, </w:t>
      </w:r>
      <w:r w:rsidR="00234E1C">
        <w:rPr>
          <w:sz w:val="24"/>
          <w:szCs w:val="24"/>
        </w:rPr>
        <w:t xml:space="preserve">where we </w:t>
      </w:r>
      <w:r w:rsidR="008C5D1F">
        <w:rPr>
          <w:sz w:val="24"/>
          <w:szCs w:val="24"/>
        </w:rPr>
        <w:t>only includ</w:t>
      </w:r>
      <w:r w:rsidR="00234E1C">
        <w:rPr>
          <w:sz w:val="24"/>
          <w:szCs w:val="24"/>
        </w:rPr>
        <w:t>ed</w:t>
      </w:r>
      <w:r w:rsidR="008C5D1F">
        <w:rPr>
          <w:sz w:val="24"/>
          <w:szCs w:val="24"/>
        </w:rPr>
        <w:t xml:space="preserve"> the demand channel</w:t>
      </w:r>
      <w:r w:rsidRPr="00AC0541">
        <w:rPr>
          <w:sz w:val="24"/>
          <w:szCs w:val="24"/>
        </w:rPr>
        <w:t xml:space="preserve">. </w:t>
      </w:r>
      <w:r w:rsidR="008C5D1F">
        <w:rPr>
          <w:sz w:val="24"/>
          <w:szCs w:val="24"/>
        </w:rPr>
        <w:t xml:space="preserve">We saw that </w:t>
      </w:r>
      <w:r w:rsidRPr="00AC0541">
        <w:rPr>
          <w:sz w:val="24"/>
          <w:szCs w:val="24"/>
        </w:rPr>
        <w:t>scenario 1 had a min</w:t>
      </w:r>
      <w:r w:rsidR="008C5D1F">
        <w:rPr>
          <w:sz w:val="24"/>
          <w:szCs w:val="24"/>
        </w:rPr>
        <w:t>imal</w:t>
      </w:r>
      <w:r w:rsidRPr="00AC0541">
        <w:rPr>
          <w:sz w:val="24"/>
          <w:szCs w:val="24"/>
        </w:rPr>
        <w:t xml:space="preserve"> effect on the unemployment rate, t</w:t>
      </w:r>
      <w:r w:rsidR="00234E1C">
        <w:rPr>
          <w:sz w:val="24"/>
          <w:szCs w:val="24"/>
        </w:rPr>
        <w:t xml:space="preserve">herefore </w:t>
      </w:r>
      <w:r w:rsidRPr="00AC0541">
        <w:rPr>
          <w:sz w:val="24"/>
          <w:szCs w:val="24"/>
        </w:rPr>
        <w:t>the</w:t>
      </w:r>
      <w:r w:rsidR="00234E1C">
        <w:rPr>
          <w:sz w:val="24"/>
          <w:szCs w:val="24"/>
        </w:rPr>
        <w:t xml:space="preserve"> change in the</w:t>
      </w:r>
      <w:r w:rsidRPr="00AC0541">
        <w:rPr>
          <w:sz w:val="24"/>
          <w:szCs w:val="24"/>
        </w:rPr>
        <w:t xml:space="preserve"> labor force is also minimal</w:t>
      </w:r>
      <w:r w:rsidR="00234E1C">
        <w:rPr>
          <w:sz w:val="24"/>
          <w:szCs w:val="24"/>
        </w:rPr>
        <w:t xml:space="preserve"> increasing the labor force with 50 people,</w:t>
      </w:r>
      <w:r w:rsidRPr="00AC0541">
        <w:rPr>
          <w:sz w:val="24"/>
          <w:szCs w:val="24"/>
        </w:rPr>
        <w:t xml:space="preserve"> creating almost no difference in the two scenarios</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17"/>
      <w:commentRangeStart w:id="18"/>
      <w:commentRangeStart w:id="19"/>
      <w:commentRangeStart w:id="20"/>
      <w:r w:rsidRPr="00AC0541">
        <w:rPr>
          <w:sz w:val="24"/>
          <w:szCs w:val="24"/>
        </w:rPr>
        <w:t xml:space="preserve">approximately 150 </w:t>
      </w:r>
      <w:commentRangeEnd w:id="17"/>
      <w:r w:rsidR="00A36179" w:rsidRPr="00AC0541">
        <w:rPr>
          <w:rStyle w:val="Kommentarhenvisning"/>
          <w:sz w:val="24"/>
          <w:szCs w:val="24"/>
        </w:rPr>
        <w:commentReference w:id="17"/>
      </w:r>
      <w:commentRangeEnd w:id="18"/>
      <w:r w:rsidR="00617DDD">
        <w:rPr>
          <w:rStyle w:val="Kommentarhenvisning"/>
        </w:rPr>
        <w:commentReference w:id="18"/>
      </w:r>
      <w:commentRangeEnd w:id="19"/>
      <w:r w:rsidR="00724E4C">
        <w:rPr>
          <w:rStyle w:val="Kommentarhenvisning"/>
        </w:rPr>
        <w:commentReference w:id="19"/>
      </w:r>
      <w:commentRangeEnd w:id="20"/>
      <w:r w:rsidR="009042A8">
        <w:rPr>
          <w:rStyle w:val="Kommentarhenvisning"/>
        </w:rPr>
        <w:commentReference w:id="20"/>
      </w:r>
      <w:r w:rsidRPr="00AC0541">
        <w:rPr>
          <w:sz w:val="24"/>
          <w:szCs w:val="24"/>
        </w:rPr>
        <w:t xml:space="preserve">people in this </w:t>
      </w:r>
      <w:commentRangeStart w:id="21"/>
      <w:r w:rsidRPr="00AC0541">
        <w:rPr>
          <w:sz w:val="24"/>
          <w:szCs w:val="24"/>
        </w:rPr>
        <w:t>scenario</w:t>
      </w:r>
      <w:r w:rsidR="00845283" w:rsidRPr="00967F45">
        <w:rPr>
          <w:rStyle w:val="Fodnotehenvisning"/>
        </w:rPr>
        <w:footnoteReference w:id="14"/>
      </w:r>
      <w:r w:rsidR="00234E1C">
        <w:rPr>
          <w:sz w:val="24"/>
          <w:szCs w:val="24"/>
        </w:rPr>
        <w:t>, compared with 250 in scenario 1</w:t>
      </w:r>
      <w:r w:rsidRPr="00AC0541">
        <w:rPr>
          <w:sz w:val="24"/>
          <w:szCs w:val="24"/>
        </w:rPr>
        <w:t xml:space="preserve">. In </w:t>
      </w:r>
      <w:commentRangeEnd w:id="21"/>
      <w:r w:rsidR="00BD4800">
        <w:rPr>
          <w:rStyle w:val="Kommentarhenvisning"/>
        </w:rPr>
        <w:commentReference w:id="21"/>
      </w:r>
      <w:r w:rsidRPr="00AC0541">
        <w:rPr>
          <w:sz w:val="24"/>
          <w:szCs w:val="24"/>
        </w:rPr>
        <w:t xml:space="preserve">scenario </w:t>
      </w:r>
      <w:r w:rsidR="00234E1C">
        <w:rPr>
          <w:sz w:val="24"/>
          <w:szCs w:val="24"/>
        </w:rPr>
        <w:t>6</w:t>
      </w:r>
      <w:r w:rsidRPr="00AC0541">
        <w:rPr>
          <w:sz w:val="24"/>
          <w:szCs w:val="24"/>
        </w:rPr>
        <w:t xml:space="preserve">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220F05EB" w:rsidR="00D0261D" w:rsidRDefault="009D7887" w:rsidP="00A36179">
      <w:pPr>
        <w:pStyle w:val="Overskrift2"/>
      </w:pPr>
      <w:r>
        <w:t xml:space="preserve">Scenario 5 </w:t>
      </w:r>
      <w:r w:rsidR="005621CD">
        <w:t>Including the productivity channel</w:t>
      </w:r>
    </w:p>
    <w:p w14:paraId="2470DE0A" w14:textId="77777777" w:rsidR="00D0261D" w:rsidRDefault="00D0261D" w:rsidP="00D0261D"/>
    <w:p w14:paraId="1902EB65" w14:textId="292EA8DD"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8B719F">
        <w:rPr>
          <w:sz w:val="24"/>
          <w:szCs w:val="24"/>
        </w:rPr>
        <w:t>,</w:t>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w:t>
      </w:r>
      <w:r w:rsidR="008B719F">
        <w:rPr>
          <w:sz w:val="24"/>
          <w:szCs w:val="24"/>
        </w:rPr>
        <w:t>Assuming this to be true, the existence of the liquidity effect</w:t>
      </w:r>
      <w:r w:rsidRPr="00AC0541">
        <w:rPr>
          <w:sz w:val="24"/>
          <w:szCs w:val="24"/>
        </w:rPr>
        <w:t xml:space="preserve"> creates a possible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w:t>
      </w:r>
      <w:r w:rsidR="008B719F">
        <w:rPr>
          <w:sz w:val="24"/>
          <w:szCs w:val="24"/>
        </w:rPr>
        <w:t>2,</w:t>
      </w:r>
      <w:r w:rsidRPr="00AC0541">
        <w:rPr>
          <w:sz w:val="24"/>
          <w:szCs w:val="24"/>
        </w:rPr>
        <w:t xml:space="preserve"> empirical results </w:t>
      </w:r>
      <w:r w:rsidR="008B719F">
        <w:rPr>
          <w:sz w:val="24"/>
          <w:szCs w:val="24"/>
        </w:rPr>
        <w:t>only finds</w:t>
      </w:r>
      <w:r w:rsidRPr="00AC0541">
        <w:rPr>
          <w:sz w:val="24"/>
          <w:szCs w:val="24"/>
        </w:rPr>
        <w:t xml:space="preserve">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w:t>
      </w:r>
      <w:r w:rsidR="008B719F">
        <w:rPr>
          <w:sz w:val="24"/>
          <w:szCs w:val="24"/>
        </w:rPr>
        <w:t>to measure</w:t>
      </w:r>
      <w:r w:rsidRPr="00AC0541">
        <w:rPr>
          <w:sz w:val="24"/>
          <w:szCs w:val="24"/>
        </w:rPr>
        <w:t xml:space="preserv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22"/>
      <w:r w:rsidR="00111564" w:rsidRPr="00AC0541">
        <w:rPr>
          <w:sz w:val="24"/>
          <w:szCs w:val="24"/>
        </w:rPr>
        <w:t xml:space="preserve">section </w:t>
      </w:r>
      <w:r w:rsidR="005F2952">
        <w:rPr>
          <w:sz w:val="24"/>
          <w:szCs w:val="24"/>
        </w:rPr>
        <w:t>2</w:t>
      </w:r>
      <w:r w:rsidR="00111564" w:rsidRPr="00AC0541">
        <w:rPr>
          <w:sz w:val="24"/>
          <w:szCs w:val="24"/>
        </w:rPr>
        <w:t xml:space="preserve"> </w:t>
      </w:r>
      <w:commentRangeEnd w:id="22"/>
      <w:r w:rsidR="003F32AA">
        <w:rPr>
          <w:rStyle w:val="Kommentarhenvisning"/>
        </w:rPr>
        <w:commentReference w:id="22"/>
      </w:r>
      <w:r w:rsidRPr="00AC0541">
        <w:rPr>
          <w:sz w:val="24"/>
          <w:szCs w:val="24"/>
        </w:rPr>
        <w:t xml:space="preserve">will be included. </w:t>
      </w:r>
      <w:r w:rsidR="008B719F">
        <w:rPr>
          <w:sz w:val="24"/>
          <w:szCs w:val="24"/>
        </w:rPr>
        <w:t xml:space="preserve">Like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 xml:space="preserve">e factor explaining productivity, </w:t>
      </w:r>
      <w:r w:rsidR="008B719F">
        <w:rPr>
          <w:sz w:val="24"/>
          <w:szCs w:val="24"/>
        </w:rPr>
        <w:t>we find significant effects for all three regressors</w:t>
      </w:r>
      <w:r w:rsidR="00C100EC" w:rsidRPr="00967F45">
        <w:rPr>
          <w:rStyle w:val="Fodnotehenvisning"/>
        </w:rPr>
        <w:footnoteReference w:id="15"/>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7983D597" w:rsidR="00D0261D" w:rsidRPr="00AC0541" w:rsidRDefault="00D0261D" w:rsidP="00D0261D">
      <w:pPr>
        <w:spacing w:line="360" w:lineRule="auto"/>
        <w:rPr>
          <w:sz w:val="24"/>
          <w:szCs w:val="24"/>
        </w:rPr>
      </w:pPr>
      <w:r w:rsidRPr="00AC0541">
        <w:rPr>
          <w:sz w:val="24"/>
          <w:szCs w:val="24"/>
        </w:rPr>
        <w:lastRenderedPageBreak/>
        <w:t>As the increase in the average level of income insurance now feeds directly into the productivity, we observe an increase in productivity compared to the baseline model after 2016</w:t>
      </w:r>
      <w:r w:rsidR="008B719F">
        <w:rPr>
          <w:sz w:val="24"/>
          <w:szCs w:val="24"/>
        </w:rPr>
        <w:t>, observed in the figure below</w:t>
      </w:r>
      <w:r w:rsidRPr="00AC0541">
        <w:rPr>
          <w:sz w:val="24"/>
          <w:szCs w:val="24"/>
        </w:rPr>
        <w:t xml:space="preserve">. </w:t>
      </w:r>
    </w:p>
    <w:p w14:paraId="5E3B4C35" w14:textId="06950B05"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738AEC02"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w:t>
      </w:r>
      <w:r w:rsidR="008B719F">
        <w:rPr>
          <w:sz w:val="24"/>
          <w:szCs w:val="24"/>
        </w:rPr>
        <w:t>.</w:t>
      </w:r>
      <w:r w:rsidRPr="00AC0541">
        <w:rPr>
          <w:sz w:val="24"/>
          <w:szCs w:val="24"/>
        </w:rPr>
        <w:t xml:space="preserve"> </w:t>
      </w:r>
      <w:r w:rsidR="008B719F">
        <w:rPr>
          <w:sz w:val="24"/>
          <w:szCs w:val="24"/>
        </w:rPr>
        <w:t>T</w:t>
      </w:r>
      <w:r w:rsidRPr="00AC0541">
        <w:rPr>
          <w:sz w:val="24"/>
          <w:szCs w:val="24"/>
        </w:rPr>
        <w:t>herefor</w:t>
      </w:r>
      <w:r w:rsidR="000412E2">
        <w:rPr>
          <w:sz w:val="24"/>
          <w:szCs w:val="24"/>
        </w:rPr>
        <w:t>e</w:t>
      </w:r>
      <w:r w:rsidR="00D969ED">
        <w:rPr>
          <w:sz w:val="24"/>
          <w:szCs w:val="24"/>
        </w:rPr>
        <w:t>,</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employed in the economy by around 25.000</w:t>
      </w:r>
      <w:r w:rsidR="008B719F">
        <w:rPr>
          <w:sz w:val="24"/>
          <w:szCs w:val="24"/>
        </w:rPr>
        <w:t>.</w:t>
      </w:r>
      <w:r w:rsidRPr="00AC0541">
        <w:rPr>
          <w:sz w:val="24"/>
          <w:szCs w:val="24"/>
        </w:rPr>
        <w:t xml:space="preserve"> </w:t>
      </w:r>
      <w:r w:rsidR="008B719F">
        <w:rPr>
          <w:sz w:val="24"/>
          <w:szCs w:val="24"/>
        </w:rPr>
        <w:t>Looking at the percentage change in unemployment this</w:t>
      </w:r>
      <w:r w:rsidRPr="00AC0541">
        <w:rPr>
          <w:sz w:val="24"/>
          <w:szCs w:val="24"/>
        </w:rPr>
        <w:t xml:space="preserve"> is a 15 percent increase, </w:t>
      </w:r>
      <w:r w:rsidR="008B719F">
        <w:rPr>
          <w:sz w:val="24"/>
          <w:szCs w:val="24"/>
        </w:rPr>
        <w:t>as also</w:t>
      </w:r>
      <w:r w:rsidR="00E65BE3">
        <w:rPr>
          <w:sz w:val="24"/>
          <w:szCs w:val="24"/>
        </w:rPr>
        <w:t xml:space="preserve">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w:t>
      </w:r>
      <w:r w:rsidRPr="00AC0541">
        <w:rPr>
          <w:sz w:val="24"/>
          <w:szCs w:val="24"/>
        </w:rPr>
        <w:t>.</w:t>
      </w:r>
    </w:p>
    <w:p w14:paraId="44C8D805" w14:textId="05EC09B1"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0A661EAA" w:rsidR="00D0261D" w:rsidRDefault="00D0261D" w:rsidP="00D0261D"/>
    <w:p w14:paraId="23DC51BE" w14:textId="6309D7D6" w:rsidR="0094247A" w:rsidRPr="00AC0541" w:rsidRDefault="0094247A" w:rsidP="0094247A">
      <w:pPr>
        <w:spacing w:line="360" w:lineRule="auto"/>
        <w:rPr>
          <w:sz w:val="24"/>
          <w:szCs w:val="24"/>
        </w:rPr>
      </w:pPr>
      <w:r w:rsidRPr="00AC0541">
        <w:rPr>
          <w:sz w:val="24"/>
          <w:szCs w:val="24"/>
        </w:rPr>
        <w:t>We find th</w:t>
      </w:r>
      <w:r w:rsidR="009C7F75">
        <w:rPr>
          <w:sz w:val="24"/>
          <w:szCs w:val="24"/>
        </w:rPr>
        <w:t>e effect of the productivity channel to be</w:t>
      </w:r>
      <w:r w:rsidRPr="00AC0541">
        <w:rPr>
          <w:sz w:val="24"/>
          <w:szCs w:val="24"/>
        </w:rPr>
        <w:t xml:space="preserve"> quite large</w:t>
      </w:r>
      <w:r w:rsidR="009C7F75">
        <w:rPr>
          <w:sz w:val="24"/>
          <w:szCs w:val="24"/>
        </w:rPr>
        <w:t>,</w:t>
      </w:r>
      <w:r w:rsidRPr="00AC0541">
        <w:rPr>
          <w:sz w:val="24"/>
          <w:szCs w:val="24"/>
        </w:rPr>
        <w:t xml:space="preserve"> especially compared to the other effects</w:t>
      </w:r>
      <w:r w:rsidR="009C7F75">
        <w:rPr>
          <w:sz w:val="24"/>
          <w:szCs w:val="24"/>
        </w:rPr>
        <w:t xml:space="preserve"> of the previous scenarios</w:t>
      </w:r>
      <w:r w:rsidR="005114AE">
        <w:rPr>
          <w:sz w:val="24"/>
          <w:szCs w:val="24"/>
        </w:rPr>
        <w:t>.</w:t>
      </w:r>
      <w:r w:rsidR="00E65BE3">
        <w:rPr>
          <w:sz w:val="24"/>
          <w:szCs w:val="24"/>
        </w:rPr>
        <w:t xml:space="preserve"> </w:t>
      </w:r>
      <w:r w:rsidR="005114AE">
        <w:rPr>
          <w:sz w:val="24"/>
          <w:szCs w:val="24"/>
        </w:rPr>
        <w:t>I</w:t>
      </w:r>
      <w:commentRangeStart w:id="23"/>
      <w:r w:rsidR="00E65BE3">
        <w:rPr>
          <w:sz w:val="24"/>
          <w:szCs w:val="24"/>
        </w:rPr>
        <w:t xml:space="preserve">n section </w:t>
      </w:r>
      <w:r w:rsidR="003F32AA">
        <w:rPr>
          <w:sz w:val="24"/>
          <w:szCs w:val="24"/>
        </w:rPr>
        <w:t>2</w:t>
      </w:r>
      <w:r w:rsidR="009C7F75">
        <w:rPr>
          <w:sz w:val="24"/>
          <w:szCs w:val="24"/>
        </w:rPr>
        <w:t>, we presented that</w:t>
      </w:r>
      <w:r w:rsidR="003F32AA">
        <w:rPr>
          <w:sz w:val="24"/>
          <w:szCs w:val="24"/>
        </w:rPr>
        <w:t xml:space="preserve">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w:t>
      </w:r>
      <w:r w:rsidR="00D969ED">
        <w:rPr>
          <w:sz w:val="24"/>
          <w:szCs w:val="24"/>
        </w:rPr>
        <w:t>due</w:t>
      </w:r>
      <w:r w:rsidR="00E65BE3">
        <w:rPr>
          <w:sz w:val="24"/>
          <w:szCs w:val="24"/>
        </w:rPr>
        <w:t xml:space="preserve">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6"/>
      </w:r>
      <w:r w:rsidR="000C2886">
        <w:rPr>
          <w:sz w:val="24"/>
          <w:szCs w:val="24"/>
        </w:rPr>
        <w:t>.</w:t>
      </w:r>
      <w:commentRangeEnd w:id="23"/>
      <w:r w:rsidR="009C7F75">
        <w:rPr>
          <w:rStyle w:val="Kommentarhenvisning"/>
        </w:rPr>
        <w:commentReference w:id="23"/>
      </w:r>
    </w:p>
    <w:p w14:paraId="603A1951" w14:textId="116C80A8" w:rsidR="009954FC" w:rsidRDefault="009954FC" w:rsidP="009954FC">
      <w:pPr>
        <w:pStyle w:val="Overskrift2"/>
      </w:pPr>
      <w:r>
        <w:t xml:space="preserve">Scenario </w:t>
      </w:r>
      <w:r w:rsidR="009D7887">
        <w:t>6</w:t>
      </w:r>
      <w:r w:rsidR="00D41C51">
        <w:t>:</w:t>
      </w:r>
      <w:r>
        <w:t xml:space="preserve"> </w:t>
      </w:r>
      <w:r w:rsidR="00D41C51">
        <w:t>including multiple channels</w:t>
      </w:r>
    </w:p>
    <w:p w14:paraId="151C4F76" w14:textId="427AC89B" w:rsidR="00874529" w:rsidRDefault="00874529" w:rsidP="00874529"/>
    <w:p w14:paraId="2D519D36" w14:textId="2D7B5FB3" w:rsidR="009E3EAA" w:rsidRPr="00AC0541" w:rsidRDefault="00BC52F4" w:rsidP="009E3EAA">
      <w:pPr>
        <w:spacing w:line="360" w:lineRule="auto"/>
        <w:rPr>
          <w:sz w:val="24"/>
          <w:szCs w:val="24"/>
        </w:rPr>
      </w:pPr>
      <w:r w:rsidRPr="00AC0541">
        <w:rPr>
          <w:sz w:val="24"/>
          <w:szCs w:val="24"/>
        </w:rPr>
        <w:t>In the previous scenarios</w:t>
      </w:r>
      <w:r w:rsidR="00D41C51">
        <w:rPr>
          <w:sz w:val="24"/>
          <w:szCs w:val="24"/>
        </w:rPr>
        <w:t>,</w:t>
      </w:r>
      <w:r w:rsidRPr="00AC0541">
        <w:rPr>
          <w:sz w:val="24"/>
          <w:szCs w:val="24"/>
        </w:rPr>
        <w:t xml:space="preserve"> we</w:t>
      </w:r>
      <w:r w:rsidR="00D41C51">
        <w:rPr>
          <w:sz w:val="24"/>
          <w:szCs w:val="24"/>
        </w:rPr>
        <w:t xml:space="preserve"> have analyzed the five macroeconomic channels explained in section 2,</w:t>
      </w:r>
      <w:r w:rsidRPr="00AC0541">
        <w:rPr>
          <w:sz w:val="24"/>
          <w:szCs w:val="24"/>
        </w:rPr>
        <w:t xml:space="preserve"> </w:t>
      </w:r>
      <w:r w:rsidR="00D41C51">
        <w:rPr>
          <w:sz w:val="24"/>
          <w:szCs w:val="24"/>
        </w:rPr>
        <w:t>looking at how they independently affected the economy, and most importantly for our paper, unemployment</w:t>
      </w:r>
      <w:r w:rsidR="009E3EAA" w:rsidRPr="00AC0541">
        <w:rPr>
          <w:sz w:val="24"/>
          <w:szCs w:val="24"/>
        </w:rPr>
        <w:t xml:space="preserve">. </w:t>
      </w:r>
      <w:r w:rsidR="00874529" w:rsidRPr="00AC0541">
        <w:rPr>
          <w:sz w:val="24"/>
          <w:szCs w:val="24"/>
        </w:rPr>
        <w:t>Now, we will introduce a scenario including the channels</w:t>
      </w:r>
      <w:r w:rsidR="00D41C51">
        <w:rPr>
          <w:sz w:val="24"/>
          <w:szCs w:val="24"/>
        </w:rPr>
        <w:t xml:space="preserve"> from scenario 1-4</w:t>
      </w:r>
      <w:r w:rsidR="00874529" w:rsidRPr="00AC0541">
        <w:rPr>
          <w:sz w:val="24"/>
          <w:szCs w:val="24"/>
        </w:rPr>
        <w:t xml:space="preserve"> at once, </w:t>
      </w:r>
      <w:r w:rsidR="00D41C51">
        <w:rPr>
          <w:sz w:val="24"/>
          <w:szCs w:val="24"/>
        </w:rPr>
        <w:t xml:space="preserve">as </w:t>
      </w:r>
      <w:r w:rsidR="00874529" w:rsidRPr="00AC0541">
        <w:rPr>
          <w:sz w:val="24"/>
          <w:szCs w:val="24"/>
        </w:rPr>
        <w:t xml:space="preserve">doing this </w:t>
      </w:r>
      <w:r w:rsidR="00D41C51">
        <w:rPr>
          <w:sz w:val="24"/>
          <w:szCs w:val="24"/>
        </w:rPr>
        <w:t>will</w:t>
      </w:r>
      <w:r w:rsidR="00874529" w:rsidRPr="00AC0541">
        <w:rPr>
          <w:sz w:val="24"/>
          <w:szCs w:val="24"/>
        </w:rPr>
        <w:t xml:space="preserve"> allow</w:t>
      </w:r>
      <w:r w:rsidR="00D41C51">
        <w:rPr>
          <w:sz w:val="24"/>
          <w:szCs w:val="24"/>
        </w:rPr>
        <w:t xml:space="preserve"> </w:t>
      </w:r>
      <w:r w:rsidR="00874529" w:rsidRPr="00AC0541">
        <w:rPr>
          <w:sz w:val="24"/>
          <w:szCs w:val="24"/>
        </w:rPr>
        <w:t>the effects of</w:t>
      </w:r>
      <w:r w:rsidR="009E3EAA" w:rsidRPr="00AC0541">
        <w:rPr>
          <w:sz w:val="24"/>
          <w:szCs w:val="24"/>
        </w:rPr>
        <w:t xml:space="preserve"> one</w:t>
      </w:r>
      <w:r w:rsidR="00874529" w:rsidRPr="00AC0541">
        <w:rPr>
          <w:sz w:val="24"/>
          <w:szCs w:val="24"/>
        </w:rPr>
        <w:t xml:space="preserve"> channel to feed into other channels. </w:t>
      </w:r>
      <w:r w:rsidR="00D41C51">
        <w:rPr>
          <w:sz w:val="24"/>
          <w:szCs w:val="24"/>
        </w:rPr>
        <w:t>Again, w</w:t>
      </w:r>
      <w:r w:rsidR="00874529" w:rsidRPr="00AC0541">
        <w:rPr>
          <w:sz w:val="24"/>
          <w:szCs w:val="24"/>
        </w:rPr>
        <w:t>e will focus on the effects</w:t>
      </w:r>
      <w:r w:rsidR="00D41C51">
        <w:rPr>
          <w:sz w:val="24"/>
          <w:szCs w:val="24"/>
        </w:rPr>
        <w:t xml:space="preserve"> found</w:t>
      </w:r>
      <w:r w:rsidR="00874529" w:rsidRPr="00AC0541">
        <w:rPr>
          <w:sz w:val="24"/>
          <w:szCs w:val="24"/>
        </w:rPr>
        <w:t xml:space="preserve"> on unemployment,</w:t>
      </w:r>
      <w:r w:rsidR="00D41C51">
        <w:rPr>
          <w:sz w:val="24"/>
          <w:szCs w:val="24"/>
        </w:rPr>
        <w:t xml:space="preserve"> but will also include the effects found on the</w:t>
      </w:r>
      <w:r w:rsidR="00874529" w:rsidRPr="00AC0541">
        <w:rPr>
          <w:sz w:val="24"/>
          <w:szCs w:val="24"/>
        </w:rPr>
        <w:t xml:space="preserve"> </w:t>
      </w:r>
      <w:r w:rsidR="009E3EAA" w:rsidRPr="00AC0541">
        <w:rPr>
          <w:sz w:val="24"/>
          <w:szCs w:val="24"/>
        </w:rPr>
        <w:t>g</w:t>
      </w:r>
      <w:r w:rsidR="00874529" w:rsidRPr="00AC0541">
        <w:rPr>
          <w:sz w:val="24"/>
          <w:szCs w:val="24"/>
        </w:rPr>
        <w:t xml:space="preserve">overnment net-lending and </w:t>
      </w:r>
      <w:r w:rsidR="00D41C51" w:rsidRPr="00AC0541">
        <w:rPr>
          <w:sz w:val="24"/>
          <w:szCs w:val="24"/>
        </w:rPr>
        <w:t>GDP</w:t>
      </w:r>
      <w:r w:rsidR="00D41C51">
        <w:rPr>
          <w:sz w:val="24"/>
          <w:szCs w:val="24"/>
        </w:rPr>
        <w:t xml:space="preserve"> and</w:t>
      </w:r>
      <w:r w:rsidR="00874529" w:rsidRPr="00AC0541">
        <w:rPr>
          <w:sz w:val="24"/>
          <w:szCs w:val="24"/>
        </w:rPr>
        <w:t xml:space="preserve"> compar</w:t>
      </w:r>
      <w:r w:rsidR="00D41C51">
        <w:rPr>
          <w:sz w:val="24"/>
          <w:szCs w:val="24"/>
        </w:rPr>
        <w:t>e</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 xml:space="preserve">As argued in </w:t>
      </w:r>
      <w:r w:rsidR="00D41C51">
        <w:rPr>
          <w:sz w:val="24"/>
          <w:szCs w:val="24"/>
        </w:rPr>
        <w:t>the previous section,</w:t>
      </w:r>
      <w:r w:rsidR="000C2886">
        <w:rPr>
          <w:sz w:val="24"/>
          <w:szCs w:val="24"/>
        </w:rPr>
        <w:t xml:space="preserve"> we do not include the productivity </w:t>
      </w:r>
      <w:r w:rsidR="009518A8">
        <w:rPr>
          <w:sz w:val="24"/>
          <w:szCs w:val="24"/>
        </w:rPr>
        <w:t>channel</w:t>
      </w:r>
      <w:r w:rsidR="0030303A">
        <w:rPr>
          <w:sz w:val="24"/>
          <w:szCs w:val="24"/>
        </w:rPr>
        <w:t xml:space="preserve"> in this scenario,</w:t>
      </w:r>
      <w:r w:rsidR="009518A8">
        <w:rPr>
          <w:sz w:val="24"/>
          <w:szCs w:val="24"/>
        </w:rPr>
        <w:t xml:space="preserve"> as we find the </w:t>
      </w:r>
      <w:r w:rsidR="009E3EAA" w:rsidRPr="00AC0541">
        <w:rPr>
          <w:sz w:val="24"/>
          <w:szCs w:val="24"/>
        </w:rPr>
        <w:lastRenderedPageBreak/>
        <w:t xml:space="preserve">results of </w:t>
      </w:r>
      <w:r w:rsidR="009518A8">
        <w:rPr>
          <w:sz w:val="24"/>
          <w:szCs w:val="24"/>
        </w:rPr>
        <w:t>this channel</w:t>
      </w:r>
      <w:r w:rsidR="009E3EAA" w:rsidRPr="00AC0541">
        <w:rPr>
          <w:sz w:val="24"/>
          <w:szCs w:val="24"/>
        </w:rPr>
        <w:t xml:space="preserve"> quite radical</w:t>
      </w:r>
      <w:r w:rsidR="0030303A">
        <w:rPr>
          <w:sz w:val="24"/>
          <w:szCs w:val="24"/>
        </w:rPr>
        <w:t xml:space="preserve">. At the same </w:t>
      </w:r>
      <w:r w:rsidR="00B25D84">
        <w:rPr>
          <w:sz w:val="24"/>
          <w:szCs w:val="24"/>
        </w:rPr>
        <w:t>time,</w:t>
      </w:r>
      <w:r w:rsidR="0030303A">
        <w:rPr>
          <w:sz w:val="24"/>
          <w:szCs w:val="24"/>
        </w:rPr>
        <w:t xml:space="preserve"> we</w:t>
      </w:r>
      <w:r w:rsidR="009518A8">
        <w:rPr>
          <w:sz w:val="24"/>
          <w:szCs w:val="24"/>
        </w:rPr>
        <w:t xml:space="preserve"> also find</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w:t>
      </w:r>
      <w:r w:rsidR="00B25D84">
        <w:rPr>
          <w:sz w:val="24"/>
          <w:szCs w:val="24"/>
        </w:rPr>
        <w:t>to show mixed results of</w:t>
      </w:r>
      <w:r w:rsidR="009E3EAA" w:rsidRPr="00AC0541">
        <w:rPr>
          <w:sz w:val="24"/>
          <w:szCs w:val="24"/>
        </w:rPr>
        <w:t xml:space="preserve"> the matching effects, </w:t>
      </w:r>
      <w:r w:rsidR="009518A8">
        <w:rPr>
          <w:sz w:val="24"/>
          <w:szCs w:val="24"/>
        </w:rPr>
        <w:t xml:space="preserve">leaving us to not trust </w:t>
      </w:r>
      <w:r w:rsidR="00C87AA6" w:rsidRPr="00AC0541">
        <w:rPr>
          <w:sz w:val="24"/>
          <w:szCs w:val="24"/>
        </w:rPr>
        <w:t>the effects found in the previous scenario</w:t>
      </w:r>
      <w:r w:rsidR="009E3EAA" w:rsidRPr="00AC0541">
        <w:rPr>
          <w:sz w:val="24"/>
          <w:szCs w:val="24"/>
        </w:rPr>
        <w:t>.</w:t>
      </w:r>
    </w:p>
    <w:p w14:paraId="29FA300C" w14:textId="1FE971A5" w:rsidR="00874529" w:rsidRPr="00AC0541" w:rsidRDefault="00274B3E" w:rsidP="00007D2E">
      <w:pPr>
        <w:spacing w:line="360" w:lineRule="auto"/>
        <w:rPr>
          <w:sz w:val="24"/>
          <w:szCs w:val="24"/>
        </w:rPr>
      </w:pPr>
      <w:r>
        <w:rPr>
          <w:sz w:val="24"/>
          <w:szCs w:val="24"/>
        </w:rPr>
        <w:t xml:space="preserve">Looking at the </w:t>
      </w:r>
      <w:r w:rsidR="00874529" w:rsidRPr="00AC0541">
        <w:rPr>
          <w:sz w:val="24"/>
          <w:szCs w:val="24"/>
        </w:rPr>
        <w:t>independent effects</w:t>
      </w:r>
      <w:r>
        <w:rPr>
          <w:sz w:val="24"/>
          <w:szCs w:val="24"/>
        </w:rPr>
        <w:t>, we found</w:t>
      </w:r>
      <w:r w:rsidR="00874529" w:rsidRPr="00AC0541">
        <w:rPr>
          <w:sz w:val="24"/>
          <w:szCs w:val="24"/>
        </w:rPr>
        <w:t xml:space="preserve"> the wage channel to be the most dominant also indicated</w:t>
      </w:r>
      <w:r w:rsidR="006545D7" w:rsidRPr="00AC0541">
        <w:rPr>
          <w:sz w:val="24"/>
          <w:szCs w:val="24"/>
        </w:rPr>
        <w:t xml:space="preserve"> in the plot</w:t>
      </w:r>
      <w:r w:rsidR="00874529" w:rsidRPr="00AC0541">
        <w:rPr>
          <w:sz w:val="24"/>
          <w:szCs w:val="24"/>
        </w:rPr>
        <w:t xml:space="preserve"> below. </w:t>
      </w:r>
      <w:r w:rsidR="00946A96">
        <w:rPr>
          <w:sz w:val="24"/>
          <w:szCs w:val="24"/>
        </w:rPr>
        <w:t>But as we include</w:t>
      </w:r>
      <w:r w:rsidR="00007D2E" w:rsidRPr="00AC0541">
        <w:rPr>
          <w:sz w:val="24"/>
          <w:szCs w:val="24"/>
        </w:rPr>
        <w:t xml:space="preserve"> the effects</w:t>
      </w:r>
      <w:r w:rsidR="00946A96">
        <w:rPr>
          <w:sz w:val="24"/>
          <w:szCs w:val="24"/>
        </w:rPr>
        <w:t xml:space="preserve"> of scenario 1-4</w:t>
      </w:r>
      <w:r w:rsidR="00007D2E" w:rsidRPr="00AC0541">
        <w:rPr>
          <w:sz w:val="24"/>
          <w:szCs w:val="24"/>
        </w:rPr>
        <w:t xml:space="preserve"> together</w:t>
      </w:r>
      <w:r w:rsidR="00946A96">
        <w:rPr>
          <w:sz w:val="24"/>
          <w:szCs w:val="24"/>
        </w:rPr>
        <w:t>,</w:t>
      </w:r>
      <w:r w:rsidR="00007D2E" w:rsidRPr="00AC0541">
        <w:rPr>
          <w:sz w:val="24"/>
          <w:szCs w:val="24"/>
        </w:rPr>
        <w:t xml:space="preserve"> w</w:t>
      </w:r>
      <w:r w:rsidR="00874529" w:rsidRPr="00AC0541">
        <w:rPr>
          <w:sz w:val="24"/>
          <w:szCs w:val="24"/>
        </w:rPr>
        <w:t>e see a</w:t>
      </w:r>
      <w:r w:rsidR="00946A96">
        <w:rPr>
          <w:sz w:val="24"/>
          <w:szCs w:val="24"/>
        </w:rPr>
        <w:t xml:space="preserve"> further</w:t>
      </w:r>
      <w:r w:rsidR="00874529" w:rsidRPr="00AC0541">
        <w:rPr>
          <w:sz w:val="24"/>
          <w:szCs w:val="24"/>
        </w:rPr>
        <w:t xml:space="preserve"> increase </w:t>
      </w:r>
      <w:r w:rsidR="006545D7" w:rsidRPr="00AC0541">
        <w:rPr>
          <w:sz w:val="24"/>
          <w:szCs w:val="24"/>
        </w:rPr>
        <w:t>of</w:t>
      </w:r>
      <w:r w:rsidR="00874529" w:rsidRPr="00AC0541">
        <w:rPr>
          <w:sz w:val="24"/>
          <w:szCs w:val="24"/>
        </w:rPr>
        <w:t xml:space="preserve"> almost 1000</w:t>
      </w:r>
      <w:r w:rsidR="006545D7" w:rsidRPr="00AC0541">
        <w:rPr>
          <w:sz w:val="24"/>
          <w:szCs w:val="24"/>
        </w:rPr>
        <w:t xml:space="preserve"> </w:t>
      </w:r>
      <w:r w:rsidR="00946A96">
        <w:rPr>
          <w:sz w:val="24"/>
          <w:szCs w:val="24"/>
        </w:rPr>
        <w:t>in</w:t>
      </w:r>
      <w:r w:rsidR="006545D7" w:rsidRPr="00AC0541">
        <w:rPr>
          <w:sz w:val="24"/>
          <w:szCs w:val="24"/>
        </w:rPr>
        <w:t xml:space="preserve"> </w:t>
      </w:r>
      <w:r w:rsidR="00007D2E" w:rsidRPr="00AC0541">
        <w:rPr>
          <w:sz w:val="24"/>
          <w:szCs w:val="24"/>
        </w:rPr>
        <w:t>unemployment</w:t>
      </w:r>
      <w:r w:rsidR="00946A96">
        <w:rPr>
          <w:sz w:val="24"/>
          <w:szCs w:val="24"/>
        </w:rPr>
        <w: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946A96">
        <w:rPr>
          <w:sz w:val="24"/>
          <w:szCs w:val="24"/>
        </w:rPr>
        <w:t xml:space="preserve"> as in scenario 2</w:t>
      </w:r>
      <w:r w:rsidR="00720B17" w:rsidRPr="00AC0541">
        <w:rPr>
          <w:sz w:val="24"/>
          <w:szCs w:val="24"/>
        </w:rPr>
        <w:t>. We attribute this increase of 1000 people</w:t>
      </w:r>
      <w:r w:rsidR="00D242A7" w:rsidRPr="00AC0541">
        <w:rPr>
          <w:sz w:val="24"/>
          <w:szCs w:val="24"/>
        </w:rPr>
        <w:t xml:space="preserve"> </w:t>
      </w:r>
      <w:r w:rsidR="00720B17" w:rsidRPr="00AC0541">
        <w:rPr>
          <w:sz w:val="24"/>
          <w:szCs w:val="24"/>
        </w:rPr>
        <w:t>to the LF-channel, as the wage channel increase</w:t>
      </w:r>
      <w:r w:rsidR="00946A96">
        <w:rPr>
          <w:sz w:val="24"/>
          <w:szCs w:val="24"/>
        </w:rPr>
        <w:t>s the</w:t>
      </w:r>
      <w:r w:rsidR="00720B17" w:rsidRPr="00AC0541">
        <w:rPr>
          <w:sz w:val="24"/>
          <w:szCs w:val="24"/>
        </w:rPr>
        <w:t xml:space="preserve"> unemployment</w:t>
      </w:r>
      <w:r w:rsidR="00946A96">
        <w:rPr>
          <w:sz w:val="24"/>
          <w:szCs w:val="24"/>
        </w:rPr>
        <w:t xml:space="preserve"> rate</w:t>
      </w:r>
      <w:r w:rsidR="00720B17" w:rsidRPr="00AC0541">
        <w:rPr>
          <w:sz w:val="24"/>
          <w:szCs w:val="24"/>
        </w:rPr>
        <w:t xml:space="preserve">, </w:t>
      </w:r>
      <w:r w:rsidR="00946A96">
        <w:rPr>
          <w:sz w:val="24"/>
          <w:szCs w:val="24"/>
        </w:rPr>
        <w:t xml:space="preserve">hereafter, </w:t>
      </w:r>
      <w:r w:rsidR="00720B17" w:rsidRPr="00AC0541">
        <w:rPr>
          <w:sz w:val="24"/>
          <w:szCs w:val="24"/>
        </w:rPr>
        <w:t>decreas</w:t>
      </w:r>
      <w:r w:rsidR="00946A96">
        <w:rPr>
          <w:sz w:val="24"/>
          <w:szCs w:val="24"/>
        </w:rPr>
        <w:t>ing</w:t>
      </w:r>
      <w:r w:rsidR="00720B17" w:rsidRPr="00AC0541">
        <w:rPr>
          <w:sz w:val="24"/>
          <w:szCs w:val="24"/>
        </w:rPr>
        <w:t xml:space="preserve"> the labor force</w:t>
      </w:r>
      <w:r w:rsidR="006545D7" w:rsidRPr="00AC0541">
        <w:rPr>
          <w:sz w:val="24"/>
          <w:szCs w:val="24"/>
        </w:rPr>
        <w:t xml:space="preserve"> by approximately 750 people</w:t>
      </w:r>
      <w:r w:rsidR="00946A96">
        <w:rPr>
          <w:sz w:val="24"/>
          <w:szCs w:val="24"/>
        </w:rPr>
        <w:t>. The decrease of the labor force</w:t>
      </w:r>
      <w:r w:rsidR="00720B17" w:rsidRPr="00AC0541">
        <w:rPr>
          <w:sz w:val="24"/>
          <w:szCs w:val="24"/>
        </w:rPr>
        <w:t xml:space="preserve"> </w:t>
      </w:r>
      <w:r w:rsidR="00946A96">
        <w:rPr>
          <w:sz w:val="24"/>
          <w:szCs w:val="24"/>
        </w:rPr>
        <w:t>then</w:t>
      </w:r>
      <w:r w:rsidR="00720B17" w:rsidRPr="00AC0541">
        <w:rPr>
          <w:sz w:val="24"/>
          <w:szCs w:val="24"/>
        </w:rPr>
        <w:t xml:space="preserve"> lower</w:t>
      </w:r>
      <w:r w:rsidR="00946A96">
        <w:rPr>
          <w:sz w:val="24"/>
          <w:szCs w:val="24"/>
        </w:rPr>
        <w:t>s the</w:t>
      </w:r>
      <w:r w:rsidR="00720B17" w:rsidRPr="00AC0541">
        <w:rPr>
          <w:sz w:val="24"/>
          <w:szCs w:val="24"/>
        </w:rPr>
        <w:t xml:space="preserve"> </w:t>
      </w:r>
      <w:r w:rsidR="006B378A" w:rsidRPr="00AC0541">
        <w:rPr>
          <w:sz w:val="24"/>
          <w:szCs w:val="24"/>
        </w:rPr>
        <w:t>economic activity thereby lowering the employment. We</w:t>
      </w:r>
      <w:r w:rsidR="00946A96">
        <w:rPr>
          <w:sz w:val="24"/>
          <w:szCs w:val="24"/>
        </w:rPr>
        <w:t xml:space="preserve"> find</w:t>
      </w:r>
      <w:r w:rsidR="006B378A" w:rsidRPr="00AC0541">
        <w:rPr>
          <w:sz w:val="24"/>
          <w:szCs w:val="24"/>
        </w:rPr>
        <w:t xml:space="preserve"> that the fall in</w:t>
      </w:r>
      <w:r w:rsidR="00946A96">
        <w:rPr>
          <w:sz w:val="24"/>
          <w:szCs w:val="24"/>
        </w:rPr>
        <w:t xml:space="preserve"> </w:t>
      </w:r>
      <w:r w:rsidR="006B378A" w:rsidRPr="00AC0541">
        <w:rPr>
          <w:sz w:val="24"/>
          <w:szCs w:val="24"/>
        </w:rPr>
        <w:t xml:space="preserve">employment is </w:t>
      </w:r>
      <w:r w:rsidR="00946A96">
        <w:rPr>
          <w:sz w:val="24"/>
          <w:szCs w:val="24"/>
        </w:rPr>
        <w:t xml:space="preserve">actually </w:t>
      </w:r>
      <w:r w:rsidR="006B378A" w:rsidRPr="00AC0541">
        <w:rPr>
          <w:sz w:val="24"/>
          <w:szCs w:val="24"/>
        </w:rPr>
        <w:t>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he total effect on unemployment when including</w:t>
      </w:r>
      <w:r w:rsidR="00946A96">
        <w:rPr>
          <w:sz w:val="24"/>
          <w:szCs w:val="24"/>
        </w:rPr>
        <w:t xml:space="preserve"> the</w:t>
      </w:r>
      <w:r w:rsidR="000E2DF7" w:rsidRPr="00AC0541">
        <w:rPr>
          <w:sz w:val="24"/>
          <w:szCs w:val="24"/>
        </w:rPr>
        <w:t xml:space="preserve"> channels</w:t>
      </w:r>
      <w:r w:rsidR="00946A96">
        <w:rPr>
          <w:sz w:val="24"/>
          <w:szCs w:val="24"/>
        </w:rPr>
        <w:t xml:space="preserve"> from scenario 1-4</w:t>
      </w:r>
      <w:r w:rsidR="000E2DF7" w:rsidRPr="00AC0541">
        <w:rPr>
          <w:sz w:val="24"/>
          <w:szCs w:val="24"/>
        </w:rPr>
        <w:t xml:space="preserve">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4B1D9D22" w:rsidR="00874529" w:rsidRPr="00AC0541" w:rsidRDefault="00871621" w:rsidP="00DD6234">
      <w:pPr>
        <w:spacing w:line="360" w:lineRule="auto"/>
        <w:rPr>
          <w:sz w:val="24"/>
          <w:szCs w:val="24"/>
        </w:rPr>
      </w:pPr>
      <w:r>
        <w:rPr>
          <w:sz w:val="24"/>
          <w:szCs w:val="24"/>
        </w:rPr>
        <w:t>Looking at</w:t>
      </w:r>
      <w:r w:rsidR="00874529" w:rsidRPr="00AC0541">
        <w:rPr>
          <w:sz w:val="24"/>
          <w:szCs w:val="24"/>
        </w:rPr>
        <w:t xml:space="preserve"> the change in Government </w:t>
      </w:r>
      <w:r w:rsidR="00AD4320" w:rsidRPr="00AC0541">
        <w:rPr>
          <w:sz w:val="24"/>
          <w:szCs w:val="24"/>
        </w:rPr>
        <w:t>net-</w:t>
      </w:r>
      <w:r w:rsidRPr="00AC0541">
        <w:rPr>
          <w:sz w:val="24"/>
          <w:szCs w:val="24"/>
        </w:rPr>
        <w:t>lending</w:t>
      </w:r>
      <w:r>
        <w:rPr>
          <w:sz w:val="24"/>
          <w:szCs w:val="24"/>
        </w:rPr>
        <w:t>,</w:t>
      </w:r>
      <w:r w:rsidR="00AD4320" w:rsidRPr="00AC0541">
        <w:rPr>
          <w:sz w:val="24"/>
          <w:szCs w:val="24"/>
        </w:rPr>
        <w:t xml:space="preserve"> </w:t>
      </w:r>
      <w:r w:rsidR="00874529" w:rsidRPr="00AC0541">
        <w:rPr>
          <w:sz w:val="24"/>
          <w:szCs w:val="24"/>
        </w:rPr>
        <w:t xml:space="preserve">we see a large increase after 2018. </w:t>
      </w:r>
      <w:r w:rsidR="006B378A" w:rsidRPr="00AC0541">
        <w:rPr>
          <w:sz w:val="24"/>
          <w:szCs w:val="24"/>
        </w:rPr>
        <w:t xml:space="preserve">This is </w:t>
      </w:r>
      <w:r w:rsidR="00D969ED">
        <w:rPr>
          <w:sz w:val="24"/>
          <w:szCs w:val="24"/>
        </w:rPr>
        <w:t>due</w:t>
      </w:r>
      <w:r w:rsidR="006B378A" w:rsidRPr="00AC0541">
        <w:rPr>
          <w:sz w:val="24"/>
          <w:szCs w:val="24"/>
        </w:rPr>
        <w:t xml:space="preserve"> to the overall lower economic activity lowering the tax payments towards the government,</w:t>
      </w:r>
      <w:r w:rsidR="006545D7" w:rsidRPr="00AC0541">
        <w:rPr>
          <w:sz w:val="24"/>
          <w:szCs w:val="24"/>
        </w:rPr>
        <w:t xml:space="preserve"> a</w:t>
      </w:r>
      <w:r w:rsidR="000E2DF7" w:rsidRPr="00AC0541">
        <w:rPr>
          <w:sz w:val="24"/>
          <w:szCs w:val="24"/>
        </w:rPr>
        <w:t xml:space="preserve">s well </w:t>
      </w:r>
      <w:r w:rsidR="000E2DF7" w:rsidRPr="00AC0541">
        <w:rPr>
          <w:sz w:val="24"/>
          <w:szCs w:val="24"/>
        </w:rPr>
        <w:lastRenderedPageBreak/>
        <w:t>as</w:t>
      </w:r>
      <w:r w:rsidR="006545D7" w:rsidRPr="00AC0541">
        <w:rPr>
          <w:sz w:val="24"/>
          <w:szCs w:val="24"/>
        </w:rPr>
        <w:t xml:space="preserve"> the </w:t>
      </w:r>
      <w:r w:rsidR="000E2DF7" w:rsidRPr="00AC0541">
        <w:rPr>
          <w:sz w:val="24"/>
          <w:szCs w:val="24"/>
        </w:rPr>
        <w:t xml:space="preserve">higher amount of unemployed increasing the payments from the government towards the </w:t>
      </w:r>
      <w:r>
        <w:rPr>
          <w:sz w:val="24"/>
          <w:szCs w:val="24"/>
        </w:rPr>
        <w:t>IS-</w:t>
      </w:r>
      <w:r w:rsidR="000E2DF7" w:rsidRPr="00AC0541">
        <w:rPr>
          <w:sz w:val="24"/>
          <w:szCs w:val="24"/>
        </w:rPr>
        <w:t>program</w:t>
      </w:r>
      <w:r w:rsidR="006B378A" w:rsidRPr="00AC0541">
        <w:rPr>
          <w:sz w:val="24"/>
          <w:szCs w:val="24"/>
        </w:rPr>
        <w:t xml:space="preserve">. </w:t>
      </w:r>
    </w:p>
    <w:p w14:paraId="24CD84B7" w14:textId="700BC8E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1E7F64D" w:rsidR="006D2B78" w:rsidRPr="00AC0541" w:rsidRDefault="00871621" w:rsidP="00DD6234">
      <w:pPr>
        <w:spacing w:line="360" w:lineRule="auto"/>
        <w:rPr>
          <w:sz w:val="24"/>
          <w:szCs w:val="24"/>
        </w:rPr>
      </w:pPr>
      <w:r>
        <w:rPr>
          <w:sz w:val="24"/>
          <w:szCs w:val="24"/>
        </w:rPr>
        <w:t>Turning to GDP,</w:t>
      </w:r>
      <w:r w:rsidR="00007D2E" w:rsidRPr="00AC0541">
        <w:rPr>
          <w:sz w:val="24"/>
          <w:szCs w:val="24"/>
        </w:rPr>
        <w:t xml:space="preserve"> we observe </w:t>
      </w:r>
      <w:r w:rsidR="000E2DF7" w:rsidRPr="00AC0541">
        <w:rPr>
          <w:sz w:val="24"/>
          <w:szCs w:val="24"/>
        </w:rPr>
        <w:t>a lower economic activity as</w:t>
      </w:r>
      <w:r w:rsidR="00007D2E" w:rsidRPr="00AC0541">
        <w:rPr>
          <w:sz w:val="24"/>
          <w:szCs w:val="24"/>
        </w:rPr>
        <w:t xml:space="preserve"> people start leaving the labor force </w:t>
      </w:r>
      <w:r w:rsidR="00D969ED">
        <w:rPr>
          <w:sz w:val="24"/>
          <w:szCs w:val="24"/>
        </w:rPr>
        <w:t>due</w:t>
      </w:r>
      <w:r w:rsidR="00007D2E" w:rsidRPr="00AC0541">
        <w:rPr>
          <w:sz w:val="24"/>
          <w:szCs w:val="24"/>
        </w:rPr>
        <w:t xml:space="preserve">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622B4D34" w:rsidR="000D74F8" w:rsidRPr="00D96868" w:rsidRDefault="00E94BBF" w:rsidP="00D96868">
      <w:pPr>
        <w:spacing w:line="360" w:lineRule="auto"/>
        <w:rPr>
          <w:sz w:val="24"/>
          <w:szCs w:val="24"/>
        </w:rPr>
      </w:pPr>
      <w:r>
        <w:rPr>
          <w:sz w:val="24"/>
          <w:szCs w:val="24"/>
        </w:rPr>
        <w:t xml:space="preserve">In the next section, </w:t>
      </w:r>
      <w:r w:rsidRPr="00AC0541">
        <w:rPr>
          <w:sz w:val="24"/>
          <w:szCs w:val="24"/>
        </w:rPr>
        <w:t>we</w:t>
      </w:r>
      <w:r w:rsidR="00D96868" w:rsidRPr="00AC0541">
        <w:rPr>
          <w:sz w:val="24"/>
          <w:szCs w:val="24"/>
        </w:rPr>
        <w:t xml:space="preserve"> will use the results obtained from scenario 1-6 to get an idea of the relationship between the micro elasticity and macro elasticity of income insurance on unemployment</w:t>
      </w:r>
      <w:r>
        <w:rPr>
          <w:sz w:val="24"/>
          <w:szCs w:val="24"/>
        </w:rPr>
        <w:t>.</w:t>
      </w:r>
      <w:r w:rsidR="00D96868"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w:t>
      </w:r>
      <w:r w:rsidR="00B1158F">
        <w:rPr>
          <w:sz w:val="24"/>
          <w:szCs w:val="24"/>
        </w:rPr>
        <w:t>,</w:t>
      </w:r>
      <w:r>
        <w:rPr>
          <w:sz w:val="24"/>
          <w:szCs w:val="24"/>
        </w:rPr>
        <w:t xml:space="preserve"> we can use the results found in this section to estimate the elasticity of the macroeconomic effects, also associated with the </w:t>
      </w:r>
      <w:r w:rsidR="00B1158F">
        <w:rPr>
          <w:sz w:val="24"/>
          <w:szCs w:val="24"/>
        </w:rPr>
        <w:t xml:space="preserve">suppressing of the state regulation percentage. The sum of these effects will then leave us with the macro elasticity of income insurance on unemployment, </w:t>
      </w:r>
      <w:r w:rsidR="00387278">
        <w:rPr>
          <w:sz w:val="24"/>
          <w:szCs w:val="24"/>
        </w:rPr>
        <w:t xml:space="preserve">still </w:t>
      </w:r>
      <w:r w:rsidR="00B1158F">
        <w:rPr>
          <w:sz w:val="24"/>
          <w:szCs w:val="24"/>
        </w:rPr>
        <w:t xml:space="preserve">associated with the suppressing of the state regulation percentage. Furthermore, </w:t>
      </w:r>
      <w:r>
        <w:rPr>
          <w:sz w:val="24"/>
          <w:szCs w:val="24"/>
        </w:rPr>
        <w:t>W</w:t>
      </w:r>
      <w:r w:rsidR="00D96868" w:rsidRPr="00AC0541">
        <w:rPr>
          <w:sz w:val="24"/>
          <w:szCs w:val="24"/>
        </w:rPr>
        <w:t xml:space="preserve">e compare </w:t>
      </w:r>
      <w:r w:rsidR="00B1158F">
        <w:rPr>
          <w:sz w:val="24"/>
          <w:szCs w:val="24"/>
        </w:rPr>
        <w:t>our findings with</w:t>
      </w:r>
      <w:r w:rsidR="00D96868" w:rsidRPr="00AC0541">
        <w:rPr>
          <w:sz w:val="24"/>
          <w:szCs w:val="24"/>
        </w:rPr>
        <w:t xml:space="preserve"> newer literature</w:t>
      </w:r>
      <w:r w:rsidR="00387278">
        <w:rPr>
          <w:sz w:val="24"/>
          <w:szCs w:val="24"/>
        </w:rPr>
        <w:t xml:space="preserve"> who also calculates</w:t>
      </w:r>
      <w:r w:rsidR="00B1158F">
        <w:rPr>
          <w:sz w:val="24"/>
          <w:szCs w:val="24"/>
        </w:rPr>
        <w:t xml:space="preserve"> the macro elasticity</w:t>
      </w:r>
      <w:r w:rsidR="00D96868" w:rsidRPr="00AC0541">
        <w:rPr>
          <w:sz w:val="24"/>
          <w:szCs w:val="24"/>
        </w:rPr>
        <w:t xml:space="preserve">, here we will especially </w:t>
      </w:r>
      <w:r w:rsidR="005114AE">
        <w:rPr>
          <w:sz w:val="24"/>
          <w:szCs w:val="24"/>
        </w:rPr>
        <w:t>pay attention to</w:t>
      </w:r>
      <w:r w:rsidR="00D96868"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00D96868"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00D96868" w:rsidRPr="00AC0541">
        <w:rPr>
          <w:sz w:val="24"/>
          <w:szCs w:val="24"/>
        </w:rPr>
        <w:t xml:space="preserve">who finds the </w:t>
      </w:r>
      <w:r w:rsidR="00B1158F">
        <w:rPr>
          <w:sz w:val="24"/>
          <w:szCs w:val="24"/>
        </w:rPr>
        <w:t>macro elasticity</w:t>
      </w:r>
      <w:r w:rsidR="00D96868" w:rsidRPr="00AC0541">
        <w:rPr>
          <w:sz w:val="24"/>
          <w:szCs w:val="24"/>
        </w:rPr>
        <w:t xml:space="preserve"> for the Swedish economy.</w:t>
      </w:r>
      <w:r w:rsidR="00D96868" w:rsidRPr="00D96868">
        <w:rPr>
          <w:sz w:val="24"/>
          <w:szCs w:val="24"/>
        </w:rPr>
        <w:t xml:space="preserve"> </w:t>
      </w:r>
    </w:p>
    <w:p w14:paraId="7CFC82EF" w14:textId="27C6D93F" w:rsidR="00CA217F" w:rsidRPr="00CA217F" w:rsidRDefault="006409C0" w:rsidP="001B284E">
      <w:pPr>
        <w:pStyle w:val="Overskrift1"/>
      </w:pPr>
      <w:bookmarkStart w:id="24" w:name="_Ref119913315"/>
      <w:r>
        <w:t xml:space="preserve">Section 5: </w:t>
      </w:r>
      <w:bookmarkEnd w:id="24"/>
      <w:r w:rsidR="0013694F">
        <w:t xml:space="preserve">Evaluating regulations towards the Danish income insurance program </w:t>
      </w:r>
    </w:p>
    <w:p w14:paraId="1DA3A83F" w14:textId="3B76AA3D" w:rsidR="00BD4800" w:rsidRPr="00556129"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00556129">
        <w:rPr>
          <w:rFonts w:asciiTheme="minorHAnsi" w:hAnsiTheme="minorHAnsi" w:cstheme="minorHAnsi"/>
        </w:rPr>
        <w:t xml:space="preserv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analyze their</w:t>
      </w:r>
      <w:r w:rsidRPr="0027369B">
        <w:rPr>
          <w:rFonts w:asciiTheme="minorHAnsi" w:hAnsiTheme="minorHAnsi" w:cstheme="minorHAnsi"/>
        </w:rPr>
        <w:t xml:space="preserve"> effect on the </w:t>
      </w:r>
      <w:r w:rsidR="00556129">
        <w:rPr>
          <w:rFonts w:asciiTheme="minorHAnsi" w:hAnsiTheme="minorHAnsi" w:cstheme="minorHAnsi"/>
        </w:rPr>
        <w:t>unemployment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w:t>
      </w:r>
      <w:r w:rsidR="002E6A65" w:rsidRPr="0027369B">
        <w:rPr>
          <w:rFonts w:asciiTheme="minorHAnsi" w:hAnsiTheme="minorHAnsi" w:cstheme="minorHAnsi"/>
        </w:rPr>
        <w:lastRenderedPageBreak/>
        <w:t>the rate regulation percentage</w:t>
      </w:r>
      <w:r w:rsidRPr="0027369B">
        <w:rPr>
          <w:rFonts w:asciiTheme="minorHAnsi" w:hAnsiTheme="minorHAnsi" w:cstheme="minorHAnsi"/>
        </w:rPr>
        <w:t>.</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1, </w:t>
      </w:r>
      <w:r w:rsidR="00556129">
        <w:rPr>
          <w:rStyle w:val="cf01"/>
          <w:rFonts w:asciiTheme="minorHAnsi" w:hAnsiTheme="minorHAnsi" w:cstheme="minorHAnsi"/>
          <w:sz w:val="24"/>
          <w:szCs w:val="24"/>
        </w:rPr>
        <w:t>we found that removing the regulation resulted in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leading to a higher</w:t>
      </w:r>
      <w:r w:rsidR="00F165BB" w:rsidRPr="0027369B">
        <w:rPr>
          <w:rStyle w:val="cf01"/>
          <w:rFonts w:asciiTheme="minorHAnsi" w:hAnsiTheme="minorHAnsi" w:cstheme="minorHAnsi"/>
          <w:sz w:val="24"/>
          <w:szCs w:val="24"/>
        </w:rPr>
        <w:t xml:space="preserve"> aggregate</w:t>
      </w:r>
      <w:r w:rsidR="00556129">
        <w:rPr>
          <w:rStyle w:val="cf01"/>
          <w:rFonts w:asciiTheme="minorHAnsi" w:hAnsiTheme="minorHAnsi" w:cstheme="minorHAnsi"/>
          <w:sz w:val="24"/>
          <w:szCs w:val="24"/>
        </w:rPr>
        <w:t>d</w:t>
      </w:r>
      <w:r w:rsidR="00F165BB" w:rsidRPr="0027369B">
        <w:rPr>
          <w:rStyle w:val="cf01"/>
          <w:rFonts w:asciiTheme="minorHAnsi" w:hAnsiTheme="minorHAnsi" w:cstheme="minorHAnsi"/>
          <w:sz w:val="24"/>
          <w:szCs w:val="24"/>
        </w:rPr>
        <w:t xml:space="preserv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we created a relationship between the</w:t>
      </w:r>
      <w:r w:rsidR="00F165BB" w:rsidRPr="0027369B">
        <w:rPr>
          <w:rStyle w:val="cf01"/>
          <w:rFonts w:asciiTheme="minorHAnsi" w:hAnsiTheme="minorHAnsi" w:cstheme="minorHAnsi"/>
          <w:sz w:val="24"/>
          <w:szCs w:val="24"/>
        </w:rPr>
        <w:t xml:space="preserve"> income insurance </w:t>
      </w:r>
      <w:r w:rsidR="00556129">
        <w:rPr>
          <w:rStyle w:val="cf01"/>
          <w:rFonts w:asciiTheme="minorHAnsi" w:hAnsiTheme="minorHAnsi" w:cstheme="minorHAnsi"/>
          <w:sz w:val="24"/>
          <w:szCs w:val="24"/>
        </w:rPr>
        <w:t>and</w:t>
      </w:r>
      <w:r w:rsidR="00F165BB" w:rsidRPr="0027369B">
        <w:rPr>
          <w:rStyle w:val="cf01"/>
          <w:rFonts w:asciiTheme="minorHAnsi" w:hAnsiTheme="minorHAnsi" w:cstheme="minorHAnsi"/>
          <w:sz w:val="24"/>
          <w:szCs w:val="24"/>
        </w:rPr>
        <w:t xml:space="preserve"> the targeted wage set by the worker unions. </w:t>
      </w:r>
      <w:r w:rsidR="00556129">
        <w:rPr>
          <w:rStyle w:val="cf01"/>
          <w:rFonts w:asciiTheme="minorHAnsi" w:hAnsiTheme="minorHAnsi" w:cstheme="minorHAnsi"/>
          <w:sz w:val="24"/>
          <w:szCs w:val="24"/>
        </w:rPr>
        <w:t>We used the argumentation that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would increase the targeted wage, thereby</w:t>
      </w:r>
      <w:r w:rsidR="00F165BB" w:rsidRPr="0027369B">
        <w:rPr>
          <w:rStyle w:val="cf01"/>
          <w:rFonts w:asciiTheme="minorHAnsi" w:hAnsiTheme="minorHAnsi" w:cstheme="minorHAnsi"/>
          <w:sz w:val="24"/>
          <w:szCs w:val="24"/>
        </w:rPr>
        <w:t xml:space="preserve"> increas</w:t>
      </w:r>
      <w:r w:rsidR="00556129">
        <w:rPr>
          <w:rStyle w:val="cf01"/>
          <w:rFonts w:asciiTheme="minorHAnsi" w:hAnsiTheme="minorHAnsi" w:cstheme="minorHAnsi"/>
          <w:sz w:val="24"/>
          <w:szCs w:val="24"/>
        </w:rPr>
        <w:t>ing</w:t>
      </w:r>
      <w:r w:rsidR="00F165BB" w:rsidRPr="0027369B">
        <w:rPr>
          <w:rStyle w:val="cf01"/>
          <w:rFonts w:asciiTheme="minorHAnsi" w:hAnsiTheme="minorHAnsi" w:cstheme="minorHAnsi"/>
          <w:sz w:val="24"/>
          <w:szCs w:val="24"/>
        </w:rPr>
        <w:t xml:space="preserve"> wages</w:t>
      </w:r>
      <w:r w:rsidR="00556129">
        <w:rPr>
          <w:rStyle w:val="cf01"/>
          <w:rFonts w:asciiTheme="minorHAnsi" w:hAnsiTheme="minorHAnsi" w:cstheme="minorHAnsi"/>
          <w:sz w:val="24"/>
          <w:szCs w:val="24"/>
        </w:rPr>
        <w:t>.</w:t>
      </w:r>
      <w:r w:rsidR="00F165BB" w:rsidRPr="0027369B">
        <w:rPr>
          <w:rStyle w:val="cf01"/>
          <w:rFonts w:asciiTheme="minorHAnsi" w:hAnsiTheme="minorHAnsi" w:cstheme="minorHAnsi"/>
          <w:sz w:val="24"/>
          <w:szCs w:val="24"/>
        </w:rPr>
        <w:t xml:space="preserve"> </w:t>
      </w:r>
      <w:r w:rsidR="00556129">
        <w:rPr>
          <w:rStyle w:val="cf01"/>
          <w:rFonts w:asciiTheme="minorHAnsi" w:hAnsiTheme="minorHAnsi" w:cstheme="minorHAnsi"/>
          <w:sz w:val="24"/>
          <w:szCs w:val="24"/>
        </w:rPr>
        <w:t>A</w:t>
      </w:r>
      <w:r w:rsidR="00F165BB" w:rsidRPr="0027369B">
        <w:rPr>
          <w:rStyle w:val="cf01"/>
          <w:rFonts w:asciiTheme="minorHAnsi" w:hAnsiTheme="minorHAnsi" w:cstheme="minorHAnsi"/>
          <w:sz w:val="24"/>
          <w:szCs w:val="24"/>
        </w:rPr>
        <w:t xml:space="preserve">s </w:t>
      </w:r>
      <w:r w:rsidR="00556129">
        <w:rPr>
          <w:rStyle w:val="cf01"/>
          <w:rFonts w:asciiTheme="minorHAnsi" w:hAnsiTheme="minorHAnsi" w:cstheme="minorHAnsi"/>
          <w:sz w:val="24"/>
          <w:szCs w:val="24"/>
        </w:rPr>
        <w:t xml:space="preserve">we find </w:t>
      </w:r>
      <w:r w:rsidR="00F165BB" w:rsidRPr="0027369B">
        <w:rPr>
          <w:rStyle w:val="cf01"/>
          <w:rFonts w:asciiTheme="minorHAnsi" w:hAnsiTheme="minorHAnsi" w:cstheme="minorHAnsi"/>
          <w:sz w:val="24"/>
          <w:szCs w:val="24"/>
        </w:rPr>
        <w:t xml:space="preserve">the Danish economy </w:t>
      </w:r>
      <w:r w:rsidR="00556129">
        <w:rPr>
          <w:rStyle w:val="cf01"/>
          <w:rFonts w:asciiTheme="minorHAnsi" w:hAnsiTheme="minorHAnsi" w:cstheme="minorHAnsi"/>
          <w:sz w:val="24"/>
          <w:szCs w:val="24"/>
        </w:rPr>
        <w:t xml:space="preserve">to be </w:t>
      </w:r>
      <w:r w:rsidR="00F165BB" w:rsidRPr="0027369B">
        <w:rPr>
          <w:rStyle w:val="cf01"/>
          <w:rFonts w:asciiTheme="minorHAnsi" w:hAnsiTheme="minorHAnsi" w:cstheme="minorHAnsi"/>
          <w:sz w:val="24"/>
          <w:szCs w:val="24"/>
        </w:rPr>
        <w:t>categorized as profit-led</w:t>
      </w:r>
      <w:r w:rsidR="00556129">
        <w:rPr>
          <w:rStyle w:val="cf01"/>
          <w:rFonts w:asciiTheme="minorHAnsi" w:hAnsiTheme="minorHAnsi" w:cstheme="minorHAnsi"/>
          <w:sz w:val="24"/>
          <w:szCs w:val="24"/>
        </w:rPr>
        <w:t>, we find the increase in wages to lower</w:t>
      </w:r>
      <w:r w:rsidR="00F165BB" w:rsidRPr="0027369B">
        <w:rPr>
          <w:rStyle w:val="cf01"/>
          <w:rFonts w:asciiTheme="minorHAnsi" w:hAnsiTheme="minorHAnsi" w:cstheme="minorHAnsi"/>
          <w:sz w:val="24"/>
          <w:szCs w:val="24"/>
        </w:rPr>
        <w:t xml:space="preserve"> GDP</w:t>
      </w:r>
      <w:r w:rsidR="00556129">
        <w:rPr>
          <w:rStyle w:val="cf01"/>
          <w:rFonts w:asciiTheme="minorHAnsi" w:hAnsiTheme="minorHAnsi" w:cstheme="minorHAnsi"/>
          <w:sz w:val="24"/>
          <w:szCs w:val="24"/>
        </w:rPr>
        <w:t>, thereby</w:t>
      </w:r>
      <w:r w:rsidR="00F165BB" w:rsidRPr="0027369B">
        <w:rPr>
          <w:rStyle w:val="cf01"/>
          <w:rFonts w:asciiTheme="minorHAnsi" w:hAnsiTheme="minorHAnsi" w:cstheme="minorHAnsi"/>
          <w:sz w:val="24"/>
          <w:szCs w:val="24"/>
        </w:rPr>
        <w:t xml:space="preserve"> increasing unemployment by 1500 people</w:t>
      </w:r>
      <w:r w:rsidR="00556129">
        <w:rPr>
          <w:rStyle w:val="cf01"/>
          <w:rFonts w:asciiTheme="minorHAnsi" w:hAnsiTheme="minorHAnsi" w:cstheme="minorHAnsi"/>
          <w:sz w:val="24"/>
          <w:szCs w:val="24"/>
        </w:rPr>
        <w:t>, when removing the suppressing the state regulation percentage</w:t>
      </w:r>
      <w:r w:rsidR="00F165BB" w:rsidRPr="0027369B">
        <w:rPr>
          <w:rStyle w:val="cf01"/>
          <w:rFonts w:asciiTheme="minorHAnsi" w:hAnsiTheme="minorHAnsi" w:cstheme="minorHAnsi"/>
          <w:sz w:val="24"/>
          <w:szCs w:val="24"/>
        </w:rPr>
        <w:t>.</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w:t>
      </w:r>
      <w:r w:rsidR="00556129">
        <w:rPr>
          <w:rFonts w:asciiTheme="minorHAnsi" w:hAnsiTheme="minorHAnsi" w:cstheme="minorHAnsi"/>
        </w:rPr>
        <w:t xml:space="preserve"> we introduced a relationship in which</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level of income insurance affect</w:t>
      </w:r>
      <w:r w:rsidR="00556129">
        <w:rPr>
          <w:rFonts w:asciiTheme="minorHAnsi" w:hAnsiTheme="minorHAnsi" w:cstheme="minorHAnsi"/>
        </w:rPr>
        <w:t>s</w:t>
      </w:r>
      <w:r w:rsidR="00503A28" w:rsidRPr="0027369B">
        <w:rPr>
          <w:rFonts w:asciiTheme="minorHAnsi" w:hAnsiTheme="minorHAnsi" w:cstheme="minorHAnsi"/>
        </w:rPr>
        <w:t xml:space="preserve"> the incentives to be part of the income insurance program</w:t>
      </w:r>
      <w:r w:rsidR="00556129">
        <w:rPr>
          <w:rFonts w:asciiTheme="minorHAnsi" w:hAnsiTheme="minorHAnsi" w:cstheme="minorHAnsi"/>
        </w:rPr>
        <w:t>,</w:t>
      </w:r>
      <w:r w:rsidR="00503A28" w:rsidRPr="0027369B">
        <w:rPr>
          <w:rFonts w:asciiTheme="minorHAnsi" w:hAnsiTheme="minorHAnsi" w:cstheme="minorHAnsi"/>
        </w:rPr>
        <w:t xml:space="preserve"> thereby increasing the</w:t>
      </w:r>
      <w:r w:rsidR="00E861C4" w:rsidRPr="0027369B">
        <w:rPr>
          <w:rFonts w:asciiTheme="minorHAnsi" w:hAnsiTheme="minorHAnsi" w:cstheme="minorHAnsi"/>
        </w:rPr>
        <w:t xml:space="preserve"> insurance rate</w:t>
      </w:r>
      <w:r w:rsidR="00556129">
        <w:rPr>
          <w:rFonts w:asciiTheme="minorHAnsi" w:hAnsiTheme="minorHAnsi" w:cstheme="minorHAnsi"/>
        </w:rPr>
        <w:t xml:space="preserve">. When implementing this </w:t>
      </w:r>
      <w:r w:rsidR="00DA20D1">
        <w:rPr>
          <w:rFonts w:asciiTheme="minorHAnsi" w:hAnsiTheme="minorHAnsi" w:cstheme="minorHAnsi"/>
        </w:rPr>
        <w:t>channel,</w:t>
      </w:r>
      <w:r w:rsidR="00503A28" w:rsidRPr="0027369B">
        <w:rPr>
          <w:rFonts w:asciiTheme="minorHAnsi" w:hAnsiTheme="minorHAnsi" w:cstheme="minorHAnsi"/>
        </w:rPr>
        <w:t xml:space="preserve"> </w:t>
      </w:r>
      <w:r w:rsidR="00DA20D1">
        <w:rPr>
          <w:rFonts w:asciiTheme="minorHAnsi" w:hAnsiTheme="minorHAnsi" w:cstheme="minorHAnsi"/>
        </w:rPr>
        <w:t>we see an increase in the total</w:t>
      </w:r>
      <w:r w:rsidR="00503A28" w:rsidRPr="0027369B">
        <w:rPr>
          <w:rFonts w:asciiTheme="minorHAnsi" w:hAnsiTheme="minorHAnsi" w:cstheme="minorHAnsi"/>
        </w:rPr>
        <w:t xml:space="preserve"> amount of income insurance paid to households</w:t>
      </w:r>
      <w:r w:rsidR="00DA20D1">
        <w:rPr>
          <w:rFonts w:asciiTheme="minorHAnsi" w:hAnsiTheme="minorHAnsi" w:cstheme="minorHAnsi"/>
        </w:rPr>
        <w:t>,</w:t>
      </w:r>
      <w:r w:rsidR="00503A28" w:rsidRPr="0027369B">
        <w:rPr>
          <w:rFonts w:asciiTheme="minorHAnsi" w:hAnsiTheme="minorHAnsi" w:cstheme="minorHAnsi"/>
        </w:rPr>
        <w:t xml:space="preserve">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DA20D1">
        <w:rPr>
          <w:rFonts w:asciiTheme="minorHAnsi" w:hAnsiTheme="minorHAnsi" w:cstheme="minorHAnsi"/>
        </w:rPr>
        <w:t>,</w:t>
      </w:r>
      <w:r w:rsidR="00503A28" w:rsidRPr="0027369B">
        <w:rPr>
          <w:rFonts w:asciiTheme="minorHAnsi" w:hAnsiTheme="minorHAnsi" w:cstheme="minorHAnsi"/>
        </w:rPr>
        <w:t xml:space="preserve"> following the same effects </w:t>
      </w:r>
      <w:r w:rsidR="00DA20D1">
        <w:rPr>
          <w:rFonts w:asciiTheme="minorHAnsi" w:hAnsiTheme="minorHAnsi" w:cstheme="minorHAnsi"/>
        </w:rPr>
        <w:t>as explained for</w:t>
      </w:r>
      <w:r w:rsidR="00503A28" w:rsidRPr="0027369B">
        <w:rPr>
          <w:rFonts w:asciiTheme="minorHAnsi" w:hAnsiTheme="minorHAnsi" w:cstheme="minorHAnsi"/>
        </w:rPr>
        <w:t xml:space="preserve"> scenario 1</w:t>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25"/>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25"/>
      <w:r w:rsidR="00BD4800" w:rsidRPr="0027369B">
        <w:rPr>
          <w:rStyle w:val="Kommentarhenvisning"/>
          <w:rFonts w:asciiTheme="minorHAnsi" w:hAnsiTheme="minorHAnsi" w:cstheme="minorHAnsi"/>
          <w:sz w:val="24"/>
          <w:szCs w:val="24"/>
        </w:rPr>
        <w:commentReference w:id="25"/>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DA20D1">
        <w:rPr>
          <w:rFonts w:asciiTheme="minorHAnsi" w:hAnsiTheme="minorHAnsi" w:cstheme="minorHAnsi"/>
        </w:rPr>
        <w:t>we added a channel allowing the</w:t>
      </w:r>
      <w:r w:rsidR="00BD4800" w:rsidRPr="0027369B">
        <w:rPr>
          <w:rFonts w:asciiTheme="minorHAnsi" w:hAnsiTheme="minorHAnsi" w:cstheme="minorHAnsi"/>
        </w:rPr>
        <w:t xml:space="preserve"> level of income insurance</w:t>
      </w:r>
      <w:r w:rsidR="00DA20D1">
        <w:rPr>
          <w:rFonts w:asciiTheme="minorHAnsi" w:hAnsiTheme="minorHAnsi" w:cstheme="minorHAnsi"/>
        </w:rPr>
        <w:t>, the strength of the economy, and the wages</w:t>
      </w:r>
      <w:r w:rsidR="00BD4800" w:rsidRPr="0027369B">
        <w:rPr>
          <w:rFonts w:asciiTheme="minorHAnsi" w:hAnsiTheme="minorHAnsi" w:cstheme="minorHAnsi"/>
        </w:rPr>
        <w:t xml:space="preserve"> </w:t>
      </w:r>
      <w:r w:rsidR="00DA20D1">
        <w:rPr>
          <w:rFonts w:asciiTheme="minorHAnsi" w:hAnsiTheme="minorHAnsi" w:cstheme="minorHAnsi"/>
        </w:rPr>
        <w:t>to affect</w:t>
      </w:r>
      <w:r w:rsidR="00E861C4" w:rsidRPr="0027369B">
        <w:rPr>
          <w:rFonts w:asciiTheme="minorHAnsi" w:hAnsiTheme="minorHAnsi" w:cstheme="minorHAnsi"/>
        </w:rPr>
        <w:t xml:space="preserve"> productivity</w:t>
      </w:r>
      <w:r w:rsidR="00DA20D1">
        <w:rPr>
          <w:rFonts w:asciiTheme="minorHAnsi" w:hAnsiTheme="minorHAnsi" w:cstheme="minorHAnsi"/>
        </w:rPr>
        <w:t>. As when we now see changes in the productivity</w:t>
      </w:r>
      <w:r w:rsidR="00BD4800" w:rsidRPr="0027369B">
        <w:rPr>
          <w:rFonts w:asciiTheme="minorHAnsi" w:hAnsiTheme="minorHAnsi" w:cstheme="minorHAnsi"/>
        </w:rPr>
        <w:t>, firms w</w:t>
      </w:r>
      <w:r w:rsidR="00DA20D1">
        <w:rPr>
          <w:rFonts w:asciiTheme="minorHAnsi" w:hAnsiTheme="minorHAnsi" w:cstheme="minorHAnsi"/>
        </w:rPr>
        <w:t>ill</w:t>
      </w:r>
      <w:r w:rsidR="00BD4800" w:rsidRPr="0027369B">
        <w:rPr>
          <w:rFonts w:asciiTheme="minorHAnsi" w:hAnsiTheme="minorHAnsi" w:cstheme="minorHAnsi"/>
        </w:rPr>
        <w:t xml:space="preserve"> </w:t>
      </w:r>
      <w:r w:rsidR="00DA20D1">
        <w:rPr>
          <w:rFonts w:asciiTheme="minorHAnsi" w:hAnsiTheme="minorHAnsi" w:cstheme="minorHAnsi"/>
        </w:rPr>
        <w:t>adjust the amount of</w:t>
      </w:r>
      <w:r w:rsidR="00BD4800" w:rsidRPr="0027369B">
        <w:rPr>
          <w:rFonts w:asciiTheme="minorHAnsi" w:hAnsiTheme="minorHAnsi" w:cstheme="minorHAnsi"/>
        </w:rPr>
        <w:t xml:space="preserve"> workers to</w:t>
      </w:r>
      <w:r w:rsidR="00DA20D1">
        <w:rPr>
          <w:rFonts w:asciiTheme="minorHAnsi" w:hAnsiTheme="minorHAnsi" w:cstheme="minorHAnsi"/>
        </w:rPr>
        <w:t xml:space="preserve"> still</w:t>
      </w:r>
      <w:r w:rsidR="00BD4800" w:rsidRPr="0027369B">
        <w:rPr>
          <w:rFonts w:asciiTheme="minorHAnsi" w:hAnsiTheme="minorHAnsi" w:cstheme="minorHAnsi"/>
        </w:rPr>
        <w:t xml:space="preserve"> meet the same demand</w:t>
      </w:r>
      <w:r w:rsidR="00DA20D1">
        <w:rPr>
          <w:rFonts w:asciiTheme="minorHAnsi" w:hAnsiTheme="minorHAnsi" w:cstheme="minorHAnsi"/>
        </w:rPr>
        <w:t xml:space="preserve">. When removing the </w:t>
      </w:r>
      <w:r w:rsidR="00AE531D">
        <w:rPr>
          <w:rFonts w:asciiTheme="minorHAnsi" w:hAnsiTheme="minorHAnsi" w:cstheme="minorHAnsi"/>
        </w:rPr>
        <w:t>regulation,</w:t>
      </w:r>
      <w:r w:rsidR="00DA20D1">
        <w:rPr>
          <w:rFonts w:asciiTheme="minorHAnsi" w:hAnsiTheme="minorHAnsi" w:cstheme="minorHAnsi"/>
        </w:rPr>
        <w:t xml:space="preserve"> we find this effect to</w:t>
      </w:r>
      <w:r w:rsidR="00BD4800" w:rsidRPr="0027369B">
        <w:rPr>
          <w:rFonts w:asciiTheme="minorHAnsi" w:hAnsiTheme="minorHAnsi" w:cstheme="minorHAnsi"/>
        </w:rPr>
        <w:t xml:space="preserve"> increa</w:t>
      </w:r>
      <w:r w:rsidR="00DA20D1">
        <w:rPr>
          <w:rFonts w:asciiTheme="minorHAnsi" w:hAnsiTheme="minorHAnsi" w:cstheme="minorHAnsi"/>
        </w:rPr>
        <w:t>se</w:t>
      </w:r>
      <w:r w:rsidR="00BD4800" w:rsidRPr="0027369B">
        <w:rPr>
          <w:rFonts w:asciiTheme="minorHAnsi" w:hAnsiTheme="minorHAnsi" w:cstheme="minorHAnsi"/>
        </w:rPr>
        <w:t xml:space="preserve">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7BE863C1" w14:textId="77777777" w:rsidR="0065225C"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w:t>
      </w:r>
      <w:r w:rsidR="00AE531D">
        <w:rPr>
          <w:sz w:val="24"/>
          <w:szCs w:val="24"/>
        </w:rPr>
        <w:t xml:space="preserve"> of scenario 1-4</w:t>
      </w:r>
      <w:r w:rsidR="0027369B">
        <w:rPr>
          <w:sz w:val="24"/>
          <w:szCs w:val="24"/>
        </w:rPr>
        <w:t xml:space="preserve"> to </w:t>
      </w:r>
      <w:r w:rsidR="00AE531D">
        <w:rPr>
          <w:sz w:val="24"/>
          <w:szCs w:val="24"/>
        </w:rPr>
        <w:t xml:space="preserve">interact resulting in an </w:t>
      </w:r>
      <w:r w:rsidR="00BD4800" w:rsidRPr="00F73F7D">
        <w:rPr>
          <w:sz w:val="24"/>
          <w:szCs w:val="24"/>
        </w:rPr>
        <w:t>increa</w:t>
      </w:r>
      <w:r w:rsidR="00BD4800">
        <w:rPr>
          <w:sz w:val="24"/>
          <w:szCs w:val="24"/>
        </w:rPr>
        <w:t>s</w:t>
      </w:r>
      <w:r w:rsidR="00AE531D">
        <w:rPr>
          <w:sz w:val="24"/>
          <w:szCs w:val="24"/>
        </w:rPr>
        <w:t>e of 2362 people</w:t>
      </w:r>
      <w:r w:rsidRPr="00F73F7D">
        <w:rPr>
          <w:sz w:val="24"/>
          <w:szCs w:val="24"/>
        </w:rPr>
        <w:t xml:space="preserve"> </w:t>
      </w:r>
      <w:r w:rsidR="00AE531D">
        <w:rPr>
          <w:sz w:val="24"/>
          <w:szCs w:val="24"/>
        </w:rPr>
        <w:t xml:space="preserve">in </w:t>
      </w:r>
      <w:r w:rsidRPr="00F73F7D">
        <w:rPr>
          <w:sz w:val="24"/>
          <w:szCs w:val="24"/>
        </w:rPr>
        <w:t>unemploy</w:t>
      </w:r>
      <w:r w:rsidR="00AE531D">
        <w:rPr>
          <w:sz w:val="24"/>
          <w:szCs w:val="24"/>
        </w:rPr>
        <w:t>ment</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w:t>
      </w:r>
      <w:r w:rsidR="00AE531D">
        <w:rPr>
          <w:sz w:val="24"/>
          <w:szCs w:val="24"/>
        </w:rPr>
        <w:t xml:space="preserve">the </w:t>
      </w:r>
      <w:r w:rsidR="0027369B">
        <w:rPr>
          <w:sz w:val="24"/>
          <w:szCs w:val="24"/>
        </w:rPr>
        <w:t>channels</w:t>
      </w:r>
      <w:r w:rsidR="00AE531D">
        <w:rPr>
          <w:sz w:val="24"/>
          <w:szCs w:val="24"/>
        </w:rPr>
        <w:t xml:space="preserve"> from scenario 1-4</w:t>
      </w:r>
      <w:r w:rsidR="006B51E7" w:rsidRPr="00A32739">
        <w:rPr>
          <w:sz w:val="24"/>
          <w:szCs w:val="24"/>
        </w:rPr>
        <w:t xml:space="preserve"> find</w:t>
      </w:r>
      <w:r w:rsidR="0027369B">
        <w:rPr>
          <w:sz w:val="24"/>
          <w:szCs w:val="24"/>
        </w:rPr>
        <w:t>ing</w:t>
      </w:r>
      <w:r w:rsidR="006B51E7" w:rsidRPr="00A32739">
        <w:rPr>
          <w:sz w:val="24"/>
          <w:szCs w:val="24"/>
        </w:rPr>
        <w:t xml:space="preserve"> </w:t>
      </w:r>
      <w:r w:rsidR="006B51E7" w:rsidRPr="00A32739">
        <w:rPr>
          <w:sz w:val="24"/>
          <w:szCs w:val="24"/>
        </w:rPr>
        <w:lastRenderedPageBreak/>
        <w:t>that unemployment increases by 23.000</w:t>
      </w:r>
      <w:r w:rsidR="0027369B">
        <w:rPr>
          <w:sz w:val="24"/>
          <w:szCs w:val="24"/>
        </w:rPr>
        <w:t xml:space="preserve"> people</w:t>
      </w:r>
      <w:r w:rsidR="00C100EC" w:rsidRPr="00967F45">
        <w:rPr>
          <w:rStyle w:val="Fodnotehenvisning"/>
        </w:rPr>
        <w:footnoteReference w:id="17"/>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w:t>
      </w:r>
      <w:r w:rsidR="00AE531D">
        <w:rPr>
          <w:sz w:val="24"/>
          <w:szCs w:val="24"/>
        </w:rPr>
        <w:t>e effects of the productivity</w:t>
      </w:r>
      <w:r w:rsidR="00812DCC">
        <w:rPr>
          <w:sz w:val="24"/>
          <w:szCs w:val="24"/>
        </w:rPr>
        <w:t xml:space="preserve"> channel</w:t>
      </w:r>
      <w:r w:rsidR="006B51E7" w:rsidRPr="00A32739">
        <w:rPr>
          <w:sz w:val="24"/>
          <w:szCs w:val="24"/>
        </w:rPr>
        <w:t>.</w:t>
      </w:r>
    </w:p>
    <w:p w14:paraId="18C6AD35" w14:textId="24EB9C7C" w:rsidR="007E6AD1" w:rsidRPr="003F32AA" w:rsidRDefault="00786A9E" w:rsidP="00F73F7D">
      <w:pPr>
        <w:spacing w:line="360" w:lineRule="auto"/>
        <w:rPr>
          <w:sz w:val="24"/>
          <w:szCs w:val="24"/>
        </w:rPr>
      </w:pPr>
      <w:r>
        <w:rPr>
          <w:sz w:val="24"/>
          <w:szCs w:val="24"/>
        </w:rPr>
        <w:br/>
        <w:t>As presented in section 2</w:t>
      </w:r>
      <w:r w:rsidR="0065225C">
        <w:rPr>
          <w:sz w:val="24"/>
          <w:szCs w:val="24"/>
        </w:rPr>
        <w:t>,</w:t>
      </w:r>
      <w:r>
        <w:rPr>
          <w:sz w:val="24"/>
          <w:szCs w:val="24"/>
        </w:rPr>
        <w:t xml:space="preserve"> the literature </w:t>
      </w:r>
      <w:r w:rsidR="0065225C">
        <w:rPr>
          <w:sz w:val="24"/>
          <w:szCs w:val="24"/>
        </w:rPr>
        <w:t>regarding</w:t>
      </w:r>
      <w:r>
        <w:rPr>
          <w:sz w:val="24"/>
          <w:szCs w:val="24"/>
        </w:rPr>
        <w:t xml:space="preserve"> income insurance is moving </w:t>
      </w:r>
      <w:r w:rsidR="0065225C">
        <w:rPr>
          <w:sz w:val="24"/>
          <w:szCs w:val="24"/>
        </w:rPr>
        <w:t xml:space="preserve">more </w:t>
      </w:r>
      <w:r>
        <w:rPr>
          <w:sz w:val="24"/>
          <w:szCs w:val="24"/>
        </w:rPr>
        <w:t>towards estimating the full macro elasticity</w:t>
      </w:r>
      <w:r w:rsidR="00816530">
        <w:rPr>
          <w:sz w:val="24"/>
          <w:szCs w:val="24"/>
        </w:rPr>
        <w:t>,</w:t>
      </w:r>
      <w:r>
        <w:rPr>
          <w:sz w:val="24"/>
          <w:szCs w:val="24"/>
        </w:rPr>
        <w:t xml:space="preserve"> instead of the</w:t>
      </w:r>
      <w:r w:rsidR="00816530">
        <w:rPr>
          <w:sz w:val="24"/>
          <w:szCs w:val="24"/>
        </w:rPr>
        <w:t xml:space="preserve"> often used</w:t>
      </w:r>
      <w:r>
        <w:rPr>
          <w:sz w:val="24"/>
          <w:szCs w:val="24"/>
        </w:rPr>
        <w:t xml:space="preserve"> micro elasticity found by the Danish income insurance model. </w:t>
      </w:r>
      <w:r w:rsidR="00816530">
        <w:rPr>
          <w:sz w:val="24"/>
          <w:szCs w:val="24"/>
        </w:rPr>
        <w:t>To see the importance of estimating the macro elasticity</w:t>
      </w:r>
      <w:r w:rsidR="00D969ED">
        <w:rPr>
          <w:sz w:val="24"/>
          <w:szCs w:val="24"/>
        </w:rPr>
        <w:t>,</w:t>
      </w:r>
      <w:r>
        <w:rPr>
          <w:sz w:val="24"/>
          <w:szCs w:val="24"/>
        </w:rPr>
        <w:t xml:space="preserve"> we start this discussion by presenting the current empirical results for the relationship between the micro and macro elasticity. We then estimate both the macro and micro elasticity for Denmark using the results of the </w:t>
      </w:r>
      <w:r w:rsidR="002539F9">
        <w:rPr>
          <w:sz w:val="24"/>
          <w:szCs w:val="24"/>
        </w:rPr>
        <w:t>IS-model</w:t>
      </w:r>
      <w:r>
        <w:rPr>
          <w:sz w:val="24"/>
          <w:szCs w:val="24"/>
        </w:rPr>
        <w:t xml:space="preserve"> as well as the results found in </w:t>
      </w:r>
      <w:r w:rsidR="00816530">
        <w:rPr>
          <w:sz w:val="24"/>
          <w:szCs w:val="24"/>
        </w:rPr>
        <w:t>the previous section</w:t>
      </w:r>
      <w:r>
        <w:rPr>
          <w:sz w:val="24"/>
          <w:szCs w:val="24"/>
        </w:rPr>
        <w:t xml:space="preserve">. Next, we use the elasticities to evaluate the </w:t>
      </w:r>
      <w:r w:rsidR="00816530">
        <w:rPr>
          <w:sz w:val="24"/>
          <w:szCs w:val="24"/>
        </w:rPr>
        <w:t>political decision</w:t>
      </w:r>
      <w:r>
        <w:rPr>
          <w:sz w:val="24"/>
          <w:szCs w:val="24"/>
        </w:rPr>
        <w:t xml:space="preserve"> to suppress the state regulation rate</w:t>
      </w:r>
      <w:r w:rsidR="00816530">
        <w:rPr>
          <w:sz w:val="24"/>
          <w:szCs w:val="24"/>
        </w:rPr>
        <w:t xml:space="preserve">, by using </w:t>
      </w:r>
      <w:r>
        <w:rPr>
          <w:sz w:val="24"/>
          <w:szCs w:val="24"/>
        </w:rPr>
        <w:t>the framework of the Baily-Chetty function</w:t>
      </w:r>
      <w:r w:rsidR="00816530">
        <w:rPr>
          <w:sz w:val="24"/>
          <w:szCs w:val="24"/>
        </w:rPr>
        <w:t>,</w:t>
      </w:r>
      <w:r>
        <w:rPr>
          <w:sz w:val="24"/>
          <w:szCs w:val="24"/>
        </w:rPr>
        <w:t xml:space="preserve">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0F36B9C3"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 xml:space="preserve">should be </w:t>
      </w:r>
      <w:r w:rsidR="008C3542" w:rsidRPr="00847BCD">
        <w:rPr>
          <w:sz w:val="24"/>
          <w:szCs w:val="24"/>
        </w:rPr>
        <w:lastRenderedPageBreak/>
        <w:t>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77EE5429"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is based on the analysis carried out</w:t>
      </w:r>
      <w:r w:rsidR="008F77EC">
        <w:rPr>
          <w:sz w:val="24"/>
          <w:szCs w:val="24"/>
        </w:rPr>
        <w:t xml:space="preserve"> in </w:t>
      </w:r>
      <w:r w:rsidR="003240E2" w:rsidRPr="003240E2">
        <w:rPr>
          <w:sz w:val="24"/>
          <w:szCs w:val="24"/>
        </w:rPr>
        <w:t xml:space="preserve">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Pr>
          <w:rStyle w:val="Fodnotehenvisning"/>
          <w:sz w:val="24"/>
          <w:szCs w:val="24"/>
        </w:rPr>
        <w:footnoteReference w:id="18"/>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argues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84860C2" w:rsidR="009705F4" w:rsidRPr="00E5618E"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lastRenderedPageBreak/>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65DA70AA" w14:textId="0E0467D5" w:rsidR="00E5618E" w:rsidRPr="001117B6" w:rsidRDefault="001117B6" w:rsidP="00847BCD">
      <w:pPr>
        <w:spacing w:line="360" w:lineRule="auto"/>
        <w:rPr>
          <w:sz w:val="24"/>
          <w:szCs w:val="24"/>
        </w:rPr>
      </w:pPr>
      <w:r>
        <w:rPr>
          <w:noProof/>
          <w:sz w:val="24"/>
          <w:szCs w:val="24"/>
        </w:rPr>
        <w:t xml:space="preserve">Just like </w:t>
      </w:r>
      <w:r w:rsidRPr="00E60618">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E60618">
        <w:rPr>
          <w:noProof/>
          <w:sz w:val="24"/>
          <w:szCs w:val="24"/>
        </w:rPr>
        <w:t>(2020)</w:t>
      </w:r>
      <w:r>
        <w:rPr>
          <w:sz w:val="24"/>
          <w:szCs w:val="24"/>
        </w:rPr>
        <w:fldChar w:fldCharType="end"/>
      </w:r>
      <w:r>
        <w:rPr>
          <w:sz w:val="24"/>
          <w:szCs w:val="24"/>
        </w:rPr>
        <w:t xml:space="preserve">, we also attribute the effect on wages as being the driving factor of creating a </w:t>
      </w:r>
      <w:r w:rsidR="00E60618">
        <w:rPr>
          <w:sz w:val="24"/>
          <w:szCs w:val="24"/>
        </w:rPr>
        <w:t xml:space="preserve">difference between the macro and micro </w:t>
      </w:r>
      <w:r>
        <w:rPr>
          <w:sz w:val="24"/>
          <w:szCs w:val="24"/>
        </w:rPr>
        <w:t>elasticity for the Danish economy, as</w:t>
      </w:r>
      <w:r w:rsidR="00A857B5">
        <w:rPr>
          <w:sz w:val="24"/>
          <w:szCs w:val="24"/>
        </w:rPr>
        <w:t xml:space="preserve"> </w:t>
      </w:r>
      <w:r w:rsidR="009705F4" w:rsidRPr="00847BCD">
        <w:rPr>
          <w:sz w:val="24"/>
          <w:szCs w:val="24"/>
        </w:rPr>
        <w:t>the wage-channel</w:t>
      </w:r>
      <w:r>
        <w:rPr>
          <w:sz w:val="24"/>
          <w:szCs w:val="24"/>
        </w:rPr>
        <w:t xml:space="preserve"> independently</w:t>
      </w:r>
      <w:r w:rsidR="009705F4">
        <w:rPr>
          <w:sz w:val="24"/>
          <w:szCs w:val="24"/>
        </w:rPr>
        <w:t xml:space="preserve"> </w:t>
      </w:r>
      <w:r w:rsidR="00E60618">
        <w:rPr>
          <w:sz w:val="24"/>
          <w:szCs w:val="24"/>
        </w:rPr>
        <w:t>seems to have the</w:t>
      </w:r>
      <w:r w:rsidR="00A857B5">
        <w:rPr>
          <w:sz w:val="24"/>
          <w:szCs w:val="24"/>
        </w:rPr>
        <w:t xml:space="preserv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9"/>
      </w:r>
      <w:r w:rsidR="009705F4" w:rsidRPr="00847BCD">
        <w:rPr>
          <w:sz w:val="24"/>
          <w:szCs w:val="24"/>
        </w:rPr>
        <w:t>.</w:t>
      </w:r>
      <w:r w:rsidR="00DC0BA1" w:rsidRPr="00082FF3">
        <w:rPr>
          <w:sz w:val="24"/>
          <w:szCs w:val="24"/>
        </w:rPr>
        <w:t xml:space="preserve"> Instead of using the </w:t>
      </w:r>
      <w:r w:rsidR="00E60618">
        <w:rPr>
          <w:sz w:val="24"/>
          <w:szCs w:val="24"/>
        </w:rPr>
        <w:t>relationship between</w:t>
      </w:r>
      <w:r w:rsidR="00EB0F0A" w:rsidRPr="003642BF">
        <w:rPr>
          <w:sz w:val="24"/>
          <w:szCs w:val="24"/>
        </w:rPr>
        <w:t xml:space="preserve"> wages </w:t>
      </w:r>
      <w:r w:rsidR="00E60618">
        <w:rPr>
          <w:sz w:val="24"/>
          <w:szCs w:val="24"/>
        </w:rPr>
        <w:t xml:space="preserve">and vacancies </w:t>
      </w:r>
      <w:r w:rsidR="00EB0F0A" w:rsidRPr="003642BF">
        <w:rPr>
          <w:sz w:val="24"/>
          <w:szCs w:val="24"/>
        </w:rPr>
        <w:t>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E60618">
        <w:rPr>
          <w:sz w:val="24"/>
          <w:szCs w:val="24"/>
        </w:rPr>
        <w:t>,</w:t>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w:t>
      </w:r>
      <w:r w:rsidR="00E60618">
        <w:rPr>
          <w:sz w:val="24"/>
          <w:szCs w:val="24"/>
        </w:rPr>
        <w:t xml:space="preserve"> found in scenario 2</w:t>
      </w:r>
      <w:r w:rsidR="005A1A86" w:rsidRPr="003642BF">
        <w:rPr>
          <w:sz w:val="24"/>
          <w:szCs w:val="24"/>
        </w:rPr>
        <w:t xml:space="preserve">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w:t>
      </w:r>
      <w:r w:rsidR="00E60618">
        <w:rPr>
          <w:sz w:val="24"/>
          <w:szCs w:val="24"/>
        </w:rPr>
        <w:t xml:space="preserve">It is often found </w:t>
      </w:r>
      <w:r w:rsidR="005A1A86" w:rsidRPr="003642BF">
        <w:rPr>
          <w:sz w:val="24"/>
          <w:szCs w:val="24"/>
        </w:rPr>
        <w:t xml:space="preserve">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w:t>
      </w:r>
      <w:r w:rsidR="00D969ED">
        <w:rPr>
          <w:sz w:val="24"/>
          <w:szCs w:val="24"/>
        </w:rPr>
        <w:t>due</w:t>
      </w:r>
      <w:r w:rsidR="00A857B5">
        <w:rPr>
          <w:sz w:val="24"/>
          <w:szCs w:val="24"/>
        </w:rPr>
        <w:t xml:space="preserve"> to the negative effect on the net exports</w:t>
      </w:r>
      <w:r w:rsidR="00E60618">
        <w:rPr>
          <w:sz w:val="24"/>
          <w:szCs w:val="24"/>
        </w:rPr>
        <w:t xml:space="preserve"> </w:t>
      </w:r>
      <w:r w:rsidR="00E60618">
        <w:rPr>
          <w:sz w:val="24"/>
          <w:szCs w:val="24"/>
        </w:rPr>
        <w:fldChar w:fldCharType="begin" w:fldLock="1"/>
      </w:r>
      <w:r w:rsidR="00B43E1A">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E60618">
        <w:rPr>
          <w:sz w:val="24"/>
          <w:szCs w:val="24"/>
        </w:rPr>
        <w:fldChar w:fldCharType="separate"/>
      </w:r>
      <w:r w:rsidR="00E60618" w:rsidRPr="00E60618">
        <w:rPr>
          <w:noProof/>
          <w:sz w:val="24"/>
          <w:szCs w:val="24"/>
        </w:rPr>
        <w:t>(Onaran &amp; Galanis, 2012)</w:t>
      </w:r>
      <w:r w:rsidR="00E60618">
        <w:rPr>
          <w:sz w:val="24"/>
          <w:szCs w:val="24"/>
        </w:rPr>
        <w:fldChar w:fldCharType="end"/>
      </w:r>
      <w:r w:rsidR="005A1A86" w:rsidRPr="003642BF">
        <w:rPr>
          <w:sz w:val="24"/>
          <w:szCs w:val="24"/>
        </w:rPr>
        <w:t>.</w:t>
      </w:r>
      <w:r w:rsidR="00A857B5">
        <w:rPr>
          <w:sz w:val="24"/>
          <w:szCs w:val="24"/>
        </w:rPr>
        <w:t xml:space="preserve"> </w:t>
      </w:r>
      <w:r w:rsidR="00E60618">
        <w:rPr>
          <w:sz w:val="24"/>
          <w:szCs w:val="24"/>
        </w:rPr>
        <w:br/>
      </w:r>
      <w:r w:rsidR="00A857B5">
        <w:rPr>
          <w:sz w:val="24"/>
          <w:szCs w:val="24"/>
        </w:rPr>
        <w:t>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0"/>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1"/>
      </w:r>
      <w:r w:rsidR="005A1A86" w:rsidRPr="003642BF">
        <w:rPr>
          <w:sz w:val="24"/>
          <w:szCs w:val="24"/>
        </w:rPr>
        <w:t xml:space="preserve">. </w:t>
      </w:r>
      <w:r>
        <w:rPr>
          <w:sz w:val="24"/>
          <w:szCs w:val="24"/>
        </w:rPr>
        <w:t xml:space="preserve">On the other hand, </w:t>
      </w:r>
      <w:r w:rsidR="00DF306B">
        <w:rPr>
          <w:sz w:val="24"/>
          <w:szCs w:val="24"/>
        </w:rPr>
        <w:t xml:space="preserve">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w:t>
      </w:r>
      <w:r w:rsidR="00D969ED">
        <w:rPr>
          <w:sz w:val="24"/>
          <w:szCs w:val="24"/>
        </w:rPr>
        <w:t>due</w:t>
      </w:r>
      <w:r w:rsidR="00B8620A">
        <w:rPr>
          <w:sz w:val="24"/>
          <w:szCs w:val="24"/>
        </w:rPr>
        <w:t xml:space="preserve"> to a smaller negative effect of investments on GDP.</w:t>
      </w:r>
      <w:r w:rsidR="00D00185">
        <w:rPr>
          <w:sz w:val="24"/>
          <w:szCs w:val="24"/>
        </w:rPr>
        <w:t xml:space="preserve"> In this case</w:t>
      </w:r>
      <w:r>
        <w:rPr>
          <w:sz w:val="24"/>
          <w:szCs w:val="24"/>
        </w:rPr>
        <w:t xml:space="preserve">, we should expect to find a decrease in unemployment, when </w:t>
      </w:r>
      <w:r>
        <w:rPr>
          <w:sz w:val="24"/>
          <w:szCs w:val="24"/>
        </w:rPr>
        <w:lastRenderedPageBreak/>
        <w:t>including the wage channel in scenario 2,</w:t>
      </w:r>
      <w:r w:rsidR="005A1A86">
        <w:rPr>
          <w:sz w:val="24"/>
          <w:szCs w:val="24"/>
        </w:rPr>
        <w:t xml:space="preserve"> </w:t>
      </w:r>
      <w:r>
        <w:rPr>
          <w:sz w:val="24"/>
          <w:szCs w:val="24"/>
        </w:rPr>
        <w:t>thereby changing the relationship between the</w:t>
      </w:r>
      <w:r w:rsidR="001A4157">
        <w:rPr>
          <w:sz w:val="24"/>
          <w:szCs w:val="24"/>
        </w:rPr>
        <w:t xml:space="preserve"> macro</w:t>
      </w:r>
      <w:r w:rsidR="000A059F">
        <w:rPr>
          <w:sz w:val="24"/>
          <w:szCs w:val="24"/>
        </w:rPr>
        <w:t xml:space="preserve"> and micro</w:t>
      </w:r>
      <w:r w:rsidR="001A4157">
        <w:rPr>
          <w:sz w:val="24"/>
          <w:szCs w:val="24"/>
        </w:rPr>
        <w:t xml:space="preserve"> elasticity</w:t>
      </w:r>
      <w:r w:rsidR="005A1A86">
        <w:rPr>
          <w:sz w:val="24"/>
          <w:szCs w:val="24"/>
        </w:rPr>
        <w:t xml:space="preserve">. </w:t>
      </w:r>
    </w:p>
    <w:p w14:paraId="771C16CC" w14:textId="31A0C523"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D00185">
        <w:rPr>
          <w:sz w:val="24"/>
          <w:szCs w:val="24"/>
        </w:rPr>
        <w:t>is done by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967F45">
        <w:rPr>
          <w:rStyle w:val="Fodnotehenvisning"/>
        </w:rPr>
        <w:footnoteReference w:id="22"/>
      </w:r>
      <w:r w:rsidR="00BB0FA4" w:rsidRPr="00847BCD">
        <w:rPr>
          <w:sz w:val="24"/>
          <w:szCs w:val="24"/>
        </w:rPr>
        <w:t xml:space="preserve">. </w:t>
      </w:r>
    </w:p>
    <w:p w14:paraId="122AAF47" w14:textId="4AA9BA4B"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employment</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8F7F7E">
        <w:rPr>
          <w:rStyle w:val="Fodnotehenvisning"/>
          <w:sz w:val="24"/>
          <w:szCs w:val="24"/>
        </w:rPr>
        <w:footnoteReference w:id="23"/>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w:t>
      </w:r>
      <w:r w:rsidR="00DC0289" w:rsidRPr="008F7F7E">
        <w:rPr>
          <w:sz w:val="24"/>
          <w:szCs w:val="24"/>
        </w:rPr>
        <w:t>2.25%</w:t>
      </w:r>
      <w:r w:rsidR="00DC0289" w:rsidRPr="008F7F7E">
        <w:rPr>
          <w:sz w:val="24"/>
          <w:szCs w:val="24"/>
        </w:rPr>
        <w:t>, and thereby</w:t>
      </w:r>
      <w:r w:rsidR="002A3975" w:rsidRPr="008F7F7E">
        <w:rPr>
          <w:sz w:val="24"/>
          <w:szCs w:val="24"/>
        </w:rPr>
        <w:t xml:space="preserve"> lower employment by 2900 people</w:t>
      </w:r>
      <w:r w:rsidR="00006999" w:rsidRPr="008F7F7E">
        <w:rPr>
          <w:rStyle w:val="Fodnotehenvisning"/>
          <w:sz w:val="24"/>
          <w:szCs w:val="24"/>
        </w:rPr>
        <w:footnoteReference w:id="24"/>
      </w:r>
      <w:r w:rsidR="001B1664" w:rsidRPr="008F7F7E">
        <w:rPr>
          <w:sz w:val="24"/>
          <w:szCs w:val="24"/>
        </w:rPr>
        <w:t>.</w:t>
      </w:r>
      <w:r w:rsidR="002A3975" w:rsidRPr="008F7F7E">
        <w:rPr>
          <w:sz w:val="24"/>
          <w:szCs w:val="24"/>
        </w:rPr>
        <w:t xml:space="preserve"> </w:t>
      </w:r>
      <w:r w:rsidR="008F7F7E" w:rsidRPr="008F7F7E">
        <w:rPr>
          <w:rFonts w:cstheme="minorHAnsi"/>
          <w:sz w:val="24"/>
          <w:szCs w:val="24"/>
        </w:rPr>
        <w:t>This is further split up showing the effect associated with the exit-rate (1600 people) and the approach-rate (1300 people) independently</w:t>
      </w:r>
      <w:r w:rsidR="008F7F7E" w:rsidRPr="008F7F7E">
        <w:rPr>
          <w:rFonts w:cstheme="minorHAnsi"/>
          <w:sz w:val="24"/>
          <w:szCs w:val="24"/>
        </w:rPr>
        <w:t xml:space="preserve">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DF306B" w:rsidRPr="008F7F7E">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is here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74DFBF70"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159A611B"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w:t>
      </w:r>
      <w:r w:rsidRPr="006800FF">
        <w:rPr>
          <w:rStyle w:val="cf01"/>
          <w:rFonts w:asciiTheme="minorHAnsi" w:hAnsiTheme="minorHAnsi" w:cstheme="minorHAnsi"/>
          <w:sz w:val="24"/>
          <w:szCs w:val="24"/>
        </w:rPr>
        <w:lastRenderedPageBreak/>
        <w:t>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B43E1A">
        <w:rPr>
          <w:rStyle w:val="cf01"/>
          <w:rFonts w:asciiTheme="minorHAnsi" w:hAnsiTheme="minorHAnsi"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Aastrup </w:t>
      </w:r>
      <w:r w:rsidR="00B43E1A">
        <w:rPr>
          <w:rStyle w:val="cf01"/>
          <w:rFonts w:asciiTheme="minorHAnsi" w:hAnsiTheme="minorHAnsi" w:cstheme="minorHAnsi"/>
          <w:sz w:val="24"/>
          <w:szCs w:val="24"/>
        </w:rPr>
        <w:fldChar w:fldCharType="begin" w:fldLock="1"/>
      </w:r>
      <w:r w:rsidR="00B43E1A">
        <w:rPr>
          <w:rStyle w:val="cf01"/>
          <w:rFonts w:asciiTheme="minorHAnsi" w:hAnsiTheme="minorHAnsi"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2E925B0" w14:textId="60FA7519" w:rsidR="00700D96" w:rsidRDefault="00B43E1A" w:rsidP="00BF3FA4">
      <w:pPr>
        <w:spacing w:line="360" w:lineRule="auto"/>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Here</w:t>
      </w:r>
      <w:r w:rsidR="00AE78D2" w:rsidRPr="00C44380">
        <w:rPr>
          <w:sz w:val="24"/>
          <w:szCs w:val="24"/>
        </w:rPr>
        <w:t xml:space="preserve"> we have the option to add the effects of the different channels independently</w:t>
      </w:r>
      <w:r>
        <w:rPr>
          <w:sz w:val="24"/>
          <w:szCs w:val="24"/>
        </w:rPr>
        <w:t>, which will</w:t>
      </w:r>
      <w:r w:rsidR="00AE78D2" w:rsidRPr="00C44380">
        <w:rPr>
          <w:sz w:val="24"/>
          <w:szCs w:val="24"/>
        </w:rPr>
        <w:t xml:space="preserve"> make it easier to </w:t>
      </w:r>
      <w:r w:rsidR="00305EB0" w:rsidRPr="00C44380">
        <w:rPr>
          <w:sz w:val="24"/>
          <w:szCs w:val="24"/>
        </w:rPr>
        <w:t>pinpoint</w:t>
      </w:r>
      <w:r w:rsidR="00AE78D2" w:rsidRPr="00C44380">
        <w:rPr>
          <w:sz w:val="24"/>
          <w:szCs w:val="24"/>
        </w:rPr>
        <w:t xml:space="preserve"> which effect</w:t>
      </w:r>
      <w:r w:rsidR="00CA217F">
        <w:rPr>
          <w:sz w:val="24"/>
          <w:szCs w:val="24"/>
        </w:rPr>
        <w:t>s</w:t>
      </w:r>
      <w:r w:rsidR="00AE78D2" w:rsidRPr="00C44380">
        <w:rPr>
          <w:sz w:val="24"/>
          <w:szCs w:val="24"/>
        </w:rPr>
        <w:t xml:space="preserve"> </w:t>
      </w:r>
      <w:r w:rsidR="00CA217F">
        <w:rPr>
          <w:sz w:val="24"/>
          <w:szCs w:val="24"/>
        </w:rPr>
        <w:t>are</w:t>
      </w:r>
      <w:r w:rsidR="00AE78D2" w:rsidRPr="00C44380">
        <w:rPr>
          <w:sz w:val="24"/>
          <w:szCs w:val="24"/>
        </w:rPr>
        <w:t xml:space="preserve"> contributing with how </w:t>
      </w:r>
      <w:r w:rsidRPr="00C44380">
        <w:rPr>
          <w:sz w:val="24"/>
          <w:szCs w:val="24"/>
        </w:rPr>
        <w:t>much</w:t>
      </w:r>
      <w:r>
        <w:rPr>
          <w:sz w:val="24"/>
          <w:szCs w:val="24"/>
        </w:rPr>
        <w:t>,</w:t>
      </w:r>
      <w:r w:rsidRPr="00C44380">
        <w:rPr>
          <w:sz w:val="24"/>
          <w:szCs w:val="24"/>
        </w:rPr>
        <w:t xml:space="preserve"> or</w:t>
      </w:r>
      <w:r>
        <w:rPr>
          <w:sz w:val="24"/>
          <w:szCs w:val="24"/>
        </w:rPr>
        <w:t xml:space="preserve"> use scenario 6 including the channels from scenario 1-4.</w:t>
      </w:r>
      <w:r w:rsidR="000412E2">
        <w:rPr>
          <w:sz w:val="24"/>
          <w:szCs w:val="24"/>
        </w:rPr>
        <w:t xml:space="preserve"> </w:t>
      </w:r>
      <w:r>
        <w:rPr>
          <w:sz w:val="24"/>
          <w:szCs w:val="24"/>
        </w:rPr>
        <w:t>We choose to use the results of scenario 6</w:t>
      </w:r>
      <w:r w:rsidR="00BF3FA4" w:rsidRPr="00C44380">
        <w:rPr>
          <w:sz w:val="24"/>
          <w:szCs w:val="24"/>
        </w:rPr>
        <w:t>,</w:t>
      </w:r>
      <w:r>
        <w:rPr>
          <w:sz w:val="24"/>
          <w:szCs w:val="24"/>
        </w:rPr>
        <w:t xml:space="preserve"> but still</w:t>
      </w:r>
      <w:r w:rsidR="00BF3FA4" w:rsidRPr="00C44380">
        <w:rPr>
          <w:sz w:val="24"/>
          <w:szCs w:val="24"/>
        </w:rPr>
        <w:t xml:space="preserve"> </w:t>
      </w:r>
      <w:r w:rsidR="00196AC9">
        <w:rPr>
          <w:sz w:val="24"/>
          <w:szCs w:val="24"/>
        </w:rPr>
        <w:t>us</w:t>
      </w:r>
      <w:r>
        <w:rPr>
          <w:sz w:val="24"/>
          <w:szCs w:val="24"/>
        </w:rPr>
        <w:t>e</w:t>
      </w:r>
      <w:r w:rsidR="00BF3FA4" w:rsidRPr="00C44380">
        <w:rPr>
          <w:sz w:val="24"/>
          <w:szCs w:val="24"/>
        </w:rPr>
        <w:t xml:space="preserve"> the channels independently to get an idea of how much each channel contributes to the total effec</w:t>
      </w:r>
      <w:r>
        <w:rPr>
          <w:sz w:val="24"/>
          <w:szCs w:val="24"/>
        </w:rPr>
        <w:t xml:space="preserve">t. Using the percentage change in the level of income insurance, as well as the percentage change in unemployment found in scenario 6, </w:t>
      </w:r>
      <w:r w:rsidRPr="00B43E1A">
        <w:rPr>
          <w:rStyle w:val="Kommentarhenvisning"/>
          <w:sz w:val="24"/>
          <w:szCs w:val="24"/>
        </w:rPr>
        <w:t>we</w:t>
      </w:r>
      <w:r w:rsidR="00305EB0" w:rsidRPr="00C44380">
        <w:rPr>
          <w:sz w:val="24"/>
          <w:szCs w:val="24"/>
        </w:rPr>
        <w:t xml:space="preserve"> estimate the macro elasticity to be approximately </w:t>
      </w:r>
      <w:commentRangeStart w:id="26"/>
      <w:commentRangeStart w:id="27"/>
      <w:r w:rsidR="00305EB0" w:rsidRPr="00C44380">
        <w:rPr>
          <w:sz w:val="24"/>
          <w:szCs w:val="24"/>
        </w:rPr>
        <w:t>0.</w:t>
      </w:r>
      <w:r w:rsidR="00E334EE">
        <w:rPr>
          <w:sz w:val="24"/>
          <w:szCs w:val="24"/>
        </w:rPr>
        <w:t>3</w:t>
      </w:r>
      <w:r w:rsidR="00305EB0" w:rsidRPr="00C44380">
        <w:rPr>
          <w:sz w:val="24"/>
          <w:szCs w:val="24"/>
        </w:rPr>
        <w:t>5-0.</w:t>
      </w:r>
      <w:commentRangeEnd w:id="26"/>
      <w:r w:rsidR="00E334EE">
        <w:rPr>
          <w:sz w:val="24"/>
          <w:szCs w:val="24"/>
        </w:rPr>
        <w:t>4</w:t>
      </w:r>
      <w:r w:rsidR="00BF3FA4" w:rsidRPr="00C44380">
        <w:rPr>
          <w:rStyle w:val="Kommentarhenvisning"/>
        </w:rPr>
        <w:commentReference w:id="26"/>
      </w:r>
      <w:commentRangeEnd w:id="27"/>
      <w:r w:rsidR="00BF3FA4" w:rsidRPr="00C44380">
        <w:rPr>
          <w:rStyle w:val="Kommentarhenvisning"/>
        </w:rPr>
        <w:commentReference w:id="27"/>
      </w:r>
      <w:r w:rsidR="00305EB0" w:rsidRPr="00C44380">
        <w:rPr>
          <w:sz w:val="24"/>
          <w:szCs w:val="24"/>
        </w:rPr>
        <w:t>.</w:t>
      </w:r>
      <w:r>
        <w:rPr>
          <w:sz w:val="24"/>
          <w:szCs w:val="24"/>
        </w:rPr>
        <w:t xml:space="preserve"> As we find the estimate to be positive, it</w:t>
      </w:r>
      <w:r w:rsidR="00305EB0" w:rsidRPr="00C44380">
        <w:rPr>
          <w:sz w:val="24"/>
          <w:szCs w:val="24"/>
        </w:rPr>
        <w:t xml:space="preserve">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an macro elasticity of </w:t>
      </w:r>
      <w:r w:rsidR="00800FEE">
        <w:rPr>
          <w:sz w:val="24"/>
          <w:szCs w:val="24"/>
        </w:rPr>
        <w:t xml:space="preserve">0.86-0.91. Thereby, we also find the </w:t>
      </w:r>
      <w:r>
        <w:rPr>
          <w:sz w:val="24"/>
          <w:szCs w:val="24"/>
        </w:rPr>
        <w:t xml:space="preserve">macro elasticity to be twice as large as the micro elasticity, which was also found by </w:t>
      </w:r>
      <w:r w:rsidRPr="00D85753">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DF306B">
        <w:rPr>
          <w:noProof/>
          <w:sz w:val="24"/>
          <w:szCs w:val="24"/>
        </w:rPr>
        <w:t>(2020)</w:t>
      </w:r>
      <w:r>
        <w:rPr>
          <w:sz w:val="24"/>
          <w:szCs w:val="24"/>
        </w:rPr>
        <w:fldChar w:fldCharType="end"/>
      </w:r>
      <w:r w:rsidR="00D85753">
        <w:rPr>
          <w:sz w:val="24"/>
          <w:szCs w:val="24"/>
        </w:rPr>
        <w:t>.</w:t>
      </w:r>
    </w:p>
    <w:p w14:paraId="37AB8873" w14:textId="37CE2310" w:rsidR="00744FD6" w:rsidRPr="00800FEE" w:rsidRDefault="00744FD6" w:rsidP="00BF3FA4">
      <w:pPr>
        <w:spacing w:line="360" w:lineRule="auto"/>
        <w:rPr>
          <w:sz w:val="24"/>
          <w:szCs w:val="24"/>
        </w:rPr>
      </w:pPr>
      <w:r w:rsidRPr="00800FEE">
        <w:rPr>
          <w:sz w:val="24"/>
          <w:szCs w:val="24"/>
        </w:rPr>
        <w:t>At the start of the regulation period in 2016, the government faced the elasticity found above of 0.66. Using our own results, we instead estimate the elasticity to be in the range of 0.86-0.91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418A0AB4" w:rsidR="00573A0D" w:rsidRDefault="00BB5FA2" w:rsidP="00573A0D">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lastRenderedPageBreak/>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73A0D">
        <w:rPr>
          <w:rStyle w:val="Fodnotehenvisning"/>
          <w:sz w:val="24"/>
          <w:szCs w:val="24"/>
        </w:rPr>
        <w:footnoteReference w:id="25"/>
      </w:r>
      <m:oMath>
        <m:r>
          <w:rPr>
            <w:rFonts w:ascii="Cambria Math" w:hAnsi="Cambria Math" w:cstheme="minorHAnsi"/>
            <w:sz w:val="24"/>
            <w:szCs w:val="24"/>
          </w:rPr>
          <m:t xml:space="preserve">. </m:t>
        </m:r>
      </m:oMath>
      <w:r w:rsidR="00573A0D" w:rsidRPr="00573A0D">
        <w:rPr>
          <w:rFonts w:cstheme="minorHAnsi"/>
          <w:sz w:val="24"/>
          <w:szCs w:val="24"/>
        </w:rPr>
        <w:t>Second, the drop in consumption as a function of benefits</w:t>
      </w:r>
      <w:r w:rsidR="00573A0D" w:rsidRPr="00573A0D">
        <w:rPr>
          <w:rFonts w:cstheme="minorHAnsi"/>
          <w:sz w:val="24"/>
          <w:szCs w:val="24"/>
        </w:rPr>
        <w:t xml:space="preserve"> </w:t>
      </w:r>
      <w:r w:rsidR="00573A0D" w:rsidRPr="00573A0D">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w:t>
      </w:r>
      <w:r w:rsidR="00573A0D" w:rsidRPr="00573A0D">
        <w:rPr>
          <w:rFonts w:cstheme="minorHAnsi"/>
          <w:sz w:val="24"/>
          <w:szCs w:val="24"/>
        </w:rPr>
        <w:t>t</w:t>
      </w:r>
      <w:r w:rsidR="00573A0D" w:rsidRPr="00573A0D">
        <w:rPr>
          <w:rFonts w:cstheme="minorHAnsi"/>
          <w:sz w:val="24"/>
          <w:szCs w:val="24"/>
        </w:rPr>
        <w: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739FB">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41D56436"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xml:space="preserve">, which is close to the </w:t>
      </w:r>
      <w:r w:rsidR="00D739FB">
        <w:rPr>
          <w:rFonts w:eastAsiaTheme="minorEastAsia" w:cstheme="minorHAnsi"/>
          <w:sz w:val="24"/>
          <w:szCs w:val="24"/>
        </w:rPr>
        <w:t>macro</w:t>
      </w:r>
      <w:r w:rsidR="00540405">
        <w:rPr>
          <w:rFonts w:eastAsiaTheme="minorEastAsia" w:cstheme="minorHAnsi"/>
          <w:sz w:val="24"/>
          <w:szCs w:val="24"/>
        </w:rPr>
        <w:t xml:space="preserve">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256FB137"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 as these are associated with removing the suppressing of the state regulation percentage</w:t>
      </w:r>
      <w:r w:rsidR="00A62CE3">
        <w:rPr>
          <w:rFonts w:eastAsiaTheme="minorEastAsia" w:cstheme="minorHAnsi"/>
          <w:sz w:val="24"/>
          <w:szCs w:val="24"/>
        </w:rPr>
        <w:t xml:space="preserve">. </w:t>
      </w:r>
    </w:p>
    <w:p w14:paraId="09143E39" w14:textId="78290480"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w:t>
      </w:r>
      <w:r w:rsidR="008668D4">
        <w:rPr>
          <w:rFonts w:eastAsiaTheme="minorEastAsia" w:cstheme="minorHAnsi"/>
          <w:sz w:val="24"/>
          <w:szCs w:val="24"/>
        </w:rPr>
        <w:t xml:space="preserve"> micro </w:t>
      </w:r>
      <w:r w:rsidR="008668D4">
        <w:rPr>
          <w:rFonts w:eastAsiaTheme="minorEastAsia" w:cstheme="minorHAnsi"/>
          <w:sz w:val="24"/>
          <w:szCs w:val="24"/>
        </w:rPr>
        <w:lastRenderedPageBreak/>
        <w:t xml:space="preserve">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w:t>
      </w:r>
      <w:r w:rsidR="008668D4">
        <w:rPr>
          <w:rFonts w:eastAsiaTheme="minorEastAsia" w:cstheme="minorHAnsi"/>
          <w:sz w:val="24"/>
          <w:szCs w:val="24"/>
        </w:rPr>
        <w:t xml:space="preserve">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967F45">
        <w:rPr>
          <w:rStyle w:val="Fodnotehenvisning"/>
        </w:rPr>
        <w:footnoteReference w:id="26"/>
      </w:r>
      <w:r w:rsidR="008668D4" w:rsidRPr="009111C1">
        <w:rPr>
          <w:rFonts w:eastAsiaTheme="minorEastAsia" w:cstheme="minorHAnsi"/>
          <w:sz w:val="24"/>
          <w:szCs w:val="24"/>
        </w:rPr>
        <w:t xml:space="preserve"> </w:t>
      </w:r>
      <w:r w:rsidR="008668D4">
        <w:rPr>
          <w:rFonts w:eastAsiaTheme="minorEastAsia" w:cstheme="minorHAnsi"/>
          <w:sz w:val="24"/>
          <w:szCs w:val="24"/>
        </w:rPr>
        <w:t xml:space="preserve">and find that </w:t>
      </w:r>
      <w:r w:rsidR="008668D4">
        <w:rPr>
          <w:rFonts w:eastAsiaTheme="minorEastAsia" w:cstheme="minorHAnsi"/>
          <w:sz w:val="24"/>
          <w:szCs w:val="24"/>
        </w:rPr>
        <w:t>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sidR="008668D4">
        <w:rPr>
          <w:rFonts w:eastAsiaTheme="minorEastAsia" w:cstheme="minorHAnsi"/>
          <w:sz w:val="24"/>
          <w:szCs w:val="24"/>
        </w:rPr>
        <w:t>.</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1F04BC">
        <w:rPr>
          <w:rFonts w:eastAsiaTheme="minorEastAsia" w:cstheme="minorHAnsi"/>
          <w:sz w:val="24"/>
          <w:szCs w:val="24"/>
        </w:rPr>
      </w:r>
      <w:r w:rsidR="001F04BC">
        <w:rPr>
          <w:rFonts w:eastAsiaTheme="minorEastAsia" w:cstheme="minorHAnsi"/>
          <w:sz w:val="24"/>
          <w:szCs w:val="24"/>
        </w:rPr>
        <w:fldChar w:fldCharType="separate"/>
      </w:r>
      <w:r w:rsidR="001F04BC">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1517B22F"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Pr>
          <w:rStyle w:val="Fodnotehenvisning"/>
          <w:rFonts w:eastAsiaTheme="minorEastAsia" w:cstheme="minorHAnsi"/>
          <w:sz w:val="24"/>
          <w:szCs w:val="24"/>
        </w:rPr>
        <w:footnoteReference w:id="27"/>
      </w:r>
      <w:r w:rsidR="00EE677A">
        <w:rPr>
          <w:rFonts w:eastAsiaTheme="minorEastAsia" w:cstheme="minorHAnsi"/>
          <w:sz w:val="24"/>
          <w:szCs w:val="24"/>
        </w:rPr>
        <w:t xml:space="preserve">. </w:t>
      </w:r>
    </w:p>
    <w:p w14:paraId="45687B11" w14:textId="491B6F71"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315AFB67" w14:textId="2E599FA8"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 to the elasticity found in this paper of the macroeconomic effects</w:t>
      </w:r>
      <w:r w:rsidR="001F04BC">
        <w:rPr>
          <w:rFonts w:eastAsiaTheme="minorEastAsia" w:cstheme="minorHAnsi"/>
          <w:sz w:val="24"/>
          <w:szCs w:val="24"/>
        </w:rPr>
        <w:t>, using an estimate of</w:t>
      </w:r>
      <w:r>
        <w:rPr>
          <w:rFonts w:eastAsiaTheme="minorEastAsia" w:cstheme="minorHAnsi"/>
          <w:sz w:val="24"/>
          <w:szCs w:val="24"/>
        </w:rPr>
        <w:t xml:space="preserve"> 0.38, resulting in a total macro elasticity of </w:t>
      </w:r>
      <w:r w:rsidR="00AE0B5F">
        <w:rPr>
          <w:rFonts w:eastAsiaTheme="minorEastAsia" w:cstheme="minorHAnsi"/>
          <w:sz w:val="24"/>
          <w:szCs w:val="24"/>
        </w:rPr>
        <w:t>0.89. We use the compensation rate from the simulation in scenario 6</w:t>
      </w:r>
      <w:r w:rsidR="001F04BC">
        <w:rPr>
          <w:rFonts w:eastAsiaTheme="minorEastAsia" w:cstheme="minorHAnsi"/>
          <w:sz w:val="24"/>
          <w:szCs w:val="24"/>
        </w:rPr>
        <w:t>,</w:t>
      </w:r>
      <w:r w:rsidR="00AE0B5F">
        <w:rPr>
          <w:rFonts w:eastAsiaTheme="minorEastAsia" w:cstheme="minorHAnsi"/>
          <w:sz w:val="24"/>
          <w:szCs w:val="24"/>
        </w:rPr>
        <w:t xml:space="preserve"> leaving us with a compensation rate of 0.57 for 2016 when the shock was introduced. </w:t>
      </w:r>
    </w:p>
    <w:p w14:paraId="266DE118" w14:textId="3F4EC453" w:rsidR="00A4273D" w:rsidRDefault="00A4273D" w:rsidP="00D67ABC">
      <w:pPr>
        <w:spacing w:line="360" w:lineRule="auto"/>
        <w:rPr>
          <w:rFonts w:eastAsiaTheme="minorEastAsia" w:cstheme="minorHAnsi"/>
          <w:sz w:val="24"/>
          <w:szCs w:val="24"/>
        </w:rPr>
      </w:pPr>
    </w:p>
    <w:p w14:paraId="4BCE8B41" w14:textId="4DC1140E" w:rsidR="001F04BC" w:rsidRDefault="001F04BC" w:rsidP="00D67ABC">
      <w:pPr>
        <w:spacing w:line="360" w:lineRule="auto"/>
        <w:rPr>
          <w:rFonts w:eastAsiaTheme="minorEastAsia" w:cstheme="minorHAnsi"/>
          <w:sz w:val="24"/>
          <w:szCs w:val="24"/>
        </w:rPr>
      </w:pPr>
    </w:p>
    <w:p w14:paraId="032B35F4" w14:textId="77777777" w:rsidR="001F04BC" w:rsidRDefault="001F04BC"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bookmarkStart w:id="28" w:name="_Ref120617850"/>
      <w:r>
        <w:lastRenderedPageBreak/>
        <w:t xml:space="preserve">Table </w:t>
      </w:r>
      <w:fldSimple w:instr=" SEQ Table \* ARABIC ">
        <w:r>
          <w:rPr>
            <w:noProof/>
          </w:rPr>
          <w:t>1</w:t>
        </w:r>
      </w:fldSimple>
      <w:r w:rsidR="000856FC">
        <w:rPr>
          <w:noProof/>
        </w:rPr>
        <w:t>: Estimates used in the 3 cases</w:t>
      </w:r>
      <w:bookmarkEnd w:id="28"/>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69BD2316" w:rsidR="00A83A56" w:rsidRDefault="00E67E1E" w:rsidP="00D67ABC">
      <w:pPr>
        <w:spacing w:line="360" w:lineRule="auto"/>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what we find to be the most realistic estimate of the micro elasticity together with the elasticity of the macroeconomic effects found in this paper,</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rate regulation percentage.</w:t>
      </w:r>
      <w:r w:rsidR="007908F3">
        <w:rPr>
          <w:rFonts w:eastAsiaTheme="minorEastAsia" w:cstheme="minorHAnsi"/>
          <w:sz w:val="24"/>
          <w:szCs w:val="24"/>
        </w:rPr>
        <w:t xml:space="preserve"> </w:t>
      </w:r>
    </w:p>
    <w:p w14:paraId="7035CBB6" w14:textId="75B641B6" w:rsidR="008311CF" w:rsidRDefault="0092793F" w:rsidP="00D67ABC">
      <w:pPr>
        <w:spacing w:line="360" w:lineRule="auto"/>
        <w:rPr>
          <w:rFonts w:eastAsiaTheme="minorEastAsia" w:cstheme="minorHAnsi"/>
          <w:sz w:val="24"/>
          <w:szCs w:val="24"/>
        </w:rPr>
      </w:pPr>
      <w:r>
        <w:rPr>
          <w:rFonts w:eastAsiaTheme="minorEastAsia" w:cstheme="minorHAnsi"/>
          <w:sz w:val="24"/>
          <w:szCs w:val="24"/>
        </w:rPr>
        <w:lastRenderedPageBreak/>
        <w:t>It is though very</w:t>
      </w:r>
      <w:r w:rsidR="0080080C">
        <w:rPr>
          <w:rFonts w:eastAsiaTheme="minorEastAsia" w:cstheme="minorHAnsi"/>
          <w:sz w:val="24"/>
          <w:szCs w:val="24"/>
        </w:rPr>
        <w:t xml:space="preserve"> important </w:t>
      </w:r>
      <w:r>
        <w:rPr>
          <w:rFonts w:eastAsiaTheme="minorEastAsia" w:cstheme="minorHAnsi"/>
          <w:sz w:val="24"/>
          <w:szCs w:val="24"/>
        </w:rPr>
        <w:t>to highlight</w:t>
      </w:r>
      <w:r w:rsidR="0080080C">
        <w:rPr>
          <w:rFonts w:eastAsiaTheme="minorEastAsia" w:cstheme="minorHAnsi"/>
          <w:sz w:val="24"/>
          <w:szCs w:val="24"/>
        </w:rPr>
        <w:t xml:space="preserve"> that th</w:t>
      </w:r>
      <w:r w:rsidR="006F2CD4">
        <w:rPr>
          <w:rFonts w:eastAsiaTheme="minorEastAsia" w:cstheme="minorHAnsi"/>
          <w:sz w:val="24"/>
          <w:szCs w:val="24"/>
        </w:rPr>
        <w:t>is</w:t>
      </w:r>
      <w:r w:rsidR="0080080C">
        <w:rPr>
          <w:rFonts w:eastAsiaTheme="minorEastAsia" w:cstheme="minorHAnsi"/>
          <w:sz w:val="24"/>
          <w:szCs w:val="24"/>
        </w:rPr>
        <w:t xml:space="preserve"> result </w:t>
      </w:r>
      <w:r w:rsidR="006F2CD4">
        <w:rPr>
          <w:rFonts w:eastAsiaTheme="minorEastAsia" w:cstheme="minorHAnsi"/>
          <w:sz w:val="24"/>
          <w:szCs w:val="24"/>
        </w:rPr>
        <w:t>heavily rely on the assumption that</w:t>
      </w:r>
      <w:r w:rsidR="004F646D">
        <w:rPr>
          <w:rFonts w:eastAsiaTheme="minorEastAsia" w:cstheme="minorHAnsi"/>
          <w:sz w:val="24"/>
          <w:szCs w:val="24"/>
        </w:rPr>
        <w:t xml:space="preserve"> the</w:t>
      </w:r>
      <w:r w:rsidR="0080080C">
        <w:rPr>
          <w:rFonts w:eastAsiaTheme="minorEastAsia" w:cstheme="minorHAnsi"/>
          <w:sz w:val="24"/>
          <w:szCs w:val="24"/>
        </w:rPr>
        <w:t xml:space="preserve"> elasticity of the level of income insurance on wages</w:t>
      </w:r>
      <w:r w:rsidR="006F2CD4">
        <w:rPr>
          <w:rFonts w:eastAsiaTheme="minorEastAsia" w:cstheme="minorHAnsi"/>
          <w:sz w:val="24"/>
          <w:szCs w:val="24"/>
        </w:rPr>
        <w:t xml:space="preserve"> in Denmark,</w:t>
      </w:r>
      <w:r w:rsidR="004F646D">
        <w:rPr>
          <w:rFonts w:eastAsiaTheme="minorEastAsia" w:cstheme="minorHAnsi"/>
          <w:sz w:val="24"/>
          <w:szCs w:val="24"/>
        </w:rPr>
        <w:t xml:space="preserve"> is the same as</w:t>
      </w:r>
      <w:r w:rsidR="006F2CD4">
        <w:rPr>
          <w:rFonts w:eastAsiaTheme="minorEastAsia" w:cstheme="minorHAnsi"/>
          <w:sz w:val="24"/>
          <w:szCs w:val="24"/>
        </w:rPr>
        <w:t xml:space="preserve"> the elasticity</w:t>
      </w:r>
      <w:r w:rsidR="0080080C">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sidR="0080080C">
        <w:rPr>
          <w:rFonts w:eastAsiaTheme="minorEastAsia" w:cstheme="minorHAnsi"/>
          <w:sz w:val="24"/>
          <w:szCs w:val="24"/>
        </w:rPr>
        <w:t xml:space="preserve"> </w:t>
      </w:r>
      <w:r w:rsidR="0080080C">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80080C">
        <w:rPr>
          <w:rFonts w:eastAsiaTheme="minorEastAsia" w:cstheme="minorHAnsi"/>
          <w:sz w:val="24"/>
          <w:szCs w:val="24"/>
        </w:rPr>
        <w:fldChar w:fldCharType="separate"/>
      </w:r>
      <w:r w:rsidR="00F548A0" w:rsidRPr="00F548A0">
        <w:rPr>
          <w:rFonts w:eastAsiaTheme="minorEastAsia" w:cstheme="minorHAnsi"/>
          <w:noProof/>
          <w:sz w:val="24"/>
          <w:szCs w:val="24"/>
        </w:rPr>
        <w:t>(2020)</w:t>
      </w:r>
      <w:r w:rsidR="0080080C">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w:t>
      </w:r>
      <w:r w:rsidR="0080080C">
        <w:rPr>
          <w:rFonts w:eastAsiaTheme="minorEastAsia" w:cstheme="minorHAnsi"/>
          <w:sz w:val="24"/>
          <w:szCs w:val="24"/>
        </w:rPr>
        <w:t xml:space="preserve"> </w:t>
      </w:r>
      <w:r w:rsidR="004F646D">
        <w:rPr>
          <w:rFonts w:eastAsiaTheme="minorEastAsia" w:cstheme="minorHAnsi"/>
          <w:sz w:val="24"/>
          <w:szCs w:val="24"/>
        </w:rPr>
        <w:t>Adding to this</w:t>
      </w:r>
      <w:r w:rsidR="006F2CD4">
        <w:rPr>
          <w:rFonts w:eastAsiaTheme="minorEastAsia" w:cstheme="minorHAnsi"/>
          <w:sz w:val="24"/>
          <w:szCs w:val="24"/>
        </w:rPr>
        <w:t>,</w:t>
      </w:r>
      <w:r w:rsidR="0080080C">
        <w:rPr>
          <w:rFonts w:eastAsiaTheme="minorEastAsia" w:cstheme="minorHAnsi"/>
          <w:sz w:val="24"/>
          <w:szCs w:val="24"/>
        </w:rPr>
        <w:t xml:space="preserve"> th</w:t>
      </w:r>
      <w:r w:rsidR="004F646D">
        <w:rPr>
          <w:rFonts w:eastAsiaTheme="minorEastAsia" w:cstheme="minorHAnsi"/>
          <w:sz w:val="24"/>
          <w:szCs w:val="24"/>
        </w:rPr>
        <w:t>e</w:t>
      </w:r>
      <w:r w:rsidR="0080080C">
        <w:rPr>
          <w:rFonts w:eastAsiaTheme="minorEastAsia" w:cstheme="minorHAnsi"/>
          <w:sz w:val="24"/>
          <w:szCs w:val="24"/>
        </w:rPr>
        <w:t xml:space="preserve"> elasticity</w:t>
      </w:r>
      <w:r w:rsidR="004F646D">
        <w:rPr>
          <w:rFonts w:eastAsiaTheme="minorEastAsia" w:cstheme="minorHAnsi"/>
          <w:sz w:val="24"/>
          <w:szCs w:val="24"/>
        </w:rPr>
        <w:t xml:space="preserve"> found in Sweden</w:t>
      </w:r>
      <w:r w:rsidR="0080080C">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w:t>
      </w:r>
      <w:r w:rsidR="006F2CD4">
        <w:rPr>
          <w:rFonts w:eastAsiaTheme="minorEastAsia" w:cstheme="minorHAnsi"/>
          <w:sz w:val="24"/>
          <w:szCs w:val="24"/>
        </w:rPr>
        <w:t xml:space="preserve"> with our results</w:t>
      </w:r>
      <w:r w:rsidR="000C5AE2">
        <w:rPr>
          <w:rFonts w:eastAsiaTheme="minorEastAsia" w:cstheme="minorHAnsi"/>
          <w:sz w:val="24"/>
          <w:szCs w:val="24"/>
        </w:rPr>
        <w:t xml:space="preserve">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doing this we find no significant long-run effects</w:t>
      </w:r>
      <w:r w:rsidR="006F2CD4">
        <w:rPr>
          <w:rFonts w:eastAsiaTheme="minorEastAsia" w:cstheme="minorHAnsi"/>
          <w:sz w:val="24"/>
          <w:szCs w:val="24"/>
        </w:rPr>
        <w:t xml:space="preserve"> between the level of income insurance and wages</w:t>
      </w:r>
      <w:r w:rsidR="000C5AE2">
        <w:rPr>
          <w:rFonts w:eastAsiaTheme="minorEastAsia" w:cstheme="minorHAnsi"/>
          <w:sz w:val="24"/>
          <w:szCs w:val="24"/>
        </w:rPr>
        <w:t xml:space="preserve">. </w:t>
      </w:r>
      <w:r w:rsidR="006F2CD4">
        <w:rPr>
          <w:rFonts w:eastAsiaTheme="minorEastAsia" w:cstheme="minorHAnsi"/>
          <w:sz w:val="24"/>
          <w:szCs w:val="24"/>
        </w:rPr>
        <w:t>Using this as an argument to</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6F2CD4">
        <w:rPr>
          <w:rFonts w:eastAsiaTheme="minorEastAsia" w:cstheme="minorHAnsi"/>
          <w:sz w:val="24"/>
          <w:szCs w:val="24"/>
        </w:rPr>
        <w:t xml:space="preserve">, we instead obtain an </w:t>
      </w:r>
      <w:r w:rsidR="004F646D">
        <w:rPr>
          <w:rFonts w:eastAsiaTheme="minorEastAsia" w:cstheme="minorHAnsi"/>
          <w:sz w:val="24"/>
          <w:szCs w:val="24"/>
        </w:rPr>
        <w:t>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6F2CD4">
        <w:rPr>
          <w:rFonts w:eastAsiaTheme="minorEastAsia" w:cstheme="minorHAnsi"/>
          <w:sz w:val="24"/>
          <w:szCs w:val="24"/>
        </w:rPr>
        <w:t xml:space="preserve"> leaving us with a macro elasticity of 0.47</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w:t>
      </w:r>
      <w:bookmarkStart w:id="29"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bookmarkEnd w:id="29"/>
    </w:p>
    <w:p w14:paraId="59E717EF" w14:textId="064AFB4A" w:rsidR="00E84765" w:rsidRPr="00F00A78" w:rsidRDefault="00EE7EDF" w:rsidP="00D67ABC">
      <w:pPr>
        <w:spacing w:line="360" w:lineRule="auto"/>
        <w:rPr>
          <w:rFonts w:eastAsiaTheme="minorEastAsia" w:cstheme="minorHAnsi"/>
          <w:sz w:val="24"/>
          <w:szCs w:val="24"/>
        </w:rPr>
      </w:pPr>
      <w:r>
        <w:rPr>
          <w:rFonts w:eastAsiaTheme="minorEastAsia" w:cstheme="minorHAnsi"/>
          <w:sz w:val="24"/>
          <w:szCs w:val="24"/>
        </w:rPr>
        <w:t xml:space="preserve">In the end, our results found in case 3 validating the political decision to suppress the rate regulation rate </w:t>
      </w:r>
      <w:r w:rsidR="000979F6">
        <w:rPr>
          <w:rFonts w:eastAsiaTheme="minorEastAsia" w:cstheme="minorHAnsi"/>
          <w:sz w:val="24"/>
          <w:szCs w:val="24"/>
        </w:rPr>
        <w:t>rely on two critical</w:t>
      </w:r>
      <w:r>
        <w:rPr>
          <w:rFonts w:eastAsiaTheme="minorEastAsia" w:cstheme="minorHAnsi"/>
          <w:sz w:val="24"/>
          <w:szCs w:val="24"/>
        </w:rPr>
        <w:t xml:space="preserve"> assumptions</w:t>
      </w:r>
      <w:r w:rsidR="000979F6">
        <w:rPr>
          <w:rFonts w:eastAsiaTheme="minorEastAsia" w:cstheme="minorHAnsi"/>
          <w:sz w:val="24"/>
          <w:szCs w:val="24"/>
        </w:rPr>
        <w:t>. First, that our findings of Denmark being categorized as profit-led</w:t>
      </w:r>
      <w:r>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Pr>
          <w:rFonts w:eastAsiaTheme="minorEastAsia" w:cstheme="minorHAnsi"/>
          <w:sz w:val="24"/>
          <w:szCs w:val="24"/>
        </w:rPr>
        <w:t xml:space="preserve">as the results </w:t>
      </w:r>
      <w:r w:rsidR="000979F6">
        <w:rPr>
          <w:rFonts w:eastAsiaTheme="minorEastAsia" w:cstheme="minorHAnsi"/>
          <w:sz w:val="24"/>
          <w:szCs w:val="24"/>
        </w:rPr>
        <w:t>based on our model seems to be very 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suppressing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lastRenderedPageBreak/>
        <w:t xml:space="preserve">Section 6: </w:t>
      </w:r>
      <w:r w:rsidR="004C5315">
        <w:rPr>
          <w:rFonts w:eastAsiaTheme="minorEastAsia"/>
        </w:rPr>
        <w:t>Conclusion</w:t>
      </w:r>
    </w:p>
    <w:p w14:paraId="2DB3AE8C" w14:textId="552E7A4A" w:rsidR="004C5315" w:rsidRDefault="004C5315" w:rsidP="004C5315"/>
    <w:p w14:paraId="3C518133" w14:textId="6274C365" w:rsidR="00F642D0" w:rsidRDefault="0020720A" w:rsidP="00780999">
      <w:pPr>
        <w:spacing w:line="360" w:lineRule="auto"/>
        <w:rPr>
          <w:sz w:val="24"/>
          <w:szCs w:val="24"/>
        </w:rPr>
      </w:pPr>
      <w:bookmarkStart w:id="30"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30"/>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bookmarkStart w:id="31" w:name="_Hlk120453642"/>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F548A0" w:rsidRPr="00DF372B">
        <w:rPr>
          <w:noProof/>
          <w:sz w:val="24"/>
          <w:szCs w:val="24"/>
        </w:rPr>
        <w:t>DØRS</w:t>
      </w:r>
      <w:r w:rsidR="00F548A0">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bookmarkEnd w:id="31"/>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32"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62727A">
        <w:rPr>
          <w:sz w:val="24"/>
          <w:szCs w:val="24"/>
        </w:rPr>
        <w:t>.</w:t>
      </w:r>
      <w:bookmarkEnd w:id="32"/>
      <w:r w:rsidR="0062727A">
        <w:rPr>
          <w:sz w:val="24"/>
          <w:szCs w:val="24"/>
        </w:rPr>
        <w:t xml:space="preserve"> </w:t>
      </w:r>
      <w:r w:rsidR="00F83119">
        <w:rPr>
          <w:sz w:val="24"/>
          <w:szCs w:val="24"/>
        </w:rPr>
        <w:t>After</w:t>
      </w:r>
      <w:r w:rsidR="000F2529" w:rsidRPr="007B17B8">
        <w:rPr>
          <w:sz w:val="24"/>
          <w:szCs w:val="24"/>
        </w:rPr>
        <w:t xml:space="preserve"> </w:t>
      </w:r>
      <w:bookmarkStart w:id="33" w:name="_Hlk120453977"/>
      <w:r w:rsidR="000F2529" w:rsidRPr="007B17B8">
        <w:rPr>
          <w:sz w:val="24"/>
          <w:szCs w:val="24"/>
        </w:rPr>
        <w:t>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33"/>
      <w:r w:rsidR="000F2529" w:rsidRPr="007B17B8">
        <w:rPr>
          <w:sz w:val="24"/>
          <w:szCs w:val="24"/>
        </w:rPr>
        <w:t xml:space="preserve">. </w:t>
      </w:r>
      <w:r w:rsidR="00D969ED">
        <w:rPr>
          <w:sz w:val="24"/>
          <w:szCs w:val="24"/>
        </w:rPr>
        <w:t>Due</w:t>
      </w:r>
      <w:r w:rsidR="00560ED3" w:rsidRPr="007B17B8">
        <w:rPr>
          <w:sz w:val="24"/>
          <w:szCs w:val="24"/>
        </w:rPr>
        <w:t xml:space="preserve">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w:t>
      </w:r>
      <w:r w:rsidR="00F23B92" w:rsidRPr="007B17B8">
        <w:rPr>
          <w:sz w:val="24"/>
          <w:szCs w:val="24"/>
        </w:rPr>
        <w:lastRenderedPageBreak/>
        <w:t>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Using the effects from the income insurance model we find the micro elasticity to be 0.66, using the newer literature presented by</w:t>
      </w:r>
      <w:r w:rsidR="00F548A0" w:rsidRPr="00F548A0">
        <w:rPr>
          <w:noProof/>
          <w:sz w:val="24"/>
          <w:szCs w:val="24"/>
        </w:rPr>
        <w:t xml:space="preserve"> </w:t>
      </w:r>
      <w:r w:rsidR="00F548A0" w:rsidRPr="00DF372B">
        <w:rPr>
          <w:noProof/>
          <w:sz w:val="24"/>
          <w:szCs w:val="24"/>
        </w:rPr>
        <w:t>DØRS</w:t>
      </w:r>
      <w:r w:rsidR="00172D47">
        <w:rPr>
          <w:sz w:val="24"/>
          <w:szCs w:val="24"/>
        </w:rPr>
        <w:t xml:space="preserve"> </w:t>
      </w:r>
      <w:r w:rsidR="00B22025">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Pr>
          <w:sz w:val="24"/>
          <w:szCs w:val="24"/>
        </w:rPr>
        <w:fldChar w:fldCharType="separate"/>
      </w:r>
      <w:r w:rsidR="00F548A0" w:rsidRPr="00F548A0">
        <w:rPr>
          <w:noProof/>
          <w:sz w:val="24"/>
          <w:szCs w:val="24"/>
        </w:rPr>
        <w:t>(2022)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commentRangeStart w:id="34"/>
      <w:r w:rsidR="00930F4D">
        <w:rPr>
          <w:sz w:val="24"/>
          <w:szCs w:val="24"/>
        </w:rPr>
        <w:fldChar w:fldCharType="begin" w:fldLock="1"/>
      </w:r>
      <w:r w:rsidR="00DF372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930F4D">
        <w:rPr>
          <w:sz w:val="24"/>
          <w:szCs w:val="24"/>
        </w:rPr>
        <w:fldChar w:fldCharType="separate"/>
      </w:r>
      <w:r w:rsidR="00DF372B" w:rsidRPr="00DF372B">
        <w:rPr>
          <w:noProof/>
          <w:sz w:val="24"/>
          <w:szCs w:val="24"/>
        </w:rPr>
        <w:t>(Aastrup, 2018; Jensen, 2021; Risgaard, 2021)</w:t>
      </w:r>
      <w:r w:rsidR="00930F4D">
        <w:rPr>
          <w:sz w:val="24"/>
          <w:szCs w:val="24"/>
        </w:rPr>
        <w:fldChar w:fldCharType="end"/>
      </w:r>
      <w:commentRangeEnd w:id="34"/>
      <w:r w:rsidR="00F548A0">
        <w:rPr>
          <w:rStyle w:val="Kommentarhenvisning"/>
        </w:rPr>
        <w:commentReference w:id="34"/>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35"/>
      <w:commentRangeStart w:id="36"/>
      <w:r w:rsidR="00FD35A3" w:rsidRPr="007B17B8">
        <w:rPr>
          <w:sz w:val="24"/>
          <w:szCs w:val="24"/>
        </w:rPr>
        <w:t>0.35-0.</w:t>
      </w:r>
      <w:commentRangeEnd w:id="35"/>
      <w:r w:rsidR="00FD35A3" w:rsidRPr="007B17B8">
        <w:rPr>
          <w:sz w:val="24"/>
          <w:szCs w:val="24"/>
        </w:rPr>
        <w:t>4</w:t>
      </w:r>
      <w:r w:rsidR="00FD35A3" w:rsidRPr="007B17B8">
        <w:rPr>
          <w:rStyle w:val="Kommentarhenvisning"/>
          <w:sz w:val="24"/>
          <w:szCs w:val="24"/>
        </w:rPr>
        <w:commentReference w:id="35"/>
      </w:r>
      <w:commentRangeEnd w:id="36"/>
      <w:r w:rsidR="00FD35A3" w:rsidRPr="007B17B8">
        <w:rPr>
          <w:rStyle w:val="Kommentarhenvisning"/>
          <w:sz w:val="24"/>
          <w:szCs w:val="24"/>
        </w:rPr>
        <w:commentReference w:id="36"/>
      </w:r>
      <w:r w:rsidR="00F23B92">
        <w:rPr>
          <w:sz w:val="24"/>
          <w:szCs w:val="24"/>
        </w:rPr>
        <w:t>, with the wage-channel being the driving factor</w:t>
      </w:r>
      <w:r w:rsidR="00FD35A3" w:rsidRPr="007B17B8">
        <w:rPr>
          <w:sz w:val="24"/>
          <w:szCs w:val="24"/>
        </w:rPr>
        <w:t>.</w:t>
      </w:r>
    </w:p>
    <w:p w14:paraId="4A021C50" w14:textId="4B3357CB"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F548A0">
        <w:rPr>
          <w:sz w:val="24"/>
          <w:szCs w:val="24"/>
        </w:rPr>
        <w:t xml:space="preserve"> </w:t>
      </w:r>
      <w:r w:rsidR="00F548A0" w:rsidRPr="00DF372B">
        <w:rPr>
          <w:noProof/>
          <w:sz w:val="24"/>
          <w:szCs w:val="24"/>
        </w:rPr>
        <w:t>DØRS</w:t>
      </w:r>
      <w:r w:rsidR="007B4B48"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30DB1433"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980DDB" w:rsidRPr="007B17B8">
        <w:rPr>
          <w:sz w:val="24"/>
          <w:szCs w:val="24"/>
        </w:rPr>
        <w:t>rel</w:t>
      </w:r>
      <w:r w:rsidR="00980DDB">
        <w:rPr>
          <w:sz w:val="24"/>
          <w:szCs w:val="24"/>
        </w:rPr>
        <w:t>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lastRenderedPageBreak/>
        <w:t xml:space="preserve">Second, </w:t>
      </w:r>
      <w:bookmarkStart w:id="37" w:name="_Hlk120455450"/>
      <w:r w:rsidR="00830830" w:rsidRPr="007B17B8">
        <w:rPr>
          <w:sz w:val="24"/>
          <w:szCs w:val="24"/>
        </w:rPr>
        <w:t>we assume the worker unions in Denmark to be capable of affecting the wages when the gap between the level of income insurance and wages is getting small</w:t>
      </w:r>
      <w:bookmarkEnd w:id="37"/>
      <w:r w:rsidR="00830830" w:rsidRPr="007B17B8">
        <w:rPr>
          <w:sz w:val="24"/>
          <w:szCs w:val="24"/>
        </w:rPr>
        <w:t xml:space="preserve">. </w:t>
      </w:r>
      <w:bookmarkStart w:id="38" w:name="_Hlk120455479"/>
      <w:r w:rsidR="00B23D52">
        <w:rPr>
          <w:sz w:val="24"/>
          <w:szCs w:val="24"/>
        </w:rPr>
        <w:t>Empirically</w:t>
      </w:r>
      <w:r w:rsidR="00FD35A3" w:rsidRPr="007B17B8">
        <w:rPr>
          <w:sz w:val="24"/>
          <w:szCs w:val="24"/>
        </w:rPr>
        <w:t xml:space="preserve"> we rely on the results found by</w:t>
      </w:r>
      <w:r w:rsidR="00F548A0">
        <w:rPr>
          <w:sz w:val="24"/>
          <w:szCs w:val="24"/>
        </w:rPr>
        <w:t xml:space="preserve"> </w:t>
      </w:r>
      <w:r w:rsidR="00F548A0" w:rsidRPr="00E04480">
        <w:rPr>
          <w:noProof/>
          <w:sz w:val="24"/>
          <w:szCs w:val="24"/>
        </w:rPr>
        <w:t>Fredriksson &amp; Söderström</w:t>
      </w:r>
      <w:r w:rsidR="00FD35A3" w:rsidRPr="007B17B8">
        <w:rPr>
          <w:sz w:val="24"/>
          <w:szCs w:val="24"/>
        </w:rPr>
        <w:t xml:space="preserve"> </w:t>
      </w:r>
      <w:r w:rsidR="00E04480">
        <w:rPr>
          <w:sz w:val="24"/>
          <w:szCs w:val="24"/>
        </w:rPr>
        <w:fldChar w:fldCharType="begin" w:fldLock="1"/>
      </w:r>
      <w:r w:rsidR="007D789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E04480">
        <w:rPr>
          <w:sz w:val="24"/>
          <w:szCs w:val="24"/>
        </w:rPr>
        <w:fldChar w:fldCharType="separate"/>
      </w:r>
      <w:r w:rsidR="00F548A0" w:rsidRPr="00F548A0">
        <w:rPr>
          <w:noProof/>
          <w:sz w:val="24"/>
          <w:szCs w:val="24"/>
        </w:rPr>
        <w:t>(2020)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w:t>
      </w:r>
      <w:bookmarkEnd w:id="38"/>
      <w:r w:rsidR="00A3492F">
        <w:rPr>
          <w:sz w:val="24"/>
          <w:szCs w:val="24"/>
        </w:rPr>
        <w:t xml:space="preserve">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w:t>
      </w:r>
      <w:bookmarkStart w:id="39" w:name="_Hlk120455661"/>
      <w:r w:rsidR="00FD35A3" w:rsidRPr="007B17B8">
        <w:rPr>
          <w:sz w:val="24"/>
          <w:szCs w:val="24"/>
        </w:rPr>
        <w:t>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bookmarkEnd w:id="39"/>
    </w:p>
    <w:p w14:paraId="25A3A5A4" w14:textId="77777777" w:rsidR="00E04480" w:rsidRPr="00665784" w:rsidRDefault="00E04480" w:rsidP="004C5315"/>
    <w:p w14:paraId="55D55952" w14:textId="6F32386E" w:rsidR="004C5315" w:rsidRPr="00665784" w:rsidRDefault="004C5315" w:rsidP="004C5315">
      <w:pPr>
        <w:rPr>
          <w:ins w:id="40" w:author="Simon Thomsen" w:date="2022-11-09T11:41:00Z"/>
        </w:rPr>
      </w:pPr>
    </w:p>
    <w:p w14:paraId="74ABB717" w14:textId="7589233E" w:rsidR="00CD17D9" w:rsidRPr="00B33E3B" w:rsidRDefault="00CD17D9" w:rsidP="00CD17D9">
      <w:pPr>
        <w:pStyle w:val="Overskrift1"/>
        <w:rPr>
          <w:ins w:id="41" w:author="Simon Thomsen" w:date="2022-11-09T11:42:00Z"/>
          <w:lang w:val="da-DK"/>
        </w:rPr>
      </w:pPr>
      <w:ins w:id="42" w:author="Simon Thomsen" w:date="2022-11-09T11:42:00Z">
        <w:r w:rsidRPr="00B33E3B">
          <w:rPr>
            <w:lang w:val="da-DK"/>
          </w:rPr>
          <w:t xml:space="preserve">Reference list </w:t>
        </w:r>
      </w:ins>
    </w:p>
    <w:p w14:paraId="2919FEF5" w14:textId="7D0416A6" w:rsidR="00CD17D9" w:rsidRPr="00B33E3B" w:rsidRDefault="00CD17D9" w:rsidP="00CD17D9">
      <w:pPr>
        <w:rPr>
          <w:ins w:id="43" w:author="Simon Thomsen" w:date="2022-11-09T11:42:00Z"/>
          <w:lang w:val="da-DK"/>
        </w:rPr>
      </w:pPr>
    </w:p>
    <w:p w14:paraId="0A5BC96D" w14:textId="60529D31" w:rsidR="00D739FB" w:rsidRPr="00D739FB" w:rsidRDefault="00333B3D" w:rsidP="00D739FB">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D739FB" w:rsidRPr="00D739FB">
        <w:rPr>
          <w:rFonts w:ascii="Calibri" w:hAnsi="Calibri" w:cs="Calibri"/>
          <w:noProof/>
          <w:szCs w:val="24"/>
        </w:rPr>
        <w:t xml:space="preserve">Aastrup, M. (2018). </w:t>
      </w:r>
      <w:r w:rsidR="00D739FB" w:rsidRPr="00D739FB">
        <w:rPr>
          <w:rFonts w:ascii="Calibri" w:hAnsi="Calibri" w:cs="Calibri"/>
          <w:i/>
          <w:iCs/>
          <w:noProof/>
          <w:szCs w:val="24"/>
        </w:rPr>
        <w:t>30 Års dagpengeforringelser</w:t>
      </w:r>
      <w:r w:rsidR="00D739FB" w:rsidRPr="00D739FB">
        <w:rPr>
          <w:rFonts w:ascii="Calibri" w:hAnsi="Calibri" w:cs="Calibri"/>
          <w:noProof/>
          <w:szCs w:val="24"/>
        </w:rPr>
        <w:t xml:space="preserve">. </w:t>
      </w:r>
      <w:r w:rsidR="00D739FB" w:rsidRPr="00D739FB">
        <w:rPr>
          <w:rFonts w:ascii="Calibri" w:hAnsi="Calibri" w:cs="Calibri"/>
          <w:i/>
          <w:iCs/>
          <w:noProof/>
          <w:szCs w:val="24"/>
        </w:rPr>
        <w:t>September 2018</w:t>
      </w:r>
      <w:r w:rsidR="00D739FB" w:rsidRPr="00D739FB">
        <w:rPr>
          <w:rFonts w:ascii="Calibri" w:hAnsi="Calibri" w:cs="Calibri"/>
          <w:noProof/>
          <w:szCs w:val="24"/>
        </w:rPr>
        <w:t>.</w:t>
      </w:r>
    </w:p>
    <w:p w14:paraId="7E4B0C7F"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Andersen, T. M., &amp; Svarer, M. (2006). Flexicurity: The Danish Labour-Market Model. </w:t>
      </w:r>
      <w:r w:rsidRPr="00D739FB">
        <w:rPr>
          <w:rFonts w:ascii="Calibri" w:hAnsi="Calibri" w:cs="Calibri"/>
          <w:i/>
          <w:iCs/>
          <w:noProof/>
          <w:szCs w:val="24"/>
        </w:rPr>
        <w:t>Ekonomisk Debatt</w:t>
      </w:r>
      <w:r w:rsidRPr="00D739FB">
        <w:rPr>
          <w:rFonts w:ascii="Calibri" w:hAnsi="Calibri" w:cs="Calibri"/>
          <w:noProof/>
          <w:szCs w:val="24"/>
        </w:rPr>
        <w:t xml:space="preserve">, </w:t>
      </w:r>
      <w:r w:rsidRPr="00D739FB">
        <w:rPr>
          <w:rFonts w:ascii="Calibri" w:hAnsi="Calibri" w:cs="Calibri"/>
          <w:i/>
          <w:iCs/>
          <w:noProof/>
          <w:szCs w:val="24"/>
        </w:rPr>
        <w:t>1</w:t>
      </w:r>
      <w:r w:rsidRPr="00D739FB">
        <w:rPr>
          <w:rFonts w:ascii="Calibri" w:hAnsi="Calibri" w:cs="Calibri"/>
          <w:noProof/>
          <w:szCs w:val="24"/>
        </w:rPr>
        <w:t>(April), 17–29.</w:t>
      </w:r>
    </w:p>
    <w:p w14:paraId="202B634B"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Andersen, T. M., Svarer, M., &amp; Vejlin, R. M. (2015). Litteraturreview af effekter af indretning af arbejdsunderstøttelsen. </w:t>
      </w:r>
      <w:r w:rsidRPr="00D739FB">
        <w:rPr>
          <w:rFonts w:ascii="Calibri" w:hAnsi="Calibri" w:cs="Calibri"/>
          <w:i/>
          <w:iCs/>
          <w:noProof/>
          <w:szCs w:val="24"/>
        </w:rPr>
        <w:t>Beskæftigelsesministeriet</w:t>
      </w:r>
      <w:r w:rsidRPr="00D739FB">
        <w:rPr>
          <w:rFonts w:ascii="Calibri" w:hAnsi="Calibri" w:cs="Calibri"/>
          <w:noProof/>
          <w:szCs w:val="24"/>
        </w:rPr>
        <w:t>, 1–99.</w:t>
      </w:r>
    </w:p>
    <w:p w14:paraId="3B8CF12A"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Bengtsson, E., &amp; Stockhammer, E. (2018). Wages, Income Distribution and Economic Growth: Long-Run Perspectives in Scandinavia, 1900–2010. </w:t>
      </w:r>
      <w:r w:rsidRPr="00D739FB">
        <w:rPr>
          <w:rFonts w:ascii="Calibri" w:hAnsi="Calibri" w:cs="Calibri"/>
          <w:i/>
          <w:iCs/>
          <w:noProof/>
          <w:szCs w:val="24"/>
        </w:rPr>
        <w:t>Review of Political Economy</w:t>
      </w:r>
      <w:r w:rsidRPr="00D739FB">
        <w:rPr>
          <w:rFonts w:ascii="Calibri" w:hAnsi="Calibri" w:cs="Calibri"/>
          <w:noProof/>
          <w:szCs w:val="24"/>
        </w:rPr>
        <w:t xml:space="preserve">, </w:t>
      </w:r>
      <w:r w:rsidRPr="00D739FB">
        <w:rPr>
          <w:rFonts w:ascii="Calibri" w:hAnsi="Calibri" w:cs="Calibri"/>
          <w:i/>
          <w:iCs/>
          <w:noProof/>
          <w:szCs w:val="24"/>
        </w:rPr>
        <w:t>33</w:t>
      </w:r>
      <w:r w:rsidRPr="00D739FB">
        <w:rPr>
          <w:rFonts w:ascii="Calibri" w:hAnsi="Calibri" w:cs="Calibri"/>
          <w:noProof/>
          <w:szCs w:val="24"/>
        </w:rPr>
        <w:t>(4), 725–745. https://doi.org/10.1080/09538259.2020.1860307</w:t>
      </w:r>
    </w:p>
    <w:p w14:paraId="290CA596"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Boone, C., Dube, A., Goodman, L., &amp; Kaplan, E. (2021). Unemployment Insurance Generosity and Aggregate Employment. </w:t>
      </w:r>
      <w:r w:rsidRPr="00D739FB">
        <w:rPr>
          <w:rFonts w:ascii="Calibri" w:hAnsi="Calibri" w:cs="Calibri"/>
          <w:i/>
          <w:iCs/>
          <w:noProof/>
          <w:szCs w:val="24"/>
        </w:rPr>
        <w:t>American Economic Journal: Economic Policy</w:t>
      </w:r>
      <w:r w:rsidRPr="00D739FB">
        <w:rPr>
          <w:rFonts w:ascii="Calibri" w:hAnsi="Calibri" w:cs="Calibri"/>
          <w:noProof/>
          <w:szCs w:val="24"/>
        </w:rPr>
        <w:t xml:space="preserve">, </w:t>
      </w:r>
      <w:r w:rsidRPr="00D739FB">
        <w:rPr>
          <w:rFonts w:ascii="Calibri" w:hAnsi="Calibri" w:cs="Calibri"/>
          <w:i/>
          <w:iCs/>
          <w:noProof/>
          <w:szCs w:val="24"/>
        </w:rPr>
        <w:t>13</w:t>
      </w:r>
      <w:r w:rsidRPr="00D739FB">
        <w:rPr>
          <w:rFonts w:ascii="Calibri" w:hAnsi="Calibri" w:cs="Calibri"/>
          <w:noProof/>
          <w:szCs w:val="24"/>
        </w:rPr>
        <w:t>(2), 58–99. https://doi.org/10.1257/pol.20160613</w:t>
      </w:r>
    </w:p>
    <w:p w14:paraId="65393059"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Byrialsen, M. R., &amp; Raza, H. (2018). Macroeconomic effects of unemployment benefits in small open economies: A stock–flow consistent approach. </w:t>
      </w:r>
      <w:r w:rsidRPr="00D739FB">
        <w:rPr>
          <w:rFonts w:ascii="Calibri" w:hAnsi="Calibri" w:cs="Calibri"/>
          <w:i/>
          <w:iCs/>
          <w:noProof/>
          <w:szCs w:val="24"/>
        </w:rPr>
        <w:t>European Journal of Economics and Economic Policies: Intervention</w:t>
      </w:r>
      <w:r w:rsidRPr="00D739FB">
        <w:rPr>
          <w:rFonts w:ascii="Calibri" w:hAnsi="Calibri" w:cs="Calibri"/>
          <w:noProof/>
          <w:szCs w:val="24"/>
        </w:rPr>
        <w:t xml:space="preserve">, </w:t>
      </w:r>
      <w:r w:rsidRPr="00D739FB">
        <w:rPr>
          <w:rFonts w:ascii="Calibri" w:hAnsi="Calibri" w:cs="Calibri"/>
          <w:i/>
          <w:iCs/>
          <w:noProof/>
          <w:szCs w:val="24"/>
        </w:rPr>
        <w:t>15</w:t>
      </w:r>
      <w:r w:rsidRPr="00D739FB">
        <w:rPr>
          <w:rFonts w:ascii="Calibri" w:hAnsi="Calibri" w:cs="Calibri"/>
          <w:noProof/>
          <w:szCs w:val="24"/>
        </w:rPr>
        <w:t>(3), 335–363. https://doi.org/10.4337/ejeep.2018.0032</w:t>
      </w:r>
    </w:p>
    <w:p w14:paraId="5E00C3C3"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Byrialsen, M. R., Raza, H., &amp; Valdecantos, S. (2022). </w:t>
      </w:r>
      <w:r w:rsidRPr="00D739FB">
        <w:rPr>
          <w:rFonts w:ascii="Calibri" w:hAnsi="Calibri" w:cs="Calibri"/>
          <w:i/>
          <w:iCs/>
          <w:noProof/>
          <w:szCs w:val="24"/>
        </w:rPr>
        <w:t>QMDE : A QUARTERLY EMPIRICAL MODEL FOR THE DANISH ECONOMY : A STOCK-FLOW CONSISTENT APPROACH</w:t>
      </w:r>
      <w:r w:rsidRPr="00D739FB">
        <w:rPr>
          <w:rFonts w:ascii="Calibri" w:hAnsi="Calibri" w:cs="Calibri"/>
          <w:noProof/>
          <w:szCs w:val="24"/>
        </w:rPr>
        <w:t xml:space="preserve">. </w:t>
      </w:r>
      <w:r w:rsidRPr="00D739FB">
        <w:rPr>
          <w:rFonts w:ascii="Calibri" w:hAnsi="Calibri" w:cs="Calibri"/>
          <w:i/>
          <w:iCs/>
          <w:noProof/>
          <w:szCs w:val="24"/>
        </w:rPr>
        <w:t>79</w:t>
      </w:r>
      <w:r w:rsidRPr="00D739FB">
        <w:rPr>
          <w:rFonts w:ascii="Calibri" w:hAnsi="Calibri" w:cs="Calibri"/>
          <w:noProof/>
          <w:szCs w:val="24"/>
        </w:rPr>
        <w:t>.</w:t>
      </w:r>
    </w:p>
    <w:p w14:paraId="5E62EC3A"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Chetty, R. (2006). A general formula for the optimal level of social insurance. </w:t>
      </w:r>
      <w:r w:rsidRPr="00D739FB">
        <w:rPr>
          <w:rFonts w:ascii="Calibri" w:hAnsi="Calibri" w:cs="Calibri"/>
          <w:i/>
          <w:iCs/>
          <w:noProof/>
          <w:szCs w:val="24"/>
        </w:rPr>
        <w:t>Journal of Public Economics</w:t>
      </w:r>
      <w:r w:rsidRPr="00D739FB">
        <w:rPr>
          <w:rFonts w:ascii="Calibri" w:hAnsi="Calibri" w:cs="Calibri"/>
          <w:noProof/>
          <w:szCs w:val="24"/>
        </w:rPr>
        <w:t xml:space="preserve">, </w:t>
      </w:r>
      <w:r w:rsidRPr="00D739FB">
        <w:rPr>
          <w:rFonts w:ascii="Calibri" w:hAnsi="Calibri" w:cs="Calibri"/>
          <w:i/>
          <w:iCs/>
          <w:noProof/>
          <w:szCs w:val="24"/>
        </w:rPr>
        <w:t>90</w:t>
      </w:r>
      <w:r w:rsidRPr="00D739FB">
        <w:rPr>
          <w:rFonts w:ascii="Calibri" w:hAnsi="Calibri" w:cs="Calibri"/>
          <w:noProof/>
          <w:szCs w:val="24"/>
        </w:rPr>
        <w:t>(10–11), 1879–1901. https://doi.org/10.1016/j.jpubeco.2006.01.004</w:t>
      </w:r>
    </w:p>
    <w:p w14:paraId="140D457D"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Chetty, R. (2008). Moral hazard versus liquidity and optimal unemployment insurance. </w:t>
      </w:r>
      <w:r w:rsidRPr="00D739FB">
        <w:rPr>
          <w:rFonts w:ascii="Calibri" w:hAnsi="Calibri" w:cs="Calibri"/>
          <w:i/>
          <w:iCs/>
          <w:noProof/>
          <w:szCs w:val="24"/>
        </w:rPr>
        <w:t>Journal of Political Economy</w:t>
      </w:r>
      <w:r w:rsidRPr="00D739FB">
        <w:rPr>
          <w:rFonts w:ascii="Calibri" w:hAnsi="Calibri" w:cs="Calibri"/>
          <w:noProof/>
          <w:szCs w:val="24"/>
        </w:rPr>
        <w:t xml:space="preserve">, </w:t>
      </w:r>
      <w:r w:rsidRPr="00D739FB">
        <w:rPr>
          <w:rFonts w:ascii="Calibri" w:hAnsi="Calibri" w:cs="Calibri"/>
          <w:i/>
          <w:iCs/>
          <w:noProof/>
          <w:szCs w:val="24"/>
        </w:rPr>
        <w:t>116</w:t>
      </w:r>
      <w:r w:rsidRPr="00D739FB">
        <w:rPr>
          <w:rFonts w:ascii="Calibri" w:hAnsi="Calibri" w:cs="Calibri"/>
          <w:noProof/>
          <w:szCs w:val="24"/>
        </w:rPr>
        <w:t>(2), 173–234. https://doi.org/10.1086/588585</w:t>
      </w:r>
    </w:p>
    <w:p w14:paraId="5C2F8CC6"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Danish Ministry of Taxation. (2012). </w:t>
      </w:r>
      <w:r w:rsidRPr="00D739FB">
        <w:rPr>
          <w:rFonts w:ascii="Calibri" w:hAnsi="Calibri" w:cs="Calibri"/>
          <w:i/>
          <w:iCs/>
          <w:noProof/>
          <w:szCs w:val="24"/>
        </w:rPr>
        <w:t>Aftale om skattereform</w:t>
      </w:r>
      <w:r w:rsidRPr="00D739FB">
        <w:rPr>
          <w:rFonts w:ascii="Calibri" w:hAnsi="Calibri" w:cs="Calibri"/>
          <w:noProof/>
          <w:szCs w:val="24"/>
        </w:rPr>
        <w:t>. 1–28.</w:t>
      </w:r>
    </w:p>
    <w:p w14:paraId="273862E5"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Danmarks Statistik. (2012). ADAM - En Model Af Dansk Økonomi. In </w:t>
      </w:r>
      <w:r w:rsidRPr="00D739FB">
        <w:rPr>
          <w:rFonts w:ascii="Calibri" w:hAnsi="Calibri" w:cs="Calibri"/>
          <w:i/>
          <w:iCs/>
          <w:noProof/>
          <w:szCs w:val="24"/>
        </w:rPr>
        <w:t>Danmarks Statistik</w:t>
      </w:r>
      <w:r w:rsidRPr="00D739FB">
        <w:rPr>
          <w:rFonts w:ascii="Calibri" w:hAnsi="Calibri" w:cs="Calibri"/>
          <w:noProof/>
          <w:szCs w:val="24"/>
        </w:rPr>
        <w:t>. Danmarks Statistik. https://www.dst.dk/da/Statistik/Publikationer/VisPub?cid=17987</w:t>
      </w:r>
    </w:p>
    <w:p w14:paraId="3936B24D"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lastRenderedPageBreak/>
        <w:t xml:space="preserve">Dieterle, S., Bartalotti, O., &amp; Brummet, Q. (2021). Revisiting the Effects of Unemployment Insurance Extensions on Unemployment: A Measurement Error-Corrected Regression Discontinuity Approach. </w:t>
      </w:r>
      <w:r w:rsidRPr="00D739FB">
        <w:rPr>
          <w:rFonts w:ascii="Calibri" w:hAnsi="Calibri" w:cs="Calibri"/>
          <w:i/>
          <w:iCs/>
          <w:noProof/>
          <w:szCs w:val="24"/>
        </w:rPr>
        <w:t>SSRN Electronic Journal</w:t>
      </w:r>
      <w:r w:rsidRPr="00D739FB">
        <w:rPr>
          <w:rFonts w:ascii="Calibri" w:hAnsi="Calibri" w:cs="Calibri"/>
          <w:noProof/>
          <w:szCs w:val="24"/>
        </w:rPr>
        <w:t xml:space="preserve">, </w:t>
      </w:r>
      <w:r w:rsidRPr="00D739FB">
        <w:rPr>
          <w:rFonts w:ascii="Calibri" w:hAnsi="Calibri" w:cs="Calibri"/>
          <w:i/>
          <w:iCs/>
          <w:noProof/>
          <w:szCs w:val="24"/>
        </w:rPr>
        <w:t>11496</w:t>
      </w:r>
      <w:r w:rsidRPr="00D739FB">
        <w:rPr>
          <w:rFonts w:ascii="Calibri" w:hAnsi="Calibri" w:cs="Calibri"/>
          <w:noProof/>
          <w:szCs w:val="24"/>
        </w:rPr>
        <w:t>. https://doi.org/10.2139/ssrn.3177370</w:t>
      </w:r>
    </w:p>
    <w:p w14:paraId="0262F5EA"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DØRS. (2014). </w:t>
      </w:r>
      <w:r w:rsidRPr="00D739FB">
        <w:rPr>
          <w:rFonts w:ascii="Calibri" w:hAnsi="Calibri" w:cs="Calibri"/>
          <w:i/>
          <w:iCs/>
          <w:noProof/>
          <w:szCs w:val="24"/>
        </w:rPr>
        <w:t>Dansk økonomi. Efterår 2014 : Konjunkturvurdering ; Dagpengesystemet</w:t>
      </w:r>
      <w:r w:rsidRPr="00D739FB">
        <w:rPr>
          <w:rFonts w:ascii="Calibri" w:hAnsi="Calibri" w:cs="Calibri"/>
          <w:noProof/>
          <w:szCs w:val="24"/>
        </w:rPr>
        <w:t>.</w:t>
      </w:r>
    </w:p>
    <w:p w14:paraId="2980BF7E"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DØRS. (2022). </w:t>
      </w:r>
      <w:r w:rsidRPr="00D739FB">
        <w:rPr>
          <w:rFonts w:ascii="Calibri" w:hAnsi="Calibri" w:cs="Calibri"/>
          <w:i/>
          <w:iCs/>
          <w:noProof/>
          <w:szCs w:val="24"/>
        </w:rPr>
        <w:t>RAPPORT FRA FORMANDSKABET DANSK ØKONOMI FORÅR 2022</w:t>
      </w:r>
      <w:r w:rsidRPr="00D739FB">
        <w:rPr>
          <w:rFonts w:ascii="Calibri" w:hAnsi="Calibri" w:cs="Calibri"/>
          <w:noProof/>
          <w:szCs w:val="24"/>
        </w:rPr>
        <w:t>. https://dors.dk/raad-vismaend/loven.</w:t>
      </w:r>
    </w:p>
    <w:p w14:paraId="4B3F0211"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Dray, M., &amp; Thirlwall, A. P. (2011). The endogeneity of the natural rate of growth for a selection of Asian countries. </w:t>
      </w:r>
      <w:r w:rsidRPr="00D739FB">
        <w:rPr>
          <w:rFonts w:ascii="Calibri" w:hAnsi="Calibri" w:cs="Calibri"/>
          <w:i/>
          <w:iCs/>
          <w:noProof/>
          <w:szCs w:val="24"/>
        </w:rPr>
        <w:t>Journal of Post Keynesian Economics</w:t>
      </w:r>
      <w:r w:rsidRPr="00D739FB">
        <w:rPr>
          <w:rFonts w:ascii="Calibri" w:hAnsi="Calibri" w:cs="Calibri"/>
          <w:noProof/>
          <w:szCs w:val="24"/>
        </w:rPr>
        <w:t xml:space="preserve">, </w:t>
      </w:r>
      <w:r w:rsidRPr="00D739FB">
        <w:rPr>
          <w:rFonts w:ascii="Calibri" w:hAnsi="Calibri" w:cs="Calibri"/>
          <w:i/>
          <w:iCs/>
          <w:noProof/>
          <w:szCs w:val="24"/>
        </w:rPr>
        <w:t>33</w:t>
      </w:r>
      <w:r w:rsidRPr="00D739FB">
        <w:rPr>
          <w:rFonts w:ascii="Calibri" w:hAnsi="Calibri" w:cs="Calibri"/>
          <w:noProof/>
          <w:szCs w:val="24"/>
        </w:rPr>
        <w:t>(3), 451–468. https://doi.org/10.2753/PKE0160-3477330303</w:t>
      </w:r>
    </w:p>
    <w:p w14:paraId="4B3F26FC"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DREAM. (2013). </w:t>
      </w:r>
      <w:r w:rsidRPr="00D739FB">
        <w:rPr>
          <w:rFonts w:ascii="Calibri" w:hAnsi="Calibri" w:cs="Calibri"/>
          <w:i/>
          <w:iCs/>
          <w:noProof/>
          <w:szCs w:val="24"/>
        </w:rPr>
        <w:t>Langsigtet økonomisk fremskrivning 2013</w:t>
      </w:r>
      <w:r w:rsidRPr="00D739FB">
        <w:rPr>
          <w:rFonts w:ascii="Calibri" w:hAnsi="Calibri" w:cs="Calibri"/>
          <w:noProof/>
          <w:szCs w:val="24"/>
        </w:rPr>
        <w:t xml:space="preserve">. </w:t>
      </w:r>
      <w:r w:rsidRPr="00D739FB">
        <w:rPr>
          <w:rFonts w:ascii="Calibri" w:hAnsi="Calibri" w:cs="Calibri"/>
          <w:i/>
          <w:iCs/>
          <w:noProof/>
          <w:szCs w:val="24"/>
        </w:rPr>
        <w:t>August</w:t>
      </w:r>
      <w:r w:rsidRPr="00D739FB">
        <w:rPr>
          <w:rFonts w:ascii="Calibri" w:hAnsi="Calibri" w:cs="Calibri"/>
          <w:noProof/>
          <w:szCs w:val="24"/>
        </w:rPr>
        <w:t>.</w:t>
      </w:r>
    </w:p>
    <w:p w14:paraId="50C75F19"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Falch, N. S. (2015). </w:t>
      </w:r>
      <w:r w:rsidRPr="00D739FB">
        <w:rPr>
          <w:rFonts w:ascii="Calibri" w:hAnsi="Calibri" w:cs="Calibri"/>
          <w:i/>
          <w:iCs/>
          <w:noProof/>
          <w:szCs w:val="24"/>
        </w:rPr>
        <w:t>Three essays on unemployment insurance</w:t>
      </w:r>
      <w:r w:rsidRPr="00D739FB">
        <w:rPr>
          <w:rFonts w:ascii="Calibri" w:hAnsi="Calibri" w:cs="Calibri"/>
          <w:noProof/>
          <w:szCs w:val="24"/>
        </w:rPr>
        <w:t xml:space="preserve">. </w:t>
      </w:r>
      <w:r w:rsidRPr="00D739FB">
        <w:rPr>
          <w:rFonts w:ascii="Calibri" w:hAnsi="Calibri" w:cs="Calibri"/>
          <w:i/>
          <w:iCs/>
          <w:noProof/>
          <w:szCs w:val="24"/>
        </w:rPr>
        <w:t>April</w:t>
      </w:r>
      <w:r w:rsidRPr="00D739FB">
        <w:rPr>
          <w:rFonts w:ascii="Calibri" w:hAnsi="Calibri" w:cs="Calibri"/>
          <w:noProof/>
          <w:szCs w:val="24"/>
        </w:rPr>
        <w:t>.</w:t>
      </w:r>
    </w:p>
    <w:p w14:paraId="0B981BDA"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Fazzari, S. M., Ferri, P., &amp; Variato, A. M. (2020). Demand-led growth and accommodating supply. </w:t>
      </w:r>
      <w:r w:rsidRPr="00D739FB">
        <w:rPr>
          <w:rFonts w:ascii="Calibri" w:hAnsi="Calibri" w:cs="Calibri"/>
          <w:i/>
          <w:iCs/>
          <w:noProof/>
          <w:szCs w:val="24"/>
        </w:rPr>
        <w:t>Cambridge Journal of Economics</w:t>
      </w:r>
      <w:r w:rsidRPr="00D739FB">
        <w:rPr>
          <w:rFonts w:ascii="Calibri" w:hAnsi="Calibri" w:cs="Calibri"/>
          <w:noProof/>
          <w:szCs w:val="24"/>
        </w:rPr>
        <w:t xml:space="preserve">, </w:t>
      </w:r>
      <w:r w:rsidRPr="00D739FB">
        <w:rPr>
          <w:rFonts w:ascii="Calibri" w:hAnsi="Calibri" w:cs="Calibri"/>
          <w:i/>
          <w:iCs/>
          <w:noProof/>
          <w:szCs w:val="24"/>
        </w:rPr>
        <w:t>44</w:t>
      </w:r>
      <w:r w:rsidRPr="00D739FB">
        <w:rPr>
          <w:rFonts w:ascii="Calibri" w:hAnsi="Calibri" w:cs="Calibri"/>
          <w:noProof/>
          <w:szCs w:val="24"/>
        </w:rPr>
        <w:t>(3), 583–605. https://doi.org/10.1093/cje/bez055</w:t>
      </w:r>
    </w:p>
    <w:p w14:paraId="65711E89"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Finansministeriet. (2017). </w:t>
      </w:r>
      <w:r w:rsidRPr="00D739FB">
        <w:rPr>
          <w:rFonts w:ascii="Calibri" w:hAnsi="Calibri" w:cs="Calibri"/>
          <w:i/>
          <w:iCs/>
          <w:noProof/>
          <w:szCs w:val="24"/>
        </w:rPr>
        <w:t>Det danske pensionssystem nu og i fremtiden</w:t>
      </w:r>
      <w:r w:rsidRPr="00D739FB">
        <w:rPr>
          <w:rFonts w:ascii="Calibri" w:hAnsi="Calibri" w:cs="Calibri"/>
          <w:noProof/>
          <w:szCs w:val="24"/>
        </w:rPr>
        <w:t>.</w:t>
      </w:r>
    </w:p>
    <w:p w14:paraId="3FAD4B48"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Finkelstein, A., &amp; Chetty, R. (2012). </w:t>
      </w:r>
      <w:r w:rsidRPr="00D739FB">
        <w:rPr>
          <w:rFonts w:ascii="Calibri" w:hAnsi="Calibri" w:cs="Calibri"/>
          <w:i/>
          <w:iCs/>
          <w:noProof/>
          <w:szCs w:val="24"/>
        </w:rPr>
        <w:t>SOCIAL INSURANCE: CONNECTING THEORY TO DATA</w:t>
      </w:r>
      <w:r w:rsidRPr="00D739FB">
        <w:rPr>
          <w:rFonts w:ascii="Calibri" w:hAnsi="Calibri" w:cs="Calibri"/>
          <w:noProof/>
          <w:szCs w:val="24"/>
        </w:rPr>
        <w:t>.</w:t>
      </w:r>
    </w:p>
    <w:p w14:paraId="762DD701"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Fredriksson, P., &amp; Söderström, M. (2020). The equilibrium impact of unemployment insurance on unemployment: Evidence from a non-linear policy rule. </w:t>
      </w:r>
      <w:r w:rsidRPr="00D739FB">
        <w:rPr>
          <w:rFonts w:ascii="Calibri" w:hAnsi="Calibri" w:cs="Calibri"/>
          <w:i/>
          <w:iCs/>
          <w:noProof/>
          <w:szCs w:val="24"/>
        </w:rPr>
        <w:t>Journal of Public Economics</w:t>
      </w:r>
      <w:r w:rsidRPr="00D739FB">
        <w:rPr>
          <w:rFonts w:ascii="Calibri" w:hAnsi="Calibri" w:cs="Calibri"/>
          <w:noProof/>
          <w:szCs w:val="24"/>
        </w:rPr>
        <w:t xml:space="preserve">, </w:t>
      </w:r>
      <w:r w:rsidRPr="00D739FB">
        <w:rPr>
          <w:rFonts w:ascii="Calibri" w:hAnsi="Calibri" w:cs="Calibri"/>
          <w:i/>
          <w:iCs/>
          <w:noProof/>
          <w:szCs w:val="24"/>
        </w:rPr>
        <w:t>187</w:t>
      </w:r>
      <w:r w:rsidRPr="00D739FB">
        <w:rPr>
          <w:rFonts w:ascii="Calibri" w:hAnsi="Calibri" w:cs="Calibri"/>
          <w:noProof/>
          <w:szCs w:val="24"/>
        </w:rPr>
        <w:t>, 104199. https://doi.org/10.1016/j.jpubeco.2020.104199</w:t>
      </w:r>
    </w:p>
    <w:p w14:paraId="579E3700"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Gutierrez, I. A. (2016). Job insecurity, unemployment insurance and on-the-job search. Evidence from older American workers. </w:t>
      </w:r>
      <w:r w:rsidRPr="00D739FB">
        <w:rPr>
          <w:rFonts w:ascii="Calibri" w:hAnsi="Calibri" w:cs="Calibri"/>
          <w:i/>
          <w:iCs/>
          <w:noProof/>
          <w:szCs w:val="24"/>
        </w:rPr>
        <w:t>Labour Economics</w:t>
      </w:r>
      <w:r w:rsidRPr="00D739FB">
        <w:rPr>
          <w:rFonts w:ascii="Calibri" w:hAnsi="Calibri" w:cs="Calibri"/>
          <w:noProof/>
          <w:szCs w:val="24"/>
        </w:rPr>
        <w:t xml:space="preserve">, </w:t>
      </w:r>
      <w:r w:rsidRPr="00D739FB">
        <w:rPr>
          <w:rFonts w:ascii="Calibri" w:hAnsi="Calibri" w:cs="Calibri"/>
          <w:i/>
          <w:iCs/>
          <w:noProof/>
          <w:szCs w:val="24"/>
        </w:rPr>
        <w:t>41</w:t>
      </w:r>
      <w:r w:rsidRPr="00D739FB">
        <w:rPr>
          <w:rFonts w:ascii="Calibri" w:hAnsi="Calibri" w:cs="Calibri"/>
          <w:noProof/>
          <w:szCs w:val="24"/>
        </w:rPr>
        <w:t>, 228–245. https://doi.org/10.1016/j.labeco.2016.05.011</w:t>
      </w:r>
    </w:p>
    <w:p w14:paraId="6BB0DBBB"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Hagedorn, M., Karahan, F., Manovskii, I., &amp; Mitman, K. (2013). Unemployment Benefits and Unemployment in the Great Recession: The Role of Macro Effects. </w:t>
      </w:r>
      <w:r w:rsidRPr="00D739FB">
        <w:rPr>
          <w:rFonts w:ascii="Calibri" w:hAnsi="Calibri" w:cs="Calibri"/>
          <w:i/>
          <w:iCs/>
          <w:noProof/>
          <w:szCs w:val="24"/>
        </w:rPr>
        <w:t>SSRN Electronic Journal</w:t>
      </w:r>
      <w:r w:rsidRPr="00D739FB">
        <w:rPr>
          <w:rFonts w:ascii="Calibri" w:hAnsi="Calibri" w:cs="Calibri"/>
          <w:noProof/>
          <w:szCs w:val="24"/>
        </w:rPr>
        <w:t>. https://doi.org/10.2139/ssrn.2340678</w:t>
      </w:r>
    </w:p>
    <w:p w14:paraId="7AEA81E0"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Hagedorn, M., Manovskii, I., &amp; Mitman, K. (2016). Interpreting Recent Quasi-Experimental Evidence on the Effects of Unemployment Benefit Extensions. </w:t>
      </w:r>
      <w:r w:rsidRPr="00D739FB">
        <w:rPr>
          <w:rFonts w:ascii="Calibri" w:hAnsi="Calibri" w:cs="Calibri"/>
          <w:i/>
          <w:iCs/>
          <w:noProof/>
          <w:szCs w:val="24"/>
        </w:rPr>
        <w:t>NBER Working Paper Series</w:t>
      </w:r>
      <w:r w:rsidRPr="00D739FB">
        <w:rPr>
          <w:rFonts w:ascii="Calibri" w:hAnsi="Calibri" w:cs="Calibri"/>
          <w:noProof/>
          <w:szCs w:val="24"/>
        </w:rPr>
        <w:t>, 24. http://www.nber.org/papers/w22280</w:t>
      </w:r>
    </w:p>
    <w:p w14:paraId="118572C7"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Hopenhayn, H. A., &amp; Nicolini, J. P. (2009). Optimal unemployment insurance and employment history. </w:t>
      </w:r>
      <w:r w:rsidRPr="00D739FB">
        <w:rPr>
          <w:rFonts w:ascii="Calibri" w:hAnsi="Calibri" w:cs="Calibri"/>
          <w:i/>
          <w:iCs/>
          <w:noProof/>
          <w:szCs w:val="24"/>
        </w:rPr>
        <w:t>Review of Economic Studies</w:t>
      </w:r>
      <w:r w:rsidRPr="00D739FB">
        <w:rPr>
          <w:rFonts w:ascii="Calibri" w:hAnsi="Calibri" w:cs="Calibri"/>
          <w:noProof/>
          <w:szCs w:val="24"/>
        </w:rPr>
        <w:t xml:space="preserve">, </w:t>
      </w:r>
      <w:r w:rsidRPr="00D739FB">
        <w:rPr>
          <w:rFonts w:ascii="Calibri" w:hAnsi="Calibri" w:cs="Calibri"/>
          <w:i/>
          <w:iCs/>
          <w:noProof/>
          <w:szCs w:val="24"/>
        </w:rPr>
        <w:t>76</w:t>
      </w:r>
      <w:r w:rsidRPr="00D739FB">
        <w:rPr>
          <w:rFonts w:ascii="Calibri" w:hAnsi="Calibri" w:cs="Calibri"/>
          <w:noProof/>
          <w:szCs w:val="24"/>
        </w:rPr>
        <w:t>(3), 1049–1070. https://doi.org/10.1111/j.1467-937X.2009.00555.x</w:t>
      </w:r>
    </w:p>
    <w:p w14:paraId="4790EE45"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Hopenhayn, H. A., &amp; Wang, C. (1996). Unemployment insurance with moral hazard in a dynamic economy A comment. </w:t>
      </w:r>
      <w:r w:rsidRPr="00D739FB">
        <w:rPr>
          <w:rFonts w:ascii="Calibri" w:hAnsi="Calibri" w:cs="Calibri"/>
          <w:i/>
          <w:iCs/>
          <w:noProof/>
          <w:szCs w:val="24"/>
        </w:rPr>
        <w:t>Carnegie-Rochester Conference Series on Public Policy</w:t>
      </w:r>
      <w:r w:rsidRPr="00D739FB">
        <w:rPr>
          <w:rFonts w:ascii="Calibri" w:hAnsi="Calibri" w:cs="Calibri"/>
          <w:noProof/>
          <w:szCs w:val="24"/>
        </w:rPr>
        <w:t xml:space="preserve">, </w:t>
      </w:r>
      <w:r w:rsidRPr="00D739FB">
        <w:rPr>
          <w:rFonts w:ascii="Calibri" w:hAnsi="Calibri" w:cs="Calibri"/>
          <w:i/>
          <w:iCs/>
          <w:noProof/>
          <w:szCs w:val="24"/>
        </w:rPr>
        <w:t>44</w:t>
      </w:r>
      <w:r w:rsidRPr="00D739FB">
        <w:rPr>
          <w:rFonts w:ascii="Calibri" w:hAnsi="Calibri" w:cs="Calibri"/>
          <w:noProof/>
          <w:szCs w:val="24"/>
        </w:rPr>
        <w:t>, 43–46. https://doi.org/10.1016/s0167-2231(96)90003-2</w:t>
      </w:r>
    </w:p>
    <w:p w14:paraId="1E11ACD4"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Howell, D., &amp; Azizoglu, B. (2011). Unemployment Benefits and Work Incentives: The U.S. Labor Market in the Great Recession. </w:t>
      </w:r>
      <w:r w:rsidRPr="00D739FB">
        <w:rPr>
          <w:rFonts w:ascii="Calibri" w:hAnsi="Calibri" w:cs="Calibri"/>
          <w:i/>
          <w:iCs/>
          <w:noProof/>
          <w:szCs w:val="24"/>
        </w:rPr>
        <w:t>Political Economy Research Institute</w:t>
      </w:r>
      <w:r w:rsidRPr="00D739FB">
        <w:rPr>
          <w:rFonts w:ascii="Calibri" w:hAnsi="Calibri" w:cs="Calibri"/>
          <w:noProof/>
          <w:szCs w:val="24"/>
        </w:rPr>
        <w:t xml:space="preserve">, </w:t>
      </w:r>
      <w:r w:rsidRPr="00D739FB">
        <w:rPr>
          <w:rFonts w:ascii="Calibri" w:hAnsi="Calibri" w:cs="Calibri"/>
          <w:i/>
          <w:iCs/>
          <w:noProof/>
          <w:szCs w:val="24"/>
        </w:rPr>
        <w:t>257</w:t>
      </w:r>
      <w:r w:rsidRPr="00D739FB">
        <w:rPr>
          <w:rFonts w:ascii="Calibri" w:hAnsi="Calibri" w:cs="Calibri"/>
          <w:noProof/>
          <w:szCs w:val="24"/>
        </w:rPr>
        <w:t>, 151–162. https://doi.org/10.4324/9781315143842</w:t>
      </w:r>
    </w:p>
    <w:p w14:paraId="271FF9BD"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Hummelgaard, P. (2021). </w:t>
      </w:r>
      <w:r w:rsidRPr="00D739FB">
        <w:rPr>
          <w:rFonts w:ascii="Calibri" w:hAnsi="Calibri" w:cs="Calibri"/>
          <w:i/>
          <w:iCs/>
          <w:noProof/>
          <w:szCs w:val="24"/>
        </w:rPr>
        <w:t>Spørgsmål nr:270</w:t>
      </w:r>
      <w:r w:rsidRPr="00D739FB">
        <w:rPr>
          <w:rFonts w:ascii="Calibri" w:hAnsi="Calibri" w:cs="Calibri"/>
          <w:noProof/>
          <w:szCs w:val="24"/>
        </w:rPr>
        <w:t>. Beskæftigelses Ministeriet. https://www.ft.dk/samling/20201/almdel/beu/spm/270/svar/1776624/2384360/index.htm</w:t>
      </w:r>
    </w:p>
    <w:p w14:paraId="10BC8E65"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Jensen, M. T. (2021). </w:t>
      </w:r>
      <w:r w:rsidRPr="00D739FB">
        <w:rPr>
          <w:rFonts w:ascii="Calibri" w:hAnsi="Calibri" w:cs="Calibri"/>
          <w:i/>
          <w:iCs/>
          <w:noProof/>
          <w:szCs w:val="24"/>
        </w:rPr>
        <w:t>Prisen for at løfte dagpengene overdrives</w:t>
      </w:r>
      <w:r w:rsidRPr="00D739FB">
        <w:rPr>
          <w:rFonts w:ascii="Calibri" w:hAnsi="Calibri" w:cs="Calibri"/>
          <w:noProof/>
          <w:szCs w:val="24"/>
        </w:rPr>
        <w:t>. 1–10.</w:t>
      </w:r>
    </w:p>
    <w:p w14:paraId="2CAF7E27"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Jurajda, Š. (2002). Estimating the effect of unemployment insurance compensation on the labor market histories of displaced workers. </w:t>
      </w:r>
      <w:r w:rsidRPr="00D739FB">
        <w:rPr>
          <w:rFonts w:ascii="Calibri" w:hAnsi="Calibri" w:cs="Calibri"/>
          <w:i/>
          <w:iCs/>
          <w:noProof/>
          <w:szCs w:val="24"/>
        </w:rPr>
        <w:t>Journal of Econometrics</w:t>
      </w:r>
      <w:r w:rsidRPr="00D739FB">
        <w:rPr>
          <w:rFonts w:ascii="Calibri" w:hAnsi="Calibri" w:cs="Calibri"/>
          <w:noProof/>
          <w:szCs w:val="24"/>
        </w:rPr>
        <w:t xml:space="preserve">, </w:t>
      </w:r>
      <w:r w:rsidRPr="00D739FB">
        <w:rPr>
          <w:rFonts w:ascii="Calibri" w:hAnsi="Calibri" w:cs="Calibri"/>
          <w:i/>
          <w:iCs/>
          <w:noProof/>
          <w:szCs w:val="24"/>
        </w:rPr>
        <w:t>108</w:t>
      </w:r>
      <w:r w:rsidRPr="00D739FB">
        <w:rPr>
          <w:rFonts w:ascii="Calibri" w:hAnsi="Calibri" w:cs="Calibri"/>
          <w:noProof/>
          <w:szCs w:val="24"/>
        </w:rPr>
        <w:t xml:space="preserve">(2), 227–252. </w:t>
      </w:r>
      <w:r w:rsidRPr="00D739FB">
        <w:rPr>
          <w:rFonts w:ascii="Calibri" w:hAnsi="Calibri" w:cs="Calibri"/>
          <w:noProof/>
          <w:szCs w:val="24"/>
        </w:rPr>
        <w:lastRenderedPageBreak/>
        <w:t>https://doi.org/10.1016/S0304-4076(01)00135-X</w:t>
      </w:r>
    </w:p>
    <w:p w14:paraId="63876041"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Kongshøj, P. (2015). </w:t>
      </w:r>
      <w:r w:rsidRPr="00D739FB">
        <w:rPr>
          <w:rFonts w:ascii="Calibri" w:hAnsi="Calibri" w:cs="Calibri"/>
          <w:i/>
          <w:iCs/>
          <w:noProof/>
          <w:szCs w:val="24"/>
        </w:rPr>
        <w:t>Dansk fl exicurity under pres – både indefra og udefra</w:t>
      </w:r>
      <w:r w:rsidRPr="00D739FB">
        <w:rPr>
          <w:rFonts w:ascii="Calibri" w:hAnsi="Calibri" w:cs="Calibri"/>
          <w:noProof/>
          <w:szCs w:val="24"/>
        </w:rPr>
        <w:t xml:space="preserve">. </w:t>
      </w:r>
      <w:r w:rsidRPr="00D739FB">
        <w:rPr>
          <w:rFonts w:ascii="Calibri" w:hAnsi="Calibri" w:cs="Calibri"/>
          <w:i/>
          <w:iCs/>
          <w:noProof/>
          <w:szCs w:val="24"/>
        </w:rPr>
        <w:t>1</w:t>
      </w:r>
      <w:r w:rsidRPr="00D739FB">
        <w:rPr>
          <w:rFonts w:ascii="Calibri" w:hAnsi="Calibri" w:cs="Calibri"/>
          <w:noProof/>
          <w:szCs w:val="24"/>
        </w:rPr>
        <w:t>, 5–10.</w:t>
      </w:r>
    </w:p>
    <w:p w14:paraId="5B847F65"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Lalive, B. R., Landais, C., &amp; Zweimüller, J. (2015). </w:t>
      </w:r>
      <w:r w:rsidRPr="00D739FB">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D739FB">
        <w:rPr>
          <w:rFonts w:ascii="Calibri" w:hAnsi="Calibri" w:cs="Calibri"/>
          <w:noProof/>
          <w:szCs w:val="24"/>
        </w:rPr>
        <w:t xml:space="preserve">. </w:t>
      </w:r>
      <w:r w:rsidRPr="00D739FB">
        <w:rPr>
          <w:rFonts w:ascii="Calibri" w:hAnsi="Calibri" w:cs="Calibri"/>
          <w:i/>
          <w:iCs/>
          <w:noProof/>
          <w:szCs w:val="24"/>
        </w:rPr>
        <w:t>105</w:t>
      </w:r>
      <w:r w:rsidRPr="00D739FB">
        <w:rPr>
          <w:rFonts w:ascii="Calibri" w:hAnsi="Calibri" w:cs="Calibri"/>
          <w:noProof/>
          <w:szCs w:val="24"/>
        </w:rPr>
        <w:t>(12), 3564–3596.</w:t>
      </w:r>
    </w:p>
    <w:p w14:paraId="0518211C"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Lavoie, M., &amp; Godley, W. (2012). Monetary Economics - An Integrated Approach to Credit, Money, Income, Production and Wealth. In </w:t>
      </w:r>
      <w:r w:rsidRPr="00D739FB">
        <w:rPr>
          <w:rFonts w:ascii="Calibri" w:hAnsi="Calibri" w:cs="Calibri"/>
          <w:i/>
          <w:iCs/>
          <w:noProof/>
          <w:szCs w:val="24"/>
        </w:rPr>
        <w:t>Https://Medium.Com/</w:t>
      </w:r>
      <w:r w:rsidRPr="00D739FB">
        <w:rPr>
          <w:rFonts w:ascii="Calibri" w:hAnsi="Calibri" w:cs="Calibri"/>
          <w:noProof/>
          <w:szCs w:val="24"/>
        </w:rPr>
        <w:t>. https://medium.com/@arifwicaksanaa/pengertian-use-case-a7e576e1b6bf</w:t>
      </w:r>
    </w:p>
    <w:p w14:paraId="09BAD35E"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Marinescu, I. (2017). The general equilibrium impacts of unemployment insurance: Evidence from a large online job board. </w:t>
      </w:r>
      <w:r w:rsidRPr="00D739FB">
        <w:rPr>
          <w:rFonts w:ascii="Calibri" w:hAnsi="Calibri" w:cs="Calibri"/>
          <w:i/>
          <w:iCs/>
          <w:noProof/>
          <w:szCs w:val="24"/>
        </w:rPr>
        <w:t>Journal of Public Economics</w:t>
      </w:r>
      <w:r w:rsidRPr="00D739FB">
        <w:rPr>
          <w:rFonts w:ascii="Calibri" w:hAnsi="Calibri" w:cs="Calibri"/>
          <w:noProof/>
          <w:szCs w:val="24"/>
        </w:rPr>
        <w:t xml:space="preserve">, </w:t>
      </w:r>
      <w:r w:rsidRPr="00D739FB">
        <w:rPr>
          <w:rFonts w:ascii="Calibri" w:hAnsi="Calibri" w:cs="Calibri"/>
          <w:i/>
          <w:iCs/>
          <w:noProof/>
          <w:szCs w:val="24"/>
        </w:rPr>
        <w:t>150</w:t>
      </w:r>
      <w:r w:rsidRPr="00D739FB">
        <w:rPr>
          <w:rFonts w:ascii="Calibri" w:hAnsi="Calibri" w:cs="Calibri"/>
          <w:noProof/>
          <w:szCs w:val="24"/>
        </w:rPr>
        <w:t>, 14–29. https://doi.org/10.1016/j.jpubeco.2017.02.012</w:t>
      </w:r>
    </w:p>
    <w:p w14:paraId="5F4B665B"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Mcdonald, I. M., &amp; Solow, R. M. (1981). </w:t>
      </w:r>
      <w:r w:rsidRPr="00D739FB">
        <w:rPr>
          <w:rFonts w:ascii="Calibri" w:hAnsi="Calibri" w:cs="Calibri"/>
          <w:i/>
          <w:iCs/>
          <w:noProof/>
          <w:szCs w:val="24"/>
        </w:rPr>
        <w:t>Wage Bargaining and Employment</w:t>
      </w:r>
      <w:r w:rsidRPr="00D739FB">
        <w:rPr>
          <w:rFonts w:ascii="Calibri" w:hAnsi="Calibri" w:cs="Calibri"/>
          <w:noProof/>
          <w:szCs w:val="24"/>
        </w:rPr>
        <w:t xml:space="preserve">. </w:t>
      </w:r>
      <w:r w:rsidRPr="00D739FB">
        <w:rPr>
          <w:rFonts w:ascii="Calibri" w:hAnsi="Calibri" w:cs="Calibri"/>
          <w:i/>
          <w:iCs/>
          <w:noProof/>
          <w:szCs w:val="24"/>
        </w:rPr>
        <w:t>71</w:t>
      </w:r>
      <w:r w:rsidRPr="00D739FB">
        <w:rPr>
          <w:rFonts w:ascii="Calibri" w:hAnsi="Calibri" w:cs="Calibri"/>
          <w:noProof/>
          <w:szCs w:val="24"/>
        </w:rPr>
        <w:t>(5), 896–908.</w:t>
      </w:r>
    </w:p>
    <w:p w14:paraId="6AA2AD83"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Millemaci, E., &amp; Ofria, F. (2014). Kaldor-Verdoorn’s law and increasing returns to scale: A comparison across developed countries. </w:t>
      </w:r>
      <w:r w:rsidRPr="00D739FB">
        <w:rPr>
          <w:rFonts w:ascii="Calibri" w:hAnsi="Calibri" w:cs="Calibri"/>
          <w:i/>
          <w:iCs/>
          <w:noProof/>
          <w:szCs w:val="24"/>
        </w:rPr>
        <w:t>Journal of Economic Studies</w:t>
      </w:r>
      <w:r w:rsidRPr="00D739FB">
        <w:rPr>
          <w:rFonts w:ascii="Calibri" w:hAnsi="Calibri" w:cs="Calibri"/>
          <w:noProof/>
          <w:szCs w:val="24"/>
        </w:rPr>
        <w:t xml:space="preserve">, </w:t>
      </w:r>
      <w:r w:rsidRPr="00D739FB">
        <w:rPr>
          <w:rFonts w:ascii="Calibri" w:hAnsi="Calibri" w:cs="Calibri"/>
          <w:i/>
          <w:iCs/>
          <w:noProof/>
          <w:szCs w:val="24"/>
        </w:rPr>
        <w:t>41</w:t>
      </w:r>
      <w:r w:rsidRPr="00D739FB">
        <w:rPr>
          <w:rFonts w:ascii="Calibri" w:hAnsi="Calibri" w:cs="Calibri"/>
          <w:noProof/>
          <w:szCs w:val="24"/>
        </w:rPr>
        <w:t>(1), 140–162. https://doi.org/10.1108/JES-02-2012-0026</w:t>
      </w:r>
    </w:p>
    <w:p w14:paraId="7DE76F79"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Nørgaard, T. (1995). </w:t>
      </w:r>
      <w:r w:rsidRPr="00D739FB">
        <w:rPr>
          <w:rFonts w:ascii="Calibri" w:hAnsi="Calibri" w:cs="Calibri"/>
          <w:i/>
          <w:iCs/>
          <w:noProof/>
          <w:szCs w:val="24"/>
        </w:rPr>
        <w:t>Bekendtgørelse om fastsættelse og regulering af omregningssats</w:t>
      </w:r>
      <w:r w:rsidRPr="00D739FB">
        <w:rPr>
          <w:rFonts w:ascii="Calibri" w:hAnsi="Calibri" w:cs="Calibri"/>
          <w:noProof/>
          <w:szCs w:val="24"/>
        </w:rPr>
        <w:t>. https://www.retsinformation.dk/eli/lta/1995/1154</w:t>
      </w:r>
    </w:p>
    <w:p w14:paraId="32AC82F3"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Onaran, O., &amp; Galanis, G. (2012). Is aggregate demand wage-led or profit-led? </w:t>
      </w:r>
      <w:r w:rsidRPr="00D739FB">
        <w:rPr>
          <w:rFonts w:ascii="Calibri" w:hAnsi="Calibri" w:cs="Calibri"/>
          <w:i/>
          <w:iCs/>
          <w:noProof/>
          <w:szCs w:val="24"/>
        </w:rPr>
        <w:t>Conditions of Work and Employment Series</w:t>
      </w:r>
      <w:r w:rsidRPr="00D739FB">
        <w:rPr>
          <w:rFonts w:ascii="Calibri" w:hAnsi="Calibri" w:cs="Calibri"/>
          <w:noProof/>
          <w:szCs w:val="24"/>
        </w:rPr>
        <w:t xml:space="preserve">, </w:t>
      </w:r>
      <w:r w:rsidRPr="00D739FB">
        <w:rPr>
          <w:rFonts w:ascii="Calibri" w:hAnsi="Calibri" w:cs="Calibri"/>
          <w:i/>
          <w:iCs/>
          <w:noProof/>
          <w:szCs w:val="24"/>
        </w:rPr>
        <w:t>40</w:t>
      </w:r>
      <w:r w:rsidRPr="00D739FB">
        <w:rPr>
          <w:rFonts w:ascii="Calibri" w:hAnsi="Calibri" w:cs="Calibri"/>
          <w:noProof/>
          <w:szCs w:val="24"/>
        </w:rPr>
        <w:t>(40).</w:t>
      </w:r>
    </w:p>
    <w:p w14:paraId="1F285FD9"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Onaran, O., &amp; Obst, T. (2015). </w:t>
      </w:r>
      <w:r w:rsidRPr="00D739FB">
        <w:rPr>
          <w:rFonts w:ascii="Calibri" w:hAnsi="Calibri" w:cs="Calibri"/>
          <w:i/>
          <w:iCs/>
          <w:noProof/>
          <w:szCs w:val="24"/>
        </w:rPr>
        <w:t>Wage-led growth in the EU15 Member States: the effects of income distribution on growth, investment, trade balance, and inflation</w:t>
      </w:r>
      <w:r w:rsidRPr="00D739FB">
        <w:rPr>
          <w:rFonts w:ascii="Calibri" w:hAnsi="Calibri" w:cs="Calibri"/>
          <w:noProof/>
          <w:szCs w:val="24"/>
        </w:rPr>
        <w:t>. 1–48.</w:t>
      </w:r>
    </w:p>
    <w:p w14:paraId="6AF1CAD1"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Risgaard, L. (2021). </w:t>
      </w:r>
      <w:r w:rsidRPr="00D739FB">
        <w:rPr>
          <w:rFonts w:ascii="Calibri" w:hAnsi="Calibri" w:cs="Calibri"/>
          <w:i/>
          <w:iCs/>
          <w:noProof/>
          <w:szCs w:val="24"/>
        </w:rPr>
        <w:t>Mere tryghed til lønmodtagerne</w:t>
      </w:r>
      <w:r w:rsidRPr="00D739FB">
        <w:rPr>
          <w:rFonts w:ascii="Calibri" w:hAnsi="Calibri" w:cs="Calibri"/>
          <w:noProof/>
          <w:szCs w:val="24"/>
        </w:rPr>
        <w:t>.</w:t>
      </w:r>
    </w:p>
    <w:p w14:paraId="58FE9C99"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Setterfield, M. (2003). Supply and Demand in the Theory of Long-run Growth: Introduction to a symposium on demand-led growth. </w:t>
      </w:r>
      <w:r w:rsidRPr="00D739FB">
        <w:rPr>
          <w:rFonts w:ascii="Calibri" w:hAnsi="Calibri" w:cs="Calibri"/>
          <w:i/>
          <w:iCs/>
          <w:noProof/>
          <w:szCs w:val="24"/>
        </w:rPr>
        <w:t>Review of Political Economy</w:t>
      </w:r>
      <w:r w:rsidRPr="00D739FB">
        <w:rPr>
          <w:rFonts w:ascii="Calibri" w:hAnsi="Calibri" w:cs="Calibri"/>
          <w:noProof/>
          <w:szCs w:val="24"/>
        </w:rPr>
        <w:t xml:space="preserve">, </w:t>
      </w:r>
      <w:r w:rsidRPr="00D739FB">
        <w:rPr>
          <w:rFonts w:ascii="Calibri" w:hAnsi="Calibri" w:cs="Calibri"/>
          <w:i/>
          <w:iCs/>
          <w:noProof/>
          <w:szCs w:val="24"/>
        </w:rPr>
        <w:t>15</w:t>
      </w:r>
      <w:r w:rsidRPr="00D739FB">
        <w:rPr>
          <w:rFonts w:ascii="Calibri" w:hAnsi="Calibri" w:cs="Calibri"/>
          <w:noProof/>
          <w:szCs w:val="24"/>
        </w:rPr>
        <w:t>(1), 23–32. https://doi.org/10.1080/09538250308440</w:t>
      </w:r>
    </w:p>
    <w:p w14:paraId="3ACA9058"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Shapiro, B. C., &amp; Stiglitz, J. E. (1984). American Economic Association Equilibrium Unemployment as a Worker Discipline Device. </w:t>
      </w:r>
      <w:r w:rsidRPr="00D739FB">
        <w:rPr>
          <w:rFonts w:ascii="Calibri" w:hAnsi="Calibri" w:cs="Calibri"/>
          <w:i/>
          <w:iCs/>
          <w:noProof/>
          <w:szCs w:val="24"/>
        </w:rPr>
        <w:t>The American Economic Review</w:t>
      </w:r>
      <w:r w:rsidRPr="00D739FB">
        <w:rPr>
          <w:rFonts w:ascii="Calibri" w:hAnsi="Calibri" w:cs="Calibri"/>
          <w:noProof/>
          <w:szCs w:val="24"/>
        </w:rPr>
        <w:t xml:space="preserve">, </w:t>
      </w:r>
      <w:r w:rsidRPr="00D739FB">
        <w:rPr>
          <w:rFonts w:ascii="Calibri" w:hAnsi="Calibri" w:cs="Calibri"/>
          <w:i/>
          <w:iCs/>
          <w:noProof/>
          <w:szCs w:val="24"/>
        </w:rPr>
        <w:t>74</w:t>
      </w:r>
      <w:r w:rsidRPr="00D739FB">
        <w:rPr>
          <w:rFonts w:ascii="Calibri" w:hAnsi="Calibri" w:cs="Calibri"/>
          <w:noProof/>
          <w:szCs w:val="24"/>
        </w:rPr>
        <w:t>(3), 433–444.</w:t>
      </w:r>
    </w:p>
    <w:p w14:paraId="081055FD"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Stockhammer, E., &amp; Lavoie, M. (2013). Wage-led Growth. In </w:t>
      </w:r>
      <w:r w:rsidRPr="00D739FB">
        <w:rPr>
          <w:rFonts w:ascii="Calibri" w:hAnsi="Calibri" w:cs="Calibri"/>
          <w:i/>
          <w:iCs/>
          <w:noProof/>
          <w:szCs w:val="24"/>
        </w:rPr>
        <w:t>Wage-led Growth</w:t>
      </w:r>
      <w:r w:rsidRPr="00D739FB">
        <w:rPr>
          <w:rFonts w:ascii="Calibri" w:hAnsi="Calibri" w:cs="Calibri"/>
          <w:noProof/>
          <w:szCs w:val="24"/>
        </w:rPr>
        <w:t xml:space="preserve"> (Issue February). https://doi.org/10.1057/9781137357939</w:t>
      </w:r>
    </w:p>
    <w:p w14:paraId="75BF9277"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The IS-Commission. (2015a). </w:t>
      </w:r>
      <w:r w:rsidRPr="00D739FB">
        <w:rPr>
          <w:rFonts w:ascii="Calibri" w:hAnsi="Calibri" w:cs="Calibri"/>
          <w:i/>
          <w:iCs/>
          <w:noProof/>
          <w:szCs w:val="24"/>
        </w:rPr>
        <w:t>Dagpengemodellen teknisk analyserapport</w:t>
      </w:r>
      <w:r w:rsidRPr="00D739FB">
        <w:rPr>
          <w:rFonts w:ascii="Calibri" w:hAnsi="Calibri" w:cs="Calibri"/>
          <w:noProof/>
          <w:szCs w:val="24"/>
        </w:rPr>
        <w:t>.</w:t>
      </w:r>
    </w:p>
    <w:p w14:paraId="5162CAFA"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The IS-Commission. (2015b). </w:t>
      </w:r>
      <w:r w:rsidRPr="00D739FB">
        <w:rPr>
          <w:rFonts w:ascii="Calibri" w:hAnsi="Calibri" w:cs="Calibri"/>
          <w:i/>
          <w:iCs/>
          <w:noProof/>
          <w:szCs w:val="24"/>
        </w:rPr>
        <w:t>Kompensationsgraden i dagpengesystemet</w:t>
      </w:r>
      <w:r w:rsidRPr="00D739FB">
        <w:rPr>
          <w:rFonts w:ascii="Calibri" w:hAnsi="Calibri" w:cs="Calibri"/>
          <w:noProof/>
          <w:szCs w:val="24"/>
        </w:rPr>
        <w:t>. 41.</w:t>
      </w:r>
    </w:p>
    <w:p w14:paraId="5611BA73"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rPr>
      </w:pPr>
      <w:r w:rsidRPr="00D739FB">
        <w:rPr>
          <w:rFonts w:ascii="Calibri" w:hAnsi="Calibri" w:cs="Calibri"/>
          <w:noProof/>
          <w:szCs w:val="24"/>
        </w:rPr>
        <w:t xml:space="preserve">Topel, B. R. H. (1983). </w:t>
      </w:r>
      <w:r w:rsidRPr="00D739FB">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D739FB">
        <w:rPr>
          <w:rFonts w:ascii="Calibri" w:hAnsi="Calibri" w:cs="Calibri"/>
          <w:noProof/>
          <w:szCs w:val="24"/>
        </w:rPr>
        <w:t xml:space="preserve">. </w:t>
      </w:r>
      <w:r w:rsidRPr="00D739FB">
        <w:rPr>
          <w:rFonts w:ascii="Calibri" w:hAnsi="Calibri" w:cs="Calibri"/>
          <w:i/>
          <w:iCs/>
          <w:noProof/>
          <w:szCs w:val="24"/>
        </w:rPr>
        <w:t>73</w:t>
      </w:r>
      <w:r w:rsidRPr="00D739FB">
        <w:rPr>
          <w:rFonts w:ascii="Calibri" w:hAnsi="Calibri" w:cs="Calibri"/>
          <w:noProof/>
          <w:szCs w:val="24"/>
        </w:rPr>
        <w:t>(4), 541–559.</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lastRenderedPageBreak/>
        <w:t>Appendix 1: DAG</w:t>
      </w:r>
    </w:p>
    <w:p w14:paraId="7CEFE2A0" w14:textId="77777777" w:rsidR="00313FC0" w:rsidRPr="00313FC0" w:rsidRDefault="00313FC0" w:rsidP="00313FC0"/>
    <w:p w14:paraId="6A28A93C" w14:textId="1AB896DD" w:rsidR="00313FC0" w:rsidRDefault="00313FC0" w:rsidP="00313FC0">
      <w:pPr>
        <w:pStyle w:val="Billedtekst"/>
        <w:keepNext/>
      </w:pPr>
      <w:r>
        <w:t>Figure A1</w:t>
      </w:r>
      <w:r>
        <w:noBreakHyphen/>
      </w:r>
      <w:fldSimple w:instr=" STYLEREF 2 \s ">
        <w:r w:rsidR="00061257">
          <w:rPr>
            <w:noProof/>
          </w:rPr>
          <w:t>0</w:t>
        </w:r>
      </w:fldSimple>
      <w:r w:rsidR="00061257">
        <w:noBreakHyphen/>
      </w:r>
      <w:fldSimple w:instr=" SEQ Figure \* ARABIC \s 2 ">
        <w:r w:rsidR="00061257">
          <w:rPr>
            <w:noProof/>
          </w:rPr>
          <w:t>1</w:t>
        </w:r>
      </w:fldSimple>
      <w:r w:rsidR="004A128F">
        <w:t xml:space="preserve">: Directed acyclic graph of the SFC-model used in this paper. </w:t>
      </w:r>
    </w:p>
    <w:p w14:paraId="2724B59A" w14:textId="11A922BB" w:rsidR="00CD0F6F" w:rsidRDefault="00251655" w:rsidP="00A67746">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w:lastRenderedPageBreak/>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44"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44"/>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45"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45"/>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7D0022F4"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ds</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ds</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1+inflation</m:t>
                    </m:r>
                  </m:e>
                </m:d>
              </m:oMath>
            </m:oMathPara>
          </w:p>
        </w:tc>
        <w:tc>
          <w:tcPr>
            <w:tcW w:w="1166" w:type="dxa"/>
          </w:tcPr>
          <w:p w14:paraId="4ACCDADE" w14:textId="3B3A1147" w:rsidR="00B33DEC" w:rsidRDefault="00B33DEC" w:rsidP="00AC2EDF">
            <w:pPr>
              <w:jc w:val="right"/>
              <w:rPr>
                <w:sz w:val="20"/>
                <w:szCs w:val="20"/>
              </w:rPr>
            </w:pPr>
            <w:commentRangeStart w:id="46"/>
            <w:commentRangeStart w:id="47"/>
            <w:r>
              <w:rPr>
                <w:sz w:val="20"/>
                <w:szCs w:val="20"/>
              </w:rPr>
              <w:t>(A. 14</w:t>
            </w:r>
            <w:r w:rsidR="00AE71E7">
              <w:rPr>
                <w:sz w:val="20"/>
                <w:szCs w:val="20"/>
              </w:rPr>
              <w:t>5</w:t>
            </w:r>
            <w:r>
              <w:rPr>
                <w:sz w:val="20"/>
                <w:szCs w:val="20"/>
              </w:rPr>
              <w:t>)</w:t>
            </w:r>
            <w:commentRangeEnd w:id="46"/>
            <w:r>
              <w:rPr>
                <w:rStyle w:val="Kommentarhenvisning"/>
              </w:rPr>
              <w:commentReference w:id="46"/>
            </w:r>
            <w:commentRangeEnd w:id="47"/>
            <w:r w:rsidR="005244DB">
              <w:rPr>
                <w:rStyle w:val="Kommentarhenvisning"/>
              </w:rPr>
              <w:commentReference w:id="47"/>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48B78A59" w14:textId="77777777" w:rsidTr="00AC2EDF">
        <w:tc>
          <w:tcPr>
            <w:tcW w:w="7338" w:type="dxa"/>
          </w:tcPr>
          <w:p w14:paraId="3EA29589" w14:textId="2E588074" w:rsidR="001C50FB" w:rsidRPr="001C50FB" w:rsidRDefault="001C50FB" w:rsidP="00B33DEC">
            <w:pPr>
              <w:spacing w:line="360" w:lineRule="auto"/>
              <w:rPr>
                <w:rFonts w:ascii="Calibri" w:eastAsia="Calibri" w:hAnsi="Calibri" w:cs="Arial"/>
                <w:sz w:val="20"/>
                <w:szCs w:val="20"/>
              </w:rPr>
            </w:pPr>
          </w:p>
        </w:tc>
        <w:tc>
          <w:tcPr>
            <w:tcW w:w="1166" w:type="dxa"/>
          </w:tcPr>
          <w:p w14:paraId="7E4F7139" w14:textId="08641F5E" w:rsidR="001C50FB" w:rsidRDefault="001C50FB" w:rsidP="004E1218">
            <w:pPr>
              <w:rPr>
                <w:sz w:val="20"/>
                <w:szCs w:val="20"/>
              </w:rPr>
            </w:pP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w:lastRenderedPageBreak/>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commentRangeStart w:id="48"/>
            <w:r>
              <w:rPr>
                <w:sz w:val="20"/>
                <w:szCs w:val="20"/>
              </w:rPr>
              <w:t>(A. 14</w:t>
            </w:r>
            <w:r w:rsidR="004E1218">
              <w:rPr>
                <w:sz w:val="20"/>
                <w:szCs w:val="20"/>
              </w:rPr>
              <w:t>7</w:t>
            </w:r>
            <w:r>
              <w:rPr>
                <w:sz w:val="20"/>
                <w:szCs w:val="20"/>
              </w:rPr>
              <w:t>)</w:t>
            </w:r>
            <w:commentRangeEnd w:id="48"/>
            <w:r>
              <w:rPr>
                <w:rStyle w:val="Kommentarhenvisning"/>
              </w:rPr>
              <w:commentReference w:id="48"/>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bl>
    <w:p w14:paraId="7B7CF03F" w14:textId="0319A271" w:rsidR="00AE71E7" w:rsidRPr="000E7BEC" w:rsidRDefault="00AE71E7" w:rsidP="00583A8B">
      <w:pPr>
        <w:spacing w:line="276" w:lineRule="auto"/>
        <w:rPr>
          <w:lang w:val="da-DK"/>
        </w:rPr>
      </w:pPr>
    </w:p>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Domestic securities issued by Financial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5DB53909" w14:textId="5D67623D" w:rsidR="00583A8B" w:rsidRDefault="00583A8B" w:rsidP="00B53960"/>
    <w:p w14:paraId="6B60A733" w14:textId="308858EA" w:rsidR="009E62A5" w:rsidRDefault="009E62A5" w:rsidP="00B53960"/>
    <w:p w14:paraId="79C7DFFF" w14:textId="03E9356C" w:rsidR="00AA51D1" w:rsidRDefault="00AA51D1" w:rsidP="00B53960"/>
    <w:p w14:paraId="24B32669" w14:textId="07D54A23" w:rsidR="00AA51D1" w:rsidRDefault="00AA51D1" w:rsidP="00B53960"/>
    <w:p w14:paraId="1C89D8D7" w14:textId="6F506574" w:rsidR="00AA51D1" w:rsidRDefault="00AA51D1" w:rsidP="00B53960"/>
    <w:p w14:paraId="7A50F990" w14:textId="0F831535" w:rsidR="00AA51D1" w:rsidRDefault="00AA51D1" w:rsidP="00B53960"/>
    <w:p w14:paraId="32D14A87" w14:textId="2224E055" w:rsidR="00AA51D1" w:rsidRDefault="00AA51D1" w:rsidP="00B53960"/>
    <w:p w14:paraId="54103000" w14:textId="0C0E56CE" w:rsidR="00AA51D1" w:rsidRDefault="00AA51D1"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fldSimple w:instr=" STYLEREF 2 \s ">
        <w:r w:rsidR="00061257">
          <w:rPr>
            <w:noProof/>
          </w:rPr>
          <w:t>0</w:t>
        </w:r>
      </w:fldSimple>
      <w:r w:rsidR="00061257">
        <w:noBreakHyphen/>
      </w:r>
      <w:fldSimple w:instr=" SEQ Figure \* ARABIC \s 2 ">
        <w:r w:rsidR="00061257">
          <w:rPr>
            <w:noProof/>
          </w:rPr>
          <w:t>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fldSimple w:instr=" STYLEREF 2 \s ">
        <w:r>
          <w:rPr>
            <w:noProof/>
          </w:rPr>
          <w:t>0</w:t>
        </w:r>
      </w:fldSimple>
      <w:r>
        <w:noBreakHyphen/>
      </w:r>
      <w:fldSimple w:instr=" SEQ Figure \* ARABIC \s 2 ">
        <w:r>
          <w:rPr>
            <w:noProof/>
          </w:rPr>
          <w:t>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fldSimple w:instr=" SEQ Figure \* ARABIC \s 2 ">
        <w:r>
          <w:rPr>
            <w:noProof/>
          </w:rPr>
          <w:t>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fldSimple w:instr=" SEQ Figure \* ARABIC \s 2 ">
        <w:r>
          <w:rPr>
            <w:noProof/>
          </w:rPr>
          <w:t>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fldSimple w:instr=" SEQ Figure \* ARABIC \s 2 ">
        <w:r>
          <w:rPr>
            <w:noProof/>
          </w:rPr>
          <w:t>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8T08:35:00Z" w:initials="ST">
    <w:p w14:paraId="26BF5CEF" w14:textId="77777777" w:rsidR="007D789C" w:rsidRDefault="007D789C" w:rsidP="003C61F9">
      <w:pPr>
        <w:pStyle w:val="Kommentartekst"/>
      </w:pPr>
      <w:r>
        <w:rPr>
          <w:rStyle w:val="Kommentarhenvisning"/>
        </w:rPr>
        <w:annotationRef/>
      </w:r>
      <w:r>
        <w:t>update</w:t>
      </w:r>
    </w:p>
  </w:comment>
  <w:comment w:id="2" w:author="Simon Thomsen" w:date="2022-11-28T09:32:00Z" w:initials="ST">
    <w:p w14:paraId="173FAD4D" w14:textId="77777777" w:rsidR="00706B4F" w:rsidRDefault="00706B4F" w:rsidP="00220A62">
      <w:pPr>
        <w:pStyle w:val="Kommentartekst"/>
      </w:pPr>
      <w:r>
        <w:rPr>
          <w:rStyle w:val="Kommentarhenvisning"/>
        </w:rPr>
        <w:annotationRef/>
      </w:r>
      <w:r>
        <w:t>Kan forbereds</w:t>
      </w:r>
    </w:p>
  </w:comment>
  <w:comment w:id="3" w:author="Simon Thomsen" w:date="2022-11-26T19:50:00Z" w:initials="ST">
    <w:p w14:paraId="03AD82C6" w14:textId="27DB7171" w:rsidR="00552417" w:rsidRDefault="00552417" w:rsidP="004F1EFE">
      <w:pPr>
        <w:pStyle w:val="Kommentartekst"/>
      </w:pPr>
      <w:r>
        <w:rPr>
          <w:rStyle w:val="Kommentarhenvisning"/>
        </w:rPr>
        <w:annotationRef/>
      </w:r>
      <w:r>
        <w:t>Fint?</w:t>
      </w:r>
    </w:p>
  </w:comment>
  <w:comment w:id="4" w:author="Simon Thomsen" w:date="2022-11-28T09:46:00Z" w:initials="ST">
    <w:p w14:paraId="4FC78457" w14:textId="77777777" w:rsidR="009D1E5C" w:rsidRDefault="009D1E5C" w:rsidP="00962610">
      <w:pPr>
        <w:pStyle w:val="Kommentartekst"/>
      </w:pPr>
      <w:r>
        <w:rPr>
          <w:rStyle w:val="Kommentarhenvisning"/>
        </w:rPr>
        <w:annotationRef/>
      </w:r>
      <w:r>
        <w:t>Gør mere nice tror jeg</w:t>
      </w:r>
    </w:p>
  </w:comment>
  <w:comment w:id="6" w:author="Simon Thomsen" w:date="2022-11-28T10:38:00Z" w:initials="ST">
    <w:p w14:paraId="4D639AB3" w14:textId="77777777" w:rsidR="00101117" w:rsidRDefault="00101117" w:rsidP="00B251E1">
      <w:pPr>
        <w:pStyle w:val="Kommentartekst"/>
      </w:pPr>
      <w:r>
        <w:rPr>
          <w:rStyle w:val="Kommentarhenvisning"/>
        </w:rPr>
        <w:annotationRef/>
      </w:r>
      <w:r>
        <w:t>Skift kilde til is-commission</w:t>
      </w:r>
    </w:p>
  </w:comment>
  <w:comment w:id="11"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12" w:author="Simon Fløj Thomsen" w:date="2022-11-28T20:39:00Z" w:initials="SFT">
    <w:p w14:paraId="40E401FB" w14:textId="77777777" w:rsidR="00C7733A" w:rsidRDefault="00C7733A" w:rsidP="00D0561E">
      <w:pPr>
        <w:pStyle w:val="Kommentartekst"/>
      </w:pPr>
      <w:r>
        <w:rPr>
          <w:rStyle w:val="Kommentarhenvisning"/>
        </w:rPr>
        <w:annotationRef/>
      </w:r>
      <w:r>
        <w:t>Tjek lige om rigtigt</w:t>
      </w:r>
    </w:p>
  </w:comment>
  <w:comment w:id="13" w:author="Mikael Randrup Byrialsen" w:date="2022-11-08T13:09:00Z" w:initials="MRB">
    <w:p w14:paraId="3F49C9D8" w14:textId="40EB5EA0" w:rsidR="00D74D8E" w:rsidRDefault="00D74D8E" w:rsidP="00A73538">
      <w:r>
        <w:rPr>
          <w:rStyle w:val="Kommentarhenvisning"/>
        </w:rPr>
        <w:annotationRef/>
      </w:r>
      <w:r>
        <w:rPr>
          <w:sz w:val="20"/>
          <w:szCs w:val="20"/>
        </w:rPr>
        <w:t>Overvej fodnote</w:t>
      </w:r>
    </w:p>
  </w:comment>
  <w:comment w:id="14"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15"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16"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17"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18"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19"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20"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21"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22"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23" w:author="Simon Thomsen" w:date="2022-11-29T09:23:00Z" w:initials="ST">
    <w:p w14:paraId="0BAA0F6D" w14:textId="77777777" w:rsidR="009C7F75" w:rsidRDefault="009C7F75" w:rsidP="000C3401">
      <w:pPr>
        <w:pStyle w:val="Kommentartekst"/>
      </w:pPr>
      <w:r>
        <w:rPr>
          <w:rStyle w:val="Kommentarhenvisning"/>
        </w:rPr>
        <w:annotationRef/>
      </w:r>
      <w:r>
        <w:t>Opdater!</w:t>
      </w:r>
    </w:p>
  </w:comment>
  <w:comment w:id="25" w:author="Simon Thomsen" w:date="2022-11-24T18:03:00Z" w:initials="ST">
    <w:p w14:paraId="48A82E7E" w14:textId="40834387" w:rsidR="00BD4800" w:rsidRDefault="00BD4800" w:rsidP="001B0665">
      <w:pPr>
        <w:pStyle w:val="Kommentartekst"/>
      </w:pPr>
      <w:r>
        <w:rPr>
          <w:rStyle w:val="Kommentarhenvisning"/>
        </w:rPr>
        <w:annotationRef/>
      </w:r>
      <w:r>
        <w:t>Update!!!</w:t>
      </w:r>
    </w:p>
  </w:comment>
  <w:comment w:id="26"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27"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34" w:author="Simon Thomsen" w:date="2022-11-26T20:43:00Z" w:initials="ST">
    <w:p w14:paraId="1709963C" w14:textId="77777777" w:rsidR="00F548A0" w:rsidRDefault="00F548A0" w:rsidP="00891FD6">
      <w:pPr>
        <w:pStyle w:val="Kommentartekst"/>
      </w:pPr>
      <w:r>
        <w:rPr>
          <w:rStyle w:val="Kommentarhenvisning"/>
        </w:rPr>
        <w:annotationRef/>
      </w:r>
      <w:r>
        <w:t>Hvordan?</w:t>
      </w:r>
    </w:p>
  </w:comment>
  <w:comment w:id="35" w:author="Simon Thomsen" w:date="2022-10-26T12:51:00Z" w:initials="ST">
    <w:p w14:paraId="53F19045" w14:textId="391DDA79"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36"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46" w:author="Simon Fløj Thomsen" w:date="2022-11-27T09:02:00Z" w:initials="SFT">
    <w:p w14:paraId="7C7E7239" w14:textId="77777777" w:rsidR="00B33DEC" w:rsidRDefault="00B33DEC" w:rsidP="007078EB">
      <w:pPr>
        <w:pStyle w:val="Kommentartekst"/>
      </w:pPr>
      <w:r>
        <w:rPr>
          <w:rStyle w:val="Kommentarhenvisning"/>
        </w:rPr>
        <w:annotationRef/>
      </w:r>
      <w:r>
        <w:t>Hvad gør jeg når if_else funktion</w:t>
      </w:r>
    </w:p>
  </w:comment>
  <w:comment w:id="47" w:author="Simon Thomsen" w:date="2022-11-29T08:46:00Z" w:initials="ST">
    <w:p w14:paraId="1C9A07F6" w14:textId="77777777" w:rsidR="005244DB" w:rsidRDefault="005244DB" w:rsidP="009C655D">
      <w:pPr>
        <w:pStyle w:val="Kommentartekst"/>
      </w:pPr>
      <w:r>
        <w:rPr>
          <w:rStyle w:val="Kommentarhenvisning"/>
        </w:rPr>
        <w:annotationRef/>
      </w:r>
      <w:r>
        <w:t>Skriv dem ind</w:t>
      </w:r>
    </w:p>
  </w:comment>
  <w:comment w:id="48" w:author="Simon Fløj Thomsen" w:date="2022-11-27T11:17:00Z" w:initials="SFT">
    <w:p w14:paraId="78D322D1" w14:textId="50D67725" w:rsidR="000E7BEC" w:rsidRDefault="000E7BEC" w:rsidP="00441E5B">
      <w:pPr>
        <w:pStyle w:val="Kommentartekst"/>
      </w:pPr>
      <w:r>
        <w:rPr>
          <w:rStyle w:val="Kommentarhenvisning"/>
        </w:rPr>
        <w:annotationRef/>
      </w:r>
      <w:r>
        <w:t>Fint?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F5CEF" w15:done="0"/>
  <w15:commentEx w15:paraId="173FAD4D" w15:done="0"/>
  <w15:commentEx w15:paraId="03AD82C6" w15:done="0"/>
  <w15:commentEx w15:paraId="4FC78457" w15:done="0"/>
  <w15:commentEx w15:paraId="4D639AB3" w15:done="0"/>
  <w15:commentEx w15:paraId="789BA651" w15:done="0"/>
  <w15:commentEx w15:paraId="40E401FB" w15:done="0"/>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0BAA0F6D" w15:done="0"/>
  <w15:commentEx w15:paraId="48A82E7E" w15:done="0"/>
  <w15:commentEx w15:paraId="20D5A1AE" w15:done="1"/>
  <w15:commentEx w15:paraId="4C022DBE" w15:paraIdParent="20D5A1AE" w15:done="1"/>
  <w15:commentEx w15:paraId="1709963C" w15:done="0"/>
  <w15:commentEx w15:paraId="53F19045" w15:done="1"/>
  <w15:commentEx w15:paraId="75388DF1" w15:paraIdParent="53F19045" w15:done="1"/>
  <w15:commentEx w15:paraId="7C7E7239" w15:done="0"/>
  <w15:commentEx w15:paraId="1C9A07F6" w15:paraIdParent="7C7E7239" w15:done="0"/>
  <w15:commentEx w15:paraId="78D32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F161" w16cex:dateUtc="2022-11-28T07:35:00Z"/>
  <w16cex:commentExtensible w16cex:durableId="272EFEB8" w16cex:dateUtc="2022-11-28T08:32:00Z"/>
  <w16cex:commentExtensible w16cex:durableId="272CEC8C" w16cex:dateUtc="2022-11-26T18:50:00Z"/>
  <w16cex:commentExtensible w16cex:durableId="272F01F8" w16cex:dateUtc="2022-11-28T08:46:00Z"/>
  <w16cex:commentExtensible w16cex:durableId="272F0E32" w16cex:dateUtc="2022-11-28T09:38:00Z"/>
  <w16cex:commentExtensible w16cex:durableId="27177EC8" w16cex:dateUtc="2022-11-10T12:44:00Z"/>
  <w16cex:commentExtensible w16cex:durableId="272F9AFF" w16cex:dateUtc="2022-11-28T19:39: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304E1D" w16cex:dateUtc="2022-11-29T08:23:00Z"/>
  <w16cex:commentExtensible w16cex:durableId="272A3086" w16cex:dateUtc="2022-11-24T17:03:00Z"/>
  <w16cex:commentExtensible w16cex:durableId="2703ABC6" w16cex:dateUtc="2022-10-26T10:51:00Z"/>
  <w16cex:commentExtensible w16cex:durableId="2703ABD5" w16cex:dateUtc="2022-10-26T10:51:00Z"/>
  <w16cex:commentExtensible w16cex:durableId="272CF906" w16cex:dateUtc="2022-11-26T19:43:00Z"/>
  <w16cex:commentExtensible w16cex:durableId="27210EBD" w16cex:dateUtc="2022-10-26T10:51:00Z"/>
  <w16cex:commentExtensible w16cex:durableId="27210EBC" w16cex:dateUtc="2022-10-26T10:51:00Z"/>
  <w16cex:commentExtensible w16cex:durableId="272DA61F" w16cex:dateUtc="2022-11-27T08:02:00Z"/>
  <w16cex:commentExtensible w16cex:durableId="27304553" w16cex:dateUtc="2022-11-29T07:46:00Z"/>
  <w16cex:commentExtensible w16cex:durableId="272DC5D3" w16cex:dateUtc="2022-11-27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F5CEF" w16cid:durableId="272EF161"/>
  <w16cid:commentId w16cid:paraId="173FAD4D" w16cid:durableId="272EFEB8"/>
  <w16cid:commentId w16cid:paraId="03AD82C6" w16cid:durableId="272CEC8C"/>
  <w16cid:commentId w16cid:paraId="4FC78457" w16cid:durableId="272F01F8"/>
  <w16cid:commentId w16cid:paraId="4D639AB3" w16cid:durableId="272F0E32"/>
  <w16cid:commentId w16cid:paraId="789BA651" w16cid:durableId="27177EC8"/>
  <w16cid:commentId w16cid:paraId="40E401FB" w16cid:durableId="272F9AFF"/>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0BAA0F6D" w16cid:durableId="27304E1D"/>
  <w16cid:commentId w16cid:paraId="48A82E7E" w16cid:durableId="272A3086"/>
  <w16cid:commentId w16cid:paraId="20D5A1AE" w16cid:durableId="2703ABC6"/>
  <w16cid:commentId w16cid:paraId="4C022DBE" w16cid:durableId="2703ABD5"/>
  <w16cid:commentId w16cid:paraId="1709963C" w16cid:durableId="272CF906"/>
  <w16cid:commentId w16cid:paraId="53F19045" w16cid:durableId="27210EBD"/>
  <w16cid:commentId w16cid:paraId="75388DF1" w16cid:durableId="27210EBC"/>
  <w16cid:commentId w16cid:paraId="7C7E7239" w16cid:durableId="272DA61F"/>
  <w16cid:commentId w16cid:paraId="1C9A07F6" w16cid:durableId="27304553"/>
  <w16cid:commentId w16cid:paraId="78D322D1" w16cid:durableId="272DC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97ACF" w14:textId="77777777" w:rsidR="000A5C23" w:rsidRDefault="000A5C23" w:rsidP="005F6ED0">
      <w:pPr>
        <w:spacing w:after="0" w:line="240" w:lineRule="auto"/>
      </w:pPr>
      <w:r>
        <w:separator/>
      </w:r>
    </w:p>
  </w:endnote>
  <w:endnote w:type="continuationSeparator" w:id="0">
    <w:p w14:paraId="1D8067D2" w14:textId="77777777" w:rsidR="000A5C23" w:rsidRDefault="000A5C23"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16BCA" w14:textId="77777777" w:rsidR="000A5C23" w:rsidRDefault="000A5C23" w:rsidP="005F6ED0">
      <w:pPr>
        <w:spacing w:after="0" w:line="240" w:lineRule="auto"/>
      </w:pPr>
      <w:r>
        <w:separator/>
      </w:r>
    </w:p>
  </w:footnote>
  <w:footnote w:type="continuationSeparator" w:id="0">
    <w:p w14:paraId="60950F4B" w14:textId="77777777" w:rsidR="000A5C23" w:rsidRDefault="000A5C23"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48DD71DE" w14:textId="7DA12B23" w:rsidR="00F268F7" w:rsidRPr="00F268F7" w:rsidRDefault="00F268F7">
      <w:pPr>
        <w:pStyle w:val="Fodnotetekst"/>
      </w:pPr>
      <w:r>
        <w:rPr>
          <w:rStyle w:val="Fodnotehenvisning"/>
        </w:rPr>
        <w:footnoteRef/>
      </w:r>
      <w:r>
        <w:t xml:space="preserve"> We do not see this as a problem, as we are mostly interested in the effects on unemployment.</w:t>
      </w:r>
    </w:p>
  </w:footnote>
  <w:footnote w:id="9">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0">
    <w:p w14:paraId="4BF42E35" w14:textId="60FD342A" w:rsidR="00F018CF" w:rsidRPr="005900D2" w:rsidRDefault="00F018CF">
      <w:pPr>
        <w:pStyle w:val="Fodnotetekst"/>
      </w:pPr>
      <w:r w:rsidRPr="00967F45">
        <w:rPr>
          <w:rStyle w:val="Fodnotehenvisning"/>
        </w:rPr>
        <w:footnoteRef/>
      </w:r>
      <w:r>
        <w:t xml:space="preserve"> </w:t>
      </w:r>
      <w:r>
        <w:rPr>
          <w:rStyle w:val="cf01"/>
        </w:rPr>
        <w:t>In this case the estimate is upward biased, as the shock does not affect the wages, therefor</w:t>
      </w:r>
      <w:r w:rsidR="00D969ED">
        <w:rPr>
          <w:rStyle w:val="cf01"/>
        </w:rPr>
        <w:t>e</w:t>
      </w:r>
      <w:r>
        <w:rPr>
          <w:rStyle w:val="cf01"/>
        </w:rPr>
        <w:t xml:space="preserve">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1">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2">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3">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4">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5">
    <w:p w14:paraId="68002DCE" w14:textId="797BA84B" w:rsidR="00C100EC" w:rsidRPr="005900D2" w:rsidRDefault="00C100EC">
      <w:pPr>
        <w:pStyle w:val="Fodnotetekst"/>
      </w:pPr>
      <w:r w:rsidRPr="00967F45">
        <w:rPr>
          <w:rStyle w:val="Fodnotehenvisning"/>
        </w:rPr>
        <w:footnoteRef/>
      </w:r>
      <w:r>
        <w:t xml:space="preserve"> A</w:t>
      </w:r>
      <w:r>
        <w:rPr>
          <w:rStyle w:val="cf01"/>
        </w:rPr>
        <w:t xml:space="preserve">s mentioned in section </w:t>
      </w:r>
      <w:r w:rsidR="008B719F">
        <w:rPr>
          <w:rStyle w:val="cf01"/>
        </w:rPr>
        <w:t xml:space="preserve">2 </w:t>
      </w:r>
      <w:r w:rsidR="008B719F" w:rsidRPr="00C100EC">
        <w:rPr>
          <w:rStyle w:val="cf01"/>
          <w:noProof/>
        </w:rPr>
        <w:t>Andersen et al</w:t>
      </w:r>
      <w:r w:rsidR="008B719F">
        <w:rPr>
          <w:rStyle w:val="cf01"/>
          <w:noProof/>
        </w:rPr>
        <w:t>.</w:t>
      </w:r>
      <w:r>
        <w:rPr>
          <w:rStyle w:val="cf01"/>
        </w:rPr>
        <w:t xml:space="preserve"> </w:t>
      </w:r>
      <w:r>
        <w:rPr>
          <w:rStyle w:val="cf01"/>
        </w:rPr>
        <w:fldChar w:fldCharType="begin" w:fldLock="1"/>
      </w:r>
      <w:r w:rsidR="008F77EC">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rStyle w:val="cf01"/>
        </w:rPr>
        <w:fldChar w:fldCharType="separate"/>
      </w:r>
      <w:r w:rsidR="008B719F" w:rsidRPr="008B719F">
        <w:rPr>
          <w:rStyle w:val="cf01"/>
          <w:noProof/>
        </w:rPr>
        <w:t>(2015)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6">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7">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8">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9">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0">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1">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2">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3">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4">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5">
    <w:p w14:paraId="6D77F73D" w14:textId="77777777" w:rsidR="00573A0D" w:rsidRPr="005900D2" w:rsidRDefault="00573A0D" w:rsidP="00573A0D">
      <w:pPr>
        <w:pStyle w:val="Fodnotetekst"/>
      </w:pPr>
      <w:r w:rsidRPr="000577BB">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6">
    <w:p w14:paraId="5E8C2973" w14:textId="733D634F" w:rsidR="008668D4" w:rsidRPr="005900D2" w:rsidRDefault="008668D4" w:rsidP="008668D4">
      <w:pPr>
        <w:pStyle w:val="Fodnotetekst"/>
      </w:pPr>
      <w:r w:rsidRPr="00967F45">
        <w:rPr>
          <w:rStyle w:val="Fodnotehenvisning"/>
        </w:rPr>
        <w:footnoteRef/>
      </w:r>
      <w:r>
        <w:t xml:space="preserve"> </w:t>
      </w:r>
      <w:r>
        <w:rPr>
          <w:rStyle w:val="cf01"/>
        </w:rPr>
        <w:t>As this is the estimated value for 2016</w:t>
      </w:r>
      <w:r w:rsidR="001F04BC">
        <w:rPr>
          <w:rStyle w:val="cf01"/>
        </w:rPr>
        <w:t>, where the suppressing of the state regulation rate started</w:t>
      </w:r>
      <w:r>
        <w:rPr>
          <w:rStyle w:val="cf01"/>
        </w:rPr>
        <w:t>.</w:t>
      </w:r>
    </w:p>
  </w:footnote>
  <w:footnote w:id="27">
    <w:p w14:paraId="64540479" w14:textId="3618ADFA" w:rsidR="001F04BC" w:rsidRPr="001F04BC" w:rsidRDefault="001F04BC">
      <w:pPr>
        <w:pStyle w:val="Fodnotetekst"/>
        <w:rPr>
          <w:lang w:val="da-DK"/>
        </w:rPr>
      </w:pPr>
      <w:r>
        <w:rPr>
          <w:rStyle w:val="Fodnotehenvisning"/>
        </w:rPr>
        <w:footnoteRef/>
      </w:r>
      <w:r>
        <w:t xml:space="preserve"> We use the value of 2016, as this is the year the suppressing of the state regulation percentage started.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5C23"/>
    <w:rsid w:val="000A6093"/>
    <w:rsid w:val="000A6F43"/>
    <w:rsid w:val="000B0204"/>
    <w:rsid w:val="000B3321"/>
    <w:rsid w:val="000B6CD9"/>
    <w:rsid w:val="000C24CF"/>
    <w:rsid w:val="000C2886"/>
    <w:rsid w:val="000C36D7"/>
    <w:rsid w:val="000C3E5C"/>
    <w:rsid w:val="000C5AE2"/>
    <w:rsid w:val="000C6735"/>
    <w:rsid w:val="000C6E64"/>
    <w:rsid w:val="000D24F2"/>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1117"/>
    <w:rsid w:val="00103347"/>
    <w:rsid w:val="001047AB"/>
    <w:rsid w:val="00104803"/>
    <w:rsid w:val="0010513A"/>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2A0"/>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D0A2F"/>
    <w:rsid w:val="001D2C97"/>
    <w:rsid w:val="001D4F86"/>
    <w:rsid w:val="001D5D5B"/>
    <w:rsid w:val="001E1981"/>
    <w:rsid w:val="001E2889"/>
    <w:rsid w:val="001E2E55"/>
    <w:rsid w:val="001E3AAB"/>
    <w:rsid w:val="001E5F77"/>
    <w:rsid w:val="001E66A8"/>
    <w:rsid w:val="001E73A2"/>
    <w:rsid w:val="001F04BC"/>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303A"/>
    <w:rsid w:val="00305E92"/>
    <w:rsid w:val="00305EB0"/>
    <w:rsid w:val="0030683A"/>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0753"/>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77F4C"/>
    <w:rsid w:val="003811BF"/>
    <w:rsid w:val="00384121"/>
    <w:rsid w:val="003856B0"/>
    <w:rsid w:val="00387278"/>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244DB"/>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6129"/>
    <w:rsid w:val="005575E8"/>
    <w:rsid w:val="00557A09"/>
    <w:rsid w:val="005607CC"/>
    <w:rsid w:val="00560ED3"/>
    <w:rsid w:val="00561448"/>
    <w:rsid w:val="005621CD"/>
    <w:rsid w:val="00564C1C"/>
    <w:rsid w:val="00564CAE"/>
    <w:rsid w:val="00565802"/>
    <w:rsid w:val="00567F47"/>
    <w:rsid w:val="00570056"/>
    <w:rsid w:val="00572960"/>
    <w:rsid w:val="00572A34"/>
    <w:rsid w:val="00572E99"/>
    <w:rsid w:val="00573A0D"/>
    <w:rsid w:val="00573D4F"/>
    <w:rsid w:val="0057540B"/>
    <w:rsid w:val="005754A1"/>
    <w:rsid w:val="005759A8"/>
    <w:rsid w:val="00577AEF"/>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225C"/>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2C40"/>
    <w:rsid w:val="006E4491"/>
    <w:rsid w:val="006E47C8"/>
    <w:rsid w:val="006E56C8"/>
    <w:rsid w:val="006F2C08"/>
    <w:rsid w:val="006F2CD4"/>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2AE4"/>
    <w:rsid w:val="007932B5"/>
    <w:rsid w:val="00794ED8"/>
    <w:rsid w:val="00794FD6"/>
    <w:rsid w:val="00795942"/>
    <w:rsid w:val="007969EC"/>
    <w:rsid w:val="007974B3"/>
    <w:rsid w:val="007A1018"/>
    <w:rsid w:val="007A200A"/>
    <w:rsid w:val="007A28D6"/>
    <w:rsid w:val="007A368B"/>
    <w:rsid w:val="007A3DA7"/>
    <w:rsid w:val="007A492E"/>
    <w:rsid w:val="007A59E1"/>
    <w:rsid w:val="007A68BD"/>
    <w:rsid w:val="007A6CD9"/>
    <w:rsid w:val="007B17B8"/>
    <w:rsid w:val="007B2804"/>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80080C"/>
    <w:rsid w:val="00800FEE"/>
    <w:rsid w:val="008054B1"/>
    <w:rsid w:val="00805A76"/>
    <w:rsid w:val="00805F2A"/>
    <w:rsid w:val="00806786"/>
    <w:rsid w:val="00806CA2"/>
    <w:rsid w:val="00807E9E"/>
    <w:rsid w:val="00810B0B"/>
    <w:rsid w:val="00812DCC"/>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93F"/>
    <w:rsid w:val="00927CE6"/>
    <w:rsid w:val="00930F4D"/>
    <w:rsid w:val="00933239"/>
    <w:rsid w:val="00933BEF"/>
    <w:rsid w:val="00934626"/>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1107"/>
    <w:rsid w:val="00D2140C"/>
    <w:rsid w:val="00D21A6E"/>
    <w:rsid w:val="00D22628"/>
    <w:rsid w:val="00D2272D"/>
    <w:rsid w:val="00D22845"/>
    <w:rsid w:val="00D22948"/>
    <w:rsid w:val="00D23556"/>
    <w:rsid w:val="00D2398E"/>
    <w:rsid w:val="00D242A7"/>
    <w:rsid w:val="00D27422"/>
    <w:rsid w:val="00D30DA3"/>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06B"/>
    <w:rsid w:val="00DF372B"/>
    <w:rsid w:val="00DF3A06"/>
    <w:rsid w:val="00DF450F"/>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7B5F"/>
    <w:rsid w:val="00E81755"/>
    <w:rsid w:val="00E83A4D"/>
    <w:rsid w:val="00E840E6"/>
    <w:rsid w:val="00E84765"/>
    <w:rsid w:val="00E861C4"/>
    <w:rsid w:val="00E87C76"/>
    <w:rsid w:val="00E917DD"/>
    <w:rsid w:val="00E94BBF"/>
    <w:rsid w:val="00E95DE7"/>
    <w:rsid w:val="00EA3CF1"/>
    <w:rsid w:val="00EA455C"/>
    <w:rsid w:val="00EA663C"/>
    <w:rsid w:val="00EA706C"/>
    <w:rsid w:val="00EB0D5D"/>
    <w:rsid w:val="00EB0F0A"/>
    <w:rsid w:val="00EB18A1"/>
    <w:rsid w:val="00EB209C"/>
    <w:rsid w:val="00EB504E"/>
    <w:rsid w:val="00EB54FF"/>
    <w:rsid w:val="00EB7CB3"/>
    <w:rsid w:val="00EC33AB"/>
    <w:rsid w:val="00EC578D"/>
    <w:rsid w:val="00EC5CB9"/>
    <w:rsid w:val="00ED06D9"/>
    <w:rsid w:val="00ED0C06"/>
    <w:rsid w:val="00ED3896"/>
    <w:rsid w:val="00ED38CE"/>
    <w:rsid w:val="00EE17FC"/>
    <w:rsid w:val="00EE180D"/>
    <w:rsid w:val="00EE677A"/>
    <w:rsid w:val="00EE6C6F"/>
    <w:rsid w:val="00EE7B67"/>
    <w:rsid w:val="00EE7EDF"/>
    <w:rsid w:val="00EF18D3"/>
    <w:rsid w:val="00EF24B6"/>
    <w:rsid w:val="00EF4E01"/>
    <w:rsid w:val="00EF56E5"/>
    <w:rsid w:val="00F00A78"/>
    <w:rsid w:val="00F010F8"/>
    <w:rsid w:val="00F018CF"/>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3D3C"/>
    <w:rsid w:val="00FD54F5"/>
    <w:rsid w:val="00FE0D65"/>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1929</TotalTime>
  <Pages>86</Pages>
  <Words>45693</Words>
  <Characters>260452</Characters>
  <Application>Microsoft Office Word</Application>
  <DocSecurity>0</DocSecurity>
  <Lines>2170</Lines>
  <Paragraphs>611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305534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112</cp:revision>
  <cp:lastPrinted>2022-11-19T12:43:00Z</cp:lastPrinted>
  <dcterms:created xsi:type="dcterms:W3CDTF">2022-11-25T10:56:00Z</dcterms:created>
  <dcterms:modified xsi:type="dcterms:W3CDTF">2022-11-29T12:12:00Z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