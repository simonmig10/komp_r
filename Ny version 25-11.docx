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5C65A9A5"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(Andersen &amp; Svarer,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D12B986" w:rsidR="00D75400" w:rsidRPr="00AB3D2F" w:rsidRDefault="008F5FCC" w:rsidP="00BF5E9C">
      <w:pPr>
        <w:spacing w:line="360" w:lineRule="auto"/>
        <w:rPr>
          <w:sz w:val="24"/>
          <w:szCs w:val="24"/>
        </w:rPr>
      </w:pPr>
      <w:r>
        <w:rPr>
          <w:sz w:val="24"/>
          <w:szCs w:val="24"/>
        </w:rPr>
        <w:t xml:space="preserve">As noted by </w:t>
      </w:r>
      <w:proofErr w:type="spellStart"/>
      <w:r>
        <w:rPr>
          <w:sz w:val="24"/>
          <w:szCs w:val="24"/>
        </w:rPr>
        <w:t>kongshøj</w:t>
      </w:r>
      <w:proofErr w:type="spellEnd"/>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Usually there is a fixed growth of 2%, but In 2016</w:t>
      </w:r>
      <w:r w:rsidR="00BF5E9C" w:rsidRPr="00AB3D2F">
        <w:rPr>
          <w:sz w:val="24"/>
          <w:szCs w:val="24"/>
        </w:rPr>
        <w:t xml:space="preserve"> </w:t>
      </w:r>
      <w:r w:rsidR="008C3E64">
        <w:rPr>
          <w:sz w:val="24"/>
          <w:szCs w:val="24"/>
        </w:rPr>
        <w:t>this was lowered by</w:t>
      </w:r>
      <w:r w:rsidR="00BF5E9C" w:rsidRPr="00AB3D2F">
        <w:rPr>
          <w:sz w:val="24"/>
          <w:szCs w:val="24"/>
        </w:rPr>
        <w:t xml:space="preserve"> 0.3 percent points,</w:t>
      </w:r>
      <w:r w:rsidR="00D22628" w:rsidRPr="00AB3D2F">
        <w:rPr>
          <w:sz w:val="24"/>
          <w:szCs w:val="24"/>
        </w:rPr>
        <w:t xml:space="preserve"> in </w:t>
      </w:r>
      <w:r w:rsidR="008C3E64">
        <w:rPr>
          <w:sz w:val="24"/>
          <w:szCs w:val="24"/>
        </w:rPr>
        <w:t>2017 by</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w:t>
      </w:r>
      <w:r w:rsidR="00D22628" w:rsidRPr="00AB3D2F">
        <w:rPr>
          <w:sz w:val="24"/>
          <w:szCs w:val="24"/>
        </w:rPr>
        <w:t xml:space="preserve"> </w:t>
      </w:r>
      <w:r w:rsidR="008C3E64">
        <w:rPr>
          <w:sz w:val="24"/>
          <w:szCs w:val="24"/>
        </w:rPr>
        <w:t>by</w:t>
      </w:r>
      <w:r w:rsidR="00BF5E9C" w:rsidRPr="00AB3D2F">
        <w:rPr>
          <w:sz w:val="24"/>
          <w:szCs w:val="24"/>
        </w:rPr>
        <w:t xml:space="preserve"> 0.75 percent points. </w:t>
      </w:r>
      <w:commentRangeStart w:id="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0"/>
      <w:r w:rsidR="00EA663C">
        <w:rPr>
          <w:rStyle w:val="Kommentarhenvisning"/>
        </w:rPr>
        <w:commentReference w:id="0"/>
      </w:r>
    </w:p>
    <w:p w14:paraId="075D15D0" w14:textId="0BE2BF6B" w:rsidR="009029C0" w:rsidRPr="00AB3D2F" w:rsidRDefault="008C3E64" w:rsidP="000360BB">
      <w:pPr>
        <w:spacing w:line="360" w:lineRule="auto"/>
        <w:rPr>
          <w:sz w:val="24"/>
          <w:szCs w:val="24"/>
        </w:rPr>
      </w:pPr>
      <w:commentRangeStart w:id="1"/>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evaluate the political regulation of suppressing the regulation of the maximum level of income insurance, in contrast to others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Pr>
          <w:sz w:val="24"/>
          <w:szCs w:val="24"/>
        </w:rPr>
        <w:t xml:space="preserve"> in our analysis</w:t>
      </w:r>
      <w:r w:rsidR="00AD3A32" w:rsidRPr="00AB3D2F">
        <w:rPr>
          <w:sz w:val="24"/>
          <w:szCs w:val="24"/>
        </w:rPr>
        <w:t xml:space="preserve">, </w:t>
      </w:r>
      <w:r w:rsidR="002316D6" w:rsidRPr="00AB3D2F">
        <w:rPr>
          <w:sz w:val="24"/>
          <w:szCs w:val="24"/>
        </w:rPr>
        <w:t xml:space="preserve">thereby </w:t>
      </w:r>
      <w:r>
        <w:rPr>
          <w:sz w:val="24"/>
          <w:szCs w:val="24"/>
        </w:rPr>
        <w:t>obtaining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 xml:space="preserve">other factors </w:t>
      </w:r>
      <w:r w:rsidR="00732969">
        <w:rPr>
          <w:sz w:val="24"/>
          <w:szCs w:val="24"/>
        </w:rPr>
        <w:lastRenderedPageBreak/>
        <w:t>influence our</w:t>
      </w:r>
      <w:r w:rsidR="004D5878" w:rsidRPr="00AB3D2F">
        <w:rPr>
          <w:sz w:val="24"/>
          <w:szCs w:val="24"/>
        </w:rPr>
        <w:t xml:space="preserve"> results. Second,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732969" w:rsidRPr="0089791B">
        <w:rPr>
          <w:sz w:val="24"/>
          <w:szCs w:val="24"/>
        </w:rPr>
        <w:t xml:space="preserve">To the best of our knowledge, we are the first to </w:t>
      </w:r>
      <w:r w:rsidR="0089791B" w:rsidRPr="0089791B">
        <w:rPr>
          <w:sz w:val="24"/>
          <w:szCs w:val="24"/>
        </w:rPr>
        <w:t xml:space="preserve">get an </w:t>
      </w:r>
      <w:r w:rsidR="00732969" w:rsidRPr="0089791B">
        <w:rPr>
          <w:sz w:val="24"/>
          <w:szCs w:val="24"/>
        </w:rPr>
        <w:t>estimate</w:t>
      </w:r>
      <w:r w:rsidR="0089791B" w:rsidRPr="0089791B">
        <w:rPr>
          <w:sz w:val="24"/>
          <w:szCs w:val="24"/>
        </w:rPr>
        <w:t xml:space="preserve"> of</w:t>
      </w:r>
      <w:r w:rsidR="00732969" w:rsidRPr="0089791B">
        <w:rPr>
          <w:sz w:val="24"/>
          <w:szCs w:val="24"/>
        </w:rPr>
        <w:t xml:space="preserve"> the total macro elasticity of the level of income insurance on unemployment benefits for Denmark</w:t>
      </w:r>
      <w:r w:rsidR="0089791B" w:rsidRPr="0089791B">
        <w:rPr>
          <w:sz w:val="24"/>
          <w:szCs w:val="24"/>
        </w:rPr>
        <w:t>. Also, 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elasticity of the macroeconomic effects isolated from the micro effects</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This allow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commentRangeEnd w:id="1"/>
      <w:r w:rsidR="00425124">
        <w:rPr>
          <w:rStyle w:val="Kommentarhenvisning"/>
        </w:rPr>
        <w:commentReference w:id="1"/>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2"/>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w:t>
      </w:r>
      <w:r w:rsidR="006D25A4" w:rsidRPr="00AB3D2F">
        <w:rPr>
          <w:sz w:val="24"/>
          <w:szCs w:val="24"/>
        </w:rPr>
        <w:lastRenderedPageBreak/>
        <w:t>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2"/>
      <w:r w:rsidR="005329C4">
        <w:rPr>
          <w:rStyle w:val="Kommentarhenvisning"/>
        </w:rPr>
        <w:commentReference w:id="2"/>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3" w:name="_Ref119913428"/>
      <w:r>
        <w:t>Section 2: Lit review</w:t>
      </w:r>
      <w:bookmarkEnd w:id="3"/>
    </w:p>
    <w:p w14:paraId="3D6E0714" w14:textId="41125D49" w:rsidR="00C30065" w:rsidRDefault="00C30065" w:rsidP="00C30065"/>
    <w:p w14:paraId="78919D3F" w14:textId="4E7C415D"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7777777" w:rsidR="00A22D11"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w:t>
      </w:r>
      <w:r w:rsidR="00C9325D" w:rsidRPr="00AB3D2F">
        <w:rPr>
          <w:sz w:val="24"/>
          <w:szCs w:val="24"/>
        </w:rPr>
        <w:lastRenderedPageBreak/>
        <w:t>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4401432A"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56C9CDE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 xml:space="preserve">the macroeconomic effects included by </w:t>
      </w:r>
      <w:r w:rsidR="00A22D11">
        <w:rPr>
          <w:sz w:val="24"/>
          <w:szCs w:val="24"/>
        </w:rPr>
        <w:fldChar w:fldCharType="begin" w:fldLock="1"/>
      </w:r>
      <w:r w:rsidR="00A22D1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A22D11">
        <w:rPr>
          <w:sz w:val="24"/>
          <w:szCs w:val="24"/>
        </w:rPr>
        <w:fldChar w:fldCharType="separate"/>
      </w:r>
      <w:r w:rsidR="00A22D11" w:rsidRPr="00A22D11">
        <w:rPr>
          <w:noProof/>
          <w:sz w:val="24"/>
          <w:szCs w:val="24"/>
        </w:rPr>
        <w:t>(Fredriksson &amp; Söderström, 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565D508E"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 </w:t>
      </w:r>
      <w:commentRangeStart w:id="4"/>
      <w:commentRangeStart w:id="5"/>
      <w:r w:rsidRPr="00AB3D2F">
        <w:rPr>
          <w:sz w:val="24"/>
          <w:szCs w:val="24"/>
        </w:rPr>
        <w:fldChar w:fldCharType="begin" w:fldLock="1"/>
      </w:r>
      <w:r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Pr="00AB3D2F">
        <w:rPr>
          <w:sz w:val="24"/>
          <w:szCs w:val="24"/>
        </w:rPr>
        <w:fldChar w:fldCharType="separate"/>
      </w:r>
      <w:r w:rsidRPr="00AB3D2F">
        <w:rPr>
          <w:noProof/>
          <w:sz w:val="24"/>
          <w:szCs w:val="24"/>
        </w:rPr>
        <w:t>(Stockhammer &amp; Lavoie, 2013)</w:t>
      </w:r>
      <w:r w:rsidRPr="00AB3D2F">
        <w:rPr>
          <w:sz w:val="24"/>
          <w:szCs w:val="24"/>
        </w:rPr>
        <w:fldChar w:fldCharType="end"/>
      </w:r>
      <w:commentRangeEnd w:id="4"/>
      <w:r>
        <w:rPr>
          <w:rStyle w:val="Kommentarhenvisning"/>
        </w:rPr>
        <w:commentReference w:id="4"/>
      </w:r>
      <w:commentRangeEnd w:id="5"/>
      <w:r>
        <w:rPr>
          <w:rStyle w:val="Kommentarhenvisning"/>
        </w:rPr>
        <w:commentReference w:id="5"/>
      </w:r>
      <w:r w:rsidRPr="00AB3D2F">
        <w:rPr>
          <w:sz w:val="24"/>
          <w:szCs w:val="24"/>
        </w:rPr>
        <w:t xml:space="preserve"> pro-labor distributional </w:t>
      </w:r>
      <w:r w:rsidRPr="00AB3D2F">
        <w:rPr>
          <w:sz w:val="24"/>
          <w:szCs w:val="24"/>
        </w:rPr>
        <w:lastRenderedPageBreak/>
        <w:t>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 if this expands the economy this is called a wage-led regime, on the other hand if this contracts the economy it indicates a profit-led regime. </w:t>
      </w:r>
    </w:p>
    <w:p w14:paraId="3BDAA0CC" w14:textId="2B8E38DF" w:rsidR="00A22D11"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demand</w:t>
      </w:r>
      <w:r w:rsidR="00CA2502" w:rsidRPr="00AB3D2F">
        <w:rPr>
          <w:sz w:val="24"/>
          <w:szCs w:val="24"/>
        </w:rPr>
        <w:t xml:space="preserve">. </w:t>
      </w:r>
      <w:r w:rsidR="00A22D11" w:rsidRPr="00AB3D2F">
        <w:rPr>
          <w:sz w:val="24"/>
          <w:szCs w:val="24"/>
        </w:rPr>
        <w:t xml:space="preserve">The demand channel suggests that changes in level of income insurance affect the level of aggregated demand and thereby the demand for employment. </w:t>
      </w:r>
      <w:r w:rsidR="00A22D11" w:rsidRPr="00AB3D2F">
        <w:rPr>
          <w:sz w:val="24"/>
          <w:szCs w:val="24"/>
        </w:rPr>
        <w:fldChar w:fldCharType="begin" w:fldLock="1"/>
      </w:r>
      <w:r w:rsidR="00A22D11"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A22D11" w:rsidRPr="00AB3D2F">
        <w:rPr>
          <w:sz w:val="24"/>
          <w:szCs w:val="24"/>
        </w:rPr>
        <w:fldChar w:fldCharType="separate"/>
      </w:r>
      <w:r w:rsidR="00A22D11" w:rsidRPr="00AB3D2F">
        <w:rPr>
          <w:noProof/>
          <w:sz w:val="24"/>
          <w:szCs w:val="24"/>
        </w:rPr>
        <w:t>(Byrialsen &amp; Raza, 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09707C8" w14:textId="2D124525" w:rsidR="003C4BAC" w:rsidRDefault="003C4BAC" w:rsidP="00884655">
      <w:pPr>
        <w:spacing w:line="360" w:lineRule="auto"/>
        <w:rPr>
          <w:sz w:val="24"/>
          <w:szCs w:val="24"/>
        </w:rPr>
      </w:pPr>
    </w:p>
    <w:p w14:paraId="3D1F5175" w14:textId="4D1D12E3" w:rsidR="003C4BAC" w:rsidRPr="00AB3D2F" w:rsidRDefault="00CB1B8E" w:rsidP="003C4BAC">
      <w:pPr>
        <w:spacing w:line="360" w:lineRule="auto"/>
        <w:rPr>
          <w:sz w:val="24"/>
          <w:szCs w:val="24"/>
        </w:rPr>
      </w:pPr>
      <w:r>
        <w:rPr>
          <w:sz w:val="24"/>
          <w:szCs w:val="24"/>
        </w:rPr>
        <w:t xml:space="preserve">Another effect is introduced by Andersen. Even though he argues that the </w:t>
      </w:r>
      <w:r w:rsidRPr="00A22D11">
        <w:rPr>
          <w:sz w:val="24"/>
          <w:szCs w:val="24"/>
          <w:highlight w:val="yellow"/>
        </w:rPr>
        <w:t>majority of the literature has been based on changes in the behavior of unemployed thereby not taking into account that the change in behavior could also affect the situation for other actors in the labor market</w:t>
      </w:r>
      <w:r>
        <w:rPr>
          <w:sz w:val="24"/>
          <w:szCs w:val="24"/>
        </w:rPr>
        <w:t>, they 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Pr>
          <w:sz w:val="24"/>
          <w:szCs w:val="24"/>
        </w:rPr>
        <w:t xml:space="preserve"> one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arguing that wages will affect the wage-share of the economy and depending on if the economy is wage-led or profit-led as discussed in </w:t>
      </w:r>
      <w:r w:rsidR="003C4BAC" w:rsidRPr="00AB3D2F">
        <w:rPr>
          <w:sz w:val="24"/>
          <w:szCs w:val="24"/>
        </w:rPr>
        <w:fldChar w:fldCharType="begin" w:fldLock="1"/>
      </w:r>
      <w:r w:rsidR="003C4BAC"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(Stockhammer &amp; Lavoie, 2013)</w:t>
      </w:r>
      <w:r w:rsidR="003C4BAC" w:rsidRPr="00AB3D2F">
        <w:rPr>
          <w:sz w:val="24"/>
          <w:szCs w:val="24"/>
        </w:rPr>
        <w:fldChar w:fldCharType="end"/>
      </w:r>
      <w:r w:rsidR="003C4BAC" w:rsidRPr="00AB3D2F">
        <w:rPr>
          <w:sz w:val="24"/>
          <w:szCs w:val="24"/>
        </w:rPr>
        <w:t xml:space="preserve"> 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3C4BAC" w:rsidRPr="00AB3D2F">
        <w:rPr>
          <w:sz w:val="24"/>
          <w:szCs w:val="24"/>
        </w:rPr>
        <w:fldChar w:fldCharType="begin" w:fldLock="1"/>
      </w:r>
      <w:r w:rsidR="003C4BAC"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(Lavoie &amp; Godley, 2012)</w:t>
      </w:r>
      <w:r w:rsidR="003C4BAC" w:rsidRPr="00AB3D2F">
        <w:rPr>
          <w:sz w:val="24"/>
          <w:szCs w:val="24"/>
        </w:rPr>
        <w:fldChar w:fldCharType="end"/>
      </w:r>
      <w:r w:rsidR="003C4BAC" w:rsidRPr="00AB3D2F">
        <w:rPr>
          <w:sz w:val="24"/>
          <w:szCs w:val="24"/>
        </w:rPr>
        <w:t xml:space="preserve">. </w:t>
      </w:r>
      <w:r w:rsidR="003C4BAC" w:rsidRPr="00AB3D2F">
        <w:rPr>
          <w:sz w:val="24"/>
          <w:szCs w:val="24"/>
        </w:rPr>
        <w:fldChar w:fldCharType="begin" w:fldLock="1"/>
      </w:r>
      <w:r w:rsidR="003C4BAC"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(Byrialsen &amp; Raza, 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t>
      </w:r>
      <w:r w:rsidR="003C4BAC" w:rsidRPr="00AB3D2F">
        <w:rPr>
          <w:sz w:val="24"/>
          <w:szCs w:val="24"/>
        </w:rPr>
        <w:lastRenderedPageBreak/>
        <w:t xml:space="preserve">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04386774" w14:textId="6E4F5619"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 xml:space="preserve">on how to explain the effect on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constraints.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presents the other alternative explanation to why an increase in the level of income insurance increases the period in which people are unemployed, 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w:t>
      </w:r>
      <w:r w:rsidRPr="00AB3D2F">
        <w:rPr>
          <w:sz w:val="24"/>
          <w:szCs w:val="24"/>
        </w:rPr>
        <w:lastRenderedPageBreak/>
        <w:t xml:space="preserve">costs of firing/quitting and finding a new employer/employed. This means that workers might not be in the job where they are maximizing their productivity, and reallocation of the working force could therefore lead to a higher output. </w:t>
      </w:r>
    </w:p>
    <w:p w14:paraId="39B1FD00" w14:textId="77777777"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77777777" w:rsidR="003C4BAC" w:rsidRPr="00AB3D2F" w:rsidRDefault="003C4BAC" w:rsidP="003C4BA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presents several studies, all indicating that a more generous income insurance program results in</w:t>
      </w:r>
      <w:r>
        <w:rPr>
          <w:sz w:val="24"/>
          <w:szCs w:val="24"/>
        </w:rPr>
        <w:t xml:space="preserve"> an</w:t>
      </w:r>
      <w:r w:rsidRPr="00AB3D2F">
        <w:rPr>
          <w:sz w:val="24"/>
          <w:szCs w:val="24"/>
        </w:rPr>
        <w:t xml:space="preserve"> extended unemployment period, approximately half of the studies find positive effects on the match-quality, the other half find no effects, and one study find</w:t>
      </w:r>
      <w:r>
        <w:rPr>
          <w:sz w:val="24"/>
          <w:szCs w:val="24"/>
        </w:rPr>
        <w:t>s</w:t>
      </w:r>
      <w:r w:rsidRPr="00AB3D2F">
        <w:rPr>
          <w:sz w:val="24"/>
          <w:szCs w:val="24"/>
        </w:rPr>
        <w:t xml:space="preserve"> significant negative effects. The majority of the studies only find evidence using changes in the income insurance period, and not the level of income insurance. </w:t>
      </w:r>
    </w:p>
    <w:p w14:paraId="74B1CFF7" w14:textId="20DC5FE4" w:rsidR="003C4BAC" w:rsidRPr="00AB3D2F" w:rsidRDefault="003C4BAC" w:rsidP="003C4BAC">
      <w:pPr>
        <w:spacing w:line="360" w:lineRule="auto"/>
        <w:rPr>
          <w:sz w:val="24"/>
          <w:szCs w:val="24"/>
        </w:rPr>
      </w:pPr>
      <w:commentRangeStart w:id="6"/>
      <w:r w:rsidRPr="00AB3D2F">
        <w:rPr>
          <w:sz w:val="24"/>
          <w:szCs w:val="24"/>
        </w:rPr>
        <w:t xml:space="preserve">A possible explanation for the weak empirical evidence is also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 </w:t>
      </w:r>
      <w:commentRangeEnd w:id="6"/>
      <w:r>
        <w:rPr>
          <w:rStyle w:val="Kommentarhenvisning"/>
        </w:rPr>
        <w:commentReference w:id="6"/>
      </w:r>
      <w:r w:rsidRPr="00AB3D2F">
        <w:rPr>
          <w:sz w:val="24"/>
          <w:szCs w:val="24"/>
        </w:rPr>
        <w:t>This may be capable of explaining the mixed empirical evidence for a channel existing between the level of income insurance and productivity.</w:t>
      </w:r>
    </w:p>
    <w:p w14:paraId="64841A15" w14:textId="5BAC80BE" w:rsidR="003C4BAC" w:rsidRPr="00AB3D2F" w:rsidRDefault="003C4BAC" w:rsidP="003C4BAC">
      <w:pPr>
        <w:spacing w:line="360" w:lineRule="auto"/>
        <w:rPr>
          <w:sz w:val="24"/>
          <w:szCs w:val="24"/>
        </w:rPr>
      </w:pPr>
      <w:r w:rsidRPr="00AB3D2F">
        <w:rPr>
          <w:sz w:val="24"/>
          <w:szCs w:val="24"/>
        </w:rPr>
        <w:t xml:space="preserve">Another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 as found in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5A2F7EB6" w:rsidR="003C4BAC" w:rsidRPr="00AB3D2F" w:rsidRDefault="003C4BAC" w:rsidP="003C4BAC">
      <w:pPr>
        <w:spacing w:line="360" w:lineRule="auto"/>
        <w:rPr>
          <w:sz w:val="24"/>
          <w:szCs w:val="24"/>
        </w:rPr>
      </w:pPr>
      <w:r w:rsidRPr="00AB3D2F">
        <w:rPr>
          <w:sz w:val="24"/>
          <w:szCs w:val="24"/>
        </w:rPr>
        <w:t xml:space="preserve">Lastly, as the income insurance program is not mandatory in Denmark, it is argued by </w:t>
      </w:r>
      <w:r w:rsidRPr="00AB3D2F">
        <w:rPr>
          <w:sz w:val="24"/>
          <w:szCs w:val="24"/>
        </w:rPr>
        <w:fldChar w:fldCharType="begin" w:fldLock="1"/>
      </w:r>
      <w:r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Pr="00AB3D2F">
        <w:rPr>
          <w:sz w:val="24"/>
          <w:szCs w:val="24"/>
        </w:rPr>
        <w:fldChar w:fldCharType="separate"/>
      </w:r>
      <w:r w:rsidRPr="00AB3D2F">
        <w:rPr>
          <w:noProof/>
          <w:sz w:val="24"/>
          <w:szCs w:val="24"/>
        </w:rPr>
        <w:t>(Aastrup, 2018; Fagbevægelsens Hovedorganisation, 2021; Jensen, 2021)</w:t>
      </w:r>
      <w:r w:rsidRPr="00AB3D2F">
        <w:rPr>
          <w:sz w:val="24"/>
          <w:szCs w:val="24"/>
        </w:rPr>
        <w:fldChar w:fldCharType="end"/>
      </w:r>
      <w:r w:rsidRPr="00AB3D2F">
        <w:rPr>
          <w:sz w:val="24"/>
          <w:szCs w:val="24"/>
        </w:rPr>
        <w:t xml:space="preserve"> that one should expect a lower </w:t>
      </w:r>
      <w:r w:rsidRPr="00AB3D2F">
        <w:rPr>
          <w:sz w:val="24"/>
          <w:szCs w:val="24"/>
        </w:rPr>
        <w:lastRenderedPageBreak/>
        <w:t>compensation rate to affect the insurance rate (The rate of workers being a member of the income insurance program)</w:t>
      </w:r>
      <w:r w:rsidR="00064052">
        <w:rPr>
          <w:sz w:val="24"/>
          <w:szCs w:val="24"/>
        </w:rPr>
        <w:t>.</w:t>
      </w:r>
      <w:r w:rsidRPr="00AB3D2F">
        <w:rPr>
          <w:sz w:val="24"/>
          <w:szCs w:val="24"/>
        </w:rPr>
        <w:t xml:space="preserve"> They find that in the same period as the fall in the compensation rate, the percentage of the working force being a member has dropped from 84% till 78% even though this period has included political adjustment intended to raise this percentage </w:t>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p>
    <w:p w14:paraId="30F36CD7" w14:textId="2BF6B5C2" w:rsidR="003C4BAC" w:rsidRPr="00AB3D2F" w:rsidRDefault="004173B8" w:rsidP="00884655">
      <w:pPr>
        <w:spacing w:line="360" w:lineRule="auto"/>
        <w:rPr>
          <w:sz w:val="24"/>
          <w:szCs w:val="24"/>
        </w:rPr>
      </w:pPr>
      <w:proofErr w:type="spellStart"/>
      <w:r>
        <w:rPr>
          <w:sz w:val="24"/>
          <w:szCs w:val="24"/>
        </w:rPr>
        <w:t>Afrunding</w:t>
      </w:r>
      <w:proofErr w:type="spellEnd"/>
      <w:r>
        <w:rPr>
          <w:sz w:val="24"/>
          <w:szCs w:val="24"/>
        </w:rPr>
        <w:t xml:space="preserve">: </w:t>
      </w:r>
    </w:p>
    <w:p w14:paraId="0759F200" w14:textId="44B20CCC" w:rsidR="00262F3F" w:rsidRDefault="00CF51F3" w:rsidP="00CF51F3">
      <w:pPr>
        <w:pStyle w:val="Overskrift1"/>
      </w:pPr>
      <w:bookmarkStart w:id="7" w:name="_Ref119913343"/>
      <w:r>
        <w:t>Section 3</w:t>
      </w:r>
      <w:bookmarkEnd w:id="7"/>
      <w:r w:rsidR="004E2D15">
        <w:t xml:space="preserve"> Description</w:t>
      </w:r>
    </w:p>
    <w:p w14:paraId="25A917D8" w14:textId="0B6B3974" w:rsidR="00CF51F3" w:rsidRDefault="00CF51F3" w:rsidP="00CF51F3"/>
    <w:p w14:paraId="37674E51" w14:textId="4515214F" w:rsidR="00F1397C"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5900D2">
        <w:rPr>
          <w:sz w:val="24"/>
          <w:szCs w:val="24"/>
        </w:rPr>
        <w:t>analyzing 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w:t>
      </w:r>
      <w:r w:rsidR="005900D2">
        <w:rPr>
          <w:sz w:val="24"/>
          <w:szCs w:val="24"/>
        </w:rPr>
        <w:t>s such a model will now be presented in the form of the Danish income insurance model</w:t>
      </w:r>
      <w:r w:rsidR="00215E94" w:rsidRPr="00AB3D2F">
        <w:rPr>
          <w:sz w:val="24"/>
          <w:szCs w:val="24"/>
        </w:rPr>
        <w:t>.</w:t>
      </w:r>
      <w:r w:rsidR="00DF5EAD" w:rsidRPr="00AB3D2F">
        <w:rPr>
          <w:sz w:val="24"/>
          <w:szCs w:val="24"/>
        </w:rPr>
        <w:t xml:space="preserve"> </w:t>
      </w:r>
      <w:r w:rsidR="005900D2">
        <w:rPr>
          <w:sz w:val="24"/>
          <w:szCs w:val="24"/>
        </w:rPr>
        <w:t>Before presenting the Danish income insurance model, we present a description of which factors in the Danish income insurance program that has led to the falling compensation rate.</w:t>
      </w:r>
    </w:p>
    <w:p w14:paraId="56AB9BB4" w14:textId="77777777" w:rsidR="005900D2" w:rsidRPr="005900D2" w:rsidRDefault="005900D2" w:rsidP="005900D2">
      <w:pPr>
        <w:spacing w:line="360" w:lineRule="auto"/>
        <w:rPr>
          <w:sz w:val="24"/>
          <w:szCs w:val="24"/>
        </w:rPr>
      </w:pPr>
    </w:p>
    <w:p w14:paraId="44DCE4C2" w14:textId="5A8B5358" w:rsidR="008F5FCC" w:rsidRDefault="008F5FCC" w:rsidP="008F5FCC">
      <w:pPr>
        <w:pStyle w:val="Overskrift2"/>
      </w:pPr>
      <w:r>
        <w:t xml:space="preserve">Denmark: </w:t>
      </w:r>
    </w:p>
    <w:p w14:paraId="2E094830" w14:textId="35231E86" w:rsidR="008F5FCC" w:rsidRDefault="008F5FCC" w:rsidP="008F5FCC"/>
    <w:commentRangeStart w:id="8"/>
    <w:p w14:paraId="005BCF66" w14:textId="59AB622C" w:rsidR="008F5FCC" w:rsidRPr="00AB3D2F" w:rsidRDefault="008F5FCC" w:rsidP="008F5FCC">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5900D2">
        <w:rPr>
          <w:sz w:val="24"/>
          <w:szCs w:val="24"/>
        </w:rPr>
        <w:t>argues that there</w:t>
      </w:r>
      <w:r w:rsidRPr="00AB3D2F">
        <w:rPr>
          <w:sz w:val="24"/>
          <w:szCs w:val="24"/>
        </w:rPr>
        <w:t xml:space="preserve"> being a deterioration of the income insurance program, thereby affecting the security elements of the Danish flexicurity model</w:t>
      </w:r>
      <w:r w:rsidR="005900D2">
        <w:rPr>
          <w:sz w:val="24"/>
          <w:szCs w:val="24"/>
        </w:rPr>
        <w:t xml:space="preserve"> presented in the introduction</w:t>
      </w:r>
      <w:r w:rsidRPr="00AB3D2F">
        <w:rPr>
          <w:sz w:val="24"/>
          <w:szCs w:val="24"/>
        </w:rPr>
        <w:t>. A result of the deteriorations of the income insurance program has been that the workers unions have demanded a higher dismissal protection, in form of allowances when going to unemployment on parts of the private labor market weakening the flexibility. Another aspect of the generosity of the income insurance program is the fact that being part of the program is not mandatory. This leads to an interesting aspect in which lower generosity leads to a lower attraction towards the program, leading to a decrease in the insurance rate, possibly harming the flexicurity model.</w:t>
      </w:r>
      <w:commentRangeEnd w:id="8"/>
      <w:r w:rsidR="00BC3C9E">
        <w:rPr>
          <w:rStyle w:val="Kommentarhenvisning"/>
        </w:rPr>
        <w:commentReference w:id="8"/>
      </w:r>
    </w:p>
    <w:p w14:paraId="6A8EB928" w14:textId="27AA6751" w:rsidR="008F5FCC" w:rsidRDefault="008F5FCC" w:rsidP="008F5FCC">
      <w:pPr>
        <w:spacing w:line="360" w:lineRule="auto"/>
        <w:rPr>
          <w:sz w:val="24"/>
          <w:szCs w:val="24"/>
        </w:rPr>
      </w:pPr>
      <w:r w:rsidRPr="00AB3D2F">
        <w:rPr>
          <w:sz w:val="24"/>
          <w:szCs w:val="24"/>
        </w:rPr>
        <w:lastRenderedPageBreak/>
        <w:t>Looking at the development of the generosity in Denmark over time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51D4EB90" w14:textId="28DFB7CD" w:rsidR="008F5FCC" w:rsidRPr="00AB3D2F" w:rsidRDefault="005900D2" w:rsidP="00BC3C9E">
      <w:pPr>
        <w:spacing w:line="360" w:lineRule="auto"/>
        <w:rPr>
          <w:sz w:val="24"/>
          <w:szCs w:val="24"/>
        </w:rPr>
      </w:pPr>
      <w:r>
        <w:rPr>
          <w:sz w:val="24"/>
          <w:szCs w:val="24"/>
        </w:rPr>
        <w:t xml:space="preserve">As presented in the introduction, a major contribution to the falling </w:t>
      </w:r>
      <w:r w:rsidR="00BC3C9E">
        <w:rPr>
          <w:sz w:val="24"/>
          <w:szCs w:val="24"/>
        </w:rPr>
        <w:t xml:space="preserve">compensation rate after 2016 is the political decision to suppress the regulation of the maximum level of income insurance, by subtracting up till 0.75% points from the state regulation percentage. Even though evaluating this political incentive is the main goal of this paper. Other regulations have contributed to the falling regulation rate, as we also observe that the fall in the compensation rate started many years before the decision from the tax reform of 2012 started in 2016. </w:t>
      </w:r>
    </w:p>
    <w:p w14:paraId="705DDF0F" w14:textId="5DF3C5CE" w:rsidR="008F5FCC" w:rsidRPr="00AB3D2F" w:rsidRDefault="008F5FCC" w:rsidP="008F5FCC">
      <w:pPr>
        <w:spacing w:line="360" w:lineRule="auto"/>
        <w:rPr>
          <w:sz w:val="24"/>
          <w:szCs w:val="24"/>
        </w:rPr>
      </w:pPr>
      <w:commentRangeStart w:id="9"/>
      <w:r w:rsidRPr="00AB3D2F">
        <w:rPr>
          <w:sz w:val="24"/>
          <w:szCs w:val="24"/>
        </w:rPr>
        <w:t xml:space="preserve">In 1995 the Danish ministry of finance legislated a yearly regulation of unemployment benefits </w:t>
      </w:r>
      <w:r w:rsidRPr="00AB3D2F">
        <w:rPr>
          <w:sz w:val="24"/>
          <w:szCs w:val="24"/>
        </w:rPr>
        <w:fldChar w:fldCharType="begin" w:fldLock="1"/>
      </w:r>
      <w:r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Pr="00AB3D2F">
        <w:rPr>
          <w:sz w:val="24"/>
          <w:szCs w:val="24"/>
        </w:rPr>
        <w:fldChar w:fldCharType="separate"/>
      </w:r>
      <w:r w:rsidRPr="00AB3D2F">
        <w:rPr>
          <w:noProof/>
          <w:sz w:val="24"/>
          <w:szCs w:val="24"/>
        </w:rPr>
        <w:t>(Nørgaard, 1995)</w:t>
      </w:r>
      <w:r w:rsidRPr="00AB3D2F">
        <w:rPr>
          <w:sz w:val="24"/>
          <w:szCs w:val="24"/>
        </w:rPr>
        <w:fldChar w:fldCharType="end"/>
      </w:r>
      <w:r>
        <w:rPr>
          <w:sz w:val="24"/>
          <w:szCs w:val="24"/>
        </w:rPr>
        <w:t xml:space="preserve">. </w:t>
      </w:r>
      <w:r w:rsidRPr="00AB3D2F">
        <w:rPr>
          <w:sz w:val="24"/>
          <w:szCs w:val="24"/>
        </w:rPr>
        <w:t xml:space="preserve">The regulation goes through the rate regulation percent which is set to equal 2% each year added by the rate adjustment percent. 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w:t>
      </w:r>
      <w:r w:rsidRPr="00AB3D2F">
        <w:rPr>
          <w:sz w:val="24"/>
          <w:szCs w:val="24"/>
        </w:rPr>
        <w:lastRenderedPageBreak/>
        <w:t xml:space="preserve">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Pr>
          <w:sz w:val="24"/>
          <w:szCs w:val="24"/>
        </w:rPr>
        <w:t>figure</w:t>
      </w:r>
      <w:r w:rsidRPr="00AB3D2F">
        <w:rPr>
          <w:sz w:val="24"/>
          <w:szCs w:val="24"/>
        </w:rPr>
        <w:t xml:space="preserve"> </w:t>
      </w:r>
      <w:r>
        <w:rPr>
          <w:sz w:val="24"/>
          <w:szCs w:val="24"/>
        </w:rPr>
        <w:fldChar w:fldCharType="begin"/>
      </w:r>
      <w:r>
        <w:rPr>
          <w:sz w:val="24"/>
          <w:szCs w:val="24"/>
        </w:rPr>
        <w:instrText xml:space="preserve"> REF _Ref119756084 \p \h </w:instrText>
      </w:r>
      <w:r>
        <w:rPr>
          <w:sz w:val="24"/>
          <w:szCs w:val="24"/>
        </w:rPr>
      </w:r>
      <w:r>
        <w:rPr>
          <w:sz w:val="24"/>
          <w:szCs w:val="24"/>
        </w:rPr>
        <w:fldChar w:fldCharType="separate"/>
      </w:r>
      <w:r>
        <w:rPr>
          <w:sz w:val="24"/>
          <w:szCs w:val="24"/>
        </w:rPr>
        <w:t>below</w:t>
      </w:r>
      <w:r>
        <w:rPr>
          <w:sz w:val="24"/>
          <w:szCs w:val="24"/>
        </w:rPr>
        <w:fldChar w:fldCharType="end"/>
      </w:r>
      <w:r>
        <w:rPr>
          <w:sz w:val="24"/>
          <w:szCs w:val="24"/>
        </w:rPr>
        <w:t xml:space="preserve"> </w:t>
      </w:r>
      <w:r w:rsidRPr="00AB3D2F">
        <w:rPr>
          <w:sz w:val="24"/>
          <w:szCs w:val="24"/>
        </w:rPr>
        <w:t xml:space="preserve">gives an idea of how often the wage has increased by more than two percent. </w:t>
      </w:r>
      <w:commentRangeEnd w:id="9"/>
      <w:r w:rsidR="00BC3C9E">
        <w:rPr>
          <w:rStyle w:val="Kommentarhenvisning"/>
        </w:rPr>
        <w:commentReference w:id="9"/>
      </w:r>
    </w:p>
    <w:p w14:paraId="5C433251" w14:textId="77777777" w:rsidR="008F5FCC" w:rsidRDefault="008F5FCC" w:rsidP="008F5FCC">
      <w:pPr>
        <w:pStyle w:val="Billedtekst"/>
        <w:keepNext/>
      </w:pPr>
      <w:r>
        <w:t xml:space="preserve">Figure </w:t>
      </w:r>
      <w:fldSimple w:instr=" SEQ Figure \* ARABIC ">
        <w:r>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77777777" w:rsidR="008F5FCC" w:rsidRPr="00AB3D2F" w:rsidRDefault="008F5FCC" w:rsidP="008F5FCC">
      <w:pPr>
        <w:spacing w:line="360" w:lineRule="auto"/>
        <w:rPr>
          <w:sz w:val="24"/>
          <w:szCs w:val="24"/>
        </w:rPr>
      </w:pPr>
    </w:p>
    <w:p w14:paraId="77FE9F9F" w14:textId="5500F8AC" w:rsidR="008F5FCC" w:rsidRDefault="008F5FCC" w:rsidP="008F5FCC">
      <w:pPr>
        <w:spacing w:line="360" w:lineRule="auto"/>
        <w:rPr>
          <w:sz w:val="24"/>
          <w:szCs w:val="24"/>
        </w:rPr>
      </w:pPr>
      <w:r w:rsidRPr="00AB3D2F">
        <w:rPr>
          <w:sz w:val="24"/>
          <w:szCs w:val="24"/>
        </w:rPr>
        <w:t xml:space="preserve">Other studies discuss whether a third reason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lives. </w:t>
      </w:r>
      <w:r w:rsidRPr="00AB3D2F">
        <w:rPr>
          <w:sz w:val="24"/>
          <w:szCs w:val="24"/>
        </w:rPr>
        <w:br/>
      </w:r>
      <w:r w:rsidRPr="00AB3D2F">
        <w:rPr>
          <w:sz w:val="24"/>
          <w:szCs w:val="24"/>
        </w:rPr>
        <w:lastRenderedPageBreak/>
        <w:t xml:space="preserve">This third effect is not included in the graph showing the compensation over time but including this effect should up the rate of decrease and thereby make the fall in the compensation rate even larger over time. </w:t>
      </w:r>
      <w:commentRangeStart w:id="10"/>
      <w:r w:rsidRPr="00AB3D2F">
        <w:rPr>
          <w:sz w:val="24"/>
          <w:szCs w:val="24"/>
        </w:rPr>
        <w:t xml:space="preserve">The worker insurance started in the 1960s paying 0.9% of the wage, but over time this percentage has increased hitting 12% in 2010, where it has mostly stayed fixed. </w:t>
      </w:r>
      <w:r w:rsidRPr="00AB3D2F">
        <w:rPr>
          <w:sz w:val="24"/>
          <w:szCs w:val="24"/>
        </w:rPr>
        <w:fldChar w:fldCharType="begin" w:fldLock="1"/>
      </w:r>
      <w:r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AB3D2F">
        <w:rPr>
          <w:sz w:val="24"/>
          <w:szCs w:val="24"/>
        </w:rPr>
        <w:fldChar w:fldCharType="separate"/>
      </w:r>
      <w:r w:rsidRPr="00AB3D2F">
        <w:rPr>
          <w:noProof/>
          <w:sz w:val="24"/>
          <w:szCs w:val="24"/>
        </w:rPr>
        <w:t>(Finansministeriet, 2017)</w:t>
      </w:r>
      <w:r w:rsidRPr="00AB3D2F">
        <w:rPr>
          <w:sz w:val="24"/>
          <w:szCs w:val="24"/>
        </w:rPr>
        <w:fldChar w:fldCharType="end"/>
      </w:r>
      <w:commentRangeEnd w:id="10"/>
      <w:r w:rsidR="00FF7284">
        <w:rPr>
          <w:rStyle w:val="Kommentarhenvisning"/>
        </w:rPr>
        <w:commentReference w:id="10"/>
      </w:r>
    </w:p>
    <w:p w14:paraId="3E3E8100" w14:textId="0F48265B"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(Dagpengekommissionens sekretariat, 2015)</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A more recent decision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 xml:space="preserve">Neither will they have any effect on the results found in this paper. </w:t>
      </w:r>
    </w:p>
    <w:p w14:paraId="4AA00D18" w14:textId="44AB214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xml:space="preserve">. The large debate led to a commission set down by the Danish Ministry of employment (IS-commission). The goal was to analyze changes to the income insurance program in Denmark, which in 2015 led to the income insurance model, the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were not correctly estimated. But most importantly they argued that the important macroeconomic effects were missing in the model. </w:t>
      </w:r>
      <w:r>
        <w:rPr>
          <w:sz w:val="24"/>
          <w:szCs w:val="24"/>
        </w:rPr>
        <w:t xml:space="preserve">In the following subsection we take a closer look at the dynamics of the income insurance model, as well as the critics facing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2"/>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1"/>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1"/>
      <w:r w:rsidR="00360517" w:rsidRPr="00AB3D2F">
        <w:rPr>
          <w:rStyle w:val="Kommentarhenvisning"/>
          <w:sz w:val="24"/>
          <w:szCs w:val="24"/>
        </w:rPr>
        <w:commentReference w:id="11"/>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w:t>
      </w:r>
      <w:r w:rsidR="005607CC" w:rsidRPr="00AB3D2F">
        <w:rPr>
          <w:sz w:val="24"/>
          <w:szCs w:val="24"/>
        </w:rPr>
        <w:lastRenderedPageBreak/>
        <w:t xml:space="preserve">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3"/>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w:t>
      </w:r>
      <w:r>
        <w:rPr>
          <w:sz w:val="24"/>
          <w:szCs w:val="24"/>
        </w:rPr>
        <w:lastRenderedPageBreak/>
        <w:t xml:space="preserve">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2"/>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2"/>
      <w:r w:rsidR="00360517" w:rsidRPr="00AB3D2F">
        <w:rPr>
          <w:rStyle w:val="Kommentarhenvisning"/>
          <w:sz w:val="24"/>
          <w:szCs w:val="24"/>
        </w:rPr>
        <w:commentReference w:id="12"/>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46EA6A9C" w:rsidR="00C92956"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 xml:space="preserve">towards including aggregated effects of income insurance, </w:t>
      </w:r>
      <w:r w:rsidRPr="00AB3D2F">
        <w:rPr>
          <w:sz w:val="24"/>
          <w:szCs w:val="24"/>
        </w:rPr>
        <w:lastRenderedPageBreak/>
        <w:t>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2A08CBA6" w14:textId="2E796524" w:rsidR="00017C4E" w:rsidRDefault="00017C4E" w:rsidP="004D12B6">
      <w:pPr>
        <w:spacing w:line="360" w:lineRule="auto"/>
        <w:rPr>
          <w:sz w:val="24"/>
          <w:szCs w:val="24"/>
        </w:rPr>
      </w:pPr>
    </w:p>
    <w:p w14:paraId="19CF8B1F" w14:textId="77777777" w:rsidR="00017C4E" w:rsidRPr="00AB3D2F" w:rsidRDefault="00017C4E" w:rsidP="00017C4E">
      <w:pPr>
        <w:spacing w:line="360" w:lineRule="auto"/>
        <w:rPr>
          <w:sz w:val="24"/>
          <w:szCs w:val="24"/>
        </w:rPr>
      </w:pPr>
      <w:r w:rsidRPr="00017C4E">
        <w:rPr>
          <w:sz w:val="24"/>
          <w:szCs w:val="24"/>
          <w:highlight w:val="yellow"/>
        </w:rPr>
        <w:fldChar w:fldCharType="begin" w:fldLock="1"/>
      </w:r>
      <w:r w:rsidRPr="00017C4E">
        <w:rPr>
          <w:sz w:val="24"/>
          <w:szCs w:val="24"/>
          <w:highlight w:val="yellow"/>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017C4E">
        <w:rPr>
          <w:sz w:val="24"/>
          <w:szCs w:val="24"/>
          <w:highlight w:val="yellow"/>
        </w:rPr>
        <w:fldChar w:fldCharType="separate"/>
      </w:r>
      <w:r w:rsidRPr="00017C4E">
        <w:rPr>
          <w:noProof/>
          <w:sz w:val="24"/>
          <w:szCs w:val="24"/>
          <w:highlight w:val="yellow"/>
        </w:rPr>
        <w:t>(Jensen, 2021)</w:t>
      </w:r>
      <w:r w:rsidRPr="00017C4E">
        <w:rPr>
          <w:sz w:val="24"/>
          <w:szCs w:val="24"/>
          <w:highlight w:val="yellow"/>
        </w:rPr>
        <w:fldChar w:fldCharType="end"/>
      </w:r>
      <w:r w:rsidRPr="00017C4E">
        <w:rPr>
          <w:sz w:val="24"/>
          <w:szCs w:val="24"/>
          <w:highlight w:val="yellow"/>
        </w:rPr>
        <w:t xml:space="preserve"> a</w:t>
      </w:r>
      <w:r w:rsidRPr="00AB3D2F">
        <w:rPr>
          <w:sz w:val="24"/>
          <w:szCs w:val="24"/>
        </w:rPr>
        <w:t xml:space="preserve">rgues that the behavioral effects (explained above) used to estimating the costs of an increase in the level of income insurance is miss leading. Especially they argue that the IS-commission 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also themselves states that there is very low empirical evidence for this effect even existing.</w:t>
      </w:r>
      <w:r w:rsidRPr="00AB3D2F">
        <w:rPr>
          <w:sz w:val="24"/>
          <w:szCs w:val="24"/>
        </w:rPr>
        <w:br/>
      </w:r>
      <w:r w:rsidRPr="00AB3D2F">
        <w:rPr>
          <w:sz w:val="24"/>
          <w:szCs w:val="24"/>
        </w:rPr>
        <w:fldChar w:fldCharType="begin" w:fldLock="1"/>
      </w:r>
      <w:r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4A18DB30" w14:textId="77777777" w:rsidR="00017C4E" w:rsidRPr="00AB3D2F" w:rsidRDefault="00017C4E" w:rsidP="00017C4E">
      <w:pPr>
        <w:spacing w:line="360" w:lineRule="auto"/>
        <w:rPr>
          <w:sz w:val="24"/>
          <w:szCs w:val="24"/>
        </w:rPr>
      </w:pPr>
      <w:r w:rsidRPr="00AB3D2F">
        <w:rPr>
          <w:sz w:val="24"/>
          <w:szCs w:val="24"/>
        </w:rPr>
        <w:t xml:space="preserve">More recently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369D9063" w14:textId="77777777" w:rsidR="00017C4E" w:rsidRPr="00AB3D2F" w:rsidRDefault="00017C4E" w:rsidP="00017C4E">
      <w:pPr>
        <w:spacing w:line="360" w:lineRule="auto"/>
        <w:rPr>
          <w:sz w:val="24"/>
          <w:szCs w:val="24"/>
        </w:rPr>
      </w:pPr>
      <w:r w:rsidRPr="00AB3D2F">
        <w:rPr>
          <w:sz w:val="24"/>
          <w:szCs w:val="24"/>
        </w:rPr>
        <w:t xml:space="preserve">The effect included by the commission, is that people in terminated positions will experience a higher exit rate when lowering the level of income insurance, thereby more people will go into employment before joining the income insurance program. The three other effects that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argues should be added into the model are the following: </w:t>
      </w:r>
    </w:p>
    <w:p w14:paraId="55B8F889" w14:textId="77777777" w:rsidR="00017C4E" w:rsidRPr="00AB3D2F" w:rsidRDefault="00017C4E" w:rsidP="00017C4E">
      <w:pPr>
        <w:spacing w:line="360" w:lineRule="auto"/>
        <w:rPr>
          <w:sz w:val="24"/>
          <w:szCs w:val="24"/>
        </w:rPr>
      </w:pPr>
      <w:r w:rsidRPr="00AB3D2F">
        <w:rPr>
          <w:sz w:val="24"/>
          <w:szCs w:val="24"/>
        </w:rPr>
        <w:t xml:space="preserve">First,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3423800E" w14:textId="77777777" w:rsidR="00017C4E" w:rsidRPr="00AB3D2F" w:rsidRDefault="00017C4E" w:rsidP="00017C4E">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which will be discussed in section 3. </w:t>
      </w:r>
    </w:p>
    <w:p w14:paraId="50F45C39" w14:textId="77777777" w:rsidR="00017C4E" w:rsidRPr="00AB3D2F" w:rsidRDefault="00017C4E" w:rsidP="00017C4E">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As will be seen in the next section, newer literature will be presented having a larger focus of the aggregate effects of changes in the income insurance program. Before presenting this newer literature, we will give a more detailed description of the income insurance model build by the IS-commission, as the result of this model gives an idea of the micro elasticity of income insurance on unemployment for Denmark. </w:t>
      </w:r>
    </w:p>
    <w:p w14:paraId="4982C6F4" w14:textId="77777777" w:rsidR="00017C4E" w:rsidRPr="008F5FCC" w:rsidRDefault="00017C4E" w:rsidP="00017C4E"/>
    <w:p w14:paraId="0229D4A6" w14:textId="77777777" w:rsidR="00017C4E" w:rsidRPr="00AB3D2F" w:rsidRDefault="00017C4E" w:rsidP="004D12B6">
      <w:pPr>
        <w:spacing w:line="360" w:lineRule="auto"/>
        <w:rPr>
          <w:sz w:val="24"/>
          <w:szCs w:val="24"/>
        </w:rPr>
      </w:pPr>
    </w:p>
    <w:p w14:paraId="6B0ECDA4" w14:textId="2DF7A867" w:rsidR="004D12B6" w:rsidRDefault="001138F6" w:rsidP="004D12B6">
      <w:pPr>
        <w:pStyle w:val="Overskrift2"/>
      </w:pPr>
      <w:commentRangeStart w:id="13"/>
      <w:commentRangeStart w:id="14"/>
      <w:commentRangeStart w:id="15"/>
      <w:r>
        <w:t>Macroeconomic effects</w:t>
      </w:r>
      <w:commentRangeEnd w:id="13"/>
      <w:r w:rsidR="00C66184">
        <w:rPr>
          <w:rStyle w:val="Kommentarhenvisning"/>
          <w:rFonts w:asciiTheme="minorHAnsi" w:eastAsiaTheme="minorHAnsi" w:hAnsiTheme="minorHAnsi" w:cstheme="minorBidi"/>
          <w:color w:val="auto"/>
        </w:rPr>
        <w:commentReference w:id="13"/>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p>
    <w:p w14:paraId="27C3D981" w14:textId="1421E51C" w:rsidR="00E33DD6" w:rsidRDefault="00E33DD6" w:rsidP="004D12B6"/>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 xml:space="preserve">in the model and later focus on the equation </w:t>
      </w:r>
      <w:r w:rsidR="000D7CF7">
        <w:rPr>
          <w:sz w:val="24"/>
          <w:szCs w:val="24"/>
        </w:rPr>
        <w:lastRenderedPageBreak/>
        <w:t>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6"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6"/>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4"/>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5"/>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7" w:name="_Ref119756235"/>
      <w:r>
        <w:t xml:space="preserve">Figure </w:t>
      </w:r>
      <w:fldSimple w:instr=" SEQ Figure \* ARABIC ">
        <w:r w:rsidR="007C0476">
          <w:rPr>
            <w:noProof/>
          </w:rPr>
          <w:t>4</w:t>
        </w:r>
      </w:fldSimple>
      <w:bookmarkEnd w:id="17"/>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18"/>
      <w:commentRangeStart w:id="19"/>
      <w:commentRangeStart w:id="2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w:t>
      </w:r>
      <w:r w:rsidR="0078484D" w:rsidRPr="00AC0541">
        <w:rPr>
          <w:sz w:val="24"/>
          <w:szCs w:val="24"/>
        </w:rPr>
        <w:lastRenderedPageBreak/>
        <w:t xml:space="preserve">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18"/>
      <w:r w:rsidR="003C0301">
        <w:rPr>
          <w:rStyle w:val="Kommentarhenvisning"/>
        </w:rPr>
        <w:commentReference w:id="18"/>
      </w:r>
      <w:commentRangeEnd w:id="19"/>
      <w:r w:rsidR="003C0301">
        <w:rPr>
          <w:rStyle w:val="Kommentarhenvisning"/>
        </w:rPr>
        <w:commentReference w:id="19"/>
      </w:r>
      <w:commentRangeEnd w:id="20"/>
      <w:r w:rsidR="000876FC">
        <w:rPr>
          <w:rStyle w:val="Kommentarhenvisning"/>
        </w:rPr>
        <w:commentReference w:id="2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6"/>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Pr="00934626">
        <w:rPr>
          <w:sz w:val="24"/>
          <w:szCs w:val="24"/>
        </w:rPr>
        <w:lastRenderedPageBreak/>
        <w:t>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7"/>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1" w:name="_Ref119756278"/>
      <w:r>
        <w:t xml:space="preserve">Figure </w:t>
      </w:r>
      <w:fldSimple w:instr=" SEQ Figure \* ARABIC ">
        <w:r w:rsidR="007C0476">
          <w:rPr>
            <w:noProof/>
          </w:rPr>
          <w:t>5</w:t>
        </w:r>
      </w:fldSimple>
      <w:bookmarkEnd w:id="21"/>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w:t>
      </w:r>
      <w:r w:rsidR="00C04F99" w:rsidRPr="00AC0541">
        <w:rPr>
          <w:sz w:val="24"/>
          <w:szCs w:val="24"/>
        </w:rPr>
        <w:lastRenderedPageBreak/>
        <w:t xml:space="preserve">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lastRenderedPageBreak/>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2"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2"/>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3"/>
      <w:r w:rsidR="001A7BAE" w:rsidRPr="00AC0541">
        <w:rPr>
          <w:sz w:val="24"/>
          <w:szCs w:val="24"/>
        </w:rPr>
        <w:t>wages</w:t>
      </w:r>
      <w:commentRangeEnd w:id="23"/>
      <w:r w:rsidR="00BF11E0" w:rsidRPr="00AC0541">
        <w:rPr>
          <w:rStyle w:val="Kommentarhenvisning"/>
          <w:sz w:val="24"/>
          <w:szCs w:val="24"/>
        </w:rPr>
        <w:commentReference w:id="23"/>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4"/>
      <w:commentRangeStart w:id="25"/>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4"/>
      <w:r w:rsidR="00D74D8E" w:rsidRPr="00AC0541">
        <w:rPr>
          <w:rStyle w:val="Kommentarhenvisning"/>
          <w:sz w:val="24"/>
          <w:szCs w:val="24"/>
        </w:rPr>
        <w:commentReference w:id="24"/>
      </w:r>
      <w:commentRangeEnd w:id="25"/>
      <w:r w:rsidR="009705F4" w:rsidRPr="00AC0541">
        <w:rPr>
          <w:rStyle w:val="Kommentarhenvisning"/>
          <w:sz w:val="24"/>
          <w:szCs w:val="24"/>
        </w:rPr>
        <w:commentReference w:id="25"/>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6"/>
      <w:commentRangeStart w:id="27"/>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6"/>
      <w:commentRangeEnd w:id="27"/>
      <w:r w:rsidR="00D74D8E" w:rsidRPr="00AC0541">
        <w:rPr>
          <w:rStyle w:val="Kommentarhenvisning"/>
          <w:sz w:val="24"/>
          <w:szCs w:val="24"/>
        </w:rPr>
        <w:commentReference w:id="26"/>
      </w:r>
      <w:r w:rsidR="0075087B" w:rsidRPr="00AC0541">
        <w:rPr>
          <w:rStyle w:val="Kommentarhenvisning"/>
          <w:sz w:val="24"/>
          <w:szCs w:val="24"/>
        </w:rPr>
        <w:commentReference w:id="27"/>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8"/>
      </w:r>
      <w:r w:rsidR="008E3678">
        <w:rPr>
          <w:sz w:val="24"/>
          <w:szCs w:val="24"/>
        </w:rPr>
        <w:t xml:space="preserve">.  </w:t>
      </w:r>
      <w:commentRangeStart w:id="28"/>
      <w:commentRangeStart w:id="29"/>
      <w:commentRangeStart w:id="30"/>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8"/>
      <w:r w:rsidR="00D74D8E" w:rsidRPr="00AC0541">
        <w:rPr>
          <w:rStyle w:val="Kommentarhenvisning"/>
          <w:sz w:val="24"/>
          <w:szCs w:val="24"/>
        </w:rPr>
        <w:commentReference w:id="28"/>
      </w:r>
      <w:commentRangeEnd w:id="29"/>
      <w:r w:rsidR="008E3678">
        <w:rPr>
          <w:rStyle w:val="Kommentarhenvisning"/>
        </w:rPr>
        <w:commentReference w:id="29"/>
      </w:r>
      <w:commentRangeEnd w:id="30"/>
      <w:r w:rsidR="00904699">
        <w:rPr>
          <w:rStyle w:val="Kommentarhenvisning"/>
        </w:rPr>
        <w:commentReference w:id="30"/>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1"/>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1"/>
      <w:r w:rsidR="00EB209C" w:rsidRPr="00AC0541">
        <w:rPr>
          <w:rStyle w:val="Kommentarhenvisning"/>
          <w:sz w:val="24"/>
          <w:szCs w:val="24"/>
        </w:rPr>
        <w:commentReference w:id="31"/>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2"/>
      <w:commentRangeStart w:id="33"/>
      <w:commentRangeStart w:id="34"/>
      <w:commentRangeStart w:id="35"/>
      <w:r w:rsidRPr="00AC0541">
        <w:rPr>
          <w:sz w:val="24"/>
          <w:szCs w:val="24"/>
        </w:rPr>
        <w:t xml:space="preserve">approximately 150 </w:t>
      </w:r>
      <w:commentRangeEnd w:id="32"/>
      <w:r w:rsidR="00A36179" w:rsidRPr="00AC0541">
        <w:rPr>
          <w:rStyle w:val="Kommentarhenvisning"/>
          <w:sz w:val="24"/>
          <w:szCs w:val="24"/>
        </w:rPr>
        <w:commentReference w:id="32"/>
      </w:r>
      <w:commentRangeEnd w:id="33"/>
      <w:r w:rsidR="00617DDD">
        <w:rPr>
          <w:rStyle w:val="Kommentarhenvisning"/>
        </w:rPr>
        <w:commentReference w:id="33"/>
      </w:r>
      <w:commentRangeEnd w:id="34"/>
      <w:r w:rsidR="00724E4C">
        <w:rPr>
          <w:rStyle w:val="Kommentarhenvisning"/>
        </w:rPr>
        <w:commentReference w:id="34"/>
      </w:r>
      <w:commentRangeEnd w:id="35"/>
      <w:r w:rsidR="009042A8">
        <w:rPr>
          <w:rStyle w:val="Kommentarhenvisning"/>
        </w:rPr>
        <w:commentReference w:id="35"/>
      </w:r>
      <w:r w:rsidRPr="00AC0541">
        <w:rPr>
          <w:sz w:val="24"/>
          <w:szCs w:val="24"/>
        </w:rPr>
        <w:t xml:space="preserve">people in this </w:t>
      </w:r>
      <w:commentRangeStart w:id="36"/>
      <w:r w:rsidRPr="00AC0541">
        <w:rPr>
          <w:sz w:val="24"/>
          <w:szCs w:val="24"/>
        </w:rPr>
        <w:t>scenario</w:t>
      </w:r>
      <w:r w:rsidR="00845283" w:rsidRPr="00967F45">
        <w:rPr>
          <w:rStyle w:val="Fodnotehenvisning"/>
        </w:rPr>
        <w:footnoteReference w:id="11"/>
      </w:r>
      <w:r w:rsidRPr="00AC0541">
        <w:rPr>
          <w:sz w:val="24"/>
          <w:szCs w:val="24"/>
        </w:rPr>
        <w:t xml:space="preserve">. In </w:t>
      </w:r>
      <w:commentRangeEnd w:id="36"/>
      <w:r w:rsidR="00BD4800">
        <w:rPr>
          <w:rStyle w:val="Kommentarhenvisning"/>
        </w:rPr>
        <w:commentReference w:id="36"/>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7" w:name="_Ref119913315"/>
      <w:r>
        <w:t xml:space="preserve">Section 5: </w:t>
      </w:r>
      <w:r w:rsidR="00BF3FA4">
        <w:t>Discussion</w:t>
      </w:r>
      <w:bookmarkEnd w:id="37"/>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4"/>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8"/>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8"/>
      <w:r w:rsidR="00BD4800" w:rsidRPr="0027369B">
        <w:rPr>
          <w:rStyle w:val="Kommentarhenvisning"/>
          <w:rFonts w:asciiTheme="minorHAnsi" w:hAnsiTheme="minorHAnsi" w:cstheme="minorHAnsi"/>
          <w:sz w:val="24"/>
          <w:szCs w:val="24"/>
        </w:rPr>
        <w:commentReference w:id="38"/>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5"/>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6"/>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7"/>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8"/>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9"/>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9"/>
      <w:commentRangeStart w:id="40"/>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9"/>
      <w:r w:rsidR="008417CA">
        <w:rPr>
          <w:rStyle w:val="Kommentarhenvisning"/>
        </w:rPr>
        <w:commentReference w:id="39"/>
      </w:r>
      <w:commentRangeEnd w:id="40"/>
      <w:r w:rsidR="00C053D9">
        <w:rPr>
          <w:rStyle w:val="Kommentarhenvisning"/>
        </w:rPr>
        <w:commentReference w:id="40"/>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0"/>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1"/>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2"/>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 xml:space="preserve">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1"/>
      <w:commentRangeStart w:id="42"/>
      <w:r w:rsidR="00305EB0" w:rsidRPr="00C44380">
        <w:rPr>
          <w:sz w:val="24"/>
          <w:szCs w:val="24"/>
        </w:rPr>
        <w:t>0.</w:t>
      </w:r>
      <w:r w:rsidR="00E334EE">
        <w:rPr>
          <w:sz w:val="24"/>
          <w:szCs w:val="24"/>
        </w:rPr>
        <w:t>3</w:t>
      </w:r>
      <w:r w:rsidR="00305EB0" w:rsidRPr="00C44380">
        <w:rPr>
          <w:sz w:val="24"/>
          <w:szCs w:val="24"/>
        </w:rPr>
        <w:t>5-0.</w:t>
      </w:r>
      <w:commentRangeEnd w:id="41"/>
      <w:r w:rsidR="00E334EE">
        <w:rPr>
          <w:sz w:val="24"/>
          <w:szCs w:val="24"/>
        </w:rPr>
        <w:t>4</w:t>
      </w:r>
      <w:r w:rsidR="00BF3FA4" w:rsidRPr="00C44380">
        <w:rPr>
          <w:rStyle w:val="Kommentarhenvisning"/>
        </w:rPr>
        <w:commentReference w:id="41"/>
      </w:r>
      <w:commentRangeEnd w:id="42"/>
      <w:r w:rsidR="00BF3FA4" w:rsidRPr="00C44380">
        <w:rPr>
          <w:rStyle w:val="Kommentarhenvisning"/>
        </w:rPr>
        <w:commentReference w:id="42"/>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3"/>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4"/>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3"/>
      <w:r w:rsidR="000979F6">
        <w:rPr>
          <w:rFonts w:eastAsiaTheme="minorEastAsia" w:cstheme="minorHAnsi"/>
          <w:sz w:val="24"/>
          <w:szCs w:val="24"/>
        </w:rPr>
        <w:t xml:space="preserve">0.41 </w:t>
      </w:r>
      <w:commentRangeEnd w:id="43"/>
      <w:r w:rsidR="000979F6">
        <w:rPr>
          <w:rStyle w:val="Kommentarhenvisning"/>
        </w:rPr>
        <w:commentReference w:id="43"/>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C280C57"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A22D11">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4"/>
      <w:commentRangeStart w:id="45"/>
      <w:r w:rsidR="00FD35A3" w:rsidRPr="007B17B8">
        <w:rPr>
          <w:sz w:val="24"/>
          <w:szCs w:val="24"/>
        </w:rPr>
        <w:t>0.35-0.</w:t>
      </w:r>
      <w:commentRangeEnd w:id="44"/>
      <w:r w:rsidR="00FD35A3" w:rsidRPr="007B17B8">
        <w:rPr>
          <w:sz w:val="24"/>
          <w:szCs w:val="24"/>
        </w:rPr>
        <w:t>4</w:t>
      </w:r>
      <w:r w:rsidR="00FD35A3" w:rsidRPr="007B17B8">
        <w:rPr>
          <w:rStyle w:val="Kommentarhenvisning"/>
          <w:sz w:val="24"/>
          <w:szCs w:val="24"/>
        </w:rPr>
        <w:commentReference w:id="44"/>
      </w:r>
      <w:commentRangeEnd w:id="45"/>
      <w:r w:rsidR="00FD35A3" w:rsidRPr="007B17B8">
        <w:rPr>
          <w:rStyle w:val="Kommentarhenvisning"/>
          <w:sz w:val="24"/>
          <w:szCs w:val="24"/>
        </w:rPr>
        <w:commentReference w:id="45"/>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6" w:author="Simon Thomsen" w:date="2022-11-09T11:41:00Z"/>
        </w:rPr>
      </w:pPr>
    </w:p>
    <w:p w14:paraId="74ABB717" w14:textId="7589233E" w:rsidR="00CD17D9" w:rsidRPr="00B33E3B" w:rsidRDefault="00CD17D9" w:rsidP="00CD17D9">
      <w:pPr>
        <w:pStyle w:val="Overskrift1"/>
        <w:rPr>
          <w:ins w:id="47" w:author="Simon Thomsen" w:date="2022-11-09T11:42:00Z"/>
          <w:lang w:val="da-DK"/>
        </w:rPr>
      </w:pPr>
      <w:ins w:id="48" w:author="Simon Thomsen" w:date="2022-11-09T11:42:00Z">
        <w:r w:rsidRPr="00B33E3B">
          <w:rPr>
            <w:lang w:val="da-DK"/>
          </w:rPr>
          <w:t xml:space="preserve">Reference list </w:t>
        </w:r>
      </w:ins>
    </w:p>
    <w:p w14:paraId="2919FEF5" w14:textId="7D0416A6" w:rsidR="00CD17D9" w:rsidRPr="00B33E3B" w:rsidRDefault="00CD17D9" w:rsidP="00CD17D9">
      <w:pPr>
        <w:rPr>
          <w:ins w:id="49" w:author="Simon Thomsen" w:date="2022-11-09T11:42:00Z"/>
          <w:lang w:val="da-DK"/>
        </w:rPr>
      </w:pPr>
    </w:p>
    <w:p w14:paraId="1588E7D4" w14:textId="1E1C1FD5" w:rsidR="00A22D11" w:rsidRPr="005900D2" w:rsidRDefault="00333B3D" w:rsidP="00A22D11">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A22D11" w:rsidRPr="005900D2">
        <w:rPr>
          <w:rFonts w:ascii="Calibri" w:hAnsi="Calibri" w:cs="Calibri"/>
          <w:noProof/>
          <w:szCs w:val="24"/>
          <w:lang w:val="da-DK"/>
        </w:rPr>
        <w:t xml:space="preserve">Aastrup, M. (2018). </w:t>
      </w:r>
      <w:r w:rsidR="00A22D11" w:rsidRPr="005900D2">
        <w:rPr>
          <w:rFonts w:ascii="Calibri" w:hAnsi="Calibri" w:cs="Calibri"/>
          <w:i/>
          <w:iCs/>
          <w:noProof/>
          <w:szCs w:val="24"/>
          <w:lang w:val="da-DK"/>
        </w:rPr>
        <w:t>30 Års dagpengeforringelser</w:t>
      </w:r>
      <w:r w:rsidR="00A22D11" w:rsidRPr="005900D2">
        <w:rPr>
          <w:rFonts w:ascii="Calibri" w:hAnsi="Calibri" w:cs="Calibri"/>
          <w:noProof/>
          <w:szCs w:val="24"/>
          <w:lang w:val="da-DK"/>
        </w:rPr>
        <w:t xml:space="preserve">. </w:t>
      </w:r>
      <w:r w:rsidR="00A22D11" w:rsidRPr="005900D2">
        <w:rPr>
          <w:rFonts w:ascii="Calibri" w:hAnsi="Calibri" w:cs="Calibri"/>
          <w:i/>
          <w:iCs/>
          <w:noProof/>
          <w:szCs w:val="24"/>
          <w:lang w:val="da-DK"/>
        </w:rPr>
        <w:t>September 2018</w:t>
      </w:r>
      <w:r w:rsidR="00A22D11" w:rsidRPr="005900D2">
        <w:rPr>
          <w:rFonts w:ascii="Calibri" w:hAnsi="Calibri" w:cs="Calibri"/>
          <w:noProof/>
          <w:szCs w:val="24"/>
          <w:lang w:val="da-DK"/>
        </w:rPr>
        <w:t>.</w:t>
      </w:r>
    </w:p>
    <w:p w14:paraId="40326A0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Andersen, T. M., Svarer, M., &amp; Vejlin, R. M. (2015). Litteraturreview af effekter af indretning af arbejdsunderstøttelsen. </w:t>
      </w:r>
      <w:r w:rsidRPr="00A22D11">
        <w:rPr>
          <w:rFonts w:ascii="Calibri" w:hAnsi="Calibri" w:cs="Calibri"/>
          <w:i/>
          <w:iCs/>
          <w:noProof/>
          <w:szCs w:val="24"/>
        </w:rPr>
        <w:t>Beskæftigelsesministeriet</w:t>
      </w:r>
      <w:r w:rsidRPr="00A22D11">
        <w:rPr>
          <w:rFonts w:ascii="Calibri" w:hAnsi="Calibri" w:cs="Calibri"/>
          <w:noProof/>
          <w:szCs w:val="24"/>
        </w:rPr>
        <w:t>, 1–99.</w:t>
      </w:r>
    </w:p>
    <w:p w14:paraId="6919BF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Bengtsson, E., &amp; Stockhammer, E. (2018). Wages, Income Distribution and Economic Growth: Long-Run Perspectives in Scandinavia, 1900–2010.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(4), 725–745. https://doi.org/10.1080/09538259.2020.1860307</w:t>
      </w:r>
    </w:p>
    <w:p w14:paraId="1BC8AD4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Boone, C., Dube, A., Goodman, L., &amp; Kaplan, E. (2021). Unemployment Insurance Generosity and Aggregate Employment. </w:t>
      </w:r>
      <w:r w:rsidRPr="00A22D11">
        <w:rPr>
          <w:rFonts w:ascii="Calibri" w:hAnsi="Calibri" w:cs="Calibri"/>
          <w:i/>
          <w:iCs/>
          <w:noProof/>
          <w:szCs w:val="24"/>
        </w:rPr>
        <w:t>American Economic Journal: Economic Policy</w:t>
      </w:r>
      <w:r w:rsidRPr="00A22D11">
        <w:rPr>
          <w:rFonts w:ascii="Calibri" w:hAnsi="Calibri" w:cs="Calibri"/>
          <w:noProof/>
          <w:szCs w:val="24"/>
        </w:rPr>
        <w:t xml:space="preserve">, </w:t>
      </w:r>
      <w:r w:rsidRPr="00A22D11">
        <w:rPr>
          <w:rFonts w:ascii="Calibri" w:hAnsi="Calibri" w:cs="Calibri"/>
          <w:i/>
          <w:iCs/>
          <w:noProof/>
          <w:szCs w:val="24"/>
        </w:rPr>
        <w:t>13</w:t>
      </w:r>
      <w:r w:rsidRPr="00A22D11">
        <w:rPr>
          <w:rFonts w:ascii="Calibri" w:hAnsi="Calibri" w:cs="Calibri"/>
          <w:noProof/>
          <w:szCs w:val="24"/>
        </w:rPr>
        <w:t>(2), 58–99. https://doi.org/10.1257/pol.20160613</w:t>
      </w:r>
    </w:p>
    <w:p w14:paraId="7CACDEB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Byrialsen, M. R., &amp; Raza, H. (2018). Macroeconomic effects of unemployment benefits in small open economies: A stock–flow consistent approach. </w:t>
      </w:r>
      <w:r w:rsidRPr="00A22D11">
        <w:rPr>
          <w:rFonts w:ascii="Calibri" w:hAnsi="Calibri" w:cs="Calibri"/>
          <w:i/>
          <w:iCs/>
          <w:noProof/>
          <w:szCs w:val="24"/>
        </w:rPr>
        <w:t>European Journal of Economics and Economic Policies: Intervention</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(3), 335–363. https://doi.org/10.4337/ejeep.2018.0032</w:t>
      </w:r>
    </w:p>
    <w:p w14:paraId="0EE86BA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lastRenderedPageBreak/>
        <w:t xml:space="preserve">Byrialsen, M. R., Raza, H., &amp; Valdecantos, S. (2022). </w:t>
      </w:r>
      <w:r w:rsidRPr="00A22D11">
        <w:rPr>
          <w:rFonts w:ascii="Calibri" w:hAnsi="Calibri" w:cs="Calibri"/>
          <w:i/>
          <w:iCs/>
          <w:noProof/>
          <w:szCs w:val="24"/>
        </w:rPr>
        <w:t>QMDE : A QUARTERLY EMPIRICAL MODEL FOR THE DANISH ECONOMY : A STOCK-FLOW CONSISTENT APPROACH</w:t>
      </w:r>
      <w:r w:rsidRPr="00A22D11">
        <w:rPr>
          <w:rFonts w:ascii="Calibri" w:hAnsi="Calibri" w:cs="Calibri"/>
          <w:noProof/>
          <w:szCs w:val="24"/>
        </w:rPr>
        <w:t xml:space="preserve">. </w:t>
      </w:r>
      <w:r w:rsidRPr="00A22D11">
        <w:rPr>
          <w:rFonts w:ascii="Calibri" w:hAnsi="Calibri" w:cs="Calibri"/>
          <w:i/>
          <w:iCs/>
          <w:noProof/>
          <w:szCs w:val="24"/>
        </w:rPr>
        <w:t>79</w:t>
      </w:r>
      <w:r w:rsidRPr="00A22D11">
        <w:rPr>
          <w:rFonts w:ascii="Calibri" w:hAnsi="Calibri" w:cs="Calibri"/>
          <w:noProof/>
          <w:szCs w:val="24"/>
        </w:rPr>
        <w:t>.</w:t>
      </w:r>
    </w:p>
    <w:p w14:paraId="057755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Chetty, R. (2006). A general formula for the optimal level of social insurance.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90</w:t>
      </w:r>
      <w:r w:rsidRPr="00A22D11">
        <w:rPr>
          <w:rFonts w:ascii="Calibri" w:hAnsi="Calibri" w:cs="Calibri"/>
          <w:noProof/>
          <w:szCs w:val="24"/>
        </w:rPr>
        <w:t>(10–11), 1879–1901. https://doi.org/10.1016/j.jpubeco.2006.01.004</w:t>
      </w:r>
    </w:p>
    <w:p w14:paraId="4E1E2CBB"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Chetty, R. (2008). Moral hazard versus liquidity and optimal unemployment insurance. </w:t>
      </w:r>
      <w:r w:rsidRPr="005900D2">
        <w:rPr>
          <w:rFonts w:ascii="Calibri" w:hAnsi="Calibri" w:cs="Calibri"/>
          <w:i/>
          <w:iCs/>
          <w:noProof/>
          <w:szCs w:val="24"/>
          <w:lang w:val="da-DK"/>
        </w:rPr>
        <w:t>Journal of Political Economy</w:t>
      </w:r>
      <w:r w:rsidRPr="005900D2">
        <w:rPr>
          <w:rFonts w:ascii="Calibri" w:hAnsi="Calibri" w:cs="Calibri"/>
          <w:noProof/>
          <w:szCs w:val="24"/>
          <w:lang w:val="da-DK"/>
        </w:rPr>
        <w:t xml:space="preserve">, </w:t>
      </w:r>
      <w:r w:rsidRPr="005900D2">
        <w:rPr>
          <w:rFonts w:ascii="Calibri" w:hAnsi="Calibri" w:cs="Calibri"/>
          <w:i/>
          <w:iCs/>
          <w:noProof/>
          <w:szCs w:val="24"/>
          <w:lang w:val="da-DK"/>
        </w:rPr>
        <w:t>116</w:t>
      </w:r>
      <w:r w:rsidRPr="005900D2">
        <w:rPr>
          <w:rFonts w:ascii="Calibri" w:hAnsi="Calibri" w:cs="Calibri"/>
          <w:noProof/>
          <w:szCs w:val="24"/>
          <w:lang w:val="da-DK"/>
        </w:rPr>
        <w:t>(2), 173–234. https://doi.org/10.1086/588585</w:t>
      </w:r>
    </w:p>
    <w:p w14:paraId="76A6D0D4"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Dagpengekommissionen. (2015). </w:t>
      </w:r>
      <w:r w:rsidRPr="005900D2">
        <w:rPr>
          <w:rFonts w:ascii="Calibri" w:hAnsi="Calibri" w:cs="Calibri"/>
          <w:i/>
          <w:iCs/>
          <w:noProof/>
          <w:szCs w:val="24"/>
          <w:lang w:val="da-DK"/>
        </w:rPr>
        <w:t>Kompensationsgraden i dagpengesystemet</w:t>
      </w:r>
      <w:r w:rsidRPr="005900D2">
        <w:rPr>
          <w:rFonts w:ascii="Calibri" w:hAnsi="Calibri" w:cs="Calibri"/>
          <w:noProof/>
          <w:szCs w:val="24"/>
          <w:lang w:val="da-DK"/>
        </w:rPr>
        <w:t>. 41.</w:t>
      </w:r>
    </w:p>
    <w:p w14:paraId="78A65F7B"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Dagpengekommissionens sekretariat. (2015). Dagpengemodellen teknisk analyserapport. </w:t>
      </w:r>
      <w:r w:rsidRPr="005900D2">
        <w:rPr>
          <w:rFonts w:ascii="Calibri" w:hAnsi="Calibri" w:cs="Calibri"/>
          <w:i/>
          <w:iCs/>
          <w:noProof/>
          <w:szCs w:val="24"/>
          <w:lang w:val="da-DK"/>
        </w:rPr>
        <w:t>Beskæftigelsesmi</w:t>
      </w:r>
      <w:r w:rsidRPr="005900D2">
        <w:rPr>
          <w:rFonts w:ascii="Calibri" w:hAnsi="Calibri" w:cs="Calibri"/>
          <w:noProof/>
          <w:szCs w:val="24"/>
          <w:lang w:val="da-DK"/>
        </w:rPr>
        <w:t>.</w:t>
      </w:r>
    </w:p>
    <w:p w14:paraId="21A9E54D"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Danmarks Statistik. (2012). ADAM - En Model Af Dansk Økonomi. In </w:t>
      </w:r>
      <w:r w:rsidRPr="005900D2">
        <w:rPr>
          <w:rFonts w:ascii="Calibri" w:hAnsi="Calibri" w:cs="Calibri"/>
          <w:i/>
          <w:iCs/>
          <w:noProof/>
          <w:szCs w:val="24"/>
          <w:lang w:val="da-DK"/>
        </w:rPr>
        <w:t>Danmarks Statistik</w:t>
      </w:r>
      <w:r w:rsidRPr="005900D2">
        <w:rPr>
          <w:rFonts w:ascii="Calibri" w:hAnsi="Calibri" w:cs="Calibri"/>
          <w:noProof/>
          <w:szCs w:val="24"/>
          <w:lang w:val="da-DK"/>
        </w:rPr>
        <w:t>. Danmarks Statistik. https://www.dst.dk/da/Statistik/Publikationer/VisPub?cid=17987</w:t>
      </w:r>
    </w:p>
    <w:p w14:paraId="0DCE78F1"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De Økonomiske Råd. (2022). </w:t>
      </w:r>
      <w:r w:rsidRPr="005900D2">
        <w:rPr>
          <w:rFonts w:ascii="Calibri" w:hAnsi="Calibri" w:cs="Calibri"/>
          <w:i/>
          <w:iCs/>
          <w:noProof/>
          <w:szCs w:val="24"/>
          <w:lang w:val="da-DK"/>
        </w:rPr>
        <w:t>RAPPORT FRA FORMANDSKABET DANSK ØKONOMI FORÅR 2022</w:t>
      </w:r>
      <w:r w:rsidRPr="005900D2">
        <w:rPr>
          <w:rFonts w:ascii="Calibri" w:hAnsi="Calibri" w:cs="Calibri"/>
          <w:noProof/>
          <w:szCs w:val="24"/>
          <w:lang w:val="da-DK"/>
        </w:rPr>
        <w:t>. https://dors.dk/raad-vismaend/loven.</w:t>
      </w:r>
    </w:p>
    <w:p w14:paraId="4502715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Dieterle, S., Bartalotti, O., &amp; Brummet, Q. (2021). </w:t>
      </w:r>
      <w:r w:rsidRPr="00A22D11">
        <w:rPr>
          <w:rFonts w:ascii="Calibri" w:hAnsi="Calibri" w:cs="Calibri"/>
          <w:noProof/>
          <w:szCs w:val="24"/>
        </w:rPr>
        <w:t xml:space="preserve">Revisiting the Effects of Unemployment Insurance Extensions on Unemployment: A Measurement Error-Corrected Regression Discontinuity Approach. </w:t>
      </w:r>
      <w:r w:rsidRPr="00A22D11">
        <w:rPr>
          <w:rFonts w:ascii="Calibri" w:hAnsi="Calibri" w:cs="Calibri"/>
          <w:i/>
          <w:iCs/>
          <w:noProof/>
          <w:szCs w:val="24"/>
        </w:rPr>
        <w:t>SSRN Electronic Journal</w:t>
      </w:r>
      <w:r w:rsidRPr="00A22D11">
        <w:rPr>
          <w:rFonts w:ascii="Calibri" w:hAnsi="Calibri" w:cs="Calibri"/>
          <w:noProof/>
          <w:szCs w:val="24"/>
        </w:rPr>
        <w:t xml:space="preserve">, </w:t>
      </w:r>
      <w:r w:rsidRPr="00A22D11">
        <w:rPr>
          <w:rFonts w:ascii="Calibri" w:hAnsi="Calibri" w:cs="Calibri"/>
          <w:i/>
          <w:iCs/>
          <w:noProof/>
          <w:szCs w:val="24"/>
        </w:rPr>
        <w:t>11496</w:t>
      </w:r>
      <w:r w:rsidRPr="00A22D11">
        <w:rPr>
          <w:rFonts w:ascii="Calibri" w:hAnsi="Calibri" w:cs="Calibri"/>
          <w:noProof/>
          <w:szCs w:val="24"/>
        </w:rPr>
        <w:t>. https://doi.org/10.2139/ssrn.3177370</w:t>
      </w:r>
    </w:p>
    <w:p w14:paraId="09C314D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Dray, M., &amp; Thirlwall, A. P. (2011). The endogeneity of the natural rate of growth for a selection of Asian countries. </w:t>
      </w:r>
      <w:r w:rsidRPr="00A22D11">
        <w:rPr>
          <w:rFonts w:ascii="Calibri" w:hAnsi="Calibri" w:cs="Calibri"/>
          <w:i/>
          <w:iCs/>
          <w:noProof/>
          <w:szCs w:val="24"/>
        </w:rPr>
        <w:t>Journal of Post Keynesian Economics</w:t>
      </w:r>
      <w:r w:rsidRPr="00A22D11">
        <w:rPr>
          <w:rFonts w:ascii="Calibri" w:hAnsi="Calibri" w:cs="Calibri"/>
          <w:noProof/>
          <w:szCs w:val="24"/>
        </w:rPr>
        <w:t xml:space="preserve">, </w:t>
      </w:r>
      <w:r w:rsidRPr="00A22D11">
        <w:rPr>
          <w:rFonts w:ascii="Calibri" w:hAnsi="Calibri" w:cs="Calibri"/>
          <w:i/>
          <w:iCs/>
          <w:noProof/>
          <w:szCs w:val="24"/>
        </w:rPr>
        <w:t>33</w:t>
      </w:r>
      <w:r w:rsidRPr="00A22D11">
        <w:rPr>
          <w:rFonts w:ascii="Calibri" w:hAnsi="Calibri" w:cs="Calibri"/>
          <w:noProof/>
          <w:szCs w:val="24"/>
        </w:rPr>
        <w:t>(3), 451–468. https://doi.org/10.2753/PKE0160-3477330303</w:t>
      </w:r>
    </w:p>
    <w:p w14:paraId="1C04183C"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DREAM. </w:t>
      </w:r>
      <w:r w:rsidRPr="005900D2">
        <w:rPr>
          <w:rFonts w:ascii="Calibri" w:hAnsi="Calibri" w:cs="Calibri"/>
          <w:noProof/>
          <w:szCs w:val="24"/>
          <w:lang w:val="da-DK"/>
        </w:rPr>
        <w:t xml:space="preserve">(2013). </w:t>
      </w:r>
      <w:r w:rsidRPr="005900D2">
        <w:rPr>
          <w:rFonts w:ascii="Calibri" w:hAnsi="Calibri" w:cs="Calibri"/>
          <w:i/>
          <w:iCs/>
          <w:noProof/>
          <w:szCs w:val="24"/>
          <w:lang w:val="da-DK"/>
        </w:rPr>
        <w:t>Langsigtet økonomisk fremskrivning 2013</w:t>
      </w:r>
      <w:r w:rsidRPr="005900D2">
        <w:rPr>
          <w:rFonts w:ascii="Calibri" w:hAnsi="Calibri" w:cs="Calibri"/>
          <w:noProof/>
          <w:szCs w:val="24"/>
          <w:lang w:val="da-DK"/>
        </w:rPr>
        <w:t xml:space="preserve">. </w:t>
      </w:r>
      <w:r w:rsidRPr="005900D2">
        <w:rPr>
          <w:rFonts w:ascii="Calibri" w:hAnsi="Calibri" w:cs="Calibri"/>
          <w:i/>
          <w:iCs/>
          <w:noProof/>
          <w:szCs w:val="24"/>
          <w:lang w:val="da-DK"/>
        </w:rPr>
        <w:t>August</w:t>
      </w:r>
      <w:r w:rsidRPr="005900D2">
        <w:rPr>
          <w:rFonts w:ascii="Calibri" w:hAnsi="Calibri" w:cs="Calibri"/>
          <w:noProof/>
          <w:szCs w:val="24"/>
          <w:lang w:val="da-DK"/>
        </w:rPr>
        <w:t>.</w:t>
      </w:r>
    </w:p>
    <w:p w14:paraId="6422873E"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Fagbevægelsens Hovedorganisation. (2021). </w:t>
      </w:r>
      <w:r w:rsidRPr="005900D2">
        <w:rPr>
          <w:rFonts w:ascii="Calibri" w:hAnsi="Calibri" w:cs="Calibri"/>
          <w:i/>
          <w:iCs/>
          <w:noProof/>
          <w:szCs w:val="24"/>
          <w:lang w:val="da-DK"/>
        </w:rPr>
        <w:t>Mere tryghed til lønmodtagerne</w:t>
      </w:r>
      <w:r w:rsidRPr="005900D2">
        <w:rPr>
          <w:rFonts w:ascii="Calibri" w:hAnsi="Calibri" w:cs="Calibri"/>
          <w:noProof/>
          <w:szCs w:val="24"/>
          <w:lang w:val="da-DK"/>
        </w:rPr>
        <w:t>.</w:t>
      </w:r>
    </w:p>
    <w:p w14:paraId="1BAB406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Falch, N. S. (2015). </w:t>
      </w:r>
      <w:r w:rsidRPr="00A22D11">
        <w:rPr>
          <w:rFonts w:ascii="Calibri" w:hAnsi="Calibri" w:cs="Calibri"/>
          <w:i/>
          <w:iCs/>
          <w:noProof/>
          <w:szCs w:val="24"/>
        </w:rPr>
        <w:t>Three essays on unemployment insurance</w:t>
      </w:r>
      <w:r w:rsidRPr="00A22D11">
        <w:rPr>
          <w:rFonts w:ascii="Calibri" w:hAnsi="Calibri" w:cs="Calibri"/>
          <w:noProof/>
          <w:szCs w:val="24"/>
        </w:rPr>
        <w:t xml:space="preserve">. </w:t>
      </w:r>
      <w:r w:rsidRPr="00A22D11">
        <w:rPr>
          <w:rFonts w:ascii="Calibri" w:hAnsi="Calibri" w:cs="Calibri"/>
          <w:i/>
          <w:iCs/>
          <w:noProof/>
          <w:szCs w:val="24"/>
        </w:rPr>
        <w:t>April</w:t>
      </w:r>
      <w:r w:rsidRPr="00A22D11">
        <w:rPr>
          <w:rFonts w:ascii="Calibri" w:hAnsi="Calibri" w:cs="Calibri"/>
          <w:noProof/>
          <w:szCs w:val="24"/>
        </w:rPr>
        <w:t>.</w:t>
      </w:r>
    </w:p>
    <w:p w14:paraId="13D1571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Fazzari, S. M., Ferri, P., &amp; Variato, A. M. (2020). Demand-led growth and accommodating supply. </w:t>
      </w:r>
      <w:r w:rsidRPr="00A22D11">
        <w:rPr>
          <w:rFonts w:ascii="Calibri" w:hAnsi="Calibri" w:cs="Calibri"/>
          <w:i/>
          <w:iCs/>
          <w:noProof/>
          <w:szCs w:val="24"/>
        </w:rPr>
        <w:t>Cambridge Journal of Economics</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(3), 583–605. https://doi.org/10.1093/cje/bez055</w:t>
      </w:r>
    </w:p>
    <w:p w14:paraId="61074B12"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Finansministeriet. </w:t>
      </w:r>
      <w:r w:rsidRPr="005900D2">
        <w:rPr>
          <w:rFonts w:ascii="Calibri" w:hAnsi="Calibri" w:cs="Calibri"/>
          <w:noProof/>
          <w:szCs w:val="24"/>
          <w:lang w:val="da-DK"/>
        </w:rPr>
        <w:t xml:space="preserve">(2017). </w:t>
      </w:r>
      <w:r w:rsidRPr="005900D2">
        <w:rPr>
          <w:rFonts w:ascii="Calibri" w:hAnsi="Calibri" w:cs="Calibri"/>
          <w:i/>
          <w:iCs/>
          <w:noProof/>
          <w:szCs w:val="24"/>
          <w:lang w:val="da-DK"/>
        </w:rPr>
        <w:t>Det danske pensionssystem nu og i fremtiden</w:t>
      </w:r>
      <w:r w:rsidRPr="005900D2">
        <w:rPr>
          <w:rFonts w:ascii="Calibri" w:hAnsi="Calibri" w:cs="Calibri"/>
          <w:noProof/>
          <w:szCs w:val="24"/>
          <w:lang w:val="da-DK"/>
        </w:rPr>
        <w:t>.</w:t>
      </w:r>
    </w:p>
    <w:p w14:paraId="6FD7EE7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Finkelstein, A., &amp; Chetty, R. (2012). </w:t>
      </w:r>
      <w:r w:rsidRPr="00A22D11">
        <w:rPr>
          <w:rFonts w:ascii="Calibri" w:hAnsi="Calibri" w:cs="Calibri"/>
          <w:i/>
          <w:iCs/>
          <w:noProof/>
          <w:szCs w:val="24"/>
        </w:rPr>
        <w:t>SOCIAL INSURANCE: CONNECTING THEORY TO DATA</w:t>
      </w:r>
      <w:r w:rsidRPr="00A22D11">
        <w:rPr>
          <w:rFonts w:ascii="Calibri" w:hAnsi="Calibri" w:cs="Calibri"/>
          <w:noProof/>
          <w:szCs w:val="24"/>
        </w:rPr>
        <w:t>.</w:t>
      </w:r>
    </w:p>
    <w:p w14:paraId="49E35D6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Fredriksson, P., &amp; Söderström, M. (2020). The equilibrium impact of unemployment insurance on unemployment: Evidence from a non-linear policy rule.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187</w:t>
      </w:r>
      <w:r w:rsidRPr="00A22D11">
        <w:rPr>
          <w:rFonts w:ascii="Calibri" w:hAnsi="Calibri" w:cs="Calibri"/>
          <w:noProof/>
          <w:szCs w:val="24"/>
        </w:rPr>
        <w:t>, 104199. https://doi.org/10.1016/j.jpubeco.2020.104199</w:t>
      </w:r>
    </w:p>
    <w:p w14:paraId="32826E04"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Gutierrez, I. A. (2016). Job insecurity, unemployment insurance and on-the-job search. Evidence from older American workers. </w:t>
      </w:r>
      <w:r w:rsidRPr="00A22D11">
        <w:rPr>
          <w:rFonts w:ascii="Calibri" w:hAnsi="Calibri" w:cs="Calibri"/>
          <w:i/>
          <w:iCs/>
          <w:noProof/>
          <w:szCs w:val="24"/>
        </w:rPr>
        <w:t>Labour Economics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 228–245. https://doi.org/10.1016/j.labeco.2016.05.011</w:t>
      </w:r>
    </w:p>
    <w:p w14:paraId="50C35B2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Hagedorn, M., Karahan, F., Manovskii, I., &amp; Mitman, K. (2013). </w:t>
      </w:r>
      <w:r w:rsidRPr="00A22D11">
        <w:rPr>
          <w:rFonts w:ascii="Calibri" w:hAnsi="Calibri" w:cs="Calibri"/>
          <w:noProof/>
          <w:szCs w:val="24"/>
        </w:rPr>
        <w:t xml:space="preserve">Unemployment Benefits and Unemployment in the Great Recession: The Role of Macro Effects. </w:t>
      </w:r>
      <w:r w:rsidRPr="00A22D11">
        <w:rPr>
          <w:rFonts w:ascii="Calibri" w:hAnsi="Calibri" w:cs="Calibri"/>
          <w:i/>
          <w:iCs/>
          <w:noProof/>
          <w:szCs w:val="24"/>
        </w:rPr>
        <w:t>SSRN Electronic Journal</w:t>
      </w:r>
      <w:r w:rsidRPr="00A22D11">
        <w:rPr>
          <w:rFonts w:ascii="Calibri" w:hAnsi="Calibri" w:cs="Calibri"/>
          <w:noProof/>
          <w:szCs w:val="24"/>
        </w:rPr>
        <w:t>. https://doi.org/10.2139/ssrn.2340678</w:t>
      </w:r>
    </w:p>
    <w:p w14:paraId="718BEC5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Hagedorn, M., Manovskii, I., &amp; Mitman, K. (2016). Interpreting Recent Quasi-Experimental Evidence on the Effects of Unemployment Benefit Extensions. </w:t>
      </w:r>
      <w:r w:rsidRPr="00A22D11">
        <w:rPr>
          <w:rFonts w:ascii="Calibri" w:hAnsi="Calibri" w:cs="Calibri"/>
          <w:i/>
          <w:iCs/>
          <w:noProof/>
          <w:szCs w:val="24"/>
        </w:rPr>
        <w:t>NBER Working Paper Series</w:t>
      </w:r>
      <w:r w:rsidRPr="00A22D11">
        <w:rPr>
          <w:rFonts w:ascii="Calibri" w:hAnsi="Calibri" w:cs="Calibri"/>
          <w:noProof/>
          <w:szCs w:val="24"/>
        </w:rPr>
        <w:t>, 24. http://www.nber.org/papers/w22280</w:t>
      </w:r>
    </w:p>
    <w:p w14:paraId="1FF76A6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Hopenhayn, H. A., &amp; Nicolini, J. P. (2009). Optimal unemployment insurance and employment history. </w:t>
      </w:r>
      <w:r w:rsidRPr="00A22D11">
        <w:rPr>
          <w:rFonts w:ascii="Calibri" w:hAnsi="Calibri" w:cs="Calibri"/>
          <w:i/>
          <w:iCs/>
          <w:noProof/>
          <w:szCs w:val="24"/>
        </w:rPr>
        <w:t>Review of Economic Studies</w:t>
      </w:r>
      <w:r w:rsidRPr="00A22D11">
        <w:rPr>
          <w:rFonts w:ascii="Calibri" w:hAnsi="Calibri" w:cs="Calibri"/>
          <w:noProof/>
          <w:szCs w:val="24"/>
        </w:rPr>
        <w:t xml:space="preserve">, </w:t>
      </w:r>
      <w:r w:rsidRPr="00A22D11">
        <w:rPr>
          <w:rFonts w:ascii="Calibri" w:hAnsi="Calibri" w:cs="Calibri"/>
          <w:i/>
          <w:iCs/>
          <w:noProof/>
          <w:szCs w:val="24"/>
        </w:rPr>
        <w:t>76</w:t>
      </w:r>
      <w:r w:rsidRPr="00A22D11">
        <w:rPr>
          <w:rFonts w:ascii="Calibri" w:hAnsi="Calibri" w:cs="Calibri"/>
          <w:noProof/>
          <w:szCs w:val="24"/>
        </w:rPr>
        <w:t>(3), 1049–1070. https://doi.org/10.1111/j.1467-937X.2009.00555.x</w:t>
      </w:r>
    </w:p>
    <w:p w14:paraId="71BAABB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Hopenhayn, H. A., &amp; Wang, C. (1996). Unemployment insurance with moral hazard in a dynamic economy A comment. </w:t>
      </w:r>
      <w:r w:rsidRPr="00A22D11">
        <w:rPr>
          <w:rFonts w:ascii="Calibri" w:hAnsi="Calibri" w:cs="Calibri"/>
          <w:i/>
          <w:iCs/>
          <w:noProof/>
          <w:szCs w:val="24"/>
        </w:rPr>
        <w:t>Carnegie-Rochester Conference Series on Public Policy</w:t>
      </w:r>
      <w:r w:rsidRPr="00A22D11">
        <w:rPr>
          <w:rFonts w:ascii="Calibri" w:hAnsi="Calibri" w:cs="Calibri"/>
          <w:noProof/>
          <w:szCs w:val="24"/>
        </w:rPr>
        <w:t xml:space="preserve">, </w:t>
      </w:r>
      <w:r w:rsidRPr="00A22D11">
        <w:rPr>
          <w:rFonts w:ascii="Calibri" w:hAnsi="Calibri" w:cs="Calibri"/>
          <w:i/>
          <w:iCs/>
          <w:noProof/>
          <w:szCs w:val="24"/>
        </w:rPr>
        <w:t>44</w:t>
      </w:r>
      <w:r w:rsidRPr="00A22D11">
        <w:rPr>
          <w:rFonts w:ascii="Calibri" w:hAnsi="Calibri" w:cs="Calibri"/>
          <w:noProof/>
          <w:szCs w:val="24"/>
        </w:rPr>
        <w:t>, 43–46. https://doi.org/10.1016/s0167-2231(96)90003-2</w:t>
      </w:r>
    </w:p>
    <w:p w14:paraId="215B7131"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Howell, D., &amp; Azizoglu, B. (2011). Unemployment Benefits and Work Incentives: The U.S. Labor Market in the Great Recession. </w:t>
      </w:r>
      <w:r w:rsidRPr="00A22D11">
        <w:rPr>
          <w:rFonts w:ascii="Calibri" w:hAnsi="Calibri" w:cs="Calibri"/>
          <w:i/>
          <w:iCs/>
          <w:noProof/>
          <w:szCs w:val="24"/>
        </w:rPr>
        <w:t>Political Economy Research Institute</w:t>
      </w:r>
      <w:r w:rsidRPr="00A22D11">
        <w:rPr>
          <w:rFonts w:ascii="Calibri" w:hAnsi="Calibri" w:cs="Calibri"/>
          <w:noProof/>
          <w:szCs w:val="24"/>
        </w:rPr>
        <w:t xml:space="preserve">, </w:t>
      </w:r>
      <w:r w:rsidRPr="00A22D11">
        <w:rPr>
          <w:rFonts w:ascii="Calibri" w:hAnsi="Calibri" w:cs="Calibri"/>
          <w:i/>
          <w:iCs/>
          <w:noProof/>
          <w:szCs w:val="24"/>
        </w:rPr>
        <w:t>257</w:t>
      </w:r>
      <w:r w:rsidRPr="00A22D11">
        <w:rPr>
          <w:rFonts w:ascii="Calibri" w:hAnsi="Calibri" w:cs="Calibri"/>
          <w:noProof/>
          <w:szCs w:val="24"/>
        </w:rPr>
        <w:t>, 151–162. https://doi.org/10.4324/9781315143842</w:t>
      </w:r>
    </w:p>
    <w:p w14:paraId="4C121E45"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Hummelgaard, P. (2021). </w:t>
      </w:r>
      <w:r w:rsidRPr="00A22D11">
        <w:rPr>
          <w:rFonts w:ascii="Calibri" w:hAnsi="Calibri" w:cs="Calibri"/>
          <w:i/>
          <w:iCs/>
          <w:noProof/>
          <w:szCs w:val="24"/>
        </w:rPr>
        <w:t>Spørgsmål nr:270</w:t>
      </w:r>
      <w:r w:rsidRPr="00A22D11">
        <w:rPr>
          <w:rFonts w:ascii="Calibri" w:hAnsi="Calibri" w:cs="Calibri"/>
          <w:noProof/>
          <w:szCs w:val="24"/>
        </w:rPr>
        <w:t xml:space="preserve">. </w:t>
      </w:r>
      <w:r w:rsidRPr="005900D2">
        <w:rPr>
          <w:rFonts w:ascii="Calibri" w:hAnsi="Calibri" w:cs="Calibri"/>
          <w:noProof/>
          <w:szCs w:val="24"/>
          <w:lang w:val="da-DK"/>
        </w:rPr>
        <w:t>Beskæftigelses Ministeriet. https://www.ft.dk/samling/20201/almdel/beu/spm/270/svar/1776624/2384360/index.htm</w:t>
      </w:r>
    </w:p>
    <w:p w14:paraId="6E20231E"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Jensen, M. T. (2021). </w:t>
      </w:r>
      <w:r w:rsidRPr="005900D2">
        <w:rPr>
          <w:rFonts w:ascii="Calibri" w:hAnsi="Calibri" w:cs="Calibri"/>
          <w:i/>
          <w:iCs/>
          <w:noProof/>
          <w:szCs w:val="24"/>
          <w:lang w:val="da-DK"/>
        </w:rPr>
        <w:t>Prisen for at løfte dagpengene overdrives</w:t>
      </w:r>
      <w:r w:rsidRPr="005900D2">
        <w:rPr>
          <w:rFonts w:ascii="Calibri" w:hAnsi="Calibri" w:cs="Calibri"/>
          <w:noProof/>
          <w:szCs w:val="24"/>
          <w:lang w:val="da-DK"/>
        </w:rPr>
        <w:t xml:space="preserve">. </w:t>
      </w:r>
      <w:r w:rsidRPr="00A22D11">
        <w:rPr>
          <w:rFonts w:ascii="Calibri" w:hAnsi="Calibri" w:cs="Calibri"/>
          <w:noProof/>
          <w:szCs w:val="24"/>
        </w:rPr>
        <w:t>1–10.</w:t>
      </w:r>
    </w:p>
    <w:p w14:paraId="61F01EDF"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Jurajda, Š. (2002). Estimating the effect of unemployment insurance compensation on the labor market histories of displaced workers. </w:t>
      </w:r>
      <w:r w:rsidRPr="00A22D11">
        <w:rPr>
          <w:rFonts w:ascii="Calibri" w:hAnsi="Calibri" w:cs="Calibri"/>
          <w:i/>
          <w:iCs/>
          <w:noProof/>
          <w:szCs w:val="24"/>
        </w:rPr>
        <w:t>Journal of Econometrics</w:t>
      </w:r>
      <w:r w:rsidRPr="00A22D11">
        <w:rPr>
          <w:rFonts w:ascii="Calibri" w:hAnsi="Calibri" w:cs="Calibri"/>
          <w:noProof/>
          <w:szCs w:val="24"/>
        </w:rPr>
        <w:t xml:space="preserve">, </w:t>
      </w:r>
      <w:r w:rsidRPr="00A22D11">
        <w:rPr>
          <w:rFonts w:ascii="Calibri" w:hAnsi="Calibri" w:cs="Calibri"/>
          <w:i/>
          <w:iCs/>
          <w:noProof/>
          <w:szCs w:val="24"/>
        </w:rPr>
        <w:t>108</w:t>
      </w:r>
      <w:r w:rsidRPr="00A22D11">
        <w:rPr>
          <w:rFonts w:ascii="Calibri" w:hAnsi="Calibri" w:cs="Calibri"/>
          <w:noProof/>
          <w:szCs w:val="24"/>
        </w:rPr>
        <w:t>(2), 227–252. https://doi.org/10.1016/S0304-4076(01)00135-X</w:t>
      </w:r>
    </w:p>
    <w:p w14:paraId="53DD3D48"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Kongshøj, P. (2015). </w:t>
      </w:r>
      <w:r w:rsidRPr="005900D2">
        <w:rPr>
          <w:rFonts w:ascii="Calibri" w:hAnsi="Calibri" w:cs="Calibri"/>
          <w:i/>
          <w:iCs/>
          <w:noProof/>
          <w:szCs w:val="24"/>
          <w:lang w:val="da-DK"/>
        </w:rPr>
        <w:t>Dansk fl exicurity under pres – både indefra og udefra</w:t>
      </w:r>
      <w:r w:rsidRPr="005900D2">
        <w:rPr>
          <w:rFonts w:ascii="Calibri" w:hAnsi="Calibri" w:cs="Calibri"/>
          <w:noProof/>
          <w:szCs w:val="24"/>
          <w:lang w:val="da-DK"/>
        </w:rPr>
        <w:t xml:space="preserve">. </w:t>
      </w:r>
      <w:r w:rsidRPr="00A22D11">
        <w:rPr>
          <w:rFonts w:ascii="Calibri" w:hAnsi="Calibri" w:cs="Calibri"/>
          <w:i/>
          <w:iCs/>
          <w:noProof/>
          <w:szCs w:val="24"/>
        </w:rPr>
        <w:t>1</w:t>
      </w:r>
      <w:r w:rsidRPr="00A22D11">
        <w:rPr>
          <w:rFonts w:ascii="Calibri" w:hAnsi="Calibri" w:cs="Calibri"/>
          <w:noProof/>
          <w:szCs w:val="24"/>
        </w:rPr>
        <w:t>, 5–10.</w:t>
      </w:r>
    </w:p>
    <w:p w14:paraId="6984DF0D"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Lalive, B. R., Landais, C., &amp; Zweimüller, J. (2015). </w:t>
      </w:r>
      <w:r w:rsidRPr="00A22D11">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A22D11">
        <w:rPr>
          <w:rFonts w:ascii="Calibri" w:hAnsi="Calibri" w:cs="Calibri"/>
          <w:noProof/>
          <w:szCs w:val="24"/>
        </w:rPr>
        <w:t xml:space="preserve">. </w:t>
      </w:r>
      <w:r w:rsidRPr="00A22D11">
        <w:rPr>
          <w:rFonts w:ascii="Calibri" w:hAnsi="Calibri" w:cs="Calibri"/>
          <w:i/>
          <w:iCs/>
          <w:noProof/>
          <w:szCs w:val="24"/>
        </w:rPr>
        <w:t>105</w:t>
      </w:r>
      <w:r w:rsidRPr="00A22D11">
        <w:rPr>
          <w:rFonts w:ascii="Calibri" w:hAnsi="Calibri" w:cs="Calibri"/>
          <w:noProof/>
          <w:szCs w:val="24"/>
        </w:rPr>
        <w:t>(12), 3564–3596.</w:t>
      </w:r>
    </w:p>
    <w:p w14:paraId="296DE525"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Lavoie, M., &amp; Godley, W. (2012). Monetary Economics - An Integrated Approach to Credit, Money, Income, Production and Wealth. In </w:t>
      </w:r>
      <w:r w:rsidRPr="00A22D11">
        <w:rPr>
          <w:rFonts w:ascii="Calibri" w:hAnsi="Calibri" w:cs="Calibri"/>
          <w:i/>
          <w:iCs/>
          <w:noProof/>
          <w:szCs w:val="24"/>
        </w:rPr>
        <w:t>Https://Medium.Com/</w:t>
      </w:r>
      <w:r w:rsidRPr="00A22D11">
        <w:rPr>
          <w:rFonts w:ascii="Calibri" w:hAnsi="Calibri" w:cs="Calibri"/>
          <w:noProof/>
          <w:szCs w:val="24"/>
        </w:rPr>
        <w:t>. https://medium.com/@arifwicaksanaa/pengertian-use-case-a7e576e1b6bf</w:t>
      </w:r>
    </w:p>
    <w:p w14:paraId="77FC73BC"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Marinescu, I. (2017). The general equilibrium impacts of unemployment insurance: Evidence from a large online job board. </w:t>
      </w:r>
      <w:r w:rsidRPr="00A22D11">
        <w:rPr>
          <w:rFonts w:ascii="Calibri" w:hAnsi="Calibri" w:cs="Calibri"/>
          <w:i/>
          <w:iCs/>
          <w:noProof/>
          <w:szCs w:val="24"/>
        </w:rPr>
        <w:t>Journal of Public Economics</w:t>
      </w:r>
      <w:r w:rsidRPr="00A22D11">
        <w:rPr>
          <w:rFonts w:ascii="Calibri" w:hAnsi="Calibri" w:cs="Calibri"/>
          <w:noProof/>
          <w:szCs w:val="24"/>
        </w:rPr>
        <w:t xml:space="preserve">, </w:t>
      </w:r>
      <w:r w:rsidRPr="00A22D11">
        <w:rPr>
          <w:rFonts w:ascii="Calibri" w:hAnsi="Calibri" w:cs="Calibri"/>
          <w:i/>
          <w:iCs/>
          <w:noProof/>
          <w:szCs w:val="24"/>
        </w:rPr>
        <w:t>150</w:t>
      </w:r>
      <w:r w:rsidRPr="00A22D11">
        <w:rPr>
          <w:rFonts w:ascii="Calibri" w:hAnsi="Calibri" w:cs="Calibri"/>
          <w:noProof/>
          <w:szCs w:val="24"/>
        </w:rPr>
        <w:t>, 14–29. https://doi.org/10.1016/j.jpubeco.2017.02.012</w:t>
      </w:r>
    </w:p>
    <w:p w14:paraId="2AF0F573"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Mcdonald, I. M., &amp; Solow, R. M. (1981). </w:t>
      </w:r>
      <w:r w:rsidRPr="00A22D11">
        <w:rPr>
          <w:rFonts w:ascii="Calibri" w:hAnsi="Calibri" w:cs="Calibri"/>
          <w:i/>
          <w:iCs/>
          <w:noProof/>
          <w:szCs w:val="24"/>
        </w:rPr>
        <w:t>Wage Bargaining and Employment</w:t>
      </w:r>
      <w:r w:rsidRPr="00A22D11">
        <w:rPr>
          <w:rFonts w:ascii="Calibri" w:hAnsi="Calibri" w:cs="Calibri"/>
          <w:noProof/>
          <w:szCs w:val="24"/>
        </w:rPr>
        <w:t xml:space="preserve">. </w:t>
      </w:r>
      <w:r w:rsidRPr="00A22D11">
        <w:rPr>
          <w:rFonts w:ascii="Calibri" w:hAnsi="Calibri" w:cs="Calibri"/>
          <w:i/>
          <w:iCs/>
          <w:noProof/>
          <w:szCs w:val="24"/>
        </w:rPr>
        <w:t>71</w:t>
      </w:r>
      <w:r w:rsidRPr="00A22D11">
        <w:rPr>
          <w:rFonts w:ascii="Calibri" w:hAnsi="Calibri" w:cs="Calibri"/>
          <w:noProof/>
          <w:szCs w:val="24"/>
        </w:rPr>
        <w:t>(5), 896–908.</w:t>
      </w:r>
    </w:p>
    <w:p w14:paraId="790503E2"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Millemaci, E., &amp; Ofria, F. (2014). Kaldor-Verdoorn’s law and increasing returns to scale: A comparison across developed countries. </w:t>
      </w:r>
      <w:r w:rsidRPr="00A22D11">
        <w:rPr>
          <w:rFonts w:ascii="Calibri" w:hAnsi="Calibri" w:cs="Calibri"/>
          <w:i/>
          <w:iCs/>
          <w:noProof/>
          <w:szCs w:val="24"/>
        </w:rPr>
        <w:t>Journal of Economic Studies</w:t>
      </w:r>
      <w:r w:rsidRPr="00A22D11">
        <w:rPr>
          <w:rFonts w:ascii="Calibri" w:hAnsi="Calibri" w:cs="Calibri"/>
          <w:noProof/>
          <w:szCs w:val="24"/>
        </w:rPr>
        <w:t xml:space="preserve">, </w:t>
      </w:r>
      <w:r w:rsidRPr="00A22D11">
        <w:rPr>
          <w:rFonts w:ascii="Calibri" w:hAnsi="Calibri" w:cs="Calibri"/>
          <w:i/>
          <w:iCs/>
          <w:noProof/>
          <w:szCs w:val="24"/>
        </w:rPr>
        <w:t>41</w:t>
      </w:r>
      <w:r w:rsidRPr="00A22D11">
        <w:rPr>
          <w:rFonts w:ascii="Calibri" w:hAnsi="Calibri" w:cs="Calibri"/>
          <w:noProof/>
          <w:szCs w:val="24"/>
        </w:rPr>
        <w:t>(1), 140–162. https://doi.org/10.1108/JES-02-2012-0026</w:t>
      </w:r>
    </w:p>
    <w:p w14:paraId="5072DD67"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Nørgaard, T. (1995). </w:t>
      </w:r>
      <w:r w:rsidRPr="005900D2">
        <w:rPr>
          <w:rFonts w:ascii="Calibri" w:hAnsi="Calibri" w:cs="Calibri"/>
          <w:i/>
          <w:iCs/>
          <w:noProof/>
          <w:szCs w:val="24"/>
          <w:lang w:val="da-DK"/>
        </w:rPr>
        <w:t>Bekendtgørelse om fastsættelse og regulering af omregningssats</w:t>
      </w:r>
      <w:r w:rsidRPr="005900D2">
        <w:rPr>
          <w:rFonts w:ascii="Calibri" w:hAnsi="Calibri" w:cs="Calibri"/>
          <w:noProof/>
          <w:szCs w:val="24"/>
          <w:lang w:val="da-DK"/>
        </w:rPr>
        <w:t>. https://www.retsinformation.dk/eli/lta/1995/1154</w:t>
      </w:r>
    </w:p>
    <w:p w14:paraId="61A48C43"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5900D2">
        <w:rPr>
          <w:rFonts w:ascii="Calibri" w:hAnsi="Calibri" w:cs="Calibri"/>
          <w:noProof/>
          <w:szCs w:val="24"/>
          <w:lang w:val="da-DK"/>
        </w:rPr>
        <w:t xml:space="preserve">Økonomiske Råd. Formandskabet. (2014). </w:t>
      </w:r>
      <w:r w:rsidRPr="005900D2">
        <w:rPr>
          <w:rFonts w:ascii="Calibri" w:hAnsi="Calibri" w:cs="Calibri"/>
          <w:i/>
          <w:iCs/>
          <w:noProof/>
          <w:szCs w:val="24"/>
          <w:lang w:val="da-DK"/>
        </w:rPr>
        <w:t>Dansk økonomi. Efterår 2014 : Konjunkturvurdering ; Dagpengesystemet</w:t>
      </w:r>
      <w:r w:rsidRPr="005900D2">
        <w:rPr>
          <w:rFonts w:ascii="Calibri" w:hAnsi="Calibri" w:cs="Calibri"/>
          <w:noProof/>
          <w:szCs w:val="24"/>
          <w:lang w:val="da-DK"/>
        </w:rPr>
        <w:t>.</w:t>
      </w:r>
    </w:p>
    <w:p w14:paraId="00A5CA0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5900D2">
        <w:rPr>
          <w:rFonts w:ascii="Calibri" w:hAnsi="Calibri" w:cs="Calibri"/>
          <w:noProof/>
          <w:szCs w:val="24"/>
          <w:lang w:val="da-DK"/>
        </w:rPr>
        <w:t xml:space="preserve">Onaran, O., &amp; Galanis, G. (2012). </w:t>
      </w:r>
      <w:r w:rsidRPr="00A22D11">
        <w:rPr>
          <w:rFonts w:ascii="Calibri" w:hAnsi="Calibri" w:cs="Calibri"/>
          <w:noProof/>
          <w:szCs w:val="24"/>
        </w:rPr>
        <w:t xml:space="preserve">Is aggregate demand wage-led or profit-led? </w:t>
      </w:r>
      <w:r w:rsidRPr="00A22D11">
        <w:rPr>
          <w:rFonts w:ascii="Calibri" w:hAnsi="Calibri" w:cs="Calibri"/>
          <w:i/>
          <w:iCs/>
          <w:noProof/>
          <w:szCs w:val="24"/>
        </w:rPr>
        <w:t>Conditions of Work and Employment Series</w:t>
      </w:r>
      <w:r w:rsidRPr="00A22D11">
        <w:rPr>
          <w:rFonts w:ascii="Calibri" w:hAnsi="Calibri" w:cs="Calibri"/>
          <w:noProof/>
          <w:szCs w:val="24"/>
        </w:rPr>
        <w:t xml:space="preserve">, </w:t>
      </w:r>
      <w:r w:rsidRPr="00A22D11">
        <w:rPr>
          <w:rFonts w:ascii="Calibri" w:hAnsi="Calibri" w:cs="Calibri"/>
          <w:i/>
          <w:iCs/>
          <w:noProof/>
          <w:szCs w:val="24"/>
        </w:rPr>
        <w:t>40</w:t>
      </w:r>
      <w:r w:rsidRPr="00A22D11">
        <w:rPr>
          <w:rFonts w:ascii="Calibri" w:hAnsi="Calibri" w:cs="Calibri"/>
          <w:noProof/>
          <w:szCs w:val="24"/>
        </w:rPr>
        <w:t>(40).</w:t>
      </w:r>
    </w:p>
    <w:p w14:paraId="7343057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Onaran, O., &amp; Obst, T. (2015). </w:t>
      </w:r>
      <w:r w:rsidRPr="00A22D11">
        <w:rPr>
          <w:rFonts w:ascii="Calibri" w:hAnsi="Calibri" w:cs="Calibri"/>
          <w:i/>
          <w:iCs/>
          <w:noProof/>
          <w:szCs w:val="24"/>
        </w:rPr>
        <w:t>Wage-led growth in the EU15 Member States: the effects of income distribution on growth, investment, trade balance, and inflation</w:t>
      </w:r>
      <w:r w:rsidRPr="00A22D11">
        <w:rPr>
          <w:rFonts w:ascii="Calibri" w:hAnsi="Calibri" w:cs="Calibri"/>
          <w:noProof/>
          <w:szCs w:val="24"/>
        </w:rPr>
        <w:t>. 1–48.</w:t>
      </w:r>
    </w:p>
    <w:p w14:paraId="6D3496AB"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Setterfield, M. (2003). Supply and Demand in the Theory of Long-run Growth: Introduction to a symposium on demand-led growth. </w:t>
      </w:r>
      <w:r w:rsidRPr="00A22D11">
        <w:rPr>
          <w:rFonts w:ascii="Calibri" w:hAnsi="Calibri" w:cs="Calibri"/>
          <w:i/>
          <w:iCs/>
          <w:noProof/>
          <w:szCs w:val="24"/>
        </w:rPr>
        <w:t>Review of Political Economy</w:t>
      </w:r>
      <w:r w:rsidRPr="00A22D11">
        <w:rPr>
          <w:rFonts w:ascii="Calibri" w:hAnsi="Calibri" w:cs="Calibri"/>
          <w:noProof/>
          <w:szCs w:val="24"/>
        </w:rPr>
        <w:t xml:space="preserve">, </w:t>
      </w:r>
      <w:r w:rsidRPr="00A22D11">
        <w:rPr>
          <w:rFonts w:ascii="Calibri" w:hAnsi="Calibri" w:cs="Calibri"/>
          <w:i/>
          <w:iCs/>
          <w:noProof/>
          <w:szCs w:val="24"/>
        </w:rPr>
        <w:t>15</w:t>
      </w:r>
      <w:r w:rsidRPr="00A22D11">
        <w:rPr>
          <w:rFonts w:ascii="Calibri" w:hAnsi="Calibri" w:cs="Calibri"/>
          <w:noProof/>
          <w:szCs w:val="24"/>
        </w:rPr>
        <w:t>(1), 23–32. https://doi.org/10.1080/09538250308440</w:t>
      </w:r>
    </w:p>
    <w:p w14:paraId="1585029A"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t xml:space="preserve">Shapiro, B. C., &amp; Stiglitz, J. E. (1984). American Economic Association Equilibrium Unemployment as a Worker Discipline Device. </w:t>
      </w:r>
      <w:r w:rsidRPr="00A22D11">
        <w:rPr>
          <w:rFonts w:ascii="Calibri" w:hAnsi="Calibri" w:cs="Calibri"/>
          <w:i/>
          <w:iCs/>
          <w:noProof/>
          <w:szCs w:val="24"/>
        </w:rPr>
        <w:t>The American Economic Review</w:t>
      </w:r>
      <w:r w:rsidRPr="00A22D11">
        <w:rPr>
          <w:rFonts w:ascii="Calibri" w:hAnsi="Calibri" w:cs="Calibri"/>
          <w:noProof/>
          <w:szCs w:val="24"/>
        </w:rPr>
        <w:t xml:space="preserve">, </w:t>
      </w:r>
      <w:r w:rsidRPr="00A22D11">
        <w:rPr>
          <w:rFonts w:ascii="Calibri" w:hAnsi="Calibri" w:cs="Calibri"/>
          <w:i/>
          <w:iCs/>
          <w:noProof/>
          <w:szCs w:val="24"/>
        </w:rPr>
        <w:t>74</w:t>
      </w:r>
      <w:r w:rsidRPr="00A22D11">
        <w:rPr>
          <w:rFonts w:ascii="Calibri" w:hAnsi="Calibri" w:cs="Calibri"/>
          <w:noProof/>
          <w:szCs w:val="24"/>
        </w:rPr>
        <w:t>(3), 433–444.</w:t>
      </w:r>
    </w:p>
    <w:p w14:paraId="2AC197C0"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szCs w:val="24"/>
        </w:rPr>
      </w:pPr>
      <w:r w:rsidRPr="00A22D11">
        <w:rPr>
          <w:rFonts w:ascii="Calibri" w:hAnsi="Calibri" w:cs="Calibri"/>
          <w:noProof/>
          <w:szCs w:val="24"/>
        </w:rPr>
        <w:lastRenderedPageBreak/>
        <w:t xml:space="preserve">Stockhammer, E., &amp; Lavoie, M. (2013). Wage-led Growth. In </w:t>
      </w:r>
      <w:r w:rsidRPr="00A22D11">
        <w:rPr>
          <w:rFonts w:ascii="Calibri" w:hAnsi="Calibri" w:cs="Calibri"/>
          <w:i/>
          <w:iCs/>
          <w:noProof/>
          <w:szCs w:val="24"/>
        </w:rPr>
        <w:t>Wage-led Growth</w:t>
      </w:r>
      <w:r w:rsidRPr="00A22D11">
        <w:rPr>
          <w:rFonts w:ascii="Calibri" w:hAnsi="Calibri" w:cs="Calibri"/>
          <w:noProof/>
          <w:szCs w:val="24"/>
        </w:rPr>
        <w:t xml:space="preserve"> (Issue February). https://doi.org/10.1057/9781137357939</w:t>
      </w:r>
    </w:p>
    <w:p w14:paraId="5FE7775E" w14:textId="77777777" w:rsidR="00A22D11" w:rsidRPr="005900D2" w:rsidRDefault="00A22D11" w:rsidP="00A22D11">
      <w:pPr>
        <w:widowControl w:val="0"/>
        <w:autoSpaceDE w:val="0"/>
        <w:autoSpaceDN w:val="0"/>
        <w:adjustRightInd w:val="0"/>
        <w:spacing w:line="240" w:lineRule="auto"/>
        <w:ind w:left="480" w:hanging="480"/>
        <w:rPr>
          <w:rFonts w:ascii="Calibri" w:hAnsi="Calibri" w:cs="Calibri"/>
          <w:noProof/>
          <w:szCs w:val="24"/>
          <w:lang w:val="da-DK"/>
        </w:rPr>
      </w:pPr>
      <w:r w:rsidRPr="00A22D11">
        <w:rPr>
          <w:rFonts w:ascii="Calibri" w:hAnsi="Calibri" w:cs="Calibri"/>
          <w:noProof/>
          <w:szCs w:val="24"/>
        </w:rPr>
        <w:t xml:space="preserve">Topel, B. R. H. (1983). </w:t>
      </w:r>
      <w:r w:rsidRPr="00A22D11">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A22D11">
        <w:rPr>
          <w:rFonts w:ascii="Calibri" w:hAnsi="Calibri" w:cs="Calibri"/>
          <w:noProof/>
          <w:szCs w:val="24"/>
        </w:rPr>
        <w:t xml:space="preserve">. </w:t>
      </w:r>
      <w:r w:rsidRPr="005900D2">
        <w:rPr>
          <w:rFonts w:ascii="Calibri" w:hAnsi="Calibri" w:cs="Calibri"/>
          <w:i/>
          <w:iCs/>
          <w:noProof/>
          <w:szCs w:val="24"/>
          <w:lang w:val="da-DK"/>
        </w:rPr>
        <w:t>73</w:t>
      </w:r>
      <w:r w:rsidRPr="005900D2">
        <w:rPr>
          <w:rFonts w:ascii="Calibri" w:hAnsi="Calibri" w:cs="Calibri"/>
          <w:noProof/>
          <w:szCs w:val="24"/>
          <w:lang w:val="da-DK"/>
        </w:rPr>
        <w:t>(4), 541–559.</w:t>
      </w:r>
    </w:p>
    <w:p w14:paraId="4DDB2A16" w14:textId="77777777" w:rsidR="00A22D11" w:rsidRPr="00A22D11" w:rsidRDefault="00A22D11" w:rsidP="00A22D11">
      <w:pPr>
        <w:widowControl w:val="0"/>
        <w:autoSpaceDE w:val="0"/>
        <w:autoSpaceDN w:val="0"/>
        <w:adjustRightInd w:val="0"/>
        <w:spacing w:line="240" w:lineRule="auto"/>
        <w:ind w:left="480" w:hanging="480"/>
        <w:rPr>
          <w:rFonts w:ascii="Calibri" w:hAnsi="Calibri" w:cs="Calibri"/>
          <w:noProof/>
        </w:rPr>
      </w:pPr>
      <w:r w:rsidRPr="005900D2">
        <w:rPr>
          <w:rFonts w:ascii="Calibri" w:hAnsi="Calibri" w:cs="Calibri"/>
          <w:noProof/>
          <w:szCs w:val="24"/>
          <w:lang w:val="da-DK"/>
        </w:rPr>
        <w:t xml:space="preserve">Venstre, D. R., Folkeparti, S., Folkeparti, D. K., &amp; Eu-bidrag, D. (2012). </w:t>
      </w:r>
      <w:r w:rsidRPr="00A22D11">
        <w:rPr>
          <w:rFonts w:ascii="Calibri" w:hAnsi="Calibri" w:cs="Calibri"/>
          <w:i/>
          <w:iCs/>
          <w:noProof/>
          <w:szCs w:val="24"/>
        </w:rPr>
        <w:t>Aftale om skattereform</w:t>
      </w:r>
      <w:r w:rsidRPr="00A22D11">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0" w:name="_Ref119913636"/>
      <w:r>
        <w:t>DAG</w:t>
      </w:r>
      <w:bookmarkEnd w:id="50"/>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1" w:name="_Ref119913679"/>
      <w:r>
        <w:t>Demand channel</w:t>
      </w:r>
      <w:bookmarkEnd w:id="51"/>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2" w:name="_Ref120105262"/>
      <w:r>
        <w:lastRenderedPageBreak/>
        <w:t>Wage channel</w:t>
      </w:r>
      <w:bookmarkEnd w:id="52"/>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3" w:name="_Ref119913727"/>
      <w:r>
        <w:lastRenderedPageBreak/>
        <w:t>Productivity channel</w:t>
      </w:r>
      <w:bookmarkEnd w:id="53"/>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4" w:name="_Ref119919374"/>
      <w:r>
        <w:rPr>
          <w:lang w:val="da-DK"/>
        </w:rPr>
        <w:lastRenderedPageBreak/>
        <w:t xml:space="preserve">All </w:t>
      </w:r>
      <w:commentRangeStart w:id="55"/>
      <w:proofErr w:type="spellStart"/>
      <w:r>
        <w:rPr>
          <w:lang w:val="da-DK"/>
        </w:rPr>
        <w:t>effects</w:t>
      </w:r>
      <w:commentRangeEnd w:id="55"/>
      <w:proofErr w:type="spellEnd"/>
      <w:r>
        <w:rPr>
          <w:rStyle w:val="Kommentarhenvisning"/>
          <w:rFonts w:asciiTheme="minorHAnsi" w:eastAsiaTheme="minorHAnsi" w:hAnsiTheme="minorHAnsi" w:cstheme="minorBidi"/>
          <w:color w:val="auto"/>
        </w:rPr>
        <w:commentReference w:id="55"/>
      </w:r>
      <w:bookmarkEnd w:id="54"/>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6" w:name="_Ref120106314"/>
      <w:r w:rsidRPr="00B33E3B">
        <w:t>Sensitiv</w:t>
      </w:r>
      <w:r w:rsidR="00B312A8">
        <w:t>ity</w:t>
      </w:r>
      <w:r w:rsidRPr="00B33E3B">
        <w:t xml:space="preserve"> of demand regime</w:t>
      </w:r>
      <w:bookmarkEnd w:id="56"/>
    </w:p>
    <w:p w14:paraId="74760368" w14:textId="6E6DAF61" w:rsidR="006002F9" w:rsidRPr="00B33E3B" w:rsidRDefault="006002F9" w:rsidP="006002F9"/>
    <w:p w14:paraId="00EE0D29" w14:textId="4AAF66DA" w:rsidR="006002F9" w:rsidRPr="00B33E3B" w:rsidRDefault="00B53960" w:rsidP="00B53960">
      <w:pPr>
        <w:pStyle w:val="Overskrift4"/>
      </w:pPr>
      <w:bookmarkStart w:id="57" w:name="_Hlk119494477"/>
      <w:r w:rsidRPr="00B53960">
        <w:lastRenderedPageBreak/>
        <w:t>Removing autonomous consumption, restricting estimate of the profit-share to -0.1 from -0.45</w:t>
      </w:r>
      <w:r w:rsidRPr="00B33E3B">
        <w:t xml:space="preserve">. </w:t>
      </w:r>
    </w:p>
    <w:bookmarkEnd w:id="57"/>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 w:author="Simon Thomsen" w:date="2022-11-25T13:52:00Z" w:initials="ST">
    <w:p w14:paraId="0FB3413D" w14:textId="77777777" w:rsidR="00425124" w:rsidRDefault="00425124" w:rsidP="00834CE8">
      <w:pPr>
        <w:pStyle w:val="Kommentartekst"/>
      </w:pPr>
      <w:r>
        <w:rPr>
          <w:rStyle w:val="Kommentarhenvisning"/>
        </w:rPr>
        <w:annotationRef/>
      </w:r>
      <w:r>
        <w:t>Muligvis lav korterer</w:t>
      </w:r>
    </w:p>
  </w:comment>
  <w:comment w:id="2"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4" w:author="Simon Thomsen" w:date="2022-11-15T14:36:00Z" w:initials="ST">
    <w:p w14:paraId="63927F2B" w14:textId="77777777" w:rsidR="00057821" w:rsidRDefault="00057821" w:rsidP="00057821">
      <w:pPr>
        <w:pStyle w:val="Kommentartekst"/>
      </w:pPr>
      <w:r>
        <w:rPr>
          <w:rStyle w:val="Kommentarhenvisning"/>
        </w:rPr>
        <w:annotationRef/>
      </w:r>
      <w:r>
        <w:t>Kun årstal</w:t>
      </w:r>
    </w:p>
  </w:comment>
  <w:comment w:id="5" w:author="Simon Thomsen" w:date="2022-11-16T09:02:00Z" w:initials="ST">
    <w:p w14:paraId="0625749C" w14:textId="77777777" w:rsidR="00057821" w:rsidRDefault="00057821" w:rsidP="00057821">
      <w:pPr>
        <w:pStyle w:val="Kommentartekst"/>
      </w:pPr>
      <w:r>
        <w:rPr>
          <w:rStyle w:val="Kommentarhenvisning"/>
        </w:rPr>
        <w:annotationRef/>
      </w:r>
      <w:r>
        <w:t>Generelt når de nævnes i sætninger skal det kun være årstal i parentes</w:t>
      </w:r>
    </w:p>
  </w:comment>
  <w:comment w:id="6" w:author="Simon Thomsen" w:date="2022-11-14T10:13:00Z" w:initials="ST">
    <w:p w14:paraId="2DA3A15D" w14:textId="77777777" w:rsidR="003C4BAC" w:rsidRDefault="003C4BAC" w:rsidP="003C4BAC">
      <w:pPr>
        <w:pStyle w:val="Kommentartekst"/>
      </w:pPr>
      <w:r>
        <w:rPr>
          <w:rStyle w:val="Kommentarhenvisning"/>
        </w:rPr>
        <w:annotationRef/>
      </w:r>
      <w:r>
        <w:t>Men modsat burde den aktive arbejdsmarkedsd politik vel op kvalificere human kapital i perioden for arbejdsløshed?</w:t>
      </w:r>
    </w:p>
  </w:comment>
  <w:comment w:id="8" w:author="Simon Fløj Thomsen" w:date="2022-11-25T15:53:00Z" w:initials="SFT">
    <w:p w14:paraId="136C22B3" w14:textId="77777777" w:rsidR="00BC3C9E" w:rsidRDefault="00BC3C9E" w:rsidP="00FD7390">
      <w:pPr>
        <w:pStyle w:val="Kommentartekst"/>
      </w:pPr>
      <w:r>
        <w:rPr>
          <w:rStyle w:val="Kommentarhenvisning"/>
        </w:rPr>
        <w:annotationRef/>
      </w:r>
      <w:r>
        <w:t>Slet?</w:t>
      </w:r>
    </w:p>
  </w:comment>
  <w:comment w:id="9" w:author="Simon Fløj Thomsen" w:date="2022-11-25T15:59:00Z" w:initials="SFT">
    <w:p w14:paraId="299B07C5" w14:textId="77777777" w:rsidR="00BC3C9E" w:rsidRDefault="00BC3C9E" w:rsidP="00C62E7E">
      <w:pPr>
        <w:pStyle w:val="Kommentartekst"/>
      </w:pPr>
      <w:r>
        <w:rPr>
          <w:rStyle w:val="Kommentarhenvisning"/>
        </w:rPr>
        <w:annotationRef/>
      </w:r>
      <w:r>
        <w:t>Læs grundigt igen</w:t>
      </w:r>
    </w:p>
  </w:comment>
  <w:comment w:id="10" w:author="Simon Fløj Thomsen" w:date="2022-11-25T16:00:00Z" w:initials="SFT">
    <w:p w14:paraId="5418BED3" w14:textId="77777777" w:rsidR="00FF7284" w:rsidRDefault="00FF7284" w:rsidP="009D12CE">
      <w:pPr>
        <w:pStyle w:val="Kommentartekst"/>
      </w:pPr>
      <w:r>
        <w:rPr>
          <w:rStyle w:val="Kommentarhenvisning"/>
        </w:rPr>
        <w:annotationRef/>
      </w:r>
      <w:r>
        <w:t>Mååske rykke frem som det første i dette afsnit</w:t>
      </w:r>
    </w:p>
  </w:comment>
  <w:comment w:id="11"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2"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3"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4"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5"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8"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19"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0"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3"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4"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5"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6"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7"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8"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9"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0"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1"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2"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3"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4"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5"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6"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8"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39"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0"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1"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2"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3"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4"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5"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5"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345BAF" w15:done="0"/>
  <w15:commentEx w15:paraId="0FB3413D" w15:done="0"/>
  <w15:commentEx w15:paraId="14D629FD" w15:done="0"/>
  <w15:commentEx w15:paraId="63927F2B" w15:done="0"/>
  <w15:commentEx w15:paraId="0625749C" w15:paraIdParent="63927F2B" w15:done="0"/>
  <w15:commentEx w15:paraId="2DA3A15D" w15:done="0"/>
  <w15:commentEx w15:paraId="136C22B3" w15:done="0"/>
  <w15:commentEx w15:paraId="299B07C5" w15:done="0"/>
  <w15:commentEx w15:paraId="5418BED3"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E8C3" w16cex:dateUtc="2022-11-24T11:57:00Z"/>
  <w16cex:commentExtensible w16cex:durableId="272B4736" w16cex:dateUtc="2022-11-25T12:52:00Z"/>
  <w16cex:commentExtensible w16cex:durableId="272B35E2" w16cex:dateUtc="2022-11-25T11:38:00Z"/>
  <w16cex:commentExtensible w16cex:durableId="271E2270" w16cex:dateUtc="2022-11-15T13:36:00Z"/>
  <w16cex:commentExtensible w16cex:durableId="271F25BB" w16cex:dateUtc="2022-11-16T08:02:00Z"/>
  <w16cex:commentExtensible w16cex:durableId="271C9356" w16cex:dateUtc="2022-11-14T09:13:00Z"/>
  <w16cex:commentExtensible w16cex:durableId="272B637B" w16cex:dateUtc="2022-11-25T14:53:00Z"/>
  <w16cex:commentExtensible w16cex:durableId="272B64C7" w16cex:dateUtc="2022-11-25T14:59:00Z"/>
  <w16cex:commentExtensible w16cex:durableId="272B6532" w16cex:dateUtc="2022-11-25T15:00: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345BAF" w16cid:durableId="2729E8C3"/>
  <w16cid:commentId w16cid:paraId="0FB3413D" w16cid:durableId="272B4736"/>
  <w16cid:commentId w16cid:paraId="14D629FD" w16cid:durableId="272B35E2"/>
  <w16cid:commentId w16cid:paraId="63927F2B" w16cid:durableId="271E2270"/>
  <w16cid:commentId w16cid:paraId="0625749C" w16cid:durableId="271F25BB"/>
  <w16cid:commentId w16cid:paraId="2DA3A15D" w16cid:durableId="271C9356"/>
  <w16cid:commentId w16cid:paraId="136C22B3" w16cid:durableId="272B637B"/>
  <w16cid:commentId w16cid:paraId="299B07C5" w16cid:durableId="272B64C7"/>
  <w16cid:commentId w16cid:paraId="5418BED3" w16cid:durableId="272B6532"/>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81C50" w14:textId="77777777" w:rsidR="006E56C8" w:rsidRDefault="006E56C8" w:rsidP="005F6ED0">
      <w:pPr>
        <w:spacing w:after="0" w:line="240" w:lineRule="auto"/>
      </w:pPr>
      <w:r>
        <w:separator/>
      </w:r>
    </w:p>
  </w:endnote>
  <w:endnote w:type="continuationSeparator" w:id="0">
    <w:p w14:paraId="4FD0C619" w14:textId="77777777" w:rsidR="006E56C8" w:rsidRDefault="006E56C8"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B4408" w14:textId="77777777" w:rsidR="006E56C8" w:rsidRDefault="006E56C8" w:rsidP="005F6ED0">
      <w:pPr>
        <w:spacing w:after="0" w:line="240" w:lineRule="auto"/>
      </w:pPr>
      <w:r>
        <w:separator/>
      </w:r>
    </w:p>
  </w:footnote>
  <w:footnote w:type="continuationSeparator" w:id="0">
    <w:p w14:paraId="79ECBC20" w14:textId="77777777" w:rsidR="006E56C8" w:rsidRDefault="006E56C8"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3">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4">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5">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6">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7">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4">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5">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6">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7">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8">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9">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0">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1">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2">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3">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4">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17C4E"/>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3B8"/>
    <w:rsid w:val="004178EE"/>
    <w:rsid w:val="00421DBA"/>
    <w:rsid w:val="00425124"/>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5200"/>
    <w:rsid w:val="00856060"/>
    <w:rsid w:val="00862CC3"/>
    <w:rsid w:val="00863342"/>
    <w:rsid w:val="008639FA"/>
    <w:rsid w:val="00863BC8"/>
    <w:rsid w:val="0086429D"/>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3E64"/>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61</Pages>
  <Words>37459</Words>
  <Characters>228503</Characters>
  <Application>Microsoft Office Word</Application>
  <DocSecurity>0</DocSecurity>
  <Lines>1904</Lines>
  <Paragraphs>530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10</cp:revision>
  <cp:lastPrinted>2022-11-19T12:43:00Z</cp:lastPrinted>
  <dcterms:created xsi:type="dcterms:W3CDTF">2022-11-25T10:56:00Z</dcterms:created>
  <dcterms:modified xsi:type="dcterms:W3CDTF">2022-11-25T15:13:00Z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