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3F1A6F34"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7428FC73"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D90D33F"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w:t>
      </w:r>
      <w:commentRangeStart w:id="0"/>
      <w:r w:rsidR="00F064D3" w:rsidRPr="00AB3D2F">
        <w:rPr>
          <w:sz w:val="24"/>
          <w:szCs w:val="24"/>
        </w:rPr>
        <w:t>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commentRangeEnd w:id="0"/>
      <w:r w:rsidR="007D789C">
        <w:rPr>
          <w:rStyle w:val="Kommentarhenvisning"/>
        </w:rPr>
        <w:commentReference w:id="0"/>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6F3C1652"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 xml:space="preserve">income insurance program, </w:t>
      </w:r>
      <w:r w:rsidR="006427A6">
        <w:rPr>
          <w:sz w:val="24"/>
          <w:szCs w:val="24"/>
        </w:rPr>
        <w:t>including a description of the most recent regulation towards the growth of the maximum level of income insurance</w:t>
      </w:r>
      <w:r w:rsidR="002E270F" w:rsidRPr="00AB3D2F">
        <w:rPr>
          <w:sz w:val="24"/>
          <w:szCs w:val="24"/>
        </w:rPr>
        <w:t xml:space="preserv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 xml:space="preserve">ection 3 </w:t>
      </w:r>
      <w:r w:rsidR="006427A6">
        <w:rPr>
          <w:sz w:val="24"/>
          <w:szCs w:val="24"/>
        </w:rPr>
        <w:t>we provide a further description of the Danish IS-program and</w:t>
      </w:r>
      <w:r w:rsidR="002E270F" w:rsidRPr="00AB3D2F">
        <w:rPr>
          <w:sz w:val="24"/>
          <w:szCs w:val="24"/>
        </w:rPr>
        <w:t xml:space="preserve"> take a closer look at the </w:t>
      </w:r>
      <w:r w:rsidR="006427A6">
        <w:rPr>
          <w:sz w:val="24"/>
          <w:szCs w:val="24"/>
        </w:rPr>
        <w:t>IS-</w:t>
      </w:r>
      <w:r w:rsidR="002E270F" w:rsidRPr="00AB3D2F">
        <w:rPr>
          <w:sz w:val="24"/>
          <w:szCs w:val="24"/>
        </w:rPr>
        <w:t xml:space="preserve">model build in </w:t>
      </w:r>
      <w:r w:rsidR="006D25A4" w:rsidRPr="00AB3D2F">
        <w:rPr>
          <w:sz w:val="24"/>
          <w:szCs w:val="24"/>
        </w:rPr>
        <w:t xml:space="preserve">2015 </w:t>
      </w:r>
      <w:r w:rsidR="006427A6">
        <w:rPr>
          <w:sz w:val="24"/>
          <w:szCs w:val="24"/>
        </w:rPr>
        <w:t xml:space="preserve">today used by the government to analyze political regulations towards the </w:t>
      </w:r>
      <w:r w:rsidR="006427A6">
        <w:rPr>
          <w:sz w:val="24"/>
          <w:szCs w:val="24"/>
        </w:rPr>
        <w:lastRenderedPageBreak/>
        <w:t>Danish IS-program</w:t>
      </w:r>
      <w:r w:rsidR="006D25A4" w:rsidRPr="00AB3D2F">
        <w:rPr>
          <w:sz w:val="24"/>
          <w:szCs w:val="24"/>
        </w:rPr>
        <w:t xml:space="preserve">. In section 4 we will present a quarterly SFC-model for Denmark, specifically looking at the Danish </w:t>
      </w:r>
      <w:r w:rsidR="006427A6">
        <w:rPr>
          <w:sz w:val="24"/>
          <w:szCs w:val="24"/>
        </w:rPr>
        <w:t>IS-program,</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w:t>
      </w:r>
      <w:r w:rsidR="006427A6">
        <w:rPr>
          <w:sz w:val="24"/>
          <w:szCs w:val="24"/>
        </w:rPr>
        <w:t>6</w:t>
      </w:r>
      <w:r w:rsidR="006D25A4" w:rsidRPr="00AB3D2F">
        <w:rPr>
          <w:sz w:val="24"/>
          <w:szCs w:val="24"/>
        </w:rPr>
        <w:t xml:space="preserve">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79334D8B"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692AD32" w14:textId="393AD1F5" w:rsidR="00A22D11"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the </w:t>
      </w:r>
      <w:r w:rsidR="003D13F0" w:rsidRPr="00AB3D2F">
        <w:rPr>
          <w:sz w:val="24"/>
          <w:szCs w:val="24"/>
        </w:rPr>
        <w:t xml:space="preserve">reason for the lack of new literature towards </w:t>
      </w:r>
      <w:r w:rsidR="00BA5C45" w:rsidRPr="00AB3D2F">
        <w:rPr>
          <w:sz w:val="24"/>
          <w:szCs w:val="24"/>
        </w:rPr>
        <w:t xml:space="preserve">the approach rate is </w:t>
      </w:r>
      <w:r w:rsidR="00C9325D" w:rsidRPr="00AB3D2F">
        <w:rPr>
          <w:sz w:val="24"/>
          <w:szCs w:val="24"/>
        </w:rPr>
        <w:t>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003D13F0" w:rsidRPr="00AB3D2F">
        <w:rPr>
          <w:sz w:val="24"/>
          <w:szCs w:val="24"/>
        </w:rPr>
        <w:t>result in</w:t>
      </w:r>
      <w:r w:rsidR="00BA5C45" w:rsidRPr="00AB3D2F">
        <w:rPr>
          <w:sz w:val="24"/>
          <w:szCs w:val="24"/>
        </w:rPr>
        <w:t xml:space="preserve"> </w:t>
      </w:r>
      <w:r w:rsidR="003D13F0" w:rsidRPr="00AB3D2F">
        <w:rPr>
          <w:sz w:val="24"/>
          <w:szCs w:val="24"/>
        </w:rPr>
        <w:t>the micro elasticity of income insurance on unemployment</w:t>
      </w:r>
      <w:r w:rsidR="00553D39" w:rsidRPr="00AB3D2F">
        <w:rPr>
          <w:sz w:val="24"/>
          <w:szCs w:val="24"/>
        </w:rPr>
        <w:t xml:space="preserve">. </w:t>
      </w:r>
    </w:p>
    <w:p w14:paraId="41E618AB" w14:textId="30701A81" w:rsidR="00D75C29" w:rsidRPr="00AB3D2F" w:rsidRDefault="00753265" w:rsidP="003D1361">
      <w:pPr>
        <w:spacing w:line="360" w:lineRule="auto"/>
        <w:rPr>
          <w:sz w:val="24"/>
          <w:szCs w:val="24"/>
        </w:rPr>
      </w:pPr>
      <w:r w:rsidRPr="00AB3D2F">
        <w:rPr>
          <w:sz w:val="24"/>
          <w:szCs w:val="24"/>
        </w:rPr>
        <w:t>Instead,</w:t>
      </w:r>
      <w:r w:rsidR="00BA5C45" w:rsidRPr="00AB3D2F">
        <w:rPr>
          <w:sz w:val="24"/>
          <w:szCs w:val="24"/>
        </w:rPr>
        <w:t xml:space="preserv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1814F6">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14F6">
        <w:rPr>
          <w:sz w:val="24"/>
          <w:szCs w:val="24"/>
        </w:rPr>
        <w:t>when</w:t>
      </w:r>
      <w:r w:rsidR="00185B9F" w:rsidRPr="00AB3D2F">
        <w:rPr>
          <w:sz w:val="24"/>
          <w:szCs w:val="24"/>
        </w:rPr>
        <w:t xml:space="preserve"> </w:t>
      </w:r>
      <w:r w:rsidR="001814F6">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63F50427"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435AA7A1" w:rsidR="003C4BAC" w:rsidRPr="00AB3D2F" w:rsidRDefault="00CB1B8E" w:rsidP="003C4BAC">
      <w:pPr>
        <w:spacing w:line="360" w:lineRule="auto"/>
        <w:rPr>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74B1CFF7" w14:textId="288195E2" w:rsidR="003C4BAC" w:rsidRPr="00AB3D2F" w:rsidRDefault="00CB1B8E" w:rsidP="003C4BAC">
      <w:pPr>
        <w:spacing w:line="360" w:lineRule="auto"/>
        <w:rPr>
          <w:sz w:val="24"/>
          <w:szCs w:val="24"/>
        </w:rPr>
      </w:pPr>
      <w:commentRangeStart w:id="2"/>
      <w:r>
        <w:rPr>
          <w:sz w:val="24"/>
          <w:szCs w:val="24"/>
        </w:rPr>
        <w:t>A third macroeconomic effect</w:t>
      </w:r>
      <w:r w:rsidR="003C4BAC" w:rsidRPr="00AB3D2F">
        <w:rPr>
          <w:sz w:val="24"/>
          <w:szCs w:val="24"/>
        </w:rPr>
        <w:t xml:space="preserve"> is </w:t>
      </w:r>
      <w:r w:rsidR="00706B4F">
        <w:rPr>
          <w:sz w:val="24"/>
          <w:szCs w:val="24"/>
        </w:rPr>
        <w:t>based on</w:t>
      </w:r>
      <w:r w:rsidR="003C4BAC" w:rsidRPr="00AB3D2F">
        <w:rPr>
          <w:sz w:val="24"/>
          <w:szCs w:val="24"/>
        </w:rPr>
        <w:t xml:space="preserve">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commentRangeEnd w:id="2"/>
      <w:r w:rsidR="00706B4F">
        <w:rPr>
          <w:rStyle w:val="Kommentarhenvisning"/>
        </w:rPr>
        <w:commentReference w:id="2"/>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r w:rsidR="00706B4F">
        <w:rPr>
          <w:sz w:val="24"/>
          <w:szCs w:val="24"/>
        </w:rPr>
        <w:br/>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Pr>
          <w:sz w:val="24"/>
          <w:szCs w:val="24"/>
        </w:rPr>
        <w:t>, when decreasing the level of income insurance,</w:t>
      </w:r>
      <w:r w:rsidR="003C4BAC" w:rsidRPr="00AB3D2F">
        <w:rPr>
          <w:sz w:val="24"/>
          <w:szCs w:val="24"/>
        </w:rPr>
        <w:t xml:space="preserve"> this could lead to a matching effect</w:t>
      </w:r>
      <w:r w:rsidR="00706B4F">
        <w:rPr>
          <w:sz w:val="24"/>
          <w:szCs w:val="24"/>
        </w:rPr>
        <w:t xml:space="preserve"> resulting in a</w:t>
      </w:r>
      <w:r w:rsidR="003C4BAC" w:rsidRPr="00AB3D2F">
        <w:rPr>
          <w:sz w:val="24"/>
          <w:szCs w:val="24"/>
        </w:rPr>
        <w:t xml:space="preserve"> worse job match between employer and employed, not taking advantage of the higher productivity the employer could have had in another job position with a better match. </w:t>
      </w:r>
      <w:r w:rsidR="00884952" w:rsidRPr="00AB3D2F">
        <w:rPr>
          <w:noProof/>
          <w:sz w:val="24"/>
          <w:szCs w:val="24"/>
        </w:rPr>
        <w:t>Chetty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00884952" w:rsidRPr="00AB3D2F">
        <w:rPr>
          <w:noProof/>
          <w:sz w:val="24"/>
          <w:szCs w:val="24"/>
        </w:rPr>
        <w:t>Andersen et al.</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Pr>
          <w:noProof/>
          <w:sz w:val="24"/>
          <w:szCs w:val="24"/>
        </w:rPr>
        <w:t xml:space="preserve"> </w:t>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r w:rsidR="00706B4F">
        <w:rPr>
          <w:sz w:val="24"/>
          <w:szCs w:val="24"/>
        </w:rPr>
        <w:br/>
      </w:r>
      <w:r w:rsidR="003C4BAC" w:rsidRPr="00AB3D2F">
        <w:rPr>
          <w:sz w:val="24"/>
          <w:szCs w:val="24"/>
        </w:rPr>
        <w:t>Therefor</w:t>
      </w:r>
      <w:r w:rsidR="003C4BAC">
        <w:rPr>
          <w:sz w:val="24"/>
          <w:szCs w:val="24"/>
        </w:rPr>
        <w:t>e,</w:t>
      </w:r>
      <w:r w:rsidR="003C4BAC"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two measures for the quality of the working force, the wage and hiring period</w:t>
      </w:r>
      <w:r w:rsidR="003C4BAC" w:rsidRPr="00967F45">
        <w:rPr>
          <w:rStyle w:val="Fodnotehenvisning"/>
        </w:rPr>
        <w:footnoteReference w:id="1"/>
      </w:r>
      <w:r w:rsidR="003C4BAC" w:rsidRPr="00AB3D2F">
        <w:rPr>
          <w:sz w:val="24"/>
          <w:szCs w:val="24"/>
        </w:rPr>
        <w:t xml:space="preserve">. The challenging part being to control for other effects, affecting the wage and hiring period. </w:t>
      </w:r>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003C4BAC" w:rsidRPr="00AB3D2F">
        <w:rPr>
          <w:sz w:val="24"/>
          <w:szCs w:val="24"/>
        </w:rPr>
        <w:t>. This may be capable of explaining the mixed empirical evidence for a channel existing between the level of income insurance and productivity.</w:t>
      </w:r>
    </w:p>
    <w:p w14:paraId="64841A15" w14:textId="1D5A7E0F"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lastRenderedPageBreak/>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3"/>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3"/>
      <w:r w:rsidR="00552417">
        <w:rPr>
          <w:rStyle w:val="Kommentarhenvisning"/>
        </w:rPr>
        <w:commentReference w:id="3"/>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w:t>
      </w:r>
      <w:commentRangeStart w:id="4"/>
      <w:r w:rsidR="00463D22">
        <w:rPr>
          <w:sz w:val="24"/>
          <w:szCs w:val="24"/>
        </w:rPr>
        <w:t xml:space="preserve">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commentRangeEnd w:id="4"/>
      <w:r w:rsidR="009D1E5C">
        <w:rPr>
          <w:rStyle w:val="Kommentarhenvisning"/>
        </w:rPr>
        <w:commentReference w:id="4"/>
      </w:r>
    </w:p>
    <w:p w14:paraId="0759F200" w14:textId="44B20CCC" w:rsidR="00262F3F" w:rsidRDefault="00CF51F3" w:rsidP="00CF51F3">
      <w:pPr>
        <w:pStyle w:val="Overskrift1"/>
      </w:pPr>
      <w:bookmarkStart w:id="5" w:name="_Ref119913343"/>
      <w:r>
        <w:t>Section 3</w:t>
      </w:r>
      <w:bookmarkEnd w:id="5"/>
      <w:r w:rsidR="004E2D15">
        <w:t xml:space="preserve"> Description</w:t>
      </w:r>
    </w:p>
    <w:p w14:paraId="25A917D8" w14:textId="0B6B3974" w:rsidR="00CF51F3" w:rsidRDefault="00CF51F3" w:rsidP="00CF51F3"/>
    <w:p w14:paraId="56AB9BB4" w14:textId="36572AE7"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3BCE4298" w:rsidR="00125001" w:rsidRPr="00AB3D2F" w:rsidRDefault="00A64A0B" w:rsidP="00125001">
      <w:pPr>
        <w:spacing w:line="360" w:lineRule="auto"/>
        <w:rPr>
          <w:sz w:val="24"/>
          <w:szCs w:val="24"/>
        </w:rPr>
      </w:pPr>
      <w:r>
        <w:rPr>
          <w:sz w:val="24"/>
          <w:szCs w:val="24"/>
        </w:rPr>
        <w:t xml:space="preserve">Aastrup </w:t>
      </w:r>
      <w:r>
        <w:rPr>
          <w:sz w:val="24"/>
          <w:szCs w:val="24"/>
        </w:rPr>
        <w:fldChar w:fldCharType="begin" w:fldLock="1"/>
      </w:r>
      <w:r>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of income insurance not following the wage growth, making the compensation rate decline over </w:t>
      </w:r>
      <w:r w:rsidR="00125001" w:rsidRPr="00AB3D2F">
        <w:rPr>
          <w:sz w:val="24"/>
          <w:szCs w:val="24"/>
        </w:rPr>
        <w:lastRenderedPageBreak/>
        <w:t xml:space="preserve">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19EF408E" w:rsidR="008F5FCC" w:rsidRDefault="008F5FCC" w:rsidP="008F5FCC">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6FDDF3BB"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is made so that it doesn’t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 2012. </w:t>
      </w:r>
    </w:p>
    <w:p w14:paraId="77FE9F9F" w14:textId="7E626317" w:rsidR="008F5FCC" w:rsidRDefault="008F5FCC" w:rsidP="008F5FCC">
      <w:pPr>
        <w:spacing w:line="360" w:lineRule="auto"/>
        <w:rPr>
          <w:sz w:val="24"/>
          <w:szCs w:val="24"/>
        </w:rPr>
      </w:pPr>
      <w:r w:rsidRPr="00EF24B6">
        <w:rPr>
          <w:sz w:val="24"/>
          <w:szCs w:val="24"/>
        </w:rPr>
        <w:t>Other</w:t>
      </w:r>
      <w:r w:rsidRPr="00AB3D2F">
        <w:rPr>
          <w:sz w:val="24"/>
          <w:szCs w:val="24"/>
        </w:rPr>
        <w:t xml:space="preserve">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w:t>
      </w:r>
      <w:r w:rsidRPr="00AB3D2F">
        <w:rPr>
          <w:sz w:val="24"/>
          <w:szCs w:val="24"/>
        </w:rPr>
        <w:lastRenderedPageBreak/>
        <w:t>compensation rate. One of the argumentations for including the development in the share of the wage paid to labor market pensions is that employed will benefit from their pensions later in their 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642871B6" w:rsidR="008F5FCC" w:rsidRPr="00AB3D2F" w:rsidRDefault="008F5FCC" w:rsidP="008F5FCC">
      <w:pPr>
        <w:spacing w:line="360" w:lineRule="auto"/>
        <w:rPr>
          <w:sz w:val="24"/>
          <w:szCs w:val="24"/>
        </w:rPr>
      </w:pPr>
      <w:r w:rsidRPr="00AB3D2F">
        <w:rPr>
          <w:sz w:val="24"/>
          <w:szCs w:val="24"/>
        </w:rPr>
        <w:t>Despite the three main effects described above</w:t>
      </w:r>
      <w:r w:rsidR="007D6088">
        <w:rPr>
          <w:sz w:val="24"/>
          <w:szCs w:val="24"/>
        </w:rPr>
        <w:t xml:space="preserve"> all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years till 2 years, as well as increasing the requirements for receiving income insurance </w:t>
      </w:r>
      <w:commentRangeStart w:id="6"/>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commentRangeEnd w:id="6"/>
      <w:r w:rsidR="00101117">
        <w:rPr>
          <w:rStyle w:val="Kommentarhenvisning"/>
        </w:rPr>
        <w:commentReference w:id="6"/>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3AEE10CC"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 xml:space="preserve">he results of this model favored the lower level of income insurance when looking at the government net </w:t>
      </w:r>
      <w:r w:rsidR="00F2092E" w:rsidRPr="00AB3D2F">
        <w:rPr>
          <w:sz w:val="24"/>
          <w:szCs w:val="24"/>
        </w:rPr>
        <w:lastRenderedPageBreak/>
        <w:t>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54DF7770"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ADDBC24"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6B9C67EA"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w:t>
      </w:r>
      <w:r w:rsidR="001B630A" w:rsidRPr="00AB3D2F">
        <w:rPr>
          <w:sz w:val="24"/>
          <w:szCs w:val="24"/>
        </w:rPr>
        <w:lastRenderedPageBreak/>
        <w:t>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 till 26 weeks after</w:t>
      </w:r>
      <w:r w:rsidR="007C05AF">
        <w:rPr>
          <w:sz w:val="24"/>
          <w:szCs w:val="24"/>
        </w:rPr>
        <w:t xml:space="preserve"> </w:t>
      </w:r>
      <w:r w:rsidR="00466122">
        <w:rPr>
          <w:sz w:val="24"/>
          <w:szCs w:val="24"/>
        </w:rPr>
        <w:t xml:space="preserve">a reduction </w:t>
      </w:r>
      <w:r w:rsidR="00360517" w:rsidRPr="00AB3D2F">
        <w:rPr>
          <w:sz w:val="24"/>
          <w:szCs w:val="24"/>
        </w:rPr>
        <w:fldChar w:fldCharType="begin" w:fldLock="1"/>
      </w:r>
      <w:r w:rsidR="00A2729E">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 meaning that a relative change </w:t>
      </w:r>
      <w:r w:rsidR="005607CC" w:rsidRPr="00AB3D2F">
        <w:rPr>
          <w:sz w:val="24"/>
          <w:szCs w:val="24"/>
        </w:rPr>
        <w:t xml:space="preserve">in the exit rate from unemployment to employment is a function of the relative change in the compensation rate. Thereby the effects of an increase in the </w:t>
      </w:r>
      <w:r w:rsidR="00A2729E">
        <w:rPr>
          <w:sz w:val="24"/>
          <w:szCs w:val="24"/>
        </w:rPr>
        <w:t xml:space="preserve">level of income </w:t>
      </w:r>
      <w:proofErr w:type="spellStart"/>
      <w:r w:rsidR="00A2729E">
        <w:rPr>
          <w:sz w:val="24"/>
          <w:szCs w:val="24"/>
        </w:rPr>
        <w:t>insruance</w:t>
      </w:r>
      <w:proofErr w:type="spellEnd"/>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lastRenderedPageBreak/>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6B85BA7A"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3D32D00"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w:t>
      </w:r>
      <w:r w:rsidR="006A4C7A">
        <w:rPr>
          <w:sz w:val="24"/>
          <w:szCs w:val="24"/>
        </w:rPr>
        <w:t>, showing the percentage of people switching</w:t>
      </w:r>
      <w:r w:rsidR="00D373B9" w:rsidRPr="00AB3D2F">
        <w:rPr>
          <w:sz w:val="24"/>
          <w:szCs w:val="24"/>
        </w:rPr>
        <w:t xml:space="preserve"> from the income insurance program to employment.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rate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440100D0"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lastRenderedPageBreak/>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Topel, 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332F811C"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p>
    <w:p w14:paraId="1889AA64" w14:textId="252CB14B"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w:t>
      </w:r>
      <w:r w:rsidR="00CE6810">
        <w:rPr>
          <w:sz w:val="24"/>
          <w:szCs w:val="24"/>
        </w:rPr>
        <w:t>affecting</w:t>
      </w:r>
      <w:r w:rsidRPr="00AB3D2F">
        <w:rPr>
          <w:sz w:val="24"/>
          <w:szCs w:val="24"/>
        </w:rPr>
        <w:t xml:space="preserve">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641BAE4A"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xml:space="preserve">.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t>
      </w:r>
      <w:r w:rsidRPr="00AB3D2F">
        <w:rPr>
          <w:sz w:val="24"/>
          <w:szCs w:val="24"/>
        </w:rPr>
        <w:lastRenderedPageBreak/>
        <w:t xml:space="preserve">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035A6326"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income insurance 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will be useful in section 5, as we</w:t>
      </w:r>
      <w:r>
        <w:rPr>
          <w:sz w:val="24"/>
          <w:szCs w:val="24"/>
        </w:rPr>
        <w:t xml:space="preserve"> can use the estimates from the IS-model with some adjustments towards the approach effect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6EFF7B24" w14:textId="3D9A5CE1"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t>
      </w:r>
      <w:r w:rsidR="00C2684E">
        <w:rPr>
          <w:sz w:val="24"/>
          <w:szCs w:val="24"/>
        </w:rPr>
        <w:lastRenderedPageBreak/>
        <w:t>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w:t>
      </w:r>
      <w:r w:rsidR="00E47E6F" w:rsidRPr="00AB3D2F">
        <w:rPr>
          <w:rFonts w:eastAsiaTheme="minorEastAsia" w:cstheme="minorHAnsi"/>
          <w:sz w:val="24"/>
          <w:szCs w:val="24"/>
        </w:rPr>
        <w:lastRenderedPageBreak/>
        <w:t>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0A0054A2"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433B17DE" w:rsidR="005B6B82" w:rsidRPr="00AB3D2F" w:rsidRDefault="005B6B82" w:rsidP="00BB0046">
      <w:pPr>
        <w:spacing w:line="360" w:lineRule="auto"/>
        <w:rPr>
          <w:rFonts w:cstheme="minorHAnsi"/>
          <w:sz w:val="24"/>
          <w:szCs w:val="24"/>
        </w:rPr>
      </w:pPr>
      <w:r w:rsidRPr="00AB3D2F">
        <w:rPr>
          <w:rFonts w:cstheme="minorHAnsi"/>
          <w:sz w:val="24"/>
          <w:szCs w:val="24"/>
        </w:rPr>
        <w:lastRenderedPageBreak/>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Pr="00AB3D2F">
        <w:rPr>
          <w:rFonts w:cstheme="minorHAnsi"/>
          <w:sz w:val="24"/>
          <w:szCs w:val="24"/>
        </w:rPr>
        <w:t xml:space="preserve"> each year. </w:t>
      </w:r>
    </w:p>
    <w:p w14:paraId="556C67C5" w14:textId="6168B424"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7"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7"/>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77440887"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6B3C92E8" w14:textId="2B170C8B" w:rsidR="00A76722" w:rsidRPr="00AB3D2F" w:rsidRDefault="00854CCC" w:rsidP="00763BD8">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7A2002E5" w14:textId="1B42CF54" w:rsidR="00763BD8" w:rsidRPr="00AB3D2F" w:rsidRDefault="00763BD8" w:rsidP="005B6B82">
      <w:pPr>
        <w:rPr>
          <w:rFonts w:cstheme="minorHAnsi"/>
          <w:sz w:val="24"/>
          <w:szCs w:val="24"/>
        </w:rPr>
      </w:pPr>
    </w:p>
    <w:p w14:paraId="6BA465B1" w14:textId="1F13464D" w:rsidR="002B7C95" w:rsidRPr="00AB3D2F" w:rsidRDefault="00763BD8" w:rsidP="00763BD8">
      <w:pPr>
        <w:spacing w:line="360" w:lineRule="auto"/>
        <w:rPr>
          <w:rFonts w:cstheme="minorHAnsi"/>
          <w:sz w:val="24"/>
          <w:szCs w:val="24"/>
        </w:rPr>
      </w:pPr>
      <w:r w:rsidRPr="00AB3D2F">
        <w:rPr>
          <w:rFonts w:cstheme="minorHAnsi"/>
          <w:sz w:val="24"/>
          <w:szCs w:val="24"/>
        </w:rPr>
        <w:lastRenderedPageBreak/>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5FC6418B"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618B78F5"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w:t>
      </w:r>
      <w:r w:rsidRPr="00AB3D2F">
        <w:rPr>
          <w:rFonts w:cstheme="minorHAnsi"/>
          <w:sz w:val="24"/>
          <w:szCs w:val="24"/>
        </w:rPr>
        <w:lastRenderedPageBreak/>
        <w:t>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2133FC57"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6E65BB20" w:rsidR="003A3E3B" w:rsidRDefault="003A3E3B" w:rsidP="003A3E3B">
      <w:pPr>
        <w:pStyle w:val="Billedtekst"/>
        <w:keepNext/>
      </w:pPr>
      <w:bookmarkStart w:id="8" w:name="_Ref119756235"/>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bookmarkEnd w:id="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w:t>
      </w:r>
      <w:r w:rsidR="003D40B6" w:rsidRPr="00AC0541">
        <w:rPr>
          <w:sz w:val="24"/>
          <w:szCs w:val="24"/>
        </w:rPr>
        <w:lastRenderedPageBreak/>
        <w:t xml:space="preserve">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4C54C969" w:rsidR="003A3E3B" w:rsidRDefault="003A3E3B" w:rsidP="003A3E3B">
      <w:pPr>
        <w:pStyle w:val="Billedtekst"/>
        <w:keepNext/>
      </w:pPr>
      <w:bookmarkStart w:id="9" w:name="_Ref119756278"/>
      <w:r>
        <w:lastRenderedPageBreak/>
        <w:t xml:space="preserve">Figure </w:t>
      </w:r>
      <w:fldSimple w:instr=" STYLEREF 2 \s ">
        <w:r w:rsidR="00061257">
          <w:rPr>
            <w:noProof/>
          </w:rPr>
          <w:t>0</w:t>
        </w:r>
      </w:fldSimple>
      <w:r w:rsidR="00061257">
        <w:noBreakHyphen/>
      </w:r>
      <w:fldSimple w:instr=" SEQ Figure \* ARABIC \s 2 ">
        <w:r w:rsidR="00061257">
          <w:rPr>
            <w:noProof/>
          </w:rPr>
          <w:t>1</w:t>
        </w:r>
      </w:fldSimple>
      <w:bookmarkEnd w:id="9"/>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6196656F" w:rsidR="003A3E3B" w:rsidRDefault="003A3E3B" w:rsidP="003A3E3B">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1A76A748" w:rsidR="003A3E3B" w:rsidRDefault="003A3E3B" w:rsidP="003A3E3B">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0"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0"/>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B343470"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11"/>
      <w:r w:rsidR="001A7BAE" w:rsidRPr="00AC0541">
        <w:rPr>
          <w:sz w:val="24"/>
          <w:szCs w:val="24"/>
        </w:rPr>
        <w:t>wages</w:t>
      </w:r>
      <w:commentRangeEnd w:id="11"/>
      <w:r w:rsidR="00BF11E0" w:rsidRPr="00AC0541">
        <w:rPr>
          <w:rStyle w:val="Kommentarhenvisning"/>
          <w:sz w:val="24"/>
          <w:szCs w:val="24"/>
        </w:rPr>
        <w:commentReference w:id="11"/>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2D9FD08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D9FAD6A"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12"/>
      <w:commentRangeStart w:id="13"/>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12"/>
      <w:r w:rsidR="00D74D8E" w:rsidRPr="00AC0541">
        <w:rPr>
          <w:rStyle w:val="Kommentarhenvisning"/>
          <w:sz w:val="24"/>
          <w:szCs w:val="24"/>
        </w:rPr>
        <w:commentReference w:id="12"/>
      </w:r>
      <w:commentRangeEnd w:id="13"/>
      <w:r w:rsidR="009705F4" w:rsidRPr="00AC0541">
        <w:rPr>
          <w:rStyle w:val="Kommentarhenvisning"/>
          <w:sz w:val="24"/>
          <w:szCs w:val="24"/>
        </w:rPr>
        <w:commentReference w:id="13"/>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14"/>
      <w:commentRangeStart w:id="15"/>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14"/>
      <w:commentRangeEnd w:id="15"/>
      <w:r w:rsidR="00D74D8E" w:rsidRPr="00AC0541">
        <w:rPr>
          <w:rStyle w:val="Kommentarhenvisning"/>
          <w:sz w:val="24"/>
          <w:szCs w:val="24"/>
        </w:rPr>
        <w:commentReference w:id="14"/>
      </w:r>
      <w:r w:rsidR="0075087B" w:rsidRPr="00AC0541">
        <w:rPr>
          <w:rStyle w:val="Kommentarhenvisning"/>
          <w:sz w:val="24"/>
          <w:szCs w:val="24"/>
        </w:rPr>
        <w:commentReference w:id="15"/>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8AE87B8"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3</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13CDE362"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4</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16"/>
      <w:commentRangeStart w:id="17"/>
      <w:commentRangeStart w:id="18"/>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16"/>
      <w:r w:rsidR="00D74D8E" w:rsidRPr="00AC0541">
        <w:rPr>
          <w:rStyle w:val="Kommentarhenvisning"/>
          <w:sz w:val="24"/>
          <w:szCs w:val="24"/>
        </w:rPr>
        <w:commentReference w:id="16"/>
      </w:r>
      <w:commentRangeEnd w:id="17"/>
      <w:r w:rsidR="008E3678">
        <w:rPr>
          <w:rStyle w:val="Kommentarhenvisning"/>
        </w:rPr>
        <w:commentReference w:id="17"/>
      </w:r>
      <w:commentRangeEnd w:id="18"/>
      <w:r w:rsidR="00904699">
        <w:rPr>
          <w:rStyle w:val="Kommentarhenvisning"/>
        </w:rPr>
        <w:commentReference w:id="18"/>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219829A5"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t</m:t>
            </m:r>
          </m:sub>
        </m:sSub>
        <m:r>
          <w:rPr>
            <w:rFonts w:ascii="Cambria Math" w:hAnsi="Cambria Math"/>
            <w:sz w:val="24"/>
            <w:szCs w:val="24"/>
          </w:rPr>
          <m:t>)</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lastRenderedPageBreak/>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19F3EFC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19"/>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19"/>
      <w:r w:rsidR="00EB209C" w:rsidRPr="00AC0541">
        <w:rPr>
          <w:rStyle w:val="Kommentarhenvisning"/>
          <w:sz w:val="24"/>
          <w:szCs w:val="24"/>
        </w:rPr>
        <w:commentReference w:id="19"/>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E227B21"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lastRenderedPageBreak/>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6F71343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2</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lastRenderedPageBreak/>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2D00E3DB" w:rsidR="002F66FF" w:rsidRPr="00AC0541" w:rsidRDefault="007D3C27" w:rsidP="0078484D">
      <w:pPr>
        <w:spacing w:line="360" w:lineRule="auto"/>
        <w:rPr>
          <w:sz w:val="24"/>
          <w:szCs w:val="24"/>
        </w:rPr>
      </w:pPr>
      <m:oMathPara>
        <m:oMath>
          <m:r>
            <w:rPr>
              <w:rFonts w:ascii="Cambria Math" w:hAnsi="Cambria Math"/>
              <w:sz w:val="24"/>
              <w:szCs w:val="24"/>
            </w:rPr>
            <m:t>LF=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63ED25AE" w:rsidR="002E2015" w:rsidRPr="00AC0541" w:rsidRDefault="002564B8" w:rsidP="0078484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649FC1A4"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lastRenderedPageBreak/>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0"/>
      <w:commentRangeStart w:id="21"/>
      <w:commentRangeStart w:id="22"/>
      <w:commentRangeStart w:id="23"/>
      <w:r w:rsidRPr="00AC0541">
        <w:rPr>
          <w:sz w:val="24"/>
          <w:szCs w:val="24"/>
        </w:rPr>
        <w:t xml:space="preserve">approximately 150 </w:t>
      </w:r>
      <w:commentRangeEnd w:id="20"/>
      <w:r w:rsidR="00A36179" w:rsidRPr="00AC0541">
        <w:rPr>
          <w:rStyle w:val="Kommentarhenvisning"/>
          <w:sz w:val="24"/>
          <w:szCs w:val="24"/>
        </w:rPr>
        <w:commentReference w:id="20"/>
      </w:r>
      <w:commentRangeEnd w:id="21"/>
      <w:r w:rsidR="00617DDD">
        <w:rPr>
          <w:rStyle w:val="Kommentarhenvisning"/>
        </w:rPr>
        <w:commentReference w:id="21"/>
      </w:r>
      <w:commentRangeEnd w:id="22"/>
      <w:r w:rsidR="00724E4C">
        <w:rPr>
          <w:rStyle w:val="Kommentarhenvisning"/>
        </w:rPr>
        <w:commentReference w:id="22"/>
      </w:r>
      <w:commentRangeEnd w:id="23"/>
      <w:r w:rsidR="009042A8">
        <w:rPr>
          <w:rStyle w:val="Kommentarhenvisning"/>
        </w:rPr>
        <w:commentReference w:id="23"/>
      </w:r>
      <w:r w:rsidRPr="00AC0541">
        <w:rPr>
          <w:sz w:val="24"/>
          <w:szCs w:val="24"/>
        </w:rPr>
        <w:t xml:space="preserve">people in this </w:t>
      </w:r>
      <w:commentRangeStart w:id="24"/>
      <w:r w:rsidRPr="00AC0541">
        <w:rPr>
          <w:sz w:val="24"/>
          <w:szCs w:val="24"/>
        </w:rPr>
        <w:t>scenario</w:t>
      </w:r>
      <w:r w:rsidR="00845283" w:rsidRPr="00967F45">
        <w:rPr>
          <w:rStyle w:val="Fodnotehenvisning"/>
        </w:rPr>
        <w:footnoteReference w:id="13"/>
      </w:r>
      <w:r w:rsidRPr="00AC0541">
        <w:rPr>
          <w:sz w:val="24"/>
          <w:szCs w:val="24"/>
        </w:rPr>
        <w:t xml:space="preserve">. In </w:t>
      </w:r>
      <w:commentRangeEnd w:id="24"/>
      <w:r w:rsidR="00BD4800">
        <w:rPr>
          <w:rStyle w:val="Kommentarhenvisning"/>
        </w:rPr>
        <w:commentReference w:id="24"/>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25"/>
      <w:r w:rsidR="00111564" w:rsidRPr="00AC0541">
        <w:rPr>
          <w:sz w:val="24"/>
          <w:szCs w:val="24"/>
        </w:rPr>
        <w:t xml:space="preserve">section </w:t>
      </w:r>
      <w:r w:rsidR="005F2952">
        <w:rPr>
          <w:sz w:val="24"/>
          <w:szCs w:val="24"/>
        </w:rPr>
        <w:t>2</w:t>
      </w:r>
      <w:r w:rsidR="00111564" w:rsidRPr="00AC0541">
        <w:rPr>
          <w:sz w:val="24"/>
          <w:szCs w:val="24"/>
        </w:rPr>
        <w:t xml:space="preserve"> </w:t>
      </w:r>
      <w:commentRangeEnd w:id="25"/>
      <w:r w:rsidR="003F32AA">
        <w:rPr>
          <w:rStyle w:val="Kommentarhenvisning"/>
        </w:rPr>
        <w:commentReference w:id="25"/>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712AFE31"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t-1</m:t>
                      </m:r>
                    </m:sub>
                  </m:sSub>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t-4</m:t>
                      </m:r>
                    </m:sub>
                  </m:sSub>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t-2</m:t>
                      </m:r>
                    </m:sub>
                  </m:sSub>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t-1</m:t>
                      </m:r>
                    </m:sub>
                  </m:sSub>
                </m:e>
              </m:d>
            </m:e>
          </m:func>
          <m:r>
            <w:rPr>
              <w:rFonts w:ascii="Cambria Math" w:hAnsi="Cambria Math"/>
            </w:rPr>
            <m:t>+0.14*</m:t>
          </m:r>
          <m:r>
            <m:rPr>
              <m:sty m:val="p"/>
            </m:rPr>
            <w:rPr>
              <w:rFonts w:ascii="Cambria Math" w:hAnsi="Cambria Math"/>
            </w:rPr>
            <m:t>ln⁡</m:t>
          </m:r>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t-2</m:t>
              </m:r>
            </m:sub>
          </m:sSub>
          <m:r>
            <w:rPr>
              <w:rFonts w:ascii="Cambria Math" w:hAnsi="Cambria Math"/>
            </w:rPr>
            <m:t xml:space="preserve"> )</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lastRenderedPageBreak/>
        <w:t xml:space="preserve">As the increase in the average level of income insurance now feeds directly into the productivity, we below observe an increase in productivity compared to the baseline model after 2016. </w:t>
      </w:r>
    </w:p>
    <w:p w14:paraId="5E3B4C35" w14:textId="06950B05"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5EC09B1"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32306C16" w:rsidR="003E500D" w:rsidRDefault="003E500D" w:rsidP="003E500D">
      <w:pPr>
        <w:pStyle w:val="Billedtekst"/>
        <w:keepNext/>
      </w:pPr>
      <w:r>
        <w:t xml:space="preserve">Figure </w:t>
      </w:r>
      <w:fldSimple w:instr=" STYLEREF 2 \s ">
        <w:r w:rsidR="00061257">
          <w:rPr>
            <w:noProof/>
          </w:rPr>
          <w:t>0</w:t>
        </w:r>
      </w:fldSimple>
      <w:r w:rsidR="00061257">
        <w:noBreakHyphen/>
      </w:r>
      <w:fldSimple w:instr=" SEQ Figure \* ARABIC \s 2 ">
        <w:r w:rsidR="00061257">
          <w:rPr>
            <w:noProof/>
          </w:rPr>
          <w:t>1</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700BC8EA"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2</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180A9030" w:rsidR="003E500D" w:rsidRDefault="003E500D" w:rsidP="003E500D">
      <w:pPr>
        <w:pStyle w:val="Billedtekst"/>
        <w:keepNext/>
      </w:pPr>
      <w:r>
        <w:lastRenderedPageBreak/>
        <w:t xml:space="preserve">Figure </w:t>
      </w:r>
      <w:fldSimple w:instr=" STYLEREF 2 \s ">
        <w:r w:rsidR="00061257">
          <w:rPr>
            <w:noProof/>
          </w:rPr>
          <w:t>0</w:t>
        </w:r>
      </w:fldSimple>
      <w:r w:rsidR="00061257">
        <w:noBreakHyphen/>
      </w:r>
      <w:fldSimple w:instr=" SEQ Figure \* ARABIC \s 2 ">
        <w:r w:rsidR="00061257">
          <w:rPr>
            <w:noProof/>
          </w:rPr>
          <w:t>3</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26" w:name="_Ref119913315"/>
      <w:r>
        <w:t xml:space="preserve">Section 5: </w:t>
      </w:r>
      <w:r w:rsidR="00BF3FA4">
        <w:t>Discussion</w:t>
      </w:r>
      <w:bookmarkEnd w:id="26"/>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27"/>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27"/>
      <w:r w:rsidR="00BD4800" w:rsidRPr="0027369B">
        <w:rPr>
          <w:rStyle w:val="Kommentarhenvisning"/>
          <w:rFonts w:asciiTheme="minorHAnsi" w:hAnsiTheme="minorHAnsi" w:cstheme="minorHAnsi"/>
          <w:sz w:val="24"/>
          <w:szCs w:val="24"/>
        </w:rPr>
        <w:commentReference w:id="27"/>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28"/>
      <w:commentRangeStart w:id="29"/>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28"/>
      <w:r w:rsidR="008417CA">
        <w:rPr>
          <w:rStyle w:val="Kommentarhenvisning"/>
        </w:rPr>
        <w:commentReference w:id="28"/>
      </w:r>
      <w:commentRangeEnd w:id="29"/>
      <w:r w:rsidR="00C053D9">
        <w:rPr>
          <w:rStyle w:val="Kommentarhenvisning"/>
        </w:rPr>
        <w:commentReference w:id="29"/>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0"/>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0"/>
      <w:r w:rsidR="00DF306B">
        <w:rPr>
          <w:rStyle w:val="Kommentarhenvisning"/>
        </w:rPr>
        <w:commentReference w:id="30"/>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1"/>
      <w:commentRangeStart w:id="32"/>
      <w:r w:rsidR="00305EB0" w:rsidRPr="00C44380">
        <w:rPr>
          <w:sz w:val="24"/>
          <w:szCs w:val="24"/>
        </w:rPr>
        <w:t>0.</w:t>
      </w:r>
      <w:r w:rsidR="00E334EE">
        <w:rPr>
          <w:sz w:val="24"/>
          <w:szCs w:val="24"/>
        </w:rPr>
        <w:t>3</w:t>
      </w:r>
      <w:r w:rsidR="00305EB0" w:rsidRPr="00C44380">
        <w:rPr>
          <w:sz w:val="24"/>
          <w:szCs w:val="24"/>
        </w:rPr>
        <w:t>5-0.</w:t>
      </w:r>
      <w:commentRangeEnd w:id="31"/>
      <w:r w:rsidR="00E334EE">
        <w:rPr>
          <w:sz w:val="24"/>
          <w:szCs w:val="24"/>
        </w:rPr>
        <w:t>4</w:t>
      </w:r>
      <w:r w:rsidR="00BF3FA4" w:rsidRPr="00C44380">
        <w:rPr>
          <w:rStyle w:val="Kommentarhenvisning"/>
        </w:rPr>
        <w:commentReference w:id="31"/>
      </w:r>
      <w:commentRangeEnd w:id="32"/>
      <w:r w:rsidR="00BF3FA4" w:rsidRPr="00C44380">
        <w:rPr>
          <w:rStyle w:val="Kommentarhenvisning"/>
        </w:rPr>
        <w:commentReference w:id="32"/>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33"/>
      <w:r w:rsidR="00DF306B" w:rsidRPr="00D85753">
        <w:rPr>
          <w:rFonts w:eastAsiaTheme="minorEastAsia" w:cstheme="minorHAnsi"/>
          <w:noProof/>
          <w:sz w:val="24"/>
          <w:szCs w:val="24"/>
        </w:rPr>
        <w:t>DREAM</w:t>
      </w:r>
      <w:commentRangeEnd w:id="33"/>
      <w:r w:rsidR="00DF306B">
        <w:rPr>
          <w:rStyle w:val="Kommentarhenvisning"/>
        </w:rPr>
        <w:commentReference w:id="33"/>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A8923A2" w:rsidR="00F548A0" w:rsidRDefault="00F548A0" w:rsidP="00F548A0">
      <w:pPr>
        <w:pStyle w:val="Billedtekst"/>
        <w:keepNext/>
      </w:pPr>
      <w:r>
        <w:t xml:space="preserve">Table </w:t>
      </w:r>
      <w:fldSimple w:instr=" SEQ Table \* ARABIC ">
        <w:r>
          <w:rPr>
            <w:noProof/>
          </w:rPr>
          <w:t>1</w:t>
        </w:r>
      </w:fldSimple>
      <w:r w:rsidR="000856FC">
        <w:rPr>
          <w:noProof/>
        </w:rPr>
        <w:t>: Estimates used in the 3 cases</w:t>
      </w: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44407AB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34"/>
      <w:r w:rsidR="000979F6">
        <w:rPr>
          <w:rFonts w:eastAsiaTheme="minorEastAsia" w:cstheme="minorHAnsi"/>
          <w:sz w:val="24"/>
          <w:szCs w:val="24"/>
        </w:rPr>
        <w:t>0.4</w:t>
      </w:r>
      <w:r w:rsidR="00751362">
        <w:rPr>
          <w:rFonts w:eastAsiaTheme="minorEastAsia" w:cstheme="minorHAnsi"/>
          <w:sz w:val="24"/>
          <w:szCs w:val="24"/>
        </w:rPr>
        <w:t>7</w:t>
      </w:r>
      <w:r w:rsidR="000979F6">
        <w:rPr>
          <w:rFonts w:eastAsiaTheme="minorEastAsia" w:cstheme="minorHAnsi"/>
          <w:sz w:val="24"/>
          <w:szCs w:val="24"/>
        </w:rPr>
        <w:t xml:space="preserve"> </w:t>
      </w:r>
      <w:commentRangeEnd w:id="34"/>
      <w:r w:rsidR="000979F6">
        <w:rPr>
          <w:rStyle w:val="Kommentarhenvisning"/>
        </w:rPr>
        <w:commentReference w:id="34"/>
      </w:r>
      <w:r w:rsidR="000979F6">
        <w:rPr>
          <w:rFonts w:eastAsiaTheme="minorEastAsia" w:cstheme="minorHAnsi"/>
          <w:sz w:val="24"/>
          <w:szCs w:val="24"/>
        </w:rPr>
        <w:t>instead of 0.</w:t>
      </w:r>
      <w:r w:rsidR="00751362">
        <w:rPr>
          <w:rFonts w:eastAsiaTheme="minorEastAsia" w:cstheme="minorHAnsi"/>
          <w:sz w:val="24"/>
          <w:szCs w:val="24"/>
        </w:rPr>
        <w:t>89</w:t>
      </w:r>
      <w:r w:rsidR="000979F6">
        <w:rPr>
          <w:rFonts w:eastAsiaTheme="minorEastAsia" w:cstheme="minorHAnsi"/>
          <w:sz w:val="24"/>
          <w:szCs w:val="24"/>
        </w:rPr>
        <w:t xml:space="preserve"> and thereby</w:t>
      </w:r>
      <w:r w:rsidR="0016509E">
        <w:rPr>
          <w:rFonts w:eastAsiaTheme="minorEastAsia" w:cstheme="minorHAnsi"/>
          <w:sz w:val="24"/>
          <w:szCs w:val="24"/>
        </w:rPr>
        <w:t xml:space="preserve"> </w:t>
      </w:r>
      <w:bookmarkStart w:id="35" w:name="_Hlk120453013"/>
      <w:r w:rsidR="0016509E">
        <w:rPr>
          <w:rFonts w:eastAsiaTheme="minorEastAsia" w:cstheme="minorHAnsi"/>
          <w:sz w:val="24"/>
          <w:szCs w:val="24"/>
        </w:rPr>
        <w:t xml:space="preserve">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bookmarkEnd w:id="35"/>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bookmarkStart w:id="36"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36"/>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bookmarkStart w:id="37" w:name="_Hlk120453642"/>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bookmarkEnd w:id="37"/>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38"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w:t>
      </w:r>
      <w:bookmarkEnd w:id="38"/>
      <w:r w:rsidR="0062727A">
        <w:rPr>
          <w:sz w:val="24"/>
          <w:szCs w:val="24"/>
        </w:rPr>
        <w:t xml:space="preserve"> </w:t>
      </w:r>
      <w:r w:rsidR="00F83119">
        <w:rPr>
          <w:sz w:val="24"/>
          <w:szCs w:val="24"/>
        </w:rPr>
        <w:t>After</w:t>
      </w:r>
      <w:r w:rsidR="000F2529" w:rsidRPr="007B17B8">
        <w:rPr>
          <w:sz w:val="24"/>
          <w:szCs w:val="24"/>
        </w:rPr>
        <w:t xml:space="preserve"> </w:t>
      </w:r>
      <w:bookmarkStart w:id="39" w:name="_Hlk120453977"/>
      <w:r w:rsidR="000F2529" w:rsidRPr="007B17B8">
        <w:rPr>
          <w:sz w:val="24"/>
          <w:szCs w:val="24"/>
        </w:rPr>
        <w:t>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w:t>
      </w:r>
      <w:bookmarkEnd w:id="39"/>
      <w:r w:rsidR="000F2529" w:rsidRPr="007B17B8">
        <w:rPr>
          <w:sz w:val="24"/>
          <w:szCs w:val="24"/>
        </w:rPr>
        <w:t xml:space="preserve">.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0"/>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0"/>
      <w:r w:rsidR="00F548A0">
        <w:rPr>
          <w:rStyle w:val="Kommentarhenvisning"/>
        </w:rPr>
        <w:commentReference w:id="40"/>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1"/>
      <w:commentRangeStart w:id="42"/>
      <w:r w:rsidR="00FD35A3" w:rsidRPr="007B17B8">
        <w:rPr>
          <w:sz w:val="24"/>
          <w:szCs w:val="24"/>
        </w:rPr>
        <w:t>0.35-0.</w:t>
      </w:r>
      <w:commentRangeEnd w:id="41"/>
      <w:r w:rsidR="00FD35A3" w:rsidRPr="007B17B8">
        <w:rPr>
          <w:sz w:val="24"/>
          <w:szCs w:val="24"/>
        </w:rPr>
        <w:t>4</w:t>
      </w:r>
      <w:r w:rsidR="00FD35A3" w:rsidRPr="007B17B8">
        <w:rPr>
          <w:rStyle w:val="Kommentarhenvisning"/>
          <w:sz w:val="24"/>
          <w:szCs w:val="24"/>
        </w:rPr>
        <w:commentReference w:id="41"/>
      </w:r>
      <w:commentRangeEnd w:id="42"/>
      <w:r w:rsidR="00FD35A3" w:rsidRPr="007B17B8">
        <w:rPr>
          <w:rStyle w:val="Kommentarhenvisning"/>
          <w:sz w:val="24"/>
          <w:szCs w:val="24"/>
        </w:rPr>
        <w:commentReference w:id="42"/>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30DB1433"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980DDB" w:rsidRPr="007B17B8">
        <w:rPr>
          <w:sz w:val="24"/>
          <w:szCs w:val="24"/>
        </w:rPr>
        <w:t>rel</w:t>
      </w:r>
      <w:r w:rsidR="00980DDB">
        <w:rPr>
          <w:sz w:val="24"/>
          <w:szCs w:val="24"/>
        </w:rPr>
        <w:t>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t>
      </w:r>
      <w:bookmarkStart w:id="43" w:name="_Hlk120455450"/>
      <w:r w:rsidR="00830830" w:rsidRPr="007B17B8">
        <w:rPr>
          <w:sz w:val="24"/>
          <w:szCs w:val="24"/>
        </w:rPr>
        <w:t>we assume the worker unions in Denmark to be capable of affecting the wages when the gap between the level of income insurance and wages is getting small</w:t>
      </w:r>
      <w:bookmarkEnd w:id="43"/>
      <w:r w:rsidR="00830830" w:rsidRPr="007B17B8">
        <w:rPr>
          <w:sz w:val="24"/>
          <w:szCs w:val="24"/>
        </w:rPr>
        <w:t xml:space="preserve">. </w:t>
      </w:r>
      <w:bookmarkStart w:id="44" w:name="_Hlk120455479"/>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7D789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w:t>
      </w:r>
      <w:bookmarkEnd w:id="44"/>
      <w:r w:rsidR="00A3492F">
        <w:rPr>
          <w:sz w:val="24"/>
          <w:szCs w:val="24"/>
        </w:rPr>
        <w:t xml:space="preserve">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w:t>
      </w:r>
      <w:bookmarkStart w:id="45" w:name="_Hlk120455661"/>
      <w:r w:rsidR="00FD35A3" w:rsidRPr="007B17B8">
        <w:rPr>
          <w:sz w:val="24"/>
          <w:szCs w:val="24"/>
        </w:rPr>
        <w:t>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bookmarkEnd w:id="45"/>
    </w:p>
    <w:p w14:paraId="25A3A5A4" w14:textId="77777777" w:rsidR="00E04480" w:rsidRPr="00665784" w:rsidRDefault="00E04480" w:rsidP="004C5315"/>
    <w:p w14:paraId="55D55952" w14:textId="6F32386E" w:rsidR="004C5315" w:rsidRPr="00665784" w:rsidRDefault="004C5315" w:rsidP="004C5315">
      <w:pPr>
        <w:rPr>
          <w:ins w:id="46" w:author="Simon Thomsen" w:date="2022-11-09T11:41:00Z"/>
        </w:rPr>
      </w:pPr>
    </w:p>
    <w:p w14:paraId="74ABB717" w14:textId="7589233E" w:rsidR="00CD17D9" w:rsidRPr="00B33E3B" w:rsidRDefault="00CD17D9" w:rsidP="00CD17D9">
      <w:pPr>
        <w:pStyle w:val="Overskrift1"/>
        <w:rPr>
          <w:ins w:id="47" w:author="Simon Thomsen" w:date="2022-11-09T11:42:00Z"/>
          <w:lang w:val="da-DK"/>
        </w:rPr>
      </w:pPr>
      <w:ins w:id="48" w:author="Simon Thomsen" w:date="2022-11-09T11:42:00Z">
        <w:r w:rsidRPr="00B33E3B">
          <w:rPr>
            <w:lang w:val="da-DK"/>
          </w:rPr>
          <w:t xml:space="preserve">Reference list </w:t>
        </w:r>
      </w:ins>
    </w:p>
    <w:p w14:paraId="2919FEF5" w14:textId="7D0416A6" w:rsidR="00CD17D9" w:rsidRPr="00B33E3B" w:rsidRDefault="00CD17D9" w:rsidP="00CD17D9">
      <w:pPr>
        <w:rPr>
          <w:ins w:id="49" w:author="Simon Thomsen" w:date="2022-11-09T11:42:00Z"/>
          <w:lang w:val="da-DK"/>
        </w:rPr>
      </w:pPr>
    </w:p>
    <w:p w14:paraId="55634763" w14:textId="3D24DCB4" w:rsidR="006A4C7A" w:rsidRPr="006A4C7A" w:rsidRDefault="00333B3D" w:rsidP="006A4C7A">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6A4C7A" w:rsidRPr="006A4C7A">
        <w:rPr>
          <w:rFonts w:ascii="Calibri" w:hAnsi="Calibri" w:cs="Calibri"/>
          <w:noProof/>
          <w:szCs w:val="24"/>
        </w:rPr>
        <w:t xml:space="preserve">Aastrup, M. (2018). </w:t>
      </w:r>
      <w:r w:rsidR="006A4C7A" w:rsidRPr="006A4C7A">
        <w:rPr>
          <w:rFonts w:ascii="Calibri" w:hAnsi="Calibri" w:cs="Calibri"/>
          <w:i/>
          <w:iCs/>
          <w:noProof/>
          <w:szCs w:val="24"/>
        </w:rPr>
        <w:t>30 Års dagpengeforringelser</w:t>
      </w:r>
      <w:r w:rsidR="006A4C7A" w:rsidRPr="006A4C7A">
        <w:rPr>
          <w:rFonts w:ascii="Calibri" w:hAnsi="Calibri" w:cs="Calibri"/>
          <w:noProof/>
          <w:szCs w:val="24"/>
        </w:rPr>
        <w:t xml:space="preserve">. </w:t>
      </w:r>
      <w:r w:rsidR="006A4C7A" w:rsidRPr="006A4C7A">
        <w:rPr>
          <w:rFonts w:ascii="Calibri" w:hAnsi="Calibri" w:cs="Calibri"/>
          <w:i/>
          <w:iCs/>
          <w:noProof/>
          <w:szCs w:val="24"/>
        </w:rPr>
        <w:t>September 2018</w:t>
      </w:r>
      <w:r w:rsidR="006A4C7A" w:rsidRPr="006A4C7A">
        <w:rPr>
          <w:rFonts w:ascii="Calibri" w:hAnsi="Calibri" w:cs="Calibri"/>
          <w:noProof/>
          <w:szCs w:val="24"/>
        </w:rPr>
        <w:t>.</w:t>
      </w:r>
    </w:p>
    <w:p w14:paraId="5CB6751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Andersen, T. M., &amp; Svarer, M. (2006). Flexicurity: The Danish Labour-Market Model. </w:t>
      </w:r>
      <w:r w:rsidRPr="006A4C7A">
        <w:rPr>
          <w:rFonts w:ascii="Calibri" w:hAnsi="Calibri" w:cs="Calibri"/>
          <w:i/>
          <w:iCs/>
          <w:noProof/>
          <w:szCs w:val="24"/>
        </w:rPr>
        <w:t>Ekonomisk Debatt</w:t>
      </w:r>
      <w:r w:rsidRPr="006A4C7A">
        <w:rPr>
          <w:rFonts w:ascii="Calibri" w:hAnsi="Calibri" w:cs="Calibri"/>
          <w:noProof/>
          <w:szCs w:val="24"/>
        </w:rPr>
        <w:t xml:space="preserve">, </w:t>
      </w:r>
      <w:r w:rsidRPr="006A4C7A">
        <w:rPr>
          <w:rFonts w:ascii="Calibri" w:hAnsi="Calibri" w:cs="Calibri"/>
          <w:i/>
          <w:iCs/>
          <w:noProof/>
          <w:szCs w:val="24"/>
        </w:rPr>
        <w:t>1</w:t>
      </w:r>
      <w:r w:rsidRPr="006A4C7A">
        <w:rPr>
          <w:rFonts w:ascii="Calibri" w:hAnsi="Calibri" w:cs="Calibri"/>
          <w:noProof/>
          <w:szCs w:val="24"/>
        </w:rPr>
        <w:t>(April), 17–29.</w:t>
      </w:r>
    </w:p>
    <w:p w14:paraId="5EB78C5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Andersen, T. M., Svarer, M., &amp; Vejlin, R. M. (2015). Litteraturreview af effekter af indretning af arbejdsunderstøttelsen. </w:t>
      </w:r>
      <w:r w:rsidRPr="006A4C7A">
        <w:rPr>
          <w:rFonts w:ascii="Calibri" w:hAnsi="Calibri" w:cs="Calibri"/>
          <w:i/>
          <w:iCs/>
          <w:noProof/>
          <w:szCs w:val="24"/>
        </w:rPr>
        <w:t>Beskæftigelsesministeriet</w:t>
      </w:r>
      <w:r w:rsidRPr="006A4C7A">
        <w:rPr>
          <w:rFonts w:ascii="Calibri" w:hAnsi="Calibri" w:cs="Calibri"/>
          <w:noProof/>
          <w:szCs w:val="24"/>
        </w:rPr>
        <w:t>, 1–99.</w:t>
      </w:r>
    </w:p>
    <w:p w14:paraId="428F9EED"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Bengtsson, E., &amp; Stockhammer, E. (2018). Wages, Income Distribution and Economic Growth: Long-Run Perspectives in Scandinavia, 1900–2010. </w:t>
      </w:r>
      <w:r w:rsidRPr="006A4C7A">
        <w:rPr>
          <w:rFonts w:ascii="Calibri" w:hAnsi="Calibri" w:cs="Calibri"/>
          <w:i/>
          <w:iCs/>
          <w:noProof/>
          <w:szCs w:val="24"/>
        </w:rPr>
        <w:t>Review of Political Economy</w:t>
      </w:r>
      <w:r w:rsidRPr="006A4C7A">
        <w:rPr>
          <w:rFonts w:ascii="Calibri" w:hAnsi="Calibri" w:cs="Calibri"/>
          <w:noProof/>
          <w:szCs w:val="24"/>
        </w:rPr>
        <w:t xml:space="preserve">, </w:t>
      </w:r>
      <w:r w:rsidRPr="006A4C7A">
        <w:rPr>
          <w:rFonts w:ascii="Calibri" w:hAnsi="Calibri" w:cs="Calibri"/>
          <w:i/>
          <w:iCs/>
          <w:noProof/>
          <w:szCs w:val="24"/>
        </w:rPr>
        <w:t>33</w:t>
      </w:r>
      <w:r w:rsidRPr="006A4C7A">
        <w:rPr>
          <w:rFonts w:ascii="Calibri" w:hAnsi="Calibri" w:cs="Calibri"/>
          <w:noProof/>
          <w:szCs w:val="24"/>
        </w:rPr>
        <w:t>(4), 725–745. https://doi.org/10.1080/09538259.2020.1860307</w:t>
      </w:r>
    </w:p>
    <w:p w14:paraId="1AD0C23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Boone, C., Dube, A., Goodman, L., &amp; Kaplan, E. (2021). Unemployment Insurance Generosity and Aggregate Employment. </w:t>
      </w:r>
      <w:r w:rsidRPr="006A4C7A">
        <w:rPr>
          <w:rFonts w:ascii="Calibri" w:hAnsi="Calibri" w:cs="Calibri"/>
          <w:i/>
          <w:iCs/>
          <w:noProof/>
          <w:szCs w:val="24"/>
        </w:rPr>
        <w:t>American Economic Journal: Economic Policy</w:t>
      </w:r>
      <w:r w:rsidRPr="006A4C7A">
        <w:rPr>
          <w:rFonts w:ascii="Calibri" w:hAnsi="Calibri" w:cs="Calibri"/>
          <w:noProof/>
          <w:szCs w:val="24"/>
        </w:rPr>
        <w:t xml:space="preserve">, </w:t>
      </w:r>
      <w:r w:rsidRPr="006A4C7A">
        <w:rPr>
          <w:rFonts w:ascii="Calibri" w:hAnsi="Calibri" w:cs="Calibri"/>
          <w:i/>
          <w:iCs/>
          <w:noProof/>
          <w:szCs w:val="24"/>
        </w:rPr>
        <w:t>13</w:t>
      </w:r>
      <w:r w:rsidRPr="006A4C7A">
        <w:rPr>
          <w:rFonts w:ascii="Calibri" w:hAnsi="Calibri" w:cs="Calibri"/>
          <w:noProof/>
          <w:szCs w:val="24"/>
        </w:rPr>
        <w:t>(2), 58–99. https://doi.org/10.1257/pol.20160613</w:t>
      </w:r>
    </w:p>
    <w:p w14:paraId="55B782D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Byrialsen, M. R., &amp; Raza, H. (2018). Macroeconomic effects of unemployment benefits in small open economies: A stock–flow consistent approach. </w:t>
      </w:r>
      <w:r w:rsidRPr="006A4C7A">
        <w:rPr>
          <w:rFonts w:ascii="Calibri" w:hAnsi="Calibri" w:cs="Calibri"/>
          <w:i/>
          <w:iCs/>
          <w:noProof/>
          <w:szCs w:val="24"/>
        </w:rPr>
        <w:t>European Journal of Economics and Economic Policies: Intervention</w:t>
      </w:r>
      <w:r w:rsidRPr="006A4C7A">
        <w:rPr>
          <w:rFonts w:ascii="Calibri" w:hAnsi="Calibri" w:cs="Calibri"/>
          <w:noProof/>
          <w:szCs w:val="24"/>
        </w:rPr>
        <w:t xml:space="preserve">, </w:t>
      </w:r>
      <w:r w:rsidRPr="006A4C7A">
        <w:rPr>
          <w:rFonts w:ascii="Calibri" w:hAnsi="Calibri" w:cs="Calibri"/>
          <w:i/>
          <w:iCs/>
          <w:noProof/>
          <w:szCs w:val="24"/>
        </w:rPr>
        <w:t>15</w:t>
      </w:r>
      <w:r w:rsidRPr="006A4C7A">
        <w:rPr>
          <w:rFonts w:ascii="Calibri" w:hAnsi="Calibri" w:cs="Calibri"/>
          <w:noProof/>
          <w:szCs w:val="24"/>
        </w:rPr>
        <w:t>(3), 335–363. https://doi.org/10.4337/ejeep.2018.0032</w:t>
      </w:r>
    </w:p>
    <w:p w14:paraId="7C2310D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Byrialsen, M. R., Raza, H., &amp; Valdecantos, S. (2022). </w:t>
      </w:r>
      <w:r w:rsidRPr="006A4C7A">
        <w:rPr>
          <w:rFonts w:ascii="Calibri" w:hAnsi="Calibri" w:cs="Calibri"/>
          <w:i/>
          <w:iCs/>
          <w:noProof/>
          <w:szCs w:val="24"/>
        </w:rPr>
        <w:t>QMDE : A QUARTERLY EMPIRICAL MODEL FOR THE DANISH ECONOMY : A STOCK-FLOW CONSISTENT APPROACH</w:t>
      </w:r>
      <w:r w:rsidRPr="006A4C7A">
        <w:rPr>
          <w:rFonts w:ascii="Calibri" w:hAnsi="Calibri" w:cs="Calibri"/>
          <w:noProof/>
          <w:szCs w:val="24"/>
        </w:rPr>
        <w:t xml:space="preserve">. </w:t>
      </w:r>
      <w:r w:rsidRPr="006A4C7A">
        <w:rPr>
          <w:rFonts w:ascii="Calibri" w:hAnsi="Calibri" w:cs="Calibri"/>
          <w:i/>
          <w:iCs/>
          <w:noProof/>
          <w:szCs w:val="24"/>
        </w:rPr>
        <w:t>79</w:t>
      </w:r>
      <w:r w:rsidRPr="006A4C7A">
        <w:rPr>
          <w:rFonts w:ascii="Calibri" w:hAnsi="Calibri" w:cs="Calibri"/>
          <w:noProof/>
          <w:szCs w:val="24"/>
        </w:rPr>
        <w:t>.</w:t>
      </w:r>
    </w:p>
    <w:p w14:paraId="68495A9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Chetty, R. (2006). A general formula for the optimal level of social insurance.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90</w:t>
      </w:r>
      <w:r w:rsidRPr="006A4C7A">
        <w:rPr>
          <w:rFonts w:ascii="Calibri" w:hAnsi="Calibri" w:cs="Calibri"/>
          <w:noProof/>
          <w:szCs w:val="24"/>
        </w:rPr>
        <w:t>(10–11), 1879–1901. https://doi.org/10.1016/j.jpubeco.2006.01.004</w:t>
      </w:r>
    </w:p>
    <w:p w14:paraId="61267C39"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Chetty, R. (2008). Moral hazard versus liquidity and optimal unemployment insurance. </w:t>
      </w:r>
      <w:r w:rsidRPr="006A4C7A">
        <w:rPr>
          <w:rFonts w:ascii="Calibri" w:hAnsi="Calibri" w:cs="Calibri"/>
          <w:i/>
          <w:iCs/>
          <w:noProof/>
          <w:szCs w:val="24"/>
        </w:rPr>
        <w:t xml:space="preserve">Journal of Political </w:t>
      </w:r>
      <w:r w:rsidRPr="006A4C7A">
        <w:rPr>
          <w:rFonts w:ascii="Calibri" w:hAnsi="Calibri" w:cs="Calibri"/>
          <w:i/>
          <w:iCs/>
          <w:noProof/>
          <w:szCs w:val="24"/>
        </w:rPr>
        <w:lastRenderedPageBreak/>
        <w:t>Economy</w:t>
      </w:r>
      <w:r w:rsidRPr="006A4C7A">
        <w:rPr>
          <w:rFonts w:ascii="Calibri" w:hAnsi="Calibri" w:cs="Calibri"/>
          <w:noProof/>
          <w:szCs w:val="24"/>
        </w:rPr>
        <w:t xml:space="preserve">, </w:t>
      </w:r>
      <w:r w:rsidRPr="006A4C7A">
        <w:rPr>
          <w:rFonts w:ascii="Calibri" w:hAnsi="Calibri" w:cs="Calibri"/>
          <w:i/>
          <w:iCs/>
          <w:noProof/>
          <w:szCs w:val="24"/>
        </w:rPr>
        <w:t>116</w:t>
      </w:r>
      <w:r w:rsidRPr="006A4C7A">
        <w:rPr>
          <w:rFonts w:ascii="Calibri" w:hAnsi="Calibri" w:cs="Calibri"/>
          <w:noProof/>
          <w:szCs w:val="24"/>
        </w:rPr>
        <w:t>(2), 173–234. https://doi.org/10.1086/588585</w:t>
      </w:r>
    </w:p>
    <w:p w14:paraId="1C787738"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Danish Ministry of Taxation. (2012). </w:t>
      </w:r>
      <w:r w:rsidRPr="006A4C7A">
        <w:rPr>
          <w:rFonts w:ascii="Calibri" w:hAnsi="Calibri" w:cs="Calibri"/>
          <w:i/>
          <w:iCs/>
          <w:noProof/>
          <w:szCs w:val="24"/>
        </w:rPr>
        <w:t>Aftale om skattereform</w:t>
      </w:r>
      <w:r w:rsidRPr="006A4C7A">
        <w:rPr>
          <w:rFonts w:ascii="Calibri" w:hAnsi="Calibri" w:cs="Calibri"/>
          <w:noProof/>
          <w:szCs w:val="24"/>
        </w:rPr>
        <w:t>. 1–28.</w:t>
      </w:r>
    </w:p>
    <w:p w14:paraId="5482510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Danmarks Statistik. (2012). ADAM - En Model Af Dansk Økonomi. In </w:t>
      </w:r>
      <w:r w:rsidRPr="006A4C7A">
        <w:rPr>
          <w:rFonts w:ascii="Calibri" w:hAnsi="Calibri" w:cs="Calibri"/>
          <w:i/>
          <w:iCs/>
          <w:noProof/>
          <w:szCs w:val="24"/>
        </w:rPr>
        <w:t>Danmarks Statistik</w:t>
      </w:r>
      <w:r w:rsidRPr="006A4C7A">
        <w:rPr>
          <w:rFonts w:ascii="Calibri" w:hAnsi="Calibri" w:cs="Calibri"/>
          <w:noProof/>
          <w:szCs w:val="24"/>
        </w:rPr>
        <w:t>. Danmarks Statistik. https://www.dst.dk/da/Statistik/Publikationer/VisPub?cid=17987</w:t>
      </w:r>
    </w:p>
    <w:p w14:paraId="266B171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6A4C7A">
        <w:rPr>
          <w:rFonts w:ascii="Calibri" w:hAnsi="Calibri" w:cs="Calibri"/>
          <w:i/>
          <w:iCs/>
          <w:noProof/>
          <w:szCs w:val="24"/>
        </w:rPr>
        <w:t>SSRN Electronic Journal</w:t>
      </w:r>
      <w:r w:rsidRPr="006A4C7A">
        <w:rPr>
          <w:rFonts w:ascii="Calibri" w:hAnsi="Calibri" w:cs="Calibri"/>
          <w:noProof/>
          <w:szCs w:val="24"/>
        </w:rPr>
        <w:t xml:space="preserve">, </w:t>
      </w:r>
      <w:r w:rsidRPr="006A4C7A">
        <w:rPr>
          <w:rFonts w:ascii="Calibri" w:hAnsi="Calibri" w:cs="Calibri"/>
          <w:i/>
          <w:iCs/>
          <w:noProof/>
          <w:szCs w:val="24"/>
        </w:rPr>
        <w:t>11496</w:t>
      </w:r>
      <w:r w:rsidRPr="006A4C7A">
        <w:rPr>
          <w:rFonts w:ascii="Calibri" w:hAnsi="Calibri" w:cs="Calibri"/>
          <w:noProof/>
          <w:szCs w:val="24"/>
        </w:rPr>
        <w:t>. https://doi.org/10.2139/ssrn.3177370</w:t>
      </w:r>
    </w:p>
    <w:p w14:paraId="7560B06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DØRS. (2014). </w:t>
      </w:r>
      <w:r w:rsidRPr="006A4C7A">
        <w:rPr>
          <w:rFonts w:ascii="Calibri" w:hAnsi="Calibri" w:cs="Calibri"/>
          <w:i/>
          <w:iCs/>
          <w:noProof/>
          <w:szCs w:val="24"/>
        </w:rPr>
        <w:t>Dansk økonomi. Efterår 2014 : Konjunkturvurdering ; Dagpengesystemet</w:t>
      </w:r>
      <w:r w:rsidRPr="006A4C7A">
        <w:rPr>
          <w:rFonts w:ascii="Calibri" w:hAnsi="Calibri" w:cs="Calibri"/>
          <w:noProof/>
          <w:szCs w:val="24"/>
        </w:rPr>
        <w:t>.</w:t>
      </w:r>
    </w:p>
    <w:p w14:paraId="195B64D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DØRS. (2022). </w:t>
      </w:r>
      <w:r w:rsidRPr="006A4C7A">
        <w:rPr>
          <w:rFonts w:ascii="Calibri" w:hAnsi="Calibri" w:cs="Calibri"/>
          <w:i/>
          <w:iCs/>
          <w:noProof/>
          <w:szCs w:val="24"/>
        </w:rPr>
        <w:t>RAPPORT FRA FORMANDSKABET DANSK ØKONOMI FORÅR 2022</w:t>
      </w:r>
      <w:r w:rsidRPr="006A4C7A">
        <w:rPr>
          <w:rFonts w:ascii="Calibri" w:hAnsi="Calibri" w:cs="Calibri"/>
          <w:noProof/>
          <w:szCs w:val="24"/>
        </w:rPr>
        <w:t>. https://dors.dk/raad-vismaend/loven.</w:t>
      </w:r>
    </w:p>
    <w:p w14:paraId="62383949"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Dray, M., &amp; Thirlwall, A. P. (2011). The endogeneity of the natural rate of growth for a selection of Asian countries. </w:t>
      </w:r>
      <w:r w:rsidRPr="006A4C7A">
        <w:rPr>
          <w:rFonts w:ascii="Calibri" w:hAnsi="Calibri" w:cs="Calibri"/>
          <w:i/>
          <w:iCs/>
          <w:noProof/>
          <w:szCs w:val="24"/>
        </w:rPr>
        <w:t>Journal of Post Keynesian Economics</w:t>
      </w:r>
      <w:r w:rsidRPr="006A4C7A">
        <w:rPr>
          <w:rFonts w:ascii="Calibri" w:hAnsi="Calibri" w:cs="Calibri"/>
          <w:noProof/>
          <w:szCs w:val="24"/>
        </w:rPr>
        <w:t xml:space="preserve">, </w:t>
      </w:r>
      <w:r w:rsidRPr="006A4C7A">
        <w:rPr>
          <w:rFonts w:ascii="Calibri" w:hAnsi="Calibri" w:cs="Calibri"/>
          <w:i/>
          <w:iCs/>
          <w:noProof/>
          <w:szCs w:val="24"/>
        </w:rPr>
        <w:t>33</w:t>
      </w:r>
      <w:r w:rsidRPr="006A4C7A">
        <w:rPr>
          <w:rFonts w:ascii="Calibri" w:hAnsi="Calibri" w:cs="Calibri"/>
          <w:noProof/>
          <w:szCs w:val="24"/>
        </w:rPr>
        <w:t>(3), 451–468. https://doi.org/10.2753/PKE0160-3477330303</w:t>
      </w:r>
    </w:p>
    <w:p w14:paraId="21FA93A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DREAM. (2013). </w:t>
      </w:r>
      <w:r w:rsidRPr="006A4C7A">
        <w:rPr>
          <w:rFonts w:ascii="Calibri" w:hAnsi="Calibri" w:cs="Calibri"/>
          <w:i/>
          <w:iCs/>
          <w:noProof/>
          <w:szCs w:val="24"/>
        </w:rPr>
        <w:t>Langsigtet økonomisk fremskrivning 2013</w:t>
      </w:r>
      <w:r w:rsidRPr="006A4C7A">
        <w:rPr>
          <w:rFonts w:ascii="Calibri" w:hAnsi="Calibri" w:cs="Calibri"/>
          <w:noProof/>
          <w:szCs w:val="24"/>
        </w:rPr>
        <w:t xml:space="preserve">. </w:t>
      </w:r>
      <w:r w:rsidRPr="006A4C7A">
        <w:rPr>
          <w:rFonts w:ascii="Calibri" w:hAnsi="Calibri" w:cs="Calibri"/>
          <w:i/>
          <w:iCs/>
          <w:noProof/>
          <w:szCs w:val="24"/>
        </w:rPr>
        <w:t>August</w:t>
      </w:r>
      <w:r w:rsidRPr="006A4C7A">
        <w:rPr>
          <w:rFonts w:ascii="Calibri" w:hAnsi="Calibri" w:cs="Calibri"/>
          <w:noProof/>
          <w:szCs w:val="24"/>
        </w:rPr>
        <w:t>.</w:t>
      </w:r>
    </w:p>
    <w:p w14:paraId="24FFBB0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Falch, N. S. (2015). </w:t>
      </w:r>
      <w:r w:rsidRPr="006A4C7A">
        <w:rPr>
          <w:rFonts w:ascii="Calibri" w:hAnsi="Calibri" w:cs="Calibri"/>
          <w:i/>
          <w:iCs/>
          <w:noProof/>
          <w:szCs w:val="24"/>
        </w:rPr>
        <w:t>Three essays on unemployment insurance</w:t>
      </w:r>
      <w:r w:rsidRPr="006A4C7A">
        <w:rPr>
          <w:rFonts w:ascii="Calibri" w:hAnsi="Calibri" w:cs="Calibri"/>
          <w:noProof/>
          <w:szCs w:val="24"/>
        </w:rPr>
        <w:t xml:space="preserve">. </w:t>
      </w:r>
      <w:r w:rsidRPr="006A4C7A">
        <w:rPr>
          <w:rFonts w:ascii="Calibri" w:hAnsi="Calibri" w:cs="Calibri"/>
          <w:i/>
          <w:iCs/>
          <w:noProof/>
          <w:szCs w:val="24"/>
        </w:rPr>
        <w:t>April</w:t>
      </w:r>
      <w:r w:rsidRPr="006A4C7A">
        <w:rPr>
          <w:rFonts w:ascii="Calibri" w:hAnsi="Calibri" w:cs="Calibri"/>
          <w:noProof/>
          <w:szCs w:val="24"/>
        </w:rPr>
        <w:t>.</w:t>
      </w:r>
    </w:p>
    <w:p w14:paraId="01B7907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Fazzari, S. M., Ferri, P., &amp; Variato, A. M. (2020). Demand-led growth and accommodating supply. </w:t>
      </w:r>
      <w:r w:rsidRPr="006A4C7A">
        <w:rPr>
          <w:rFonts w:ascii="Calibri" w:hAnsi="Calibri" w:cs="Calibri"/>
          <w:i/>
          <w:iCs/>
          <w:noProof/>
          <w:szCs w:val="24"/>
        </w:rPr>
        <w:t>Cambridge Journal of Economics</w:t>
      </w:r>
      <w:r w:rsidRPr="006A4C7A">
        <w:rPr>
          <w:rFonts w:ascii="Calibri" w:hAnsi="Calibri" w:cs="Calibri"/>
          <w:noProof/>
          <w:szCs w:val="24"/>
        </w:rPr>
        <w:t xml:space="preserve">, </w:t>
      </w:r>
      <w:r w:rsidRPr="006A4C7A">
        <w:rPr>
          <w:rFonts w:ascii="Calibri" w:hAnsi="Calibri" w:cs="Calibri"/>
          <w:i/>
          <w:iCs/>
          <w:noProof/>
          <w:szCs w:val="24"/>
        </w:rPr>
        <w:t>44</w:t>
      </w:r>
      <w:r w:rsidRPr="006A4C7A">
        <w:rPr>
          <w:rFonts w:ascii="Calibri" w:hAnsi="Calibri" w:cs="Calibri"/>
          <w:noProof/>
          <w:szCs w:val="24"/>
        </w:rPr>
        <w:t>(3), 583–605. https://doi.org/10.1093/cje/bez055</w:t>
      </w:r>
    </w:p>
    <w:p w14:paraId="7A2E7F58"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Finansministeriet. (2017). </w:t>
      </w:r>
      <w:r w:rsidRPr="006A4C7A">
        <w:rPr>
          <w:rFonts w:ascii="Calibri" w:hAnsi="Calibri" w:cs="Calibri"/>
          <w:i/>
          <w:iCs/>
          <w:noProof/>
          <w:szCs w:val="24"/>
        </w:rPr>
        <w:t>Det danske pensionssystem nu og i fremtiden</w:t>
      </w:r>
      <w:r w:rsidRPr="006A4C7A">
        <w:rPr>
          <w:rFonts w:ascii="Calibri" w:hAnsi="Calibri" w:cs="Calibri"/>
          <w:noProof/>
          <w:szCs w:val="24"/>
        </w:rPr>
        <w:t>.</w:t>
      </w:r>
    </w:p>
    <w:p w14:paraId="64D849C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Finkelstein, A., &amp; Chetty, R. (2012). </w:t>
      </w:r>
      <w:r w:rsidRPr="006A4C7A">
        <w:rPr>
          <w:rFonts w:ascii="Calibri" w:hAnsi="Calibri" w:cs="Calibri"/>
          <w:i/>
          <w:iCs/>
          <w:noProof/>
          <w:szCs w:val="24"/>
        </w:rPr>
        <w:t>SOCIAL INSURANCE: CONNECTING THEORY TO DATA</w:t>
      </w:r>
      <w:r w:rsidRPr="006A4C7A">
        <w:rPr>
          <w:rFonts w:ascii="Calibri" w:hAnsi="Calibri" w:cs="Calibri"/>
          <w:noProof/>
          <w:szCs w:val="24"/>
        </w:rPr>
        <w:t>.</w:t>
      </w:r>
    </w:p>
    <w:p w14:paraId="589457E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Fredriksson, P., &amp; Söderström, M. (2020). The equilibrium impact of unemployment insurance on unemployment: Evidence from a non-linear policy rule.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187</w:t>
      </w:r>
      <w:r w:rsidRPr="006A4C7A">
        <w:rPr>
          <w:rFonts w:ascii="Calibri" w:hAnsi="Calibri" w:cs="Calibri"/>
          <w:noProof/>
          <w:szCs w:val="24"/>
        </w:rPr>
        <w:t>, 104199. https://doi.org/10.1016/j.jpubeco.2020.104199</w:t>
      </w:r>
    </w:p>
    <w:p w14:paraId="4DFCFA4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Gutierrez, I. A. (2016). Job insecurity, unemployment insurance and on-the-job search. Evidence from older American workers. </w:t>
      </w:r>
      <w:r w:rsidRPr="006A4C7A">
        <w:rPr>
          <w:rFonts w:ascii="Calibri" w:hAnsi="Calibri" w:cs="Calibri"/>
          <w:i/>
          <w:iCs/>
          <w:noProof/>
          <w:szCs w:val="24"/>
        </w:rPr>
        <w:t>Labour Economics</w:t>
      </w:r>
      <w:r w:rsidRPr="006A4C7A">
        <w:rPr>
          <w:rFonts w:ascii="Calibri" w:hAnsi="Calibri" w:cs="Calibri"/>
          <w:noProof/>
          <w:szCs w:val="24"/>
        </w:rPr>
        <w:t xml:space="preserve">, </w:t>
      </w:r>
      <w:r w:rsidRPr="006A4C7A">
        <w:rPr>
          <w:rFonts w:ascii="Calibri" w:hAnsi="Calibri" w:cs="Calibri"/>
          <w:i/>
          <w:iCs/>
          <w:noProof/>
          <w:szCs w:val="24"/>
        </w:rPr>
        <w:t>41</w:t>
      </w:r>
      <w:r w:rsidRPr="006A4C7A">
        <w:rPr>
          <w:rFonts w:ascii="Calibri" w:hAnsi="Calibri" w:cs="Calibri"/>
          <w:noProof/>
          <w:szCs w:val="24"/>
        </w:rPr>
        <w:t>, 228–245. https://doi.org/10.1016/j.labeco.2016.05.011</w:t>
      </w:r>
    </w:p>
    <w:p w14:paraId="7D19786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Hagedorn, M., Karahan, F., Manovskii, I., &amp; Mitman, K. (2013). Unemployment Benefits and Unemployment in the Great Recession: The Role of Macro Effects. </w:t>
      </w:r>
      <w:r w:rsidRPr="006A4C7A">
        <w:rPr>
          <w:rFonts w:ascii="Calibri" w:hAnsi="Calibri" w:cs="Calibri"/>
          <w:i/>
          <w:iCs/>
          <w:noProof/>
          <w:szCs w:val="24"/>
        </w:rPr>
        <w:t>SSRN Electronic Journal</w:t>
      </w:r>
      <w:r w:rsidRPr="006A4C7A">
        <w:rPr>
          <w:rFonts w:ascii="Calibri" w:hAnsi="Calibri" w:cs="Calibri"/>
          <w:noProof/>
          <w:szCs w:val="24"/>
        </w:rPr>
        <w:t>. https://doi.org/10.2139/ssrn.2340678</w:t>
      </w:r>
    </w:p>
    <w:p w14:paraId="552E3EF2"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Hagedorn, M., Manovskii, I., &amp; Mitman, K. (2016). Interpreting Recent Quasi-Experimental Evidence on the Effects of Unemployment Benefit Extensions. </w:t>
      </w:r>
      <w:r w:rsidRPr="006A4C7A">
        <w:rPr>
          <w:rFonts w:ascii="Calibri" w:hAnsi="Calibri" w:cs="Calibri"/>
          <w:i/>
          <w:iCs/>
          <w:noProof/>
          <w:szCs w:val="24"/>
        </w:rPr>
        <w:t>NBER Working Paper Series</w:t>
      </w:r>
      <w:r w:rsidRPr="006A4C7A">
        <w:rPr>
          <w:rFonts w:ascii="Calibri" w:hAnsi="Calibri" w:cs="Calibri"/>
          <w:noProof/>
          <w:szCs w:val="24"/>
        </w:rPr>
        <w:t>, 24. http://www.nber.org/papers/w22280</w:t>
      </w:r>
    </w:p>
    <w:p w14:paraId="6A31B73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Hopenhayn, H. A., &amp; Nicolini, J. P. (2009). Optimal unemployment insurance and employment history. </w:t>
      </w:r>
      <w:r w:rsidRPr="006A4C7A">
        <w:rPr>
          <w:rFonts w:ascii="Calibri" w:hAnsi="Calibri" w:cs="Calibri"/>
          <w:i/>
          <w:iCs/>
          <w:noProof/>
          <w:szCs w:val="24"/>
        </w:rPr>
        <w:t>Review of Economic Studies</w:t>
      </w:r>
      <w:r w:rsidRPr="006A4C7A">
        <w:rPr>
          <w:rFonts w:ascii="Calibri" w:hAnsi="Calibri" w:cs="Calibri"/>
          <w:noProof/>
          <w:szCs w:val="24"/>
        </w:rPr>
        <w:t xml:space="preserve">, </w:t>
      </w:r>
      <w:r w:rsidRPr="006A4C7A">
        <w:rPr>
          <w:rFonts w:ascii="Calibri" w:hAnsi="Calibri" w:cs="Calibri"/>
          <w:i/>
          <w:iCs/>
          <w:noProof/>
          <w:szCs w:val="24"/>
        </w:rPr>
        <w:t>76</w:t>
      </w:r>
      <w:r w:rsidRPr="006A4C7A">
        <w:rPr>
          <w:rFonts w:ascii="Calibri" w:hAnsi="Calibri" w:cs="Calibri"/>
          <w:noProof/>
          <w:szCs w:val="24"/>
        </w:rPr>
        <w:t>(3), 1049–1070. https://doi.org/10.1111/j.1467-937X.2009.00555.x</w:t>
      </w:r>
    </w:p>
    <w:p w14:paraId="104F532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Hopenhayn, H. A., &amp; Wang, C. (1996). Unemployment insurance with moral hazard in a dynamic economy A comment. </w:t>
      </w:r>
      <w:r w:rsidRPr="006A4C7A">
        <w:rPr>
          <w:rFonts w:ascii="Calibri" w:hAnsi="Calibri" w:cs="Calibri"/>
          <w:i/>
          <w:iCs/>
          <w:noProof/>
          <w:szCs w:val="24"/>
        </w:rPr>
        <w:t>Carnegie-Rochester Conference Series on Public Policy</w:t>
      </w:r>
      <w:r w:rsidRPr="006A4C7A">
        <w:rPr>
          <w:rFonts w:ascii="Calibri" w:hAnsi="Calibri" w:cs="Calibri"/>
          <w:noProof/>
          <w:szCs w:val="24"/>
        </w:rPr>
        <w:t xml:space="preserve">, </w:t>
      </w:r>
      <w:r w:rsidRPr="006A4C7A">
        <w:rPr>
          <w:rFonts w:ascii="Calibri" w:hAnsi="Calibri" w:cs="Calibri"/>
          <w:i/>
          <w:iCs/>
          <w:noProof/>
          <w:szCs w:val="24"/>
        </w:rPr>
        <w:t>44</w:t>
      </w:r>
      <w:r w:rsidRPr="006A4C7A">
        <w:rPr>
          <w:rFonts w:ascii="Calibri" w:hAnsi="Calibri" w:cs="Calibri"/>
          <w:noProof/>
          <w:szCs w:val="24"/>
        </w:rPr>
        <w:t>, 43–46. https://doi.org/10.1016/s0167-2231(96)90003-2</w:t>
      </w:r>
    </w:p>
    <w:p w14:paraId="4E3627FB"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Howell, D., &amp; Azizoglu, B. (2011). Unemployment Benefits and Work Incentives: The U.S. Labor Market in the Great Recession. </w:t>
      </w:r>
      <w:r w:rsidRPr="006A4C7A">
        <w:rPr>
          <w:rFonts w:ascii="Calibri" w:hAnsi="Calibri" w:cs="Calibri"/>
          <w:i/>
          <w:iCs/>
          <w:noProof/>
          <w:szCs w:val="24"/>
        </w:rPr>
        <w:t>Political Economy Research Institute</w:t>
      </w:r>
      <w:r w:rsidRPr="006A4C7A">
        <w:rPr>
          <w:rFonts w:ascii="Calibri" w:hAnsi="Calibri" w:cs="Calibri"/>
          <w:noProof/>
          <w:szCs w:val="24"/>
        </w:rPr>
        <w:t xml:space="preserve">, </w:t>
      </w:r>
      <w:r w:rsidRPr="006A4C7A">
        <w:rPr>
          <w:rFonts w:ascii="Calibri" w:hAnsi="Calibri" w:cs="Calibri"/>
          <w:i/>
          <w:iCs/>
          <w:noProof/>
          <w:szCs w:val="24"/>
        </w:rPr>
        <w:t>257</w:t>
      </w:r>
      <w:r w:rsidRPr="006A4C7A">
        <w:rPr>
          <w:rFonts w:ascii="Calibri" w:hAnsi="Calibri" w:cs="Calibri"/>
          <w:noProof/>
          <w:szCs w:val="24"/>
        </w:rPr>
        <w:t>, 151–162. https://doi.org/10.4324/9781315143842</w:t>
      </w:r>
    </w:p>
    <w:p w14:paraId="0EA8AB18"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lastRenderedPageBreak/>
        <w:t xml:space="preserve">Hummelgaard, P. (2021). </w:t>
      </w:r>
      <w:r w:rsidRPr="006A4C7A">
        <w:rPr>
          <w:rFonts w:ascii="Calibri" w:hAnsi="Calibri" w:cs="Calibri"/>
          <w:i/>
          <w:iCs/>
          <w:noProof/>
          <w:szCs w:val="24"/>
        </w:rPr>
        <w:t>Spørgsmål nr:270</w:t>
      </w:r>
      <w:r w:rsidRPr="006A4C7A">
        <w:rPr>
          <w:rFonts w:ascii="Calibri" w:hAnsi="Calibri" w:cs="Calibri"/>
          <w:noProof/>
          <w:szCs w:val="24"/>
        </w:rPr>
        <w:t>. Beskæftigelses Ministeriet. https://www.ft.dk/samling/20201/almdel/beu/spm/270/svar/1776624/2384360/index.htm</w:t>
      </w:r>
    </w:p>
    <w:p w14:paraId="77B8623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Jensen, M. T. (2021). </w:t>
      </w:r>
      <w:r w:rsidRPr="006A4C7A">
        <w:rPr>
          <w:rFonts w:ascii="Calibri" w:hAnsi="Calibri" w:cs="Calibri"/>
          <w:i/>
          <w:iCs/>
          <w:noProof/>
          <w:szCs w:val="24"/>
        </w:rPr>
        <w:t>Prisen for at løfte dagpengene overdrives</w:t>
      </w:r>
      <w:r w:rsidRPr="006A4C7A">
        <w:rPr>
          <w:rFonts w:ascii="Calibri" w:hAnsi="Calibri" w:cs="Calibri"/>
          <w:noProof/>
          <w:szCs w:val="24"/>
        </w:rPr>
        <w:t>. 1–10.</w:t>
      </w:r>
    </w:p>
    <w:p w14:paraId="779C3E5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Jurajda, Š. (2002). Estimating the effect of unemployment insurance compensation on the labor market histories of displaced workers. </w:t>
      </w:r>
      <w:r w:rsidRPr="006A4C7A">
        <w:rPr>
          <w:rFonts w:ascii="Calibri" w:hAnsi="Calibri" w:cs="Calibri"/>
          <w:i/>
          <w:iCs/>
          <w:noProof/>
          <w:szCs w:val="24"/>
        </w:rPr>
        <w:t>Journal of Econometrics</w:t>
      </w:r>
      <w:r w:rsidRPr="006A4C7A">
        <w:rPr>
          <w:rFonts w:ascii="Calibri" w:hAnsi="Calibri" w:cs="Calibri"/>
          <w:noProof/>
          <w:szCs w:val="24"/>
        </w:rPr>
        <w:t xml:space="preserve">, </w:t>
      </w:r>
      <w:r w:rsidRPr="006A4C7A">
        <w:rPr>
          <w:rFonts w:ascii="Calibri" w:hAnsi="Calibri" w:cs="Calibri"/>
          <w:i/>
          <w:iCs/>
          <w:noProof/>
          <w:szCs w:val="24"/>
        </w:rPr>
        <w:t>108</w:t>
      </w:r>
      <w:r w:rsidRPr="006A4C7A">
        <w:rPr>
          <w:rFonts w:ascii="Calibri" w:hAnsi="Calibri" w:cs="Calibri"/>
          <w:noProof/>
          <w:szCs w:val="24"/>
        </w:rPr>
        <w:t>(2), 227–252. https://doi.org/10.1016/S0304-4076(01)00135-X</w:t>
      </w:r>
    </w:p>
    <w:p w14:paraId="4010FE67"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Kongshøj, P. (2015). </w:t>
      </w:r>
      <w:r w:rsidRPr="006A4C7A">
        <w:rPr>
          <w:rFonts w:ascii="Calibri" w:hAnsi="Calibri" w:cs="Calibri"/>
          <w:i/>
          <w:iCs/>
          <w:noProof/>
          <w:szCs w:val="24"/>
        </w:rPr>
        <w:t>Dansk fl exicurity under pres – både indefra og udefra</w:t>
      </w:r>
      <w:r w:rsidRPr="006A4C7A">
        <w:rPr>
          <w:rFonts w:ascii="Calibri" w:hAnsi="Calibri" w:cs="Calibri"/>
          <w:noProof/>
          <w:szCs w:val="24"/>
        </w:rPr>
        <w:t xml:space="preserve">. </w:t>
      </w:r>
      <w:r w:rsidRPr="006A4C7A">
        <w:rPr>
          <w:rFonts w:ascii="Calibri" w:hAnsi="Calibri" w:cs="Calibri"/>
          <w:i/>
          <w:iCs/>
          <w:noProof/>
          <w:szCs w:val="24"/>
        </w:rPr>
        <w:t>1</w:t>
      </w:r>
      <w:r w:rsidRPr="006A4C7A">
        <w:rPr>
          <w:rFonts w:ascii="Calibri" w:hAnsi="Calibri" w:cs="Calibri"/>
          <w:noProof/>
          <w:szCs w:val="24"/>
        </w:rPr>
        <w:t>, 5–10.</w:t>
      </w:r>
    </w:p>
    <w:p w14:paraId="66FC8B0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Lalive, B. R., Landais, C., &amp; Zweimüller, J. (2015). </w:t>
      </w:r>
      <w:r w:rsidRPr="006A4C7A">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6A4C7A">
        <w:rPr>
          <w:rFonts w:ascii="Calibri" w:hAnsi="Calibri" w:cs="Calibri"/>
          <w:noProof/>
          <w:szCs w:val="24"/>
        </w:rPr>
        <w:t xml:space="preserve">. </w:t>
      </w:r>
      <w:r w:rsidRPr="006A4C7A">
        <w:rPr>
          <w:rFonts w:ascii="Calibri" w:hAnsi="Calibri" w:cs="Calibri"/>
          <w:i/>
          <w:iCs/>
          <w:noProof/>
          <w:szCs w:val="24"/>
        </w:rPr>
        <w:t>105</w:t>
      </w:r>
      <w:r w:rsidRPr="006A4C7A">
        <w:rPr>
          <w:rFonts w:ascii="Calibri" w:hAnsi="Calibri" w:cs="Calibri"/>
          <w:noProof/>
          <w:szCs w:val="24"/>
        </w:rPr>
        <w:t>(12), 3564–3596.</w:t>
      </w:r>
    </w:p>
    <w:p w14:paraId="016FAFE5"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Lavoie, M., &amp; Godley, W. (2012). Monetary Economics - An Integrated Approach to Credit, Money, Income, Production and Wealth. In </w:t>
      </w:r>
      <w:r w:rsidRPr="006A4C7A">
        <w:rPr>
          <w:rFonts w:ascii="Calibri" w:hAnsi="Calibri" w:cs="Calibri"/>
          <w:i/>
          <w:iCs/>
          <w:noProof/>
          <w:szCs w:val="24"/>
        </w:rPr>
        <w:t>Https://Medium.Com/</w:t>
      </w:r>
      <w:r w:rsidRPr="006A4C7A">
        <w:rPr>
          <w:rFonts w:ascii="Calibri" w:hAnsi="Calibri" w:cs="Calibri"/>
          <w:noProof/>
          <w:szCs w:val="24"/>
        </w:rPr>
        <w:t>. https://medium.com/@arifwicaksanaa/pengertian-use-case-a7e576e1b6bf</w:t>
      </w:r>
    </w:p>
    <w:p w14:paraId="34BB97D1"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Marinescu, I. (2017). The general equilibrium impacts of unemployment insurance: Evidence from a large online job board. </w:t>
      </w:r>
      <w:r w:rsidRPr="006A4C7A">
        <w:rPr>
          <w:rFonts w:ascii="Calibri" w:hAnsi="Calibri" w:cs="Calibri"/>
          <w:i/>
          <w:iCs/>
          <w:noProof/>
          <w:szCs w:val="24"/>
        </w:rPr>
        <w:t>Journal of Public Economics</w:t>
      </w:r>
      <w:r w:rsidRPr="006A4C7A">
        <w:rPr>
          <w:rFonts w:ascii="Calibri" w:hAnsi="Calibri" w:cs="Calibri"/>
          <w:noProof/>
          <w:szCs w:val="24"/>
        </w:rPr>
        <w:t xml:space="preserve">, </w:t>
      </w:r>
      <w:r w:rsidRPr="006A4C7A">
        <w:rPr>
          <w:rFonts w:ascii="Calibri" w:hAnsi="Calibri" w:cs="Calibri"/>
          <w:i/>
          <w:iCs/>
          <w:noProof/>
          <w:szCs w:val="24"/>
        </w:rPr>
        <w:t>150</w:t>
      </w:r>
      <w:r w:rsidRPr="006A4C7A">
        <w:rPr>
          <w:rFonts w:ascii="Calibri" w:hAnsi="Calibri" w:cs="Calibri"/>
          <w:noProof/>
          <w:szCs w:val="24"/>
        </w:rPr>
        <w:t>, 14–29. https://doi.org/10.1016/j.jpubeco.2017.02.012</w:t>
      </w:r>
    </w:p>
    <w:p w14:paraId="1BBC0C8A"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Mcdonald, I. M., &amp; Solow, R. M. (1981). </w:t>
      </w:r>
      <w:r w:rsidRPr="006A4C7A">
        <w:rPr>
          <w:rFonts w:ascii="Calibri" w:hAnsi="Calibri" w:cs="Calibri"/>
          <w:i/>
          <w:iCs/>
          <w:noProof/>
          <w:szCs w:val="24"/>
        </w:rPr>
        <w:t>Wage Bargaining and Employment</w:t>
      </w:r>
      <w:r w:rsidRPr="006A4C7A">
        <w:rPr>
          <w:rFonts w:ascii="Calibri" w:hAnsi="Calibri" w:cs="Calibri"/>
          <w:noProof/>
          <w:szCs w:val="24"/>
        </w:rPr>
        <w:t xml:space="preserve">. </w:t>
      </w:r>
      <w:r w:rsidRPr="006A4C7A">
        <w:rPr>
          <w:rFonts w:ascii="Calibri" w:hAnsi="Calibri" w:cs="Calibri"/>
          <w:i/>
          <w:iCs/>
          <w:noProof/>
          <w:szCs w:val="24"/>
        </w:rPr>
        <w:t>71</w:t>
      </w:r>
      <w:r w:rsidRPr="006A4C7A">
        <w:rPr>
          <w:rFonts w:ascii="Calibri" w:hAnsi="Calibri" w:cs="Calibri"/>
          <w:noProof/>
          <w:szCs w:val="24"/>
        </w:rPr>
        <w:t>(5), 896–908.</w:t>
      </w:r>
    </w:p>
    <w:p w14:paraId="1839C06C"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Millemaci, E., &amp; Ofria, F. (2014). Kaldor-Verdoorn’s law and increasing returns to scale: A comparison across developed countries. </w:t>
      </w:r>
      <w:r w:rsidRPr="006A4C7A">
        <w:rPr>
          <w:rFonts w:ascii="Calibri" w:hAnsi="Calibri" w:cs="Calibri"/>
          <w:i/>
          <w:iCs/>
          <w:noProof/>
          <w:szCs w:val="24"/>
        </w:rPr>
        <w:t>Journal of Economic Studies</w:t>
      </w:r>
      <w:r w:rsidRPr="006A4C7A">
        <w:rPr>
          <w:rFonts w:ascii="Calibri" w:hAnsi="Calibri" w:cs="Calibri"/>
          <w:noProof/>
          <w:szCs w:val="24"/>
        </w:rPr>
        <w:t xml:space="preserve">, </w:t>
      </w:r>
      <w:r w:rsidRPr="006A4C7A">
        <w:rPr>
          <w:rFonts w:ascii="Calibri" w:hAnsi="Calibri" w:cs="Calibri"/>
          <w:i/>
          <w:iCs/>
          <w:noProof/>
          <w:szCs w:val="24"/>
        </w:rPr>
        <w:t>41</w:t>
      </w:r>
      <w:r w:rsidRPr="006A4C7A">
        <w:rPr>
          <w:rFonts w:ascii="Calibri" w:hAnsi="Calibri" w:cs="Calibri"/>
          <w:noProof/>
          <w:szCs w:val="24"/>
        </w:rPr>
        <w:t>(1), 140–162. https://doi.org/10.1108/JES-02-2012-0026</w:t>
      </w:r>
    </w:p>
    <w:p w14:paraId="7A97A67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Nørgaard, T. (1995). </w:t>
      </w:r>
      <w:r w:rsidRPr="006A4C7A">
        <w:rPr>
          <w:rFonts w:ascii="Calibri" w:hAnsi="Calibri" w:cs="Calibri"/>
          <w:i/>
          <w:iCs/>
          <w:noProof/>
          <w:szCs w:val="24"/>
        </w:rPr>
        <w:t>Bekendtgørelse om fastsættelse og regulering af omregningssats</w:t>
      </w:r>
      <w:r w:rsidRPr="006A4C7A">
        <w:rPr>
          <w:rFonts w:ascii="Calibri" w:hAnsi="Calibri" w:cs="Calibri"/>
          <w:noProof/>
          <w:szCs w:val="24"/>
        </w:rPr>
        <w:t>. https://www.retsinformation.dk/eli/lta/1995/1154</w:t>
      </w:r>
    </w:p>
    <w:p w14:paraId="26DB1B4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Onaran, O., &amp; Galanis, G. (2012). Is aggregate demand wage-led or profit-led? </w:t>
      </w:r>
      <w:r w:rsidRPr="006A4C7A">
        <w:rPr>
          <w:rFonts w:ascii="Calibri" w:hAnsi="Calibri" w:cs="Calibri"/>
          <w:i/>
          <w:iCs/>
          <w:noProof/>
          <w:szCs w:val="24"/>
        </w:rPr>
        <w:t>Conditions of Work and Employment Series</w:t>
      </w:r>
      <w:r w:rsidRPr="006A4C7A">
        <w:rPr>
          <w:rFonts w:ascii="Calibri" w:hAnsi="Calibri" w:cs="Calibri"/>
          <w:noProof/>
          <w:szCs w:val="24"/>
        </w:rPr>
        <w:t xml:space="preserve">, </w:t>
      </w:r>
      <w:r w:rsidRPr="006A4C7A">
        <w:rPr>
          <w:rFonts w:ascii="Calibri" w:hAnsi="Calibri" w:cs="Calibri"/>
          <w:i/>
          <w:iCs/>
          <w:noProof/>
          <w:szCs w:val="24"/>
        </w:rPr>
        <w:t>40</w:t>
      </w:r>
      <w:r w:rsidRPr="006A4C7A">
        <w:rPr>
          <w:rFonts w:ascii="Calibri" w:hAnsi="Calibri" w:cs="Calibri"/>
          <w:noProof/>
          <w:szCs w:val="24"/>
        </w:rPr>
        <w:t>(40).</w:t>
      </w:r>
    </w:p>
    <w:p w14:paraId="3EB18F5D"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Onaran, O., &amp; Obst, T. (2015). </w:t>
      </w:r>
      <w:r w:rsidRPr="006A4C7A">
        <w:rPr>
          <w:rFonts w:ascii="Calibri" w:hAnsi="Calibri" w:cs="Calibri"/>
          <w:i/>
          <w:iCs/>
          <w:noProof/>
          <w:szCs w:val="24"/>
        </w:rPr>
        <w:t>Wage-led growth in the EU15 Member States: the effects of income distribution on growth, investment, trade balance, and inflation</w:t>
      </w:r>
      <w:r w:rsidRPr="006A4C7A">
        <w:rPr>
          <w:rFonts w:ascii="Calibri" w:hAnsi="Calibri" w:cs="Calibri"/>
          <w:noProof/>
          <w:szCs w:val="24"/>
        </w:rPr>
        <w:t>. 1–48.</w:t>
      </w:r>
    </w:p>
    <w:p w14:paraId="3CD5BB33"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Risgaard, L. (2021). </w:t>
      </w:r>
      <w:r w:rsidRPr="006A4C7A">
        <w:rPr>
          <w:rFonts w:ascii="Calibri" w:hAnsi="Calibri" w:cs="Calibri"/>
          <w:i/>
          <w:iCs/>
          <w:noProof/>
          <w:szCs w:val="24"/>
        </w:rPr>
        <w:t>Mere tryghed til lønmodtagerne</w:t>
      </w:r>
      <w:r w:rsidRPr="006A4C7A">
        <w:rPr>
          <w:rFonts w:ascii="Calibri" w:hAnsi="Calibri" w:cs="Calibri"/>
          <w:noProof/>
          <w:szCs w:val="24"/>
        </w:rPr>
        <w:t>.</w:t>
      </w:r>
    </w:p>
    <w:p w14:paraId="6E7B7A40"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Setterfield, M. (2003). Supply and Demand in the Theory of Long-run Growth: Introduction to a symposium on demand-led growth. </w:t>
      </w:r>
      <w:r w:rsidRPr="006A4C7A">
        <w:rPr>
          <w:rFonts w:ascii="Calibri" w:hAnsi="Calibri" w:cs="Calibri"/>
          <w:i/>
          <w:iCs/>
          <w:noProof/>
          <w:szCs w:val="24"/>
        </w:rPr>
        <w:t>Review of Political Economy</w:t>
      </w:r>
      <w:r w:rsidRPr="006A4C7A">
        <w:rPr>
          <w:rFonts w:ascii="Calibri" w:hAnsi="Calibri" w:cs="Calibri"/>
          <w:noProof/>
          <w:szCs w:val="24"/>
        </w:rPr>
        <w:t xml:space="preserve">, </w:t>
      </w:r>
      <w:r w:rsidRPr="006A4C7A">
        <w:rPr>
          <w:rFonts w:ascii="Calibri" w:hAnsi="Calibri" w:cs="Calibri"/>
          <w:i/>
          <w:iCs/>
          <w:noProof/>
          <w:szCs w:val="24"/>
        </w:rPr>
        <w:t>15</w:t>
      </w:r>
      <w:r w:rsidRPr="006A4C7A">
        <w:rPr>
          <w:rFonts w:ascii="Calibri" w:hAnsi="Calibri" w:cs="Calibri"/>
          <w:noProof/>
          <w:szCs w:val="24"/>
        </w:rPr>
        <w:t>(1), 23–32. https://doi.org/10.1080/09538250308440</w:t>
      </w:r>
    </w:p>
    <w:p w14:paraId="120DEA94"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Shapiro, B. C., &amp; Stiglitz, J. E. (1984). American Economic Association Equilibrium Unemployment as a Worker Discipline Device. </w:t>
      </w:r>
      <w:r w:rsidRPr="006A4C7A">
        <w:rPr>
          <w:rFonts w:ascii="Calibri" w:hAnsi="Calibri" w:cs="Calibri"/>
          <w:i/>
          <w:iCs/>
          <w:noProof/>
          <w:szCs w:val="24"/>
        </w:rPr>
        <w:t>The American Economic Review</w:t>
      </w:r>
      <w:r w:rsidRPr="006A4C7A">
        <w:rPr>
          <w:rFonts w:ascii="Calibri" w:hAnsi="Calibri" w:cs="Calibri"/>
          <w:noProof/>
          <w:szCs w:val="24"/>
        </w:rPr>
        <w:t xml:space="preserve">, </w:t>
      </w:r>
      <w:r w:rsidRPr="006A4C7A">
        <w:rPr>
          <w:rFonts w:ascii="Calibri" w:hAnsi="Calibri" w:cs="Calibri"/>
          <w:i/>
          <w:iCs/>
          <w:noProof/>
          <w:szCs w:val="24"/>
        </w:rPr>
        <w:t>74</w:t>
      </w:r>
      <w:r w:rsidRPr="006A4C7A">
        <w:rPr>
          <w:rFonts w:ascii="Calibri" w:hAnsi="Calibri" w:cs="Calibri"/>
          <w:noProof/>
          <w:szCs w:val="24"/>
        </w:rPr>
        <w:t>(3), 433–444.</w:t>
      </w:r>
    </w:p>
    <w:p w14:paraId="3AECF706"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Stockhammer, E., &amp; Lavoie, M. (2013). Wage-led Growth. In </w:t>
      </w:r>
      <w:r w:rsidRPr="006A4C7A">
        <w:rPr>
          <w:rFonts w:ascii="Calibri" w:hAnsi="Calibri" w:cs="Calibri"/>
          <w:i/>
          <w:iCs/>
          <w:noProof/>
          <w:szCs w:val="24"/>
        </w:rPr>
        <w:t>Wage-led Growth</w:t>
      </w:r>
      <w:r w:rsidRPr="006A4C7A">
        <w:rPr>
          <w:rFonts w:ascii="Calibri" w:hAnsi="Calibri" w:cs="Calibri"/>
          <w:noProof/>
          <w:szCs w:val="24"/>
        </w:rPr>
        <w:t xml:space="preserve"> (Issue February). https://doi.org/10.1057/9781137357939</w:t>
      </w:r>
    </w:p>
    <w:p w14:paraId="2FCD710E"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The IS-Commission. (2015a). </w:t>
      </w:r>
      <w:r w:rsidRPr="006A4C7A">
        <w:rPr>
          <w:rFonts w:ascii="Calibri" w:hAnsi="Calibri" w:cs="Calibri"/>
          <w:i/>
          <w:iCs/>
          <w:noProof/>
          <w:szCs w:val="24"/>
        </w:rPr>
        <w:t>Dagpengemodellen teknisk analyserapport</w:t>
      </w:r>
      <w:r w:rsidRPr="006A4C7A">
        <w:rPr>
          <w:rFonts w:ascii="Calibri" w:hAnsi="Calibri" w:cs="Calibri"/>
          <w:noProof/>
          <w:szCs w:val="24"/>
        </w:rPr>
        <w:t>.</w:t>
      </w:r>
    </w:p>
    <w:p w14:paraId="7776F1AF"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szCs w:val="24"/>
        </w:rPr>
      </w:pPr>
      <w:r w:rsidRPr="006A4C7A">
        <w:rPr>
          <w:rFonts w:ascii="Calibri" w:hAnsi="Calibri" w:cs="Calibri"/>
          <w:noProof/>
          <w:szCs w:val="24"/>
        </w:rPr>
        <w:t xml:space="preserve">The IS-Commission. (2015b). </w:t>
      </w:r>
      <w:r w:rsidRPr="006A4C7A">
        <w:rPr>
          <w:rFonts w:ascii="Calibri" w:hAnsi="Calibri" w:cs="Calibri"/>
          <w:i/>
          <w:iCs/>
          <w:noProof/>
          <w:szCs w:val="24"/>
        </w:rPr>
        <w:t>Kompensationsgraden i dagpengesystemet</w:t>
      </w:r>
      <w:r w:rsidRPr="006A4C7A">
        <w:rPr>
          <w:rFonts w:ascii="Calibri" w:hAnsi="Calibri" w:cs="Calibri"/>
          <w:noProof/>
          <w:szCs w:val="24"/>
        </w:rPr>
        <w:t>. 41.</w:t>
      </w:r>
    </w:p>
    <w:p w14:paraId="2922D158" w14:textId="77777777" w:rsidR="006A4C7A" w:rsidRPr="006A4C7A" w:rsidRDefault="006A4C7A" w:rsidP="006A4C7A">
      <w:pPr>
        <w:widowControl w:val="0"/>
        <w:autoSpaceDE w:val="0"/>
        <w:autoSpaceDN w:val="0"/>
        <w:adjustRightInd w:val="0"/>
        <w:spacing w:line="240" w:lineRule="auto"/>
        <w:ind w:left="480" w:hanging="480"/>
        <w:rPr>
          <w:rFonts w:ascii="Calibri" w:hAnsi="Calibri" w:cs="Calibri"/>
          <w:noProof/>
        </w:rPr>
      </w:pPr>
      <w:r w:rsidRPr="006A4C7A">
        <w:rPr>
          <w:rFonts w:ascii="Calibri" w:hAnsi="Calibri" w:cs="Calibri"/>
          <w:noProof/>
          <w:szCs w:val="24"/>
        </w:rPr>
        <w:t xml:space="preserve">Topel, B. R. H. (1983). </w:t>
      </w:r>
      <w:r w:rsidRPr="006A4C7A">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6A4C7A">
        <w:rPr>
          <w:rFonts w:ascii="Calibri" w:hAnsi="Calibri" w:cs="Calibri"/>
          <w:noProof/>
          <w:szCs w:val="24"/>
        </w:rPr>
        <w:t xml:space="preserve">. </w:t>
      </w:r>
      <w:r w:rsidRPr="006A4C7A">
        <w:rPr>
          <w:rFonts w:ascii="Calibri" w:hAnsi="Calibri" w:cs="Calibri"/>
          <w:i/>
          <w:iCs/>
          <w:noProof/>
          <w:szCs w:val="24"/>
        </w:rPr>
        <w:t>73</w:t>
      </w:r>
      <w:r w:rsidRPr="006A4C7A">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AB896DD" w:rsidR="00313FC0" w:rsidRDefault="00313FC0" w:rsidP="00313FC0">
      <w:pPr>
        <w:pStyle w:val="Billedtekst"/>
        <w:keepNext/>
      </w:pPr>
      <w:r>
        <w:t>Figure A1</w:t>
      </w:r>
      <w:r>
        <w:noBreakHyphen/>
      </w:r>
      <w:fldSimple w:instr=" STYLEREF 2 \s ">
        <w:r w:rsidR="00061257">
          <w:rPr>
            <w:noProof/>
          </w:rPr>
          <w:t>0</w:t>
        </w:r>
      </w:fldSimple>
      <w:r w:rsidR="00061257">
        <w:noBreakHyphen/>
      </w:r>
      <w:fldSimple w:instr=" SEQ Figure \* ARABIC \s 2 ">
        <w:r w:rsidR="00061257">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w:lastRenderedPageBreak/>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commentRangeStart w:id="50"/>
            <w:r>
              <w:rPr>
                <w:sz w:val="20"/>
                <w:szCs w:val="20"/>
              </w:rPr>
              <w:t>(A. 55)</w:t>
            </w:r>
            <w:commentRangeEnd w:id="50"/>
            <w:r w:rsidR="00432F71">
              <w:rPr>
                <w:rStyle w:val="Kommentarhenvisning"/>
              </w:rPr>
              <w:commentReference w:id="50"/>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5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5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0A01226D" w14:textId="19EF4C29" w:rsidR="00B33DEC" w:rsidRPr="00AE71E7" w:rsidRDefault="00B33DEC" w:rsidP="00B33DEC">
            <w:pPr>
              <w:spacing w:line="360" w:lineRule="auto"/>
              <w:rPr>
                <w:rFonts w:cstheme="minorHAnsi"/>
                <w:sz w:val="20"/>
                <w:szCs w:val="20"/>
              </w:rPr>
            </w:pPr>
            <w:bookmarkStart w:id="5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5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p w14:paraId="1B33607E" w14:textId="77777777" w:rsidR="00B33DEC" w:rsidRDefault="00B33DEC" w:rsidP="00B33DEC">
            <w:pPr>
              <w:spacing w:line="360" w:lineRule="auto"/>
              <w:rPr>
                <w:rFonts w:ascii="Calibri" w:eastAsia="Calibri" w:hAnsi="Calibri" w:cs="Arial"/>
                <w:sz w:val="24"/>
                <w:szCs w:val="24"/>
              </w:rPr>
            </w:pPr>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7D0022F4"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w:lastRenderedPageBreak/>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ds</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ds</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1+inflation</m:t>
                    </m:r>
                  </m:e>
                </m:d>
              </m:oMath>
            </m:oMathPara>
          </w:p>
        </w:tc>
        <w:tc>
          <w:tcPr>
            <w:tcW w:w="1166" w:type="dxa"/>
          </w:tcPr>
          <w:p w14:paraId="4ACCDADE" w14:textId="3B3A1147" w:rsidR="00B33DEC" w:rsidRDefault="00B33DEC" w:rsidP="00AC2EDF">
            <w:pPr>
              <w:jc w:val="right"/>
              <w:rPr>
                <w:sz w:val="20"/>
                <w:szCs w:val="20"/>
              </w:rPr>
            </w:pPr>
            <w:commentRangeStart w:id="53"/>
            <w:r>
              <w:rPr>
                <w:sz w:val="20"/>
                <w:szCs w:val="20"/>
              </w:rPr>
              <w:t>(A. 14</w:t>
            </w:r>
            <w:r w:rsidR="00AE71E7">
              <w:rPr>
                <w:sz w:val="20"/>
                <w:szCs w:val="20"/>
              </w:rPr>
              <w:t>5</w:t>
            </w:r>
            <w:r>
              <w:rPr>
                <w:sz w:val="20"/>
                <w:szCs w:val="20"/>
              </w:rPr>
              <w:t>)</w:t>
            </w:r>
            <w:commentRangeEnd w:id="53"/>
            <w:r>
              <w:rPr>
                <w:rStyle w:val="Kommentarhenvisning"/>
              </w:rPr>
              <w:commentReference w:id="53"/>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48B78A59" w14:textId="77777777" w:rsidTr="00AC2EDF">
        <w:tc>
          <w:tcPr>
            <w:tcW w:w="7338" w:type="dxa"/>
          </w:tcPr>
          <w:p w14:paraId="3EA29589" w14:textId="371F2780" w:rsidR="001C50FB" w:rsidRPr="001C50FB" w:rsidRDefault="001C50FB" w:rsidP="00B33DEC">
            <w:pPr>
              <w:spacing w:line="360" w:lineRule="auto"/>
              <w:rPr>
                <w:rFonts w:ascii="Calibri" w:eastAsia="Calibri" w:hAnsi="Calibri" w:cs="Arial"/>
                <w:sz w:val="20"/>
                <w:szCs w:val="20"/>
              </w:rPr>
            </w:pPr>
            <m:oMathPara>
              <m:oMath>
                <m:r>
                  <w:rPr>
                    <w:rFonts w:ascii="Cambria Math" w:eastAsia="Calibri" w:hAnsi="Cambria Math" w:cs="Arial"/>
                    <w:sz w:val="20"/>
                    <w:szCs w:val="20"/>
                  </w:rPr>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7E4F7139" w14:textId="611CD4F3" w:rsidR="001C50FB" w:rsidRDefault="001C50FB" w:rsidP="00AC2EDF">
            <w:pPr>
              <w:jc w:val="right"/>
              <w:rPr>
                <w:sz w:val="20"/>
                <w:szCs w:val="20"/>
              </w:rPr>
            </w:pPr>
            <w:r>
              <w:rPr>
                <w:sz w:val="20"/>
                <w:szCs w:val="20"/>
              </w:rPr>
              <w:t>(A. 147)</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32C38B87" w:rsidR="001C50FB" w:rsidRDefault="000E7BEC" w:rsidP="00AC2EDF">
            <w:pPr>
              <w:jc w:val="right"/>
              <w:rPr>
                <w:sz w:val="20"/>
                <w:szCs w:val="20"/>
              </w:rPr>
            </w:pPr>
            <w:commentRangeStart w:id="54"/>
            <w:r>
              <w:rPr>
                <w:sz w:val="20"/>
                <w:szCs w:val="20"/>
              </w:rPr>
              <w:t>(A. 148)</w:t>
            </w:r>
            <w:commentRangeEnd w:id="54"/>
            <w:r>
              <w:rPr>
                <w:rStyle w:val="Kommentarhenvisning"/>
              </w:rPr>
              <w:commentReference w:id="54"/>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294B8263" w:rsidR="000E7BEC" w:rsidRPr="000E7BEC" w:rsidRDefault="000E7BEC" w:rsidP="00AC2EDF">
            <w:pPr>
              <w:jc w:val="right"/>
              <w:rPr>
                <w:sz w:val="20"/>
                <w:szCs w:val="20"/>
                <w:lang w:val="da-DK"/>
              </w:rPr>
            </w:pPr>
            <w:r>
              <w:rPr>
                <w:sz w:val="20"/>
                <w:szCs w:val="20"/>
              </w:rPr>
              <w:t>(A. 14</w:t>
            </w:r>
            <w:r w:rsidR="00C565EE">
              <w:rPr>
                <w:sz w:val="20"/>
                <w:szCs w:val="20"/>
              </w:rPr>
              <w:t>9</w:t>
            </w:r>
            <w:r>
              <w:rPr>
                <w:sz w:val="20"/>
                <w:szCs w:val="20"/>
              </w:rPr>
              <w:t>)</w:t>
            </w:r>
          </w:p>
        </w:tc>
      </w:tr>
    </w:tbl>
    <w:p w14:paraId="7B7CF03F" w14:textId="0319A271" w:rsidR="00AE71E7" w:rsidRPr="000E7BEC" w:rsidRDefault="00AE71E7" w:rsidP="00583A8B">
      <w:pPr>
        <w:spacing w:line="276" w:lineRule="auto"/>
        <w:rPr>
          <w:lang w:val="da-DK"/>
        </w:rPr>
      </w:pPr>
    </w:p>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1888BBB9" w:rsidR="00AE71E7" w:rsidRDefault="00AE71E7" w:rsidP="00AC2EDF">
            <w:pPr>
              <w:rPr>
                <w:sz w:val="20"/>
                <w:szCs w:val="20"/>
              </w:rPr>
            </w:pPr>
            <w:r>
              <w:rPr>
                <w:sz w:val="20"/>
                <w:szCs w:val="20"/>
              </w:rPr>
              <w:t>Benefits received by the households in the form of  income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Domestic securities issued by Financial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308858EA" w:rsidR="009E62A5" w:rsidRDefault="009E62A5" w:rsidP="00B53960"/>
    <w:p w14:paraId="79C7DFFF" w14:textId="03E9356C" w:rsidR="00AA51D1" w:rsidRDefault="00AA51D1" w:rsidP="00B53960"/>
    <w:p w14:paraId="24B32669" w14:textId="07D54A23" w:rsidR="00AA51D1" w:rsidRDefault="00AA51D1" w:rsidP="00B53960"/>
    <w:p w14:paraId="1C89D8D7" w14:textId="6F506574" w:rsidR="00AA51D1" w:rsidRDefault="00AA51D1" w:rsidP="00B53960"/>
    <w:p w14:paraId="7A50F990" w14:textId="0F831535" w:rsidR="00AA51D1" w:rsidRDefault="00AA51D1" w:rsidP="00B53960"/>
    <w:p w14:paraId="32D14A87" w14:textId="2224E055" w:rsidR="00AA51D1" w:rsidRDefault="00AA51D1" w:rsidP="00B53960"/>
    <w:p w14:paraId="7BBED4B2" w14:textId="62F2BD3A" w:rsidR="00AA51D1" w:rsidRDefault="00AA51D1" w:rsidP="00B53960"/>
    <w:p w14:paraId="155250FC" w14:textId="11F99124" w:rsidR="00AA51D1" w:rsidRDefault="00AA51D1" w:rsidP="00B53960"/>
    <w:p w14:paraId="2E41D165" w14:textId="2E0AD5D3" w:rsidR="00AA51D1" w:rsidRDefault="00AA51D1" w:rsidP="00B53960"/>
    <w:p w14:paraId="70B9DA17" w14:textId="24F0876A" w:rsidR="00AA51D1" w:rsidRDefault="00AA51D1" w:rsidP="00B53960"/>
    <w:p w14:paraId="3A87A614" w14:textId="00FB2C6E" w:rsidR="00AA51D1" w:rsidRDefault="00AA51D1" w:rsidP="00B53960"/>
    <w:p w14:paraId="3EE41F4C" w14:textId="50918E50" w:rsidR="00AA51D1" w:rsidRDefault="00AA51D1" w:rsidP="00B53960"/>
    <w:p w14:paraId="7B0D60FC" w14:textId="4B4EA027" w:rsidR="00AA51D1" w:rsidRDefault="00AA51D1" w:rsidP="00B53960"/>
    <w:p w14:paraId="2262D4B5" w14:textId="4486E3BE" w:rsidR="00AA51D1" w:rsidRDefault="00AA51D1" w:rsidP="00B53960"/>
    <w:p w14:paraId="05DBCE83" w14:textId="5C8E2CF0" w:rsidR="00AA51D1" w:rsidRDefault="00AA51D1" w:rsidP="00B53960"/>
    <w:p w14:paraId="555ED99D" w14:textId="32CF417D" w:rsidR="00AA51D1" w:rsidRDefault="00AA51D1" w:rsidP="00B53960"/>
    <w:p w14:paraId="54103000" w14:textId="0C0E56CE" w:rsidR="00AA51D1" w:rsidRDefault="00AA51D1"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lastRenderedPageBreak/>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40"/>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22AD457C" w:rsidR="006D056C" w:rsidRDefault="006D056C" w:rsidP="006D056C">
      <w:pPr>
        <w:pStyle w:val="Billedtekst"/>
        <w:keepNext/>
      </w:pPr>
      <w:r>
        <w:lastRenderedPageBreak/>
        <w:t xml:space="preserve">Figure </w:t>
      </w:r>
      <w:r w:rsidR="00061257">
        <w:t>A4</w:t>
      </w:r>
      <w:r>
        <w:noBreakHyphen/>
      </w:r>
      <w:fldSimple w:instr=" STYLEREF 2 \s ">
        <w:r w:rsidR="00061257">
          <w:rPr>
            <w:noProof/>
          </w:rPr>
          <w:t>0</w:t>
        </w:r>
      </w:fldSimple>
      <w:r w:rsidR="00061257">
        <w:noBreakHyphen/>
      </w:r>
      <w:fldSimple w:instr=" SEQ Figure \* ARABIC \s 2 ">
        <w:r w:rsidR="00061257">
          <w:rPr>
            <w:noProof/>
          </w:rPr>
          <w:t>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41"/>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42"/>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24D04D4D" w:rsidR="00061257" w:rsidRDefault="00061257" w:rsidP="00061257">
      <w:pPr>
        <w:pStyle w:val="Billedtekst"/>
        <w:keepNext/>
      </w:pPr>
      <w:r>
        <w:lastRenderedPageBreak/>
        <w:t>Figure A4</w:t>
      </w:r>
      <w:r>
        <w:noBreakHyphen/>
      </w:r>
      <w:fldSimple w:instr=" STYLEREF 2 \s ">
        <w:r>
          <w:rPr>
            <w:noProof/>
          </w:rPr>
          <w:t>0</w:t>
        </w:r>
      </w:fldSimple>
      <w:r>
        <w:noBreakHyphen/>
      </w:r>
      <w:fldSimple w:instr=" SEQ Figure \* ARABIC \s 2 ">
        <w:r>
          <w:rPr>
            <w:noProof/>
          </w:rPr>
          <w:t>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43"/>
                    <a:stretch>
                      <a:fillRect/>
                    </a:stretch>
                  </pic:blipFill>
                  <pic:spPr>
                    <a:xfrm>
                      <a:off x="0" y="0"/>
                      <a:ext cx="4775918" cy="3640024"/>
                    </a:xfrm>
                    <a:prstGeom prst="rect">
                      <a:avLst/>
                    </a:prstGeom>
                  </pic:spPr>
                </pic:pic>
              </a:graphicData>
            </a:graphic>
          </wp:inline>
        </w:drawing>
      </w:r>
    </w:p>
    <w:p w14:paraId="5AE6F86A" w14:textId="150C883E"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44"/>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30B0B4F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45"/>
                    <a:stretch>
                      <a:fillRect/>
                    </a:stretch>
                  </pic:blipFill>
                  <pic:spPr>
                    <a:xfrm>
                      <a:off x="0" y="0"/>
                      <a:ext cx="4939159" cy="3827462"/>
                    </a:xfrm>
                    <a:prstGeom prst="rect">
                      <a:avLst/>
                    </a:prstGeom>
                  </pic:spPr>
                </pic:pic>
              </a:graphicData>
            </a:graphic>
          </wp:inline>
        </w:drawing>
      </w:r>
    </w:p>
    <w:p w14:paraId="0FE7C74B" w14:textId="15319A34" w:rsidR="00061257" w:rsidRDefault="00061257" w:rsidP="00061257">
      <w:pPr>
        <w:pStyle w:val="Billedtekst"/>
        <w:keepNext/>
      </w:pPr>
      <w:r>
        <w:t>Figure A4</w:t>
      </w:r>
      <w:r>
        <w:noBreakHyphen/>
      </w:r>
      <w:fldSimple w:instr=" STYLEREF 2 \s ">
        <w:r>
          <w:rPr>
            <w:noProof/>
          </w:rPr>
          <w:t>0</w:t>
        </w:r>
      </w:fldSimple>
      <w:r>
        <w:noBreakHyphen/>
      </w:r>
      <w:fldSimple w:instr=" SEQ Figure \* ARABIC \s 2 ">
        <w:r>
          <w:rPr>
            <w:noProof/>
          </w:rPr>
          <w:t>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46"/>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69E75D0E" w:rsidR="00061257" w:rsidRDefault="00061257" w:rsidP="00061257">
      <w:pPr>
        <w:pStyle w:val="Billedtekst"/>
        <w:keepNext/>
      </w:pPr>
      <w:r>
        <w:t xml:space="preserve">Figure </w:t>
      </w:r>
      <w:r w:rsidR="00AA51D1">
        <w:t>A4</w:t>
      </w:r>
      <w:r>
        <w:noBreakHyphen/>
      </w:r>
      <w:fldSimple w:instr=" SEQ Figure \* ARABIC \s 2 ">
        <w:r>
          <w:rPr>
            <w:noProof/>
          </w:rPr>
          <w:t>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47"/>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4990A6E9" w:rsidR="00061257" w:rsidRDefault="00061257" w:rsidP="00061257">
      <w:pPr>
        <w:pStyle w:val="Billedtekst"/>
        <w:keepNext/>
      </w:pPr>
      <w:r>
        <w:t xml:space="preserve">Figure </w:t>
      </w:r>
      <w:r w:rsidR="00AA51D1">
        <w:t>A4</w:t>
      </w:r>
      <w:r>
        <w:noBreakHyphen/>
      </w:r>
      <w:fldSimple w:instr=" SEQ Figure \* ARABIC \s 2 ">
        <w:r>
          <w:rPr>
            <w:noProof/>
          </w:rPr>
          <w:t>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48"/>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44DF842B" w:rsidR="00061257" w:rsidRDefault="00061257" w:rsidP="00061257">
      <w:pPr>
        <w:pStyle w:val="Billedtekst"/>
        <w:keepNext/>
      </w:pPr>
      <w:r>
        <w:lastRenderedPageBreak/>
        <w:t xml:space="preserve">Figure </w:t>
      </w:r>
      <w:r w:rsidR="00AA51D1">
        <w:t>A4</w:t>
      </w:r>
      <w:r>
        <w:noBreakHyphen/>
      </w:r>
      <w:fldSimple w:instr=" SEQ Figure \* ARABIC \s 2 ">
        <w:r>
          <w:rPr>
            <w:noProof/>
          </w:rPr>
          <w:t>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49"/>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50"/>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51"/>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52"/>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53"/>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54"/>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55"/>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56"/>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57"/>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58"/>
                    <a:stretch>
                      <a:fillRect/>
                    </a:stretch>
                  </pic:blipFill>
                  <pic:spPr>
                    <a:xfrm>
                      <a:off x="0" y="0"/>
                      <a:ext cx="4924425" cy="4667250"/>
                    </a:xfrm>
                    <a:prstGeom prst="rect">
                      <a:avLst/>
                    </a:prstGeom>
                  </pic:spPr>
                </pic:pic>
              </a:graphicData>
            </a:graphic>
          </wp:inline>
        </w:drawing>
      </w:r>
    </w:p>
    <w:sectPr w:rsidR="00061257" w:rsidRPr="00061257" w:rsidSect="00D0045A">
      <w:footerReference w:type="default" r:id="rId59"/>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8T08:35:00Z" w:initials="ST">
    <w:p w14:paraId="26BF5CEF" w14:textId="77777777" w:rsidR="007D789C" w:rsidRDefault="007D789C" w:rsidP="003C61F9">
      <w:pPr>
        <w:pStyle w:val="Kommentartekst"/>
      </w:pPr>
      <w:r>
        <w:rPr>
          <w:rStyle w:val="Kommentarhenvisning"/>
        </w:rPr>
        <w:annotationRef/>
      </w:r>
      <w:r>
        <w:t>update</w:t>
      </w:r>
    </w:p>
  </w:comment>
  <w:comment w:id="2" w:author="Simon Thomsen" w:date="2022-11-28T09:32:00Z" w:initials="ST">
    <w:p w14:paraId="173FAD4D" w14:textId="77777777" w:rsidR="00706B4F" w:rsidRDefault="00706B4F" w:rsidP="00220A62">
      <w:pPr>
        <w:pStyle w:val="Kommentartekst"/>
      </w:pPr>
      <w:r>
        <w:rPr>
          <w:rStyle w:val="Kommentarhenvisning"/>
        </w:rPr>
        <w:annotationRef/>
      </w:r>
      <w:r>
        <w:t>Kan forbereds</w:t>
      </w:r>
    </w:p>
  </w:comment>
  <w:comment w:id="3" w:author="Simon Thomsen" w:date="2022-11-26T19:50:00Z" w:initials="ST">
    <w:p w14:paraId="03AD82C6" w14:textId="27DB7171" w:rsidR="00552417" w:rsidRDefault="00552417" w:rsidP="004F1EFE">
      <w:pPr>
        <w:pStyle w:val="Kommentartekst"/>
      </w:pPr>
      <w:r>
        <w:rPr>
          <w:rStyle w:val="Kommentarhenvisning"/>
        </w:rPr>
        <w:annotationRef/>
      </w:r>
      <w:r>
        <w:t>Fint?</w:t>
      </w:r>
    </w:p>
  </w:comment>
  <w:comment w:id="4" w:author="Simon Thomsen" w:date="2022-11-28T09:46:00Z" w:initials="ST">
    <w:p w14:paraId="4FC78457" w14:textId="77777777" w:rsidR="009D1E5C" w:rsidRDefault="009D1E5C" w:rsidP="00962610">
      <w:pPr>
        <w:pStyle w:val="Kommentartekst"/>
      </w:pPr>
      <w:r>
        <w:rPr>
          <w:rStyle w:val="Kommentarhenvisning"/>
        </w:rPr>
        <w:annotationRef/>
      </w:r>
      <w:r>
        <w:t>Gør mere nice tror jeg</w:t>
      </w:r>
    </w:p>
  </w:comment>
  <w:comment w:id="6" w:author="Simon Thomsen" w:date="2022-11-28T10:38:00Z" w:initials="ST">
    <w:p w14:paraId="4D639AB3" w14:textId="77777777" w:rsidR="00101117" w:rsidRDefault="00101117" w:rsidP="00B251E1">
      <w:pPr>
        <w:pStyle w:val="Kommentartekst"/>
      </w:pPr>
      <w:r>
        <w:rPr>
          <w:rStyle w:val="Kommentarhenvisning"/>
        </w:rPr>
        <w:annotationRef/>
      </w:r>
      <w:r>
        <w:t>Skift kilde til is-commission</w:t>
      </w:r>
    </w:p>
  </w:comment>
  <w:comment w:id="11"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2"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13"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14"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15"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16"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17"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18"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19"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0"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1"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22"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3"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24"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25"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27"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28"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29"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0"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1"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2"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33"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34"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0"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1"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2"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0" w:author="Simon Fløj Thomsen" w:date="2022-11-27T08:51:00Z" w:initials="SFT">
    <w:p w14:paraId="44E0F76F" w14:textId="77777777" w:rsidR="00432F71" w:rsidRDefault="00432F71" w:rsidP="004043AE">
      <w:pPr>
        <w:pStyle w:val="Kommentartekst"/>
      </w:pPr>
      <w:r>
        <w:rPr>
          <w:rStyle w:val="Kommentarhenvisning"/>
        </w:rPr>
        <w:annotationRef/>
      </w:r>
      <w:r>
        <w:t>Bruger ik den her?</w:t>
      </w:r>
    </w:p>
  </w:comment>
  <w:comment w:id="53" w:author="Simon Fløj Thomsen" w:date="2022-11-27T09:02:00Z" w:initials="SFT">
    <w:p w14:paraId="7C7E7239" w14:textId="77777777" w:rsidR="00B33DEC" w:rsidRDefault="00B33DEC" w:rsidP="007078EB">
      <w:pPr>
        <w:pStyle w:val="Kommentartekst"/>
      </w:pPr>
      <w:r>
        <w:rPr>
          <w:rStyle w:val="Kommentarhenvisning"/>
        </w:rPr>
        <w:annotationRef/>
      </w:r>
      <w:r>
        <w:t>Hvad gør jeg når if_else funktion</w:t>
      </w:r>
    </w:p>
  </w:comment>
  <w:comment w:id="54" w:author="Simon Fløj Thomsen" w:date="2022-11-27T11:17:00Z" w:initials="SFT">
    <w:p w14:paraId="78D322D1" w14:textId="77777777" w:rsidR="000E7BEC" w:rsidRDefault="000E7BEC" w:rsidP="00441E5B">
      <w:pPr>
        <w:pStyle w:val="Kommentartekst"/>
      </w:pPr>
      <w:r>
        <w:rPr>
          <w:rStyle w:val="Kommentarhenvisning"/>
        </w:rPr>
        <w:annotationRef/>
      </w:r>
      <w:r>
        <w:t>Fint?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BF5CEF" w15:done="0"/>
  <w15:commentEx w15:paraId="173FAD4D" w15:done="0"/>
  <w15:commentEx w15:paraId="03AD82C6" w15:done="0"/>
  <w15:commentEx w15:paraId="4FC78457" w15:done="0"/>
  <w15:commentEx w15:paraId="4D639AB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Ex w15:paraId="44E0F76F" w15:done="0"/>
  <w15:commentEx w15:paraId="7C7E7239" w15:done="0"/>
  <w15:commentEx w15:paraId="78D322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EF161" w16cex:dateUtc="2022-11-28T07:35:00Z"/>
  <w16cex:commentExtensible w16cex:durableId="272EFEB8" w16cex:dateUtc="2022-11-28T08:32:00Z"/>
  <w16cex:commentExtensible w16cex:durableId="272CEC8C" w16cex:dateUtc="2022-11-26T18:50:00Z"/>
  <w16cex:commentExtensible w16cex:durableId="272F01F8" w16cex:dateUtc="2022-11-28T08:46:00Z"/>
  <w16cex:commentExtensible w16cex:durableId="272F0E32" w16cex:dateUtc="2022-11-28T09:38: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Extensible w16cex:durableId="272DA3A7" w16cex:dateUtc="2022-11-27T07:51:00Z"/>
  <w16cex:commentExtensible w16cex:durableId="272DA61F" w16cex:dateUtc="2022-11-27T08:02:00Z"/>
  <w16cex:commentExtensible w16cex:durableId="272DC5D3" w16cex:dateUtc="2022-11-27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BF5CEF" w16cid:durableId="272EF161"/>
  <w16cid:commentId w16cid:paraId="173FAD4D" w16cid:durableId="272EFEB8"/>
  <w16cid:commentId w16cid:paraId="03AD82C6" w16cid:durableId="272CEC8C"/>
  <w16cid:commentId w16cid:paraId="4FC78457" w16cid:durableId="272F01F8"/>
  <w16cid:commentId w16cid:paraId="4D639AB3" w16cid:durableId="272F0E32"/>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Id w16cid:paraId="44E0F76F" w16cid:durableId="272DA3A7"/>
  <w16cid:commentId w16cid:paraId="7C7E7239" w16cid:durableId="272DA61F"/>
  <w16cid:commentId w16cid:paraId="78D322D1" w16cid:durableId="272DC5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02E0B" w14:textId="77777777" w:rsidR="00AF7100" w:rsidRDefault="00AF7100" w:rsidP="005F6ED0">
      <w:pPr>
        <w:spacing w:after="0" w:line="240" w:lineRule="auto"/>
      </w:pPr>
      <w:r>
        <w:separator/>
      </w:r>
    </w:p>
  </w:endnote>
  <w:endnote w:type="continuationSeparator" w:id="0">
    <w:p w14:paraId="2D1012B7" w14:textId="77777777" w:rsidR="00AF7100" w:rsidRDefault="00AF7100"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82565D" w14:textId="77777777" w:rsidR="00AF7100" w:rsidRDefault="00AF7100" w:rsidP="005F6ED0">
      <w:pPr>
        <w:spacing w:after="0" w:line="240" w:lineRule="auto"/>
      </w:pPr>
      <w:r>
        <w:separator/>
      </w:r>
    </w:p>
  </w:footnote>
  <w:footnote w:type="continuationSeparator" w:id="0">
    <w:p w14:paraId="77C2262B" w14:textId="77777777" w:rsidR="00AF7100" w:rsidRDefault="00AF7100"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1A205DB" w:rsidR="00176D07" w:rsidRPr="00176D07" w:rsidRDefault="00176D07">
      <w:pPr>
        <w:pStyle w:val="Fodnotetekst"/>
      </w:pPr>
      <w:r>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Mikael Randrup Byrialsen">
    <w15:presenceInfo w15:providerId="AD" w15:userId="S::randrup@id.aau.dk::67bd5734-9bfb-46dc-b83f-8eb7ab4cd629"/>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257"/>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E7BEC"/>
    <w:rsid w:val="000F052E"/>
    <w:rsid w:val="000F0B47"/>
    <w:rsid w:val="000F0D4B"/>
    <w:rsid w:val="000F139B"/>
    <w:rsid w:val="000F1AED"/>
    <w:rsid w:val="000F2529"/>
    <w:rsid w:val="000F317D"/>
    <w:rsid w:val="000F3FE9"/>
    <w:rsid w:val="000F680F"/>
    <w:rsid w:val="00100B51"/>
    <w:rsid w:val="00101117"/>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C50FB"/>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25AF"/>
    <w:rsid w:val="002449A4"/>
    <w:rsid w:val="00245BF2"/>
    <w:rsid w:val="002473E6"/>
    <w:rsid w:val="00247E37"/>
    <w:rsid w:val="00251120"/>
    <w:rsid w:val="0025132E"/>
    <w:rsid w:val="00251655"/>
    <w:rsid w:val="00253117"/>
    <w:rsid w:val="002535ED"/>
    <w:rsid w:val="002564B8"/>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0F79"/>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5A56"/>
    <w:rsid w:val="00466122"/>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77AEF"/>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68C1"/>
    <w:rsid w:val="006C7E9A"/>
    <w:rsid w:val="006D056C"/>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06B4F"/>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4CCC"/>
    <w:rsid w:val="00855200"/>
    <w:rsid w:val="00856060"/>
    <w:rsid w:val="00862CC3"/>
    <w:rsid w:val="00863342"/>
    <w:rsid w:val="008639FA"/>
    <w:rsid w:val="00863BC8"/>
    <w:rsid w:val="0086429D"/>
    <w:rsid w:val="0086586A"/>
    <w:rsid w:val="00874529"/>
    <w:rsid w:val="0087511E"/>
    <w:rsid w:val="008757A6"/>
    <w:rsid w:val="008768FD"/>
    <w:rsid w:val="00877DD0"/>
    <w:rsid w:val="00877DE3"/>
    <w:rsid w:val="00881864"/>
    <w:rsid w:val="0088294C"/>
    <w:rsid w:val="00884655"/>
    <w:rsid w:val="00884952"/>
    <w:rsid w:val="00885CF7"/>
    <w:rsid w:val="00887198"/>
    <w:rsid w:val="00892444"/>
    <w:rsid w:val="008942B0"/>
    <w:rsid w:val="0089435C"/>
    <w:rsid w:val="0089459B"/>
    <w:rsid w:val="00894D66"/>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3D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1E5C"/>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14"/>
    <w:rsid w:val="00B31350"/>
    <w:rsid w:val="00B32590"/>
    <w:rsid w:val="00B329CB"/>
    <w:rsid w:val="00B33DEC"/>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6810"/>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083A"/>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2D8D"/>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24B6"/>
    <w:rsid w:val="00EF4E01"/>
    <w:rsid w:val="00EF56E5"/>
    <w:rsid w:val="00F00A78"/>
    <w:rsid w:val="00F010F8"/>
    <w:rsid w:val="00F018CF"/>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86</Pages>
  <Words>44004</Words>
  <Characters>250823</Characters>
  <Application>Microsoft Office Word</Application>
  <DocSecurity>0</DocSecurity>
  <Lines>2090</Lines>
  <Paragraphs>588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61</cp:revision>
  <cp:lastPrinted>2022-11-19T12:43:00Z</cp:lastPrinted>
  <dcterms:created xsi:type="dcterms:W3CDTF">2022-11-25T10:56:00Z</dcterms:created>
  <dcterms:modified xsi:type="dcterms:W3CDTF">2022-11-28T15:40:00Z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