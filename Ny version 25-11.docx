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2F8FB456" w:rsidR="00D0045A" w:rsidRDefault="00965238">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1E4E522">
                    <wp:simplePos x="0" y="0"/>
                    <wp:positionH relativeFrom="margin">
                      <wp:align>left</wp:align>
                    </wp:positionH>
                    <wp:positionV relativeFrom="paragraph">
                      <wp:posOffset>7901940</wp:posOffset>
                    </wp:positionV>
                    <wp:extent cx="2952750" cy="1476375"/>
                    <wp:effectExtent l="0" t="0" r="0" b="0"/>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noFill/>
                            <a:ln w="6350">
                              <a:no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0;margin-top:622.2pt;width:232.5pt;height:116.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" filled="f" stroked="f"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v:textbox>
                    <w10:wrap anchorx="margin"/>
                  </v:shape>
                </w:pict>
              </mc:Fallback>
            </mc:AlternateContent>
          </w: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789B12BB">
                    <wp:simplePos x="0" y="0"/>
                    <wp:positionH relativeFrom="margin">
                      <wp:posOffset>-529590</wp:posOffset>
                    </wp:positionH>
                    <wp:positionV relativeFrom="margin">
                      <wp:posOffset>243840</wp:posOffset>
                    </wp:positionV>
                    <wp:extent cx="7162800" cy="88011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62800" cy="880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4C1C00" id="Text Box 138" o:spid="_x0000_s1027" type="#_x0000_t202" style="position:absolute;margin-left:-41.7pt;margin-top:19.2pt;width:564pt;height:6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margin"/>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w:t>
      </w:r>
      <w:proofErr w:type="spellStart"/>
      <w:r w:rsidR="00670BEF" w:rsidRPr="00A21279">
        <w:rPr>
          <w:rFonts w:cstheme="minorHAnsi"/>
          <w:sz w:val="24"/>
          <w:szCs w:val="24"/>
        </w:rPr>
        <w:t>Svarer</w:t>
      </w:r>
      <w:proofErr w:type="spellEnd"/>
      <w:r w:rsidR="00670BEF" w:rsidRPr="00A21279">
        <w:rPr>
          <w:rFonts w:cstheme="minorHAnsi"/>
          <w:sz w:val="24"/>
          <w:szCs w:val="24"/>
        </w:rPr>
        <w:t xml:space="preserve">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E28F9A3"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w:t>
      </w:r>
      <w:proofErr w:type="spellStart"/>
      <w:r w:rsidR="00670BEF">
        <w:rPr>
          <w:sz w:val="24"/>
          <w:szCs w:val="24"/>
        </w:rPr>
        <w:t>Kongshøj</w:t>
      </w:r>
      <w:proofErr w:type="spellEnd"/>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the level of income insurance </w:t>
      </w:r>
      <w:r w:rsidR="00B722B1">
        <w:rPr>
          <w:sz w:val="24"/>
          <w:szCs w:val="24"/>
        </w:rPr>
        <w:t>relative to</w:t>
      </w:r>
      <w:r>
        <w:rPr>
          <w:sz w:val="24"/>
          <w:szCs w:val="24"/>
        </w:rPr>
        <w:t xml:space="preserve">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w:t>
      </w:r>
      <w:r w:rsidR="00B722B1">
        <w:rPr>
          <w:sz w:val="24"/>
          <w:szCs w:val="24"/>
        </w:rPr>
        <w:t xml:space="preserve"> rate</w:t>
      </w:r>
      <w:r w:rsidR="008C3E64">
        <w:rPr>
          <w:sz w:val="24"/>
          <w:szCs w:val="24"/>
        </w:rPr>
        <w:t xml:space="preserve"> of the maximum level of income insurance. </w:t>
      </w:r>
      <w:r w:rsidR="00CA6CCB">
        <w:rPr>
          <w:sz w:val="24"/>
          <w:szCs w:val="24"/>
        </w:rPr>
        <w:t>Usually,</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is determined so that it approximately follows the growth</w:t>
      </w:r>
      <w:r w:rsidR="00B722B1">
        <w:rPr>
          <w:sz w:val="24"/>
          <w:szCs w:val="24"/>
        </w:rPr>
        <w:t xml:space="preserve"> rate</w:t>
      </w:r>
      <w:r w:rsidR="00CA6CCB">
        <w:rPr>
          <w:sz w:val="24"/>
          <w:szCs w:val="24"/>
        </w:rPr>
        <w:t xml:space="preserve"> in wages</w:t>
      </w:r>
      <w:r w:rsidR="00B722B1">
        <w:rPr>
          <w:sz w:val="24"/>
          <w:szCs w:val="24"/>
        </w:rPr>
        <w:t>.</w:t>
      </w:r>
      <w:r w:rsidR="008C3E64">
        <w:rPr>
          <w:sz w:val="24"/>
          <w:szCs w:val="24"/>
        </w:rPr>
        <w:t xml:space="preserve"> </w:t>
      </w:r>
      <w:r w:rsidR="00B722B1">
        <w:rPr>
          <w:sz w:val="24"/>
          <w:szCs w:val="24"/>
        </w:rPr>
        <w:t>B</w:t>
      </w:r>
      <w:r w:rsidR="008C3E64">
        <w:rPr>
          <w:sz w:val="24"/>
          <w:szCs w:val="24"/>
        </w:rPr>
        <w:t xml:space="preserve">ut </w:t>
      </w:r>
      <w:r w:rsidR="00B722B1">
        <w:rPr>
          <w:sz w:val="24"/>
          <w:szCs w:val="24"/>
        </w:rPr>
        <w:t>starting in</w:t>
      </w:r>
      <w:r w:rsidR="008C3E64">
        <w:rPr>
          <w:sz w:val="24"/>
          <w:szCs w:val="24"/>
        </w:rPr>
        <w:t xml:space="preserve"> 2016</w:t>
      </w:r>
      <w:r w:rsidR="00B722B1">
        <w:rPr>
          <w:sz w:val="24"/>
          <w:szCs w:val="24"/>
        </w:rPr>
        <w:t xml:space="preserve"> the government </w:t>
      </w:r>
      <w:r w:rsidR="0034478F">
        <w:rPr>
          <w:sz w:val="24"/>
          <w:szCs w:val="24"/>
        </w:rPr>
        <w:t>suppressed this growth rate of the maximum level of income insurance, in 2016 with</w:t>
      </w:r>
      <w:r w:rsidR="00BF5E9C" w:rsidRPr="00AB3D2F">
        <w:rPr>
          <w:sz w:val="24"/>
          <w:szCs w:val="24"/>
        </w:rPr>
        <w:t xml:space="preserve"> </w:t>
      </w:r>
      <w:r w:rsidR="00CA6CCB">
        <w:rPr>
          <w:sz w:val="24"/>
          <w:szCs w:val="24"/>
        </w:rPr>
        <w:t>0.3 percent points</w:t>
      </w:r>
      <w:r w:rsidR="00B722B1">
        <w:rPr>
          <w:sz w:val="24"/>
          <w:szCs w:val="24"/>
        </w:rPr>
        <w:t>,</w:t>
      </w:r>
      <w:r w:rsidR="00CA6CCB">
        <w:rPr>
          <w:sz w:val="24"/>
          <w:szCs w:val="24"/>
        </w:rPr>
        <w:t xml:space="preserve"> </w:t>
      </w:r>
      <w:r w:rsidR="00B722B1">
        <w:rPr>
          <w:sz w:val="24"/>
          <w:szCs w:val="24"/>
        </w:rPr>
        <w:t>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w:t>
      </w:r>
      <w:r w:rsidR="0034478F">
        <w:rPr>
          <w:sz w:val="24"/>
          <w:szCs w:val="24"/>
        </w:rPr>
        <w:t>5 percent points</w:t>
      </w:r>
      <w:r w:rsidR="00B722B1">
        <w:rPr>
          <w:sz w:val="24"/>
          <w:szCs w:val="24"/>
        </w:rPr>
        <w:t>, explaining a large part of the fall in the compensation rate in the later years</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5421192E"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34478F">
        <w:rPr>
          <w:sz w:val="24"/>
          <w:szCs w:val="24"/>
        </w:rPr>
        <w:t>obtain</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w:t>
      </w:r>
      <w:r w:rsidR="0034478F">
        <w:rPr>
          <w:sz w:val="24"/>
          <w:szCs w:val="24"/>
        </w:rPr>
        <w:t>analyze</w:t>
      </w:r>
      <w:r w:rsidR="00162CD9" w:rsidRPr="00AB3D2F">
        <w:rPr>
          <w:sz w:val="24"/>
          <w:szCs w:val="24"/>
        </w:rPr>
        <w:t xml:space="preserve"> changes in stock</w:t>
      </w:r>
      <w:r w:rsidR="0034478F">
        <w:rPr>
          <w:sz w:val="24"/>
          <w:szCs w:val="24"/>
        </w:rPr>
        <w:t>-variables</w:t>
      </w:r>
      <w:r w:rsidR="00D7453A" w:rsidRPr="00AB3D2F">
        <w:rPr>
          <w:sz w:val="24"/>
          <w:szCs w:val="24"/>
        </w:rPr>
        <w:t xml:space="preserve">, </w:t>
      </w:r>
      <w:r w:rsidR="00AD3A32" w:rsidRPr="00AB3D2F">
        <w:rPr>
          <w:sz w:val="24"/>
          <w:szCs w:val="24"/>
        </w:rPr>
        <w:t xml:space="preserve">as well as including the feedback effects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34478F">
        <w:rPr>
          <w:sz w:val="24"/>
          <w:szCs w:val="24"/>
        </w:rPr>
        <w:t>,</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2E4D6FA9"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2BEA7627"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w:t>
      </w:r>
      <w:r w:rsidR="006427A6">
        <w:rPr>
          <w:sz w:val="24"/>
          <w:szCs w:val="24"/>
        </w:rPr>
        <w:lastRenderedPageBreak/>
        <w:t>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r>
        <w:t>Section 2: Lit</w:t>
      </w:r>
      <w:r w:rsidR="00BF1D8A">
        <w:t>erature</w:t>
      </w:r>
      <w:r>
        <w:t xml:space="preserve"> review</w:t>
      </w:r>
      <w:bookmarkEnd w:id="0"/>
    </w:p>
    <w:p w14:paraId="3D6E0714" w14:textId="41125D49" w:rsidR="00C30065" w:rsidRDefault="00C30065" w:rsidP="00C30065"/>
    <w:p w14:paraId="78919D3F" w14:textId="1A29DE40" w:rsidR="00C30065" w:rsidRPr="00AB3D2F" w:rsidRDefault="00C30065" w:rsidP="003D1361">
      <w:pPr>
        <w:spacing w:line="360" w:lineRule="auto"/>
        <w:rPr>
          <w:sz w:val="24"/>
          <w:szCs w:val="24"/>
        </w:rPr>
      </w:pPr>
      <w:r w:rsidRPr="00AB3D2F">
        <w:rPr>
          <w:sz w:val="24"/>
          <w:szCs w:val="24"/>
        </w:rPr>
        <w:t>In the later years there has been a large amount of literature towards 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698C8A1"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1E618AB" w14:textId="79D307DC" w:rsidR="00D75C29" w:rsidRPr="00AB3D2F"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Pr>
          <w:sz w:val="24"/>
          <w:szCs w:val="24"/>
        </w:rPr>
        <w:t>when</w:t>
      </w:r>
      <w:r w:rsidR="00185B9F" w:rsidRPr="00AB3D2F">
        <w:rPr>
          <w:sz w:val="24"/>
          <w:szCs w:val="24"/>
        </w:rPr>
        <w:t xml:space="preserve"> </w:t>
      </w:r>
      <w:r>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FE16D6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 xml:space="preserve">ro-capital distributional policies usually </w:t>
      </w:r>
      <w:r w:rsidRPr="00AB3D2F">
        <w:rPr>
          <w:sz w:val="24"/>
          <w:szCs w:val="24"/>
        </w:rPr>
        <w:lastRenderedPageBreak/>
        <w:t>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E913FB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w:t>
      </w:r>
      <w:r w:rsidR="002770FB">
        <w:rPr>
          <w:sz w:val="24"/>
          <w:szCs w:val="24"/>
        </w:rPr>
        <w:t xml:space="preserve"> changes to the level of</w:t>
      </w:r>
      <w:r w:rsidR="00A22D11" w:rsidRPr="00AB3D2F">
        <w:rPr>
          <w:sz w:val="24"/>
          <w:szCs w:val="24"/>
        </w:rPr>
        <w:t xml:space="preserve"> income insurance.</w:t>
      </w:r>
    </w:p>
    <w:p w14:paraId="3D1F5175" w14:textId="29D824CF"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w:t>
      </w:r>
      <w:r w:rsidR="002770FB">
        <w:rPr>
          <w:sz w:val="24"/>
          <w:szCs w:val="24"/>
        </w:rPr>
        <w:t>by</w:t>
      </w:r>
      <w:r w:rsidR="003C4BAC" w:rsidRPr="00AB3D2F">
        <w:rPr>
          <w:sz w:val="24"/>
          <w:szCs w:val="24"/>
        </w:rPr>
        <w:t xml:space="preserve">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w:t>
      </w:r>
      <w:r w:rsidR="002770FB">
        <w:rPr>
          <w:sz w:val="24"/>
          <w:szCs w:val="24"/>
        </w:rPr>
        <w:t>where</w:t>
      </w:r>
      <w:r w:rsidR="003C4BAC" w:rsidRPr="00AB3D2F">
        <w:rPr>
          <w:sz w:val="24"/>
          <w:szCs w:val="24"/>
        </w:rPr>
        <w:t xml:space="preserve"> the wage will have a negative effect in the form of lowering the demand for labor</w:t>
      </w:r>
      <w:r w:rsidR="002770FB">
        <w:rPr>
          <w:sz w:val="24"/>
          <w:szCs w:val="24"/>
        </w:rPr>
        <w:t>, thereby</w:t>
      </w:r>
      <w:r w:rsidR="003C4BAC" w:rsidRPr="00AB3D2F">
        <w:rPr>
          <w:sz w:val="24"/>
          <w:szCs w:val="24"/>
        </w:rPr>
        <w:t xml:space="preserve">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1D5F0550"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E36D4D">
        <w:rPr>
          <w:sz w:val="24"/>
          <w:szCs w:val="24"/>
        </w:rPr>
        <w:t>makes</w:t>
      </w:r>
      <w:r w:rsidR="003C4BAC" w:rsidRPr="00AB3D2F">
        <w:rPr>
          <w:sz w:val="24"/>
          <w:szCs w:val="24"/>
        </w:rPr>
        <w:t xml:space="preserve"> the wage negotiations</w:t>
      </w:r>
      <w:r w:rsidR="00E36D4D">
        <w:rPr>
          <w:sz w:val="24"/>
          <w:szCs w:val="24"/>
        </w:rPr>
        <w:t xml:space="preserve"> harder</w:t>
      </w:r>
      <w:r w:rsidR="003C4BAC" w:rsidRPr="00AB3D2F">
        <w:rPr>
          <w:sz w:val="24"/>
          <w:szCs w:val="24"/>
        </w:rPr>
        <w:t xml:space="preserve"> for</w:t>
      </w:r>
      <w:r w:rsidR="00E36D4D">
        <w:rPr>
          <w:sz w:val="24"/>
          <w:szCs w:val="24"/>
        </w:rPr>
        <w:t xml:space="preserve"> the</w:t>
      </w:r>
      <w:r w:rsidR="003C4BAC" w:rsidRPr="00AB3D2F">
        <w:rPr>
          <w:sz w:val="24"/>
          <w:szCs w:val="24"/>
        </w:rPr>
        <w:t xml:space="preserve"> workers and thereby negatively affects the wages. </w:t>
      </w:r>
    </w:p>
    <w:p w14:paraId="74B1CFF7" w14:textId="25DBC805"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 where an increase in the level of income insurance will result in lower incentive to search for a new job, and in addition to this also be pickier regarding job offers</w:t>
      </w:r>
      <w:r w:rsidR="00A65427">
        <w:rPr>
          <w:sz w:val="24"/>
          <w:szCs w:val="24"/>
        </w:rPr>
        <w:t>, thereby</w:t>
      </w:r>
      <w:r w:rsidR="003C4BAC" w:rsidRPr="00AB3D2F">
        <w:rPr>
          <w:sz w:val="24"/>
          <w:szCs w:val="24"/>
        </w:rPr>
        <w:t xml:space="preserve">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w:t>
      </w:r>
      <w:r w:rsidR="00A65427">
        <w:rPr>
          <w:sz w:val="24"/>
          <w:szCs w:val="24"/>
        </w:rPr>
        <w:t xml:space="preserve"> They find there to be many dimensions of heterogeneity for both workers and companies affecting the job-match, therefore,</w:t>
      </w:r>
      <w:r w:rsidR="003C4BAC" w:rsidRPr="00AB3D2F">
        <w:rPr>
          <w:sz w:val="24"/>
          <w:szCs w:val="24"/>
        </w:rPr>
        <w:t xml:space="preserve"> </w:t>
      </w:r>
      <w:r w:rsidR="00A65427" w:rsidRPr="00AB3D2F">
        <w:rPr>
          <w:sz w:val="24"/>
          <w:szCs w:val="24"/>
        </w:rPr>
        <w:t>it</w:t>
      </w:r>
      <w:r w:rsidR="003C4BAC" w:rsidRPr="00AB3D2F">
        <w:rPr>
          <w:sz w:val="24"/>
          <w:szCs w:val="24"/>
        </w:rPr>
        <w:t xml:space="preserve">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w:t>
      </w:r>
      <w:r w:rsidR="00A65427">
        <w:rPr>
          <w:sz w:val="24"/>
          <w:szCs w:val="24"/>
        </w:rPr>
        <w:t>whereas</w:t>
      </w:r>
      <w:r w:rsidR="003C4BAC" w:rsidRPr="00AB3D2F">
        <w:rPr>
          <w:sz w:val="24"/>
          <w:szCs w:val="24"/>
        </w:rPr>
        <w:t xml:space="preserve"> </w:t>
      </w:r>
      <w:r w:rsidR="003C4BAC" w:rsidRPr="00AB3D2F">
        <w:rPr>
          <w:sz w:val="24"/>
          <w:szCs w:val="24"/>
        </w:rPr>
        <w:lastRenderedPageBreak/>
        <w:t xml:space="preserve">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w:t>
      </w:r>
      <w:proofErr w:type="spellStart"/>
      <w:r w:rsidR="005634E3">
        <w:rPr>
          <w:sz w:val="24"/>
          <w:szCs w:val="24"/>
        </w:rPr>
        <w:t>Fazzari</w:t>
      </w:r>
      <w:proofErr w:type="spellEnd"/>
      <w:r w:rsidR="005634E3">
        <w:rPr>
          <w:sz w:val="24"/>
          <w:szCs w:val="24"/>
        </w:rPr>
        <w:t xml:space="preserve">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w:t>
      </w:r>
      <w:r w:rsidRPr="00AB3D2F">
        <w:rPr>
          <w:sz w:val="24"/>
          <w:szCs w:val="24"/>
        </w:rPr>
        <w:lastRenderedPageBreak/>
        <w:t xml:space="preserve">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229D14C0"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5665D4">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5634E3" w:rsidRPr="005634E3">
        <w:rPr>
          <w:noProof/>
          <w:sz w:val="24"/>
          <w:szCs w:val="24"/>
        </w:rPr>
        <w:t>(Aastrup, 2018; Jensen, 2021; Risgaard, 2021)</w:t>
      </w:r>
      <w:r w:rsidR="00552417" w:rsidRPr="00AB3D2F">
        <w:rPr>
          <w:sz w:val="24"/>
          <w:szCs w:val="24"/>
        </w:rPr>
        <w:fldChar w:fldCharType="end"/>
      </w:r>
      <w:r w:rsidR="00A82B25">
        <w:rPr>
          <w:rStyle w:val="Fodnotehenvisning"/>
          <w:sz w:val="24"/>
          <w:szCs w:val="24"/>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proofErr w:type="spellStart"/>
      <w:r w:rsidR="005665D4">
        <w:rPr>
          <w:sz w:val="24"/>
          <w:szCs w:val="24"/>
        </w:rPr>
        <w:t>Aastrup</w:t>
      </w:r>
      <w:proofErr w:type="spellEnd"/>
      <w:r w:rsidR="005665D4">
        <w:rPr>
          <w:sz w:val="24"/>
          <w:szCs w:val="24"/>
        </w:rPr>
        <w:t xml:space="preserve"> </w:t>
      </w:r>
      <w:r w:rsidR="005665D4">
        <w:rPr>
          <w:sz w:val="24"/>
          <w:szCs w:val="24"/>
        </w:rPr>
        <w:fldChar w:fldCharType="begin" w:fldLock="1"/>
      </w:r>
      <w:r w:rsidR="00B61329">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13D9E304" w:rsidR="00262F3F" w:rsidRDefault="00CF51F3" w:rsidP="00CF51F3">
      <w:pPr>
        <w:pStyle w:val="Overskrift1"/>
      </w:pPr>
      <w:bookmarkStart w:id="1" w:name="_Ref119913343"/>
      <w:r>
        <w:t>Section 3</w:t>
      </w:r>
      <w:bookmarkEnd w:id="1"/>
      <w:r w:rsidR="004E2D15">
        <w:t xml:space="preserve"> </w:t>
      </w:r>
      <w:r w:rsidR="00CC02CD">
        <w:t>Political regulations of the</w:t>
      </w:r>
      <w:r w:rsidR="00BF1D8A">
        <w:t xml:space="preserve"> Danish income insurance program  </w:t>
      </w:r>
    </w:p>
    <w:p w14:paraId="25A917D8" w14:textId="0B6B3974" w:rsidR="00CF51F3" w:rsidRDefault="00CF51F3" w:rsidP="00CF51F3"/>
    <w:p w14:paraId="56AB9BB4" w14:textId="278672A0"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w:t>
      </w:r>
      <w:r w:rsidR="005900D2">
        <w:rPr>
          <w:sz w:val="24"/>
          <w:szCs w:val="24"/>
        </w:rPr>
        <w:lastRenderedPageBreak/>
        <w:t xml:space="preserve">form of the Danish </w:t>
      </w:r>
      <w:r w:rsidR="00CC02CD">
        <w:rPr>
          <w:sz w:val="24"/>
          <w:szCs w:val="24"/>
        </w:rPr>
        <w:t xml:space="preserve">income insurance </w:t>
      </w:r>
      <w:r w:rsidR="002539F9">
        <w:rPr>
          <w:sz w:val="24"/>
          <w:szCs w:val="24"/>
        </w:rPr>
        <w:t>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35B3ADA3"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w:t>
      </w:r>
      <w:r w:rsidR="00CC02CD">
        <w:rPr>
          <w:sz w:val="24"/>
          <w:szCs w:val="24"/>
        </w:rPr>
        <w:t xml:space="preserve"> below</w:t>
      </w:r>
      <w:r w:rsidRPr="00AB3D2F">
        <w:rPr>
          <w:sz w:val="24"/>
          <w:szCs w:val="24"/>
        </w:rPr>
        <w:t>:</w:t>
      </w:r>
    </w:p>
    <w:p w14:paraId="5DC5A91B" w14:textId="5F4CEED7" w:rsidR="00B61329" w:rsidRDefault="00B61329" w:rsidP="00B61329">
      <w:pPr>
        <w:pStyle w:val="Billedtekst"/>
        <w:keepNext/>
      </w:pPr>
      <w:r>
        <w:t xml:space="preserve">Figure </w:t>
      </w:r>
      <w:fldSimple w:instr=" SEQ Figure \* ARABIC ">
        <w:r w:rsidR="00775321">
          <w:rPr>
            <w:noProof/>
          </w:rPr>
          <w:t>1</w:t>
        </w:r>
      </w:fldSimple>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285533D1" w:rsidR="00125001" w:rsidRPr="00AB3D2F" w:rsidRDefault="00A64A0B" w:rsidP="00125001">
      <w:pPr>
        <w:spacing w:line="360" w:lineRule="auto"/>
        <w:rPr>
          <w:sz w:val="24"/>
          <w:szCs w:val="24"/>
        </w:rPr>
      </w:pPr>
      <w:proofErr w:type="spellStart"/>
      <w:r>
        <w:rPr>
          <w:sz w:val="24"/>
          <w:szCs w:val="24"/>
        </w:rPr>
        <w:t>Aastrup</w:t>
      </w:r>
      <w:proofErr w:type="spellEnd"/>
      <w:r>
        <w:rPr>
          <w:sz w:val="24"/>
          <w:szCs w:val="24"/>
        </w:rPr>
        <w:t xml:space="preserve">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w:t>
      </w:r>
      <w:proofErr w:type="spellStart"/>
      <w:r>
        <w:rPr>
          <w:sz w:val="24"/>
          <w:szCs w:val="24"/>
        </w:rPr>
        <w:t>Risgaard</w:t>
      </w:r>
      <w:proofErr w:type="spellEnd"/>
      <w:r>
        <w:rPr>
          <w:sz w:val="24"/>
          <w:szCs w:val="24"/>
        </w:rPr>
        <w:t xml:space="preserve">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w:t>
      </w:r>
      <w:r w:rsidR="00CC02CD">
        <w:rPr>
          <w:sz w:val="24"/>
          <w:szCs w:val="24"/>
        </w:rPr>
        <w:t>age</w:t>
      </w:r>
      <w:r w:rsidR="00125001" w:rsidRPr="00AB3D2F">
        <w:rPr>
          <w:sz w:val="24"/>
          <w:szCs w:val="24"/>
        </w:rPr>
        <w:t xml:space="preserve"> which is set to equal 2% each year added by the rate adjustment percent. </w:t>
      </w:r>
      <w:r w:rsidR="00125001">
        <w:rPr>
          <w:sz w:val="24"/>
          <w:szCs w:val="24"/>
        </w:rPr>
        <w:br/>
      </w:r>
      <w:r w:rsidR="00125001" w:rsidRPr="00AB3D2F">
        <w:rPr>
          <w:sz w:val="24"/>
          <w:szCs w:val="24"/>
        </w:rPr>
        <w:lastRenderedPageBreak/>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This creates a situation in which wage growth of more than 2% would result in the maximum level of income insurance not following the wage</w:t>
      </w:r>
      <w:r w:rsidR="00CC02CD">
        <w:rPr>
          <w:sz w:val="24"/>
          <w:szCs w:val="24"/>
        </w:rPr>
        <w:t>s</w:t>
      </w:r>
      <w:r w:rsidR="00125001" w:rsidRPr="00AB3D2F">
        <w:rPr>
          <w:sz w:val="24"/>
          <w:szCs w:val="24"/>
        </w:rPr>
        <w:t xml:space="preserve">, making the compensation rate decline over time. The </w:t>
      </w:r>
      <w:r w:rsidR="00125001">
        <w:rPr>
          <w:sz w:val="24"/>
          <w:szCs w:val="24"/>
        </w:rPr>
        <w:t>figure</w:t>
      </w:r>
      <w:r w:rsidR="00CC02CD">
        <w:rPr>
          <w:sz w:val="24"/>
          <w:szCs w:val="24"/>
        </w:rPr>
        <w:t xml:space="preserve"> below</w:t>
      </w:r>
      <w:r w:rsidR="00125001">
        <w:rPr>
          <w:sz w:val="24"/>
          <w:szCs w:val="24"/>
        </w:rPr>
        <w:t xml:space="preserve"> </w:t>
      </w:r>
      <w:r w:rsidR="00125001" w:rsidRPr="00AB3D2F">
        <w:rPr>
          <w:sz w:val="24"/>
          <w:szCs w:val="24"/>
        </w:rPr>
        <w:t xml:space="preserve">gives an idea of how often the wage has increased by more than </w:t>
      </w:r>
      <w:r w:rsidR="00CC02CD">
        <w:rPr>
          <w:sz w:val="24"/>
          <w:szCs w:val="24"/>
        </w:rPr>
        <w:t>2%</w:t>
      </w:r>
      <w:r w:rsidR="00125001" w:rsidRPr="00AB3D2F">
        <w:rPr>
          <w:sz w:val="24"/>
          <w:szCs w:val="24"/>
        </w:rPr>
        <w:t xml:space="preserve">. </w:t>
      </w:r>
    </w:p>
    <w:p w14:paraId="26954748" w14:textId="77777777" w:rsidR="00125001" w:rsidRDefault="00125001" w:rsidP="00BC3C9E">
      <w:pPr>
        <w:spacing w:line="360" w:lineRule="auto"/>
        <w:rPr>
          <w:sz w:val="24"/>
          <w:szCs w:val="24"/>
        </w:rPr>
      </w:pPr>
    </w:p>
    <w:p w14:paraId="5C433251" w14:textId="4BB89BE1" w:rsidR="008F5FCC" w:rsidRDefault="008F5FCC" w:rsidP="008F5FCC">
      <w:pPr>
        <w:pStyle w:val="Billedtekst"/>
        <w:keepNext/>
      </w:pPr>
      <w:r>
        <w:t xml:space="preserve">Figure </w:t>
      </w:r>
      <w:fldSimple w:instr=" SEQ Figure \* ARABIC ">
        <w:r w:rsidR="00775321">
          <w:rPr>
            <w:noProof/>
          </w:rPr>
          <w:t>2</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76980"/>
                    </a:xfrm>
                    <a:prstGeom prst="rect">
                      <a:avLst/>
                    </a:prstGeom>
                  </pic:spPr>
                </pic:pic>
              </a:graphicData>
            </a:graphic>
          </wp:inline>
        </w:drawing>
      </w:r>
    </w:p>
    <w:p w14:paraId="047EE0B4" w14:textId="494657D2"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w:t>
      </w:r>
      <w:r w:rsidR="00CC02CD">
        <w:rPr>
          <w:sz w:val="24"/>
          <w:szCs w:val="24"/>
        </w:rPr>
        <w:t>ensures</w:t>
      </w:r>
      <w:r w:rsidR="007A200A">
        <w:rPr>
          <w:sz w:val="24"/>
          <w:szCs w:val="24"/>
        </w:rPr>
        <w:t xml:space="preserve"> that it does</w:t>
      </w:r>
      <w:r w:rsidR="00CC02CD">
        <w:rPr>
          <w:sz w:val="24"/>
          <w:szCs w:val="24"/>
        </w:rPr>
        <w:t xml:space="preserve"> </w:t>
      </w:r>
      <w:r w:rsidR="007A200A">
        <w:rPr>
          <w:sz w:val="24"/>
          <w:szCs w:val="24"/>
        </w:rPr>
        <w:t>n</w:t>
      </w:r>
      <w:r w:rsidR="00CC02CD">
        <w:rPr>
          <w:sz w:val="24"/>
          <w:szCs w:val="24"/>
        </w:rPr>
        <w:t>ot</w:t>
      </w:r>
      <w:r w:rsidR="007A200A">
        <w:rPr>
          <w:sz w:val="24"/>
          <w:szCs w:val="24"/>
        </w:rPr>
        <w:t xml:space="preserve"> follow wages one-to one, a more recent regulation was made in the tax-reform of 2012 </w:t>
      </w:r>
      <w:r>
        <w:rPr>
          <w:sz w:val="24"/>
          <w:szCs w:val="24"/>
        </w:rPr>
        <w:t>to suppress the regulation of the maximum level of income insurance</w:t>
      </w:r>
      <w:r w:rsidR="00BE1D62">
        <w:rPr>
          <w:sz w:val="24"/>
          <w:szCs w:val="24"/>
        </w:rPr>
        <w:t xml:space="preserve">. We already introduced this </w:t>
      </w:r>
      <w:r w:rsidR="00BE1D62">
        <w:rPr>
          <w:sz w:val="24"/>
          <w:szCs w:val="24"/>
        </w:rPr>
        <w:lastRenderedPageBreak/>
        <w:t>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w:t>
      </w:r>
      <w:r w:rsidR="00CC02CD">
        <w:rPr>
          <w:sz w:val="24"/>
          <w:szCs w:val="24"/>
        </w:rPr>
        <w:t xml:space="preserve"> of</w:t>
      </w:r>
      <w:r w:rsidR="007A200A">
        <w:rPr>
          <w:sz w:val="24"/>
          <w:szCs w:val="24"/>
        </w:rPr>
        <w:t xml:space="preserve"> 2012. </w:t>
      </w:r>
    </w:p>
    <w:p w14:paraId="3E3E8100" w14:textId="73B6B1E2" w:rsidR="008F5FCC" w:rsidRPr="00AB3D2F" w:rsidRDefault="008F5FCC" w:rsidP="008F5FCC">
      <w:pPr>
        <w:spacing w:line="360" w:lineRule="auto"/>
        <w:rPr>
          <w:sz w:val="24"/>
          <w:szCs w:val="24"/>
        </w:rPr>
      </w:pPr>
      <w:r w:rsidRPr="00AB3D2F">
        <w:rPr>
          <w:sz w:val="24"/>
          <w:szCs w:val="24"/>
        </w:rPr>
        <w:t>Despite the t</w:t>
      </w:r>
      <w:r w:rsidR="00CC02CD">
        <w:rPr>
          <w:sz w:val="24"/>
          <w:szCs w:val="24"/>
        </w:rPr>
        <w:t>wo</w:t>
      </w:r>
      <w:r w:rsidRPr="00AB3D2F">
        <w:rPr>
          <w:sz w:val="24"/>
          <w:szCs w:val="24"/>
        </w:rPr>
        <w:t xml:space="preserve"> main effects described above</w:t>
      </w:r>
      <w:r w:rsidR="007D6088">
        <w:rPr>
          <w:sz w:val="24"/>
          <w:szCs w:val="24"/>
        </w:rPr>
        <w:t xml:space="preserve"> </w:t>
      </w:r>
      <w:r w:rsidR="00CC02CD">
        <w:rPr>
          <w:sz w:val="24"/>
          <w:szCs w:val="24"/>
        </w:rPr>
        <w:t>both</w:t>
      </w:r>
      <w:r w:rsidR="007D6088">
        <w:rPr>
          <w:sz w:val="24"/>
          <w:szCs w:val="24"/>
        </w:rPr>
        <w:t xml:space="preserve">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5634E3" w:rsidRPr="005634E3">
        <w:rPr>
          <w:noProof/>
          <w:sz w:val="24"/>
          <w:szCs w:val="24"/>
        </w:rPr>
        <w:t>(The 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E69622"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w:t>
      </w:r>
      <w:r w:rsidR="00CC02CD">
        <w:rPr>
          <w:sz w:val="24"/>
          <w:szCs w:val="24"/>
        </w:rPr>
        <w:t xml:space="preserve"> for this commission,</w:t>
      </w:r>
      <w:r w:rsidR="00F2092E" w:rsidRPr="00AB3D2F">
        <w:rPr>
          <w:sz w:val="24"/>
          <w:szCs w:val="24"/>
        </w:rPr>
        <w:t xml:space="preserve"> was to analyze changes to the income insurance program in Denmark, which in 2015 led to the</w:t>
      </w:r>
      <w:r w:rsidR="00CC02CD">
        <w:rPr>
          <w:sz w:val="24"/>
          <w:szCs w:val="24"/>
        </w:rPr>
        <w:t xml:space="preserve"> Danish</w:t>
      </w:r>
      <w:r w:rsidR="002539F9">
        <w:rPr>
          <w:sz w:val="24"/>
          <w:szCs w:val="24"/>
        </w:rPr>
        <w:t xml:space="preserve"> </w:t>
      </w:r>
      <w:r w:rsidR="00F2092E" w:rsidRPr="00AB3D2F">
        <w:rPr>
          <w:sz w:val="24"/>
          <w:szCs w:val="24"/>
        </w:rPr>
        <w:t>income insurance model</w:t>
      </w:r>
      <w:r w:rsidR="003A0099">
        <w:rPr>
          <w:sz w:val="24"/>
          <w:szCs w:val="24"/>
        </w:rPr>
        <w:t xml:space="preserve"> (IS-model)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w:t>
      </w:r>
      <w:r w:rsidR="00F2092E" w:rsidRPr="00AB3D2F">
        <w:rPr>
          <w:sz w:val="24"/>
          <w:szCs w:val="24"/>
        </w:rPr>
        <w:lastRenderedPageBreak/>
        <w:t xml:space="preserve">that important macroeconomic effects were missing </w:t>
      </w:r>
      <w:r w:rsidR="003A0099">
        <w:rPr>
          <w:sz w:val="24"/>
          <w:szCs w:val="24"/>
        </w:rPr>
        <w:t>with</w:t>
      </w:r>
      <w:r w:rsidR="00F2092E" w:rsidRPr="00AB3D2F">
        <w:rPr>
          <w:sz w:val="24"/>
          <w:szCs w:val="24"/>
        </w:rPr>
        <w:t xml:space="preserve">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98D01F2" w:rsidR="007C05AF" w:rsidRDefault="00806786" w:rsidP="004D12B6">
      <w:pPr>
        <w:spacing w:line="360" w:lineRule="auto"/>
        <w:rPr>
          <w:sz w:val="24"/>
          <w:szCs w:val="24"/>
        </w:rPr>
      </w:pPr>
      <w:r>
        <w:rPr>
          <w:sz w:val="24"/>
          <w:szCs w:val="24"/>
        </w:rPr>
        <w:t>In the previous subsection</w:t>
      </w:r>
      <w:r w:rsidR="00924651">
        <w:rPr>
          <w:sz w:val="24"/>
          <w:szCs w:val="24"/>
        </w:rPr>
        <w:t>,</w:t>
      </w:r>
      <w:r>
        <w:rPr>
          <w:sz w:val="24"/>
          <w:szCs w:val="24"/>
        </w:rPr>
        <w:t xml:space="preserve"> we gave a short introduction of the political regulations facing the Danish income insurance program through time. Since the creation of the Danish income insurance model in 2015, this model has been used by the Danish government, to analyze the effects of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450266ED"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w:t>
      </w:r>
      <w:r w:rsidR="00924651">
        <w:rPr>
          <w:sz w:val="24"/>
          <w:szCs w:val="24"/>
        </w:rPr>
        <w:t xml:space="preserve"> changes to</w:t>
      </w:r>
      <w:r w:rsidR="00635057" w:rsidRPr="00AB3D2F">
        <w:rPr>
          <w:sz w:val="24"/>
          <w:szCs w:val="24"/>
        </w:rPr>
        <w:t xml:space="preserve"> the level of income insurance. </w:t>
      </w:r>
    </w:p>
    <w:p w14:paraId="51820CB9" w14:textId="0833711C"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2E68D2C3"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w:t>
      </w:r>
      <w:r w:rsidR="00924651">
        <w:rPr>
          <w:sz w:val="24"/>
          <w:szCs w:val="24"/>
        </w:rPr>
        <w:t>se</w:t>
      </w:r>
      <w:r w:rsidR="001B630A" w:rsidRPr="00AB3D2F">
        <w:rPr>
          <w:sz w:val="24"/>
          <w:szCs w:val="24"/>
        </w:rPr>
        <w:t xml:space="preserv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w:t>
      </w:r>
      <w:r w:rsidR="0099039F" w:rsidRPr="00AB3D2F">
        <w:rPr>
          <w:sz w:val="24"/>
          <w:szCs w:val="24"/>
        </w:rPr>
        <w:lastRenderedPageBreak/>
        <w:t xml:space="preserve">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924651">
        <w:rPr>
          <w:sz w:val="24"/>
          <w:szCs w:val="24"/>
        </w:rPr>
        <w:t xml:space="preserve">the </w:t>
      </w:r>
      <w:r w:rsidR="007C05AF">
        <w:rPr>
          <w:sz w:val="24"/>
          <w:szCs w:val="24"/>
        </w:rPr>
        <w:t>previous subsection</w:t>
      </w:r>
      <w:r w:rsidR="00881864" w:rsidRPr="00AB3D2F">
        <w:rPr>
          <w:sz w:val="24"/>
          <w:szCs w:val="24"/>
        </w:rPr>
        <w:t xml:space="preserve"> </w:t>
      </w:r>
      <w:r w:rsidR="00924651">
        <w:rPr>
          <w:sz w:val="24"/>
          <w:szCs w:val="24"/>
        </w:rPr>
        <w:t>showing</w:t>
      </w:r>
      <w:r w:rsidR="00881864" w:rsidRPr="00AB3D2F">
        <w:rPr>
          <w:sz w:val="24"/>
          <w:szCs w:val="24"/>
        </w:rPr>
        <w:t xml:space="preserve">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w:t>
      </w:r>
      <w:r w:rsidR="00924651">
        <w:rPr>
          <w:sz w:val="24"/>
          <w:szCs w:val="24"/>
        </w:rPr>
        <w:t xml:space="preserve"> and up</w:t>
      </w:r>
      <w:r w:rsidR="00881864" w:rsidRPr="00AB3D2F">
        <w:rPr>
          <w:sz w:val="24"/>
          <w:szCs w:val="24"/>
        </w:rPr>
        <w:t xml:space="preserv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w:t>
      </w:r>
      <w:r w:rsidR="00924651">
        <w:rPr>
          <w:sz w:val="24"/>
          <w:szCs w:val="24"/>
        </w:rPr>
        <w:t>,</w:t>
      </w:r>
      <w:r w:rsidR="00881864" w:rsidRPr="00AB3D2F">
        <w:rPr>
          <w:sz w:val="24"/>
          <w:szCs w:val="24"/>
        </w:rPr>
        <w:t xml:space="preserve"> meaning that a relative change </w:t>
      </w:r>
      <w:r w:rsidR="005607CC" w:rsidRPr="00AB3D2F">
        <w:rPr>
          <w:sz w:val="24"/>
          <w:szCs w:val="24"/>
        </w:rPr>
        <w:t>in the exit rate from unemployment to employment is a function of the relative change in the</w:t>
      </w:r>
      <w:r w:rsidR="00924651">
        <w:rPr>
          <w:sz w:val="24"/>
          <w:szCs w:val="24"/>
        </w:rPr>
        <w:t xml:space="preserve"> level of income insurance</w:t>
      </w:r>
      <w:r w:rsidR="005607CC" w:rsidRPr="00AB3D2F">
        <w:rPr>
          <w:sz w:val="24"/>
          <w:szCs w:val="24"/>
        </w:rPr>
        <w:t xml:space="preserve">. Thereby the effects of an increase in the </w:t>
      </w:r>
      <w:r w:rsidR="00A2729E">
        <w:rPr>
          <w:sz w:val="24"/>
          <w:szCs w:val="24"/>
        </w:rPr>
        <w:t xml:space="preserve">level of income </w:t>
      </w:r>
      <w:r w:rsidR="00924651">
        <w:rPr>
          <w:sz w:val="24"/>
          <w:szCs w:val="24"/>
        </w:rPr>
        <w:t>insurance</w:t>
      </w:r>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27577DBB"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w:t>
      </w:r>
      <w:r w:rsidR="00924651">
        <w:rPr>
          <w:sz w:val="24"/>
          <w:szCs w:val="24"/>
        </w:rPr>
        <w:t>entering</w:t>
      </w:r>
      <w:r w:rsidRPr="00AB3D2F">
        <w:rPr>
          <w:sz w:val="24"/>
          <w:szCs w:val="24"/>
        </w:rPr>
        <w:t xml:space="preserve">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10347612"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924651">
        <w:rPr>
          <w:sz w:val="24"/>
          <w:szCs w:val="24"/>
        </w:rPr>
        <w:t xml:space="preserve"> in Denmark</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77908661"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w:t>
      </w:r>
      <w:r w:rsidR="00925560">
        <w:rPr>
          <w:sz w:val="24"/>
          <w:szCs w:val="24"/>
        </w:rPr>
        <w:t xml:space="preserve"> assumed to be</w:t>
      </w:r>
      <w:r w:rsidRPr="00AB3D2F">
        <w:rPr>
          <w:sz w:val="24"/>
          <w:szCs w:val="24"/>
        </w:rPr>
        <w:t xml:space="preserve">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lastRenderedPageBreak/>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34612CE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D8733D">
        <w:rPr>
          <w:sz w:val="24"/>
          <w:szCs w:val="24"/>
        </w:rPr>
        <w:t>from</w:t>
      </w:r>
      <w:r w:rsidR="00C3081B">
        <w:rPr>
          <w:sz w:val="24"/>
          <w:szCs w:val="24"/>
        </w:rPr>
        <w:t xml:space="preserve"> </w:t>
      </w:r>
      <w:r w:rsidR="001A79EF">
        <w:rPr>
          <w:sz w:val="24"/>
          <w:szCs w:val="24"/>
        </w:rPr>
        <w:t>approximately 3.5</w:t>
      </w:r>
      <w:r w:rsidR="00D8733D">
        <w:rPr>
          <w:sz w:val="24"/>
          <w:szCs w:val="24"/>
        </w:rPr>
        <w:t xml:space="preserve">% to </w:t>
      </w:r>
      <w:r w:rsidR="001A79EF">
        <w:rPr>
          <w:sz w:val="24"/>
          <w:szCs w:val="24"/>
        </w:rPr>
        <w:t xml:space="preserve">4.5% at the time of the decrease. As </w:t>
      </w:r>
      <w:r w:rsidR="008C2EAA">
        <w:rPr>
          <w:sz w:val="24"/>
          <w:szCs w:val="24"/>
        </w:rPr>
        <w:t>this regards</w:t>
      </w:r>
      <w:r w:rsidR="00EF4E01" w:rsidRPr="00AB3D2F">
        <w:rPr>
          <w:sz w:val="24"/>
          <w:szCs w:val="24"/>
        </w:rPr>
        <w:t xml:space="preserve"> the exit rate for people in terminated positions</w:t>
      </w:r>
      <w:r w:rsidR="00D8733D">
        <w:rPr>
          <w:sz w:val="24"/>
          <w:szCs w:val="24"/>
        </w:rPr>
        <w:t>,</w:t>
      </w:r>
      <w:r w:rsidR="00EF4E01" w:rsidRPr="00AB3D2F">
        <w:rPr>
          <w:sz w:val="24"/>
          <w:szCs w:val="24"/>
        </w:rPr>
        <w:t xml:space="preserve">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t>
      </w:r>
      <w:r w:rsidR="00D8733D">
        <w:rPr>
          <w:sz w:val="24"/>
          <w:szCs w:val="24"/>
        </w:rPr>
        <w:t>w</w:t>
      </w:r>
      <w:r w:rsidR="00CD3A03" w:rsidRPr="00AB3D2F">
        <w:rPr>
          <w:sz w:val="24"/>
          <w:szCs w:val="24"/>
        </w:rPr>
        <w:t>ith lower effects the later the increase appears)</w:t>
      </w:r>
      <w:r w:rsidR="00D8733D">
        <w:rPr>
          <w:sz w:val="24"/>
          <w:szCs w:val="24"/>
        </w:rPr>
        <w:t>.</w:t>
      </w:r>
    </w:p>
    <w:p w14:paraId="0304F29C" w14:textId="22142277"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w:t>
      </w:r>
      <w:r w:rsidR="00D8733D">
        <w:rPr>
          <w:sz w:val="24"/>
          <w:szCs w:val="24"/>
        </w:rPr>
        <w:t>n</w:t>
      </w:r>
      <w:r w:rsidR="00D373B9" w:rsidRPr="00AB3D2F">
        <w:rPr>
          <w:sz w:val="24"/>
          <w:szCs w:val="24"/>
        </w:rPr>
        <w:t xml:space="preserve">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w:t>
      </w:r>
      <w:r w:rsidR="00D8733D">
        <w:rPr>
          <w:sz w:val="24"/>
          <w:szCs w:val="24"/>
        </w:rPr>
        <w:t>effect</w:t>
      </w:r>
      <w:r w:rsidR="00D373B9" w:rsidRPr="00AB3D2F">
        <w:rPr>
          <w:sz w:val="24"/>
          <w:szCs w:val="24"/>
        </w:rPr>
        <w:t xml:space="preserv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7777C8D9"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w:t>
      </w:r>
      <w:r w:rsidR="00D8733D">
        <w:rPr>
          <w:sz w:val="24"/>
          <w:szCs w:val="24"/>
        </w:rPr>
        <w:t>effect</w:t>
      </w:r>
      <w:r w:rsidR="001138F6" w:rsidRPr="00AB3D2F">
        <w:rPr>
          <w:sz w:val="24"/>
          <w:szCs w:val="24"/>
        </w:rPr>
        <w:t xml:space="preserve">. </w:t>
      </w:r>
    </w:p>
    <w:p w14:paraId="44F2C1E8" w14:textId="0C3B2A57"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 xml:space="preserve">rgues that the behavioral effects (explained above) used to estimating the costs of an increase in the level of income insurance is miss leading. Especially </w:t>
      </w:r>
      <w:r w:rsidR="00C3081B" w:rsidRPr="00AB3D2F">
        <w:rPr>
          <w:sz w:val="24"/>
          <w:szCs w:val="24"/>
        </w:rPr>
        <w:lastRenderedPageBreak/>
        <w:t>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57A7CF7F" w:rsidR="00C3081B" w:rsidRPr="00AB3D2F" w:rsidRDefault="00C3081B" w:rsidP="00C3081B">
      <w:pPr>
        <w:spacing w:line="360" w:lineRule="auto"/>
        <w:rPr>
          <w:sz w:val="24"/>
          <w:szCs w:val="24"/>
        </w:rPr>
      </w:pPr>
      <w:r w:rsidRPr="00AB3D2F">
        <w:rPr>
          <w:sz w:val="24"/>
          <w:szCs w:val="24"/>
        </w:rPr>
        <w:t>More recently</w:t>
      </w:r>
      <w:r w:rsidR="00D8733D">
        <w:rPr>
          <w:sz w:val="24"/>
          <w:szCs w:val="24"/>
        </w:rPr>
        <w:t>,</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w:t>
      </w:r>
      <w:r w:rsidR="00D8733D">
        <w:rPr>
          <w:sz w:val="24"/>
          <w:szCs w:val="24"/>
        </w:rPr>
        <w:t>,</w:t>
      </w:r>
      <w:r w:rsidRPr="00AB3D2F">
        <w:rPr>
          <w:sz w:val="24"/>
          <w:szCs w:val="24"/>
        </w:rPr>
        <w:t xml:space="preserve">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w:t>
      </w:r>
      <w:r w:rsidR="00D8733D">
        <w:rPr>
          <w:sz w:val="24"/>
          <w:szCs w:val="24"/>
        </w:rPr>
        <w:t>channels</w:t>
      </w:r>
      <w:r w:rsidRPr="00AB3D2F">
        <w:rPr>
          <w:sz w:val="24"/>
          <w:szCs w:val="24"/>
        </w:rPr>
        <w:t xml:space="preserve"> that should </w:t>
      </w:r>
      <w:r w:rsidR="00D8733D">
        <w:rPr>
          <w:sz w:val="24"/>
          <w:szCs w:val="24"/>
        </w:rPr>
        <w:t>affect</w:t>
      </w:r>
      <w:r w:rsidRPr="00AB3D2F">
        <w:rPr>
          <w:sz w:val="24"/>
          <w:szCs w:val="24"/>
        </w:rPr>
        <w:t xml:space="preserve"> the approach </w:t>
      </w:r>
      <w:r w:rsidR="00D8733D">
        <w:rPr>
          <w:sz w:val="24"/>
          <w:szCs w:val="24"/>
        </w:rPr>
        <w:t>to unemployment</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w:t>
      </w:r>
      <w:r w:rsidRPr="00AB3D2F">
        <w:rPr>
          <w:sz w:val="24"/>
          <w:szCs w:val="24"/>
        </w:rPr>
        <w:lastRenderedPageBreak/>
        <w:t xml:space="preserve">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59CCE077"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w:t>
      </w:r>
      <w:r w:rsidR="00D8733D">
        <w:rPr>
          <w:sz w:val="24"/>
          <w:szCs w:val="24"/>
        </w:rPr>
        <w:t>,</w:t>
      </w:r>
      <w:r>
        <w:rPr>
          <w:sz w:val="24"/>
          <w:szCs w:val="24"/>
        </w:rPr>
        <w:t xml:space="preserve"> with some adjustments towards the approach effect</w:t>
      </w:r>
      <w:r w:rsidR="00D8733D">
        <w:rPr>
          <w:sz w:val="24"/>
          <w:szCs w:val="24"/>
        </w:rPr>
        <w: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43EA671B" w:rsidR="000F0D4B" w:rsidRDefault="000F0D4B" w:rsidP="004D12B6">
      <w:pPr>
        <w:spacing w:line="360" w:lineRule="auto"/>
        <w:rPr>
          <w:sz w:val="24"/>
          <w:szCs w:val="24"/>
        </w:rPr>
      </w:pPr>
      <w:r>
        <w:rPr>
          <w:sz w:val="24"/>
          <w:szCs w:val="24"/>
        </w:rPr>
        <w:t>In the literature review</w:t>
      </w:r>
      <w:r w:rsidR="00D8733D">
        <w:rPr>
          <w:sz w:val="24"/>
          <w:szCs w:val="24"/>
        </w:rPr>
        <w:t>,</w:t>
      </w:r>
      <w:r w:rsidR="00775321">
        <w:rPr>
          <w:sz w:val="24"/>
          <w:szCs w:val="24"/>
        </w:rPr>
        <w:t xml:space="preserve"> </w:t>
      </w:r>
      <w:r>
        <w:rPr>
          <w:sz w:val="24"/>
          <w:szCs w:val="24"/>
        </w:rPr>
        <w:t xml:space="preserve">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10DCA09F" w14:textId="77777777" w:rsidR="00F25F2F" w:rsidRPr="00A74720" w:rsidRDefault="00F25F2F" w:rsidP="004D12B6">
      <w:pPr>
        <w:spacing w:line="360" w:lineRule="auto"/>
        <w:rPr>
          <w:sz w:val="24"/>
          <w:szCs w:val="24"/>
        </w:rPr>
      </w:pPr>
    </w:p>
    <w:p w14:paraId="05688205" w14:textId="41A51C81" w:rsidR="003674B6" w:rsidRPr="0075752D" w:rsidRDefault="006409C0" w:rsidP="004A796F">
      <w:pPr>
        <w:pStyle w:val="Overskrift1"/>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0BF5059" w14:textId="12DECAB9" w:rsidR="00C074C2" w:rsidRPr="00D2140C" w:rsidRDefault="00921D2D" w:rsidP="00D2140C">
      <w:pPr>
        <w:spacing w:line="360" w:lineRule="auto"/>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lastRenderedPageBreak/>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w:t>
      </w:r>
      <w:r w:rsidR="00152282">
        <w:rPr>
          <w:sz w:val="24"/>
          <w:szCs w:val="24"/>
        </w:rPr>
        <w:t>introduce</w:t>
      </w:r>
      <w:r w:rsidR="00174C5E" w:rsidRPr="00AB3D2F">
        <w:rPr>
          <w:sz w:val="24"/>
          <w:szCs w:val="24"/>
        </w:rPr>
        <w:t xml:space="preserve"> a scenario where </w:t>
      </w:r>
      <w:r w:rsidR="00152282">
        <w:rPr>
          <w:sz w:val="24"/>
          <w:szCs w:val="24"/>
        </w:rPr>
        <w:t>several</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B61329">
        <w:rPr>
          <w:sz w:val="24"/>
          <w:szCs w:val="24"/>
        </w:rPr>
        <w:t>state</w:t>
      </w:r>
      <w:r w:rsidR="004E4CC5" w:rsidRPr="00AB3D2F">
        <w:rPr>
          <w:sz w:val="24"/>
          <w:szCs w:val="24"/>
        </w:rPr>
        <w:t xml:space="preserve"> regulation percent</w:t>
      </w:r>
      <w:r w:rsidR="00B61329">
        <w:rPr>
          <w:sz w:val="24"/>
          <w:szCs w:val="24"/>
        </w:rPr>
        <w:t>age</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BDAAC7A"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231ED5">
        <w:rPr>
          <w:sz w:val="24"/>
          <w:szCs w:val="24"/>
        </w:rPr>
        <w:t>,</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6342B2">
      <w:pPr>
        <w:spacing w:line="360" w:lineRule="auto"/>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986CD55" w:rsidR="00AE3754" w:rsidRPr="00AB3D2F" w:rsidRDefault="00231ED5" w:rsidP="00C17E43">
      <w:pPr>
        <w:spacing w:line="360" w:lineRule="auto"/>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BB0046">
      <w:pPr>
        <w:spacing w:line="360" w:lineRule="auto"/>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lastRenderedPageBreak/>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2"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2"/>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6CFC5F75"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 xml:space="preserve">Looking at data from </w:t>
      </w:r>
      <w:r w:rsidR="00C5526D" w:rsidRPr="00AB3D2F">
        <w:rPr>
          <w:rFonts w:cstheme="minorHAnsi"/>
          <w:sz w:val="24"/>
          <w:szCs w:val="24"/>
        </w:rPr>
        <w:lastRenderedPageBreak/>
        <w:t>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329227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w:t>
      </w:r>
      <w:r w:rsidR="00174C5E" w:rsidRPr="00AB3D2F">
        <w:rPr>
          <w:rFonts w:cstheme="minorHAnsi"/>
          <w:sz w:val="24"/>
          <w:szCs w:val="24"/>
        </w:rPr>
        <w:lastRenderedPageBreak/>
        <w:t>main reason for having the participation ra</w:t>
      </w:r>
      <w:r w:rsidRPr="00AB3D2F">
        <w:rPr>
          <w:rFonts w:cstheme="minorHAnsi"/>
          <w:sz w:val="24"/>
          <w:szCs w:val="24"/>
        </w:rPr>
        <w:t>t</w:t>
      </w:r>
      <w:r w:rsidR="00174C5E" w:rsidRPr="00AB3D2F">
        <w:rPr>
          <w:rFonts w:cstheme="minorHAnsi"/>
          <w:sz w:val="24"/>
          <w:szCs w:val="24"/>
        </w:rPr>
        <w:t>e exogenous in the baseline model</w:t>
      </w:r>
      <w:r w:rsidR="00231ED5">
        <w:rPr>
          <w:rFonts w:cstheme="minorHAnsi"/>
          <w:sz w:val="24"/>
          <w:szCs w:val="24"/>
        </w:rPr>
        <w:t>,</w:t>
      </w:r>
      <w:r w:rsidR="00174C5E" w:rsidRPr="00AB3D2F">
        <w:rPr>
          <w:rFonts w:cstheme="minorHAnsi"/>
          <w:sz w:val="24"/>
          <w:szCs w:val="24"/>
        </w:rPr>
        <w:t xml:space="preserve"> is that</w:t>
      </w:r>
      <w:r w:rsidR="00231ED5">
        <w:rPr>
          <w:rFonts w:cstheme="minorHAnsi"/>
          <w:sz w:val="24"/>
          <w:szCs w:val="24"/>
        </w:rPr>
        <w:t>,</w:t>
      </w:r>
      <w:r w:rsidR="00174C5E" w:rsidRPr="00AB3D2F">
        <w:rPr>
          <w:rFonts w:cstheme="minorHAnsi"/>
          <w:sz w:val="24"/>
          <w:szCs w:val="24"/>
        </w:rPr>
        <w:t xml:space="preserve">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3A3E3B">
      <w:pPr>
        <w:pStyle w:val="Billedtekst"/>
        <w:keepNext/>
      </w:pPr>
      <w:r>
        <w:t xml:space="preserve">Figure </w:t>
      </w:r>
      <w:fldSimple w:instr=" SEQ Figure \* ARABIC ">
        <w:r w:rsidR="00775321">
          <w:rPr>
            <w:noProof/>
          </w:rPr>
          <w:t>3</w:t>
        </w:r>
      </w:fldSimple>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514725"/>
                    </a:xfrm>
                    <a:prstGeom prst="rect">
                      <a:avLst/>
                    </a:prstGeom>
                  </pic:spPr>
                </pic:pic>
              </a:graphicData>
            </a:graphic>
          </wp:inline>
        </w:drawing>
      </w:r>
    </w:p>
    <w:p w14:paraId="5C77B017" w14:textId="44C05829"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w:t>
      </w:r>
      <w:r w:rsidR="001F087E" w:rsidRPr="00AC0541">
        <w:rPr>
          <w:sz w:val="24"/>
          <w:szCs w:val="24"/>
        </w:rPr>
        <w:lastRenderedPageBreak/>
        <w:t xml:space="preserve">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proofErr w:type="gramStart"/>
      <w:r w:rsidR="009954FC" w:rsidRPr="00AC0541">
        <w:rPr>
          <w:sz w:val="24"/>
          <w:szCs w:val="24"/>
        </w:rPr>
        <w:t>happens</w:t>
      </w:r>
      <w:proofErr w:type="gramEnd"/>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735486DD" w:rsidR="003A3E3B" w:rsidRDefault="003A3E3B" w:rsidP="003A3E3B">
      <w:pPr>
        <w:pStyle w:val="Billedtekst"/>
        <w:keepNext/>
      </w:pPr>
      <w:bookmarkStart w:id="3" w:name="_Ref119756235"/>
      <w:r>
        <w:t>Figure</w:t>
      </w:r>
      <w:r w:rsidR="002966DF">
        <w:t xml:space="preserve"> </w:t>
      </w:r>
      <w:fldSimple w:instr=" SEQ Figure \* ARABIC ">
        <w:r w:rsidR="00775321">
          <w:rPr>
            <w:noProof/>
          </w:rPr>
          <w:t>4</w:t>
        </w:r>
      </w:fldSimple>
      <w:bookmarkEnd w:id="3"/>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69970"/>
                    </a:xfrm>
                    <a:prstGeom prst="rect">
                      <a:avLst/>
                    </a:prstGeom>
                  </pic:spPr>
                </pic:pic>
              </a:graphicData>
            </a:graphic>
          </wp:inline>
        </w:drawing>
      </w:r>
    </w:p>
    <w:p w14:paraId="4F6DADB0" w14:textId="736444F1"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0C8D690" w:rsidR="00C74F09" w:rsidRDefault="009B3878" w:rsidP="0078484D">
      <w:pPr>
        <w:spacing w:line="360" w:lineRule="auto"/>
      </w:pPr>
      <w:r>
        <w:rPr>
          <w:sz w:val="24"/>
          <w:szCs w:val="24"/>
        </w:rPr>
        <w:t xml:space="preserve">As mentioned above the demand channel </w:t>
      </w:r>
      <w:r w:rsidR="00231ED5">
        <w:rPr>
          <w:sz w:val="24"/>
          <w:szCs w:val="24"/>
        </w:rPr>
        <w:t>h</w:t>
      </w:r>
      <w:r>
        <w:rPr>
          <w:sz w:val="24"/>
          <w:szCs w:val="24"/>
        </w:rPr>
        <w:t>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 xml:space="preserve">removing the suppressing of the </w:t>
      </w:r>
      <w:r w:rsidR="00231ED5">
        <w:rPr>
          <w:sz w:val="24"/>
          <w:szCs w:val="24"/>
        </w:rPr>
        <w:t xml:space="preserve">state regulation percentage within </w:t>
      </w:r>
      <w:r>
        <w:rPr>
          <w:sz w:val="24"/>
          <w:szCs w:val="24"/>
        </w:rPr>
        <w:t>the baseline model. This will allow us</w:t>
      </w:r>
      <w:r w:rsidR="003D40B6" w:rsidRPr="00AC0541">
        <w:rPr>
          <w:sz w:val="24"/>
          <w:szCs w:val="24"/>
        </w:rPr>
        <w:t xml:space="preserve"> to estimate </w:t>
      </w:r>
      <w:r w:rsidR="00231ED5">
        <w:rPr>
          <w:sz w:val="24"/>
          <w:szCs w:val="24"/>
        </w:rPr>
        <w:t xml:space="preserve">the </w:t>
      </w:r>
      <w:r w:rsidR="003D40B6" w:rsidRPr="00AC0541">
        <w:rPr>
          <w:sz w:val="24"/>
          <w:szCs w:val="24"/>
        </w:rPr>
        <w:t>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935D9A">
        <w:rPr>
          <w:sz w:val="24"/>
          <w:szCs w:val="24"/>
        </w:rPr>
        <w:t>-</w:t>
      </w:r>
      <w:r w:rsidR="00345E16" w:rsidRPr="00AC0541">
        <w:rPr>
          <w:sz w:val="24"/>
          <w:szCs w:val="24"/>
        </w:rPr>
        <w:t>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 xml:space="preserve">the suppressing of the </w:t>
      </w:r>
      <w:r w:rsidR="00B61329">
        <w:rPr>
          <w:sz w:val="24"/>
          <w:szCs w:val="24"/>
        </w:rPr>
        <w:t>state</w:t>
      </w:r>
      <w:r w:rsidR="009C5A76" w:rsidRPr="00AC0541">
        <w:rPr>
          <w:sz w:val="24"/>
          <w:szCs w:val="24"/>
        </w:rPr>
        <w:t xml:space="preserve"> regulation</w:t>
      </w:r>
      <w:r w:rsidR="00B61329">
        <w:rPr>
          <w:sz w:val="24"/>
          <w:szCs w:val="24"/>
        </w:rPr>
        <w:t xml:space="preserve"> percentage</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2709E223" w:rsidR="004878A3" w:rsidRDefault="004878A3" w:rsidP="004878A3">
      <w:pPr>
        <w:pStyle w:val="Overskrift2"/>
      </w:pPr>
      <w:r>
        <w:t>Scenario 1</w:t>
      </w:r>
      <w:r w:rsidR="001D7469">
        <w:t>:</w:t>
      </w:r>
      <w:r>
        <w:t xml:space="preserve">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494A895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r>
      <w:r w:rsidR="00DB287A">
        <w:rPr>
          <w:sz w:val="24"/>
          <w:szCs w:val="24"/>
        </w:rPr>
        <w:lastRenderedPageBreak/>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w:t>
      </w:r>
      <w:r w:rsidR="00B61329">
        <w:rPr>
          <w:sz w:val="24"/>
          <w:szCs w:val="24"/>
        </w:rPr>
        <w:t>state</w:t>
      </w:r>
      <w:r w:rsidR="00967C56" w:rsidRPr="00934626">
        <w:rPr>
          <w:sz w:val="24"/>
          <w:szCs w:val="24"/>
        </w:rPr>
        <w:t xml:space="preserv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791B11">
        <w:rPr>
          <w:sz w:val="24"/>
          <w:szCs w:val="24"/>
        </w:rPr>
        <w:t xml:space="preserve">As the maximum level of income insurance increases, so does the </w:t>
      </w:r>
      <w:r w:rsidR="00934626" w:rsidRPr="00934626">
        <w:rPr>
          <w:sz w:val="24"/>
          <w:szCs w:val="24"/>
        </w:rPr>
        <w:t xml:space="preserve">average level of income insurance as we included a direct link </w:t>
      </w:r>
      <w:r w:rsidR="00791B11">
        <w:rPr>
          <w:sz w:val="24"/>
          <w:szCs w:val="24"/>
        </w:rPr>
        <w:t>between these two</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75321">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376914DC" w:rsidR="003A3E3B" w:rsidRDefault="003A3E3B" w:rsidP="003A3E3B">
      <w:pPr>
        <w:pStyle w:val="Billedtekst"/>
        <w:keepNext/>
      </w:pPr>
      <w:bookmarkStart w:id="4" w:name="_Ref119756278"/>
      <w:r>
        <w:t xml:space="preserve">Figure </w:t>
      </w:r>
      <w:fldSimple w:instr=" SEQ Figure \* ARABIC ">
        <w:r w:rsidR="00775321">
          <w:rPr>
            <w:noProof/>
          </w:rPr>
          <w:t>5</w:t>
        </w:r>
      </w:fldSimple>
      <w:bookmarkEnd w:id="4"/>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05075"/>
                    </a:xfrm>
                    <a:prstGeom prst="rect">
                      <a:avLst/>
                    </a:prstGeom>
                  </pic:spPr>
                </pic:pic>
              </a:graphicData>
            </a:graphic>
          </wp:inline>
        </w:drawing>
      </w:r>
    </w:p>
    <w:p w14:paraId="4438EC6B" w14:textId="3E2E81ED" w:rsidR="000A6093" w:rsidRPr="00AC0541" w:rsidRDefault="000A6093" w:rsidP="0078484D">
      <w:pPr>
        <w:spacing w:line="360" w:lineRule="auto"/>
        <w:rPr>
          <w:sz w:val="24"/>
          <w:szCs w:val="24"/>
        </w:rPr>
      </w:pPr>
      <w:r w:rsidRPr="00AC0541">
        <w:rPr>
          <w:sz w:val="24"/>
          <w:szCs w:val="24"/>
        </w:rPr>
        <w:t>The increase in the average level of income insurance</w:t>
      </w:r>
      <w:r w:rsidR="00791B11">
        <w:rPr>
          <w:sz w:val="24"/>
          <w:szCs w:val="24"/>
        </w:rPr>
        <w:t xml:space="preserve"> then</w:t>
      </w:r>
      <w:r w:rsidRPr="00AC0541">
        <w:rPr>
          <w:sz w:val="24"/>
          <w:szCs w:val="24"/>
        </w:rPr>
        <w:t xml:space="preserve"> increases the net social benefits received by the households, and thereby raises the disposable income of the households. </w:t>
      </w:r>
      <w:r w:rsidR="00C04F99" w:rsidRPr="00AC0541">
        <w:rPr>
          <w:sz w:val="24"/>
          <w:szCs w:val="24"/>
        </w:rPr>
        <w:t>As the increase in net social benefits for the households are financed by the government the net lending of the government will fall</w:t>
      </w:r>
      <w:r w:rsidR="00791B11">
        <w:rPr>
          <w:sz w:val="24"/>
          <w:szCs w:val="24"/>
        </w:rPr>
        <w:t>, as seen below</w:t>
      </w:r>
      <w:r w:rsidR="00C04F99" w:rsidRPr="00AC0541">
        <w:rPr>
          <w:sz w:val="24"/>
          <w:szCs w:val="24"/>
        </w:rPr>
        <w:t xml:space="preserve">. These effects take into account the increased tax payments that the households will experience. </w:t>
      </w:r>
    </w:p>
    <w:p w14:paraId="52E7D895" w14:textId="29987806" w:rsidR="003A3E3B" w:rsidRDefault="003A3E3B" w:rsidP="003A3E3B">
      <w:pPr>
        <w:pStyle w:val="Billedtekst"/>
        <w:keepNext/>
      </w:pPr>
      <w:r>
        <w:lastRenderedPageBreak/>
        <w:t xml:space="preserve">Figure </w:t>
      </w:r>
      <w:fldSimple w:instr=" SEQ Figure \* ARABIC ">
        <w:r w:rsidR="00775321">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495550"/>
                    </a:xfrm>
                    <a:prstGeom prst="rect">
                      <a:avLst/>
                    </a:prstGeom>
                  </pic:spPr>
                </pic:pic>
              </a:graphicData>
            </a:graphic>
          </wp:inline>
        </w:drawing>
      </w:r>
    </w:p>
    <w:p w14:paraId="6BFBB603" w14:textId="70A4762F" w:rsidR="00B373E3" w:rsidRPr="00AC0541" w:rsidRDefault="00C04F99" w:rsidP="0078484D">
      <w:pPr>
        <w:spacing w:line="360" w:lineRule="auto"/>
        <w:rPr>
          <w:sz w:val="24"/>
          <w:szCs w:val="24"/>
        </w:rPr>
      </w:pPr>
      <w:r w:rsidRPr="00AC0541">
        <w:rPr>
          <w:sz w:val="24"/>
          <w:szCs w:val="24"/>
        </w:rPr>
        <w:t>The increase in disposable income</w:t>
      </w:r>
      <w:r w:rsidR="00791B11">
        <w:rPr>
          <w:sz w:val="24"/>
          <w:szCs w:val="24"/>
        </w:rPr>
        <w:t xml:space="preserve"> then</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w:t>
      </w:r>
      <w:r w:rsidR="00791B11">
        <w:rPr>
          <w:sz w:val="24"/>
          <w:szCs w:val="24"/>
        </w:rPr>
        <w:t>increase</w:t>
      </w:r>
      <w:r w:rsidRPr="00AC0541">
        <w:rPr>
          <w:sz w:val="24"/>
          <w:szCs w:val="24"/>
        </w:rPr>
        <w:t xml:space="preserv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w:t>
      </w:r>
      <w:r w:rsidR="00791B11">
        <w:rPr>
          <w:sz w:val="24"/>
          <w:szCs w:val="24"/>
        </w:rPr>
        <w:t>, both the increase in GDP and employment can be observed below</w:t>
      </w:r>
      <w:r w:rsidRPr="00AC0541">
        <w:rPr>
          <w:sz w:val="24"/>
          <w:szCs w:val="24"/>
        </w:rPr>
        <w:t xml:space="preserve">. </w:t>
      </w:r>
    </w:p>
    <w:p w14:paraId="5D42BCD6" w14:textId="52E0E22F" w:rsidR="003A3E3B" w:rsidRDefault="003A3E3B" w:rsidP="003A3E3B">
      <w:pPr>
        <w:pStyle w:val="Billedtekst"/>
        <w:keepNext/>
      </w:pPr>
      <w:r>
        <w:t xml:space="preserve">Figure </w:t>
      </w:r>
      <w:fldSimple w:instr=" SEQ Figure \* ARABIC ">
        <w:r w:rsidR="00775321">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86050"/>
                    </a:xfrm>
                    <a:prstGeom prst="rect">
                      <a:avLst/>
                    </a:prstGeom>
                  </pic:spPr>
                </pic:pic>
              </a:graphicData>
            </a:graphic>
          </wp:inline>
        </w:drawing>
      </w:r>
    </w:p>
    <w:p w14:paraId="02DEC824" w14:textId="20AC7AA4" w:rsidR="00410595" w:rsidRPr="00AC0541" w:rsidRDefault="00C04F99" w:rsidP="0078484D">
      <w:pPr>
        <w:spacing w:line="360" w:lineRule="auto"/>
        <w:rPr>
          <w:sz w:val="24"/>
          <w:szCs w:val="24"/>
        </w:rPr>
      </w:pPr>
      <w:r w:rsidRPr="00AC0541">
        <w:rPr>
          <w:sz w:val="24"/>
          <w:szCs w:val="24"/>
        </w:rPr>
        <w:t xml:space="preserve">The only effect of removing the suppressing of the </w:t>
      </w:r>
      <w:r w:rsidR="00B61329">
        <w:rPr>
          <w:sz w:val="24"/>
          <w:szCs w:val="24"/>
        </w:rPr>
        <w:t>state</w:t>
      </w:r>
      <w:r w:rsidRPr="00AC0541">
        <w:rPr>
          <w:sz w:val="24"/>
          <w:szCs w:val="24"/>
        </w:rPr>
        <w:t xml:space="preserve"> regulation percent</w:t>
      </w:r>
      <w:r w:rsidR="00B61329">
        <w:rPr>
          <w:sz w:val="24"/>
          <w:szCs w:val="24"/>
        </w:rPr>
        <w:t>age</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lastRenderedPageBreak/>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w:t>
      </w:r>
      <w:r w:rsidR="00791B11">
        <w:rPr>
          <w:sz w:val="24"/>
          <w:szCs w:val="24"/>
        </w:rPr>
        <w:t xml:space="preserve"> level of</w:t>
      </w:r>
      <w:r w:rsidR="00E427BB" w:rsidRPr="00AC0541">
        <w:rPr>
          <w:sz w:val="24"/>
          <w:szCs w:val="24"/>
        </w:rPr>
        <w:t xml:space="preserv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w:t>
      </w:r>
      <w:r w:rsidR="00791B11">
        <w:rPr>
          <w:sz w:val="24"/>
          <w:szCs w:val="24"/>
        </w:rPr>
        <w:t xml:space="preserve"> </w:t>
      </w:r>
      <w:r w:rsidR="00791B11">
        <w:rPr>
          <w:sz w:val="24"/>
          <w:szCs w:val="24"/>
        </w:rPr>
        <w:fldChar w:fldCharType="begin"/>
      </w:r>
      <w:r w:rsidR="00791B11">
        <w:rPr>
          <w:sz w:val="24"/>
          <w:szCs w:val="24"/>
        </w:rPr>
        <w:instrText xml:space="preserve"> PAGEREF _Ref120689876 \h </w:instrText>
      </w:r>
      <w:r w:rsidR="00791B11">
        <w:rPr>
          <w:sz w:val="24"/>
          <w:szCs w:val="24"/>
        </w:rPr>
      </w:r>
      <w:r w:rsidR="00791B11">
        <w:rPr>
          <w:sz w:val="24"/>
          <w:szCs w:val="24"/>
        </w:rPr>
        <w:fldChar w:fldCharType="separate"/>
      </w:r>
      <w:r w:rsidR="00775321">
        <w:rPr>
          <w:noProof/>
          <w:sz w:val="24"/>
          <w:szCs w:val="24"/>
        </w:rPr>
        <w:t>55</w:t>
      </w:r>
      <w:r w:rsidR="00791B11">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w:t>
      </w:r>
      <w:r w:rsidR="00791B11">
        <w:rPr>
          <w:sz w:val="24"/>
          <w:szCs w:val="24"/>
        </w:rPr>
        <w:t>a</w:t>
      </w:r>
      <w:r w:rsidR="002F721B">
        <w:rPr>
          <w:sz w:val="24"/>
          <w:szCs w:val="24"/>
        </w:rPr>
        <w:t xml:space="preserve">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 xml:space="preserve">decrease </w:t>
      </w:r>
      <w:r w:rsidR="00791B11">
        <w:rPr>
          <w:sz w:val="24"/>
          <w:szCs w:val="24"/>
        </w:rPr>
        <w:t>in</w:t>
      </w:r>
      <w:r w:rsidR="00410595" w:rsidRPr="00AC0541">
        <w:rPr>
          <w:sz w:val="24"/>
          <w:szCs w:val="24"/>
        </w:rPr>
        <w:t xml:space="preserve"> unemployment o</w:t>
      </w:r>
      <w:r w:rsidR="002E0351">
        <w:rPr>
          <w:sz w:val="24"/>
          <w:szCs w:val="24"/>
        </w:rPr>
        <w:t>f</w:t>
      </w:r>
      <w:r w:rsidR="00410595" w:rsidRPr="00AC0541">
        <w:rPr>
          <w:sz w:val="24"/>
          <w:szCs w:val="24"/>
        </w:rPr>
        <w:t xml:space="preserve"> 223</w:t>
      </w:r>
      <w:r w:rsidR="002E0351">
        <w:rPr>
          <w:sz w:val="24"/>
          <w:szCs w:val="24"/>
        </w:rPr>
        <w:t xml:space="preserve"> people.</w:t>
      </w:r>
    </w:p>
    <w:p w14:paraId="4867CBDD" w14:textId="4CA1AAD5"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w:t>
      </w:r>
      <w:r w:rsidR="00B61329">
        <w:rPr>
          <w:sz w:val="24"/>
          <w:szCs w:val="24"/>
        </w:rPr>
        <w:t>state</w:t>
      </w:r>
      <w:r w:rsidRPr="00AC0541">
        <w:rPr>
          <w:sz w:val="24"/>
          <w:szCs w:val="24"/>
        </w:rPr>
        <w:t xml:space="preserve"> regulation </w:t>
      </w:r>
      <w:r w:rsidR="00B61329">
        <w:rPr>
          <w:sz w:val="24"/>
          <w:szCs w:val="24"/>
        </w:rPr>
        <w:t>percentage</w:t>
      </w:r>
      <w:r w:rsidRPr="00AC0541">
        <w:rPr>
          <w:sz w:val="24"/>
          <w:szCs w:val="24"/>
        </w:rPr>
        <w:t xml:space="preserv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we find that incorporating the level of income insurance is in line with standard models of wage setting, thereby playing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5"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5"/>
      <w:r w:rsidR="00DC2929" w:rsidRPr="00AC0541">
        <w:rPr>
          <w:rFonts w:cstheme="minorHAnsi"/>
          <w:sz w:val="24"/>
          <w:szCs w:val="24"/>
        </w:rPr>
        <w:t xml:space="preserve"> The equation for the target wage and the wage gap can be seen below: </w:t>
      </w:r>
    </w:p>
    <w:p w14:paraId="665594D1" w14:textId="15B842D7" w:rsidR="00412BC7" w:rsidRDefault="00412BC7" w:rsidP="00DC2929">
      <w:pPr>
        <w:spacing w:line="360" w:lineRule="auto"/>
      </w:pPr>
    </w:p>
    <w:p w14:paraId="58E8FD8F" w14:textId="77777777" w:rsidR="00052901" w:rsidRDefault="00052901" w:rsidP="00DC2929">
      <w:pPr>
        <w:spacing w:line="360" w:lineRule="auto"/>
      </w:pPr>
    </w:p>
    <w:p w14:paraId="1F427964" w14:textId="25252420" w:rsidR="00412BC7" w:rsidRDefault="00412BC7" w:rsidP="00DC2929">
      <w:pPr>
        <w:spacing w:line="360" w:lineRule="auto"/>
      </w:pPr>
      <m:oMathPara>
        <m:oMath>
          <m:r>
            <w:rPr>
              <w:rFonts w:ascii="Cambria Math" w:hAnsi="Cambria Math"/>
            </w:rPr>
            <w:lastRenderedPageBreak/>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5354F00A"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sidR="00791B11">
        <w:rPr>
          <w:sz w:val="24"/>
          <w:szCs w:val="24"/>
        </w:rPr>
        <w:t xml:space="preserve"> by</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r w:rsidR="001A7BAE" w:rsidRPr="00AC0541">
        <w:rPr>
          <w:sz w:val="24"/>
          <w:szCs w:val="24"/>
        </w:rPr>
        <w:t>wages</w:t>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w:t>
      </w:r>
      <w:r w:rsidR="006C5A1E">
        <w:rPr>
          <w:sz w:val="24"/>
          <w:szCs w:val="24"/>
        </w:rPr>
        <w:t>In the figures below we include the development of these three variables</w:t>
      </w:r>
      <w:r w:rsidR="0085403F">
        <w:rPr>
          <w:sz w:val="24"/>
          <w:szCs w:val="24"/>
        </w:rPr>
        <w:t xml:space="preserve">. </w:t>
      </w:r>
      <w:r w:rsidR="00745270" w:rsidRPr="00AC0541">
        <w:rPr>
          <w:sz w:val="24"/>
          <w:szCs w:val="24"/>
        </w:rPr>
        <w:t xml:space="preserve"> </w:t>
      </w:r>
    </w:p>
    <w:p w14:paraId="4D1BC045" w14:textId="73B9D654" w:rsidR="003E500D" w:rsidRDefault="003E500D" w:rsidP="003E500D">
      <w:pPr>
        <w:pStyle w:val="Billedtekst"/>
        <w:keepNext/>
      </w:pPr>
      <w:r>
        <w:t xml:space="preserve">Figure </w:t>
      </w:r>
      <w:fldSimple w:instr=" SEQ Figure \* ARABIC ">
        <w:r w:rsidR="00775321">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00325"/>
                    </a:xfrm>
                    <a:prstGeom prst="rect">
                      <a:avLst/>
                    </a:prstGeom>
                  </pic:spPr>
                </pic:pic>
              </a:graphicData>
            </a:graphic>
          </wp:inline>
        </w:drawing>
      </w:r>
    </w:p>
    <w:p w14:paraId="425463AC" w14:textId="4D9820A0" w:rsidR="003E500D" w:rsidRDefault="003E500D" w:rsidP="003E500D">
      <w:pPr>
        <w:pStyle w:val="Billedtekst"/>
        <w:keepNext/>
      </w:pPr>
      <w:r>
        <w:lastRenderedPageBreak/>
        <w:t xml:space="preserve">Figure </w:t>
      </w:r>
      <w:fldSimple w:instr=" SEQ Figure \* ARABIC ">
        <w:r w:rsidR="00775321">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4DD9BC4F" w:rsidR="003E500D" w:rsidRDefault="003E500D" w:rsidP="003E500D">
      <w:pPr>
        <w:pStyle w:val="Billedtekst"/>
        <w:keepNext/>
      </w:pPr>
      <w:r>
        <w:lastRenderedPageBreak/>
        <w:t xml:space="preserve">Figure </w:t>
      </w:r>
      <w:fldSimple w:instr=" SEQ Figure \* ARABIC ">
        <w:r w:rsidR="00775321">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7C899682" w:rsidR="004178EE" w:rsidRPr="00AC0541" w:rsidRDefault="007974B3" w:rsidP="003856B0">
      <w:pPr>
        <w:spacing w:line="360" w:lineRule="auto"/>
        <w:rPr>
          <w:sz w:val="24"/>
          <w:szCs w:val="24"/>
        </w:rPr>
      </w:pPr>
      <w:r w:rsidRPr="00AC0541">
        <w:rPr>
          <w:sz w:val="24"/>
          <w:szCs w:val="24"/>
        </w:rPr>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 xml:space="preserve">s the increase in the wages directly goes into the price equations, consumer prices will increase, resulting in </w:t>
      </w:r>
      <w:r w:rsidR="00BC3066">
        <w:rPr>
          <w:sz w:val="24"/>
          <w:szCs w:val="24"/>
        </w:rPr>
        <w:t>lower exports</w:t>
      </w:r>
      <w:r w:rsidR="00073123">
        <w:rPr>
          <w:sz w:val="24"/>
          <w:szCs w:val="24"/>
        </w:rPr>
        <w:t>, as well as increasing the imports. Even though the import</w:t>
      </w:r>
      <w:r w:rsidR="00791B11">
        <w:rPr>
          <w:sz w:val="24"/>
          <w:szCs w:val="24"/>
        </w:rPr>
        <w:t>s</w:t>
      </w:r>
      <w:r w:rsidR="00073123">
        <w:rPr>
          <w:sz w:val="24"/>
          <w:szCs w:val="24"/>
        </w:rPr>
        <w:t xml:space="preserve"> </w:t>
      </w:r>
      <w:proofErr w:type="gramStart"/>
      <w:r w:rsidR="00073123">
        <w:rPr>
          <w:sz w:val="24"/>
          <w:szCs w:val="24"/>
        </w:rPr>
        <w:t>starts</w:t>
      </w:r>
      <w:proofErr w:type="gramEnd"/>
      <w:r w:rsidR="00073123">
        <w:rPr>
          <w:sz w:val="24"/>
          <w:szCs w:val="24"/>
        </w:rPr>
        <w:t xml:space="preserve"> to fall as the economic activity gets lower, we still observe a fall in the net-exports, as seen </w:t>
      </w:r>
      <w:r w:rsidR="00F26C7A" w:rsidRPr="00AC0541">
        <w:rPr>
          <w:sz w:val="24"/>
          <w:szCs w:val="24"/>
        </w:rPr>
        <w:t>below</w:t>
      </w:r>
      <w:r w:rsidR="004178EE" w:rsidRPr="00AC0541">
        <w:rPr>
          <w:sz w:val="24"/>
          <w:szCs w:val="24"/>
        </w:rPr>
        <w:t xml:space="preserve">. </w:t>
      </w:r>
    </w:p>
    <w:p w14:paraId="27B80DDA" w14:textId="76D97CBF" w:rsidR="003E500D" w:rsidRDefault="003E500D" w:rsidP="003E500D">
      <w:pPr>
        <w:pStyle w:val="Billedtekst"/>
        <w:keepNext/>
      </w:pPr>
      <w:r>
        <w:lastRenderedPageBreak/>
        <w:t xml:space="preserve">Figure </w:t>
      </w:r>
      <w:fldSimple w:instr=" SEQ Figure \* ARABIC ">
        <w:r w:rsidR="00775321">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6048C680"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between </w:t>
      </w:r>
      <w:r w:rsidRPr="00AC0541">
        <w:rPr>
          <w:sz w:val="24"/>
          <w:szCs w:val="24"/>
        </w:rPr>
        <w:t>the compensation</w:t>
      </w:r>
      <w:r w:rsidR="0032110E">
        <w:rPr>
          <w:sz w:val="24"/>
          <w:szCs w:val="24"/>
        </w:rPr>
        <w:t xml:space="preserve"> rate</w:t>
      </w:r>
      <w:r w:rsidRPr="00AC0541">
        <w:rPr>
          <w:sz w:val="24"/>
          <w:szCs w:val="24"/>
        </w:rPr>
        <w:t xml:space="preserve">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w:t>
      </w:r>
      <w:r w:rsidR="00740738">
        <w:rPr>
          <w:sz w:val="24"/>
          <w:szCs w:val="24"/>
        </w:rPr>
        <w:t>Such an 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B7710">
        <w:rPr>
          <w:sz w:val="24"/>
          <w:szCs w:val="24"/>
        </w:rPr>
        <w:fldChar w:fldCharType="separate"/>
      </w:r>
      <w:r w:rsidR="005634E3" w:rsidRPr="005634E3">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 xml:space="preserve">e of the </w:t>
      </w:r>
      <w:r w:rsidR="00DC2C78" w:rsidRPr="00AC0541">
        <w:rPr>
          <w:sz w:val="24"/>
          <w:szCs w:val="24"/>
        </w:rPr>
        <w:lastRenderedPageBreak/>
        <w:t>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7B69850"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w:t>
      </w:r>
      <w:r w:rsidR="0032110E">
        <w:rPr>
          <w:sz w:val="24"/>
          <w:szCs w:val="24"/>
        </w:rPr>
        <w:t xml:space="preserve">only </w:t>
      </w:r>
      <w:r w:rsidR="003856B0" w:rsidRPr="00AC0541">
        <w:rPr>
          <w:sz w:val="24"/>
          <w:szCs w:val="24"/>
        </w:rPr>
        <w:t>at a 10% significan</w:t>
      </w:r>
      <w:r w:rsidR="00740738">
        <w:rPr>
          <w:sz w:val="24"/>
          <w:szCs w:val="24"/>
        </w:rPr>
        <w:t>ce</w:t>
      </w:r>
      <w:r w:rsidR="003856B0" w:rsidRPr="00AC0541">
        <w:rPr>
          <w:sz w:val="24"/>
          <w:szCs w:val="24"/>
        </w:rPr>
        <w:t xml:space="preserve">-level. </w:t>
      </w:r>
    </w:p>
    <w:p w14:paraId="6BE0A7BC" w14:textId="67F4F6DA"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w:t>
      </w:r>
      <w:r w:rsidR="0032110E">
        <w:rPr>
          <w:sz w:val="24"/>
          <w:szCs w:val="24"/>
        </w:rPr>
        <w:t>s</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xml:space="preserve">, where an increase in the net social benefits </w:t>
      </w:r>
      <w:r w:rsidR="0032110E">
        <w:rPr>
          <w:sz w:val="24"/>
          <w:szCs w:val="24"/>
        </w:rPr>
        <w:t>resulted in</w:t>
      </w:r>
      <w:r w:rsidR="007A492E">
        <w:rPr>
          <w:sz w:val="24"/>
          <w:szCs w:val="24"/>
        </w:rPr>
        <w:t xml:space="preserve"> a higher disposable income,</w:t>
      </w:r>
      <w:r w:rsidR="00173E7B" w:rsidRPr="00AC0541">
        <w:rPr>
          <w:sz w:val="24"/>
          <w:szCs w:val="24"/>
        </w:rPr>
        <w:t xml:space="preserve"> </w:t>
      </w:r>
      <w:r w:rsidR="007A492E">
        <w:rPr>
          <w:sz w:val="24"/>
          <w:szCs w:val="24"/>
        </w:rPr>
        <w:t>while at the same time</w:t>
      </w:r>
      <w:r w:rsidR="0032110E">
        <w:rPr>
          <w:sz w:val="24"/>
          <w:szCs w:val="24"/>
        </w:rPr>
        <w:t>,</w:t>
      </w:r>
      <w:r w:rsidR="007A492E">
        <w:rPr>
          <w:sz w:val="24"/>
          <w:szCs w:val="24"/>
        </w:rPr>
        <w:t xml:space="preserve"> also increasing</w:t>
      </w:r>
      <w:r w:rsidR="00173E7B" w:rsidRPr="00AC0541">
        <w:rPr>
          <w:sz w:val="24"/>
          <w:szCs w:val="24"/>
        </w:rPr>
        <w:t xml:space="preserve"> government net lending</w:t>
      </w:r>
      <w:r w:rsidR="007A492E">
        <w:rPr>
          <w:sz w:val="24"/>
          <w:szCs w:val="24"/>
        </w:rPr>
        <w:t xml:space="preserve"> both observed in the plot below</w:t>
      </w:r>
      <w:r w:rsidR="00173E7B" w:rsidRPr="00AC0541">
        <w:rPr>
          <w:sz w:val="24"/>
          <w:szCs w:val="24"/>
        </w:rPr>
        <w:t xml:space="preserve">. </w:t>
      </w:r>
    </w:p>
    <w:p w14:paraId="2EEF3381" w14:textId="241FC683" w:rsidR="003E500D" w:rsidRDefault="003E500D" w:rsidP="003E500D">
      <w:pPr>
        <w:pStyle w:val="Billedtekst"/>
        <w:keepNext/>
      </w:pPr>
      <w:r>
        <w:t xml:space="preserve">Figure </w:t>
      </w:r>
      <w:fldSimple w:instr=" SEQ Figure \* ARABIC ">
        <w:r w:rsidR="00775321">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0714F95A" w:rsidR="003E500D" w:rsidRDefault="003E500D" w:rsidP="003E500D">
      <w:pPr>
        <w:pStyle w:val="Billedtekst"/>
        <w:keepNext/>
      </w:pPr>
      <w:r>
        <w:t xml:space="preserve">Figure </w:t>
      </w:r>
      <w:fldSimple w:instr=" SEQ Figure \* ARABIC ">
        <w:r w:rsidR="00775321">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64D2C2ED" w:rsidR="00DE62EB" w:rsidRDefault="008C02FE" w:rsidP="00A107A7">
      <w:pPr>
        <w:pStyle w:val="Overskrift2"/>
      </w:pPr>
      <w:r>
        <w:t xml:space="preserve">Scenario </w:t>
      </w:r>
      <w:r w:rsidR="008F54CE">
        <w:t>4</w:t>
      </w:r>
      <w:r w:rsidR="003F23A4">
        <w:t xml:space="preserve"> Including the</w:t>
      </w:r>
      <w:r>
        <w:t xml:space="preserve"> </w:t>
      </w:r>
      <w:r w:rsidR="003F23A4">
        <w:t>labor-force channel</w:t>
      </w:r>
    </w:p>
    <w:p w14:paraId="1EDEAA3D" w14:textId="7F09AA4A" w:rsidR="00A107A7" w:rsidRDefault="00A107A7" w:rsidP="00A107A7"/>
    <w:p w14:paraId="30D6D830" w14:textId="4134EAC2" w:rsidR="00F41869" w:rsidRPr="00AC0541" w:rsidRDefault="00F41869" w:rsidP="00F41869">
      <w:pPr>
        <w:spacing w:line="360" w:lineRule="auto"/>
        <w:rPr>
          <w:sz w:val="24"/>
          <w:szCs w:val="24"/>
        </w:rPr>
      </w:pPr>
      <w:r w:rsidRPr="00AC0541">
        <w:rPr>
          <w:sz w:val="24"/>
          <w:szCs w:val="24"/>
        </w:rPr>
        <w:t>In section 3</w:t>
      </w:r>
      <w:r w:rsidR="0032110E">
        <w:rPr>
          <w:sz w:val="24"/>
          <w:szCs w:val="24"/>
        </w:rPr>
        <w:t>,</w:t>
      </w:r>
      <w:r w:rsidRPr="00AC0541">
        <w:rPr>
          <w:sz w:val="24"/>
          <w:szCs w:val="24"/>
        </w:rPr>
        <w:t xml:space="preserve"> we described </w:t>
      </w:r>
      <w:r w:rsidR="00262E6D" w:rsidRPr="00AC0541">
        <w:rPr>
          <w:sz w:val="24"/>
          <w:szCs w:val="24"/>
        </w:rPr>
        <w:t xml:space="preserve">the two static models </w:t>
      </w:r>
      <w:r w:rsidR="005244DB">
        <w:rPr>
          <w:sz w:val="24"/>
          <w:szCs w:val="24"/>
        </w:rPr>
        <w:t xml:space="preserve">of income insurance and cash-benefits </w:t>
      </w:r>
      <w:r w:rsidR="00262E6D" w:rsidRPr="00AC0541">
        <w:rPr>
          <w:sz w:val="24"/>
          <w:szCs w:val="24"/>
        </w:rPr>
        <w:t xml:space="preserve">build by the IS-commission </w:t>
      </w:r>
      <w:r w:rsidR="00340753">
        <w:rPr>
          <w:sz w:val="24"/>
          <w:szCs w:val="24"/>
        </w:rPr>
        <w:t>where people would switch from the IS-program to the cash-benefits program if the later one resulted in a higher level of benefits</w:t>
      </w:r>
      <w:r w:rsidRPr="00AC0541">
        <w:rPr>
          <w:sz w:val="24"/>
          <w:szCs w:val="24"/>
        </w:rPr>
        <w:t>.</w:t>
      </w:r>
      <w:r w:rsidR="00262E6D" w:rsidRPr="00AC0541">
        <w:rPr>
          <w:sz w:val="24"/>
          <w:szCs w:val="24"/>
        </w:rPr>
        <w:t xml:space="preserve"> </w:t>
      </w:r>
      <w:r w:rsidRPr="00AC0541">
        <w:rPr>
          <w:sz w:val="24"/>
          <w:szCs w:val="24"/>
        </w:rPr>
        <w:t>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340753">
        <w:rPr>
          <w:sz w:val="24"/>
          <w:szCs w:val="24"/>
        </w:rPr>
        <w:t xml:space="preserve"> in our model</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340753">
        <w:rPr>
          <w:sz w:val="24"/>
          <w:szCs w:val="24"/>
        </w:rPr>
        <w:t>.</w:t>
      </w:r>
    </w:p>
    <w:p w14:paraId="12C9A2F8" w14:textId="43955FD9" w:rsidR="007D3C27" w:rsidRPr="00AC0541" w:rsidRDefault="00A107A7" w:rsidP="008C02FE">
      <w:pPr>
        <w:spacing w:line="360" w:lineRule="auto"/>
        <w:rPr>
          <w:sz w:val="24"/>
          <w:szCs w:val="24"/>
        </w:rPr>
      </w:pPr>
      <w:r w:rsidRPr="00AC0541">
        <w:rPr>
          <w:sz w:val="24"/>
          <w:szCs w:val="24"/>
        </w:rPr>
        <w:lastRenderedPageBreak/>
        <w:t>As mentioned,</w:t>
      </w:r>
      <w:r w:rsidR="00340753">
        <w:rPr>
          <w:sz w:val="24"/>
          <w:szCs w:val="24"/>
        </w:rPr>
        <w:t xml:space="preserve"> we set the</w:t>
      </w:r>
      <w:r w:rsidRPr="00AC0541">
        <w:rPr>
          <w:sz w:val="24"/>
          <w:szCs w:val="24"/>
        </w:rPr>
        <w:t xml:space="preserve"> participation rate</w:t>
      </w:r>
      <w:r w:rsidR="00340753">
        <w:rPr>
          <w:sz w:val="24"/>
          <w:szCs w:val="24"/>
        </w:rPr>
        <w:t xml:space="preserve"> exogenously</w:t>
      </w:r>
      <w:r w:rsidRPr="00AC0541">
        <w:rPr>
          <w:sz w:val="24"/>
          <w:szCs w:val="24"/>
        </w:rPr>
        <w:t xml:space="preserve"> </w:t>
      </w:r>
      <w:r w:rsidR="00340753">
        <w:rPr>
          <w:sz w:val="24"/>
          <w:szCs w:val="24"/>
        </w:rPr>
        <w:t>with</w:t>
      </w:r>
      <w:r w:rsidRPr="00AC0541">
        <w:rPr>
          <w:sz w:val="24"/>
          <w:szCs w:val="24"/>
        </w:rPr>
        <w:t>in the baseline mode</w:t>
      </w:r>
      <w:r w:rsidR="00340753">
        <w:rPr>
          <w:sz w:val="24"/>
          <w:szCs w:val="24"/>
        </w:rPr>
        <w:t>l,</w:t>
      </w:r>
      <w:r w:rsidRPr="00AC0541">
        <w:rPr>
          <w:sz w:val="24"/>
          <w:szCs w:val="24"/>
        </w:rPr>
        <w:t xml:space="preserve"> as the literature is still mixed </w:t>
      </w:r>
      <w:r w:rsidR="00340753">
        <w:rPr>
          <w:sz w:val="24"/>
          <w:szCs w:val="24"/>
        </w:rPr>
        <w:t>in determining what explains</w:t>
      </w:r>
      <w:r w:rsidRPr="00AC0541">
        <w:rPr>
          <w:sz w:val="24"/>
          <w:szCs w:val="24"/>
        </w:rPr>
        <w:t xml:space="preserve"> the participation rate</w:t>
      </w:r>
      <w:r w:rsidR="0075427B" w:rsidRPr="00AC0541">
        <w:rPr>
          <w:sz w:val="24"/>
          <w:szCs w:val="24"/>
        </w:rPr>
        <w:t xml:space="preserve">. </w:t>
      </w:r>
      <w:r w:rsidRPr="00AC0541">
        <w:rPr>
          <w:sz w:val="24"/>
          <w:szCs w:val="24"/>
        </w:rPr>
        <w:t xml:space="preserve">We find significant </w:t>
      </w:r>
      <w:r w:rsidR="00340753">
        <w:rPr>
          <w:sz w:val="24"/>
          <w:szCs w:val="24"/>
        </w:rPr>
        <w:t>relationship</w:t>
      </w:r>
      <w:r w:rsidRPr="00AC0541">
        <w:rPr>
          <w:sz w:val="24"/>
          <w:szCs w:val="24"/>
        </w:rPr>
        <w:t xml:space="preserve">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expect</w:t>
      </w:r>
      <w:r w:rsidR="0032110E">
        <w:rPr>
          <w:sz w:val="24"/>
          <w:szCs w:val="24"/>
        </w:rPr>
        <w:t>ing</w:t>
      </w:r>
      <w:r w:rsidR="00F41869" w:rsidRPr="00AC0541">
        <w:rPr>
          <w:sz w:val="24"/>
          <w:szCs w:val="24"/>
        </w:rPr>
        <w:t xml:space="preserve">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for this negative relationship</w:t>
      </w:r>
      <w:r w:rsidR="00340753">
        <w:rPr>
          <w:sz w:val="24"/>
          <w:szCs w:val="24"/>
        </w:rPr>
        <w:t>,</w:t>
      </w:r>
      <w:r w:rsidR="00F41869" w:rsidRPr="00AC0541">
        <w:rPr>
          <w:sz w:val="24"/>
          <w:szCs w:val="24"/>
        </w:rPr>
        <w:t xml:space="preserve"> is that </w:t>
      </w:r>
      <w:r w:rsidR="00340753">
        <w:rPr>
          <w:sz w:val="24"/>
          <w:szCs w:val="24"/>
        </w:rPr>
        <w:t>a</w:t>
      </w:r>
      <w:r w:rsidR="00F41869"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340753">
        <w:rPr>
          <w:sz w:val="24"/>
          <w:szCs w:val="24"/>
        </w:rPr>
        <w:t xml:space="preserve">. </w:t>
      </w:r>
      <w:r w:rsidR="00F41869" w:rsidRPr="00AC0541">
        <w:rPr>
          <w:sz w:val="24"/>
          <w:szCs w:val="24"/>
        </w:rPr>
        <w:t xml:space="preserve"> </w:t>
      </w:r>
    </w:p>
    <w:p w14:paraId="485F3624" w14:textId="6C6139D5" w:rsidR="002F66FF" w:rsidRPr="00AC0541" w:rsidRDefault="00340753" w:rsidP="0078484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4D4A52F6" w:rsidR="00E21539" w:rsidRPr="00AC0541" w:rsidRDefault="0027188B" w:rsidP="0078484D">
      <w:pPr>
        <w:spacing w:line="360" w:lineRule="auto"/>
        <w:rPr>
          <w:sz w:val="24"/>
          <w:szCs w:val="24"/>
        </w:rPr>
      </w:pPr>
      <w:r w:rsidRPr="00AC0541">
        <w:rPr>
          <w:sz w:val="24"/>
          <w:szCs w:val="24"/>
        </w:rPr>
        <w:t>Comparing the simulated data with real data</w:t>
      </w:r>
      <w:r w:rsidR="002700CE">
        <w:rPr>
          <w:sz w:val="24"/>
          <w:szCs w:val="24"/>
        </w:rPr>
        <w:t xml:space="preserve"> for the participation rate,</w:t>
      </w:r>
      <w:r w:rsidRPr="00AC0541">
        <w:rPr>
          <w:sz w:val="24"/>
          <w:szCs w:val="24"/>
        </w:rPr>
        <w:t xml:space="preserve"> we see that the model is able to capture</w:t>
      </w:r>
      <w:r w:rsidR="00E21539" w:rsidRPr="00AC0541">
        <w:rPr>
          <w:sz w:val="24"/>
          <w:szCs w:val="24"/>
        </w:rPr>
        <w:t xml:space="preserve"> the overall trend</w:t>
      </w:r>
      <w:r w:rsidR="002700CE">
        <w:rPr>
          <w:sz w:val="24"/>
          <w:szCs w:val="24"/>
        </w:rPr>
        <w:t>, shown in the figure below</w:t>
      </w:r>
      <w:r w:rsidR="00757265" w:rsidRPr="00AC0541">
        <w:rPr>
          <w:sz w:val="24"/>
          <w:szCs w:val="24"/>
        </w:rPr>
        <w:t>:</w:t>
      </w:r>
      <w:r w:rsidR="00E21539" w:rsidRPr="00AC0541">
        <w:rPr>
          <w:sz w:val="24"/>
          <w:szCs w:val="24"/>
        </w:rPr>
        <w:t xml:space="preserve"> </w:t>
      </w:r>
    </w:p>
    <w:p w14:paraId="49E5B9CB" w14:textId="5441E405" w:rsidR="003E500D" w:rsidRDefault="003E500D" w:rsidP="003E500D">
      <w:pPr>
        <w:pStyle w:val="Billedtekst"/>
        <w:keepNext/>
      </w:pPr>
      <w:r>
        <w:t xml:space="preserve">Figure </w:t>
      </w:r>
      <w:fldSimple w:instr=" SEQ Figure \* ARABIC ">
        <w:r w:rsidR="00775321">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3650" cy="3353325"/>
                    </a:xfrm>
                    <a:prstGeom prst="rect">
                      <a:avLst/>
                    </a:prstGeom>
                  </pic:spPr>
                </pic:pic>
              </a:graphicData>
            </a:graphic>
          </wp:inline>
        </w:drawing>
      </w:r>
    </w:p>
    <w:p w14:paraId="075D7CCC" w14:textId="52E41CEC" w:rsidR="00BA31C3" w:rsidRPr="00AC0541" w:rsidRDefault="00E21539" w:rsidP="009D7F01">
      <w:pPr>
        <w:spacing w:line="360" w:lineRule="auto"/>
        <w:rPr>
          <w:sz w:val="24"/>
          <w:szCs w:val="24"/>
        </w:rPr>
      </w:pPr>
      <w:r w:rsidRPr="00AC0541">
        <w:rPr>
          <w:sz w:val="24"/>
          <w:szCs w:val="24"/>
        </w:rPr>
        <w:lastRenderedPageBreak/>
        <w:t xml:space="preserve">When removing the suppressing of the </w:t>
      </w:r>
      <w:r w:rsidR="00B61329">
        <w:rPr>
          <w:sz w:val="24"/>
          <w:szCs w:val="24"/>
        </w:rPr>
        <w:t>state</w:t>
      </w:r>
      <w:r w:rsidRPr="00AC0541">
        <w:rPr>
          <w:sz w:val="24"/>
          <w:szCs w:val="24"/>
        </w:rPr>
        <w:t xml:space="preserve"> regulation </w:t>
      </w:r>
      <w:r w:rsidR="00B61329">
        <w:rPr>
          <w:sz w:val="24"/>
          <w:szCs w:val="24"/>
        </w:rPr>
        <w:t>percentage after</w:t>
      </w:r>
      <w:r w:rsidR="00234E1C">
        <w:rPr>
          <w:sz w:val="24"/>
          <w:szCs w:val="24"/>
        </w:rPr>
        <w:t xml:space="preserve"> </w:t>
      </w:r>
      <w:r w:rsidR="00B61329">
        <w:rPr>
          <w:sz w:val="24"/>
          <w:szCs w:val="24"/>
        </w:rPr>
        <w:t>introducing</w:t>
      </w:r>
      <w:r w:rsidR="00234E1C">
        <w:rPr>
          <w:sz w:val="24"/>
          <w:szCs w:val="24"/>
        </w:rPr>
        <w:t xml:space="preserve"> the LF-channel </w:t>
      </w:r>
      <w:r w:rsidRPr="00AC0541">
        <w:rPr>
          <w:sz w:val="24"/>
          <w:szCs w:val="24"/>
        </w:rPr>
        <w:t>we get almost the same results as in scenario 1</w:t>
      </w:r>
      <w:r w:rsidR="008C5D1F">
        <w:rPr>
          <w:sz w:val="24"/>
          <w:szCs w:val="24"/>
        </w:rPr>
        <w:t xml:space="preserve"> </w:t>
      </w:r>
      <w:r w:rsidR="00234E1C">
        <w:rPr>
          <w:sz w:val="24"/>
          <w:szCs w:val="24"/>
        </w:rPr>
        <w:t xml:space="preserve">where we </w:t>
      </w:r>
      <w:r w:rsidR="008C5D1F">
        <w:rPr>
          <w:sz w:val="24"/>
          <w:szCs w:val="24"/>
        </w:rPr>
        <w:t>only includ</w:t>
      </w:r>
      <w:r w:rsidR="00234E1C">
        <w:rPr>
          <w:sz w:val="24"/>
          <w:szCs w:val="24"/>
        </w:rPr>
        <w:t>ed</w:t>
      </w:r>
      <w:r w:rsidR="008C5D1F">
        <w:rPr>
          <w:sz w:val="24"/>
          <w:szCs w:val="24"/>
        </w:rPr>
        <w:t xml:space="preserve"> the demand channel</w:t>
      </w:r>
      <w:r w:rsidRPr="00AC0541">
        <w:rPr>
          <w:sz w:val="24"/>
          <w:szCs w:val="24"/>
        </w:rPr>
        <w:t xml:space="preserve">. </w:t>
      </w:r>
      <w:r w:rsidR="008C5D1F">
        <w:rPr>
          <w:sz w:val="24"/>
          <w:szCs w:val="24"/>
        </w:rPr>
        <w:t xml:space="preserve">We saw that </w:t>
      </w:r>
      <w:r w:rsidRPr="00AC0541">
        <w:rPr>
          <w:sz w:val="24"/>
          <w:szCs w:val="24"/>
        </w:rPr>
        <w:t>scenario 1 had a min</w:t>
      </w:r>
      <w:r w:rsidR="008C5D1F">
        <w:rPr>
          <w:sz w:val="24"/>
          <w:szCs w:val="24"/>
        </w:rPr>
        <w:t>imal</w:t>
      </w:r>
      <w:r w:rsidRPr="00AC0541">
        <w:rPr>
          <w:sz w:val="24"/>
          <w:szCs w:val="24"/>
        </w:rPr>
        <w:t xml:space="preserve"> effect on the unemployment rate, t</w:t>
      </w:r>
      <w:r w:rsidR="00234E1C">
        <w:rPr>
          <w:sz w:val="24"/>
          <w:szCs w:val="24"/>
        </w:rPr>
        <w:t xml:space="preserve">herefore </w:t>
      </w:r>
      <w:r w:rsidRPr="00AC0541">
        <w:rPr>
          <w:sz w:val="24"/>
          <w:szCs w:val="24"/>
        </w:rPr>
        <w:t>the</w:t>
      </w:r>
      <w:r w:rsidR="00234E1C">
        <w:rPr>
          <w:sz w:val="24"/>
          <w:szCs w:val="24"/>
        </w:rPr>
        <w:t xml:space="preserve"> change in the</w:t>
      </w:r>
      <w:r w:rsidRPr="00AC0541">
        <w:rPr>
          <w:sz w:val="24"/>
          <w:szCs w:val="24"/>
        </w:rPr>
        <w:t xml:space="preserve"> labor force is also minimal</w:t>
      </w:r>
      <w:r w:rsidR="00234E1C">
        <w:rPr>
          <w:sz w:val="24"/>
          <w:szCs w:val="24"/>
        </w:rPr>
        <w:t xml:space="preserve"> increasing the labor force with</w:t>
      </w:r>
      <w:r w:rsidR="0032110E">
        <w:rPr>
          <w:sz w:val="24"/>
          <w:szCs w:val="24"/>
        </w:rPr>
        <w:t xml:space="preserve"> only</w:t>
      </w:r>
      <w:r w:rsidR="00234E1C">
        <w:rPr>
          <w:sz w:val="24"/>
          <w:szCs w:val="24"/>
        </w:rPr>
        <w:t xml:space="preserve"> 50 people,</w:t>
      </w:r>
      <w:r w:rsidRPr="00AC0541">
        <w:rPr>
          <w:sz w:val="24"/>
          <w:szCs w:val="24"/>
        </w:rPr>
        <w:t xml:space="preserve"> creating almost no difference in the two scenarios</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r w:rsidRPr="00AC0541">
        <w:rPr>
          <w:sz w:val="24"/>
          <w:szCs w:val="24"/>
        </w:rPr>
        <w:t>approximately 150 people in this scenario</w:t>
      </w:r>
      <w:r w:rsidR="00845283" w:rsidRPr="00967F45">
        <w:rPr>
          <w:rStyle w:val="Fodnotehenvisning"/>
        </w:rPr>
        <w:footnoteReference w:id="14"/>
      </w:r>
      <w:r w:rsidR="00234E1C">
        <w:rPr>
          <w:sz w:val="24"/>
          <w:szCs w:val="24"/>
        </w:rPr>
        <w:t xml:space="preserve"> compared with</w:t>
      </w:r>
      <w:r w:rsidR="0032110E">
        <w:rPr>
          <w:sz w:val="24"/>
          <w:szCs w:val="24"/>
        </w:rPr>
        <w:t xml:space="preserve"> the fall of</w:t>
      </w:r>
      <w:r w:rsidR="00234E1C">
        <w:rPr>
          <w:sz w:val="24"/>
          <w:szCs w:val="24"/>
        </w:rPr>
        <w:t xml:space="preserve"> 250</w:t>
      </w:r>
      <w:r w:rsidR="0032110E">
        <w:rPr>
          <w:sz w:val="24"/>
          <w:szCs w:val="24"/>
        </w:rPr>
        <w:t xml:space="preserve"> people</w:t>
      </w:r>
      <w:r w:rsidR="00234E1C">
        <w:rPr>
          <w:sz w:val="24"/>
          <w:szCs w:val="24"/>
        </w:rPr>
        <w:t xml:space="preserve"> in scenario 1</w:t>
      </w:r>
      <w:r w:rsidRPr="00AC0541">
        <w:rPr>
          <w:sz w:val="24"/>
          <w:szCs w:val="24"/>
        </w:rPr>
        <w:t xml:space="preserve">. In scenario </w:t>
      </w:r>
      <w:r w:rsidR="00234E1C">
        <w:rPr>
          <w:sz w:val="24"/>
          <w:szCs w:val="24"/>
        </w:rPr>
        <w:t>6</w:t>
      </w:r>
      <w:r w:rsidRPr="00AC0541">
        <w:rPr>
          <w:sz w:val="24"/>
          <w:szCs w:val="24"/>
        </w:rPr>
        <w:t xml:space="preserve"> when introducing all effects together, this channel will play a larger role</w:t>
      </w:r>
      <w:r w:rsidR="0027188B" w:rsidRPr="00AC0541">
        <w:rPr>
          <w:sz w:val="24"/>
          <w:szCs w:val="24"/>
        </w:rPr>
        <w:t xml:space="preserve"> as the unemployment rate will be more heavily affected</w:t>
      </w:r>
      <w:r w:rsidRPr="00AC0541">
        <w:rPr>
          <w:sz w:val="24"/>
          <w:szCs w:val="24"/>
        </w:rPr>
        <w:t xml:space="preserve">. </w:t>
      </w:r>
    </w:p>
    <w:p w14:paraId="371E6762" w14:textId="220F05EB" w:rsidR="00D0261D" w:rsidRDefault="009D7887" w:rsidP="00A36179">
      <w:pPr>
        <w:pStyle w:val="Overskrift2"/>
      </w:pPr>
      <w:r>
        <w:t xml:space="preserve">Scenario 5 </w:t>
      </w:r>
      <w:r w:rsidR="005621CD">
        <w:t>Including the productivity channel</w:t>
      </w:r>
    </w:p>
    <w:p w14:paraId="2470DE0A" w14:textId="77777777" w:rsidR="00D0261D" w:rsidRDefault="00D0261D" w:rsidP="00D0261D"/>
    <w:p w14:paraId="1902EB65" w14:textId="70E9D88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60% of the change in the unemployment period</w:t>
      </w:r>
      <w:r w:rsidR="0032110E">
        <w:rPr>
          <w:sz w:val="24"/>
          <w:szCs w:val="24"/>
        </w:rPr>
        <w:t>,</w:t>
      </w:r>
      <w:r w:rsidRPr="00AC0541">
        <w:rPr>
          <w:sz w:val="24"/>
          <w:szCs w:val="24"/>
        </w:rPr>
        <w:t xml:space="preserve"> due to changes in the level of income insurance</w:t>
      </w:r>
      <w:r w:rsidR="0032110E">
        <w:rPr>
          <w:sz w:val="24"/>
          <w:szCs w:val="24"/>
        </w:rPr>
        <w:t>,</w:t>
      </w:r>
      <w:r w:rsidRPr="00AC0541">
        <w:rPr>
          <w:sz w:val="24"/>
          <w:szCs w:val="24"/>
        </w:rPr>
        <w:t xml:space="preserve"> </w:t>
      </w:r>
      <w:r w:rsidR="00111564" w:rsidRPr="00AC0541">
        <w:rPr>
          <w:sz w:val="24"/>
          <w:szCs w:val="24"/>
        </w:rPr>
        <w:t>can be attributed to</w:t>
      </w:r>
      <w:r w:rsidRPr="00AC0541">
        <w:rPr>
          <w:sz w:val="24"/>
          <w:szCs w:val="24"/>
        </w:rPr>
        <w:t xml:space="preserve"> the liquidity effect. </w:t>
      </w:r>
      <w:r w:rsidR="008B719F">
        <w:rPr>
          <w:sz w:val="24"/>
          <w:szCs w:val="24"/>
        </w:rPr>
        <w:t>Assuming this to be true, the existence of the liquidity effect</w:t>
      </w:r>
      <w:r w:rsidRPr="00AC0541">
        <w:rPr>
          <w:sz w:val="24"/>
          <w:szCs w:val="24"/>
        </w:rPr>
        <w:t xml:space="preserve"> creates a possible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w:t>
      </w:r>
      <w:r w:rsidR="008B719F">
        <w:rPr>
          <w:sz w:val="24"/>
          <w:szCs w:val="24"/>
        </w:rPr>
        <w:t>2,</w:t>
      </w:r>
      <w:r w:rsidRPr="00AC0541">
        <w:rPr>
          <w:sz w:val="24"/>
          <w:szCs w:val="24"/>
        </w:rPr>
        <w:t xml:space="preserve"> empirical results </w:t>
      </w:r>
      <w:r w:rsidR="008B719F">
        <w:rPr>
          <w:sz w:val="24"/>
          <w:szCs w:val="24"/>
        </w:rPr>
        <w:t xml:space="preserve">only </w:t>
      </w:r>
      <w:r w:rsidR="00B61329">
        <w:rPr>
          <w:sz w:val="24"/>
          <w:szCs w:val="24"/>
        </w:rPr>
        <w:t>find</w:t>
      </w:r>
      <w:r w:rsidRPr="00AC0541">
        <w:rPr>
          <w:sz w:val="24"/>
          <w:szCs w:val="24"/>
        </w:rPr>
        <w:t xml:space="preserve"> weak evidence for the exist</w:t>
      </w:r>
      <w:r w:rsidR="006F2C08" w:rsidRPr="00AC0541">
        <w:rPr>
          <w:sz w:val="24"/>
          <w:szCs w:val="24"/>
        </w:rPr>
        <w:t>ence</w:t>
      </w:r>
      <w:r w:rsidRPr="00AC0541">
        <w:rPr>
          <w:sz w:val="24"/>
          <w:szCs w:val="24"/>
        </w:rPr>
        <w:t xml:space="preserve"> of the matching effect, mostly because of the problem </w:t>
      </w:r>
      <w:r w:rsidR="00A7461D" w:rsidRPr="00AC0541">
        <w:rPr>
          <w:sz w:val="24"/>
          <w:szCs w:val="24"/>
        </w:rPr>
        <w:t>in</w:t>
      </w:r>
      <w:r w:rsidRPr="00AC0541">
        <w:rPr>
          <w:sz w:val="24"/>
          <w:szCs w:val="24"/>
        </w:rPr>
        <w:t xml:space="preserve"> finding realistic proxy variables </w:t>
      </w:r>
      <w:r w:rsidR="008B719F">
        <w:rPr>
          <w:sz w:val="24"/>
          <w:szCs w:val="24"/>
        </w:rPr>
        <w:t>to measure</w:t>
      </w:r>
      <w:r w:rsidRPr="00AC0541">
        <w:rPr>
          <w:sz w:val="24"/>
          <w:szCs w:val="24"/>
        </w:rPr>
        <w:t xml:space="preserve"> productivity. </w:t>
      </w:r>
      <w:r w:rsidR="005114AE">
        <w:rPr>
          <w:sz w:val="24"/>
          <w:szCs w:val="24"/>
        </w:rPr>
        <w:t>In the model, t</w:t>
      </w:r>
      <w:r w:rsidRPr="00AC0541">
        <w:rPr>
          <w:sz w:val="24"/>
          <w:szCs w:val="24"/>
        </w:rPr>
        <w:t xml:space="preserve">he effect is included by endogenizing the productivity </w:t>
      </w:r>
      <w:r w:rsidR="0032110E">
        <w:rPr>
          <w:sz w:val="24"/>
          <w:szCs w:val="24"/>
        </w:rPr>
        <w:t>equation</w:t>
      </w:r>
      <w:r w:rsidRPr="00AC0541">
        <w:rPr>
          <w:sz w:val="24"/>
          <w:szCs w:val="24"/>
        </w:rPr>
        <w:t xml:space="preserve">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w:t>
      </w:r>
      <w:r w:rsidR="005F2952">
        <w:rPr>
          <w:sz w:val="24"/>
          <w:szCs w:val="24"/>
        </w:rPr>
        <w:t>2</w:t>
      </w:r>
      <w:r w:rsidR="00111564" w:rsidRPr="00AC0541">
        <w:rPr>
          <w:sz w:val="24"/>
          <w:szCs w:val="24"/>
        </w:rPr>
        <w:t xml:space="preserve"> </w:t>
      </w:r>
      <w:r w:rsidRPr="00AC0541">
        <w:rPr>
          <w:sz w:val="24"/>
          <w:szCs w:val="24"/>
        </w:rPr>
        <w:t xml:space="preserve">will be included. </w:t>
      </w:r>
      <w:r w:rsidR="008B719F">
        <w:rPr>
          <w:sz w:val="24"/>
          <w:szCs w:val="24"/>
        </w:rPr>
        <w:t xml:space="preserve">Like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 xml:space="preserve">e factor explaining productivity, </w:t>
      </w:r>
      <w:r w:rsidR="008B719F">
        <w:rPr>
          <w:sz w:val="24"/>
          <w:szCs w:val="24"/>
        </w:rPr>
        <w:t>we find significant effects for all three regressors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7983D597" w:rsidR="00D0261D" w:rsidRPr="00AC0541" w:rsidRDefault="00D0261D" w:rsidP="00D0261D">
      <w:pPr>
        <w:spacing w:line="360" w:lineRule="auto"/>
        <w:rPr>
          <w:sz w:val="24"/>
          <w:szCs w:val="24"/>
        </w:rPr>
      </w:pPr>
      <w:r w:rsidRPr="00AC0541">
        <w:rPr>
          <w:sz w:val="24"/>
          <w:szCs w:val="24"/>
        </w:rPr>
        <w:lastRenderedPageBreak/>
        <w:t>As the increase in the average level of income insurance now feeds directly into the productivity, we observe an increase in productivity compared to the baseline model after 2016</w:t>
      </w:r>
      <w:r w:rsidR="008B719F">
        <w:rPr>
          <w:sz w:val="24"/>
          <w:szCs w:val="24"/>
        </w:rPr>
        <w:t>, observed in the figure below</w:t>
      </w:r>
      <w:r w:rsidRPr="00AC0541">
        <w:rPr>
          <w:sz w:val="24"/>
          <w:szCs w:val="24"/>
        </w:rPr>
        <w:t xml:space="preserve">. </w:t>
      </w:r>
    </w:p>
    <w:p w14:paraId="5E3B4C35" w14:textId="509696C6" w:rsidR="003E500D" w:rsidRDefault="003E500D" w:rsidP="003E500D">
      <w:pPr>
        <w:pStyle w:val="Billedtekst"/>
        <w:keepNext/>
      </w:pPr>
      <w:r>
        <w:t xml:space="preserve">Figure </w:t>
      </w:r>
      <w:fldSimple w:instr=" SEQ Figure \* ARABIC ">
        <w:r w:rsidR="00775321">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64DB03B9" w14:textId="5625E866"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w:t>
      </w:r>
      <w:r w:rsidR="008B719F">
        <w:rPr>
          <w:sz w:val="24"/>
          <w:szCs w:val="24"/>
        </w:rPr>
        <w:t>.</w:t>
      </w:r>
      <w:r w:rsidRPr="00AC0541">
        <w:rPr>
          <w:sz w:val="24"/>
          <w:szCs w:val="24"/>
        </w:rPr>
        <w:t xml:space="preserve"> </w:t>
      </w:r>
      <w:r w:rsidR="008B719F">
        <w:rPr>
          <w:sz w:val="24"/>
          <w:szCs w:val="24"/>
        </w:rPr>
        <w:t>T</w:t>
      </w:r>
      <w:r w:rsidRPr="00AC0541">
        <w:rPr>
          <w:sz w:val="24"/>
          <w:szCs w:val="24"/>
        </w:rPr>
        <w: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00730EA8">
        <w:rPr>
          <w:sz w:val="24"/>
          <w:szCs w:val="24"/>
        </w:rPr>
        <w:t>,</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w:t>
      </w:r>
      <w:r w:rsidR="008B719F">
        <w:rPr>
          <w:sz w:val="24"/>
          <w:szCs w:val="24"/>
        </w:rPr>
        <w:t>.</w:t>
      </w:r>
      <w:r w:rsidRPr="00AC0541">
        <w:rPr>
          <w:sz w:val="24"/>
          <w:szCs w:val="24"/>
        </w:rPr>
        <w:t xml:space="preserve"> </w:t>
      </w:r>
      <w:r w:rsidR="008B719F">
        <w:rPr>
          <w:sz w:val="24"/>
          <w:szCs w:val="24"/>
        </w:rPr>
        <w:t>Looking at the percentage change in unemployment this</w:t>
      </w:r>
      <w:r w:rsidRPr="00AC0541">
        <w:rPr>
          <w:sz w:val="24"/>
          <w:szCs w:val="24"/>
        </w:rPr>
        <w:t xml:space="preserve"> is a 15 percent increase, </w:t>
      </w:r>
      <w:r w:rsidR="008B719F">
        <w:rPr>
          <w:sz w:val="24"/>
          <w:szCs w:val="24"/>
        </w:rPr>
        <w:t>as also</w:t>
      </w:r>
      <w:r w:rsidR="00E65BE3">
        <w:rPr>
          <w:sz w:val="24"/>
          <w:szCs w:val="24"/>
        </w:rPr>
        <w:t xml:space="preserve">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w:t>
      </w:r>
      <w:r w:rsidRPr="00AC0541">
        <w:rPr>
          <w:sz w:val="24"/>
          <w:szCs w:val="24"/>
        </w:rPr>
        <w:t>.</w:t>
      </w:r>
    </w:p>
    <w:p w14:paraId="44C8D805" w14:textId="2BBD4516" w:rsidR="003E500D" w:rsidRDefault="003E500D" w:rsidP="003E500D">
      <w:pPr>
        <w:pStyle w:val="Billedtekst"/>
        <w:keepNext/>
      </w:pPr>
      <w:r>
        <w:lastRenderedPageBreak/>
        <w:t xml:space="preserve">Figure </w:t>
      </w:r>
      <w:fldSimple w:instr=" SEQ Figure \* ARABIC ">
        <w:r w:rsidR="00775321">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3785" cy="2381391"/>
                    </a:xfrm>
                    <a:prstGeom prst="rect">
                      <a:avLst/>
                    </a:prstGeom>
                  </pic:spPr>
                </pic:pic>
              </a:graphicData>
            </a:graphic>
          </wp:inline>
        </w:drawing>
      </w:r>
    </w:p>
    <w:p w14:paraId="2192E8F1" w14:textId="0A661EAA" w:rsidR="00D0261D" w:rsidRDefault="00D0261D" w:rsidP="00D0261D"/>
    <w:p w14:paraId="23DC51BE" w14:textId="05CC082A" w:rsidR="0094247A" w:rsidRPr="00AC0541" w:rsidRDefault="0094247A" w:rsidP="0094247A">
      <w:pPr>
        <w:spacing w:line="360" w:lineRule="auto"/>
        <w:rPr>
          <w:sz w:val="24"/>
          <w:szCs w:val="24"/>
        </w:rPr>
      </w:pPr>
      <w:r w:rsidRPr="00AC0541">
        <w:rPr>
          <w:sz w:val="24"/>
          <w:szCs w:val="24"/>
        </w:rPr>
        <w:t>We find th</w:t>
      </w:r>
      <w:r w:rsidR="009C7F75">
        <w:rPr>
          <w:sz w:val="24"/>
          <w:szCs w:val="24"/>
        </w:rPr>
        <w:t>e effect of the productivity channel to be</w:t>
      </w:r>
      <w:r w:rsidRPr="00AC0541">
        <w:rPr>
          <w:sz w:val="24"/>
          <w:szCs w:val="24"/>
        </w:rPr>
        <w:t xml:space="preserve"> quite large</w:t>
      </w:r>
      <w:r w:rsidR="009C7F75">
        <w:rPr>
          <w:sz w:val="24"/>
          <w:szCs w:val="24"/>
        </w:rPr>
        <w:t>,</w:t>
      </w:r>
      <w:r w:rsidRPr="00AC0541">
        <w:rPr>
          <w:sz w:val="24"/>
          <w:szCs w:val="24"/>
        </w:rPr>
        <w:t xml:space="preserve"> especially compared to the other effects</w:t>
      </w:r>
      <w:r w:rsidR="009C7F75">
        <w:rPr>
          <w:sz w:val="24"/>
          <w:szCs w:val="24"/>
        </w:rPr>
        <w:t xml:space="preserve"> of the previous scenarios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2</w:t>
      </w:r>
      <w:r w:rsidR="009C7F75">
        <w:rPr>
          <w:sz w:val="24"/>
          <w:szCs w:val="24"/>
        </w:rPr>
        <w:t xml:space="preserve">, we presented </w:t>
      </w:r>
      <w:r w:rsidR="00ED3C43">
        <w:rPr>
          <w:sz w:val="24"/>
          <w:szCs w:val="24"/>
        </w:rPr>
        <w:t>literature</w:t>
      </w:r>
      <w:r w:rsidR="00E65BE3">
        <w:rPr>
          <w:sz w:val="24"/>
          <w:szCs w:val="24"/>
        </w:rPr>
        <w:t xml:space="preserve"> showing mixed results regarding the matching effect,</w:t>
      </w:r>
      <w:r w:rsidR="00ED3C43">
        <w:rPr>
          <w:sz w:val="24"/>
          <w:szCs w:val="24"/>
        </w:rPr>
        <w:t xml:space="preserve"> most likely because most </w:t>
      </w:r>
      <w:r w:rsidR="009215B4">
        <w:rPr>
          <w:sz w:val="24"/>
          <w:szCs w:val="24"/>
        </w:rPr>
        <w:t>literature finds</w:t>
      </w:r>
      <w:r w:rsidR="00ED3C43">
        <w:rPr>
          <w:sz w:val="24"/>
          <w:szCs w:val="24"/>
        </w:rPr>
        <w:t xml:space="preserve"> it problematic to find good measures of productivity</w:t>
      </w:r>
      <w:r w:rsidR="009215B4">
        <w:rPr>
          <w:sz w:val="24"/>
          <w:szCs w:val="24"/>
        </w:rPr>
        <w:t xml:space="preserve"> </w:t>
      </w:r>
      <w:r w:rsidR="009215B4">
        <w:rPr>
          <w:sz w:val="24"/>
          <w:szCs w:val="24"/>
        </w:rPr>
        <w:fldChar w:fldCharType="begin" w:fldLock="1"/>
      </w:r>
      <w:r w:rsidR="005634E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9215B4">
        <w:rPr>
          <w:sz w:val="24"/>
          <w:szCs w:val="24"/>
        </w:rPr>
        <w:fldChar w:fldCharType="separate"/>
      </w:r>
      <w:r w:rsidR="009215B4" w:rsidRPr="009215B4">
        <w:rPr>
          <w:noProof/>
          <w:sz w:val="24"/>
          <w:szCs w:val="24"/>
        </w:rPr>
        <w:t>(Andersen et al., 2015)</w:t>
      </w:r>
      <w:r w:rsidR="009215B4">
        <w:rPr>
          <w:sz w:val="24"/>
          <w:szCs w:val="24"/>
        </w:rPr>
        <w:fldChar w:fldCharType="end"/>
      </w:r>
      <w:r w:rsidR="00ED3C43">
        <w:rPr>
          <w:sz w:val="24"/>
          <w:szCs w:val="24"/>
        </w:rPr>
        <w:t xml:space="preserve">. In addition to this, </w:t>
      </w:r>
      <w:r w:rsidR="00ED3C43" w:rsidRPr="003F32AA">
        <w:rPr>
          <w:noProof/>
          <w:sz w:val="24"/>
          <w:szCs w:val="24"/>
        </w:rPr>
        <w:t>Andersen et</w:t>
      </w:r>
      <w:r w:rsidR="00ED3C43">
        <w:rPr>
          <w:noProof/>
          <w:sz w:val="24"/>
          <w:szCs w:val="24"/>
        </w:rPr>
        <w:t xml:space="preserve"> al.</w:t>
      </w:r>
      <w:r w:rsidR="00ED3C43">
        <w:rPr>
          <w:sz w:val="24"/>
          <w:szCs w:val="24"/>
        </w:rPr>
        <w:t xml:space="preserve"> </w:t>
      </w:r>
      <w:r w:rsidR="00ED3C43">
        <w:rPr>
          <w:sz w:val="24"/>
          <w:szCs w:val="24"/>
        </w:rPr>
        <w:fldChar w:fldCharType="begin" w:fldLock="1"/>
      </w:r>
      <w:r w:rsidR="00ED3C4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D3C43">
        <w:rPr>
          <w:sz w:val="24"/>
          <w:szCs w:val="24"/>
        </w:rPr>
        <w:fldChar w:fldCharType="separate"/>
      </w:r>
      <w:r w:rsidR="00ED3C43" w:rsidRPr="003F32AA">
        <w:rPr>
          <w:noProof/>
          <w:sz w:val="24"/>
          <w:szCs w:val="24"/>
        </w:rPr>
        <w:t>(2015)</w:t>
      </w:r>
      <w:r w:rsidR="00ED3C43">
        <w:rPr>
          <w:sz w:val="24"/>
          <w:szCs w:val="24"/>
        </w:rPr>
        <w:fldChar w:fldCharType="end"/>
      </w:r>
      <w:r w:rsidR="00ED3C43">
        <w:rPr>
          <w:sz w:val="24"/>
          <w:szCs w:val="24"/>
        </w:rPr>
        <w:t xml:space="preserve"> </w:t>
      </w:r>
      <w:r w:rsidR="009215B4">
        <w:rPr>
          <w:sz w:val="24"/>
          <w:szCs w:val="24"/>
        </w:rPr>
        <w:t xml:space="preserve">also </w:t>
      </w:r>
      <w:r w:rsidR="00ED3C43">
        <w:rPr>
          <w:sz w:val="24"/>
          <w:szCs w:val="24"/>
        </w:rPr>
        <w:t>present a reverse effect</w:t>
      </w:r>
      <w:r w:rsidR="00E65BE3">
        <w:rPr>
          <w:sz w:val="24"/>
          <w:szCs w:val="24"/>
        </w:rPr>
        <w:t xml:space="preserve"> </w:t>
      </w:r>
      <w:r w:rsidR="00ED3C43">
        <w:rPr>
          <w:sz w:val="24"/>
          <w:szCs w:val="24"/>
        </w:rPr>
        <w:t xml:space="preserve">arguing that extending the unemployment period, should </w:t>
      </w:r>
      <w:r w:rsidR="00E65BE3">
        <w:rPr>
          <w:sz w:val="24"/>
          <w:szCs w:val="24"/>
        </w:rPr>
        <w:t>lower human capital</w:t>
      </w:r>
      <w:r w:rsidR="00ED3C43">
        <w:rPr>
          <w:sz w:val="24"/>
          <w:szCs w:val="24"/>
        </w:rPr>
        <w:t>.</w:t>
      </w:r>
      <w:r w:rsidR="00E65BE3">
        <w:rPr>
          <w:sz w:val="24"/>
          <w:szCs w:val="24"/>
        </w:rPr>
        <w:t xml:space="preserve"> </w:t>
      </w:r>
      <w:r w:rsidR="00ED3C43">
        <w:rPr>
          <w:sz w:val="24"/>
          <w:szCs w:val="24"/>
        </w:rPr>
        <w:t>This effect seems hard to capture,</w:t>
      </w:r>
      <w:r w:rsidR="00E65BE3">
        <w:rPr>
          <w:sz w:val="24"/>
          <w:szCs w:val="24"/>
        </w:rPr>
        <w:t xml:space="preserve"> as this is also affected by the active policy for the labor market. For this </w:t>
      </w:r>
      <w:r w:rsidR="000C2886">
        <w:rPr>
          <w:sz w:val="24"/>
          <w:szCs w:val="24"/>
        </w:rPr>
        <w:t xml:space="preserve">reason, </w:t>
      </w:r>
      <w:r w:rsidR="009215B4">
        <w:rPr>
          <w:sz w:val="24"/>
          <w:szCs w:val="24"/>
        </w:rPr>
        <w:t xml:space="preserve">we will exclude the productivity channel in the next scenario, </w:t>
      </w:r>
      <w:r w:rsidR="000C2886">
        <w:rPr>
          <w:sz w:val="24"/>
          <w:szCs w:val="24"/>
        </w:rPr>
        <w:t xml:space="preserve">when </w:t>
      </w:r>
      <w:r w:rsidR="009215B4">
        <w:rPr>
          <w:sz w:val="24"/>
          <w:szCs w:val="24"/>
        </w:rPr>
        <w:t>including multiple channels at once</w:t>
      </w:r>
      <w:r w:rsidR="00A32105" w:rsidRPr="00967F45">
        <w:rPr>
          <w:rStyle w:val="Fodnotehenvisning"/>
        </w:rPr>
        <w:footnoteReference w:id="16"/>
      </w:r>
      <w:r w:rsidR="000C2886">
        <w:rPr>
          <w:sz w:val="24"/>
          <w:szCs w:val="24"/>
        </w:rPr>
        <w:t>.</w:t>
      </w:r>
    </w:p>
    <w:p w14:paraId="603A1951" w14:textId="116C80A8" w:rsidR="009954FC" w:rsidRDefault="009954FC" w:rsidP="009954FC">
      <w:pPr>
        <w:pStyle w:val="Overskrift2"/>
      </w:pPr>
      <w:r>
        <w:t xml:space="preserve">Scenario </w:t>
      </w:r>
      <w:r w:rsidR="009D7887">
        <w:t>6</w:t>
      </w:r>
      <w:r w:rsidR="00D41C51">
        <w:t>:</w:t>
      </w:r>
      <w:r>
        <w:t xml:space="preserve"> </w:t>
      </w:r>
      <w:r w:rsidR="00D41C51">
        <w:t>including multiple channels</w:t>
      </w:r>
    </w:p>
    <w:p w14:paraId="151C4F76" w14:textId="427AC89B" w:rsidR="00874529" w:rsidRDefault="00874529" w:rsidP="00874529"/>
    <w:p w14:paraId="2D519D36" w14:textId="33851159" w:rsidR="009E3EAA" w:rsidRPr="00AC0541" w:rsidRDefault="00BC52F4" w:rsidP="009E3EAA">
      <w:pPr>
        <w:spacing w:line="360" w:lineRule="auto"/>
        <w:rPr>
          <w:sz w:val="24"/>
          <w:szCs w:val="24"/>
        </w:rPr>
      </w:pPr>
      <w:r w:rsidRPr="00AC0541">
        <w:rPr>
          <w:sz w:val="24"/>
          <w:szCs w:val="24"/>
        </w:rPr>
        <w:t>In the previous scenarios</w:t>
      </w:r>
      <w:r w:rsidR="00D41C51">
        <w:rPr>
          <w:sz w:val="24"/>
          <w:szCs w:val="24"/>
        </w:rPr>
        <w:t>,</w:t>
      </w:r>
      <w:r w:rsidRPr="00AC0541">
        <w:rPr>
          <w:sz w:val="24"/>
          <w:szCs w:val="24"/>
        </w:rPr>
        <w:t xml:space="preserve"> we</w:t>
      </w:r>
      <w:r w:rsidR="00D41C51">
        <w:rPr>
          <w:sz w:val="24"/>
          <w:szCs w:val="24"/>
        </w:rPr>
        <w:t xml:space="preserve"> have analyzed the five macroeconomic channels explained in section 2,</w:t>
      </w:r>
      <w:r w:rsidRPr="00AC0541">
        <w:rPr>
          <w:sz w:val="24"/>
          <w:szCs w:val="24"/>
        </w:rPr>
        <w:t xml:space="preserve"> </w:t>
      </w:r>
      <w:r w:rsidR="00D41C51">
        <w:rPr>
          <w:sz w:val="24"/>
          <w:szCs w:val="24"/>
        </w:rPr>
        <w:t>looking at how they independently affected the economy and most importantly for our paper unemployment</w:t>
      </w:r>
      <w:r w:rsidR="009E3EAA" w:rsidRPr="00AC0541">
        <w:rPr>
          <w:sz w:val="24"/>
          <w:szCs w:val="24"/>
        </w:rPr>
        <w:t xml:space="preserve">. </w:t>
      </w:r>
      <w:r w:rsidR="00874529" w:rsidRPr="00AC0541">
        <w:rPr>
          <w:sz w:val="24"/>
          <w:szCs w:val="24"/>
        </w:rPr>
        <w:t>Now, we will introduce a scenario including the channels</w:t>
      </w:r>
      <w:r w:rsidR="00D41C51">
        <w:rPr>
          <w:sz w:val="24"/>
          <w:szCs w:val="24"/>
        </w:rPr>
        <w:t xml:space="preserve"> from scenario 1-4</w:t>
      </w:r>
      <w:r w:rsidR="00874529" w:rsidRPr="00AC0541">
        <w:rPr>
          <w:sz w:val="24"/>
          <w:szCs w:val="24"/>
        </w:rPr>
        <w:t xml:space="preserve"> at once, </w:t>
      </w:r>
      <w:r w:rsidR="00D41C51">
        <w:rPr>
          <w:sz w:val="24"/>
          <w:szCs w:val="24"/>
        </w:rPr>
        <w:t xml:space="preserve">as </w:t>
      </w:r>
      <w:r w:rsidR="00874529" w:rsidRPr="00AC0541">
        <w:rPr>
          <w:sz w:val="24"/>
          <w:szCs w:val="24"/>
        </w:rPr>
        <w:t xml:space="preserve">doing this </w:t>
      </w:r>
      <w:r w:rsidR="00D41C51">
        <w:rPr>
          <w:sz w:val="24"/>
          <w:szCs w:val="24"/>
        </w:rPr>
        <w:t>will</w:t>
      </w:r>
      <w:r w:rsidR="00874529" w:rsidRPr="00AC0541">
        <w:rPr>
          <w:sz w:val="24"/>
          <w:szCs w:val="24"/>
        </w:rPr>
        <w:t xml:space="preserve"> allow</w:t>
      </w:r>
      <w:r w:rsidR="00D41C51">
        <w:rPr>
          <w:sz w:val="24"/>
          <w:szCs w:val="24"/>
        </w:rPr>
        <w:t xml:space="preserve"> </w:t>
      </w:r>
      <w:r w:rsidR="00874529" w:rsidRPr="00AC0541">
        <w:rPr>
          <w:sz w:val="24"/>
          <w:szCs w:val="24"/>
        </w:rPr>
        <w:t>the effects of</w:t>
      </w:r>
      <w:r w:rsidR="009E3EAA" w:rsidRPr="00AC0541">
        <w:rPr>
          <w:sz w:val="24"/>
          <w:szCs w:val="24"/>
        </w:rPr>
        <w:t xml:space="preserve"> one</w:t>
      </w:r>
      <w:r w:rsidR="00874529" w:rsidRPr="00AC0541">
        <w:rPr>
          <w:sz w:val="24"/>
          <w:szCs w:val="24"/>
        </w:rPr>
        <w:t xml:space="preserve"> channel to feed into other channels. </w:t>
      </w:r>
      <w:r w:rsidR="00D41C51">
        <w:rPr>
          <w:sz w:val="24"/>
          <w:szCs w:val="24"/>
        </w:rPr>
        <w:t>Again, w</w:t>
      </w:r>
      <w:r w:rsidR="00874529" w:rsidRPr="00AC0541">
        <w:rPr>
          <w:sz w:val="24"/>
          <w:szCs w:val="24"/>
        </w:rPr>
        <w:t>e will focus on the effects</w:t>
      </w:r>
      <w:r w:rsidR="00D41C51">
        <w:rPr>
          <w:sz w:val="24"/>
          <w:szCs w:val="24"/>
        </w:rPr>
        <w:t xml:space="preserve"> found</w:t>
      </w:r>
      <w:r w:rsidR="00874529" w:rsidRPr="00AC0541">
        <w:rPr>
          <w:sz w:val="24"/>
          <w:szCs w:val="24"/>
        </w:rPr>
        <w:t xml:space="preserve"> on unemployment,</w:t>
      </w:r>
      <w:r w:rsidR="00D41C51">
        <w:rPr>
          <w:sz w:val="24"/>
          <w:szCs w:val="24"/>
        </w:rPr>
        <w:t xml:space="preserve"> but will also include the effects found on the</w:t>
      </w:r>
      <w:r w:rsidR="00874529" w:rsidRPr="00AC0541">
        <w:rPr>
          <w:sz w:val="24"/>
          <w:szCs w:val="24"/>
        </w:rPr>
        <w:t xml:space="preserve"> </w:t>
      </w:r>
      <w:r w:rsidR="009E3EAA" w:rsidRPr="00AC0541">
        <w:rPr>
          <w:sz w:val="24"/>
          <w:szCs w:val="24"/>
        </w:rPr>
        <w:t>g</w:t>
      </w:r>
      <w:r w:rsidR="00874529" w:rsidRPr="00AC0541">
        <w:rPr>
          <w:sz w:val="24"/>
          <w:szCs w:val="24"/>
        </w:rPr>
        <w:t>overnment net-lending</w:t>
      </w:r>
      <w:r w:rsidR="000F288B">
        <w:rPr>
          <w:sz w:val="24"/>
          <w:szCs w:val="24"/>
        </w:rPr>
        <w:t>,</w:t>
      </w:r>
      <w:r w:rsidR="00874529" w:rsidRPr="00AC0541">
        <w:rPr>
          <w:sz w:val="24"/>
          <w:szCs w:val="24"/>
        </w:rPr>
        <w:t xml:space="preserve"> and </w:t>
      </w:r>
      <w:r w:rsidR="00D41C51" w:rsidRPr="00AC0541">
        <w:rPr>
          <w:sz w:val="24"/>
          <w:szCs w:val="24"/>
        </w:rPr>
        <w:t>GDP</w:t>
      </w:r>
      <w:r w:rsidR="00D41C51">
        <w:rPr>
          <w:sz w:val="24"/>
          <w:szCs w:val="24"/>
        </w:rPr>
        <w:t xml:space="preserve"> </w:t>
      </w:r>
      <w:r w:rsidR="000F288B">
        <w:rPr>
          <w:sz w:val="24"/>
          <w:szCs w:val="24"/>
        </w:rPr>
        <w:t>to</w:t>
      </w:r>
      <w:r w:rsidR="00874529" w:rsidRPr="00AC0541">
        <w:rPr>
          <w:sz w:val="24"/>
          <w:szCs w:val="24"/>
        </w:rPr>
        <w:t xml:space="preserve"> compar</w:t>
      </w:r>
      <w:r w:rsidR="00D41C51">
        <w:rPr>
          <w:sz w:val="24"/>
          <w:szCs w:val="24"/>
        </w:rPr>
        <w:t>e</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 xml:space="preserve">As argued </w:t>
      </w:r>
      <w:r w:rsidR="000C2886">
        <w:rPr>
          <w:sz w:val="24"/>
          <w:szCs w:val="24"/>
        </w:rPr>
        <w:lastRenderedPageBreak/>
        <w:t xml:space="preserve">in </w:t>
      </w:r>
      <w:r w:rsidR="00D41C51">
        <w:rPr>
          <w:sz w:val="24"/>
          <w:szCs w:val="24"/>
        </w:rPr>
        <w:t>the previous section,</w:t>
      </w:r>
      <w:r w:rsidR="000C2886">
        <w:rPr>
          <w:sz w:val="24"/>
          <w:szCs w:val="24"/>
        </w:rPr>
        <w:t xml:space="preserve"> we do not include the productivity </w:t>
      </w:r>
      <w:r w:rsidR="009518A8">
        <w:rPr>
          <w:sz w:val="24"/>
          <w:szCs w:val="24"/>
        </w:rPr>
        <w:t>channel</w:t>
      </w:r>
      <w:r w:rsidR="0030303A">
        <w:rPr>
          <w:sz w:val="24"/>
          <w:szCs w:val="24"/>
        </w:rPr>
        <w:t xml:space="preserve"> in this scenario,</w:t>
      </w:r>
      <w:r w:rsidR="009518A8">
        <w:rPr>
          <w:sz w:val="24"/>
          <w:szCs w:val="24"/>
        </w:rPr>
        <w:t xml:space="preserve"> as we find the </w:t>
      </w:r>
      <w:r w:rsidR="009E3EAA" w:rsidRPr="00AC0541">
        <w:rPr>
          <w:sz w:val="24"/>
          <w:szCs w:val="24"/>
        </w:rPr>
        <w:t xml:space="preserve">results of </w:t>
      </w:r>
      <w:r w:rsidR="009518A8">
        <w:rPr>
          <w:sz w:val="24"/>
          <w:szCs w:val="24"/>
        </w:rPr>
        <w:t>this channel</w:t>
      </w:r>
      <w:r w:rsidR="009E3EAA" w:rsidRPr="00AC0541">
        <w:rPr>
          <w:sz w:val="24"/>
          <w:szCs w:val="24"/>
        </w:rPr>
        <w:t xml:space="preserve"> quite radical</w:t>
      </w:r>
      <w:r w:rsidR="0030303A">
        <w:rPr>
          <w:sz w:val="24"/>
          <w:szCs w:val="24"/>
        </w:rPr>
        <w:t xml:space="preserve">. At the same </w:t>
      </w:r>
      <w:r w:rsidR="00B25D84">
        <w:rPr>
          <w:sz w:val="24"/>
          <w:szCs w:val="24"/>
        </w:rPr>
        <w:t>time,</w:t>
      </w:r>
      <w:r w:rsidR="0030303A">
        <w:rPr>
          <w:sz w:val="24"/>
          <w:szCs w:val="24"/>
        </w:rPr>
        <w:t xml:space="preserve"> we</w:t>
      </w:r>
      <w:r w:rsidR="009518A8">
        <w:rPr>
          <w:sz w:val="24"/>
          <w:szCs w:val="24"/>
        </w:rPr>
        <w:t xml:space="preserve"> also find</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w:t>
      </w:r>
      <w:r w:rsidR="00B25D84">
        <w:rPr>
          <w:sz w:val="24"/>
          <w:szCs w:val="24"/>
        </w:rPr>
        <w:t>to show mixed results of</w:t>
      </w:r>
      <w:r w:rsidR="009E3EAA" w:rsidRPr="00AC0541">
        <w:rPr>
          <w:sz w:val="24"/>
          <w:szCs w:val="24"/>
        </w:rPr>
        <w:t xml:space="preserve"> the matching effects</w:t>
      </w:r>
      <w:r w:rsidR="000F288B">
        <w:rPr>
          <w:sz w:val="24"/>
          <w:szCs w:val="24"/>
        </w:rPr>
        <w:t xml:space="preserve"> when changing the level of income insurance</w:t>
      </w:r>
      <w:r w:rsidR="009E3EAA" w:rsidRPr="00AC0541">
        <w:rPr>
          <w:sz w:val="24"/>
          <w:szCs w:val="24"/>
        </w:rPr>
        <w:t xml:space="preserve">, </w:t>
      </w:r>
      <w:r w:rsidR="009518A8">
        <w:rPr>
          <w:sz w:val="24"/>
          <w:szCs w:val="24"/>
        </w:rPr>
        <w:t xml:space="preserve">leaving us to not trust </w:t>
      </w:r>
      <w:r w:rsidR="00C87AA6" w:rsidRPr="00AC0541">
        <w:rPr>
          <w:sz w:val="24"/>
          <w:szCs w:val="24"/>
        </w:rPr>
        <w:t>the effects found in the previous scenario</w:t>
      </w:r>
      <w:r w:rsidR="009E3EAA" w:rsidRPr="00AC0541">
        <w:rPr>
          <w:sz w:val="24"/>
          <w:szCs w:val="24"/>
        </w:rPr>
        <w:t>.</w:t>
      </w:r>
    </w:p>
    <w:p w14:paraId="29FA300C" w14:textId="12F74798" w:rsidR="00874529" w:rsidRPr="00AC0541" w:rsidRDefault="00274B3E" w:rsidP="00007D2E">
      <w:pPr>
        <w:spacing w:line="360" w:lineRule="auto"/>
        <w:rPr>
          <w:sz w:val="24"/>
          <w:szCs w:val="24"/>
        </w:rPr>
      </w:pPr>
      <w:r>
        <w:rPr>
          <w:sz w:val="24"/>
          <w:szCs w:val="24"/>
        </w:rPr>
        <w:t xml:space="preserve">Looking at the </w:t>
      </w:r>
      <w:r w:rsidR="00874529" w:rsidRPr="00AC0541">
        <w:rPr>
          <w:sz w:val="24"/>
          <w:szCs w:val="24"/>
        </w:rPr>
        <w:t>independent effects</w:t>
      </w:r>
      <w:r>
        <w:rPr>
          <w:sz w:val="24"/>
          <w:szCs w:val="24"/>
        </w:rPr>
        <w:t>, we found</w:t>
      </w:r>
      <w:r w:rsidR="00874529" w:rsidRPr="00AC0541">
        <w:rPr>
          <w:sz w:val="24"/>
          <w:szCs w:val="24"/>
        </w:rPr>
        <w:t xml:space="preserve"> the wage channel to be the most dominant also indicated</w:t>
      </w:r>
      <w:r w:rsidR="006545D7" w:rsidRPr="00AC0541">
        <w:rPr>
          <w:sz w:val="24"/>
          <w:szCs w:val="24"/>
        </w:rPr>
        <w:t xml:space="preserve"> in the plot</w:t>
      </w:r>
      <w:r w:rsidR="00874529" w:rsidRPr="00AC0541">
        <w:rPr>
          <w:sz w:val="24"/>
          <w:szCs w:val="24"/>
        </w:rPr>
        <w:t xml:space="preserve"> below. </w:t>
      </w:r>
      <w:r w:rsidR="00946A96">
        <w:rPr>
          <w:sz w:val="24"/>
          <w:szCs w:val="24"/>
        </w:rPr>
        <w:t>But as we include</w:t>
      </w:r>
      <w:r w:rsidR="00007D2E" w:rsidRPr="00AC0541">
        <w:rPr>
          <w:sz w:val="24"/>
          <w:szCs w:val="24"/>
        </w:rPr>
        <w:t xml:space="preserve"> the effects</w:t>
      </w:r>
      <w:r w:rsidR="00946A96">
        <w:rPr>
          <w:sz w:val="24"/>
          <w:szCs w:val="24"/>
        </w:rPr>
        <w:t xml:space="preserve"> of scenario 1-4</w:t>
      </w:r>
      <w:r w:rsidR="00007D2E" w:rsidRPr="00AC0541">
        <w:rPr>
          <w:sz w:val="24"/>
          <w:szCs w:val="24"/>
        </w:rPr>
        <w:t xml:space="preserve"> together</w:t>
      </w:r>
      <w:r w:rsidR="00946A96">
        <w:rPr>
          <w:sz w:val="24"/>
          <w:szCs w:val="24"/>
        </w:rPr>
        <w:t>,</w:t>
      </w:r>
      <w:r w:rsidR="00007D2E" w:rsidRPr="00AC0541">
        <w:rPr>
          <w:sz w:val="24"/>
          <w:szCs w:val="24"/>
        </w:rPr>
        <w:t xml:space="preserve"> w</w:t>
      </w:r>
      <w:r w:rsidR="00874529" w:rsidRPr="00AC0541">
        <w:rPr>
          <w:sz w:val="24"/>
          <w:szCs w:val="24"/>
        </w:rPr>
        <w:t>e see a</w:t>
      </w:r>
      <w:r w:rsidR="00946A96">
        <w:rPr>
          <w:sz w:val="24"/>
          <w:szCs w:val="24"/>
        </w:rPr>
        <w:t xml:space="preserve"> further</w:t>
      </w:r>
      <w:r w:rsidR="00874529" w:rsidRPr="00AC0541">
        <w:rPr>
          <w:sz w:val="24"/>
          <w:szCs w:val="24"/>
        </w:rPr>
        <w:t xml:space="preserve"> increase </w:t>
      </w:r>
      <w:r w:rsidR="006545D7" w:rsidRPr="00AC0541">
        <w:rPr>
          <w:sz w:val="24"/>
          <w:szCs w:val="24"/>
        </w:rPr>
        <w:t>of</w:t>
      </w:r>
      <w:r w:rsidR="00874529" w:rsidRPr="00AC0541">
        <w:rPr>
          <w:sz w:val="24"/>
          <w:szCs w:val="24"/>
        </w:rPr>
        <w:t xml:space="preserve"> almost 1000</w:t>
      </w:r>
      <w:r w:rsidR="006545D7" w:rsidRPr="00AC0541">
        <w:rPr>
          <w:sz w:val="24"/>
          <w:szCs w:val="24"/>
        </w:rPr>
        <w:t xml:space="preserve"> </w:t>
      </w:r>
      <w:r w:rsidR="00946A96">
        <w:rPr>
          <w:sz w:val="24"/>
          <w:szCs w:val="24"/>
        </w:rPr>
        <w:t>in</w:t>
      </w:r>
      <w:r w:rsidR="006545D7" w:rsidRPr="00AC0541">
        <w:rPr>
          <w:sz w:val="24"/>
          <w:szCs w:val="24"/>
        </w:rPr>
        <w:t xml:space="preserve"> </w:t>
      </w:r>
      <w:r w:rsidR="00007D2E" w:rsidRPr="00AC0541">
        <w:rPr>
          <w:sz w:val="24"/>
          <w:szCs w:val="24"/>
        </w:rPr>
        <w:t>unemployment</w:t>
      </w:r>
      <w:r w:rsidR="00946A96">
        <w:rPr>
          <w:sz w:val="24"/>
          <w:szCs w:val="24"/>
        </w:rPr>
        <w: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946A96">
        <w:rPr>
          <w:sz w:val="24"/>
          <w:szCs w:val="24"/>
        </w:rPr>
        <w:t xml:space="preserve"> as in scenario 2</w:t>
      </w:r>
      <w:r w:rsidR="00720B17" w:rsidRPr="00AC0541">
        <w:rPr>
          <w:sz w:val="24"/>
          <w:szCs w:val="24"/>
        </w:rPr>
        <w:t>. We attribute this increase of 1000 people</w:t>
      </w:r>
      <w:r w:rsidR="00D242A7" w:rsidRPr="00AC0541">
        <w:rPr>
          <w:sz w:val="24"/>
          <w:szCs w:val="24"/>
        </w:rPr>
        <w:t xml:space="preserve"> </w:t>
      </w:r>
      <w:r w:rsidR="00720B17" w:rsidRPr="00AC0541">
        <w:rPr>
          <w:sz w:val="24"/>
          <w:szCs w:val="24"/>
        </w:rPr>
        <w:t>to the LF-channel, as the wage channel increase</w:t>
      </w:r>
      <w:r w:rsidR="00946A96">
        <w:rPr>
          <w:sz w:val="24"/>
          <w:szCs w:val="24"/>
        </w:rPr>
        <w:t>s the</w:t>
      </w:r>
      <w:r w:rsidR="00720B17" w:rsidRPr="00AC0541">
        <w:rPr>
          <w:sz w:val="24"/>
          <w:szCs w:val="24"/>
        </w:rPr>
        <w:t xml:space="preserve"> unemployment</w:t>
      </w:r>
      <w:r w:rsidR="00946A96">
        <w:rPr>
          <w:sz w:val="24"/>
          <w:szCs w:val="24"/>
        </w:rPr>
        <w:t xml:space="preserve"> rate</w:t>
      </w:r>
      <w:r w:rsidR="00720B17" w:rsidRPr="00AC0541">
        <w:rPr>
          <w:sz w:val="24"/>
          <w:szCs w:val="24"/>
        </w:rPr>
        <w:t xml:space="preserve">, </w:t>
      </w:r>
      <w:r w:rsidR="00946A96">
        <w:rPr>
          <w:sz w:val="24"/>
          <w:szCs w:val="24"/>
        </w:rPr>
        <w:t xml:space="preserve">hereafter, </w:t>
      </w:r>
      <w:r w:rsidR="00720B17" w:rsidRPr="00AC0541">
        <w:rPr>
          <w:sz w:val="24"/>
          <w:szCs w:val="24"/>
        </w:rPr>
        <w:t>decreas</w:t>
      </w:r>
      <w:r w:rsidR="00946A96">
        <w:rPr>
          <w:sz w:val="24"/>
          <w:szCs w:val="24"/>
        </w:rPr>
        <w:t>ing</w:t>
      </w:r>
      <w:r w:rsidR="00720B17" w:rsidRPr="00AC0541">
        <w:rPr>
          <w:sz w:val="24"/>
          <w:szCs w:val="24"/>
        </w:rPr>
        <w:t xml:space="preserve"> the labor force</w:t>
      </w:r>
      <w:r w:rsidR="006545D7" w:rsidRPr="00AC0541">
        <w:rPr>
          <w:sz w:val="24"/>
          <w:szCs w:val="24"/>
        </w:rPr>
        <w:t xml:space="preserve"> by approximately 750 people</w:t>
      </w:r>
      <w:r w:rsidR="00946A96">
        <w:rPr>
          <w:sz w:val="24"/>
          <w:szCs w:val="24"/>
        </w:rPr>
        <w:t>. The decrease of the labor force</w:t>
      </w:r>
      <w:r w:rsidR="00720B17" w:rsidRPr="00AC0541">
        <w:rPr>
          <w:sz w:val="24"/>
          <w:szCs w:val="24"/>
        </w:rPr>
        <w:t xml:space="preserve"> </w:t>
      </w:r>
      <w:r w:rsidR="00946A96">
        <w:rPr>
          <w:sz w:val="24"/>
          <w:szCs w:val="24"/>
        </w:rPr>
        <w:t>then</w:t>
      </w:r>
      <w:r w:rsidR="00720B17" w:rsidRPr="00AC0541">
        <w:rPr>
          <w:sz w:val="24"/>
          <w:szCs w:val="24"/>
        </w:rPr>
        <w:t xml:space="preserve"> lower</w:t>
      </w:r>
      <w:r w:rsidR="00946A96">
        <w:rPr>
          <w:sz w:val="24"/>
          <w:szCs w:val="24"/>
        </w:rPr>
        <w:t>s the</w:t>
      </w:r>
      <w:r w:rsidR="00720B17" w:rsidRPr="00AC0541">
        <w:rPr>
          <w:sz w:val="24"/>
          <w:szCs w:val="24"/>
        </w:rPr>
        <w:t xml:space="preserve"> </w:t>
      </w:r>
      <w:r w:rsidR="006B378A" w:rsidRPr="00AC0541">
        <w:rPr>
          <w:sz w:val="24"/>
          <w:szCs w:val="24"/>
        </w:rPr>
        <w:t>economic activity thereby lowering the employment. We</w:t>
      </w:r>
      <w:r w:rsidR="00946A96">
        <w:rPr>
          <w:sz w:val="24"/>
          <w:szCs w:val="24"/>
        </w:rPr>
        <w:t xml:space="preserve"> find</w:t>
      </w:r>
      <w:r w:rsidR="006B378A" w:rsidRPr="00AC0541">
        <w:rPr>
          <w:sz w:val="24"/>
          <w:szCs w:val="24"/>
        </w:rPr>
        <w:t xml:space="preserve"> that the fall in</w:t>
      </w:r>
      <w:r w:rsidR="00946A96">
        <w:rPr>
          <w:sz w:val="24"/>
          <w:szCs w:val="24"/>
        </w:rPr>
        <w:t xml:space="preserve"> </w:t>
      </w:r>
      <w:r w:rsidR="006B378A" w:rsidRPr="00AC0541">
        <w:rPr>
          <w:sz w:val="24"/>
          <w:szCs w:val="24"/>
        </w:rPr>
        <w:t xml:space="preserve">employment is </w:t>
      </w:r>
      <w:r w:rsidR="00946A96">
        <w:rPr>
          <w:sz w:val="24"/>
          <w:szCs w:val="24"/>
        </w:rPr>
        <w:t xml:space="preserve">actually </w:t>
      </w:r>
      <w:r w:rsidR="006B378A" w:rsidRPr="00AC0541">
        <w:rPr>
          <w:sz w:val="24"/>
          <w:szCs w:val="24"/>
        </w:rPr>
        <w:t>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F288B">
        <w:rPr>
          <w:sz w:val="24"/>
          <w:szCs w:val="24"/>
        </w:rPr>
        <w:t>,</w:t>
      </w:r>
      <w:r w:rsidR="000E2DF7" w:rsidRPr="00AC0541">
        <w:rPr>
          <w:sz w:val="24"/>
          <w:szCs w:val="24"/>
        </w:rPr>
        <w:t xml:space="preserve"> </w:t>
      </w:r>
      <w:r w:rsidR="00147306" w:rsidRPr="00AC0541">
        <w:rPr>
          <w:sz w:val="24"/>
          <w:szCs w:val="24"/>
        </w:rPr>
        <w:t>t</w:t>
      </w:r>
      <w:r w:rsidR="000E2DF7" w:rsidRPr="00AC0541">
        <w:rPr>
          <w:sz w:val="24"/>
          <w:szCs w:val="24"/>
        </w:rPr>
        <w:t>he total effect on unemployment when including</w:t>
      </w:r>
      <w:r w:rsidR="00946A96">
        <w:rPr>
          <w:sz w:val="24"/>
          <w:szCs w:val="24"/>
        </w:rPr>
        <w:t xml:space="preserve"> the</w:t>
      </w:r>
      <w:r w:rsidR="000E2DF7" w:rsidRPr="00AC0541">
        <w:rPr>
          <w:sz w:val="24"/>
          <w:szCs w:val="24"/>
        </w:rPr>
        <w:t xml:space="preserve"> channels</w:t>
      </w:r>
      <w:r w:rsidR="00946A96">
        <w:rPr>
          <w:sz w:val="24"/>
          <w:szCs w:val="24"/>
        </w:rPr>
        <w:t xml:space="preserve"> from scenario 1-4</w:t>
      </w:r>
      <w:r w:rsidR="000E2DF7" w:rsidRPr="00AC0541">
        <w:rPr>
          <w:sz w:val="24"/>
          <w:szCs w:val="24"/>
        </w:rPr>
        <w:t xml:space="preserve"> </w:t>
      </w:r>
      <w:r w:rsidR="00147306" w:rsidRPr="00AC0541">
        <w:rPr>
          <w:sz w:val="24"/>
          <w:szCs w:val="24"/>
        </w:rPr>
        <w:t>turns out to be</w:t>
      </w:r>
      <w:r w:rsidR="000E2DF7" w:rsidRPr="00AC0541">
        <w:rPr>
          <w:sz w:val="24"/>
          <w:szCs w:val="24"/>
        </w:rPr>
        <w:t xml:space="preserve"> an increase of 2362 people. </w:t>
      </w:r>
    </w:p>
    <w:p w14:paraId="5C18AF28" w14:textId="768EA3E0" w:rsidR="003E500D" w:rsidRDefault="003E500D" w:rsidP="003E500D">
      <w:pPr>
        <w:pStyle w:val="Billedtekst"/>
        <w:keepNext/>
      </w:pPr>
      <w:r>
        <w:t xml:space="preserve">Figure </w:t>
      </w:r>
      <w:fldSimple w:instr=" SEQ Figure \* ARABIC ">
        <w:r w:rsidR="00775321">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49794ABB" w14:textId="74B91A6B" w:rsidR="00874529" w:rsidRPr="00AC0541" w:rsidRDefault="00871621" w:rsidP="00DD6234">
      <w:pPr>
        <w:spacing w:line="360" w:lineRule="auto"/>
        <w:rPr>
          <w:sz w:val="24"/>
          <w:szCs w:val="24"/>
        </w:rPr>
      </w:pPr>
      <w:r>
        <w:rPr>
          <w:sz w:val="24"/>
          <w:szCs w:val="24"/>
        </w:rPr>
        <w:t>Looking at</w:t>
      </w:r>
      <w:r w:rsidR="00874529" w:rsidRPr="00AC0541">
        <w:rPr>
          <w:sz w:val="24"/>
          <w:szCs w:val="24"/>
        </w:rPr>
        <w:t xml:space="preserve"> the change in Government </w:t>
      </w:r>
      <w:r w:rsidR="00AD4320" w:rsidRPr="00AC0541">
        <w:rPr>
          <w:sz w:val="24"/>
          <w:szCs w:val="24"/>
        </w:rPr>
        <w:t>net-</w:t>
      </w:r>
      <w:r w:rsidRPr="00AC0541">
        <w:rPr>
          <w:sz w:val="24"/>
          <w:szCs w:val="24"/>
        </w:rPr>
        <w:t>lending</w:t>
      </w:r>
      <w:r w:rsidR="000F288B">
        <w:rPr>
          <w:sz w:val="24"/>
          <w:szCs w:val="24"/>
        </w:rPr>
        <w:t xml:space="preserve"> shown below</w:t>
      </w:r>
      <w:r>
        <w:rPr>
          <w:sz w:val="24"/>
          <w:szCs w:val="24"/>
        </w:rPr>
        <w:t>,</w:t>
      </w:r>
      <w:r w:rsidR="00AD4320" w:rsidRPr="00AC0541">
        <w:rPr>
          <w:sz w:val="24"/>
          <w:szCs w:val="24"/>
        </w:rPr>
        <w:t xml:space="preserve"> </w:t>
      </w:r>
      <w:r w:rsidR="00874529" w:rsidRPr="00AC0541">
        <w:rPr>
          <w:sz w:val="24"/>
          <w:szCs w:val="24"/>
        </w:rPr>
        <w:t xml:space="preserve">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w:t>
      </w:r>
      <w:r w:rsidR="006B378A" w:rsidRPr="00AC0541">
        <w:rPr>
          <w:sz w:val="24"/>
          <w:szCs w:val="24"/>
        </w:rPr>
        <w:lastRenderedPageBreak/>
        <w:t>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 xml:space="preserve">higher amount of unemployed increasing the payments from the government towards the </w:t>
      </w:r>
      <w:r>
        <w:rPr>
          <w:sz w:val="24"/>
          <w:szCs w:val="24"/>
        </w:rPr>
        <w:t>IS-</w:t>
      </w:r>
      <w:r w:rsidR="000E2DF7" w:rsidRPr="00AC0541">
        <w:rPr>
          <w:sz w:val="24"/>
          <w:szCs w:val="24"/>
        </w:rPr>
        <w:t>program</w:t>
      </w:r>
      <w:r w:rsidR="006B378A" w:rsidRPr="00AC0541">
        <w:rPr>
          <w:sz w:val="24"/>
          <w:szCs w:val="24"/>
        </w:rPr>
        <w:t xml:space="preserve">. </w:t>
      </w:r>
    </w:p>
    <w:p w14:paraId="24CD84B7" w14:textId="13E6A6B0" w:rsidR="003E500D" w:rsidRDefault="003E500D" w:rsidP="003E500D">
      <w:pPr>
        <w:pStyle w:val="Billedtekst"/>
        <w:keepNext/>
      </w:pPr>
      <w:r>
        <w:t xml:space="preserve">Figure </w:t>
      </w:r>
      <w:fldSimple w:instr=" SEQ Figure \* ARABIC ">
        <w:r w:rsidR="00775321">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6100DA34" w14:textId="539D64F8" w:rsidR="006D2B78" w:rsidRPr="00AC0541" w:rsidRDefault="00871621" w:rsidP="00DD6234">
      <w:pPr>
        <w:spacing w:line="360" w:lineRule="auto"/>
        <w:rPr>
          <w:sz w:val="24"/>
          <w:szCs w:val="24"/>
        </w:rPr>
      </w:pPr>
      <w:r>
        <w:rPr>
          <w:sz w:val="24"/>
          <w:szCs w:val="24"/>
        </w:rPr>
        <w:t>Turning to GDP,</w:t>
      </w:r>
      <w:r w:rsidR="00007D2E" w:rsidRPr="00AC0541">
        <w:rPr>
          <w:sz w:val="24"/>
          <w:szCs w:val="24"/>
        </w:rPr>
        <w:t xml:space="preserve">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xml:space="preserve">, making the fall in GDP larger when including </w:t>
      </w:r>
      <w:r w:rsidR="000F288B">
        <w:rPr>
          <w:sz w:val="24"/>
          <w:szCs w:val="24"/>
        </w:rPr>
        <w:t>the</w:t>
      </w:r>
      <w:r w:rsidR="006D2B78" w:rsidRPr="00AC0541">
        <w:rPr>
          <w:sz w:val="24"/>
          <w:szCs w:val="24"/>
        </w:rPr>
        <w:t xml:space="preserve"> channels</w:t>
      </w:r>
      <w:r w:rsidR="000F288B">
        <w:rPr>
          <w:sz w:val="24"/>
          <w:szCs w:val="24"/>
        </w:rPr>
        <w:t xml:space="preserve"> from scenario 1-4</w:t>
      </w:r>
      <w:r w:rsidR="00007D2E" w:rsidRPr="00AC0541">
        <w:rPr>
          <w:sz w:val="24"/>
          <w:szCs w:val="24"/>
        </w:rPr>
        <w:t xml:space="preserve">. </w:t>
      </w:r>
    </w:p>
    <w:p w14:paraId="05753053" w14:textId="41BC5B3E" w:rsidR="003E500D" w:rsidRDefault="003E500D" w:rsidP="003E500D">
      <w:pPr>
        <w:pStyle w:val="Billedtekst"/>
        <w:keepNext/>
      </w:pPr>
      <w:r>
        <w:lastRenderedPageBreak/>
        <w:t xml:space="preserve">Figure </w:t>
      </w:r>
      <w:fldSimple w:instr=" SEQ Figure \* ARABIC ">
        <w:r w:rsidR="00775321">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805" cy="3434884"/>
                    </a:xfrm>
                    <a:prstGeom prst="rect">
                      <a:avLst/>
                    </a:prstGeom>
                  </pic:spPr>
                </pic:pic>
              </a:graphicData>
            </a:graphic>
          </wp:inline>
        </w:drawing>
      </w:r>
    </w:p>
    <w:p w14:paraId="2EB72F87" w14:textId="5AB207AA" w:rsidR="000D74F8" w:rsidRDefault="00E94BBF" w:rsidP="00D96868">
      <w:pPr>
        <w:spacing w:line="360" w:lineRule="auto"/>
        <w:rPr>
          <w:sz w:val="24"/>
          <w:szCs w:val="24"/>
        </w:rPr>
      </w:pPr>
      <w:r>
        <w:rPr>
          <w:sz w:val="24"/>
          <w:szCs w:val="24"/>
        </w:rPr>
        <w:t xml:space="preserve">In the next section, </w:t>
      </w:r>
      <w:r w:rsidRPr="00AC0541">
        <w:rPr>
          <w:sz w:val="24"/>
          <w:szCs w:val="24"/>
        </w:rPr>
        <w:t>we</w:t>
      </w:r>
      <w:r w:rsidR="00D96868" w:rsidRPr="00AC0541">
        <w:rPr>
          <w:sz w:val="24"/>
          <w:szCs w:val="24"/>
        </w:rPr>
        <w:t xml:space="preserve"> will use the results obtained from scenario 1-6 to get an idea of the relationship between the micro elasticity and macro elasticity of income insurance on unemployment</w:t>
      </w:r>
      <w:r>
        <w:rPr>
          <w:sz w:val="24"/>
          <w:szCs w:val="24"/>
        </w:rPr>
        <w:t>.</w:t>
      </w:r>
      <w:r w:rsidR="00D96868"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w:t>
      </w:r>
      <w:r w:rsidR="00B1158F">
        <w:rPr>
          <w:sz w:val="24"/>
          <w:szCs w:val="24"/>
        </w:rPr>
        <w:t>,</w:t>
      </w:r>
      <w:r>
        <w:rPr>
          <w:sz w:val="24"/>
          <w:szCs w:val="24"/>
        </w:rPr>
        <w:t xml:space="preserve"> we can use the results found in this section to estimate the elasticity of the macroeconomic effects, also associated with the </w:t>
      </w:r>
      <w:r w:rsidR="00B1158F">
        <w:rPr>
          <w:sz w:val="24"/>
          <w:szCs w:val="24"/>
        </w:rPr>
        <w:t xml:space="preserve">suppressing of the state regulation percentage. The sum of these effects will then leave us with the macro elasticity of income insurance on unemployment, </w:t>
      </w:r>
      <w:r w:rsidR="00387278">
        <w:rPr>
          <w:sz w:val="24"/>
          <w:szCs w:val="24"/>
        </w:rPr>
        <w:t xml:space="preserve">still </w:t>
      </w:r>
      <w:r w:rsidR="00B1158F">
        <w:rPr>
          <w:sz w:val="24"/>
          <w:szCs w:val="24"/>
        </w:rPr>
        <w:t xml:space="preserve">associated with the suppressing of the state regulation percentage. Furthermore, </w:t>
      </w:r>
      <w:r>
        <w:rPr>
          <w:sz w:val="24"/>
          <w:szCs w:val="24"/>
        </w:rPr>
        <w:t>W</w:t>
      </w:r>
      <w:r w:rsidR="00D96868" w:rsidRPr="00AC0541">
        <w:rPr>
          <w:sz w:val="24"/>
          <w:szCs w:val="24"/>
        </w:rPr>
        <w:t xml:space="preserve">e compare </w:t>
      </w:r>
      <w:r w:rsidR="00B1158F">
        <w:rPr>
          <w:sz w:val="24"/>
          <w:szCs w:val="24"/>
        </w:rPr>
        <w:t>our findings with</w:t>
      </w:r>
      <w:r w:rsidR="00D96868" w:rsidRPr="00AC0541">
        <w:rPr>
          <w:sz w:val="24"/>
          <w:szCs w:val="24"/>
        </w:rPr>
        <w:t xml:space="preserve"> newer literature</w:t>
      </w:r>
      <w:r w:rsidR="00387278">
        <w:rPr>
          <w:sz w:val="24"/>
          <w:szCs w:val="24"/>
        </w:rPr>
        <w:t xml:space="preserve"> who also calculates</w:t>
      </w:r>
      <w:r w:rsidR="00B1158F">
        <w:rPr>
          <w:sz w:val="24"/>
          <w:szCs w:val="24"/>
        </w:rPr>
        <w:t xml:space="preserve"> the macro elasticity</w:t>
      </w:r>
      <w:r w:rsidR="00D96868" w:rsidRPr="00AC0541">
        <w:rPr>
          <w:sz w:val="24"/>
          <w:szCs w:val="24"/>
        </w:rPr>
        <w:t xml:space="preserve">, here we will especially </w:t>
      </w:r>
      <w:r w:rsidR="005114AE">
        <w:rPr>
          <w:sz w:val="24"/>
          <w:szCs w:val="24"/>
        </w:rPr>
        <w:t>pay attention to</w:t>
      </w:r>
      <w:r w:rsidR="00D96868"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00D96868"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00D96868" w:rsidRPr="00AC0541">
        <w:rPr>
          <w:sz w:val="24"/>
          <w:szCs w:val="24"/>
        </w:rPr>
        <w:t xml:space="preserve">who finds the </w:t>
      </w:r>
      <w:r w:rsidR="00B1158F">
        <w:rPr>
          <w:sz w:val="24"/>
          <w:szCs w:val="24"/>
        </w:rPr>
        <w:t>macro elasticity</w:t>
      </w:r>
      <w:r w:rsidR="00D96868" w:rsidRPr="00AC0541">
        <w:rPr>
          <w:sz w:val="24"/>
          <w:szCs w:val="24"/>
        </w:rPr>
        <w:t xml:space="preserve"> for the Swedish economy.</w:t>
      </w:r>
      <w:r w:rsidR="00D96868" w:rsidRPr="00D96868">
        <w:rPr>
          <w:sz w:val="24"/>
          <w:szCs w:val="24"/>
        </w:rPr>
        <w:t xml:space="preserve"> </w:t>
      </w:r>
    </w:p>
    <w:p w14:paraId="7ADCEE41" w14:textId="08AD2A3A" w:rsidR="00F25F2F" w:rsidRDefault="00F25F2F" w:rsidP="00D96868">
      <w:pPr>
        <w:spacing w:line="360" w:lineRule="auto"/>
        <w:rPr>
          <w:sz w:val="24"/>
          <w:szCs w:val="24"/>
        </w:rPr>
      </w:pPr>
    </w:p>
    <w:p w14:paraId="7639BB39" w14:textId="77777777" w:rsidR="00F25F2F" w:rsidRPr="00D96868" w:rsidRDefault="00F25F2F" w:rsidP="00D96868">
      <w:pPr>
        <w:spacing w:line="360" w:lineRule="auto"/>
        <w:rPr>
          <w:sz w:val="24"/>
          <w:szCs w:val="24"/>
        </w:rPr>
      </w:pPr>
    </w:p>
    <w:p w14:paraId="7CFC82EF" w14:textId="27C6D93F" w:rsidR="00CA217F" w:rsidRPr="00CA217F" w:rsidRDefault="006409C0" w:rsidP="001B284E">
      <w:pPr>
        <w:pStyle w:val="Overskrift1"/>
      </w:pPr>
      <w:bookmarkStart w:id="6" w:name="_Ref119913315"/>
      <w:r>
        <w:lastRenderedPageBreak/>
        <w:t xml:space="preserve">Section 5: </w:t>
      </w:r>
      <w:bookmarkEnd w:id="6"/>
      <w:r w:rsidR="0013694F">
        <w:t xml:space="preserve">Evaluating regulations towards the Danish income insurance program </w:t>
      </w:r>
    </w:p>
    <w:p w14:paraId="1DA3A83F" w14:textId="100A9B6F"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w:t>
      </w:r>
      <w:r w:rsidR="009215B4">
        <w:rPr>
          <w:rFonts w:asciiTheme="minorHAnsi" w:hAnsiTheme="minorHAnsi" w:cstheme="minorHAnsi"/>
        </w:rPr>
        <w:t>leaving</w:t>
      </w:r>
      <w:r w:rsidRPr="0027369B">
        <w:rPr>
          <w:rFonts w:asciiTheme="minorHAnsi" w:hAnsiTheme="minorHAnsi" w:cstheme="minorHAnsi"/>
        </w:rPr>
        <w:t xml:space="preserve"> unemployment</w:t>
      </w:r>
      <w:r w:rsidR="009215B4">
        <w:rPr>
          <w:rFonts w:asciiTheme="minorHAnsi" w:hAnsiTheme="minorHAnsi" w:cstheme="minorHAnsi"/>
        </w:rPr>
        <w:t xml:space="preserve"> to fall</w:t>
      </w:r>
      <w:r w:rsidRPr="0027369B">
        <w:rPr>
          <w:rFonts w:asciiTheme="minorHAnsi" w:hAnsiTheme="minorHAnsi" w:cstheme="minorHAnsi"/>
        </w:rPr>
        <w:t xml:space="preserve">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xml:space="preserve">. </w:t>
      </w:r>
      <w:r w:rsidR="006434D7">
        <w:rPr>
          <w:rFonts w:asciiTheme="minorHAnsi" w:hAnsiTheme="minorHAnsi" w:cstheme="minorHAnsi"/>
        </w:rPr>
        <w:t>Due to the set-up of the model</w:t>
      </w:r>
      <w:r w:rsidR="00DA20D1">
        <w:rPr>
          <w:rFonts w:asciiTheme="minorHAnsi" w:hAnsiTheme="minorHAnsi" w:cstheme="minorHAnsi"/>
        </w:rPr>
        <w:t xml:space="preserve"> changes in the productivity</w:t>
      </w:r>
      <w:r w:rsidR="006434D7">
        <w:rPr>
          <w:rFonts w:asciiTheme="minorHAnsi" w:hAnsiTheme="minorHAnsi" w:cstheme="minorHAnsi"/>
        </w:rPr>
        <w:t xml:space="preserve"> will leave</w:t>
      </w:r>
      <w:r w:rsidR="00BD4800" w:rsidRPr="0027369B">
        <w:rPr>
          <w:rFonts w:asciiTheme="minorHAnsi" w:hAnsiTheme="minorHAnsi" w:cstheme="minorHAnsi"/>
        </w:rPr>
        <w:t xml:space="preserve"> firms </w:t>
      </w:r>
      <w:r w:rsidR="006434D7">
        <w:rPr>
          <w:rFonts w:asciiTheme="minorHAnsi" w:hAnsiTheme="minorHAnsi" w:cstheme="minorHAnsi"/>
        </w:rPr>
        <w:t>to</w:t>
      </w:r>
      <w:r w:rsidR="00BD4800" w:rsidRPr="0027369B">
        <w:rPr>
          <w:rFonts w:asciiTheme="minorHAnsi" w:hAnsiTheme="minorHAnsi" w:cstheme="minorHAnsi"/>
        </w:rPr>
        <w:t xml:space="preserve"> </w:t>
      </w:r>
      <w:r w:rsidR="00DA20D1">
        <w:rPr>
          <w:rFonts w:asciiTheme="minorHAnsi" w:hAnsiTheme="minorHAnsi" w:cstheme="minorHAnsi"/>
        </w:rPr>
        <w:t xml:space="preserve">adjust the </w:t>
      </w:r>
      <w:r w:rsidR="00B61329">
        <w:rPr>
          <w:rFonts w:asciiTheme="minorHAnsi" w:hAnsiTheme="minorHAnsi" w:cstheme="minorHAnsi"/>
        </w:rPr>
        <w:t>number</w:t>
      </w:r>
      <w:r w:rsidR="00DA20D1">
        <w:rPr>
          <w:rFonts w:asciiTheme="minorHAnsi" w:hAnsiTheme="minorHAnsi" w:cstheme="minorHAnsi"/>
        </w:rPr>
        <w:t xml:space="preserve">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20ADF3B5" w:rsidR="0065225C" w:rsidRDefault="00F73F7D" w:rsidP="00F73F7D">
      <w:pPr>
        <w:spacing w:line="360" w:lineRule="auto"/>
        <w:rPr>
          <w:sz w:val="24"/>
          <w:szCs w:val="24"/>
        </w:rPr>
      </w:pPr>
      <w:r w:rsidRPr="006434D7">
        <w:rPr>
          <w:sz w:val="24"/>
          <w:szCs w:val="24"/>
        </w:rPr>
        <w:t>Finally</w:t>
      </w:r>
      <w:r w:rsidR="00A32739" w:rsidRPr="006434D7">
        <w:rPr>
          <w:sz w:val="24"/>
          <w:szCs w:val="24"/>
        </w:rPr>
        <w:t xml:space="preserve"> in </w:t>
      </w:r>
      <w:r w:rsidR="00C12361" w:rsidRPr="006434D7">
        <w:rPr>
          <w:sz w:val="24"/>
          <w:szCs w:val="24"/>
        </w:rPr>
        <w:t>scenario</w:t>
      </w:r>
      <w:r w:rsidR="00A32739" w:rsidRPr="006434D7">
        <w:rPr>
          <w:sz w:val="24"/>
          <w:szCs w:val="24"/>
        </w:rPr>
        <w:t xml:space="preserve"> 6</w:t>
      </w:r>
      <w:r w:rsidRPr="006434D7">
        <w:rPr>
          <w:sz w:val="24"/>
          <w:szCs w:val="24"/>
        </w:rPr>
        <w:t xml:space="preserve">, </w:t>
      </w:r>
      <w:r w:rsidR="00C12361" w:rsidRPr="006434D7">
        <w:rPr>
          <w:sz w:val="24"/>
          <w:szCs w:val="24"/>
        </w:rPr>
        <w:t>we</w:t>
      </w:r>
      <w:r w:rsidR="0027369B" w:rsidRPr="006434D7">
        <w:rPr>
          <w:sz w:val="24"/>
          <w:szCs w:val="24"/>
        </w:rPr>
        <w:t xml:space="preserve"> allowed the channels</w:t>
      </w:r>
      <w:r w:rsidR="00AE531D" w:rsidRPr="006434D7">
        <w:rPr>
          <w:sz w:val="24"/>
          <w:szCs w:val="24"/>
        </w:rPr>
        <w:t xml:space="preserve"> of scenario 1-4</w:t>
      </w:r>
      <w:r w:rsidR="0027369B" w:rsidRPr="006434D7">
        <w:rPr>
          <w:sz w:val="24"/>
          <w:szCs w:val="24"/>
        </w:rPr>
        <w:t xml:space="preserve"> to </w:t>
      </w:r>
      <w:r w:rsidR="00AE531D" w:rsidRPr="006434D7">
        <w:rPr>
          <w:sz w:val="24"/>
          <w:szCs w:val="24"/>
        </w:rPr>
        <w:t xml:space="preserve">interact resulting in an </w:t>
      </w:r>
      <w:r w:rsidR="00BD4800" w:rsidRPr="006434D7">
        <w:rPr>
          <w:sz w:val="24"/>
          <w:szCs w:val="24"/>
        </w:rPr>
        <w:t>increas</w:t>
      </w:r>
      <w:r w:rsidR="00AE531D" w:rsidRPr="006434D7">
        <w:rPr>
          <w:sz w:val="24"/>
          <w:szCs w:val="24"/>
        </w:rPr>
        <w:t>e of 2362 people</w:t>
      </w:r>
      <w:r w:rsidRPr="006434D7">
        <w:rPr>
          <w:sz w:val="24"/>
          <w:szCs w:val="24"/>
        </w:rPr>
        <w:t xml:space="preserve"> </w:t>
      </w:r>
      <w:r w:rsidR="00AE531D" w:rsidRPr="006434D7">
        <w:rPr>
          <w:sz w:val="24"/>
          <w:szCs w:val="24"/>
        </w:rPr>
        <w:t xml:space="preserve">in </w:t>
      </w:r>
      <w:r w:rsidRPr="006434D7">
        <w:rPr>
          <w:sz w:val="24"/>
          <w:szCs w:val="24"/>
        </w:rPr>
        <w:t>unemploy</w:t>
      </w:r>
      <w:r w:rsidR="00AE531D" w:rsidRPr="006434D7">
        <w:rPr>
          <w:sz w:val="24"/>
          <w:szCs w:val="24"/>
        </w:rPr>
        <w:t>ment</w:t>
      </w:r>
      <w:r w:rsidRPr="006434D7">
        <w:rPr>
          <w:sz w:val="24"/>
          <w:szCs w:val="24"/>
        </w:rPr>
        <w:t>.</w:t>
      </w:r>
      <w:r w:rsidR="0027369B" w:rsidRPr="006434D7">
        <w:rPr>
          <w:sz w:val="24"/>
          <w:szCs w:val="24"/>
        </w:rPr>
        <w:t xml:space="preserve"> We exclude the productivity channel a</w:t>
      </w:r>
      <w:r w:rsidR="00A51212" w:rsidRPr="006434D7">
        <w:rPr>
          <w:sz w:val="24"/>
          <w:szCs w:val="24"/>
        </w:rPr>
        <w:t xml:space="preserve">s </w:t>
      </w:r>
      <w:r w:rsidR="0027369B" w:rsidRPr="006434D7">
        <w:rPr>
          <w:sz w:val="24"/>
          <w:szCs w:val="24"/>
        </w:rPr>
        <w:t xml:space="preserve">we find the increase in unemployment of 25000 </w:t>
      </w:r>
      <w:r w:rsidR="00C12361" w:rsidRPr="006434D7">
        <w:rPr>
          <w:sz w:val="24"/>
          <w:szCs w:val="24"/>
        </w:rPr>
        <w:t>to be</w:t>
      </w:r>
      <w:r w:rsidR="00A51212" w:rsidRPr="006434D7">
        <w:rPr>
          <w:sz w:val="24"/>
          <w:szCs w:val="24"/>
        </w:rPr>
        <w:t xml:space="preserve"> quite radical, </w:t>
      </w:r>
      <w:r w:rsidR="00C12361" w:rsidRPr="006434D7">
        <w:rPr>
          <w:sz w:val="24"/>
          <w:szCs w:val="24"/>
        </w:rPr>
        <w:t>this, together with the mixed results found by the</w:t>
      </w:r>
      <w:r w:rsidR="00C12361">
        <w:rPr>
          <w:sz w:val="24"/>
          <w:szCs w:val="24"/>
        </w:rPr>
        <w:t xml:space="preserve"> </w:t>
      </w:r>
      <w:r w:rsidR="00C12361">
        <w:rPr>
          <w:sz w:val="24"/>
          <w:szCs w:val="24"/>
        </w:rPr>
        <w:lastRenderedPageBreak/>
        <w:t xml:space="preserve">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w:t>
      </w:r>
      <w:r w:rsidR="006434D7">
        <w:rPr>
          <w:sz w:val="24"/>
          <w:szCs w:val="24"/>
        </w:rPr>
        <w:t xml:space="preserve"> 58</w:t>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434D7">
        <w:rPr>
          <w:sz w:val="24"/>
          <w:szCs w:val="24"/>
        </w:rPr>
        <w:t>,</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15538FC9"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w:t>
      </w:r>
      <w:r w:rsidR="00B61329">
        <w:rPr>
          <w:sz w:val="24"/>
          <w:szCs w:val="24"/>
        </w:rPr>
        <w:t>often-used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sidR="006434D7">
        <w:rPr>
          <w:sz w:val="24"/>
          <w:szCs w:val="24"/>
        </w:rPr>
        <w:t>,</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w:t>
      </w:r>
      <w:r w:rsidR="006434D7">
        <w:rPr>
          <w:sz w:val="24"/>
          <w:szCs w:val="24"/>
        </w:rPr>
        <w:t>percentage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41BFD109"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 xml:space="preserve">should be </w:t>
      </w:r>
      <w:r w:rsidR="008C3542" w:rsidRPr="00847BCD">
        <w:rPr>
          <w:sz w:val="24"/>
          <w:szCs w:val="24"/>
        </w:rPr>
        <w:lastRenderedPageBreak/>
        <w:t>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8"/>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44C769A3"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w:t>
      </w:r>
      <w:r w:rsidRPr="00082FF3">
        <w:rPr>
          <w:sz w:val="24"/>
          <w:szCs w:val="24"/>
        </w:rPr>
        <w:lastRenderedPageBreak/>
        <w:t>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151781CF"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we also attribute the effect o</w:t>
      </w:r>
      <w:r w:rsidR="006434D7">
        <w:rPr>
          <w:sz w:val="24"/>
          <w:szCs w:val="24"/>
        </w:rPr>
        <w:t>f</w:t>
      </w:r>
      <w:r>
        <w:rPr>
          <w:sz w:val="24"/>
          <w:szCs w:val="24"/>
        </w:rPr>
        <w:t xml:space="preserve"> wages </w:t>
      </w:r>
      <w:r w:rsidR="006434D7">
        <w:rPr>
          <w:sz w:val="24"/>
          <w:szCs w:val="24"/>
        </w:rPr>
        <w:t>to be</w:t>
      </w:r>
      <w:r>
        <w:rPr>
          <w:sz w:val="24"/>
          <w:szCs w:val="24"/>
        </w:rPr>
        <w:t xml:space="preserve"> the </w:t>
      </w:r>
      <w:r w:rsidR="006434D7">
        <w:rPr>
          <w:sz w:val="24"/>
          <w:szCs w:val="24"/>
        </w:rPr>
        <w:t xml:space="preserve">reason for the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w:t>
      </w:r>
      <w:r w:rsidR="00D00185">
        <w:rPr>
          <w:sz w:val="24"/>
          <w:szCs w:val="24"/>
        </w:rPr>
        <w:t xml:space="preserve"> In this case</w:t>
      </w:r>
      <w:r>
        <w:rPr>
          <w:sz w:val="24"/>
          <w:szCs w:val="24"/>
        </w:rPr>
        <w:t xml:space="preserve">, we should expect to find a decrease in unemployment, when including </w:t>
      </w:r>
      <w:r>
        <w:rPr>
          <w:sz w:val="24"/>
          <w:szCs w:val="24"/>
        </w:rPr>
        <w:lastRenderedPageBreak/>
        <w:t>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41DBA75C"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22"/>
      </w:r>
      <w:r w:rsidR="00BB0FA4" w:rsidRPr="00847BCD">
        <w:rPr>
          <w:sz w:val="24"/>
          <w:szCs w:val="24"/>
        </w:rPr>
        <w:t xml:space="preserve">. </w:t>
      </w:r>
    </w:p>
    <w:p w14:paraId="122AAF47" w14:textId="326E37D9"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3"/>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8F7F7E">
        <w:rPr>
          <w:rStyle w:val="Fodnotehenvisning"/>
          <w:sz w:val="24"/>
          <w:szCs w:val="24"/>
        </w:rPr>
        <w:footnoteReference w:id="24"/>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49615014"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5665D4">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5634E3" w:rsidRPr="005634E3">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185C70C3"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proofErr w:type="spellStart"/>
      <w:r w:rsidR="00B43E1A">
        <w:rPr>
          <w:rStyle w:val="cf01"/>
          <w:rFonts w:asciiTheme="minorHAnsi" w:hAnsiTheme="minorHAnsi" w:cstheme="minorHAnsi"/>
          <w:sz w:val="24"/>
          <w:szCs w:val="24"/>
        </w:rPr>
        <w:t>Aastrup</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w:t>
      </w:r>
      <w:proofErr w:type="spellStart"/>
      <w:r w:rsidR="00B43E1A">
        <w:rPr>
          <w:rStyle w:val="cf01"/>
          <w:rFonts w:asciiTheme="minorHAnsi" w:hAnsiTheme="minorHAnsi" w:cstheme="minorHAnsi"/>
          <w:sz w:val="24"/>
          <w:szCs w:val="24"/>
        </w:rPr>
        <w:t>Risgaard</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4BA8A1F9"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sidR="00B61329">
        <w:rPr>
          <w:sz w:val="24"/>
          <w:szCs w:val="24"/>
        </w:rPr>
        <w:t xml:space="preserve"> instead</w:t>
      </w:r>
      <w:r>
        <w:rPr>
          <w:sz w:val="24"/>
          <w:szCs w:val="24"/>
        </w:rPr>
        <w:t xml:space="preserve"> use scenario 6</w:t>
      </w:r>
      <w:r w:rsidR="006434D7">
        <w:rPr>
          <w:sz w:val="24"/>
          <w:szCs w:val="24"/>
        </w:rPr>
        <w:t xml:space="preserve"> showing the results of</w:t>
      </w:r>
      <w:r>
        <w:rPr>
          <w:sz w:val="24"/>
          <w:szCs w:val="24"/>
        </w:rPr>
        <w:t xml:space="preserve"> including the channels from scenario 1-4</w:t>
      </w:r>
      <w:r w:rsidR="006434D7">
        <w:rPr>
          <w:sz w:val="24"/>
          <w:szCs w:val="24"/>
        </w:rPr>
        <w:t xml:space="preserve"> together</w:t>
      </w:r>
      <w:r>
        <w:rPr>
          <w:sz w:val="24"/>
          <w:szCs w:val="24"/>
        </w:rPr>
        <w:t>.</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t. Using the percentage change in the level of income insurance, as well as the percentage change in unemployment</w:t>
      </w:r>
      <w:r w:rsidR="006434D7">
        <w:rPr>
          <w:sz w:val="24"/>
          <w:szCs w:val="24"/>
        </w:rPr>
        <w:t>, both</w:t>
      </w:r>
      <w:r>
        <w:rPr>
          <w:sz w:val="24"/>
          <w:szCs w:val="24"/>
        </w:rPr>
        <w:t xml:space="preserve"> found in scenario 6 </w:t>
      </w:r>
      <w:r w:rsidRPr="00B43E1A">
        <w:rPr>
          <w:rStyle w:val="Kommentarhenvisning"/>
          <w:sz w:val="24"/>
          <w:szCs w:val="24"/>
        </w:rPr>
        <w:t>we</w:t>
      </w:r>
      <w:r w:rsidR="00305EB0" w:rsidRPr="00C44380">
        <w:rPr>
          <w:sz w:val="24"/>
          <w:szCs w:val="24"/>
        </w:rPr>
        <w:t xml:space="preserve"> estimate the macro elasticity to be approximately 0.</w:t>
      </w:r>
      <w:r w:rsidR="00E334EE">
        <w:rPr>
          <w:sz w:val="24"/>
          <w:szCs w:val="24"/>
        </w:rPr>
        <w:t>3</w:t>
      </w:r>
      <w:r w:rsidR="00305EB0" w:rsidRPr="00C44380">
        <w:rPr>
          <w:sz w:val="24"/>
          <w:szCs w:val="24"/>
        </w:rPr>
        <w:t>5-0.</w:t>
      </w:r>
      <w:r w:rsidR="00E334EE">
        <w:rPr>
          <w:sz w:val="24"/>
          <w:szCs w:val="24"/>
        </w:rPr>
        <w:t>4</w:t>
      </w:r>
      <w:r w:rsidR="00553FC6">
        <w:rPr>
          <w:rStyle w:val="Fodnotehenvisning"/>
          <w:sz w:val="24"/>
          <w:szCs w:val="24"/>
        </w:rPr>
        <w:footnoteReference w:id="25"/>
      </w:r>
      <w:r w:rsidR="00305EB0" w:rsidRPr="00C44380">
        <w:rPr>
          <w:sz w:val="24"/>
          <w:szCs w:val="24"/>
        </w:rPr>
        <w:t>.</w:t>
      </w:r>
      <w:r>
        <w:rPr>
          <w:sz w:val="24"/>
          <w:szCs w:val="24"/>
        </w:rPr>
        <w:t xml:space="preserve"> As we find 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w:t>
      </w:r>
      <w:r w:rsidR="006434D7">
        <w:rPr>
          <w:sz w:val="24"/>
          <w:szCs w:val="24"/>
        </w:rPr>
        <w:t xml:space="preserve">approximately </w:t>
      </w:r>
      <w:r>
        <w:rPr>
          <w:sz w:val="24"/>
          <w:szCs w:val="24"/>
        </w:rPr>
        <w:t xml:space="preserve">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37AB8873" w14:textId="02A703B8" w:rsidR="00744FD6" w:rsidRDefault="00744FD6" w:rsidP="00BF3FA4">
      <w:pPr>
        <w:spacing w:line="360" w:lineRule="auto"/>
        <w:rPr>
          <w:rFonts w:cstheme="minorHAnsi"/>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5C4666E9" w14:textId="13E6D3EA" w:rsidR="00EB3864" w:rsidRDefault="00EB3864" w:rsidP="00BF3FA4">
      <w:pPr>
        <w:spacing w:line="360" w:lineRule="auto"/>
        <w:rPr>
          <w:rFonts w:cstheme="minorHAnsi"/>
          <w:sz w:val="24"/>
          <w:szCs w:val="24"/>
        </w:rPr>
      </w:pPr>
    </w:p>
    <w:p w14:paraId="195C6544" w14:textId="77777777" w:rsidR="00EB3864" w:rsidRPr="00800FEE" w:rsidRDefault="00EB3864" w:rsidP="00BF3FA4">
      <w:pPr>
        <w:spacing w:line="360" w:lineRule="auto"/>
        <w:rPr>
          <w:sz w:val="24"/>
          <w:szCs w:val="24"/>
        </w:rPr>
      </w:pPr>
    </w:p>
    <w:p w14:paraId="18674BF1" w14:textId="70241FD1" w:rsidR="00CF5F9D" w:rsidRDefault="007E6AD1" w:rsidP="00234480">
      <w:pPr>
        <w:pStyle w:val="Overskrift2"/>
      </w:pPr>
      <w:r>
        <w:lastRenderedPageBreak/>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7CDFFA88" w:rsidR="00573A0D" w:rsidRDefault="00BB5FA2" w:rsidP="00573A0D">
      <w:pPr>
        <w:spacing w:line="360" w:lineRule="auto"/>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an estimate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6"/>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BD2A314"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w:t>
      </w:r>
      <w:r w:rsidR="00B02941">
        <w:rPr>
          <w:rFonts w:eastAsiaTheme="minorEastAsia" w:cstheme="minorHAnsi"/>
          <w:sz w:val="24"/>
          <w:szCs w:val="24"/>
        </w:rPr>
        <w:lastRenderedPageBreak/>
        <w:t>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3CBFE59" w:rsidR="00A62CE3" w:rsidRDefault="00A62CE3" w:rsidP="00BF3FA4">
      <w:pPr>
        <w:spacing w:line="360" w:lineRule="auto"/>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7"/>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058B4BB"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5634E3">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28"/>
      </w:r>
      <w:r w:rsidR="00EE677A">
        <w:rPr>
          <w:rFonts w:eastAsiaTheme="minorEastAsia" w:cstheme="minorHAnsi"/>
          <w:sz w:val="24"/>
          <w:szCs w:val="24"/>
        </w:rPr>
        <w:t xml:space="preserve">. </w:t>
      </w:r>
    </w:p>
    <w:p w14:paraId="45687B11" w14:textId="661A2174"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58FE7560" w:rsidR="001F04BC" w:rsidRPr="0005290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 xml:space="preserve">0.89. We use the compensation rate </w:t>
      </w:r>
      <w:r w:rsidR="00AE0B5F">
        <w:rPr>
          <w:rFonts w:eastAsiaTheme="minorEastAsia" w:cstheme="minorHAnsi"/>
          <w:sz w:val="24"/>
          <w:szCs w:val="24"/>
        </w:rPr>
        <w:lastRenderedPageBreak/>
        <w:t>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4E13F618" w14:textId="76593684" w:rsidR="00F548A0" w:rsidRDefault="00F548A0" w:rsidP="00F548A0">
      <w:pPr>
        <w:pStyle w:val="Billedtekst"/>
        <w:keepNext/>
      </w:pPr>
      <w:bookmarkStart w:id="7" w:name="_Ref120617850"/>
      <w:r>
        <w:t xml:space="preserve">Table </w:t>
      </w:r>
      <w:fldSimple w:instr=" SEQ Table \* ARABIC ">
        <w:r w:rsidR="00775321">
          <w:rPr>
            <w:noProof/>
          </w:rPr>
          <w:t>1</w:t>
        </w:r>
      </w:fldSimple>
      <w:r w:rsidR="000856FC">
        <w:rPr>
          <w:noProof/>
        </w:rPr>
        <w:t>: Estimates used in the 3 cases</w:t>
      </w:r>
      <w:bookmarkEnd w:id="7"/>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13824FD6"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w:t>
      </w:r>
      <w:r w:rsidR="007908F3">
        <w:rPr>
          <w:rFonts w:eastAsiaTheme="minorEastAsia" w:cstheme="minorHAnsi"/>
          <w:sz w:val="24"/>
          <w:szCs w:val="24"/>
        </w:rPr>
        <w:lastRenderedPageBreak/>
        <w:t xml:space="preserve">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7035CBB6" w14:textId="6A913955" w:rsidR="008311CF" w:rsidRDefault="0092793F" w:rsidP="00D67ABC">
      <w:pPr>
        <w:spacing w:line="360" w:lineRule="auto"/>
        <w:rPr>
          <w:rFonts w:eastAsiaTheme="minorEastAsia" w:cstheme="minorHAnsi"/>
          <w:sz w:val="24"/>
          <w:szCs w:val="24"/>
        </w:rPr>
      </w:pPr>
      <w:r>
        <w:rPr>
          <w:rFonts w:eastAsiaTheme="minorEastAsia" w:cstheme="minorHAnsi"/>
          <w:sz w:val="24"/>
          <w:szCs w:val="24"/>
        </w:rPr>
        <w:t>It is very</w:t>
      </w:r>
      <w:r w:rsidR="0080080C">
        <w:rPr>
          <w:rFonts w:eastAsiaTheme="minorEastAsia" w:cstheme="minorHAnsi"/>
          <w:sz w:val="24"/>
          <w:szCs w:val="24"/>
        </w:rPr>
        <w:t xml:space="preserve"> important </w:t>
      </w:r>
      <w:r>
        <w:rPr>
          <w:rFonts w:eastAsiaTheme="minorEastAsia" w:cstheme="minorHAnsi"/>
          <w:sz w:val="24"/>
          <w:szCs w:val="24"/>
        </w:rPr>
        <w:t>to highlight</w:t>
      </w:r>
      <w:r w:rsidR="0080080C">
        <w:rPr>
          <w:rFonts w:eastAsiaTheme="minorEastAsia" w:cstheme="minorHAnsi"/>
          <w:sz w:val="24"/>
          <w:szCs w:val="24"/>
        </w:rPr>
        <w:t xml:space="preserve"> that th</w:t>
      </w:r>
      <w:r w:rsidR="006F2CD4">
        <w:rPr>
          <w:rFonts w:eastAsiaTheme="minorEastAsia" w:cstheme="minorHAnsi"/>
          <w:sz w:val="24"/>
          <w:szCs w:val="24"/>
        </w:rPr>
        <w:t>is</w:t>
      </w:r>
      <w:r w:rsidR="0080080C">
        <w:rPr>
          <w:rFonts w:eastAsiaTheme="minorEastAsia" w:cstheme="minorHAnsi"/>
          <w:sz w:val="24"/>
          <w:szCs w:val="24"/>
        </w:rPr>
        <w:t xml:space="preserve"> result </w:t>
      </w:r>
      <w:r w:rsidR="006F2CD4">
        <w:rPr>
          <w:rFonts w:eastAsiaTheme="minorEastAsia" w:cstheme="minorHAnsi"/>
          <w:sz w:val="24"/>
          <w:szCs w:val="24"/>
        </w:rPr>
        <w:t xml:space="preserve">heavily rely on the assumption </w:t>
      </w:r>
      <w:r w:rsidR="00EB3864">
        <w:rPr>
          <w:rFonts w:eastAsiaTheme="minorEastAsia" w:cstheme="minorHAnsi"/>
          <w:sz w:val="24"/>
          <w:szCs w:val="24"/>
        </w:rPr>
        <w:t xml:space="preserve">of Denmark having the same elasticity </w:t>
      </w:r>
      <w:r w:rsidR="0080080C">
        <w:rPr>
          <w:rFonts w:eastAsiaTheme="minorEastAsia" w:cstheme="minorHAnsi"/>
          <w:sz w:val="24"/>
          <w:szCs w:val="24"/>
        </w:rPr>
        <w:t>of the level of income insurance on wages</w:t>
      </w:r>
      <w:r w:rsidR="004F646D">
        <w:rPr>
          <w:rFonts w:eastAsiaTheme="minorEastAsia" w:cstheme="minorHAnsi"/>
          <w:sz w:val="24"/>
          <w:szCs w:val="24"/>
        </w:rPr>
        <w:t xml:space="preserve"> </w:t>
      </w:r>
      <w:r w:rsidR="00EB3864">
        <w:rPr>
          <w:rFonts w:eastAsiaTheme="minorEastAsia" w:cstheme="minorHAnsi"/>
          <w:sz w:val="24"/>
          <w:szCs w:val="24"/>
        </w:rPr>
        <w:t>as</w:t>
      </w:r>
      <w:r w:rsidR="0080080C">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sidR="0080080C">
        <w:rPr>
          <w:rFonts w:eastAsiaTheme="minorEastAsia" w:cstheme="minorHAnsi"/>
          <w:sz w:val="24"/>
          <w:szCs w:val="24"/>
        </w:rPr>
        <w:t xml:space="preserve"> </w:t>
      </w:r>
      <w:r w:rsidR="0080080C">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0080C">
        <w:rPr>
          <w:rFonts w:eastAsiaTheme="minorEastAsia" w:cstheme="minorHAnsi"/>
          <w:sz w:val="24"/>
          <w:szCs w:val="24"/>
        </w:rPr>
        <w:fldChar w:fldCharType="separate"/>
      </w:r>
      <w:r w:rsidR="00F548A0" w:rsidRPr="00F548A0">
        <w:rPr>
          <w:rFonts w:eastAsiaTheme="minorEastAsia" w:cstheme="minorHAnsi"/>
          <w:noProof/>
          <w:sz w:val="24"/>
          <w:szCs w:val="24"/>
        </w:rPr>
        <w:t>(2020)</w:t>
      </w:r>
      <w:r w:rsidR="0080080C">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w:t>
      </w:r>
      <w:r w:rsidR="0080080C">
        <w:rPr>
          <w:rFonts w:eastAsiaTheme="minorEastAsia" w:cstheme="minorHAnsi"/>
          <w:sz w:val="24"/>
          <w:szCs w:val="24"/>
        </w:rPr>
        <w:t xml:space="preserve"> </w:t>
      </w:r>
      <w:r w:rsidR="00EB3864">
        <w:rPr>
          <w:rFonts w:eastAsiaTheme="minorEastAsia" w:cstheme="minorHAnsi"/>
          <w:sz w:val="24"/>
          <w:szCs w:val="24"/>
        </w:rPr>
        <w:t>The fact that</w:t>
      </w:r>
      <w:r w:rsidR="0080080C">
        <w:rPr>
          <w:rFonts w:eastAsiaTheme="minorEastAsia" w:cstheme="minorHAnsi"/>
          <w:sz w:val="24"/>
          <w:szCs w:val="24"/>
        </w:rPr>
        <w:t xml:space="preserve"> th</w:t>
      </w:r>
      <w:r w:rsidR="004F646D">
        <w:rPr>
          <w:rFonts w:eastAsiaTheme="minorEastAsia" w:cstheme="minorHAnsi"/>
          <w:sz w:val="24"/>
          <w:szCs w:val="24"/>
        </w:rPr>
        <w:t>e</w:t>
      </w:r>
      <w:r w:rsidR="0080080C">
        <w:rPr>
          <w:rFonts w:eastAsiaTheme="minorEastAsia" w:cstheme="minorHAnsi"/>
          <w:sz w:val="24"/>
          <w:szCs w:val="24"/>
        </w:rPr>
        <w:t xml:space="preserve"> elasticity</w:t>
      </w:r>
      <w:r w:rsidR="004F646D">
        <w:rPr>
          <w:rFonts w:eastAsiaTheme="minorEastAsia" w:cstheme="minorHAnsi"/>
          <w:sz w:val="24"/>
          <w:szCs w:val="24"/>
        </w:rPr>
        <w:t xml:space="preserve"> found in Sweden</w:t>
      </w:r>
      <w:r w:rsidR="0080080C">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w:t>
      </w:r>
      <w:r w:rsidR="006F2CD4">
        <w:rPr>
          <w:rFonts w:eastAsiaTheme="minorEastAsia" w:cstheme="minorHAnsi"/>
          <w:sz w:val="24"/>
          <w:szCs w:val="24"/>
        </w:rPr>
        <w:t xml:space="preserve"> with our results</w:t>
      </w:r>
      <w:r w:rsidR="000C5AE2">
        <w:rPr>
          <w:rFonts w:eastAsiaTheme="minorEastAsia" w:cstheme="minorHAnsi"/>
          <w:sz w:val="24"/>
          <w:szCs w:val="24"/>
        </w:rPr>
        <w:t xml:space="preserve"> more complicated</w:t>
      </w:r>
      <w:r w:rsidR="004F646D">
        <w:rPr>
          <w:rFonts w:eastAsiaTheme="minorEastAsia" w:cstheme="minorHAnsi"/>
          <w:sz w:val="24"/>
          <w:szCs w:val="24"/>
        </w:rPr>
        <w:t>.</w:t>
      </w:r>
      <w:r w:rsidR="000C5AE2">
        <w:rPr>
          <w:rFonts w:eastAsiaTheme="minorEastAsia" w:cstheme="minorHAnsi"/>
          <w:sz w:val="24"/>
          <w:szCs w:val="24"/>
        </w:rPr>
        <w:br/>
      </w:r>
      <w:r w:rsidR="00EB3864">
        <w:rPr>
          <w:rFonts w:eastAsiaTheme="minorEastAsia" w:cstheme="minorHAnsi"/>
          <w:sz w:val="24"/>
          <w:szCs w:val="24"/>
        </w:rPr>
        <w:t>In an attempt to</w:t>
      </w:r>
      <w:r w:rsidR="000C5AE2">
        <w:rPr>
          <w:rFonts w:eastAsiaTheme="minorEastAsia" w:cstheme="minorHAnsi"/>
          <w:sz w:val="24"/>
          <w:szCs w:val="24"/>
        </w:rPr>
        <w:t xml:space="preserve"> overcome these uncertainties </w:t>
      </w:r>
      <w:r w:rsidR="00EB3864">
        <w:rPr>
          <w:rFonts w:eastAsiaTheme="minorEastAsia" w:cstheme="minorHAnsi"/>
          <w:sz w:val="24"/>
          <w:szCs w:val="24"/>
        </w:rPr>
        <w:t xml:space="preserve">we </w:t>
      </w:r>
      <w:r w:rsidR="000C5AE2">
        <w:rPr>
          <w:rFonts w:eastAsiaTheme="minorEastAsia" w:cstheme="minorHAnsi"/>
          <w:sz w:val="24"/>
          <w:szCs w:val="24"/>
        </w:rPr>
        <w:t>include</w:t>
      </w:r>
      <w:r w:rsidR="00EB3864">
        <w:rPr>
          <w:rFonts w:eastAsiaTheme="minorEastAsia" w:cstheme="minorHAnsi"/>
          <w:sz w:val="24"/>
          <w:szCs w:val="24"/>
        </w:rPr>
        <w:t>d</w:t>
      </w:r>
      <w:r w:rsidR="000C5AE2">
        <w:rPr>
          <w:rFonts w:eastAsiaTheme="minorEastAsia" w:cstheme="minorHAnsi"/>
          <w:sz w:val="24"/>
          <w:szCs w:val="24"/>
        </w:rPr>
        <w:t xml:space="preserv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doing this we find no significant long-run effects</w:t>
      </w:r>
      <w:r w:rsidR="006F2CD4">
        <w:rPr>
          <w:rFonts w:eastAsiaTheme="minorEastAsia" w:cstheme="minorHAnsi"/>
          <w:sz w:val="24"/>
          <w:szCs w:val="24"/>
        </w:rPr>
        <w:t xml:space="preserve"> between the level of income insurance and wages</w:t>
      </w:r>
      <w:r w:rsidR="000C5AE2">
        <w:rPr>
          <w:rFonts w:eastAsiaTheme="minorEastAsia" w:cstheme="minorHAnsi"/>
          <w:sz w:val="24"/>
          <w:szCs w:val="24"/>
        </w:rPr>
        <w:t xml:space="preserve">. </w:t>
      </w:r>
      <w:r w:rsidR="006F2CD4">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6F2CD4">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EB3864">
        <w:rPr>
          <w:rFonts w:eastAsiaTheme="minorEastAsia" w:cstheme="minorHAnsi"/>
          <w:sz w:val="24"/>
          <w:szCs w:val="24"/>
        </w:rPr>
        <w:t xml:space="preserve">, </w:t>
      </w:r>
      <w:r w:rsidR="001F108A">
        <w:rPr>
          <w:rFonts w:eastAsiaTheme="minorEastAsia" w:cstheme="minorHAnsi"/>
          <w:sz w:val="24"/>
          <w:szCs w:val="24"/>
        </w:rPr>
        <w:t>this</w:t>
      </w:r>
      <w:r w:rsidR="006F2CD4">
        <w:rPr>
          <w:rFonts w:eastAsiaTheme="minorEastAsia" w:cstheme="minorHAnsi"/>
          <w:sz w:val="24"/>
          <w:szCs w:val="24"/>
        </w:rPr>
        <w:t xml:space="preserve"> leav</w:t>
      </w:r>
      <w:r w:rsidR="00EB3864">
        <w:rPr>
          <w:rFonts w:eastAsiaTheme="minorEastAsia" w:cstheme="minorHAnsi"/>
          <w:sz w:val="24"/>
          <w:szCs w:val="24"/>
        </w:rPr>
        <w:t>es</w:t>
      </w:r>
      <w:r w:rsidR="006F2CD4">
        <w:rPr>
          <w:rFonts w:eastAsiaTheme="minorEastAsia" w:cstheme="minorHAnsi"/>
          <w:sz w:val="24"/>
          <w:szCs w:val="24"/>
        </w:rPr>
        <w:t xml:space="preserve">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8"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8"/>
    </w:p>
    <w:p w14:paraId="59E717EF" w14:textId="2B830913"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w:t>
      </w:r>
      <w:r w:rsidR="00B61329">
        <w:rPr>
          <w:rFonts w:eastAsiaTheme="minorEastAsia" w:cstheme="minorHAnsi"/>
          <w:sz w:val="24"/>
          <w:szCs w:val="24"/>
        </w:rPr>
        <w:t>state</w:t>
      </w:r>
      <w:r>
        <w:rPr>
          <w:rFonts w:eastAsiaTheme="minorEastAsia" w:cstheme="minorHAnsi"/>
          <w:sz w:val="24"/>
          <w:szCs w:val="24"/>
        </w:rPr>
        <w:t xml:space="preserve"> regulation </w:t>
      </w:r>
      <w:r w:rsidR="00B61329">
        <w:rPr>
          <w:rFonts w:eastAsiaTheme="minorEastAsia" w:cstheme="minorHAnsi"/>
          <w:sz w:val="24"/>
          <w:szCs w:val="24"/>
        </w:rPr>
        <w:t>percentage</w:t>
      </w:r>
      <w:r>
        <w:rPr>
          <w:rFonts w:eastAsiaTheme="minorEastAsia" w:cstheme="minorHAnsi"/>
          <w:sz w:val="24"/>
          <w:szCs w:val="24"/>
        </w:rPr>
        <w:t xml:space="preserv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 xml:space="preserve">sing this as an argumentation to exclude the wage-channel, we end up with the </w:t>
      </w:r>
      <w:r w:rsidR="00F00A78">
        <w:rPr>
          <w:rFonts w:eastAsiaTheme="minorEastAsia" w:cstheme="minorHAnsi"/>
          <w:sz w:val="24"/>
          <w:szCs w:val="24"/>
        </w:rPr>
        <w:lastRenderedPageBreak/>
        <w:t xml:space="preserve">opposite conclusion for case 3,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379174AF" w:rsidR="007B3CF2" w:rsidRPr="008A007F" w:rsidRDefault="0020720A" w:rsidP="00780999">
      <w:pPr>
        <w:spacing w:line="360" w:lineRule="auto"/>
        <w:rPr>
          <w:sz w:val="24"/>
          <w:szCs w:val="24"/>
        </w:rPr>
      </w:pPr>
      <w:bookmarkStart w:id="9"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9"/>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D796D">
        <w:rPr>
          <w:sz w:val="24"/>
          <w:szCs w:val="24"/>
        </w:rPr>
        <w:fldChar w:fldCharType="separate"/>
      </w:r>
      <w:r w:rsidR="005634E3" w:rsidRPr="005634E3">
        <w:rPr>
          <w:noProof/>
          <w:sz w:val="24"/>
          <w:szCs w:val="24"/>
        </w:rPr>
        <w:t>(Aastrup, 2018; Jensen, 2021; Risgaard, 2021)</w:t>
      </w:r>
      <w:r w:rsidR="00DD796D">
        <w:rPr>
          <w:sz w:val="24"/>
          <w:szCs w:val="24"/>
        </w:rPr>
        <w:fldChar w:fldCharType="end"/>
      </w:r>
      <w:r w:rsidR="008E5F9F" w:rsidRPr="007B17B8">
        <w:rPr>
          <w:sz w:val="24"/>
          <w:szCs w:val="24"/>
        </w:rPr>
        <w:t xml:space="preserve">. </w:t>
      </w:r>
      <w:bookmarkStart w:id="10"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10"/>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11"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11"/>
      <w:r w:rsidR="0062727A">
        <w:rPr>
          <w:sz w:val="24"/>
          <w:szCs w:val="24"/>
        </w:rPr>
        <w:t xml:space="preserve"> </w:t>
      </w:r>
      <w:bookmarkStart w:id="12"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12"/>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w:t>
      </w:r>
      <w:r w:rsidR="00560ED3" w:rsidRPr="007B17B8">
        <w:rPr>
          <w:sz w:val="24"/>
          <w:szCs w:val="24"/>
        </w:rPr>
        <w:lastRenderedPageBreak/>
        <w:t xml:space="preserve">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5634E3">
        <w:rPr>
          <w:noProof/>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5634E3">
        <w:rPr>
          <w:noProof/>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780999">
      <w:pPr>
        <w:spacing w:line="360" w:lineRule="auto"/>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602C574"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w:t>
      </w:r>
      <w:r w:rsidR="008A007F" w:rsidRPr="00650FEB">
        <w:rPr>
          <w:sz w:val="24"/>
          <w:szCs w:val="24"/>
        </w:rPr>
        <w:lastRenderedPageBreak/>
        <w:t>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13" w:name="_Hlk120455450"/>
      <w:r w:rsidR="00830830" w:rsidRPr="00650FEB">
        <w:rPr>
          <w:sz w:val="24"/>
          <w:szCs w:val="24"/>
        </w:rPr>
        <w:t xml:space="preserve">we assume the worker unions in Denmark to be capable of affecting wages when the gap between the level of income insurance and wages </w:t>
      </w:r>
      <w:bookmarkEnd w:id="13"/>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14"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14"/>
    <w:p w14:paraId="25A3A5A4" w14:textId="77777777" w:rsidR="00E04480" w:rsidRPr="00665784" w:rsidRDefault="00E04480" w:rsidP="004C5315"/>
    <w:p w14:paraId="55D55952" w14:textId="6F32386E" w:rsidR="004C5315" w:rsidRPr="00665784" w:rsidRDefault="004C5315" w:rsidP="004C5315">
      <w:pPr>
        <w:rPr>
          <w:ins w:id="15" w:author="Simon Thomsen" w:date="2022-11-09T11:41:00Z"/>
        </w:rPr>
      </w:pPr>
    </w:p>
    <w:p w14:paraId="74ABB717" w14:textId="7589233E" w:rsidR="00CD17D9" w:rsidRPr="00B33E3B" w:rsidRDefault="00CD17D9" w:rsidP="00CD17D9">
      <w:pPr>
        <w:pStyle w:val="Overskrift1"/>
        <w:rPr>
          <w:ins w:id="16" w:author="Simon Thomsen" w:date="2022-11-09T11:42:00Z"/>
          <w:lang w:val="da-DK"/>
        </w:rPr>
      </w:pPr>
      <w:ins w:id="17" w:author="Simon Thomsen" w:date="2022-11-09T11:42:00Z">
        <w:r w:rsidRPr="00B33E3B">
          <w:rPr>
            <w:lang w:val="da-DK"/>
          </w:rPr>
          <w:t xml:space="preserve">Reference list </w:t>
        </w:r>
      </w:ins>
    </w:p>
    <w:p w14:paraId="2919FEF5" w14:textId="7D0416A6" w:rsidR="00CD17D9" w:rsidRPr="00B33E3B" w:rsidRDefault="00CD17D9" w:rsidP="00CD17D9">
      <w:pPr>
        <w:rPr>
          <w:ins w:id="18" w:author="Simon Thomsen" w:date="2022-11-09T11:42:00Z"/>
          <w:lang w:val="da-DK"/>
        </w:rPr>
      </w:pPr>
    </w:p>
    <w:p w14:paraId="0BDEF4D6" w14:textId="050A819B" w:rsidR="00B61329" w:rsidRPr="00B61329" w:rsidRDefault="00333B3D" w:rsidP="00B61329">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B61329" w:rsidRPr="00B61329">
        <w:rPr>
          <w:rFonts w:ascii="Calibri" w:hAnsi="Calibri" w:cs="Calibri"/>
          <w:noProof/>
          <w:szCs w:val="24"/>
        </w:rPr>
        <w:t xml:space="preserve">Aastrup, M. (2018). </w:t>
      </w:r>
      <w:r w:rsidR="00B61329" w:rsidRPr="00B61329">
        <w:rPr>
          <w:rFonts w:ascii="Calibri" w:hAnsi="Calibri" w:cs="Calibri"/>
          <w:i/>
          <w:iCs/>
          <w:noProof/>
          <w:szCs w:val="24"/>
        </w:rPr>
        <w:t>30 Års dagpengeforringelser</w:t>
      </w:r>
      <w:r w:rsidR="00B61329" w:rsidRPr="00B61329">
        <w:rPr>
          <w:rFonts w:ascii="Calibri" w:hAnsi="Calibri" w:cs="Calibri"/>
          <w:noProof/>
          <w:szCs w:val="24"/>
        </w:rPr>
        <w:t xml:space="preserve">. </w:t>
      </w:r>
      <w:r w:rsidR="00B61329" w:rsidRPr="00B61329">
        <w:rPr>
          <w:rFonts w:ascii="Calibri" w:hAnsi="Calibri" w:cs="Calibri"/>
          <w:i/>
          <w:iCs/>
          <w:noProof/>
          <w:szCs w:val="24"/>
        </w:rPr>
        <w:t>September 2018</w:t>
      </w:r>
      <w:r w:rsidR="00B61329" w:rsidRPr="00B61329">
        <w:rPr>
          <w:rFonts w:ascii="Calibri" w:hAnsi="Calibri" w:cs="Calibri"/>
          <w:noProof/>
          <w:szCs w:val="24"/>
        </w:rPr>
        <w:t>.</w:t>
      </w:r>
    </w:p>
    <w:p w14:paraId="03635C1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Andersen, T. M., &amp; Svarer, M. (2006). Flexicurity: The Danish Labour-Market Model. </w:t>
      </w:r>
      <w:r w:rsidRPr="00B61329">
        <w:rPr>
          <w:rFonts w:ascii="Calibri" w:hAnsi="Calibri" w:cs="Calibri"/>
          <w:i/>
          <w:iCs/>
          <w:noProof/>
          <w:szCs w:val="24"/>
        </w:rPr>
        <w:t>Ekonomisk Debatt</w:t>
      </w:r>
      <w:r w:rsidRPr="00B61329">
        <w:rPr>
          <w:rFonts w:ascii="Calibri" w:hAnsi="Calibri" w:cs="Calibri"/>
          <w:noProof/>
          <w:szCs w:val="24"/>
        </w:rPr>
        <w:t xml:space="preserve">, </w:t>
      </w:r>
      <w:r w:rsidRPr="00B61329">
        <w:rPr>
          <w:rFonts w:ascii="Calibri" w:hAnsi="Calibri" w:cs="Calibri"/>
          <w:i/>
          <w:iCs/>
          <w:noProof/>
          <w:szCs w:val="24"/>
        </w:rPr>
        <w:t>1</w:t>
      </w:r>
      <w:r w:rsidRPr="00B61329">
        <w:rPr>
          <w:rFonts w:ascii="Calibri" w:hAnsi="Calibri" w:cs="Calibri"/>
          <w:noProof/>
          <w:szCs w:val="24"/>
        </w:rPr>
        <w:t>(April), 17–29.</w:t>
      </w:r>
    </w:p>
    <w:p w14:paraId="15D151A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Andersen, T. M., Svarer, M., &amp; Vejlin, R. M. (2015). Litteraturreview af effekter af indretning af arbejdsunderstøttelsen. </w:t>
      </w:r>
      <w:r w:rsidRPr="00B61329">
        <w:rPr>
          <w:rFonts w:ascii="Calibri" w:hAnsi="Calibri" w:cs="Calibri"/>
          <w:i/>
          <w:iCs/>
          <w:noProof/>
          <w:szCs w:val="24"/>
        </w:rPr>
        <w:t>Beskæftigelsesministeriet</w:t>
      </w:r>
      <w:r w:rsidRPr="00B61329">
        <w:rPr>
          <w:rFonts w:ascii="Calibri" w:hAnsi="Calibri" w:cs="Calibri"/>
          <w:noProof/>
          <w:szCs w:val="24"/>
        </w:rPr>
        <w:t>, 1–99.</w:t>
      </w:r>
    </w:p>
    <w:p w14:paraId="1A361EF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Bengtsson, E., &amp; Stockhammer, E. (2018). Wages, Income Distribution and Economic Growth: Long-Run Perspectives in Scandinavia, 1900–2010.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(4), 725–745. https://doi.org/10.1080/09538259.2020.1860307</w:t>
      </w:r>
    </w:p>
    <w:p w14:paraId="294F363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Boone, C., Dube, A., Goodman, L., &amp; Kaplan, E. (2021). Unemployment Insurance Generosity and Aggregate Employment. </w:t>
      </w:r>
      <w:r w:rsidRPr="00B61329">
        <w:rPr>
          <w:rFonts w:ascii="Calibri" w:hAnsi="Calibri" w:cs="Calibri"/>
          <w:i/>
          <w:iCs/>
          <w:noProof/>
          <w:szCs w:val="24"/>
        </w:rPr>
        <w:t>American Economic Journal: Economic Policy</w:t>
      </w:r>
      <w:r w:rsidRPr="00B61329">
        <w:rPr>
          <w:rFonts w:ascii="Calibri" w:hAnsi="Calibri" w:cs="Calibri"/>
          <w:noProof/>
          <w:szCs w:val="24"/>
        </w:rPr>
        <w:t xml:space="preserve">, </w:t>
      </w:r>
      <w:r w:rsidRPr="00B61329">
        <w:rPr>
          <w:rFonts w:ascii="Calibri" w:hAnsi="Calibri" w:cs="Calibri"/>
          <w:i/>
          <w:iCs/>
          <w:noProof/>
          <w:szCs w:val="24"/>
        </w:rPr>
        <w:t>13</w:t>
      </w:r>
      <w:r w:rsidRPr="00B61329">
        <w:rPr>
          <w:rFonts w:ascii="Calibri" w:hAnsi="Calibri" w:cs="Calibri"/>
          <w:noProof/>
          <w:szCs w:val="24"/>
        </w:rPr>
        <w:t>(2), 58–99. https://doi.org/10.1257/pol.20160613</w:t>
      </w:r>
    </w:p>
    <w:p w14:paraId="5EDF83D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Byrialsen, M. R., &amp; Raza, H. (2018). Macroeconomic effects of unemployment benefits in small open economies: A stock–flow consistent approach. </w:t>
      </w:r>
      <w:r w:rsidRPr="00B61329">
        <w:rPr>
          <w:rFonts w:ascii="Calibri" w:hAnsi="Calibri" w:cs="Calibri"/>
          <w:i/>
          <w:iCs/>
          <w:noProof/>
          <w:szCs w:val="24"/>
        </w:rPr>
        <w:t>European Journal of Economics and Economic Policies: Intervention</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(3), 335–363. https://doi.org/10.4337/ejeep.2018.0032</w:t>
      </w:r>
    </w:p>
    <w:p w14:paraId="3FD1C13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Byrialsen, M. R., Raza, H., &amp; Valdecantos, S. (2022). </w:t>
      </w:r>
      <w:r w:rsidRPr="00B61329">
        <w:rPr>
          <w:rFonts w:ascii="Calibri" w:hAnsi="Calibri" w:cs="Calibri"/>
          <w:i/>
          <w:iCs/>
          <w:noProof/>
          <w:szCs w:val="24"/>
        </w:rPr>
        <w:t>QMDE : A QUARTERLY EMPIRICAL MODEL FOR THE DANISH ECONOMY : A STOCK-FLOW CONSISTENT APPROACH</w:t>
      </w:r>
      <w:r w:rsidRPr="00B61329">
        <w:rPr>
          <w:rFonts w:ascii="Calibri" w:hAnsi="Calibri" w:cs="Calibri"/>
          <w:noProof/>
          <w:szCs w:val="24"/>
        </w:rPr>
        <w:t xml:space="preserve">. </w:t>
      </w:r>
      <w:r w:rsidRPr="00B61329">
        <w:rPr>
          <w:rFonts w:ascii="Calibri" w:hAnsi="Calibri" w:cs="Calibri"/>
          <w:i/>
          <w:iCs/>
          <w:noProof/>
          <w:szCs w:val="24"/>
        </w:rPr>
        <w:t>79</w:t>
      </w:r>
      <w:r w:rsidRPr="00B61329">
        <w:rPr>
          <w:rFonts w:ascii="Calibri" w:hAnsi="Calibri" w:cs="Calibri"/>
          <w:noProof/>
          <w:szCs w:val="24"/>
        </w:rPr>
        <w:t>.</w:t>
      </w:r>
    </w:p>
    <w:p w14:paraId="6CEE73A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(2006). A general formula for the optimal level of social insurance.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90</w:t>
      </w:r>
      <w:r w:rsidRPr="00B61329">
        <w:rPr>
          <w:rFonts w:ascii="Calibri" w:hAnsi="Calibri" w:cs="Calibri"/>
          <w:noProof/>
          <w:szCs w:val="24"/>
        </w:rPr>
        <w:t>(10–11), 1879–1901. https://doi.org/10.1016/j.jpubeco.2006.01.004</w:t>
      </w:r>
    </w:p>
    <w:p w14:paraId="12D8E17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(2008). Moral hazard versus liquidity and optimal unemployment insurance. </w:t>
      </w:r>
      <w:r w:rsidRPr="00B61329">
        <w:rPr>
          <w:rFonts w:ascii="Calibri" w:hAnsi="Calibri" w:cs="Calibri"/>
          <w:i/>
          <w:iCs/>
          <w:noProof/>
          <w:szCs w:val="24"/>
        </w:rPr>
        <w:t>Journal of Political Economy</w:t>
      </w:r>
      <w:r w:rsidRPr="00B61329">
        <w:rPr>
          <w:rFonts w:ascii="Calibri" w:hAnsi="Calibri" w:cs="Calibri"/>
          <w:noProof/>
          <w:szCs w:val="24"/>
        </w:rPr>
        <w:t xml:space="preserve">, </w:t>
      </w:r>
      <w:r w:rsidRPr="00B61329">
        <w:rPr>
          <w:rFonts w:ascii="Calibri" w:hAnsi="Calibri" w:cs="Calibri"/>
          <w:i/>
          <w:iCs/>
          <w:noProof/>
          <w:szCs w:val="24"/>
        </w:rPr>
        <w:t>116</w:t>
      </w:r>
      <w:r w:rsidRPr="00B61329">
        <w:rPr>
          <w:rFonts w:ascii="Calibri" w:hAnsi="Calibri" w:cs="Calibri"/>
          <w:noProof/>
          <w:szCs w:val="24"/>
        </w:rPr>
        <w:t>(2), 173–234. https://doi.org/10.1086/588585</w:t>
      </w:r>
    </w:p>
    <w:p w14:paraId="254E1A1A"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Danish Ministry of Taxation. (2012). </w:t>
      </w:r>
      <w:r w:rsidRPr="00B61329">
        <w:rPr>
          <w:rFonts w:ascii="Calibri" w:hAnsi="Calibri" w:cs="Calibri"/>
          <w:i/>
          <w:iCs/>
          <w:noProof/>
          <w:szCs w:val="24"/>
        </w:rPr>
        <w:t>Aftale om skattereform</w:t>
      </w:r>
      <w:r w:rsidRPr="00B61329">
        <w:rPr>
          <w:rFonts w:ascii="Calibri" w:hAnsi="Calibri" w:cs="Calibri"/>
          <w:noProof/>
          <w:szCs w:val="24"/>
        </w:rPr>
        <w:t>. 1–28.</w:t>
      </w:r>
    </w:p>
    <w:p w14:paraId="404C0DB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Danmarks Statistik. (2012). ADAM - En Model Af Dansk Økonomi. In </w:t>
      </w:r>
      <w:r w:rsidRPr="00B61329">
        <w:rPr>
          <w:rFonts w:ascii="Calibri" w:hAnsi="Calibri" w:cs="Calibri"/>
          <w:i/>
          <w:iCs/>
          <w:noProof/>
          <w:szCs w:val="24"/>
        </w:rPr>
        <w:t>Danmarks Statistik</w:t>
      </w:r>
      <w:r w:rsidRPr="00B61329">
        <w:rPr>
          <w:rFonts w:ascii="Calibri" w:hAnsi="Calibri" w:cs="Calibri"/>
          <w:noProof/>
          <w:szCs w:val="24"/>
        </w:rPr>
        <w:t>. Danmarks Statistik. https://www.dst.dk/da/Statistik/Publikationer/VisPub?cid=17987</w:t>
      </w:r>
    </w:p>
    <w:p w14:paraId="40B62C9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lastRenderedPageBreak/>
        <w:t xml:space="preserve">Dieterle, S., Bartalotti, O., &amp; Brummet, Q. (2021). Revisiting the Effects of Unemployment Insurance Extensions on Unemployment: A Measurement Error-Corrected Regression Discontinuity Approach. </w:t>
      </w:r>
      <w:r w:rsidRPr="00B61329">
        <w:rPr>
          <w:rFonts w:ascii="Calibri" w:hAnsi="Calibri" w:cs="Calibri"/>
          <w:i/>
          <w:iCs/>
          <w:noProof/>
          <w:szCs w:val="24"/>
        </w:rPr>
        <w:t>SSRN Electronic Journal</w:t>
      </w:r>
      <w:r w:rsidRPr="00B61329">
        <w:rPr>
          <w:rFonts w:ascii="Calibri" w:hAnsi="Calibri" w:cs="Calibri"/>
          <w:noProof/>
          <w:szCs w:val="24"/>
        </w:rPr>
        <w:t xml:space="preserve">, </w:t>
      </w:r>
      <w:r w:rsidRPr="00B61329">
        <w:rPr>
          <w:rFonts w:ascii="Calibri" w:hAnsi="Calibri" w:cs="Calibri"/>
          <w:i/>
          <w:iCs/>
          <w:noProof/>
          <w:szCs w:val="24"/>
        </w:rPr>
        <w:t>11496</w:t>
      </w:r>
      <w:r w:rsidRPr="00B61329">
        <w:rPr>
          <w:rFonts w:ascii="Calibri" w:hAnsi="Calibri" w:cs="Calibri"/>
          <w:noProof/>
          <w:szCs w:val="24"/>
        </w:rPr>
        <w:t>. https://doi.org/10.2139/ssrn.3177370</w:t>
      </w:r>
    </w:p>
    <w:p w14:paraId="27DAAA21" w14:textId="724A9870" w:rsidR="00B61329" w:rsidRPr="00B61329" w:rsidRDefault="00965238" w:rsidP="00B61329">
      <w:pPr>
        <w:widowControl w:val="0"/>
        <w:autoSpaceDE w:val="0"/>
        <w:autoSpaceDN w:val="0"/>
        <w:adjustRightInd w:val="0"/>
        <w:spacing w:line="240" w:lineRule="auto"/>
        <w:ind w:left="480" w:hanging="480"/>
        <w:rPr>
          <w:rFonts w:ascii="Calibri" w:hAnsi="Calibri" w:cs="Calibri"/>
          <w:noProof/>
          <w:szCs w:val="24"/>
        </w:rPr>
      </w:pPr>
      <w:r>
        <w:rPr>
          <w:rFonts w:ascii="Calibri" w:hAnsi="Calibri" w:cs="Calibri"/>
          <w:noProof/>
          <w:szCs w:val="24"/>
        </w:rPr>
        <w:t>The Economic Council of Denmark</w:t>
      </w:r>
      <w:r w:rsidR="00B61329" w:rsidRPr="00B61329">
        <w:rPr>
          <w:rFonts w:ascii="Calibri" w:hAnsi="Calibri" w:cs="Calibri"/>
          <w:noProof/>
          <w:szCs w:val="24"/>
        </w:rPr>
        <w:t xml:space="preserve">. (2014). </w:t>
      </w:r>
      <w:r w:rsidR="00B61329" w:rsidRPr="00B61329">
        <w:rPr>
          <w:rFonts w:ascii="Calibri" w:hAnsi="Calibri" w:cs="Calibri"/>
          <w:i/>
          <w:iCs/>
          <w:noProof/>
          <w:szCs w:val="24"/>
        </w:rPr>
        <w:t>Dansk økonomi. Efterår 2014 : Konjunkturvurdering ; Dagpengesystemet</w:t>
      </w:r>
      <w:r w:rsidR="00B61329" w:rsidRPr="00B61329">
        <w:rPr>
          <w:rFonts w:ascii="Calibri" w:hAnsi="Calibri" w:cs="Calibri"/>
          <w:noProof/>
          <w:szCs w:val="24"/>
        </w:rPr>
        <w:t>.</w:t>
      </w:r>
    </w:p>
    <w:p w14:paraId="0ABD69B7" w14:textId="38355D57" w:rsidR="00B61329" w:rsidRPr="00B61329" w:rsidRDefault="00965238" w:rsidP="00B61329">
      <w:pPr>
        <w:widowControl w:val="0"/>
        <w:autoSpaceDE w:val="0"/>
        <w:autoSpaceDN w:val="0"/>
        <w:adjustRightInd w:val="0"/>
        <w:spacing w:line="240" w:lineRule="auto"/>
        <w:ind w:left="480" w:hanging="480"/>
        <w:rPr>
          <w:rFonts w:ascii="Calibri" w:hAnsi="Calibri" w:cs="Calibri"/>
          <w:noProof/>
          <w:szCs w:val="24"/>
        </w:rPr>
      </w:pPr>
      <w:r>
        <w:rPr>
          <w:rFonts w:ascii="Calibri" w:hAnsi="Calibri" w:cs="Calibri"/>
          <w:noProof/>
          <w:szCs w:val="24"/>
        </w:rPr>
        <w:t>The Economic Council of Denmark</w:t>
      </w:r>
      <w:r w:rsidR="00B61329" w:rsidRPr="00B61329">
        <w:rPr>
          <w:rFonts w:ascii="Calibri" w:hAnsi="Calibri" w:cs="Calibri"/>
          <w:noProof/>
          <w:szCs w:val="24"/>
        </w:rPr>
        <w:t xml:space="preserve">. (2022). </w:t>
      </w:r>
      <w:r w:rsidR="00B61329" w:rsidRPr="00B61329">
        <w:rPr>
          <w:rFonts w:ascii="Calibri" w:hAnsi="Calibri" w:cs="Calibri"/>
          <w:i/>
          <w:iCs/>
          <w:noProof/>
          <w:szCs w:val="24"/>
        </w:rPr>
        <w:t>RAPPORT FRA FORMANDSKABET DANSK ØKONOMI FORÅR 2022</w:t>
      </w:r>
      <w:r w:rsidR="00B61329" w:rsidRPr="00B61329">
        <w:rPr>
          <w:rFonts w:ascii="Calibri" w:hAnsi="Calibri" w:cs="Calibri"/>
          <w:noProof/>
          <w:szCs w:val="24"/>
        </w:rPr>
        <w:t>. https://dors.dk/raad-vismaend/loven.</w:t>
      </w:r>
    </w:p>
    <w:p w14:paraId="1F8D4E0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Dray, M., &amp; Thirlwall, A. P. (2011). The endogeneity of the natural rate of growth for a selection of Asian countries. </w:t>
      </w:r>
      <w:r w:rsidRPr="00B61329">
        <w:rPr>
          <w:rFonts w:ascii="Calibri" w:hAnsi="Calibri" w:cs="Calibri"/>
          <w:i/>
          <w:iCs/>
          <w:noProof/>
          <w:szCs w:val="24"/>
        </w:rPr>
        <w:t>Journal of Post Keynesian Economics</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(3), 451–468. https://doi.org/10.2753/PKE0160-3477330303</w:t>
      </w:r>
    </w:p>
    <w:p w14:paraId="0AF70D08" w14:textId="1FCC0B8B"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D</w:t>
      </w:r>
      <w:r w:rsidR="00965238">
        <w:rPr>
          <w:rFonts w:ascii="Calibri" w:hAnsi="Calibri" w:cs="Calibri"/>
          <w:noProof/>
          <w:szCs w:val="24"/>
        </w:rPr>
        <w:t>anish Research Institute for Economic Analysis and Modeling</w:t>
      </w:r>
      <w:r w:rsidRPr="00B61329">
        <w:rPr>
          <w:rFonts w:ascii="Calibri" w:hAnsi="Calibri" w:cs="Calibri"/>
          <w:noProof/>
          <w:szCs w:val="24"/>
        </w:rPr>
        <w:t xml:space="preserve">. (2013). </w:t>
      </w:r>
      <w:r w:rsidRPr="00B61329">
        <w:rPr>
          <w:rFonts w:ascii="Calibri" w:hAnsi="Calibri" w:cs="Calibri"/>
          <w:i/>
          <w:iCs/>
          <w:noProof/>
          <w:szCs w:val="24"/>
        </w:rPr>
        <w:t>Langsigtet økonomisk fremskrivning 2013</w:t>
      </w:r>
      <w:r w:rsidRPr="00B61329">
        <w:rPr>
          <w:rFonts w:ascii="Calibri" w:hAnsi="Calibri" w:cs="Calibri"/>
          <w:noProof/>
          <w:szCs w:val="24"/>
        </w:rPr>
        <w:t xml:space="preserve">. </w:t>
      </w:r>
      <w:r w:rsidRPr="00B61329">
        <w:rPr>
          <w:rFonts w:ascii="Calibri" w:hAnsi="Calibri" w:cs="Calibri"/>
          <w:i/>
          <w:iCs/>
          <w:noProof/>
          <w:szCs w:val="24"/>
        </w:rPr>
        <w:t>August</w:t>
      </w:r>
      <w:r w:rsidRPr="00B61329">
        <w:rPr>
          <w:rFonts w:ascii="Calibri" w:hAnsi="Calibri" w:cs="Calibri"/>
          <w:noProof/>
          <w:szCs w:val="24"/>
        </w:rPr>
        <w:t>.</w:t>
      </w:r>
    </w:p>
    <w:p w14:paraId="42BB9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Falch, N. S. (2015). </w:t>
      </w:r>
      <w:r w:rsidRPr="00B61329">
        <w:rPr>
          <w:rFonts w:ascii="Calibri" w:hAnsi="Calibri" w:cs="Calibri"/>
          <w:i/>
          <w:iCs/>
          <w:noProof/>
          <w:szCs w:val="24"/>
        </w:rPr>
        <w:t>Three essays on unemployment insurance</w:t>
      </w:r>
      <w:r w:rsidRPr="00B61329">
        <w:rPr>
          <w:rFonts w:ascii="Calibri" w:hAnsi="Calibri" w:cs="Calibri"/>
          <w:noProof/>
          <w:szCs w:val="24"/>
        </w:rPr>
        <w:t xml:space="preserve">. </w:t>
      </w:r>
      <w:r w:rsidRPr="00B61329">
        <w:rPr>
          <w:rFonts w:ascii="Calibri" w:hAnsi="Calibri" w:cs="Calibri"/>
          <w:i/>
          <w:iCs/>
          <w:noProof/>
          <w:szCs w:val="24"/>
        </w:rPr>
        <w:t>April</w:t>
      </w:r>
      <w:r w:rsidRPr="00B61329">
        <w:rPr>
          <w:rFonts w:ascii="Calibri" w:hAnsi="Calibri" w:cs="Calibri"/>
          <w:noProof/>
          <w:szCs w:val="24"/>
        </w:rPr>
        <w:t>.</w:t>
      </w:r>
    </w:p>
    <w:p w14:paraId="32CFE4E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Fazzari, S. M., Ferri, P., &amp; Variato, A. M. (2020). Demand-led growth and accommodating supply. </w:t>
      </w:r>
      <w:r w:rsidRPr="00B61329">
        <w:rPr>
          <w:rFonts w:ascii="Calibri" w:hAnsi="Calibri" w:cs="Calibri"/>
          <w:i/>
          <w:iCs/>
          <w:noProof/>
          <w:szCs w:val="24"/>
        </w:rPr>
        <w:t>Cambridge Journal of Economics</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(3), 583–605. https://doi.org/10.1093/cje/bez055</w:t>
      </w:r>
    </w:p>
    <w:p w14:paraId="6C8DF95D" w14:textId="659F798E" w:rsidR="00B61329" w:rsidRPr="00B61329" w:rsidRDefault="00965238" w:rsidP="00B61329">
      <w:pPr>
        <w:widowControl w:val="0"/>
        <w:autoSpaceDE w:val="0"/>
        <w:autoSpaceDN w:val="0"/>
        <w:adjustRightInd w:val="0"/>
        <w:spacing w:line="240" w:lineRule="auto"/>
        <w:ind w:left="480" w:hanging="480"/>
        <w:rPr>
          <w:rFonts w:ascii="Calibri" w:hAnsi="Calibri" w:cs="Calibri"/>
          <w:noProof/>
          <w:szCs w:val="24"/>
        </w:rPr>
      </w:pPr>
      <w:r>
        <w:rPr>
          <w:rFonts w:ascii="Calibri" w:hAnsi="Calibri" w:cs="Calibri"/>
          <w:noProof/>
          <w:szCs w:val="24"/>
        </w:rPr>
        <w:t>Ministry of Finance Denmark</w:t>
      </w:r>
      <w:r w:rsidR="00B61329" w:rsidRPr="00B61329">
        <w:rPr>
          <w:rFonts w:ascii="Calibri" w:hAnsi="Calibri" w:cs="Calibri"/>
          <w:noProof/>
          <w:szCs w:val="24"/>
        </w:rPr>
        <w:t xml:space="preserve">. (2017). </w:t>
      </w:r>
      <w:r w:rsidR="00B61329" w:rsidRPr="00B61329">
        <w:rPr>
          <w:rFonts w:ascii="Calibri" w:hAnsi="Calibri" w:cs="Calibri"/>
          <w:i/>
          <w:iCs/>
          <w:noProof/>
          <w:szCs w:val="24"/>
        </w:rPr>
        <w:t>Det danske pensionssystem nu og i fremtiden</w:t>
      </w:r>
      <w:r w:rsidR="00B61329" w:rsidRPr="00B61329">
        <w:rPr>
          <w:rFonts w:ascii="Calibri" w:hAnsi="Calibri" w:cs="Calibri"/>
          <w:noProof/>
          <w:szCs w:val="24"/>
        </w:rPr>
        <w:t>.</w:t>
      </w:r>
    </w:p>
    <w:p w14:paraId="1DA4578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Finkelstein, A., &amp; Chetty, R. (2012). </w:t>
      </w:r>
      <w:r w:rsidRPr="00B61329">
        <w:rPr>
          <w:rFonts w:ascii="Calibri" w:hAnsi="Calibri" w:cs="Calibri"/>
          <w:i/>
          <w:iCs/>
          <w:noProof/>
          <w:szCs w:val="24"/>
        </w:rPr>
        <w:t>SOCIAL INSURANCE: CONNECTING THEORY TO DATA</w:t>
      </w:r>
      <w:r w:rsidRPr="00B61329">
        <w:rPr>
          <w:rFonts w:ascii="Calibri" w:hAnsi="Calibri" w:cs="Calibri"/>
          <w:noProof/>
          <w:szCs w:val="24"/>
        </w:rPr>
        <w:t>.</w:t>
      </w:r>
    </w:p>
    <w:p w14:paraId="44BDA6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Fredriksson, P., &amp; Söderström, M. (2020). The equilibrium impact of unemployment insurance on unemployment: Evidence from a non-linear policy rule.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187</w:t>
      </w:r>
      <w:r w:rsidRPr="00B61329">
        <w:rPr>
          <w:rFonts w:ascii="Calibri" w:hAnsi="Calibri" w:cs="Calibri"/>
          <w:noProof/>
          <w:szCs w:val="24"/>
        </w:rPr>
        <w:t>, 104199. https://doi.org/10.1016/j.jpubeco.2020.104199</w:t>
      </w:r>
    </w:p>
    <w:p w14:paraId="3ABA0C1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Gutierrez, I. A. (2016). Job insecurity, unemployment insurance and on-the-job search. Evidence from older American workers. </w:t>
      </w:r>
      <w:r w:rsidRPr="00B61329">
        <w:rPr>
          <w:rFonts w:ascii="Calibri" w:hAnsi="Calibri" w:cs="Calibri"/>
          <w:i/>
          <w:iCs/>
          <w:noProof/>
          <w:szCs w:val="24"/>
        </w:rPr>
        <w:t>Labour Economics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 228–245. https://doi.org/10.1016/j.labeco.2016.05.011</w:t>
      </w:r>
    </w:p>
    <w:p w14:paraId="0E6DE1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Hagedorn, M., Karahan, F., Manovskii, I., &amp; Mitman, K. (2013). Unemployment Benefits and Unemployment in the Great Recession: The Role of Macro Effects. </w:t>
      </w:r>
      <w:r w:rsidRPr="00B61329">
        <w:rPr>
          <w:rFonts w:ascii="Calibri" w:hAnsi="Calibri" w:cs="Calibri"/>
          <w:i/>
          <w:iCs/>
          <w:noProof/>
          <w:szCs w:val="24"/>
        </w:rPr>
        <w:t>SSRN Electronic Journal</w:t>
      </w:r>
      <w:r w:rsidRPr="00B61329">
        <w:rPr>
          <w:rFonts w:ascii="Calibri" w:hAnsi="Calibri" w:cs="Calibri"/>
          <w:noProof/>
          <w:szCs w:val="24"/>
        </w:rPr>
        <w:t>. https://doi.org/10.2139/ssrn.2340678</w:t>
      </w:r>
    </w:p>
    <w:p w14:paraId="28816E0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Hagedorn, M., Manovskii, I., &amp; Mitman, K. (2016). Interpreting Recent Quasi-Experimental Evidence on the Effects of Unemployment Benefit Extensions. </w:t>
      </w:r>
      <w:r w:rsidRPr="00B61329">
        <w:rPr>
          <w:rFonts w:ascii="Calibri" w:hAnsi="Calibri" w:cs="Calibri"/>
          <w:i/>
          <w:iCs/>
          <w:noProof/>
          <w:szCs w:val="24"/>
        </w:rPr>
        <w:t>NBER Working Paper Series</w:t>
      </w:r>
      <w:r w:rsidRPr="00B61329">
        <w:rPr>
          <w:rFonts w:ascii="Calibri" w:hAnsi="Calibri" w:cs="Calibri"/>
          <w:noProof/>
          <w:szCs w:val="24"/>
        </w:rPr>
        <w:t>, 24. http://www.nber.org/papers/w22280</w:t>
      </w:r>
    </w:p>
    <w:p w14:paraId="08670B7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Nicolini, J. P. (2009). Optimal unemployment insurance and employment history. </w:t>
      </w:r>
      <w:r w:rsidRPr="00B61329">
        <w:rPr>
          <w:rFonts w:ascii="Calibri" w:hAnsi="Calibri" w:cs="Calibri"/>
          <w:i/>
          <w:iCs/>
          <w:noProof/>
          <w:szCs w:val="24"/>
        </w:rPr>
        <w:t>Review of Economic Studies</w:t>
      </w:r>
      <w:r w:rsidRPr="00B61329">
        <w:rPr>
          <w:rFonts w:ascii="Calibri" w:hAnsi="Calibri" w:cs="Calibri"/>
          <w:noProof/>
          <w:szCs w:val="24"/>
        </w:rPr>
        <w:t xml:space="preserve">, </w:t>
      </w:r>
      <w:r w:rsidRPr="00B61329">
        <w:rPr>
          <w:rFonts w:ascii="Calibri" w:hAnsi="Calibri" w:cs="Calibri"/>
          <w:i/>
          <w:iCs/>
          <w:noProof/>
          <w:szCs w:val="24"/>
        </w:rPr>
        <w:t>76</w:t>
      </w:r>
      <w:r w:rsidRPr="00B61329">
        <w:rPr>
          <w:rFonts w:ascii="Calibri" w:hAnsi="Calibri" w:cs="Calibri"/>
          <w:noProof/>
          <w:szCs w:val="24"/>
        </w:rPr>
        <w:t>(3), 1049–1070. https://doi.org/10.1111/j.1467-937X.2009.00555.x</w:t>
      </w:r>
    </w:p>
    <w:p w14:paraId="742E9C0E"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Wang, C. (1996). Unemployment insurance with moral hazard in a dynamic economy A comment. </w:t>
      </w:r>
      <w:r w:rsidRPr="00B61329">
        <w:rPr>
          <w:rFonts w:ascii="Calibri" w:hAnsi="Calibri" w:cs="Calibri"/>
          <w:i/>
          <w:iCs/>
          <w:noProof/>
          <w:szCs w:val="24"/>
        </w:rPr>
        <w:t>Carnegie-Rochester Conference Series on Public Policy</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 43–46. https://doi.org/10.1016/s0167-2231(96)90003-2</w:t>
      </w:r>
    </w:p>
    <w:p w14:paraId="3B25B328"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Howell, D., &amp; Azizoglu, B. (2011). Unemployment Benefits and Work Incentives: The U.S. Labor Market in the Great Recession. </w:t>
      </w:r>
      <w:r w:rsidRPr="00B61329">
        <w:rPr>
          <w:rFonts w:ascii="Calibri" w:hAnsi="Calibri" w:cs="Calibri"/>
          <w:i/>
          <w:iCs/>
          <w:noProof/>
          <w:szCs w:val="24"/>
        </w:rPr>
        <w:t>Political Economy Research Institute</w:t>
      </w:r>
      <w:r w:rsidRPr="00B61329">
        <w:rPr>
          <w:rFonts w:ascii="Calibri" w:hAnsi="Calibri" w:cs="Calibri"/>
          <w:noProof/>
          <w:szCs w:val="24"/>
        </w:rPr>
        <w:t xml:space="preserve">, </w:t>
      </w:r>
      <w:r w:rsidRPr="00B61329">
        <w:rPr>
          <w:rFonts w:ascii="Calibri" w:hAnsi="Calibri" w:cs="Calibri"/>
          <w:i/>
          <w:iCs/>
          <w:noProof/>
          <w:szCs w:val="24"/>
        </w:rPr>
        <w:t>257</w:t>
      </w:r>
      <w:r w:rsidRPr="00B61329">
        <w:rPr>
          <w:rFonts w:ascii="Calibri" w:hAnsi="Calibri" w:cs="Calibri"/>
          <w:noProof/>
          <w:szCs w:val="24"/>
        </w:rPr>
        <w:t>, 151–162. https://doi.org/10.4324/9781315143842</w:t>
      </w:r>
    </w:p>
    <w:p w14:paraId="3056D8E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Hummelgaard, P. (2021). </w:t>
      </w:r>
      <w:r w:rsidRPr="00B61329">
        <w:rPr>
          <w:rFonts w:ascii="Calibri" w:hAnsi="Calibri" w:cs="Calibri"/>
          <w:i/>
          <w:iCs/>
          <w:noProof/>
          <w:szCs w:val="24"/>
        </w:rPr>
        <w:t>Spørgsmål nr:270</w:t>
      </w:r>
      <w:r w:rsidRPr="00B61329">
        <w:rPr>
          <w:rFonts w:ascii="Calibri" w:hAnsi="Calibri" w:cs="Calibri"/>
          <w:noProof/>
          <w:szCs w:val="24"/>
        </w:rPr>
        <w:t>. Beskæftigelses Ministeriet. https://www.ft.dk/samling/20201/almdel/beu/spm/270/svar/1776624/2384360/index.htm</w:t>
      </w:r>
    </w:p>
    <w:p w14:paraId="0ECCDC4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Jensen, M. T. (2021). </w:t>
      </w:r>
      <w:r w:rsidRPr="00B61329">
        <w:rPr>
          <w:rFonts w:ascii="Calibri" w:hAnsi="Calibri" w:cs="Calibri"/>
          <w:i/>
          <w:iCs/>
          <w:noProof/>
          <w:szCs w:val="24"/>
        </w:rPr>
        <w:t>Prisen for at løfte dagpengene overdrives</w:t>
      </w:r>
      <w:r w:rsidRPr="00B61329">
        <w:rPr>
          <w:rFonts w:ascii="Calibri" w:hAnsi="Calibri" w:cs="Calibri"/>
          <w:noProof/>
          <w:szCs w:val="24"/>
        </w:rPr>
        <w:t>. 1–10.</w:t>
      </w:r>
    </w:p>
    <w:p w14:paraId="642C7ED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lastRenderedPageBreak/>
        <w:t xml:space="preserve">Jurajda, Š. (2002). Estimating the effect of unemployment insurance compensation on the labor market histories of displaced workers. </w:t>
      </w:r>
      <w:r w:rsidRPr="00B61329">
        <w:rPr>
          <w:rFonts w:ascii="Calibri" w:hAnsi="Calibri" w:cs="Calibri"/>
          <w:i/>
          <w:iCs/>
          <w:noProof/>
          <w:szCs w:val="24"/>
        </w:rPr>
        <w:t>Journal of Econometrics</w:t>
      </w:r>
      <w:r w:rsidRPr="00B61329">
        <w:rPr>
          <w:rFonts w:ascii="Calibri" w:hAnsi="Calibri" w:cs="Calibri"/>
          <w:noProof/>
          <w:szCs w:val="24"/>
        </w:rPr>
        <w:t xml:space="preserve">, </w:t>
      </w:r>
      <w:r w:rsidRPr="00B61329">
        <w:rPr>
          <w:rFonts w:ascii="Calibri" w:hAnsi="Calibri" w:cs="Calibri"/>
          <w:i/>
          <w:iCs/>
          <w:noProof/>
          <w:szCs w:val="24"/>
        </w:rPr>
        <w:t>108</w:t>
      </w:r>
      <w:r w:rsidRPr="00B61329">
        <w:rPr>
          <w:rFonts w:ascii="Calibri" w:hAnsi="Calibri" w:cs="Calibri"/>
          <w:noProof/>
          <w:szCs w:val="24"/>
        </w:rPr>
        <w:t>(2), 227–252. https://doi.org/10.1016/S0304-4076(01)00135-X</w:t>
      </w:r>
    </w:p>
    <w:p w14:paraId="1A0BDF05" w14:textId="32071EE5"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Kongshøj, P. (2015). </w:t>
      </w:r>
      <w:r w:rsidRPr="00965238">
        <w:rPr>
          <w:rFonts w:ascii="Calibri" w:hAnsi="Calibri" w:cs="Calibri"/>
          <w:i/>
          <w:iCs/>
          <w:noProof/>
          <w:szCs w:val="24"/>
          <w:lang w:val="da-DK"/>
        </w:rPr>
        <w:t>Dansk flexicurity under pres – både indefra og udefra</w:t>
      </w:r>
      <w:r w:rsidRPr="00965238">
        <w:rPr>
          <w:rFonts w:ascii="Calibri" w:hAnsi="Calibri" w:cs="Calibri"/>
          <w:noProof/>
          <w:szCs w:val="24"/>
          <w:lang w:val="da-DK"/>
        </w:rPr>
        <w:t xml:space="preserve">. </w:t>
      </w:r>
      <w:r w:rsidRPr="00B61329">
        <w:rPr>
          <w:rFonts w:ascii="Calibri" w:hAnsi="Calibri" w:cs="Calibri"/>
          <w:i/>
          <w:iCs/>
          <w:noProof/>
          <w:szCs w:val="24"/>
        </w:rPr>
        <w:t>1</w:t>
      </w:r>
      <w:r w:rsidRPr="00B61329">
        <w:rPr>
          <w:rFonts w:ascii="Calibri" w:hAnsi="Calibri" w:cs="Calibri"/>
          <w:noProof/>
          <w:szCs w:val="24"/>
        </w:rPr>
        <w:t>, 5–10.</w:t>
      </w:r>
    </w:p>
    <w:p w14:paraId="54778A8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Lalive, B. R., Landais, C., &amp; Zweimüller, J. (2015). </w:t>
      </w:r>
      <w:r w:rsidRPr="00B61329">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61329">
        <w:rPr>
          <w:rFonts w:ascii="Calibri" w:hAnsi="Calibri" w:cs="Calibri"/>
          <w:noProof/>
          <w:szCs w:val="24"/>
        </w:rPr>
        <w:t xml:space="preserve">. </w:t>
      </w:r>
      <w:r w:rsidRPr="00B61329">
        <w:rPr>
          <w:rFonts w:ascii="Calibri" w:hAnsi="Calibri" w:cs="Calibri"/>
          <w:i/>
          <w:iCs/>
          <w:noProof/>
          <w:szCs w:val="24"/>
        </w:rPr>
        <w:t>105</w:t>
      </w:r>
      <w:r w:rsidRPr="00B61329">
        <w:rPr>
          <w:rFonts w:ascii="Calibri" w:hAnsi="Calibri" w:cs="Calibri"/>
          <w:noProof/>
          <w:szCs w:val="24"/>
        </w:rPr>
        <w:t>(12), 3564–3596.</w:t>
      </w:r>
    </w:p>
    <w:p w14:paraId="090A0A0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Lavoie, M., &amp; Godley, W. (2012). Monetary Economics - An Integrated Approach to Credit, Money, Income, Production and Wealth. In </w:t>
      </w:r>
      <w:r w:rsidRPr="00B61329">
        <w:rPr>
          <w:rFonts w:ascii="Calibri" w:hAnsi="Calibri" w:cs="Calibri"/>
          <w:i/>
          <w:iCs/>
          <w:noProof/>
          <w:szCs w:val="24"/>
        </w:rPr>
        <w:t>Https://Medium.Com/</w:t>
      </w:r>
      <w:r w:rsidRPr="00B61329">
        <w:rPr>
          <w:rFonts w:ascii="Calibri" w:hAnsi="Calibri" w:cs="Calibri"/>
          <w:noProof/>
          <w:szCs w:val="24"/>
        </w:rPr>
        <w:t>. https://medium.com/@arifwicaksanaa/pengertian-use-case-a7e576e1b6bf</w:t>
      </w:r>
    </w:p>
    <w:p w14:paraId="612E7B3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Marinescu, I. (2017). The general equilibrium impacts of unemployment insurance: Evidence from a large online job board.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150</w:t>
      </w:r>
      <w:r w:rsidRPr="00B61329">
        <w:rPr>
          <w:rFonts w:ascii="Calibri" w:hAnsi="Calibri" w:cs="Calibri"/>
          <w:noProof/>
          <w:szCs w:val="24"/>
        </w:rPr>
        <w:t>, 14–29. https://doi.org/10.1016/j.jpubeco.2017.02.012</w:t>
      </w:r>
    </w:p>
    <w:p w14:paraId="4F3AB9D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Mcdonald, I. M., &amp; Solow, R. M. (1981). </w:t>
      </w:r>
      <w:r w:rsidRPr="00B61329">
        <w:rPr>
          <w:rFonts w:ascii="Calibri" w:hAnsi="Calibri" w:cs="Calibri"/>
          <w:i/>
          <w:iCs/>
          <w:noProof/>
          <w:szCs w:val="24"/>
        </w:rPr>
        <w:t>Wage Bargaining and Employment</w:t>
      </w:r>
      <w:r w:rsidRPr="00B61329">
        <w:rPr>
          <w:rFonts w:ascii="Calibri" w:hAnsi="Calibri" w:cs="Calibri"/>
          <w:noProof/>
          <w:szCs w:val="24"/>
        </w:rPr>
        <w:t xml:space="preserve">. </w:t>
      </w:r>
      <w:r w:rsidRPr="00B61329">
        <w:rPr>
          <w:rFonts w:ascii="Calibri" w:hAnsi="Calibri" w:cs="Calibri"/>
          <w:i/>
          <w:iCs/>
          <w:noProof/>
          <w:szCs w:val="24"/>
        </w:rPr>
        <w:t>71</w:t>
      </w:r>
      <w:r w:rsidRPr="00B61329">
        <w:rPr>
          <w:rFonts w:ascii="Calibri" w:hAnsi="Calibri" w:cs="Calibri"/>
          <w:noProof/>
          <w:szCs w:val="24"/>
        </w:rPr>
        <w:t>(5), 896–908.</w:t>
      </w:r>
    </w:p>
    <w:p w14:paraId="1AF7348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Millemaci, E., &amp; Ofria, F. (2014). Kaldor-Verdoorn’s law and increasing returns to scale: A comparison across developed countries. </w:t>
      </w:r>
      <w:r w:rsidRPr="00B61329">
        <w:rPr>
          <w:rFonts w:ascii="Calibri" w:hAnsi="Calibri" w:cs="Calibri"/>
          <w:i/>
          <w:iCs/>
          <w:noProof/>
          <w:szCs w:val="24"/>
        </w:rPr>
        <w:t>Journal of Economic Studies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(1), 140–162. https://doi.org/10.1108/JES-02-2012-0026</w:t>
      </w:r>
    </w:p>
    <w:p w14:paraId="18A81D2E"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Nørgaard, T. (1995). </w:t>
      </w:r>
      <w:r w:rsidRPr="00B61329">
        <w:rPr>
          <w:rFonts w:ascii="Calibri" w:hAnsi="Calibri" w:cs="Calibri"/>
          <w:i/>
          <w:iCs/>
          <w:noProof/>
          <w:szCs w:val="24"/>
        </w:rPr>
        <w:t>Bekendtgørelse om fastsættelse og regulering af omregningssats</w:t>
      </w:r>
      <w:r w:rsidRPr="00B61329">
        <w:rPr>
          <w:rFonts w:ascii="Calibri" w:hAnsi="Calibri" w:cs="Calibri"/>
          <w:noProof/>
          <w:szCs w:val="24"/>
        </w:rPr>
        <w:t>. https://www.retsinformation.dk/eli/lta/1995/1154</w:t>
      </w:r>
    </w:p>
    <w:p w14:paraId="04742F4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Onaran, O., &amp; Galanis, G. (2012). Is aggregate demand wage-led or profit-led? </w:t>
      </w:r>
      <w:r w:rsidRPr="00B61329">
        <w:rPr>
          <w:rFonts w:ascii="Calibri" w:hAnsi="Calibri" w:cs="Calibri"/>
          <w:i/>
          <w:iCs/>
          <w:noProof/>
          <w:szCs w:val="24"/>
        </w:rPr>
        <w:t>Conditions of Work and Employment Series</w:t>
      </w:r>
      <w:r w:rsidRPr="00B61329">
        <w:rPr>
          <w:rFonts w:ascii="Calibri" w:hAnsi="Calibri" w:cs="Calibri"/>
          <w:noProof/>
          <w:szCs w:val="24"/>
        </w:rPr>
        <w:t xml:space="preserve">, </w:t>
      </w:r>
      <w:r w:rsidRPr="00B61329">
        <w:rPr>
          <w:rFonts w:ascii="Calibri" w:hAnsi="Calibri" w:cs="Calibri"/>
          <w:i/>
          <w:iCs/>
          <w:noProof/>
          <w:szCs w:val="24"/>
        </w:rPr>
        <w:t>40</w:t>
      </w:r>
      <w:r w:rsidRPr="00B61329">
        <w:rPr>
          <w:rFonts w:ascii="Calibri" w:hAnsi="Calibri" w:cs="Calibri"/>
          <w:noProof/>
          <w:szCs w:val="24"/>
        </w:rPr>
        <w:t>(40).</w:t>
      </w:r>
    </w:p>
    <w:p w14:paraId="784667C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Onaran, O., &amp; Obst, T. (2015). </w:t>
      </w:r>
      <w:r w:rsidRPr="00B61329">
        <w:rPr>
          <w:rFonts w:ascii="Calibri" w:hAnsi="Calibri" w:cs="Calibri"/>
          <w:i/>
          <w:iCs/>
          <w:noProof/>
          <w:szCs w:val="24"/>
        </w:rPr>
        <w:t>Wage-led growth in the EU15 Member States: the effects of income distribution on growth, investment, trade balance, and inflation</w:t>
      </w:r>
      <w:r w:rsidRPr="00B61329">
        <w:rPr>
          <w:rFonts w:ascii="Calibri" w:hAnsi="Calibri" w:cs="Calibri"/>
          <w:noProof/>
          <w:szCs w:val="24"/>
        </w:rPr>
        <w:t>. 1–48.</w:t>
      </w:r>
    </w:p>
    <w:p w14:paraId="4008C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Risgaard, L. (2021). </w:t>
      </w:r>
      <w:r w:rsidRPr="00B61329">
        <w:rPr>
          <w:rFonts w:ascii="Calibri" w:hAnsi="Calibri" w:cs="Calibri"/>
          <w:i/>
          <w:iCs/>
          <w:noProof/>
          <w:szCs w:val="24"/>
        </w:rPr>
        <w:t>Mere tryghed til lønmodtagerne</w:t>
      </w:r>
      <w:r w:rsidRPr="00B61329">
        <w:rPr>
          <w:rFonts w:ascii="Calibri" w:hAnsi="Calibri" w:cs="Calibri"/>
          <w:noProof/>
          <w:szCs w:val="24"/>
        </w:rPr>
        <w:t>.</w:t>
      </w:r>
    </w:p>
    <w:p w14:paraId="2CFA47B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Setterfield, M. (2003). Supply and Demand in the Theory of Long-run Growth: Introduction to a symposium on demand-led growth.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(1), 23–32. https://doi.org/10.1080/09538250308440</w:t>
      </w:r>
    </w:p>
    <w:p w14:paraId="189EC02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Shapiro, B. C., &amp; Stiglitz, J. E. (1984). American Economic Association Equilibrium Unemployment as a Worker Discipline Device. </w:t>
      </w:r>
      <w:r w:rsidRPr="00B61329">
        <w:rPr>
          <w:rFonts w:ascii="Calibri" w:hAnsi="Calibri" w:cs="Calibri"/>
          <w:i/>
          <w:iCs/>
          <w:noProof/>
          <w:szCs w:val="24"/>
        </w:rPr>
        <w:t>The American Economic Review</w:t>
      </w:r>
      <w:r w:rsidRPr="00B61329">
        <w:rPr>
          <w:rFonts w:ascii="Calibri" w:hAnsi="Calibri" w:cs="Calibri"/>
          <w:noProof/>
          <w:szCs w:val="24"/>
        </w:rPr>
        <w:t xml:space="preserve">, </w:t>
      </w:r>
      <w:r w:rsidRPr="00B61329">
        <w:rPr>
          <w:rFonts w:ascii="Calibri" w:hAnsi="Calibri" w:cs="Calibri"/>
          <w:i/>
          <w:iCs/>
          <w:noProof/>
          <w:szCs w:val="24"/>
        </w:rPr>
        <w:t>74</w:t>
      </w:r>
      <w:r w:rsidRPr="00B61329">
        <w:rPr>
          <w:rFonts w:ascii="Calibri" w:hAnsi="Calibri" w:cs="Calibri"/>
          <w:noProof/>
          <w:szCs w:val="24"/>
        </w:rPr>
        <w:t>(3), 433–444.</w:t>
      </w:r>
    </w:p>
    <w:p w14:paraId="1D3D7AB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Stockhammer, E., &amp; Lavoie, M. (2013). Wage-led Growth. In </w:t>
      </w:r>
      <w:r w:rsidRPr="00B61329">
        <w:rPr>
          <w:rFonts w:ascii="Calibri" w:hAnsi="Calibri" w:cs="Calibri"/>
          <w:i/>
          <w:iCs/>
          <w:noProof/>
          <w:szCs w:val="24"/>
        </w:rPr>
        <w:t>Wage-led Growth</w:t>
      </w:r>
      <w:r w:rsidRPr="00B61329">
        <w:rPr>
          <w:rFonts w:ascii="Calibri" w:hAnsi="Calibri" w:cs="Calibri"/>
          <w:noProof/>
          <w:szCs w:val="24"/>
        </w:rPr>
        <w:t xml:space="preserve"> (Issue February). https://doi.org/10.1057/9781137357939</w:t>
      </w:r>
    </w:p>
    <w:p w14:paraId="5A9AB32C" w14:textId="735CD9CC"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The </w:t>
      </w:r>
      <w:r w:rsidR="00965238">
        <w:rPr>
          <w:rFonts w:ascii="Calibri" w:hAnsi="Calibri" w:cs="Calibri"/>
          <w:noProof/>
          <w:szCs w:val="24"/>
        </w:rPr>
        <w:t>Income Insurance Commission of Denmark</w:t>
      </w:r>
      <w:r w:rsidRPr="00B61329">
        <w:rPr>
          <w:rFonts w:ascii="Calibri" w:hAnsi="Calibri" w:cs="Calibri"/>
          <w:noProof/>
          <w:szCs w:val="24"/>
        </w:rPr>
        <w:t xml:space="preserve">. (2015a). </w:t>
      </w:r>
      <w:r w:rsidRPr="00B61329">
        <w:rPr>
          <w:rFonts w:ascii="Calibri" w:hAnsi="Calibri" w:cs="Calibri"/>
          <w:i/>
          <w:iCs/>
          <w:noProof/>
          <w:szCs w:val="24"/>
        </w:rPr>
        <w:t>Dagpengemodellen teknisk analyserapport</w:t>
      </w:r>
      <w:r w:rsidRPr="00B61329">
        <w:rPr>
          <w:rFonts w:ascii="Calibri" w:hAnsi="Calibri" w:cs="Calibri"/>
          <w:noProof/>
          <w:szCs w:val="24"/>
        </w:rPr>
        <w:t>.</w:t>
      </w:r>
    </w:p>
    <w:p w14:paraId="7BD88B41" w14:textId="7813410C"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The I</w:t>
      </w:r>
      <w:r w:rsidR="00965238">
        <w:rPr>
          <w:rFonts w:ascii="Calibri" w:hAnsi="Calibri" w:cs="Calibri"/>
          <w:noProof/>
          <w:szCs w:val="24"/>
        </w:rPr>
        <w:t>ncome Insurance commission of Denmark</w:t>
      </w:r>
      <w:r w:rsidRPr="00B61329">
        <w:rPr>
          <w:rFonts w:ascii="Calibri" w:hAnsi="Calibri" w:cs="Calibri"/>
          <w:noProof/>
          <w:szCs w:val="24"/>
        </w:rPr>
        <w:t xml:space="preserve">. (2015b). </w:t>
      </w:r>
      <w:r w:rsidRPr="00B61329">
        <w:rPr>
          <w:rFonts w:ascii="Calibri" w:hAnsi="Calibri" w:cs="Calibri"/>
          <w:i/>
          <w:iCs/>
          <w:noProof/>
          <w:szCs w:val="24"/>
        </w:rPr>
        <w:t>Kompensationsgraden i dagpengesystemet</w:t>
      </w:r>
      <w:r w:rsidRPr="00B61329">
        <w:rPr>
          <w:rFonts w:ascii="Calibri" w:hAnsi="Calibri" w:cs="Calibri"/>
          <w:noProof/>
          <w:szCs w:val="24"/>
        </w:rPr>
        <w:t>. 41.</w:t>
      </w:r>
    </w:p>
    <w:p w14:paraId="3D632883"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rPr>
      </w:pPr>
      <w:r w:rsidRPr="00B61329">
        <w:rPr>
          <w:rFonts w:ascii="Calibri" w:hAnsi="Calibri" w:cs="Calibri"/>
          <w:noProof/>
          <w:szCs w:val="24"/>
        </w:rPr>
        <w:t xml:space="preserve">Topel, B. R. H. (1983). </w:t>
      </w:r>
      <w:r w:rsidRPr="00B61329">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61329">
        <w:rPr>
          <w:rFonts w:ascii="Calibri" w:hAnsi="Calibri" w:cs="Calibri"/>
          <w:noProof/>
          <w:szCs w:val="24"/>
        </w:rPr>
        <w:t xml:space="preserve">. </w:t>
      </w:r>
      <w:r w:rsidRPr="00B61329">
        <w:rPr>
          <w:rFonts w:ascii="Calibri" w:hAnsi="Calibri" w:cs="Calibri"/>
          <w:i/>
          <w:iCs/>
          <w:noProof/>
          <w:szCs w:val="24"/>
        </w:rPr>
        <w:t>73</w:t>
      </w:r>
      <w:r w:rsidRPr="00B61329">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lastRenderedPageBreak/>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10EF6AE" w:rsidR="00313FC0" w:rsidRDefault="00313FC0" w:rsidP="00313FC0">
      <w:pPr>
        <w:pStyle w:val="Billedtekst"/>
        <w:keepNext/>
      </w:pPr>
      <w:bookmarkStart w:id="19"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19"/>
      <w:r w:rsidR="004A128F">
        <w:t xml:space="preserve">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bookmarkStart w:id="20" w:name="_Ref120689876"/>
      <w:r>
        <w:t xml:space="preserve">Appendix 2: </w:t>
      </w:r>
      <w:r w:rsidR="0006174A">
        <w:t>Sensitivity analysis</w:t>
      </w:r>
      <w:bookmarkEnd w:id="20"/>
      <w:r w:rsidR="0006174A">
        <w:t xml:space="preserve">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21"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21"/>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22"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22"/>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36"/>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395ED023" w:rsidR="006D056C" w:rsidRDefault="006D056C" w:rsidP="006D056C">
      <w:pPr>
        <w:pStyle w:val="Billedtekst"/>
        <w:keepNext/>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37"/>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38"/>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0C4389C5" w:rsidR="00061257" w:rsidRDefault="00061257" w:rsidP="00061257">
      <w:pPr>
        <w:pStyle w:val="Billedtekst"/>
        <w:keepNext/>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9"/>
                    <a:stretch>
                      <a:fillRect/>
                    </a:stretch>
                  </pic:blipFill>
                  <pic:spPr>
                    <a:xfrm>
                      <a:off x="0" y="0"/>
                      <a:ext cx="4775918" cy="3640024"/>
                    </a:xfrm>
                    <a:prstGeom prst="rect">
                      <a:avLst/>
                    </a:prstGeom>
                  </pic:spPr>
                </pic:pic>
              </a:graphicData>
            </a:graphic>
          </wp:inline>
        </w:drawing>
      </w:r>
    </w:p>
    <w:p w14:paraId="5AE6F86A" w14:textId="0FA8380D" w:rsidR="00061257" w:rsidRDefault="00061257" w:rsidP="00061257">
      <w:pPr>
        <w:pStyle w:val="Billedtekst"/>
        <w:keepNext/>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0"/>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70CFCF71" w:rsidR="00061257" w:rsidRDefault="00061257" w:rsidP="00061257">
      <w:pPr>
        <w:pStyle w:val="Billedtekst"/>
        <w:keepNext/>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1"/>
                    <a:stretch>
                      <a:fillRect/>
                    </a:stretch>
                  </pic:blipFill>
                  <pic:spPr>
                    <a:xfrm>
                      <a:off x="0" y="0"/>
                      <a:ext cx="4939159" cy="3827462"/>
                    </a:xfrm>
                    <a:prstGeom prst="rect">
                      <a:avLst/>
                    </a:prstGeom>
                  </pic:spPr>
                </pic:pic>
              </a:graphicData>
            </a:graphic>
          </wp:inline>
        </w:drawing>
      </w:r>
    </w:p>
    <w:p w14:paraId="0FE7C74B" w14:textId="7B9D7DB0" w:rsidR="00061257" w:rsidRDefault="00061257" w:rsidP="00061257">
      <w:pPr>
        <w:pStyle w:val="Billedtekst"/>
        <w:keepNext/>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2"/>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0C5D3E7A" w:rsidR="00061257" w:rsidRDefault="00061257" w:rsidP="00061257">
      <w:pPr>
        <w:pStyle w:val="Billedtekst"/>
        <w:keepNext/>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3"/>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6485C960" w:rsidR="00061257" w:rsidRDefault="00061257" w:rsidP="00061257">
      <w:pPr>
        <w:pStyle w:val="Billedtekst"/>
        <w:keepNext/>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4"/>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0C22B721" w:rsidR="00061257" w:rsidRDefault="00061257" w:rsidP="00061257">
      <w:pPr>
        <w:pStyle w:val="Billedtekst"/>
        <w:keepNext/>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5"/>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46"/>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47"/>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48"/>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9"/>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0"/>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1"/>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2"/>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3"/>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4"/>
                    <a:stretch>
                      <a:fillRect/>
                    </a:stretch>
                  </pic:blipFill>
                  <pic:spPr>
                    <a:xfrm>
                      <a:off x="0" y="0"/>
                      <a:ext cx="4924425" cy="4667250"/>
                    </a:xfrm>
                    <a:prstGeom prst="rect">
                      <a:avLst/>
                    </a:prstGeom>
                  </pic:spPr>
                </pic:pic>
              </a:graphicData>
            </a:graphic>
          </wp:inline>
        </w:drawing>
      </w:r>
    </w:p>
    <w:sectPr w:rsidR="00061257" w:rsidRPr="00061257" w:rsidSect="00D0045A">
      <w:headerReference w:type="default" r:id="rId55"/>
      <w:footerReference w:type="default" r:id="rId56"/>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C9384" w14:textId="77777777" w:rsidR="007A3A04" w:rsidRDefault="007A3A04" w:rsidP="005F6ED0">
      <w:pPr>
        <w:spacing w:after="0" w:line="240" w:lineRule="auto"/>
      </w:pPr>
      <w:r>
        <w:separator/>
      </w:r>
    </w:p>
  </w:endnote>
  <w:endnote w:type="continuationSeparator" w:id="0">
    <w:p w14:paraId="261B8C21" w14:textId="77777777" w:rsidR="007A3A04" w:rsidRDefault="007A3A04"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26DA7" w14:textId="77777777" w:rsidR="007A3A04" w:rsidRDefault="007A3A04" w:rsidP="005F6ED0">
      <w:pPr>
        <w:spacing w:after="0" w:line="240" w:lineRule="auto"/>
      </w:pPr>
      <w:r>
        <w:separator/>
      </w:r>
    </w:p>
  </w:footnote>
  <w:footnote w:type="continuationSeparator" w:id="0">
    <w:p w14:paraId="169EC5B6" w14:textId="77777777" w:rsidR="007A3A04" w:rsidRDefault="007A3A04"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Pr>
          <w:rStyle w:val="Fodnotehenvisning"/>
        </w:rPr>
        <w:footnoteRef/>
      </w:r>
      <w:r>
        <w:t xml:space="preserve"> </w:t>
      </w:r>
      <w:r w:rsidRPr="00A82B25">
        <w:t xml:space="preserve">Morten Aastrup writes under the organization” </w:t>
      </w:r>
      <w:proofErr w:type="spellStart"/>
      <w:r w:rsidRPr="00A82B25">
        <w:t>Landsorganisationen</w:t>
      </w:r>
      <w:proofErr w:type="spellEnd"/>
      <w:r w:rsidRPr="00A82B25">
        <w:t xml:space="preserve">”, Magnus Jensen and Asbjørn Nørregaard writes under the </w:t>
      </w:r>
      <w:proofErr w:type="gramStart"/>
      <w:r w:rsidRPr="00A82B25">
        <w:t>organization ”</w:t>
      </w:r>
      <w:proofErr w:type="spellStart"/>
      <w:r w:rsidRPr="00A82B25">
        <w:t>Cevea</w:t>
      </w:r>
      <w:proofErr w:type="spellEnd"/>
      <w:proofErr w:type="gramEnd"/>
      <w:r w:rsidRPr="00A82B25">
        <w:t>”, and lastly Lizette Risgaard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0B7692D"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218F032" w:rsidR="00EC5CB9" w:rsidRPr="00052901" w:rsidRDefault="00EC5CB9" w:rsidP="005E7208">
      <w:pPr>
        <w:pStyle w:val="pf0"/>
        <w:rPr>
          <w:rFonts w:asciiTheme="minorHAnsi" w:hAnsiTheme="minorHAnsi" w:cstheme="minorHAnsi"/>
          <w:sz w:val="18"/>
          <w:szCs w:val="18"/>
        </w:rPr>
      </w:pPr>
      <w:r w:rsidRPr="00052901">
        <w:rPr>
          <w:rStyle w:val="Fodnotehenvisning"/>
          <w:rFonts w:asciiTheme="minorHAnsi" w:hAnsiTheme="minorHAnsi" w:cstheme="minorHAnsi"/>
          <w:sz w:val="18"/>
          <w:szCs w:val="18"/>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7">
    <w:p w14:paraId="3B2E79B4" w14:textId="4E5E930B" w:rsidR="005E7208" w:rsidRPr="00052901" w:rsidRDefault="005E7208">
      <w:pPr>
        <w:pStyle w:val="Fodnotetekst"/>
        <w:rPr>
          <w:rFonts w:cstheme="minorHAnsi"/>
          <w:sz w:val="18"/>
          <w:szCs w:val="18"/>
        </w:rPr>
      </w:pPr>
      <w:r w:rsidRPr="00052901">
        <w:rPr>
          <w:rStyle w:val="Fodnotehenvisning"/>
          <w:rFonts w:cstheme="minorHAnsi"/>
          <w:sz w:val="18"/>
          <w:szCs w:val="18"/>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8">
    <w:p w14:paraId="48DD71DE" w14:textId="7DA12B23" w:rsidR="00F268F7" w:rsidRPr="00F268F7" w:rsidRDefault="00F268F7">
      <w:pPr>
        <w:pStyle w:val="Fodnotetekst"/>
      </w:pPr>
      <w:r w:rsidRPr="00052901">
        <w:rPr>
          <w:rStyle w:val="Fodnotehenvisning"/>
          <w:rFonts w:cstheme="minorHAnsi"/>
          <w:sz w:val="18"/>
          <w:szCs w:val="18"/>
        </w:rPr>
        <w:footnoteRef/>
      </w:r>
      <w:r w:rsidRPr="00052901">
        <w:rPr>
          <w:rFonts w:cstheme="minorHAnsi"/>
          <w:sz w:val="18"/>
          <w:szCs w:val="18"/>
        </w:rPr>
        <w:t xml:space="preserve"> We do not see this as a problem, as we are mostly interested in the effects on unemployment.</w:t>
      </w:r>
    </w:p>
  </w:footnote>
  <w:footnote w:id="9">
    <w:p w14:paraId="0EDF4BBE" w14:textId="70FA28CB"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7BC37DA6"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w:t>
      </w:r>
      <w:proofErr w:type="gramStart"/>
      <w:r>
        <w:rPr>
          <w:rStyle w:val="cf01"/>
        </w:rPr>
        <w:t>pg.</w:t>
      </w:r>
      <w:r w:rsidR="00052901">
        <w:rPr>
          <w:rStyle w:val="cf01"/>
        </w:rPr>
        <w:t xml:space="preserve"> </w:t>
      </w:r>
      <w:proofErr w:type="gramEnd"/>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proofErr w:type="gramStart"/>
      <w:r>
        <w:rPr>
          <w:rStyle w:val="cf01"/>
        </w:rPr>
        <w:t>.</w:t>
      </w:r>
      <w:proofErr w:type="gramEnd"/>
    </w:p>
  </w:footnote>
  <w:footnote w:id="11">
    <w:p w14:paraId="7355D381" w14:textId="73133CBA"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sidR="00052901">
        <w:rPr>
          <w:rStyle w:val="cf01"/>
        </w:rPr>
        <w:t xml:space="preserve"> </w:t>
      </w:r>
      <w:r>
        <w:rPr>
          <w:rStyle w:val="cf01"/>
        </w:rPr>
        <w:t>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59365743" w:rsidR="00845283" w:rsidRPr="005900D2" w:rsidRDefault="00845283">
      <w:pPr>
        <w:pStyle w:val="Fodnotetekst"/>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797BA84B" w:rsidR="00C100EC" w:rsidRPr="005900D2" w:rsidRDefault="00C100EC">
      <w:pPr>
        <w:pStyle w:val="Fodnotetekst"/>
      </w:pPr>
      <w:r w:rsidRPr="00967F45">
        <w:rPr>
          <w:rStyle w:val="Fodnotehenvisning"/>
        </w:rPr>
        <w:footnoteRef/>
      </w:r>
      <w:r>
        <w:t xml:space="preserve"> A</w:t>
      </w:r>
      <w:r>
        <w:rPr>
          <w:rStyle w:val="cf01"/>
        </w:rPr>
        <w:t xml:space="preserve">s mentioned in section </w:t>
      </w:r>
      <w:r w:rsidR="008B719F">
        <w:rPr>
          <w:rStyle w:val="cf01"/>
        </w:rPr>
        <w:t xml:space="preserve">2 </w:t>
      </w:r>
      <w:r w:rsidR="008B719F" w:rsidRPr="00C100EC">
        <w:rPr>
          <w:rStyle w:val="cf01"/>
          <w:noProof/>
        </w:rPr>
        <w:t>Andersen et al</w:t>
      </w:r>
      <w:r w:rsidR="008B719F">
        <w:rPr>
          <w:rStyle w:val="cf01"/>
          <w:noProof/>
        </w:rPr>
        <w:t>.</w:t>
      </w:r>
      <w:r>
        <w:rPr>
          <w:rStyle w:val="cf01"/>
        </w:rPr>
        <w:t xml:space="preserve"> </w:t>
      </w:r>
      <w:r>
        <w:rPr>
          <w:rStyle w:val="cf01"/>
        </w:rPr>
        <w:fldChar w:fldCharType="begin" w:fldLock="1"/>
      </w:r>
      <w:r w:rsidR="008F77EC">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rStyle w:val="cf01"/>
        </w:rPr>
        <w:fldChar w:fldCharType="separate"/>
      </w:r>
      <w:r w:rsidR="008B719F" w:rsidRPr="008B719F">
        <w:rPr>
          <w:rStyle w:val="cf01"/>
          <w:noProof/>
        </w:rPr>
        <w:t>(2015)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37A17B31" w:rsidR="00A32105" w:rsidRPr="005900D2" w:rsidRDefault="00A32105">
      <w:pPr>
        <w:pStyle w:val="Fodnotetekst"/>
      </w:pPr>
      <w:r w:rsidRPr="00967F45">
        <w:rPr>
          <w:rStyle w:val="Fodnotehenvisning"/>
        </w:rPr>
        <w:footnoteRef/>
      </w:r>
      <w:r>
        <w:t xml:space="preserve"> </w:t>
      </w:r>
      <w:r w:rsidRPr="00A32105">
        <w:t xml:space="preserve">In appendix pg. </w:t>
      </w:r>
      <w:r w:rsidR="00052901">
        <w:fldChar w:fldCharType="begin"/>
      </w:r>
      <w:r w:rsidR="00052901">
        <w:instrText xml:space="preserve"> PAGEREF _Ref120689876 \h </w:instrText>
      </w:r>
      <w:r w:rsidR="00052901">
        <w:fldChar w:fldCharType="separate"/>
      </w:r>
      <w:r w:rsidR="00052901">
        <w:rPr>
          <w:noProof/>
        </w:rPr>
        <w:t>55</w:t>
      </w:r>
      <w:r w:rsidR="00052901">
        <w:fldChar w:fldCharType="end"/>
      </w:r>
      <w:r w:rsidR="00052901">
        <w:t xml:space="preserve"> </w:t>
      </w:r>
      <w:r w:rsidRPr="00A32105">
        <w:t>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21D01B03" w14:textId="3FED5DA6" w:rsidR="00C100EC" w:rsidRPr="005900D2" w:rsidRDefault="00C100EC">
      <w:pPr>
        <w:pStyle w:val="Fodnotetekst"/>
      </w:pPr>
      <w:r w:rsidRPr="00967F45">
        <w:rPr>
          <w:rStyle w:val="Fodnotehenvisning"/>
        </w:rPr>
        <w:footnoteRef/>
      </w:r>
      <w:r>
        <w:t xml:space="preserve"> </w:t>
      </w:r>
      <w:r>
        <w:rPr>
          <w:rStyle w:val="cf01"/>
        </w:rPr>
        <w:t>Using this result, we calculate the elasticity</w:t>
      </w:r>
      <w:r w:rsidR="00052901">
        <w:rPr>
          <w:rStyle w:val="cf01"/>
        </w:rPr>
        <w:t xml:space="preserve"> of the macroeconomic effects</w:t>
      </w:r>
      <w:r>
        <w:rPr>
          <w:rStyle w:val="cf01"/>
        </w:rPr>
        <w:t xml:space="preserve"> to</w:t>
      </w:r>
      <w:r w:rsidR="00052901">
        <w:rPr>
          <w:rStyle w:val="cf01"/>
        </w:rPr>
        <w:t xml:space="preserve"> be</w:t>
      </w:r>
      <w:r>
        <w:rPr>
          <w:rStyle w:val="cf01"/>
        </w:rPr>
        <w:t xml:space="preserve"> approximately 3.5,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6B303E91" w:rsidR="00D21A6E" w:rsidRPr="005900D2" w:rsidRDefault="00D21A6E">
      <w:pPr>
        <w:pStyle w:val="Fodnotetekst"/>
      </w:pPr>
      <w:r>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7CBC136" w:rsidR="00C100EC" w:rsidRPr="005900D2" w:rsidRDefault="00C100EC">
      <w:pPr>
        <w:pStyle w:val="Fodnotetekst"/>
      </w:pPr>
      <w:r w:rsidRPr="00967F45">
        <w:rPr>
          <w:rStyle w:val="Fodnotehenvisning"/>
        </w:rPr>
        <w:footnoteRef/>
      </w:r>
      <w:r>
        <w:t xml:space="preserve"> </w:t>
      </w:r>
      <w:r>
        <w:rPr>
          <w:rStyle w:val="cf01"/>
        </w:rPr>
        <w:t xml:space="preserve">In the appendix pg.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sidR="00052901">
        <w:rPr>
          <w:rStyle w:val="cf01"/>
        </w:rPr>
        <w:t xml:space="preserve"> </w:t>
      </w:r>
      <w:r>
        <w:rPr>
          <w:rStyle w:val="cf01"/>
        </w:rPr>
        <w:t>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01B3DA56" w14:textId="39FC58EE" w:rsidR="00553FC6" w:rsidRPr="00553FC6" w:rsidRDefault="00553FC6">
      <w:pPr>
        <w:pStyle w:val="Fodnotetekst"/>
      </w:pPr>
      <w:r w:rsidRPr="00553FC6">
        <w:rPr>
          <w:rStyle w:val="Fodnotehenvisning"/>
        </w:rPr>
        <w:footnoteRef/>
      </w:r>
      <w:r w:rsidRPr="00553FC6">
        <w:t xml:space="preserve"> In future calculations we will use a value of 0.38</w:t>
      </w:r>
    </w:p>
  </w:footnote>
  <w:footnote w:id="26">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7">
    <w:p w14:paraId="5E8C2973" w14:textId="5B868648"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8">
    <w:p w14:paraId="64540479" w14:textId="3618ADFA" w:rsidR="001F04BC" w:rsidRPr="005634E3" w:rsidRDefault="001F04BC">
      <w:pPr>
        <w:pStyle w:val="Fodnotetekst"/>
      </w:pPr>
      <w:r>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4F2"/>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60AA0"/>
    <w:rsid w:val="00162AD8"/>
    <w:rsid w:val="00162CBB"/>
    <w:rsid w:val="00162CD9"/>
    <w:rsid w:val="0016509E"/>
    <w:rsid w:val="00166B1E"/>
    <w:rsid w:val="00167010"/>
    <w:rsid w:val="00167FDE"/>
    <w:rsid w:val="00170171"/>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A6"/>
    <w:rsid w:val="001F4309"/>
    <w:rsid w:val="001F6CAA"/>
    <w:rsid w:val="00201996"/>
    <w:rsid w:val="00205146"/>
    <w:rsid w:val="0020720A"/>
    <w:rsid w:val="00207C01"/>
    <w:rsid w:val="002103A8"/>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110E"/>
    <w:rsid w:val="0032294E"/>
    <w:rsid w:val="00322F1F"/>
    <w:rsid w:val="003240E2"/>
    <w:rsid w:val="00327399"/>
    <w:rsid w:val="0032745A"/>
    <w:rsid w:val="00332521"/>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7E9A"/>
    <w:rsid w:val="006D056C"/>
    <w:rsid w:val="006D25A4"/>
    <w:rsid w:val="006D2B78"/>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7F4513"/>
    <w:rsid w:val="0080080C"/>
    <w:rsid w:val="00800FEE"/>
    <w:rsid w:val="008054B1"/>
    <w:rsid w:val="00805A76"/>
    <w:rsid w:val="00805F2A"/>
    <w:rsid w:val="00806786"/>
    <w:rsid w:val="00806CA2"/>
    <w:rsid w:val="00807E9E"/>
    <w:rsid w:val="00810B0B"/>
    <w:rsid w:val="00812DCC"/>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3864"/>
    <w:rsid w:val="00EB504E"/>
    <w:rsid w:val="00EB54FF"/>
    <w:rsid w:val="00EB7CB3"/>
    <w:rsid w:val="00EC33AB"/>
    <w:rsid w:val="00EC578D"/>
    <w:rsid w:val="00EC5CB9"/>
    <w:rsid w:val="00ED06D9"/>
    <w:rsid w:val="00ED0C06"/>
    <w:rsid w:val="00ED3896"/>
    <w:rsid w:val="00ED38CE"/>
    <w:rsid w:val="00ED3C43"/>
    <w:rsid w:val="00EE17FC"/>
    <w:rsid w:val="00EE180D"/>
    <w:rsid w:val="00EE677A"/>
    <w:rsid w:val="00EE6980"/>
    <w:rsid w:val="00EE6C6F"/>
    <w:rsid w:val="00EE7B67"/>
    <w:rsid w:val="00EE7EDF"/>
    <w:rsid w:val="00EF18D3"/>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Mikael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86</Pages>
  <Words>44150</Words>
  <Characters>269316</Characters>
  <Application>Microsoft Office Word</Application>
  <DocSecurity>0</DocSecurity>
  <Lines>2244</Lines>
  <Paragraphs>625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312841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21</cp:revision>
  <cp:lastPrinted>2022-11-30T09:36:00Z</cp:lastPrinted>
  <dcterms:created xsi:type="dcterms:W3CDTF">2022-11-29T17:51:00Z</dcterms:created>
  <dcterms:modified xsi:type="dcterms:W3CDTF">2022-11-30T10:15:00Z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