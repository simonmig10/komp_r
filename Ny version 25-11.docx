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r>
        <w:t>Section 2: Lit</w:t>
      </w:r>
      <w:r w:rsidR="00BF1D8A">
        <w:t>erature</w:t>
      </w:r>
      <w:r>
        <w:t xml:space="preserve"> review</w:t>
      </w:r>
      <w:bookmarkEnd w:id="0"/>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79D307DC"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3D1F5175" w14:textId="29D824CF"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1D5F0550"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E36D4D">
        <w:rPr>
          <w:sz w:val="24"/>
          <w:szCs w:val="24"/>
        </w:rPr>
        <w:t>makes</w:t>
      </w:r>
      <w:r w:rsidR="003C4BAC" w:rsidRPr="00AB3D2F">
        <w:rPr>
          <w:sz w:val="24"/>
          <w:szCs w:val="24"/>
        </w:rPr>
        <w:t xml:space="preserve"> the wage negotiations</w:t>
      </w:r>
      <w:r w:rsidR="00E36D4D">
        <w:rPr>
          <w:sz w:val="24"/>
          <w:szCs w:val="24"/>
        </w:rPr>
        <w:t xml:space="preserve"> harder</w:t>
      </w:r>
      <w:r w:rsidR="003C4BAC" w:rsidRPr="00AB3D2F">
        <w:rPr>
          <w:sz w:val="24"/>
          <w:szCs w:val="24"/>
        </w:rPr>
        <w:t xml:space="preserve"> for</w:t>
      </w:r>
      <w:r w:rsidR="00E36D4D">
        <w:rPr>
          <w:sz w:val="24"/>
          <w:szCs w:val="24"/>
        </w:rPr>
        <w:t xml:space="preserve"> the</w:t>
      </w:r>
      <w:r w:rsidR="003C4BAC" w:rsidRPr="00AB3D2F">
        <w:rPr>
          <w:sz w:val="24"/>
          <w:szCs w:val="24"/>
        </w:rPr>
        <w:t xml:space="preserve"> workers and thereby negatively affects the wages. </w:t>
      </w:r>
    </w:p>
    <w:p w14:paraId="74B1CFF7" w14:textId="25DBC805"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 where an increase in the level of income insurance will result in lower incentive to search for a new job, and in addition to this also be pickier regarding job offers</w:t>
      </w:r>
      <w:r w:rsidR="00A65427">
        <w:rPr>
          <w:sz w:val="24"/>
          <w:szCs w:val="24"/>
        </w:rPr>
        <w:t>, thereby</w:t>
      </w:r>
      <w:r w:rsidR="003C4BAC" w:rsidRPr="00AB3D2F">
        <w:rPr>
          <w:sz w:val="24"/>
          <w:szCs w:val="24"/>
        </w:rPr>
        <w:t xml:space="preserve">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w:t>
      </w:r>
      <w:r w:rsidR="00A65427">
        <w:rPr>
          <w:sz w:val="24"/>
          <w:szCs w:val="24"/>
        </w:rPr>
        <w:t xml:space="preserve"> They find there to be many dimensions of heterogeneity for both workers and companies affecting the job-match, therefore,</w:t>
      </w:r>
      <w:r w:rsidR="003C4BAC" w:rsidRPr="00AB3D2F">
        <w:rPr>
          <w:sz w:val="24"/>
          <w:szCs w:val="24"/>
        </w:rPr>
        <w:t xml:space="preserve"> </w:t>
      </w:r>
      <w:r w:rsidR="00A65427" w:rsidRPr="00AB3D2F">
        <w:rPr>
          <w:sz w:val="24"/>
          <w:szCs w:val="24"/>
        </w:rPr>
        <w:t>it</w:t>
      </w:r>
      <w:r w:rsidR="003C4BAC" w:rsidRPr="00AB3D2F">
        <w:rPr>
          <w:sz w:val="24"/>
          <w:szCs w:val="24"/>
        </w:rPr>
        <w: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t>
      </w:r>
      <w:r w:rsidR="00A65427">
        <w:rPr>
          <w:sz w:val="24"/>
          <w:szCs w:val="24"/>
        </w:rPr>
        <w:t>whereas</w:t>
      </w:r>
      <w:r w:rsidR="003C4BAC" w:rsidRPr="00AB3D2F">
        <w:rPr>
          <w:sz w:val="24"/>
          <w:szCs w:val="24"/>
        </w:rPr>
        <w:t xml:space="preserve"> </w:t>
      </w:r>
      <w:r w:rsidR="003C4BAC" w:rsidRPr="00AB3D2F">
        <w:rPr>
          <w:sz w:val="24"/>
          <w:szCs w:val="24"/>
        </w:rPr>
        <w:lastRenderedPageBreak/>
        <w:t xml:space="preserve">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w:t>
      </w:r>
      <w:r w:rsidRPr="00AB3D2F">
        <w:rPr>
          <w:sz w:val="24"/>
          <w:szCs w:val="24"/>
        </w:rPr>
        <w:lastRenderedPageBreak/>
        <w:t xml:space="preserve">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229D14C0"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5665D4">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5634E3" w:rsidRPr="005634E3">
        <w:rPr>
          <w:noProof/>
          <w:sz w:val="24"/>
          <w:szCs w:val="24"/>
        </w:rPr>
        <w:t>(Aastrup, 2018; Jensen, 2021; Risgaard, 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B61329">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1" w:name="_Ref119913343"/>
      <w:r>
        <w:t>Section 3</w:t>
      </w:r>
      <w:bookmarkEnd w:id="1"/>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w:t>
      </w:r>
      <w:r w:rsidR="005900D2">
        <w:rPr>
          <w:sz w:val="24"/>
          <w:szCs w:val="24"/>
        </w:rPr>
        <w:lastRenderedPageBreak/>
        <w:t xml:space="preserve">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r>
        <w:t xml:space="preserve">Figure </w:t>
      </w:r>
      <w:fldSimple w:instr=" SEQ Figure \* ARABIC ">
        <w:r w:rsidR="00775321">
          <w:rPr>
            <w:noProof/>
          </w:rPr>
          <w:t>1</w:t>
        </w:r>
      </w:fldSimple>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85533D1"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This creates a situation in which wage growth of more than 2% would result in the maximum level 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fldSimple w:instr=" SEQ Figure \* ARABIC ">
        <w:r w:rsidR="00775321">
          <w:rPr>
            <w:noProof/>
          </w:rPr>
          <w:t>2</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xml:space="preserve">. We already introduced this </w:t>
      </w:r>
      <w:r w:rsidR="00BE1D62">
        <w:rPr>
          <w:sz w:val="24"/>
          <w:szCs w:val="24"/>
        </w:rPr>
        <w:lastRenderedPageBreak/>
        <w:t>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73B6B1E2"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5634E3" w:rsidRPr="005634E3">
        <w:rPr>
          <w:noProof/>
          <w:sz w:val="24"/>
          <w:szCs w:val="24"/>
        </w:rPr>
        <w:t>(The 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w:t>
      </w:r>
      <w:r w:rsidR="00F2092E" w:rsidRPr="00AB3D2F">
        <w:rPr>
          <w:sz w:val="24"/>
          <w:szCs w:val="24"/>
        </w:rPr>
        <w:lastRenderedPageBreak/>
        <w:t xml:space="preserve">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2E68D2C3"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w:t>
      </w:r>
      <w:r w:rsidR="0099039F" w:rsidRPr="00AB3D2F">
        <w:rPr>
          <w:sz w:val="24"/>
          <w:szCs w:val="24"/>
        </w:rPr>
        <w:lastRenderedPageBreak/>
        <w:t xml:space="preserve">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27577DBB"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lastRenderedPageBreak/>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34612CE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0C3B2A57"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 xml:space="preserve">rgues that the behavioral effects (explained above) used to estimating the costs of an increase in the level of income insurance is miss leading. Especially </w:t>
      </w:r>
      <w:r w:rsidR="00C3081B" w:rsidRPr="00AB3D2F">
        <w:rPr>
          <w:sz w:val="24"/>
          <w:szCs w:val="24"/>
        </w:rPr>
        <w:lastRenderedPageBreak/>
        <w:t>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57A7CF7F" w:rsidR="00C3081B" w:rsidRPr="00AB3D2F" w:rsidRDefault="00C3081B" w:rsidP="00C3081B">
      <w:pPr>
        <w:spacing w:line="360" w:lineRule="auto"/>
        <w:rPr>
          <w:sz w:val="24"/>
          <w:szCs w:val="24"/>
        </w:rPr>
      </w:pPr>
      <w:r w:rsidRPr="00AB3D2F">
        <w:rPr>
          <w:sz w:val="24"/>
          <w:szCs w:val="24"/>
        </w:rPr>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w:t>
      </w:r>
      <w:r w:rsidRPr="00AB3D2F">
        <w:rPr>
          <w:sz w:val="24"/>
          <w:szCs w:val="24"/>
        </w:rPr>
        <w:lastRenderedPageBreak/>
        <w:t xml:space="preserve">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43EA671B" w:rsidR="000F0D4B"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10DCA09F" w14:textId="77777777" w:rsidR="00F25F2F" w:rsidRPr="00A74720" w:rsidRDefault="00F25F2F" w:rsidP="004D12B6">
      <w:pPr>
        <w:spacing w:line="360" w:lineRule="auto"/>
        <w:rPr>
          <w:sz w:val="24"/>
          <w:szCs w:val="24"/>
        </w:rPr>
      </w:pP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0BF5059" w14:textId="12DECAB9" w:rsidR="00C074C2" w:rsidRPr="00D2140C"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lastRenderedPageBreak/>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w:t>
      </w:r>
      <w:r w:rsidR="00152282">
        <w:rPr>
          <w:sz w:val="24"/>
          <w:szCs w:val="24"/>
        </w:rPr>
        <w:t>introduce</w:t>
      </w:r>
      <w:r w:rsidR="00174C5E" w:rsidRPr="00AB3D2F">
        <w:rPr>
          <w:sz w:val="24"/>
          <w:szCs w:val="24"/>
        </w:rPr>
        <w:t xml:space="preserve"> a scenario where </w:t>
      </w:r>
      <w:r w:rsidR="00152282">
        <w:rPr>
          <w:sz w:val="24"/>
          <w:szCs w:val="24"/>
        </w:rPr>
        <w:t>several</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B61329">
        <w:rPr>
          <w:sz w:val="24"/>
          <w:szCs w:val="24"/>
        </w:rPr>
        <w:t>state</w:t>
      </w:r>
      <w:r w:rsidR="004E4CC5" w:rsidRPr="00AB3D2F">
        <w:rPr>
          <w:sz w:val="24"/>
          <w:szCs w:val="24"/>
        </w:rPr>
        <w:t xml:space="preserve"> regulation percent</w:t>
      </w:r>
      <w:r w:rsidR="00B61329">
        <w:rPr>
          <w:sz w:val="24"/>
          <w:szCs w:val="24"/>
        </w:rPr>
        <w:t>age</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lastRenderedPageBreak/>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2"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2"/>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6CFC5F75"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w:t>
      </w:r>
      <w:r w:rsidR="00C5526D" w:rsidRPr="00AB3D2F">
        <w:rPr>
          <w:rFonts w:cstheme="minorHAnsi"/>
          <w:sz w:val="24"/>
          <w:szCs w:val="24"/>
        </w:rPr>
        <w:lastRenderedPageBreak/>
        <w:t>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329227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w:t>
      </w:r>
      <w:r w:rsidR="00174C5E" w:rsidRPr="00AB3D2F">
        <w:rPr>
          <w:rFonts w:cstheme="minorHAnsi"/>
          <w:sz w:val="24"/>
          <w:szCs w:val="24"/>
        </w:rPr>
        <w:lastRenderedPageBreak/>
        <w:t>main reason for having the participation ra</w:t>
      </w:r>
      <w:r w:rsidRPr="00AB3D2F">
        <w:rPr>
          <w:rFonts w:cstheme="minorHAnsi"/>
          <w:sz w:val="24"/>
          <w:szCs w:val="24"/>
        </w:rPr>
        <w:t>t</w:t>
      </w:r>
      <w:r w:rsidR="00174C5E" w:rsidRPr="00AB3D2F">
        <w:rPr>
          <w:rFonts w:cstheme="minorHAnsi"/>
          <w:sz w:val="24"/>
          <w:szCs w:val="24"/>
        </w:rPr>
        <w:t>e exogenous in the baseline model</w:t>
      </w:r>
      <w:r w:rsidR="00231ED5">
        <w:rPr>
          <w:rFonts w:cstheme="minorHAnsi"/>
          <w:sz w:val="24"/>
          <w:szCs w:val="24"/>
        </w:rPr>
        <w:t>,</w:t>
      </w:r>
      <w:r w:rsidR="00174C5E" w:rsidRPr="00AB3D2F">
        <w:rPr>
          <w:rFonts w:cstheme="minorHAnsi"/>
          <w:sz w:val="24"/>
          <w:szCs w:val="24"/>
        </w:rPr>
        <w:t xml:space="preserve"> is that</w:t>
      </w:r>
      <w:r w:rsidR="00231ED5">
        <w:rPr>
          <w:rFonts w:cstheme="minorHAnsi"/>
          <w:sz w:val="24"/>
          <w:szCs w:val="24"/>
        </w:rPr>
        <w:t>,</w:t>
      </w:r>
      <w:r w:rsidR="00174C5E" w:rsidRPr="00AB3D2F">
        <w:rPr>
          <w:rFonts w:cstheme="minorHAnsi"/>
          <w:sz w:val="24"/>
          <w:szCs w:val="24"/>
        </w:rPr>
        <w:t xml:space="preserve">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fldSimple w:instr=" SEQ Figure \* ARABIC ">
        <w:r w:rsidR="00775321">
          <w:rPr>
            <w:noProof/>
          </w:rPr>
          <w:t>3</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514725"/>
                    </a:xfrm>
                    <a:prstGeom prst="rect">
                      <a:avLst/>
                    </a:prstGeom>
                  </pic:spPr>
                </pic:pic>
              </a:graphicData>
            </a:graphic>
          </wp:inline>
        </w:drawing>
      </w:r>
    </w:p>
    <w:p w14:paraId="5C77B017" w14:textId="44C05829"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w:t>
      </w:r>
      <w:r w:rsidR="001F087E" w:rsidRPr="00AC0541">
        <w:rPr>
          <w:sz w:val="24"/>
          <w:szCs w:val="24"/>
        </w:rPr>
        <w:lastRenderedPageBreak/>
        <w:t xml:space="preserve">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proofErr w:type="gramStart"/>
      <w:r w:rsidR="009954FC" w:rsidRPr="00AC0541">
        <w:rPr>
          <w:sz w:val="24"/>
          <w:szCs w:val="24"/>
        </w:rPr>
        <w:t>happens</w:t>
      </w:r>
      <w:proofErr w:type="gramEnd"/>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735486DD" w:rsidR="003A3E3B" w:rsidRDefault="003A3E3B" w:rsidP="003A3E3B">
      <w:pPr>
        <w:pStyle w:val="Billedtekst"/>
        <w:keepNext/>
      </w:pPr>
      <w:bookmarkStart w:id="3" w:name="_Ref119756235"/>
      <w:r>
        <w:t>Figure</w:t>
      </w:r>
      <w:r w:rsidR="002966DF">
        <w:t xml:space="preserve"> </w:t>
      </w:r>
      <w:fldSimple w:instr=" SEQ Figure \* ARABIC ">
        <w:r w:rsidR="00775321">
          <w:rPr>
            <w:noProof/>
          </w:rPr>
          <w:t>4</w:t>
        </w:r>
      </w:fldSimple>
      <w:bookmarkEnd w:id="3"/>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0C8D690" w:rsidR="00C74F09" w:rsidRDefault="009B3878" w:rsidP="0078484D">
      <w:pPr>
        <w:spacing w:line="360" w:lineRule="auto"/>
      </w:pPr>
      <w:r>
        <w:rPr>
          <w:sz w:val="24"/>
          <w:szCs w:val="24"/>
        </w:rPr>
        <w:t xml:space="preserve">As mentioned above the demand channel </w:t>
      </w:r>
      <w:r w:rsidR="00231ED5">
        <w:rPr>
          <w:sz w:val="24"/>
          <w:szCs w:val="24"/>
        </w:rPr>
        <w:t>h</w:t>
      </w:r>
      <w:r>
        <w:rPr>
          <w:sz w:val="24"/>
          <w:szCs w:val="24"/>
        </w:rPr>
        <w:t>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 xml:space="preserve">removing the suppressing of the </w:t>
      </w:r>
      <w:r w:rsidR="00231ED5">
        <w:rPr>
          <w:sz w:val="24"/>
          <w:szCs w:val="24"/>
        </w:rPr>
        <w:t xml:space="preserve">state regulation percentage within </w:t>
      </w:r>
      <w:r>
        <w:rPr>
          <w:sz w:val="24"/>
          <w:szCs w:val="24"/>
        </w:rPr>
        <w:t>the baseline model. This will allow us</w:t>
      </w:r>
      <w:r w:rsidR="003D40B6" w:rsidRPr="00AC0541">
        <w:rPr>
          <w:sz w:val="24"/>
          <w:szCs w:val="24"/>
        </w:rPr>
        <w:t xml:space="preserve"> to estimate </w:t>
      </w:r>
      <w:r w:rsidR="00231ED5">
        <w:rPr>
          <w:sz w:val="24"/>
          <w:szCs w:val="24"/>
        </w:rPr>
        <w:t xml:space="preserve">the </w:t>
      </w:r>
      <w:r w:rsidR="003D40B6" w:rsidRPr="00AC0541">
        <w:rPr>
          <w:sz w:val="24"/>
          <w:szCs w:val="24"/>
        </w:rPr>
        <w:t>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935D9A">
        <w:rPr>
          <w:sz w:val="24"/>
          <w:szCs w:val="24"/>
        </w:rPr>
        <w:t>-</w:t>
      </w:r>
      <w:r w:rsidR="00345E16" w:rsidRPr="00AC0541">
        <w:rPr>
          <w:sz w:val="24"/>
          <w:szCs w:val="24"/>
        </w:rPr>
        <w:t>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 xml:space="preserve">the suppressing of the </w:t>
      </w:r>
      <w:r w:rsidR="00B61329">
        <w:rPr>
          <w:sz w:val="24"/>
          <w:szCs w:val="24"/>
        </w:rPr>
        <w:t>state</w:t>
      </w:r>
      <w:r w:rsidR="009C5A76" w:rsidRPr="00AC0541">
        <w:rPr>
          <w:sz w:val="24"/>
          <w:szCs w:val="24"/>
        </w:rPr>
        <w:t xml:space="preserve"> regulation</w:t>
      </w:r>
      <w:r w:rsidR="00B61329">
        <w:rPr>
          <w:sz w:val="24"/>
          <w:szCs w:val="24"/>
        </w:rPr>
        <w:t xml:space="preserve"> percentage</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2709E223" w:rsidR="004878A3" w:rsidRDefault="004878A3" w:rsidP="004878A3">
      <w:pPr>
        <w:pStyle w:val="Overskrift2"/>
      </w:pPr>
      <w:r>
        <w:t>Scenario 1</w:t>
      </w:r>
      <w:r w:rsidR="001D7469">
        <w:t>:</w:t>
      </w:r>
      <w:r>
        <w:t xml:space="preserve">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494A895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r>
      <w:r w:rsidR="00DB287A">
        <w:rPr>
          <w:sz w:val="24"/>
          <w:szCs w:val="24"/>
        </w:rPr>
        <w:lastRenderedPageBreak/>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w:t>
      </w:r>
      <w:r w:rsidR="00B61329">
        <w:rPr>
          <w:sz w:val="24"/>
          <w:szCs w:val="24"/>
        </w:rPr>
        <w:t>state</w:t>
      </w:r>
      <w:r w:rsidR="00967C56" w:rsidRPr="00934626">
        <w:rPr>
          <w:sz w:val="24"/>
          <w:szCs w:val="24"/>
        </w:rPr>
        <w:t xml:space="preserv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791B11">
        <w:rPr>
          <w:sz w:val="24"/>
          <w:szCs w:val="24"/>
        </w:rPr>
        <w:t xml:space="preserve">As the maximum level of income insurance increases, so does the </w:t>
      </w:r>
      <w:r w:rsidR="00934626" w:rsidRPr="00934626">
        <w:rPr>
          <w:sz w:val="24"/>
          <w:szCs w:val="24"/>
        </w:rPr>
        <w:t xml:space="preserve">average level of income insurance as we included a direct link </w:t>
      </w:r>
      <w:r w:rsidR="00791B11">
        <w:rPr>
          <w:sz w:val="24"/>
          <w:szCs w:val="24"/>
        </w:rPr>
        <w:t>between these two</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75321">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376914DC" w:rsidR="003A3E3B" w:rsidRDefault="003A3E3B" w:rsidP="003A3E3B">
      <w:pPr>
        <w:pStyle w:val="Billedtekst"/>
        <w:keepNext/>
      </w:pPr>
      <w:bookmarkStart w:id="4" w:name="_Ref119756278"/>
      <w:r>
        <w:t xml:space="preserve">Figure </w:t>
      </w:r>
      <w:fldSimple w:instr=" SEQ Figure \* ARABIC ">
        <w:r w:rsidR="00775321">
          <w:rPr>
            <w:noProof/>
          </w:rPr>
          <w:t>5</w:t>
        </w:r>
      </w:fldSimple>
      <w:bookmarkEnd w:id="4"/>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05075"/>
                    </a:xfrm>
                    <a:prstGeom prst="rect">
                      <a:avLst/>
                    </a:prstGeom>
                  </pic:spPr>
                </pic:pic>
              </a:graphicData>
            </a:graphic>
          </wp:inline>
        </w:drawing>
      </w:r>
    </w:p>
    <w:p w14:paraId="4438EC6B" w14:textId="3E2E81ED" w:rsidR="000A6093" w:rsidRPr="00AC0541" w:rsidRDefault="000A6093" w:rsidP="0078484D">
      <w:pPr>
        <w:spacing w:line="360" w:lineRule="auto"/>
        <w:rPr>
          <w:sz w:val="24"/>
          <w:szCs w:val="24"/>
        </w:rPr>
      </w:pPr>
      <w:r w:rsidRPr="00AC0541">
        <w:rPr>
          <w:sz w:val="24"/>
          <w:szCs w:val="24"/>
        </w:rPr>
        <w:t>The increase in the average level of income insurance</w:t>
      </w:r>
      <w:r w:rsidR="00791B11">
        <w:rPr>
          <w:sz w:val="24"/>
          <w:szCs w:val="24"/>
        </w:rPr>
        <w:t xml:space="preserve"> then</w:t>
      </w:r>
      <w:r w:rsidRPr="00AC0541">
        <w:rPr>
          <w:sz w:val="24"/>
          <w:szCs w:val="24"/>
        </w:rPr>
        <w:t xml:space="preserve"> increases the net social benefits received by the households, and thereby raises the disposable income of the households. </w:t>
      </w:r>
      <w:r w:rsidR="00C04F99" w:rsidRPr="00AC0541">
        <w:rPr>
          <w:sz w:val="24"/>
          <w:szCs w:val="24"/>
        </w:rPr>
        <w:t>As the increase in net social benefits for the households are financed by the government the net lending of the government will fall</w:t>
      </w:r>
      <w:r w:rsidR="00791B11">
        <w:rPr>
          <w:sz w:val="24"/>
          <w:szCs w:val="24"/>
        </w:rPr>
        <w:t>, as seen below</w:t>
      </w:r>
      <w:r w:rsidR="00C04F99" w:rsidRPr="00AC0541">
        <w:rPr>
          <w:sz w:val="24"/>
          <w:szCs w:val="24"/>
        </w:rPr>
        <w:t xml:space="preserve">. These effects take into account the increased tax payments that the households will experience. </w:t>
      </w:r>
    </w:p>
    <w:p w14:paraId="52E7D895" w14:textId="29987806" w:rsidR="003A3E3B" w:rsidRDefault="003A3E3B" w:rsidP="003A3E3B">
      <w:pPr>
        <w:pStyle w:val="Billedtekst"/>
        <w:keepNext/>
      </w:pPr>
      <w:r>
        <w:lastRenderedPageBreak/>
        <w:t xml:space="preserve">Figure </w:t>
      </w:r>
      <w:fldSimple w:instr=" SEQ Figure \* ARABIC ">
        <w:r w:rsidR="00775321">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495550"/>
                    </a:xfrm>
                    <a:prstGeom prst="rect">
                      <a:avLst/>
                    </a:prstGeom>
                  </pic:spPr>
                </pic:pic>
              </a:graphicData>
            </a:graphic>
          </wp:inline>
        </w:drawing>
      </w:r>
    </w:p>
    <w:p w14:paraId="6BFBB603" w14:textId="70A4762F" w:rsidR="00B373E3" w:rsidRPr="00AC0541" w:rsidRDefault="00C04F99" w:rsidP="0078484D">
      <w:pPr>
        <w:spacing w:line="360" w:lineRule="auto"/>
        <w:rPr>
          <w:sz w:val="24"/>
          <w:szCs w:val="24"/>
        </w:rPr>
      </w:pPr>
      <w:r w:rsidRPr="00AC0541">
        <w:rPr>
          <w:sz w:val="24"/>
          <w:szCs w:val="24"/>
        </w:rPr>
        <w:t>The increase in disposable income</w:t>
      </w:r>
      <w:r w:rsidR="00791B11">
        <w:rPr>
          <w:sz w:val="24"/>
          <w:szCs w:val="24"/>
        </w:rPr>
        <w:t xml:space="preserve"> then</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w:t>
      </w:r>
      <w:r w:rsidR="00791B11">
        <w:rPr>
          <w:sz w:val="24"/>
          <w:szCs w:val="24"/>
        </w:rPr>
        <w:t>increase</w:t>
      </w:r>
      <w:r w:rsidRPr="00AC0541">
        <w:rPr>
          <w:sz w:val="24"/>
          <w:szCs w:val="24"/>
        </w:rPr>
        <w:t xml:space="preserv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w:t>
      </w:r>
      <w:r w:rsidR="00791B11">
        <w:rPr>
          <w:sz w:val="24"/>
          <w:szCs w:val="24"/>
        </w:rPr>
        <w:t>, both the increase in GDP and employment can be observed below</w:t>
      </w:r>
      <w:r w:rsidRPr="00AC0541">
        <w:rPr>
          <w:sz w:val="24"/>
          <w:szCs w:val="24"/>
        </w:rPr>
        <w:t xml:space="preserve">. </w:t>
      </w:r>
    </w:p>
    <w:p w14:paraId="5D42BCD6" w14:textId="52E0E22F" w:rsidR="003A3E3B" w:rsidRDefault="003A3E3B" w:rsidP="003A3E3B">
      <w:pPr>
        <w:pStyle w:val="Billedtekst"/>
        <w:keepNext/>
      </w:pPr>
      <w:r>
        <w:t xml:space="preserve">Figure </w:t>
      </w:r>
      <w:fldSimple w:instr=" SEQ Figure \* ARABIC ">
        <w:r w:rsidR="00775321">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86050"/>
                    </a:xfrm>
                    <a:prstGeom prst="rect">
                      <a:avLst/>
                    </a:prstGeom>
                  </pic:spPr>
                </pic:pic>
              </a:graphicData>
            </a:graphic>
          </wp:inline>
        </w:drawing>
      </w:r>
    </w:p>
    <w:p w14:paraId="02DEC824" w14:textId="20AC7AA4" w:rsidR="00410595" w:rsidRPr="00AC0541" w:rsidRDefault="00C04F99" w:rsidP="0078484D">
      <w:pPr>
        <w:spacing w:line="360" w:lineRule="auto"/>
        <w:rPr>
          <w:sz w:val="24"/>
          <w:szCs w:val="24"/>
        </w:rPr>
      </w:pPr>
      <w:r w:rsidRPr="00AC0541">
        <w:rPr>
          <w:sz w:val="24"/>
          <w:szCs w:val="24"/>
        </w:rPr>
        <w:t xml:space="preserve">The only effect of removing the suppressing of the </w:t>
      </w:r>
      <w:r w:rsidR="00B61329">
        <w:rPr>
          <w:sz w:val="24"/>
          <w:szCs w:val="24"/>
        </w:rPr>
        <w:t>state</w:t>
      </w:r>
      <w:r w:rsidRPr="00AC0541">
        <w:rPr>
          <w:sz w:val="24"/>
          <w:szCs w:val="24"/>
        </w:rPr>
        <w:t xml:space="preserve"> regulation percent</w:t>
      </w:r>
      <w:r w:rsidR="00B61329">
        <w:rPr>
          <w:sz w:val="24"/>
          <w:szCs w:val="24"/>
        </w:rPr>
        <w:t>age</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lastRenderedPageBreak/>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w:t>
      </w:r>
      <w:r w:rsidR="00791B11">
        <w:rPr>
          <w:sz w:val="24"/>
          <w:szCs w:val="24"/>
        </w:rPr>
        <w:t xml:space="preserve"> level of</w:t>
      </w:r>
      <w:r w:rsidR="00E427BB" w:rsidRPr="00AC0541">
        <w:rPr>
          <w:sz w:val="24"/>
          <w:szCs w:val="24"/>
        </w:rPr>
        <w:t xml:space="preserv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w:t>
      </w:r>
      <w:r w:rsidR="00791B11">
        <w:rPr>
          <w:sz w:val="24"/>
          <w:szCs w:val="24"/>
        </w:rPr>
        <w:t xml:space="preserve"> </w:t>
      </w:r>
      <w:r w:rsidR="00791B11">
        <w:rPr>
          <w:sz w:val="24"/>
          <w:szCs w:val="24"/>
        </w:rPr>
        <w:fldChar w:fldCharType="begin"/>
      </w:r>
      <w:r w:rsidR="00791B11">
        <w:rPr>
          <w:sz w:val="24"/>
          <w:szCs w:val="24"/>
        </w:rPr>
        <w:instrText xml:space="preserve"> PAGEREF _Ref120689876 \h </w:instrText>
      </w:r>
      <w:r w:rsidR="00791B11">
        <w:rPr>
          <w:sz w:val="24"/>
          <w:szCs w:val="24"/>
        </w:rPr>
      </w:r>
      <w:r w:rsidR="00791B11">
        <w:rPr>
          <w:sz w:val="24"/>
          <w:szCs w:val="24"/>
        </w:rPr>
        <w:fldChar w:fldCharType="separate"/>
      </w:r>
      <w:r w:rsidR="00775321">
        <w:rPr>
          <w:noProof/>
          <w:sz w:val="24"/>
          <w:szCs w:val="24"/>
        </w:rPr>
        <w:t>55</w:t>
      </w:r>
      <w:r w:rsidR="00791B11">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w:t>
      </w:r>
      <w:r w:rsidR="00791B11">
        <w:rPr>
          <w:sz w:val="24"/>
          <w:szCs w:val="24"/>
        </w:rPr>
        <w:t>a</w:t>
      </w:r>
      <w:r w:rsidR="002F721B">
        <w:rPr>
          <w:sz w:val="24"/>
          <w:szCs w:val="24"/>
        </w:rPr>
        <w:t xml:space="preserve">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 xml:space="preserve">decrease </w:t>
      </w:r>
      <w:r w:rsidR="00791B11">
        <w:rPr>
          <w:sz w:val="24"/>
          <w:szCs w:val="24"/>
        </w:rPr>
        <w:t>in</w:t>
      </w:r>
      <w:r w:rsidR="00410595" w:rsidRPr="00AC0541">
        <w:rPr>
          <w:sz w:val="24"/>
          <w:szCs w:val="24"/>
        </w:rPr>
        <w:t xml:space="preserve"> unemployment o</w:t>
      </w:r>
      <w:r w:rsidR="002E0351">
        <w:rPr>
          <w:sz w:val="24"/>
          <w:szCs w:val="24"/>
        </w:rPr>
        <w:t>f</w:t>
      </w:r>
      <w:r w:rsidR="00410595" w:rsidRPr="00AC0541">
        <w:rPr>
          <w:sz w:val="24"/>
          <w:szCs w:val="24"/>
        </w:rPr>
        <w:t xml:space="preserve"> 223</w:t>
      </w:r>
      <w:r w:rsidR="002E0351">
        <w:rPr>
          <w:sz w:val="24"/>
          <w:szCs w:val="24"/>
        </w:rPr>
        <w:t xml:space="preserve"> people.</w:t>
      </w:r>
    </w:p>
    <w:p w14:paraId="4867CBDD" w14:textId="4CA1AAD5"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w:t>
      </w:r>
      <w:r w:rsidR="00B61329">
        <w:rPr>
          <w:sz w:val="24"/>
          <w:szCs w:val="24"/>
        </w:rPr>
        <w:t>state</w:t>
      </w:r>
      <w:r w:rsidRPr="00AC0541">
        <w:rPr>
          <w:sz w:val="24"/>
          <w:szCs w:val="24"/>
        </w:rPr>
        <w:t xml:space="preserve"> regulation </w:t>
      </w:r>
      <w:r w:rsidR="00B61329">
        <w:rPr>
          <w:sz w:val="24"/>
          <w:szCs w:val="24"/>
        </w:rPr>
        <w:t>percentage</w:t>
      </w:r>
      <w:r w:rsidRPr="00AC0541">
        <w:rPr>
          <w:sz w:val="24"/>
          <w:szCs w:val="24"/>
        </w:rPr>
        <w:t xml:space="preserv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5"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5"/>
      <w:r w:rsidR="00DC2929" w:rsidRPr="00AC0541">
        <w:rPr>
          <w:rFonts w:cstheme="minorHAnsi"/>
          <w:sz w:val="24"/>
          <w:szCs w:val="24"/>
        </w:rPr>
        <w:t xml:space="preserve"> The equation for the target wage and the wage gap can be seen below: </w:t>
      </w:r>
    </w:p>
    <w:p w14:paraId="665594D1" w14:textId="15B842D7" w:rsidR="00412BC7" w:rsidRDefault="00412BC7" w:rsidP="00DC2929">
      <w:pPr>
        <w:spacing w:line="360" w:lineRule="auto"/>
      </w:pPr>
    </w:p>
    <w:p w14:paraId="58E8FD8F" w14:textId="77777777" w:rsidR="00052901" w:rsidRDefault="00052901" w:rsidP="00DC2929">
      <w:pPr>
        <w:spacing w:line="360" w:lineRule="auto"/>
      </w:pPr>
    </w:p>
    <w:p w14:paraId="1F427964" w14:textId="25252420" w:rsidR="00412BC7" w:rsidRDefault="00412BC7" w:rsidP="00DC2929">
      <w:pPr>
        <w:spacing w:line="360" w:lineRule="auto"/>
      </w:pPr>
      <m:oMathPara>
        <m:oMath>
          <m:r>
            <w:rPr>
              <w:rFonts w:ascii="Cambria Math" w:hAnsi="Cambria Math"/>
            </w:rPr>
            <w:lastRenderedPageBreak/>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5354F00A"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sidR="00791B11">
        <w:rPr>
          <w:sz w:val="24"/>
          <w:szCs w:val="24"/>
        </w:rPr>
        <w:t xml:space="preserve"> by</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r w:rsidR="001A7BAE" w:rsidRPr="00AC0541">
        <w:rPr>
          <w:sz w:val="24"/>
          <w:szCs w:val="24"/>
        </w:rPr>
        <w:t>wages</w:t>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w:t>
      </w:r>
      <w:r w:rsidR="006C5A1E">
        <w:rPr>
          <w:sz w:val="24"/>
          <w:szCs w:val="24"/>
        </w:rPr>
        <w:t>In the figures below we include the development of these three variables</w:t>
      </w:r>
      <w:r w:rsidR="0085403F">
        <w:rPr>
          <w:sz w:val="24"/>
          <w:szCs w:val="24"/>
        </w:rPr>
        <w:t xml:space="preserve">. </w:t>
      </w:r>
      <w:r w:rsidR="00745270" w:rsidRPr="00AC0541">
        <w:rPr>
          <w:sz w:val="24"/>
          <w:szCs w:val="24"/>
        </w:rPr>
        <w:t xml:space="preserve"> </w:t>
      </w:r>
    </w:p>
    <w:p w14:paraId="4D1BC045" w14:textId="73B9D654" w:rsidR="003E500D" w:rsidRDefault="003E500D" w:rsidP="003E500D">
      <w:pPr>
        <w:pStyle w:val="Billedtekst"/>
        <w:keepNext/>
      </w:pPr>
      <w:r>
        <w:t xml:space="preserve">Figure </w:t>
      </w:r>
      <w:fldSimple w:instr=" SEQ Figure \* ARABIC ">
        <w:r w:rsidR="00775321">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00325"/>
                    </a:xfrm>
                    <a:prstGeom prst="rect">
                      <a:avLst/>
                    </a:prstGeom>
                  </pic:spPr>
                </pic:pic>
              </a:graphicData>
            </a:graphic>
          </wp:inline>
        </w:drawing>
      </w:r>
    </w:p>
    <w:p w14:paraId="425463AC" w14:textId="4D9820A0" w:rsidR="003E500D" w:rsidRDefault="003E500D" w:rsidP="003E500D">
      <w:pPr>
        <w:pStyle w:val="Billedtekst"/>
        <w:keepNext/>
      </w:pPr>
      <w:r>
        <w:lastRenderedPageBreak/>
        <w:t xml:space="preserve">Figure </w:t>
      </w:r>
      <w:fldSimple w:instr=" SEQ Figure \* ARABIC ">
        <w:r w:rsidR="00775321">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4DD9BC4F" w:rsidR="003E500D" w:rsidRDefault="003E500D" w:rsidP="003E500D">
      <w:pPr>
        <w:pStyle w:val="Billedtekst"/>
        <w:keepNext/>
      </w:pPr>
      <w:r>
        <w:lastRenderedPageBreak/>
        <w:t xml:space="preserve">Figure </w:t>
      </w:r>
      <w:fldSimple w:instr=" SEQ Figure \* ARABIC ">
        <w:r w:rsidR="00775321">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7C899682"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 xml:space="preserve">s the increase in the wages directly goes into the price equations, consumer prices will increase, resulting in </w:t>
      </w:r>
      <w:r w:rsidR="00BC3066">
        <w:rPr>
          <w:sz w:val="24"/>
          <w:szCs w:val="24"/>
        </w:rPr>
        <w:t>lower exports</w:t>
      </w:r>
      <w:r w:rsidR="00073123">
        <w:rPr>
          <w:sz w:val="24"/>
          <w:szCs w:val="24"/>
        </w:rPr>
        <w:t>, as well as increasing the imports. Even though the import</w:t>
      </w:r>
      <w:r w:rsidR="00791B11">
        <w:rPr>
          <w:sz w:val="24"/>
          <w:szCs w:val="24"/>
        </w:rPr>
        <w:t>s</w:t>
      </w:r>
      <w:r w:rsidR="00073123">
        <w:rPr>
          <w:sz w:val="24"/>
          <w:szCs w:val="24"/>
        </w:rPr>
        <w:t xml:space="preserve"> starts to fall as the economic activity gets lower, we still observe a fall in the net-exports, as seen </w:t>
      </w:r>
      <w:r w:rsidR="00F26C7A" w:rsidRPr="00AC0541">
        <w:rPr>
          <w:sz w:val="24"/>
          <w:szCs w:val="24"/>
        </w:rPr>
        <w:t>below</w:t>
      </w:r>
      <w:r w:rsidR="004178EE" w:rsidRPr="00AC0541">
        <w:rPr>
          <w:sz w:val="24"/>
          <w:szCs w:val="24"/>
        </w:rPr>
        <w:t xml:space="preserve">. </w:t>
      </w:r>
    </w:p>
    <w:p w14:paraId="27B80DDA" w14:textId="76D97CBF" w:rsidR="003E500D" w:rsidRDefault="003E500D" w:rsidP="003E500D">
      <w:pPr>
        <w:pStyle w:val="Billedtekst"/>
        <w:keepNext/>
      </w:pPr>
      <w:r>
        <w:lastRenderedPageBreak/>
        <w:t xml:space="preserve">Figure </w:t>
      </w:r>
      <w:fldSimple w:instr=" SEQ Figure \* ARABIC ">
        <w:r w:rsidR="00775321">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6048C680"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the compensation</w:t>
      </w:r>
      <w:r w:rsidR="0032110E">
        <w:rPr>
          <w:sz w:val="24"/>
          <w:szCs w:val="24"/>
        </w:rPr>
        <w:t xml:space="preserve"> rate</w:t>
      </w:r>
      <w:r w:rsidRPr="00AC0541">
        <w:rPr>
          <w:sz w:val="24"/>
          <w:szCs w:val="24"/>
        </w:rPr>
        <w:t xml:space="preserve">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5634E3" w:rsidRPr="005634E3">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 xml:space="preserve">e of the </w:t>
      </w:r>
      <w:r w:rsidR="00DC2C78" w:rsidRPr="00AC0541">
        <w:rPr>
          <w:sz w:val="24"/>
          <w:szCs w:val="24"/>
        </w:rPr>
        <w:lastRenderedPageBreak/>
        <w:t>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7B69850"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w:t>
      </w:r>
      <w:r w:rsidR="0032110E">
        <w:rPr>
          <w:sz w:val="24"/>
          <w:szCs w:val="24"/>
        </w:rPr>
        <w:t xml:space="preserve">only </w:t>
      </w:r>
      <w:r w:rsidR="003856B0" w:rsidRPr="00AC0541">
        <w:rPr>
          <w:sz w:val="24"/>
          <w:szCs w:val="24"/>
        </w:rPr>
        <w:t>at a 10% significan</w:t>
      </w:r>
      <w:r w:rsidR="00740738">
        <w:rPr>
          <w:sz w:val="24"/>
          <w:szCs w:val="24"/>
        </w:rPr>
        <w:t>ce</w:t>
      </w:r>
      <w:r w:rsidR="003856B0" w:rsidRPr="00AC0541">
        <w:rPr>
          <w:sz w:val="24"/>
          <w:szCs w:val="24"/>
        </w:rPr>
        <w:t xml:space="preserve">-level. </w:t>
      </w:r>
    </w:p>
    <w:p w14:paraId="6BE0A7BC" w14:textId="67F4F6DA"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w:t>
      </w:r>
      <w:r w:rsidR="0032110E">
        <w:rPr>
          <w:sz w:val="24"/>
          <w:szCs w:val="24"/>
        </w:rPr>
        <w:t>s</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xml:space="preserve">, where an increase in the net social benefits </w:t>
      </w:r>
      <w:r w:rsidR="0032110E">
        <w:rPr>
          <w:sz w:val="24"/>
          <w:szCs w:val="24"/>
        </w:rPr>
        <w:t>resulted in</w:t>
      </w:r>
      <w:r w:rsidR="007A492E">
        <w:rPr>
          <w:sz w:val="24"/>
          <w:szCs w:val="24"/>
        </w:rPr>
        <w:t xml:space="preserve"> a higher disposable income,</w:t>
      </w:r>
      <w:r w:rsidR="00173E7B" w:rsidRPr="00AC0541">
        <w:rPr>
          <w:sz w:val="24"/>
          <w:szCs w:val="24"/>
        </w:rPr>
        <w:t xml:space="preserve"> </w:t>
      </w:r>
      <w:r w:rsidR="007A492E">
        <w:rPr>
          <w:sz w:val="24"/>
          <w:szCs w:val="24"/>
        </w:rPr>
        <w:t>while at the same time</w:t>
      </w:r>
      <w:r w:rsidR="0032110E">
        <w:rPr>
          <w:sz w:val="24"/>
          <w:szCs w:val="24"/>
        </w:rPr>
        <w:t>,</w:t>
      </w:r>
      <w:r w:rsidR="007A492E">
        <w:rPr>
          <w:sz w:val="24"/>
          <w:szCs w:val="24"/>
        </w:rPr>
        <w:t xml:space="preserve"> also increasing</w:t>
      </w:r>
      <w:r w:rsidR="00173E7B" w:rsidRPr="00AC0541">
        <w:rPr>
          <w:sz w:val="24"/>
          <w:szCs w:val="24"/>
        </w:rPr>
        <w:t xml:space="preserve"> government net lending</w:t>
      </w:r>
      <w:r w:rsidR="007A492E">
        <w:rPr>
          <w:sz w:val="24"/>
          <w:szCs w:val="24"/>
        </w:rPr>
        <w:t xml:space="preserve"> both observed in the plot below</w:t>
      </w:r>
      <w:r w:rsidR="00173E7B" w:rsidRPr="00AC0541">
        <w:rPr>
          <w:sz w:val="24"/>
          <w:szCs w:val="24"/>
        </w:rPr>
        <w:t xml:space="preserve">. </w:t>
      </w:r>
    </w:p>
    <w:p w14:paraId="2EEF3381" w14:textId="241FC683" w:rsidR="003E500D" w:rsidRDefault="003E500D" w:rsidP="003E500D">
      <w:pPr>
        <w:pStyle w:val="Billedtekst"/>
        <w:keepNext/>
      </w:pPr>
      <w:r>
        <w:t xml:space="preserve">Figure </w:t>
      </w:r>
      <w:fldSimple w:instr=" SEQ Figure \* ARABIC ">
        <w:r w:rsidR="00775321">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0714F95A" w:rsidR="003E500D" w:rsidRDefault="003E500D" w:rsidP="003E500D">
      <w:pPr>
        <w:pStyle w:val="Billedtekst"/>
        <w:keepNext/>
      </w:pPr>
      <w:r>
        <w:t xml:space="preserve">Figure </w:t>
      </w:r>
      <w:fldSimple w:instr=" SEQ Figure \* ARABIC ">
        <w:r w:rsidR="00775321">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4134EAC2" w:rsidR="00F41869" w:rsidRPr="00AC0541" w:rsidRDefault="00F41869" w:rsidP="00F41869">
      <w:pPr>
        <w:spacing w:line="360" w:lineRule="auto"/>
        <w:rPr>
          <w:sz w:val="24"/>
          <w:szCs w:val="24"/>
        </w:rPr>
      </w:pPr>
      <w:r w:rsidRPr="00AC0541">
        <w:rPr>
          <w:sz w:val="24"/>
          <w:szCs w:val="24"/>
        </w:rPr>
        <w:t>In section 3</w:t>
      </w:r>
      <w:r w:rsidR="0032110E">
        <w:rPr>
          <w:sz w:val="24"/>
          <w:szCs w:val="24"/>
        </w:rPr>
        <w:t>,</w:t>
      </w:r>
      <w:r w:rsidRPr="00AC0541">
        <w:rPr>
          <w:sz w:val="24"/>
          <w:szCs w:val="24"/>
        </w:rPr>
        <w:t xml:space="preserve">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 xml:space="preserve">build by the IS-commission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43955FD9" w:rsidR="007D3C27" w:rsidRPr="00AC0541" w:rsidRDefault="00A107A7" w:rsidP="008C02FE">
      <w:pPr>
        <w:spacing w:line="360" w:lineRule="auto"/>
        <w:rPr>
          <w:sz w:val="24"/>
          <w:szCs w:val="24"/>
        </w:rPr>
      </w:pPr>
      <w:r w:rsidRPr="00AC0541">
        <w:rPr>
          <w:sz w:val="24"/>
          <w:szCs w:val="24"/>
        </w:rPr>
        <w:lastRenderedPageBreak/>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expect</w:t>
      </w:r>
      <w:r w:rsidR="0032110E">
        <w:rPr>
          <w:sz w:val="24"/>
          <w:szCs w:val="24"/>
        </w:rPr>
        <w:t>ing</w:t>
      </w:r>
      <w:r w:rsidR="00F41869" w:rsidRPr="00AC0541">
        <w:rPr>
          <w:sz w:val="24"/>
          <w:szCs w:val="24"/>
        </w:rPr>
        <w:t xml:space="preserve">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5441E405" w:rsidR="003E500D" w:rsidRDefault="003E500D" w:rsidP="003E500D">
      <w:pPr>
        <w:pStyle w:val="Billedtekst"/>
        <w:keepNext/>
      </w:pPr>
      <w:r>
        <w:t xml:space="preserve">Figure </w:t>
      </w:r>
      <w:fldSimple w:instr=" SEQ Figure \* ARABIC ">
        <w:r w:rsidR="00775321">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3650" cy="3353325"/>
                    </a:xfrm>
                    <a:prstGeom prst="rect">
                      <a:avLst/>
                    </a:prstGeom>
                  </pic:spPr>
                </pic:pic>
              </a:graphicData>
            </a:graphic>
          </wp:inline>
        </w:drawing>
      </w:r>
    </w:p>
    <w:p w14:paraId="075D7CCC" w14:textId="52E41CEC" w:rsidR="00BA31C3" w:rsidRPr="00AC0541" w:rsidRDefault="00E21539" w:rsidP="009D7F01">
      <w:pPr>
        <w:spacing w:line="360" w:lineRule="auto"/>
        <w:rPr>
          <w:sz w:val="24"/>
          <w:szCs w:val="24"/>
        </w:rPr>
      </w:pPr>
      <w:r w:rsidRPr="00AC0541">
        <w:rPr>
          <w:sz w:val="24"/>
          <w:szCs w:val="24"/>
        </w:rPr>
        <w:lastRenderedPageBreak/>
        <w:t xml:space="preserve">When removing the suppressing of the </w:t>
      </w:r>
      <w:r w:rsidR="00B61329">
        <w:rPr>
          <w:sz w:val="24"/>
          <w:szCs w:val="24"/>
        </w:rPr>
        <w:t>state</w:t>
      </w:r>
      <w:r w:rsidRPr="00AC0541">
        <w:rPr>
          <w:sz w:val="24"/>
          <w:szCs w:val="24"/>
        </w:rPr>
        <w:t xml:space="preserve"> regulation </w:t>
      </w:r>
      <w:r w:rsidR="00B61329">
        <w:rPr>
          <w:sz w:val="24"/>
          <w:szCs w:val="24"/>
        </w:rPr>
        <w:t>percentage after</w:t>
      </w:r>
      <w:r w:rsidR="00234E1C">
        <w:rPr>
          <w:sz w:val="24"/>
          <w:szCs w:val="24"/>
        </w:rPr>
        <w:t xml:space="preserve"> </w:t>
      </w:r>
      <w:r w:rsidR="00B61329">
        <w:rPr>
          <w:sz w:val="24"/>
          <w:szCs w:val="24"/>
        </w:rPr>
        <w:t>introducing</w:t>
      </w:r>
      <w:r w:rsidR="00234E1C">
        <w:rPr>
          <w:sz w:val="24"/>
          <w:szCs w:val="24"/>
        </w:rPr>
        <w:t xml:space="preserve">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w:t>
      </w:r>
      <w:r w:rsidR="0032110E">
        <w:rPr>
          <w:sz w:val="24"/>
          <w:szCs w:val="24"/>
        </w:rPr>
        <w:t xml:space="preserve"> only</w:t>
      </w:r>
      <w:r w:rsidR="00234E1C">
        <w:rPr>
          <w:sz w:val="24"/>
          <w:szCs w:val="24"/>
        </w:rPr>
        <w:t xml:space="preserve">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r w:rsidRPr="00AC0541">
        <w:rPr>
          <w:sz w:val="24"/>
          <w:szCs w:val="24"/>
        </w:rPr>
        <w:t>approximately 150 people in this scenario</w:t>
      </w:r>
      <w:r w:rsidR="00845283" w:rsidRPr="00967F45">
        <w:rPr>
          <w:rStyle w:val="Fodnotehenvisning"/>
        </w:rPr>
        <w:footnoteReference w:id="14"/>
      </w:r>
      <w:r w:rsidR="00234E1C">
        <w:rPr>
          <w:sz w:val="24"/>
          <w:szCs w:val="24"/>
        </w:rPr>
        <w:t xml:space="preserve"> compared with</w:t>
      </w:r>
      <w:r w:rsidR="0032110E">
        <w:rPr>
          <w:sz w:val="24"/>
          <w:szCs w:val="24"/>
        </w:rPr>
        <w:t xml:space="preserve"> the fall of</w:t>
      </w:r>
      <w:r w:rsidR="00234E1C">
        <w:rPr>
          <w:sz w:val="24"/>
          <w:szCs w:val="24"/>
        </w:rPr>
        <w:t xml:space="preserve"> 250</w:t>
      </w:r>
      <w:r w:rsidR="0032110E">
        <w:rPr>
          <w:sz w:val="24"/>
          <w:szCs w:val="24"/>
        </w:rPr>
        <w:t xml:space="preserve"> people</w:t>
      </w:r>
      <w:r w:rsidR="00234E1C">
        <w:rPr>
          <w:sz w:val="24"/>
          <w:szCs w:val="24"/>
        </w:rPr>
        <w:t xml:space="preserve"> in scenario 1</w:t>
      </w:r>
      <w:r w:rsidRPr="00AC0541">
        <w:rPr>
          <w:sz w:val="24"/>
          <w:szCs w:val="24"/>
        </w:rPr>
        <w:t xml:space="preserve">. In 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xml:space="preserve">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70E9D88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60% of the change in the unemployment period</w:t>
      </w:r>
      <w:r w:rsidR="0032110E">
        <w:rPr>
          <w:sz w:val="24"/>
          <w:szCs w:val="24"/>
        </w:rPr>
        <w:t>,</w:t>
      </w:r>
      <w:r w:rsidRPr="00AC0541">
        <w:rPr>
          <w:sz w:val="24"/>
          <w:szCs w:val="24"/>
        </w:rPr>
        <w:t xml:space="preserve"> due to changes in the level of income insurance</w:t>
      </w:r>
      <w:r w:rsidR="0032110E">
        <w:rPr>
          <w:sz w:val="24"/>
          <w:szCs w:val="24"/>
        </w:rPr>
        <w:t>,</w:t>
      </w:r>
      <w:r w:rsidRPr="00AC0541">
        <w:rPr>
          <w:sz w:val="24"/>
          <w:szCs w:val="24"/>
        </w:rPr>
        <w:t xml:space="preserv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 xml:space="preserve">only </w:t>
      </w:r>
      <w:r w:rsidR="00B61329">
        <w:rPr>
          <w:sz w:val="24"/>
          <w:szCs w:val="24"/>
        </w:rPr>
        <w:t>find</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w:t>
      </w:r>
      <w:r w:rsidR="0032110E">
        <w:rPr>
          <w:sz w:val="24"/>
          <w:szCs w:val="24"/>
        </w:rPr>
        <w:t>equation</w:t>
      </w:r>
      <w:r w:rsidRPr="00AC0541">
        <w:rPr>
          <w:sz w:val="24"/>
          <w:szCs w:val="24"/>
        </w:rPr>
        <w:t xml:space="preserve">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w:t>
      </w:r>
      <w:r w:rsidR="005F2952">
        <w:rPr>
          <w:sz w:val="24"/>
          <w:szCs w:val="24"/>
        </w:rPr>
        <w:t>2</w:t>
      </w:r>
      <w:r w:rsidR="00111564" w:rsidRPr="00AC0541">
        <w:rPr>
          <w:sz w:val="24"/>
          <w:szCs w:val="24"/>
        </w:rPr>
        <w:t xml:space="preserve"> </w:t>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lastRenderedPageBreak/>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509696C6" w:rsidR="003E500D" w:rsidRDefault="003E500D" w:rsidP="003E500D">
      <w:pPr>
        <w:pStyle w:val="Billedtekst"/>
        <w:keepNext/>
      </w:pPr>
      <w:r>
        <w:t xml:space="preserve">Figure </w:t>
      </w:r>
      <w:fldSimple w:instr=" SEQ Figure \* ARABIC ">
        <w:r w:rsidR="00775321">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64DB03B9" w14:textId="5625E866"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00730EA8">
        <w:rPr>
          <w:sz w:val="24"/>
          <w:szCs w:val="24"/>
        </w:rPr>
        <w:t>,</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2BBD4516" w:rsidR="003E500D" w:rsidRDefault="003E500D" w:rsidP="003E500D">
      <w:pPr>
        <w:pStyle w:val="Billedtekst"/>
        <w:keepNext/>
      </w:pPr>
      <w:r>
        <w:lastRenderedPageBreak/>
        <w:t xml:space="preserve">Figure </w:t>
      </w:r>
      <w:fldSimple w:instr=" SEQ Figure \* ARABIC ">
        <w:r w:rsidR="00775321">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05CC082A"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2</w:t>
      </w:r>
      <w:r w:rsidR="009C7F75">
        <w:rPr>
          <w:sz w:val="24"/>
          <w:szCs w:val="24"/>
        </w:rPr>
        <w:t xml:space="preserve">, we presented </w:t>
      </w:r>
      <w:r w:rsidR="00ED3C43">
        <w:rPr>
          <w:sz w:val="24"/>
          <w:szCs w:val="24"/>
        </w:rPr>
        <w:t>literature</w:t>
      </w:r>
      <w:r w:rsidR="00E65BE3">
        <w:rPr>
          <w:sz w:val="24"/>
          <w:szCs w:val="24"/>
        </w:rPr>
        <w:t xml:space="preserve"> showing mixed results regarding the matching effect,</w:t>
      </w:r>
      <w:r w:rsidR="00ED3C43">
        <w:rPr>
          <w:sz w:val="24"/>
          <w:szCs w:val="24"/>
        </w:rPr>
        <w:t xml:space="preserve"> most likely because most </w:t>
      </w:r>
      <w:r w:rsidR="009215B4">
        <w:rPr>
          <w:sz w:val="24"/>
          <w:szCs w:val="24"/>
        </w:rPr>
        <w:t>literature finds</w:t>
      </w:r>
      <w:r w:rsidR="00ED3C43">
        <w:rPr>
          <w:sz w:val="24"/>
          <w:szCs w:val="24"/>
        </w:rPr>
        <w:t xml:space="preserve"> it problematic to find good measures of productivity</w:t>
      </w:r>
      <w:r w:rsidR="009215B4">
        <w:rPr>
          <w:sz w:val="24"/>
          <w:szCs w:val="24"/>
        </w:rPr>
        <w:t xml:space="preserve"> </w:t>
      </w:r>
      <w:r w:rsidR="009215B4">
        <w:rPr>
          <w:sz w:val="24"/>
          <w:szCs w:val="24"/>
        </w:rPr>
        <w:fldChar w:fldCharType="begin" w:fldLock="1"/>
      </w:r>
      <w:r w:rsidR="005634E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9215B4">
        <w:rPr>
          <w:sz w:val="24"/>
          <w:szCs w:val="24"/>
        </w:rPr>
        <w:fldChar w:fldCharType="separate"/>
      </w:r>
      <w:r w:rsidR="009215B4" w:rsidRPr="009215B4">
        <w:rPr>
          <w:noProof/>
          <w:sz w:val="24"/>
          <w:szCs w:val="24"/>
        </w:rPr>
        <w:t>(Andersen et al., 2015)</w:t>
      </w:r>
      <w:r w:rsidR="009215B4">
        <w:rPr>
          <w:sz w:val="24"/>
          <w:szCs w:val="24"/>
        </w:rPr>
        <w:fldChar w:fldCharType="end"/>
      </w:r>
      <w:r w:rsidR="00ED3C43">
        <w:rPr>
          <w:sz w:val="24"/>
          <w:szCs w:val="24"/>
        </w:rPr>
        <w:t xml:space="preserve">. In addition to this, </w:t>
      </w:r>
      <w:r w:rsidR="00ED3C43" w:rsidRPr="003F32AA">
        <w:rPr>
          <w:noProof/>
          <w:sz w:val="24"/>
          <w:szCs w:val="24"/>
        </w:rPr>
        <w:t>Andersen et</w:t>
      </w:r>
      <w:r w:rsidR="00ED3C43">
        <w:rPr>
          <w:noProof/>
          <w:sz w:val="24"/>
          <w:szCs w:val="24"/>
        </w:rPr>
        <w:t xml:space="preserve"> al.</w:t>
      </w:r>
      <w:r w:rsidR="00ED3C43">
        <w:rPr>
          <w:sz w:val="24"/>
          <w:szCs w:val="24"/>
        </w:rPr>
        <w:t xml:space="preserve"> </w:t>
      </w:r>
      <w:r w:rsidR="00ED3C43">
        <w:rPr>
          <w:sz w:val="24"/>
          <w:szCs w:val="24"/>
        </w:rPr>
        <w:fldChar w:fldCharType="begin" w:fldLock="1"/>
      </w:r>
      <w:r w:rsidR="00ED3C4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D3C43">
        <w:rPr>
          <w:sz w:val="24"/>
          <w:szCs w:val="24"/>
        </w:rPr>
        <w:fldChar w:fldCharType="separate"/>
      </w:r>
      <w:r w:rsidR="00ED3C43" w:rsidRPr="003F32AA">
        <w:rPr>
          <w:noProof/>
          <w:sz w:val="24"/>
          <w:szCs w:val="24"/>
        </w:rPr>
        <w:t>(2015)</w:t>
      </w:r>
      <w:r w:rsidR="00ED3C43">
        <w:rPr>
          <w:sz w:val="24"/>
          <w:szCs w:val="24"/>
        </w:rPr>
        <w:fldChar w:fldCharType="end"/>
      </w:r>
      <w:r w:rsidR="00ED3C43">
        <w:rPr>
          <w:sz w:val="24"/>
          <w:szCs w:val="24"/>
        </w:rPr>
        <w:t xml:space="preserve"> </w:t>
      </w:r>
      <w:r w:rsidR="009215B4">
        <w:rPr>
          <w:sz w:val="24"/>
          <w:szCs w:val="24"/>
        </w:rPr>
        <w:t xml:space="preserve">also </w:t>
      </w:r>
      <w:r w:rsidR="00ED3C43">
        <w:rPr>
          <w:sz w:val="24"/>
          <w:szCs w:val="24"/>
        </w:rPr>
        <w:t>present a reverse effect</w:t>
      </w:r>
      <w:r w:rsidR="00E65BE3">
        <w:rPr>
          <w:sz w:val="24"/>
          <w:szCs w:val="24"/>
        </w:rPr>
        <w:t xml:space="preserve"> </w:t>
      </w:r>
      <w:r w:rsidR="00ED3C43">
        <w:rPr>
          <w:sz w:val="24"/>
          <w:szCs w:val="24"/>
        </w:rPr>
        <w:t xml:space="preserve">arguing that extending the unemployment period, should </w:t>
      </w:r>
      <w:r w:rsidR="00E65BE3">
        <w:rPr>
          <w:sz w:val="24"/>
          <w:szCs w:val="24"/>
        </w:rPr>
        <w:t>lower human capital</w:t>
      </w:r>
      <w:r w:rsidR="00ED3C43">
        <w:rPr>
          <w:sz w:val="24"/>
          <w:szCs w:val="24"/>
        </w:rPr>
        <w:t>.</w:t>
      </w:r>
      <w:r w:rsidR="00E65BE3">
        <w:rPr>
          <w:sz w:val="24"/>
          <w:szCs w:val="24"/>
        </w:rPr>
        <w:t xml:space="preserve"> </w:t>
      </w:r>
      <w:r w:rsidR="00ED3C43">
        <w:rPr>
          <w:sz w:val="24"/>
          <w:szCs w:val="24"/>
        </w:rPr>
        <w:t>This effect seems hard to capture,</w:t>
      </w:r>
      <w:r w:rsidR="00E65BE3">
        <w:rPr>
          <w:sz w:val="24"/>
          <w:szCs w:val="24"/>
        </w:rPr>
        <w:t xml:space="preserve"> as this is also affected by the active policy for the labor market. For this </w:t>
      </w:r>
      <w:r w:rsidR="000C2886">
        <w:rPr>
          <w:sz w:val="24"/>
          <w:szCs w:val="24"/>
        </w:rPr>
        <w:t xml:space="preserve">reason, </w:t>
      </w:r>
      <w:r w:rsidR="009215B4">
        <w:rPr>
          <w:sz w:val="24"/>
          <w:szCs w:val="24"/>
        </w:rPr>
        <w:t xml:space="preserve">we will exclude the productivity channel in the next scenario, </w:t>
      </w:r>
      <w:r w:rsidR="000C2886">
        <w:rPr>
          <w:sz w:val="24"/>
          <w:szCs w:val="24"/>
        </w:rPr>
        <w:t xml:space="preserve">when </w:t>
      </w:r>
      <w:r w:rsidR="009215B4">
        <w:rPr>
          <w:sz w:val="24"/>
          <w:szCs w:val="24"/>
        </w:rPr>
        <w:t>including multiple channels at once</w:t>
      </w:r>
      <w:r w:rsidR="00A32105" w:rsidRPr="00967F45">
        <w:rPr>
          <w:rStyle w:val="Fodnotehenvisning"/>
        </w:rPr>
        <w:footnoteReference w:id="16"/>
      </w:r>
      <w:r w:rsidR="000C2886">
        <w:rPr>
          <w:sz w:val="24"/>
          <w:szCs w:val="24"/>
        </w:rPr>
        <w:t>.</w:t>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33851159"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overnment net-lending</w:t>
      </w:r>
      <w:r w:rsidR="000F288B">
        <w:rPr>
          <w:sz w:val="24"/>
          <w:szCs w:val="24"/>
        </w:rPr>
        <w:t>,</w:t>
      </w:r>
      <w:r w:rsidR="00874529" w:rsidRPr="00AC0541">
        <w:rPr>
          <w:sz w:val="24"/>
          <w:szCs w:val="24"/>
        </w:rPr>
        <w:t xml:space="preserve"> and </w:t>
      </w:r>
      <w:r w:rsidR="00D41C51" w:rsidRPr="00AC0541">
        <w:rPr>
          <w:sz w:val="24"/>
          <w:szCs w:val="24"/>
        </w:rPr>
        <w:t>GDP</w:t>
      </w:r>
      <w:r w:rsidR="00D41C51">
        <w:rPr>
          <w:sz w:val="24"/>
          <w:szCs w:val="24"/>
        </w:rPr>
        <w:t xml:space="preserve"> </w:t>
      </w:r>
      <w:r w:rsidR="000F288B">
        <w:rPr>
          <w:sz w:val="24"/>
          <w:szCs w:val="24"/>
        </w:rPr>
        <w:t>to</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w:t>
      </w:r>
      <w:r w:rsidR="000C2886">
        <w:rPr>
          <w:sz w:val="24"/>
          <w:szCs w:val="24"/>
        </w:rPr>
        <w:lastRenderedPageBreak/>
        <w:t xml:space="preserve">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w:t>
      </w:r>
      <w:r w:rsidR="000F288B">
        <w:rPr>
          <w:sz w:val="24"/>
          <w:szCs w:val="24"/>
        </w:rPr>
        <w:t xml:space="preserve"> when changing the level of income insurance</w:t>
      </w:r>
      <w:r w:rsidR="009E3EAA" w:rsidRPr="00AC0541">
        <w:rPr>
          <w:sz w:val="24"/>
          <w:szCs w:val="24"/>
        </w:rPr>
        <w:t xml:space="preserve">,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2F74798"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F288B">
        <w:rPr>
          <w:sz w:val="24"/>
          <w:szCs w:val="24"/>
        </w:rPr>
        <w:t>,</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768EA3E0" w:rsidR="003E500D" w:rsidRDefault="003E500D" w:rsidP="003E500D">
      <w:pPr>
        <w:pStyle w:val="Billedtekst"/>
        <w:keepNext/>
      </w:pPr>
      <w:r>
        <w:t xml:space="preserve">Figure </w:t>
      </w:r>
      <w:fldSimple w:instr=" SEQ Figure \* ARABIC ">
        <w:r w:rsidR="00775321">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49794ABB" w14:textId="74B91A6B"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sidR="000F288B">
        <w:rPr>
          <w:sz w:val="24"/>
          <w:szCs w:val="24"/>
        </w:rPr>
        <w:t xml:space="preserve"> shown below</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w:t>
      </w:r>
      <w:r w:rsidR="006B378A" w:rsidRPr="00AC0541">
        <w:rPr>
          <w:sz w:val="24"/>
          <w:szCs w:val="24"/>
        </w:rPr>
        <w:lastRenderedPageBreak/>
        <w:t>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13E6A6B0" w:rsidR="003E500D" w:rsidRDefault="003E500D" w:rsidP="003E500D">
      <w:pPr>
        <w:pStyle w:val="Billedtekst"/>
        <w:keepNext/>
      </w:pPr>
      <w:r>
        <w:t xml:space="preserve">Figure </w:t>
      </w:r>
      <w:fldSimple w:instr=" SEQ Figure \* ARABIC ">
        <w:r w:rsidR="00775321">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6100DA34" w14:textId="539D64F8"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xml:space="preserve">, making the fall in GDP larger when including </w:t>
      </w:r>
      <w:r w:rsidR="000F288B">
        <w:rPr>
          <w:sz w:val="24"/>
          <w:szCs w:val="24"/>
        </w:rPr>
        <w:t>the</w:t>
      </w:r>
      <w:r w:rsidR="006D2B78" w:rsidRPr="00AC0541">
        <w:rPr>
          <w:sz w:val="24"/>
          <w:szCs w:val="24"/>
        </w:rPr>
        <w:t xml:space="preserve"> channels</w:t>
      </w:r>
      <w:r w:rsidR="000F288B">
        <w:rPr>
          <w:sz w:val="24"/>
          <w:szCs w:val="24"/>
        </w:rPr>
        <w:t xml:space="preserve"> from scenario 1-4</w:t>
      </w:r>
      <w:r w:rsidR="00007D2E" w:rsidRPr="00AC0541">
        <w:rPr>
          <w:sz w:val="24"/>
          <w:szCs w:val="24"/>
        </w:rPr>
        <w:t xml:space="preserve">. </w:t>
      </w:r>
    </w:p>
    <w:p w14:paraId="05753053" w14:textId="41BC5B3E" w:rsidR="003E500D" w:rsidRDefault="003E500D" w:rsidP="003E500D">
      <w:pPr>
        <w:pStyle w:val="Billedtekst"/>
        <w:keepNext/>
      </w:pPr>
      <w:r>
        <w:lastRenderedPageBreak/>
        <w:t xml:space="preserve">Figure </w:t>
      </w:r>
      <w:fldSimple w:instr=" SEQ Figure \* ARABIC ">
        <w:r w:rsidR="00775321">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805" cy="3434884"/>
                    </a:xfrm>
                    <a:prstGeom prst="rect">
                      <a:avLst/>
                    </a:prstGeom>
                  </pic:spPr>
                </pic:pic>
              </a:graphicData>
            </a:graphic>
          </wp:inline>
        </w:drawing>
      </w:r>
    </w:p>
    <w:p w14:paraId="2EB72F87" w14:textId="5AB207AA" w:rsidR="000D74F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ADCEE41" w14:textId="08AD2A3A" w:rsidR="00F25F2F" w:rsidRDefault="00F25F2F" w:rsidP="00D96868">
      <w:pPr>
        <w:spacing w:line="360" w:lineRule="auto"/>
        <w:rPr>
          <w:sz w:val="24"/>
          <w:szCs w:val="24"/>
        </w:rPr>
      </w:pPr>
    </w:p>
    <w:p w14:paraId="7639BB39" w14:textId="77777777" w:rsidR="00F25F2F" w:rsidRPr="00D96868" w:rsidRDefault="00F25F2F" w:rsidP="00D96868">
      <w:pPr>
        <w:spacing w:line="360" w:lineRule="auto"/>
        <w:rPr>
          <w:sz w:val="24"/>
          <w:szCs w:val="24"/>
        </w:rPr>
      </w:pPr>
    </w:p>
    <w:p w14:paraId="7CFC82EF" w14:textId="27C6D93F" w:rsidR="00CA217F" w:rsidRPr="00CA217F" w:rsidRDefault="006409C0" w:rsidP="001B284E">
      <w:pPr>
        <w:pStyle w:val="Overskrift1"/>
      </w:pPr>
      <w:bookmarkStart w:id="6" w:name="_Ref119913315"/>
      <w:r>
        <w:lastRenderedPageBreak/>
        <w:t xml:space="preserve">Section 5: </w:t>
      </w:r>
      <w:bookmarkEnd w:id="6"/>
      <w:r w:rsidR="0013694F">
        <w:t xml:space="preserve">Evaluating regulations towards the Danish income insurance program </w:t>
      </w:r>
    </w:p>
    <w:p w14:paraId="1DA3A83F" w14:textId="100A9B6F"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w:t>
      </w:r>
      <w:r w:rsidR="009215B4">
        <w:rPr>
          <w:rFonts w:asciiTheme="minorHAnsi" w:hAnsiTheme="minorHAnsi" w:cstheme="minorHAnsi"/>
        </w:rPr>
        <w:t>leaving</w:t>
      </w:r>
      <w:r w:rsidRPr="0027369B">
        <w:rPr>
          <w:rFonts w:asciiTheme="minorHAnsi" w:hAnsiTheme="minorHAnsi" w:cstheme="minorHAnsi"/>
        </w:rPr>
        <w:t xml:space="preserve"> unemployment</w:t>
      </w:r>
      <w:r w:rsidR="009215B4">
        <w:rPr>
          <w:rFonts w:asciiTheme="minorHAnsi" w:hAnsiTheme="minorHAnsi" w:cstheme="minorHAnsi"/>
        </w:rPr>
        <w:t xml:space="preserve"> to fall</w:t>
      </w:r>
      <w:r w:rsidRPr="0027369B">
        <w:rPr>
          <w:rFonts w:asciiTheme="minorHAnsi" w:hAnsiTheme="minorHAnsi" w:cstheme="minorHAnsi"/>
        </w:rPr>
        <w:t xml:space="preserve">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xml:space="preserve">. </w:t>
      </w:r>
      <w:r w:rsidR="006434D7">
        <w:rPr>
          <w:rFonts w:asciiTheme="minorHAnsi" w:hAnsiTheme="minorHAnsi" w:cstheme="minorHAnsi"/>
        </w:rPr>
        <w:t>Due to the set-up of the model</w:t>
      </w:r>
      <w:r w:rsidR="00DA20D1">
        <w:rPr>
          <w:rFonts w:asciiTheme="minorHAnsi" w:hAnsiTheme="minorHAnsi" w:cstheme="minorHAnsi"/>
        </w:rPr>
        <w:t xml:space="preserve"> changes in the productivity</w:t>
      </w:r>
      <w:r w:rsidR="006434D7">
        <w:rPr>
          <w:rFonts w:asciiTheme="minorHAnsi" w:hAnsiTheme="minorHAnsi" w:cstheme="minorHAnsi"/>
        </w:rPr>
        <w:t xml:space="preserve"> will leave</w:t>
      </w:r>
      <w:r w:rsidR="00BD4800" w:rsidRPr="0027369B">
        <w:rPr>
          <w:rFonts w:asciiTheme="minorHAnsi" w:hAnsiTheme="minorHAnsi" w:cstheme="minorHAnsi"/>
        </w:rPr>
        <w:t xml:space="preserve"> firms </w:t>
      </w:r>
      <w:r w:rsidR="006434D7">
        <w:rPr>
          <w:rFonts w:asciiTheme="minorHAnsi" w:hAnsiTheme="minorHAnsi" w:cstheme="minorHAnsi"/>
        </w:rPr>
        <w:t>to</w:t>
      </w:r>
      <w:r w:rsidR="00BD4800" w:rsidRPr="0027369B">
        <w:rPr>
          <w:rFonts w:asciiTheme="minorHAnsi" w:hAnsiTheme="minorHAnsi" w:cstheme="minorHAnsi"/>
        </w:rPr>
        <w:t xml:space="preserve"> </w:t>
      </w:r>
      <w:r w:rsidR="00DA20D1">
        <w:rPr>
          <w:rFonts w:asciiTheme="minorHAnsi" w:hAnsiTheme="minorHAnsi" w:cstheme="minorHAnsi"/>
        </w:rPr>
        <w:t xml:space="preserve">adjust the </w:t>
      </w:r>
      <w:r w:rsidR="00B61329">
        <w:rPr>
          <w:rFonts w:asciiTheme="minorHAnsi" w:hAnsiTheme="minorHAnsi" w:cstheme="minorHAnsi"/>
        </w:rPr>
        <w:t>number</w:t>
      </w:r>
      <w:r w:rsidR="00DA20D1">
        <w:rPr>
          <w:rFonts w:asciiTheme="minorHAnsi" w:hAnsiTheme="minorHAnsi" w:cstheme="minorHAnsi"/>
        </w:rPr>
        <w:t xml:space="preserve">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20ADF3B5" w:rsidR="0065225C" w:rsidRDefault="00F73F7D" w:rsidP="00F73F7D">
      <w:pPr>
        <w:spacing w:line="360" w:lineRule="auto"/>
        <w:rPr>
          <w:sz w:val="24"/>
          <w:szCs w:val="24"/>
        </w:rPr>
      </w:pPr>
      <w:r w:rsidRPr="006434D7">
        <w:rPr>
          <w:sz w:val="24"/>
          <w:szCs w:val="24"/>
        </w:rPr>
        <w:t>Finally</w:t>
      </w:r>
      <w:r w:rsidR="00A32739" w:rsidRPr="006434D7">
        <w:rPr>
          <w:sz w:val="24"/>
          <w:szCs w:val="24"/>
        </w:rPr>
        <w:t xml:space="preserve"> in </w:t>
      </w:r>
      <w:r w:rsidR="00C12361" w:rsidRPr="006434D7">
        <w:rPr>
          <w:sz w:val="24"/>
          <w:szCs w:val="24"/>
        </w:rPr>
        <w:t>scenario</w:t>
      </w:r>
      <w:r w:rsidR="00A32739" w:rsidRPr="006434D7">
        <w:rPr>
          <w:sz w:val="24"/>
          <w:szCs w:val="24"/>
        </w:rPr>
        <w:t xml:space="preserve"> 6</w:t>
      </w:r>
      <w:r w:rsidRPr="006434D7">
        <w:rPr>
          <w:sz w:val="24"/>
          <w:szCs w:val="24"/>
        </w:rPr>
        <w:t xml:space="preserve">, </w:t>
      </w:r>
      <w:r w:rsidR="00C12361" w:rsidRPr="006434D7">
        <w:rPr>
          <w:sz w:val="24"/>
          <w:szCs w:val="24"/>
        </w:rPr>
        <w:t>we</w:t>
      </w:r>
      <w:r w:rsidR="0027369B" w:rsidRPr="006434D7">
        <w:rPr>
          <w:sz w:val="24"/>
          <w:szCs w:val="24"/>
        </w:rPr>
        <w:t xml:space="preserve"> allowed the channels</w:t>
      </w:r>
      <w:r w:rsidR="00AE531D" w:rsidRPr="006434D7">
        <w:rPr>
          <w:sz w:val="24"/>
          <w:szCs w:val="24"/>
        </w:rPr>
        <w:t xml:space="preserve"> of scenario 1-4</w:t>
      </w:r>
      <w:r w:rsidR="0027369B" w:rsidRPr="006434D7">
        <w:rPr>
          <w:sz w:val="24"/>
          <w:szCs w:val="24"/>
        </w:rPr>
        <w:t xml:space="preserve"> to </w:t>
      </w:r>
      <w:r w:rsidR="00AE531D" w:rsidRPr="006434D7">
        <w:rPr>
          <w:sz w:val="24"/>
          <w:szCs w:val="24"/>
        </w:rPr>
        <w:t xml:space="preserve">interact resulting in an </w:t>
      </w:r>
      <w:r w:rsidR="00BD4800" w:rsidRPr="006434D7">
        <w:rPr>
          <w:sz w:val="24"/>
          <w:szCs w:val="24"/>
        </w:rPr>
        <w:t>increas</w:t>
      </w:r>
      <w:r w:rsidR="00AE531D" w:rsidRPr="006434D7">
        <w:rPr>
          <w:sz w:val="24"/>
          <w:szCs w:val="24"/>
        </w:rPr>
        <w:t>e of 2362 people</w:t>
      </w:r>
      <w:r w:rsidRPr="006434D7">
        <w:rPr>
          <w:sz w:val="24"/>
          <w:szCs w:val="24"/>
        </w:rPr>
        <w:t xml:space="preserve"> </w:t>
      </w:r>
      <w:r w:rsidR="00AE531D" w:rsidRPr="006434D7">
        <w:rPr>
          <w:sz w:val="24"/>
          <w:szCs w:val="24"/>
        </w:rPr>
        <w:t xml:space="preserve">in </w:t>
      </w:r>
      <w:r w:rsidRPr="006434D7">
        <w:rPr>
          <w:sz w:val="24"/>
          <w:szCs w:val="24"/>
        </w:rPr>
        <w:t>unemploy</w:t>
      </w:r>
      <w:r w:rsidR="00AE531D" w:rsidRPr="006434D7">
        <w:rPr>
          <w:sz w:val="24"/>
          <w:szCs w:val="24"/>
        </w:rPr>
        <w:t>ment</w:t>
      </w:r>
      <w:r w:rsidRPr="006434D7">
        <w:rPr>
          <w:sz w:val="24"/>
          <w:szCs w:val="24"/>
        </w:rPr>
        <w:t>.</w:t>
      </w:r>
      <w:r w:rsidR="0027369B" w:rsidRPr="006434D7">
        <w:rPr>
          <w:sz w:val="24"/>
          <w:szCs w:val="24"/>
        </w:rPr>
        <w:t xml:space="preserve"> We exclude the productivity channel a</w:t>
      </w:r>
      <w:r w:rsidR="00A51212" w:rsidRPr="006434D7">
        <w:rPr>
          <w:sz w:val="24"/>
          <w:szCs w:val="24"/>
        </w:rPr>
        <w:t xml:space="preserve">s </w:t>
      </w:r>
      <w:r w:rsidR="0027369B" w:rsidRPr="006434D7">
        <w:rPr>
          <w:sz w:val="24"/>
          <w:szCs w:val="24"/>
        </w:rPr>
        <w:t xml:space="preserve">we find the increase in unemployment of 25000 </w:t>
      </w:r>
      <w:r w:rsidR="00C12361" w:rsidRPr="006434D7">
        <w:rPr>
          <w:sz w:val="24"/>
          <w:szCs w:val="24"/>
        </w:rPr>
        <w:t>to be</w:t>
      </w:r>
      <w:r w:rsidR="00A51212" w:rsidRPr="006434D7">
        <w:rPr>
          <w:sz w:val="24"/>
          <w:szCs w:val="24"/>
        </w:rPr>
        <w:t xml:space="preserve"> quite radical, </w:t>
      </w:r>
      <w:r w:rsidR="00C12361" w:rsidRPr="006434D7">
        <w:rPr>
          <w:sz w:val="24"/>
          <w:szCs w:val="24"/>
        </w:rPr>
        <w:t>this, together with the mixed results found by the</w:t>
      </w:r>
      <w:r w:rsidR="00C12361">
        <w:rPr>
          <w:sz w:val="24"/>
          <w:szCs w:val="24"/>
        </w:rPr>
        <w:t xml:space="preserve"> </w:t>
      </w:r>
      <w:r w:rsidR="00C12361">
        <w:rPr>
          <w:sz w:val="24"/>
          <w:szCs w:val="24"/>
        </w:rPr>
        <w:lastRenderedPageBreak/>
        <w:t xml:space="preserve">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w:t>
      </w:r>
      <w:r w:rsidR="006434D7">
        <w:rPr>
          <w:sz w:val="24"/>
          <w:szCs w:val="24"/>
        </w:rPr>
        <w:t xml:space="preserve"> 58</w:t>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434D7">
        <w:rPr>
          <w:sz w:val="24"/>
          <w:szCs w:val="24"/>
        </w:rPr>
        <w:t>,</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15538FC9"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w:t>
      </w:r>
      <w:r w:rsidR="00B61329">
        <w:rPr>
          <w:sz w:val="24"/>
          <w:szCs w:val="24"/>
        </w:rPr>
        <w:t>often-used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sidR="006434D7">
        <w:rPr>
          <w:sz w:val="24"/>
          <w:szCs w:val="24"/>
        </w:rPr>
        <w:t>,</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w:t>
      </w:r>
      <w:r w:rsidR="006434D7">
        <w:rPr>
          <w:sz w:val="24"/>
          <w:szCs w:val="24"/>
        </w:rPr>
        <w:t>percentage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8"/>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44C769A3"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w:t>
      </w:r>
      <w:r w:rsidRPr="00082FF3">
        <w:rPr>
          <w:sz w:val="24"/>
          <w:szCs w:val="24"/>
        </w:rPr>
        <w:lastRenderedPageBreak/>
        <w:t>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151781CF"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we also attribute the effect o</w:t>
      </w:r>
      <w:r w:rsidR="006434D7">
        <w:rPr>
          <w:sz w:val="24"/>
          <w:szCs w:val="24"/>
        </w:rPr>
        <w:t>f</w:t>
      </w:r>
      <w:r>
        <w:rPr>
          <w:sz w:val="24"/>
          <w:szCs w:val="24"/>
        </w:rPr>
        <w:t xml:space="preserve"> wages </w:t>
      </w:r>
      <w:r w:rsidR="006434D7">
        <w:rPr>
          <w:sz w:val="24"/>
          <w:szCs w:val="24"/>
        </w:rPr>
        <w:t>to be</w:t>
      </w:r>
      <w:r>
        <w:rPr>
          <w:sz w:val="24"/>
          <w:szCs w:val="24"/>
        </w:rPr>
        <w:t xml:space="preserve"> the </w:t>
      </w:r>
      <w:r w:rsidR="006434D7">
        <w:rPr>
          <w:sz w:val="24"/>
          <w:szCs w:val="24"/>
        </w:rPr>
        <w:t xml:space="preserve">reason for the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w:t>
      </w:r>
      <w:r w:rsidR="00D00185">
        <w:rPr>
          <w:sz w:val="24"/>
          <w:szCs w:val="24"/>
        </w:rPr>
        <w:t xml:space="preserve"> In this case</w:t>
      </w:r>
      <w:r>
        <w:rPr>
          <w:sz w:val="24"/>
          <w:szCs w:val="24"/>
        </w:rPr>
        <w:t xml:space="preserve">, we should expect to find a decrease in unemployment, when including </w:t>
      </w:r>
      <w:r>
        <w:rPr>
          <w:sz w:val="24"/>
          <w:szCs w:val="24"/>
        </w:rPr>
        <w:lastRenderedPageBreak/>
        <w:t>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41DBA75C"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2"/>
      </w:r>
      <w:r w:rsidR="00BB0FA4" w:rsidRPr="00847BCD">
        <w:rPr>
          <w:sz w:val="24"/>
          <w:szCs w:val="24"/>
        </w:rPr>
        <w:t xml:space="preserve">. </w:t>
      </w:r>
    </w:p>
    <w:p w14:paraId="122AAF47" w14:textId="326E37D9"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3"/>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8F7F7E">
        <w:rPr>
          <w:rStyle w:val="Fodnotehenvisning"/>
          <w:sz w:val="24"/>
          <w:szCs w:val="24"/>
        </w:rPr>
        <w:footnoteReference w:id="24"/>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49615014"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5665D4">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5634E3" w:rsidRPr="005634E3">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85C70C3"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4BA8A1F9"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sidR="00B61329">
        <w:rPr>
          <w:sz w:val="24"/>
          <w:szCs w:val="24"/>
        </w:rPr>
        <w:t xml:space="preserve"> instead</w:t>
      </w:r>
      <w:r>
        <w:rPr>
          <w:sz w:val="24"/>
          <w:szCs w:val="24"/>
        </w:rPr>
        <w:t xml:space="preserve"> use scenario 6</w:t>
      </w:r>
      <w:r w:rsidR="006434D7">
        <w:rPr>
          <w:sz w:val="24"/>
          <w:szCs w:val="24"/>
        </w:rPr>
        <w:t xml:space="preserve"> showing the results of</w:t>
      </w:r>
      <w:r>
        <w:rPr>
          <w:sz w:val="24"/>
          <w:szCs w:val="24"/>
        </w:rPr>
        <w:t xml:space="preserve"> including the channels from scenario 1-4</w:t>
      </w:r>
      <w:r w:rsidR="006434D7">
        <w:rPr>
          <w:sz w:val="24"/>
          <w:szCs w:val="24"/>
        </w:rPr>
        <w:t xml:space="preserve"> together</w:t>
      </w:r>
      <w:r>
        <w:rPr>
          <w:sz w:val="24"/>
          <w:szCs w:val="24"/>
        </w:rPr>
        <w:t>.</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t. Using the percentage change in the level of income insurance, as well as the percentage change in unemployment</w:t>
      </w:r>
      <w:r w:rsidR="006434D7">
        <w:rPr>
          <w:sz w:val="24"/>
          <w:szCs w:val="24"/>
        </w:rPr>
        <w:t>, both</w:t>
      </w:r>
      <w:r>
        <w:rPr>
          <w:sz w:val="24"/>
          <w:szCs w:val="24"/>
        </w:rPr>
        <w:t xml:space="preserve"> found in scenario 6 </w:t>
      </w:r>
      <w:r w:rsidRPr="00B43E1A">
        <w:rPr>
          <w:rStyle w:val="Kommentarhenvisning"/>
          <w:sz w:val="24"/>
          <w:szCs w:val="24"/>
        </w:rPr>
        <w:t>we</w:t>
      </w:r>
      <w:r w:rsidR="00305EB0" w:rsidRPr="00C44380">
        <w:rPr>
          <w:sz w:val="24"/>
          <w:szCs w:val="24"/>
        </w:rPr>
        <w:t xml:space="preserve"> estimate the macro elasticity to be approximately 0.</w:t>
      </w:r>
      <w:r w:rsidR="00E334EE">
        <w:rPr>
          <w:sz w:val="24"/>
          <w:szCs w:val="24"/>
        </w:rPr>
        <w:t>3</w:t>
      </w:r>
      <w:r w:rsidR="00305EB0" w:rsidRPr="00C44380">
        <w:rPr>
          <w:sz w:val="24"/>
          <w:szCs w:val="24"/>
        </w:rPr>
        <w:t>5-0.</w:t>
      </w:r>
      <w:r w:rsidR="00E334EE">
        <w:rPr>
          <w:sz w:val="24"/>
          <w:szCs w:val="24"/>
        </w:rPr>
        <w:t>4</w:t>
      </w:r>
      <w:r w:rsidR="00553FC6">
        <w:rPr>
          <w:rStyle w:val="Fodnotehenvisning"/>
          <w:sz w:val="24"/>
          <w:szCs w:val="24"/>
        </w:rPr>
        <w:footnoteReference w:id="25"/>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w:t>
      </w:r>
      <w:r w:rsidR="006434D7">
        <w:rPr>
          <w:sz w:val="24"/>
          <w:szCs w:val="24"/>
        </w:rPr>
        <w:t xml:space="preserve">approximately </w:t>
      </w:r>
      <w:r>
        <w:rPr>
          <w:sz w:val="24"/>
          <w:szCs w:val="24"/>
        </w:rPr>
        <w:t xml:space="preserve">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02A703B8" w:rsidR="00744FD6" w:rsidRDefault="00744FD6" w:rsidP="00BF3FA4">
      <w:pPr>
        <w:spacing w:line="360" w:lineRule="auto"/>
        <w:rPr>
          <w:rFonts w:cstheme="minorHAnsi"/>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5C4666E9" w14:textId="13E6D3EA" w:rsidR="00EB3864" w:rsidRDefault="00EB3864" w:rsidP="00BF3FA4">
      <w:pPr>
        <w:spacing w:line="360" w:lineRule="auto"/>
        <w:rPr>
          <w:rFonts w:cstheme="minorHAnsi"/>
          <w:sz w:val="24"/>
          <w:szCs w:val="24"/>
        </w:rPr>
      </w:pPr>
    </w:p>
    <w:p w14:paraId="195C6544" w14:textId="77777777" w:rsidR="00EB3864" w:rsidRPr="00800FEE" w:rsidRDefault="00EB3864" w:rsidP="00BF3FA4">
      <w:pPr>
        <w:spacing w:line="360" w:lineRule="auto"/>
        <w:rPr>
          <w:sz w:val="24"/>
          <w:szCs w:val="24"/>
        </w:rPr>
      </w:pPr>
    </w:p>
    <w:p w14:paraId="18674BF1" w14:textId="70241FD1" w:rsidR="00CF5F9D" w:rsidRDefault="007E6AD1" w:rsidP="00234480">
      <w:pPr>
        <w:pStyle w:val="Overskrift2"/>
      </w:pPr>
      <w:r>
        <w:lastRenderedPageBreak/>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7CDFFA88"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an estimate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6"/>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w:t>
      </w:r>
      <w:r w:rsidR="00B02941">
        <w:rPr>
          <w:rFonts w:eastAsiaTheme="minorEastAsia" w:cstheme="minorHAnsi"/>
          <w:sz w:val="24"/>
          <w:szCs w:val="24"/>
        </w:rPr>
        <w:lastRenderedPageBreak/>
        <w:t>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7"/>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058B4BB"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5634E3">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8"/>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58FE7560" w:rsidR="001F04BC" w:rsidRPr="0005290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 xml:space="preserve">0.89. We use the compensation rate </w:t>
      </w:r>
      <w:r w:rsidR="00AE0B5F">
        <w:rPr>
          <w:rFonts w:eastAsiaTheme="minorEastAsia" w:cstheme="minorHAnsi"/>
          <w:sz w:val="24"/>
          <w:szCs w:val="24"/>
        </w:rPr>
        <w:lastRenderedPageBreak/>
        <w:t>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4E13F618" w14:textId="76593684" w:rsidR="00F548A0" w:rsidRDefault="00F548A0" w:rsidP="00F548A0">
      <w:pPr>
        <w:pStyle w:val="Billedtekst"/>
        <w:keepNext/>
      </w:pPr>
      <w:bookmarkStart w:id="7" w:name="_Ref120617850"/>
      <w:r>
        <w:t xml:space="preserve">Table </w:t>
      </w:r>
      <w:fldSimple w:instr=" SEQ Table \* ARABIC ">
        <w:r w:rsidR="00775321">
          <w:rPr>
            <w:noProof/>
          </w:rPr>
          <w:t>1</w:t>
        </w:r>
      </w:fldSimple>
      <w:r w:rsidR="000856FC">
        <w:rPr>
          <w:noProof/>
        </w:rPr>
        <w:t>: Estimates used in the 3 cases</w:t>
      </w:r>
      <w:bookmarkEnd w:id="7"/>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13824FD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w:t>
      </w:r>
      <w:r w:rsidR="007908F3">
        <w:rPr>
          <w:rFonts w:eastAsiaTheme="minorEastAsia" w:cstheme="minorHAnsi"/>
          <w:sz w:val="24"/>
          <w:szCs w:val="24"/>
        </w:rPr>
        <w:lastRenderedPageBreak/>
        <w:t xml:space="preserve">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7035CBB6" w14:textId="6A913955" w:rsidR="008311CF" w:rsidRDefault="0092793F" w:rsidP="00D67ABC">
      <w:pPr>
        <w:spacing w:line="360" w:lineRule="auto"/>
        <w:rPr>
          <w:rFonts w:eastAsiaTheme="minorEastAsia" w:cstheme="minorHAnsi"/>
          <w:sz w:val="24"/>
          <w:szCs w:val="24"/>
        </w:rPr>
      </w:pPr>
      <w:r>
        <w:rPr>
          <w:rFonts w:eastAsiaTheme="minorEastAsia" w:cstheme="minorHAnsi"/>
          <w:sz w:val="24"/>
          <w:szCs w:val="24"/>
        </w:rPr>
        <w:t>It is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 xml:space="preserve">heavily rely on the assumption </w:t>
      </w:r>
      <w:r w:rsidR="00EB3864">
        <w:rPr>
          <w:rFonts w:eastAsiaTheme="minorEastAsia" w:cstheme="minorHAnsi"/>
          <w:sz w:val="24"/>
          <w:szCs w:val="24"/>
        </w:rPr>
        <w:t xml:space="preserve">of Denmark having the same elasticity </w:t>
      </w:r>
      <w:r w:rsidR="0080080C">
        <w:rPr>
          <w:rFonts w:eastAsiaTheme="minorEastAsia" w:cstheme="minorHAnsi"/>
          <w:sz w:val="24"/>
          <w:szCs w:val="24"/>
        </w:rPr>
        <w:t>of the level of income insurance on wages</w:t>
      </w:r>
      <w:r w:rsidR="004F646D">
        <w:rPr>
          <w:rFonts w:eastAsiaTheme="minorEastAsia" w:cstheme="minorHAnsi"/>
          <w:sz w:val="24"/>
          <w:szCs w:val="24"/>
        </w:rPr>
        <w:t xml:space="preserve"> </w:t>
      </w:r>
      <w:r w:rsidR="00EB3864">
        <w:rPr>
          <w:rFonts w:eastAsiaTheme="minorEastAsia" w:cstheme="minorHAnsi"/>
          <w:sz w:val="24"/>
          <w:szCs w:val="24"/>
        </w:rPr>
        <w:t>as</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EB3864">
        <w:rPr>
          <w:rFonts w:eastAsiaTheme="minorEastAsia" w:cstheme="minorHAnsi"/>
          <w:sz w:val="24"/>
          <w:szCs w:val="24"/>
        </w:rPr>
        <w:t>The fact that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r>
      <w:r w:rsidR="00EB3864">
        <w:rPr>
          <w:rFonts w:eastAsiaTheme="minorEastAsia" w:cstheme="minorHAnsi"/>
          <w:sz w:val="24"/>
          <w:szCs w:val="24"/>
        </w:rPr>
        <w:t>In an attempt to</w:t>
      </w:r>
      <w:r w:rsidR="000C5AE2">
        <w:rPr>
          <w:rFonts w:eastAsiaTheme="minorEastAsia" w:cstheme="minorHAnsi"/>
          <w:sz w:val="24"/>
          <w:szCs w:val="24"/>
        </w:rPr>
        <w:t xml:space="preserve"> overcome these uncertainties </w:t>
      </w:r>
      <w:r w:rsidR="00EB3864">
        <w:rPr>
          <w:rFonts w:eastAsiaTheme="minorEastAsia" w:cstheme="minorHAnsi"/>
          <w:sz w:val="24"/>
          <w:szCs w:val="24"/>
        </w:rPr>
        <w:t xml:space="preserve">we </w:t>
      </w:r>
      <w:r w:rsidR="000C5AE2">
        <w:rPr>
          <w:rFonts w:eastAsiaTheme="minorEastAsia" w:cstheme="minorHAnsi"/>
          <w:sz w:val="24"/>
          <w:szCs w:val="24"/>
        </w:rPr>
        <w:t>include</w:t>
      </w:r>
      <w:r w:rsidR="00EB3864">
        <w:rPr>
          <w:rFonts w:eastAsiaTheme="minorEastAsia" w:cstheme="minorHAnsi"/>
          <w:sz w:val="24"/>
          <w:szCs w:val="24"/>
        </w:rPr>
        <w:t>d</w:t>
      </w:r>
      <w:r w:rsidR="000C5AE2">
        <w:rPr>
          <w:rFonts w:eastAsiaTheme="minorEastAsia" w:cstheme="minorHAnsi"/>
          <w:sz w:val="24"/>
          <w:szCs w:val="24"/>
        </w:rPr>
        <w:t xml:space="preserv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EB3864">
        <w:rPr>
          <w:rFonts w:eastAsiaTheme="minorEastAsia" w:cstheme="minorHAnsi"/>
          <w:sz w:val="24"/>
          <w:szCs w:val="24"/>
        </w:rPr>
        <w:t xml:space="preserve">, </w:t>
      </w:r>
      <w:r w:rsidR="001F108A">
        <w:rPr>
          <w:rFonts w:eastAsiaTheme="minorEastAsia" w:cstheme="minorHAnsi"/>
          <w:sz w:val="24"/>
          <w:szCs w:val="24"/>
        </w:rPr>
        <w:t>this</w:t>
      </w:r>
      <w:r w:rsidR="006F2CD4">
        <w:rPr>
          <w:rFonts w:eastAsiaTheme="minorEastAsia" w:cstheme="minorHAnsi"/>
          <w:sz w:val="24"/>
          <w:szCs w:val="24"/>
        </w:rPr>
        <w:t xml:space="preserve"> leav</w:t>
      </w:r>
      <w:r w:rsidR="00EB3864">
        <w:rPr>
          <w:rFonts w:eastAsiaTheme="minorEastAsia" w:cstheme="minorHAnsi"/>
          <w:sz w:val="24"/>
          <w:szCs w:val="24"/>
        </w:rPr>
        <w:t>es</w:t>
      </w:r>
      <w:r w:rsidR="006F2CD4">
        <w:rPr>
          <w:rFonts w:eastAsiaTheme="minorEastAsia" w:cstheme="minorHAnsi"/>
          <w:sz w:val="24"/>
          <w:szCs w:val="24"/>
        </w:rPr>
        <w:t xml:space="preserve">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8"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8"/>
    </w:p>
    <w:p w14:paraId="59E717EF" w14:textId="2B83091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w:t>
      </w:r>
      <w:r w:rsidR="00B61329">
        <w:rPr>
          <w:rFonts w:eastAsiaTheme="minorEastAsia" w:cstheme="minorHAnsi"/>
          <w:sz w:val="24"/>
          <w:szCs w:val="24"/>
        </w:rPr>
        <w:t>state</w:t>
      </w:r>
      <w:r>
        <w:rPr>
          <w:rFonts w:eastAsiaTheme="minorEastAsia" w:cstheme="minorHAnsi"/>
          <w:sz w:val="24"/>
          <w:szCs w:val="24"/>
        </w:rPr>
        <w:t xml:space="preserve"> regulation </w:t>
      </w:r>
      <w:r w:rsidR="00B61329">
        <w:rPr>
          <w:rFonts w:eastAsiaTheme="minorEastAsia" w:cstheme="minorHAnsi"/>
          <w:sz w:val="24"/>
          <w:szCs w:val="24"/>
        </w:rPr>
        <w:t>percentage</w:t>
      </w:r>
      <w:r>
        <w:rPr>
          <w:rFonts w:eastAsiaTheme="minorEastAsia" w:cstheme="minorHAnsi"/>
          <w:sz w:val="24"/>
          <w:szCs w:val="24"/>
        </w:rPr>
        <w:t xml:space="preserv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 xml:space="preserve">sing this as an argumentation to exclude the wage-channel, we end up with the </w:t>
      </w:r>
      <w:r w:rsidR="00F00A78">
        <w:rPr>
          <w:rFonts w:eastAsiaTheme="minorEastAsia" w:cstheme="minorHAnsi"/>
          <w:sz w:val="24"/>
          <w:szCs w:val="24"/>
        </w:rPr>
        <w:lastRenderedPageBreak/>
        <w:t xml:space="preserve">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379174AF" w:rsidR="007B3CF2" w:rsidRPr="008A007F" w:rsidRDefault="0020720A" w:rsidP="00780999">
      <w:pPr>
        <w:spacing w:line="360" w:lineRule="auto"/>
        <w:rPr>
          <w:sz w:val="24"/>
          <w:szCs w:val="24"/>
        </w:rPr>
      </w:pPr>
      <w:bookmarkStart w:id="9"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9"/>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5634E3" w:rsidRPr="005634E3">
        <w:rPr>
          <w:noProof/>
          <w:sz w:val="24"/>
          <w:szCs w:val="24"/>
        </w:rPr>
        <w:t>(Aastrup, 2018; Jensen, 2021; Risgaard, 2021)</w:t>
      </w:r>
      <w:r w:rsidR="00DD796D">
        <w:rPr>
          <w:sz w:val="24"/>
          <w:szCs w:val="24"/>
        </w:rPr>
        <w:fldChar w:fldCharType="end"/>
      </w:r>
      <w:r w:rsidR="008E5F9F" w:rsidRPr="007B17B8">
        <w:rPr>
          <w:sz w:val="24"/>
          <w:szCs w:val="24"/>
        </w:rPr>
        <w:t xml:space="preserve">. </w:t>
      </w:r>
      <w:bookmarkStart w:id="10"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10"/>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11"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11"/>
      <w:r w:rsidR="0062727A">
        <w:rPr>
          <w:sz w:val="24"/>
          <w:szCs w:val="24"/>
        </w:rPr>
        <w:t xml:space="preserve"> </w:t>
      </w:r>
      <w:bookmarkStart w:id="12"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12"/>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w:t>
      </w:r>
      <w:r w:rsidR="00560ED3" w:rsidRPr="007B17B8">
        <w:rPr>
          <w:sz w:val="24"/>
          <w:szCs w:val="24"/>
        </w:rPr>
        <w:lastRenderedPageBreak/>
        <w:t xml:space="preserve">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5634E3">
        <w:rPr>
          <w:noProof/>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5634E3">
        <w:rPr>
          <w:noProof/>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w:t>
      </w:r>
      <w:r w:rsidR="008A007F" w:rsidRPr="00650FEB">
        <w:rPr>
          <w:sz w:val="24"/>
          <w:szCs w:val="24"/>
        </w:rPr>
        <w:lastRenderedPageBreak/>
        <w:t>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13" w:name="_Hlk120455450"/>
      <w:r w:rsidR="00830830" w:rsidRPr="00650FEB">
        <w:rPr>
          <w:sz w:val="24"/>
          <w:szCs w:val="24"/>
        </w:rPr>
        <w:t xml:space="preserve">we assume the worker unions in Denmark to be capable of affecting wages when the gap between the level of income insurance and wages </w:t>
      </w:r>
      <w:bookmarkEnd w:id="13"/>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14"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14"/>
    <w:p w14:paraId="25A3A5A4" w14:textId="77777777" w:rsidR="00E04480" w:rsidRPr="00665784" w:rsidRDefault="00E04480" w:rsidP="004C5315"/>
    <w:p w14:paraId="55D55952" w14:textId="6F32386E" w:rsidR="004C5315" w:rsidRPr="00665784" w:rsidRDefault="004C5315" w:rsidP="004C5315">
      <w:pPr>
        <w:rPr>
          <w:ins w:id="15" w:author="Simon Thomsen" w:date="2022-11-09T11:41:00Z"/>
        </w:rPr>
      </w:pPr>
    </w:p>
    <w:p w14:paraId="74ABB717" w14:textId="7589233E" w:rsidR="00CD17D9" w:rsidRPr="00B33E3B" w:rsidRDefault="00CD17D9" w:rsidP="00CD17D9">
      <w:pPr>
        <w:pStyle w:val="Overskrift1"/>
        <w:rPr>
          <w:ins w:id="16" w:author="Simon Thomsen" w:date="2022-11-09T11:42:00Z"/>
          <w:lang w:val="da-DK"/>
        </w:rPr>
      </w:pPr>
      <w:ins w:id="17" w:author="Simon Thomsen" w:date="2022-11-09T11:42:00Z">
        <w:r w:rsidRPr="00B33E3B">
          <w:rPr>
            <w:lang w:val="da-DK"/>
          </w:rPr>
          <w:t xml:space="preserve">Reference list </w:t>
        </w:r>
      </w:ins>
    </w:p>
    <w:p w14:paraId="2919FEF5" w14:textId="7D0416A6" w:rsidR="00CD17D9" w:rsidRPr="00B33E3B" w:rsidRDefault="00CD17D9" w:rsidP="00CD17D9">
      <w:pPr>
        <w:rPr>
          <w:ins w:id="18" w:author="Simon Thomsen" w:date="2022-11-09T11:42:00Z"/>
          <w:lang w:val="da-DK"/>
        </w:rPr>
      </w:pPr>
    </w:p>
    <w:p w14:paraId="0BDEF4D6" w14:textId="050A819B" w:rsidR="00B61329" w:rsidRPr="00B61329" w:rsidRDefault="00333B3D" w:rsidP="00B61329">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B61329" w:rsidRPr="00B61329">
        <w:rPr>
          <w:rFonts w:ascii="Calibri" w:hAnsi="Calibri" w:cs="Calibri"/>
          <w:noProof/>
          <w:szCs w:val="24"/>
        </w:rPr>
        <w:t xml:space="preserve">Aastrup, M. (2018). </w:t>
      </w:r>
      <w:r w:rsidR="00B61329" w:rsidRPr="00B61329">
        <w:rPr>
          <w:rFonts w:ascii="Calibri" w:hAnsi="Calibri" w:cs="Calibri"/>
          <w:i/>
          <w:iCs/>
          <w:noProof/>
          <w:szCs w:val="24"/>
        </w:rPr>
        <w:t>30 Års dagpengeforringelser</w:t>
      </w:r>
      <w:r w:rsidR="00B61329" w:rsidRPr="00B61329">
        <w:rPr>
          <w:rFonts w:ascii="Calibri" w:hAnsi="Calibri" w:cs="Calibri"/>
          <w:noProof/>
          <w:szCs w:val="24"/>
        </w:rPr>
        <w:t xml:space="preserve">. </w:t>
      </w:r>
      <w:r w:rsidR="00B61329" w:rsidRPr="00B61329">
        <w:rPr>
          <w:rFonts w:ascii="Calibri" w:hAnsi="Calibri" w:cs="Calibri"/>
          <w:i/>
          <w:iCs/>
          <w:noProof/>
          <w:szCs w:val="24"/>
        </w:rPr>
        <w:t>September 2018</w:t>
      </w:r>
      <w:r w:rsidR="00B61329" w:rsidRPr="00B61329">
        <w:rPr>
          <w:rFonts w:ascii="Calibri" w:hAnsi="Calibri" w:cs="Calibri"/>
          <w:noProof/>
          <w:szCs w:val="24"/>
        </w:rPr>
        <w:t>.</w:t>
      </w:r>
    </w:p>
    <w:p w14:paraId="03635C1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Andersen, T. M., &amp; Svarer, M. (2006). Flexicurity: The Danish Labour-Market Model. </w:t>
      </w:r>
      <w:r w:rsidRPr="00B61329">
        <w:rPr>
          <w:rFonts w:ascii="Calibri" w:hAnsi="Calibri" w:cs="Calibri"/>
          <w:i/>
          <w:iCs/>
          <w:noProof/>
          <w:szCs w:val="24"/>
        </w:rPr>
        <w:t>Ekonomisk Debatt</w:t>
      </w:r>
      <w:r w:rsidRPr="00B61329">
        <w:rPr>
          <w:rFonts w:ascii="Calibri" w:hAnsi="Calibri" w:cs="Calibri"/>
          <w:noProof/>
          <w:szCs w:val="24"/>
        </w:rPr>
        <w:t xml:space="preserve">, </w:t>
      </w:r>
      <w:r w:rsidRPr="00B61329">
        <w:rPr>
          <w:rFonts w:ascii="Calibri" w:hAnsi="Calibri" w:cs="Calibri"/>
          <w:i/>
          <w:iCs/>
          <w:noProof/>
          <w:szCs w:val="24"/>
        </w:rPr>
        <w:t>1</w:t>
      </w:r>
      <w:r w:rsidRPr="00B61329">
        <w:rPr>
          <w:rFonts w:ascii="Calibri" w:hAnsi="Calibri" w:cs="Calibri"/>
          <w:noProof/>
          <w:szCs w:val="24"/>
        </w:rPr>
        <w:t>(April), 17–29.</w:t>
      </w:r>
    </w:p>
    <w:p w14:paraId="15D151A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Andersen, T. M., Svarer, M., &amp; Vejlin, R. M. (2015). Litteraturreview af effekter af indretning af arbejdsunderstøttelsen. </w:t>
      </w:r>
      <w:r w:rsidRPr="00B61329">
        <w:rPr>
          <w:rFonts w:ascii="Calibri" w:hAnsi="Calibri" w:cs="Calibri"/>
          <w:i/>
          <w:iCs/>
          <w:noProof/>
          <w:szCs w:val="24"/>
        </w:rPr>
        <w:t>Beskæftigelsesministeriet</w:t>
      </w:r>
      <w:r w:rsidRPr="00B61329">
        <w:rPr>
          <w:rFonts w:ascii="Calibri" w:hAnsi="Calibri" w:cs="Calibri"/>
          <w:noProof/>
          <w:szCs w:val="24"/>
        </w:rPr>
        <w:t>, 1–99.</w:t>
      </w:r>
    </w:p>
    <w:p w14:paraId="1A361EF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Bengtsson, E., &amp; Stockhammer, E. (2018). Wages, Income Distribution and Economic Growth: Long-Run Perspectives in Scandinavia, 1900–2010.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(4), 725–745. https://doi.org/10.1080/09538259.2020.1860307</w:t>
      </w:r>
    </w:p>
    <w:p w14:paraId="294F363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Boone, C., Dube, A., Goodman, L., &amp; Kaplan, E. (2021). Unemployment Insurance Generosity and Aggregate Employment. </w:t>
      </w:r>
      <w:r w:rsidRPr="00B61329">
        <w:rPr>
          <w:rFonts w:ascii="Calibri" w:hAnsi="Calibri" w:cs="Calibri"/>
          <w:i/>
          <w:iCs/>
          <w:noProof/>
          <w:szCs w:val="24"/>
        </w:rPr>
        <w:t>American Economic Journal: Economic Policy</w:t>
      </w:r>
      <w:r w:rsidRPr="00B61329">
        <w:rPr>
          <w:rFonts w:ascii="Calibri" w:hAnsi="Calibri" w:cs="Calibri"/>
          <w:noProof/>
          <w:szCs w:val="24"/>
        </w:rPr>
        <w:t xml:space="preserve">, </w:t>
      </w:r>
      <w:r w:rsidRPr="00B61329">
        <w:rPr>
          <w:rFonts w:ascii="Calibri" w:hAnsi="Calibri" w:cs="Calibri"/>
          <w:i/>
          <w:iCs/>
          <w:noProof/>
          <w:szCs w:val="24"/>
        </w:rPr>
        <w:t>13</w:t>
      </w:r>
      <w:r w:rsidRPr="00B61329">
        <w:rPr>
          <w:rFonts w:ascii="Calibri" w:hAnsi="Calibri" w:cs="Calibri"/>
          <w:noProof/>
          <w:szCs w:val="24"/>
        </w:rPr>
        <w:t>(2), 58–99. https://doi.org/10.1257/pol.20160613</w:t>
      </w:r>
    </w:p>
    <w:p w14:paraId="5EDF83D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&amp; Raza, H. (2018). Macroeconomic effects of unemployment benefits in small open economies: A stock–flow consistent approach. </w:t>
      </w:r>
      <w:r w:rsidRPr="00B61329">
        <w:rPr>
          <w:rFonts w:ascii="Calibri" w:hAnsi="Calibri" w:cs="Calibri"/>
          <w:i/>
          <w:iCs/>
          <w:noProof/>
          <w:szCs w:val="24"/>
        </w:rPr>
        <w:t>European Journal of Economics and Economic Policies: Intervention</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(3), 335–363. https://doi.org/10.4337/ejeep.2018.0032</w:t>
      </w:r>
    </w:p>
    <w:p w14:paraId="3FD1C13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Raza, H., &amp; Valdecantos, S. (2022). </w:t>
      </w:r>
      <w:r w:rsidRPr="00B61329">
        <w:rPr>
          <w:rFonts w:ascii="Calibri" w:hAnsi="Calibri" w:cs="Calibri"/>
          <w:i/>
          <w:iCs/>
          <w:noProof/>
          <w:szCs w:val="24"/>
        </w:rPr>
        <w:t>QMDE : A QUARTERLY EMPIRICAL MODEL FOR THE DANISH ECONOMY : A STOCK-FLOW CONSISTENT APPROACH</w:t>
      </w:r>
      <w:r w:rsidRPr="00B61329">
        <w:rPr>
          <w:rFonts w:ascii="Calibri" w:hAnsi="Calibri" w:cs="Calibri"/>
          <w:noProof/>
          <w:szCs w:val="24"/>
        </w:rPr>
        <w:t xml:space="preserve">. </w:t>
      </w:r>
      <w:r w:rsidRPr="00B61329">
        <w:rPr>
          <w:rFonts w:ascii="Calibri" w:hAnsi="Calibri" w:cs="Calibri"/>
          <w:i/>
          <w:iCs/>
          <w:noProof/>
          <w:szCs w:val="24"/>
        </w:rPr>
        <w:t>79</w:t>
      </w:r>
      <w:r w:rsidRPr="00B61329">
        <w:rPr>
          <w:rFonts w:ascii="Calibri" w:hAnsi="Calibri" w:cs="Calibri"/>
          <w:noProof/>
          <w:szCs w:val="24"/>
        </w:rPr>
        <w:t>.</w:t>
      </w:r>
    </w:p>
    <w:p w14:paraId="6CEE73A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(2006). A general formula for the optimal level of social insurance.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90</w:t>
      </w:r>
      <w:r w:rsidRPr="00B61329">
        <w:rPr>
          <w:rFonts w:ascii="Calibri" w:hAnsi="Calibri" w:cs="Calibri"/>
          <w:noProof/>
          <w:szCs w:val="24"/>
        </w:rPr>
        <w:t>(10–11), 1879–1901. https://doi.org/10.1016/j.jpubeco.2006.01.004</w:t>
      </w:r>
    </w:p>
    <w:p w14:paraId="12D8E17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(2008). Moral hazard versus liquidity and optimal unemployment insurance. </w:t>
      </w:r>
      <w:r w:rsidRPr="00B61329">
        <w:rPr>
          <w:rFonts w:ascii="Calibri" w:hAnsi="Calibri" w:cs="Calibri"/>
          <w:i/>
          <w:iCs/>
          <w:noProof/>
          <w:szCs w:val="24"/>
        </w:rPr>
        <w:t>Journal of Political Economy</w:t>
      </w:r>
      <w:r w:rsidRPr="00B61329">
        <w:rPr>
          <w:rFonts w:ascii="Calibri" w:hAnsi="Calibri" w:cs="Calibri"/>
          <w:noProof/>
          <w:szCs w:val="24"/>
        </w:rPr>
        <w:t xml:space="preserve">, </w:t>
      </w:r>
      <w:r w:rsidRPr="00B61329">
        <w:rPr>
          <w:rFonts w:ascii="Calibri" w:hAnsi="Calibri" w:cs="Calibri"/>
          <w:i/>
          <w:iCs/>
          <w:noProof/>
          <w:szCs w:val="24"/>
        </w:rPr>
        <w:t>116</w:t>
      </w:r>
      <w:r w:rsidRPr="00B61329">
        <w:rPr>
          <w:rFonts w:ascii="Calibri" w:hAnsi="Calibri" w:cs="Calibri"/>
          <w:noProof/>
          <w:szCs w:val="24"/>
        </w:rPr>
        <w:t>(2), 173–234. https://doi.org/10.1086/588585</w:t>
      </w:r>
    </w:p>
    <w:p w14:paraId="254E1A1A"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Danish Ministry of Taxation. (2012). </w:t>
      </w:r>
      <w:r w:rsidRPr="00B61329">
        <w:rPr>
          <w:rFonts w:ascii="Calibri" w:hAnsi="Calibri" w:cs="Calibri"/>
          <w:i/>
          <w:iCs/>
          <w:noProof/>
          <w:szCs w:val="24"/>
        </w:rPr>
        <w:t>Aftale om skattereform</w:t>
      </w:r>
      <w:r w:rsidRPr="00B61329">
        <w:rPr>
          <w:rFonts w:ascii="Calibri" w:hAnsi="Calibri" w:cs="Calibri"/>
          <w:noProof/>
          <w:szCs w:val="24"/>
        </w:rPr>
        <w:t>. 1–28.</w:t>
      </w:r>
    </w:p>
    <w:p w14:paraId="404C0DB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Danmarks Statistik. (2012). ADAM - En Model Af Dansk Økonomi. In </w:t>
      </w:r>
      <w:r w:rsidRPr="00B61329">
        <w:rPr>
          <w:rFonts w:ascii="Calibri" w:hAnsi="Calibri" w:cs="Calibri"/>
          <w:i/>
          <w:iCs/>
          <w:noProof/>
          <w:szCs w:val="24"/>
        </w:rPr>
        <w:t>Danmarks Statistik</w:t>
      </w:r>
      <w:r w:rsidRPr="00B61329">
        <w:rPr>
          <w:rFonts w:ascii="Calibri" w:hAnsi="Calibri" w:cs="Calibri"/>
          <w:noProof/>
          <w:szCs w:val="24"/>
        </w:rPr>
        <w:t>. Danmarks Statistik. https://www.dst.dk/da/Statistik/Publikationer/VisPub?cid=17987</w:t>
      </w:r>
    </w:p>
    <w:p w14:paraId="40B62C9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lastRenderedPageBreak/>
        <w:t xml:space="preserve">Dieterle, S., Bartalotti, O., &amp; Brummet, Q. (2021). Revisiting the Effects of Unemployment Insurance Extensions on Unemployment: A Measurement Error-Corrected Regression Discontinuity Approach. </w:t>
      </w:r>
      <w:r w:rsidRPr="00B61329">
        <w:rPr>
          <w:rFonts w:ascii="Calibri" w:hAnsi="Calibri" w:cs="Calibri"/>
          <w:i/>
          <w:iCs/>
          <w:noProof/>
          <w:szCs w:val="24"/>
        </w:rPr>
        <w:t>SSRN Electronic Journal</w:t>
      </w:r>
      <w:r w:rsidRPr="00B61329">
        <w:rPr>
          <w:rFonts w:ascii="Calibri" w:hAnsi="Calibri" w:cs="Calibri"/>
          <w:noProof/>
          <w:szCs w:val="24"/>
        </w:rPr>
        <w:t xml:space="preserve">, </w:t>
      </w:r>
      <w:r w:rsidRPr="00B61329">
        <w:rPr>
          <w:rFonts w:ascii="Calibri" w:hAnsi="Calibri" w:cs="Calibri"/>
          <w:i/>
          <w:iCs/>
          <w:noProof/>
          <w:szCs w:val="24"/>
        </w:rPr>
        <w:t>11496</w:t>
      </w:r>
      <w:r w:rsidRPr="00B61329">
        <w:rPr>
          <w:rFonts w:ascii="Calibri" w:hAnsi="Calibri" w:cs="Calibri"/>
          <w:noProof/>
          <w:szCs w:val="24"/>
        </w:rPr>
        <w:t>. https://doi.org/10.2139/ssrn.3177370</w:t>
      </w:r>
    </w:p>
    <w:p w14:paraId="27DAAA21" w14:textId="724A9870" w:rsidR="00B61329" w:rsidRPr="00B61329" w:rsidRDefault="00965238" w:rsidP="00B61329">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noProof/>
          <w:szCs w:val="24"/>
        </w:rPr>
        <w:t>The Economic Council of Denmark</w:t>
      </w:r>
      <w:r w:rsidR="00B61329" w:rsidRPr="00B61329">
        <w:rPr>
          <w:rFonts w:ascii="Calibri" w:hAnsi="Calibri" w:cs="Calibri"/>
          <w:noProof/>
          <w:szCs w:val="24"/>
        </w:rPr>
        <w:t xml:space="preserve">. (2014). </w:t>
      </w:r>
      <w:r w:rsidR="00B61329" w:rsidRPr="00B61329">
        <w:rPr>
          <w:rFonts w:ascii="Calibri" w:hAnsi="Calibri" w:cs="Calibri"/>
          <w:i/>
          <w:iCs/>
          <w:noProof/>
          <w:szCs w:val="24"/>
        </w:rPr>
        <w:t>Dansk økonomi. Efterår 2014 : Konjunkturvurdering ; Dagpengesystemet</w:t>
      </w:r>
      <w:r w:rsidR="00B61329" w:rsidRPr="00B61329">
        <w:rPr>
          <w:rFonts w:ascii="Calibri" w:hAnsi="Calibri" w:cs="Calibri"/>
          <w:noProof/>
          <w:szCs w:val="24"/>
        </w:rPr>
        <w:t>.</w:t>
      </w:r>
    </w:p>
    <w:p w14:paraId="0ABD69B7" w14:textId="38355D57" w:rsidR="00B61329" w:rsidRPr="00B61329" w:rsidRDefault="00965238" w:rsidP="00B61329">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noProof/>
          <w:szCs w:val="24"/>
        </w:rPr>
        <w:t>The Economic Council of Denmark</w:t>
      </w:r>
      <w:r w:rsidR="00B61329" w:rsidRPr="00B61329">
        <w:rPr>
          <w:rFonts w:ascii="Calibri" w:hAnsi="Calibri" w:cs="Calibri"/>
          <w:noProof/>
          <w:szCs w:val="24"/>
        </w:rPr>
        <w:t xml:space="preserve">. (2022). </w:t>
      </w:r>
      <w:r w:rsidR="00B61329" w:rsidRPr="00B61329">
        <w:rPr>
          <w:rFonts w:ascii="Calibri" w:hAnsi="Calibri" w:cs="Calibri"/>
          <w:i/>
          <w:iCs/>
          <w:noProof/>
          <w:szCs w:val="24"/>
        </w:rPr>
        <w:t>RAPPORT FRA FORMANDSKABET DANSK ØKONOMI FORÅR 2022</w:t>
      </w:r>
      <w:r w:rsidR="00B61329" w:rsidRPr="00B61329">
        <w:rPr>
          <w:rFonts w:ascii="Calibri" w:hAnsi="Calibri" w:cs="Calibri"/>
          <w:noProof/>
          <w:szCs w:val="24"/>
        </w:rPr>
        <w:t>. https://dors.dk/raad-vismaend/loven.</w:t>
      </w:r>
    </w:p>
    <w:p w14:paraId="1F8D4E0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Dray, M., &amp; Thirlwall, A. P. (2011). The endogeneity of the natural rate of growth for a selection of Asian countries. </w:t>
      </w:r>
      <w:r w:rsidRPr="00B61329">
        <w:rPr>
          <w:rFonts w:ascii="Calibri" w:hAnsi="Calibri" w:cs="Calibri"/>
          <w:i/>
          <w:iCs/>
          <w:noProof/>
          <w:szCs w:val="24"/>
        </w:rPr>
        <w:t>Journal of Post Keynesian Economics</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(3), 451–468. https://doi.org/10.2753/PKE0160-3477330303</w:t>
      </w:r>
    </w:p>
    <w:p w14:paraId="0AF70D08" w14:textId="1FCC0B8B"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D</w:t>
      </w:r>
      <w:r w:rsidR="00965238">
        <w:rPr>
          <w:rFonts w:ascii="Calibri" w:hAnsi="Calibri" w:cs="Calibri"/>
          <w:noProof/>
          <w:szCs w:val="24"/>
        </w:rPr>
        <w:t>anish Research Institute for Economic Analysis and Modeling</w:t>
      </w:r>
      <w:r w:rsidRPr="00B61329">
        <w:rPr>
          <w:rFonts w:ascii="Calibri" w:hAnsi="Calibri" w:cs="Calibri"/>
          <w:noProof/>
          <w:szCs w:val="24"/>
        </w:rPr>
        <w:t xml:space="preserve">. (2013). </w:t>
      </w:r>
      <w:r w:rsidRPr="00B61329">
        <w:rPr>
          <w:rFonts w:ascii="Calibri" w:hAnsi="Calibri" w:cs="Calibri"/>
          <w:i/>
          <w:iCs/>
          <w:noProof/>
          <w:szCs w:val="24"/>
        </w:rPr>
        <w:t>Langsigtet økonomisk fremskrivning 2013</w:t>
      </w:r>
      <w:r w:rsidRPr="00B61329">
        <w:rPr>
          <w:rFonts w:ascii="Calibri" w:hAnsi="Calibri" w:cs="Calibri"/>
          <w:noProof/>
          <w:szCs w:val="24"/>
        </w:rPr>
        <w:t xml:space="preserve">. </w:t>
      </w:r>
      <w:r w:rsidRPr="00B61329">
        <w:rPr>
          <w:rFonts w:ascii="Calibri" w:hAnsi="Calibri" w:cs="Calibri"/>
          <w:i/>
          <w:iCs/>
          <w:noProof/>
          <w:szCs w:val="24"/>
        </w:rPr>
        <w:t>August</w:t>
      </w:r>
      <w:r w:rsidRPr="00B61329">
        <w:rPr>
          <w:rFonts w:ascii="Calibri" w:hAnsi="Calibri" w:cs="Calibri"/>
          <w:noProof/>
          <w:szCs w:val="24"/>
        </w:rPr>
        <w:t>.</w:t>
      </w:r>
    </w:p>
    <w:p w14:paraId="42BB9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Falch, N. S. (2015). </w:t>
      </w:r>
      <w:r w:rsidRPr="00B61329">
        <w:rPr>
          <w:rFonts w:ascii="Calibri" w:hAnsi="Calibri" w:cs="Calibri"/>
          <w:i/>
          <w:iCs/>
          <w:noProof/>
          <w:szCs w:val="24"/>
        </w:rPr>
        <w:t>Three essays on unemployment insurance</w:t>
      </w:r>
      <w:r w:rsidRPr="00B61329">
        <w:rPr>
          <w:rFonts w:ascii="Calibri" w:hAnsi="Calibri" w:cs="Calibri"/>
          <w:noProof/>
          <w:szCs w:val="24"/>
        </w:rPr>
        <w:t xml:space="preserve">. </w:t>
      </w:r>
      <w:r w:rsidRPr="00B61329">
        <w:rPr>
          <w:rFonts w:ascii="Calibri" w:hAnsi="Calibri" w:cs="Calibri"/>
          <w:i/>
          <w:iCs/>
          <w:noProof/>
          <w:szCs w:val="24"/>
        </w:rPr>
        <w:t>April</w:t>
      </w:r>
      <w:r w:rsidRPr="00B61329">
        <w:rPr>
          <w:rFonts w:ascii="Calibri" w:hAnsi="Calibri" w:cs="Calibri"/>
          <w:noProof/>
          <w:szCs w:val="24"/>
        </w:rPr>
        <w:t>.</w:t>
      </w:r>
    </w:p>
    <w:p w14:paraId="32CFE4E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Fazzari, S. M., Ferri, P., &amp; Variato, A. M. (2020). Demand-led growth and accommodating supply. </w:t>
      </w:r>
      <w:r w:rsidRPr="00B61329">
        <w:rPr>
          <w:rFonts w:ascii="Calibri" w:hAnsi="Calibri" w:cs="Calibri"/>
          <w:i/>
          <w:iCs/>
          <w:noProof/>
          <w:szCs w:val="24"/>
        </w:rPr>
        <w:t>Cambridge Journal of Economics</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(3), 583–605. https://doi.org/10.1093/cje/bez055</w:t>
      </w:r>
    </w:p>
    <w:p w14:paraId="6C8DF95D" w14:textId="659F798E" w:rsidR="00B61329" w:rsidRPr="00B61329" w:rsidRDefault="00965238" w:rsidP="00B61329">
      <w:pPr>
        <w:widowControl w:val="0"/>
        <w:autoSpaceDE w:val="0"/>
        <w:autoSpaceDN w:val="0"/>
        <w:adjustRightInd w:val="0"/>
        <w:spacing w:line="240" w:lineRule="auto"/>
        <w:ind w:left="480" w:hanging="480"/>
        <w:rPr>
          <w:rFonts w:ascii="Calibri" w:hAnsi="Calibri" w:cs="Calibri"/>
          <w:noProof/>
          <w:szCs w:val="24"/>
        </w:rPr>
      </w:pPr>
      <w:r>
        <w:rPr>
          <w:rFonts w:ascii="Calibri" w:hAnsi="Calibri" w:cs="Calibri"/>
          <w:noProof/>
          <w:szCs w:val="24"/>
        </w:rPr>
        <w:t>Ministry of Finance Denmark</w:t>
      </w:r>
      <w:r w:rsidR="00B61329" w:rsidRPr="00B61329">
        <w:rPr>
          <w:rFonts w:ascii="Calibri" w:hAnsi="Calibri" w:cs="Calibri"/>
          <w:noProof/>
          <w:szCs w:val="24"/>
        </w:rPr>
        <w:t xml:space="preserve">. (2017). </w:t>
      </w:r>
      <w:r w:rsidR="00B61329" w:rsidRPr="00B61329">
        <w:rPr>
          <w:rFonts w:ascii="Calibri" w:hAnsi="Calibri" w:cs="Calibri"/>
          <w:i/>
          <w:iCs/>
          <w:noProof/>
          <w:szCs w:val="24"/>
        </w:rPr>
        <w:t>Det danske pensionssystem nu og i fremtiden</w:t>
      </w:r>
      <w:r w:rsidR="00B61329" w:rsidRPr="00B61329">
        <w:rPr>
          <w:rFonts w:ascii="Calibri" w:hAnsi="Calibri" w:cs="Calibri"/>
          <w:noProof/>
          <w:szCs w:val="24"/>
        </w:rPr>
        <w:t>.</w:t>
      </w:r>
    </w:p>
    <w:p w14:paraId="1DA4578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Finkelstein, A., &amp; Chetty, R. (2012). </w:t>
      </w:r>
      <w:r w:rsidRPr="00B61329">
        <w:rPr>
          <w:rFonts w:ascii="Calibri" w:hAnsi="Calibri" w:cs="Calibri"/>
          <w:i/>
          <w:iCs/>
          <w:noProof/>
          <w:szCs w:val="24"/>
        </w:rPr>
        <w:t>SOCIAL INSURANCE: CONNECTING THEORY TO DATA</w:t>
      </w:r>
      <w:r w:rsidRPr="00B61329">
        <w:rPr>
          <w:rFonts w:ascii="Calibri" w:hAnsi="Calibri" w:cs="Calibri"/>
          <w:noProof/>
          <w:szCs w:val="24"/>
        </w:rPr>
        <w:t>.</w:t>
      </w:r>
    </w:p>
    <w:p w14:paraId="44BDA6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Fredriksson, P., &amp; Söderström, M. (2020). The equilibrium impact of unemployment insurance on unemployment: Evidence from a non-linear policy rule.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187</w:t>
      </w:r>
      <w:r w:rsidRPr="00B61329">
        <w:rPr>
          <w:rFonts w:ascii="Calibri" w:hAnsi="Calibri" w:cs="Calibri"/>
          <w:noProof/>
          <w:szCs w:val="24"/>
        </w:rPr>
        <w:t>, 104199. https://doi.org/10.1016/j.jpubeco.2020.104199</w:t>
      </w:r>
    </w:p>
    <w:p w14:paraId="3ABA0C1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Gutierrez, I. A. (2016). Job insecurity, unemployment insurance and on-the-job search. Evidence from older American workers. </w:t>
      </w:r>
      <w:r w:rsidRPr="00B61329">
        <w:rPr>
          <w:rFonts w:ascii="Calibri" w:hAnsi="Calibri" w:cs="Calibri"/>
          <w:i/>
          <w:iCs/>
          <w:noProof/>
          <w:szCs w:val="24"/>
        </w:rPr>
        <w:t>Labour Economics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 228–245. https://doi.org/10.1016/j.labeco.2016.05.011</w:t>
      </w:r>
    </w:p>
    <w:p w14:paraId="0E6DE1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Karahan, F., Manovskii, I., &amp; Mitman, K. (2013). Unemployment Benefits and Unemployment in the Great Recession: The Role of Macro Effects. </w:t>
      </w:r>
      <w:r w:rsidRPr="00B61329">
        <w:rPr>
          <w:rFonts w:ascii="Calibri" w:hAnsi="Calibri" w:cs="Calibri"/>
          <w:i/>
          <w:iCs/>
          <w:noProof/>
          <w:szCs w:val="24"/>
        </w:rPr>
        <w:t>SSRN Electronic Journal</w:t>
      </w:r>
      <w:r w:rsidRPr="00B61329">
        <w:rPr>
          <w:rFonts w:ascii="Calibri" w:hAnsi="Calibri" w:cs="Calibri"/>
          <w:noProof/>
          <w:szCs w:val="24"/>
        </w:rPr>
        <w:t>. https://doi.org/10.2139/ssrn.2340678</w:t>
      </w:r>
    </w:p>
    <w:p w14:paraId="28816E0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Manovskii, I., &amp; Mitman, K. (2016). Interpreting Recent Quasi-Experimental Evidence on the Effects of Unemployment Benefit Extensions. </w:t>
      </w:r>
      <w:r w:rsidRPr="00B61329">
        <w:rPr>
          <w:rFonts w:ascii="Calibri" w:hAnsi="Calibri" w:cs="Calibri"/>
          <w:i/>
          <w:iCs/>
          <w:noProof/>
          <w:szCs w:val="24"/>
        </w:rPr>
        <w:t>NBER Working Paper Series</w:t>
      </w:r>
      <w:r w:rsidRPr="00B61329">
        <w:rPr>
          <w:rFonts w:ascii="Calibri" w:hAnsi="Calibri" w:cs="Calibri"/>
          <w:noProof/>
          <w:szCs w:val="24"/>
        </w:rPr>
        <w:t>, 24. http://www.nber.org/papers/w22280</w:t>
      </w:r>
    </w:p>
    <w:p w14:paraId="08670B7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Nicolini, J. P. (2009). Optimal unemployment insurance and employment history. </w:t>
      </w:r>
      <w:r w:rsidRPr="00B61329">
        <w:rPr>
          <w:rFonts w:ascii="Calibri" w:hAnsi="Calibri" w:cs="Calibri"/>
          <w:i/>
          <w:iCs/>
          <w:noProof/>
          <w:szCs w:val="24"/>
        </w:rPr>
        <w:t>Review of Economic Studies</w:t>
      </w:r>
      <w:r w:rsidRPr="00B61329">
        <w:rPr>
          <w:rFonts w:ascii="Calibri" w:hAnsi="Calibri" w:cs="Calibri"/>
          <w:noProof/>
          <w:szCs w:val="24"/>
        </w:rPr>
        <w:t xml:space="preserve">, </w:t>
      </w:r>
      <w:r w:rsidRPr="00B61329">
        <w:rPr>
          <w:rFonts w:ascii="Calibri" w:hAnsi="Calibri" w:cs="Calibri"/>
          <w:i/>
          <w:iCs/>
          <w:noProof/>
          <w:szCs w:val="24"/>
        </w:rPr>
        <w:t>76</w:t>
      </w:r>
      <w:r w:rsidRPr="00B61329">
        <w:rPr>
          <w:rFonts w:ascii="Calibri" w:hAnsi="Calibri" w:cs="Calibri"/>
          <w:noProof/>
          <w:szCs w:val="24"/>
        </w:rPr>
        <w:t>(3), 1049–1070. https://doi.org/10.1111/j.1467-937X.2009.00555.x</w:t>
      </w:r>
    </w:p>
    <w:p w14:paraId="742E9C0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Wang, C. (1996). Unemployment insurance with moral hazard in a dynamic economy A comment. </w:t>
      </w:r>
      <w:r w:rsidRPr="00B61329">
        <w:rPr>
          <w:rFonts w:ascii="Calibri" w:hAnsi="Calibri" w:cs="Calibri"/>
          <w:i/>
          <w:iCs/>
          <w:noProof/>
          <w:szCs w:val="24"/>
        </w:rPr>
        <w:t>Carnegie-Rochester Conference Series on Public Policy</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 43–46. https://doi.org/10.1016/s0167-2231(96)90003-2</w:t>
      </w:r>
    </w:p>
    <w:p w14:paraId="3B25B328"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Howell, D., &amp; Azizoglu, B. (2011). Unemployment Benefits and Work Incentives: The U.S. Labor Market in the Great Recession. </w:t>
      </w:r>
      <w:r w:rsidRPr="00B61329">
        <w:rPr>
          <w:rFonts w:ascii="Calibri" w:hAnsi="Calibri" w:cs="Calibri"/>
          <w:i/>
          <w:iCs/>
          <w:noProof/>
          <w:szCs w:val="24"/>
        </w:rPr>
        <w:t>Political Economy Research Institute</w:t>
      </w:r>
      <w:r w:rsidRPr="00B61329">
        <w:rPr>
          <w:rFonts w:ascii="Calibri" w:hAnsi="Calibri" w:cs="Calibri"/>
          <w:noProof/>
          <w:szCs w:val="24"/>
        </w:rPr>
        <w:t xml:space="preserve">, </w:t>
      </w:r>
      <w:r w:rsidRPr="00B61329">
        <w:rPr>
          <w:rFonts w:ascii="Calibri" w:hAnsi="Calibri" w:cs="Calibri"/>
          <w:i/>
          <w:iCs/>
          <w:noProof/>
          <w:szCs w:val="24"/>
        </w:rPr>
        <w:t>257</w:t>
      </w:r>
      <w:r w:rsidRPr="00B61329">
        <w:rPr>
          <w:rFonts w:ascii="Calibri" w:hAnsi="Calibri" w:cs="Calibri"/>
          <w:noProof/>
          <w:szCs w:val="24"/>
        </w:rPr>
        <w:t>, 151–162. https://doi.org/10.4324/9781315143842</w:t>
      </w:r>
    </w:p>
    <w:p w14:paraId="3056D8E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Hummelgaard, P. (2021). </w:t>
      </w:r>
      <w:r w:rsidRPr="00B61329">
        <w:rPr>
          <w:rFonts w:ascii="Calibri" w:hAnsi="Calibri" w:cs="Calibri"/>
          <w:i/>
          <w:iCs/>
          <w:noProof/>
          <w:szCs w:val="24"/>
        </w:rPr>
        <w:t>Spørgsmål nr:270</w:t>
      </w:r>
      <w:r w:rsidRPr="00B61329">
        <w:rPr>
          <w:rFonts w:ascii="Calibri" w:hAnsi="Calibri" w:cs="Calibri"/>
          <w:noProof/>
          <w:szCs w:val="24"/>
        </w:rPr>
        <w:t>. Beskæftigelses Ministeriet. https://www.ft.dk/samling/20201/almdel/beu/spm/270/svar/1776624/2384360/index.htm</w:t>
      </w:r>
    </w:p>
    <w:p w14:paraId="0ECCDC4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Jensen, M. T. (2021). </w:t>
      </w:r>
      <w:r w:rsidRPr="00B61329">
        <w:rPr>
          <w:rFonts w:ascii="Calibri" w:hAnsi="Calibri" w:cs="Calibri"/>
          <w:i/>
          <w:iCs/>
          <w:noProof/>
          <w:szCs w:val="24"/>
        </w:rPr>
        <w:t>Prisen for at løfte dagpengene overdrives</w:t>
      </w:r>
      <w:r w:rsidRPr="00B61329">
        <w:rPr>
          <w:rFonts w:ascii="Calibri" w:hAnsi="Calibri" w:cs="Calibri"/>
          <w:noProof/>
          <w:szCs w:val="24"/>
        </w:rPr>
        <w:t>. 1–10.</w:t>
      </w:r>
    </w:p>
    <w:p w14:paraId="642C7ED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lastRenderedPageBreak/>
        <w:t xml:space="preserve">Jurajda, Š. (2002). Estimating the effect of unemployment insurance compensation on the labor market histories of displaced workers. </w:t>
      </w:r>
      <w:r w:rsidRPr="00B61329">
        <w:rPr>
          <w:rFonts w:ascii="Calibri" w:hAnsi="Calibri" w:cs="Calibri"/>
          <w:i/>
          <w:iCs/>
          <w:noProof/>
          <w:szCs w:val="24"/>
        </w:rPr>
        <w:t>Journal of Econometrics</w:t>
      </w:r>
      <w:r w:rsidRPr="00B61329">
        <w:rPr>
          <w:rFonts w:ascii="Calibri" w:hAnsi="Calibri" w:cs="Calibri"/>
          <w:noProof/>
          <w:szCs w:val="24"/>
        </w:rPr>
        <w:t xml:space="preserve">, </w:t>
      </w:r>
      <w:r w:rsidRPr="00B61329">
        <w:rPr>
          <w:rFonts w:ascii="Calibri" w:hAnsi="Calibri" w:cs="Calibri"/>
          <w:i/>
          <w:iCs/>
          <w:noProof/>
          <w:szCs w:val="24"/>
        </w:rPr>
        <w:t>108</w:t>
      </w:r>
      <w:r w:rsidRPr="00B61329">
        <w:rPr>
          <w:rFonts w:ascii="Calibri" w:hAnsi="Calibri" w:cs="Calibri"/>
          <w:noProof/>
          <w:szCs w:val="24"/>
        </w:rPr>
        <w:t>(2), 227–252. https://doi.org/10.1016/S0304-4076(01)00135-X</w:t>
      </w:r>
    </w:p>
    <w:p w14:paraId="1A0BDF05" w14:textId="32071EE5"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Kongshøj, P. (2015). </w:t>
      </w:r>
      <w:r w:rsidRPr="00965238">
        <w:rPr>
          <w:rFonts w:ascii="Calibri" w:hAnsi="Calibri" w:cs="Calibri"/>
          <w:i/>
          <w:iCs/>
          <w:noProof/>
          <w:szCs w:val="24"/>
          <w:lang w:val="da-DK"/>
        </w:rPr>
        <w:t>Dansk flexicurity under pres – både indefra og udefra</w:t>
      </w:r>
      <w:r w:rsidRPr="00965238">
        <w:rPr>
          <w:rFonts w:ascii="Calibri" w:hAnsi="Calibri" w:cs="Calibri"/>
          <w:noProof/>
          <w:szCs w:val="24"/>
          <w:lang w:val="da-DK"/>
        </w:rPr>
        <w:t xml:space="preserve">. </w:t>
      </w:r>
      <w:r w:rsidRPr="00B61329">
        <w:rPr>
          <w:rFonts w:ascii="Calibri" w:hAnsi="Calibri" w:cs="Calibri"/>
          <w:i/>
          <w:iCs/>
          <w:noProof/>
          <w:szCs w:val="24"/>
        </w:rPr>
        <w:t>1</w:t>
      </w:r>
      <w:r w:rsidRPr="00B61329">
        <w:rPr>
          <w:rFonts w:ascii="Calibri" w:hAnsi="Calibri" w:cs="Calibri"/>
          <w:noProof/>
          <w:szCs w:val="24"/>
        </w:rPr>
        <w:t>, 5–10.</w:t>
      </w:r>
    </w:p>
    <w:p w14:paraId="54778A8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Lalive, B. R., Landais, C., &amp; Zweimüller, J. (2015). </w:t>
      </w:r>
      <w:r w:rsidRPr="00B61329">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61329">
        <w:rPr>
          <w:rFonts w:ascii="Calibri" w:hAnsi="Calibri" w:cs="Calibri"/>
          <w:noProof/>
          <w:szCs w:val="24"/>
        </w:rPr>
        <w:t xml:space="preserve">. </w:t>
      </w:r>
      <w:r w:rsidRPr="00B61329">
        <w:rPr>
          <w:rFonts w:ascii="Calibri" w:hAnsi="Calibri" w:cs="Calibri"/>
          <w:i/>
          <w:iCs/>
          <w:noProof/>
          <w:szCs w:val="24"/>
        </w:rPr>
        <w:t>105</w:t>
      </w:r>
      <w:r w:rsidRPr="00B61329">
        <w:rPr>
          <w:rFonts w:ascii="Calibri" w:hAnsi="Calibri" w:cs="Calibri"/>
          <w:noProof/>
          <w:szCs w:val="24"/>
        </w:rPr>
        <w:t>(12), 3564–3596.</w:t>
      </w:r>
    </w:p>
    <w:p w14:paraId="090A0A0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Lavoie, M., &amp; Godley, W. (2012). Monetary Economics - An Integrated Approach to Credit, Money, Income, Production and Wealth. In </w:t>
      </w:r>
      <w:r w:rsidRPr="00B61329">
        <w:rPr>
          <w:rFonts w:ascii="Calibri" w:hAnsi="Calibri" w:cs="Calibri"/>
          <w:i/>
          <w:iCs/>
          <w:noProof/>
          <w:szCs w:val="24"/>
        </w:rPr>
        <w:t>Https://Medium.Com/</w:t>
      </w:r>
      <w:r w:rsidRPr="00B61329">
        <w:rPr>
          <w:rFonts w:ascii="Calibri" w:hAnsi="Calibri" w:cs="Calibri"/>
          <w:noProof/>
          <w:szCs w:val="24"/>
        </w:rPr>
        <w:t>. https://medium.com/@arifwicaksanaa/pengertian-use-case-a7e576e1b6bf</w:t>
      </w:r>
    </w:p>
    <w:p w14:paraId="612E7B3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Marinescu, I. (2017). The general equilibrium impacts of unemployment insurance: Evidence from a large online job board.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150</w:t>
      </w:r>
      <w:r w:rsidRPr="00B61329">
        <w:rPr>
          <w:rFonts w:ascii="Calibri" w:hAnsi="Calibri" w:cs="Calibri"/>
          <w:noProof/>
          <w:szCs w:val="24"/>
        </w:rPr>
        <w:t>, 14–29. https://doi.org/10.1016/j.jpubeco.2017.02.012</w:t>
      </w:r>
    </w:p>
    <w:p w14:paraId="4F3AB9D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Mcdonald, I. M., &amp; Solow, R. M. (1981). </w:t>
      </w:r>
      <w:r w:rsidRPr="00B61329">
        <w:rPr>
          <w:rFonts w:ascii="Calibri" w:hAnsi="Calibri" w:cs="Calibri"/>
          <w:i/>
          <w:iCs/>
          <w:noProof/>
          <w:szCs w:val="24"/>
        </w:rPr>
        <w:t>Wage Bargaining and Employment</w:t>
      </w:r>
      <w:r w:rsidRPr="00B61329">
        <w:rPr>
          <w:rFonts w:ascii="Calibri" w:hAnsi="Calibri" w:cs="Calibri"/>
          <w:noProof/>
          <w:szCs w:val="24"/>
        </w:rPr>
        <w:t xml:space="preserve">. </w:t>
      </w:r>
      <w:r w:rsidRPr="00B61329">
        <w:rPr>
          <w:rFonts w:ascii="Calibri" w:hAnsi="Calibri" w:cs="Calibri"/>
          <w:i/>
          <w:iCs/>
          <w:noProof/>
          <w:szCs w:val="24"/>
        </w:rPr>
        <w:t>71</w:t>
      </w:r>
      <w:r w:rsidRPr="00B61329">
        <w:rPr>
          <w:rFonts w:ascii="Calibri" w:hAnsi="Calibri" w:cs="Calibri"/>
          <w:noProof/>
          <w:szCs w:val="24"/>
        </w:rPr>
        <w:t>(5), 896–908.</w:t>
      </w:r>
    </w:p>
    <w:p w14:paraId="1AF7348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Millemaci, E., &amp; Ofria, F. (2014). Kaldor-Verdoorn’s law and increasing returns to scale: A comparison across developed countries. </w:t>
      </w:r>
      <w:r w:rsidRPr="00B61329">
        <w:rPr>
          <w:rFonts w:ascii="Calibri" w:hAnsi="Calibri" w:cs="Calibri"/>
          <w:i/>
          <w:iCs/>
          <w:noProof/>
          <w:szCs w:val="24"/>
        </w:rPr>
        <w:t>Journal of Economic Studies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(1), 140–162. https://doi.org/10.1108/JES-02-2012-0026</w:t>
      </w:r>
    </w:p>
    <w:p w14:paraId="18A81D2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Nørgaard, T. (1995). </w:t>
      </w:r>
      <w:r w:rsidRPr="00B61329">
        <w:rPr>
          <w:rFonts w:ascii="Calibri" w:hAnsi="Calibri" w:cs="Calibri"/>
          <w:i/>
          <w:iCs/>
          <w:noProof/>
          <w:szCs w:val="24"/>
        </w:rPr>
        <w:t>Bekendtgørelse om fastsættelse og regulering af omregningssats</w:t>
      </w:r>
      <w:r w:rsidRPr="00B61329">
        <w:rPr>
          <w:rFonts w:ascii="Calibri" w:hAnsi="Calibri" w:cs="Calibri"/>
          <w:noProof/>
          <w:szCs w:val="24"/>
        </w:rPr>
        <w:t>. https://www.retsinformation.dk/eli/lta/1995/1154</w:t>
      </w:r>
    </w:p>
    <w:p w14:paraId="04742F4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Galanis, G. (2012). Is aggregate demand wage-led or profit-led? </w:t>
      </w:r>
      <w:r w:rsidRPr="00B61329">
        <w:rPr>
          <w:rFonts w:ascii="Calibri" w:hAnsi="Calibri" w:cs="Calibri"/>
          <w:i/>
          <w:iCs/>
          <w:noProof/>
          <w:szCs w:val="24"/>
        </w:rPr>
        <w:t>Conditions of Work and Employment Series</w:t>
      </w:r>
      <w:r w:rsidRPr="00B61329">
        <w:rPr>
          <w:rFonts w:ascii="Calibri" w:hAnsi="Calibri" w:cs="Calibri"/>
          <w:noProof/>
          <w:szCs w:val="24"/>
        </w:rPr>
        <w:t xml:space="preserve">, </w:t>
      </w:r>
      <w:r w:rsidRPr="00B61329">
        <w:rPr>
          <w:rFonts w:ascii="Calibri" w:hAnsi="Calibri" w:cs="Calibri"/>
          <w:i/>
          <w:iCs/>
          <w:noProof/>
          <w:szCs w:val="24"/>
        </w:rPr>
        <w:t>40</w:t>
      </w:r>
      <w:r w:rsidRPr="00B61329">
        <w:rPr>
          <w:rFonts w:ascii="Calibri" w:hAnsi="Calibri" w:cs="Calibri"/>
          <w:noProof/>
          <w:szCs w:val="24"/>
        </w:rPr>
        <w:t>(40).</w:t>
      </w:r>
    </w:p>
    <w:p w14:paraId="784667C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Obst, T. (2015). </w:t>
      </w:r>
      <w:r w:rsidRPr="00B61329">
        <w:rPr>
          <w:rFonts w:ascii="Calibri" w:hAnsi="Calibri" w:cs="Calibri"/>
          <w:i/>
          <w:iCs/>
          <w:noProof/>
          <w:szCs w:val="24"/>
        </w:rPr>
        <w:t>Wage-led growth in the EU15 Member States: the effects of income distribution on growth, investment, trade balance, and inflation</w:t>
      </w:r>
      <w:r w:rsidRPr="00B61329">
        <w:rPr>
          <w:rFonts w:ascii="Calibri" w:hAnsi="Calibri" w:cs="Calibri"/>
          <w:noProof/>
          <w:szCs w:val="24"/>
        </w:rPr>
        <w:t>. 1–48.</w:t>
      </w:r>
    </w:p>
    <w:p w14:paraId="4008C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Risgaard, L. (2021). </w:t>
      </w:r>
      <w:r w:rsidRPr="00B61329">
        <w:rPr>
          <w:rFonts w:ascii="Calibri" w:hAnsi="Calibri" w:cs="Calibri"/>
          <w:i/>
          <w:iCs/>
          <w:noProof/>
          <w:szCs w:val="24"/>
        </w:rPr>
        <w:t>Mere tryghed til lønmodtagerne</w:t>
      </w:r>
      <w:r w:rsidRPr="00B61329">
        <w:rPr>
          <w:rFonts w:ascii="Calibri" w:hAnsi="Calibri" w:cs="Calibri"/>
          <w:noProof/>
          <w:szCs w:val="24"/>
        </w:rPr>
        <w:t>.</w:t>
      </w:r>
    </w:p>
    <w:p w14:paraId="2CFA47B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Setterfield, M. (2003). Supply and Demand in the Theory of Long-run Growth: Introduction to a symposium on demand-led growth.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(1), 23–32. https://doi.org/10.1080/09538250308440</w:t>
      </w:r>
    </w:p>
    <w:p w14:paraId="189EC02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Shapiro, B. C., &amp; Stiglitz, J. E. (1984). American Economic Association Equilibrium Unemployment as a Worker Discipline Device. </w:t>
      </w:r>
      <w:r w:rsidRPr="00B61329">
        <w:rPr>
          <w:rFonts w:ascii="Calibri" w:hAnsi="Calibri" w:cs="Calibri"/>
          <w:i/>
          <w:iCs/>
          <w:noProof/>
          <w:szCs w:val="24"/>
        </w:rPr>
        <w:t>The American Economic Review</w:t>
      </w:r>
      <w:r w:rsidRPr="00B61329">
        <w:rPr>
          <w:rFonts w:ascii="Calibri" w:hAnsi="Calibri" w:cs="Calibri"/>
          <w:noProof/>
          <w:szCs w:val="24"/>
        </w:rPr>
        <w:t xml:space="preserve">, </w:t>
      </w:r>
      <w:r w:rsidRPr="00B61329">
        <w:rPr>
          <w:rFonts w:ascii="Calibri" w:hAnsi="Calibri" w:cs="Calibri"/>
          <w:i/>
          <w:iCs/>
          <w:noProof/>
          <w:szCs w:val="24"/>
        </w:rPr>
        <w:t>74</w:t>
      </w:r>
      <w:r w:rsidRPr="00B61329">
        <w:rPr>
          <w:rFonts w:ascii="Calibri" w:hAnsi="Calibri" w:cs="Calibri"/>
          <w:noProof/>
          <w:szCs w:val="24"/>
        </w:rPr>
        <w:t>(3), 433–444.</w:t>
      </w:r>
    </w:p>
    <w:p w14:paraId="1D3D7AB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Stockhammer, E., &amp; Lavoie, M. (2013). Wage-led Growth. In </w:t>
      </w:r>
      <w:r w:rsidRPr="00B61329">
        <w:rPr>
          <w:rFonts w:ascii="Calibri" w:hAnsi="Calibri" w:cs="Calibri"/>
          <w:i/>
          <w:iCs/>
          <w:noProof/>
          <w:szCs w:val="24"/>
        </w:rPr>
        <w:t>Wage-led Growth</w:t>
      </w:r>
      <w:r w:rsidRPr="00B61329">
        <w:rPr>
          <w:rFonts w:ascii="Calibri" w:hAnsi="Calibri" w:cs="Calibri"/>
          <w:noProof/>
          <w:szCs w:val="24"/>
        </w:rPr>
        <w:t xml:space="preserve"> (Issue February). https://doi.org/10.1057/9781137357939</w:t>
      </w:r>
    </w:p>
    <w:p w14:paraId="5A9AB32C" w14:textId="735CD9CC"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The </w:t>
      </w:r>
      <w:r w:rsidR="00965238">
        <w:rPr>
          <w:rFonts w:ascii="Calibri" w:hAnsi="Calibri" w:cs="Calibri"/>
          <w:noProof/>
          <w:szCs w:val="24"/>
        </w:rPr>
        <w:t>Income Insurance Commission of Denmark</w:t>
      </w:r>
      <w:r w:rsidRPr="00B61329">
        <w:rPr>
          <w:rFonts w:ascii="Calibri" w:hAnsi="Calibri" w:cs="Calibri"/>
          <w:noProof/>
          <w:szCs w:val="24"/>
        </w:rPr>
        <w:t xml:space="preserve">. (2015a). </w:t>
      </w:r>
      <w:r w:rsidRPr="00B61329">
        <w:rPr>
          <w:rFonts w:ascii="Calibri" w:hAnsi="Calibri" w:cs="Calibri"/>
          <w:i/>
          <w:iCs/>
          <w:noProof/>
          <w:szCs w:val="24"/>
        </w:rPr>
        <w:t>Dagpengemodellen teknisk analyserapport</w:t>
      </w:r>
      <w:r w:rsidRPr="00B61329">
        <w:rPr>
          <w:rFonts w:ascii="Calibri" w:hAnsi="Calibri" w:cs="Calibri"/>
          <w:noProof/>
          <w:szCs w:val="24"/>
        </w:rPr>
        <w:t>.</w:t>
      </w:r>
    </w:p>
    <w:p w14:paraId="7BD88B41" w14:textId="7813410C"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The I</w:t>
      </w:r>
      <w:r w:rsidR="00965238">
        <w:rPr>
          <w:rFonts w:ascii="Calibri" w:hAnsi="Calibri" w:cs="Calibri"/>
          <w:noProof/>
          <w:szCs w:val="24"/>
        </w:rPr>
        <w:t>ncome Insurance commission of Denmark</w:t>
      </w:r>
      <w:r w:rsidRPr="00B61329">
        <w:rPr>
          <w:rFonts w:ascii="Calibri" w:hAnsi="Calibri" w:cs="Calibri"/>
          <w:noProof/>
          <w:szCs w:val="24"/>
        </w:rPr>
        <w:t xml:space="preserve">. (2015b). </w:t>
      </w:r>
      <w:r w:rsidRPr="00B61329">
        <w:rPr>
          <w:rFonts w:ascii="Calibri" w:hAnsi="Calibri" w:cs="Calibri"/>
          <w:i/>
          <w:iCs/>
          <w:noProof/>
          <w:szCs w:val="24"/>
        </w:rPr>
        <w:t>Kompensationsgraden i dagpengesystemet</w:t>
      </w:r>
      <w:r w:rsidRPr="00B61329">
        <w:rPr>
          <w:rFonts w:ascii="Calibri" w:hAnsi="Calibri" w:cs="Calibri"/>
          <w:noProof/>
          <w:szCs w:val="24"/>
        </w:rPr>
        <w:t>. 41.</w:t>
      </w:r>
    </w:p>
    <w:p w14:paraId="3D632883"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rPr>
      </w:pPr>
      <w:r w:rsidRPr="00B61329">
        <w:rPr>
          <w:rFonts w:ascii="Calibri" w:hAnsi="Calibri" w:cs="Calibri"/>
          <w:noProof/>
          <w:szCs w:val="24"/>
        </w:rPr>
        <w:t xml:space="preserve">Topel, B. R. H. (1983). </w:t>
      </w:r>
      <w:r w:rsidRPr="00B61329">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61329">
        <w:rPr>
          <w:rFonts w:ascii="Calibri" w:hAnsi="Calibri" w:cs="Calibri"/>
          <w:noProof/>
          <w:szCs w:val="24"/>
        </w:rPr>
        <w:t xml:space="preserve">. </w:t>
      </w:r>
      <w:r w:rsidRPr="00B61329">
        <w:rPr>
          <w:rFonts w:ascii="Calibri" w:hAnsi="Calibri" w:cs="Calibri"/>
          <w:i/>
          <w:iCs/>
          <w:noProof/>
          <w:szCs w:val="24"/>
        </w:rPr>
        <w:t>73</w:t>
      </w:r>
      <w:r w:rsidRPr="00B61329">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lastRenderedPageBreak/>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19"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19"/>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20" w:name="_Ref120689876"/>
      <w:r>
        <w:t xml:space="preserve">Appendix 2: </w:t>
      </w:r>
      <w:r w:rsidR="0006174A">
        <w:t>Sensitivity analysis</w:t>
      </w:r>
      <w:bookmarkEnd w:id="20"/>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r>
                  <w:rPr>
                    <w:rFonts w:ascii="Cambria Math" w:eastAsia="Cambria Math" w:hAnsi="Cambria Math" w:cs="Cambria Math"/>
                    <w:color w:val="000000"/>
                    <w:sz w:val="20"/>
                    <w:szCs w:val="20"/>
                  </w:rPr>
                  <m:t>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r>
                          <w:rPr>
                            <w:rFonts w:ascii="Cambria Math" w:eastAsia="Cambria Math" w:hAnsi="Cambria Math" w:cs="Cambria Math"/>
                            <w:color w:val="000000"/>
                            <w:sz w:val="20"/>
                            <w:szCs w:val="20"/>
                          </w:rPr>
                          <m: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21"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21"/>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22"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22"/>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36"/>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37"/>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8"/>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9"/>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0"/>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1"/>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2"/>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3"/>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4"/>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5"/>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46"/>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47"/>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8"/>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9"/>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0"/>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1"/>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2"/>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3"/>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4"/>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55"/>
      <w:footerReference w:type="default" r:id="rId56"/>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92693" w14:textId="77777777" w:rsidR="00DC3AF8" w:rsidRDefault="00DC3AF8" w:rsidP="005F6ED0">
      <w:pPr>
        <w:spacing w:after="0" w:line="240" w:lineRule="auto"/>
      </w:pPr>
      <w:r>
        <w:separator/>
      </w:r>
    </w:p>
  </w:endnote>
  <w:endnote w:type="continuationSeparator" w:id="0">
    <w:p w14:paraId="538DBAA2" w14:textId="77777777" w:rsidR="00DC3AF8" w:rsidRDefault="00DC3AF8"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F7B7D" w14:textId="77777777" w:rsidR="00DC3AF8" w:rsidRDefault="00DC3AF8" w:rsidP="005F6ED0">
      <w:pPr>
        <w:spacing w:after="0" w:line="240" w:lineRule="auto"/>
      </w:pPr>
      <w:r>
        <w:separator/>
      </w:r>
    </w:p>
  </w:footnote>
  <w:footnote w:type="continuationSeparator" w:id="0">
    <w:p w14:paraId="29372CA1" w14:textId="77777777" w:rsidR="00DC3AF8" w:rsidRDefault="00DC3AF8"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Pr>
          <w:rStyle w:val="Fodnotehenvisning"/>
        </w:rPr>
        <w:footnoteRef/>
      </w:r>
      <w:r>
        <w:t xml:space="preserve"> </w:t>
      </w:r>
      <w:r w:rsidRPr="00A82B25">
        <w:t xml:space="preserve">Morten Aastrup writes under the organization” </w:t>
      </w:r>
      <w:r w:rsidRPr="00A82B25">
        <w:t xml:space="preserve">Landsorganisationen”, Magnus Jensen and Asbjørn Nørregaard writes under the </w:t>
      </w:r>
      <w:r w:rsidRPr="00A82B25">
        <w:t>organization ”Cevea”, and lastly Lizette Risgaard writes under the organization ”Fagbevægelsens Hovedorganisation”</w:t>
      </w: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052901">
        <w:rPr>
          <w:rStyle w:val="Fodnotehenvisning"/>
          <w:rFonts w:asciiTheme="minorHAnsi" w:hAnsiTheme="minorHAnsi" w:cstheme="minorHAnsi"/>
          <w:sz w:val="18"/>
          <w:szCs w:val="18"/>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052901">
        <w:rPr>
          <w:rStyle w:val="Fodnotehenvisning"/>
          <w:rFonts w:cstheme="minorHAnsi"/>
          <w:sz w:val="18"/>
          <w:szCs w:val="18"/>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052901">
        <w:rPr>
          <w:rStyle w:val="Fodnotehenvisning"/>
          <w:rFonts w:cstheme="minorHAnsi"/>
          <w:sz w:val="18"/>
          <w:szCs w:val="18"/>
        </w:rPr>
        <w:footnoteRef/>
      </w:r>
      <w:r w:rsidRPr="00052901">
        <w:rPr>
          <w:rFonts w:cstheme="minorHAnsi"/>
          <w:sz w:val="18"/>
          <w:szCs w:val="18"/>
        </w:rPr>
        <w:t xml:space="preserve"> We do not see this as a problem, as we are mostly interested in the effects on unemployment.</w:t>
      </w:r>
    </w:p>
  </w:footnote>
  <w:footnote w:id="9">
    <w:p w14:paraId="0EDF4BBE" w14:textId="70FA28CB"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7BC37DA6"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w:t>
      </w:r>
      <w:r>
        <w:rPr>
          <w:rStyle w:val="cf01"/>
        </w:rPr>
        <w:t>pg.</w:t>
      </w:r>
      <w:r w:rsidR="00052901">
        <w:rPr>
          <w:rStyle w:val="cf01"/>
        </w:rPr>
        <w:t xml:space="preserve">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Pr>
          <w:rStyle w:val="cf01"/>
        </w:rPr>
        <w:t>.</w:t>
      </w:r>
    </w:p>
  </w:footnote>
  <w:footnote w:id="11">
    <w:p w14:paraId="7355D381" w14:textId="73133CBA"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sidR="00052901">
        <w:rPr>
          <w:rStyle w:val="cf01"/>
        </w:rPr>
        <w:t xml:space="preserve"> </w:t>
      </w:r>
      <w:r>
        <w:rPr>
          <w:rStyle w:val="cf01"/>
        </w:rPr>
        <w:t>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59365743" w:rsidR="00845283" w:rsidRPr="005900D2" w:rsidRDefault="00845283">
      <w:pPr>
        <w:pStyle w:val="Fodnotetekst"/>
      </w:pPr>
      <w:r w:rsidRPr="00967F45">
        <w:rPr>
          <w:rStyle w:val="Fodnotehenvisning"/>
        </w:rPr>
        <w:footnoteRef/>
      </w:r>
      <w:r>
        <w:t xml:space="preserve"> </w:t>
      </w:r>
      <w:r w:rsidRPr="00845283">
        <w:t>Thereby</w:t>
      </w:r>
      <w:r>
        <w:t xml:space="preserve"> we leave out the </w:t>
      </w:r>
      <w:r>
        <w:t>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37A17B31" w:rsidR="00A32105" w:rsidRPr="005900D2" w:rsidRDefault="00A32105">
      <w:pPr>
        <w:pStyle w:val="Fodnotetekst"/>
      </w:pPr>
      <w:r w:rsidRPr="00967F45">
        <w:rPr>
          <w:rStyle w:val="Fodnotehenvisning"/>
        </w:rPr>
        <w:footnoteRef/>
      </w:r>
      <w:r>
        <w:t xml:space="preserve"> </w:t>
      </w:r>
      <w:r w:rsidRPr="00A32105">
        <w:t xml:space="preserve">In appendix pg. </w:t>
      </w:r>
      <w:r w:rsidR="00052901">
        <w:fldChar w:fldCharType="begin"/>
      </w:r>
      <w:r w:rsidR="00052901">
        <w:instrText xml:space="preserve"> PAGEREF _Ref120689876 \h </w:instrText>
      </w:r>
      <w:r w:rsidR="00052901">
        <w:fldChar w:fldCharType="separate"/>
      </w:r>
      <w:r w:rsidR="00052901">
        <w:rPr>
          <w:noProof/>
        </w:rPr>
        <w:t>55</w:t>
      </w:r>
      <w:r w:rsidR="00052901">
        <w:fldChar w:fldCharType="end"/>
      </w:r>
      <w:r w:rsidR="00052901">
        <w:t xml:space="preserve"> </w:t>
      </w:r>
      <w:r w:rsidRPr="00A32105">
        <w:t>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21D01B03" w14:textId="3FED5DA6" w:rsidR="00C100EC" w:rsidRPr="005900D2" w:rsidRDefault="00C100EC">
      <w:pPr>
        <w:pStyle w:val="Fodnotetekst"/>
      </w:pPr>
      <w:r w:rsidRPr="00967F45">
        <w:rPr>
          <w:rStyle w:val="Fodnotehenvisning"/>
        </w:rPr>
        <w:footnoteRef/>
      </w:r>
      <w:r>
        <w:t xml:space="preserve"> </w:t>
      </w:r>
      <w:r>
        <w:rPr>
          <w:rStyle w:val="cf01"/>
        </w:rPr>
        <w:t>Using this result, we calculate the elasticity</w:t>
      </w:r>
      <w:r w:rsidR="00052901">
        <w:rPr>
          <w:rStyle w:val="cf01"/>
        </w:rPr>
        <w:t xml:space="preserve"> of the macroeconomic effects</w:t>
      </w:r>
      <w:r>
        <w:rPr>
          <w:rStyle w:val="cf01"/>
        </w:rPr>
        <w:t xml:space="preserve"> to</w:t>
      </w:r>
      <w:r w:rsidR="00052901">
        <w:rPr>
          <w:rStyle w:val="cf01"/>
        </w:rPr>
        <w:t xml:space="preserve"> be</w:t>
      </w:r>
      <w:r>
        <w:rPr>
          <w:rStyle w:val="cf01"/>
        </w:rPr>
        <w:t xml:space="preserve"> approximately 3.5,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6B303E91" w:rsidR="00D21A6E" w:rsidRPr="005900D2" w:rsidRDefault="00D21A6E">
      <w:pPr>
        <w:pStyle w:val="Fodnotetekst"/>
      </w:pPr>
      <w:r>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7CBC136" w:rsidR="00C100EC" w:rsidRPr="005900D2" w:rsidRDefault="00C100EC">
      <w:pPr>
        <w:pStyle w:val="Fodnotetekst"/>
      </w:pPr>
      <w:r w:rsidRPr="00967F45">
        <w:rPr>
          <w:rStyle w:val="Fodnotehenvisning"/>
        </w:rPr>
        <w:footnoteRef/>
      </w:r>
      <w:r>
        <w:t xml:space="preserve"> </w:t>
      </w:r>
      <w:r>
        <w:rPr>
          <w:rStyle w:val="cf01"/>
        </w:rPr>
        <w:t xml:space="preserve">In the appendix pg.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sidR="00052901">
        <w:rPr>
          <w:rStyle w:val="cf01"/>
        </w:rPr>
        <w:t xml:space="preserve"> </w:t>
      </w:r>
      <w:r>
        <w:rPr>
          <w:rStyle w:val="cf01"/>
        </w:rPr>
        <w:t>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6">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5E8C2973" w14:textId="5B868648"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8">
    <w:p w14:paraId="64540479" w14:textId="3618ADFA" w:rsidR="001F04BC" w:rsidRPr="005634E3" w:rsidRDefault="001F04BC">
      <w:pPr>
        <w:pStyle w:val="Fodnotetekst"/>
      </w:pPr>
      <w:r>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5A4"/>
    <w:rsid w:val="006D2B78"/>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80080C"/>
    <w:rsid w:val="00800FEE"/>
    <w:rsid w:val="008054B1"/>
    <w:rsid w:val="00805A76"/>
    <w:rsid w:val="00805F2A"/>
    <w:rsid w:val="00806786"/>
    <w:rsid w:val="00806CA2"/>
    <w:rsid w:val="00807E9E"/>
    <w:rsid w:val="00810B0B"/>
    <w:rsid w:val="00812DCC"/>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3F11"/>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896"/>
    <w:rsid w:val="00ED38CE"/>
    <w:rsid w:val="00ED3C43"/>
    <w:rsid w:val="00EE17FC"/>
    <w:rsid w:val="00EE180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Pages>
  <Words>46786</Words>
  <Characters>266684</Characters>
  <Application>Microsoft Office Word</Application>
  <DocSecurity>0</DocSecurity>
  <Lines>2222</Lines>
  <Paragraphs>625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312845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23</cp:revision>
  <cp:lastPrinted>2022-11-30T09:36:00Z</cp:lastPrinted>
  <dcterms:created xsi:type="dcterms:W3CDTF">2022-11-29T17:51:00Z</dcterms:created>
  <dcterms:modified xsi:type="dcterms:W3CDTF">2022-12-08T12:45:00Z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