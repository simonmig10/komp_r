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F4C1C00" id="_x0000_t202" coordsize="21600,21600" o:spt="202" path="m,l,21600r21600,l21600,xe">
                    <v:stroke joinstyle="miter"/>
                    <v:path gradientshapeok="t" o:connecttype="rect"/>
                  </v:shapetype>
                  <v:shape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5C65A9A5"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A21279" w:rsidRPr="00A21279">
        <w:rPr>
          <w:rFonts w:cstheme="minorHAnsi"/>
          <w:sz w:val="24"/>
          <w:szCs w:val="24"/>
        </w:rPr>
        <w:t xml:space="preserve">(Andersen &amp; </w:t>
      </w:r>
      <w:proofErr w:type="spellStart"/>
      <w:r w:rsidR="00A21279" w:rsidRPr="00A21279">
        <w:rPr>
          <w:rFonts w:cstheme="minorHAnsi"/>
          <w:sz w:val="24"/>
          <w:szCs w:val="24"/>
        </w:rPr>
        <w:t>Svarer</w:t>
      </w:r>
      <w:proofErr w:type="spellEnd"/>
      <w:r w:rsidR="00A21279" w:rsidRPr="00A21279">
        <w:rPr>
          <w:rFonts w:cstheme="minorHAnsi"/>
          <w:sz w:val="24"/>
          <w:szCs w:val="24"/>
        </w:rPr>
        <w:t>, 2006) 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16A8226C" w:rsidR="00D75400" w:rsidRPr="00AB3D2F" w:rsidRDefault="008F5FCC" w:rsidP="00BF5E9C">
      <w:pPr>
        <w:spacing w:line="360" w:lineRule="auto"/>
        <w:rPr>
          <w:sz w:val="24"/>
          <w:szCs w:val="24"/>
        </w:rPr>
      </w:pPr>
      <w:r>
        <w:rPr>
          <w:sz w:val="24"/>
          <w:szCs w:val="24"/>
        </w:rPr>
        <w:t xml:space="preserve">As noted by </w:t>
      </w:r>
      <w:proofErr w:type="spellStart"/>
      <w:r>
        <w:rPr>
          <w:sz w:val="24"/>
          <w:szCs w:val="24"/>
        </w:rPr>
        <w:t>kongshøj</w:t>
      </w:r>
      <w:proofErr w:type="spellEnd"/>
      <w:r>
        <w:rPr>
          <w:sz w:val="24"/>
          <w:szCs w:val="24"/>
        </w:rPr>
        <w:t>, the flexicurity model of Denmark has been under pressure in the later years some attribute this to the falling compensation rate showing how the growth in the level of income insurance has been lower than the growth of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 of the maximum level of income insurance a person can receive based on the worker’s wage. </w:t>
      </w:r>
      <w:r w:rsidR="00CA6CCB">
        <w:rPr>
          <w:sz w:val="24"/>
          <w:szCs w:val="24"/>
        </w:rPr>
        <w:t>Usually,</w:t>
      </w:r>
      <w:r w:rsidR="008C3E64">
        <w:rPr>
          <w:sz w:val="24"/>
          <w:szCs w:val="24"/>
        </w:rPr>
        <w:t xml:space="preserve"> the</w:t>
      </w:r>
      <w:r w:rsidR="00CA6CCB">
        <w:rPr>
          <w:sz w:val="24"/>
          <w:szCs w:val="24"/>
        </w:rPr>
        <w:t xml:space="preserve"> growth is determined so that it approximately follows the growth in wages</w:t>
      </w:r>
      <w:r w:rsidR="008C3E64">
        <w:rPr>
          <w:sz w:val="24"/>
          <w:szCs w:val="24"/>
        </w:rPr>
        <w:t xml:space="preserve">, but </w:t>
      </w:r>
      <w:r w:rsidR="00CA6CCB">
        <w:rPr>
          <w:sz w:val="24"/>
          <w:szCs w:val="24"/>
        </w:rPr>
        <w:t>in</w:t>
      </w:r>
      <w:r w:rsidR="008C3E64">
        <w:rPr>
          <w:sz w:val="24"/>
          <w:szCs w:val="24"/>
        </w:rPr>
        <w:t xml:space="preserve"> 2016</w:t>
      </w:r>
      <w:r w:rsidR="00BF5E9C" w:rsidRPr="00AB3D2F">
        <w:rPr>
          <w:sz w:val="24"/>
          <w:szCs w:val="24"/>
        </w:rPr>
        <w:t xml:space="preserve"> </w:t>
      </w:r>
      <w:r w:rsidR="00CA6CCB">
        <w:rPr>
          <w:sz w:val="24"/>
          <w:szCs w:val="24"/>
        </w:rPr>
        <w:t>additionally 0.3 percent points were subtracted</w:t>
      </w:r>
      <w:r w:rsidR="00BF5E9C" w:rsidRPr="00AB3D2F">
        <w:rPr>
          <w:sz w:val="24"/>
          <w:szCs w:val="24"/>
        </w:rPr>
        <w:t xml:space="preserve"> </w:t>
      </w:r>
      <w:r w:rsidR="00CA6CCB">
        <w:rPr>
          <w:sz w:val="24"/>
          <w:szCs w:val="24"/>
        </w:rPr>
        <w:t>of the growth rate in the maximum level of income insurance. 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CA6CCB">
        <w:rPr>
          <w:sz w:val="24"/>
          <w:szCs w:val="24"/>
        </w:rPr>
        <w:t xml:space="preserve"> were subtracted</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0.75 percent points</w:t>
      </w:r>
      <w:r w:rsidR="00CA6CCB">
        <w:rPr>
          <w:sz w:val="24"/>
          <w:szCs w:val="24"/>
        </w:rPr>
        <w:t xml:space="preserve"> were subtracted</w:t>
      </w:r>
      <w:r w:rsidR="00BF5E9C" w:rsidRPr="00AB3D2F">
        <w:rPr>
          <w:sz w:val="24"/>
          <w:szCs w:val="24"/>
        </w:rPr>
        <w:t xml:space="preserve">. </w:t>
      </w:r>
      <w:commentRangeStart w:id="0"/>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commentRangeEnd w:id="0"/>
      <w:r w:rsidR="00EA663C">
        <w:rPr>
          <w:rStyle w:val="Kommentarhenvisning"/>
        </w:rPr>
        <w:commentReference w:id="0"/>
      </w:r>
    </w:p>
    <w:p w14:paraId="075D15D0" w14:textId="0BA670EF"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t xml:space="preserve">economic </w:t>
      </w:r>
      <w:r w:rsidR="009029C0" w:rsidRPr="00AB3D2F">
        <w:rPr>
          <w:sz w:val="24"/>
          <w:szCs w:val="24"/>
        </w:rPr>
        <w:lastRenderedPageBreak/>
        <w:t>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CA6CCB">
        <w:rPr>
          <w:sz w:val="24"/>
          <w:szCs w:val="24"/>
        </w:rPr>
        <w:t>are obtaining</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include the effects of changes in stock</w:t>
      </w:r>
      <w:r w:rsidR="00D7453A" w:rsidRPr="00AB3D2F">
        <w:rPr>
          <w:sz w:val="24"/>
          <w:szCs w:val="24"/>
        </w:rPr>
        <w:t xml:space="preserve">s, </w:t>
      </w:r>
      <w:r w:rsidR="00AD3A32" w:rsidRPr="00AB3D2F">
        <w:rPr>
          <w:sz w:val="24"/>
          <w:szCs w:val="24"/>
        </w:rPr>
        <w:t xml:space="preserve">as well as including the feedback effects </w:t>
      </w:r>
      <w:r w:rsidR="00D7453A" w:rsidRPr="00AB3D2F">
        <w:rPr>
          <w:sz w:val="24"/>
          <w:szCs w:val="24"/>
        </w:rPr>
        <w:t xml:space="preserve">when assessing the </w:t>
      </w:r>
      <w:r w:rsidR="004D5878" w:rsidRPr="00AB3D2F">
        <w:rPr>
          <w:sz w:val="24"/>
          <w:szCs w:val="24"/>
        </w:rPr>
        <w:t>effects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commentRangeStart w:id="1"/>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w:t>
      </w:r>
      <w:r w:rsidR="006D25A4" w:rsidRPr="00AB3D2F">
        <w:rPr>
          <w:sz w:val="24"/>
          <w:szCs w:val="24"/>
        </w:rPr>
        <w:lastRenderedPageBreak/>
        <w:t xml:space="preserve">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commentRangeEnd w:id="1"/>
      <w:r w:rsidR="005329C4">
        <w:rPr>
          <w:rStyle w:val="Kommentarhenvisning"/>
        </w:rPr>
        <w:commentReference w:id="1"/>
      </w:r>
      <w:r w:rsidR="006D25A4" w:rsidRPr="00AB3D2F">
        <w:rPr>
          <w:sz w:val="24"/>
          <w:szCs w:val="24"/>
        </w:rPr>
        <w:t>.</w:t>
      </w:r>
    </w:p>
    <w:p w14:paraId="20AD50C6" w14:textId="09FF8DAA" w:rsidR="00FF0793" w:rsidRDefault="00BC22EB" w:rsidP="003C249F">
      <w:r>
        <w:t xml:space="preserve"> </w:t>
      </w:r>
    </w:p>
    <w:p w14:paraId="625E1022" w14:textId="677055F9" w:rsidR="00C30065" w:rsidRDefault="007F31FE" w:rsidP="00E334EF">
      <w:pPr>
        <w:pStyle w:val="Overskrift1"/>
      </w:pPr>
      <w:bookmarkStart w:id="2" w:name="_Ref119913428"/>
      <w:r>
        <w:t>Section 2: Lit review</w:t>
      </w:r>
      <w:bookmarkEnd w:id="2"/>
    </w:p>
    <w:p w14:paraId="3D6E0714" w14:textId="41125D49" w:rsidR="00C30065" w:rsidRDefault="00C30065" w:rsidP="00C30065"/>
    <w:p w14:paraId="78919D3F" w14:textId="4E7C415D"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se effects</w:t>
      </w:r>
      <w:r w:rsidR="00A22D11">
        <w:rPr>
          <w:sz w:val="24"/>
          <w:szCs w:val="24"/>
        </w:rPr>
        <w:t>,</w:t>
      </w:r>
      <w:r w:rsidR="00AE3C66">
        <w:rPr>
          <w:sz w:val="24"/>
          <w:szCs w:val="24"/>
        </w:rPr>
        <w:t xml:space="preserve">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switch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692AD32" w14:textId="77777777" w:rsidR="00A22D11"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w:t>
      </w:r>
      <w:r w:rsidR="00C9325D" w:rsidRPr="00AB3D2F">
        <w:rPr>
          <w:sz w:val="24"/>
          <w:szCs w:val="24"/>
        </w:rPr>
        <w:lastRenderedPageBreak/>
        <w:t>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p>
    <w:p w14:paraId="41E618AB" w14:textId="4401432A" w:rsidR="00D75C29" w:rsidRPr="00AB3D2F" w:rsidRDefault="00BA5C45" w:rsidP="003D1361">
      <w:pPr>
        <w:spacing w:line="360" w:lineRule="auto"/>
        <w:rPr>
          <w:sz w:val="24"/>
          <w:szCs w:val="24"/>
        </w:rPr>
      </w:pPr>
      <w:r w:rsidRPr="00AB3D2F">
        <w:rPr>
          <w:sz w:val="24"/>
          <w:szCs w:val="24"/>
        </w:rPr>
        <w:t>I</w:t>
      </w:r>
      <w:r w:rsidR="00553D39" w:rsidRPr="00AB3D2F">
        <w:rPr>
          <w:sz w:val="24"/>
          <w:szCs w:val="24"/>
        </w:rPr>
        <w:t>nstead</w:t>
      </w:r>
      <w:r w:rsidRPr="00AB3D2F">
        <w:rPr>
          <w:sz w:val="24"/>
          <w:szCs w:val="24"/>
        </w:rPr>
        <w:t xml:space="preserve"> newer literature</w:t>
      </w:r>
      <w:r w:rsidR="003D1361" w:rsidRPr="00AB3D2F">
        <w:rPr>
          <w:sz w:val="24"/>
          <w:szCs w:val="24"/>
        </w:rPr>
        <w:t xml:space="preserve"> focus</w:t>
      </w:r>
      <w:r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Pr="00AB3D2F">
        <w:rPr>
          <w:sz w:val="24"/>
          <w:szCs w:val="24"/>
        </w:rPr>
        <w:t>estimate a</w:t>
      </w:r>
      <w:r w:rsidR="00DA7D8B" w:rsidRPr="00AB3D2F">
        <w:rPr>
          <w:sz w:val="24"/>
          <w:szCs w:val="24"/>
        </w:rPr>
        <w:t xml:space="preserve"> macro</w:t>
      </w:r>
      <w:r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5F42C6A2"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 xml:space="preserve">the macroeconomic effects included by </w:t>
      </w:r>
      <w:r w:rsidR="00A22D11">
        <w:rPr>
          <w:sz w:val="24"/>
          <w:szCs w:val="24"/>
        </w:rPr>
        <w:fldChar w:fldCharType="begin" w:fldLock="1"/>
      </w:r>
      <w:r w:rsidR="00F333B9">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22D11">
        <w:rPr>
          <w:sz w:val="24"/>
          <w:szCs w:val="24"/>
        </w:rPr>
        <w:fldChar w:fldCharType="separate"/>
      </w:r>
      <w:r w:rsidR="00A22D11" w:rsidRPr="00A22D11">
        <w:rPr>
          <w:noProof/>
          <w:sz w:val="24"/>
          <w:szCs w:val="24"/>
        </w:rPr>
        <w:t>(Fredriksson &amp; Söderström, 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4AF02EA0" w:rsidR="00057821" w:rsidRPr="00AB3D2F" w:rsidRDefault="00057821" w:rsidP="0006552D">
      <w:pPr>
        <w:spacing w:line="360" w:lineRule="auto"/>
        <w:rPr>
          <w:sz w:val="24"/>
          <w:szCs w:val="24"/>
        </w:rPr>
      </w:pPr>
      <w:r w:rsidRPr="00AB3D2F">
        <w:rPr>
          <w:sz w:val="24"/>
          <w:szCs w:val="24"/>
        </w:rPr>
        <w:t xml:space="preserve">In general, post-Keynesians have proposed redistributive policies, favoring an increase in social expenditures – including unemployment benefits – which are important for income distribution. Post-Keynesians take in regard both fairness, in the form of lower inequality, and the economic gain from favoring income distribution, the last depending on whether the policy is considered to be pro-labor or pro-capital. As described by </w:t>
      </w:r>
      <w:commentRangeStart w:id="3"/>
      <w:commentRangeStart w:id="4"/>
      <w:r w:rsidRPr="00AB3D2F">
        <w:rPr>
          <w:sz w:val="24"/>
          <w:szCs w:val="24"/>
        </w:rPr>
        <w:fldChar w:fldCharType="begin" w:fldLock="1"/>
      </w:r>
      <w:r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Pr="00AB3D2F">
        <w:rPr>
          <w:sz w:val="24"/>
          <w:szCs w:val="24"/>
        </w:rPr>
        <w:fldChar w:fldCharType="separate"/>
      </w:r>
      <w:r w:rsidRPr="00AB3D2F">
        <w:rPr>
          <w:noProof/>
          <w:sz w:val="24"/>
          <w:szCs w:val="24"/>
        </w:rPr>
        <w:t>(Stockhammer &amp; Lavoie, 2013)</w:t>
      </w:r>
      <w:r w:rsidRPr="00AB3D2F">
        <w:rPr>
          <w:sz w:val="24"/>
          <w:szCs w:val="24"/>
        </w:rPr>
        <w:fldChar w:fldCharType="end"/>
      </w:r>
      <w:commentRangeEnd w:id="3"/>
      <w:r>
        <w:rPr>
          <w:rStyle w:val="Kommentarhenvisning"/>
        </w:rPr>
        <w:commentReference w:id="3"/>
      </w:r>
      <w:commentRangeEnd w:id="4"/>
      <w:r>
        <w:rPr>
          <w:rStyle w:val="Kommentarhenvisning"/>
        </w:rPr>
        <w:commentReference w:id="4"/>
      </w:r>
      <w:r w:rsidRPr="00AB3D2F">
        <w:rPr>
          <w:sz w:val="24"/>
          <w:szCs w:val="24"/>
        </w:rPr>
        <w:t xml:space="preserve"> pro-labor distributional </w:t>
      </w:r>
      <w:r w:rsidRPr="00AB3D2F">
        <w:rPr>
          <w:sz w:val="24"/>
          <w:szCs w:val="24"/>
        </w:rPr>
        <w:lastRenderedPageBreak/>
        <w:t>policies are those increasing the wage-share</w:t>
      </w:r>
      <w:r>
        <w:rPr>
          <w:sz w:val="24"/>
          <w:szCs w:val="24"/>
        </w:rPr>
        <w:t xml:space="preserve"> whereas p</w:t>
      </w:r>
      <w:r w:rsidRPr="00AB3D2F">
        <w:rPr>
          <w:sz w:val="24"/>
          <w:szCs w:val="24"/>
        </w:rPr>
        <w:t>ro-capital distributional policies usually claim to promote ‘</w:t>
      </w:r>
      <w:proofErr w:type="spellStart"/>
      <w:r w:rsidRPr="00AB3D2F">
        <w:rPr>
          <w:sz w:val="24"/>
          <w:szCs w:val="24"/>
        </w:rPr>
        <w:t>labour</w:t>
      </w:r>
      <w:proofErr w:type="spellEnd"/>
      <w:r w:rsidRPr="00AB3D2F">
        <w:rPr>
          <w:sz w:val="24"/>
          <w:szCs w:val="24"/>
        </w:rPr>
        <w:t xml:space="preserve"> market flexibility’ or wage flexibility, rather than increasing capital income. Increases in the unemployment benefit is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xml:space="preserve">, </w:t>
      </w:r>
      <w:proofErr w:type="gramStart"/>
      <w:r w:rsidR="00F333B9">
        <w:rPr>
          <w:sz w:val="24"/>
          <w:szCs w:val="24"/>
        </w:rPr>
        <w:t>it  is</w:t>
      </w:r>
      <w:proofErr w:type="gramEnd"/>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1294CB3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 xml:space="preserve">The demand channel suggests that changes in level of income insurance affect the level of aggregated demand and thereby the demand for employment. </w:t>
      </w:r>
      <w:r w:rsidR="00A22D11" w:rsidRPr="00AB3D2F">
        <w:rPr>
          <w:sz w:val="24"/>
          <w:szCs w:val="24"/>
        </w:rPr>
        <w:fldChar w:fldCharType="begin" w:fldLock="1"/>
      </w:r>
      <w:r w:rsidR="00A22D11"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A22D11" w:rsidRPr="00AB3D2F">
        <w:rPr>
          <w:sz w:val="24"/>
          <w:szCs w:val="24"/>
        </w:rPr>
        <w:fldChar w:fldCharType="separate"/>
      </w:r>
      <w:r w:rsidR="00A22D11" w:rsidRPr="00AB3D2F">
        <w:rPr>
          <w:noProof/>
          <w:sz w:val="24"/>
          <w:szCs w:val="24"/>
        </w:rPr>
        <w:t>(Byrialsen &amp; Raza, 2018)</w:t>
      </w:r>
      <w:r w:rsidR="00A22D11" w:rsidRPr="00AB3D2F">
        <w:rPr>
          <w:sz w:val="24"/>
          <w:szCs w:val="24"/>
        </w:rPr>
        <w:fldChar w:fldCharType="end"/>
      </w:r>
      <w:r w:rsidR="00A22D11" w:rsidRPr="00AB3D2F">
        <w:rPr>
          <w:sz w:val="24"/>
          <w:szCs w:val="24"/>
        </w:rPr>
        <w:t xml:space="preserve"> include this channel when analyzing the macroeconomic effects of income insurance.</w:t>
      </w:r>
    </w:p>
    <w:p w14:paraId="3D1F5175" w14:textId="26934365" w:rsidR="003C4BAC" w:rsidRPr="00AB3D2F" w:rsidRDefault="00CB1B8E" w:rsidP="003C4BAC">
      <w:pPr>
        <w:spacing w:line="360" w:lineRule="auto"/>
        <w:rPr>
          <w:sz w:val="24"/>
          <w:szCs w:val="24"/>
        </w:rPr>
      </w:pPr>
      <w:r>
        <w:rPr>
          <w:sz w:val="24"/>
          <w:szCs w:val="24"/>
        </w:rPr>
        <w:t xml:space="preserve">Another effect is introduced by </w:t>
      </w:r>
      <w:r w:rsidR="00F333B9">
        <w:rPr>
          <w:sz w:val="24"/>
          <w:szCs w:val="24"/>
        </w:rPr>
        <w:fldChar w:fldCharType="begin" w:fldLock="1"/>
      </w:r>
      <w:r w:rsidR="00F333B9">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F333B9">
        <w:rPr>
          <w:sz w:val="24"/>
          <w:szCs w:val="24"/>
        </w:rPr>
        <w:fldChar w:fldCharType="separate"/>
      </w:r>
      <w:r w:rsidR="00F333B9" w:rsidRPr="00F333B9">
        <w:rPr>
          <w:noProof/>
          <w:sz w:val="24"/>
          <w:szCs w:val="24"/>
        </w:rPr>
        <w:t>(Andersen et al., 2015)</w:t>
      </w:r>
      <w:r w:rsidR="00F333B9">
        <w:rPr>
          <w:sz w:val="24"/>
          <w:szCs w:val="24"/>
        </w:rPr>
        <w:fldChar w:fldCharType="end"/>
      </w:r>
      <w:r w:rsidR="00F333B9">
        <w:rPr>
          <w:sz w:val="24"/>
          <w:szCs w:val="24"/>
        </w:rPr>
        <w:t xml:space="preserve"> who </w:t>
      </w:r>
      <w:r>
        <w:rPr>
          <w:sz w:val="24"/>
          <w:szCs w:val="24"/>
        </w:rPr>
        <w:t>argue that o</w:t>
      </w:r>
      <w:r w:rsidR="003C4BAC">
        <w:rPr>
          <w:sz w:val="24"/>
          <w:szCs w:val="24"/>
        </w:rPr>
        <w:t>ne effect</w:t>
      </w:r>
      <w:r>
        <w:rPr>
          <w:sz w:val="24"/>
          <w:szCs w:val="24"/>
        </w:rPr>
        <w:t xml:space="preserve"> that has already</w:t>
      </w:r>
      <w:r w:rsidR="003C4BAC">
        <w:rPr>
          <w:sz w:val="24"/>
          <w:szCs w:val="24"/>
        </w:rPr>
        <w:t xml:space="preserve"> </w:t>
      </w:r>
      <w:r>
        <w:rPr>
          <w:sz w:val="24"/>
          <w:szCs w:val="24"/>
        </w:rPr>
        <w:t xml:space="preserve">been empirically justified </w:t>
      </w:r>
      <w:r w:rsidR="003C4BAC" w:rsidRPr="00AB3D2F">
        <w:rPr>
          <w:sz w:val="24"/>
          <w:szCs w:val="24"/>
        </w:rPr>
        <w:t>is the</w:t>
      </w:r>
      <w:r w:rsidR="00F333B9">
        <w:rPr>
          <w:sz w:val="24"/>
          <w:szCs w:val="24"/>
        </w:rPr>
        <w:t xml:space="preserve"> effect of unemployment benefits</w:t>
      </w:r>
      <w:r>
        <w:rPr>
          <w:sz w:val="24"/>
          <w:szCs w:val="24"/>
        </w:rPr>
        <w:t xml:space="preserve"> on</w:t>
      </w:r>
      <w:r w:rsidR="003C4BAC" w:rsidRPr="00AB3D2F">
        <w:rPr>
          <w:sz w:val="24"/>
          <w:szCs w:val="24"/>
        </w:rPr>
        <w:t xml:space="preserve"> wage</w:t>
      </w:r>
      <w:r>
        <w:rPr>
          <w:sz w:val="24"/>
          <w:szCs w:val="24"/>
        </w:rPr>
        <w:t>s</w:t>
      </w:r>
      <w:r w:rsidR="003C4BAC" w:rsidRPr="00AB3D2F">
        <w:rPr>
          <w:sz w:val="24"/>
          <w:szCs w:val="24"/>
        </w:rPr>
        <w:t xml:space="preserve"> explain</w:t>
      </w:r>
      <w:r w:rsidR="003C4BAC">
        <w:rPr>
          <w:sz w:val="24"/>
          <w:szCs w:val="24"/>
        </w:rPr>
        <w:t>ing</w:t>
      </w:r>
      <w:r w:rsidR="003C4BAC"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 </w:t>
      </w:r>
      <w:r w:rsidR="00F333B9">
        <w:rPr>
          <w:sz w:val="24"/>
          <w:szCs w:val="24"/>
        </w:rPr>
        <w:fldChar w:fldCharType="begin" w:fldLock="1"/>
      </w:r>
      <w:r w:rsidR="0091531D">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F333B9">
        <w:rPr>
          <w:sz w:val="24"/>
          <w:szCs w:val="24"/>
        </w:rPr>
        <w:fldChar w:fldCharType="separate"/>
      </w:r>
      <w:r w:rsidR="00F333B9" w:rsidRPr="00F333B9">
        <w:rPr>
          <w:noProof/>
          <w:sz w:val="24"/>
          <w:szCs w:val="24"/>
        </w:rPr>
        <w:t>(Andersen et al., 2015)</w:t>
      </w:r>
      <w:r w:rsidR="00F333B9">
        <w:rPr>
          <w:sz w:val="24"/>
          <w:szCs w:val="24"/>
        </w:rPr>
        <w:fldChar w:fldCharType="end"/>
      </w:r>
      <w:r w:rsidR="003C4BAC" w:rsidRPr="00AB3D2F">
        <w:rPr>
          <w:sz w:val="24"/>
          <w:szCs w:val="24"/>
        </w:rPr>
        <w:t xml:space="preserve"> is mostly based on micro level explanations in which the wage will have a negative effect in the form of lowering the demand for labor increasing the number of unemployed. The channel in which the wage affects the unemployment is different in another study by </w:t>
      </w:r>
      <w:r w:rsidR="003C4BAC" w:rsidRPr="00AB3D2F">
        <w:rPr>
          <w:sz w:val="24"/>
          <w:szCs w:val="24"/>
        </w:rPr>
        <w:fldChar w:fldCharType="begin" w:fldLock="1"/>
      </w:r>
      <w:r w:rsidR="003C4BAC"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(Byrialsen &amp; Raza, 2018)</w:t>
      </w:r>
      <w:r w:rsidR="003C4BAC" w:rsidRPr="00AB3D2F">
        <w:rPr>
          <w:sz w:val="24"/>
          <w:szCs w:val="24"/>
        </w:rPr>
        <w:fldChar w:fldCharType="end"/>
      </w:r>
      <w:r w:rsidR="003C4BAC" w:rsidRPr="00AB3D2F">
        <w:rPr>
          <w:sz w:val="24"/>
          <w:szCs w:val="24"/>
        </w:rPr>
        <w:t xml:space="preserve"> arguing that wages will affect the wage-share of the economy and depending on if the economy is wage-led or profit-led as discussed in </w:t>
      </w:r>
      <w:r w:rsidR="003C4BAC" w:rsidRPr="00AB3D2F">
        <w:rPr>
          <w:sz w:val="24"/>
          <w:szCs w:val="24"/>
        </w:rPr>
        <w:fldChar w:fldCharType="begin" w:fldLock="1"/>
      </w:r>
      <w:r w:rsidR="003C4BAC"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(Stockhammer &amp; Lavoie, 2013)</w:t>
      </w:r>
      <w:r w:rsidR="003C4BAC" w:rsidRPr="00AB3D2F">
        <w:rPr>
          <w:sz w:val="24"/>
          <w:szCs w:val="24"/>
        </w:rPr>
        <w:fldChar w:fldCharType="end"/>
      </w:r>
      <w:r w:rsidR="003C4BAC" w:rsidRPr="00AB3D2F">
        <w:rPr>
          <w:sz w:val="24"/>
          <w:szCs w:val="24"/>
        </w:rPr>
        <w:t xml:space="preserve"> 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3C4BAC" w:rsidRPr="00AB3D2F">
        <w:rPr>
          <w:sz w:val="24"/>
          <w:szCs w:val="24"/>
        </w:rPr>
        <w:fldChar w:fldCharType="begin" w:fldLock="1"/>
      </w:r>
      <w:r w:rsidR="003C4BAC"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(Lavoie &amp; Godley, 2012)</w:t>
      </w:r>
      <w:r w:rsidR="003C4BAC" w:rsidRPr="00AB3D2F">
        <w:rPr>
          <w:sz w:val="24"/>
          <w:szCs w:val="24"/>
        </w:rPr>
        <w:fldChar w:fldCharType="end"/>
      </w:r>
      <w:r w:rsidR="003C4BAC" w:rsidRPr="00AB3D2F">
        <w:rPr>
          <w:sz w:val="24"/>
          <w:szCs w:val="24"/>
        </w:rPr>
        <w:t xml:space="preserve">. </w:t>
      </w:r>
      <w:r w:rsidR="003C4BAC" w:rsidRPr="00AB3D2F">
        <w:rPr>
          <w:sz w:val="24"/>
          <w:szCs w:val="24"/>
        </w:rPr>
        <w:fldChar w:fldCharType="begin" w:fldLock="1"/>
      </w:r>
      <w:r w:rsidR="003C4BAC"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(Byrialsen &amp; Raza, 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77777777" w:rsidR="003C4BAC" w:rsidRPr="00AB3D2F" w:rsidRDefault="003C4BAC" w:rsidP="003C4BAC">
      <w:pPr>
        <w:spacing w:line="360" w:lineRule="auto"/>
        <w:rPr>
          <w:sz w:val="24"/>
          <w:szCs w:val="24"/>
        </w:rPr>
      </w:pPr>
      <w:r w:rsidRPr="00AB3D2F">
        <w:rPr>
          <w:sz w:val="24"/>
          <w:szCs w:val="24"/>
        </w:rPr>
        <w:lastRenderedPageBreak/>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t>
      </w:r>
      <w:r w:rsidRPr="00F333B9">
        <w:rPr>
          <w:sz w:val="24"/>
          <w:szCs w:val="24"/>
          <w:highlight w:val="yellow"/>
        </w:rPr>
        <w:t>worsens</w:t>
      </w:r>
      <w:r w:rsidRPr="00AB3D2F">
        <w:rPr>
          <w:sz w:val="24"/>
          <w:szCs w:val="24"/>
        </w:rPr>
        <w:t xml:space="preserve"> the wage negotiations for workers and thereby negatively affects the wages. </w:t>
      </w:r>
    </w:p>
    <w:p w14:paraId="04386774" w14:textId="5D06A041" w:rsidR="003C4BAC" w:rsidRPr="00AB3D2F" w:rsidRDefault="00CB1B8E" w:rsidP="003C4BAC">
      <w:pPr>
        <w:spacing w:line="360" w:lineRule="auto"/>
        <w:rPr>
          <w:sz w:val="24"/>
          <w:szCs w:val="24"/>
        </w:rPr>
      </w:pPr>
      <w:r>
        <w:rPr>
          <w:sz w:val="24"/>
          <w:szCs w:val="24"/>
        </w:rPr>
        <w:t>A third macroeconomic effect</w:t>
      </w:r>
      <w:r w:rsidR="003C4BAC" w:rsidRPr="00AB3D2F">
        <w:rPr>
          <w:sz w:val="24"/>
          <w:szCs w:val="24"/>
        </w:rPr>
        <w:t xml:space="preserve"> is coming of the discussion </w:t>
      </w:r>
      <w:r>
        <w:rPr>
          <w:sz w:val="24"/>
          <w:szCs w:val="24"/>
        </w:rPr>
        <w:t>o</w:t>
      </w:r>
      <w:r w:rsidR="00F333B9">
        <w:rPr>
          <w:sz w:val="24"/>
          <w:szCs w:val="24"/>
        </w:rPr>
        <w:t xml:space="preserve">f which effects should be associated with changes in the </w:t>
      </w:r>
      <w:r w:rsidR="003C4BAC" w:rsidRPr="00AB3D2F">
        <w:rPr>
          <w:sz w:val="24"/>
          <w:szCs w:val="24"/>
        </w:rPr>
        <w:t xml:space="preserve">exit-rate. The two main theories </w:t>
      </w:r>
      <w:r>
        <w:rPr>
          <w:sz w:val="24"/>
          <w:szCs w:val="24"/>
        </w:rPr>
        <w:t>used are</w:t>
      </w:r>
      <w:r w:rsidR="003C4BAC" w:rsidRPr="00AB3D2F">
        <w:rPr>
          <w:sz w:val="24"/>
          <w:szCs w:val="24"/>
        </w:rPr>
        <w:t xml:space="preserve"> the Moral Hazard effect, and liquidity </w:t>
      </w:r>
      <w:r w:rsidR="00F333B9">
        <w:rPr>
          <w:sz w:val="24"/>
          <w:szCs w:val="24"/>
        </w:rPr>
        <w:t>effect</w:t>
      </w:r>
      <w:r w:rsidR="003C4BAC" w:rsidRPr="00AB3D2F">
        <w:rPr>
          <w:sz w:val="24"/>
          <w:szCs w:val="24"/>
        </w:rPr>
        <w:t xml:space="preserve">. </w:t>
      </w:r>
      <w:r>
        <w:rPr>
          <w:sz w:val="24"/>
          <w:szCs w:val="24"/>
        </w:rPr>
        <w:t>Of these two t</w:t>
      </w:r>
      <w:r w:rsidR="003C4BAC" w:rsidRPr="00AB3D2F">
        <w:rPr>
          <w:sz w:val="24"/>
          <w:szCs w:val="24"/>
        </w:rPr>
        <w:t xml:space="preserve">he most commonly used explanation is the Moral Hazard effect, where an increase in the level of income insurance will result in lower incentive to search for a new job, and in addition to this also be pickier regarding job offers increasing the unemployment period. </w:t>
      </w:r>
    </w:p>
    <w:p w14:paraId="02E581D2" w14:textId="4B779EFB" w:rsidR="003C4BAC" w:rsidRPr="00AB3D2F" w:rsidRDefault="003C4BAC" w:rsidP="003C4BAC">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F333B9">
        <w:rPr>
          <w:sz w:val="24"/>
          <w:szCs w:val="24"/>
        </w:rPr>
        <w:t xml:space="preserve">instead </w:t>
      </w:r>
      <w:r w:rsidR="00176D07">
        <w:rPr>
          <w:sz w:val="24"/>
          <w:szCs w:val="24"/>
        </w:rPr>
        <w:t>presents the</w:t>
      </w:r>
      <w:r w:rsidRPr="00AB3D2F">
        <w:rPr>
          <w:sz w:val="24"/>
          <w:szCs w:val="24"/>
        </w:rPr>
        <w:t xml:space="preserve"> explanation o</w:t>
      </w:r>
      <w:r w:rsidR="00176D07">
        <w:rPr>
          <w:sz w:val="24"/>
          <w:szCs w:val="24"/>
        </w:rPr>
        <w:t>f</w:t>
      </w:r>
      <w:r w:rsidRPr="00AB3D2F">
        <w:rPr>
          <w:sz w:val="24"/>
          <w:szCs w:val="24"/>
        </w:rPr>
        <w:t xml:space="preserve"> why an increase in the level of income insurance</w:t>
      </w:r>
      <w:r w:rsidR="00176D07">
        <w:rPr>
          <w:sz w:val="24"/>
          <w:szCs w:val="24"/>
        </w:rPr>
        <w:t>,</w:t>
      </w:r>
      <w:r w:rsidRPr="00AB3D2F">
        <w:rPr>
          <w:sz w:val="24"/>
          <w:szCs w:val="24"/>
        </w:rPr>
        <w:t xml:space="preserve"> </w:t>
      </w:r>
      <w:r w:rsidR="00176D07">
        <w:rPr>
          <w:sz w:val="24"/>
          <w:szCs w:val="24"/>
        </w:rPr>
        <w:t>through the liquidity effect, should affect</w:t>
      </w:r>
      <w:r w:rsidRPr="00AB3D2F">
        <w:rPr>
          <w:sz w:val="24"/>
          <w:szCs w:val="24"/>
        </w:rPr>
        <w:t xml:space="preserve"> the period in which people are unemployed, </w:t>
      </w:r>
      <w:r w:rsidR="00176D07">
        <w:rPr>
          <w:sz w:val="24"/>
          <w:szCs w:val="24"/>
        </w:rPr>
        <w:t xml:space="preserve">thereby </w:t>
      </w:r>
      <w:r w:rsidRPr="00AB3D2F">
        <w:rPr>
          <w:sz w:val="24"/>
          <w:szCs w:val="24"/>
        </w:rPr>
        <w:t xml:space="preserve">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 this could lead to a matching effect, thereby leading to a worse job match between employer and employed, not taking advantage of the higher productivity the employer could have had in another job position with a better match. </w:t>
      </w: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00176D07">
        <w:rPr>
          <w:sz w:val="24"/>
          <w:szCs w:val="24"/>
        </w:rPr>
        <w:br/>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looks at the empirical evidence found for the effect of liquidity constraints on the quality of a job-match.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w:t>
      </w:r>
      <w:r w:rsidRPr="00AB3D2F">
        <w:rPr>
          <w:sz w:val="24"/>
          <w:szCs w:val="24"/>
        </w:rPr>
        <w:lastRenderedPageBreak/>
        <w:t xml:space="preserve">be in the job where they are maximizing their productivity, and reallocation of the working force could therefore lead to a higher output. </w:t>
      </w:r>
    </w:p>
    <w:p w14:paraId="39B1FD00" w14:textId="77777777" w:rsidR="003C4BAC" w:rsidRPr="00AB3D2F" w:rsidRDefault="003C4BAC" w:rsidP="003C4BAC">
      <w:pPr>
        <w:spacing w:line="360" w:lineRule="auto"/>
        <w:rPr>
          <w:sz w:val="24"/>
          <w:szCs w:val="24"/>
        </w:rPr>
      </w:pPr>
      <w:r w:rsidRPr="00AB3D2F">
        <w:rPr>
          <w:sz w:val="24"/>
          <w:szCs w:val="24"/>
        </w:rPr>
        <w:t>Therefor</w:t>
      </w:r>
      <w:r>
        <w:rPr>
          <w:sz w:val="24"/>
          <w:szCs w:val="24"/>
        </w:rPr>
        <w:t>e,</w:t>
      </w:r>
      <w:r w:rsidRPr="00AB3D2F">
        <w:rPr>
          <w:sz w:val="24"/>
          <w:szCs w:val="24"/>
        </w:rPr>
        <w:t xml:space="preserve"> when increasing the level of income insurance, there will be a decrease in job search lowering the employment quantitively, but the quality might increase duo to the above-mentioned effect.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presents two measures for the quality of the working force, the wage and hiring period</w:t>
      </w:r>
      <w:r w:rsidRPr="00967F45">
        <w:rPr>
          <w:rStyle w:val="Fodnotehenvisning"/>
        </w:rPr>
        <w:footnoteReference w:id="1"/>
      </w:r>
      <w:r w:rsidRPr="00AB3D2F">
        <w:rPr>
          <w:sz w:val="24"/>
          <w:szCs w:val="24"/>
        </w:rPr>
        <w:t xml:space="preserve">. The challenging part being to control for other effects, affecting the wage and hiring period. </w:t>
      </w:r>
    </w:p>
    <w:p w14:paraId="7C43CD2E" w14:textId="77777777" w:rsidR="003C4BAC" w:rsidRPr="00AB3D2F" w:rsidRDefault="003C4BAC" w:rsidP="003C4BAC">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presents several studies, all indicating that a more generous income insurance program results in</w:t>
      </w:r>
      <w:r>
        <w:rPr>
          <w:sz w:val="24"/>
          <w:szCs w:val="24"/>
        </w:rPr>
        <w:t xml:space="preserve"> an</w:t>
      </w:r>
      <w:r w:rsidRPr="00AB3D2F">
        <w:rPr>
          <w:sz w:val="24"/>
          <w:szCs w:val="24"/>
        </w:rPr>
        <w:t xml:space="preserve"> extended unemployment period, approximately half of the studies find positive effects on the match-quality, the other half find no effects, and one study find</w:t>
      </w:r>
      <w:r>
        <w:rPr>
          <w:sz w:val="24"/>
          <w:szCs w:val="24"/>
        </w:rPr>
        <w:t>s</w:t>
      </w:r>
      <w:r w:rsidRPr="00AB3D2F">
        <w:rPr>
          <w:sz w:val="24"/>
          <w:szCs w:val="24"/>
        </w:rPr>
        <w:t xml:space="preserve"> significant negative effects. The majority of the studies only find evidence using changes in the income insurance period, and not the level of income insurance. </w:t>
      </w:r>
    </w:p>
    <w:p w14:paraId="74B1CFF7" w14:textId="471AD6CE" w:rsidR="003C4BAC" w:rsidRPr="00AB3D2F" w:rsidRDefault="003C4BAC" w:rsidP="003C4BAC">
      <w:pPr>
        <w:spacing w:line="360" w:lineRule="auto"/>
        <w:rPr>
          <w:sz w:val="24"/>
          <w:szCs w:val="24"/>
        </w:rPr>
      </w:pPr>
      <w:r w:rsidRPr="00AB3D2F">
        <w:rPr>
          <w:sz w:val="24"/>
          <w:szCs w:val="24"/>
        </w:rPr>
        <w:t xml:space="preserve">A possible explanation for the weak empirical evidence is also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Pr>
          <w:rStyle w:val="Fodnotehenvisning"/>
          <w:sz w:val="24"/>
          <w:szCs w:val="24"/>
        </w:rPr>
        <w:footnoteReference w:id="2"/>
      </w:r>
      <w:r w:rsidRPr="00AB3D2F">
        <w:rPr>
          <w:sz w:val="24"/>
          <w:szCs w:val="24"/>
        </w:rPr>
        <w:t>. This may be capable of explaining the mixed empirical evidence for a channel existing between the level of income insurance and productivity.</w:t>
      </w:r>
    </w:p>
    <w:p w14:paraId="64841A15" w14:textId="31C71A43"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Pr="00AB3D2F">
        <w:rPr>
          <w:sz w:val="24"/>
          <w:szCs w:val="24"/>
        </w:rPr>
        <w:fldChar w:fldCharType="separate"/>
      </w:r>
      <w:r w:rsidRPr="00AB3D2F">
        <w:rPr>
          <w:noProof/>
          <w:sz w:val="24"/>
          <w:szCs w:val="24"/>
        </w:rPr>
        <w:t>(Fazzari et al., 2020)</w:t>
      </w:r>
      <w:r w:rsidRPr="00AB3D2F">
        <w:rPr>
          <w:sz w:val="24"/>
          <w:szCs w:val="24"/>
        </w:rPr>
        <w:fldChar w:fldCharType="end"/>
      </w:r>
      <w:r>
        <w:rPr>
          <w:sz w:val="24"/>
          <w:szCs w:val="24"/>
        </w:rPr>
        <w:t xml:space="preserve"> </w:t>
      </w:r>
      <w:r w:rsidRPr="00AB3D2F">
        <w:rPr>
          <w:sz w:val="24"/>
          <w:szCs w:val="24"/>
        </w:rPr>
        <w:t xml:space="preserve">endogenizes the labor force using the strength of the economy measured by the unemployment rate as a regressor. He argues that the unemployment rate should have a negative relationship with the labor force, one reason is a decline in labor force participation due to the rising difficulty of finding an acceptable job match as unemployment rises, also higher unemployment tends to reduce immigration as found in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0319559E" w:rsidR="003C4BAC" w:rsidRPr="00583A8B" w:rsidRDefault="003C4BAC" w:rsidP="003C4BAC">
      <w:pPr>
        <w:spacing w:line="360" w:lineRule="auto"/>
        <w:rPr>
          <w:sz w:val="24"/>
          <w:szCs w:val="24"/>
        </w:rPr>
      </w:pPr>
      <w:r w:rsidRPr="00AB3D2F">
        <w:rPr>
          <w:sz w:val="24"/>
          <w:szCs w:val="24"/>
        </w:rPr>
        <w:t xml:space="preserve">Lastly, as the income insurance program is not mandatory in Denmark, it is argued by </w:t>
      </w:r>
      <w:r w:rsidRPr="00AB3D2F">
        <w:rPr>
          <w:sz w:val="24"/>
          <w:szCs w:val="24"/>
        </w:rPr>
        <w:fldChar w:fldCharType="begin" w:fldLock="1"/>
      </w:r>
      <w:r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Pr="00AB3D2F">
        <w:rPr>
          <w:sz w:val="24"/>
          <w:szCs w:val="24"/>
        </w:rPr>
        <w:fldChar w:fldCharType="separate"/>
      </w:r>
      <w:r w:rsidRPr="00AB3D2F">
        <w:rPr>
          <w:noProof/>
          <w:sz w:val="24"/>
          <w:szCs w:val="24"/>
        </w:rPr>
        <w:t>(Aastrup, 2018; Fagbevægelsens Hovedorganisation, 2021; Jensen, 2021)</w:t>
      </w:r>
      <w:r w:rsidRPr="00AB3D2F">
        <w:rPr>
          <w:sz w:val="24"/>
          <w:szCs w:val="24"/>
        </w:rPr>
        <w:fldChar w:fldCharType="end"/>
      </w:r>
      <w:r w:rsidRPr="00AB3D2F">
        <w:rPr>
          <w:sz w:val="24"/>
          <w:szCs w:val="24"/>
        </w:rPr>
        <w:t xml:space="preserve"> that one should expect a lower </w:t>
      </w:r>
      <w:r w:rsidRPr="00AB3D2F">
        <w:rPr>
          <w:sz w:val="24"/>
          <w:szCs w:val="24"/>
        </w:rPr>
        <w:lastRenderedPageBreak/>
        <w:t>compensation rate to affect the insurance rate (The rate of workers being a member of the income insurance program)</w:t>
      </w:r>
      <w:r w:rsidR="00064052">
        <w:rPr>
          <w:sz w:val="24"/>
          <w:szCs w:val="24"/>
        </w:rPr>
        <w:t>.</w:t>
      </w:r>
      <w:r w:rsidRPr="00AB3D2F">
        <w:rPr>
          <w:sz w:val="24"/>
          <w:szCs w:val="24"/>
        </w:rPr>
        <w:t xml:space="preserve"> They find that in the same period as the fall in the compensation rate, the percentage of the working force being a member has dropped from 84% till 78% even though this period has included political adjustment intended to raise this percentage </w:t>
      </w:r>
      <w:r w:rsidRPr="00AB3D2F">
        <w:rPr>
          <w:sz w:val="24"/>
          <w:szCs w:val="24"/>
        </w:rPr>
        <w:fldChar w:fldCharType="begin" w:fldLock="1"/>
      </w:r>
      <w:r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176D07" w:rsidRPr="00583A8B">
        <w:rPr>
          <w:sz w:val="24"/>
          <w:szCs w:val="24"/>
        </w:rPr>
        <w:t>(</w:t>
      </w:r>
      <w:proofErr w:type="spellStart"/>
      <w:r w:rsidR="00176D07" w:rsidRPr="00583A8B">
        <w:rPr>
          <w:sz w:val="24"/>
          <w:szCs w:val="24"/>
        </w:rPr>
        <w:t>Tilføj</w:t>
      </w:r>
      <w:proofErr w:type="spellEnd"/>
      <w:r w:rsidR="00176D07" w:rsidRPr="00583A8B">
        <w:rPr>
          <w:sz w:val="24"/>
          <w:szCs w:val="24"/>
        </w:rPr>
        <w:t xml:space="preserve"> </w:t>
      </w:r>
      <w:proofErr w:type="spellStart"/>
      <w:r w:rsidR="00176D07" w:rsidRPr="00583A8B">
        <w:rPr>
          <w:sz w:val="24"/>
          <w:szCs w:val="24"/>
        </w:rPr>
        <w:t>effekten</w:t>
      </w:r>
      <w:proofErr w:type="spellEnd"/>
      <w:r w:rsidR="00176D07" w:rsidRPr="00583A8B">
        <w:rPr>
          <w:sz w:val="24"/>
          <w:szCs w:val="24"/>
        </w:rPr>
        <w:t xml:space="preserve"> </w:t>
      </w:r>
      <w:proofErr w:type="spellStart"/>
      <w:r w:rsidR="00176D07" w:rsidRPr="00583A8B">
        <w:rPr>
          <w:sz w:val="24"/>
          <w:szCs w:val="24"/>
        </w:rPr>
        <w:t>af</w:t>
      </w:r>
      <w:proofErr w:type="spellEnd"/>
      <w:r w:rsidR="00176D07" w:rsidRPr="00583A8B">
        <w:rPr>
          <w:sz w:val="24"/>
          <w:szCs w:val="24"/>
        </w:rPr>
        <w:t xml:space="preserve"> </w:t>
      </w:r>
      <w:proofErr w:type="spellStart"/>
      <w:r w:rsidR="00176D07" w:rsidRPr="00583A8B">
        <w:rPr>
          <w:sz w:val="24"/>
          <w:szCs w:val="24"/>
        </w:rPr>
        <w:t>laverer</w:t>
      </w:r>
      <w:proofErr w:type="spellEnd"/>
      <w:r w:rsidR="00176D07" w:rsidRPr="00583A8B">
        <w:rPr>
          <w:sz w:val="24"/>
          <w:szCs w:val="24"/>
        </w:rPr>
        <w:t xml:space="preserve"> </w:t>
      </w:r>
      <w:r w:rsidR="00896ED0" w:rsidRPr="00583A8B">
        <w:rPr>
          <w:sz w:val="24"/>
          <w:szCs w:val="24"/>
        </w:rPr>
        <w:t>Insurance</w:t>
      </w:r>
      <w:r w:rsidR="00176D07" w:rsidRPr="00583A8B">
        <w:rPr>
          <w:sz w:val="24"/>
          <w:szCs w:val="24"/>
        </w:rPr>
        <w:t xml:space="preserve"> rate)</w:t>
      </w:r>
    </w:p>
    <w:p w14:paraId="30F36CD7" w14:textId="4346FE02" w:rsidR="003C4BAC" w:rsidRPr="00176D07" w:rsidRDefault="00176D07" w:rsidP="00884655">
      <w:pPr>
        <w:spacing w:line="360" w:lineRule="auto"/>
        <w:rPr>
          <w:sz w:val="24"/>
          <w:szCs w:val="24"/>
        </w:rPr>
      </w:pPr>
      <w:r>
        <w:rPr>
          <w:sz w:val="24"/>
          <w:szCs w:val="24"/>
        </w:rPr>
        <w:t xml:space="preserve">In this section we have showed the microeconomic and macroeconomic effects </w:t>
      </w:r>
      <w:r w:rsidR="00463D22">
        <w:rPr>
          <w:sz w:val="24"/>
          <w:szCs w:val="24"/>
        </w:rPr>
        <w:t xml:space="preserve">of changes to the level of unemployment benefits </w:t>
      </w:r>
      <w:r>
        <w:rPr>
          <w:sz w:val="24"/>
          <w:szCs w:val="24"/>
        </w:rPr>
        <w:t>presented by the literature.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unemployment, as done by several newer studies. As the goal for this paper is to use this macro elasticity to evaluate the political decision to suppress the regulation of the maximum level of income insurance in Denmark, we will in the next section go through the development of the Danish income insurance program, as well as presenting the model used for political regulations towards this program. </w:t>
      </w:r>
    </w:p>
    <w:p w14:paraId="0759F200" w14:textId="44B20CCC" w:rsidR="00262F3F" w:rsidRDefault="00CF51F3" w:rsidP="00CF51F3">
      <w:pPr>
        <w:pStyle w:val="Overskrift1"/>
      </w:pPr>
      <w:bookmarkStart w:id="5" w:name="_Ref119913343"/>
      <w:r>
        <w:t>Section 3</w:t>
      </w:r>
      <w:bookmarkEnd w:id="5"/>
      <w:r w:rsidR="004E2D15">
        <w:t xml:space="preserve"> Description</w:t>
      </w:r>
    </w:p>
    <w:p w14:paraId="25A917D8" w14:textId="0B6B3974" w:rsidR="00CF51F3" w:rsidRDefault="00CF51F3" w:rsidP="00CF51F3"/>
    <w:p w14:paraId="56AB9BB4" w14:textId="13720F7E"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the literature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an aggregated micro </w:t>
      </w:r>
      <w:r w:rsidR="00463D22" w:rsidRPr="00AB3D2F">
        <w:rPr>
          <w:sz w:val="24"/>
          <w:szCs w:val="24"/>
        </w:rPr>
        <w:t>foundation</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in the form of the Danish income insurance 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p>
    <w:p w14:paraId="44DCE4C2" w14:textId="5A8B5358" w:rsidR="008F5FCC" w:rsidRDefault="008F5FCC" w:rsidP="008F5FCC">
      <w:pPr>
        <w:pStyle w:val="Overskrift2"/>
      </w:pPr>
      <w:r>
        <w:t xml:space="preserve">Denmark: </w:t>
      </w:r>
    </w:p>
    <w:p w14:paraId="2E094830" w14:textId="35231E86" w:rsidR="008F5FCC" w:rsidRDefault="008F5FCC" w:rsidP="008F5FCC"/>
    <w:p w14:paraId="6A8EB928" w14:textId="79871189"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xml:space="preserve">, as observed </w:t>
      </w:r>
      <w:r>
        <w:rPr>
          <w:sz w:val="24"/>
          <w:szCs w:val="24"/>
        </w:rPr>
        <w:fldChar w:fldCharType="begin"/>
      </w:r>
      <w:r>
        <w:rPr>
          <w:sz w:val="24"/>
          <w:szCs w:val="24"/>
        </w:rPr>
        <w:instrText xml:space="preserve"> REF _Ref119755985 \p \h </w:instrText>
      </w:r>
      <w:r>
        <w:rPr>
          <w:sz w:val="24"/>
          <w:szCs w:val="24"/>
        </w:rPr>
      </w:r>
      <w:r>
        <w:rPr>
          <w:sz w:val="24"/>
          <w:szCs w:val="24"/>
        </w:rPr>
        <w:fldChar w:fldCharType="separate"/>
      </w:r>
      <w:r>
        <w:rPr>
          <w:sz w:val="24"/>
          <w:szCs w:val="24"/>
        </w:rPr>
        <w:t>below</w:t>
      </w:r>
      <w:r>
        <w:rPr>
          <w:sz w:val="24"/>
          <w:szCs w:val="24"/>
        </w:rPr>
        <w:fldChar w:fldCharType="end"/>
      </w:r>
      <w:r w:rsidRPr="00AB3D2F">
        <w:rPr>
          <w:sz w:val="24"/>
          <w:szCs w:val="24"/>
        </w:rPr>
        <w:t>:</w:t>
      </w:r>
    </w:p>
    <w:p w14:paraId="4F4A6125" w14:textId="737DB6A8" w:rsidR="00BC3C9E" w:rsidRDefault="00BC3C9E" w:rsidP="008F5FCC">
      <w:pPr>
        <w:spacing w:line="360" w:lineRule="auto"/>
        <w:rPr>
          <w:sz w:val="24"/>
          <w:szCs w:val="24"/>
        </w:rPr>
      </w:pPr>
      <w:r w:rsidRPr="00AB3D2F">
        <w:rPr>
          <w:noProof/>
          <w:sz w:val="24"/>
          <w:szCs w:val="24"/>
        </w:rPr>
        <w:lastRenderedPageBreak/>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137FBC60" w:rsidR="00125001" w:rsidRPr="00AB3D2F" w:rsidRDefault="0091531D" w:rsidP="00125001">
      <w:pPr>
        <w:spacing w:line="360" w:lineRule="auto"/>
        <w:rPr>
          <w:sz w:val="24"/>
          <w:szCs w:val="24"/>
        </w:rPr>
      </w:pPr>
      <w:r>
        <w:rPr>
          <w:sz w:val="24"/>
          <w:szCs w:val="24"/>
        </w:rPr>
        <w:fldChar w:fldCharType="begin" w:fldLock="1"/>
      </w:r>
      <w:r w:rsidR="008C2EAA">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Pr>
          <w:sz w:val="24"/>
          <w:szCs w:val="24"/>
        </w:rPr>
        <w:fldChar w:fldCharType="separate"/>
      </w:r>
      <w:r w:rsidRPr="0091531D">
        <w:rPr>
          <w:noProof/>
          <w:sz w:val="24"/>
          <w:szCs w:val="24"/>
        </w:rPr>
        <w:t>(Aastrup, 2018; Fagbevægelsens Hovedorganisation, 2021; Jensen, 2021)</w:t>
      </w:r>
      <w:r>
        <w:rPr>
          <w:sz w:val="24"/>
          <w:szCs w:val="24"/>
        </w:rPr>
        <w:fldChar w:fldCharType="end"/>
      </w:r>
      <w:r>
        <w:rPr>
          <w:sz w:val="24"/>
          <w:szCs w:val="24"/>
        </w:rPr>
        <w:t xml:space="preserve"> associate the fall in the compensation rate, with the way in which the growth of 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in which wage growth of more than 2% would result in the maximum level of income insurance not following the wage growth, making the compensation rate decline over time. The </w:t>
      </w:r>
      <w:r w:rsidR="00125001">
        <w:rPr>
          <w:sz w:val="24"/>
          <w:szCs w:val="24"/>
        </w:rPr>
        <w:t>figure</w:t>
      </w:r>
      <w:r w:rsidR="00125001" w:rsidRPr="00AB3D2F">
        <w:rPr>
          <w:sz w:val="24"/>
          <w:szCs w:val="24"/>
        </w:rPr>
        <w:t xml:space="preserve"> </w:t>
      </w:r>
      <w:r w:rsidR="00125001">
        <w:rPr>
          <w:sz w:val="24"/>
          <w:szCs w:val="24"/>
        </w:rPr>
        <w:fldChar w:fldCharType="begin"/>
      </w:r>
      <w:r w:rsidR="00125001">
        <w:rPr>
          <w:sz w:val="24"/>
          <w:szCs w:val="24"/>
        </w:rPr>
        <w:instrText xml:space="preserve"> REF _Ref119756084 \p \h </w:instrText>
      </w:r>
      <w:r w:rsidR="00125001">
        <w:rPr>
          <w:sz w:val="24"/>
          <w:szCs w:val="24"/>
        </w:rPr>
      </w:r>
      <w:r w:rsidR="00125001">
        <w:rPr>
          <w:sz w:val="24"/>
          <w:szCs w:val="24"/>
        </w:rPr>
        <w:fldChar w:fldCharType="separate"/>
      </w:r>
      <w:r w:rsidR="00125001">
        <w:rPr>
          <w:sz w:val="24"/>
          <w:szCs w:val="24"/>
        </w:rPr>
        <w:t>below</w:t>
      </w:r>
      <w:r w:rsidR="00125001">
        <w:rPr>
          <w:sz w:val="24"/>
          <w:szCs w:val="24"/>
        </w:rPr>
        <w:fldChar w:fldCharType="end"/>
      </w:r>
      <w:r w:rsidR="00125001">
        <w:rPr>
          <w:sz w:val="24"/>
          <w:szCs w:val="24"/>
        </w:rPr>
        <w:t xml:space="preserve"> </w:t>
      </w:r>
      <w:r w:rsidR="00125001" w:rsidRPr="00AB3D2F">
        <w:rPr>
          <w:sz w:val="24"/>
          <w:szCs w:val="24"/>
        </w:rPr>
        <w:t xml:space="preserve">gives an idea of how often the wage has increased by more than two percent. </w:t>
      </w:r>
    </w:p>
    <w:p w14:paraId="26954748" w14:textId="77777777" w:rsidR="00125001" w:rsidRDefault="00125001" w:rsidP="00BC3C9E">
      <w:pPr>
        <w:spacing w:line="360" w:lineRule="auto"/>
        <w:rPr>
          <w:sz w:val="24"/>
          <w:szCs w:val="24"/>
        </w:rPr>
      </w:pPr>
    </w:p>
    <w:p w14:paraId="5C433251" w14:textId="44BFC146" w:rsidR="008F5FCC" w:rsidRDefault="008F5FCC" w:rsidP="008F5FCC">
      <w:pPr>
        <w:pStyle w:val="Billedtekst"/>
        <w:keepNext/>
      </w:pPr>
      <w:r>
        <w:t xml:space="preserve">Figure </w:t>
      </w:r>
      <w:fldSimple w:instr=" STYLEREF 1 \s ">
        <w:r w:rsidR="00BF05F0">
          <w:rPr>
            <w:noProof/>
          </w:rPr>
          <w:t>0</w:t>
        </w:r>
      </w:fldSimple>
      <w:r w:rsidR="00BF05F0">
        <w:noBreakHyphen/>
      </w:r>
      <w:fldSimple w:instr=" SEQ Figure \* ARABIC \s 1 ">
        <w:r w:rsidR="00BF05F0">
          <w:rPr>
            <w:noProof/>
          </w:rPr>
          <w:t>1</w:t>
        </w:r>
      </w:fldSimple>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1CD50D41" w:rsidR="008F5FCC" w:rsidRPr="00AB3D2F" w:rsidRDefault="00125001" w:rsidP="008F5FCC">
      <w:pPr>
        <w:spacing w:line="360" w:lineRule="auto"/>
        <w:rPr>
          <w:sz w:val="24"/>
          <w:szCs w:val="24"/>
        </w:rPr>
      </w:pPr>
      <w:r>
        <w:rPr>
          <w:sz w:val="24"/>
          <w:szCs w:val="24"/>
        </w:rPr>
        <w:t>Even though the overall setup of how the maximum level of income insurance</w:t>
      </w:r>
      <w:r w:rsidR="007A200A">
        <w:rPr>
          <w:sz w:val="24"/>
          <w:szCs w:val="24"/>
        </w:rPr>
        <w:t xml:space="preserve"> should develop over time, is made so that it doesn’t follow wages one-to one, a more recent regulation was made in the tax-reform of 2012 </w:t>
      </w:r>
      <w:r>
        <w:rPr>
          <w:sz w:val="24"/>
          <w:szCs w:val="24"/>
        </w:rPr>
        <w:t>to suppress the regulation of the maximum level of income insurance</w:t>
      </w:r>
      <w:r w:rsidR="007A200A">
        <w:rPr>
          <w:sz w:val="24"/>
          <w:szCs w:val="24"/>
        </w:rPr>
        <w:t xml:space="preserve"> as presented in the introduction.</w:t>
      </w:r>
      <w:r>
        <w:rPr>
          <w:sz w:val="24"/>
          <w:szCs w:val="24"/>
        </w:rPr>
        <w:t xml:space="preserve"> </w:t>
      </w:r>
      <w:r w:rsidR="007A200A">
        <w:rPr>
          <w:sz w:val="24"/>
          <w:szCs w:val="24"/>
        </w:rPr>
        <w:t>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of the tax reform 2012. </w:t>
      </w:r>
    </w:p>
    <w:p w14:paraId="77FE9F9F" w14:textId="7E626317" w:rsidR="008F5FCC" w:rsidRDefault="008F5FCC" w:rsidP="008F5FCC">
      <w:pPr>
        <w:spacing w:line="360" w:lineRule="auto"/>
        <w:rPr>
          <w:sz w:val="24"/>
          <w:szCs w:val="24"/>
        </w:rPr>
      </w:pPr>
      <w:r w:rsidRPr="00AB3D2F">
        <w:rPr>
          <w:sz w:val="24"/>
          <w:szCs w:val="24"/>
        </w:rPr>
        <w:t>Other studies discuss whether a</w:t>
      </w:r>
      <w:r w:rsidR="007A200A">
        <w:rPr>
          <w:sz w:val="24"/>
          <w:szCs w:val="24"/>
        </w:rPr>
        <w:t>n additional factor</w:t>
      </w:r>
      <w:r w:rsidRPr="00AB3D2F">
        <w:rPr>
          <w:sz w:val="24"/>
          <w:szCs w:val="24"/>
        </w:rPr>
        <w:t xml:space="preserve"> </w:t>
      </w:r>
      <w:r w:rsidR="00FF7284">
        <w:rPr>
          <w:sz w:val="24"/>
          <w:szCs w:val="24"/>
        </w:rPr>
        <w:t>should be considered when looking at the</w:t>
      </w:r>
      <w:r w:rsidRPr="00AB3D2F">
        <w:rPr>
          <w:sz w:val="24"/>
          <w:szCs w:val="24"/>
        </w:rPr>
        <w:t xml:space="preserve"> compensation rat</w:t>
      </w:r>
      <w:r w:rsidR="00FF7284">
        <w:rPr>
          <w:sz w:val="24"/>
          <w:szCs w:val="24"/>
        </w:rPr>
        <w:t>e</w:t>
      </w:r>
      <w:r w:rsidRPr="00AB3D2F">
        <w:rPr>
          <w:sz w:val="24"/>
          <w:szCs w:val="24"/>
        </w:rPr>
        <w:t>. When calculating the compensation rate the amount paid to labor market pensions from both the worker and employer is subtracted from the wage. Therefor</w:t>
      </w:r>
      <w:r>
        <w:rPr>
          <w:sz w:val="24"/>
          <w:szCs w:val="24"/>
        </w:rPr>
        <w:t>e,</w:t>
      </w:r>
      <w:r w:rsidRPr="00AB3D2F">
        <w:rPr>
          <w:sz w:val="24"/>
          <w:szCs w:val="24"/>
        </w:rPr>
        <w:t xml:space="preserve"> a larger share of the wage paid to labor market pensions will result in a higher rate of decrease in the compensation rate. One of the argumentations for including the development in the share of the wage paid to labor market pensions is that employed will benefit from their pensions later in their </w:t>
      </w:r>
      <w:r w:rsidRPr="00AB3D2F">
        <w:rPr>
          <w:sz w:val="24"/>
          <w:szCs w:val="24"/>
        </w:rPr>
        <w:lastRenderedPageBreak/>
        <w:t>lives</w:t>
      </w:r>
      <w:r w:rsidR="0091531D">
        <w:rPr>
          <w:rStyle w:val="Fodnotehenvisning"/>
          <w:sz w:val="24"/>
          <w:szCs w:val="24"/>
        </w:rPr>
        <w:footnoteReference w:id="3"/>
      </w:r>
      <w:r w:rsidRPr="00AB3D2F">
        <w:rPr>
          <w:sz w:val="24"/>
          <w:szCs w:val="24"/>
        </w:rPr>
        <w:t xml:space="preserve">. </w:t>
      </w:r>
      <w:r w:rsidRPr="00AB3D2F">
        <w:rPr>
          <w:sz w:val="24"/>
          <w:szCs w:val="24"/>
        </w:rPr>
        <w:br/>
        <w:t>This third effect is not included in the graph showing the compensation over time</w:t>
      </w:r>
      <w:r w:rsidR="007A200A">
        <w:rPr>
          <w:sz w:val="24"/>
          <w:szCs w:val="24"/>
        </w:rPr>
        <w:t>,</w:t>
      </w:r>
      <w:r w:rsidRPr="00AB3D2F">
        <w:rPr>
          <w:sz w:val="24"/>
          <w:szCs w:val="24"/>
        </w:rPr>
        <w:t xml:space="preserve"> including this effect should up the rate of decrease and thereby make the fall in the compensation rate even larger over time. </w:t>
      </w:r>
    </w:p>
    <w:p w14:paraId="3E3E8100" w14:textId="6B6E2585" w:rsidR="008F5FCC" w:rsidRPr="00AB3D2F" w:rsidRDefault="008F5FCC" w:rsidP="008F5FCC">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Pr>
          <w:sz w:val="24"/>
          <w:szCs w:val="24"/>
        </w:rPr>
        <w:t>last couple of decades</w:t>
      </w:r>
      <w:r w:rsidRPr="00AB3D2F">
        <w:rPr>
          <w:sz w:val="24"/>
          <w:szCs w:val="24"/>
        </w:rPr>
        <w:t xml:space="preserve">. In 2010 a new income Insurance reform was adopted, decreasing the period in which an unemployed could receive income insurance from 4 years till 2 years, as well as increasing the requirements for receiving income insurance </w:t>
      </w:r>
      <w:r w:rsidRPr="00AB3D2F">
        <w:rPr>
          <w:sz w:val="24"/>
          <w:szCs w:val="24"/>
        </w:rPr>
        <w:fldChar w:fldCharType="begin" w:fldLock="1"/>
      </w:r>
      <w:r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(Dagpengekommissionens sekretariat, 2015)</w:t>
      </w:r>
      <w:r w:rsidRPr="00AB3D2F">
        <w:rPr>
          <w:sz w:val="24"/>
          <w:szCs w:val="24"/>
        </w:rPr>
        <w:fldChar w:fldCharType="end"/>
      </w:r>
      <w:r w:rsidRPr="00AB3D2F">
        <w:rPr>
          <w:sz w:val="24"/>
          <w:szCs w:val="24"/>
        </w:rPr>
        <w:t xml:space="preserve">. Later, to make the cutoff date less strict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Even though these political decisions are important for the income insurance program,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4AA00D18" w14:textId="5F896A6F" w:rsidR="00F2092E" w:rsidRPr="00AB3D2F" w:rsidRDefault="00017C4E" w:rsidP="00F2092E">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 was to analyze changes to the income insurance program in Denmark, which in 2015 led to the income insurance model</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 xml:space="preserve">he dynamics of this model was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F2092E" w:rsidRPr="00AB3D2F">
        <w:rPr>
          <w:sz w:val="24"/>
          <w:szCs w:val="24"/>
        </w:rPr>
        <w:t xml:space="preserve"> estimating the change in the exit-rate and approach-rate as a result of changes in the level of income insurance, the results of this model favored the lower level of income insurance when looking at the government net lending and unemployment. The response from worker unions and unemployment insurance companies in Denmark towards this result was first of all that the estimates of the micro effects </w:t>
      </w:r>
      <w:r w:rsidR="00F2092E" w:rsidRPr="00AB3D2F">
        <w:rPr>
          <w:sz w:val="24"/>
          <w:szCs w:val="24"/>
        </w:rPr>
        <w:lastRenderedPageBreak/>
        <w:t xml:space="preserve">were not correctly estimated. But most importantly they argued that important macroeconomic effects were missing in the model. </w:t>
      </w:r>
      <w:r>
        <w:rPr>
          <w:sz w:val="24"/>
          <w:szCs w:val="24"/>
        </w:rPr>
        <w:t>In the following subsection we take a closer look at the dynamics of the income insurance model, as well as the critics fac</w:t>
      </w:r>
      <w:r w:rsidR="00816603">
        <w:rPr>
          <w:sz w:val="24"/>
          <w:szCs w:val="24"/>
        </w:rPr>
        <w:t>ed by</w:t>
      </w:r>
      <w:r>
        <w:rPr>
          <w:sz w:val="24"/>
          <w:szCs w:val="24"/>
        </w:rPr>
        <w:t xml:space="preserve"> this model. </w:t>
      </w:r>
    </w:p>
    <w:p w14:paraId="731920DD" w14:textId="77777777" w:rsidR="008F5FCC" w:rsidRDefault="008F5FC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1E58A750" w14:textId="723A7077" w:rsidR="007C05AF" w:rsidRDefault="00806786" w:rsidP="004D12B6">
      <w:pPr>
        <w:spacing w:line="360" w:lineRule="auto"/>
        <w:rPr>
          <w:sz w:val="24"/>
          <w:szCs w:val="24"/>
        </w:rPr>
      </w:pPr>
      <w:r>
        <w:rPr>
          <w:sz w:val="24"/>
          <w:szCs w:val="24"/>
        </w:rPr>
        <w:t xml:space="preserve">In the previous subsection we gave a short introduction of the political regulations facing the Danish income insurance program through time. Since the creation of the Danish income insurance model in 2015, this model has been used by the Danish government, to analyze the effects of these regulations towards the Danish income insurance program. In this section we present the dynamics of the Danish income insurance model, to show which effects are taken into account 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718A3ACE" w:rsidR="00572A34" w:rsidRPr="00AB3D2F" w:rsidRDefault="00EB7CB3" w:rsidP="004D12B6">
      <w:pPr>
        <w:spacing w:line="360" w:lineRule="auto"/>
        <w:rPr>
          <w:sz w:val="24"/>
          <w:szCs w:val="24"/>
        </w:rPr>
      </w:pPr>
      <w:r w:rsidRPr="00AB3D2F">
        <w:rPr>
          <w:sz w:val="24"/>
          <w:szCs w:val="24"/>
        </w:rPr>
        <w:t>The 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322BDE62"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53EBBA49"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w:t>
      </w:r>
      <w:r w:rsidR="009968BA" w:rsidRPr="00AB3D2F">
        <w:rPr>
          <w:sz w:val="24"/>
          <w:szCs w:val="24"/>
        </w:rPr>
        <w:lastRenderedPageBreak/>
        <w:t>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7C05AF">
        <w:rPr>
          <w:sz w:val="24"/>
          <w:szCs w:val="24"/>
        </w:rPr>
        <w:t>previous subsection</w:t>
      </w:r>
      <w:r w:rsidR="00881864" w:rsidRPr="00AB3D2F">
        <w:rPr>
          <w:sz w:val="24"/>
          <w:szCs w:val="24"/>
        </w:rPr>
        <w:t xml:space="preserve"> </w:t>
      </w:r>
      <w:r w:rsidR="00467047" w:rsidRPr="00AB3D2F">
        <w:rPr>
          <w:sz w:val="24"/>
          <w:szCs w:val="24"/>
        </w:rPr>
        <w:t xml:space="preserve">which </w:t>
      </w:r>
      <w:r w:rsidR="00881864" w:rsidRPr="00AB3D2F">
        <w:rPr>
          <w:sz w:val="24"/>
          <w:szCs w:val="24"/>
        </w:rPr>
        <w:t>shows an effect up till 78 weeks before the reduction in income insurance till 26 weeks after</w:t>
      </w:r>
      <w:r w:rsidR="007C05AF">
        <w:rPr>
          <w:sz w:val="24"/>
          <w:szCs w:val="24"/>
        </w:rPr>
        <w:t xml:space="preserve"> </w:t>
      </w:r>
      <w:commentRangeStart w:id="6"/>
      <w:commentRangeStart w:id="7"/>
      <w:r w:rsidR="007C05AF">
        <w:rPr>
          <w:sz w:val="24"/>
          <w:szCs w:val="24"/>
        </w:rPr>
        <w:t>on the exit-rate</w:t>
      </w:r>
      <w:commentRangeEnd w:id="6"/>
      <w:r w:rsidR="007C05AF">
        <w:rPr>
          <w:rStyle w:val="Kommentarhenvisning"/>
        </w:rPr>
        <w:commentReference w:id="6"/>
      </w:r>
      <w:commentRangeEnd w:id="7"/>
      <w:r w:rsidR="005125C9">
        <w:rPr>
          <w:rStyle w:val="Kommentarhenvisning"/>
        </w:rPr>
        <w:commentReference w:id="7"/>
      </w:r>
      <w:r w:rsidR="008B486B" w:rsidRPr="00AB3D2F">
        <w:rPr>
          <w:sz w:val="24"/>
          <w:szCs w:val="24"/>
        </w:rPr>
        <w:t xml:space="preserve">, </w:t>
      </w:r>
      <w:commentRangeStart w:id="8"/>
      <w:r w:rsidR="008B486B" w:rsidRPr="00AB3D2F">
        <w:rPr>
          <w:sz w:val="24"/>
          <w:szCs w:val="24"/>
        </w:rPr>
        <w:t>this can be seen from the effect staircase shown</w:t>
      </w:r>
      <w:r w:rsidR="00572E99">
        <w:rPr>
          <w:sz w:val="24"/>
          <w:szCs w:val="24"/>
        </w:rPr>
        <w:t xml:space="preserve"> by the IS-commission</w:t>
      </w:r>
      <w:r w:rsidR="008B486B" w:rsidRPr="00AB3D2F">
        <w:rPr>
          <w:sz w:val="24"/>
          <w:szCs w:val="24"/>
        </w:rPr>
        <w:t xml:space="preserve"> </w:t>
      </w:r>
      <w:commentRangeStart w:id="9"/>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9"/>
      <w:r w:rsidR="00360517" w:rsidRPr="00AB3D2F">
        <w:rPr>
          <w:rStyle w:val="Kommentarhenvisning"/>
          <w:sz w:val="24"/>
          <w:szCs w:val="24"/>
        </w:rPr>
        <w:commentReference w:id="9"/>
      </w:r>
      <w:commentRangeEnd w:id="8"/>
      <w:r w:rsidR="007C05AF">
        <w:rPr>
          <w:rStyle w:val="Kommentarhenvisning"/>
        </w:rPr>
        <w:commentReference w:id="8"/>
      </w:r>
    </w:p>
    <w:p w14:paraId="79522392" w14:textId="683226EF"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in the exit rate from unemployment to employment is a function of the relative change in the gross compensation rate. Thereby the effects of an increase in the compensation rate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5C669586"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5"/>
      </w:r>
      <w:r w:rsidRPr="00AB3D2F">
        <w:rPr>
          <w:sz w:val="24"/>
          <w:szCs w:val="24"/>
        </w:rPr>
        <w:t xml:space="preserve">.  </w:t>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lastRenderedPageBreak/>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4AB1190A"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C3081B">
        <w:rPr>
          <w:sz w:val="24"/>
          <w:szCs w:val="24"/>
        </w:rPr>
        <w:t xml:space="preserve">by </w:t>
      </w:r>
      <w:r w:rsidR="001A79EF">
        <w:rPr>
          <w:sz w:val="24"/>
          <w:szCs w:val="24"/>
        </w:rPr>
        <w:t xml:space="preserve">approximately 3.5% to 4.5% at the time of the 10% decrease in the level of income insurance. As </w:t>
      </w:r>
      <w:r w:rsidR="008C2EAA">
        <w:rPr>
          <w:sz w:val="24"/>
          <w:szCs w:val="24"/>
        </w:rPr>
        <w:t>this regards</w:t>
      </w:r>
      <w:r w:rsidR="00EF4E01" w:rsidRPr="00AB3D2F">
        <w:rPr>
          <w:sz w:val="24"/>
          <w:szCs w:val="24"/>
        </w:rPr>
        <w:t xml:space="preserve"> the exit rate for people in terminated positions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 xml:space="preserve">The studies </w:t>
      </w:r>
      <w:proofErr w:type="gramStart"/>
      <w:r w:rsidR="003A6CDA">
        <w:rPr>
          <w:sz w:val="24"/>
          <w:szCs w:val="24"/>
        </w:rPr>
        <w:t>looks</w:t>
      </w:r>
      <w:proofErr w:type="gramEnd"/>
      <w:r w:rsidR="003A6CDA">
        <w:rPr>
          <w:sz w:val="24"/>
          <w:szCs w:val="24"/>
        </w:rPr>
        <w:t xml:space="preserve">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4F8F3BB7"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10"/>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10"/>
      <w:r w:rsidR="00360517" w:rsidRPr="00AB3D2F">
        <w:rPr>
          <w:rStyle w:val="Kommentarhenvisning"/>
          <w:sz w:val="24"/>
          <w:szCs w:val="24"/>
        </w:rPr>
        <w:commentReference w:id="10"/>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based on American retrospective data from </w:t>
      </w:r>
      <w:r w:rsidR="00362B72" w:rsidRPr="00AB3D2F">
        <w:rPr>
          <w:sz w:val="24"/>
          <w:szCs w:val="24"/>
        </w:rPr>
        <w:lastRenderedPageBreak/>
        <w:t xml:space="preserve">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rate</w:t>
      </w:r>
      <w:r w:rsidR="001138F6" w:rsidRPr="00AB3D2F">
        <w:rPr>
          <w:sz w:val="24"/>
          <w:szCs w:val="24"/>
        </w:rPr>
        <w:t xml:space="preserve">. </w:t>
      </w:r>
    </w:p>
    <w:p w14:paraId="44F2C1E8" w14:textId="7E9B679A" w:rsidR="00C3081B" w:rsidRDefault="008C2EAA" w:rsidP="004D12B6">
      <w:pPr>
        <w:spacing w:line="360" w:lineRule="auto"/>
        <w:rPr>
          <w:sz w:val="24"/>
          <w:szCs w:val="24"/>
        </w:rPr>
      </w:pPr>
      <w:commentRangeStart w:id="11"/>
      <w:r>
        <w:rPr>
          <w:sz w:val="24"/>
          <w:szCs w:val="24"/>
        </w:rPr>
        <w:t xml:space="preserve">Both </w:t>
      </w:r>
      <w:r w:rsidR="00C3081B" w:rsidRPr="00F21B04">
        <w:rPr>
          <w:sz w:val="24"/>
          <w:szCs w:val="24"/>
        </w:rPr>
        <w:fldChar w:fldCharType="begin" w:fldLock="1"/>
      </w:r>
      <w:r w:rsidR="00C3081B" w:rsidRPr="00F21B04">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00C3081B" w:rsidRPr="00F21B04">
        <w:rPr>
          <w:sz w:val="24"/>
          <w:szCs w:val="24"/>
        </w:rPr>
        <w:fldChar w:fldCharType="separate"/>
      </w:r>
      <w:r w:rsidR="00C3081B" w:rsidRPr="00F21B04">
        <w:rPr>
          <w:noProof/>
          <w:sz w:val="24"/>
          <w:szCs w:val="24"/>
        </w:rPr>
        <w:t>(Jensen, 2021)</w:t>
      </w:r>
      <w:r w:rsidR="00C3081B" w:rsidRPr="00F21B04">
        <w:rPr>
          <w:sz w:val="24"/>
          <w:szCs w:val="24"/>
        </w:rPr>
        <w:fldChar w:fldCharType="end"/>
      </w:r>
      <w:r w:rsidR="00C3081B" w:rsidRPr="00F21B04">
        <w:rPr>
          <w:sz w:val="24"/>
          <w:szCs w:val="24"/>
        </w:rPr>
        <w:t xml:space="preserve"> </w:t>
      </w:r>
      <w:r>
        <w:rPr>
          <w:sz w:val="24"/>
          <w:szCs w:val="24"/>
        </w:rPr>
        <w:t xml:space="preserve">and </w:t>
      </w:r>
      <w:r>
        <w:rPr>
          <w:sz w:val="24"/>
          <w:szCs w:val="24"/>
        </w:rPr>
        <w:fldChar w:fldCharType="begin" w:fldLock="1"/>
      </w:r>
      <w:r w:rsidR="00313FC0">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Pr>
          <w:sz w:val="24"/>
          <w:szCs w:val="24"/>
        </w:rPr>
        <w:fldChar w:fldCharType="separate"/>
      </w:r>
      <w:r w:rsidRPr="008C2EAA">
        <w:rPr>
          <w:noProof/>
          <w:sz w:val="24"/>
          <w:szCs w:val="24"/>
        </w:rPr>
        <w:t>(Aastrup, 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 stating that increasing the</w:t>
      </w:r>
      <w:r w:rsidR="00C3081B">
        <w:rPr>
          <w:sz w:val="24"/>
          <w:szCs w:val="24"/>
        </w:rPr>
        <w:t xml:space="preserve"> level of</w:t>
      </w:r>
      <w:r w:rsidR="00C3081B" w:rsidRPr="00AB3D2F">
        <w:rPr>
          <w:sz w:val="24"/>
          <w:szCs w:val="24"/>
        </w:rPr>
        <w:t xml:space="preserve"> income insurance </w:t>
      </w:r>
      <w:r w:rsidR="00C3081B">
        <w:rPr>
          <w:sz w:val="24"/>
          <w:szCs w:val="24"/>
        </w:rPr>
        <w:t>raises</w:t>
      </w:r>
      <w:r w:rsidR="00C3081B" w:rsidRPr="00AB3D2F">
        <w:rPr>
          <w:sz w:val="24"/>
          <w:szCs w:val="24"/>
        </w:rPr>
        <w:t xml:space="preserve"> the approach towards unemployment for those employed. </w:t>
      </w:r>
      <w:r w:rsidR="00C3081B" w:rsidRPr="00AB3D2F">
        <w:rPr>
          <w:sz w:val="24"/>
          <w:szCs w:val="24"/>
        </w:rPr>
        <w:fldChar w:fldCharType="begin" w:fldLock="1"/>
      </w:r>
      <w:r w:rsidR="00C3081B"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00C3081B" w:rsidRPr="00AB3D2F">
        <w:rPr>
          <w:sz w:val="24"/>
          <w:szCs w:val="24"/>
        </w:rPr>
        <w:fldChar w:fldCharType="separate"/>
      </w:r>
      <w:r w:rsidR="00C3081B" w:rsidRPr="00AB3D2F">
        <w:rPr>
          <w:noProof/>
          <w:sz w:val="24"/>
          <w:szCs w:val="24"/>
        </w:rPr>
        <w:t>(Dagpengekommissionen, 2015)</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r w:rsidR="00C3081B" w:rsidRPr="00AB3D2F">
        <w:rPr>
          <w:sz w:val="24"/>
          <w:szCs w:val="24"/>
        </w:rPr>
        <w:fldChar w:fldCharType="begin" w:fldLock="1"/>
      </w:r>
      <w:r w:rsidR="00C3081B"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C3081B" w:rsidRPr="00AB3D2F">
        <w:rPr>
          <w:sz w:val="24"/>
          <w:szCs w:val="24"/>
        </w:rPr>
        <w:fldChar w:fldCharType="separate"/>
      </w:r>
      <w:r w:rsidR="00C3081B" w:rsidRPr="00AB3D2F">
        <w:rPr>
          <w:noProof/>
          <w:sz w:val="24"/>
          <w:szCs w:val="24"/>
        </w:rPr>
        <w:t>(Fagbevægelsens Hovedorganisation, 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commentRangeEnd w:id="11"/>
      <w:r>
        <w:rPr>
          <w:rStyle w:val="Kommentarhenvisning"/>
        </w:rPr>
        <w:commentReference w:id="11"/>
      </w:r>
    </w:p>
    <w:p w14:paraId="1889AA64" w14:textId="77777777" w:rsidR="00C3081B" w:rsidRPr="00AB3D2F" w:rsidRDefault="00C3081B" w:rsidP="00C3081B">
      <w:pPr>
        <w:spacing w:line="360" w:lineRule="auto"/>
        <w:rPr>
          <w:sz w:val="24"/>
          <w:szCs w:val="24"/>
        </w:rPr>
      </w:pPr>
      <w:r w:rsidRPr="00AB3D2F">
        <w:rPr>
          <w:sz w:val="24"/>
          <w:szCs w:val="24"/>
        </w:rPr>
        <w:t xml:space="preserve">More recently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 when looking at changes in the level of income insurance is overstating the negative effect that the approach </w:t>
      </w:r>
      <w:r>
        <w:rPr>
          <w:sz w:val="24"/>
          <w:szCs w:val="24"/>
        </w:rPr>
        <w:t>rate</w:t>
      </w:r>
      <w:r w:rsidRPr="00AB3D2F">
        <w:rPr>
          <w:sz w:val="24"/>
          <w:szCs w:val="24"/>
        </w:rPr>
        <w:t xml:space="preserve"> has on employment. They split up the analysis into three scenarios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effects that should be playing into the approach </w:t>
      </w:r>
      <w:r>
        <w:rPr>
          <w:sz w:val="24"/>
          <w:szCs w:val="24"/>
        </w:rPr>
        <w:t>rate</w:t>
      </w:r>
      <w:r w:rsidRPr="00AB3D2F">
        <w:rPr>
          <w:sz w:val="24"/>
          <w:szCs w:val="24"/>
        </w:rPr>
        <w:t xml:space="preserve"> when changing the level of income insurance. </w:t>
      </w:r>
    </w:p>
    <w:p w14:paraId="745A8548" w14:textId="6369E56B"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 xml:space="preserve">commission is that people in terminated positions will experience a higher exit rate when lowering the level of income insurance, thereby more people will go into employment before joining the income insurance program. The three other effects that </w:t>
      </w:r>
      <w:r w:rsidR="00C3081B" w:rsidRPr="00AB3D2F">
        <w:rPr>
          <w:sz w:val="24"/>
          <w:szCs w:val="24"/>
        </w:rPr>
        <w:fldChar w:fldCharType="begin" w:fldLock="1"/>
      </w:r>
      <w:r w:rsidR="00C3081B"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C3081B" w:rsidRPr="00AB3D2F">
        <w:rPr>
          <w:sz w:val="24"/>
          <w:szCs w:val="24"/>
        </w:rPr>
        <w:fldChar w:fldCharType="separate"/>
      </w:r>
      <w:r w:rsidR="00C3081B" w:rsidRPr="00AB3D2F">
        <w:rPr>
          <w:noProof/>
          <w:sz w:val="24"/>
          <w:szCs w:val="24"/>
        </w:rPr>
        <w:t>(De Økonomiske Råd, 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77777777" w:rsidR="00C3081B" w:rsidRPr="00AB3D2F" w:rsidRDefault="00C3081B" w:rsidP="00C3081B">
      <w:pPr>
        <w:spacing w:line="360" w:lineRule="auto"/>
        <w:rPr>
          <w:sz w:val="24"/>
          <w:szCs w:val="24"/>
        </w:rPr>
      </w:pPr>
      <w:r w:rsidRPr="00AB3D2F">
        <w:rPr>
          <w:sz w:val="24"/>
          <w:szCs w:val="24"/>
        </w:rPr>
        <w:t xml:space="preserve">First,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claim that the commission is neglecting the possible effect of changes in the level of income insurance on job separation meaning a change in the number of terminations or redundancies.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7EA8D574" w:rsidR="00C3081B" w:rsidRPr="00AB3D2F" w:rsidRDefault="00C3081B" w:rsidP="00C3081B">
      <w:pPr>
        <w:spacing w:line="360" w:lineRule="auto"/>
        <w:rPr>
          <w:sz w:val="24"/>
          <w:szCs w:val="24"/>
        </w:rPr>
      </w:pPr>
      <w:r w:rsidRPr="00AB3D2F">
        <w:rPr>
          <w:sz w:val="24"/>
          <w:szCs w:val="24"/>
        </w:rPr>
        <w:lastRenderedPageBreak/>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duo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19F2CD9B" w:rsidR="008768FD" w:rsidRDefault="00C3081B" w:rsidP="004D12B6">
      <w:pPr>
        <w:spacing w:line="360" w:lineRule="auto"/>
        <w:rPr>
          <w:sz w:val="24"/>
          <w:szCs w:val="24"/>
        </w:rPr>
      </w:pPr>
      <w:r w:rsidRPr="00AB3D2F">
        <w:rPr>
          <w:sz w:val="24"/>
          <w:szCs w:val="24"/>
        </w:rPr>
        <w:t xml:space="preserve">Third, they argue that the income insurance model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6837C72D" w:rsidR="000F0D4B" w:rsidRDefault="000F0D4B" w:rsidP="004D12B6">
      <w:pPr>
        <w:spacing w:line="360" w:lineRule="auto"/>
        <w:rPr>
          <w:sz w:val="24"/>
          <w:szCs w:val="24"/>
        </w:rPr>
      </w:pPr>
      <w:r>
        <w:rPr>
          <w:sz w:val="24"/>
          <w:szCs w:val="24"/>
        </w:rPr>
        <w:t>Taking into account the critics</w:t>
      </w:r>
      <w:r w:rsidRPr="00AB3D2F">
        <w:rPr>
          <w:sz w:val="24"/>
          <w:szCs w:val="24"/>
        </w:rPr>
        <w:t xml:space="preserve"> </w:t>
      </w:r>
      <w:r w:rsidR="00431CFC">
        <w:rPr>
          <w:sz w:val="24"/>
          <w:szCs w:val="24"/>
        </w:rPr>
        <w:t>facing</w:t>
      </w:r>
      <w:r w:rsidRPr="00AB3D2F">
        <w:rPr>
          <w:sz w:val="24"/>
          <w:szCs w:val="24"/>
        </w:rPr>
        <w:t xml:space="preserve"> the income insurance model</w:t>
      </w:r>
      <w:r>
        <w:rPr>
          <w:sz w:val="24"/>
          <w:szCs w:val="24"/>
        </w:rPr>
        <w:t xml:space="preserve"> regarding the approach rate</w:t>
      </w:r>
      <w:r w:rsidRPr="00AB3D2F">
        <w:rPr>
          <w:sz w:val="24"/>
          <w:szCs w:val="24"/>
        </w:rPr>
        <w:t xml:space="preserve"> we should be able to use th</w:t>
      </w:r>
      <w:r w:rsidR="00431CFC">
        <w:rPr>
          <w:sz w:val="24"/>
          <w:szCs w:val="24"/>
        </w:rPr>
        <w:t>e</w:t>
      </w:r>
      <w:r w:rsidRPr="00AB3D2F">
        <w:rPr>
          <w:sz w:val="24"/>
          <w:szCs w:val="24"/>
        </w:rPr>
        <w:t xml:space="preserve"> model to estimate the micro elasticity of income insurance on unemployment</w:t>
      </w:r>
      <w:r>
        <w:rPr>
          <w:sz w:val="24"/>
          <w:szCs w:val="24"/>
        </w:rPr>
        <w:t>, which will be useful in section 5, as we look at the relationship between the micro elasticity and the macro elasticity</w:t>
      </w:r>
      <w:r w:rsidR="00431CFC">
        <w:rPr>
          <w:sz w:val="24"/>
          <w:szCs w:val="24"/>
        </w:rPr>
        <w:t xml:space="preserve"> in Denmark</w:t>
      </w:r>
      <w:r w:rsidRPr="00AB3D2F">
        <w:rPr>
          <w:sz w:val="24"/>
          <w:szCs w:val="24"/>
        </w:rPr>
        <w:t>.</w:t>
      </w:r>
    </w:p>
    <w:p w14:paraId="6EFF7B24" w14:textId="5605C826" w:rsidR="000F0D4B" w:rsidRPr="00A74720" w:rsidRDefault="000F0D4B" w:rsidP="004D12B6">
      <w:pPr>
        <w:spacing w:line="360" w:lineRule="auto"/>
        <w:rPr>
          <w:sz w:val="24"/>
          <w:szCs w:val="24"/>
        </w:rPr>
      </w:pPr>
      <w:r>
        <w:rPr>
          <w:sz w:val="24"/>
          <w:szCs w:val="24"/>
        </w:rPr>
        <w:t xml:space="preserve">In the literature review 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w:t>
      </w:r>
      <w:r w:rsidR="00806CA2">
        <w:rPr>
          <w:sz w:val="24"/>
          <w:szCs w:val="24"/>
        </w:rPr>
        <w:t>associated with suppressing the state regulation percentage starting from 2016</w:t>
      </w:r>
      <w:r w:rsidR="00806CA2">
        <w:rPr>
          <w:sz w:val="24"/>
          <w:szCs w:val="24"/>
        </w:rPr>
        <w:t xml:space="preserve">. </w:t>
      </w:r>
      <w:r>
        <w:rPr>
          <w:sz w:val="24"/>
          <w:szCs w:val="24"/>
        </w:rPr>
        <w:br/>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39AAE70F"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w:t>
      </w:r>
      <w:r w:rsidR="00174C5E" w:rsidRPr="00AB3D2F">
        <w:rPr>
          <w:sz w:val="24"/>
          <w:szCs w:val="24"/>
        </w:rPr>
        <w:lastRenderedPageBreak/>
        <w:t xml:space="preserve">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30160873" w:rsidR="00503232" w:rsidRPr="002F502B" w:rsidRDefault="00503232" w:rsidP="002F502B">
      <w:pPr>
        <w:spacing w:line="360" w:lineRule="auto"/>
        <w:rPr>
          <w:sz w:val="24"/>
          <w:szCs w:val="24"/>
        </w:rPr>
      </w:pPr>
      <w:r w:rsidRPr="002F502B">
        <w:rPr>
          <w:sz w:val="24"/>
          <w:szCs w:val="24"/>
        </w:rPr>
        <w:t xml:space="preserve">As Denmark is a small open economy with fixed exchange rates </w:t>
      </w:r>
      <w:r w:rsidR="002F502B">
        <w:rPr>
          <w:sz w:val="24"/>
          <w:szCs w:val="24"/>
        </w:rPr>
        <w:fldChar w:fldCharType="begin" w:fldLock="1"/>
      </w:r>
      <w:r w:rsidR="00F5206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2F502B">
        <w:rPr>
          <w:sz w:val="24"/>
          <w:szCs w:val="24"/>
        </w:rPr>
        <w:fldChar w:fldCharType="separate"/>
      </w:r>
      <w:r w:rsidR="002F502B" w:rsidRPr="002F502B">
        <w:rPr>
          <w:noProof/>
          <w:sz w:val="24"/>
          <w:szCs w:val="24"/>
        </w:rPr>
        <w:t>(Byrialsen et al., 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A21279">
        <w:rPr>
          <w:sz w:val="24"/>
          <w:szCs w:val="24"/>
        </w:rPr>
        <w:t xml:space="preserve"> </w:t>
      </w:r>
      <w:r w:rsidR="002F502B" w:rsidRPr="002F502B">
        <w:rPr>
          <w:sz w:val="24"/>
          <w:szCs w:val="24"/>
        </w:rPr>
        <w:t xml:space="preserve">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 xml:space="preserve">As our focus is towards the dynamics of the labor market, it is worth noting that duo to a high rate of employment, the Danish economy is very likely to face labor shortages in the labor market. In order to capture this </w:t>
      </w:r>
      <w:r w:rsidR="00F5206F">
        <w:rPr>
          <w:sz w:val="24"/>
          <w:szCs w:val="24"/>
        </w:rPr>
        <w:fldChar w:fldCharType="begin" w:fldLock="1"/>
      </w:r>
      <w:r w:rsidR="00C100EC">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F5206F">
        <w:rPr>
          <w:sz w:val="24"/>
          <w:szCs w:val="24"/>
        </w:rPr>
        <w:fldChar w:fldCharType="separate"/>
      </w:r>
      <w:r w:rsidR="00F5206F" w:rsidRPr="00F5206F">
        <w:rPr>
          <w:noProof/>
          <w:sz w:val="24"/>
          <w:szCs w:val="24"/>
        </w:rPr>
        <w:t>(Byrialsen et al., 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759E9641"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127EA8">
        <w:rPr>
          <w:rFonts w:cstheme="minorHAnsi"/>
          <w:sz w:val="24"/>
          <w:szCs w:val="24"/>
        </w:rPr>
        <w:t xml:space="preserve"> </w:t>
      </w:r>
      <w:r w:rsidR="00127EA8">
        <w:rPr>
          <w:rFonts w:cstheme="minorHAnsi"/>
          <w:sz w:val="24"/>
          <w:szCs w:val="24"/>
        </w:rPr>
        <w:fldChar w:fldCharType="begin" w:fldLock="1"/>
      </w:r>
      <w:r w:rsidR="002F502B">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127EA8">
        <w:rPr>
          <w:rFonts w:cstheme="minorHAnsi"/>
          <w:sz w:val="24"/>
          <w:szCs w:val="24"/>
        </w:rPr>
        <w:fldChar w:fldCharType="separate"/>
      </w:r>
      <w:r w:rsidR="002F502B" w:rsidRPr="002F502B">
        <w:rPr>
          <w:rFonts w:cstheme="minorHAnsi"/>
          <w:noProof/>
          <w:sz w:val="24"/>
          <w:szCs w:val="24"/>
        </w:rPr>
        <w:t>(Byrialsen et al., 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w:lastRenderedPageBreak/>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713CD9B"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3A3E5473"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7A283C29"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w:t>
      </w:r>
      <w:proofErr w:type="gramStart"/>
      <w:r w:rsidR="009B3489">
        <w:rPr>
          <w:rFonts w:cstheme="minorHAnsi"/>
          <w:sz w:val="24"/>
          <w:szCs w:val="24"/>
        </w:rPr>
        <w:t>include</w:t>
      </w:r>
      <w:proofErr w:type="gramEnd"/>
      <w:r w:rsidR="009B3489">
        <w:rPr>
          <w:rFonts w:cstheme="minorHAnsi"/>
          <w:sz w:val="24"/>
          <w:szCs w:val="24"/>
        </w:rPr>
        <w:t xml:space="preserv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3DFBF8FC"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 xml:space="preserve">. </w:t>
      </w:r>
      <w:r w:rsidR="00D71028" w:rsidRPr="00D71028">
        <w:rPr>
          <w:sz w:val="24"/>
          <w:szCs w:val="24"/>
        </w:rPr>
        <w:t xml:space="preserve">As the ministry of finance calculates the maximum level of income insurance once a </w:t>
      </w:r>
      <w:r w:rsidR="00D71028" w:rsidRPr="00D71028">
        <w:rPr>
          <w:sz w:val="24"/>
          <w:szCs w:val="24"/>
        </w:rPr>
        <w:lastRenderedPageBreak/>
        <w:t>year, we estimate it for the first quarter hereafter keeping it fixed</w:t>
      </w:r>
      <w:r w:rsidRPr="00D71028">
        <w:rPr>
          <w:sz w:val="24"/>
          <w:szCs w:val="24"/>
        </w:rPr>
        <w:t>.</w:t>
      </w:r>
      <w:r w:rsidRPr="00AB3D2F">
        <w:rPr>
          <w:rFonts w:cstheme="minorHAnsi"/>
          <w:sz w:val="24"/>
          <w:szCs w:val="24"/>
        </w:rPr>
        <w:t xml:space="preserve"> 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12"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12"/>
      <w:r w:rsidRPr="00AB3D2F">
        <w:rPr>
          <w:rFonts w:cstheme="minorHAnsi"/>
          <w:sz w:val="24"/>
          <w:szCs w:val="24"/>
        </w:rPr>
        <w:t xml:space="preserve">the rate adjustment percentage is calculated in the 1. Quarter and held fixed to the end of the year. </w:t>
      </w:r>
    </w:p>
    <w:p w14:paraId="247A7A17" w14:textId="7AA1E54C"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8ED7A16"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w:t>
      </w:r>
      <w:r w:rsidRPr="00AB3D2F">
        <w:rPr>
          <w:rFonts w:cstheme="minorHAnsi"/>
          <w:sz w:val="24"/>
          <w:szCs w:val="24"/>
        </w:rPr>
        <w:lastRenderedPageBreak/>
        <w:t xml:space="preserve">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w:t>
      </w:r>
      <w:r w:rsidR="006A2B2C">
        <w:rPr>
          <w:rFonts w:cstheme="minorHAnsi"/>
          <w:sz w:val="24"/>
          <w:szCs w:val="24"/>
        </w:rPr>
        <w:t xml:space="preserve"> when the maximum level of income insurance increases approximately 85% </w:t>
      </w:r>
      <w:r w:rsidR="00EC5CB9">
        <w:rPr>
          <w:rFonts w:cstheme="minorHAnsi"/>
          <w:sz w:val="24"/>
          <w:szCs w:val="24"/>
        </w:rPr>
        <w:t>would experience a one-to-one increase, on the other hand</w:t>
      </w:r>
      <w:r w:rsidRPr="00AB3D2F">
        <w:rPr>
          <w:rFonts w:cstheme="minorHAnsi"/>
          <w:sz w:val="24"/>
          <w:szCs w:val="24"/>
        </w:rPr>
        <w:t xml:space="preserve"> people not getting the maximum level would </w:t>
      </w:r>
      <w:r w:rsidR="00EC5CB9">
        <w:rPr>
          <w:rFonts w:cstheme="minorHAnsi"/>
          <w:sz w:val="24"/>
          <w:szCs w:val="24"/>
        </w:rPr>
        <w:t>experience no or a lower increase depending on whether the increase in the maximum level of income insurance is because of higher wages</w:t>
      </w:r>
      <w:r w:rsidR="00EC5CB9" w:rsidRPr="00967F45">
        <w:rPr>
          <w:rStyle w:val="Fodnotehenvisning"/>
        </w:rPr>
        <w:footnoteReference w:id="6"/>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5D590555"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6FDBE4B1"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 </w:t>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lastRenderedPageBreak/>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6D0721B" w:rsidR="003A3E3B" w:rsidRDefault="003A3E3B" w:rsidP="003A3E3B">
      <w:pPr>
        <w:pStyle w:val="Billedtekst"/>
        <w:keepNext/>
      </w:pPr>
      <w:r>
        <w:t xml:space="preserve">Figure </w:t>
      </w:r>
      <w:fldSimple w:instr=" STYLEREF 1 \s ">
        <w:r w:rsidR="00BF05F0">
          <w:rPr>
            <w:noProof/>
          </w:rPr>
          <w:t>0</w:t>
        </w:r>
      </w:fldSimple>
      <w:r w:rsidR="00BF05F0">
        <w:noBreakHyphen/>
      </w:r>
      <w:fldSimple w:instr=" SEQ Figure \* ARABIC \s 1 ">
        <w:r w:rsidR="00BF05F0">
          <w:rPr>
            <w:noProof/>
          </w:rPr>
          <w:t>1</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lastRenderedPageBreak/>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3694BDE9" w:rsidR="003A3E3B" w:rsidRDefault="003A3E3B" w:rsidP="003A3E3B">
      <w:pPr>
        <w:pStyle w:val="Billedtekst"/>
        <w:keepNext/>
      </w:pPr>
      <w:bookmarkStart w:id="13" w:name="_Ref119756235"/>
      <w:r>
        <w:t xml:space="preserve">Figure </w:t>
      </w:r>
      <w:fldSimple w:instr=" STYLEREF 1 \s ">
        <w:r w:rsidR="00BF05F0">
          <w:rPr>
            <w:noProof/>
          </w:rPr>
          <w:t>0</w:t>
        </w:r>
      </w:fldSimple>
      <w:r w:rsidR="00BF05F0">
        <w:noBreakHyphen/>
      </w:r>
      <w:fldSimple w:instr=" SEQ Figure \* ARABIC \s 1 ">
        <w:r w:rsidR="00BF05F0">
          <w:rPr>
            <w:noProof/>
          </w:rPr>
          <w:t>2</w:t>
        </w:r>
      </w:fldSimple>
      <w:bookmarkEnd w:id="13"/>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14"/>
      <w:commentRangeStart w:id="15"/>
      <w:commentRangeStart w:id="16"/>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w:t>
      </w:r>
      <w:r w:rsidR="0078484D" w:rsidRPr="00AC0541">
        <w:rPr>
          <w:sz w:val="24"/>
          <w:szCs w:val="24"/>
        </w:rPr>
        <w:lastRenderedPageBreak/>
        <w:t xml:space="preserve">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14"/>
      <w:r w:rsidR="003C0301">
        <w:rPr>
          <w:rStyle w:val="Kommentarhenvisning"/>
        </w:rPr>
        <w:commentReference w:id="14"/>
      </w:r>
      <w:commentRangeEnd w:id="15"/>
      <w:r w:rsidR="003C0301">
        <w:rPr>
          <w:rStyle w:val="Kommentarhenvisning"/>
        </w:rPr>
        <w:commentReference w:id="15"/>
      </w:r>
      <w:commentRangeEnd w:id="16"/>
      <w:r w:rsidR="000876FC">
        <w:rPr>
          <w:rStyle w:val="Kommentarhenvisning"/>
        </w:rPr>
        <w:commentReference w:id="16"/>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630D4364"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675E6C">
        <w:rPr>
          <w:rStyle w:val="Fodnotehenvisning"/>
          <w:sz w:val="24"/>
          <w:szCs w:val="24"/>
        </w:rPr>
        <w:footnoteReference w:id="8"/>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068BBE75" w:rsidR="004878A3" w:rsidRDefault="004878A3" w:rsidP="0078484D">
      <w:pPr>
        <w:spacing w:line="360" w:lineRule="auto"/>
      </w:pPr>
    </w:p>
    <w:p w14:paraId="757EEC36" w14:textId="648747C1" w:rsidR="006C4623" w:rsidRPr="00967C56" w:rsidRDefault="00D71028" w:rsidP="0078484D">
      <w:pPr>
        <w:spacing w:line="360" w:lineRule="auto"/>
      </w:pPr>
      <w:r w:rsidRPr="00934626">
        <w:rPr>
          <w:sz w:val="24"/>
          <w:szCs w:val="24"/>
        </w:rPr>
        <w:t>In the first Scenario we perform a counter factual shock in removing the suppressing of the rate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Pr="00934626">
        <w:rPr>
          <w:sz w:val="24"/>
          <w:szCs w:val="24"/>
        </w:rPr>
        <w:lastRenderedPageBreak/>
        <w:t>rate regulation percentage</w:t>
      </w:r>
      <w:r w:rsidR="00967C56" w:rsidRPr="00934626">
        <w:rPr>
          <w:sz w:val="24"/>
          <w:szCs w:val="24"/>
        </w:rPr>
        <w:t xml:space="preserve"> is</w:t>
      </w:r>
      <w:r w:rsidRPr="00934626">
        <w:rPr>
          <w:sz w:val="24"/>
          <w:szCs w:val="24"/>
        </w:rPr>
        <w:t xml:space="preserve"> usually set to 2% </w:t>
      </w:r>
      <w:r w:rsidR="00967C56" w:rsidRPr="00934626">
        <w:rPr>
          <w:sz w:val="24"/>
          <w:szCs w:val="24"/>
        </w:rPr>
        <w:t xml:space="preserve">but due to the tax reform of 2012 </w:t>
      </w:r>
      <w:r w:rsidRPr="00934626">
        <w:rPr>
          <w:sz w:val="24"/>
          <w:szCs w:val="24"/>
        </w:rPr>
        <w:t>is subtracted</w:t>
      </w:r>
      <w:r w:rsidR="00967C56" w:rsidRPr="00934626">
        <w:rPr>
          <w:sz w:val="24"/>
          <w:szCs w:val="24"/>
        </w:rPr>
        <w:t xml:space="preserve"> by</w:t>
      </w:r>
      <w:r w:rsidRPr="00934626">
        <w:rPr>
          <w:sz w:val="24"/>
          <w:szCs w:val="24"/>
        </w:rPr>
        <w:t xml:space="preserve"> 0.35% points in 2016, 0.45% points in 2017</w:t>
      </w:r>
      <w:r w:rsidR="00967C56" w:rsidRPr="00934626">
        <w:rPr>
          <w:sz w:val="24"/>
          <w:szCs w:val="24"/>
        </w:rPr>
        <w:t>,</w:t>
      </w:r>
      <w:r w:rsidRPr="00934626">
        <w:rPr>
          <w:sz w:val="24"/>
          <w:szCs w:val="24"/>
        </w:rPr>
        <w:t xml:space="preserve"> and 0.75% points in 2018-2020. In </w:t>
      </w:r>
      <w:r w:rsidR="00967C56" w:rsidRPr="00934626">
        <w:rPr>
          <w:sz w:val="24"/>
          <w:szCs w:val="24"/>
        </w:rPr>
        <w:t>the shock</w:t>
      </w:r>
      <w:r w:rsidRPr="00934626">
        <w:rPr>
          <w:sz w:val="24"/>
          <w:szCs w:val="24"/>
        </w:rPr>
        <w:t xml:space="preserve"> we keep it fixed at 2% for the entire period</w:t>
      </w:r>
      <w:r w:rsidR="00967C56" w:rsidRPr="00934626">
        <w:rPr>
          <w:sz w:val="24"/>
          <w:szCs w:val="24"/>
        </w:rPr>
        <w:t xml:space="preserve">. </w:t>
      </w:r>
      <w:r w:rsidRPr="00934626">
        <w:rPr>
          <w:sz w:val="24"/>
          <w:szCs w:val="24"/>
        </w:rPr>
        <w:t xml:space="preserve"> </w:t>
      </w:r>
      <w:r w:rsidR="00967C56" w:rsidRPr="00934626">
        <w:rPr>
          <w:sz w:val="24"/>
          <w:szCs w:val="24"/>
        </w:rPr>
        <w:t>As we perform the shock on the Baseline model, the only channel in which a higher level of income</w:t>
      </w:r>
      <w:r w:rsidR="00967C56">
        <w:t xml:space="preserve"> </w:t>
      </w:r>
      <w:r w:rsidR="00967C56" w:rsidRPr="00934626">
        <w:rPr>
          <w:sz w:val="24"/>
          <w:szCs w:val="24"/>
        </w:rPr>
        <w:t xml:space="preserve">insurance will affect the economy is through the Demand-channel.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9"/>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53D9FA9F" w:rsidR="003A3E3B" w:rsidRDefault="003A3E3B" w:rsidP="003A3E3B">
      <w:pPr>
        <w:pStyle w:val="Billedtekst"/>
        <w:keepNext/>
      </w:pPr>
      <w:bookmarkStart w:id="17" w:name="_Ref119756278"/>
      <w:r>
        <w:t xml:space="preserve">Figure </w:t>
      </w:r>
      <w:fldSimple w:instr=" STYLEREF 1 \s ">
        <w:r w:rsidR="00BF05F0">
          <w:rPr>
            <w:noProof/>
          </w:rPr>
          <w:t>0</w:t>
        </w:r>
      </w:fldSimple>
      <w:r w:rsidR="00BF05F0">
        <w:noBreakHyphen/>
      </w:r>
      <w:fldSimple w:instr=" SEQ Figure \* ARABIC \s 1 ">
        <w:r w:rsidR="00BF05F0">
          <w:rPr>
            <w:noProof/>
          </w:rPr>
          <w:t>3</w:t>
        </w:r>
      </w:fldSimple>
      <w:bookmarkEnd w:id="17"/>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w:t>
      </w:r>
      <w:r w:rsidR="00C04F99" w:rsidRPr="00AC0541">
        <w:rPr>
          <w:sz w:val="24"/>
          <w:szCs w:val="24"/>
        </w:rPr>
        <w:lastRenderedPageBreak/>
        <w:t xml:space="preserve">government will fall. These effects take into account the increased tax payments that the households will experience. </w:t>
      </w:r>
    </w:p>
    <w:p w14:paraId="52E7D895" w14:textId="2A766F43" w:rsidR="003A3E3B" w:rsidRDefault="003A3E3B" w:rsidP="003A3E3B">
      <w:pPr>
        <w:pStyle w:val="Billedtekst"/>
        <w:keepNext/>
      </w:pPr>
      <w:r>
        <w:t xml:space="preserve">Figure </w:t>
      </w:r>
      <w:fldSimple w:instr=" STYLEREF 1 \s ">
        <w:r w:rsidR="00BF05F0">
          <w:rPr>
            <w:noProof/>
          </w:rPr>
          <w:t>0</w:t>
        </w:r>
      </w:fldSimple>
      <w:r w:rsidR="00BF05F0">
        <w:noBreakHyphen/>
      </w:r>
      <w:fldSimple w:instr=" SEQ Figure \* ARABIC \s 1 ">
        <w:r w:rsidR="00BF05F0">
          <w:rPr>
            <w:noProof/>
          </w:rPr>
          <w:t>4</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16C24352"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303BB162" w:rsidR="003A3E3B" w:rsidRDefault="003A3E3B" w:rsidP="003A3E3B">
      <w:pPr>
        <w:pStyle w:val="Billedtekst"/>
        <w:keepNext/>
      </w:pPr>
      <w:r>
        <w:t xml:space="preserve">Figure </w:t>
      </w:r>
      <w:fldSimple w:instr=" STYLEREF 1 \s ">
        <w:r w:rsidR="00BF05F0">
          <w:rPr>
            <w:noProof/>
          </w:rPr>
          <w:t>0</w:t>
        </w:r>
      </w:fldSimple>
      <w:r w:rsidR="00BF05F0">
        <w:noBreakHyphen/>
      </w:r>
      <w:fldSimple w:instr=" SEQ Figure \* ARABIC \s 1 ">
        <w:r w:rsidR="00BF05F0">
          <w:rPr>
            <w:noProof/>
          </w:rPr>
          <w:t>5</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4E315A6"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lastRenderedPageBreak/>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one describing the relationship between maximum level of income 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w:t>
      </w:r>
      <w:r w:rsidR="000412E2">
        <w:rPr>
          <w:sz w:val="24"/>
          <w:szCs w:val="24"/>
        </w:rPr>
        <w:t>e,</w:t>
      </w:r>
      <w:r w:rsidR="0006174A" w:rsidRPr="00AC0541">
        <w:rPr>
          <w:sz w:val="24"/>
          <w:szCs w:val="24"/>
        </w:rPr>
        <w:t xml:space="preserve">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18"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18"/>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19"/>
      <w:r w:rsidR="001A7BAE" w:rsidRPr="00AC0541">
        <w:rPr>
          <w:sz w:val="24"/>
          <w:szCs w:val="24"/>
        </w:rPr>
        <w:t>wages</w:t>
      </w:r>
      <w:commentRangeEnd w:id="19"/>
      <w:r w:rsidR="00BF11E0" w:rsidRPr="00AC0541">
        <w:rPr>
          <w:rStyle w:val="Kommentarhenvisning"/>
          <w:sz w:val="24"/>
          <w:szCs w:val="24"/>
        </w:rPr>
        <w:commentReference w:id="19"/>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12003651" w:rsidR="003E500D" w:rsidRDefault="003E500D" w:rsidP="003E500D">
      <w:pPr>
        <w:pStyle w:val="Billedtekst"/>
        <w:keepNext/>
      </w:pPr>
      <w:r>
        <w:t xml:space="preserve">Figure </w:t>
      </w:r>
      <w:fldSimple w:instr=" STYLEREF 1 \s ">
        <w:r w:rsidR="00BF05F0">
          <w:rPr>
            <w:noProof/>
          </w:rPr>
          <w:t>0</w:t>
        </w:r>
      </w:fldSimple>
      <w:r w:rsidR="00BF05F0">
        <w:noBreakHyphen/>
      </w:r>
      <w:fldSimple w:instr=" SEQ Figure \* ARABIC \s 1 ">
        <w:r w:rsidR="00BF05F0">
          <w:rPr>
            <w:noProof/>
          </w:rPr>
          <w:t>6</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559651AF" w:rsidR="003E500D" w:rsidRDefault="003E500D" w:rsidP="003E500D">
      <w:pPr>
        <w:pStyle w:val="Billedtekst"/>
        <w:keepNext/>
      </w:pPr>
      <w:r>
        <w:lastRenderedPageBreak/>
        <w:t xml:space="preserve">Figure </w:t>
      </w:r>
      <w:fldSimple w:instr=" STYLEREF 1 \s ">
        <w:r w:rsidR="00BF05F0">
          <w:rPr>
            <w:noProof/>
          </w:rPr>
          <w:t>0</w:t>
        </w:r>
      </w:fldSimple>
      <w:r w:rsidR="00BF05F0">
        <w:noBreakHyphen/>
      </w:r>
      <w:fldSimple w:instr=" SEQ Figure \* ARABIC \s 1 ">
        <w:r w:rsidR="00BF05F0">
          <w:rPr>
            <w:noProof/>
          </w:rPr>
          <w:t>7</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20"/>
      <w:commentRangeStart w:id="21"/>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20"/>
      <w:r w:rsidR="00D74D8E" w:rsidRPr="00AC0541">
        <w:rPr>
          <w:rStyle w:val="Kommentarhenvisning"/>
          <w:sz w:val="24"/>
          <w:szCs w:val="24"/>
        </w:rPr>
        <w:commentReference w:id="20"/>
      </w:r>
      <w:commentRangeEnd w:id="21"/>
      <w:r w:rsidR="009705F4" w:rsidRPr="00AC0541">
        <w:rPr>
          <w:rStyle w:val="Kommentarhenvisning"/>
          <w:sz w:val="24"/>
          <w:szCs w:val="24"/>
        </w:rPr>
        <w:commentReference w:id="21"/>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22"/>
      <w:commentRangeStart w:id="23"/>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22"/>
      <w:commentRangeEnd w:id="23"/>
      <w:r w:rsidR="00D74D8E" w:rsidRPr="00AC0541">
        <w:rPr>
          <w:rStyle w:val="Kommentarhenvisning"/>
          <w:sz w:val="24"/>
          <w:szCs w:val="24"/>
        </w:rPr>
        <w:commentReference w:id="22"/>
      </w:r>
      <w:r w:rsidR="0075087B" w:rsidRPr="00AC0541">
        <w:rPr>
          <w:rStyle w:val="Kommentarhenvisning"/>
          <w:sz w:val="24"/>
          <w:szCs w:val="24"/>
        </w:rPr>
        <w:commentReference w:id="23"/>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20A3E303" w:rsidR="003E500D" w:rsidRDefault="003E500D" w:rsidP="003E500D">
      <w:pPr>
        <w:pStyle w:val="Billedtekst"/>
        <w:keepNext/>
      </w:pPr>
      <w:r>
        <w:lastRenderedPageBreak/>
        <w:t xml:space="preserve">Figure </w:t>
      </w:r>
      <w:fldSimple w:instr=" STYLEREF 1 \s ">
        <w:r w:rsidR="00BF05F0">
          <w:rPr>
            <w:noProof/>
          </w:rPr>
          <w:t>0</w:t>
        </w:r>
      </w:fldSimple>
      <w:r w:rsidR="00BF05F0">
        <w:noBreakHyphen/>
      </w:r>
      <w:fldSimple w:instr=" SEQ Figure \* ARABIC \s 1 ">
        <w:r w:rsidR="00BF05F0">
          <w:rPr>
            <w:noProof/>
          </w:rPr>
          <w:t>8</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3C056B85" w:rsidR="003E500D" w:rsidRDefault="003E500D" w:rsidP="003E500D">
      <w:pPr>
        <w:pStyle w:val="Billedtekst"/>
        <w:keepNext/>
      </w:pPr>
      <w:r>
        <w:t xml:space="preserve">Figure </w:t>
      </w:r>
      <w:fldSimple w:instr=" STYLEREF 1 \s ">
        <w:r w:rsidR="00BF05F0">
          <w:rPr>
            <w:noProof/>
          </w:rPr>
          <w:t>0</w:t>
        </w:r>
      </w:fldSimple>
      <w:r w:rsidR="00BF05F0">
        <w:noBreakHyphen/>
      </w:r>
      <w:fldSimple w:instr=" SEQ Figure \* ARABIC \s 1 ">
        <w:r w:rsidR="00BF05F0">
          <w:rPr>
            <w:noProof/>
          </w:rPr>
          <w:t>9</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lastRenderedPageBreak/>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10"/>
      </w:r>
      <w:r w:rsidR="008E3678">
        <w:rPr>
          <w:sz w:val="24"/>
          <w:szCs w:val="24"/>
        </w:rPr>
        <w:t xml:space="preserve">.  </w:t>
      </w:r>
      <w:commentRangeStart w:id="24"/>
      <w:commentRangeStart w:id="25"/>
      <w:commentRangeStart w:id="26"/>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24"/>
      <w:r w:rsidR="00D74D8E" w:rsidRPr="00AC0541">
        <w:rPr>
          <w:rStyle w:val="Kommentarhenvisning"/>
          <w:sz w:val="24"/>
          <w:szCs w:val="24"/>
        </w:rPr>
        <w:commentReference w:id="24"/>
      </w:r>
      <w:commentRangeEnd w:id="25"/>
      <w:r w:rsidR="008E3678">
        <w:rPr>
          <w:rStyle w:val="Kommentarhenvisning"/>
        </w:rPr>
        <w:commentReference w:id="25"/>
      </w:r>
      <w:commentRangeEnd w:id="26"/>
      <w:r w:rsidR="00904699">
        <w:rPr>
          <w:rStyle w:val="Kommentarhenvisning"/>
        </w:rPr>
        <w:commentReference w:id="26"/>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3F8DC531"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1"/>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sidRPr="00967F45">
        <w:rPr>
          <w:rStyle w:val="Fodnotehenvisning"/>
        </w:rPr>
        <w:footnoteReference w:id="12"/>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AAE1B4D"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CD2B12" w:rsidRPr="00AC0541">
        <w:rPr>
          <w:sz w:val="24"/>
          <w:szCs w:val="24"/>
        </w:rPr>
        <w:t xml:space="preserve">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27"/>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27"/>
      <w:r w:rsidR="00EB209C" w:rsidRPr="00AC0541">
        <w:rPr>
          <w:rStyle w:val="Kommentarhenvisning"/>
          <w:sz w:val="24"/>
          <w:szCs w:val="24"/>
        </w:rPr>
        <w:commentReference w:id="27"/>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w:t>
      </w:r>
      <w:r w:rsidR="00ED0C06" w:rsidRPr="00AC0541">
        <w:rPr>
          <w:sz w:val="24"/>
          <w:szCs w:val="24"/>
        </w:rPr>
        <w:lastRenderedPageBreak/>
        <w:t xml:space="preserve">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0318682F" w:rsidR="003E500D" w:rsidRDefault="003E500D" w:rsidP="003E500D">
      <w:pPr>
        <w:pStyle w:val="Billedtekst"/>
        <w:keepNext/>
      </w:pPr>
      <w:r>
        <w:t xml:space="preserve">Figure </w:t>
      </w:r>
      <w:fldSimple w:instr=" STYLEREF 1 \s ">
        <w:r w:rsidR="00BF05F0">
          <w:rPr>
            <w:noProof/>
          </w:rPr>
          <w:t>0</w:t>
        </w:r>
      </w:fldSimple>
      <w:r w:rsidR="00BF05F0">
        <w:noBreakHyphen/>
      </w:r>
      <w:fldSimple w:instr=" SEQ Figure \* ARABIC \s 1 ">
        <w:r w:rsidR="00BF05F0">
          <w:rPr>
            <w:noProof/>
          </w:rPr>
          <w:t>10</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8B1BCCC" w:rsidR="003E500D" w:rsidRDefault="003E500D" w:rsidP="003E500D">
      <w:pPr>
        <w:pStyle w:val="Billedtekst"/>
        <w:keepNext/>
      </w:pPr>
      <w:r>
        <w:lastRenderedPageBreak/>
        <w:t xml:space="preserve">Figure </w:t>
      </w:r>
      <w:fldSimple w:instr=" STYLEREF 1 \s ">
        <w:r w:rsidR="00BF05F0">
          <w:rPr>
            <w:noProof/>
          </w:rPr>
          <w:t>0</w:t>
        </w:r>
      </w:fldSimple>
      <w:r w:rsidR="00BF05F0">
        <w:noBreakHyphen/>
      </w:r>
      <w:fldSimple w:instr=" SEQ Figure \* ARABIC \s 1 ">
        <w:r w:rsidR="00BF05F0">
          <w:rPr>
            <w:noProof/>
          </w:rPr>
          <w:t>11</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105A20CB" w:rsidR="003E500D" w:rsidRDefault="003E500D" w:rsidP="003E500D">
      <w:pPr>
        <w:pStyle w:val="Billedtekst"/>
        <w:keepNext/>
      </w:pPr>
      <w:r>
        <w:t xml:space="preserve">Figure </w:t>
      </w:r>
      <w:fldSimple w:instr=" STYLEREF 1 \s ">
        <w:r w:rsidR="00BF05F0">
          <w:rPr>
            <w:noProof/>
          </w:rPr>
          <w:t>0</w:t>
        </w:r>
      </w:fldSimple>
      <w:r w:rsidR="00BF05F0">
        <w:noBreakHyphen/>
      </w:r>
      <w:fldSimple w:instr=" SEQ Figure \* ARABIC \s 1 ">
        <w:r w:rsidR="00BF05F0">
          <w:rPr>
            <w:noProof/>
          </w:rPr>
          <w:t>12</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28"/>
      <w:commentRangeStart w:id="29"/>
      <w:commentRangeStart w:id="30"/>
      <w:commentRangeStart w:id="31"/>
      <w:r w:rsidRPr="00AC0541">
        <w:rPr>
          <w:sz w:val="24"/>
          <w:szCs w:val="24"/>
        </w:rPr>
        <w:t xml:space="preserve">approximately 150 </w:t>
      </w:r>
      <w:commentRangeEnd w:id="28"/>
      <w:r w:rsidR="00A36179" w:rsidRPr="00AC0541">
        <w:rPr>
          <w:rStyle w:val="Kommentarhenvisning"/>
          <w:sz w:val="24"/>
          <w:szCs w:val="24"/>
        </w:rPr>
        <w:commentReference w:id="28"/>
      </w:r>
      <w:commentRangeEnd w:id="29"/>
      <w:r w:rsidR="00617DDD">
        <w:rPr>
          <w:rStyle w:val="Kommentarhenvisning"/>
        </w:rPr>
        <w:commentReference w:id="29"/>
      </w:r>
      <w:commentRangeEnd w:id="30"/>
      <w:r w:rsidR="00724E4C">
        <w:rPr>
          <w:rStyle w:val="Kommentarhenvisning"/>
        </w:rPr>
        <w:commentReference w:id="30"/>
      </w:r>
      <w:commentRangeEnd w:id="31"/>
      <w:r w:rsidR="009042A8">
        <w:rPr>
          <w:rStyle w:val="Kommentarhenvisning"/>
        </w:rPr>
        <w:commentReference w:id="31"/>
      </w:r>
      <w:r w:rsidRPr="00AC0541">
        <w:rPr>
          <w:sz w:val="24"/>
          <w:szCs w:val="24"/>
        </w:rPr>
        <w:t xml:space="preserve">people in this </w:t>
      </w:r>
      <w:commentRangeStart w:id="32"/>
      <w:r w:rsidRPr="00AC0541">
        <w:rPr>
          <w:sz w:val="24"/>
          <w:szCs w:val="24"/>
        </w:rPr>
        <w:t>scenario</w:t>
      </w:r>
      <w:r w:rsidR="00845283" w:rsidRPr="00967F45">
        <w:rPr>
          <w:rStyle w:val="Fodnotehenvisning"/>
        </w:rPr>
        <w:footnoteReference w:id="13"/>
      </w:r>
      <w:r w:rsidRPr="00AC0541">
        <w:rPr>
          <w:sz w:val="24"/>
          <w:szCs w:val="24"/>
        </w:rPr>
        <w:t xml:space="preserve">. In </w:t>
      </w:r>
      <w:commentRangeEnd w:id="32"/>
      <w:r w:rsidR="00BD4800">
        <w:rPr>
          <w:rStyle w:val="Kommentarhenvisning"/>
        </w:rPr>
        <w:commentReference w:id="32"/>
      </w:r>
      <w:r w:rsidRPr="00AC0541">
        <w:rPr>
          <w:sz w:val="24"/>
          <w:szCs w:val="24"/>
        </w:rPr>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5B693634"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sidRPr="00967F45">
        <w:rPr>
          <w:rStyle w:val="Fodnotehenvisning"/>
        </w:rPr>
        <w:footnoteReference w:id="14"/>
      </w:r>
      <w:r w:rsidRPr="00AC0541">
        <w:rPr>
          <w:sz w:val="24"/>
          <w:szCs w:val="24"/>
        </w:rPr>
        <w:t xml:space="preserve">.  </w:t>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2D0790CA" w:rsidR="003E500D" w:rsidRDefault="003E500D" w:rsidP="003E500D">
      <w:pPr>
        <w:pStyle w:val="Billedtekst"/>
        <w:keepNext/>
      </w:pPr>
      <w:r>
        <w:lastRenderedPageBreak/>
        <w:t xml:space="preserve">Figure </w:t>
      </w:r>
      <w:fldSimple w:instr=" STYLEREF 1 \s ">
        <w:r w:rsidR="00BF05F0">
          <w:rPr>
            <w:noProof/>
          </w:rPr>
          <w:t>0</w:t>
        </w:r>
      </w:fldSimple>
      <w:r w:rsidR="00BF05F0">
        <w:noBreakHyphen/>
      </w:r>
      <w:fldSimple w:instr=" SEQ Figure \* ARABIC \s 1 ">
        <w:r w:rsidR="00BF05F0">
          <w:rPr>
            <w:noProof/>
          </w:rPr>
          <w:t>13</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CB018A3"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0274EB0E" w:rsidR="003E500D" w:rsidRDefault="003E500D" w:rsidP="003E500D">
      <w:pPr>
        <w:pStyle w:val="Billedtekst"/>
        <w:keepNext/>
      </w:pPr>
      <w:r>
        <w:lastRenderedPageBreak/>
        <w:t xml:space="preserve">Figure </w:t>
      </w:r>
      <w:fldSimple w:instr=" STYLEREF 1 \s ">
        <w:r w:rsidR="00BF05F0">
          <w:rPr>
            <w:noProof/>
          </w:rPr>
          <w:t>0</w:t>
        </w:r>
      </w:fldSimple>
      <w:r w:rsidR="00BF05F0">
        <w:noBreakHyphen/>
      </w:r>
      <w:fldSimple w:instr=" SEQ Figure \* ARABIC \s 1 ">
        <w:r w:rsidR="00BF05F0">
          <w:rPr>
            <w:noProof/>
          </w:rPr>
          <w:t>14</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4798C3EB"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5"/>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4F80B69C" w:rsidR="003E500D" w:rsidRDefault="003E500D" w:rsidP="003E500D">
      <w:pPr>
        <w:pStyle w:val="Billedtekst"/>
        <w:keepNext/>
      </w:pPr>
      <w:r>
        <w:t xml:space="preserve">Figure </w:t>
      </w:r>
      <w:fldSimple w:instr=" STYLEREF 1 \s ">
        <w:r w:rsidR="00BF05F0">
          <w:rPr>
            <w:noProof/>
          </w:rPr>
          <w:t>0</w:t>
        </w:r>
      </w:fldSimple>
      <w:r w:rsidR="00BF05F0">
        <w:noBreakHyphen/>
      </w:r>
      <w:fldSimple w:instr=" SEQ Figure \* ARABIC \s 1 ">
        <w:r w:rsidR="00BF05F0">
          <w:rPr>
            <w:noProof/>
          </w:rPr>
          <w:t>15</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03486502" w:rsidR="003E500D" w:rsidRDefault="003E500D" w:rsidP="003E500D">
      <w:pPr>
        <w:pStyle w:val="Billedtekst"/>
        <w:keepNext/>
      </w:pPr>
      <w:r>
        <w:lastRenderedPageBreak/>
        <w:t xml:space="preserve">Figure </w:t>
      </w:r>
      <w:fldSimple w:instr=" STYLEREF 1 \s ">
        <w:r w:rsidR="00BF05F0">
          <w:rPr>
            <w:noProof/>
          </w:rPr>
          <w:t>0</w:t>
        </w:r>
      </w:fldSimple>
      <w:r w:rsidR="00BF05F0">
        <w:noBreakHyphen/>
      </w:r>
      <w:fldSimple w:instr=" SEQ Figure \* ARABIC \s 1 ">
        <w:r w:rsidR="00BF05F0">
          <w:rPr>
            <w:noProof/>
          </w:rPr>
          <w:t>16</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26198A93" w:rsidR="003E500D" w:rsidRDefault="003E500D" w:rsidP="003E500D">
      <w:pPr>
        <w:pStyle w:val="Billedtekst"/>
        <w:keepNext/>
      </w:pPr>
      <w:r>
        <w:lastRenderedPageBreak/>
        <w:t xml:space="preserve">Figure </w:t>
      </w:r>
      <w:fldSimple w:instr=" STYLEREF 1 \s ">
        <w:r w:rsidR="00BF05F0">
          <w:rPr>
            <w:noProof/>
          </w:rPr>
          <w:t>0</w:t>
        </w:r>
      </w:fldSimple>
      <w:r w:rsidR="00BF05F0">
        <w:noBreakHyphen/>
      </w:r>
      <w:fldSimple w:instr=" SEQ Figure \* ARABIC \s 1 ">
        <w:r w:rsidR="00BF05F0">
          <w:rPr>
            <w:noProof/>
          </w:rPr>
          <w:t>17</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33" w:name="_Ref119913315"/>
      <w:r>
        <w:t xml:space="preserve">Section 5: </w:t>
      </w:r>
      <w:r w:rsidR="00BF3FA4">
        <w:t>Discussion</w:t>
      </w:r>
      <w:bookmarkEnd w:id="33"/>
    </w:p>
    <w:p w14:paraId="7CFC82EF" w14:textId="77777777" w:rsidR="00CA217F" w:rsidRPr="00CA217F" w:rsidRDefault="00CA217F" w:rsidP="00CA217F"/>
    <w:p w14:paraId="1DA3A83F" w14:textId="312311B3" w:rsidR="00BD4800" w:rsidRPr="0027369B" w:rsidRDefault="00A455E4" w:rsidP="0027369B">
      <w:pPr>
        <w:pStyle w:val="pf0"/>
        <w:spacing w:line="360" w:lineRule="auto"/>
        <w:rPr>
          <w:rFonts w:asciiTheme="minorHAnsi" w:eastAsiaTheme="majorEastAsia" w:hAnsiTheme="minorHAnsi" w:cstheme="minorHAnsi"/>
          <w:color w:val="2F5496" w:themeColor="accent1" w:themeShade="BF"/>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Pr="0027369B">
        <w:rPr>
          <w:rFonts w:asciiTheme="minorHAnsi" w:hAnsiTheme="minorHAnsi" w:cstheme="minorHAnsi"/>
        </w:rPr>
        <w:t xml:space="preserve"> macroeconomic channels</w:t>
      </w:r>
      <w:r w:rsidR="002E6A65" w:rsidRPr="0027369B">
        <w:rPr>
          <w:rFonts w:asciiTheme="minorHAnsi" w:hAnsiTheme="minorHAnsi" w:cstheme="minorHAnsi"/>
        </w:rPr>
        <w:t xml:space="preserve"> presented in section 3</w:t>
      </w:r>
      <w:r w:rsidRPr="0027369B">
        <w:rPr>
          <w:rFonts w:asciiTheme="minorHAnsi" w:hAnsiTheme="minorHAnsi" w:cstheme="minorHAnsi"/>
        </w:rPr>
        <w:t xml:space="preserve"> </w:t>
      </w:r>
      <w:r w:rsidR="002E6A65" w:rsidRPr="0027369B">
        <w:rPr>
          <w:rFonts w:asciiTheme="minorHAnsi" w:hAnsiTheme="minorHAnsi" w:cstheme="minorHAnsi"/>
        </w:rPr>
        <w:t>with the intention to analyze their</w:t>
      </w:r>
      <w:r w:rsidRPr="0027369B">
        <w:rPr>
          <w:rFonts w:asciiTheme="minorHAnsi" w:hAnsiTheme="minorHAnsi" w:cstheme="minorHAnsi"/>
        </w:rPr>
        <w:t xml:space="preserve"> effect on the Danish economy </w:t>
      </w:r>
      <w:r w:rsidR="002E6A65" w:rsidRPr="0027369B">
        <w:rPr>
          <w:rFonts w:asciiTheme="minorHAnsi" w:hAnsiTheme="minorHAnsi" w:cstheme="minorHAnsi"/>
        </w:rPr>
        <w:t>when removing the suppressing of the rate regulation percentage, thereby increasing</w:t>
      </w:r>
      <w:r w:rsidRPr="0027369B">
        <w:rPr>
          <w:rFonts w:asciiTheme="minorHAnsi" w:hAnsiTheme="minorHAnsi" w:cstheme="minorHAnsi"/>
        </w:rPr>
        <w:t xml:space="preserve"> the level of income insurance. </w:t>
      </w:r>
      <w:r w:rsidR="00BE5F4C" w:rsidRPr="0027369B">
        <w:rPr>
          <w:rFonts w:asciiTheme="minorHAnsi" w:hAnsiTheme="minorHAnsi" w:cstheme="minorHAnsi"/>
        </w:rPr>
        <w:t xml:space="preserve">In total we analyzed </w:t>
      </w:r>
      <w:r w:rsidRPr="0027369B">
        <w:rPr>
          <w:rFonts w:asciiTheme="minorHAnsi" w:hAnsiTheme="minorHAnsi" w:cstheme="minorHAnsi"/>
        </w:rPr>
        <w:t>5</w:t>
      </w:r>
      <w:r w:rsidR="00BE5F4C" w:rsidRPr="0027369B">
        <w:rPr>
          <w:rFonts w:asciiTheme="minorHAnsi" w:hAnsiTheme="minorHAnsi" w:cstheme="minorHAnsi"/>
        </w:rPr>
        <w:t xml:space="preserve"> effects neglected </w:t>
      </w:r>
      <w:r w:rsidR="00F24D30" w:rsidRPr="0027369B">
        <w:rPr>
          <w:rFonts w:asciiTheme="minorHAnsi" w:hAnsiTheme="minorHAnsi" w:cstheme="minorHAnsi"/>
        </w:rPr>
        <w:t>by</w:t>
      </w:r>
      <w:r w:rsidR="00BE5F4C" w:rsidRPr="0027369B">
        <w:rPr>
          <w:rFonts w:asciiTheme="minorHAnsi" w:hAnsiTheme="minorHAnsi" w:cstheme="minorHAnsi"/>
        </w:rPr>
        <w:t xml:space="preserve"> the income insurance model</w:t>
      </w:r>
      <w:r w:rsidR="00F165BB" w:rsidRPr="0027369B">
        <w:rPr>
          <w:rStyle w:val="Overskrift1Tegn"/>
          <w:rFonts w:asciiTheme="minorHAnsi" w:hAnsiTheme="minorHAnsi" w:cstheme="minorHAnsi"/>
          <w:sz w:val="24"/>
          <w:szCs w:val="24"/>
        </w:rPr>
        <w:t xml:space="preserve"> </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In scenario 1, the higher level of income insurance increased the aggregate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the wage-channel took into account the effect of the income insurance on the targeted wage set by the worker unions. The higher level of income insurance now </w:t>
      </w:r>
      <w:proofErr w:type="gramStart"/>
      <w:r w:rsidR="00F165BB" w:rsidRPr="0027369B">
        <w:rPr>
          <w:rStyle w:val="cf01"/>
          <w:rFonts w:asciiTheme="minorHAnsi" w:hAnsiTheme="minorHAnsi" w:cstheme="minorHAnsi"/>
          <w:sz w:val="24"/>
          <w:szCs w:val="24"/>
        </w:rPr>
        <w:t>increase</w:t>
      </w:r>
      <w:proofErr w:type="gramEnd"/>
      <w:r w:rsidR="00F165BB" w:rsidRPr="0027369B">
        <w:rPr>
          <w:rStyle w:val="cf01"/>
          <w:rFonts w:asciiTheme="minorHAnsi" w:hAnsiTheme="minorHAnsi" w:cstheme="minorHAnsi"/>
          <w:sz w:val="24"/>
          <w:szCs w:val="24"/>
        </w:rPr>
        <w:t xml:space="preserve"> </w:t>
      </w:r>
      <w:r w:rsidR="00F165BB" w:rsidRPr="0027369B">
        <w:rPr>
          <w:rStyle w:val="cf01"/>
          <w:rFonts w:asciiTheme="minorHAnsi" w:hAnsiTheme="minorHAnsi" w:cstheme="minorHAnsi"/>
          <w:sz w:val="24"/>
          <w:szCs w:val="24"/>
        </w:rPr>
        <w:lastRenderedPageBreak/>
        <w:t>wages, as the Danish economy is categorized as profit-led GDP falls increasing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higher level of income insurance affected increased the incentives to be part of the income insurance program thereby increasing the</w:t>
      </w:r>
      <w:r w:rsidR="00E861C4" w:rsidRPr="0027369B">
        <w:rPr>
          <w:rFonts w:asciiTheme="minorHAnsi" w:hAnsiTheme="minorHAnsi" w:cstheme="minorHAnsi"/>
        </w:rPr>
        <w:t xml:space="preserve"> insurance rate</w:t>
      </w:r>
      <w:r w:rsidR="00503A28" w:rsidRPr="0027369B">
        <w:rPr>
          <w:rFonts w:asciiTheme="minorHAnsi" w:hAnsiTheme="minorHAnsi" w:cstheme="minorHAnsi"/>
        </w:rPr>
        <w:t xml:space="preserve">, this increases the amount of income insurance paid to households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503A28" w:rsidRPr="0027369B">
        <w:rPr>
          <w:rFonts w:asciiTheme="minorHAnsi" w:hAnsiTheme="minorHAnsi" w:cstheme="minorHAnsi"/>
        </w:rPr>
        <w:t xml:space="preserve"> following the same effects of scenario 1</w:t>
      </w:r>
      <w:r w:rsidR="00503A28" w:rsidRPr="0027369B">
        <w:rPr>
          <w:rStyle w:val="Fodnotehenvisning"/>
          <w:rFonts w:asciiTheme="minorHAnsi" w:hAnsiTheme="minorHAnsi" w:cstheme="minorHAnsi"/>
        </w:rPr>
        <w:footnoteReference w:id="16"/>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34"/>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34"/>
      <w:r w:rsidR="00BD4800" w:rsidRPr="0027369B">
        <w:rPr>
          <w:rStyle w:val="Kommentarhenvisning"/>
          <w:rFonts w:asciiTheme="minorHAnsi" w:hAnsiTheme="minorHAnsi" w:cstheme="minorHAnsi"/>
          <w:sz w:val="24"/>
          <w:szCs w:val="24"/>
        </w:rPr>
        <w:commentReference w:id="34"/>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BD4800" w:rsidRPr="0027369B">
        <w:rPr>
          <w:rFonts w:asciiTheme="minorHAnsi" w:hAnsiTheme="minorHAnsi" w:cstheme="minorHAnsi"/>
        </w:rPr>
        <w:t>an increase in the average level of income insurance increased</w:t>
      </w:r>
      <w:r w:rsidR="00E861C4" w:rsidRPr="0027369B">
        <w:rPr>
          <w:rFonts w:asciiTheme="minorHAnsi" w:hAnsiTheme="minorHAnsi" w:cstheme="minorHAnsi"/>
        </w:rPr>
        <w:t xml:space="preserve"> productivity</w:t>
      </w:r>
      <w:r w:rsidR="00BD4800" w:rsidRPr="0027369B">
        <w:rPr>
          <w:rFonts w:asciiTheme="minorHAnsi" w:hAnsiTheme="minorHAnsi" w:cstheme="minorHAnsi"/>
        </w:rPr>
        <w:t xml:space="preserve"> as workers are now more productive, firms would need fewer workers to meet the same demand, therefore increasing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1EFC0D70" w14:textId="77777777" w:rsidR="0027369B"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 to feed into each other by</w:t>
      </w:r>
      <w:r w:rsidR="00C12361">
        <w:rPr>
          <w:sz w:val="24"/>
          <w:szCs w:val="24"/>
        </w:rPr>
        <w:t xml:space="preserve"> </w:t>
      </w:r>
      <w:r w:rsidR="0027369B">
        <w:rPr>
          <w:sz w:val="24"/>
          <w:szCs w:val="24"/>
        </w:rPr>
        <w:t>including</w:t>
      </w:r>
      <w:r w:rsidRPr="00F73F7D">
        <w:rPr>
          <w:sz w:val="24"/>
          <w:szCs w:val="24"/>
        </w:rPr>
        <w:t xml:space="preserve"> all channels</w:t>
      </w:r>
      <w:r w:rsidR="00BD4800">
        <w:rPr>
          <w:sz w:val="24"/>
          <w:szCs w:val="24"/>
        </w:rPr>
        <w:t xml:space="preserve"> just described</w:t>
      </w:r>
      <w:r w:rsidRPr="00F73F7D">
        <w:rPr>
          <w:sz w:val="24"/>
          <w:szCs w:val="24"/>
        </w:rPr>
        <w:t xml:space="preserve"> beside</w:t>
      </w:r>
      <w:r w:rsidR="00C12361">
        <w:rPr>
          <w:sz w:val="24"/>
          <w:szCs w:val="24"/>
        </w:rPr>
        <w:t>s</w:t>
      </w:r>
      <w:r w:rsidRPr="00F73F7D">
        <w:rPr>
          <w:sz w:val="24"/>
          <w:szCs w:val="24"/>
        </w:rPr>
        <w:t xml:space="preserve"> the productivity channel </w:t>
      </w:r>
      <w:r w:rsidR="00BD4800" w:rsidRPr="00F73F7D">
        <w:rPr>
          <w:sz w:val="24"/>
          <w:szCs w:val="24"/>
        </w:rPr>
        <w:t>increa</w:t>
      </w:r>
      <w:r w:rsidR="00BD4800">
        <w:rPr>
          <w:sz w:val="24"/>
          <w:szCs w:val="24"/>
        </w:rPr>
        <w:t>sing</w:t>
      </w:r>
      <w:r w:rsidRPr="00F73F7D">
        <w:rPr>
          <w:sz w:val="24"/>
          <w:szCs w:val="24"/>
        </w:rPr>
        <w:t xml:space="preserve"> the number of unemployed by 2362 people</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w:t>
      </w:r>
      <w:r w:rsidR="0027369B">
        <w:rPr>
          <w:sz w:val="24"/>
          <w:szCs w:val="24"/>
        </w:rPr>
        <w:t>channels</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7"/>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w:t>
      </w:r>
    </w:p>
    <w:p w14:paraId="18C6AD35" w14:textId="1934F086" w:rsidR="007E6AD1" w:rsidRPr="0027369B" w:rsidRDefault="00786A9E" w:rsidP="00F73F7D">
      <w:pPr>
        <w:spacing w:line="360" w:lineRule="auto"/>
      </w:pPr>
      <w:r>
        <w:rPr>
          <w:sz w:val="24"/>
          <w:szCs w:val="24"/>
        </w:rPr>
        <w:br/>
        <w:t xml:space="preserve">As presented in section 2 &amp; 3 the literature on income insurance is moving towards estimating the full macro elasticity instead of the micro elasticity found by the Danish income insurance model. Therefor we start this discussion by presenting the current empirical results for the relationship between the micro and macro elasticity. We then estimate both the macro and micro elasticity for Denmark using the results of the income insurance model as well as the results found in section 4. </w:t>
      </w:r>
      <w:r>
        <w:rPr>
          <w:sz w:val="24"/>
          <w:szCs w:val="24"/>
        </w:rPr>
        <w:lastRenderedPageBreak/>
        <w:t xml:space="preserve">Next, we use the elasticities to evaluate the decision to suppress the state regulation rate using the framework of the Baily-Chetty function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31DD77E1"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7C37CF90"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analysis carried out for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3240E2">
        <w:rPr>
          <w:sz w:val="24"/>
          <w:szCs w:val="24"/>
        </w:rPr>
        <w:fldChar w:fldCharType="begin" w:fldLock="1"/>
      </w:r>
      <w:r w:rsidR="00322F1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3240E2">
        <w:rPr>
          <w:sz w:val="24"/>
          <w:szCs w:val="24"/>
        </w:rPr>
        <w:fldChar w:fldCharType="separate"/>
      </w:r>
      <w:r w:rsidR="003240E2" w:rsidRPr="003240E2">
        <w:rPr>
          <w:noProof/>
          <w:sz w:val="24"/>
          <w:szCs w:val="24"/>
        </w:rPr>
        <w:t>(Dieterle et al., 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approaches</w:t>
      </w:r>
      <w:r w:rsidR="00D21A6E">
        <w:rPr>
          <w:rStyle w:val="Fodnotehenvisning"/>
          <w:sz w:val="24"/>
          <w:szCs w:val="24"/>
        </w:rPr>
        <w:footnoteReference w:id="18"/>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xml:space="preserve">. Second, it also requires that the effect of the policy is </w:t>
      </w:r>
      <w:r w:rsidR="00662931" w:rsidRPr="00847BCD">
        <w:rPr>
          <w:sz w:val="24"/>
          <w:szCs w:val="24"/>
        </w:rPr>
        <w:lastRenderedPageBreak/>
        <w:t>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proofErr w:type="gramStart"/>
      <w:r w:rsidR="003E1DD6" w:rsidRPr="00082FF3">
        <w:rPr>
          <w:sz w:val="24"/>
          <w:szCs w:val="24"/>
        </w:rPr>
        <w:t>is</w:t>
      </w:r>
      <w:proofErr w:type="gramEnd"/>
      <w:r w:rsidR="003E1DD6" w:rsidRPr="00082FF3">
        <w:rPr>
          <w:sz w:val="24"/>
          <w:szCs w:val="24"/>
        </w:rPr>
        <w:t xml:space="preserve">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7EF745E5"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9"/>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w:t>
      </w:r>
      <w:r w:rsidR="005A1A86" w:rsidRPr="003642BF">
        <w:rPr>
          <w:sz w:val="24"/>
          <w:szCs w:val="24"/>
        </w:rPr>
        <w:lastRenderedPageBreak/>
        <w:t xml:space="preserv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They also argue 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20"/>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1"/>
      </w:r>
      <w:r w:rsidR="005A1A86" w:rsidRPr="003642BF">
        <w:rPr>
          <w:sz w:val="24"/>
          <w:szCs w:val="24"/>
        </w:rPr>
        <w:t xml:space="preserve">. </w:t>
      </w:r>
    </w:p>
    <w:p w14:paraId="65DA70AA" w14:textId="18633B0F"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35"/>
      <w:commentRangeStart w:id="36"/>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35"/>
      <w:r w:rsidR="008417CA">
        <w:rPr>
          <w:rStyle w:val="Kommentarhenvisning"/>
        </w:rPr>
        <w:commentReference w:id="35"/>
      </w:r>
      <w:commentRangeEnd w:id="36"/>
      <w:r w:rsidR="00C053D9">
        <w:rPr>
          <w:rStyle w:val="Kommentarhenvisning"/>
        </w:rPr>
        <w:commentReference w:id="36"/>
      </w:r>
      <w:r w:rsidR="005A1A86">
        <w:rPr>
          <w:sz w:val="24"/>
          <w:szCs w:val="24"/>
        </w:rPr>
        <w:t xml:space="preserve">. </w:t>
      </w:r>
    </w:p>
    <w:p w14:paraId="771C16CC" w14:textId="39C9FC22"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sidRPr="00967F45">
        <w:rPr>
          <w:rStyle w:val="Fodnotehenvisning"/>
        </w:rPr>
        <w:footnoteReference w:id="22"/>
      </w:r>
      <w:r w:rsidR="00BB0FA4" w:rsidRPr="00847BCD">
        <w:rPr>
          <w:sz w:val="24"/>
          <w:szCs w:val="24"/>
        </w:rPr>
        <w:t xml:space="preserve">. </w:t>
      </w:r>
    </w:p>
    <w:p w14:paraId="122AAF47" w14:textId="6BF7D9FD"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w:t>
      </w:r>
      <w:r w:rsidR="002A3975" w:rsidRPr="00C44380">
        <w:rPr>
          <w:sz w:val="24"/>
          <w:szCs w:val="24"/>
        </w:rPr>
        <w:lastRenderedPageBreak/>
        <w:t>2021-2023</w:t>
      </w:r>
      <w:r w:rsidR="00006999" w:rsidRPr="00967F45">
        <w:rPr>
          <w:rStyle w:val="Fodnotehenvisning"/>
        </w:rPr>
        <w:footnoteReference w:id="23"/>
      </w:r>
      <w:r w:rsidR="002A3975" w:rsidRPr="00C44380">
        <w:rPr>
          <w:sz w:val="24"/>
          <w:szCs w:val="24"/>
        </w:rPr>
        <w:t>. In the response it is estimated that the removing of the suppressing will result in an increase of 2.25% in the level of income insurance. In total this increase will lower employment by 2900 people</w:t>
      </w:r>
      <w:r w:rsidR="00006999" w:rsidRPr="00967F45">
        <w:rPr>
          <w:rStyle w:val="Fodnotehenvisning"/>
        </w:rPr>
        <w:footnoteReference w:id="24"/>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6607BFE3" w:rsidR="008D64C5" w:rsidRPr="006800FF" w:rsidRDefault="002A3975" w:rsidP="006800FF">
      <w:pPr>
        <w:spacing w:line="360" w:lineRule="auto"/>
        <w:rPr>
          <w:rFonts w:cstheme="minorHAnsi"/>
          <w:sz w:val="24"/>
          <w:szCs w:val="24"/>
        </w:rPr>
      </w:pPr>
      <w:r w:rsidRPr="006800FF">
        <w:rPr>
          <w:rFonts w:cstheme="minorHAnsi"/>
          <w:sz w:val="24"/>
          <w:szCs w:val="24"/>
        </w:rPr>
        <w:t xml:space="preserve">When estimating the micro </w:t>
      </w:r>
      <w:r w:rsidR="00A0271D" w:rsidRPr="006800FF">
        <w:rPr>
          <w:rFonts w:cstheme="minorHAnsi"/>
          <w:sz w:val="24"/>
          <w:szCs w:val="24"/>
        </w:rPr>
        <w:t>elasticity,</w:t>
      </w:r>
      <w:r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 xml:space="preserve">e include different measures of the approach effect in our analysis, as the literature is still inconclusive in determining how changes in the level of income insurance affects the approach rate </w:t>
      </w:r>
      <w:r w:rsidR="006800FF">
        <w:rPr>
          <w:rStyle w:val="cf01"/>
          <w:rFonts w:asciiTheme="minorHAnsi" w:hAnsiTheme="minorHAnsi" w:cstheme="minorHAnsi"/>
          <w:sz w:val="24"/>
          <w:szCs w:val="24"/>
        </w:rPr>
        <w:fldChar w:fldCharType="begin" w:fldLock="1"/>
      </w:r>
      <w:r w:rsidR="006800FF">
        <w:rPr>
          <w:rStyle w:val="cf01"/>
          <w:rFonts w:asciiTheme="minorHAnsi" w:hAnsiTheme="minorHAnsi" w:cstheme="minorHAns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6800FF">
        <w:rPr>
          <w:rStyle w:val="cf01"/>
          <w:rFonts w:asciiTheme="minorHAnsi" w:hAnsiTheme="minorHAnsi" w:cstheme="minorHAnsi"/>
          <w:sz w:val="24"/>
          <w:szCs w:val="24"/>
        </w:rPr>
        <w:fldChar w:fldCharType="separate"/>
      </w:r>
      <w:r w:rsidR="006800FF" w:rsidRPr="006800FF">
        <w:rPr>
          <w:rStyle w:val="cf01"/>
          <w:rFonts w:asciiTheme="minorHAnsi" w:hAnsiTheme="minorHAnsi" w:cstheme="minorHAnsi"/>
          <w:noProof/>
          <w:sz w:val="24"/>
          <w:szCs w:val="24"/>
        </w:rPr>
        <w:t>(Andersen et al., 2015; De Økonomiske Råd, 2022)</w:t>
      </w:r>
      <w:r w:rsidR="006800FF">
        <w:rPr>
          <w:rStyle w:val="cf01"/>
          <w:rFonts w:asciiTheme="minorHAnsi" w:hAnsiTheme="minorHAnsi" w:cstheme="minorHAnsi"/>
          <w:sz w:val="24"/>
          <w:szCs w:val="24"/>
        </w:rPr>
        <w:fldChar w:fldCharType="end"/>
      </w:r>
      <w:r w:rsidR="006800FF">
        <w:rPr>
          <w:rStyle w:val="cf01"/>
          <w:rFonts w:asciiTheme="minorHAnsi" w:hAnsiTheme="minorHAnsi" w:cstheme="minorHAnsi"/>
          <w:sz w:val="24"/>
          <w:szCs w:val="24"/>
        </w:rPr>
        <w:t xml:space="preserve">. </w:t>
      </w:r>
      <w:r w:rsidR="00DC2777" w:rsidRPr="006800FF">
        <w:rPr>
          <w:rFonts w:cstheme="minorHAnsi"/>
          <w:sz w:val="24"/>
          <w:szCs w:val="24"/>
        </w:rPr>
        <w:t>So besides following the estimates of the income insurance model, we also include</w:t>
      </w:r>
      <w:r w:rsidRPr="006800FF">
        <w:rPr>
          <w:rFonts w:cstheme="minorHAnsi"/>
          <w:sz w:val="24"/>
          <w:szCs w:val="24"/>
        </w:rPr>
        <w:t xml:space="preserve"> the results from </w:t>
      </w:r>
      <w:r w:rsidR="007F1377" w:rsidRPr="006800FF">
        <w:rPr>
          <w:rFonts w:cstheme="minorHAnsi"/>
          <w:sz w:val="24"/>
          <w:szCs w:val="24"/>
        </w:rPr>
        <w:fldChar w:fldCharType="begin" w:fldLock="1"/>
      </w:r>
      <w:r w:rsidR="00D85753" w:rsidRPr="006800FF">
        <w:rPr>
          <w:rFonts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sidRPr="006800FF">
        <w:rPr>
          <w:rFonts w:cstheme="minorHAnsi"/>
          <w:sz w:val="24"/>
          <w:szCs w:val="24"/>
        </w:rPr>
        <w:fldChar w:fldCharType="separate"/>
      </w:r>
      <w:r w:rsidR="007F1377" w:rsidRPr="006800FF">
        <w:rPr>
          <w:rFonts w:cstheme="minorHAnsi"/>
          <w:noProof/>
          <w:sz w:val="24"/>
          <w:szCs w:val="24"/>
        </w:rPr>
        <w:t>(De Økonomiske Råd, 2022)</w:t>
      </w:r>
      <w:r w:rsidR="007F1377" w:rsidRPr="006800FF">
        <w:rPr>
          <w:rFonts w:cstheme="minorHAnsi"/>
          <w:sz w:val="24"/>
          <w:szCs w:val="24"/>
        </w:rPr>
        <w:fldChar w:fldCharType="end"/>
      </w:r>
      <w:r w:rsidR="007F1377" w:rsidRPr="006800FF">
        <w:rPr>
          <w:rFonts w:cstheme="minorHAnsi"/>
          <w:sz w:val="24"/>
          <w:szCs w:val="24"/>
        </w:rPr>
        <w:t xml:space="preserve"> </w:t>
      </w:r>
      <w:r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e will also look towards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A0271D" w:rsidRPr="006800FF">
        <w:rPr>
          <w:rFonts w:cstheme="minorHAnsi"/>
          <w:sz w:val="24"/>
          <w:szCs w:val="24"/>
        </w:rPr>
        <w:t xml:space="preserve">as argued by </w:t>
      </w:r>
      <w:r w:rsidR="00D85753" w:rsidRPr="006800FF">
        <w:rPr>
          <w:rFonts w:cstheme="minorHAnsi"/>
          <w:sz w:val="24"/>
          <w:szCs w:val="24"/>
        </w:rPr>
        <w:fldChar w:fldCharType="begin" w:fldLock="1"/>
      </w:r>
      <w:r w:rsidR="00D85753" w:rsidRPr="006800FF">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sidRPr="006800FF">
        <w:rPr>
          <w:rFonts w:cstheme="minorHAnsi"/>
          <w:sz w:val="24"/>
          <w:szCs w:val="24"/>
        </w:rPr>
        <w:fldChar w:fldCharType="separate"/>
      </w:r>
      <w:r w:rsidR="00D85753" w:rsidRPr="006800FF">
        <w:rPr>
          <w:rFonts w:cstheme="minorHAnsi"/>
          <w:noProof/>
          <w:sz w:val="24"/>
          <w:szCs w:val="24"/>
        </w:rPr>
        <w:t>(Aastrup, 2018; Fagbevægelsens Hovedorganisation, 2021; Jensen,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45680578"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 xml:space="preserve">Based on the three measures of the approach effect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 </w:t>
      </w:r>
      <w:r w:rsidRPr="006800FF">
        <w:rPr>
          <w:rStyle w:val="cf01"/>
          <w:rFonts w:asciiTheme="minorHAnsi" w:hAnsiTheme="minorHAnsi" w:cstheme="minorHAnsi"/>
          <w:sz w:val="24"/>
          <w:szCs w:val="24"/>
        </w:rPr>
        <w:fldChar w:fldCharType="begin" w:fldLock="1"/>
      </w:r>
      <w:r w:rsidR="00930F4D">
        <w:rPr>
          <w:rStyle w:val="cf01"/>
          <w:rFonts w:asciiTheme="minorHAnsi" w:hAnsiTheme="minorHAnsi"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Pr="006800FF">
        <w:rPr>
          <w:rStyle w:val="cf01"/>
          <w:rFonts w:asciiTheme="minorHAnsi" w:hAnsiTheme="minorHAnsi" w:cstheme="minorHAnsi"/>
          <w:noProof/>
          <w:sz w:val="24"/>
          <w:szCs w:val="24"/>
        </w:rPr>
        <w:t>(De Økonomiske Råd, 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 we find the increase in unemployment to be of 1600 people, further reducing the micro elasticity to 0.36.</w:t>
      </w:r>
    </w:p>
    <w:p w14:paraId="72E925B0" w14:textId="3A606ACF"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w:t>
      </w:r>
      <w:r w:rsidR="00305EB0" w:rsidRPr="00C44380">
        <w:rPr>
          <w:sz w:val="24"/>
          <w:szCs w:val="24"/>
        </w:rPr>
        <w:lastRenderedPageBreak/>
        <w:t>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37"/>
      <w:commentRangeStart w:id="38"/>
      <w:r w:rsidR="00305EB0" w:rsidRPr="00C44380">
        <w:rPr>
          <w:sz w:val="24"/>
          <w:szCs w:val="24"/>
        </w:rPr>
        <w:t>0.</w:t>
      </w:r>
      <w:r w:rsidR="00E334EE">
        <w:rPr>
          <w:sz w:val="24"/>
          <w:szCs w:val="24"/>
        </w:rPr>
        <w:t>3</w:t>
      </w:r>
      <w:r w:rsidR="00305EB0" w:rsidRPr="00C44380">
        <w:rPr>
          <w:sz w:val="24"/>
          <w:szCs w:val="24"/>
        </w:rPr>
        <w:t>5-0.</w:t>
      </w:r>
      <w:commentRangeEnd w:id="37"/>
      <w:r w:rsidR="00E334EE">
        <w:rPr>
          <w:sz w:val="24"/>
          <w:szCs w:val="24"/>
        </w:rPr>
        <w:t>4</w:t>
      </w:r>
      <w:r w:rsidR="00BF3FA4" w:rsidRPr="00C44380">
        <w:rPr>
          <w:rStyle w:val="Kommentarhenvisning"/>
        </w:rPr>
        <w:commentReference w:id="37"/>
      </w:r>
      <w:commentRangeEnd w:id="38"/>
      <w:r w:rsidR="00BF3FA4" w:rsidRPr="00C44380">
        <w:rPr>
          <w:rStyle w:val="Kommentarhenvisning"/>
        </w:rPr>
        <w:commentReference w:id="38"/>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1F981F25"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w:t>
      </w:r>
      <w:r w:rsidR="00D71028">
        <w:rPr>
          <w:sz w:val="24"/>
          <w:szCs w:val="24"/>
        </w:rPr>
        <w:t>evaluate</w:t>
      </w:r>
      <w:r w:rsidR="00DE0E67">
        <w:rPr>
          <w:sz w:val="24"/>
          <w:szCs w:val="24"/>
        </w:rPr>
        <w:t xml:space="preserv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w:t>
      </w:r>
      <w:proofErr w:type="gramStart"/>
      <w:r w:rsidR="00E246B1">
        <w:rPr>
          <w:sz w:val="24"/>
          <w:szCs w:val="24"/>
        </w:rPr>
        <w:t>looking</w:t>
      </w:r>
      <w:proofErr w:type="gramEnd"/>
      <w:r w:rsidR="00E246B1">
        <w:rPr>
          <w:sz w:val="24"/>
          <w:szCs w:val="24"/>
        </w:rPr>
        <w:t xml:space="preserve">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083C8837" w14:textId="0740D497"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w:t>
      </w:r>
      <w:r w:rsidR="00D71028">
        <w:rPr>
          <w:rFonts w:cstheme="minorHAnsi"/>
          <w:sz w:val="24"/>
          <w:szCs w:val="24"/>
        </w:rPr>
        <w:t>evaluate</w:t>
      </w:r>
      <w:r w:rsidR="00CF5F9D" w:rsidRPr="009111C1">
        <w:rPr>
          <w:rFonts w:cstheme="minorHAnsi"/>
          <w:sz w:val="24"/>
          <w:szCs w:val="24"/>
        </w:rPr>
        <w:t xml:space="preserv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sidRPr="00967F45">
        <w:rPr>
          <w:rStyle w:val="Fodnotehenvisning"/>
        </w:rPr>
        <w:footnoteReference w:id="25"/>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3A3DCC71"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lastRenderedPageBreak/>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77777777"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w:t>
      </w:r>
      <w:r w:rsidR="00A62CE3">
        <w:rPr>
          <w:rFonts w:eastAsiaTheme="minorEastAsia" w:cstheme="minorHAnsi"/>
          <w:sz w:val="24"/>
          <w:szCs w:val="24"/>
        </w:rPr>
        <w:t xml:space="preserve">. </w:t>
      </w:r>
    </w:p>
    <w:p w14:paraId="09143E39" w14:textId="1B3E54F5" w:rsidR="00A62CE3" w:rsidRDefault="00A62CE3" w:rsidP="00BF3FA4">
      <w:pPr>
        <w:spacing w:line="360" w:lineRule="auto"/>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 elasticities we 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w:t>
      </w:r>
      <w:proofErr w:type="spellStart"/>
      <w:r w:rsidR="00014C74">
        <w:rPr>
          <w:rFonts w:eastAsiaTheme="minorEastAsia" w:cstheme="minorHAnsi"/>
          <w:sz w:val="24"/>
          <w:szCs w:val="24"/>
        </w:rPr>
        <w:t>a</w:t>
      </w:r>
      <w:proofErr w:type="spellEnd"/>
      <w:r w:rsidRPr="009111C1">
        <w:rPr>
          <w:rFonts w:eastAsiaTheme="minorEastAsia" w:cstheme="minorHAnsi"/>
          <w:sz w:val="24"/>
          <w:szCs w:val="24"/>
        </w:rPr>
        <w:t xml:space="preserve"> estimate of the change in consumption going from employment to unemployment, here we do as </w:t>
      </w:r>
      <w:r>
        <w:rPr>
          <w:rFonts w:eastAsiaTheme="minorEastAsia" w:cstheme="minorHAnsi"/>
          <w:sz w:val="24"/>
          <w:szCs w:val="24"/>
        </w:rPr>
        <w:fldChar w:fldCharType="begin" w:fldLock="1"/>
      </w:r>
      <w:r>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Pr>
          <w:rFonts w:eastAsiaTheme="minorEastAsia" w:cstheme="minorHAnsi"/>
          <w:sz w:val="24"/>
          <w:szCs w:val="24"/>
        </w:rPr>
        <w:fldChar w:fldCharType="separate"/>
      </w:r>
      <w:r w:rsidRPr="00D85753">
        <w:rPr>
          <w:rFonts w:eastAsiaTheme="minorEastAsia" w:cstheme="minorHAnsi"/>
          <w:noProof/>
          <w:sz w:val="24"/>
          <w:szCs w:val="24"/>
        </w:rPr>
        <w:t>(Økonomiske Råd. Formandskabet, 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 </w:t>
      </w:r>
      <w:r w:rsidR="00014C74">
        <w:rPr>
          <w:rFonts w:eastAsiaTheme="minorEastAsia" w:cstheme="minorHAnsi"/>
          <w:sz w:val="24"/>
          <w:szCs w:val="24"/>
        </w:rPr>
        <w:t>We now present the three cases:</w:t>
      </w:r>
    </w:p>
    <w:p w14:paraId="10B0DCA1" w14:textId="73CE2F3D"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 xml:space="preserve">In the first case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 xml:space="preserve">by </w:t>
      </w:r>
      <w:r w:rsidR="008A418F">
        <w:rPr>
          <w:rFonts w:eastAsiaTheme="minorEastAsia" w:cstheme="minorHAnsi"/>
          <w:sz w:val="24"/>
          <w:szCs w:val="24"/>
        </w:rPr>
        <w:fldChar w:fldCharType="begin" w:fldLock="1"/>
      </w:r>
      <w:r w:rsidR="008A418F">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8A418F">
        <w:rPr>
          <w:rFonts w:eastAsiaTheme="minorEastAsia" w:cstheme="minorHAnsi"/>
          <w:sz w:val="24"/>
          <w:szCs w:val="24"/>
        </w:rPr>
        <w:fldChar w:fldCharType="separate"/>
      </w:r>
      <w:r w:rsidR="008A418F" w:rsidRPr="00156602">
        <w:rPr>
          <w:rFonts w:eastAsiaTheme="minorEastAsia" w:cstheme="minorHAnsi"/>
          <w:noProof/>
          <w:sz w:val="24"/>
          <w:szCs w:val="24"/>
        </w:rPr>
        <w:t>(Aastrup, 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 </w:t>
      </w:r>
    </w:p>
    <w:p w14:paraId="45687B11" w14:textId="4DD9DBEB"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 xml:space="preserve">using the </w:t>
      </w:r>
      <w:r w:rsidR="00D67ABC" w:rsidRPr="009111C1">
        <w:rPr>
          <w:rFonts w:eastAsiaTheme="minorEastAsia" w:cstheme="minorHAnsi"/>
          <w:sz w:val="24"/>
          <w:szCs w:val="24"/>
        </w:rPr>
        <w:t xml:space="preserve">income insurance model.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who use the IS-model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income insurance commission with the latest estimated value being 0.51 in 2012.</w:t>
      </w:r>
    </w:p>
    <w:p w14:paraId="315AFB67" w14:textId="07E09672"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 we use the new information presented by</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6800FF">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E0B5F">
        <w:rPr>
          <w:rFonts w:eastAsiaTheme="minorEastAsia" w:cstheme="minorHAnsi"/>
          <w:sz w:val="24"/>
          <w:szCs w:val="24"/>
        </w:rPr>
        <w:fldChar w:fldCharType="separate"/>
      </w:r>
      <w:r w:rsidR="00AE0B5F" w:rsidRPr="00AE0B5F">
        <w:rPr>
          <w:rFonts w:eastAsiaTheme="minorEastAsia" w:cstheme="minorHAnsi"/>
          <w:noProof/>
          <w:sz w:val="24"/>
          <w:szCs w:val="24"/>
        </w:rPr>
        <w:t>(De Økonomiske Råd, 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 xml:space="preserve">towards the effect on the approach rate resulting in a micro elasticity of 0.51. We add this </w:t>
      </w:r>
      <w:r>
        <w:rPr>
          <w:rFonts w:eastAsiaTheme="minorEastAsia" w:cstheme="minorHAnsi"/>
          <w:sz w:val="24"/>
          <w:szCs w:val="24"/>
        </w:rPr>
        <w:lastRenderedPageBreak/>
        <w:t xml:space="preserve">to the elasticity found in this paper of the macroeconomic effects of 0.38, resulting in a total macro elasticity of </w:t>
      </w:r>
      <w:r w:rsidR="00AE0B5F">
        <w:rPr>
          <w:rFonts w:eastAsiaTheme="minorEastAsia" w:cstheme="minorHAnsi"/>
          <w:sz w:val="24"/>
          <w:szCs w:val="24"/>
        </w:rPr>
        <w:t xml:space="preserve">0.89. We use the compensation rate from the simulation in scenario 6 leaving us with a compensation rate of 0.57 for 2016 when the shock was introduced. </w:t>
      </w:r>
    </w:p>
    <w:p w14:paraId="2DE51856" w14:textId="05A94482" w:rsidR="00AE0B5F" w:rsidRDefault="00AE0B5F" w:rsidP="00D67ABC">
      <w:pPr>
        <w:spacing w:line="360" w:lineRule="auto"/>
        <w:rPr>
          <w:rFonts w:eastAsiaTheme="minorEastAsia" w:cstheme="minorHAnsi"/>
          <w:sz w:val="24"/>
          <w:szCs w:val="24"/>
        </w:rPr>
      </w:pPr>
      <w:r>
        <w:rPr>
          <w:rFonts w:eastAsiaTheme="minorEastAsia" w:cstheme="minorHAnsi"/>
          <w:sz w:val="24"/>
          <w:szCs w:val="24"/>
        </w:rPr>
        <w:t xml:space="preserve">In the table below we show the estimates used for each case.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6"/>
      </w:r>
      <w:r w:rsidR="00642F26" w:rsidRPr="009111C1">
        <w:rPr>
          <w:rFonts w:eastAsiaTheme="minorEastAsia" w:cstheme="minorHAnsi"/>
          <w:sz w:val="24"/>
          <w:szCs w:val="24"/>
        </w:rPr>
        <w:t xml:space="preserve"> </w:t>
      </w:r>
      <w:r>
        <w:rPr>
          <w:rFonts w:eastAsiaTheme="minorEastAsia" w:cstheme="minorHAnsi"/>
          <w:sz w:val="24"/>
          <w:szCs w:val="24"/>
        </w:rPr>
        <w:t>small changes</w:t>
      </w:r>
      <w:r w:rsidR="005C21DA">
        <w:rPr>
          <w:rFonts w:eastAsiaTheme="minorEastAsia" w:cstheme="minorHAnsi"/>
          <w:sz w:val="24"/>
          <w:szCs w:val="24"/>
        </w:rPr>
        <w:t xml:space="preserve">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w:t>
      </w:r>
      <w:r>
        <w:rPr>
          <w:rFonts w:eastAsiaTheme="minorEastAsia" w:cstheme="minorHAnsi"/>
          <w:sz w:val="24"/>
          <w:szCs w:val="24"/>
        </w:rPr>
        <w:t>by</w:t>
      </w:r>
      <w:r w:rsidR="006503D9">
        <w:rPr>
          <w:rFonts w:eastAsiaTheme="minorEastAsia" w:cstheme="minorHAnsi"/>
          <w:sz w:val="24"/>
          <w:szCs w:val="24"/>
        </w:rPr>
        <w:t xml:space="preserve">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66DE118" w14:textId="60612D15" w:rsidR="00A4273D" w:rsidRDefault="00A4273D" w:rsidP="00D67ABC">
      <w:pPr>
        <w:spacing w:line="360" w:lineRule="auto"/>
        <w:rPr>
          <w:rFonts w:eastAsiaTheme="minorEastAsia" w:cstheme="minorHAnsi"/>
          <w:sz w:val="24"/>
          <w:szCs w:val="24"/>
        </w:rPr>
      </w:pPr>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2DEB9700"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49B5DDAF" w:rsidR="00CB3248"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w:t>
      </w:r>
      <w:r w:rsidR="00E67E1E">
        <w:rPr>
          <w:rFonts w:eastAsiaTheme="minorEastAsia" w:cstheme="minorHAnsi"/>
          <w:sz w:val="24"/>
          <w:szCs w:val="24"/>
        </w:rPr>
        <w:t>the estimate of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which is</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61064DBA" w14:textId="49E0B987" w:rsidR="006800FF" w:rsidRDefault="006800FF" w:rsidP="00D67ABC">
      <w:pPr>
        <w:spacing w:line="360" w:lineRule="auto"/>
        <w:rPr>
          <w:rFonts w:eastAsiaTheme="minorEastAsia" w:cstheme="minorHAnsi"/>
          <w:sz w:val="24"/>
          <w:szCs w:val="24"/>
        </w:rPr>
      </w:pPr>
    </w:p>
    <w:p w14:paraId="4D3A4B88" w14:textId="77777777" w:rsidR="006800FF" w:rsidRPr="009111C1" w:rsidRDefault="006800FF" w:rsidP="00D67ABC">
      <w:pPr>
        <w:spacing w:line="360" w:lineRule="auto"/>
        <w:rPr>
          <w:rFonts w:eastAsiaTheme="minorEastAsia" w:cstheme="minorHAnsi"/>
          <w:sz w:val="24"/>
          <w:szCs w:val="24"/>
        </w:rPr>
      </w:pP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lastRenderedPageBreak/>
        <w:t>Case 3</w:t>
      </w:r>
    </w:p>
    <w:p w14:paraId="1D68A419" w14:textId="2D1CAB41" w:rsidR="00A83A56" w:rsidRDefault="00E67E1E" w:rsidP="00D67ABC">
      <w:pPr>
        <w:spacing w:line="360" w:lineRule="auto"/>
        <w:rPr>
          <w:rFonts w:eastAsiaTheme="minorEastAsia" w:cstheme="minorHAnsi"/>
          <w:sz w:val="24"/>
          <w:szCs w:val="24"/>
        </w:rPr>
      </w:pPr>
      <w:r>
        <w:rPr>
          <w:rFonts w:eastAsiaTheme="minorEastAsia" w:cstheme="minorHAnsi"/>
          <w:sz w:val="24"/>
          <w:szCs w:val="24"/>
        </w:rPr>
        <w:t>Using our own results from section 4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which is</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781B4127"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39"/>
      <w:r w:rsidR="000979F6">
        <w:rPr>
          <w:rFonts w:eastAsiaTheme="minorEastAsia" w:cstheme="minorHAnsi"/>
          <w:sz w:val="24"/>
          <w:szCs w:val="24"/>
        </w:rPr>
        <w:t xml:space="preserve">0.41 </w:t>
      </w:r>
      <w:commentRangeEnd w:id="39"/>
      <w:r w:rsidR="000979F6">
        <w:rPr>
          <w:rStyle w:val="Kommentarhenvisning"/>
        </w:rPr>
        <w:commentReference w:id="39"/>
      </w:r>
      <w:r w:rsidR="000979F6">
        <w:rPr>
          <w:rFonts w:eastAsiaTheme="minorEastAsia" w:cstheme="minorHAnsi"/>
          <w:sz w:val="24"/>
          <w:szCs w:val="24"/>
        </w:rPr>
        <w:t>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6B150A2D"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w:t>
      </w:r>
      <w:r w:rsidR="00B32590">
        <w:rPr>
          <w:rFonts w:eastAsiaTheme="minorEastAsia" w:cstheme="minorHAnsi"/>
          <w:sz w:val="24"/>
          <w:szCs w:val="24"/>
        </w:rPr>
        <w:t>negatively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w:t>
      </w:r>
      <w:r w:rsidR="00F00A78">
        <w:rPr>
          <w:rFonts w:eastAsiaTheme="minorEastAsia" w:cstheme="minorHAnsi"/>
          <w:sz w:val="24"/>
          <w:szCs w:val="24"/>
        </w:rPr>
        <w:lastRenderedPageBreak/>
        <w:t>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00A78">
        <w:rPr>
          <w:rFonts w:eastAsiaTheme="minorEastAsia" w:cstheme="minorHAnsi"/>
          <w:sz w:val="24"/>
          <w:szCs w:val="24"/>
        </w:rPr>
        <w:fldChar w:fldCharType="begin" w:fldLock="1"/>
      </w:r>
      <w:r w:rsidR="002F502B">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F00A78">
        <w:rPr>
          <w:rFonts w:eastAsiaTheme="minorEastAsia" w:cstheme="minorHAnsi"/>
          <w:sz w:val="24"/>
          <w:szCs w:val="24"/>
        </w:rPr>
        <w:fldChar w:fldCharType="separate"/>
      </w:r>
      <w:r w:rsidR="00F00A78" w:rsidRPr="00F00A78">
        <w:rPr>
          <w:rFonts w:eastAsiaTheme="minorEastAsia" w:cstheme="minorHAnsi"/>
          <w:noProof/>
          <w:sz w:val="24"/>
          <w:szCs w:val="24"/>
        </w:rPr>
        <w:t>(Fredriksson &amp; Söderström, 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 using this as an argumentation to exclude the wage-channel, we end up with the opposite conclusion for case 3, that the suppressing of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3C518133" w14:textId="1C280C57" w:rsidR="00F642D0" w:rsidRDefault="0020720A" w:rsidP="00780999">
      <w:pPr>
        <w:spacing w:line="360" w:lineRule="auto"/>
        <w:rPr>
          <w:sz w:val="24"/>
          <w:szCs w:val="24"/>
        </w:rPr>
      </w:pPr>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w:t>
      </w:r>
      <w:r w:rsidR="00F83119">
        <w:rPr>
          <w:sz w:val="24"/>
          <w:szCs w:val="24"/>
        </w:rPr>
        <w:t>percentage</w:t>
      </w:r>
      <w:r w:rsidRPr="007B17B8">
        <w:rPr>
          <w:sz w:val="24"/>
          <w:szCs w:val="24"/>
        </w:rPr>
        <w:t xml:space="preserv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w:t>
      </w:r>
      <w:r w:rsidR="00F83119">
        <w:rPr>
          <w:sz w:val="24"/>
          <w:szCs w:val="24"/>
        </w:rPr>
        <w:t>not clear</w:t>
      </w:r>
      <w:r w:rsidR="00D5311F">
        <w:rPr>
          <w:sz w:val="24"/>
          <w:szCs w:val="24"/>
        </w:rPr>
        <w:t xml:space="preserve"> as presented by</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F83119">
        <w:rPr>
          <w:sz w:val="24"/>
          <w:szCs w:val="24"/>
        </w:rPr>
        <w:t>.</w:t>
      </w:r>
      <w:r w:rsidR="00E04480">
        <w:rPr>
          <w:sz w:val="24"/>
          <w:szCs w:val="24"/>
        </w:rPr>
        <w:t xml:space="preserve"> </w:t>
      </w:r>
      <w:r w:rsidR="00F83119">
        <w:rPr>
          <w:sz w:val="24"/>
          <w:szCs w:val="24"/>
        </w:rPr>
        <w:t>Still,</w:t>
      </w:r>
      <w:r w:rsidR="00D5311F">
        <w:rPr>
          <w:sz w:val="24"/>
          <w:szCs w:val="24"/>
        </w:rPr>
        <w:t xml:space="preserve">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F83119">
        <w:rPr>
          <w:sz w:val="24"/>
          <w:szCs w:val="24"/>
        </w:rPr>
        <w:t>In this paper we introduced 5</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the 5 channels analyzed the</w:t>
      </w:r>
      <w:r w:rsidR="000F2529" w:rsidRPr="007B17B8">
        <w:rPr>
          <w:sz w:val="24"/>
          <w:szCs w:val="24"/>
        </w:rPr>
        <w:t xml:space="preserve"> </w:t>
      </w:r>
      <w:r w:rsidR="000F139B" w:rsidRPr="007B17B8">
        <w:rPr>
          <w:sz w:val="24"/>
          <w:szCs w:val="24"/>
        </w:rPr>
        <w:t xml:space="preserve">effect on demand, wages, </w:t>
      </w:r>
      <w:r w:rsidR="000F139B" w:rsidRPr="007B17B8">
        <w:rPr>
          <w:sz w:val="24"/>
          <w:szCs w:val="24"/>
        </w:rPr>
        <w:lastRenderedPageBreak/>
        <w:t>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62727A">
        <w:rPr>
          <w:sz w:val="24"/>
          <w:szCs w:val="24"/>
        </w:rPr>
        <w:t xml:space="preserve">. </w:t>
      </w:r>
      <w:r w:rsidR="00F83119">
        <w:rPr>
          <w:sz w:val="24"/>
          <w:szCs w:val="24"/>
        </w:rPr>
        <w:t>After</w:t>
      </w:r>
      <w:r w:rsidR="000F2529" w:rsidRPr="007B17B8">
        <w:rPr>
          <w:sz w:val="24"/>
          <w:szCs w:val="24"/>
        </w:rPr>
        <w:t xml:space="preserve"> incorporat</w:t>
      </w:r>
      <w:r w:rsidR="00F83119">
        <w:rPr>
          <w:sz w:val="24"/>
          <w:szCs w:val="24"/>
        </w:rPr>
        <w:t>ing</w:t>
      </w:r>
      <w:r w:rsidR="000F2529" w:rsidRPr="007B17B8">
        <w:rPr>
          <w:sz w:val="24"/>
          <w:szCs w:val="24"/>
        </w:rPr>
        <w:t xml:space="preserve"> the Danish income insurance program</w:t>
      </w:r>
      <w:r w:rsidR="00F83119">
        <w:rPr>
          <w:sz w:val="24"/>
          <w:szCs w:val="24"/>
        </w:rPr>
        <w:t xml:space="preserve"> within the model</w:t>
      </w:r>
      <w:r w:rsidR="00F226C4">
        <w:rPr>
          <w:sz w:val="24"/>
          <w:szCs w:val="24"/>
        </w:rPr>
        <w:t>,</w:t>
      </w:r>
      <w:r w:rsidR="0062727A">
        <w:rPr>
          <w:sz w:val="24"/>
          <w:szCs w:val="24"/>
        </w:rPr>
        <w:t xml:space="preserve"> </w:t>
      </w:r>
      <w:r w:rsidR="00F83119">
        <w:rPr>
          <w:sz w:val="24"/>
          <w:szCs w:val="24"/>
        </w:rPr>
        <w:t xml:space="preserve">we </w:t>
      </w:r>
      <w:r w:rsidR="00F226C4">
        <w:rPr>
          <w:sz w:val="24"/>
          <w:szCs w:val="24"/>
        </w:rPr>
        <w:t>introduce</w:t>
      </w:r>
      <w:r w:rsidR="00F83119">
        <w:rPr>
          <w:sz w:val="24"/>
          <w:szCs w:val="24"/>
        </w:rPr>
        <w:t>d</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560ED3" w:rsidRPr="007B17B8">
        <w:rPr>
          <w:sz w:val="24"/>
          <w:szCs w:val="24"/>
        </w:rPr>
        <w:t xml:space="preserve"> we include</w:t>
      </w:r>
      <w:r w:rsidR="00F83119">
        <w:rPr>
          <w:sz w:val="24"/>
          <w:szCs w:val="24"/>
        </w:rPr>
        <w:t>d</w:t>
      </w:r>
      <w:r w:rsidR="00560ED3" w:rsidRPr="007B17B8">
        <w:rPr>
          <w:sz w:val="24"/>
          <w:szCs w:val="24"/>
        </w:rPr>
        <w:t xml:space="preserve"> the macro effects from scenario 1-4 together</w:t>
      </w:r>
      <w:r w:rsidR="00F83119">
        <w:rPr>
          <w:sz w:val="24"/>
          <w:szCs w:val="24"/>
        </w:rPr>
        <w:t xml:space="preserve"> (excluding the productivity channel)</w:t>
      </w:r>
      <w:r w:rsidR="00172D47">
        <w:rPr>
          <w:sz w:val="24"/>
          <w:szCs w:val="24"/>
        </w:rPr>
        <w:t>. When letting these 4 channels interact</w:t>
      </w:r>
      <w:r w:rsidR="00A624F1">
        <w:rPr>
          <w:sz w:val="24"/>
          <w:szCs w:val="24"/>
        </w:rPr>
        <w:t xml:space="preserve">, </w:t>
      </w:r>
      <w:r w:rsidR="00F23B92">
        <w:rPr>
          <w:sz w:val="24"/>
          <w:szCs w:val="24"/>
        </w:rPr>
        <w:t xml:space="preserve">we estimate </w:t>
      </w:r>
      <w:r w:rsidR="00172D47">
        <w:rPr>
          <w:sz w:val="24"/>
          <w:szCs w:val="24"/>
        </w:rPr>
        <w:t>unemployment to</w:t>
      </w:r>
      <w:r w:rsidR="00F23B92" w:rsidRPr="007B17B8">
        <w:rPr>
          <w:sz w:val="24"/>
          <w:szCs w:val="24"/>
        </w:rPr>
        <w:t xml:space="preserve"> increase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2D47">
        <w:rPr>
          <w:sz w:val="24"/>
          <w:szCs w:val="24"/>
        </w:rPr>
        <w:t xml:space="preserve"> who’s estimates we use for</w:t>
      </w:r>
      <w:r w:rsidR="00FD35A3" w:rsidRPr="007B17B8">
        <w:rPr>
          <w:sz w:val="24"/>
          <w:szCs w:val="24"/>
        </w:rPr>
        <w:t xml:space="preserve"> the effect o</w:t>
      </w:r>
      <w:r w:rsidR="00F23B92">
        <w:rPr>
          <w:sz w:val="24"/>
          <w:szCs w:val="24"/>
        </w:rPr>
        <w:t>n</w:t>
      </w:r>
      <w:r w:rsidR="00FD35A3" w:rsidRPr="007B17B8">
        <w:rPr>
          <w:sz w:val="24"/>
          <w:szCs w:val="24"/>
        </w:rPr>
        <w:t xml:space="preserve"> the approach rate</w:t>
      </w:r>
      <w:r w:rsidR="00172D47">
        <w:rPr>
          <w:sz w:val="24"/>
          <w:szCs w:val="24"/>
        </w:rPr>
        <w:t xml:space="preserve">. Using the effects from the income insurance model we find the micro elasticity to be 0.66, using the newer literature presented by </w:t>
      </w:r>
      <w:r w:rsidR="00B22025">
        <w:rPr>
          <w:sz w:val="24"/>
          <w:szCs w:val="24"/>
        </w:rPr>
        <w:fldChar w:fldCharType="begin" w:fldLock="1"/>
      </w:r>
      <w:r w:rsidR="00A22D11">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22025">
        <w:rPr>
          <w:sz w:val="24"/>
          <w:szCs w:val="24"/>
        </w:rPr>
        <w:fldChar w:fldCharType="separate"/>
      </w:r>
      <w:r w:rsidR="00B22025" w:rsidRPr="00B22025">
        <w:rPr>
          <w:noProof/>
          <w:sz w:val="24"/>
          <w:szCs w:val="24"/>
        </w:rPr>
        <w:t>(De Økonomiske Råd, 2022)</w:t>
      </w:r>
      <w:r w:rsidR="00B22025">
        <w:rPr>
          <w:sz w:val="24"/>
          <w:szCs w:val="24"/>
        </w:rPr>
        <w:fldChar w:fldCharType="end"/>
      </w:r>
      <w:r w:rsidR="00172D47">
        <w:rPr>
          <w:sz w:val="24"/>
          <w:szCs w:val="24"/>
        </w:rPr>
        <w:t xml:space="preserve"> we find the micro elasticity to be 0.51, and lastly using the argumentation </w:t>
      </w:r>
      <w:r w:rsidR="00F23B92">
        <w:rPr>
          <w:sz w:val="24"/>
          <w:szCs w:val="24"/>
        </w:rPr>
        <w:t>f</w:t>
      </w:r>
      <w:r w:rsidR="00A50A3E">
        <w:rPr>
          <w:sz w:val="24"/>
          <w:szCs w:val="24"/>
        </w:rPr>
        <w:t>ro</w:t>
      </w:r>
      <w:r w:rsidR="00F23B92">
        <w:rPr>
          <w:sz w:val="24"/>
          <w:szCs w:val="24"/>
        </w:rPr>
        <w:t xml:space="preserve">m </w:t>
      </w:r>
      <w:r w:rsidR="00930F4D">
        <w:rPr>
          <w:sz w:val="24"/>
          <w:szCs w:val="24"/>
        </w:rPr>
        <w:fldChar w:fldCharType="begin" w:fldLock="1"/>
      </w:r>
      <w:r w:rsidR="00B22025">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930F4D">
        <w:rPr>
          <w:sz w:val="24"/>
          <w:szCs w:val="24"/>
        </w:rPr>
        <w:fldChar w:fldCharType="separate"/>
      </w:r>
      <w:r w:rsidR="00930F4D" w:rsidRPr="00930F4D">
        <w:rPr>
          <w:noProof/>
          <w:sz w:val="24"/>
          <w:szCs w:val="24"/>
        </w:rPr>
        <w:t>(Aastrup, 2018; Fagbevægelsens Hovedorganisation, 2021; Jensen, 2021)</w:t>
      </w:r>
      <w:r w:rsidR="00930F4D">
        <w:rPr>
          <w:sz w:val="24"/>
          <w:szCs w:val="24"/>
        </w:rPr>
        <w:fldChar w:fldCharType="end"/>
      </w:r>
      <w:r w:rsidR="00172D47">
        <w:rPr>
          <w:sz w:val="24"/>
          <w:szCs w:val="24"/>
        </w:rPr>
        <w:t xml:space="preserve"> we find the micro elasticity to be 0.31</w:t>
      </w:r>
      <w:r w:rsidR="00F23B92">
        <w:rPr>
          <w:sz w:val="24"/>
          <w:szCs w:val="24"/>
        </w:rPr>
        <w:t xml:space="preserve">. </w:t>
      </w:r>
      <w:r w:rsidR="00172D47">
        <w:rPr>
          <w:sz w:val="24"/>
          <w:szCs w:val="24"/>
        </w:rPr>
        <w:t xml:space="preserve">Finally, the </w:t>
      </w:r>
      <w:r w:rsidR="00A50A3E">
        <w:rPr>
          <w:sz w:val="24"/>
          <w:szCs w:val="24"/>
        </w:rPr>
        <w:t>result</w:t>
      </w:r>
      <w:r w:rsidR="00172D47">
        <w:rPr>
          <w:sz w:val="24"/>
          <w:szCs w:val="24"/>
        </w:rPr>
        <w:t xml:space="preserve"> of our model shows that</w:t>
      </w:r>
      <w:r w:rsidR="00FD35A3" w:rsidRPr="007B17B8">
        <w:rPr>
          <w:sz w:val="24"/>
          <w:szCs w:val="24"/>
        </w:rPr>
        <w:t xml:space="preserve"> the</w:t>
      </w:r>
      <w:r w:rsidR="00172D47">
        <w:rPr>
          <w:sz w:val="24"/>
          <w:szCs w:val="24"/>
        </w:rPr>
        <w:t xml:space="preserve"> elasticity of the</w:t>
      </w:r>
      <w:r w:rsidR="00FD35A3" w:rsidRPr="007B17B8">
        <w:rPr>
          <w:sz w:val="24"/>
          <w:szCs w:val="24"/>
        </w:rPr>
        <w:t xml:space="preserve"> macroeconomic effects</w:t>
      </w:r>
      <w:r w:rsidR="00172D47">
        <w:rPr>
          <w:sz w:val="24"/>
          <w:szCs w:val="24"/>
        </w:rPr>
        <w:t xml:space="preserve"> in Denmark</w:t>
      </w:r>
      <w:r w:rsidR="00F23B92">
        <w:rPr>
          <w:sz w:val="24"/>
          <w:szCs w:val="24"/>
        </w:rPr>
        <w:t xml:space="preserve"> is </w:t>
      </w:r>
      <w:r w:rsidR="00FD35A3" w:rsidRPr="007B17B8">
        <w:rPr>
          <w:sz w:val="24"/>
          <w:szCs w:val="24"/>
        </w:rPr>
        <w:t xml:space="preserve">in the range of </w:t>
      </w:r>
      <w:commentRangeStart w:id="40"/>
      <w:commentRangeStart w:id="41"/>
      <w:r w:rsidR="00FD35A3" w:rsidRPr="007B17B8">
        <w:rPr>
          <w:sz w:val="24"/>
          <w:szCs w:val="24"/>
        </w:rPr>
        <w:t>0.35-0.</w:t>
      </w:r>
      <w:commentRangeEnd w:id="40"/>
      <w:r w:rsidR="00FD35A3" w:rsidRPr="007B17B8">
        <w:rPr>
          <w:sz w:val="24"/>
          <w:szCs w:val="24"/>
        </w:rPr>
        <w:t>4</w:t>
      </w:r>
      <w:r w:rsidR="00FD35A3" w:rsidRPr="007B17B8">
        <w:rPr>
          <w:rStyle w:val="Kommentarhenvisning"/>
          <w:sz w:val="24"/>
          <w:szCs w:val="24"/>
        </w:rPr>
        <w:commentReference w:id="40"/>
      </w:r>
      <w:commentRangeEnd w:id="41"/>
      <w:r w:rsidR="00FD35A3" w:rsidRPr="007B17B8">
        <w:rPr>
          <w:rStyle w:val="Kommentarhenvisning"/>
          <w:sz w:val="24"/>
          <w:szCs w:val="24"/>
        </w:rPr>
        <w:commentReference w:id="41"/>
      </w:r>
      <w:r w:rsidR="00F23B92">
        <w:rPr>
          <w:sz w:val="24"/>
          <w:szCs w:val="24"/>
        </w:rPr>
        <w:t>, with the wage-channel being the driving factor</w:t>
      </w:r>
      <w:r w:rsidR="00FD35A3" w:rsidRPr="007B17B8">
        <w:rPr>
          <w:sz w:val="24"/>
          <w:szCs w:val="24"/>
        </w:rPr>
        <w:t>.</w:t>
      </w:r>
    </w:p>
    <w:p w14:paraId="4A021C50" w14:textId="4B992E75" w:rsidR="00087984" w:rsidRDefault="00FD35A3" w:rsidP="00780999">
      <w:pPr>
        <w:spacing w:line="360" w:lineRule="auto"/>
        <w:rPr>
          <w:sz w:val="24"/>
          <w:szCs w:val="24"/>
        </w:rPr>
      </w:pPr>
      <w:r w:rsidRPr="007B17B8">
        <w:rPr>
          <w:sz w:val="24"/>
          <w:szCs w:val="24"/>
        </w:rPr>
        <w:t xml:space="preserve"> </w:t>
      </w:r>
      <w:r w:rsidR="007B4B48" w:rsidRPr="007B17B8">
        <w:rPr>
          <w:sz w:val="24"/>
          <w:szCs w:val="24"/>
        </w:rPr>
        <w:t>Applying these results in the framework of the baily-Chetty function</w:t>
      </w:r>
      <w:r w:rsidR="00087984">
        <w:rPr>
          <w:sz w:val="24"/>
          <w:szCs w:val="24"/>
        </w:rPr>
        <w:t>,</w:t>
      </w:r>
      <w:r w:rsidR="00F20542">
        <w:rPr>
          <w:sz w:val="24"/>
          <w:szCs w:val="24"/>
        </w:rPr>
        <w:t xml:space="preserve"> </w:t>
      </w:r>
      <w:r w:rsidR="00B22025">
        <w:rPr>
          <w:sz w:val="24"/>
          <w:szCs w:val="24"/>
        </w:rPr>
        <w:t xml:space="preserve">using the </w:t>
      </w:r>
      <w:r w:rsidR="00F20542">
        <w:rPr>
          <w:sz w:val="24"/>
          <w:szCs w:val="24"/>
        </w:rPr>
        <w:t>economic welfare</w:t>
      </w:r>
      <w:r w:rsidR="00B22025">
        <w:rPr>
          <w:sz w:val="24"/>
          <w:szCs w:val="24"/>
        </w:rPr>
        <w:t xml:space="preserve"> as basis for the evaluation</w:t>
      </w:r>
      <w:r w:rsidR="00087984">
        <w:rPr>
          <w:sz w:val="24"/>
          <w:szCs w:val="24"/>
        </w:rPr>
        <w:t>,</w:t>
      </w:r>
      <w:r w:rsidR="007B4B48" w:rsidRPr="007B17B8">
        <w:rPr>
          <w:sz w:val="24"/>
          <w:szCs w:val="24"/>
        </w:rPr>
        <w:t xml:space="preserve"> we look at 3 </w:t>
      </w:r>
      <w:r w:rsidR="00F23B92">
        <w:rPr>
          <w:sz w:val="24"/>
          <w:szCs w:val="24"/>
        </w:rPr>
        <w:t xml:space="preserve">different </w:t>
      </w:r>
      <w:r w:rsidR="007B4B48" w:rsidRPr="007B17B8">
        <w:rPr>
          <w:sz w:val="24"/>
          <w:szCs w:val="24"/>
        </w:rPr>
        <w:t>cases</w:t>
      </w:r>
      <w:r w:rsidR="00A50A3E">
        <w:rPr>
          <w:sz w:val="24"/>
          <w:szCs w:val="24"/>
        </w:rPr>
        <w:t>. The first case using estimates from</w:t>
      </w:r>
      <w:r w:rsidR="00A50A3E">
        <w:rPr>
          <w:rFonts w:eastAsiaTheme="minorEastAsia" w:cstheme="minorHAnsi"/>
          <w:sz w:val="24"/>
          <w:szCs w:val="24"/>
        </w:rPr>
        <w:t xml:space="preserve"> the </w:t>
      </w:r>
      <w:r w:rsidR="00A50A3E" w:rsidRPr="009111C1">
        <w:rPr>
          <w:rFonts w:eastAsiaTheme="minorEastAsia" w:cstheme="minorHAnsi"/>
          <w:sz w:val="24"/>
          <w:szCs w:val="24"/>
        </w:rPr>
        <w:t>income insurance companies and worker unions</w:t>
      </w:r>
      <w:r w:rsidR="00B22025">
        <w:rPr>
          <w:rFonts w:eastAsiaTheme="minorEastAsia" w:cstheme="minorHAnsi"/>
          <w:sz w:val="24"/>
          <w:szCs w:val="24"/>
        </w:rPr>
        <w:t>,</w:t>
      </w:r>
      <w:r w:rsidR="00F20542">
        <w:rPr>
          <w:rFonts w:eastAsiaTheme="minorEastAsia" w:cstheme="minorHAnsi"/>
          <w:sz w:val="24"/>
          <w:szCs w:val="24"/>
        </w:rPr>
        <w:t xml:space="preserve"> </w:t>
      </w:r>
      <w:r w:rsidR="00B22025">
        <w:rPr>
          <w:rFonts w:eastAsiaTheme="minorEastAsia" w:cstheme="minorHAnsi"/>
          <w:sz w:val="24"/>
          <w:szCs w:val="24"/>
        </w:rPr>
        <w:t>i</w:t>
      </w:r>
      <w:r w:rsidR="00F20542">
        <w:rPr>
          <w:rFonts w:eastAsiaTheme="minorEastAsia" w:cstheme="minorHAnsi"/>
          <w:sz w:val="24"/>
          <w:szCs w:val="24"/>
        </w:rPr>
        <w:t xml:space="preserve">n </w:t>
      </w:r>
      <w:r w:rsidR="00B22025">
        <w:rPr>
          <w:rFonts w:eastAsiaTheme="minorEastAsia" w:cstheme="minorHAnsi"/>
          <w:sz w:val="24"/>
          <w:szCs w:val="24"/>
        </w:rPr>
        <w:t xml:space="preserve">the </w:t>
      </w:r>
      <w:r w:rsidR="00087984">
        <w:rPr>
          <w:rFonts w:eastAsiaTheme="minorEastAsia" w:cstheme="minorHAnsi"/>
          <w:sz w:val="24"/>
          <w:szCs w:val="24"/>
        </w:rPr>
        <w:t>second case</w:t>
      </w:r>
      <w:r w:rsidR="00F20542">
        <w:rPr>
          <w:rFonts w:eastAsiaTheme="minorEastAsia" w:cstheme="minorHAnsi"/>
          <w:sz w:val="24"/>
          <w:szCs w:val="24"/>
        </w:rPr>
        <w:t xml:space="preserve"> using</w:t>
      </w:r>
      <w:r w:rsidR="00F20542" w:rsidRPr="009111C1">
        <w:rPr>
          <w:rFonts w:eastAsiaTheme="minorEastAsia" w:cstheme="minorHAnsi"/>
          <w:sz w:val="24"/>
          <w:szCs w:val="24"/>
        </w:rPr>
        <w:t xml:space="preserve"> the</w:t>
      </w:r>
      <w:r w:rsidR="00F20542">
        <w:rPr>
          <w:rFonts w:eastAsiaTheme="minorEastAsia" w:cstheme="minorHAnsi"/>
          <w:sz w:val="24"/>
          <w:szCs w:val="24"/>
        </w:rPr>
        <w:t xml:space="preserve"> results obtained by the IS-commission</w:t>
      </w:r>
      <w:r w:rsidR="00F20542" w:rsidRPr="009111C1">
        <w:rPr>
          <w:rFonts w:eastAsiaTheme="minorEastAsia" w:cstheme="minorHAnsi"/>
          <w:sz w:val="24"/>
          <w:szCs w:val="24"/>
        </w:rPr>
        <w:t xml:space="preserve"> </w:t>
      </w:r>
      <w:r w:rsidR="00F20542">
        <w:rPr>
          <w:rFonts w:eastAsiaTheme="minorEastAsia" w:cstheme="minorHAnsi"/>
          <w:sz w:val="24"/>
          <w:szCs w:val="24"/>
        </w:rPr>
        <w:t xml:space="preserve">included in the </w:t>
      </w:r>
      <w:r w:rsidR="00F20542" w:rsidRPr="009111C1">
        <w:rPr>
          <w:rFonts w:eastAsiaTheme="minorEastAsia" w:cstheme="minorHAnsi"/>
          <w:sz w:val="24"/>
          <w:szCs w:val="24"/>
        </w:rPr>
        <w:t>income insurance model</w:t>
      </w:r>
      <w:r w:rsidR="00B22025">
        <w:rPr>
          <w:rFonts w:eastAsiaTheme="minorEastAsia" w:cstheme="minorHAnsi"/>
          <w:sz w:val="24"/>
          <w:szCs w:val="24"/>
        </w:rPr>
        <w:t>. More entrusting</w:t>
      </w:r>
      <w:r w:rsidR="00F20542">
        <w:rPr>
          <w:sz w:val="24"/>
          <w:szCs w:val="24"/>
        </w:rPr>
        <w:t>,</w:t>
      </w:r>
      <w:r w:rsidR="007B4B48" w:rsidRPr="007B17B8">
        <w:rPr>
          <w:sz w:val="24"/>
          <w:szCs w:val="24"/>
        </w:rPr>
        <w:t xml:space="preserve"> </w:t>
      </w:r>
      <w:r w:rsidR="00F20542">
        <w:rPr>
          <w:sz w:val="24"/>
          <w:szCs w:val="24"/>
        </w:rPr>
        <w:t>we use the new literature presented by</w:t>
      </w:r>
      <w:r w:rsidR="007B4B48"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087984">
        <w:rPr>
          <w:sz w:val="24"/>
          <w:szCs w:val="24"/>
        </w:rPr>
        <w:t xml:space="preserve"> </w:t>
      </w:r>
      <w:r w:rsidR="00F20542">
        <w:rPr>
          <w:sz w:val="24"/>
          <w:szCs w:val="24"/>
        </w:rPr>
        <w:t>to estimate the micro elasticity</w:t>
      </w:r>
      <w:r w:rsidR="007B4B48" w:rsidRPr="007B17B8">
        <w:rPr>
          <w:sz w:val="24"/>
          <w:szCs w:val="24"/>
        </w:rPr>
        <w:t>, together with adding in the macroeconomic effects found in this paper</w:t>
      </w:r>
      <w:r w:rsidR="00B22025">
        <w:rPr>
          <w:sz w:val="24"/>
          <w:szCs w:val="24"/>
        </w:rPr>
        <w:t>, for the last case</w:t>
      </w:r>
      <w:r w:rsidR="007B4B48" w:rsidRPr="007B17B8">
        <w:rPr>
          <w:sz w:val="24"/>
          <w:szCs w:val="24"/>
        </w:rPr>
        <w:t>, resulting in a total macro elasticity of 0.</w:t>
      </w:r>
      <w:r w:rsidR="00BD0752">
        <w:rPr>
          <w:sz w:val="24"/>
          <w:szCs w:val="24"/>
        </w:rPr>
        <w:t>89</w:t>
      </w:r>
      <w:r w:rsidR="007B4B48" w:rsidRPr="007B17B8">
        <w:rPr>
          <w:sz w:val="24"/>
          <w:szCs w:val="24"/>
        </w:rPr>
        <w:t xml:space="preserve">. </w:t>
      </w:r>
    </w:p>
    <w:p w14:paraId="34D946D9" w14:textId="3DB984D2" w:rsidR="00F20542" w:rsidRDefault="00087984" w:rsidP="00780999">
      <w:pPr>
        <w:spacing w:line="360" w:lineRule="auto"/>
        <w:rPr>
          <w:sz w:val="24"/>
          <w:szCs w:val="24"/>
        </w:rPr>
      </w:pPr>
      <w:r>
        <w:rPr>
          <w:sz w:val="24"/>
          <w:szCs w:val="24"/>
        </w:rPr>
        <w:t>In each case we use</w:t>
      </w:r>
      <w:r w:rsidR="00F20542">
        <w:rPr>
          <w:sz w:val="24"/>
          <w:szCs w:val="24"/>
        </w:rPr>
        <w:t xml:space="preserve"> the </w:t>
      </w:r>
      <w:r w:rsidR="000772FC">
        <w:rPr>
          <w:sz w:val="24"/>
          <w:szCs w:val="24"/>
        </w:rPr>
        <w:t>Baily-Chetty function</w:t>
      </w:r>
      <w:r>
        <w:rPr>
          <w:sz w:val="24"/>
          <w:szCs w:val="24"/>
        </w:rPr>
        <w:t xml:space="preserve"> to find both the marginal gains and marginal costs of</w:t>
      </w:r>
      <w:r w:rsidR="000772FC">
        <w:rPr>
          <w:sz w:val="24"/>
          <w:szCs w:val="24"/>
        </w:rPr>
        <w:t xml:space="preserve"> </w:t>
      </w:r>
      <w:r w:rsidR="007B4B48" w:rsidRPr="007B17B8">
        <w:rPr>
          <w:sz w:val="24"/>
          <w:szCs w:val="24"/>
        </w:rPr>
        <w:t>suppress</w:t>
      </w:r>
      <w:r>
        <w:rPr>
          <w:sz w:val="24"/>
          <w:szCs w:val="24"/>
        </w:rPr>
        <w:t>ing</w:t>
      </w:r>
      <w:r w:rsidR="007B4B48" w:rsidRPr="007B17B8">
        <w:rPr>
          <w:sz w:val="24"/>
          <w:szCs w:val="24"/>
        </w:rPr>
        <w:t xml:space="preserve"> the rate regulation percent</w:t>
      </w:r>
      <w:r w:rsidR="00F20542">
        <w:rPr>
          <w:sz w:val="24"/>
          <w:szCs w:val="24"/>
        </w:rPr>
        <w:t>age</w:t>
      </w:r>
      <w:r>
        <w:rPr>
          <w:sz w:val="24"/>
          <w:szCs w:val="24"/>
        </w:rPr>
        <w:t>.</w:t>
      </w:r>
      <w:r w:rsidR="007B4B48" w:rsidRPr="007B17B8">
        <w:rPr>
          <w:sz w:val="24"/>
          <w:szCs w:val="24"/>
        </w:rPr>
        <w:t xml:space="preserve"> </w:t>
      </w:r>
      <w:r w:rsidR="00F20542">
        <w:rPr>
          <w:sz w:val="24"/>
          <w:szCs w:val="24"/>
        </w:rPr>
        <w:t>looking from the point of view of the income insurance companies and worker unions</w:t>
      </w:r>
      <w:r>
        <w:rPr>
          <w:sz w:val="24"/>
          <w:szCs w:val="24"/>
        </w:rPr>
        <w:t>, the results indicate that the initiative reduce</w:t>
      </w:r>
      <w:r w:rsidR="00B22025">
        <w:rPr>
          <w:sz w:val="24"/>
          <w:szCs w:val="24"/>
        </w:rPr>
        <w:t>s</w:t>
      </w:r>
      <w:r>
        <w:rPr>
          <w:sz w:val="24"/>
          <w:szCs w:val="24"/>
        </w:rPr>
        <w:t xml:space="preserve"> economic </w:t>
      </w:r>
      <w:r>
        <w:rPr>
          <w:sz w:val="24"/>
          <w:szCs w:val="24"/>
        </w:rPr>
        <w:lastRenderedPageBreak/>
        <w:t>welfare, while</w:t>
      </w:r>
      <w:r w:rsidR="00CA13D5">
        <w:rPr>
          <w:sz w:val="24"/>
          <w:szCs w:val="24"/>
        </w:rPr>
        <w:t xml:space="preserve"> </w:t>
      </w:r>
      <w:r>
        <w:rPr>
          <w:sz w:val="24"/>
          <w:szCs w:val="24"/>
        </w:rPr>
        <w:t>o</w:t>
      </w:r>
      <w:r w:rsidR="00F20542">
        <w:rPr>
          <w:sz w:val="24"/>
          <w:szCs w:val="24"/>
        </w:rPr>
        <w:t>n the other hand, using the estimates in the income insurance model finds that the initiative increases economic welfare.</w:t>
      </w:r>
    </w:p>
    <w:p w14:paraId="28F470FB" w14:textId="70BB7C3E" w:rsidR="00E04480" w:rsidRPr="00B22025" w:rsidRDefault="00CA13D5" w:rsidP="00B22025">
      <w:pPr>
        <w:spacing w:line="360" w:lineRule="auto"/>
        <w:rPr>
          <w:sz w:val="24"/>
          <w:szCs w:val="24"/>
        </w:rPr>
      </w:pPr>
      <w:r>
        <w:rPr>
          <w:sz w:val="24"/>
          <w:szCs w:val="24"/>
        </w:rPr>
        <w:t xml:space="preserve"> </w:t>
      </w:r>
      <w:r w:rsidR="00087984">
        <w:rPr>
          <w:sz w:val="24"/>
          <w:szCs w:val="24"/>
        </w:rPr>
        <w:t>In case</w:t>
      </w:r>
      <w:r>
        <w:rPr>
          <w:sz w:val="24"/>
          <w:szCs w:val="24"/>
        </w:rPr>
        <w:t xml:space="preserve"> 3</w:t>
      </w:r>
      <w:r w:rsidR="00087984">
        <w:rPr>
          <w:sz w:val="24"/>
          <w:szCs w:val="24"/>
        </w:rPr>
        <w:t xml:space="preserve"> including newer evidence of the approach effect as well as including macroeconomic effects</w:t>
      </w:r>
      <w:r>
        <w:rPr>
          <w:sz w:val="24"/>
          <w:szCs w:val="24"/>
        </w:rPr>
        <w:t>,</w:t>
      </w:r>
      <w:r w:rsidR="00087984">
        <w:rPr>
          <w:sz w:val="24"/>
          <w:szCs w:val="24"/>
        </w:rPr>
        <w:t xml:space="preserve"> we find the initiative to increase the economic welfare.</w:t>
      </w:r>
      <w:r>
        <w:rPr>
          <w:sz w:val="24"/>
          <w:szCs w:val="24"/>
        </w:rPr>
        <w:t xml:space="preserve"> but </w:t>
      </w:r>
      <w:r w:rsidR="00665784" w:rsidRPr="007B17B8">
        <w:rPr>
          <w:sz w:val="24"/>
          <w:szCs w:val="24"/>
        </w:rPr>
        <w:t xml:space="preserve">that </w:t>
      </w:r>
      <w:r w:rsidR="00B22025">
        <w:rPr>
          <w:sz w:val="24"/>
          <w:szCs w:val="24"/>
        </w:rPr>
        <w:t>this conclusion</w:t>
      </w:r>
      <w:r w:rsidR="00665784" w:rsidRPr="007B17B8">
        <w:rPr>
          <w:sz w:val="24"/>
          <w:szCs w:val="24"/>
        </w:rPr>
        <w:t xml:space="preserve"> heavily </w:t>
      </w:r>
      <w:proofErr w:type="gramStart"/>
      <w:r w:rsidR="007B4B48" w:rsidRPr="007B17B8">
        <w:rPr>
          <w:sz w:val="24"/>
          <w:szCs w:val="24"/>
        </w:rPr>
        <w:t>rel</w:t>
      </w:r>
      <w:r w:rsidR="00B22025">
        <w:rPr>
          <w:sz w:val="24"/>
          <w:szCs w:val="24"/>
        </w:rPr>
        <w:t>y</w:t>
      </w:r>
      <w:proofErr w:type="gramEnd"/>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87984">
        <w:rPr>
          <w:sz w:val="24"/>
          <w:szCs w:val="24"/>
        </w:rPr>
        <w:t>T</w:t>
      </w:r>
      <w:r w:rsidR="00830830" w:rsidRPr="007B17B8">
        <w:rPr>
          <w:sz w:val="24"/>
          <w:szCs w:val="24"/>
        </w:rPr>
        <w:t>he literature is</w:t>
      </w:r>
      <w:r w:rsidR="00087984">
        <w:rPr>
          <w:sz w:val="24"/>
          <w:szCs w:val="24"/>
        </w:rPr>
        <w:t xml:space="preserve"> still</w:t>
      </w:r>
      <w:r w:rsidR="00830830" w:rsidRPr="007B17B8">
        <w:rPr>
          <w:sz w:val="24"/>
          <w:szCs w:val="24"/>
        </w:rPr>
        <w:t xml:space="preserve"> split in determining the Danish demand -regime, </w:t>
      </w:r>
      <w:r w:rsidR="00087984">
        <w:rPr>
          <w:sz w:val="24"/>
          <w:szCs w:val="24"/>
        </w:rPr>
        <w:t xml:space="preserve">but </w:t>
      </w:r>
      <w:r w:rsidR="00830830" w:rsidRPr="007B17B8">
        <w:rPr>
          <w:sz w:val="24"/>
          <w:szCs w:val="24"/>
        </w:rPr>
        <w:t>we find this result to be</w:t>
      </w:r>
      <w:r w:rsidR="000772FC">
        <w:rPr>
          <w:sz w:val="24"/>
          <w:szCs w:val="24"/>
        </w:rPr>
        <w:t xml:space="preserve"> very</w:t>
      </w:r>
      <w:r w:rsidR="00830830" w:rsidRPr="007B17B8">
        <w:rPr>
          <w:sz w:val="24"/>
          <w:szCs w:val="24"/>
        </w:rPr>
        <w:t xml:space="preserve"> robust in our model. </w:t>
      </w:r>
      <w:r w:rsidR="00B22025">
        <w:rPr>
          <w:sz w:val="24"/>
          <w:szCs w:val="24"/>
        </w:rPr>
        <w:br/>
      </w:r>
      <w:r w:rsidR="00830830" w:rsidRPr="007B17B8">
        <w:rPr>
          <w:sz w:val="24"/>
          <w:szCs w:val="24"/>
        </w:rPr>
        <w:t xml:space="preserve">Second, we assume the worker unions in Denmark to be capable of affecting the wages when the gap between the level of income insurance and wages is getting small. </w:t>
      </w:r>
      <w:r w:rsidR="00B23D52">
        <w:rPr>
          <w:sz w:val="24"/>
          <w:szCs w:val="24"/>
        </w:rPr>
        <w:t>Empirically</w:t>
      </w:r>
      <w:r w:rsidR="00FD35A3" w:rsidRPr="007B17B8">
        <w:rPr>
          <w:sz w:val="24"/>
          <w:szCs w:val="24"/>
        </w:rPr>
        <w:t xml:space="preserve"> we rely on the results found by </w:t>
      </w:r>
      <w:r w:rsidR="00E04480">
        <w:rPr>
          <w:sz w:val="24"/>
          <w:szCs w:val="24"/>
        </w:rPr>
        <w:fldChar w:fldCharType="begin" w:fldLock="1"/>
      </w:r>
      <w:r w:rsidR="00F00A78">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B23D52">
        <w:rPr>
          <w:sz w:val="24"/>
          <w:szCs w:val="24"/>
        </w:rPr>
        <w:t xml:space="preserve">as </w:t>
      </w:r>
      <w:r w:rsidR="00A3492F">
        <w:rPr>
          <w:sz w:val="24"/>
          <w:szCs w:val="24"/>
        </w:rPr>
        <w:t xml:space="preserve">our own empirical results </w:t>
      </w:r>
      <w:r w:rsidR="00B23D52">
        <w:rPr>
          <w:sz w:val="24"/>
          <w:szCs w:val="24"/>
        </w:rPr>
        <w:t>finds</w:t>
      </w:r>
      <w:r w:rsidR="00A3492F">
        <w:rPr>
          <w:sz w:val="24"/>
          <w:szCs w:val="24"/>
        </w:rPr>
        <w:t xml:space="preserve">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B23D52">
        <w:rPr>
          <w:sz w:val="24"/>
          <w:szCs w:val="24"/>
        </w:rPr>
        <w:t xml:space="preserve"> for this reason.</w:t>
      </w:r>
      <w:r w:rsidR="00091DEB">
        <w:rPr>
          <w:sz w:val="24"/>
          <w:szCs w:val="24"/>
        </w:rPr>
        <w:t xml:space="preserve"> </w:t>
      </w:r>
      <w:r w:rsidR="00B23D52">
        <w:rPr>
          <w:sz w:val="24"/>
          <w:szCs w:val="24"/>
        </w:rPr>
        <w:t>D</w:t>
      </w:r>
      <w:r w:rsidR="00091DEB">
        <w:rPr>
          <w:sz w:val="24"/>
          <w:szCs w:val="24"/>
        </w:rPr>
        <w:t>oing this</w:t>
      </w:r>
      <w:r w:rsidR="00FD35A3" w:rsidRPr="007B17B8">
        <w:rPr>
          <w:sz w:val="24"/>
          <w:szCs w:val="24"/>
        </w:rPr>
        <w:t xml:space="preserve"> we find</w:t>
      </w:r>
      <w:r w:rsidR="007B4B48" w:rsidRPr="007B17B8">
        <w:rPr>
          <w:sz w:val="24"/>
          <w:szCs w:val="24"/>
        </w:rPr>
        <w:t xml:space="preserve"> </w:t>
      </w:r>
      <w:r w:rsidR="00B23D52">
        <w:rPr>
          <w:sz w:val="24"/>
          <w:szCs w:val="24"/>
        </w:rPr>
        <w:t>the total</w:t>
      </w:r>
      <w:r w:rsidR="007B4B48" w:rsidRPr="007B17B8">
        <w:rPr>
          <w:sz w:val="24"/>
          <w:szCs w:val="24"/>
        </w:rPr>
        <w:t xml:space="preserve"> macro elasticity </w:t>
      </w:r>
      <w:r w:rsidR="00B23D52">
        <w:rPr>
          <w:sz w:val="24"/>
          <w:szCs w:val="24"/>
        </w:rPr>
        <w:t>to be</w:t>
      </w:r>
      <w:r w:rsidR="007B4B48" w:rsidRPr="007B17B8">
        <w:rPr>
          <w:sz w:val="24"/>
          <w:szCs w:val="24"/>
        </w:rPr>
        <w:t xml:space="preserve"> 0.47</w:t>
      </w:r>
      <w:r w:rsidR="00B23D52">
        <w:rPr>
          <w:sz w:val="24"/>
          <w:szCs w:val="24"/>
        </w:rPr>
        <w:t xml:space="preserve"> instead of 0.89</w:t>
      </w:r>
      <w:r w:rsidR="007B4B48" w:rsidRPr="007B17B8">
        <w:rPr>
          <w:sz w:val="24"/>
          <w:szCs w:val="24"/>
        </w:rPr>
        <w:t>, thereby resulting in the</w:t>
      </w:r>
      <w:r w:rsidR="00FD35A3" w:rsidRPr="007B17B8">
        <w:rPr>
          <w:sz w:val="24"/>
          <w:szCs w:val="24"/>
        </w:rPr>
        <w:t xml:space="preserve"> opposite conclusion for case 3, leaving the political decision to suppress the rate regulation percentage to lower the economic welfare. </w:t>
      </w:r>
    </w:p>
    <w:p w14:paraId="25A3A5A4" w14:textId="77777777" w:rsidR="00E04480" w:rsidRPr="00665784" w:rsidRDefault="00E04480" w:rsidP="004C5315"/>
    <w:p w14:paraId="55D55952" w14:textId="6F32386E" w:rsidR="004C5315" w:rsidRPr="00665784" w:rsidRDefault="004C5315" w:rsidP="004C5315">
      <w:pPr>
        <w:rPr>
          <w:ins w:id="42" w:author="Simon Thomsen" w:date="2022-11-09T11:41:00Z"/>
        </w:rPr>
      </w:pPr>
    </w:p>
    <w:p w14:paraId="74ABB717" w14:textId="7589233E" w:rsidR="00CD17D9" w:rsidRPr="00B33E3B" w:rsidRDefault="00CD17D9" w:rsidP="00CD17D9">
      <w:pPr>
        <w:pStyle w:val="Overskrift1"/>
        <w:rPr>
          <w:ins w:id="43" w:author="Simon Thomsen" w:date="2022-11-09T11:42:00Z"/>
          <w:lang w:val="da-DK"/>
        </w:rPr>
      </w:pPr>
      <w:ins w:id="44" w:author="Simon Thomsen" w:date="2022-11-09T11:42:00Z">
        <w:r w:rsidRPr="00B33E3B">
          <w:rPr>
            <w:lang w:val="da-DK"/>
          </w:rPr>
          <w:t xml:space="preserve">Reference list </w:t>
        </w:r>
      </w:ins>
    </w:p>
    <w:p w14:paraId="2919FEF5" w14:textId="7D0416A6" w:rsidR="00CD17D9" w:rsidRPr="00B33E3B" w:rsidRDefault="00CD17D9" w:rsidP="00CD17D9">
      <w:pPr>
        <w:rPr>
          <w:ins w:id="45" w:author="Simon Thomsen" w:date="2022-11-09T11:42:00Z"/>
          <w:lang w:val="da-DK"/>
        </w:rPr>
      </w:pPr>
    </w:p>
    <w:p w14:paraId="65654118" w14:textId="211DDEDC" w:rsidR="00313FC0" w:rsidRPr="003F3836" w:rsidRDefault="00333B3D" w:rsidP="00313FC0">
      <w:pPr>
        <w:widowControl w:val="0"/>
        <w:autoSpaceDE w:val="0"/>
        <w:autoSpaceDN w:val="0"/>
        <w:adjustRightInd w:val="0"/>
        <w:spacing w:line="240" w:lineRule="auto"/>
        <w:ind w:left="480" w:hanging="480"/>
        <w:rPr>
          <w:rFonts w:ascii="Calibri" w:hAnsi="Calibri" w:cs="Calibri"/>
          <w:noProof/>
          <w:szCs w:val="24"/>
          <w:lang w:val="da-DK"/>
        </w:rPr>
      </w:pPr>
      <w:r>
        <w:fldChar w:fldCharType="begin" w:fldLock="1"/>
      </w:r>
      <w:r w:rsidRPr="00B33E3B">
        <w:rPr>
          <w:lang w:val="da-DK"/>
        </w:rPr>
        <w:instrText xml:space="preserve">ADDIN Mendeley Bibliography CSL_BIBLIOGRAPHY </w:instrText>
      </w:r>
      <w:r>
        <w:fldChar w:fldCharType="separate"/>
      </w:r>
      <w:r w:rsidR="00313FC0" w:rsidRPr="003F3836">
        <w:rPr>
          <w:rFonts w:ascii="Calibri" w:hAnsi="Calibri" w:cs="Calibri"/>
          <w:noProof/>
          <w:szCs w:val="24"/>
          <w:lang w:val="da-DK"/>
        </w:rPr>
        <w:t xml:space="preserve">Aastrup, M. (2018). </w:t>
      </w:r>
      <w:r w:rsidR="00313FC0" w:rsidRPr="003F3836">
        <w:rPr>
          <w:rFonts w:ascii="Calibri" w:hAnsi="Calibri" w:cs="Calibri"/>
          <w:i/>
          <w:iCs/>
          <w:noProof/>
          <w:szCs w:val="24"/>
          <w:lang w:val="da-DK"/>
        </w:rPr>
        <w:t>30 Års dagpengeforringelser</w:t>
      </w:r>
      <w:r w:rsidR="00313FC0" w:rsidRPr="003F3836">
        <w:rPr>
          <w:rFonts w:ascii="Calibri" w:hAnsi="Calibri" w:cs="Calibri"/>
          <w:noProof/>
          <w:szCs w:val="24"/>
          <w:lang w:val="da-DK"/>
        </w:rPr>
        <w:t xml:space="preserve">. </w:t>
      </w:r>
      <w:r w:rsidR="00313FC0" w:rsidRPr="003F3836">
        <w:rPr>
          <w:rFonts w:ascii="Calibri" w:hAnsi="Calibri" w:cs="Calibri"/>
          <w:i/>
          <w:iCs/>
          <w:noProof/>
          <w:szCs w:val="24"/>
          <w:lang w:val="da-DK"/>
        </w:rPr>
        <w:t>September 2018</w:t>
      </w:r>
      <w:r w:rsidR="00313FC0" w:rsidRPr="003F3836">
        <w:rPr>
          <w:rFonts w:ascii="Calibri" w:hAnsi="Calibri" w:cs="Calibri"/>
          <w:noProof/>
          <w:szCs w:val="24"/>
          <w:lang w:val="da-DK"/>
        </w:rPr>
        <w:t>.</w:t>
      </w:r>
    </w:p>
    <w:p w14:paraId="787F1BFE"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F3836">
        <w:rPr>
          <w:rFonts w:ascii="Calibri" w:hAnsi="Calibri" w:cs="Calibri"/>
          <w:noProof/>
          <w:szCs w:val="24"/>
          <w:lang w:val="da-DK"/>
        </w:rPr>
        <w:t xml:space="preserve">Andersen, T. M., Svarer, M., &amp; Vejlin, R. M. (2015). Litteraturreview af effekter af indretning af arbejdsunderstøttelsen. </w:t>
      </w:r>
      <w:r w:rsidRPr="00313FC0">
        <w:rPr>
          <w:rFonts w:ascii="Calibri" w:hAnsi="Calibri" w:cs="Calibri"/>
          <w:i/>
          <w:iCs/>
          <w:noProof/>
          <w:szCs w:val="24"/>
        </w:rPr>
        <w:t>Beskæftigelsesministeriet</w:t>
      </w:r>
      <w:r w:rsidRPr="00313FC0">
        <w:rPr>
          <w:rFonts w:ascii="Calibri" w:hAnsi="Calibri" w:cs="Calibri"/>
          <w:noProof/>
          <w:szCs w:val="24"/>
        </w:rPr>
        <w:t>, 1–99.</w:t>
      </w:r>
    </w:p>
    <w:p w14:paraId="3F61DD27"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13FC0">
        <w:rPr>
          <w:rFonts w:ascii="Calibri" w:hAnsi="Calibri" w:cs="Calibri"/>
          <w:noProof/>
          <w:szCs w:val="24"/>
        </w:rPr>
        <w:t xml:space="preserve">Bengtsson, E., &amp; Stockhammer, E. (2018). Wages, Income Distribution and Economic Growth: Long-Run Perspectives in Scandinavia, 1900–2010. </w:t>
      </w:r>
      <w:r w:rsidRPr="00313FC0">
        <w:rPr>
          <w:rFonts w:ascii="Calibri" w:hAnsi="Calibri" w:cs="Calibri"/>
          <w:i/>
          <w:iCs/>
          <w:noProof/>
          <w:szCs w:val="24"/>
        </w:rPr>
        <w:t>Review of Political Economy</w:t>
      </w:r>
      <w:r w:rsidRPr="00313FC0">
        <w:rPr>
          <w:rFonts w:ascii="Calibri" w:hAnsi="Calibri" w:cs="Calibri"/>
          <w:noProof/>
          <w:szCs w:val="24"/>
        </w:rPr>
        <w:t xml:space="preserve">, </w:t>
      </w:r>
      <w:r w:rsidRPr="00313FC0">
        <w:rPr>
          <w:rFonts w:ascii="Calibri" w:hAnsi="Calibri" w:cs="Calibri"/>
          <w:i/>
          <w:iCs/>
          <w:noProof/>
          <w:szCs w:val="24"/>
        </w:rPr>
        <w:t>33</w:t>
      </w:r>
      <w:r w:rsidRPr="00313FC0">
        <w:rPr>
          <w:rFonts w:ascii="Calibri" w:hAnsi="Calibri" w:cs="Calibri"/>
          <w:noProof/>
          <w:szCs w:val="24"/>
        </w:rPr>
        <w:t>(4), 725–745. https://doi.org/10.1080/09538259.2020.1860307</w:t>
      </w:r>
    </w:p>
    <w:p w14:paraId="286E0101"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13FC0">
        <w:rPr>
          <w:rFonts w:ascii="Calibri" w:hAnsi="Calibri" w:cs="Calibri"/>
          <w:noProof/>
          <w:szCs w:val="24"/>
        </w:rPr>
        <w:t xml:space="preserve">Boone, C., Dube, A., Goodman, L., &amp; Kaplan, E. (2021). Unemployment Insurance Generosity and Aggregate Employment. </w:t>
      </w:r>
      <w:r w:rsidRPr="00313FC0">
        <w:rPr>
          <w:rFonts w:ascii="Calibri" w:hAnsi="Calibri" w:cs="Calibri"/>
          <w:i/>
          <w:iCs/>
          <w:noProof/>
          <w:szCs w:val="24"/>
        </w:rPr>
        <w:t>American Economic Journal: Economic Policy</w:t>
      </w:r>
      <w:r w:rsidRPr="00313FC0">
        <w:rPr>
          <w:rFonts w:ascii="Calibri" w:hAnsi="Calibri" w:cs="Calibri"/>
          <w:noProof/>
          <w:szCs w:val="24"/>
        </w:rPr>
        <w:t xml:space="preserve">, </w:t>
      </w:r>
      <w:r w:rsidRPr="00313FC0">
        <w:rPr>
          <w:rFonts w:ascii="Calibri" w:hAnsi="Calibri" w:cs="Calibri"/>
          <w:i/>
          <w:iCs/>
          <w:noProof/>
          <w:szCs w:val="24"/>
        </w:rPr>
        <w:t>13</w:t>
      </w:r>
      <w:r w:rsidRPr="00313FC0">
        <w:rPr>
          <w:rFonts w:ascii="Calibri" w:hAnsi="Calibri" w:cs="Calibri"/>
          <w:noProof/>
          <w:szCs w:val="24"/>
        </w:rPr>
        <w:t>(2), 58–99. https://doi.org/10.1257/pol.20160613</w:t>
      </w:r>
    </w:p>
    <w:p w14:paraId="1F29430E"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13FC0">
        <w:rPr>
          <w:rFonts w:ascii="Calibri" w:hAnsi="Calibri" w:cs="Calibri"/>
          <w:noProof/>
          <w:szCs w:val="24"/>
        </w:rPr>
        <w:t xml:space="preserve">Byrialsen, M. R., &amp; Raza, H. (2018). Macroeconomic effects of unemployment benefits in small open economies: A stock–flow consistent approach. </w:t>
      </w:r>
      <w:r w:rsidRPr="00313FC0">
        <w:rPr>
          <w:rFonts w:ascii="Calibri" w:hAnsi="Calibri" w:cs="Calibri"/>
          <w:i/>
          <w:iCs/>
          <w:noProof/>
          <w:szCs w:val="24"/>
        </w:rPr>
        <w:t>European Journal of Economics and Economic Policies: Intervention</w:t>
      </w:r>
      <w:r w:rsidRPr="00313FC0">
        <w:rPr>
          <w:rFonts w:ascii="Calibri" w:hAnsi="Calibri" w:cs="Calibri"/>
          <w:noProof/>
          <w:szCs w:val="24"/>
        </w:rPr>
        <w:t xml:space="preserve">, </w:t>
      </w:r>
      <w:r w:rsidRPr="00313FC0">
        <w:rPr>
          <w:rFonts w:ascii="Calibri" w:hAnsi="Calibri" w:cs="Calibri"/>
          <w:i/>
          <w:iCs/>
          <w:noProof/>
          <w:szCs w:val="24"/>
        </w:rPr>
        <w:t>15</w:t>
      </w:r>
      <w:r w:rsidRPr="00313FC0">
        <w:rPr>
          <w:rFonts w:ascii="Calibri" w:hAnsi="Calibri" w:cs="Calibri"/>
          <w:noProof/>
          <w:szCs w:val="24"/>
        </w:rPr>
        <w:t>(3), 335–363. https://doi.org/10.4337/ejeep.2018.0032</w:t>
      </w:r>
    </w:p>
    <w:p w14:paraId="0CFE32B3"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F3836">
        <w:rPr>
          <w:rFonts w:ascii="Calibri" w:hAnsi="Calibri" w:cs="Calibri"/>
          <w:noProof/>
          <w:szCs w:val="24"/>
          <w:lang w:val="da-DK"/>
        </w:rPr>
        <w:lastRenderedPageBreak/>
        <w:t xml:space="preserve">Byrialsen, M. R., Raza, H., &amp; Valdecantos, S. (2022). </w:t>
      </w:r>
      <w:r w:rsidRPr="00313FC0">
        <w:rPr>
          <w:rFonts w:ascii="Calibri" w:hAnsi="Calibri" w:cs="Calibri"/>
          <w:i/>
          <w:iCs/>
          <w:noProof/>
          <w:szCs w:val="24"/>
        </w:rPr>
        <w:t>QMDE : A QUARTERLY EMPIRICAL MODEL FOR THE DANISH ECONOMY : A STOCK-FLOW CONSISTENT APPROACH</w:t>
      </w:r>
      <w:r w:rsidRPr="00313FC0">
        <w:rPr>
          <w:rFonts w:ascii="Calibri" w:hAnsi="Calibri" w:cs="Calibri"/>
          <w:noProof/>
          <w:szCs w:val="24"/>
        </w:rPr>
        <w:t xml:space="preserve">. </w:t>
      </w:r>
      <w:r w:rsidRPr="00313FC0">
        <w:rPr>
          <w:rFonts w:ascii="Calibri" w:hAnsi="Calibri" w:cs="Calibri"/>
          <w:i/>
          <w:iCs/>
          <w:noProof/>
          <w:szCs w:val="24"/>
        </w:rPr>
        <w:t>79</w:t>
      </w:r>
      <w:r w:rsidRPr="00313FC0">
        <w:rPr>
          <w:rFonts w:ascii="Calibri" w:hAnsi="Calibri" w:cs="Calibri"/>
          <w:noProof/>
          <w:szCs w:val="24"/>
        </w:rPr>
        <w:t>.</w:t>
      </w:r>
    </w:p>
    <w:p w14:paraId="0EEBC2DD"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13FC0">
        <w:rPr>
          <w:rFonts w:ascii="Calibri" w:hAnsi="Calibri" w:cs="Calibri"/>
          <w:noProof/>
          <w:szCs w:val="24"/>
        </w:rPr>
        <w:t xml:space="preserve">Chetty, R. (2006). A general formula for the optimal level of social insurance. </w:t>
      </w:r>
      <w:r w:rsidRPr="00313FC0">
        <w:rPr>
          <w:rFonts w:ascii="Calibri" w:hAnsi="Calibri" w:cs="Calibri"/>
          <w:i/>
          <w:iCs/>
          <w:noProof/>
          <w:szCs w:val="24"/>
        </w:rPr>
        <w:t>Journal of Public Economics</w:t>
      </w:r>
      <w:r w:rsidRPr="00313FC0">
        <w:rPr>
          <w:rFonts w:ascii="Calibri" w:hAnsi="Calibri" w:cs="Calibri"/>
          <w:noProof/>
          <w:szCs w:val="24"/>
        </w:rPr>
        <w:t xml:space="preserve">, </w:t>
      </w:r>
      <w:r w:rsidRPr="00313FC0">
        <w:rPr>
          <w:rFonts w:ascii="Calibri" w:hAnsi="Calibri" w:cs="Calibri"/>
          <w:i/>
          <w:iCs/>
          <w:noProof/>
          <w:szCs w:val="24"/>
        </w:rPr>
        <w:t>90</w:t>
      </w:r>
      <w:r w:rsidRPr="00313FC0">
        <w:rPr>
          <w:rFonts w:ascii="Calibri" w:hAnsi="Calibri" w:cs="Calibri"/>
          <w:noProof/>
          <w:szCs w:val="24"/>
        </w:rPr>
        <w:t>(10–11), 1879–1901. https://doi.org/10.1016/j.jpubeco.2006.01.004</w:t>
      </w:r>
    </w:p>
    <w:p w14:paraId="059F56DB" w14:textId="77777777" w:rsidR="00313FC0" w:rsidRPr="003F3836" w:rsidRDefault="00313FC0" w:rsidP="00313FC0">
      <w:pPr>
        <w:widowControl w:val="0"/>
        <w:autoSpaceDE w:val="0"/>
        <w:autoSpaceDN w:val="0"/>
        <w:adjustRightInd w:val="0"/>
        <w:spacing w:line="240" w:lineRule="auto"/>
        <w:ind w:left="480" w:hanging="480"/>
        <w:rPr>
          <w:rFonts w:ascii="Calibri" w:hAnsi="Calibri" w:cs="Calibri"/>
          <w:noProof/>
          <w:szCs w:val="24"/>
          <w:lang w:val="da-DK"/>
        </w:rPr>
      </w:pPr>
      <w:r w:rsidRPr="00313FC0">
        <w:rPr>
          <w:rFonts w:ascii="Calibri" w:hAnsi="Calibri" w:cs="Calibri"/>
          <w:noProof/>
          <w:szCs w:val="24"/>
        </w:rPr>
        <w:t xml:space="preserve">Chetty, R. (2008). Moral hazard versus liquidity and optimal unemployment insurance. </w:t>
      </w:r>
      <w:r w:rsidRPr="003F3836">
        <w:rPr>
          <w:rFonts w:ascii="Calibri" w:hAnsi="Calibri" w:cs="Calibri"/>
          <w:i/>
          <w:iCs/>
          <w:noProof/>
          <w:szCs w:val="24"/>
          <w:lang w:val="da-DK"/>
        </w:rPr>
        <w:t>Journal of Political Economy</w:t>
      </w:r>
      <w:r w:rsidRPr="003F3836">
        <w:rPr>
          <w:rFonts w:ascii="Calibri" w:hAnsi="Calibri" w:cs="Calibri"/>
          <w:noProof/>
          <w:szCs w:val="24"/>
          <w:lang w:val="da-DK"/>
        </w:rPr>
        <w:t xml:space="preserve">, </w:t>
      </w:r>
      <w:r w:rsidRPr="003F3836">
        <w:rPr>
          <w:rFonts w:ascii="Calibri" w:hAnsi="Calibri" w:cs="Calibri"/>
          <w:i/>
          <w:iCs/>
          <w:noProof/>
          <w:szCs w:val="24"/>
          <w:lang w:val="da-DK"/>
        </w:rPr>
        <w:t>116</w:t>
      </w:r>
      <w:r w:rsidRPr="003F3836">
        <w:rPr>
          <w:rFonts w:ascii="Calibri" w:hAnsi="Calibri" w:cs="Calibri"/>
          <w:noProof/>
          <w:szCs w:val="24"/>
          <w:lang w:val="da-DK"/>
        </w:rPr>
        <w:t>(2), 173–234. https://doi.org/10.1086/588585</w:t>
      </w:r>
    </w:p>
    <w:p w14:paraId="4CD3B65F" w14:textId="77777777" w:rsidR="00313FC0" w:rsidRPr="003F3836" w:rsidRDefault="00313FC0" w:rsidP="00313FC0">
      <w:pPr>
        <w:widowControl w:val="0"/>
        <w:autoSpaceDE w:val="0"/>
        <w:autoSpaceDN w:val="0"/>
        <w:adjustRightInd w:val="0"/>
        <w:spacing w:line="240" w:lineRule="auto"/>
        <w:ind w:left="480" w:hanging="480"/>
        <w:rPr>
          <w:rFonts w:ascii="Calibri" w:hAnsi="Calibri" w:cs="Calibri"/>
          <w:noProof/>
          <w:szCs w:val="24"/>
          <w:lang w:val="da-DK"/>
        </w:rPr>
      </w:pPr>
      <w:r w:rsidRPr="003F3836">
        <w:rPr>
          <w:rFonts w:ascii="Calibri" w:hAnsi="Calibri" w:cs="Calibri"/>
          <w:noProof/>
          <w:szCs w:val="24"/>
          <w:lang w:val="da-DK"/>
        </w:rPr>
        <w:t xml:space="preserve">Dagpengekommissionen. (2015). </w:t>
      </w:r>
      <w:r w:rsidRPr="003F3836">
        <w:rPr>
          <w:rFonts w:ascii="Calibri" w:hAnsi="Calibri" w:cs="Calibri"/>
          <w:i/>
          <w:iCs/>
          <w:noProof/>
          <w:szCs w:val="24"/>
          <w:lang w:val="da-DK"/>
        </w:rPr>
        <w:t>Kompensationsgraden i dagpengesystemet</w:t>
      </w:r>
      <w:r w:rsidRPr="003F3836">
        <w:rPr>
          <w:rFonts w:ascii="Calibri" w:hAnsi="Calibri" w:cs="Calibri"/>
          <w:noProof/>
          <w:szCs w:val="24"/>
          <w:lang w:val="da-DK"/>
        </w:rPr>
        <w:t>. 41.</w:t>
      </w:r>
    </w:p>
    <w:p w14:paraId="710837CB" w14:textId="77777777" w:rsidR="00313FC0" w:rsidRPr="003F3836" w:rsidRDefault="00313FC0" w:rsidP="00313FC0">
      <w:pPr>
        <w:widowControl w:val="0"/>
        <w:autoSpaceDE w:val="0"/>
        <w:autoSpaceDN w:val="0"/>
        <w:adjustRightInd w:val="0"/>
        <w:spacing w:line="240" w:lineRule="auto"/>
        <w:ind w:left="480" w:hanging="480"/>
        <w:rPr>
          <w:rFonts w:ascii="Calibri" w:hAnsi="Calibri" w:cs="Calibri"/>
          <w:noProof/>
          <w:szCs w:val="24"/>
          <w:lang w:val="da-DK"/>
        </w:rPr>
      </w:pPr>
      <w:r w:rsidRPr="003F3836">
        <w:rPr>
          <w:rFonts w:ascii="Calibri" w:hAnsi="Calibri" w:cs="Calibri"/>
          <w:noProof/>
          <w:szCs w:val="24"/>
          <w:lang w:val="da-DK"/>
        </w:rPr>
        <w:t xml:space="preserve">Dagpengekommissionens sekretariat. (2015). Dagpengemodellen teknisk analyserapport. </w:t>
      </w:r>
      <w:r w:rsidRPr="003F3836">
        <w:rPr>
          <w:rFonts w:ascii="Calibri" w:hAnsi="Calibri" w:cs="Calibri"/>
          <w:i/>
          <w:iCs/>
          <w:noProof/>
          <w:szCs w:val="24"/>
          <w:lang w:val="da-DK"/>
        </w:rPr>
        <w:t>Beskæftigelsesmi</w:t>
      </w:r>
      <w:r w:rsidRPr="003F3836">
        <w:rPr>
          <w:rFonts w:ascii="Calibri" w:hAnsi="Calibri" w:cs="Calibri"/>
          <w:noProof/>
          <w:szCs w:val="24"/>
          <w:lang w:val="da-DK"/>
        </w:rPr>
        <w:t>.</w:t>
      </w:r>
    </w:p>
    <w:p w14:paraId="63516C6B" w14:textId="77777777" w:rsidR="00313FC0" w:rsidRPr="003F3836" w:rsidRDefault="00313FC0" w:rsidP="00313FC0">
      <w:pPr>
        <w:widowControl w:val="0"/>
        <w:autoSpaceDE w:val="0"/>
        <w:autoSpaceDN w:val="0"/>
        <w:adjustRightInd w:val="0"/>
        <w:spacing w:line="240" w:lineRule="auto"/>
        <w:ind w:left="480" w:hanging="480"/>
        <w:rPr>
          <w:rFonts w:ascii="Calibri" w:hAnsi="Calibri" w:cs="Calibri"/>
          <w:noProof/>
          <w:szCs w:val="24"/>
          <w:lang w:val="da-DK"/>
        </w:rPr>
      </w:pPr>
      <w:r w:rsidRPr="003F3836">
        <w:rPr>
          <w:rFonts w:ascii="Calibri" w:hAnsi="Calibri" w:cs="Calibri"/>
          <w:noProof/>
          <w:szCs w:val="24"/>
          <w:lang w:val="da-DK"/>
        </w:rPr>
        <w:t xml:space="preserve">Danmarks Statistik. (2012). ADAM - En Model Af Dansk Økonomi. In </w:t>
      </w:r>
      <w:r w:rsidRPr="003F3836">
        <w:rPr>
          <w:rFonts w:ascii="Calibri" w:hAnsi="Calibri" w:cs="Calibri"/>
          <w:i/>
          <w:iCs/>
          <w:noProof/>
          <w:szCs w:val="24"/>
          <w:lang w:val="da-DK"/>
        </w:rPr>
        <w:t>Danmarks Statistik</w:t>
      </w:r>
      <w:r w:rsidRPr="003F3836">
        <w:rPr>
          <w:rFonts w:ascii="Calibri" w:hAnsi="Calibri" w:cs="Calibri"/>
          <w:noProof/>
          <w:szCs w:val="24"/>
          <w:lang w:val="da-DK"/>
        </w:rPr>
        <w:t>. Danmarks Statistik. https://www.dst.dk/da/Statistik/Publikationer/VisPub?cid=17987</w:t>
      </w:r>
    </w:p>
    <w:p w14:paraId="45B92082" w14:textId="77777777" w:rsidR="00313FC0" w:rsidRPr="003F3836" w:rsidRDefault="00313FC0" w:rsidP="00313FC0">
      <w:pPr>
        <w:widowControl w:val="0"/>
        <w:autoSpaceDE w:val="0"/>
        <w:autoSpaceDN w:val="0"/>
        <w:adjustRightInd w:val="0"/>
        <w:spacing w:line="240" w:lineRule="auto"/>
        <w:ind w:left="480" w:hanging="480"/>
        <w:rPr>
          <w:rFonts w:ascii="Calibri" w:hAnsi="Calibri" w:cs="Calibri"/>
          <w:noProof/>
          <w:szCs w:val="24"/>
          <w:lang w:val="da-DK"/>
        </w:rPr>
      </w:pPr>
      <w:r w:rsidRPr="003F3836">
        <w:rPr>
          <w:rFonts w:ascii="Calibri" w:hAnsi="Calibri" w:cs="Calibri"/>
          <w:noProof/>
          <w:szCs w:val="24"/>
          <w:lang w:val="da-DK"/>
        </w:rPr>
        <w:t xml:space="preserve">De Økonomiske Råd. (2022). </w:t>
      </w:r>
      <w:r w:rsidRPr="003F3836">
        <w:rPr>
          <w:rFonts w:ascii="Calibri" w:hAnsi="Calibri" w:cs="Calibri"/>
          <w:i/>
          <w:iCs/>
          <w:noProof/>
          <w:szCs w:val="24"/>
          <w:lang w:val="da-DK"/>
        </w:rPr>
        <w:t>RAPPORT FRA FORMANDSKABET DANSK ØKONOMI FORÅR 2022</w:t>
      </w:r>
      <w:r w:rsidRPr="003F3836">
        <w:rPr>
          <w:rFonts w:ascii="Calibri" w:hAnsi="Calibri" w:cs="Calibri"/>
          <w:noProof/>
          <w:szCs w:val="24"/>
          <w:lang w:val="da-DK"/>
        </w:rPr>
        <w:t>. https://dors.dk/raad-vismaend/loven.</w:t>
      </w:r>
    </w:p>
    <w:p w14:paraId="6A20FAAF"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F3836">
        <w:rPr>
          <w:rFonts w:ascii="Calibri" w:hAnsi="Calibri" w:cs="Calibri"/>
          <w:noProof/>
          <w:szCs w:val="24"/>
          <w:lang w:val="da-DK"/>
        </w:rPr>
        <w:t xml:space="preserve">Dieterle, S., Bartalotti, O., &amp; Brummet, Q. (2021). </w:t>
      </w:r>
      <w:r w:rsidRPr="00313FC0">
        <w:rPr>
          <w:rFonts w:ascii="Calibri" w:hAnsi="Calibri" w:cs="Calibri"/>
          <w:noProof/>
          <w:szCs w:val="24"/>
        </w:rPr>
        <w:t xml:space="preserve">Revisiting the Effects of Unemployment Insurance Extensions on Unemployment: A Measurement Error-Corrected Regression Discontinuity Approach. </w:t>
      </w:r>
      <w:r w:rsidRPr="00313FC0">
        <w:rPr>
          <w:rFonts w:ascii="Calibri" w:hAnsi="Calibri" w:cs="Calibri"/>
          <w:i/>
          <w:iCs/>
          <w:noProof/>
          <w:szCs w:val="24"/>
        </w:rPr>
        <w:t>SSRN Electronic Journal</w:t>
      </w:r>
      <w:r w:rsidRPr="00313FC0">
        <w:rPr>
          <w:rFonts w:ascii="Calibri" w:hAnsi="Calibri" w:cs="Calibri"/>
          <w:noProof/>
          <w:szCs w:val="24"/>
        </w:rPr>
        <w:t xml:space="preserve">, </w:t>
      </w:r>
      <w:r w:rsidRPr="00313FC0">
        <w:rPr>
          <w:rFonts w:ascii="Calibri" w:hAnsi="Calibri" w:cs="Calibri"/>
          <w:i/>
          <w:iCs/>
          <w:noProof/>
          <w:szCs w:val="24"/>
        </w:rPr>
        <w:t>11496</w:t>
      </w:r>
      <w:r w:rsidRPr="00313FC0">
        <w:rPr>
          <w:rFonts w:ascii="Calibri" w:hAnsi="Calibri" w:cs="Calibri"/>
          <w:noProof/>
          <w:szCs w:val="24"/>
        </w:rPr>
        <w:t>. https://doi.org/10.2139/ssrn.3177370</w:t>
      </w:r>
    </w:p>
    <w:p w14:paraId="0E3DF527"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13FC0">
        <w:rPr>
          <w:rFonts w:ascii="Calibri" w:hAnsi="Calibri" w:cs="Calibri"/>
          <w:noProof/>
          <w:szCs w:val="24"/>
        </w:rPr>
        <w:t xml:space="preserve">Dray, M., &amp; Thirlwall, A. P. (2011). The endogeneity of the natural rate of growth for a selection of Asian countries. </w:t>
      </w:r>
      <w:r w:rsidRPr="00313FC0">
        <w:rPr>
          <w:rFonts w:ascii="Calibri" w:hAnsi="Calibri" w:cs="Calibri"/>
          <w:i/>
          <w:iCs/>
          <w:noProof/>
          <w:szCs w:val="24"/>
        </w:rPr>
        <w:t>Journal of Post Keynesian Economics</w:t>
      </w:r>
      <w:r w:rsidRPr="00313FC0">
        <w:rPr>
          <w:rFonts w:ascii="Calibri" w:hAnsi="Calibri" w:cs="Calibri"/>
          <w:noProof/>
          <w:szCs w:val="24"/>
        </w:rPr>
        <w:t xml:space="preserve">, </w:t>
      </w:r>
      <w:r w:rsidRPr="00313FC0">
        <w:rPr>
          <w:rFonts w:ascii="Calibri" w:hAnsi="Calibri" w:cs="Calibri"/>
          <w:i/>
          <w:iCs/>
          <w:noProof/>
          <w:szCs w:val="24"/>
        </w:rPr>
        <w:t>33</w:t>
      </w:r>
      <w:r w:rsidRPr="00313FC0">
        <w:rPr>
          <w:rFonts w:ascii="Calibri" w:hAnsi="Calibri" w:cs="Calibri"/>
          <w:noProof/>
          <w:szCs w:val="24"/>
        </w:rPr>
        <w:t>(3), 451–468. https://doi.org/10.2753/PKE0160-3477330303</w:t>
      </w:r>
    </w:p>
    <w:p w14:paraId="79F28A05" w14:textId="77777777" w:rsidR="00313FC0" w:rsidRPr="003F3836" w:rsidRDefault="00313FC0" w:rsidP="00313FC0">
      <w:pPr>
        <w:widowControl w:val="0"/>
        <w:autoSpaceDE w:val="0"/>
        <w:autoSpaceDN w:val="0"/>
        <w:adjustRightInd w:val="0"/>
        <w:spacing w:line="240" w:lineRule="auto"/>
        <w:ind w:left="480" w:hanging="480"/>
        <w:rPr>
          <w:rFonts w:ascii="Calibri" w:hAnsi="Calibri" w:cs="Calibri"/>
          <w:noProof/>
          <w:szCs w:val="24"/>
          <w:lang w:val="da-DK"/>
        </w:rPr>
      </w:pPr>
      <w:r w:rsidRPr="00313FC0">
        <w:rPr>
          <w:rFonts w:ascii="Calibri" w:hAnsi="Calibri" w:cs="Calibri"/>
          <w:noProof/>
          <w:szCs w:val="24"/>
        </w:rPr>
        <w:t xml:space="preserve">DREAM. </w:t>
      </w:r>
      <w:r w:rsidRPr="003F3836">
        <w:rPr>
          <w:rFonts w:ascii="Calibri" w:hAnsi="Calibri" w:cs="Calibri"/>
          <w:noProof/>
          <w:szCs w:val="24"/>
          <w:lang w:val="da-DK"/>
        </w:rPr>
        <w:t xml:space="preserve">(2013). </w:t>
      </w:r>
      <w:r w:rsidRPr="003F3836">
        <w:rPr>
          <w:rFonts w:ascii="Calibri" w:hAnsi="Calibri" w:cs="Calibri"/>
          <w:i/>
          <w:iCs/>
          <w:noProof/>
          <w:szCs w:val="24"/>
          <w:lang w:val="da-DK"/>
        </w:rPr>
        <w:t>Langsigtet økonomisk fremskrivning 2013</w:t>
      </w:r>
      <w:r w:rsidRPr="003F3836">
        <w:rPr>
          <w:rFonts w:ascii="Calibri" w:hAnsi="Calibri" w:cs="Calibri"/>
          <w:noProof/>
          <w:szCs w:val="24"/>
          <w:lang w:val="da-DK"/>
        </w:rPr>
        <w:t xml:space="preserve">. </w:t>
      </w:r>
      <w:r w:rsidRPr="003F3836">
        <w:rPr>
          <w:rFonts w:ascii="Calibri" w:hAnsi="Calibri" w:cs="Calibri"/>
          <w:i/>
          <w:iCs/>
          <w:noProof/>
          <w:szCs w:val="24"/>
          <w:lang w:val="da-DK"/>
        </w:rPr>
        <w:t>August</w:t>
      </w:r>
      <w:r w:rsidRPr="003F3836">
        <w:rPr>
          <w:rFonts w:ascii="Calibri" w:hAnsi="Calibri" w:cs="Calibri"/>
          <w:noProof/>
          <w:szCs w:val="24"/>
          <w:lang w:val="da-DK"/>
        </w:rPr>
        <w:t>.</w:t>
      </w:r>
    </w:p>
    <w:p w14:paraId="68A5CC23" w14:textId="77777777" w:rsidR="00313FC0" w:rsidRPr="003F3836" w:rsidRDefault="00313FC0" w:rsidP="00313FC0">
      <w:pPr>
        <w:widowControl w:val="0"/>
        <w:autoSpaceDE w:val="0"/>
        <w:autoSpaceDN w:val="0"/>
        <w:adjustRightInd w:val="0"/>
        <w:spacing w:line="240" w:lineRule="auto"/>
        <w:ind w:left="480" w:hanging="480"/>
        <w:rPr>
          <w:rFonts w:ascii="Calibri" w:hAnsi="Calibri" w:cs="Calibri"/>
          <w:noProof/>
          <w:szCs w:val="24"/>
          <w:lang w:val="da-DK"/>
        </w:rPr>
      </w:pPr>
      <w:r w:rsidRPr="003F3836">
        <w:rPr>
          <w:rFonts w:ascii="Calibri" w:hAnsi="Calibri" w:cs="Calibri"/>
          <w:noProof/>
          <w:szCs w:val="24"/>
          <w:lang w:val="da-DK"/>
        </w:rPr>
        <w:t xml:space="preserve">Fagbevægelsens Hovedorganisation. (2021). </w:t>
      </w:r>
      <w:r w:rsidRPr="003F3836">
        <w:rPr>
          <w:rFonts w:ascii="Calibri" w:hAnsi="Calibri" w:cs="Calibri"/>
          <w:i/>
          <w:iCs/>
          <w:noProof/>
          <w:szCs w:val="24"/>
          <w:lang w:val="da-DK"/>
        </w:rPr>
        <w:t>Mere tryghed til lønmodtagerne</w:t>
      </w:r>
      <w:r w:rsidRPr="003F3836">
        <w:rPr>
          <w:rFonts w:ascii="Calibri" w:hAnsi="Calibri" w:cs="Calibri"/>
          <w:noProof/>
          <w:szCs w:val="24"/>
          <w:lang w:val="da-DK"/>
        </w:rPr>
        <w:t>.</w:t>
      </w:r>
    </w:p>
    <w:p w14:paraId="3B955154"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F3836">
        <w:rPr>
          <w:rFonts w:ascii="Calibri" w:hAnsi="Calibri" w:cs="Calibri"/>
          <w:noProof/>
          <w:szCs w:val="24"/>
          <w:lang w:val="da-DK"/>
        </w:rPr>
        <w:t xml:space="preserve">Falch, N. S. (2015). </w:t>
      </w:r>
      <w:r w:rsidRPr="00313FC0">
        <w:rPr>
          <w:rFonts w:ascii="Calibri" w:hAnsi="Calibri" w:cs="Calibri"/>
          <w:i/>
          <w:iCs/>
          <w:noProof/>
          <w:szCs w:val="24"/>
        </w:rPr>
        <w:t>Three essays on unemployment insurance</w:t>
      </w:r>
      <w:r w:rsidRPr="00313FC0">
        <w:rPr>
          <w:rFonts w:ascii="Calibri" w:hAnsi="Calibri" w:cs="Calibri"/>
          <w:noProof/>
          <w:szCs w:val="24"/>
        </w:rPr>
        <w:t xml:space="preserve">. </w:t>
      </w:r>
      <w:r w:rsidRPr="00313FC0">
        <w:rPr>
          <w:rFonts w:ascii="Calibri" w:hAnsi="Calibri" w:cs="Calibri"/>
          <w:i/>
          <w:iCs/>
          <w:noProof/>
          <w:szCs w:val="24"/>
        </w:rPr>
        <w:t>April</w:t>
      </w:r>
      <w:r w:rsidRPr="00313FC0">
        <w:rPr>
          <w:rFonts w:ascii="Calibri" w:hAnsi="Calibri" w:cs="Calibri"/>
          <w:noProof/>
          <w:szCs w:val="24"/>
        </w:rPr>
        <w:t>.</w:t>
      </w:r>
    </w:p>
    <w:p w14:paraId="6A5DCB98"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13FC0">
        <w:rPr>
          <w:rFonts w:ascii="Calibri" w:hAnsi="Calibri" w:cs="Calibri"/>
          <w:noProof/>
          <w:szCs w:val="24"/>
        </w:rPr>
        <w:t xml:space="preserve">Fazzari, S. M., Ferri, P., &amp; Variato, A. M. (2020). Demand-led growth and accommodating supply. </w:t>
      </w:r>
      <w:r w:rsidRPr="00313FC0">
        <w:rPr>
          <w:rFonts w:ascii="Calibri" w:hAnsi="Calibri" w:cs="Calibri"/>
          <w:i/>
          <w:iCs/>
          <w:noProof/>
          <w:szCs w:val="24"/>
        </w:rPr>
        <w:t>Cambridge Journal of Economics</w:t>
      </w:r>
      <w:r w:rsidRPr="00313FC0">
        <w:rPr>
          <w:rFonts w:ascii="Calibri" w:hAnsi="Calibri" w:cs="Calibri"/>
          <w:noProof/>
          <w:szCs w:val="24"/>
        </w:rPr>
        <w:t xml:space="preserve">, </w:t>
      </w:r>
      <w:r w:rsidRPr="00313FC0">
        <w:rPr>
          <w:rFonts w:ascii="Calibri" w:hAnsi="Calibri" w:cs="Calibri"/>
          <w:i/>
          <w:iCs/>
          <w:noProof/>
          <w:szCs w:val="24"/>
        </w:rPr>
        <w:t>44</w:t>
      </w:r>
      <w:r w:rsidRPr="00313FC0">
        <w:rPr>
          <w:rFonts w:ascii="Calibri" w:hAnsi="Calibri" w:cs="Calibri"/>
          <w:noProof/>
          <w:szCs w:val="24"/>
        </w:rPr>
        <w:t>(3), 583–605. https://doi.org/10.1093/cje/bez055</w:t>
      </w:r>
    </w:p>
    <w:p w14:paraId="2B587C62" w14:textId="77777777" w:rsidR="00313FC0" w:rsidRPr="003F3836" w:rsidRDefault="00313FC0" w:rsidP="00313FC0">
      <w:pPr>
        <w:widowControl w:val="0"/>
        <w:autoSpaceDE w:val="0"/>
        <w:autoSpaceDN w:val="0"/>
        <w:adjustRightInd w:val="0"/>
        <w:spacing w:line="240" w:lineRule="auto"/>
        <w:ind w:left="480" w:hanging="480"/>
        <w:rPr>
          <w:rFonts w:ascii="Calibri" w:hAnsi="Calibri" w:cs="Calibri"/>
          <w:noProof/>
          <w:szCs w:val="24"/>
          <w:lang w:val="da-DK"/>
        </w:rPr>
      </w:pPr>
      <w:r w:rsidRPr="00313FC0">
        <w:rPr>
          <w:rFonts w:ascii="Calibri" w:hAnsi="Calibri" w:cs="Calibri"/>
          <w:noProof/>
          <w:szCs w:val="24"/>
        </w:rPr>
        <w:t xml:space="preserve">Finansministeriet. </w:t>
      </w:r>
      <w:r w:rsidRPr="003F3836">
        <w:rPr>
          <w:rFonts w:ascii="Calibri" w:hAnsi="Calibri" w:cs="Calibri"/>
          <w:noProof/>
          <w:szCs w:val="24"/>
          <w:lang w:val="da-DK"/>
        </w:rPr>
        <w:t xml:space="preserve">(2017). </w:t>
      </w:r>
      <w:r w:rsidRPr="003F3836">
        <w:rPr>
          <w:rFonts w:ascii="Calibri" w:hAnsi="Calibri" w:cs="Calibri"/>
          <w:i/>
          <w:iCs/>
          <w:noProof/>
          <w:szCs w:val="24"/>
          <w:lang w:val="da-DK"/>
        </w:rPr>
        <w:t>Det danske pensionssystem nu og i fremtiden</w:t>
      </w:r>
      <w:r w:rsidRPr="003F3836">
        <w:rPr>
          <w:rFonts w:ascii="Calibri" w:hAnsi="Calibri" w:cs="Calibri"/>
          <w:noProof/>
          <w:szCs w:val="24"/>
          <w:lang w:val="da-DK"/>
        </w:rPr>
        <w:t>.</w:t>
      </w:r>
    </w:p>
    <w:p w14:paraId="7CA8803C"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13FC0">
        <w:rPr>
          <w:rFonts w:ascii="Calibri" w:hAnsi="Calibri" w:cs="Calibri"/>
          <w:noProof/>
          <w:szCs w:val="24"/>
        </w:rPr>
        <w:t xml:space="preserve">Finkelstein, A., &amp; Chetty, R. (2012). </w:t>
      </w:r>
      <w:r w:rsidRPr="00313FC0">
        <w:rPr>
          <w:rFonts w:ascii="Calibri" w:hAnsi="Calibri" w:cs="Calibri"/>
          <w:i/>
          <w:iCs/>
          <w:noProof/>
          <w:szCs w:val="24"/>
        </w:rPr>
        <w:t>SOCIAL INSURANCE: CONNECTING THEORY TO DATA</w:t>
      </w:r>
      <w:r w:rsidRPr="00313FC0">
        <w:rPr>
          <w:rFonts w:ascii="Calibri" w:hAnsi="Calibri" w:cs="Calibri"/>
          <w:noProof/>
          <w:szCs w:val="24"/>
        </w:rPr>
        <w:t>.</w:t>
      </w:r>
    </w:p>
    <w:p w14:paraId="674C6652"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13FC0">
        <w:rPr>
          <w:rFonts w:ascii="Calibri" w:hAnsi="Calibri" w:cs="Calibri"/>
          <w:noProof/>
          <w:szCs w:val="24"/>
        </w:rPr>
        <w:t xml:space="preserve">Fredriksson, P., &amp; Söderström, M. (2020). The equilibrium impact of unemployment insurance on unemployment: Evidence from a non-linear policy rule. </w:t>
      </w:r>
      <w:r w:rsidRPr="00313FC0">
        <w:rPr>
          <w:rFonts w:ascii="Calibri" w:hAnsi="Calibri" w:cs="Calibri"/>
          <w:i/>
          <w:iCs/>
          <w:noProof/>
          <w:szCs w:val="24"/>
        </w:rPr>
        <w:t>Journal of Public Economics</w:t>
      </w:r>
      <w:r w:rsidRPr="00313FC0">
        <w:rPr>
          <w:rFonts w:ascii="Calibri" w:hAnsi="Calibri" w:cs="Calibri"/>
          <w:noProof/>
          <w:szCs w:val="24"/>
        </w:rPr>
        <w:t xml:space="preserve">, </w:t>
      </w:r>
      <w:r w:rsidRPr="00313FC0">
        <w:rPr>
          <w:rFonts w:ascii="Calibri" w:hAnsi="Calibri" w:cs="Calibri"/>
          <w:i/>
          <w:iCs/>
          <w:noProof/>
          <w:szCs w:val="24"/>
        </w:rPr>
        <w:t>187</w:t>
      </w:r>
      <w:r w:rsidRPr="00313FC0">
        <w:rPr>
          <w:rFonts w:ascii="Calibri" w:hAnsi="Calibri" w:cs="Calibri"/>
          <w:noProof/>
          <w:szCs w:val="24"/>
        </w:rPr>
        <w:t>, 104199. https://doi.org/10.1016/j.jpubeco.2020.104199</w:t>
      </w:r>
    </w:p>
    <w:p w14:paraId="78FE409C"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13FC0">
        <w:rPr>
          <w:rFonts w:ascii="Calibri" w:hAnsi="Calibri" w:cs="Calibri"/>
          <w:noProof/>
          <w:szCs w:val="24"/>
        </w:rPr>
        <w:t xml:space="preserve">Gutierrez, I. A. (2016). Job insecurity, unemployment insurance and on-the-job search. Evidence from older American workers. </w:t>
      </w:r>
      <w:r w:rsidRPr="00313FC0">
        <w:rPr>
          <w:rFonts w:ascii="Calibri" w:hAnsi="Calibri" w:cs="Calibri"/>
          <w:i/>
          <w:iCs/>
          <w:noProof/>
          <w:szCs w:val="24"/>
        </w:rPr>
        <w:t>Labour Economics</w:t>
      </w:r>
      <w:r w:rsidRPr="00313FC0">
        <w:rPr>
          <w:rFonts w:ascii="Calibri" w:hAnsi="Calibri" w:cs="Calibri"/>
          <w:noProof/>
          <w:szCs w:val="24"/>
        </w:rPr>
        <w:t xml:space="preserve">, </w:t>
      </w:r>
      <w:r w:rsidRPr="00313FC0">
        <w:rPr>
          <w:rFonts w:ascii="Calibri" w:hAnsi="Calibri" w:cs="Calibri"/>
          <w:i/>
          <w:iCs/>
          <w:noProof/>
          <w:szCs w:val="24"/>
        </w:rPr>
        <w:t>41</w:t>
      </w:r>
      <w:r w:rsidRPr="00313FC0">
        <w:rPr>
          <w:rFonts w:ascii="Calibri" w:hAnsi="Calibri" w:cs="Calibri"/>
          <w:noProof/>
          <w:szCs w:val="24"/>
        </w:rPr>
        <w:t>, 228–245. https://doi.org/10.1016/j.labeco.2016.05.011</w:t>
      </w:r>
    </w:p>
    <w:p w14:paraId="4D01A54B"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F3836">
        <w:rPr>
          <w:rFonts w:ascii="Calibri" w:hAnsi="Calibri" w:cs="Calibri"/>
          <w:noProof/>
          <w:szCs w:val="24"/>
          <w:lang w:val="da-DK"/>
        </w:rPr>
        <w:t xml:space="preserve">Hagedorn, M., Karahan, F., Manovskii, I., &amp; Mitman, K. (2013). </w:t>
      </w:r>
      <w:r w:rsidRPr="00313FC0">
        <w:rPr>
          <w:rFonts w:ascii="Calibri" w:hAnsi="Calibri" w:cs="Calibri"/>
          <w:noProof/>
          <w:szCs w:val="24"/>
        </w:rPr>
        <w:t xml:space="preserve">Unemployment Benefits and Unemployment in the Great Recession: The Role of Macro Effects. </w:t>
      </w:r>
      <w:r w:rsidRPr="00313FC0">
        <w:rPr>
          <w:rFonts w:ascii="Calibri" w:hAnsi="Calibri" w:cs="Calibri"/>
          <w:i/>
          <w:iCs/>
          <w:noProof/>
          <w:szCs w:val="24"/>
        </w:rPr>
        <w:t>SSRN Electronic Journal</w:t>
      </w:r>
      <w:r w:rsidRPr="00313FC0">
        <w:rPr>
          <w:rFonts w:ascii="Calibri" w:hAnsi="Calibri" w:cs="Calibri"/>
          <w:noProof/>
          <w:szCs w:val="24"/>
        </w:rPr>
        <w:t>. https://doi.org/10.2139/ssrn.2340678</w:t>
      </w:r>
    </w:p>
    <w:p w14:paraId="532F1B91"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13FC0">
        <w:rPr>
          <w:rFonts w:ascii="Calibri" w:hAnsi="Calibri" w:cs="Calibri"/>
          <w:noProof/>
          <w:szCs w:val="24"/>
        </w:rPr>
        <w:t xml:space="preserve">Hagedorn, M., Manovskii, I., &amp; Mitman, K. (2016). Interpreting Recent Quasi-Experimental Evidence on the Effects of Unemployment Benefit Extensions. </w:t>
      </w:r>
      <w:r w:rsidRPr="00313FC0">
        <w:rPr>
          <w:rFonts w:ascii="Calibri" w:hAnsi="Calibri" w:cs="Calibri"/>
          <w:i/>
          <w:iCs/>
          <w:noProof/>
          <w:szCs w:val="24"/>
        </w:rPr>
        <w:t>NBER Working Paper Series</w:t>
      </w:r>
      <w:r w:rsidRPr="00313FC0">
        <w:rPr>
          <w:rFonts w:ascii="Calibri" w:hAnsi="Calibri" w:cs="Calibri"/>
          <w:noProof/>
          <w:szCs w:val="24"/>
        </w:rPr>
        <w:t>, 24. http://www.nber.org/papers/w22280</w:t>
      </w:r>
    </w:p>
    <w:p w14:paraId="5141640A"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13FC0">
        <w:rPr>
          <w:rFonts w:ascii="Calibri" w:hAnsi="Calibri" w:cs="Calibri"/>
          <w:noProof/>
          <w:szCs w:val="24"/>
        </w:rPr>
        <w:t xml:space="preserve">Hopenhayn, H. A., &amp; Nicolini, J. P. (2009). Optimal unemployment insurance and employment history. </w:t>
      </w:r>
      <w:r w:rsidRPr="00313FC0">
        <w:rPr>
          <w:rFonts w:ascii="Calibri" w:hAnsi="Calibri" w:cs="Calibri"/>
          <w:i/>
          <w:iCs/>
          <w:noProof/>
          <w:szCs w:val="24"/>
        </w:rPr>
        <w:t>Review of Economic Studies</w:t>
      </w:r>
      <w:r w:rsidRPr="00313FC0">
        <w:rPr>
          <w:rFonts w:ascii="Calibri" w:hAnsi="Calibri" w:cs="Calibri"/>
          <w:noProof/>
          <w:szCs w:val="24"/>
        </w:rPr>
        <w:t xml:space="preserve">, </w:t>
      </w:r>
      <w:r w:rsidRPr="00313FC0">
        <w:rPr>
          <w:rFonts w:ascii="Calibri" w:hAnsi="Calibri" w:cs="Calibri"/>
          <w:i/>
          <w:iCs/>
          <w:noProof/>
          <w:szCs w:val="24"/>
        </w:rPr>
        <w:t>76</w:t>
      </w:r>
      <w:r w:rsidRPr="00313FC0">
        <w:rPr>
          <w:rFonts w:ascii="Calibri" w:hAnsi="Calibri" w:cs="Calibri"/>
          <w:noProof/>
          <w:szCs w:val="24"/>
        </w:rPr>
        <w:t>(3), 1049–1070. https://doi.org/10.1111/j.1467-937X.2009.00555.x</w:t>
      </w:r>
    </w:p>
    <w:p w14:paraId="54A7AFB8"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13FC0">
        <w:rPr>
          <w:rFonts w:ascii="Calibri" w:hAnsi="Calibri" w:cs="Calibri"/>
          <w:noProof/>
          <w:szCs w:val="24"/>
        </w:rPr>
        <w:lastRenderedPageBreak/>
        <w:t xml:space="preserve">Hopenhayn, H. A., &amp; Wang, C. (1996). Unemployment insurance with moral hazard in a dynamic economy A comment. </w:t>
      </w:r>
      <w:r w:rsidRPr="00313FC0">
        <w:rPr>
          <w:rFonts w:ascii="Calibri" w:hAnsi="Calibri" w:cs="Calibri"/>
          <w:i/>
          <w:iCs/>
          <w:noProof/>
          <w:szCs w:val="24"/>
        </w:rPr>
        <w:t>Carnegie-Rochester Conference Series on Public Policy</w:t>
      </w:r>
      <w:r w:rsidRPr="00313FC0">
        <w:rPr>
          <w:rFonts w:ascii="Calibri" w:hAnsi="Calibri" w:cs="Calibri"/>
          <w:noProof/>
          <w:szCs w:val="24"/>
        </w:rPr>
        <w:t xml:space="preserve">, </w:t>
      </w:r>
      <w:r w:rsidRPr="00313FC0">
        <w:rPr>
          <w:rFonts w:ascii="Calibri" w:hAnsi="Calibri" w:cs="Calibri"/>
          <w:i/>
          <w:iCs/>
          <w:noProof/>
          <w:szCs w:val="24"/>
        </w:rPr>
        <w:t>44</w:t>
      </w:r>
      <w:r w:rsidRPr="00313FC0">
        <w:rPr>
          <w:rFonts w:ascii="Calibri" w:hAnsi="Calibri" w:cs="Calibri"/>
          <w:noProof/>
          <w:szCs w:val="24"/>
        </w:rPr>
        <w:t>, 43–46. https://doi.org/10.1016/s0167-2231(96)90003-2</w:t>
      </w:r>
    </w:p>
    <w:p w14:paraId="400D08C0"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13FC0">
        <w:rPr>
          <w:rFonts w:ascii="Calibri" w:hAnsi="Calibri" w:cs="Calibri"/>
          <w:noProof/>
          <w:szCs w:val="24"/>
        </w:rPr>
        <w:t xml:space="preserve">Howell, D., &amp; Azizoglu, B. (2011). Unemployment Benefits and Work Incentives: The U.S. Labor Market in the Great Recession. </w:t>
      </w:r>
      <w:r w:rsidRPr="00313FC0">
        <w:rPr>
          <w:rFonts w:ascii="Calibri" w:hAnsi="Calibri" w:cs="Calibri"/>
          <w:i/>
          <w:iCs/>
          <w:noProof/>
          <w:szCs w:val="24"/>
        </w:rPr>
        <w:t>Political Economy Research Institute</w:t>
      </w:r>
      <w:r w:rsidRPr="00313FC0">
        <w:rPr>
          <w:rFonts w:ascii="Calibri" w:hAnsi="Calibri" w:cs="Calibri"/>
          <w:noProof/>
          <w:szCs w:val="24"/>
        </w:rPr>
        <w:t xml:space="preserve">, </w:t>
      </w:r>
      <w:r w:rsidRPr="00313FC0">
        <w:rPr>
          <w:rFonts w:ascii="Calibri" w:hAnsi="Calibri" w:cs="Calibri"/>
          <w:i/>
          <w:iCs/>
          <w:noProof/>
          <w:szCs w:val="24"/>
        </w:rPr>
        <w:t>257</w:t>
      </w:r>
      <w:r w:rsidRPr="00313FC0">
        <w:rPr>
          <w:rFonts w:ascii="Calibri" w:hAnsi="Calibri" w:cs="Calibri"/>
          <w:noProof/>
          <w:szCs w:val="24"/>
        </w:rPr>
        <w:t>, 151–162. https://doi.org/10.4324/9781315143842</w:t>
      </w:r>
    </w:p>
    <w:p w14:paraId="4F157E99" w14:textId="77777777" w:rsidR="00313FC0" w:rsidRPr="003F3836" w:rsidRDefault="00313FC0" w:rsidP="00313FC0">
      <w:pPr>
        <w:widowControl w:val="0"/>
        <w:autoSpaceDE w:val="0"/>
        <w:autoSpaceDN w:val="0"/>
        <w:adjustRightInd w:val="0"/>
        <w:spacing w:line="240" w:lineRule="auto"/>
        <w:ind w:left="480" w:hanging="480"/>
        <w:rPr>
          <w:rFonts w:ascii="Calibri" w:hAnsi="Calibri" w:cs="Calibri"/>
          <w:noProof/>
          <w:szCs w:val="24"/>
          <w:lang w:val="da-DK"/>
        </w:rPr>
      </w:pPr>
      <w:r w:rsidRPr="00313FC0">
        <w:rPr>
          <w:rFonts w:ascii="Calibri" w:hAnsi="Calibri" w:cs="Calibri"/>
          <w:noProof/>
          <w:szCs w:val="24"/>
        </w:rPr>
        <w:t xml:space="preserve">Hummelgaard, P. (2021). </w:t>
      </w:r>
      <w:r w:rsidRPr="00313FC0">
        <w:rPr>
          <w:rFonts w:ascii="Calibri" w:hAnsi="Calibri" w:cs="Calibri"/>
          <w:i/>
          <w:iCs/>
          <w:noProof/>
          <w:szCs w:val="24"/>
        </w:rPr>
        <w:t>Spørgsmål nr:270</w:t>
      </w:r>
      <w:r w:rsidRPr="00313FC0">
        <w:rPr>
          <w:rFonts w:ascii="Calibri" w:hAnsi="Calibri" w:cs="Calibri"/>
          <w:noProof/>
          <w:szCs w:val="24"/>
        </w:rPr>
        <w:t xml:space="preserve">. </w:t>
      </w:r>
      <w:r w:rsidRPr="003F3836">
        <w:rPr>
          <w:rFonts w:ascii="Calibri" w:hAnsi="Calibri" w:cs="Calibri"/>
          <w:noProof/>
          <w:szCs w:val="24"/>
          <w:lang w:val="da-DK"/>
        </w:rPr>
        <w:t>Beskæftigelses Ministeriet. https://www.ft.dk/samling/20201/almdel/beu/spm/270/svar/1776624/2384360/index.htm</w:t>
      </w:r>
    </w:p>
    <w:p w14:paraId="06A68D0D"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F3836">
        <w:rPr>
          <w:rFonts w:ascii="Calibri" w:hAnsi="Calibri" w:cs="Calibri"/>
          <w:noProof/>
          <w:szCs w:val="24"/>
          <w:lang w:val="da-DK"/>
        </w:rPr>
        <w:t xml:space="preserve">Jensen, M. T. (2021). </w:t>
      </w:r>
      <w:r w:rsidRPr="003F3836">
        <w:rPr>
          <w:rFonts w:ascii="Calibri" w:hAnsi="Calibri" w:cs="Calibri"/>
          <w:i/>
          <w:iCs/>
          <w:noProof/>
          <w:szCs w:val="24"/>
          <w:lang w:val="da-DK"/>
        </w:rPr>
        <w:t>Prisen for at løfte dagpengene overdrives</w:t>
      </w:r>
      <w:r w:rsidRPr="003F3836">
        <w:rPr>
          <w:rFonts w:ascii="Calibri" w:hAnsi="Calibri" w:cs="Calibri"/>
          <w:noProof/>
          <w:szCs w:val="24"/>
          <w:lang w:val="da-DK"/>
        </w:rPr>
        <w:t xml:space="preserve">. </w:t>
      </w:r>
      <w:r w:rsidRPr="00313FC0">
        <w:rPr>
          <w:rFonts w:ascii="Calibri" w:hAnsi="Calibri" w:cs="Calibri"/>
          <w:noProof/>
          <w:szCs w:val="24"/>
        </w:rPr>
        <w:t>1–10.</w:t>
      </w:r>
    </w:p>
    <w:p w14:paraId="3E7DDA8E"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13FC0">
        <w:rPr>
          <w:rFonts w:ascii="Calibri" w:hAnsi="Calibri" w:cs="Calibri"/>
          <w:noProof/>
          <w:szCs w:val="24"/>
        </w:rPr>
        <w:t xml:space="preserve">Jurajda, Š. (2002). Estimating the effect of unemployment insurance compensation on the labor market histories of displaced workers. </w:t>
      </w:r>
      <w:r w:rsidRPr="00313FC0">
        <w:rPr>
          <w:rFonts w:ascii="Calibri" w:hAnsi="Calibri" w:cs="Calibri"/>
          <w:i/>
          <w:iCs/>
          <w:noProof/>
          <w:szCs w:val="24"/>
        </w:rPr>
        <w:t>Journal of Econometrics</w:t>
      </w:r>
      <w:r w:rsidRPr="00313FC0">
        <w:rPr>
          <w:rFonts w:ascii="Calibri" w:hAnsi="Calibri" w:cs="Calibri"/>
          <w:noProof/>
          <w:szCs w:val="24"/>
        </w:rPr>
        <w:t xml:space="preserve">, </w:t>
      </w:r>
      <w:r w:rsidRPr="00313FC0">
        <w:rPr>
          <w:rFonts w:ascii="Calibri" w:hAnsi="Calibri" w:cs="Calibri"/>
          <w:i/>
          <w:iCs/>
          <w:noProof/>
          <w:szCs w:val="24"/>
        </w:rPr>
        <w:t>108</w:t>
      </w:r>
      <w:r w:rsidRPr="00313FC0">
        <w:rPr>
          <w:rFonts w:ascii="Calibri" w:hAnsi="Calibri" w:cs="Calibri"/>
          <w:noProof/>
          <w:szCs w:val="24"/>
        </w:rPr>
        <w:t>(2), 227–252. https://doi.org/10.1016/S0304-4076(01)00135-X</w:t>
      </w:r>
    </w:p>
    <w:p w14:paraId="7D364137"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13FC0">
        <w:rPr>
          <w:rFonts w:ascii="Calibri" w:hAnsi="Calibri" w:cs="Calibri"/>
          <w:noProof/>
          <w:szCs w:val="24"/>
        </w:rPr>
        <w:t xml:space="preserve">Lalive, B. R., Landais, C., &amp; Zweimüller, J. (2015). </w:t>
      </w:r>
      <w:r w:rsidRPr="00313FC0">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313FC0">
        <w:rPr>
          <w:rFonts w:ascii="Calibri" w:hAnsi="Calibri" w:cs="Calibri"/>
          <w:noProof/>
          <w:szCs w:val="24"/>
        </w:rPr>
        <w:t xml:space="preserve">. </w:t>
      </w:r>
      <w:r w:rsidRPr="00313FC0">
        <w:rPr>
          <w:rFonts w:ascii="Calibri" w:hAnsi="Calibri" w:cs="Calibri"/>
          <w:i/>
          <w:iCs/>
          <w:noProof/>
          <w:szCs w:val="24"/>
        </w:rPr>
        <w:t>105</w:t>
      </w:r>
      <w:r w:rsidRPr="00313FC0">
        <w:rPr>
          <w:rFonts w:ascii="Calibri" w:hAnsi="Calibri" w:cs="Calibri"/>
          <w:noProof/>
          <w:szCs w:val="24"/>
        </w:rPr>
        <w:t>(12), 3564–3596.</w:t>
      </w:r>
    </w:p>
    <w:p w14:paraId="2570CDB3"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13FC0">
        <w:rPr>
          <w:rFonts w:ascii="Calibri" w:hAnsi="Calibri" w:cs="Calibri"/>
          <w:noProof/>
          <w:szCs w:val="24"/>
        </w:rPr>
        <w:t xml:space="preserve">Lavoie, M., &amp; Godley, W. (2012). Monetary Economics - An Integrated Approach to Credit, Money, Income, Production and Wealth. In </w:t>
      </w:r>
      <w:r w:rsidRPr="00313FC0">
        <w:rPr>
          <w:rFonts w:ascii="Calibri" w:hAnsi="Calibri" w:cs="Calibri"/>
          <w:i/>
          <w:iCs/>
          <w:noProof/>
          <w:szCs w:val="24"/>
        </w:rPr>
        <w:t>Https://Medium.Com/</w:t>
      </w:r>
      <w:r w:rsidRPr="00313FC0">
        <w:rPr>
          <w:rFonts w:ascii="Calibri" w:hAnsi="Calibri" w:cs="Calibri"/>
          <w:noProof/>
          <w:szCs w:val="24"/>
        </w:rPr>
        <w:t>. https://medium.com/@arifwicaksanaa/pengertian-use-case-a7e576e1b6bf</w:t>
      </w:r>
    </w:p>
    <w:p w14:paraId="73900319"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13FC0">
        <w:rPr>
          <w:rFonts w:ascii="Calibri" w:hAnsi="Calibri" w:cs="Calibri"/>
          <w:noProof/>
          <w:szCs w:val="24"/>
        </w:rPr>
        <w:t xml:space="preserve">Marinescu, I. (2017). The general equilibrium impacts of unemployment insurance: Evidence from a large online job board. </w:t>
      </w:r>
      <w:r w:rsidRPr="00313FC0">
        <w:rPr>
          <w:rFonts w:ascii="Calibri" w:hAnsi="Calibri" w:cs="Calibri"/>
          <w:i/>
          <w:iCs/>
          <w:noProof/>
          <w:szCs w:val="24"/>
        </w:rPr>
        <w:t>Journal of Public Economics</w:t>
      </w:r>
      <w:r w:rsidRPr="00313FC0">
        <w:rPr>
          <w:rFonts w:ascii="Calibri" w:hAnsi="Calibri" w:cs="Calibri"/>
          <w:noProof/>
          <w:szCs w:val="24"/>
        </w:rPr>
        <w:t xml:space="preserve">, </w:t>
      </w:r>
      <w:r w:rsidRPr="00313FC0">
        <w:rPr>
          <w:rFonts w:ascii="Calibri" w:hAnsi="Calibri" w:cs="Calibri"/>
          <w:i/>
          <w:iCs/>
          <w:noProof/>
          <w:szCs w:val="24"/>
        </w:rPr>
        <w:t>150</w:t>
      </w:r>
      <w:r w:rsidRPr="00313FC0">
        <w:rPr>
          <w:rFonts w:ascii="Calibri" w:hAnsi="Calibri" w:cs="Calibri"/>
          <w:noProof/>
          <w:szCs w:val="24"/>
        </w:rPr>
        <w:t>, 14–29. https://doi.org/10.1016/j.jpubeco.2017.02.012</w:t>
      </w:r>
    </w:p>
    <w:p w14:paraId="76D3C353"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13FC0">
        <w:rPr>
          <w:rFonts w:ascii="Calibri" w:hAnsi="Calibri" w:cs="Calibri"/>
          <w:noProof/>
          <w:szCs w:val="24"/>
        </w:rPr>
        <w:t xml:space="preserve">Mcdonald, I. M., &amp; Solow, R. M. (1981). </w:t>
      </w:r>
      <w:r w:rsidRPr="00313FC0">
        <w:rPr>
          <w:rFonts w:ascii="Calibri" w:hAnsi="Calibri" w:cs="Calibri"/>
          <w:i/>
          <w:iCs/>
          <w:noProof/>
          <w:szCs w:val="24"/>
        </w:rPr>
        <w:t>Wage Bargaining and Employment</w:t>
      </w:r>
      <w:r w:rsidRPr="00313FC0">
        <w:rPr>
          <w:rFonts w:ascii="Calibri" w:hAnsi="Calibri" w:cs="Calibri"/>
          <w:noProof/>
          <w:szCs w:val="24"/>
        </w:rPr>
        <w:t xml:space="preserve">. </w:t>
      </w:r>
      <w:r w:rsidRPr="00313FC0">
        <w:rPr>
          <w:rFonts w:ascii="Calibri" w:hAnsi="Calibri" w:cs="Calibri"/>
          <w:i/>
          <w:iCs/>
          <w:noProof/>
          <w:szCs w:val="24"/>
        </w:rPr>
        <w:t>71</w:t>
      </w:r>
      <w:r w:rsidRPr="00313FC0">
        <w:rPr>
          <w:rFonts w:ascii="Calibri" w:hAnsi="Calibri" w:cs="Calibri"/>
          <w:noProof/>
          <w:szCs w:val="24"/>
        </w:rPr>
        <w:t>(5), 896–908.</w:t>
      </w:r>
    </w:p>
    <w:p w14:paraId="34F94110"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13FC0">
        <w:rPr>
          <w:rFonts w:ascii="Calibri" w:hAnsi="Calibri" w:cs="Calibri"/>
          <w:noProof/>
          <w:szCs w:val="24"/>
        </w:rPr>
        <w:t xml:space="preserve">Millemaci, E., &amp; Ofria, F. (2014). Kaldor-Verdoorn’s law and increasing returns to scale: A comparison across developed countries. </w:t>
      </w:r>
      <w:r w:rsidRPr="00313FC0">
        <w:rPr>
          <w:rFonts w:ascii="Calibri" w:hAnsi="Calibri" w:cs="Calibri"/>
          <w:i/>
          <w:iCs/>
          <w:noProof/>
          <w:szCs w:val="24"/>
        </w:rPr>
        <w:t>Journal of Economic Studies</w:t>
      </w:r>
      <w:r w:rsidRPr="00313FC0">
        <w:rPr>
          <w:rFonts w:ascii="Calibri" w:hAnsi="Calibri" w:cs="Calibri"/>
          <w:noProof/>
          <w:szCs w:val="24"/>
        </w:rPr>
        <w:t xml:space="preserve">, </w:t>
      </w:r>
      <w:r w:rsidRPr="00313FC0">
        <w:rPr>
          <w:rFonts w:ascii="Calibri" w:hAnsi="Calibri" w:cs="Calibri"/>
          <w:i/>
          <w:iCs/>
          <w:noProof/>
          <w:szCs w:val="24"/>
        </w:rPr>
        <w:t>41</w:t>
      </w:r>
      <w:r w:rsidRPr="00313FC0">
        <w:rPr>
          <w:rFonts w:ascii="Calibri" w:hAnsi="Calibri" w:cs="Calibri"/>
          <w:noProof/>
          <w:szCs w:val="24"/>
        </w:rPr>
        <w:t>(1), 140–162. https://doi.org/10.1108/JES-02-2012-0026</w:t>
      </w:r>
    </w:p>
    <w:p w14:paraId="5941CAAB" w14:textId="77777777" w:rsidR="00313FC0" w:rsidRPr="003F3836" w:rsidRDefault="00313FC0" w:rsidP="00313FC0">
      <w:pPr>
        <w:widowControl w:val="0"/>
        <w:autoSpaceDE w:val="0"/>
        <w:autoSpaceDN w:val="0"/>
        <w:adjustRightInd w:val="0"/>
        <w:spacing w:line="240" w:lineRule="auto"/>
        <w:ind w:left="480" w:hanging="480"/>
        <w:rPr>
          <w:rFonts w:ascii="Calibri" w:hAnsi="Calibri" w:cs="Calibri"/>
          <w:noProof/>
          <w:szCs w:val="24"/>
          <w:lang w:val="da-DK"/>
        </w:rPr>
      </w:pPr>
      <w:r w:rsidRPr="00313FC0">
        <w:rPr>
          <w:rFonts w:ascii="Calibri" w:hAnsi="Calibri" w:cs="Calibri"/>
          <w:noProof/>
          <w:szCs w:val="24"/>
        </w:rPr>
        <w:t xml:space="preserve">Nørgaard, T. (1995). </w:t>
      </w:r>
      <w:r w:rsidRPr="003F3836">
        <w:rPr>
          <w:rFonts w:ascii="Calibri" w:hAnsi="Calibri" w:cs="Calibri"/>
          <w:i/>
          <w:iCs/>
          <w:noProof/>
          <w:szCs w:val="24"/>
          <w:lang w:val="da-DK"/>
        </w:rPr>
        <w:t>Bekendtgørelse om fastsættelse og regulering af omregningssats</w:t>
      </w:r>
      <w:r w:rsidRPr="003F3836">
        <w:rPr>
          <w:rFonts w:ascii="Calibri" w:hAnsi="Calibri" w:cs="Calibri"/>
          <w:noProof/>
          <w:szCs w:val="24"/>
          <w:lang w:val="da-DK"/>
        </w:rPr>
        <w:t>. https://www.retsinformation.dk/eli/lta/1995/1154</w:t>
      </w:r>
    </w:p>
    <w:p w14:paraId="4C08E361" w14:textId="77777777" w:rsidR="00313FC0" w:rsidRPr="003F3836" w:rsidRDefault="00313FC0" w:rsidP="00313FC0">
      <w:pPr>
        <w:widowControl w:val="0"/>
        <w:autoSpaceDE w:val="0"/>
        <w:autoSpaceDN w:val="0"/>
        <w:adjustRightInd w:val="0"/>
        <w:spacing w:line="240" w:lineRule="auto"/>
        <w:ind w:left="480" w:hanging="480"/>
        <w:rPr>
          <w:rFonts w:ascii="Calibri" w:hAnsi="Calibri" w:cs="Calibri"/>
          <w:noProof/>
          <w:szCs w:val="24"/>
          <w:lang w:val="da-DK"/>
        </w:rPr>
      </w:pPr>
      <w:r w:rsidRPr="003F3836">
        <w:rPr>
          <w:rFonts w:ascii="Calibri" w:hAnsi="Calibri" w:cs="Calibri"/>
          <w:noProof/>
          <w:szCs w:val="24"/>
          <w:lang w:val="da-DK"/>
        </w:rPr>
        <w:t xml:space="preserve">Økonomiske Råd. Formandskabet. (2014). </w:t>
      </w:r>
      <w:r w:rsidRPr="003F3836">
        <w:rPr>
          <w:rFonts w:ascii="Calibri" w:hAnsi="Calibri" w:cs="Calibri"/>
          <w:i/>
          <w:iCs/>
          <w:noProof/>
          <w:szCs w:val="24"/>
          <w:lang w:val="da-DK"/>
        </w:rPr>
        <w:t>Dansk økonomi. Efterår 2014 : Konjunkturvurdering ; Dagpengesystemet</w:t>
      </w:r>
      <w:r w:rsidRPr="003F3836">
        <w:rPr>
          <w:rFonts w:ascii="Calibri" w:hAnsi="Calibri" w:cs="Calibri"/>
          <w:noProof/>
          <w:szCs w:val="24"/>
          <w:lang w:val="da-DK"/>
        </w:rPr>
        <w:t>.</w:t>
      </w:r>
    </w:p>
    <w:p w14:paraId="0C07D13D"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F3836">
        <w:rPr>
          <w:rFonts w:ascii="Calibri" w:hAnsi="Calibri" w:cs="Calibri"/>
          <w:noProof/>
          <w:szCs w:val="24"/>
          <w:lang w:val="da-DK"/>
        </w:rPr>
        <w:t xml:space="preserve">Onaran, O., &amp; Galanis, G. (2012). </w:t>
      </w:r>
      <w:r w:rsidRPr="00313FC0">
        <w:rPr>
          <w:rFonts w:ascii="Calibri" w:hAnsi="Calibri" w:cs="Calibri"/>
          <w:noProof/>
          <w:szCs w:val="24"/>
        </w:rPr>
        <w:t xml:space="preserve">Is aggregate demand wage-led or profit-led? </w:t>
      </w:r>
      <w:r w:rsidRPr="00313FC0">
        <w:rPr>
          <w:rFonts w:ascii="Calibri" w:hAnsi="Calibri" w:cs="Calibri"/>
          <w:i/>
          <w:iCs/>
          <w:noProof/>
          <w:szCs w:val="24"/>
        </w:rPr>
        <w:t>Conditions of Work and Employment Series</w:t>
      </w:r>
      <w:r w:rsidRPr="00313FC0">
        <w:rPr>
          <w:rFonts w:ascii="Calibri" w:hAnsi="Calibri" w:cs="Calibri"/>
          <w:noProof/>
          <w:szCs w:val="24"/>
        </w:rPr>
        <w:t xml:space="preserve">, </w:t>
      </w:r>
      <w:r w:rsidRPr="00313FC0">
        <w:rPr>
          <w:rFonts w:ascii="Calibri" w:hAnsi="Calibri" w:cs="Calibri"/>
          <w:i/>
          <w:iCs/>
          <w:noProof/>
          <w:szCs w:val="24"/>
        </w:rPr>
        <w:t>40</w:t>
      </w:r>
      <w:r w:rsidRPr="00313FC0">
        <w:rPr>
          <w:rFonts w:ascii="Calibri" w:hAnsi="Calibri" w:cs="Calibri"/>
          <w:noProof/>
          <w:szCs w:val="24"/>
        </w:rPr>
        <w:t>(40).</w:t>
      </w:r>
    </w:p>
    <w:p w14:paraId="22F2D233"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13FC0">
        <w:rPr>
          <w:rFonts w:ascii="Calibri" w:hAnsi="Calibri" w:cs="Calibri"/>
          <w:noProof/>
          <w:szCs w:val="24"/>
        </w:rPr>
        <w:t xml:space="preserve">Onaran, O., &amp; Obst, T. (2015). </w:t>
      </w:r>
      <w:r w:rsidRPr="00313FC0">
        <w:rPr>
          <w:rFonts w:ascii="Calibri" w:hAnsi="Calibri" w:cs="Calibri"/>
          <w:i/>
          <w:iCs/>
          <w:noProof/>
          <w:szCs w:val="24"/>
        </w:rPr>
        <w:t>Wage-led growth in the EU15 Member States: the effects of income distribution on growth, investment, trade balance, and inflation</w:t>
      </w:r>
      <w:r w:rsidRPr="00313FC0">
        <w:rPr>
          <w:rFonts w:ascii="Calibri" w:hAnsi="Calibri" w:cs="Calibri"/>
          <w:noProof/>
          <w:szCs w:val="24"/>
        </w:rPr>
        <w:t>. 1–48.</w:t>
      </w:r>
    </w:p>
    <w:p w14:paraId="5876BB7A"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13FC0">
        <w:rPr>
          <w:rFonts w:ascii="Calibri" w:hAnsi="Calibri" w:cs="Calibri"/>
          <w:noProof/>
          <w:szCs w:val="24"/>
        </w:rPr>
        <w:t xml:space="preserve">Setterfield, M. (2003). Supply and Demand in the Theory of Long-run Growth: Introduction to a symposium on demand-led growth. </w:t>
      </w:r>
      <w:r w:rsidRPr="00313FC0">
        <w:rPr>
          <w:rFonts w:ascii="Calibri" w:hAnsi="Calibri" w:cs="Calibri"/>
          <w:i/>
          <w:iCs/>
          <w:noProof/>
          <w:szCs w:val="24"/>
        </w:rPr>
        <w:t>Review of Political Economy</w:t>
      </w:r>
      <w:r w:rsidRPr="00313FC0">
        <w:rPr>
          <w:rFonts w:ascii="Calibri" w:hAnsi="Calibri" w:cs="Calibri"/>
          <w:noProof/>
          <w:szCs w:val="24"/>
        </w:rPr>
        <w:t xml:space="preserve">, </w:t>
      </w:r>
      <w:r w:rsidRPr="00313FC0">
        <w:rPr>
          <w:rFonts w:ascii="Calibri" w:hAnsi="Calibri" w:cs="Calibri"/>
          <w:i/>
          <w:iCs/>
          <w:noProof/>
          <w:szCs w:val="24"/>
        </w:rPr>
        <w:t>15</w:t>
      </w:r>
      <w:r w:rsidRPr="00313FC0">
        <w:rPr>
          <w:rFonts w:ascii="Calibri" w:hAnsi="Calibri" w:cs="Calibri"/>
          <w:noProof/>
          <w:szCs w:val="24"/>
        </w:rPr>
        <w:t>(1), 23–32. https://doi.org/10.1080/09538250308440</w:t>
      </w:r>
    </w:p>
    <w:p w14:paraId="5E032610"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13FC0">
        <w:rPr>
          <w:rFonts w:ascii="Calibri" w:hAnsi="Calibri" w:cs="Calibri"/>
          <w:noProof/>
          <w:szCs w:val="24"/>
        </w:rPr>
        <w:t xml:space="preserve">Shapiro, B. C., &amp; Stiglitz, J. E. (1984). American Economic Association Equilibrium Unemployment as a Worker Discipline Device. </w:t>
      </w:r>
      <w:r w:rsidRPr="00313FC0">
        <w:rPr>
          <w:rFonts w:ascii="Calibri" w:hAnsi="Calibri" w:cs="Calibri"/>
          <w:i/>
          <w:iCs/>
          <w:noProof/>
          <w:szCs w:val="24"/>
        </w:rPr>
        <w:t>The American Economic Review</w:t>
      </w:r>
      <w:r w:rsidRPr="00313FC0">
        <w:rPr>
          <w:rFonts w:ascii="Calibri" w:hAnsi="Calibri" w:cs="Calibri"/>
          <w:noProof/>
          <w:szCs w:val="24"/>
        </w:rPr>
        <w:t xml:space="preserve">, </w:t>
      </w:r>
      <w:r w:rsidRPr="00313FC0">
        <w:rPr>
          <w:rFonts w:ascii="Calibri" w:hAnsi="Calibri" w:cs="Calibri"/>
          <w:i/>
          <w:iCs/>
          <w:noProof/>
          <w:szCs w:val="24"/>
        </w:rPr>
        <w:t>74</w:t>
      </w:r>
      <w:r w:rsidRPr="00313FC0">
        <w:rPr>
          <w:rFonts w:ascii="Calibri" w:hAnsi="Calibri" w:cs="Calibri"/>
          <w:noProof/>
          <w:szCs w:val="24"/>
        </w:rPr>
        <w:t>(3), 433–444.</w:t>
      </w:r>
    </w:p>
    <w:p w14:paraId="39D81F7C"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szCs w:val="24"/>
        </w:rPr>
      </w:pPr>
      <w:r w:rsidRPr="00313FC0">
        <w:rPr>
          <w:rFonts w:ascii="Calibri" w:hAnsi="Calibri" w:cs="Calibri"/>
          <w:noProof/>
          <w:szCs w:val="24"/>
        </w:rPr>
        <w:t xml:space="preserve">Stockhammer, E., &amp; Lavoie, M. (2013). Wage-led Growth. In </w:t>
      </w:r>
      <w:r w:rsidRPr="00313FC0">
        <w:rPr>
          <w:rFonts w:ascii="Calibri" w:hAnsi="Calibri" w:cs="Calibri"/>
          <w:i/>
          <w:iCs/>
          <w:noProof/>
          <w:szCs w:val="24"/>
        </w:rPr>
        <w:t>Wage-led Growth</w:t>
      </w:r>
      <w:r w:rsidRPr="00313FC0">
        <w:rPr>
          <w:rFonts w:ascii="Calibri" w:hAnsi="Calibri" w:cs="Calibri"/>
          <w:noProof/>
          <w:szCs w:val="24"/>
        </w:rPr>
        <w:t xml:space="preserve"> (Issue February). https://doi.org/10.1057/9781137357939</w:t>
      </w:r>
    </w:p>
    <w:p w14:paraId="333CB290" w14:textId="77777777" w:rsidR="00313FC0" w:rsidRPr="003F3836" w:rsidRDefault="00313FC0" w:rsidP="00313FC0">
      <w:pPr>
        <w:widowControl w:val="0"/>
        <w:autoSpaceDE w:val="0"/>
        <w:autoSpaceDN w:val="0"/>
        <w:adjustRightInd w:val="0"/>
        <w:spacing w:line="240" w:lineRule="auto"/>
        <w:ind w:left="480" w:hanging="480"/>
        <w:rPr>
          <w:rFonts w:ascii="Calibri" w:hAnsi="Calibri" w:cs="Calibri"/>
          <w:noProof/>
          <w:szCs w:val="24"/>
          <w:lang w:val="da-DK"/>
        </w:rPr>
      </w:pPr>
      <w:r w:rsidRPr="00313FC0">
        <w:rPr>
          <w:rFonts w:ascii="Calibri" w:hAnsi="Calibri" w:cs="Calibri"/>
          <w:noProof/>
          <w:szCs w:val="24"/>
        </w:rPr>
        <w:lastRenderedPageBreak/>
        <w:t xml:space="preserve">Topel, B. R. H. (1983). </w:t>
      </w:r>
      <w:r w:rsidRPr="00313FC0">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313FC0">
        <w:rPr>
          <w:rFonts w:ascii="Calibri" w:hAnsi="Calibri" w:cs="Calibri"/>
          <w:noProof/>
          <w:szCs w:val="24"/>
        </w:rPr>
        <w:t xml:space="preserve">. </w:t>
      </w:r>
      <w:r w:rsidRPr="003F3836">
        <w:rPr>
          <w:rFonts w:ascii="Calibri" w:hAnsi="Calibri" w:cs="Calibri"/>
          <w:i/>
          <w:iCs/>
          <w:noProof/>
          <w:szCs w:val="24"/>
          <w:lang w:val="da-DK"/>
        </w:rPr>
        <w:t>73</w:t>
      </w:r>
      <w:r w:rsidRPr="003F3836">
        <w:rPr>
          <w:rFonts w:ascii="Calibri" w:hAnsi="Calibri" w:cs="Calibri"/>
          <w:noProof/>
          <w:szCs w:val="24"/>
          <w:lang w:val="da-DK"/>
        </w:rPr>
        <w:t>(4), 541–559.</w:t>
      </w:r>
    </w:p>
    <w:p w14:paraId="3A9B01F9" w14:textId="77777777" w:rsidR="00313FC0" w:rsidRPr="00313FC0" w:rsidRDefault="00313FC0" w:rsidP="00313FC0">
      <w:pPr>
        <w:widowControl w:val="0"/>
        <w:autoSpaceDE w:val="0"/>
        <w:autoSpaceDN w:val="0"/>
        <w:adjustRightInd w:val="0"/>
        <w:spacing w:line="240" w:lineRule="auto"/>
        <w:ind w:left="480" w:hanging="480"/>
        <w:rPr>
          <w:rFonts w:ascii="Calibri" w:hAnsi="Calibri" w:cs="Calibri"/>
          <w:noProof/>
        </w:rPr>
      </w:pPr>
      <w:r w:rsidRPr="003F3836">
        <w:rPr>
          <w:rFonts w:ascii="Calibri" w:hAnsi="Calibri" w:cs="Calibri"/>
          <w:noProof/>
          <w:szCs w:val="24"/>
          <w:lang w:val="da-DK"/>
        </w:rPr>
        <w:t xml:space="preserve">Venstre, D. R., Folkeparti, S., Folkeparti, D. K., &amp; Eu-bidrag, D. (2012). </w:t>
      </w:r>
      <w:r w:rsidRPr="00313FC0">
        <w:rPr>
          <w:rFonts w:ascii="Calibri" w:hAnsi="Calibri" w:cs="Calibri"/>
          <w:i/>
          <w:iCs/>
          <w:noProof/>
          <w:szCs w:val="24"/>
        </w:rPr>
        <w:t>Aftale om skattereform</w:t>
      </w:r>
      <w:r w:rsidRPr="00313FC0">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590CF86D" w:rsidR="00313FC0" w:rsidRDefault="00313FC0" w:rsidP="00313FC0">
      <w:pPr>
        <w:pStyle w:val="Billedtekst"/>
        <w:keepNext/>
      </w:pPr>
      <w:r>
        <w:t>Figure A1</w:t>
      </w:r>
      <w:r>
        <w:noBreakHyphen/>
      </w:r>
      <w:fldSimple w:instr=" STYLEREF 1 \s ">
        <w:r w:rsidR="00BF05F0">
          <w:rPr>
            <w:noProof/>
          </w:rPr>
          <w:t>0</w:t>
        </w:r>
      </w:fldSimple>
      <w:r w:rsidR="00BF05F0">
        <w:noBreakHyphen/>
      </w:r>
      <w:fldSimple w:instr=" SEQ Figure \* ARABIC \s 1 ">
        <w:r w:rsidR="00BF05F0">
          <w:rPr>
            <w:noProof/>
          </w:rPr>
          <w:t>1</w:t>
        </w:r>
      </w:fldSimple>
      <w:r w:rsidR="004A128F">
        <w:t xml:space="preserve">: Directed acyclic graph of the SFC-model used in this paper. </w:t>
      </w:r>
    </w:p>
    <w:p w14:paraId="4EF5B100" w14:textId="4468B182" w:rsidR="004A128F"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096511F7" w:rsidR="00251655" w:rsidRDefault="00251655" w:rsidP="00A67746"/>
    <w:p w14:paraId="056EE0C3" w14:textId="09B15CE1" w:rsidR="00CD0F6F" w:rsidRDefault="00CD0F6F" w:rsidP="00A67746"/>
    <w:p w14:paraId="7444D484" w14:textId="0F99AF50" w:rsidR="00CD0F6F" w:rsidRDefault="00CD0F6F" w:rsidP="00A67746"/>
    <w:p w14:paraId="15E73E25" w14:textId="6347E01D" w:rsidR="00CD0F6F" w:rsidRDefault="00CD0F6F" w:rsidP="00A67746"/>
    <w:p w14:paraId="576DAE19" w14:textId="25BCCEB3" w:rsidR="00CD0F6F" w:rsidRDefault="00CD0F6F" w:rsidP="00A67746"/>
    <w:p w14:paraId="575265CB" w14:textId="0F180281" w:rsidR="00CD0F6F" w:rsidRDefault="00CD0F6F" w:rsidP="00A67746"/>
    <w:p w14:paraId="2724B59A" w14:textId="4657AB43" w:rsidR="00CD0F6F" w:rsidRDefault="00CD0F6F" w:rsidP="00A67746"/>
    <w:p w14:paraId="2C520CC5" w14:textId="62C0BCD4" w:rsidR="00CD0F6F" w:rsidRDefault="00CD0F6F" w:rsidP="00A67746"/>
    <w:p w14:paraId="1718F400" w14:textId="33555574"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r>
        <w:lastRenderedPageBreak/>
        <w:t xml:space="preserve">Appendix 2: </w:t>
      </w:r>
      <w:r w:rsidR="0006174A">
        <w:t xml:space="preserve">Sensitivity analysis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w:t>
      </w:r>
      <w:r>
        <w:t xml:space="preserve">perform a sensitivity test of the 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w:t>
      </w:r>
      <w:r>
        <w:t xml:space="preser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052C6518" w14:textId="7B84DFAD" w:rsidR="003F3836" w:rsidRDefault="003F3836" w:rsidP="003F3836">
      <w:pPr>
        <w:spacing w:line="360" w:lineRule="auto"/>
      </w:pPr>
      <w:r>
        <w:t>In the plot above we test a</w:t>
      </w:r>
      <w:r>
        <w:t xml:space="preserve"> central parameter</w:t>
      </w:r>
      <w:r>
        <w:t xml:space="preserve"> used</w:t>
      </w:r>
      <w:r>
        <w:t xml:space="preserve"> for the results of this paper </w:t>
      </w:r>
      <w:r>
        <w:t>being</w:t>
      </w:r>
      <w:r>
        <w:t xml:space="preserve">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212FD450"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duo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1058" cy="3417624"/>
                    </a:xfrm>
                    <a:prstGeom prst="rect">
                      <a:avLst/>
                    </a:prstGeom>
                  </pic:spPr>
                </pic:pic>
              </a:graphicData>
            </a:graphic>
          </wp:inline>
        </w:drawing>
      </w:r>
    </w:p>
    <w:p w14:paraId="2119EAC7" w14:textId="4D96F07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 xml:space="preserve">that the increase in consumption is actually larger than the decrease of investments and net-exports, but as the real government spending is falling (duo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011F7C19" w14:textId="77777777" w:rsidR="00583A8B" w:rsidRDefault="00583A8B" w:rsidP="00583A8B">
      <w:pPr>
        <w:spacing w:line="276" w:lineRule="auto"/>
      </w:pPr>
      <w:r>
        <w:t>As done in the paper, capital letters denote nominal variables and lower-case letters denote real variables.</w:t>
      </w:r>
    </w:p>
    <w:p w14:paraId="2FE87C50" w14:textId="77777777" w:rsidR="00583A8B" w:rsidRDefault="00583A8B" w:rsidP="00583A8B">
      <w:pPr>
        <w:spacing w:line="276" w:lineRule="auto"/>
      </w:pP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583A8B"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583A8B"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583A8B"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583A8B"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 xml:space="preserve">ln </m:t>
                    </m:r>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m:t>
                </m:r>
                <m:r>
                  <w:rPr>
                    <w:rFonts w:ascii="Cambria Math" w:eastAsia="Cambria Math" w:hAnsi="Cambria Math" w:cs="Cambria Math"/>
                    <w:color w:val="000000"/>
                    <w:sz w:val="20"/>
                    <w:szCs w:val="20"/>
                  </w:rPr>
                  <m:t>2</m:t>
                </m:r>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m:t>
                    </m:r>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m:t>
                </m:r>
                <m:r>
                  <w:rPr>
                    <w:rFonts w:ascii="Cambria Math" w:eastAsia="Cambria Math" w:hAnsi="Cambria Math" w:cs="Cambria Math"/>
                    <w:color w:val="000000"/>
                    <w:sz w:val="20"/>
                    <w:szCs w:val="20"/>
                  </w:rPr>
                  <m:t>6</m:t>
                </m:r>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m:t>
                    </m:r>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m:t>
                    </m:r>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r>
                      <w:rPr>
                        <w:rFonts w:ascii="Cambria Math" w:eastAsia="Cambria Math" w:hAnsi="Cambria Math" w:cs="Cambria Math"/>
                        <w:color w:val="000000"/>
                        <w:sz w:val="20"/>
                        <w:szCs w:val="20"/>
                      </w:rPr>
                      <m: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m:t>
                </m:r>
                <m:r>
                  <w:rPr>
                    <w:rFonts w:ascii="Cambria Math" w:eastAsia="Cambria Math" w:hAnsi="Cambria Math" w:cs="Cambria Math"/>
                    <w:color w:val="000000"/>
                    <w:sz w:val="20"/>
                    <w:szCs w:val="20"/>
                  </w:rPr>
                  <m:t>57</m:t>
                </m:r>
                <m:r>
                  <w:rPr>
                    <w:rFonts w:ascii="Cambria Math" w:eastAsia="Cambria Math" w:hAnsi="Cambria Math" w:cs="Cambria Math"/>
                    <w:color w:val="000000"/>
                    <w:sz w:val="20"/>
                    <w:szCs w:val="20"/>
                  </w:rPr>
                  <m:t>*∆</m:t>
                </m:r>
                <m:r>
                  <w:rPr>
                    <w:rFonts w:ascii="Cambria Math" w:eastAsia="Cambria Math" w:hAnsi="Cambria Math" w:cs="Cambria Math"/>
                    <w:color w:val="000000"/>
                    <w:sz w:val="20"/>
                    <w:szCs w:val="20"/>
                  </w:rPr>
                  <m:t>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m:t>
                </m:r>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m:t>
                </m:r>
                <m:r>
                  <w:rPr>
                    <w:rFonts w:ascii="Cambria Math" w:eastAsia="Cambria Math" w:hAnsi="Cambria Math" w:cs="Cambria Math"/>
                    <w:color w:val="000000"/>
                    <w:sz w:val="20"/>
                    <w:szCs w:val="20"/>
                  </w:rPr>
                  <m:t xml:space="preserve"> 0.1</m:t>
                </m:r>
                <m:r>
                  <w:rPr>
                    <w:rFonts w:ascii="Cambria Math" w:eastAsia="Cambria Math" w:hAnsi="Cambria Math" w:cs="Cambria Math"/>
                    <w:color w:val="000000"/>
                    <w:sz w:val="20"/>
                    <w:szCs w:val="20"/>
                  </w:rPr>
                  <m:t>3</m:t>
                </m:r>
                <m:r>
                  <w:rPr>
                    <w:rFonts w:ascii="Cambria Math" w:eastAsia="Cambria Math" w:hAnsi="Cambria Math" w:cs="Cambria Math"/>
                    <w:color w:val="000000"/>
                    <w:sz w:val="20"/>
                    <w:szCs w:val="20"/>
                  </w:rPr>
                  <m:t>*</m:t>
                </m:r>
                <m:r>
                  <w:rPr>
                    <w:rFonts w:ascii="Cambria Math" w:eastAsia="Cambria Math" w:hAnsi="Cambria Math" w:cs="Cambria Math"/>
                    <w:color w:val="000000"/>
                    <w:sz w:val="20"/>
                    <w:szCs w:val="20"/>
                  </w:rPr>
                  <m:t>∆</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m:t>
                </m:r>
                <m:r>
                  <w:rPr>
                    <w:rFonts w:ascii="Cambria Math" w:eastAsia="Cambria Math" w:hAnsi="Cambria Math" w:cs="Cambria Math"/>
                    <w:color w:val="000000"/>
                    <w:sz w:val="20"/>
                    <w:szCs w:val="20"/>
                  </w:rPr>
                  <m:t xml:space="preserve">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583A8B"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583A8B"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583A8B"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m:t>
                </m:r>
                <m:r>
                  <w:rPr>
                    <w:rFonts w:ascii="Cambria Math" w:eastAsia="Cambria Math" w:hAnsi="Cambria Math" w:cs="Cambria Math"/>
                    <w:sz w:val="20"/>
                    <w:szCs w:val="20"/>
                  </w:rPr>
                  <m:t>2</m:t>
                </m:r>
                <m:r>
                  <w:rPr>
                    <w:rFonts w:ascii="Cambria Math" w:eastAsia="Cambria Math" w:hAnsi="Cambria Math" w:cs="Cambria Math"/>
                    <w:sz w:val="20"/>
                    <w:szCs w:val="20"/>
                  </w:rPr>
                  <m:t>-0.4</m:t>
                </m:r>
                <m:r>
                  <w:rPr>
                    <w:rFonts w:ascii="Cambria Math" w:eastAsia="Cambria Math" w:hAnsi="Cambria Math" w:cs="Cambria Math"/>
                    <w:sz w:val="20"/>
                    <w:szCs w:val="20"/>
                  </w:rPr>
                  <m:t>5</m:t>
                </m:r>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m:t>
                </m:r>
                <m:r>
                  <w:rPr>
                    <w:rFonts w:ascii="Cambria Math" w:eastAsia="Cambria Math" w:hAnsi="Cambria Math" w:cs="Cambria Math"/>
                    <w:sz w:val="20"/>
                    <w:szCs w:val="20"/>
                  </w:rPr>
                  <m:t>14</m:t>
                </m:r>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m:t>
                </m:r>
                <m:r>
                  <w:rPr>
                    <w:rFonts w:ascii="Cambria Math" w:eastAsia="Cambria Math" w:hAnsi="Cambria Math" w:cs="Cambria Math"/>
                    <w:sz w:val="20"/>
                    <w:szCs w:val="20"/>
                  </w:rPr>
                  <m:t>1.3</m:t>
                </m:r>
                <m:r>
                  <w:rPr>
                    <w:rFonts w:ascii="Cambria Math" w:eastAsia="Cambria Math" w:hAnsi="Cambria Math" w:cs="Cambria Math"/>
                    <w:sz w:val="20"/>
                    <w:szCs w:val="20"/>
                  </w:rPr>
                  <m:t xml:space="preserve">*∆ln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m:t>
                </m:r>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m:t>
                </m:r>
                <m:r>
                  <w:rPr>
                    <w:rFonts w:ascii="Cambria Math" w:eastAsia="Cambria Math" w:hAnsi="Cambria Math" w:cs="Cambria Math"/>
                    <w:sz w:val="20"/>
                    <w:szCs w:val="20"/>
                  </w:rPr>
                  <m:t>33</m:t>
                </m:r>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m:t>
                </m:r>
                <m:r>
                  <w:rPr>
                    <w:rFonts w:ascii="Cambria Math" w:eastAsia="Cambria Math" w:hAnsi="Cambria Math" w:cs="Cambria Math"/>
                    <w:sz w:val="20"/>
                    <w:szCs w:val="20"/>
                  </w:rPr>
                  <m:t>5</m:t>
                </m:r>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m:t>
                </m:r>
                <m:r>
                  <w:rPr>
                    <w:rFonts w:ascii="Cambria Math" w:eastAsia="Cambria Math" w:hAnsi="Cambria Math" w:cs="Cambria Math"/>
                    <w:sz w:val="20"/>
                    <w:szCs w:val="20"/>
                  </w:rPr>
                  <m:t>0.87</m:t>
                </m:r>
                <m:r>
                  <w:rPr>
                    <w:rFonts w:ascii="Cambria Math" w:eastAsia="Cambria Math" w:hAnsi="Cambria Math" w:cs="Cambria Math"/>
                    <w:sz w:val="20"/>
                    <w:szCs w:val="20"/>
                  </w:rPr>
                  <m:t xml:space="preserve">*ln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m:t>
                </m:r>
                <m:r>
                  <w:rPr>
                    <w:rFonts w:ascii="Cambria Math" w:eastAsia="Cambria Math" w:hAnsi="Cambria Math" w:cs="Cambria Math"/>
                    <w:sz w:val="20"/>
                    <w:szCs w:val="20"/>
                  </w:rPr>
                  <m:t>7</m:t>
                </m:r>
                <m:r>
                  <w:rPr>
                    <w:rFonts w:ascii="Cambria Math" w:eastAsia="Cambria Math" w:hAnsi="Cambria Math" w:cs="Cambria Math"/>
                    <w:sz w:val="20"/>
                    <w:szCs w:val="20"/>
                  </w:rPr>
                  <m:t xml:space="preserve">*ln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m:t>
                </m:r>
                <m:r>
                  <w:rPr>
                    <w:rFonts w:ascii="Cambria Math" w:eastAsia="Cambria Math" w:hAnsi="Cambria Math" w:cs="Cambria Math"/>
                    <w:sz w:val="20"/>
                    <w:szCs w:val="20"/>
                  </w:rPr>
                  <m:t>8</m:t>
                </m:r>
                <m:r>
                  <w:rPr>
                    <w:rFonts w:ascii="Cambria Math" w:eastAsia="Cambria Math" w:hAnsi="Cambria Math" w:cs="Cambria Math"/>
                    <w:sz w:val="20"/>
                    <w:szCs w:val="20"/>
                  </w:rPr>
                  <m:t>-0.1</m:t>
                </m:r>
                <m:r>
                  <w:rPr>
                    <w:rFonts w:ascii="Cambria Math" w:eastAsia="Cambria Math" w:hAnsi="Cambria Math" w:cs="Cambria Math"/>
                    <w:sz w:val="20"/>
                    <w:szCs w:val="20"/>
                  </w:rPr>
                  <m:t>9</m:t>
                </m:r>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m:t>
                </m:r>
                <m:r>
                  <w:rPr>
                    <w:rFonts w:ascii="Cambria Math" w:eastAsia="Cambria Math" w:hAnsi="Cambria Math" w:cs="Cambria Math"/>
                    <w:sz w:val="20"/>
                    <w:szCs w:val="20"/>
                  </w:rPr>
                  <m:t>3</m:t>
                </m:r>
                <m:r>
                  <w:rPr>
                    <w:rFonts w:ascii="Cambria Math" w:eastAsia="Cambria Math" w:hAnsi="Cambria Math" w:cs="Cambria Math"/>
                    <w:sz w:val="20"/>
                    <w:szCs w:val="20"/>
                  </w:rPr>
                  <m:t xml:space="preserve">*∆ln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m:t>
                </m:r>
                <m:r>
                  <w:rPr>
                    <w:rFonts w:ascii="Cambria Math" w:eastAsia="Cambria Math" w:hAnsi="Cambria Math" w:cs="Cambria Math"/>
                    <w:sz w:val="20"/>
                    <w:szCs w:val="20"/>
                  </w:rPr>
                  <m:t>5</m:t>
                </m:r>
                <m:r>
                  <w:rPr>
                    <w:rFonts w:ascii="Cambria Math" w:eastAsia="Cambria Math" w:hAnsi="Cambria Math" w:cs="Cambria Math"/>
                    <w:sz w:val="20"/>
                    <w:szCs w:val="20"/>
                  </w:rPr>
                  <m:t>*ln⁡(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m:t>
                </m:r>
                <m:r>
                  <w:rPr>
                    <w:rFonts w:ascii="Cambria Math" w:eastAsia="Cambria Math" w:hAnsi="Cambria Math" w:cs="Cambria Math"/>
                    <w:sz w:val="20"/>
                    <w:szCs w:val="20"/>
                  </w:rPr>
                  <m:t>7</m:t>
                </m:r>
                <m:r>
                  <w:rPr>
                    <w:rFonts w:ascii="Cambria Math" w:eastAsia="Cambria Math" w:hAnsi="Cambria Math" w:cs="Cambria Math"/>
                    <w:sz w:val="20"/>
                    <w:szCs w:val="20"/>
                  </w:rPr>
                  <m:t>*ln⁡(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583A8B"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583A8B"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583A8B"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583A8B"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583A8B"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highlight w:val="yellow"/>
                  </w:rPr>
                  <m:t>∆</m:t>
                </m:r>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ln⁡(NPEN</m:t>
                    </m:r>
                  </m:e>
                  <m:sub>
                    <m:r>
                      <w:rPr>
                        <w:rFonts w:ascii="Cambria Math" w:eastAsia="Cambria Math" w:hAnsi="Cambria Math" w:cs="Cambria Math"/>
                        <w:sz w:val="20"/>
                        <w:szCs w:val="20"/>
                        <w:highlight w:val="yellow"/>
                      </w:rPr>
                      <m:t>t</m:t>
                    </m:r>
                  </m:sub>
                  <m:sup>
                    <m:r>
                      <w:rPr>
                        <w:rFonts w:ascii="Cambria Math" w:eastAsia="Cambria Math" w:hAnsi="Cambria Math" w:cs="Cambria Math"/>
                        <w:sz w:val="20"/>
                        <w:szCs w:val="20"/>
                        <w:highlight w:val="yellow"/>
                      </w:rPr>
                      <m:t>H</m:t>
                    </m:r>
                  </m:sup>
                </m:sSubSup>
                <m:r>
                  <w:rPr>
                    <w:rFonts w:ascii="Cambria Math" w:eastAsia="Cambria Math" w:hAnsi="Cambria Math" w:cs="Cambria Math"/>
                    <w:sz w:val="20"/>
                    <w:szCs w:val="20"/>
                    <w:highlight w:val="yellow"/>
                  </w:rPr>
                  <m:t>)=0.092*∆</m:t>
                </m:r>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ln⁡(NPEN</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r>
                  <w:rPr>
                    <w:rFonts w:ascii="Cambria Math" w:eastAsia="Cambria Math" w:hAnsi="Cambria Math" w:cs="Cambria Math"/>
                    <w:sz w:val="20"/>
                    <w:szCs w:val="20"/>
                    <w:highlight w:val="yellow"/>
                  </w:rPr>
                  <m:t>)+0.269*∆ln⁡(</m:t>
                </m:r>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WB</m:t>
                    </m:r>
                  </m:e>
                  <m:sub>
                    <m:r>
                      <w:rPr>
                        <w:rFonts w:ascii="Cambria Math" w:eastAsia="Cambria Math" w:hAnsi="Cambria Math" w:cs="Cambria Math"/>
                        <w:sz w:val="20"/>
                        <w:szCs w:val="20"/>
                        <w:highlight w:val="yellow"/>
                      </w:rPr>
                      <m:t>t</m:t>
                    </m:r>
                  </m:sub>
                  <m:sup>
                    <m:r>
                      <w:rPr>
                        <w:rFonts w:ascii="Cambria Math" w:eastAsia="Cambria Math" w:hAnsi="Cambria Math" w:cs="Cambria Math"/>
                        <w:sz w:val="20"/>
                        <w:szCs w:val="20"/>
                        <w:highlight w:val="yellow"/>
                      </w:rPr>
                      <m:t>H</m:t>
                    </m:r>
                  </m:sup>
                </m:sSubSup>
                <m:r>
                  <w:rPr>
                    <w:rFonts w:ascii="Cambria Math" w:eastAsia="Cambria Math" w:hAnsi="Cambria Math" w:cs="Cambria Math"/>
                    <w:sz w:val="20"/>
                    <w:szCs w:val="20"/>
                    <w:highlight w:val="yellow"/>
                  </w:rPr>
                  <m:t>)-46.166*∆ln</m:t>
                </m:r>
                <m:d>
                  <m:dPr>
                    <m:ctrlPr>
                      <w:rPr>
                        <w:rFonts w:ascii="Cambria Math" w:eastAsia="Cambria Math" w:hAnsi="Cambria Math" w:cs="Cambria Math"/>
                        <w:sz w:val="20"/>
                        <w:szCs w:val="20"/>
                        <w:highlight w:val="yellow"/>
                      </w:rPr>
                    </m:ctrlPr>
                  </m:dPr>
                  <m:e>
                    <m:f>
                      <m:fPr>
                        <m:ctrlPr>
                          <w:rPr>
                            <w:rFonts w:ascii="Cambria Math" w:eastAsia="Cambria Math" w:hAnsi="Cambria Math" w:cs="Cambria Math"/>
                            <w:sz w:val="20"/>
                            <w:szCs w:val="20"/>
                            <w:highlight w:val="yellow"/>
                          </w:rPr>
                        </m:ctrlPr>
                      </m:fPr>
                      <m:num>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Ret</m:t>
                            </m:r>
                          </m:e>
                          <m:sub>
                            <m:r>
                              <w:rPr>
                                <w:rFonts w:ascii="Cambria Math" w:eastAsia="Cambria Math" w:hAnsi="Cambria Math" w:cs="Cambria Math"/>
                                <w:sz w:val="20"/>
                                <w:szCs w:val="20"/>
                                <w:highlight w:val="yellow"/>
                              </w:rPr>
                              <m:t>t-1</m:t>
                            </m:r>
                          </m:sub>
                        </m:sSub>
                      </m:num>
                      <m:den>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Pop</m:t>
                            </m:r>
                          </m:e>
                          <m:sub>
                            <m:r>
                              <w:rPr>
                                <w:rFonts w:ascii="Cambria Math" w:eastAsia="Cambria Math" w:hAnsi="Cambria Math" w:cs="Cambria Math"/>
                                <w:sz w:val="20"/>
                                <w:szCs w:val="20"/>
                                <w:highlight w:val="yellow"/>
                              </w:rPr>
                              <m:t>t-1</m:t>
                            </m:r>
                          </m:sub>
                        </m:sSub>
                      </m:den>
                    </m:f>
                  </m:e>
                </m:d>
                <m:r>
                  <w:rPr>
                    <w:rFonts w:ascii="Cambria Math" w:eastAsia="Cambria Math" w:hAnsi="Cambria Math" w:cs="Cambria Math"/>
                    <w:sz w:val="20"/>
                    <w:szCs w:val="20"/>
                    <w:highlight w:val="yellow"/>
                  </w:rPr>
                  <m:t>-0.609*ln⁡(</m:t>
                </m:r>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NPEN</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r>
                  <w:rPr>
                    <w:rFonts w:ascii="Cambria Math" w:eastAsia="Cambria Math" w:hAnsi="Cambria Math" w:cs="Cambria Math"/>
                    <w:sz w:val="20"/>
                    <w:szCs w:val="20"/>
                    <w:highlight w:val="yellow"/>
                  </w:rPr>
                  <m:t>)+0.363*ln⁡(</m:t>
                </m:r>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WB</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r>
                  <w:rPr>
                    <w:rFonts w:ascii="Cambria Math" w:eastAsia="Cambria Math" w:hAnsi="Cambria Math" w:cs="Cambria Math"/>
                    <w:sz w:val="20"/>
                    <w:szCs w:val="20"/>
                    <w:highlight w:val="yellow"/>
                  </w:rPr>
                  <m:t>)-0.954*ln⁡(</m:t>
                </m:r>
                <m:f>
                  <m:fPr>
                    <m:ctrlPr>
                      <w:rPr>
                        <w:rFonts w:ascii="Cambria Math" w:eastAsia="Cambria Math" w:hAnsi="Cambria Math" w:cs="Cambria Math"/>
                        <w:sz w:val="20"/>
                        <w:szCs w:val="20"/>
                        <w:highlight w:val="yellow"/>
                      </w:rPr>
                    </m:ctrlPr>
                  </m:fPr>
                  <m:num>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Ret</m:t>
                        </m:r>
                      </m:e>
                      <m:sub>
                        <m:r>
                          <w:rPr>
                            <w:rFonts w:ascii="Cambria Math" w:eastAsia="Cambria Math" w:hAnsi="Cambria Math" w:cs="Cambria Math"/>
                            <w:sz w:val="20"/>
                            <w:szCs w:val="20"/>
                            <w:highlight w:val="yellow"/>
                          </w:rPr>
                          <m:t>t-1</m:t>
                        </m:r>
                      </m:sub>
                    </m:sSub>
                  </m:num>
                  <m:den>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Pop</m:t>
                        </m:r>
                      </m:e>
                      <m:sub>
                        <m:r>
                          <w:rPr>
                            <w:rFonts w:ascii="Cambria Math" w:eastAsia="Cambria Math" w:hAnsi="Cambria Math" w:cs="Cambria Math"/>
                            <w:sz w:val="20"/>
                            <w:szCs w:val="20"/>
                            <w:highlight w:val="yellow"/>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E378E43"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highlight w:val="yellow"/>
                  </w:rPr>
                  <m:t>∆</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func>
                  <m:funcPr>
                    <m:ctrlPr>
                      <w:rPr>
                        <w:rFonts w:ascii="Cambria Math" w:eastAsia="Cambria Math" w:hAnsi="Cambria Math" w:cs="Cambria Math"/>
                        <w:sz w:val="20"/>
                        <w:szCs w:val="20"/>
                        <w:highlight w:val="yellow"/>
                      </w:rPr>
                    </m:ctrlPr>
                  </m:funcPr>
                  <m:fName>
                    <m:r>
                      <m:rPr>
                        <m:sty m:val="p"/>
                      </m:rPr>
                      <w:rPr>
                        <w:rFonts w:ascii="Cambria Math" w:eastAsia="Cambria Math" w:hAnsi="Cambria Math" w:cs="Cambria Math"/>
                        <w:sz w:val="20"/>
                        <w:szCs w:val="20"/>
                        <w:highlight w:val="yellow"/>
                      </w:rPr>
                      <m:t>ln</m:t>
                    </m:r>
                  </m:fName>
                  <m:e>
                    <m:d>
                      <m:dPr>
                        <m:ctrlPr>
                          <w:rPr>
                            <w:rFonts w:ascii="Cambria Math" w:hAnsi="Cambria Math"/>
                            <w:highlight w:val="yellow"/>
                          </w:rPr>
                        </m:ctrlPr>
                      </m:dPr>
                      <m:e>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NBEN</m:t>
                            </m:r>
                          </m:e>
                          <m:sub>
                            <m:r>
                              <w:rPr>
                                <w:rFonts w:ascii="Cambria Math" w:eastAsia="Cambria Math" w:hAnsi="Cambria Math" w:cs="Cambria Math"/>
                                <w:sz w:val="20"/>
                                <w:szCs w:val="20"/>
                                <w:highlight w:val="yellow"/>
                              </w:rPr>
                              <m:t>t</m:t>
                            </m:r>
                          </m:sub>
                          <m:sup>
                            <m:r>
                              <w:rPr>
                                <w:rFonts w:ascii="Cambria Math" w:eastAsia="Cambria Math" w:hAnsi="Cambria Math" w:cs="Cambria Math"/>
                                <w:sz w:val="20"/>
                                <w:szCs w:val="20"/>
                                <w:highlight w:val="yellow"/>
                              </w:rPr>
                              <m:t>H</m:t>
                            </m:r>
                          </m:sup>
                        </m:sSubSup>
                      </m:e>
                    </m:d>
                  </m:e>
                </m:func>
                <m:r>
                  <w:rPr>
                    <w:rFonts w:ascii="Cambria Math" w:eastAsia="Cambria Math" w:hAnsi="Cambria Math" w:cs="Cambria Math"/>
                    <w:sz w:val="20"/>
                    <w:szCs w:val="20"/>
                    <w:highlight w:val="yellow"/>
                  </w:rPr>
                  <m:t>=-28.18+1.65*∆</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eastAsia="Cambria Math" w:hAnsi="Cambria Math" w:cs="Cambria Math"/>
                        <w:sz w:val="20"/>
                        <w:szCs w:val="20"/>
                        <w:highlight w:val="yellow"/>
                      </w:rPr>
                    </m:ctrlPr>
                  </m:dPr>
                  <m:e>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POP</m:t>
                        </m:r>
                      </m:e>
                      <m:sub>
                        <m:r>
                          <w:rPr>
                            <w:rFonts w:ascii="Cambria Math" w:eastAsia="Cambria Math" w:hAnsi="Cambria Math" w:cs="Cambria Math"/>
                            <w:sz w:val="20"/>
                            <w:szCs w:val="20"/>
                            <w:highlight w:val="yellow"/>
                          </w:rPr>
                          <m:t>t</m:t>
                        </m:r>
                      </m:sub>
                    </m:sSub>
                    <m:r>
                      <w:rPr>
                        <w:rFonts w:ascii="Cambria Math" w:eastAsia="Cambria Math" w:hAnsi="Cambria Math" w:cs="Cambria Math"/>
                        <w:sz w:val="20"/>
                        <w:szCs w:val="20"/>
                        <w:highlight w:val="yellow"/>
                      </w:rPr>
                      <m:t>-</m:t>
                    </m:r>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LF</m:t>
                        </m:r>
                      </m:e>
                      <m:sub>
                        <m:r>
                          <w:rPr>
                            <w:rFonts w:ascii="Cambria Math" w:eastAsia="Cambria Math" w:hAnsi="Cambria Math" w:cs="Cambria Math"/>
                            <w:sz w:val="20"/>
                            <w:szCs w:val="20"/>
                            <w:highlight w:val="yellow"/>
                          </w:rPr>
                          <m:t>t</m:t>
                        </m:r>
                      </m:sub>
                    </m:sSub>
                  </m:e>
                </m:d>
                <m:r>
                  <w:rPr>
                    <w:rFonts w:ascii="Cambria Math" w:hAnsi="Cambria Math"/>
                    <w:highlight w:val="yellow"/>
                  </w:rPr>
                  <m:t xml:space="preserve"> </m:t>
                </m:r>
                <m:r>
                  <w:rPr>
                    <w:rFonts w:ascii="Cambria Math" w:eastAsia="Cambria Math" w:hAnsi="Cambria Math" w:cs="Cambria Math"/>
                    <w:sz w:val="20"/>
                    <w:szCs w:val="20"/>
                    <w:highlight w:val="yellow"/>
                  </w:rPr>
                  <m:t>+0.001*∆</m:t>
                </m:r>
                <m:d>
                  <m:dPr>
                    <m:ctrlPr>
                      <w:rPr>
                        <w:rFonts w:ascii="Cambria Math" w:eastAsia="Cambria Math" w:hAnsi="Cambria Math" w:cs="Cambria Math"/>
                        <w:sz w:val="20"/>
                        <w:szCs w:val="20"/>
                        <w:highlight w:val="yellow"/>
                      </w:rPr>
                    </m:ctrlPr>
                  </m:dPr>
                  <m:e>
                    <m:r>
                      <w:rPr>
                        <w:rFonts w:ascii="Cambria Math" w:eastAsia="Cambria Math" w:hAnsi="Cambria Math" w:cs="Cambria Math"/>
                        <w:sz w:val="20"/>
                        <w:szCs w:val="20"/>
                        <w:highlight w:val="yellow"/>
                      </w:rPr>
                      <m:t>U</m:t>
                    </m:r>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N</m:t>
                        </m:r>
                      </m:e>
                      <m:sub>
                        <m:r>
                          <w:rPr>
                            <w:rFonts w:ascii="Cambria Math" w:eastAsia="Cambria Math" w:hAnsi="Cambria Math" w:cs="Cambria Math"/>
                            <w:sz w:val="20"/>
                            <w:szCs w:val="20"/>
                            <w:highlight w:val="yellow"/>
                          </w:rPr>
                          <m:t>t</m:t>
                        </m:r>
                      </m:sub>
                    </m:sSub>
                  </m:e>
                </m:d>
                <m:r>
                  <w:rPr>
                    <w:rFonts w:ascii="Cambria Math" w:eastAsia="Cambria Math" w:hAnsi="Cambria Math" w:cs="Cambria Math"/>
                    <w:sz w:val="20"/>
                    <w:szCs w:val="20"/>
                    <w:highlight w:val="yellow"/>
                  </w:rPr>
                  <m:t>+0.0005*</m:t>
                </m:r>
                <m:d>
                  <m:dPr>
                    <m:ctrlPr>
                      <w:rPr>
                        <w:rFonts w:ascii="Cambria Math" w:eastAsia="Cambria Math" w:hAnsi="Cambria Math" w:cs="Cambria Math"/>
                        <w:sz w:val="20"/>
                        <w:szCs w:val="20"/>
                        <w:highlight w:val="yellow"/>
                      </w:rPr>
                    </m:ctrlPr>
                  </m:dPr>
                  <m:e>
                    <m:r>
                      <w:rPr>
                        <w:rFonts w:ascii="Cambria Math" w:eastAsia="Cambria Math" w:hAnsi="Cambria Math" w:cs="Cambria Math"/>
                        <w:sz w:val="20"/>
                        <w:szCs w:val="20"/>
                        <w:highlight w:val="yellow"/>
                      </w:rPr>
                      <m:t>U</m:t>
                    </m:r>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N</m:t>
                        </m:r>
                      </m:e>
                      <m:sub>
                        <m:r>
                          <w:rPr>
                            <w:rFonts w:ascii="Cambria Math" w:eastAsia="Cambria Math" w:hAnsi="Cambria Math" w:cs="Cambria Math"/>
                            <w:sz w:val="20"/>
                            <w:szCs w:val="20"/>
                            <w:highlight w:val="yellow"/>
                          </w:rPr>
                          <m:t>t-1</m:t>
                        </m:r>
                      </m:sub>
                    </m:sSub>
                  </m:e>
                </m:d>
                <m:r>
                  <w:rPr>
                    <w:rFonts w:ascii="Cambria Math" w:hAnsi="Cambria Math"/>
                    <w:highlight w:val="yellow"/>
                  </w:rPr>
                  <m:t xml:space="preserve"> </m:t>
                </m:r>
                <m:r>
                  <w:rPr>
                    <w:rFonts w:ascii="Cambria Math" w:eastAsia="Cambria Math" w:hAnsi="Cambria Math" w:cs="Cambria Math"/>
                    <w:sz w:val="20"/>
                    <w:szCs w:val="20"/>
                    <w:highlight w:val="yellow"/>
                  </w:rPr>
                  <m:t>-0.77*</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hAnsi="Cambria Math"/>
                        <w:highlight w:val="yellow"/>
                      </w:rPr>
                    </m:ctrlPr>
                  </m:dPr>
                  <m:e>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NBEN</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e>
                </m:d>
                <m:r>
                  <w:rPr>
                    <w:rFonts w:ascii="Cambria Math" w:hAnsi="Cambria Math"/>
                    <w:highlight w:val="yellow"/>
                  </w:rPr>
                  <m:t xml:space="preserve"> </m:t>
                </m:r>
                <m:r>
                  <w:rPr>
                    <w:rFonts w:ascii="Cambria Math" w:eastAsia="Cambria Math" w:hAnsi="Cambria Math" w:cs="Cambria Math"/>
                    <w:sz w:val="20"/>
                    <w:szCs w:val="20"/>
                    <w:highlight w:val="yellow"/>
                  </w:rPr>
                  <m:t>+0.0004*⁡(U</m:t>
                </m:r>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N</m:t>
                    </m:r>
                  </m:e>
                  <m:sub>
                    <m:r>
                      <w:rPr>
                        <w:rFonts w:ascii="Cambria Math" w:eastAsia="Cambria Math" w:hAnsi="Cambria Math" w:cs="Cambria Math"/>
                        <w:sz w:val="20"/>
                        <w:szCs w:val="20"/>
                        <w:highlight w:val="yellow"/>
                      </w:rPr>
                      <m:t>t-1</m:t>
                    </m:r>
                  </m:sub>
                </m:sSub>
                <m:r>
                  <w:rPr>
                    <w:rFonts w:ascii="Cambria Math" w:eastAsia="Cambria Math" w:hAnsi="Cambria Math" w:cs="Cambria Math"/>
                    <w:sz w:val="20"/>
                    <w:szCs w:val="20"/>
                    <w:highlight w:val="yellow"/>
                  </w:rPr>
                  <m:t>)+2.48*</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eastAsia="Cambria Math" w:hAnsi="Cambria Math" w:cs="Cambria Math"/>
                        <w:sz w:val="20"/>
                        <w:szCs w:val="20"/>
                        <w:highlight w:val="yellow"/>
                      </w:rPr>
                    </m:ctrlPr>
                  </m:dPr>
                  <m:e>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POP</m:t>
                        </m:r>
                      </m:e>
                      <m:sub>
                        <m:r>
                          <w:rPr>
                            <w:rFonts w:ascii="Cambria Math" w:eastAsia="Cambria Math" w:hAnsi="Cambria Math" w:cs="Cambria Math"/>
                            <w:sz w:val="20"/>
                            <w:szCs w:val="20"/>
                            <w:highlight w:val="yellow"/>
                          </w:rPr>
                          <m:t>t-1</m:t>
                        </m:r>
                      </m:sub>
                    </m:sSub>
                    <m:r>
                      <w:rPr>
                        <w:rFonts w:ascii="Cambria Math" w:eastAsia="Cambria Math" w:hAnsi="Cambria Math" w:cs="Cambria Math"/>
                        <w:sz w:val="20"/>
                        <w:szCs w:val="20"/>
                        <w:highlight w:val="yellow"/>
                      </w:rPr>
                      <m:t>-</m:t>
                    </m:r>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LF</m:t>
                        </m:r>
                      </m:e>
                      <m:sub>
                        <m:r>
                          <w:rPr>
                            <w:rFonts w:ascii="Cambria Math" w:eastAsia="Cambria Math" w:hAnsi="Cambria Math" w:cs="Cambria Math"/>
                            <w:sz w:val="20"/>
                            <w:szCs w:val="20"/>
                            <w:highlight w:val="yellow"/>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m:t>
                </m:r>
                <m:r>
                  <w:rPr>
                    <w:rFonts w:ascii="Cambria Math" w:eastAsia="Cambria Math" w:hAnsi="Cambria Math" w:cs="Cambria Math"/>
                    <w:sz w:val="20"/>
                    <w:szCs w:val="20"/>
                  </w:rPr>
                  <m:t>0.76</m:t>
                </m:r>
                <m:r>
                  <w:rPr>
                    <w:rFonts w:ascii="Cambria Math" w:eastAsia="Cambria Math" w:hAnsi="Cambria Math" w:cs="Cambria Math"/>
                    <w:sz w:val="20"/>
                    <w:szCs w:val="20"/>
                  </w:rPr>
                  <m:t>-0.</m:t>
                </m:r>
                <m:r>
                  <w:rPr>
                    <w:rFonts w:ascii="Cambria Math" w:eastAsia="Cambria Math" w:hAnsi="Cambria Math" w:cs="Cambria Math"/>
                    <w:sz w:val="20"/>
                    <w:szCs w:val="20"/>
                  </w:rPr>
                  <m:t>26</m:t>
                </m:r>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m:t>
                </m:r>
                <m:r>
                  <w:rPr>
                    <w:rFonts w:ascii="Cambria Math" w:eastAsia="Cambria Math" w:hAnsi="Cambria Math" w:cs="Cambria Math"/>
                    <w:sz w:val="20"/>
                    <w:szCs w:val="20"/>
                  </w:rPr>
                  <m:t>3</m:t>
                </m:r>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m:t>
                </m:r>
                <m:r>
                  <w:rPr>
                    <w:rFonts w:ascii="Cambria Math" w:eastAsia="Cambria Math" w:hAnsi="Cambria Math" w:cs="Cambria Math"/>
                    <w:sz w:val="20"/>
                    <w:szCs w:val="20"/>
                  </w:rPr>
                  <m:t>05</m:t>
                </m:r>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m:t>
                </m:r>
                <m:r>
                  <w:rPr>
                    <w:rFonts w:ascii="Cambria Math" w:eastAsia="Cambria Math" w:hAnsi="Cambria Math" w:cs="Cambria Math"/>
                    <w:sz w:val="20"/>
                    <w:szCs w:val="20"/>
                  </w:rPr>
                  <m:t>5</m:t>
                </m:r>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m:t>
                        </m:r>
                        <m:r>
                          <w:rPr>
                            <w:rFonts w:ascii="Cambria Math" w:eastAsia="Cambria Math" w:hAnsi="Cambria Math" w:cs="Cambria Math"/>
                            <w:sz w:val="20"/>
                            <w:szCs w:val="20"/>
                          </w:rPr>
                          <m:t>2</m:t>
                        </m:r>
                      </m:sub>
                    </m:sSub>
                  </m:e>
                </m:d>
                <m:r>
                  <w:rPr>
                    <w:rFonts w:ascii="Cambria Math" w:eastAsia="Cambria Math" w:hAnsi="Cambria Math" w:cs="Cambria Math"/>
                    <w:sz w:val="20"/>
                    <w:szCs w:val="20"/>
                  </w:rPr>
                  <m:t>+0.</m:t>
                </m:r>
                <m:r>
                  <w:rPr>
                    <w:rFonts w:ascii="Cambria Math" w:eastAsia="Cambria Math" w:hAnsi="Cambria Math" w:cs="Cambria Math"/>
                    <w:sz w:val="20"/>
                    <w:szCs w:val="20"/>
                  </w:rPr>
                  <m:t>12</m:t>
                </m:r>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m:t>
                </m:r>
                <m:r>
                  <w:rPr>
                    <w:rFonts w:ascii="Cambria Math" w:eastAsia="Cambria Math" w:hAnsi="Cambria Math" w:cs="Cambria Math"/>
                    <w:sz w:val="20"/>
                    <w:szCs w:val="20"/>
                  </w:rPr>
                  <m:t>0.</m:t>
                </m:r>
                <m:r>
                  <w:rPr>
                    <w:rFonts w:ascii="Cambria Math" w:eastAsia="Cambria Math" w:hAnsi="Cambria Math" w:cs="Cambria Math"/>
                    <w:sz w:val="20"/>
                    <w:szCs w:val="20"/>
                  </w:rPr>
                  <m:t>39</m:t>
                </m:r>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r>
                          <w:rPr>
                            <w:rFonts w:ascii="Cambria Math" w:eastAsia="Cambria Math" w:hAnsi="Cambria Math" w:cs="Cambria Math"/>
                            <w:sz w:val="20"/>
                            <w:szCs w:val="20"/>
                          </w:rPr>
                          <m:t>2</m:t>
                        </m:r>
                      </m:sub>
                    </m:sSub>
                  </m:e>
                </m:d>
                <m:r>
                  <w:rPr>
                    <w:rFonts w:ascii="Cambria Math" w:hAnsi="Cambria Math"/>
                  </w:rPr>
                  <m:t>-</m:t>
                </m:r>
                <m:r>
                  <w:rPr>
                    <w:rFonts w:ascii="Cambria Math" w:eastAsia="Cambria Math" w:hAnsi="Cambria Math" w:cs="Cambria Math"/>
                    <w:sz w:val="20"/>
                    <w:szCs w:val="20"/>
                  </w:rPr>
                  <m:t>0.</m:t>
                </m:r>
                <m:r>
                  <w:rPr>
                    <w:rFonts w:ascii="Cambria Math" w:eastAsia="Cambria Math" w:hAnsi="Cambria Math" w:cs="Cambria Math"/>
                    <w:sz w:val="20"/>
                    <w:szCs w:val="20"/>
                  </w:rPr>
                  <m:t>19</m:t>
                </m:r>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r>
                          <w:rPr>
                            <w:rFonts w:ascii="Cambria Math" w:eastAsia="Cambria Math" w:hAnsi="Cambria Math" w:cs="Cambria Math"/>
                            <w:sz w:val="20"/>
                            <w:szCs w:val="20"/>
                          </w:rPr>
                          <m:t>3</m:t>
                        </m:r>
                      </m:sub>
                    </m:sSub>
                  </m:e>
                </m:d>
                <m:r>
                  <w:rPr>
                    <w:rFonts w:ascii="Cambria Math" w:hAnsi="Cambria Math"/>
                  </w:rPr>
                  <m:t xml:space="preserve"> </m:t>
                </m:r>
                <m:r>
                  <w:rPr>
                    <w:rFonts w:ascii="Cambria Math" w:eastAsia="Cambria Math" w:hAnsi="Cambria Math" w:cs="Cambria Math"/>
                    <w:sz w:val="20"/>
                    <w:szCs w:val="20"/>
                  </w:rPr>
                  <m:t>+0.0</m:t>
                </m:r>
                <m:r>
                  <w:rPr>
                    <w:rFonts w:ascii="Cambria Math" w:eastAsia="Cambria Math" w:hAnsi="Cambria Math" w:cs="Cambria Math"/>
                    <w:sz w:val="20"/>
                    <w:szCs w:val="20"/>
                  </w:rPr>
                  <m:t>4</m:t>
                </m:r>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583A8B"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0645A8B"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m:t>
                </m:r>
                <m:r>
                  <w:rPr>
                    <w:rFonts w:ascii="Cambria Math" w:eastAsia="Cambria Math" w:hAnsi="Cambria Math" w:cs="Cambria Math"/>
                    <w:color w:val="000000"/>
                    <w:sz w:val="20"/>
                    <w:szCs w:val="20"/>
                  </w:rPr>
                  <m:t>40</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m:t>
                </m:r>
                <m:r>
                  <w:rPr>
                    <w:rFonts w:ascii="Cambria Math" w:eastAsia="Cambria Math" w:hAnsi="Cambria Math" w:cs="Cambria Math"/>
                    <w:color w:val="000000"/>
                    <w:sz w:val="20"/>
                    <w:szCs w:val="20"/>
                  </w:rPr>
                  <m:t>9</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m:t>
                </m:r>
                <m:r>
                  <w:rPr>
                    <w:rFonts w:ascii="Cambria Math" w:eastAsia="Cambria Math" w:hAnsi="Cambria Math" w:cs="Cambria Math"/>
                    <w:color w:val="000000"/>
                    <w:sz w:val="20"/>
                    <w:szCs w:val="20"/>
                  </w:rPr>
                  <m:t>41</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eastAsia="Cambria Math" w:hAnsi="Cambria Math" w:cs="Cambria Math"/>
                    <w:color w:val="000000"/>
                    <w:sz w:val="20"/>
                    <w:szCs w:val="20"/>
                  </w:rPr>
                  <m:t>0.15*</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m:t>
                </m:r>
                <m:r>
                  <w:rPr>
                    <w:rFonts w:ascii="Cambria Math" w:eastAsia="Cambria Math" w:hAnsi="Cambria Math" w:cs="Cambria Math"/>
                    <w:color w:val="000000"/>
                    <w:sz w:val="20"/>
                    <w:szCs w:val="20"/>
                  </w:rPr>
                  <m:t>23</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583A8B"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m:t>
                </m:r>
                <m:r>
                  <w:rPr>
                    <w:rFonts w:ascii="Cambria Math" w:eastAsia="Cambria Math" w:hAnsi="Cambria Math" w:cs="Cambria Math"/>
                    <w:color w:val="000000"/>
                    <w:sz w:val="20"/>
                    <w:szCs w:val="20"/>
                  </w:rPr>
                  <m:t>38</m:t>
                </m:r>
                <m:r>
                  <w:rPr>
                    <w:rFonts w:ascii="Cambria Math" w:eastAsia="Cambria Math" w:hAnsi="Cambria Math" w:cs="Cambria Math"/>
                    <w:color w:val="000000"/>
                    <w:sz w:val="20"/>
                    <w:szCs w:val="20"/>
                  </w:rPr>
                  <m:t>-0.39*∆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m:t>
                </m:r>
                <m:r>
                  <w:rPr>
                    <w:rFonts w:ascii="Cambria Math" w:eastAsia="Cambria Math" w:hAnsi="Cambria Math" w:cs="Cambria Math"/>
                    <w:color w:val="000000"/>
                    <w:sz w:val="20"/>
                    <w:szCs w:val="20"/>
                  </w:rPr>
                  <m:t>1</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m:t>
                </m:r>
                <m:r>
                  <w:rPr>
                    <w:rFonts w:ascii="Cambria Math" w:eastAsia="Cambria Math" w:hAnsi="Cambria Math" w:cs="Cambria Math"/>
                    <w:color w:val="000000"/>
                    <w:sz w:val="20"/>
                    <w:szCs w:val="20"/>
                  </w:rPr>
                  <m:t>0</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m:t>
                </m:r>
                <m:r>
                  <w:rPr>
                    <w:rFonts w:ascii="Cambria Math" w:eastAsia="Cambria Math" w:hAnsi="Cambria Math" w:cs="Cambria Math"/>
                    <w:color w:val="000000"/>
                    <w:sz w:val="20"/>
                    <w:szCs w:val="20"/>
                  </w:rPr>
                  <m:t>7</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m:t>
                </m:r>
                <m:r>
                  <w:rPr>
                    <w:rFonts w:ascii="Cambria Math" w:eastAsia="Cambria Math" w:hAnsi="Cambria Math" w:cs="Cambria Math"/>
                    <w:color w:val="000000"/>
                    <w:sz w:val="20"/>
                    <w:szCs w:val="20"/>
                  </w:rPr>
                  <m:t>0</m:t>
                </m:r>
                <m:r>
                  <w:rPr>
                    <w:rFonts w:ascii="Cambria Math" w:eastAsia="Cambria Math" w:hAnsi="Cambria Math" w:cs="Cambria Math"/>
                    <w:color w:val="000000"/>
                    <w:sz w:val="20"/>
                    <w:szCs w:val="20"/>
                  </w:rPr>
                  <m:t>*</m:t>
                </m:r>
                <m:r>
                  <w:rPr>
                    <w:rFonts w:ascii="Cambria Math" w:eastAsia="Cambria Math" w:hAnsi="Cambria Math" w:cs="Cambria Math"/>
                    <w:color w:val="000000"/>
                    <w:sz w:val="20"/>
                    <w:szCs w:val="20"/>
                  </w:rPr>
                  <m:t>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m:t>
                </m:r>
                <m:r>
                  <w:rPr>
                    <w:rFonts w:ascii="Cambria Math" w:eastAsia="Cambria Math" w:hAnsi="Cambria Math" w:cs="Cambria Math"/>
                    <w:color w:val="000000"/>
                    <w:sz w:val="20"/>
                    <w:szCs w:val="20"/>
                  </w:rPr>
                  <m:t>58</m:t>
                </m:r>
                <m:r>
                  <w:rPr>
                    <w:rFonts w:ascii="Cambria Math" w:eastAsia="Cambria Math" w:hAnsi="Cambria Math" w:cs="Cambria Math"/>
                    <w:color w:val="000000"/>
                    <w:sz w:val="20"/>
                    <w:szCs w:val="20"/>
                  </w:rPr>
                  <m:t>*</m:t>
                </m:r>
                <m:r>
                  <w:rPr>
                    <w:rFonts w:ascii="Cambria Math" w:eastAsia="Cambria Math" w:hAnsi="Cambria Math" w:cs="Cambria Math"/>
                    <w:color w:val="000000"/>
                    <w:sz w:val="20"/>
                    <w:szCs w:val="20"/>
                  </w:rPr>
                  <m:t>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m:t>
                </m:r>
                <m:r>
                  <w:rPr>
                    <w:rFonts w:ascii="Cambria Math" w:eastAsia="Cambria Math" w:hAnsi="Cambria Math" w:cs="Cambria Math"/>
                    <w:color w:val="000000"/>
                    <w:sz w:val="20"/>
                    <w:szCs w:val="20"/>
                  </w:rPr>
                  <m:t>1</m:t>
                </m:r>
                <m:r>
                  <w:rPr>
                    <w:rFonts w:ascii="Cambria Math" w:eastAsia="Cambria Math" w:hAnsi="Cambria Math" w:cs="Cambria Math"/>
                    <w:color w:val="000000"/>
                    <w:sz w:val="20"/>
                    <w:szCs w:val="20"/>
                  </w:rPr>
                  <m:t>*</m:t>
                </m:r>
                <m:r>
                  <w:rPr>
                    <w:rFonts w:ascii="Cambria Math" w:eastAsia="Cambria Math" w:hAnsi="Cambria Math" w:cs="Cambria Math"/>
                    <w:color w:val="000000"/>
                    <w:sz w:val="20"/>
                    <w:szCs w:val="20"/>
                  </w:rPr>
                  <m:t>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6B42188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highlight w:val="yellow"/>
                  </w:rPr>
                  <w:lastRenderedPageBreak/>
                  <m:t>∆</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hAnsi="Cambria Math"/>
                        <w:highlight w:val="yellow"/>
                      </w:rPr>
                    </m:ctrlPr>
                  </m:dPr>
                  <m:e>
                    <m:f>
                      <m:fPr>
                        <m:ctrlPr>
                          <w:rPr>
                            <w:rFonts w:ascii="Cambria Math" w:hAnsi="Cambria Math"/>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r>
                              <w:rPr>
                                <w:rFonts w:ascii="Cambria Math" w:eastAsia="Cambria Math" w:hAnsi="Cambria Math" w:cs="Cambria Math"/>
                                <w:sz w:val="20"/>
                                <w:szCs w:val="20"/>
                                <w:highlight w:val="yellow"/>
                              </w:rPr>
                              <m:t>E</m:t>
                            </m:r>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den>
                    </m:f>
                  </m:e>
                </m:d>
                <m:r>
                  <w:rPr>
                    <w:rFonts w:ascii="Cambria Math" w:hAnsi="Cambria Math"/>
                    <w:highlight w:val="yellow"/>
                  </w:rPr>
                  <m:t xml:space="preserve"> </m:t>
                </m:r>
                <m:r>
                  <w:rPr>
                    <w:rFonts w:ascii="Cambria Math" w:eastAsia="Cambria Math" w:hAnsi="Cambria Math" w:cs="Cambria Math"/>
                    <w:sz w:val="20"/>
                    <w:szCs w:val="20"/>
                    <w:highlight w:val="yellow"/>
                  </w:rPr>
                  <m:t>=-0.62*∆</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hAnsi="Cambria Math"/>
                        <w:highlight w:val="yellow"/>
                      </w:rPr>
                    </m:ctrlPr>
                  </m:dPr>
                  <m:e>
                    <m:f>
                      <m:fPr>
                        <m:ctrlPr>
                          <w:rPr>
                            <w:rFonts w:ascii="Cambria Math" w:hAnsi="Cambria Math"/>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t-1</m:t>
                                </m:r>
                              </m:sub>
                            </m:sSub>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up>
                            <m:r>
                              <w:rPr>
                                <w:rFonts w:ascii="Cambria Math" w:eastAsia="Cambria Math" w:hAnsi="Cambria Math" w:cs="Cambria Math"/>
                                <w:sz w:val="20"/>
                                <w:szCs w:val="20"/>
                                <w:highlight w:val="yellow"/>
                              </w:rPr>
                              <m:t>H</m:t>
                            </m:r>
                          </m:sup>
                        </m:sSubSup>
                      </m:den>
                    </m:f>
                  </m:e>
                </m:d>
                <m:r>
                  <w:rPr>
                    <w:rFonts w:ascii="Cambria Math" w:hAnsi="Cambria Math"/>
                    <w:highlight w:val="yellow"/>
                  </w:rPr>
                  <m:t xml:space="preserve"> </m:t>
                </m:r>
                <m:r>
                  <w:rPr>
                    <w:rFonts w:ascii="Cambria Math" w:eastAsia="Cambria Math" w:hAnsi="Cambria Math" w:cs="Cambria Math"/>
                    <w:sz w:val="20"/>
                    <w:szCs w:val="20"/>
                    <w:highlight w:val="yellow"/>
                  </w:rPr>
                  <m:t>-0.25*</m:t>
                </m:r>
                <m:d>
                  <m:dPr>
                    <m:ctrlPr>
                      <w:rPr>
                        <w:rFonts w:ascii="Cambria Math" w:eastAsia="Cambria Math" w:hAnsi="Cambria Math" w:cs="Cambria Math"/>
                        <w:sz w:val="20"/>
                        <w:szCs w:val="20"/>
                        <w:highlight w:val="yellow"/>
                      </w:rPr>
                    </m:ctrlPr>
                  </m:dPr>
                  <m:e>
                    <m:f>
                      <m:fPr>
                        <m:ctrlPr>
                          <w:rPr>
                            <w:rFonts w:ascii="Cambria Math" w:eastAsia="Cambria Math" w:hAnsi="Cambria Math" w:cs="Cambria Math"/>
                            <w:sz w:val="20"/>
                            <w:szCs w:val="20"/>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Sub>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t-3</m:t>
                            </m:r>
                          </m:sub>
                          <m:sup>
                            <m:r>
                              <w:rPr>
                                <w:rFonts w:ascii="Cambria Math" w:eastAsia="Cambria Math" w:hAnsi="Cambria Math" w:cs="Cambria Math"/>
                                <w:sz w:val="20"/>
                                <w:szCs w:val="20"/>
                                <w:highlight w:val="yellow"/>
                              </w:rPr>
                              <m:t>H</m:t>
                            </m:r>
                          </m:sup>
                        </m:sSubSup>
                      </m:den>
                    </m:f>
                  </m:e>
                </m:d>
                <m:r>
                  <w:rPr>
                    <w:rFonts w:ascii="Cambria Math" w:eastAsia="Cambria Math" w:hAnsi="Cambria Math" w:cs="Cambria Math"/>
                    <w:sz w:val="20"/>
                    <w:szCs w:val="20"/>
                    <w:highlight w:val="yellow"/>
                  </w:rPr>
                  <m:t>+0.19*</m:t>
                </m:r>
                <m:d>
                  <m:dPr>
                    <m:ctrlPr>
                      <w:rPr>
                        <w:rFonts w:ascii="Cambria Math" w:eastAsia="Cambria Math" w:hAnsi="Cambria Math" w:cs="Cambria Math"/>
                        <w:sz w:val="20"/>
                        <w:szCs w:val="20"/>
                        <w:highlight w:val="yellow"/>
                      </w:rPr>
                    </m:ctrlPr>
                  </m:dPr>
                  <m:e>
                    <m:f>
                      <m:fPr>
                        <m:ctrlPr>
                          <w:rPr>
                            <w:rFonts w:ascii="Cambria Math" w:eastAsia="Cambria Math" w:hAnsi="Cambria Math" w:cs="Cambria Math"/>
                            <w:sz w:val="20"/>
                            <w:szCs w:val="20"/>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yd</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up>
                            <m:r>
                              <w:rPr>
                                <w:rFonts w:ascii="Cambria Math" w:eastAsia="Cambria Math" w:hAnsi="Cambria Math" w:cs="Cambria Math"/>
                                <w:sz w:val="20"/>
                                <w:szCs w:val="20"/>
                                <w:highlight w:val="yellow"/>
                              </w:rPr>
                              <m:t>H</m:t>
                            </m:r>
                          </m:sup>
                        </m:sSubSup>
                      </m:den>
                    </m:f>
                  </m:e>
                </m:d>
              </m:oMath>
            </m:oMathPara>
          </w:p>
        </w:tc>
        <w:tc>
          <w:tcPr>
            <w:tcW w:w="1166" w:type="dxa"/>
          </w:tcPr>
          <w:p w14:paraId="4F9550AC" w14:textId="77777777" w:rsidR="00583A8B" w:rsidRDefault="00583A8B" w:rsidP="00AC2EDF">
            <w:pPr>
              <w:jc w:val="center"/>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583A8B"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m:t>
                </m:r>
                <m:r>
                  <w:rPr>
                    <w:rFonts w:ascii="Cambria Math" w:eastAsia="Cambria Math" w:hAnsi="Cambria Math" w:cs="Cambria Math"/>
                    <w:sz w:val="20"/>
                    <w:szCs w:val="20"/>
                  </w:rPr>
                  <m:t>3</m:t>
                </m:r>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lastRenderedPageBreak/>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0392E903"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0.60+1.43*∆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-0.49*∆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-0.49*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+0.37*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3E30186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=-3.79-0.12*∆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583A8B"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583A8B"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583A8B"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proofErr w:type="spellStart"/>
            <w:r>
              <w:rPr>
                <w:rFonts w:ascii="Calibri" w:eastAsia="Calibri" w:hAnsi="Calibri" w:cs="Calibri"/>
                <w:b/>
              </w:rPr>
              <w:t>Labour</w:t>
            </w:r>
            <w:proofErr w:type="spellEnd"/>
            <w:r>
              <w:rPr>
                <w:rFonts w:ascii="Calibri" w:eastAsia="Calibri" w:hAnsi="Calibri" w:cs="Calibri"/>
                <w:b/>
              </w:rPr>
              <w:t xml:space="preserve">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583A8B"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583A8B"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583A8B"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bl>
    <w:p w14:paraId="37EF2766" w14:textId="77777777" w:rsidR="00583A8B" w:rsidRDefault="00583A8B" w:rsidP="00583A8B">
      <w:pPr>
        <w:spacing w:line="276" w:lineRule="auto"/>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583A8B"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583A8B"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proofErr w:type="spellStart"/>
            <w:r>
              <w:rPr>
                <w:sz w:val="20"/>
                <w:szCs w:val="20"/>
              </w:rPr>
              <w:t>Labour</w:t>
            </w:r>
            <w:proofErr w:type="spellEnd"/>
            <w:r>
              <w:rPr>
                <w:sz w:val="20"/>
                <w:szCs w:val="20"/>
              </w:rPr>
              <w:t xml:space="preserve"> force</w:t>
            </w:r>
          </w:p>
        </w:tc>
      </w:tr>
      <w:tr w:rsidR="00583A8B" w14:paraId="22ECC167" w14:textId="77777777" w:rsidTr="00AC2EDF">
        <w:tc>
          <w:tcPr>
            <w:tcW w:w="4811" w:type="dxa"/>
          </w:tcPr>
          <w:p w14:paraId="694C185A" w14:textId="2072257E" w:rsidR="00583A8B" w:rsidRPr="00583A8B" w:rsidRDefault="00583A8B"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583A8B"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583A8B"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583A8B" w14:paraId="0519FC7B" w14:textId="77777777" w:rsidTr="00AC2EDF">
        <w:tc>
          <w:tcPr>
            <w:tcW w:w="4811" w:type="dxa"/>
          </w:tcPr>
          <w:p w14:paraId="1CAD3F4F" w14:textId="3663A6F5"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583A8B"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583A8B"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583A8B"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583A8B"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proofErr w:type="spellStart"/>
            <w:r>
              <w:rPr>
                <w:sz w:val="20"/>
                <w:szCs w:val="20"/>
              </w:rPr>
              <w:t>Labour</w:t>
            </w:r>
            <w:proofErr w:type="spellEnd"/>
            <w:r>
              <w:rPr>
                <w:sz w:val="20"/>
                <w:szCs w:val="20"/>
              </w:rPr>
              <w:t xml:space="preserve"> productivity</w:t>
            </w:r>
          </w:p>
        </w:tc>
      </w:tr>
      <w:tr w:rsidR="00583A8B" w14:paraId="70068988" w14:textId="77777777" w:rsidTr="00AC2EDF">
        <w:tc>
          <w:tcPr>
            <w:tcW w:w="4811" w:type="dxa"/>
          </w:tcPr>
          <w:p w14:paraId="3A9A2BFD" w14:textId="7AA0749C" w:rsidR="00583A8B" w:rsidRPr="00583A8B" w:rsidRDefault="00583A8B"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583A8B"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583A8B"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583A8B"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583A8B"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583A8B"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583A8B"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583A8B"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583A8B"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583A8B"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583A8B"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583A8B"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bl>
    <w:p w14:paraId="5DB53909" w14:textId="5D67623D" w:rsidR="00583A8B" w:rsidRDefault="00583A8B" w:rsidP="00B53960"/>
    <w:p w14:paraId="6B60A733" w14:textId="75FB4324" w:rsidR="009E62A5" w:rsidRDefault="009E62A5" w:rsidP="00B53960"/>
    <w:p w14:paraId="434BA068" w14:textId="6B037C79" w:rsidR="009E62A5" w:rsidRPr="00394F97" w:rsidRDefault="009E62A5" w:rsidP="009E62A5">
      <w:pPr>
        <w:pStyle w:val="Overskrift2"/>
      </w:pPr>
      <w:r>
        <w:t>Appendix 4: estimation of behavioral equations</w:t>
      </w:r>
    </w:p>
    <w:sectPr w:rsidR="009E62A5" w:rsidRPr="00394F97" w:rsidSect="00D0045A">
      <w:footerReference w:type="default" r:id="rId40"/>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1-24T12:57:00Z" w:initials="ST">
    <w:p w14:paraId="21345BAF" w14:textId="77777777" w:rsidR="00EA663C" w:rsidRDefault="00EA663C" w:rsidP="00D7066E">
      <w:pPr>
        <w:pStyle w:val="Kommentartekst"/>
      </w:pPr>
      <w:r>
        <w:rPr>
          <w:rStyle w:val="Kommentarhenvisning"/>
        </w:rPr>
        <w:annotationRef/>
      </w:r>
      <w:r>
        <w:t>Skatteministereit</w:t>
      </w:r>
    </w:p>
  </w:comment>
  <w:comment w:id="1" w:author="Simon Thomsen" w:date="2022-11-25T12:38:00Z" w:initials="ST">
    <w:p w14:paraId="14D629FD" w14:textId="3DC447CB" w:rsidR="005329C4" w:rsidRDefault="005329C4" w:rsidP="009A6519">
      <w:pPr>
        <w:pStyle w:val="Kommentartekst"/>
      </w:pPr>
      <w:r>
        <w:rPr>
          <w:rStyle w:val="Kommentarhenvisning"/>
        </w:rPr>
        <w:annotationRef/>
      </w:r>
      <w:r>
        <w:t>Opdater når færdig</w:t>
      </w:r>
    </w:p>
  </w:comment>
  <w:comment w:id="3" w:author="Simon Thomsen" w:date="2022-11-15T14:36:00Z" w:initials="ST">
    <w:p w14:paraId="63927F2B" w14:textId="77777777" w:rsidR="00057821" w:rsidRDefault="00057821" w:rsidP="00057821">
      <w:pPr>
        <w:pStyle w:val="Kommentartekst"/>
      </w:pPr>
      <w:r>
        <w:rPr>
          <w:rStyle w:val="Kommentarhenvisning"/>
        </w:rPr>
        <w:annotationRef/>
      </w:r>
      <w:r>
        <w:t>Kun årstal</w:t>
      </w:r>
    </w:p>
  </w:comment>
  <w:comment w:id="4" w:author="Simon Thomsen" w:date="2022-11-16T09:02:00Z" w:initials="ST">
    <w:p w14:paraId="0625749C" w14:textId="77777777" w:rsidR="00057821" w:rsidRDefault="00057821" w:rsidP="00057821">
      <w:pPr>
        <w:pStyle w:val="Kommentartekst"/>
      </w:pPr>
      <w:r>
        <w:rPr>
          <w:rStyle w:val="Kommentarhenvisning"/>
        </w:rPr>
        <w:annotationRef/>
      </w:r>
      <w:r>
        <w:t>Generelt når de nævnes i sætninger skal det kun være årstal i parentes</w:t>
      </w:r>
    </w:p>
  </w:comment>
  <w:comment w:id="6" w:author="Simon Fløj Thomsen" w:date="2022-11-26T09:19:00Z" w:initials="SFT">
    <w:p w14:paraId="497F4793" w14:textId="77777777" w:rsidR="007C05AF" w:rsidRDefault="007C05AF" w:rsidP="0093579A">
      <w:pPr>
        <w:pStyle w:val="Kommentartekst"/>
      </w:pPr>
      <w:r>
        <w:rPr>
          <w:rStyle w:val="Kommentarhenvisning"/>
        </w:rPr>
        <w:annotationRef/>
      </w:r>
      <w:r>
        <w:t>Måske gøre dette mere klart?</w:t>
      </w:r>
    </w:p>
  </w:comment>
  <w:comment w:id="7" w:author="Simon Fløj Thomsen" w:date="2022-11-26T13:22:00Z" w:initials="SFT">
    <w:p w14:paraId="57FF148A" w14:textId="77777777" w:rsidR="005125C9" w:rsidRDefault="005125C9" w:rsidP="00D80064">
      <w:pPr>
        <w:pStyle w:val="Kommentartekst"/>
      </w:pPr>
      <w:r>
        <w:rPr>
          <w:rStyle w:val="Kommentarhenvisning"/>
        </w:rPr>
        <w:annotationRef/>
      </w:r>
      <w:r>
        <w:t>Y</w:t>
      </w:r>
    </w:p>
  </w:comment>
  <w:comment w:id="9" w:author="Simon Thomsen" w:date="2022-11-12T20:48:00Z" w:initials="ST">
    <w:p w14:paraId="441F6DC9" w14:textId="20943FCF" w:rsidR="00360517" w:rsidRDefault="00360517" w:rsidP="00C441D2">
      <w:pPr>
        <w:pStyle w:val="Kommentartekst"/>
      </w:pPr>
      <w:r>
        <w:rPr>
          <w:rStyle w:val="Kommentarhenvisning"/>
        </w:rPr>
        <w:annotationRef/>
      </w:r>
      <w:r>
        <w:t>Tilføj page 34?</w:t>
      </w:r>
    </w:p>
  </w:comment>
  <w:comment w:id="8" w:author="Simon Fløj Thomsen" w:date="2022-11-26T09:19:00Z" w:initials="SFT">
    <w:p w14:paraId="15566488" w14:textId="77777777" w:rsidR="007C05AF" w:rsidRDefault="007C05AF" w:rsidP="00957655">
      <w:pPr>
        <w:pStyle w:val="Kommentartekst"/>
      </w:pPr>
      <w:r>
        <w:rPr>
          <w:rStyle w:val="Kommentarhenvisning"/>
        </w:rPr>
        <w:annotationRef/>
      </w:r>
      <w:r>
        <w:t>Måske bare slet og henvis?</w:t>
      </w:r>
    </w:p>
  </w:comment>
  <w:comment w:id="10" w:author="Simon Thomsen" w:date="2022-11-12T20:51:00Z" w:initials="ST">
    <w:p w14:paraId="75FD6CFC" w14:textId="653C71BD" w:rsidR="00360517" w:rsidRDefault="00360517" w:rsidP="00E464E2">
      <w:pPr>
        <w:pStyle w:val="Kommentartekst"/>
      </w:pPr>
      <w:r>
        <w:rPr>
          <w:rStyle w:val="Kommentarhenvisning"/>
        </w:rPr>
        <w:annotationRef/>
      </w:r>
      <w:r>
        <w:t>Chapter 3</w:t>
      </w:r>
    </w:p>
  </w:comment>
  <w:comment w:id="11" w:author="Simon Fløj Thomsen" w:date="2022-11-26T13:30:00Z" w:initials="SFT">
    <w:p w14:paraId="5A049FF3" w14:textId="77777777" w:rsidR="008C2EAA" w:rsidRDefault="008C2EAA" w:rsidP="00322FBD">
      <w:pPr>
        <w:pStyle w:val="Kommentartekst"/>
      </w:pPr>
      <w:r>
        <w:rPr>
          <w:rStyle w:val="Kommentarhenvisning"/>
        </w:rPr>
        <w:annotationRef/>
      </w:r>
      <w:r>
        <w:t>Kunne bliver opdateret og måske mere klart nævne at de 3 studier mener tilgangs raten ikke burde bruges. Som er det jeg bruger i case 1</w:t>
      </w:r>
    </w:p>
  </w:comment>
  <w:comment w:id="14" w:author="Simon Fløj Thomsen" w:date="2022-11-21T20:19:00Z" w:initials="SFT">
    <w:p w14:paraId="78B850AF" w14:textId="339A6C9A"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15"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16" w:author="Simon Thomsen" w:date="2022-11-24T12:26:00Z" w:initials="ST">
    <w:p w14:paraId="7EF528D1" w14:textId="77777777" w:rsidR="000876FC" w:rsidRDefault="000876FC" w:rsidP="005A624E">
      <w:pPr>
        <w:pStyle w:val="Kommentartekst"/>
      </w:pPr>
      <w:r>
        <w:rPr>
          <w:rStyle w:val="Kommentarhenvisning"/>
        </w:rPr>
        <w:annotationRef/>
      </w:r>
      <w:r>
        <w:t>Overvej fodnote</w:t>
      </w:r>
    </w:p>
  </w:comment>
  <w:comment w:id="19"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20"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21"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22"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23"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24"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25"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26"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27"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28"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29"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30"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31"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32"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34" w:author="Simon Thomsen" w:date="2022-11-24T18:03:00Z" w:initials="ST">
    <w:p w14:paraId="48A82E7E" w14:textId="77777777" w:rsidR="00BD4800" w:rsidRDefault="00BD4800" w:rsidP="001B0665">
      <w:pPr>
        <w:pStyle w:val="Kommentartekst"/>
      </w:pPr>
      <w:r>
        <w:rPr>
          <w:rStyle w:val="Kommentarhenvisning"/>
        </w:rPr>
        <w:annotationRef/>
      </w:r>
      <w:r>
        <w:t>Update!!!</w:t>
      </w:r>
    </w:p>
  </w:comment>
  <w:comment w:id="35"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36"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37" w:author="Simon Thomsen" w:date="2022-10-26T12:51:00Z" w:initials="ST">
    <w:p w14:paraId="20D5A1AE" w14:textId="69928626"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38"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39" w:author="Simon Thomsen" w:date="2022-11-23T12:08:00Z" w:initials="ST">
    <w:p w14:paraId="489F7692" w14:textId="02CE1299" w:rsidR="000979F6" w:rsidRDefault="000979F6" w:rsidP="007525C4">
      <w:pPr>
        <w:pStyle w:val="Kommentartekst"/>
      </w:pPr>
      <w:r>
        <w:rPr>
          <w:rStyle w:val="Kommentarhenvisning"/>
        </w:rPr>
        <w:annotationRef/>
      </w:r>
      <w:r>
        <w:t>Rigtigt?</w:t>
      </w:r>
    </w:p>
  </w:comment>
  <w:comment w:id="40" w:author="Simon Thomsen" w:date="2022-10-26T12:51:00Z" w:initials="ST">
    <w:p w14:paraId="53F19045" w14:textId="353BDAFA"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41"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345BAF" w15:done="0"/>
  <w15:commentEx w15:paraId="14D629FD" w15:done="0"/>
  <w15:commentEx w15:paraId="63927F2B" w15:done="0"/>
  <w15:commentEx w15:paraId="0625749C" w15:paraIdParent="63927F2B" w15:done="0"/>
  <w15:commentEx w15:paraId="497F4793" w15:done="0"/>
  <w15:commentEx w15:paraId="57FF148A" w15:paraIdParent="497F4793" w15:done="0"/>
  <w15:commentEx w15:paraId="441F6DC9" w15:done="1"/>
  <w15:commentEx w15:paraId="15566488" w15:done="0"/>
  <w15:commentEx w15:paraId="75FD6CFC" w15:done="0"/>
  <w15:commentEx w15:paraId="5A049FF3" w15:done="0"/>
  <w15:commentEx w15:paraId="78B850AF" w15:done="0"/>
  <w15:commentEx w15:paraId="1DF4B742" w15:paraIdParent="78B850AF" w15:done="0"/>
  <w15:commentEx w15:paraId="7EF528D1" w15:paraIdParent="78B850AF"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48A82E7E" w15:done="0"/>
  <w15:commentEx w15:paraId="2A49966A" w15:done="1"/>
  <w15:commentEx w15:paraId="4C7390F1" w15:paraIdParent="2A49966A" w15:done="1"/>
  <w15:commentEx w15:paraId="20D5A1AE" w15:done="1"/>
  <w15:commentEx w15:paraId="4C022DBE" w15:paraIdParent="20D5A1AE" w15:done="1"/>
  <w15:commentEx w15:paraId="489F7692" w15:done="0"/>
  <w15:commentEx w15:paraId="53F19045" w15:done="1"/>
  <w15:commentEx w15:paraId="75388DF1" w15:paraIdParent="53F1904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9E8C3" w16cex:dateUtc="2022-11-24T11:57:00Z"/>
  <w16cex:commentExtensible w16cex:durableId="272B35E2" w16cex:dateUtc="2022-11-25T11:38:00Z"/>
  <w16cex:commentExtensible w16cex:durableId="271E2270" w16cex:dateUtc="2022-11-15T13:36:00Z"/>
  <w16cex:commentExtensible w16cex:durableId="271F25BB" w16cex:dateUtc="2022-11-16T08:02:00Z"/>
  <w16cex:commentExtensible w16cex:durableId="272C58BA" w16cex:dateUtc="2022-11-26T08:19:00Z"/>
  <w16cex:commentExtensible w16cex:durableId="272C91B0" w16cex:dateUtc="2022-11-26T12:22:00Z"/>
  <w16cex:commentExtensible w16cex:durableId="271A8500" w16cex:dateUtc="2022-11-12T19:48:00Z"/>
  <w16cex:commentExtensible w16cex:durableId="272C589E" w16cex:dateUtc="2022-11-26T08:19:00Z"/>
  <w16cex:commentExtensible w16cex:durableId="271A85E5" w16cex:dateUtc="2022-11-12T19:51:00Z"/>
  <w16cex:commentExtensible w16cex:durableId="272C9388" w16cex:dateUtc="2022-11-26T12:30:00Z"/>
  <w16cex:commentExtensible w16cex:durableId="27265BC8" w16cex:dateUtc="2022-11-21T19:19:00Z"/>
  <w16cex:commentExtensible w16cex:durableId="27265BD1" w16cex:dateUtc="2022-11-21T19:19:00Z"/>
  <w16cex:commentExtensible w16cex:durableId="2729E186" w16cex:dateUtc="2022-11-24T11:26: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A3086" w16cex:dateUtc="2022-11-24T17:03:00Z"/>
  <w16cex:commentExtensible w16cex:durableId="271CB71E" w16cex:dateUtc="2022-11-14T11:46:00Z"/>
  <w16cex:commentExtensible w16cex:durableId="271DCA33" w16cex:dateUtc="2022-11-15T07:20:00Z"/>
  <w16cex:commentExtensible w16cex:durableId="2703ABC6" w16cex:dateUtc="2022-10-26T10:51:00Z"/>
  <w16cex:commentExtensible w16cex:durableId="2703ABD5" w16cex:dateUtc="2022-10-26T10:51:00Z"/>
  <w16cex:commentExtensible w16cex:durableId="27288BB3" w16cex:dateUtc="2022-11-23T11:08:00Z"/>
  <w16cex:commentExtensible w16cex:durableId="27210EBD" w16cex:dateUtc="2022-10-26T10:51:00Z"/>
  <w16cex:commentExtensible w16cex:durableId="27210EBC" w16cex:dateUtc="2022-10-26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345BAF" w16cid:durableId="2729E8C3"/>
  <w16cid:commentId w16cid:paraId="14D629FD" w16cid:durableId="272B35E2"/>
  <w16cid:commentId w16cid:paraId="63927F2B" w16cid:durableId="271E2270"/>
  <w16cid:commentId w16cid:paraId="0625749C" w16cid:durableId="271F25BB"/>
  <w16cid:commentId w16cid:paraId="497F4793" w16cid:durableId="272C58BA"/>
  <w16cid:commentId w16cid:paraId="57FF148A" w16cid:durableId="272C91B0"/>
  <w16cid:commentId w16cid:paraId="441F6DC9" w16cid:durableId="271A8500"/>
  <w16cid:commentId w16cid:paraId="15566488" w16cid:durableId="272C589E"/>
  <w16cid:commentId w16cid:paraId="75FD6CFC" w16cid:durableId="271A85E5"/>
  <w16cid:commentId w16cid:paraId="5A049FF3" w16cid:durableId="272C9388"/>
  <w16cid:commentId w16cid:paraId="78B850AF" w16cid:durableId="27265BC8"/>
  <w16cid:commentId w16cid:paraId="1DF4B742" w16cid:durableId="27265BD1"/>
  <w16cid:commentId w16cid:paraId="7EF528D1" w16cid:durableId="2729E186"/>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48A82E7E" w16cid:durableId="272A3086"/>
  <w16cid:commentId w16cid:paraId="2A49966A" w16cid:durableId="271CB71E"/>
  <w16cid:commentId w16cid:paraId="4C7390F1" w16cid:durableId="271DCA33"/>
  <w16cid:commentId w16cid:paraId="20D5A1AE" w16cid:durableId="2703ABC6"/>
  <w16cid:commentId w16cid:paraId="4C022DBE" w16cid:durableId="2703ABD5"/>
  <w16cid:commentId w16cid:paraId="489F7692" w16cid:durableId="27288BB3"/>
  <w16cid:commentId w16cid:paraId="53F19045" w16cid:durableId="27210EBD"/>
  <w16cid:commentId w16cid:paraId="75388DF1" w16cid:durableId="27210E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B8366" w14:textId="77777777" w:rsidR="00C1692A" w:rsidRDefault="00C1692A" w:rsidP="005F6ED0">
      <w:pPr>
        <w:spacing w:after="0" w:line="240" w:lineRule="auto"/>
      </w:pPr>
      <w:r>
        <w:separator/>
      </w:r>
    </w:p>
  </w:endnote>
  <w:endnote w:type="continuationSeparator" w:id="0">
    <w:p w14:paraId="635CD04A" w14:textId="77777777" w:rsidR="00C1692A" w:rsidRDefault="00C1692A"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5E807" w14:textId="77777777" w:rsidR="00C1692A" w:rsidRDefault="00C1692A" w:rsidP="005F6ED0">
      <w:pPr>
        <w:spacing w:after="0" w:line="240" w:lineRule="auto"/>
      </w:pPr>
      <w:r>
        <w:separator/>
      </w:r>
    </w:p>
  </w:footnote>
  <w:footnote w:type="continuationSeparator" w:id="0">
    <w:p w14:paraId="6180D5CB" w14:textId="77777777" w:rsidR="00C1692A" w:rsidRDefault="00C1692A" w:rsidP="005F6ED0">
      <w:pPr>
        <w:spacing w:after="0" w:line="240" w:lineRule="auto"/>
      </w:pPr>
      <w:r>
        <w:continuationSeparator/>
      </w:r>
    </w:p>
  </w:footnote>
  <w:footnote w:id="1">
    <w:p w14:paraId="79723BFB" w14:textId="77777777" w:rsidR="003C4BAC" w:rsidRPr="005900D2" w:rsidRDefault="003C4BAC" w:rsidP="003C4BAC">
      <w:pPr>
        <w:pStyle w:val="Fodnotetekst"/>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6BAF6B95" w14:textId="5F67F24B" w:rsidR="00176D07" w:rsidRPr="00176D07" w:rsidRDefault="00176D07">
      <w:pPr>
        <w:pStyle w:val="Fodnotetekst"/>
      </w:pPr>
      <w:r>
        <w:rPr>
          <w:rStyle w:val="Fodnotehenvisning"/>
        </w:rPr>
        <w:footnoteRef/>
      </w:r>
      <w:r>
        <w:t xml:space="preserve"> In the case of </w:t>
      </w:r>
      <w:proofErr w:type="gramStart"/>
      <w:r>
        <w:t>Denmark</w:t>
      </w:r>
      <w:proofErr w:type="gramEnd"/>
      <w:r>
        <w:t xml:space="preserve"> we would expect this reverse effect to be lower, due to the effects of an active labor policy. </w:t>
      </w:r>
    </w:p>
  </w:footnote>
  <w:footnote w:id="3">
    <w:p w14:paraId="2DC190F9" w14:textId="77777777" w:rsidR="0091531D" w:rsidRPr="0091531D" w:rsidRDefault="0091531D" w:rsidP="0091531D">
      <w:pPr>
        <w:spacing w:line="240" w:lineRule="auto"/>
        <w:rPr>
          <w:rFonts w:ascii="Segoe UI" w:hAnsi="Segoe UI" w:cs="Segoe UI"/>
          <w:sz w:val="18"/>
          <w:szCs w:val="18"/>
        </w:rPr>
      </w:pPr>
      <w:r>
        <w:rPr>
          <w:rStyle w:val="Fodnotehenvisning"/>
        </w:rPr>
        <w:footnoteRef/>
      </w:r>
      <w:r>
        <w:t xml:space="preserve"> </w:t>
      </w:r>
      <w:r w:rsidRPr="0091531D">
        <w:rPr>
          <w:rFonts w:ascii="Segoe UI" w:hAnsi="Segoe UI" w:cs="Segoe UI"/>
          <w:sz w:val="18"/>
          <w:szCs w:val="18"/>
        </w:rPr>
        <w:t xml:space="preserve">The worker insurance started in the 1960s paying 0.9% of the wage, but over time this percentage has increased hitting 12% in 2010, where it has mostly stayed fixed. </w:t>
      </w:r>
      <w:r w:rsidRPr="0091531D">
        <w:rPr>
          <w:rFonts w:ascii="Segoe UI" w:hAnsi="Segoe UI" w:cs="Segoe UI"/>
          <w:sz w:val="18"/>
          <w:szCs w:val="18"/>
        </w:rPr>
        <w:fldChar w:fldCharType="begin" w:fldLock="1"/>
      </w:r>
      <w:r w:rsidRPr="0091531D">
        <w:rPr>
          <w:rFonts w:ascii="Segoe UI" w:hAnsi="Segoe UI" w:cs="Segoe UI"/>
          <w:sz w:val="18"/>
          <w:szCs w:val="18"/>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Pr="0091531D">
        <w:rPr>
          <w:rFonts w:ascii="Segoe UI" w:hAnsi="Segoe UI" w:cs="Segoe UI"/>
          <w:sz w:val="18"/>
          <w:szCs w:val="18"/>
        </w:rPr>
        <w:fldChar w:fldCharType="separate"/>
      </w:r>
      <w:r w:rsidRPr="0091531D">
        <w:rPr>
          <w:rFonts w:ascii="Segoe UI" w:hAnsi="Segoe UI" w:cs="Segoe UI"/>
          <w:noProof/>
          <w:sz w:val="18"/>
          <w:szCs w:val="18"/>
        </w:rPr>
        <w:t>(Finansministeriet, 2017)</w:t>
      </w:r>
      <w:r w:rsidRPr="0091531D">
        <w:rPr>
          <w:rFonts w:ascii="Segoe UI" w:hAnsi="Segoe UI" w:cs="Segoe UI"/>
          <w:sz w:val="18"/>
          <w:szCs w:val="18"/>
        </w:rPr>
        <w:fldChar w:fldCharType="end"/>
      </w:r>
      <w:r w:rsidRPr="0091531D">
        <w:rPr>
          <w:rStyle w:val="Kommentarhenvisning"/>
          <w:rFonts w:ascii="Segoe UI" w:hAnsi="Segoe UI" w:cs="Segoe UI"/>
          <w:sz w:val="18"/>
          <w:szCs w:val="18"/>
        </w:rPr>
        <w:annotationRef/>
      </w:r>
    </w:p>
    <w:p w14:paraId="1F8076BF" w14:textId="75E36696" w:rsidR="0091531D" w:rsidRPr="0091531D" w:rsidRDefault="0091531D">
      <w:pPr>
        <w:pStyle w:val="Fodnotetekst"/>
      </w:pPr>
    </w:p>
  </w:footnote>
  <w:footnote w:id="4">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6">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7">
    <w:p w14:paraId="3B2E79B4" w14:textId="349DD08F" w:rsidR="005E7208" w:rsidRPr="005900D2" w:rsidRDefault="005E7208">
      <w:pPr>
        <w:pStyle w:val="Fodnotetekst"/>
      </w:pPr>
      <w:r w:rsidRPr="00967F45">
        <w:rPr>
          <w:rStyle w:val="Fodnotehenvisning"/>
        </w:rPr>
        <w:footnoteRef/>
      </w:r>
      <w:r>
        <w:t xml:space="preserve"> </w:t>
      </w:r>
      <w:r w:rsidRPr="005E7208">
        <w:t>The share of people being a member of the income insurance program.</w:t>
      </w:r>
      <w:r w:rsidRPr="005900D2">
        <w:t xml:space="preserve"> </w:t>
      </w:r>
    </w:p>
  </w:footnote>
  <w:footnote w:id="8">
    <w:p w14:paraId="0EDF4BBE" w14:textId="679B307D"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9">
    <w:p w14:paraId="4BF42E35" w14:textId="6CC9CBEA" w:rsidR="00F018CF" w:rsidRPr="005900D2" w:rsidRDefault="00F018CF">
      <w:pPr>
        <w:pStyle w:val="Fodnotetekst"/>
      </w:pPr>
      <w:r w:rsidRPr="00967F45">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10">
    <w:p w14:paraId="7355D381" w14:textId="66160B9D" w:rsidR="00F018CF" w:rsidRPr="005900D2" w:rsidRDefault="00F018CF">
      <w:pPr>
        <w:pStyle w:val="Fodnotetekst"/>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1">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2">
    <w:p w14:paraId="15A7B6E5" w14:textId="40CEBA37" w:rsidR="00845283" w:rsidRPr="005900D2" w:rsidRDefault="00845283">
      <w:pPr>
        <w:pStyle w:val="Fodnotetekst"/>
      </w:pPr>
      <w:r w:rsidRPr="00967F45">
        <w:rPr>
          <w:rStyle w:val="Fodnotehenvisning"/>
        </w:rPr>
        <w:footnoteRef/>
      </w:r>
      <w:r>
        <w:t xml:space="preserve"> </w:t>
      </w:r>
      <w:r w:rsidRPr="00845283">
        <w:t>Thereby</w:t>
      </w:r>
      <w:r>
        <w:t xml:space="preserve"> we leave out the </w:t>
      </w:r>
      <w:proofErr w:type="gramStart"/>
      <w:r>
        <w:t>two effect</w:t>
      </w:r>
      <w:proofErr w:type="gramEnd"/>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3">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4">
    <w:p w14:paraId="68002DCE" w14:textId="1B6EF87C" w:rsidR="00C100EC" w:rsidRPr="005900D2" w:rsidRDefault="00C100EC">
      <w:pPr>
        <w:pStyle w:val="Fodnotetekst"/>
      </w:pPr>
      <w:r w:rsidRPr="00967F45">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5">
    <w:p w14:paraId="4AA0DC5F" w14:textId="7516F2F8" w:rsidR="00A32105" w:rsidRPr="005900D2" w:rsidRDefault="00A32105">
      <w:pPr>
        <w:pStyle w:val="Fodnotetekst"/>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5900D2">
        <w:t xml:space="preserve"> </w:t>
      </w:r>
    </w:p>
  </w:footnote>
  <w:footnote w:id="16">
    <w:p w14:paraId="125532D0" w14:textId="7D4E9D7F" w:rsidR="00503A28" w:rsidRPr="005900D2" w:rsidRDefault="00503A28">
      <w:pPr>
        <w:pStyle w:val="Fodnotetekst"/>
      </w:pPr>
      <w:r>
        <w:rPr>
          <w:rStyle w:val="Fodnotehenvisning"/>
        </w:rPr>
        <w:footnoteRef/>
      </w:r>
      <w:r>
        <w:t xml:space="preserve"> </w:t>
      </w:r>
      <w:r w:rsidRPr="00503A28">
        <w:t xml:space="preserve">As the demand channel is still active in this scenario the isolated effect should be the difference between the </w:t>
      </w:r>
      <w:proofErr w:type="spellStart"/>
      <w:r w:rsidRPr="00503A28">
        <w:t>the</w:t>
      </w:r>
      <w:proofErr w:type="spellEnd"/>
      <w:r w:rsidRPr="00503A28">
        <w:t xml:space="preserve"> decrease of unemployment in scenario 1 &amp; 3.</w:t>
      </w:r>
      <w:r w:rsidRPr="005900D2">
        <w:t xml:space="preserve"> </w:t>
      </w:r>
    </w:p>
  </w:footnote>
  <w:footnote w:id="17">
    <w:p w14:paraId="21D01B03" w14:textId="3D40D583" w:rsidR="00C100EC" w:rsidRPr="005900D2" w:rsidRDefault="00C100EC">
      <w:pPr>
        <w:pStyle w:val="Fodnotetekst"/>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8">
    <w:p w14:paraId="0422AF64" w14:textId="4AC83DCA" w:rsidR="00D21A6E" w:rsidRPr="005900D2" w:rsidRDefault="00D21A6E">
      <w:pPr>
        <w:pStyle w:val="Fodnotetekst"/>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19">
    <w:p w14:paraId="3360922D" w14:textId="1A4DB9CB" w:rsidR="00C100EC" w:rsidRPr="005900D2" w:rsidRDefault="00C100EC">
      <w:pPr>
        <w:pStyle w:val="Fodnotetekst"/>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20">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1">
    <w:p w14:paraId="70C6B6EF" w14:textId="1B5227B5" w:rsidR="00C100EC" w:rsidRPr="005900D2" w:rsidRDefault="00C100EC">
      <w:pPr>
        <w:pStyle w:val="Fodnotetekst"/>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2">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3">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4">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5">
    <w:p w14:paraId="4EECFF1D" w14:textId="3F7ACDA2" w:rsidR="00006999" w:rsidRPr="005900D2" w:rsidRDefault="00006999">
      <w:pPr>
        <w:pStyle w:val="Fodnotetekst"/>
      </w:pPr>
      <w:r w:rsidRPr="00967F45">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6">
    <w:p w14:paraId="6E364C53" w14:textId="2E446E50" w:rsidR="00006999" w:rsidRPr="005900D2" w:rsidRDefault="00006999">
      <w:pPr>
        <w:pStyle w:val="Fodnotetekst"/>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57821"/>
    <w:rsid w:val="0006174A"/>
    <w:rsid w:val="000627D0"/>
    <w:rsid w:val="0006288F"/>
    <w:rsid w:val="000630D4"/>
    <w:rsid w:val="00064052"/>
    <w:rsid w:val="00064617"/>
    <w:rsid w:val="0006552D"/>
    <w:rsid w:val="0007004A"/>
    <w:rsid w:val="00072C21"/>
    <w:rsid w:val="00073F08"/>
    <w:rsid w:val="0007523E"/>
    <w:rsid w:val="000766E5"/>
    <w:rsid w:val="000772FC"/>
    <w:rsid w:val="00077A49"/>
    <w:rsid w:val="000804A7"/>
    <w:rsid w:val="000804DD"/>
    <w:rsid w:val="00082E46"/>
    <w:rsid w:val="00082FF3"/>
    <w:rsid w:val="000837DA"/>
    <w:rsid w:val="00086BC9"/>
    <w:rsid w:val="000876FC"/>
    <w:rsid w:val="00087984"/>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3A81"/>
    <w:rsid w:val="000E5613"/>
    <w:rsid w:val="000F052E"/>
    <w:rsid w:val="000F0B47"/>
    <w:rsid w:val="000F0D4B"/>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001"/>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6B1E"/>
    <w:rsid w:val="00167010"/>
    <w:rsid w:val="00167FDE"/>
    <w:rsid w:val="00172AD0"/>
    <w:rsid w:val="00172D47"/>
    <w:rsid w:val="00173422"/>
    <w:rsid w:val="00173E7B"/>
    <w:rsid w:val="00174C5E"/>
    <w:rsid w:val="00175E58"/>
    <w:rsid w:val="00176D07"/>
    <w:rsid w:val="0018122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69B"/>
    <w:rsid w:val="00273710"/>
    <w:rsid w:val="0027521C"/>
    <w:rsid w:val="00281F51"/>
    <w:rsid w:val="00282129"/>
    <w:rsid w:val="00282F8F"/>
    <w:rsid w:val="00286BB8"/>
    <w:rsid w:val="00287C0E"/>
    <w:rsid w:val="00287E19"/>
    <w:rsid w:val="00292F95"/>
    <w:rsid w:val="00295DEE"/>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3FC0"/>
    <w:rsid w:val="003150F0"/>
    <w:rsid w:val="003204AC"/>
    <w:rsid w:val="003205F7"/>
    <w:rsid w:val="0032294E"/>
    <w:rsid w:val="00322F1F"/>
    <w:rsid w:val="003240E2"/>
    <w:rsid w:val="00327399"/>
    <w:rsid w:val="0032745A"/>
    <w:rsid w:val="00332521"/>
    <w:rsid w:val="00333AEC"/>
    <w:rsid w:val="00333B3D"/>
    <w:rsid w:val="003402DC"/>
    <w:rsid w:val="003438B4"/>
    <w:rsid w:val="00343C95"/>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3836"/>
    <w:rsid w:val="003F7A29"/>
    <w:rsid w:val="00403B19"/>
    <w:rsid w:val="00410595"/>
    <w:rsid w:val="00412BC7"/>
    <w:rsid w:val="00414CC4"/>
    <w:rsid w:val="00416502"/>
    <w:rsid w:val="004173B8"/>
    <w:rsid w:val="004178EE"/>
    <w:rsid w:val="00421DBA"/>
    <w:rsid w:val="00425124"/>
    <w:rsid w:val="00425D00"/>
    <w:rsid w:val="004260CF"/>
    <w:rsid w:val="00431CFC"/>
    <w:rsid w:val="004341BF"/>
    <w:rsid w:val="00434265"/>
    <w:rsid w:val="004355A7"/>
    <w:rsid w:val="0043603F"/>
    <w:rsid w:val="00440727"/>
    <w:rsid w:val="00445043"/>
    <w:rsid w:val="00445BFF"/>
    <w:rsid w:val="0044711A"/>
    <w:rsid w:val="00447F28"/>
    <w:rsid w:val="0045136C"/>
    <w:rsid w:val="00451A55"/>
    <w:rsid w:val="00457851"/>
    <w:rsid w:val="00463D22"/>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128F"/>
    <w:rsid w:val="004A21DF"/>
    <w:rsid w:val="004A796F"/>
    <w:rsid w:val="004B616C"/>
    <w:rsid w:val="004B7170"/>
    <w:rsid w:val="004C0622"/>
    <w:rsid w:val="004C0FB6"/>
    <w:rsid w:val="004C2583"/>
    <w:rsid w:val="004C34FF"/>
    <w:rsid w:val="004C5315"/>
    <w:rsid w:val="004C59CA"/>
    <w:rsid w:val="004C7B41"/>
    <w:rsid w:val="004D12B6"/>
    <w:rsid w:val="004D585C"/>
    <w:rsid w:val="004D5878"/>
    <w:rsid w:val="004D59A0"/>
    <w:rsid w:val="004D7CEF"/>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C3A"/>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960"/>
    <w:rsid w:val="00572A34"/>
    <w:rsid w:val="00572E99"/>
    <w:rsid w:val="00573D4F"/>
    <w:rsid w:val="005754A1"/>
    <w:rsid w:val="005759A8"/>
    <w:rsid w:val="0058393C"/>
    <w:rsid w:val="00583A8B"/>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F5"/>
    <w:rsid w:val="005E6092"/>
    <w:rsid w:val="005E7208"/>
    <w:rsid w:val="005F034B"/>
    <w:rsid w:val="005F09CB"/>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B0059"/>
    <w:rsid w:val="006B378A"/>
    <w:rsid w:val="006B51E7"/>
    <w:rsid w:val="006B6212"/>
    <w:rsid w:val="006B71D2"/>
    <w:rsid w:val="006C3D5A"/>
    <w:rsid w:val="006C3F78"/>
    <w:rsid w:val="006C4623"/>
    <w:rsid w:val="006C68C1"/>
    <w:rsid w:val="006C7E9A"/>
    <w:rsid w:val="006D25A4"/>
    <w:rsid w:val="006D2B78"/>
    <w:rsid w:val="006D39AC"/>
    <w:rsid w:val="006D4472"/>
    <w:rsid w:val="006D48CD"/>
    <w:rsid w:val="006D4C4E"/>
    <w:rsid w:val="006D53C0"/>
    <w:rsid w:val="006E4491"/>
    <w:rsid w:val="006E47C8"/>
    <w:rsid w:val="006E56C8"/>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2969"/>
    <w:rsid w:val="00733BD5"/>
    <w:rsid w:val="007361A0"/>
    <w:rsid w:val="00737B4B"/>
    <w:rsid w:val="007426B3"/>
    <w:rsid w:val="00745270"/>
    <w:rsid w:val="00745A47"/>
    <w:rsid w:val="00750710"/>
    <w:rsid w:val="0075087B"/>
    <w:rsid w:val="00750941"/>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32B5"/>
    <w:rsid w:val="00794ED8"/>
    <w:rsid w:val="00794FD6"/>
    <w:rsid w:val="00795942"/>
    <w:rsid w:val="007969EC"/>
    <w:rsid w:val="007974B3"/>
    <w:rsid w:val="007A1018"/>
    <w:rsid w:val="007A200A"/>
    <w:rsid w:val="007A28D6"/>
    <w:rsid w:val="007A368B"/>
    <w:rsid w:val="007A3DA7"/>
    <w:rsid w:val="007A59E1"/>
    <w:rsid w:val="007A68BD"/>
    <w:rsid w:val="007A6CD9"/>
    <w:rsid w:val="007B17B8"/>
    <w:rsid w:val="007B2804"/>
    <w:rsid w:val="007B3DB0"/>
    <w:rsid w:val="007B4A4F"/>
    <w:rsid w:val="007B4B48"/>
    <w:rsid w:val="007B62CC"/>
    <w:rsid w:val="007C0476"/>
    <w:rsid w:val="007C05AF"/>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E6AD1"/>
    <w:rsid w:val="007F1377"/>
    <w:rsid w:val="007F2C8D"/>
    <w:rsid w:val="007F31FE"/>
    <w:rsid w:val="0080080C"/>
    <w:rsid w:val="008054B1"/>
    <w:rsid w:val="00805A76"/>
    <w:rsid w:val="00805F2A"/>
    <w:rsid w:val="00806786"/>
    <w:rsid w:val="00806CA2"/>
    <w:rsid w:val="00807E9E"/>
    <w:rsid w:val="00810B0B"/>
    <w:rsid w:val="00812DCC"/>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5200"/>
    <w:rsid w:val="00856060"/>
    <w:rsid w:val="00862CC3"/>
    <w:rsid w:val="00863342"/>
    <w:rsid w:val="008639FA"/>
    <w:rsid w:val="00863BC8"/>
    <w:rsid w:val="0086429D"/>
    <w:rsid w:val="0086586A"/>
    <w:rsid w:val="00874529"/>
    <w:rsid w:val="0087511E"/>
    <w:rsid w:val="008757A6"/>
    <w:rsid w:val="008768FD"/>
    <w:rsid w:val="00877DE3"/>
    <w:rsid w:val="00881864"/>
    <w:rsid w:val="0088294C"/>
    <w:rsid w:val="00884655"/>
    <w:rsid w:val="00885CF7"/>
    <w:rsid w:val="00887198"/>
    <w:rsid w:val="00892444"/>
    <w:rsid w:val="008942B0"/>
    <w:rsid w:val="0089435C"/>
    <w:rsid w:val="0089459B"/>
    <w:rsid w:val="00896ED0"/>
    <w:rsid w:val="0089791B"/>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C02FE"/>
    <w:rsid w:val="008C04DB"/>
    <w:rsid w:val="008C2EAA"/>
    <w:rsid w:val="008C3542"/>
    <w:rsid w:val="008C3E64"/>
    <w:rsid w:val="008C621B"/>
    <w:rsid w:val="008C679E"/>
    <w:rsid w:val="008C7887"/>
    <w:rsid w:val="008C7AAF"/>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C32"/>
    <w:rsid w:val="00921D2D"/>
    <w:rsid w:val="00922D7E"/>
    <w:rsid w:val="00927CE6"/>
    <w:rsid w:val="00930F4D"/>
    <w:rsid w:val="00933239"/>
    <w:rsid w:val="00933BEF"/>
    <w:rsid w:val="00934626"/>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28BD"/>
    <w:rsid w:val="009D3FDF"/>
    <w:rsid w:val="009D470F"/>
    <w:rsid w:val="009D752D"/>
    <w:rsid w:val="009D7887"/>
    <w:rsid w:val="009D7F01"/>
    <w:rsid w:val="009E0A71"/>
    <w:rsid w:val="009E3EAA"/>
    <w:rsid w:val="009E4971"/>
    <w:rsid w:val="009E610D"/>
    <w:rsid w:val="009E62A5"/>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0781A"/>
    <w:rsid w:val="00B10B39"/>
    <w:rsid w:val="00B1293A"/>
    <w:rsid w:val="00B15085"/>
    <w:rsid w:val="00B22025"/>
    <w:rsid w:val="00B23402"/>
    <w:rsid w:val="00B23D52"/>
    <w:rsid w:val="00B24C1D"/>
    <w:rsid w:val="00B30949"/>
    <w:rsid w:val="00B30E9B"/>
    <w:rsid w:val="00B312A8"/>
    <w:rsid w:val="00B31350"/>
    <w:rsid w:val="00B32590"/>
    <w:rsid w:val="00B329CB"/>
    <w:rsid w:val="00B33E3B"/>
    <w:rsid w:val="00B373E3"/>
    <w:rsid w:val="00B40B23"/>
    <w:rsid w:val="00B40CDF"/>
    <w:rsid w:val="00B43EDC"/>
    <w:rsid w:val="00B4576D"/>
    <w:rsid w:val="00B47F20"/>
    <w:rsid w:val="00B503F9"/>
    <w:rsid w:val="00B51E9A"/>
    <w:rsid w:val="00B53960"/>
    <w:rsid w:val="00B562FC"/>
    <w:rsid w:val="00B60855"/>
    <w:rsid w:val="00B64ACD"/>
    <w:rsid w:val="00B65BE8"/>
    <w:rsid w:val="00B70A66"/>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389E"/>
    <w:rsid w:val="00BB5796"/>
    <w:rsid w:val="00BB5FA2"/>
    <w:rsid w:val="00BB6B8C"/>
    <w:rsid w:val="00BC0838"/>
    <w:rsid w:val="00BC1E01"/>
    <w:rsid w:val="00BC22EB"/>
    <w:rsid w:val="00BC3C9E"/>
    <w:rsid w:val="00BC4458"/>
    <w:rsid w:val="00BC4A00"/>
    <w:rsid w:val="00BC4F7C"/>
    <w:rsid w:val="00BC52F4"/>
    <w:rsid w:val="00BD0752"/>
    <w:rsid w:val="00BD0882"/>
    <w:rsid w:val="00BD2562"/>
    <w:rsid w:val="00BD4800"/>
    <w:rsid w:val="00BD5669"/>
    <w:rsid w:val="00BD7A2E"/>
    <w:rsid w:val="00BE0CFC"/>
    <w:rsid w:val="00BE49F5"/>
    <w:rsid w:val="00BE5F4C"/>
    <w:rsid w:val="00BE6053"/>
    <w:rsid w:val="00BE6902"/>
    <w:rsid w:val="00BE6ECA"/>
    <w:rsid w:val="00BE7695"/>
    <w:rsid w:val="00BF05F0"/>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692A"/>
    <w:rsid w:val="00C178C5"/>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F57"/>
    <w:rsid w:val="00C57F78"/>
    <w:rsid w:val="00C632AF"/>
    <w:rsid w:val="00C63AC0"/>
    <w:rsid w:val="00C63E25"/>
    <w:rsid w:val="00C6598F"/>
    <w:rsid w:val="00C66184"/>
    <w:rsid w:val="00C6733C"/>
    <w:rsid w:val="00C73B15"/>
    <w:rsid w:val="00C74F09"/>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C180E"/>
    <w:rsid w:val="00CC1AB0"/>
    <w:rsid w:val="00CC304A"/>
    <w:rsid w:val="00CC532F"/>
    <w:rsid w:val="00CC6A92"/>
    <w:rsid w:val="00CC6F6A"/>
    <w:rsid w:val="00CD06AB"/>
    <w:rsid w:val="00CD0F6F"/>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21107"/>
    <w:rsid w:val="00D21A6E"/>
    <w:rsid w:val="00D22628"/>
    <w:rsid w:val="00D2272D"/>
    <w:rsid w:val="00D22845"/>
    <w:rsid w:val="00D22948"/>
    <w:rsid w:val="00D23556"/>
    <w:rsid w:val="00D2398E"/>
    <w:rsid w:val="00D242A7"/>
    <w:rsid w:val="00D27422"/>
    <w:rsid w:val="00D30DA3"/>
    <w:rsid w:val="00D35E1E"/>
    <w:rsid w:val="00D373B9"/>
    <w:rsid w:val="00D43152"/>
    <w:rsid w:val="00D43EB4"/>
    <w:rsid w:val="00D44ECD"/>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77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3D34"/>
    <w:rsid w:val="00E04480"/>
    <w:rsid w:val="00E06031"/>
    <w:rsid w:val="00E06F4E"/>
    <w:rsid w:val="00E118A7"/>
    <w:rsid w:val="00E133AB"/>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5BE3"/>
    <w:rsid w:val="00E66151"/>
    <w:rsid w:val="00E67E1E"/>
    <w:rsid w:val="00E7001C"/>
    <w:rsid w:val="00E71D8E"/>
    <w:rsid w:val="00E73119"/>
    <w:rsid w:val="00E734B2"/>
    <w:rsid w:val="00E77B5F"/>
    <w:rsid w:val="00E81755"/>
    <w:rsid w:val="00E83A4D"/>
    <w:rsid w:val="00E840E6"/>
    <w:rsid w:val="00E84765"/>
    <w:rsid w:val="00E861C4"/>
    <w:rsid w:val="00E87C76"/>
    <w:rsid w:val="00E917DD"/>
    <w:rsid w:val="00E95DE7"/>
    <w:rsid w:val="00EA3CF1"/>
    <w:rsid w:val="00EA455C"/>
    <w:rsid w:val="00EA663C"/>
    <w:rsid w:val="00EA706C"/>
    <w:rsid w:val="00EB0D5D"/>
    <w:rsid w:val="00EB0F0A"/>
    <w:rsid w:val="00EB209C"/>
    <w:rsid w:val="00EB504E"/>
    <w:rsid w:val="00EB54FF"/>
    <w:rsid w:val="00EB7CB3"/>
    <w:rsid w:val="00EC33AB"/>
    <w:rsid w:val="00EC5CB9"/>
    <w:rsid w:val="00ED06D9"/>
    <w:rsid w:val="00ED0C06"/>
    <w:rsid w:val="00ED3896"/>
    <w:rsid w:val="00ED38CE"/>
    <w:rsid w:val="00EE17FC"/>
    <w:rsid w:val="00EE180D"/>
    <w:rsid w:val="00EE677A"/>
    <w:rsid w:val="00EE6C6F"/>
    <w:rsid w:val="00EE7B67"/>
    <w:rsid w:val="00EF18D3"/>
    <w:rsid w:val="00EF4E01"/>
    <w:rsid w:val="00EF56E5"/>
    <w:rsid w:val="00F00A78"/>
    <w:rsid w:val="00F010F8"/>
    <w:rsid w:val="00F018CF"/>
    <w:rsid w:val="00F04E63"/>
    <w:rsid w:val="00F0515C"/>
    <w:rsid w:val="00F064D3"/>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66DA"/>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TotalTime>
  <Pages>71</Pages>
  <Words>41224</Words>
  <Characters>251467</Characters>
  <Application>Microsoft Office Word</Application>
  <DocSecurity>0</DocSecurity>
  <Lines>2095</Lines>
  <Paragraphs>584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292107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Fløj Thomsen</cp:lastModifiedBy>
  <cp:revision>29</cp:revision>
  <cp:lastPrinted>2022-11-19T12:43:00Z</cp:lastPrinted>
  <dcterms:created xsi:type="dcterms:W3CDTF">2022-11-25T10:56:00Z</dcterms:created>
  <dcterms:modified xsi:type="dcterms:W3CDTF">2022-11-26T17:50:00Z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