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count: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31610D2"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0BA670EF"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0"/>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w:t>
      </w:r>
      <w:r w:rsidR="006D25A4" w:rsidRPr="00AB3D2F">
        <w:rPr>
          <w:sz w:val="24"/>
          <w:szCs w:val="24"/>
        </w:rPr>
        <w:lastRenderedPageBreak/>
        <w:t xml:space="preserve">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0"/>
      <w:r w:rsidR="005329C4">
        <w:rPr>
          <w:rStyle w:val="Kommentarhenvisning"/>
        </w:rPr>
        <w:commentReference w:id="0"/>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A993AE9"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economic council of Denmark  (from now on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This study by </w:t>
      </w:r>
      <w:r w:rsidRPr="00AB3D2F">
        <w:rPr>
          <w:rFonts w:cstheme="minorHAnsi"/>
          <w:noProof/>
          <w:sz w:val="24"/>
          <w:szCs w:val="24"/>
        </w:rPr>
        <w:t>Gutierrez</w:t>
      </w:r>
      <w:r w:rsidRPr="00AB3D2F">
        <w:rPr>
          <w:rFonts w:cstheme="minorHAnsi"/>
          <w:sz w:val="24"/>
          <w:szCs w:val="24"/>
        </w:rPr>
        <w:t xml:space="preserve"> </w:t>
      </w:r>
      <w:r>
        <w:rPr>
          <w:rFonts w:cstheme="minorHAnsi"/>
          <w:sz w:val="24"/>
          <w:szCs w:val="24"/>
        </w:rPr>
        <w:t xml:space="preserve"> </w:t>
      </w:r>
      <w:r w:rsidR="00AF0E78" w:rsidRPr="00AB3D2F">
        <w:rPr>
          <w:rFonts w:cstheme="minorHAnsi"/>
          <w:sz w:val="24"/>
          <w:szCs w:val="24"/>
        </w:rPr>
        <w:fldChar w:fldCharType="begin" w:fldLock="1"/>
      </w:r>
      <w:r>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suppress-author":1,"uris":["http://www.mendeley.com/documents/?uuid=e59b25db-856f-43c2-89f2-f96516aa057d"]}],"mendeley":{"formattedCitation":"(2016)","plainTextFormattedCitation":"(2016)","previouslyFormattedCitation":"(2016)"},"properties":{"noteIndex":0},"schema":"https://github.com/citation-style-language/schema/raw/master/csl-citation.json"}</w:instrText>
      </w:r>
      <w:r w:rsidR="00AF0E78" w:rsidRPr="00AB3D2F">
        <w:rPr>
          <w:rFonts w:cstheme="minorHAnsi"/>
          <w:sz w:val="24"/>
          <w:szCs w:val="24"/>
        </w:rPr>
        <w:fldChar w:fldCharType="separate"/>
      </w:r>
      <w:r w:rsidRPr="00492AEB">
        <w:rPr>
          <w:rFonts w:cstheme="minorHAnsi"/>
          <w:noProof/>
          <w:sz w:val="24"/>
          <w:szCs w:val="24"/>
        </w:rPr>
        <w:t>(2016)</w:t>
      </w:r>
      <w:r w:rsidR="00AF0E78" w:rsidRPr="00AB3D2F">
        <w:rPr>
          <w:rFonts w:cstheme="minorHAnsi"/>
          <w:sz w:val="24"/>
          <w:szCs w:val="24"/>
        </w:rPr>
        <w:fldChar w:fldCharType="end"/>
      </w:r>
      <w:r w:rsidR="00AF0E78"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9C88D83" w:rsidR="00A22D11" w:rsidRDefault="003D13F0" w:rsidP="003D1361">
      <w:pPr>
        <w:spacing w:line="360" w:lineRule="auto"/>
        <w:rPr>
          <w:sz w:val="24"/>
          <w:szCs w:val="24"/>
        </w:rPr>
      </w:pPr>
      <w:r w:rsidRPr="00AB3D2F">
        <w:rPr>
          <w:sz w:val="24"/>
          <w:szCs w:val="24"/>
        </w:rPr>
        <w:lastRenderedPageBreak/>
        <w:t xml:space="preserve">One reason for the lack of new literature towards </w:t>
      </w:r>
      <w:r w:rsidR="00BA5C45" w:rsidRPr="00AB3D2F">
        <w:rPr>
          <w:sz w:val="24"/>
          <w:szCs w:val="24"/>
        </w:rPr>
        <w:t>the approach rate is given by</w:t>
      </w:r>
      <w:r w:rsidR="00492AEB">
        <w:rPr>
          <w:sz w:val="24"/>
          <w:szCs w:val="24"/>
        </w:rPr>
        <w:t xml:space="preserve"> DØRS</w:t>
      </w:r>
      <w:r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108636B4"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C805EC4"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‘labour market flexibility’ or wage flexibility, rather than increasing capital income. Increases in the unemployment benefit is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777DC872" w:rsidR="003C4BAC" w:rsidRPr="00AB3D2F" w:rsidRDefault="00CB1B8E" w:rsidP="003C4BAC">
      <w:pPr>
        <w:spacing w:line="360" w:lineRule="auto"/>
        <w:rPr>
          <w:sz w:val="24"/>
          <w:szCs w:val="24"/>
        </w:rPr>
      </w:pPr>
      <w:r>
        <w:rPr>
          <w:sz w:val="24"/>
          <w:szCs w:val="24"/>
        </w:rPr>
        <w:t>Another effect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who </w:t>
      </w:r>
      <w:r>
        <w:rPr>
          <w:sz w:val="24"/>
          <w:szCs w:val="24"/>
        </w:rPr>
        <w:t>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sidR="00F333B9">
        <w:rPr>
          <w:sz w:val="24"/>
          <w:szCs w:val="24"/>
        </w:rPr>
        <w:t xml:space="preserve"> effect of unemployment benefits</w:t>
      </w:r>
      <w:r>
        <w:rPr>
          <w:sz w:val="24"/>
          <w:szCs w:val="24"/>
        </w:rPr>
        <w:t xml:space="preserv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04386774" w14:textId="5D06A041"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233729A7" w:rsidR="003C4BAC" w:rsidRPr="00AB3D2F" w:rsidRDefault="00884952" w:rsidP="003C4BAC">
      <w:pPr>
        <w:spacing w:line="360" w:lineRule="auto"/>
        <w:rPr>
          <w:sz w:val="24"/>
          <w:szCs w:val="24"/>
        </w:rPr>
      </w:pP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 xml:space="preserve">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Pr="00AB3D2F">
        <w:rPr>
          <w:noProof/>
          <w:sz w:val="24"/>
          <w:szCs w:val="24"/>
        </w:rPr>
        <w:t>Andersen et al.</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Pr>
          <w:noProof/>
          <w:sz w:val="24"/>
          <w:szCs w:val="24"/>
        </w:rPr>
        <w:t xml:space="preserve"> </w:t>
      </w:r>
      <w:r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p>
    <w:p w14:paraId="39B1FD00" w14:textId="20504285"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351A75C6" w:rsidR="003C4BAC" w:rsidRPr="00AB3D2F" w:rsidRDefault="00884952" w:rsidP="003C4BAC">
      <w:pPr>
        <w:spacing w:line="360" w:lineRule="auto"/>
        <w:rPr>
          <w:sz w:val="24"/>
          <w:szCs w:val="24"/>
        </w:rPr>
      </w:pPr>
      <w:r w:rsidRPr="00AB3D2F">
        <w:rPr>
          <w:noProof/>
          <w:sz w:val="24"/>
          <w:szCs w:val="24"/>
        </w:rPr>
        <w:t>Andersen et al.</w:t>
      </w:r>
      <w:r>
        <w:rPr>
          <w:noProof/>
          <w:sz w:val="24"/>
          <w:szCs w:val="24"/>
        </w:rPr>
        <w:t xml:space="preserve"> </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p>
    <w:p w14:paraId="74B1CFF7" w14:textId="46C5ABB3" w:rsidR="003C4BAC" w:rsidRPr="00AB3D2F" w:rsidRDefault="003C4BAC" w:rsidP="003C4BAC">
      <w:pPr>
        <w:spacing w:line="360" w:lineRule="auto"/>
        <w:rPr>
          <w:sz w:val="24"/>
          <w:szCs w:val="24"/>
        </w:rPr>
      </w:pPr>
      <w:r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Pr="00AB3D2F">
        <w:rPr>
          <w:sz w:val="24"/>
          <w:szCs w:val="24"/>
        </w:rPr>
        <w:t>. This may be capable of explaining the mixed empirical evidence for a channel existing between the level of income insurance and productivity.</w:t>
      </w:r>
    </w:p>
    <w:p w14:paraId="64841A15" w14:textId="5517EE47"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 xml:space="preserve">Lastly, as the income insurance program is not mandatory in Denmark, it is argued that one should expect a lower compensation rate to affect the insurance rate (The rate of workers being a </w:t>
      </w:r>
      <w:r w:rsidRPr="00AB3D2F">
        <w:rPr>
          <w:sz w:val="24"/>
          <w:szCs w:val="24"/>
        </w:rPr>
        <w:lastRenderedPageBreak/>
        <w:t>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2"/>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2"/>
      <w:r w:rsidR="00552417">
        <w:rPr>
          <w:rStyle w:val="Kommentarhenvisning"/>
        </w:rPr>
        <w:commentReference w:id="2"/>
      </w:r>
      <w:r w:rsidRPr="00AB3D2F">
        <w:rPr>
          <w:sz w:val="24"/>
          <w:szCs w:val="24"/>
        </w:rPr>
        <w:t xml:space="preserve">. </w:t>
      </w:r>
      <w:r w:rsidR="00176D07" w:rsidRPr="00552417">
        <w:rPr>
          <w:sz w:val="24"/>
          <w:szCs w:val="24"/>
          <w:highlight w:val="yellow"/>
        </w:rPr>
        <w:t xml:space="preserve">(Tilføj effekten af laverer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p>
    <w:p w14:paraId="0759F200" w14:textId="44B20CCC" w:rsidR="00262F3F" w:rsidRDefault="00CF51F3" w:rsidP="00CF51F3">
      <w:pPr>
        <w:pStyle w:val="Overskrift1"/>
      </w:pPr>
      <w:bookmarkStart w:id="3" w:name="_Ref119913343"/>
      <w:r>
        <w:t>Section 3</w:t>
      </w:r>
      <w:bookmarkEnd w:id="3"/>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4"/>
    <w:p w14:paraId="47DC5AC4" w14:textId="08678C79"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4"/>
      <w:r w:rsidR="00DF372B">
        <w:rPr>
          <w:rStyle w:val="Kommentarhenvisning"/>
        </w:rPr>
        <w:commentReference w:id="4"/>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8575CD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a Markovmodel</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482936B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Markovmod</w:t>
      </w:r>
      <w:r w:rsidR="005A47A9">
        <w:rPr>
          <w:sz w:val="24"/>
          <w:szCs w:val="24"/>
        </w:rPr>
        <w:t>el</w:t>
      </w:r>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he Markovmodel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5"/>
      <w:commentRangeStart w:id="6"/>
      <w:r w:rsidR="007C05AF">
        <w:rPr>
          <w:sz w:val="24"/>
          <w:szCs w:val="24"/>
        </w:rPr>
        <w:t>on the exit-rate</w:t>
      </w:r>
      <w:commentRangeEnd w:id="5"/>
      <w:r w:rsidR="007C05AF">
        <w:rPr>
          <w:rStyle w:val="Kommentarhenvisning"/>
        </w:rPr>
        <w:commentReference w:id="5"/>
      </w:r>
      <w:commentRangeEnd w:id="6"/>
      <w:r w:rsidR="005125C9">
        <w:rPr>
          <w:rStyle w:val="Kommentarhenvisning"/>
        </w:rPr>
        <w:commentReference w:id="6"/>
      </w:r>
      <w:r w:rsidR="008B486B" w:rsidRPr="00AB3D2F">
        <w:rPr>
          <w:sz w:val="24"/>
          <w:szCs w:val="24"/>
        </w:rPr>
        <w:t xml:space="preserve">, </w:t>
      </w:r>
      <w:commentRangeStart w:id="7"/>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8"/>
      <w:r w:rsidR="00384121" w:rsidRPr="00AB3D2F">
        <w:rPr>
          <w:sz w:val="24"/>
          <w:szCs w:val="24"/>
        </w:rPr>
        <w:t xml:space="preserve">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8"/>
      <w:r w:rsidR="00360517" w:rsidRPr="00AB3D2F">
        <w:rPr>
          <w:rStyle w:val="Kommentarhenvisning"/>
          <w:sz w:val="24"/>
          <w:szCs w:val="24"/>
        </w:rPr>
        <w:commentReference w:id="8"/>
      </w:r>
      <w:commentRangeEnd w:id="7"/>
      <w:r w:rsidR="007C05AF">
        <w:rPr>
          <w:rStyle w:val="Kommentarhenvisning"/>
        </w:rPr>
        <w:commentReference w:id="7"/>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going into the insurance program (fx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9"/>
      <w:r w:rsidR="00024C63">
        <w:rPr>
          <w:rStyle w:val="Kommentarhenvisning"/>
        </w:rPr>
        <w:commentReference w:id="9"/>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10"/>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10"/>
      <w:r w:rsidR="00024C63">
        <w:rPr>
          <w:rStyle w:val="Kommentarhenvisning"/>
        </w:rPr>
        <w:commentReference w:id="10"/>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1"/>
      <w:r w:rsidR="00024C63">
        <w:rPr>
          <w:rStyle w:val="Kommentarhenvisning"/>
        </w:rPr>
        <w:commentReference w:id="11"/>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2"/>
      <w:r w:rsidR="00C3081B" w:rsidRPr="00AB3D2F">
        <w:rPr>
          <w:sz w:val="24"/>
          <w:szCs w:val="24"/>
        </w:rPr>
        <w:t xml:space="preserve"> job</w:t>
      </w:r>
      <w:commentRangeEnd w:id="12"/>
      <w:r w:rsidR="00024C63">
        <w:rPr>
          <w:rStyle w:val="Kommentarhenvisning"/>
        </w:rPr>
        <w:commentReference w:id="12"/>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854CCC"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m:t>
          </m:r>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3"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3"/>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m:t>
        </m:r>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m:t>
        </m:r>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m:t>
          </m:r>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14" w:name="_Ref119756235"/>
      <w:r>
        <w:t xml:space="preserve">Figure </w:t>
      </w:r>
      <w:fldSimple w:instr=" STYLEREF 2 \s ">
        <w:r w:rsidR="00061257">
          <w:rPr>
            <w:noProof/>
          </w:rPr>
          <w:t>0</w:t>
        </w:r>
      </w:fldSimple>
      <w:r w:rsidR="00061257">
        <w:noBreakHyphen/>
      </w:r>
      <w:fldSimple w:instr=" SEQ Figure \* ARABIC \s 2 ">
        <w:r w:rsidR="00061257">
          <w:rPr>
            <w:noProof/>
          </w:rPr>
          <w:t>2</w:t>
        </w:r>
      </w:fldSimple>
      <w:bookmarkEnd w:id="14"/>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w:t>
      </w:r>
      <w:r w:rsidR="0078484D" w:rsidRPr="00AC0541">
        <w:rPr>
          <w:sz w:val="24"/>
          <w:szCs w:val="24"/>
        </w:rPr>
        <w:lastRenderedPageBreak/>
        <w:t xml:space="preserve">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fect) as well as the Verdoon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w:t>
      </w:r>
      <w:r w:rsidRPr="00934626">
        <w:rPr>
          <w:sz w:val="24"/>
          <w:szCs w:val="24"/>
        </w:rPr>
        <w:lastRenderedPageBreak/>
        <w:t>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15"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1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6"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6"/>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7"/>
      <w:r w:rsidR="001A7BAE" w:rsidRPr="00AC0541">
        <w:rPr>
          <w:sz w:val="24"/>
          <w:szCs w:val="24"/>
        </w:rPr>
        <w:t>wages</w:t>
      </w:r>
      <w:commentRangeEnd w:id="17"/>
      <w:r w:rsidR="00BF11E0" w:rsidRPr="00AC0541">
        <w:rPr>
          <w:rStyle w:val="Kommentarhenvisning"/>
          <w:sz w:val="24"/>
          <w:szCs w:val="24"/>
        </w:rPr>
        <w:commentReference w:id="17"/>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8"/>
      <w:commentRangeStart w:id="19"/>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8"/>
      <w:r w:rsidR="00D74D8E" w:rsidRPr="00AC0541">
        <w:rPr>
          <w:rStyle w:val="Kommentarhenvisning"/>
          <w:sz w:val="24"/>
          <w:szCs w:val="24"/>
        </w:rPr>
        <w:commentReference w:id="18"/>
      </w:r>
      <w:commentRangeEnd w:id="19"/>
      <w:r w:rsidR="009705F4" w:rsidRPr="00AC0541">
        <w:rPr>
          <w:rStyle w:val="Kommentarhenvisning"/>
          <w:sz w:val="24"/>
          <w:szCs w:val="24"/>
        </w:rPr>
        <w:commentReference w:id="19"/>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0"/>
      <w:commentRangeStart w:id="21"/>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0"/>
      <w:commentRangeEnd w:id="21"/>
      <w:r w:rsidR="00D74D8E" w:rsidRPr="00AC0541">
        <w:rPr>
          <w:rStyle w:val="Kommentarhenvisning"/>
          <w:sz w:val="24"/>
          <w:szCs w:val="24"/>
        </w:rPr>
        <w:commentReference w:id="20"/>
      </w:r>
      <w:r w:rsidR="0075087B" w:rsidRPr="00AC0541">
        <w:rPr>
          <w:rStyle w:val="Kommentarhenvisning"/>
          <w:sz w:val="24"/>
          <w:szCs w:val="24"/>
        </w:rPr>
        <w:commentReference w:id="21"/>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2"/>
      <w:commentRangeStart w:id="23"/>
      <w:commentRangeStart w:id="24"/>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2"/>
      <w:r w:rsidR="00D74D8E" w:rsidRPr="00AC0541">
        <w:rPr>
          <w:rStyle w:val="Kommentarhenvisning"/>
          <w:sz w:val="24"/>
          <w:szCs w:val="24"/>
        </w:rPr>
        <w:commentReference w:id="22"/>
      </w:r>
      <w:commentRangeEnd w:id="23"/>
      <w:r w:rsidR="008E3678">
        <w:rPr>
          <w:rStyle w:val="Kommentarhenvisning"/>
        </w:rPr>
        <w:commentReference w:id="23"/>
      </w:r>
      <w:commentRangeEnd w:id="24"/>
      <w:r w:rsidR="00904699">
        <w:rPr>
          <w:rStyle w:val="Kommentarhenvisning"/>
        </w:rPr>
        <w:commentReference w:id="24"/>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5"/>
      <w:r w:rsidR="00EB209C" w:rsidRPr="00AC0541">
        <w:rPr>
          <w:rStyle w:val="Kommentarhenvisning"/>
          <w:sz w:val="24"/>
          <w:szCs w:val="24"/>
        </w:rPr>
        <w:commentReference w:id="25"/>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m:t>
          </m:r>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6"/>
      <w:commentRangeStart w:id="27"/>
      <w:commentRangeStart w:id="28"/>
      <w:commentRangeStart w:id="29"/>
      <w:r w:rsidRPr="00AC0541">
        <w:rPr>
          <w:sz w:val="24"/>
          <w:szCs w:val="24"/>
        </w:rPr>
        <w:t xml:space="preserve">approximately 150 </w:t>
      </w:r>
      <w:commentRangeEnd w:id="26"/>
      <w:r w:rsidR="00A36179" w:rsidRPr="00AC0541">
        <w:rPr>
          <w:rStyle w:val="Kommentarhenvisning"/>
          <w:sz w:val="24"/>
          <w:szCs w:val="24"/>
        </w:rPr>
        <w:commentReference w:id="26"/>
      </w:r>
      <w:commentRangeEnd w:id="27"/>
      <w:r w:rsidR="00617DDD">
        <w:rPr>
          <w:rStyle w:val="Kommentarhenvisning"/>
        </w:rPr>
        <w:commentReference w:id="27"/>
      </w:r>
      <w:commentRangeEnd w:id="28"/>
      <w:r w:rsidR="00724E4C">
        <w:rPr>
          <w:rStyle w:val="Kommentarhenvisning"/>
        </w:rPr>
        <w:commentReference w:id="28"/>
      </w:r>
      <w:commentRangeEnd w:id="29"/>
      <w:r w:rsidR="009042A8">
        <w:rPr>
          <w:rStyle w:val="Kommentarhenvisning"/>
        </w:rPr>
        <w:commentReference w:id="29"/>
      </w:r>
      <w:r w:rsidRPr="00AC0541">
        <w:rPr>
          <w:sz w:val="24"/>
          <w:szCs w:val="24"/>
        </w:rPr>
        <w:t xml:space="preserve">people in this </w:t>
      </w:r>
      <w:commentRangeStart w:id="30"/>
      <w:r w:rsidRPr="00AC0541">
        <w:rPr>
          <w:sz w:val="24"/>
          <w:szCs w:val="24"/>
        </w:rPr>
        <w:t>scenario</w:t>
      </w:r>
      <w:r w:rsidR="00845283" w:rsidRPr="00967F45">
        <w:rPr>
          <w:rStyle w:val="Fodnotehenvisning"/>
        </w:rPr>
        <w:footnoteReference w:id="13"/>
      </w:r>
      <w:r w:rsidRPr="00AC0541">
        <w:rPr>
          <w:sz w:val="24"/>
          <w:szCs w:val="24"/>
        </w:rPr>
        <w:t xml:space="preserve">. In </w:t>
      </w:r>
      <w:commentRangeEnd w:id="30"/>
      <w:r w:rsidR="00BD4800">
        <w:rPr>
          <w:rStyle w:val="Kommentarhenvisning"/>
        </w:rPr>
        <w:commentReference w:id="30"/>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r w:rsidR="00A7461D" w:rsidRPr="00AC0541">
        <w:rPr>
          <w:sz w:val="24"/>
          <w:szCs w:val="24"/>
        </w:rPr>
        <w:t xml:space="preserve">Verdoon-effect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1"/>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1"/>
      <w:r w:rsidR="003F32AA">
        <w:rPr>
          <w:rStyle w:val="Kommentarhenvisning"/>
        </w:rPr>
        <w:commentReference w:id="31"/>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Verdoon-effect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m:t>
                  </m:r>
                  <m:r>
                    <w:rPr>
                      <w:rFonts w:ascii="Cambria Math" w:hAnsi="Cambria Math"/>
                    </w:rPr>
                    <m:t>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2" w:name="_Ref119913315"/>
      <w:r>
        <w:t xml:space="preserve">Section 5: </w:t>
      </w:r>
      <w:r w:rsidR="00BF3FA4">
        <w:t>Discussion</w:t>
      </w:r>
      <w:bookmarkEnd w:id="32"/>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3"/>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3"/>
      <w:r w:rsidR="00BD4800" w:rsidRPr="0027369B">
        <w:rPr>
          <w:rStyle w:val="Kommentarhenvisning"/>
          <w:rFonts w:asciiTheme="minorHAnsi" w:hAnsiTheme="minorHAnsi" w:cstheme="minorHAnsi"/>
          <w:sz w:val="24"/>
          <w:szCs w:val="24"/>
        </w:rPr>
        <w:commentReference w:id="33"/>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4"/>
      <w:commentRangeStart w:id="35"/>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4"/>
      <w:r w:rsidR="008417CA">
        <w:rPr>
          <w:rStyle w:val="Kommentarhenvisning"/>
        </w:rPr>
        <w:commentReference w:id="34"/>
      </w:r>
      <w:commentRangeEnd w:id="35"/>
      <w:r w:rsidR="00C053D9">
        <w:rPr>
          <w:rStyle w:val="Kommentarhenvisning"/>
        </w:rPr>
        <w:commentReference w:id="35"/>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6"/>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6"/>
      <w:r w:rsidR="00DF306B">
        <w:rPr>
          <w:rStyle w:val="Kommentarhenvisning"/>
        </w:rPr>
        <w:commentReference w:id="36"/>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7"/>
      <w:commentRangeStart w:id="38"/>
      <w:r w:rsidR="00305EB0" w:rsidRPr="00C44380">
        <w:rPr>
          <w:sz w:val="24"/>
          <w:szCs w:val="24"/>
        </w:rPr>
        <w:t>0.</w:t>
      </w:r>
      <w:r w:rsidR="00E334EE">
        <w:rPr>
          <w:sz w:val="24"/>
          <w:szCs w:val="24"/>
        </w:rPr>
        <w:t>3</w:t>
      </w:r>
      <w:r w:rsidR="00305EB0" w:rsidRPr="00C44380">
        <w:rPr>
          <w:sz w:val="24"/>
          <w:szCs w:val="24"/>
        </w:rPr>
        <w:t>5-0.</w:t>
      </w:r>
      <w:commentRangeEnd w:id="37"/>
      <w:r w:rsidR="00E334EE">
        <w:rPr>
          <w:sz w:val="24"/>
          <w:szCs w:val="24"/>
        </w:rPr>
        <w:t>4</w:t>
      </w:r>
      <w:r w:rsidR="00BF3FA4" w:rsidRPr="00C44380">
        <w:rPr>
          <w:rStyle w:val="Kommentarhenvisning"/>
        </w:rPr>
        <w:commentReference w:id="37"/>
      </w:r>
      <w:commentRangeEnd w:id="38"/>
      <w:r w:rsidR="00BF3FA4" w:rsidRPr="00C44380">
        <w:rPr>
          <w:rStyle w:val="Kommentarhenvisning"/>
        </w:rPr>
        <w:commentReference w:id="38"/>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9"/>
      <w:r w:rsidR="00DF306B" w:rsidRPr="00D85753">
        <w:rPr>
          <w:rFonts w:eastAsiaTheme="minorEastAsia" w:cstheme="minorHAnsi"/>
          <w:noProof/>
          <w:sz w:val="24"/>
          <w:szCs w:val="24"/>
        </w:rPr>
        <w:t>DREAM</w:t>
      </w:r>
      <w:commentRangeEnd w:id="39"/>
      <w:r w:rsidR="00DF306B">
        <w:rPr>
          <w:rStyle w:val="Kommentarhenvisning"/>
        </w:rPr>
        <w:commentReference w:id="39"/>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190C8C8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0"/>
      <w:r w:rsidR="000979F6">
        <w:rPr>
          <w:rFonts w:eastAsiaTheme="minorEastAsia" w:cstheme="minorHAnsi"/>
          <w:sz w:val="24"/>
          <w:szCs w:val="24"/>
        </w:rPr>
        <w:t xml:space="preserve">0.41 </w:t>
      </w:r>
      <w:commentRangeEnd w:id="40"/>
      <w:r w:rsidR="000979F6">
        <w:rPr>
          <w:rStyle w:val="Kommentarhenvisning"/>
        </w:rPr>
        <w:commentReference w:id="40"/>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1"/>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1"/>
      <w:r w:rsidR="00F548A0">
        <w:rPr>
          <w:rStyle w:val="Kommentarhenvisning"/>
        </w:rPr>
        <w:commentReference w:id="41"/>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2"/>
      <w:commentRangeStart w:id="43"/>
      <w:r w:rsidR="00FD35A3" w:rsidRPr="007B17B8">
        <w:rPr>
          <w:sz w:val="24"/>
          <w:szCs w:val="24"/>
        </w:rPr>
        <w:t>0.35-0.</w:t>
      </w:r>
      <w:commentRangeEnd w:id="42"/>
      <w:r w:rsidR="00FD35A3" w:rsidRPr="007B17B8">
        <w:rPr>
          <w:sz w:val="24"/>
          <w:szCs w:val="24"/>
        </w:rPr>
        <w:t>4</w:t>
      </w:r>
      <w:r w:rsidR="00FD35A3" w:rsidRPr="007B17B8">
        <w:rPr>
          <w:rStyle w:val="Kommentarhenvisning"/>
          <w:sz w:val="24"/>
          <w:szCs w:val="24"/>
        </w:rPr>
        <w:commentReference w:id="42"/>
      </w:r>
      <w:commentRangeEnd w:id="43"/>
      <w:r w:rsidR="00FD35A3" w:rsidRPr="007B17B8">
        <w:rPr>
          <w:rStyle w:val="Kommentarhenvisning"/>
          <w:sz w:val="24"/>
          <w:szCs w:val="24"/>
        </w:rPr>
        <w:commentReference w:id="43"/>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491A8A1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F548A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rule","type":"article-journal","volume":"187"},"suppress-author":1,"uris":["http://www.mendeley.com/documents/?uuid=466476a4-df1e-4664-b5a7-a32153a79912"]}],"mendeley":{"formattedCitation":"(2020)","plainTextFormattedCitation":"(2020)","previouslyFormattedCitation":"(Fredriksson &amp; Söderström, 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4" w:author="Simon Thomsen" w:date="2022-11-09T11:41:00Z"/>
        </w:rPr>
      </w:pPr>
    </w:p>
    <w:p w14:paraId="74ABB717" w14:textId="7589233E" w:rsidR="00CD17D9" w:rsidRPr="00B33E3B" w:rsidRDefault="00CD17D9" w:rsidP="00CD17D9">
      <w:pPr>
        <w:pStyle w:val="Overskrift1"/>
        <w:rPr>
          <w:ins w:id="45" w:author="Simon Thomsen" w:date="2022-11-09T11:42:00Z"/>
          <w:lang w:val="da-DK"/>
        </w:rPr>
      </w:pPr>
      <w:ins w:id="46" w:author="Simon Thomsen" w:date="2022-11-09T11:42:00Z">
        <w:r w:rsidRPr="00B33E3B">
          <w:rPr>
            <w:lang w:val="da-DK"/>
          </w:rPr>
          <w:t xml:space="preserve">Reference list </w:t>
        </w:r>
      </w:ins>
    </w:p>
    <w:p w14:paraId="2919FEF5" w14:textId="7D0416A6" w:rsidR="00CD17D9" w:rsidRPr="00B33E3B" w:rsidRDefault="00CD17D9" w:rsidP="00CD17D9">
      <w:pPr>
        <w:rPr>
          <w:ins w:id="47" w:author="Simon Thomsen" w:date="2022-11-09T11:42:00Z"/>
          <w:lang w:val="da-DK"/>
        </w:rPr>
      </w:pPr>
    </w:p>
    <w:p w14:paraId="660F5134" w14:textId="46D039DA" w:rsidR="00F548A0" w:rsidRPr="00F548A0" w:rsidRDefault="00333B3D" w:rsidP="00F548A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548A0" w:rsidRPr="007D5417">
        <w:rPr>
          <w:rFonts w:ascii="Calibri" w:hAnsi="Calibri" w:cs="Calibri"/>
          <w:noProof/>
          <w:szCs w:val="24"/>
          <w:lang w:val="da-DK"/>
        </w:rPr>
        <w:t xml:space="preserve">Aastrup, M. (2018). </w:t>
      </w:r>
      <w:r w:rsidR="00F548A0" w:rsidRPr="007D5417">
        <w:rPr>
          <w:rFonts w:ascii="Calibri" w:hAnsi="Calibri" w:cs="Calibri"/>
          <w:i/>
          <w:iCs/>
          <w:noProof/>
          <w:szCs w:val="24"/>
          <w:lang w:val="da-DK"/>
        </w:rPr>
        <w:t>30 Års dagpengeforringelser</w:t>
      </w:r>
      <w:r w:rsidR="00F548A0" w:rsidRPr="007D5417">
        <w:rPr>
          <w:rFonts w:ascii="Calibri" w:hAnsi="Calibri" w:cs="Calibri"/>
          <w:noProof/>
          <w:szCs w:val="24"/>
          <w:lang w:val="da-DK"/>
        </w:rPr>
        <w:t xml:space="preserve">. </w:t>
      </w:r>
      <w:r w:rsidR="00F548A0" w:rsidRPr="00F548A0">
        <w:rPr>
          <w:rFonts w:ascii="Calibri" w:hAnsi="Calibri" w:cs="Calibri"/>
          <w:i/>
          <w:iCs/>
          <w:noProof/>
          <w:szCs w:val="24"/>
        </w:rPr>
        <w:t>September 2018</w:t>
      </w:r>
      <w:r w:rsidR="00F548A0" w:rsidRPr="00F548A0">
        <w:rPr>
          <w:rFonts w:ascii="Calibri" w:hAnsi="Calibri" w:cs="Calibri"/>
          <w:noProof/>
          <w:szCs w:val="24"/>
        </w:rPr>
        <w:t>.</w:t>
      </w:r>
    </w:p>
    <w:p w14:paraId="74AB291B"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Andersen, T. M., &amp; Svarer, M. (2006). Flexicurity: The Danish Labour-Market Model. </w:t>
      </w:r>
      <w:r w:rsidRPr="007D5417">
        <w:rPr>
          <w:rFonts w:ascii="Calibri" w:hAnsi="Calibri" w:cs="Calibri"/>
          <w:i/>
          <w:iCs/>
          <w:noProof/>
          <w:szCs w:val="24"/>
          <w:lang w:val="da-DK"/>
        </w:rPr>
        <w:t>Ekonomisk Debatt</w:t>
      </w:r>
      <w:r w:rsidRPr="007D5417">
        <w:rPr>
          <w:rFonts w:ascii="Calibri" w:hAnsi="Calibri" w:cs="Calibri"/>
          <w:noProof/>
          <w:szCs w:val="24"/>
          <w:lang w:val="da-DK"/>
        </w:rPr>
        <w:t xml:space="preserve">, </w:t>
      </w:r>
      <w:r w:rsidRPr="007D5417">
        <w:rPr>
          <w:rFonts w:ascii="Calibri" w:hAnsi="Calibri" w:cs="Calibri"/>
          <w:i/>
          <w:iCs/>
          <w:noProof/>
          <w:szCs w:val="24"/>
          <w:lang w:val="da-DK"/>
        </w:rPr>
        <w:t>1</w:t>
      </w:r>
      <w:r w:rsidRPr="007D5417">
        <w:rPr>
          <w:rFonts w:ascii="Calibri" w:hAnsi="Calibri" w:cs="Calibri"/>
          <w:noProof/>
          <w:szCs w:val="24"/>
          <w:lang w:val="da-DK"/>
        </w:rPr>
        <w:t>(April), 17–29.</w:t>
      </w:r>
    </w:p>
    <w:p w14:paraId="6554DC4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Andersen, T. M., Svarer, M., &amp; Vejlin, R. M. (2015). Litteraturreview af effekter af indretning af arbejdsunderstøttelsen. </w:t>
      </w:r>
      <w:r w:rsidRPr="00F548A0">
        <w:rPr>
          <w:rFonts w:ascii="Calibri" w:hAnsi="Calibri" w:cs="Calibri"/>
          <w:i/>
          <w:iCs/>
          <w:noProof/>
          <w:szCs w:val="24"/>
        </w:rPr>
        <w:t>Beskæftigelsesministeriet</w:t>
      </w:r>
      <w:r w:rsidRPr="00F548A0">
        <w:rPr>
          <w:rFonts w:ascii="Calibri" w:hAnsi="Calibri" w:cs="Calibri"/>
          <w:noProof/>
          <w:szCs w:val="24"/>
        </w:rPr>
        <w:t>, 1–99.</w:t>
      </w:r>
    </w:p>
    <w:p w14:paraId="039295B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Bengtsson, E., &amp; Stockhammer, E. (2018). Wages, Income Distribution and Economic Growth: Long-Run Perspectives in Scandinavia, 1900–2010.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(4), 725–745. https://doi.org/10.1080/09538259.2020.1860307</w:t>
      </w:r>
    </w:p>
    <w:p w14:paraId="29872B4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Boone, C., Dube, A., Goodman, L., &amp; Kaplan, E. (2021). Unemployment Insurance Generosity and Aggregate Employment. </w:t>
      </w:r>
      <w:r w:rsidRPr="00F548A0">
        <w:rPr>
          <w:rFonts w:ascii="Calibri" w:hAnsi="Calibri" w:cs="Calibri"/>
          <w:i/>
          <w:iCs/>
          <w:noProof/>
          <w:szCs w:val="24"/>
        </w:rPr>
        <w:t>American Economic Journal: Economic Policy</w:t>
      </w:r>
      <w:r w:rsidRPr="00F548A0">
        <w:rPr>
          <w:rFonts w:ascii="Calibri" w:hAnsi="Calibri" w:cs="Calibri"/>
          <w:noProof/>
          <w:szCs w:val="24"/>
        </w:rPr>
        <w:t xml:space="preserve">, </w:t>
      </w:r>
      <w:r w:rsidRPr="00F548A0">
        <w:rPr>
          <w:rFonts w:ascii="Calibri" w:hAnsi="Calibri" w:cs="Calibri"/>
          <w:i/>
          <w:iCs/>
          <w:noProof/>
          <w:szCs w:val="24"/>
        </w:rPr>
        <w:t>13</w:t>
      </w:r>
      <w:r w:rsidRPr="00F548A0">
        <w:rPr>
          <w:rFonts w:ascii="Calibri" w:hAnsi="Calibri" w:cs="Calibri"/>
          <w:noProof/>
          <w:szCs w:val="24"/>
        </w:rPr>
        <w:t>(2), 58–99. https://doi.org/10.1257/pol.20160613</w:t>
      </w:r>
    </w:p>
    <w:p w14:paraId="4193544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Byrialsen, M. R., &amp; Raza, H. (2018). Macroeconomic effects of unemployment benefits in small open economies: A stock–flow consistent approach. </w:t>
      </w:r>
      <w:r w:rsidRPr="00F548A0">
        <w:rPr>
          <w:rFonts w:ascii="Calibri" w:hAnsi="Calibri" w:cs="Calibri"/>
          <w:i/>
          <w:iCs/>
          <w:noProof/>
          <w:szCs w:val="24"/>
        </w:rPr>
        <w:t>European Journal of Economics and Economic Policies: Intervention</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(3), 335–363. https://doi.org/10.4337/ejeep.2018.0032</w:t>
      </w:r>
    </w:p>
    <w:p w14:paraId="4C14DE5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Byrialsen, M. R., Raza, H., &amp; Valdecantos, S. (2022). </w:t>
      </w:r>
      <w:r w:rsidRPr="00F548A0">
        <w:rPr>
          <w:rFonts w:ascii="Calibri" w:hAnsi="Calibri" w:cs="Calibri"/>
          <w:i/>
          <w:iCs/>
          <w:noProof/>
          <w:szCs w:val="24"/>
        </w:rPr>
        <w:t>QMDE : A QUARTERLY EMPIRICAL MODEL FOR THE DANISH ECONOMY : A STOCK-FLOW CONSISTENT APPROACH</w:t>
      </w:r>
      <w:r w:rsidRPr="00F548A0">
        <w:rPr>
          <w:rFonts w:ascii="Calibri" w:hAnsi="Calibri" w:cs="Calibri"/>
          <w:noProof/>
          <w:szCs w:val="24"/>
        </w:rPr>
        <w:t xml:space="preserve">. </w:t>
      </w:r>
      <w:r w:rsidRPr="00F548A0">
        <w:rPr>
          <w:rFonts w:ascii="Calibri" w:hAnsi="Calibri" w:cs="Calibri"/>
          <w:i/>
          <w:iCs/>
          <w:noProof/>
          <w:szCs w:val="24"/>
        </w:rPr>
        <w:t>79</w:t>
      </w:r>
      <w:r w:rsidRPr="00F548A0">
        <w:rPr>
          <w:rFonts w:ascii="Calibri" w:hAnsi="Calibri" w:cs="Calibri"/>
          <w:noProof/>
          <w:szCs w:val="24"/>
        </w:rPr>
        <w:t>.</w:t>
      </w:r>
    </w:p>
    <w:p w14:paraId="57A2926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(2006). A general formula for the optimal level of social insurance.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90</w:t>
      </w:r>
      <w:r w:rsidRPr="00F548A0">
        <w:rPr>
          <w:rFonts w:ascii="Calibri" w:hAnsi="Calibri" w:cs="Calibri"/>
          <w:noProof/>
          <w:szCs w:val="24"/>
        </w:rPr>
        <w:t>(10–11), 1879–1901. https://doi.org/10.1016/j.jpubeco.2006.01.004</w:t>
      </w:r>
    </w:p>
    <w:p w14:paraId="12D89C9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(2008). Moral hazard versus liquidity and optimal unemployment insurance. </w:t>
      </w:r>
      <w:r w:rsidRPr="00F548A0">
        <w:rPr>
          <w:rFonts w:ascii="Calibri" w:hAnsi="Calibri" w:cs="Calibri"/>
          <w:i/>
          <w:iCs/>
          <w:noProof/>
          <w:szCs w:val="24"/>
        </w:rPr>
        <w:t xml:space="preserve">Journal of Political </w:t>
      </w:r>
      <w:r w:rsidRPr="00F548A0">
        <w:rPr>
          <w:rFonts w:ascii="Calibri" w:hAnsi="Calibri" w:cs="Calibri"/>
          <w:i/>
          <w:iCs/>
          <w:noProof/>
          <w:szCs w:val="24"/>
        </w:rPr>
        <w:lastRenderedPageBreak/>
        <w:t>Economy</w:t>
      </w:r>
      <w:r w:rsidRPr="00F548A0">
        <w:rPr>
          <w:rFonts w:ascii="Calibri" w:hAnsi="Calibri" w:cs="Calibri"/>
          <w:noProof/>
          <w:szCs w:val="24"/>
        </w:rPr>
        <w:t xml:space="preserve">, </w:t>
      </w:r>
      <w:r w:rsidRPr="00F548A0">
        <w:rPr>
          <w:rFonts w:ascii="Calibri" w:hAnsi="Calibri" w:cs="Calibri"/>
          <w:i/>
          <w:iCs/>
          <w:noProof/>
          <w:szCs w:val="24"/>
        </w:rPr>
        <w:t>116</w:t>
      </w:r>
      <w:r w:rsidRPr="00F548A0">
        <w:rPr>
          <w:rFonts w:ascii="Calibri" w:hAnsi="Calibri" w:cs="Calibri"/>
          <w:noProof/>
          <w:szCs w:val="24"/>
        </w:rPr>
        <w:t>(2), 173–234. https://doi.org/10.1086/588585</w:t>
      </w:r>
    </w:p>
    <w:p w14:paraId="1AFB4444"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Danish Ministry of Taxation. </w:t>
      </w:r>
      <w:r w:rsidRPr="007D5417">
        <w:rPr>
          <w:rFonts w:ascii="Calibri" w:hAnsi="Calibri" w:cs="Calibri"/>
          <w:noProof/>
          <w:szCs w:val="24"/>
          <w:lang w:val="da-DK"/>
        </w:rPr>
        <w:t xml:space="preserve">(2012). </w:t>
      </w:r>
      <w:r w:rsidRPr="007D5417">
        <w:rPr>
          <w:rFonts w:ascii="Calibri" w:hAnsi="Calibri" w:cs="Calibri"/>
          <w:i/>
          <w:iCs/>
          <w:noProof/>
          <w:szCs w:val="24"/>
          <w:lang w:val="da-DK"/>
        </w:rPr>
        <w:t>Aftale om skattereform</w:t>
      </w:r>
      <w:r w:rsidRPr="007D5417">
        <w:rPr>
          <w:rFonts w:ascii="Calibri" w:hAnsi="Calibri" w:cs="Calibri"/>
          <w:noProof/>
          <w:szCs w:val="24"/>
          <w:lang w:val="da-DK"/>
        </w:rPr>
        <w:t>. 1–28.</w:t>
      </w:r>
    </w:p>
    <w:p w14:paraId="34769329"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Danmarks Statistik. (2012). ADAM - En Model Af Dansk Økonomi. In </w:t>
      </w:r>
      <w:r w:rsidRPr="007D5417">
        <w:rPr>
          <w:rFonts w:ascii="Calibri" w:hAnsi="Calibri" w:cs="Calibri"/>
          <w:i/>
          <w:iCs/>
          <w:noProof/>
          <w:szCs w:val="24"/>
          <w:lang w:val="da-DK"/>
        </w:rPr>
        <w:t>Danmarks Statistik</w:t>
      </w:r>
      <w:r w:rsidRPr="007D5417">
        <w:rPr>
          <w:rFonts w:ascii="Calibri" w:hAnsi="Calibri" w:cs="Calibri"/>
          <w:noProof/>
          <w:szCs w:val="24"/>
          <w:lang w:val="da-DK"/>
        </w:rPr>
        <w:t>. Danmarks Statistik. https://www.dst.dk/da/Statistik/Publikationer/VisPub?cid=17987</w:t>
      </w:r>
    </w:p>
    <w:p w14:paraId="43F8570C"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Dieterle, S., Bartalotti, O., &amp; Brummet, Q. (2021). </w:t>
      </w:r>
      <w:r w:rsidRPr="00F548A0">
        <w:rPr>
          <w:rFonts w:ascii="Calibri" w:hAnsi="Calibri" w:cs="Calibri"/>
          <w:noProof/>
          <w:szCs w:val="24"/>
        </w:rPr>
        <w:t xml:space="preserve">Revisiting the Effects of Unemployment Insurance Extensions on Unemployment: A Measurement Error-Corrected Regression Discontinuity Approach. </w:t>
      </w:r>
      <w:r w:rsidRPr="007D5417">
        <w:rPr>
          <w:rFonts w:ascii="Calibri" w:hAnsi="Calibri" w:cs="Calibri"/>
          <w:i/>
          <w:iCs/>
          <w:noProof/>
          <w:szCs w:val="24"/>
          <w:lang w:val="da-DK"/>
        </w:rPr>
        <w:t>SSRN Electronic Journal</w:t>
      </w:r>
      <w:r w:rsidRPr="007D5417">
        <w:rPr>
          <w:rFonts w:ascii="Calibri" w:hAnsi="Calibri" w:cs="Calibri"/>
          <w:noProof/>
          <w:szCs w:val="24"/>
          <w:lang w:val="da-DK"/>
        </w:rPr>
        <w:t xml:space="preserve">, </w:t>
      </w:r>
      <w:r w:rsidRPr="007D5417">
        <w:rPr>
          <w:rFonts w:ascii="Calibri" w:hAnsi="Calibri" w:cs="Calibri"/>
          <w:i/>
          <w:iCs/>
          <w:noProof/>
          <w:szCs w:val="24"/>
          <w:lang w:val="da-DK"/>
        </w:rPr>
        <w:t>11496</w:t>
      </w:r>
      <w:r w:rsidRPr="007D5417">
        <w:rPr>
          <w:rFonts w:ascii="Calibri" w:hAnsi="Calibri" w:cs="Calibri"/>
          <w:noProof/>
          <w:szCs w:val="24"/>
          <w:lang w:val="da-DK"/>
        </w:rPr>
        <w:t>. https://doi.org/10.2139/ssrn.3177370</w:t>
      </w:r>
    </w:p>
    <w:p w14:paraId="29304851"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DØRS. (2014). </w:t>
      </w:r>
      <w:r w:rsidRPr="007D5417">
        <w:rPr>
          <w:rFonts w:ascii="Calibri" w:hAnsi="Calibri" w:cs="Calibri"/>
          <w:i/>
          <w:iCs/>
          <w:noProof/>
          <w:szCs w:val="24"/>
          <w:lang w:val="da-DK"/>
        </w:rPr>
        <w:t>Dansk økonomi. Efterår 2014 : Konjunkturvurdering ; Dagpengesystemet</w:t>
      </w:r>
      <w:r w:rsidRPr="007D5417">
        <w:rPr>
          <w:rFonts w:ascii="Calibri" w:hAnsi="Calibri" w:cs="Calibri"/>
          <w:noProof/>
          <w:szCs w:val="24"/>
          <w:lang w:val="da-DK"/>
        </w:rPr>
        <w:t>.</w:t>
      </w:r>
    </w:p>
    <w:p w14:paraId="3C5326EA"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7D5417">
        <w:rPr>
          <w:rFonts w:ascii="Calibri" w:hAnsi="Calibri" w:cs="Calibri"/>
          <w:noProof/>
          <w:szCs w:val="24"/>
          <w:lang w:val="da-DK"/>
        </w:rPr>
        <w:t xml:space="preserve">DØRS. (2022). </w:t>
      </w:r>
      <w:r w:rsidRPr="007D5417">
        <w:rPr>
          <w:rFonts w:ascii="Calibri" w:hAnsi="Calibri" w:cs="Calibri"/>
          <w:i/>
          <w:iCs/>
          <w:noProof/>
          <w:szCs w:val="24"/>
          <w:lang w:val="da-DK"/>
        </w:rPr>
        <w:t>RAPPORT FRA FORMANDSKABET DANSK ØKONOMI FORÅR 2022</w:t>
      </w:r>
      <w:r w:rsidRPr="007D5417">
        <w:rPr>
          <w:rFonts w:ascii="Calibri" w:hAnsi="Calibri" w:cs="Calibri"/>
          <w:noProof/>
          <w:szCs w:val="24"/>
          <w:lang w:val="da-DK"/>
        </w:rPr>
        <w:t>. https://dors.dk/raad-vismaend/loven.</w:t>
      </w:r>
    </w:p>
    <w:p w14:paraId="5D08B08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Dray, M., &amp; Thirlwall, A. P. (2011). The endogeneity of the natural rate of growth for a selection of Asian countries. </w:t>
      </w:r>
      <w:r w:rsidRPr="00F548A0">
        <w:rPr>
          <w:rFonts w:ascii="Calibri" w:hAnsi="Calibri" w:cs="Calibri"/>
          <w:i/>
          <w:iCs/>
          <w:noProof/>
          <w:szCs w:val="24"/>
        </w:rPr>
        <w:t>Journal of Post Keynesian Economics</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(3), 451–468. https://doi.org/10.2753/PKE0160-3477330303</w:t>
      </w:r>
    </w:p>
    <w:p w14:paraId="31691CDC"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DREAM. </w:t>
      </w:r>
      <w:r w:rsidRPr="007D5417">
        <w:rPr>
          <w:rFonts w:ascii="Calibri" w:hAnsi="Calibri" w:cs="Calibri"/>
          <w:noProof/>
          <w:szCs w:val="24"/>
          <w:lang w:val="da-DK"/>
        </w:rPr>
        <w:t xml:space="preserve">(2013). </w:t>
      </w:r>
      <w:r w:rsidRPr="007D5417">
        <w:rPr>
          <w:rFonts w:ascii="Calibri" w:hAnsi="Calibri" w:cs="Calibri"/>
          <w:i/>
          <w:iCs/>
          <w:noProof/>
          <w:szCs w:val="24"/>
          <w:lang w:val="da-DK"/>
        </w:rPr>
        <w:t>Langsigtet økonomisk fremskrivning 2013</w:t>
      </w:r>
      <w:r w:rsidRPr="007D5417">
        <w:rPr>
          <w:rFonts w:ascii="Calibri" w:hAnsi="Calibri" w:cs="Calibri"/>
          <w:noProof/>
          <w:szCs w:val="24"/>
          <w:lang w:val="da-DK"/>
        </w:rPr>
        <w:t xml:space="preserve">. </w:t>
      </w:r>
      <w:r w:rsidRPr="007D5417">
        <w:rPr>
          <w:rFonts w:ascii="Calibri" w:hAnsi="Calibri" w:cs="Calibri"/>
          <w:i/>
          <w:iCs/>
          <w:noProof/>
          <w:szCs w:val="24"/>
          <w:lang w:val="da-DK"/>
        </w:rPr>
        <w:t>August</w:t>
      </w:r>
      <w:r w:rsidRPr="007D5417">
        <w:rPr>
          <w:rFonts w:ascii="Calibri" w:hAnsi="Calibri" w:cs="Calibri"/>
          <w:noProof/>
          <w:szCs w:val="24"/>
          <w:lang w:val="da-DK"/>
        </w:rPr>
        <w:t>.</w:t>
      </w:r>
    </w:p>
    <w:p w14:paraId="2884FA64"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Falch, N. S. (2015). </w:t>
      </w:r>
      <w:r w:rsidRPr="00F548A0">
        <w:rPr>
          <w:rFonts w:ascii="Calibri" w:hAnsi="Calibri" w:cs="Calibri"/>
          <w:i/>
          <w:iCs/>
          <w:noProof/>
          <w:szCs w:val="24"/>
        </w:rPr>
        <w:t>Three essays on unemployment insurance</w:t>
      </w:r>
      <w:r w:rsidRPr="00F548A0">
        <w:rPr>
          <w:rFonts w:ascii="Calibri" w:hAnsi="Calibri" w:cs="Calibri"/>
          <w:noProof/>
          <w:szCs w:val="24"/>
        </w:rPr>
        <w:t xml:space="preserve">. </w:t>
      </w:r>
      <w:r w:rsidRPr="00F548A0">
        <w:rPr>
          <w:rFonts w:ascii="Calibri" w:hAnsi="Calibri" w:cs="Calibri"/>
          <w:i/>
          <w:iCs/>
          <w:noProof/>
          <w:szCs w:val="24"/>
        </w:rPr>
        <w:t>April</w:t>
      </w:r>
      <w:r w:rsidRPr="00F548A0">
        <w:rPr>
          <w:rFonts w:ascii="Calibri" w:hAnsi="Calibri" w:cs="Calibri"/>
          <w:noProof/>
          <w:szCs w:val="24"/>
        </w:rPr>
        <w:t>.</w:t>
      </w:r>
    </w:p>
    <w:p w14:paraId="1086995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Fazzari, S. M., Ferri, P., &amp; Variato, A. M. (2020). Demand-led growth and accommodating supply. </w:t>
      </w:r>
      <w:r w:rsidRPr="00F548A0">
        <w:rPr>
          <w:rFonts w:ascii="Calibri" w:hAnsi="Calibri" w:cs="Calibri"/>
          <w:i/>
          <w:iCs/>
          <w:noProof/>
          <w:szCs w:val="24"/>
        </w:rPr>
        <w:t>Cambridge Journal of Economics</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(3), 583–605. https://doi.org/10.1093/cje/bez055</w:t>
      </w:r>
    </w:p>
    <w:p w14:paraId="16B524E7"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Finansministeriet. </w:t>
      </w:r>
      <w:r w:rsidRPr="007D5417">
        <w:rPr>
          <w:rFonts w:ascii="Calibri" w:hAnsi="Calibri" w:cs="Calibri"/>
          <w:noProof/>
          <w:szCs w:val="24"/>
          <w:lang w:val="da-DK"/>
        </w:rPr>
        <w:t xml:space="preserve">(2017). </w:t>
      </w:r>
      <w:r w:rsidRPr="007D5417">
        <w:rPr>
          <w:rFonts w:ascii="Calibri" w:hAnsi="Calibri" w:cs="Calibri"/>
          <w:i/>
          <w:iCs/>
          <w:noProof/>
          <w:szCs w:val="24"/>
          <w:lang w:val="da-DK"/>
        </w:rPr>
        <w:t>Det danske pensionssystem nu og i fremtiden</w:t>
      </w:r>
      <w:r w:rsidRPr="007D5417">
        <w:rPr>
          <w:rFonts w:ascii="Calibri" w:hAnsi="Calibri" w:cs="Calibri"/>
          <w:noProof/>
          <w:szCs w:val="24"/>
          <w:lang w:val="da-DK"/>
        </w:rPr>
        <w:t>.</w:t>
      </w:r>
    </w:p>
    <w:p w14:paraId="3E556F49"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Finkelstein, A., &amp; Chetty, R. (2012). </w:t>
      </w:r>
      <w:r w:rsidRPr="00F548A0">
        <w:rPr>
          <w:rFonts w:ascii="Calibri" w:hAnsi="Calibri" w:cs="Calibri"/>
          <w:i/>
          <w:iCs/>
          <w:noProof/>
          <w:szCs w:val="24"/>
        </w:rPr>
        <w:t>SOCIAL INSURANCE: CONNECTING THEORY TO DATA</w:t>
      </w:r>
      <w:r w:rsidRPr="00F548A0">
        <w:rPr>
          <w:rFonts w:ascii="Calibri" w:hAnsi="Calibri" w:cs="Calibri"/>
          <w:noProof/>
          <w:szCs w:val="24"/>
        </w:rPr>
        <w:t>.</w:t>
      </w:r>
    </w:p>
    <w:p w14:paraId="6E9B144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Fredriksson, P., &amp; Söderström, M. (2020). The equilibrium impact of unemployment insurance on unemployment: Evidence from a non-linear policy rule.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187</w:t>
      </w:r>
      <w:r w:rsidRPr="00F548A0">
        <w:rPr>
          <w:rFonts w:ascii="Calibri" w:hAnsi="Calibri" w:cs="Calibri"/>
          <w:noProof/>
          <w:szCs w:val="24"/>
        </w:rPr>
        <w:t>, 104199. https://doi.org/10.1016/j.jpubeco.2020.104199</w:t>
      </w:r>
    </w:p>
    <w:p w14:paraId="4E6653B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Gutierrez, I. A. (2016). Job insecurity, unemployment insurance and on-the-job search. Evidence from older American workers. </w:t>
      </w:r>
      <w:r w:rsidRPr="00F548A0">
        <w:rPr>
          <w:rFonts w:ascii="Calibri" w:hAnsi="Calibri" w:cs="Calibri"/>
          <w:i/>
          <w:iCs/>
          <w:noProof/>
          <w:szCs w:val="24"/>
        </w:rPr>
        <w:t>Labour Economics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 228–245. https://doi.org/10.1016/j.labeco.2016.05.011</w:t>
      </w:r>
    </w:p>
    <w:p w14:paraId="46A7796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Hagedorn, M., Karahan, F., Manovskii, I., &amp; Mitman, K. (2013). </w:t>
      </w:r>
      <w:r w:rsidRPr="00F548A0">
        <w:rPr>
          <w:rFonts w:ascii="Calibri" w:hAnsi="Calibri" w:cs="Calibri"/>
          <w:noProof/>
          <w:szCs w:val="24"/>
        </w:rPr>
        <w:t xml:space="preserve">Unemployment Benefits and Unemployment in the Great Recession: The Role of Macro Effects. </w:t>
      </w:r>
      <w:r w:rsidRPr="00F548A0">
        <w:rPr>
          <w:rFonts w:ascii="Calibri" w:hAnsi="Calibri" w:cs="Calibri"/>
          <w:i/>
          <w:iCs/>
          <w:noProof/>
          <w:szCs w:val="24"/>
        </w:rPr>
        <w:t>SSRN Electronic Journal</w:t>
      </w:r>
      <w:r w:rsidRPr="00F548A0">
        <w:rPr>
          <w:rFonts w:ascii="Calibri" w:hAnsi="Calibri" w:cs="Calibri"/>
          <w:noProof/>
          <w:szCs w:val="24"/>
        </w:rPr>
        <w:t>. https://doi.org/10.2139/ssrn.2340678</w:t>
      </w:r>
    </w:p>
    <w:p w14:paraId="21E9A5B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Hagedorn, M., Manovskii, I., &amp; Mitman, K. (2016). Interpreting Recent Quasi-Experimental Evidence on the Effects of Unemployment Benefit Extensions. </w:t>
      </w:r>
      <w:r w:rsidRPr="00F548A0">
        <w:rPr>
          <w:rFonts w:ascii="Calibri" w:hAnsi="Calibri" w:cs="Calibri"/>
          <w:i/>
          <w:iCs/>
          <w:noProof/>
          <w:szCs w:val="24"/>
        </w:rPr>
        <w:t>NBER Working Paper Series</w:t>
      </w:r>
      <w:r w:rsidRPr="00F548A0">
        <w:rPr>
          <w:rFonts w:ascii="Calibri" w:hAnsi="Calibri" w:cs="Calibri"/>
          <w:noProof/>
          <w:szCs w:val="24"/>
        </w:rPr>
        <w:t>, 24. http://www.nber.org/papers/w22280</w:t>
      </w:r>
    </w:p>
    <w:p w14:paraId="1B87E90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Nicolini, J. P. (2009). Optimal unemployment insurance and employment history. </w:t>
      </w:r>
      <w:r w:rsidRPr="00F548A0">
        <w:rPr>
          <w:rFonts w:ascii="Calibri" w:hAnsi="Calibri" w:cs="Calibri"/>
          <w:i/>
          <w:iCs/>
          <w:noProof/>
          <w:szCs w:val="24"/>
        </w:rPr>
        <w:t>Review of Economic Studies</w:t>
      </w:r>
      <w:r w:rsidRPr="00F548A0">
        <w:rPr>
          <w:rFonts w:ascii="Calibri" w:hAnsi="Calibri" w:cs="Calibri"/>
          <w:noProof/>
          <w:szCs w:val="24"/>
        </w:rPr>
        <w:t xml:space="preserve">, </w:t>
      </w:r>
      <w:r w:rsidRPr="00F548A0">
        <w:rPr>
          <w:rFonts w:ascii="Calibri" w:hAnsi="Calibri" w:cs="Calibri"/>
          <w:i/>
          <w:iCs/>
          <w:noProof/>
          <w:szCs w:val="24"/>
        </w:rPr>
        <w:t>76</w:t>
      </w:r>
      <w:r w:rsidRPr="00F548A0">
        <w:rPr>
          <w:rFonts w:ascii="Calibri" w:hAnsi="Calibri" w:cs="Calibri"/>
          <w:noProof/>
          <w:szCs w:val="24"/>
        </w:rPr>
        <w:t>(3), 1049–1070. https://doi.org/10.1111/j.1467-937X.2009.00555.x</w:t>
      </w:r>
    </w:p>
    <w:p w14:paraId="480463B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Wang, C. (1996). Unemployment insurance with moral hazard in a dynamic economy A comment. </w:t>
      </w:r>
      <w:r w:rsidRPr="00F548A0">
        <w:rPr>
          <w:rFonts w:ascii="Calibri" w:hAnsi="Calibri" w:cs="Calibri"/>
          <w:i/>
          <w:iCs/>
          <w:noProof/>
          <w:szCs w:val="24"/>
        </w:rPr>
        <w:t>Carnegie-Rochester Conference Series on Public Policy</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 43–46. https://doi.org/10.1016/s0167-2231(96)90003-2</w:t>
      </w:r>
    </w:p>
    <w:p w14:paraId="6B71AA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Howell, D., &amp; Azizoglu, B. (2011). Unemployment Benefits and Work Incentives: The U.S. Labor Market in the Great Recession. </w:t>
      </w:r>
      <w:r w:rsidRPr="00F548A0">
        <w:rPr>
          <w:rFonts w:ascii="Calibri" w:hAnsi="Calibri" w:cs="Calibri"/>
          <w:i/>
          <w:iCs/>
          <w:noProof/>
          <w:szCs w:val="24"/>
        </w:rPr>
        <w:t>Political Economy Research Institute</w:t>
      </w:r>
      <w:r w:rsidRPr="00F548A0">
        <w:rPr>
          <w:rFonts w:ascii="Calibri" w:hAnsi="Calibri" w:cs="Calibri"/>
          <w:noProof/>
          <w:szCs w:val="24"/>
        </w:rPr>
        <w:t xml:space="preserve">, </w:t>
      </w:r>
      <w:r w:rsidRPr="00F548A0">
        <w:rPr>
          <w:rFonts w:ascii="Calibri" w:hAnsi="Calibri" w:cs="Calibri"/>
          <w:i/>
          <w:iCs/>
          <w:noProof/>
          <w:szCs w:val="24"/>
        </w:rPr>
        <w:t>257</w:t>
      </w:r>
      <w:r w:rsidRPr="00F548A0">
        <w:rPr>
          <w:rFonts w:ascii="Calibri" w:hAnsi="Calibri" w:cs="Calibri"/>
          <w:noProof/>
          <w:szCs w:val="24"/>
        </w:rPr>
        <w:t>, 151–162. https://doi.org/10.4324/9781315143842</w:t>
      </w:r>
    </w:p>
    <w:p w14:paraId="02B6812B"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lastRenderedPageBreak/>
        <w:t xml:space="preserve">Hummelgaard, P. (2021). </w:t>
      </w:r>
      <w:r w:rsidRPr="00F548A0">
        <w:rPr>
          <w:rFonts w:ascii="Calibri" w:hAnsi="Calibri" w:cs="Calibri"/>
          <w:i/>
          <w:iCs/>
          <w:noProof/>
          <w:szCs w:val="24"/>
        </w:rPr>
        <w:t>Spørgsmål nr:270</w:t>
      </w:r>
      <w:r w:rsidRPr="00F548A0">
        <w:rPr>
          <w:rFonts w:ascii="Calibri" w:hAnsi="Calibri" w:cs="Calibri"/>
          <w:noProof/>
          <w:szCs w:val="24"/>
        </w:rPr>
        <w:t xml:space="preserve">. </w:t>
      </w:r>
      <w:r w:rsidRPr="007D5417">
        <w:rPr>
          <w:rFonts w:ascii="Calibri" w:hAnsi="Calibri" w:cs="Calibri"/>
          <w:noProof/>
          <w:szCs w:val="24"/>
          <w:lang w:val="da-DK"/>
        </w:rPr>
        <w:t>Beskæftigelses Ministeriet. https://www.ft.dk/samling/20201/almdel/beu/spm/270/svar/1776624/2384360/index.htm</w:t>
      </w:r>
    </w:p>
    <w:p w14:paraId="2E85FDE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7D5417">
        <w:rPr>
          <w:rFonts w:ascii="Calibri" w:hAnsi="Calibri" w:cs="Calibri"/>
          <w:noProof/>
          <w:szCs w:val="24"/>
          <w:lang w:val="da-DK"/>
        </w:rPr>
        <w:t xml:space="preserve">Jensen, M. T. (2021). </w:t>
      </w:r>
      <w:r w:rsidRPr="007D5417">
        <w:rPr>
          <w:rFonts w:ascii="Calibri" w:hAnsi="Calibri" w:cs="Calibri"/>
          <w:i/>
          <w:iCs/>
          <w:noProof/>
          <w:szCs w:val="24"/>
          <w:lang w:val="da-DK"/>
        </w:rPr>
        <w:t>Prisen for at løfte dagpengene overdrives</w:t>
      </w:r>
      <w:r w:rsidRPr="007D5417">
        <w:rPr>
          <w:rFonts w:ascii="Calibri" w:hAnsi="Calibri" w:cs="Calibri"/>
          <w:noProof/>
          <w:szCs w:val="24"/>
          <w:lang w:val="da-DK"/>
        </w:rPr>
        <w:t xml:space="preserve">. </w:t>
      </w:r>
      <w:r w:rsidRPr="00F548A0">
        <w:rPr>
          <w:rFonts w:ascii="Calibri" w:hAnsi="Calibri" w:cs="Calibri"/>
          <w:noProof/>
          <w:szCs w:val="24"/>
        </w:rPr>
        <w:t>1–10.</w:t>
      </w:r>
    </w:p>
    <w:p w14:paraId="656A51F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Jurajda, Š. (2002). Estimating the effect of unemployment insurance compensation on the labor market histories of displaced workers. </w:t>
      </w:r>
      <w:r w:rsidRPr="00F548A0">
        <w:rPr>
          <w:rFonts w:ascii="Calibri" w:hAnsi="Calibri" w:cs="Calibri"/>
          <w:i/>
          <w:iCs/>
          <w:noProof/>
          <w:szCs w:val="24"/>
        </w:rPr>
        <w:t>Journal of Econometrics</w:t>
      </w:r>
      <w:r w:rsidRPr="00F548A0">
        <w:rPr>
          <w:rFonts w:ascii="Calibri" w:hAnsi="Calibri" w:cs="Calibri"/>
          <w:noProof/>
          <w:szCs w:val="24"/>
        </w:rPr>
        <w:t xml:space="preserve">, </w:t>
      </w:r>
      <w:r w:rsidRPr="00F548A0">
        <w:rPr>
          <w:rFonts w:ascii="Calibri" w:hAnsi="Calibri" w:cs="Calibri"/>
          <w:i/>
          <w:iCs/>
          <w:noProof/>
          <w:szCs w:val="24"/>
        </w:rPr>
        <w:t>108</w:t>
      </w:r>
      <w:r w:rsidRPr="00F548A0">
        <w:rPr>
          <w:rFonts w:ascii="Calibri" w:hAnsi="Calibri" w:cs="Calibri"/>
          <w:noProof/>
          <w:szCs w:val="24"/>
        </w:rPr>
        <w:t>(2), 227–252. https://doi.org/10.1016/S0304-4076(01)00135-X</w:t>
      </w:r>
    </w:p>
    <w:p w14:paraId="3AD894A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Kongshøj, P. (2015). </w:t>
      </w:r>
      <w:r w:rsidRPr="007D5417">
        <w:rPr>
          <w:rFonts w:ascii="Calibri" w:hAnsi="Calibri" w:cs="Calibri"/>
          <w:i/>
          <w:iCs/>
          <w:noProof/>
          <w:szCs w:val="24"/>
          <w:lang w:val="da-DK"/>
        </w:rPr>
        <w:t>Dansk fl exicurity under pres – både indefra og udefra</w:t>
      </w:r>
      <w:r w:rsidRPr="007D5417">
        <w:rPr>
          <w:rFonts w:ascii="Calibri" w:hAnsi="Calibri" w:cs="Calibri"/>
          <w:noProof/>
          <w:szCs w:val="24"/>
          <w:lang w:val="da-DK"/>
        </w:rPr>
        <w:t xml:space="preserve">. </w:t>
      </w:r>
      <w:r w:rsidRPr="00F548A0">
        <w:rPr>
          <w:rFonts w:ascii="Calibri" w:hAnsi="Calibri" w:cs="Calibri"/>
          <w:i/>
          <w:iCs/>
          <w:noProof/>
          <w:szCs w:val="24"/>
        </w:rPr>
        <w:t>1</w:t>
      </w:r>
      <w:r w:rsidRPr="00F548A0">
        <w:rPr>
          <w:rFonts w:ascii="Calibri" w:hAnsi="Calibri" w:cs="Calibri"/>
          <w:noProof/>
          <w:szCs w:val="24"/>
        </w:rPr>
        <w:t>, 5–10.</w:t>
      </w:r>
    </w:p>
    <w:p w14:paraId="21CABB0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Lalive, B. R., Landais, C., &amp; Zweimüller, J. (2015). </w:t>
      </w:r>
      <w:r w:rsidRPr="00F548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548A0">
        <w:rPr>
          <w:rFonts w:ascii="Calibri" w:hAnsi="Calibri" w:cs="Calibri"/>
          <w:noProof/>
          <w:szCs w:val="24"/>
        </w:rPr>
        <w:t xml:space="preserve">. </w:t>
      </w:r>
      <w:r w:rsidRPr="00F548A0">
        <w:rPr>
          <w:rFonts w:ascii="Calibri" w:hAnsi="Calibri" w:cs="Calibri"/>
          <w:i/>
          <w:iCs/>
          <w:noProof/>
          <w:szCs w:val="24"/>
        </w:rPr>
        <w:t>105</w:t>
      </w:r>
      <w:r w:rsidRPr="00F548A0">
        <w:rPr>
          <w:rFonts w:ascii="Calibri" w:hAnsi="Calibri" w:cs="Calibri"/>
          <w:noProof/>
          <w:szCs w:val="24"/>
        </w:rPr>
        <w:t>(12), 3564–3596.</w:t>
      </w:r>
    </w:p>
    <w:p w14:paraId="7975F3E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Lavoie, M., &amp; Godley, W. (2012). Monetary Economics - An Integrated Approach to Credit, Money, Income, Production and Wealth. In </w:t>
      </w:r>
      <w:r w:rsidRPr="00F548A0">
        <w:rPr>
          <w:rFonts w:ascii="Calibri" w:hAnsi="Calibri" w:cs="Calibri"/>
          <w:i/>
          <w:iCs/>
          <w:noProof/>
          <w:szCs w:val="24"/>
        </w:rPr>
        <w:t>Https://Medium.Com/</w:t>
      </w:r>
      <w:r w:rsidRPr="00F548A0">
        <w:rPr>
          <w:rFonts w:ascii="Calibri" w:hAnsi="Calibri" w:cs="Calibri"/>
          <w:noProof/>
          <w:szCs w:val="24"/>
        </w:rPr>
        <w:t>. https://medium.com/@arifwicaksanaa/pengertian-use-case-a7e576e1b6bf</w:t>
      </w:r>
    </w:p>
    <w:p w14:paraId="3D19CDA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Marinescu, I. (2017). The general equilibrium impacts of unemployment insurance: Evidence from a large online job board.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150</w:t>
      </w:r>
      <w:r w:rsidRPr="00F548A0">
        <w:rPr>
          <w:rFonts w:ascii="Calibri" w:hAnsi="Calibri" w:cs="Calibri"/>
          <w:noProof/>
          <w:szCs w:val="24"/>
        </w:rPr>
        <w:t>, 14–29. https://doi.org/10.1016/j.jpubeco.2017.02.012</w:t>
      </w:r>
    </w:p>
    <w:p w14:paraId="21F2CA65"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Mcdonald, I. M., &amp; Solow, R. M. (1981). </w:t>
      </w:r>
      <w:r w:rsidRPr="00F548A0">
        <w:rPr>
          <w:rFonts w:ascii="Calibri" w:hAnsi="Calibri" w:cs="Calibri"/>
          <w:i/>
          <w:iCs/>
          <w:noProof/>
          <w:szCs w:val="24"/>
        </w:rPr>
        <w:t>Wage Bargaining and Employment</w:t>
      </w:r>
      <w:r w:rsidRPr="00F548A0">
        <w:rPr>
          <w:rFonts w:ascii="Calibri" w:hAnsi="Calibri" w:cs="Calibri"/>
          <w:noProof/>
          <w:szCs w:val="24"/>
        </w:rPr>
        <w:t xml:space="preserve">. </w:t>
      </w:r>
      <w:r w:rsidRPr="00F548A0">
        <w:rPr>
          <w:rFonts w:ascii="Calibri" w:hAnsi="Calibri" w:cs="Calibri"/>
          <w:i/>
          <w:iCs/>
          <w:noProof/>
          <w:szCs w:val="24"/>
        </w:rPr>
        <w:t>71</w:t>
      </w:r>
      <w:r w:rsidRPr="00F548A0">
        <w:rPr>
          <w:rFonts w:ascii="Calibri" w:hAnsi="Calibri" w:cs="Calibri"/>
          <w:noProof/>
          <w:szCs w:val="24"/>
        </w:rPr>
        <w:t>(5), 896–908.</w:t>
      </w:r>
    </w:p>
    <w:p w14:paraId="7A4B58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Millemaci, E., &amp; Ofria, F. (2014). Kaldor-Verdoorn’s law and increasing returns to scale: A comparison across developed countries. </w:t>
      </w:r>
      <w:r w:rsidRPr="00F548A0">
        <w:rPr>
          <w:rFonts w:ascii="Calibri" w:hAnsi="Calibri" w:cs="Calibri"/>
          <w:i/>
          <w:iCs/>
          <w:noProof/>
          <w:szCs w:val="24"/>
        </w:rPr>
        <w:t>Journal of Economic Studies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(1), 140–162. https://doi.org/10.1108/JES-02-2012-0026</w:t>
      </w:r>
    </w:p>
    <w:p w14:paraId="379EC2C7"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Nørgaard, T. (1995). </w:t>
      </w:r>
      <w:r w:rsidRPr="007D5417">
        <w:rPr>
          <w:rFonts w:ascii="Calibri" w:hAnsi="Calibri" w:cs="Calibri"/>
          <w:i/>
          <w:iCs/>
          <w:noProof/>
          <w:szCs w:val="24"/>
          <w:lang w:val="da-DK"/>
        </w:rPr>
        <w:t>Bekendtgørelse om fastsættelse og regulering af omregningssats</w:t>
      </w:r>
      <w:r w:rsidRPr="007D5417">
        <w:rPr>
          <w:rFonts w:ascii="Calibri" w:hAnsi="Calibri" w:cs="Calibri"/>
          <w:noProof/>
          <w:szCs w:val="24"/>
          <w:lang w:val="da-DK"/>
        </w:rPr>
        <w:t>. https://www.retsinformation.dk/eli/lta/1995/1154</w:t>
      </w:r>
    </w:p>
    <w:p w14:paraId="60A327E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Galanis, G. (2012). Is aggregate demand wage-led or profit-led? </w:t>
      </w:r>
      <w:r w:rsidRPr="00F548A0">
        <w:rPr>
          <w:rFonts w:ascii="Calibri" w:hAnsi="Calibri" w:cs="Calibri"/>
          <w:i/>
          <w:iCs/>
          <w:noProof/>
          <w:szCs w:val="24"/>
        </w:rPr>
        <w:t>Conditions of Work and Employment Series</w:t>
      </w:r>
      <w:r w:rsidRPr="00F548A0">
        <w:rPr>
          <w:rFonts w:ascii="Calibri" w:hAnsi="Calibri" w:cs="Calibri"/>
          <w:noProof/>
          <w:szCs w:val="24"/>
        </w:rPr>
        <w:t xml:space="preserve">, </w:t>
      </w:r>
      <w:r w:rsidRPr="00F548A0">
        <w:rPr>
          <w:rFonts w:ascii="Calibri" w:hAnsi="Calibri" w:cs="Calibri"/>
          <w:i/>
          <w:iCs/>
          <w:noProof/>
          <w:szCs w:val="24"/>
        </w:rPr>
        <w:t>40</w:t>
      </w:r>
      <w:r w:rsidRPr="00F548A0">
        <w:rPr>
          <w:rFonts w:ascii="Calibri" w:hAnsi="Calibri" w:cs="Calibri"/>
          <w:noProof/>
          <w:szCs w:val="24"/>
        </w:rPr>
        <w:t>(40).</w:t>
      </w:r>
    </w:p>
    <w:p w14:paraId="6E3FB4EB"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Obst, T. (2015). </w:t>
      </w:r>
      <w:r w:rsidRPr="00F548A0">
        <w:rPr>
          <w:rFonts w:ascii="Calibri" w:hAnsi="Calibri" w:cs="Calibri"/>
          <w:i/>
          <w:iCs/>
          <w:noProof/>
          <w:szCs w:val="24"/>
        </w:rPr>
        <w:t>Wage-led growth in the EU15 Member States: the effects of income distribution on growth, investment, trade balance, and inflation</w:t>
      </w:r>
      <w:r w:rsidRPr="00F548A0">
        <w:rPr>
          <w:rFonts w:ascii="Calibri" w:hAnsi="Calibri" w:cs="Calibri"/>
          <w:noProof/>
          <w:szCs w:val="24"/>
        </w:rPr>
        <w:t>. 1–48.</w:t>
      </w:r>
    </w:p>
    <w:p w14:paraId="1D0C84F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Risgaard, L. (2021). </w:t>
      </w:r>
      <w:r w:rsidRPr="00F548A0">
        <w:rPr>
          <w:rFonts w:ascii="Calibri" w:hAnsi="Calibri" w:cs="Calibri"/>
          <w:i/>
          <w:iCs/>
          <w:noProof/>
          <w:szCs w:val="24"/>
        </w:rPr>
        <w:t>Mere tryghed til lønmodtagerne</w:t>
      </w:r>
      <w:r w:rsidRPr="00F548A0">
        <w:rPr>
          <w:rFonts w:ascii="Calibri" w:hAnsi="Calibri" w:cs="Calibri"/>
          <w:noProof/>
          <w:szCs w:val="24"/>
        </w:rPr>
        <w:t>.</w:t>
      </w:r>
    </w:p>
    <w:p w14:paraId="04550F3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Setterfield, M. (2003). Supply and Demand in the Theory of Long-run Growth: Introduction to a symposium on demand-led growth.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(1), 23–32. https://doi.org/10.1080/09538250308440</w:t>
      </w:r>
    </w:p>
    <w:p w14:paraId="4E352F2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Shapiro, B. C., &amp; Stiglitz, J. E. (1984). American Economic Association Equilibrium Unemployment as a Worker Discipline Device. </w:t>
      </w:r>
      <w:r w:rsidRPr="00F548A0">
        <w:rPr>
          <w:rFonts w:ascii="Calibri" w:hAnsi="Calibri" w:cs="Calibri"/>
          <w:i/>
          <w:iCs/>
          <w:noProof/>
          <w:szCs w:val="24"/>
        </w:rPr>
        <w:t>The American Economic Review</w:t>
      </w:r>
      <w:r w:rsidRPr="00F548A0">
        <w:rPr>
          <w:rFonts w:ascii="Calibri" w:hAnsi="Calibri" w:cs="Calibri"/>
          <w:noProof/>
          <w:szCs w:val="24"/>
        </w:rPr>
        <w:t xml:space="preserve">, </w:t>
      </w:r>
      <w:r w:rsidRPr="00F548A0">
        <w:rPr>
          <w:rFonts w:ascii="Calibri" w:hAnsi="Calibri" w:cs="Calibri"/>
          <w:i/>
          <w:iCs/>
          <w:noProof/>
          <w:szCs w:val="24"/>
        </w:rPr>
        <w:t>74</w:t>
      </w:r>
      <w:r w:rsidRPr="00F548A0">
        <w:rPr>
          <w:rFonts w:ascii="Calibri" w:hAnsi="Calibri" w:cs="Calibri"/>
          <w:noProof/>
          <w:szCs w:val="24"/>
        </w:rPr>
        <w:t>(3), 433–444.</w:t>
      </w:r>
    </w:p>
    <w:p w14:paraId="695FEA2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Stockhammer, E., &amp; Lavoie, M. (2013). Wage-led Growth. In </w:t>
      </w:r>
      <w:r w:rsidRPr="00F548A0">
        <w:rPr>
          <w:rFonts w:ascii="Calibri" w:hAnsi="Calibri" w:cs="Calibri"/>
          <w:i/>
          <w:iCs/>
          <w:noProof/>
          <w:szCs w:val="24"/>
        </w:rPr>
        <w:t>Wage-led Growth</w:t>
      </w:r>
      <w:r w:rsidRPr="00F548A0">
        <w:rPr>
          <w:rFonts w:ascii="Calibri" w:hAnsi="Calibri" w:cs="Calibri"/>
          <w:noProof/>
          <w:szCs w:val="24"/>
        </w:rPr>
        <w:t xml:space="preserve"> (Issue February). https://doi.org/10.1057/9781137357939</w:t>
      </w:r>
    </w:p>
    <w:p w14:paraId="1FA5B57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The IS-Commission. (2015a). </w:t>
      </w:r>
      <w:r w:rsidRPr="00F548A0">
        <w:rPr>
          <w:rFonts w:ascii="Calibri" w:hAnsi="Calibri" w:cs="Calibri"/>
          <w:i/>
          <w:iCs/>
          <w:noProof/>
          <w:szCs w:val="24"/>
        </w:rPr>
        <w:t>Dagpengemodellen teknisk analyserapport</w:t>
      </w:r>
      <w:r w:rsidRPr="00F548A0">
        <w:rPr>
          <w:rFonts w:ascii="Calibri" w:hAnsi="Calibri" w:cs="Calibri"/>
          <w:noProof/>
          <w:szCs w:val="24"/>
        </w:rPr>
        <w:t>.</w:t>
      </w:r>
    </w:p>
    <w:p w14:paraId="332FD9B8" w14:textId="77777777" w:rsidR="00F548A0" w:rsidRPr="007D5417" w:rsidRDefault="00F548A0" w:rsidP="00F548A0">
      <w:pPr>
        <w:widowControl w:val="0"/>
        <w:autoSpaceDE w:val="0"/>
        <w:autoSpaceDN w:val="0"/>
        <w:adjustRightInd w:val="0"/>
        <w:spacing w:line="240" w:lineRule="auto"/>
        <w:ind w:left="480" w:hanging="480"/>
        <w:rPr>
          <w:rFonts w:ascii="Calibri" w:hAnsi="Calibri" w:cs="Calibri"/>
          <w:noProof/>
          <w:szCs w:val="24"/>
          <w:lang w:val="da-DK"/>
        </w:rPr>
      </w:pPr>
      <w:r w:rsidRPr="00F548A0">
        <w:rPr>
          <w:rFonts w:ascii="Calibri" w:hAnsi="Calibri" w:cs="Calibri"/>
          <w:noProof/>
          <w:szCs w:val="24"/>
        </w:rPr>
        <w:t xml:space="preserve">The IS-Commission. </w:t>
      </w:r>
      <w:r w:rsidRPr="007D5417">
        <w:rPr>
          <w:rFonts w:ascii="Calibri" w:hAnsi="Calibri" w:cs="Calibri"/>
          <w:noProof/>
          <w:szCs w:val="24"/>
          <w:lang w:val="da-DK"/>
        </w:rPr>
        <w:t xml:space="preserve">(2015b). </w:t>
      </w:r>
      <w:r w:rsidRPr="007D5417">
        <w:rPr>
          <w:rFonts w:ascii="Calibri" w:hAnsi="Calibri" w:cs="Calibri"/>
          <w:i/>
          <w:iCs/>
          <w:noProof/>
          <w:szCs w:val="24"/>
          <w:lang w:val="da-DK"/>
        </w:rPr>
        <w:t>Kompensationsgraden i dagpengesystemet</w:t>
      </w:r>
      <w:r w:rsidRPr="007D5417">
        <w:rPr>
          <w:rFonts w:ascii="Calibri" w:hAnsi="Calibri" w:cs="Calibri"/>
          <w:noProof/>
          <w:szCs w:val="24"/>
          <w:lang w:val="da-DK"/>
        </w:rPr>
        <w:t>. 41.</w:t>
      </w:r>
    </w:p>
    <w:p w14:paraId="4DC03DD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rPr>
      </w:pPr>
      <w:r w:rsidRPr="007D5417">
        <w:rPr>
          <w:rFonts w:ascii="Calibri" w:hAnsi="Calibri" w:cs="Calibri"/>
          <w:noProof/>
          <w:szCs w:val="24"/>
          <w:lang w:val="da-DK"/>
        </w:rPr>
        <w:t xml:space="preserve">Topel, B. R. H. (1983). </w:t>
      </w:r>
      <w:r w:rsidRPr="00F548A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548A0">
        <w:rPr>
          <w:rFonts w:ascii="Calibri" w:hAnsi="Calibri" w:cs="Calibri"/>
          <w:noProof/>
          <w:szCs w:val="24"/>
        </w:rPr>
        <w:t xml:space="preserve">. </w:t>
      </w:r>
      <w:r w:rsidRPr="00F548A0">
        <w:rPr>
          <w:rFonts w:ascii="Calibri" w:hAnsi="Calibri" w:cs="Calibri"/>
          <w:i/>
          <w:iCs/>
          <w:noProof/>
          <w:szCs w:val="24"/>
        </w:rPr>
        <w:t>73</w:t>
      </w:r>
      <w:r w:rsidRPr="00F548A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m:t>
                </m:r>
                <m:r>
                  <w:rPr>
                    <w:rFonts w:ascii="Cambria Math" w:eastAsia="Cambria Math" w:hAnsi="Cambria Math" w:cs="Cambria Math"/>
                    <w:sz w:val="20"/>
                    <w:szCs w:val="20"/>
                  </w:rPr>
                  <m:t>31</m:t>
                </m:r>
                <m:r>
                  <w:rPr>
                    <w:rFonts w:ascii="Cambria Math" w:eastAsia="Cambria Math" w:hAnsi="Cambria Math" w:cs="Cambria Math"/>
                    <w:sz w:val="20"/>
                    <w:szCs w:val="20"/>
                  </w:rPr>
                  <m:t>.</m:t>
                </m:r>
                <m:r>
                  <w:rPr>
                    <w:rFonts w:ascii="Cambria Math" w:eastAsia="Cambria Math" w:hAnsi="Cambria Math" w:cs="Cambria Math"/>
                    <w:sz w:val="20"/>
                    <w:szCs w:val="20"/>
                  </w:rPr>
                  <m:t>66</m:t>
                </m:r>
                <m:r>
                  <w:rPr>
                    <w:rFonts w:ascii="Cambria Math" w:eastAsia="Cambria Math" w:hAnsi="Cambria Math" w:cs="Cambria Math"/>
                    <w:sz w:val="20"/>
                    <w:szCs w:val="20"/>
                  </w:rPr>
                  <m:t>+1.</m:t>
                </m:r>
                <m:r>
                  <w:rPr>
                    <w:rFonts w:ascii="Cambria Math" w:eastAsia="Cambria Math" w:hAnsi="Cambria Math" w:cs="Cambria Math"/>
                    <w:sz w:val="20"/>
                    <w:szCs w:val="20"/>
                  </w:rPr>
                  <m:t>74</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m:t>
                </m:r>
                <m:r>
                  <w:rPr>
                    <w:rFonts w:ascii="Cambria Math" w:eastAsia="Cambria Math" w:hAnsi="Cambria Math" w:cs="Cambria Math"/>
                    <w:sz w:val="20"/>
                    <w:szCs w:val="20"/>
                  </w:rPr>
                  <m:t>83</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m:t>
                </m:r>
                <m:r>
                  <w:rPr>
                    <w:rFonts w:ascii="Cambria Math" w:eastAsia="Cambria Math" w:hAnsi="Cambria Math" w:cs="Cambria Math"/>
                    <w:sz w:val="20"/>
                    <w:szCs w:val="20"/>
                  </w:rPr>
                  <m:t>76</m:t>
                </m:r>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48"/>
            <w:r>
              <w:rPr>
                <w:sz w:val="20"/>
                <w:szCs w:val="20"/>
              </w:rPr>
              <w:t>(A. 55)</w:t>
            </w:r>
            <w:commentRangeEnd w:id="48"/>
            <w:r w:rsidR="00432F71">
              <w:rPr>
                <w:rStyle w:val="Kommentarhenvisning"/>
              </w:rPr>
              <w:commentReference w:id="48"/>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30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63</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62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25</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r>
                          <w:rPr>
                            <w:rFonts w:ascii="Cambria Math" w:eastAsia="Cambria Math" w:hAnsi="Cambria Math" w:cs="Cambria Math"/>
                            <w:color w:val="000000"/>
                            <w:sz w:val="20"/>
                            <w:szCs w:val="20"/>
                          </w:rPr>
                          <m: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m:t>
                </m:r>
                <m:r>
                  <w:rPr>
                    <w:rFonts w:ascii="Cambria Math" w:eastAsia="Cambria Math" w:hAnsi="Cambria Math" w:cs="Cambria Math"/>
                    <w:color w:val="000000"/>
                    <w:sz w:val="20"/>
                    <w:szCs w:val="20"/>
                  </w:rPr>
                  <m:t>6</m:t>
                </m:r>
                <m:r>
                  <w:rPr>
                    <w:rFonts w:ascii="Cambria Math" w:eastAsia="Cambria Math" w:hAnsi="Cambria Math" w:cs="Cambria Math"/>
                    <w:color w:val="000000"/>
                    <w:sz w:val="20"/>
                    <w:szCs w:val="20"/>
                  </w:rPr>
                  <m:t>-0.1</m:t>
                </m:r>
                <m:r>
                  <w:rPr>
                    <w:rFonts w:ascii="Cambria Math" w:eastAsia="Cambria Math" w:hAnsi="Cambria Math" w:cs="Cambria Math"/>
                    <w:color w:val="000000"/>
                    <w:sz w:val="20"/>
                    <w:szCs w:val="20"/>
                  </w:rPr>
                  <m:t>3</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28</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38</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m:t>
                </m:r>
                <m:r>
                  <w:rPr>
                    <w:rFonts w:ascii="Cambria Math" w:eastAsia="Cambria Math" w:hAnsi="Cambria Math" w:cs="Cambria Math"/>
                    <w:color w:val="000000"/>
                    <w:sz w:val="20"/>
                    <w:szCs w:val="20"/>
                  </w:rPr>
                  <m:t>22</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m:t>
                </m:r>
                <m:r>
                  <w:rPr>
                    <w:rFonts w:ascii="Cambria Math" w:eastAsia="Cambria Math" w:hAnsi="Cambria Math" w:cs="Cambria Math"/>
                    <w:color w:val="000000"/>
                    <w:sz w:val="20"/>
                    <w:szCs w:val="20"/>
                  </w:rPr>
                  <m:t>7</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9" w:name="_Hlk120432915"/>
            <m:oMathPara>
              <m:oMath>
                <m:r>
                  <w:rPr>
                    <w:rFonts w:ascii="Cambria Math" w:hAnsi="Cambria Math" w:cstheme="minorHAnsi"/>
                    <w:sz w:val="20"/>
                    <w:szCs w:val="20"/>
                  </w:rPr>
                  <m:t>Ma</m:t>
                </m:r>
                <m:r>
                  <w:rPr>
                    <w:rFonts w:ascii="Cambria Math" w:hAnsi="Cambria Math" w:cstheme="minorHAnsi"/>
                    <w:sz w:val="20"/>
                    <w:szCs w:val="20"/>
                  </w:rPr>
                  <m:t>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9"/>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r>
                      <w:rPr>
                        <w:rFonts w:ascii="Cambria Math" w:hAnsi="Cambria Math" w:cstheme="minorHAnsi"/>
                        <w:sz w:val="20"/>
                        <w:szCs w:val="20"/>
                      </w:rPr>
                      <m:t>-4</m:t>
                    </m:r>
                  </m:sub>
                </m:sSub>
                <m:r>
                  <w:rPr>
                    <w:rFonts w:ascii="Cambria Math" w:hAnsi="Cambria Math" w:cstheme="minorHAnsi"/>
                    <w:sz w:val="20"/>
                    <w:szCs w:val="20"/>
                  </w:rPr>
                  <m:t>(1 +</m:t>
                </m:r>
                <m:r>
                  <w:rPr>
                    <w:rFonts w:ascii="Cambria Math" w:hAnsi="Cambria Math" w:cstheme="minorHAnsi"/>
                    <w:sz w:val="20"/>
                    <w:szCs w:val="20"/>
                  </w:rPr>
                  <m:t>SR</m:t>
                </m:r>
                <m:r>
                  <w:rPr>
                    <w:rFonts w:ascii="Cambria Math" w:hAnsi="Cambria Math" w:cstheme="minorHAnsi"/>
                    <w:sz w:val="20"/>
                    <w:szCs w:val="20"/>
                  </w:rPr>
                  <m:t>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m:t>
                </m:r>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w:t>
            </w:r>
            <w:r>
              <w:rPr>
                <w:sz w:val="20"/>
                <w:szCs w:val="20"/>
              </w:rPr>
              <w:t>2</w:t>
            </w:r>
            <w:r>
              <w:rPr>
                <w:sz w:val="20"/>
                <w:szCs w:val="20"/>
              </w:rPr>
              <w:t>)</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m:t>
                    </m:r>
                    <m:r>
                      <w:rPr>
                        <w:rFonts w:ascii="Cambria Math" w:hAnsi="Cambria Math" w:cstheme="minorHAnsi"/>
                        <w:sz w:val="20"/>
                        <w:szCs w:val="20"/>
                      </w:rPr>
                      <m:t>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w:t>
            </w:r>
            <w:r>
              <w:rPr>
                <w:sz w:val="20"/>
                <w:szCs w:val="20"/>
              </w:rPr>
              <w:t>3</w:t>
            </w:r>
            <w:r>
              <w:rPr>
                <w:sz w:val="20"/>
                <w:szCs w:val="20"/>
              </w:rPr>
              <w:t>)</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50"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0"/>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1"/>
            <w:r>
              <w:rPr>
                <w:sz w:val="20"/>
                <w:szCs w:val="20"/>
              </w:rPr>
              <w:t>(A. 14</w:t>
            </w:r>
            <w:r w:rsidR="00AE71E7">
              <w:rPr>
                <w:sz w:val="20"/>
                <w:szCs w:val="20"/>
              </w:rPr>
              <w:t>5</w:t>
            </w:r>
            <w:r>
              <w:rPr>
                <w:sz w:val="20"/>
                <w:szCs w:val="20"/>
              </w:rPr>
              <w:t>)</w:t>
            </w:r>
            <w:commentRangeEnd w:id="51"/>
            <w:r>
              <w:rPr>
                <w:rStyle w:val="Kommentarhenvisning"/>
              </w:rPr>
              <w:commentReference w:id="51"/>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w:t>
            </w:r>
            <w:r>
              <w:rPr>
                <w:sz w:val="20"/>
                <w:szCs w:val="20"/>
              </w:rPr>
              <w:t>6</w:t>
            </w:r>
            <w:r>
              <w:rPr>
                <w:sz w:val="20"/>
                <w:szCs w:val="20"/>
              </w:rPr>
              <w:t>)</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m:t>
                </m:r>
                <m:r>
                  <w:rPr>
                    <w:rFonts w:ascii="Cambria Math" w:eastAsia="Calibri" w:hAnsi="Cambria Math" w:cs="Arial"/>
                    <w:sz w:val="20"/>
                    <w:szCs w:val="20"/>
                  </w:rPr>
                  <m:t>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m:t>
                </m:r>
                <m:r>
                  <w:rPr>
                    <w:rFonts w:ascii="Cambria Math" w:eastAsia="Calibri" w:hAnsi="Cambria Math" w:cs="Arial"/>
                    <w:sz w:val="20"/>
                    <w:szCs w:val="20"/>
                  </w:rPr>
                  <m:t>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w:t>
            </w:r>
            <w:r>
              <w:rPr>
                <w:sz w:val="20"/>
                <w:szCs w:val="20"/>
              </w:rPr>
              <w:t>7</w:t>
            </w:r>
            <w:r>
              <w:rPr>
                <w:sz w:val="20"/>
                <w:szCs w:val="20"/>
              </w:rPr>
              <w:t>)</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 xml:space="preserve">If </m:t>
                </m:r>
                <m:r>
                  <w:rPr>
                    <w:rFonts w:ascii="Cambria Math" w:hAnsi="Cambria Math"/>
                  </w:rPr>
                  <m:t>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 xml:space="preserve">If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 xml:space="preserve">If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m:t>
                </m:r>
                <m:r>
                  <w:rPr>
                    <w:rFonts w:ascii="Cambria Math" w:eastAsia="Calibri" w:hAnsi="Cambria Math" w:cs="Arial"/>
                    <w:sz w:val="20"/>
                    <w:szCs w:val="20"/>
                  </w:rPr>
                  <m:t>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2"/>
            <w:r>
              <w:rPr>
                <w:sz w:val="20"/>
                <w:szCs w:val="20"/>
              </w:rPr>
              <w:t>(A. 14</w:t>
            </w:r>
            <w:r>
              <w:rPr>
                <w:sz w:val="20"/>
                <w:szCs w:val="20"/>
              </w:rPr>
              <w:t>8</w:t>
            </w:r>
            <w:r>
              <w:rPr>
                <w:sz w:val="20"/>
                <w:szCs w:val="20"/>
              </w:rPr>
              <w:t>)</w:t>
            </w:r>
            <w:commentRangeEnd w:id="52"/>
            <w:r>
              <w:rPr>
                <w:rStyle w:val="Kommentarhenvisning"/>
              </w:rPr>
              <w:commentReference w:id="52"/>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m:t>
                </m:r>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m:t>
                </m:r>
                <m:r>
                  <w:rPr>
                    <w:rFonts w:ascii="Cambria Math" w:eastAsia="Calibri" w:hAnsi="Cambria Math" w:cs="Arial"/>
                    <w:sz w:val="20"/>
                    <w:szCs w:val="20"/>
                    <w:lang w:val="da-DK"/>
                  </w:rPr>
                  <m:t>(</m:t>
                </m:r>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r>
              <w:rPr>
                <w:sz w:val="20"/>
                <w:szCs w:val="20"/>
              </w:rPr>
              <w:t>Noninal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AE71E7"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AE71E7"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r>
                      <w:rPr>
                        <w:rFonts w:ascii="Cambria Math" w:eastAsia="Cambria Math" w:hAnsi="Cambria Math" w:cs="Cambria Math"/>
                        <w:sz w:val="20"/>
                        <w:szCs w:val="20"/>
                      </w:rPr>
                      <m:t>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Benefits received by the households in</w:t>
            </w:r>
            <w:r>
              <w:rPr>
                <w:sz w:val="20"/>
                <w:szCs w:val="20"/>
              </w:rPr>
              <w:t xml:space="preserve"> the form of </w:t>
            </w:r>
            <w:r>
              <w:rPr>
                <w:sz w:val="20"/>
                <w:szCs w:val="20"/>
              </w:rPr>
              <w:t xml:space="preserve"> income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m:t>
                </m:r>
                <m:r>
                  <w:rPr>
                    <w:rFonts w:ascii="Cambria Math" w:hAnsi="Cambria Math" w:cstheme="minorHAnsi"/>
                    <w:sz w:val="20"/>
                    <w:szCs w:val="20"/>
                  </w:rPr>
                  <m:t>A</m:t>
                </m:r>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j</m:t>
                    </m:r>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m:t>
                </m:r>
                <m:r>
                  <w:rPr>
                    <w:rFonts w:ascii="Cambria Math" w:hAnsi="Cambria Math" w:cstheme="minorHAnsi"/>
                    <w:sz w:val="20"/>
                    <w:szCs w:val="20"/>
                  </w:rPr>
                  <m:t>R</m:t>
                </m:r>
                <m:r>
                  <w:rPr>
                    <w:rFonts w:ascii="Cambria Math" w:hAnsi="Cambria Math" w:cstheme="minorHAnsi"/>
                    <w:sz w:val="20"/>
                    <w:szCs w:val="20"/>
                  </w:rPr>
                  <m:t>e</m:t>
                </m:r>
                <m:sSub>
                  <m:sSubPr>
                    <m:ctrlPr>
                      <w:rPr>
                        <w:rFonts w:ascii="Cambria Math" w:hAnsi="Cambria Math" w:cstheme="minorHAnsi"/>
                        <w:i/>
                        <w:sz w:val="20"/>
                        <w:szCs w:val="20"/>
                      </w:rPr>
                    </m:ctrlPr>
                  </m:sSubPr>
                  <m:e>
                    <m:r>
                      <w:rPr>
                        <w:rFonts w:ascii="Cambria Math" w:hAnsi="Cambria Math" w:cstheme="minorHAnsi"/>
                        <w:sz w:val="20"/>
                        <w:szCs w:val="20"/>
                      </w:rPr>
                      <m:t>g</m:t>
                    </m:r>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 xml:space="preserve">9a: </w:t>
      </w:r>
      <w:r w:rsidR="00AA51D1">
        <w:t>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r>
      <w:r>
        <w:t>9</w:t>
      </w:r>
      <w:r>
        <w:t>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r>
      <w:r>
        <w:t>10</w:t>
      </w:r>
      <w:r>
        <w:t>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2" w:author="Simon Thomsen" w:date="2022-11-26T19:50:00Z" w:initials="ST">
    <w:p w14:paraId="03AD82C6" w14:textId="77777777" w:rsidR="00552417" w:rsidRDefault="00552417" w:rsidP="004F1EFE">
      <w:pPr>
        <w:pStyle w:val="Kommentartekst"/>
      </w:pPr>
      <w:r>
        <w:rPr>
          <w:rStyle w:val="Kommentarhenvisning"/>
        </w:rPr>
        <w:annotationRef/>
      </w:r>
      <w:r>
        <w:t>Fint?</w:t>
      </w:r>
    </w:p>
  </w:comment>
  <w:comment w:id="4" w:author="Simon Thomsen" w:date="2022-11-26T19:54:00Z" w:initials="ST">
    <w:p w14:paraId="5DA4037C" w14:textId="77777777" w:rsidR="00DF372B" w:rsidRDefault="00DF372B" w:rsidP="007F4DAF">
      <w:pPr>
        <w:pStyle w:val="Kommentartekst"/>
      </w:pPr>
      <w:r>
        <w:rPr>
          <w:rStyle w:val="Kommentarhenvisning"/>
        </w:rPr>
        <w:annotationRef/>
      </w:r>
      <w:r>
        <w:t>Hvad gør jeg når flere?</w:t>
      </w:r>
    </w:p>
  </w:comment>
  <w:comment w:id="5" w:author="Simon Fløj Thomsen" w:date="2022-11-26T09:19:00Z" w:initials="SFT">
    <w:p w14:paraId="497F4793" w14:textId="497C6E34" w:rsidR="007C05AF" w:rsidRDefault="007C05AF" w:rsidP="0093579A">
      <w:pPr>
        <w:pStyle w:val="Kommentartekst"/>
      </w:pPr>
      <w:r>
        <w:rPr>
          <w:rStyle w:val="Kommentarhenvisning"/>
        </w:rPr>
        <w:annotationRef/>
      </w:r>
      <w:r>
        <w:t>Måske gøre dette mere klart?</w:t>
      </w:r>
    </w:p>
  </w:comment>
  <w:comment w:id="6"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8"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7"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9"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10"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1"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2"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7"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8"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9"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0"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1"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2"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3"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4"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6"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7"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8"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9"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0"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1"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3"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4"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5"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6"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7"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9"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40"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1"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2"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3"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8"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1"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2"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629FD" w15:done="0"/>
  <w15:commentEx w15:paraId="03AD82C6" w15:done="0"/>
  <w15:commentEx w15:paraId="5DA4037C" w15:done="0"/>
  <w15:commentEx w15:paraId="497F4793" w15:done="0"/>
  <w15:commentEx w15:paraId="57FF148A" w15:paraIdParent="497F4793" w15:done="0"/>
  <w15:commentEx w15:paraId="441F6DC9" w15:done="1"/>
  <w15:commentEx w15:paraId="15566488"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B35E2" w16cex:dateUtc="2022-11-25T11:38:00Z"/>
  <w16cex:commentExtensible w16cex:durableId="272CEC8C" w16cex:dateUtc="2022-11-26T18:50:00Z"/>
  <w16cex:commentExtensible w16cex:durableId="272CED61" w16cex:dateUtc="2022-11-26T18:54: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629FD" w16cid:durableId="272B35E2"/>
  <w16cid:commentId w16cid:paraId="03AD82C6" w16cid:durableId="272CEC8C"/>
  <w16cid:commentId w16cid:paraId="5DA4037C" w16cid:durableId="272CED61"/>
  <w16cid:commentId w16cid:paraId="497F4793" w16cid:durableId="272C58BA"/>
  <w16cid:commentId w16cid:paraId="57FF148A" w16cid:durableId="272C91B0"/>
  <w16cid:commentId w16cid:paraId="441F6DC9" w16cid:durableId="271A8500"/>
  <w16cid:commentId w16cid:paraId="15566488" w16cid:durableId="272C589E"/>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1B7DF" w14:textId="77777777" w:rsidR="0027109C" w:rsidRDefault="0027109C" w:rsidP="005F6ED0">
      <w:pPr>
        <w:spacing w:after="0" w:line="240" w:lineRule="auto"/>
      </w:pPr>
      <w:r>
        <w:separator/>
      </w:r>
    </w:p>
  </w:endnote>
  <w:endnote w:type="continuationSeparator" w:id="0">
    <w:p w14:paraId="301A0AF8" w14:textId="77777777" w:rsidR="0027109C" w:rsidRDefault="0027109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C014F" w14:textId="77777777" w:rsidR="0027109C" w:rsidRDefault="0027109C" w:rsidP="005F6ED0">
      <w:pPr>
        <w:spacing w:after="0" w:line="240" w:lineRule="auto"/>
      </w:pPr>
      <w:r>
        <w:separator/>
      </w:r>
    </w:p>
  </w:footnote>
  <w:footnote w:type="continuationSeparator" w:id="0">
    <w:p w14:paraId="021534BA" w14:textId="77777777" w:rsidR="0027109C" w:rsidRDefault="0027109C"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F67F24B" w:rsidR="00176D07" w:rsidRPr="00176D07" w:rsidRDefault="00176D07">
      <w:pPr>
        <w:pStyle w:val="Fodnotetekst"/>
      </w:pPr>
      <w:r>
        <w:rPr>
          <w:rStyle w:val="Fodnotehenvisning"/>
        </w:rPr>
        <w:footnoteRef/>
      </w:r>
      <w:r>
        <w:t xml:space="preserve"> In the case of Denmark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As the demand channel is still active in this scenario the isolated effect should be the difference between the the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09C"/>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5417"/>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86</Pages>
  <Words>41295</Words>
  <Characters>251904</Characters>
  <Application>Microsoft Office Word</Application>
  <DocSecurity>0</DocSecurity>
  <Lines>2099</Lines>
  <Paragraphs>585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41</cp:revision>
  <cp:lastPrinted>2022-11-19T12:43:00Z</cp:lastPrinted>
  <dcterms:created xsi:type="dcterms:W3CDTF">2022-11-25T10:56:00Z</dcterms:created>
  <dcterms:modified xsi:type="dcterms:W3CDTF">2022-11-27T10:34:00Z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