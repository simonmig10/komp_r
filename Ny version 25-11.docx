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E890224" w:rsidR="00D0045A" w:rsidRDefault="00851696">
          <w:pPr>
            <w:rPr>
              <w:rFonts w:eastAsiaTheme="minorEastAsia" w:cstheme="minorHAnsi"/>
              <w:sz w:val="24"/>
              <w:szCs w:val="24"/>
            </w:rPr>
          </w:pPr>
          <w:r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06DE40FD">
                    <wp:simplePos x="0" y="0"/>
                    <wp:positionH relativeFrom="margin">
                      <wp:posOffset>-491490</wp:posOffset>
                    </wp:positionH>
                    <wp:positionV relativeFrom="page">
                      <wp:posOffset>1314450</wp:posOffset>
                    </wp:positionV>
                    <wp:extent cx="7124700" cy="815784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24700" cy="81578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65"/>
                                  <w:gridCol w:w="546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6816A018"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 decision to suppress the </w:t>
                                          </w:r>
                                          <w:r w:rsidR="00B61329">
                                            <w:rPr>
                                              <w:i/>
                                              <w:iCs/>
                                              <w:color w:val="000000" w:themeColor="text1"/>
                                              <w:sz w:val="20"/>
                                              <w:szCs w:val="20"/>
                                            </w:rPr>
                                            <w:t>state</w:t>
                                          </w:r>
                                          <w:r w:rsidRPr="00A37ED4">
                                            <w:rPr>
                                              <w:i/>
                                              <w:iCs/>
                                              <w:color w:val="000000" w:themeColor="text1"/>
                                              <w:sz w:val="20"/>
                                              <w:szCs w:val="20"/>
                                            </w:rPr>
                                            <w:t xml:space="preserve"> regulation percentage, starting from 2016,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Pr>
                                              <w:i/>
                                              <w:iCs/>
                                              <w:color w:val="000000" w:themeColor="text1"/>
                                              <w:sz w:val="20"/>
                                              <w:szCs w:val="20"/>
                                            </w:rPr>
                                            <w:t xml:space="preserve">. We use the income insurance model </w:t>
                                          </w:r>
                                          <w:r w:rsidRPr="00876306">
                                            <w:rPr>
                                              <w:i/>
                                              <w:iCs/>
                                              <w:color w:val="000000" w:themeColor="text1"/>
                                              <w:sz w:val="20"/>
                                              <w:szCs w:val="20"/>
                                            </w:rPr>
                                            <w:t>build to analyze changes to the Danish income insurance program, as a proxy for the micro elasticity</w:t>
                                          </w:r>
                                          <w:r>
                                            <w:rPr>
                                              <w:i/>
                                              <w:iCs/>
                                              <w:color w:val="000000" w:themeColor="text1"/>
                                              <w:sz w:val="20"/>
                                              <w:szCs w:val="20"/>
                                            </w:rPr>
                                            <w:t>. To additionally get the macroeconomic effects</w:t>
                                          </w:r>
                                          <w:r w:rsidRPr="00A37ED4">
                                            <w:rPr>
                                              <w:i/>
                                              <w:iCs/>
                                              <w:color w:val="000000" w:themeColor="text1"/>
                                              <w:sz w:val="20"/>
                                              <w:szCs w:val="20"/>
                                            </w:rPr>
                                            <w:t xml:space="preserve"> </w:t>
                                          </w:r>
                                          <w:r>
                                            <w:rPr>
                                              <w:i/>
                                              <w:iCs/>
                                              <w:color w:val="000000" w:themeColor="text1"/>
                                              <w:sz w:val="20"/>
                                              <w:szCs w:val="20"/>
                                            </w:rPr>
                                            <w:t>we set</w:t>
                                          </w:r>
                                          <w:r w:rsidRPr="00A37ED4">
                                            <w:rPr>
                                              <w:i/>
                                              <w:iCs/>
                                              <w:color w:val="000000" w:themeColor="text1"/>
                                              <w:sz w:val="20"/>
                                              <w:szCs w:val="20"/>
                                            </w:rPr>
                                            <w:t xml:space="preserve"> up a counterfactual analysis, removing the suppressing of the </w:t>
                                          </w:r>
                                          <w:r w:rsidR="00B61329">
                                            <w:rPr>
                                              <w:i/>
                                              <w:iCs/>
                                              <w:color w:val="000000" w:themeColor="text1"/>
                                              <w:sz w:val="20"/>
                                              <w:szCs w:val="20"/>
                                            </w:rPr>
                                            <w:t>state</w:t>
                                          </w:r>
                                          <w:r w:rsidRPr="00A37ED4">
                                            <w:rPr>
                                              <w:i/>
                                              <w:iCs/>
                                              <w:color w:val="000000" w:themeColor="text1"/>
                                              <w:sz w:val="20"/>
                                              <w:szCs w:val="20"/>
                                            </w:rPr>
                                            <w:t xml:space="preserve"> regulation percentage in a stock-flow-consistent model. We use the quarterly model for the Danish economy developed by Mikal et al.</w:t>
                                          </w:r>
                                          <w:r>
                                            <w:rPr>
                                              <w:i/>
                                              <w:iCs/>
                                              <w:color w:val="000000" w:themeColor="text1"/>
                                              <w:sz w:val="20"/>
                                              <w:szCs w:val="20"/>
                                            </w:rPr>
                                            <w:t xml:space="preserve"> (2022)</w:t>
                                          </w:r>
                                          <w:r w:rsidRPr="00A37ED4">
                                            <w:rPr>
                                              <w:i/>
                                              <w:iCs/>
                                              <w:color w:val="000000" w:themeColor="text1"/>
                                              <w:sz w:val="20"/>
                                              <w:szCs w:val="20"/>
                                            </w:rPr>
                                            <w:t xml:space="preserve"> incorporating the Danish income insurance program</w:t>
                                          </w:r>
                                          <w:r>
                                            <w:rPr>
                                              <w:i/>
                                              <w:iCs/>
                                              <w:color w:val="000000" w:themeColor="text1"/>
                                              <w:sz w:val="20"/>
                                              <w:szCs w:val="20"/>
                                            </w:rPr>
                                            <w:t xml:space="preserve"> and five macroeconomic channels for this to affect the economy</w:t>
                                          </w:r>
                                          <w:r w:rsidRPr="00A37ED4">
                                            <w:rPr>
                                              <w:i/>
                                              <w:iCs/>
                                              <w:color w:val="000000" w:themeColor="text1"/>
                                              <w:sz w:val="20"/>
                                              <w:szCs w:val="20"/>
                                            </w:rPr>
                                            <w:t>. We simulate the model including these channels to generate an estimate of the change in unemployment associated with each channel</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Having found both the macro and micro effects</w:t>
                                          </w:r>
                                          <w:r w:rsidRPr="00A37ED4">
                                            <w:rPr>
                                              <w:i/>
                                              <w:iCs/>
                                              <w:color w:val="000000" w:themeColor="text1"/>
                                              <w:sz w:val="20"/>
                                              <w:szCs w:val="20"/>
                                            </w:rPr>
                                            <w:t xml:space="preserve"> </w:t>
                                          </w:r>
                                          <w:r>
                                            <w:rPr>
                                              <w:i/>
                                              <w:iCs/>
                                              <w:color w:val="000000" w:themeColor="text1"/>
                                              <w:sz w:val="20"/>
                                              <w:szCs w:val="20"/>
                                            </w:rPr>
                                            <w:t>we estimate the</w:t>
                                          </w:r>
                                          <w:r w:rsidRPr="00A37ED4">
                                            <w:rPr>
                                              <w:i/>
                                              <w:iCs/>
                                              <w:color w:val="000000" w:themeColor="text1"/>
                                              <w:sz w:val="20"/>
                                              <w:szCs w:val="20"/>
                                            </w:rPr>
                                            <w:t xml:space="preserve"> macro elasticity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This Indicates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6" type="#_x0000_t202" style="position:absolute;margin-left:-38.7pt;margin-top:103.5pt;width:561pt;height:642.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65"/>
                            <w:gridCol w:w="546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6816A018"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 decision to suppress the </w:t>
                                    </w:r>
                                    <w:r w:rsidR="00B61329">
                                      <w:rPr>
                                        <w:i/>
                                        <w:iCs/>
                                        <w:color w:val="000000" w:themeColor="text1"/>
                                        <w:sz w:val="20"/>
                                        <w:szCs w:val="20"/>
                                      </w:rPr>
                                      <w:t>state</w:t>
                                    </w:r>
                                    <w:r w:rsidRPr="00A37ED4">
                                      <w:rPr>
                                        <w:i/>
                                        <w:iCs/>
                                        <w:color w:val="000000" w:themeColor="text1"/>
                                        <w:sz w:val="20"/>
                                        <w:szCs w:val="20"/>
                                      </w:rPr>
                                      <w:t xml:space="preserve"> regulation percentage, starting from 2016,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Pr>
                                        <w:i/>
                                        <w:iCs/>
                                        <w:color w:val="000000" w:themeColor="text1"/>
                                        <w:sz w:val="20"/>
                                        <w:szCs w:val="20"/>
                                      </w:rPr>
                                      <w:t xml:space="preserve">. We use the income insurance model </w:t>
                                    </w:r>
                                    <w:r w:rsidRPr="00876306">
                                      <w:rPr>
                                        <w:i/>
                                        <w:iCs/>
                                        <w:color w:val="000000" w:themeColor="text1"/>
                                        <w:sz w:val="20"/>
                                        <w:szCs w:val="20"/>
                                      </w:rPr>
                                      <w:t>build to analyze changes to the Danish income insurance program, as a proxy for the micro elasticity</w:t>
                                    </w:r>
                                    <w:r>
                                      <w:rPr>
                                        <w:i/>
                                        <w:iCs/>
                                        <w:color w:val="000000" w:themeColor="text1"/>
                                        <w:sz w:val="20"/>
                                        <w:szCs w:val="20"/>
                                      </w:rPr>
                                      <w:t>. To additionally get the macroeconomic effects</w:t>
                                    </w:r>
                                    <w:r w:rsidRPr="00A37ED4">
                                      <w:rPr>
                                        <w:i/>
                                        <w:iCs/>
                                        <w:color w:val="000000" w:themeColor="text1"/>
                                        <w:sz w:val="20"/>
                                        <w:szCs w:val="20"/>
                                      </w:rPr>
                                      <w:t xml:space="preserve"> </w:t>
                                    </w:r>
                                    <w:r>
                                      <w:rPr>
                                        <w:i/>
                                        <w:iCs/>
                                        <w:color w:val="000000" w:themeColor="text1"/>
                                        <w:sz w:val="20"/>
                                        <w:szCs w:val="20"/>
                                      </w:rPr>
                                      <w:t>we set</w:t>
                                    </w:r>
                                    <w:r w:rsidRPr="00A37ED4">
                                      <w:rPr>
                                        <w:i/>
                                        <w:iCs/>
                                        <w:color w:val="000000" w:themeColor="text1"/>
                                        <w:sz w:val="20"/>
                                        <w:szCs w:val="20"/>
                                      </w:rPr>
                                      <w:t xml:space="preserve"> up a counterfactual analysis, removing the suppressing of the </w:t>
                                    </w:r>
                                    <w:r w:rsidR="00B61329">
                                      <w:rPr>
                                        <w:i/>
                                        <w:iCs/>
                                        <w:color w:val="000000" w:themeColor="text1"/>
                                        <w:sz w:val="20"/>
                                        <w:szCs w:val="20"/>
                                      </w:rPr>
                                      <w:t>state</w:t>
                                    </w:r>
                                    <w:r w:rsidRPr="00A37ED4">
                                      <w:rPr>
                                        <w:i/>
                                        <w:iCs/>
                                        <w:color w:val="000000" w:themeColor="text1"/>
                                        <w:sz w:val="20"/>
                                        <w:szCs w:val="20"/>
                                      </w:rPr>
                                      <w:t xml:space="preserve"> regulation percentage in a stock-flow-consistent model. We use the quarterly model for the Danish economy developed by Mikal et al.</w:t>
                                    </w:r>
                                    <w:r>
                                      <w:rPr>
                                        <w:i/>
                                        <w:iCs/>
                                        <w:color w:val="000000" w:themeColor="text1"/>
                                        <w:sz w:val="20"/>
                                        <w:szCs w:val="20"/>
                                      </w:rPr>
                                      <w:t xml:space="preserve"> (2022)</w:t>
                                    </w:r>
                                    <w:r w:rsidRPr="00A37ED4">
                                      <w:rPr>
                                        <w:i/>
                                        <w:iCs/>
                                        <w:color w:val="000000" w:themeColor="text1"/>
                                        <w:sz w:val="20"/>
                                        <w:szCs w:val="20"/>
                                      </w:rPr>
                                      <w:t xml:space="preserve"> incorporating the Danish income insurance program</w:t>
                                    </w:r>
                                    <w:r>
                                      <w:rPr>
                                        <w:i/>
                                        <w:iCs/>
                                        <w:color w:val="000000" w:themeColor="text1"/>
                                        <w:sz w:val="20"/>
                                        <w:szCs w:val="20"/>
                                      </w:rPr>
                                      <w:t xml:space="preserve"> and five macroeconomic channels for this to affect the economy</w:t>
                                    </w:r>
                                    <w:r w:rsidRPr="00A37ED4">
                                      <w:rPr>
                                        <w:i/>
                                        <w:iCs/>
                                        <w:color w:val="000000" w:themeColor="text1"/>
                                        <w:sz w:val="20"/>
                                        <w:szCs w:val="20"/>
                                      </w:rPr>
                                      <w:t>. We simulate the model including these channels to generate an estimate of the change in unemployment associated with each channel</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Having found both the macro and micro effects</w:t>
                                    </w:r>
                                    <w:r w:rsidRPr="00A37ED4">
                                      <w:rPr>
                                        <w:i/>
                                        <w:iCs/>
                                        <w:color w:val="000000" w:themeColor="text1"/>
                                        <w:sz w:val="20"/>
                                        <w:szCs w:val="20"/>
                                      </w:rPr>
                                      <w:t xml:space="preserve"> </w:t>
                                    </w:r>
                                    <w:r>
                                      <w:rPr>
                                        <w:i/>
                                        <w:iCs/>
                                        <w:color w:val="000000" w:themeColor="text1"/>
                                        <w:sz w:val="20"/>
                                        <w:szCs w:val="20"/>
                                      </w:rPr>
                                      <w:t>we estimate the</w:t>
                                    </w:r>
                                    <w:r w:rsidRPr="00A37ED4">
                                      <w:rPr>
                                        <w:i/>
                                        <w:iCs/>
                                        <w:color w:val="000000" w:themeColor="text1"/>
                                        <w:sz w:val="20"/>
                                        <w:szCs w:val="20"/>
                                      </w:rPr>
                                      <w:t xml:space="preserve"> macro elasticity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This Indicates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margin" anchory="page"/>
                  </v:shape>
                </w:pict>
              </mc:Fallback>
            </mc:AlternateContent>
          </w:r>
          <w:r w:rsidR="002A1F1D">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7287ADD3">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411A36FE"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BF1D8A">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25876" id="Tekstfelt 8" o:spid="_x0000_s1027"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" fillcolor="white [3201]"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411A36FE"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BF1D8A">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954</w:t>
                          </w:r>
                        </w:p>
                      </w:txbxContent>
                    </v:textbox>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w:t>
      </w:r>
      <w:proofErr w:type="spellStart"/>
      <w:r w:rsidR="00670BEF" w:rsidRPr="00A21279">
        <w:rPr>
          <w:rFonts w:cstheme="minorHAnsi"/>
          <w:sz w:val="24"/>
          <w:szCs w:val="24"/>
        </w:rPr>
        <w:t>Svarer</w:t>
      </w:r>
      <w:proofErr w:type="spellEnd"/>
      <w:r w:rsidR="00670BEF" w:rsidRPr="00A21279">
        <w:rPr>
          <w:rFonts w:cstheme="minorHAnsi"/>
          <w:sz w:val="24"/>
          <w:szCs w:val="24"/>
        </w:rPr>
        <w:t xml:space="preserve">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w:t>
      </w:r>
      <w:proofErr w:type="spellStart"/>
      <w:r w:rsidR="00670BEF">
        <w:rPr>
          <w:sz w:val="24"/>
          <w:szCs w:val="24"/>
        </w:rPr>
        <w:t>Kongshøj</w:t>
      </w:r>
      <w:proofErr w:type="spellEnd"/>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1E583D09"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2E4D6FA9"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5B4BD152" w:rsidR="00FF0793" w:rsidRPr="00BF1D8A" w:rsidRDefault="000360BB" w:rsidP="00BF1D8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today used by the government to analyze political regulations towards the Danish IS-</w:t>
      </w:r>
      <w:r w:rsidR="006427A6">
        <w:rPr>
          <w:sz w:val="24"/>
          <w:szCs w:val="24"/>
        </w:rPr>
        <w:lastRenderedPageBreak/>
        <w:t>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625E1022" w14:textId="5BA3E80A" w:rsidR="00C30065" w:rsidRDefault="007F31FE" w:rsidP="00E334EF">
      <w:pPr>
        <w:pStyle w:val="Overskrift1"/>
      </w:pPr>
      <w:bookmarkStart w:id="0" w:name="_Ref119913428"/>
      <w:r>
        <w:t>Section 2: Lit</w:t>
      </w:r>
      <w:r w:rsidR="00BF1D8A">
        <w:t>erature</w:t>
      </w:r>
      <w:r>
        <w:t xml:space="preserve"> review</w:t>
      </w:r>
      <w:bookmarkEnd w:id="0"/>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w:t>
      </w:r>
      <w:r w:rsidR="00C9325D" w:rsidRPr="00AB3D2F">
        <w:rPr>
          <w:sz w:val="24"/>
          <w:szCs w:val="24"/>
        </w:rPr>
        <w:lastRenderedPageBreak/>
        <w:t>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6CC7189B"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w:t>
      </w:r>
      <w:r w:rsidRPr="00AB3D2F">
        <w:rPr>
          <w:sz w:val="24"/>
          <w:szCs w:val="24"/>
        </w:rPr>
        <w:lastRenderedPageBreak/>
        <w:t>policies are those increasing the wage-share</w:t>
      </w:r>
      <w:r>
        <w:rPr>
          <w:sz w:val="24"/>
          <w:szCs w:val="24"/>
        </w:rPr>
        <w:t xml:space="preserve"> whereas p</w:t>
      </w:r>
      <w:r w:rsidRPr="00AB3D2F">
        <w:rPr>
          <w:sz w:val="24"/>
          <w:szCs w:val="24"/>
        </w:rPr>
        <w:t>ro-capital distributional policies usually 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1D5F0550" w:rsidR="003C4BAC" w:rsidRPr="00AB3D2F" w:rsidRDefault="00884952" w:rsidP="003C4BAC">
      <w:pPr>
        <w:spacing w:line="360" w:lineRule="auto"/>
        <w:rPr>
          <w:sz w:val="24"/>
          <w:szCs w:val="24"/>
        </w:rPr>
      </w:pPr>
      <w:r>
        <w:rPr>
          <w:sz w:val="24"/>
          <w:szCs w:val="24"/>
        </w:rPr>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w:t>
      </w:r>
      <w:r w:rsidR="003C4BAC"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E36D4D">
        <w:rPr>
          <w:sz w:val="24"/>
          <w:szCs w:val="24"/>
        </w:rPr>
        <w:t>makes</w:t>
      </w:r>
      <w:r w:rsidR="003C4BAC" w:rsidRPr="00AB3D2F">
        <w:rPr>
          <w:sz w:val="24"/>
          <w:szCs w:val="24"/>
        </w:rPr>
        <w:t xml:space="preserve"> the wage negotiations</w:t>
      </w:r>
      <w:r w:rsidR="00E36D4D">
        <w:rPr>
          <w:sz w:val="24"/>
          <w:szCs w:val="24"/>
        </w:rPr>
        <w:t xml:space="preserve"> harder</w:t>
      </w:r>
      <w:r w:rsidR="003C4BAC" w:rsidRPr="00AB3D2F">
        <w:rPr>
          <w:sz w:val="24"/>
          <w:szCs w:val="24"/>
        </w:rPr>
        <w:t xml:space="preserve"> for</w:t>
      </w:r>
      <w:r w:rsidR="00E36D4D">
        <w:rPr>
          <w:sz w:val="24"/>
          <w:szCs w:val="24"/>
        </w:rPr>
        <w:t xml:space="preserve"> the</w:t>
      </w:r>
      <w:r w:rsidR="003C4BAC" w:rsidRPr="00AB3D2F">
        <w:rPr>
          <w:sz w:val="24"/>
          <w:szCs w:val="24"/>
        </w:rPr>
        <w:t xml:space="preserve"> workers and thereby negatively affects the wages. </w:t>
      </w:r>
    </w:p>
    <w:p w14:paraId="74B1CFF7" w14:textId="2D7F0354"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w:t>
      </w:r>
      <w:r w:rsidR="003C4BAC" w:rsidRPr="00AB3D2F">
        <w:rPr>
          <w:sz w:val="24"/>
          <w:szCs w:val="24"/>
        </w:rPr>
        <w:lastRenderedPageBreak/>
        <w:t xml:space="preserve">lowering the employment quantitively, but the quality might increase </w:t>
      </w:r>
      <w:r w:rsidR="00D969ED">
        <w:rPr>
          <w:sz w:val="24"/>
          <w:szCs w:val="24"/>
        </w:rPr>
        <w:t>due</w:t>
      </w:r>
      <w:r w:rsidR="003C4BAC" w:rsidRPr="00AB3D2F">
        <w:rPr>
          <w:sz w:val="24"/>
          <w:szCs w:val="24"/>
        </w:rPr>
        <w:t xml:space="preserve">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3C4BAC">
      <w:pPr>
        <w:spacing w:line="360" w:lineRule="auto"/>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w:t>
      </w:r>
      <w:proofErr w:type="spellStart"/>
      <w:r w:rsidR="005634E3">
        <w:rPr>
          <w:sz w:val="24"/>
          <w:szCs w:val="24"/>
        </w:rPr>
        <w:t>Fazzari</w:t>
      </w:r>
      <w:proofErr w:type="spellEnd"/>
      <w:r w:rsidR="005634E3">
        <w:rPr>
          <w:sz w:val="24"/>
          <w:szCs w:val="24"/>
        </w:rPr>
        <w:t xml:space="preserve">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229D14C0" w:rsidR="003C4BAC" w:rsidRPr="00583A8B" w:rsidRDefault="003C4BAC" w:rsidP="003C4BAC">
      <w:pPr>
        <w:spacing w:line="360" w:lineRule="auto"/>
        <w:rPr>
          <w:sz w:val="24"/>
          <w:szCs w:val="24"/>
        </w:rPr>
      </w:pPr>
      <w:r w:rsidRPr="00AB3D2F">
        <w:rPr>
          <w:sz w:val="24"/>
          <w:szCs w:val="24"/>
        </w:rPr>
        <w:t xml:space="preserve">Lastly, as the income insurance program is not mandatory in Denmark, it is argued that one should expect a lower compensation rate to affect the insurance rate (The rate of workers being a </w:t>
      </w:r>
      <w:r w:rsidRPr="00AB3D2F">
        <w:rPr>
          <w:sz w:val="24"/>
          <w:szCs w:val="24"/>
        </w:rPr>
        <w:lastRenderedPageBreak/>
        <w:t>member of the income insurance program)</w:t>
      </w:r>
      <w:r w:rsidR="00552417">
        <w:rPr>
          <w:sz w:val="24"/>
          <w:szCs w:val="24"/>
        </w:rPr>
        <w:t xml:space="preserve"> </w:t>
      </w:r>
      <w:r w:rsidR="00552417" w:rsidRPr="00AB3D2F">
        <w:rPr>
          <w:sz w:val="24"/>
          <w:szCs w:val="24"/>
        </w:rPr>
        <w:fldChar w:fldCharType="begin" w:fldLock="1"/>
      </w:r>
      <w:r w:rsidR="005665D4">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5634E3" w:rsidRPr="005634E3">
        <w:rPr>
          <w:noProof/>
          <w:sz w:val="24"/>
          <w:szCs w:val="24"/>
        </w:rPr>
        <w:t>(Aastrup, 2018; Jensen, 2021; Risgaard, 2021)</w:t>
      </w:r>
      <w:r w:rsidR="00552417" w:rsidRPr="00AB3D2F">
        <w:rPr>
          <w:sz w:val="24"/>
          <w:szCs w:val="24"/>
        </w:rPr>
        <w:fldChar w:fldCharType="end"/>
      </w:r>
      <w:r w:rsidR="00A82B25">
        <w:rPr>
          <w:rStyle w:val="Fodnotehenvisning"/>
          <w:sz w:val="24"/>
          <w:szCs w:val="24"/>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proofErr w:type="spellStart"/>
      <w:r w:rsidR="005665D4">
        <w:rPr>
          <w:sz w:val="24"/>
          <w:szCs w:val="24"/>
        </w:rPr>
        <w:t>Aastrup</w:t>
      </w:r>
      <w:proofErr w:type="spellEnd"/>
      <w:r w:rsidR="005665D4">
        <w:rPr>
          <w:sz w:val="24"/>
          <w:szCs w:val="24"/>
        </w:rPr>
        <w:t xml:space="preserve"> </w:t>
      </w:r>
      <w:r w:rsidR="005665D4">
        <w:rPr>
          <w:sz w:val="24"/>
          <w:szCs w:val="24"/>
        </w:rPr>
        <w:fldChar w:fldCharType="begin" w:fldLock="1"/>
      </w:r>
      <w:r w:rsidR="00B61329">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78BF812C" w:rsidR="00262F3F" w:rsidRDefault="00CF51F3" w:rsidP="00CF51F3">
      <w:pPr>
        <w:pStyle w:val="Overskrift1"/>
      </w:pPr>
      <w:bookmarkStart w:id="1" w:name="_Ref119913343"/>
      <w:r>
        <w:t>Section 3</w:t>
      </w:r>
      <w:bookmarkEnd w:id="1"/>
      <w:r w:rsidR="004E2D15">
        <w:t xml:space="preserve"> </w:t>
      </w:r>
      <w:r w:rsidR="00BF1D8A">
        <w:t xml:space="preserve">The Danish income insurance program, and how changes to this program is </w:t>
      </w:r>
      <w:r w:rsidR="00DF5153">
        <w:t>measured</w:t>
      </w:r>
      <w:r w:rsidR="00BF1D8A">
        <w:t xml:space="preserve">.  </w:t>
      </w:r>
    </w:p>
    <w:p w14:paraId="25A917D8" w14:textId="0B6B3974" w:rsidR="00CF51F3" w:rsidRDefault="00CF51F3" w:rsidP="00CF51F3"/>
    <w:p w14:paraId="56AB9BB4" w14:textId="48FBF81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2539F9">
        <w:rPr>
          <w:sz w:val="24"/>
          <w:szCs w:val="24"/>
        </w:rPr>
        <w:t>IS-model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lastRenderedPageBreak/>
        <w:t xml:space="preserve">The falling compensation rate in </w:t>
      </w:r>
      <w:r w:rsidR="008F5FCC">
        <w:t xml:space="preserve">Denmark: </w:t>
      </w:r>
    </w:p>
    <w:p w14:paraId="6A8EB928" w14:textId="1C4B6E77"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fldChar w:fldCharType="separate"/>
      </w:r>
      <w:proofErr w:type="spellStart"/>
      <w:r w:rsidR="002C0AD3" w:rsidRPr="002C0AD3">
        <w:rPr>
          <w:b/>
          <w:bCs/>
          <w:sz w:val="24"/>
          <w:szCs w:val="24"/>
        </w:rPr>
        <w:t>Fejl</w:t>
      </w:r>
      <w:proofErr w:type="spellEnd"/>
      <w:r w:rsidR="002C0AD3" w:rsidRPr="002C0AD3">
        <w:rPr>
          <w:b/>
          <w:bCs/>
          <w:sz w:val="24"/>
          <w:szCs w:val="24"/>
        </w:rPr>
        <w:t xml:space="preserve">! </w:t>
      </w:r>
      <w:r w:rsidR="002C0AD3">
        <w:rPr>
          <w:b/>
          <w:bCs/>
          <w:sz w:val="24"/>
          <w:szCs w:val="24"/>
          <w:lang w:val="da-DK"/>
        </w:rPr>
        <w:t>Henvisningskilde ikke fundet.</w:t>
      </w:r>
      <w:r>
        <w:rPr>
          <w:sz w:val="24"/>
          <w:szCs w:val="24"/>
        </w:rPr>
        <w:fldChar w:fldCharType="end"/>
      </w:r>
      <w:r w:rsidRPr="00AB3D2F">
        <w:rPr>
          <w:sz w:val="24"/>
          <w:szCs w:val="24"/>
        </w:rPr>
        <w:t>:</w:t>
      </w:r>
    </w:p>
    <w:p w14:paraId="5DC5A91B" w14:textId="15AE545E" w:rsidR="00B61329" w:rsidRDefault="00B61329" w:rsidP="00B61329">
      <w:pPr>
        <w:pStyle w:val="Billedtekst"/>
        <w:keepNext/>
      </w:pPr>
      <w:r>
        <w:t xml:space="preserve">Figure </w:t>
      </w:r>
      <w:fldSimple w:instr=" SEQ Figure \* ARABIC ">
        <w:r w:rsidR="002C0AD3">
          <w:rPr>
            <w:noProof/>
          </w:rPr>
          <w:t>1</w:t>
        </w:r>
      </w:fldSimple>
    </w:p>
    <w:p w14:paraId="4F4A6125" w14:textId="737DB6A8" w:rsidR="00BC3C9E" w:rsidRDefault="00BC3C9E" w:rsidP="008F5FCC">
      <w:pPr>
        <w:spacing w:line="360" w:lineRule="auto"/>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4564F223" w:rsidR="00125001" w:rsidRPr="00AB3D2F" w:rsidRDefault="00A64A0B" w:rsidP="00125001">
      <w:pPr>
        <w:spacing w:line="360" w:lineRule="auto"/>
        <w:rPr>
          <w:sz w:val="24"/>
          <w:szCs w:val="24"/>
        </w:rPr>
      </w:pPr>
      <w:proofErr w:type="spellStart"/>
      <w:r>
        <w:rPr>
          <w:sz w:val="24"/>
          <w:szCs w:val="24"/>
        </w:rPr>
        <w:t>Aastrup</w:t>
      </w:r>
      <w:proofErr w:type="spellEnd"/>
      <w:r>
        <w:rPr>
          <w:sz w:val="24"/>
          <w:szCs w:val="24"/>
        </w:rPr>
        <w:t xml:space="preserve">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w:t>
      </w:r>
      <w:proofErr w:type="spellStart"/>
      <w:r>
        <w:rPr>
          <w:sz w:val="24"/>
          <w:szCs w:val="24"/>
        </w:rPr>
        <w:t>Risgaard</w:t>
      </w:r>
      <w:proofErr w:type="spellEnd"/>
      <w:r>
        <w:rPr>
          <w:sz w:val="24"/>
          <w:szCs w:val="24"/>
        </w:rPr>
        <w:t xml:space="preserve">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w:t>
      </w:r>
      <w:r w:rsidR="00125001" w:rsidRPr="00AB3D2F">
        <w:rPr>
          <w:sz w:val="24"/>
          <w:szCs w:val="24"/>
        </w:rPr>
        <w:lastRenderedPageBreak/>
        <w:t xml:space="preserve">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fldChar w:fldCharType="separate"/>
      </w:r>
      <w:proofErr w:type="spellStart"/>
      <w:r w:rsidR="002C0AD3" w:rsidRPr="002C0AD3">
        <w:rPr>
          <w:b/>
          <w:bCs/>
          <w:sz w:val="24"/>
          <w:szCs w:val="24"/>
        </w:rPr>
        <w:t>Fejl</w:t>
      </w:r>
      <w:proofErr w:type="spellEnd"/>
      <w:r w:rsidR="002C0AD3" w:rsidRPr="002C0AD3">
        <w:rPr>
          <w:b/>
          <w:bCs/>
          <w:sz w:val="24"/>
          <w:szCs w:val="24"/>
        </w:rPr>
        <w:t xml:space="preserve">! </w:t>
      </w:r>
      <w:proofErr w:type="spellStart"/>
      <w:r w:rsidR="002C0AD3" w:rsidRPr="002C0AD3">
        <w:rPr>
          <w:b/>
          <w:bCs/>
          <w:sz w:val="24"/>
          <w:szCs w:val="24"/>
        </w:rPr>
        <w:t>Henvisningskilde</w:t>
      </w:r>
      <w:proofErr w:type="spellEnd"/>
      <w:r w:rsidR="002C0AD3" w:rsidRPr="002C0AD3">
        <w:rPr>
          <w:b/>
          <w:bCs/>
          <w:sz w:val="24"/>
          <w:szCs w:val="24"/>
        </w:rPr>
        <w:t xml:space="preserve"> </w:t>
      </w:r>
      <w:proofErr w:type="spellStart"/>
      <w:r w:rsidR="002C0AD3" w:rsidRPr="002C0AD3">
        <w:rPr>
          <w:b/>
          <w:bCs/>
          <w:sz w:val="24"/>
          <w:szCs w:val="24"/>
        </w:rPr>
        <w:t>ikke</w:t>
      </w:r>
      <w:proofErr w:type="spellEnd"/>
      <w:r w:rsidR="002C0AD3" w:rsidRPr="002C0AD3">
        <w:rPr>
          <w:b/>
          <w:bCs/>
          <w:sz w:val="24"/>
          <w:szCs w:val="24"/>
        </w:rPr>
        <w:t xml:space="preserve"> </w:t>
      </w:r>
      <w:proofErr w:type="spellStart"/>
      <w:r w:rsidR="002C0AD3" w:rsidRPr="002C0AD3">
        <w:rPr>
          <w:b/>
          <w:bCs/>
          <w:sz w:val="24"/>
          <w:szCs w:val="24"/>
        </w:rPr>
        <w:t>fundet</w:t>
      </w:r>
      <w:proofErr w:type="spellEnd"/>
      <w:r w:rsidR="002C0AD3" w:rsidRPr="002C0AD3">
        <w:rPr>
          <w:b/>
          <w:bCs/>
          <w:sz w:val="24"/>
          <w:szCs w:val="24"/>
        </w:rPr>
        <w:t>.</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6D3450AB" w:rsidR="008F5FCC" w:rsidRDefault="008F5FCC" w:rsidP="008F5FCC">
      <w:pPr>
        <w:pStyle w:val="Billedtekst"/>
        <w:keepNext/>
      </w:pPr>
      <w:r>
        <w:t xml:space="preserve">Figure </w:t>
      </w:r>
      <w:fldSimple w:instr=" SEQ Figure \* ARABIC ">
        <w:r w:rsidR="002C0AD3">
          <w:rPr>
            <w:noProof/>
          </w:rPr>
          <w:t>2</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lastRenderedPageBreak/>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4"/>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5B47B7F7"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5634E3" w:rsidRPr="005634E3">
        <w:rPr>
          <w:noProof/>
          <w:sz w:val="24"/>
          <w:szCs w:val="24"/>
        </w:rPr>
        <w:t>(The 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7A4C4900"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xml:space="preserve">. The large debate led to a commission set down by the Danish Ministry of employment (IS-commission). The goal was to analyze changes to the income insurance program </w:t>
      </w:r>
      <w:r w:rsidR="00F2092E" w:rsidRPr="00AB3D2F">
        <w:rPr>
          <w:sz w:val="24"/>
          <w:szCs w:val="24"/>
        </w:rPr>
        <w:lastRenderedPageBreak/>
        <w:t>in Denmark, which in 2015 led to the</w:t>
      </w:r>
      <w:r w:rsidR="002539F9">
        <w:rPr>
          <w:sz w:val="24"/>
          <w:szCs w:val="24"/>
        </w:rPr>
        <w:t xml:space="preserve"> IS-model</w:t>
      </w:r>
      <w:r w:rsidR="00F2092E" w:rsidRPr="00AB3D2F">
        <w:rPr>
          <w:sz w:val="24"/>
          <w:szCs w:val="24"/>
        </w:rPr>
        <w:t xml:space="preserve"> </w:t>
      </w:r>
      <w:r w:rsidR="002539F9">
        <w:rPr>
          <w:sz w:val="24"/>
          <w:szCs w:val="24"/>
        </w:rPr>
        <w:t>(</w:t>
      </w:r>
      <w:r w:rsidR="00F2092E" w:rsidRPr="00AB3D2F">
        <w:rPr>
          <w:sz w:val="24"/>
          <w:szCs w:val="24"/>
        </w:rPr>
        <w:t>income insurance model</w:t>
      </w:r>
      <w:r w:rsidR="002539F9">
        <w:rPr>
          <w:sz w:val="24"/>
          <w:szCs w:val="24"/>
        </w:rPr>
        <w:t>)</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5"/>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w:t>
      </w:r>
      <w:r w:rsidR="005F09CB" w:rsidRPr="00AB3D2F">
        <w:rPr>
          <w:sz w:val="24"/>
          <w:szCs w:val="24"/>
        </w:rPr>
        <w:lastRenderedPageBreak/>
        <w:t xml:space="preserve">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738740B5"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09B2074"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(f</w:t>
      </w:r>
      <w:r w:rsidR="006C5A1E">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6"/>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lastRenderedPageBreak/>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0E74EEC2"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D96FFDC"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w:t>
      </w:r>
      <w:r w:rsidR="00D373B9" w:rsidRPr="00AB3D2F">
        <w:rPr>
          <w:sz w:val="24"/>
          <w:szCs w:val="24"/>
        </w:rPr>
        <w:lastRenderedPageBreak/>
        <w:t>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7DE7BDB"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0C3B2A57"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w:t>
      </w:r>
      <w:r w:rsidRPr="00AB3D2F">
        <w:rPr>
          <w:sz w:val="24"/>
          <w:szCs w:val="24"/>
        </w:rPr>
        <w:lastRenderedPageBreak/>
        <w:t xml:space="preserve">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E2769E4"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131B140B" w:rsidR="000F0D4B"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10DCA09F" w14:textId="77777777" w:rsidR="00F25F2F" w:rsidRPr="00A74720" w:rsidRDefault="00F25F2F" w:rsidP="004D12B6">
      <w:pPr>
        <w:spacing w:line="360" w:lineRule="auto"/>
        <w:rPr>
          <w:sz w:val="24"/>
          <w:szCs w:val="24"/>
        </w:rPr>
      </w:pPr>
    </w:p>
    <w:p w14:paraId="05688205" w14:textId="41A51C81" w:rsidR="003674B6" w:rsidRPr="0075752D" w:rsidRDefault="006409C0" w:rsidP="004A796F">
      <w:pPr>
        <w:pStyle w:val="Overskrift1"/>
      </w:pPr>
      <w:r>
        <w:lastRenderedPageBreak/>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4A796F"/>
    <w:p w14:paraId="00BF5059" w14:textId="6EF5B1F9" w:rsidR="00C074C2" w:rsidRPr="00D2140C" w:rsidRDefault="00921D2D" w:rsidP="00D2140C">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B61329">
        <w:rPr>
          <w:sz w:val="24"/>
          <w:szCs w:val="24"/>
        </w:rPr>
        <w:t>state</w:t>
      </w:r>
      <w:r w:rsidR="004E4CC5" w:rsidRPr="00AB3D2F">
        <w:rPr>
          <w:sz w:val="24"/>
          <w:szCs w:val="24"/>
        </w:rPr>
        <w:t xml:space="preserve"> regulation percent</w:t>
      </w:r>
      <w:r w:rsidR="00B61329">
        <w:rPr>
          <w:sz w:val="24"/>
          <w:szCs w:val="24"/>
        </w:rPr>
        <w:t>age</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27B4CE4"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1865D4CE"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 xml:space="preserve">suppressing the </w:t>
      </w:r>
      <w:r w:rsidR="00B61329">
        <w:rPr>
          <w:rFonts w:cstheme="minorHAnsi"/>
          <w:sz w:val="24"/>
          <w:szCs w:val="24"/>
        </w:rPr>
        <w:t>state</w:t>
      </w:r>
      <w:r w:rsidR="00127EA8">
        <w:rPr>
          <w:rFonts w:cstheme="minorHAnsi"/>
          <w:sz w:val="24"/>
          <w:szCs w:val="24"/>
        </w:rPr>
        <w:t xml:space="preserve"> regulation percent</w:t>
      </w:r>
      <w:r w:rsidR="00B61329">
        <w:rPr>
          <w:rFonts w:cstheme="minorHAnsi"/>
          <w:sz w:val="24"/>
          <w:szCs w:val="24"/>
        </w:rPr>
        <w:t>age</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 xml:space="preserve">(Byrialsen et </w:t>
      </w:r>
      <w:r w:rsidR="005F2952" w:rsidRPr="002F502B">
        <w:rPr>
          <w:rFonts w:cstheme="minorHAnsi"/>
          <w:noProof/>
          <w:sz w:val="24"/>
          <w:szCs w:val="24"/>
        </w:rPr>
        <w:lastRenderedPageBreak/>
        <w:t>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52A3DFB0"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0135021E" w:rsidR="00AE3754" w:rsidRPr="00AB3D2F" w:rsidRDefault="0057540B" w:rsidP="00C17E43">
      <w:pPr>
        <w:spacing w:line="360" w:lineRule="auto"/>
        <w:rPr>
          <w:rFonts w:cstheme="minorHAnsi"/>
          <w:sz w:val="24"/>
          <w:szCs w:val="24"/>
        </w:rPr>
      </w:pPr>
      <w:r>
        <w:rPr>
          <w:rFonts w:cstheme="minorHAnsi"/>
          <w:sz w:val="24"/>
          <w:szCs w:val="24"/>
        </w:rPr>
        <w:lastRenderedPageBreak/>
        <w:t>Through the equations presented</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fldChar w:fldCharType="separate"/>
      </w:r>
      <w:r w:rsidR="002C0AD3" w:rsidRPr="002C0AD3">
        <w:rPr>
          <w:rFonts w:cstheme="minorHAnsi"/>
          <w:b/>
          <w:bCs/>
          <w:noProof/>
          <w:sz w:val="24"/>
          <w:szCs w:val="24"/>
        </w:rPr>
        <w:t>Fejl! Bogmærke er ikke defineret.</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8BA2FA0" w:rsidR="005B6B82" w:rsidRPr="00AB3D2F" w:rsidRDefault="0057540B" w:rsidP="00BB0046">
      <w:pPr>
        <w:spacing w:line="360" w:lineRule="auto"/>
        <w:rPr>
          <w:rFonts w:cstheme="minorHAnsi"/>
          <w:sz w:val="24"/>
          <w:szCs w:val="24"/>
        </w:rPr>
      </w:pPr>
      <w:r>
        <w:rPr>
          <w:rFonts w:cstheme="minorHAnsi"/>
          <w:sz w:val="24"/>
          <w:szCs w:val="24"/>
        </w:rPr>
        <w:t>First, we will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8D614DF"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2"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2"/>
      <w:r w:rsidRPr="00AB3D2F">
        <w:rPr>
          <w:rFonts w:cstheme="minorHAnsi"/>
          <w:sz w:val="24"/>
          <w:szCs w:val="24"/>
        </w:rPr>
        <w:t xml:space="preserve">the rate adjustment percentage is calculated in the 1. </w:t>
      </w:r>
      <w:r w:rsidR="009C1F6B">
        <w:rPr>
          <w:rFonts w:cstheme="minorHAnsi"/>
          <w:sz w:val="24"/>
          <w:szCs w:val="24"/>
        </w:rPr>
        <w:t>q</w:t>
      </w:r>
      <w:r w:rsidRPr="00AB3D2F">
        <w:rPr>
          <w:rFonts w:cstheme="minorHAnsi"/>
          <w:sz w:val="24"/>
          <w:szCs w:val="24"/>
        </w:rPr>
        <w:t xml:space="preserve">uarter and held fixed to the end of the year. </w:t>
      </w:r>
    </w:p>
    <w:p w14:paraId="247A7A17" w14:textId="09F6B4E9"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w:t>
      </w:r>
      <w:r w:rsidRPr="00AB3D2F">
        <w:rPr>
          <w:rFonts w:cstheme="minorHAnsi"/>
          <w:sz w:val="24"/>
          <w:szCs w:val="24"/>
        </w:rPr>
        <w:lastRenderedPageBreak/>
        <w:t>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7B4739D3"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7"/>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8"/>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lastRenderedPageBreak/>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9"/>
      </w:r>
      <w:r w:rsidRPr="00AB3D2F">
        <w:rPr>
          <w:rFonts w:cstheme="minorHAnsi"/>
          <w:sz w:val="24"/>
          <w:szCs w:val="24"/>
        </w:rPr>
        <w:t xml:space="preserve">. </w:t>
      </w:r>
    </w:p>
    <w:p w14:paraId="344B9C4C" w14:textId="4227D9F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2D99F9F7" w:rsidR="003A3E3B" w:rsidRDefault="003A3E3B" w:rsidP="003A3E3B">
      <w:pPr>
        <w:pStyle w:val="Billedtekst"/>
        <w:keepNext/>
      </w:pPr>
      <w:r>
        <w:lastRenderedPageBreak/>
        <w:t xml:space="preserve">Figure </w:t>
      </w:r>
      <w:fldSimple w:instr=" SEQ Figure \* ARABIC ">
        <w:r w:rsidR="002C0AD3">
          <w:rPr>
            <w:noProof/>
          </w:rPr>
          <w:t>3</w:t>
        </w:r>
      </w:fldSimple>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514725"/>
                    </a:xfrm>
                    <a:prstGeom prst="rect">
                      <a:avLst/>
                    </a:prstGeom>
                  </pic:spPr>
                </pic:pic>
              </a:graphicData>
            </a:graphic>
          </wp:inline>
        </w:drawing>
      </w:r>
    </w:p>
    <w:p w14:paraId="5C77B017" w14:textId="17F4012D"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w:t>
      </w:r>
      <w:r>
        <w:rPr>
          <w:sz w:val="24"/>
          <w:szCs w:val="24"/>
        </w:rPr>
        <w:t>simulated data</w:t>
      </w:r>
      <w:r w:rsidR="00D539ED" w:rsidRPr="00AC0541">
        <w:rPr>
          <w:sz w:val="24"/>
          <w:szCs w:val="24"/>
        </w:rPr>
        <w:t>.</w:t>
      </w:r>
      <w:r>
        <w:rPr>
          <w:sz w:val="24"/>
          <w:szCs w:val="24"/>
        </w:rPr>
        <w:br/>
      </w:r>
      <w:r w:rsidR="00D539ED" w:rsidRPr="00AC0541">
        <w:rPr>
          <w:sz w:val="24"/>
          <w:szCs w:val="24"/>
        </w:rPr>
        <w:t xml:space="preserve"> As the increase in </w:t>
      </w:r>
      <w:r w:rsidR="009954FC" w:rsidRPr="00AC0541">
        <w:rPr>
          <w:sz w:val="24"/>
          <w:szCs w:val="24"/>
        </w:rPr>
        <w:t>wage growth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3628BA47" w:rsidR="003A3E3B" w:rsidRDefault="003A3E3B" w:rsidP="003A3E3B">
      <w:pPr>
        <w:pStyle w:val="Billedtekst"/>
        <w:keepNext/>
      </w:pPr>
      <w:bookmarkStart w:id="3" w:name="_Ref119756235"/>
      <w:r>
        <w:lastRenderedPageBreak/>
        <w:t>Figure</w:t>
      </w:r>
      <w:r w:rsidR="002966DF">
        <w:t xml:space="preserve"> </w:t>
      </w:r>
      <w:fldSimple w:instr=" SEQ Figure \* ARABIC ">
        <w:r w:rsidR="002C0AD3">
          <w:rPr>
            <w:noProof/>
          </w:rPr>
          <w:t>4</w:t>
        </w:r>
      </w:fldSimple>
      <w:bookmarkEnd w:id="3"/>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69970"/>
                    </a:xfrm>
                    <a:prstGeom prst="rect">
                      <a:avLst/>
                    </a:prstGeom>
                  </pic:spPr>
                </pic:pic>
              </a:graphicData>
            </a:graphic>
          </wp:inline>
        </w:drawing>
      </w:r>
    </w:p>
    <w:p w14:paraId="4F6DADB0" w14:textId="396356C3"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2C0AD3">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1317884" w:rsidR="00C74F09" w:rsidRDefault="009B3878" w:rsidP="0078484D">
      <w:pPr>
        <w:spacing w:line="360" w:lineRule="auto"/>
      </w:pPr>
      <w:r>
        <w:rPr>
          <w:sz w:val="24"/>
          <w:szCs w:val="24"/>
        </w:rPr>
        <w:t>As mentioned above the demand channel 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removing the suppressing of the income insurance</w:t>
      </w:r>
      <w:r>
        <w:rPr>
          <w:sz w:val="24"/>
          <w:szCs w:val="24"/>
        </w:rPr>
        <w:t xml:space="preserve"> inn the baseline model. This will allow us</w:t>
      </w:r>
      <w:r w:rsidR="003D40B6" w:rsidRPr="00AC0541">
        <w:rPr>
          <w:sz w:val="24"/>
          <w:szCs w:val="24"/>
        </w:rPr>
        <w:t xml:space="preserve"> to estimate 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w:t>
      </w:r>
      <w:r w:rsidR="003D40B6" w:rsidRPr="00AC0541">
        <w:rPr>
          <w:sz w:val="24"/>
          <w:szCs w:val="24"/>
        </w:rPr>
        <w:lastRenderedPageBreak/>
        <w:t xml:space="preserve">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 xml:space="preserve">the suppressing of the </w:t>
      </w:r>
      <w:r w:rsidR="00B61329">
        <w:rPr>
          <w:sz w:val="24"/>
          <w:szCs w:val="24"/>
        </w:rPr>
        <w:t>state</w:t>
      </w:r>
      <w:r w:rsidR="009C5A76" w:rsidRPr="00AC0541">
        <w:rPr>
          <w:sz w:val="24"/>
          <w:szCs w:val="24"/>
        </w:rPr>
        <w:t xml:space="preserve"> regulation</w:t>
      </w:r>
      <w:r w:rsidR="00B61329">
        <w:rPr>
          <w:sz w:val="24"/>
          <w:szCs w:val="24"/>
        </w:rPr>
        <w:t xml:space="preserve"> percentage</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10"/>
      </w:r>
      <w:r w:rsidR="003D40B6">
        <w:t xml:space="preserve">. </w:t>
      </w:r>
    </w:p>
    <w:p w14:paraId="6E944E7B" w14:textId="3EC1E3E8" w:rsidR="004878A3" w:rsidRDefault="004878A3" w:rsidP="004878A3">
      <w:pPr>
        <w:pStyle w:val="Overskrift2"/>
      </w:pPr>
      <w:r>
        <w:t xml:space="preserve">Scenario 1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75CBB675"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w:t>
      </w:r>
      <w:r w:rsidR="00B61329">
        <w:rPr>
          <w:sz w:val="24"/>
          <w:szCs w:val="24"/>
        </w:rPr>
        <w:t>state</w:t>
      </w:r>
      <w:r w:rsidR="00967C56" w:rsidRPr="00934626">
        <w:rPr>
          <w:sz w:val="24"/>
          <w:szCs w:val="24"/>
        </w:rPr>
        <w:t xml:space="preserv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11"/>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w:t>
      </w:r>
      <w:r w:rsidR="007D0CB8" w:rsidRPr="00934626">
        <w:rPr>
          <w:sz w:val="24"/>
          <w:szCs w:val="24"/>
        </w:rPr>
        <w:lastRenderedPageBreak/>
        <w:t>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2C0AD3">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18F30A60" w:rsidR="003A3E3B" w:rsidRDefault="003A3E3B" w:rsidP="003A3E3B">
      <w:pPr>
        <w:pStyle w:val="Billedtekst"/>
        <w:keepNext/>
      </w:pPr>
      <w:bookmarkStart w:id="4" w:name="_Ref119756278"/>
      <w:r>
        <w:t xml:space="preserve">Figure </w:t>
      </w:r>
      <w:fldSimple w:instr=" SEQ Figure \* ARABIC ">
        <w:r w:rsidR="002C0AD3">
          <w:rPr>
            <w:noProof/>
          </w:rPr>
          <w:t>5</w:t>
        </w:r>
      </w:fldSimple>
      <w:bookmarkEnd w:id="4"/>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05075"/>
                    </a:xfrm>
                    <a:prstGeom prst="rect">
                      <a:avLst/>
                    </a:prstGeom>
                  </pic:spPr>
                </pic:pic>
              </a:graphicData>
            </a:graphic>
          </wp:inline>
        </w:drawing>
      </w: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0D4D65EA" w:rsidR="003A3E3B" w:rsidRDefault="003A3E3B" w:rsidP="003A3E3B">
      <w:pPr>
        <w:pStyle w:val="Billedtekst"/>
        <w:keepNext/>
      </w:pPr>
      <w:r>
        <w:t xml:space="preserve">Figure </w:t>
      </w:r>
      <w:fldSimple w:instr=" SEQ Figure \* ARABIC ">
        <w:r w:rsidR="002C0AD3">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495550"/>
                    </a:xfrm>
                    <a:prstGeom prst="rect">
                      <a:avLst/>
                    </a:prstGeom>
                  </pic:spPr>
                </pic:pic>
              </a:graphicData>
            </a:graphic>
          </wp:inline>
        </w:drawing>
      </w:r>
    </w:p>
    <w:p w14:paraId="6BFBB603" w14:textId="00C04ECE" w:rsidR="00B373E3" w:rsidRPr="00AC0541" w:rsidRDefault="00C04F99" w:rsidP="0078484D">
      <w:pPr>
        <w:spacing w:line="360" w:lineRule="auto"/>
        <w:rPr>
          <w:sz w:val="24"/>
          <w:szCs w:val="24"/>
        </w:rPr>
      </w:pPr>
      <w:r w:rsidRPr="00AC0541">
        <w:rPr>
          <w:sz w:val="24"/>
          <w:szCs w:val="24"/>
        </w:rPr>
        <w:lastRenderedPageBreak/>
        <w:t>The increase in disposable income</w:t>
      </w:r>
      <w:r w:rsidR="003D4B18">
        <w:rPr>
          <w:sz w:val="24"/>
          <w:szCs w:val="24"/>
        </w:rPr>
        <w:t>,</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 </w:t>
      </w:r>
    </w:p>
    <w:p w14:paraId="5D42BCD6" w14:textId="571413D0" w:rsidR="003A3E3B" w:rsidRDefault="003A3E3B" w:rsidP="003A3E3B">
      <w:pPr>
        <w:pStyle w:val="Billedtekst"/>
        <w:keepNext/>
      </w:pPr>
      <w:r>
        <w:t xml:space="preserve">Figure </w:t>
      </w:r>
      <w:fldSimple w:instr=" SEQ Figure \* ARABIC ">
        <w:r w:rsidR="002C0AD3">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686050"/>
                    </a:xfrm>
                    <a:prstGeom prst="rect">
                      <a:avLst/>
                    </a:prstGeom>
                  </pic:spPr>
                </pic:pic>
              </a:graphicData>
            </a:graphic>
          </wp:inline>
        </w:drawing>
      </w:r>
    </w:p>
    <w:p w14:paraId="02DEC824" w14:textId="42C28746" w:rsidR="00410595" w:rsidRPr="00AC0541" w:rsidRDefault="00C04F99" w:rsidP="0078484D">
      <w:pPr>
        <w:spacing w:line="360" w:lineRule="auto"/>
        <w:rPr>
          <w:sz w:val="24"/>
          <w:szCs w:val="24"/>
        </w:rPr>
      </w:pPr>
      <w:r w:rsidRPr="00AC0541">
        <w:rPr>
          <w:sz w:val="24"/>
          <w:szCs w:val="24"/>
        </w:rPr>
        <w:t xml:space="preserve">The only effect of removing the suppressing of the </w:t>
      </w:r>
      <w:r w:rsidR="00B61329">
        <w:rPr>
          <w:sz w:val="24"/>
          <w:szCs w:val="24"/>
        </w:rPr>
        <w:t>state</w:t>
      </w:r>
      <w:r w:rsidRPr="00AC0541">
        <w:rPr>
          <w:sz w:val="24"/>
          <w:szCs w:val="24"/>
        </w:rPr>
        <w:t xml:space="preserve"> regulation percent</w:t>
      </w:r>
      <w:r w:rsidR="00B61329">
        <w:rPr>
          <w:sz w:val="24"/>
          <w:szCs w:val="24"/>
        </w:rPr>
        <w:t>age</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fldChar w:fldCharType="separate"/>
      </w:r>
      <w:r w:rsidR="002C0AD3" w:rsidRPr="002C0AD3">
        <w:rPr>
          <w:b/>
          <w:bCs/>
          <w:noProof/>
          <w:sz w:val="24"/>
          <w:szCs w:val="24"/>
        </w:rPr>
        <w:t>Fejl! Bogmærke er ikke defineret.</w:t>
      </w:r>
      <w:r w:rsidR="000A5116">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n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decrease of unemployment o</w:t>
      </w:r>
      <w:r w:rsidR="002E0351">
        <w:rPr>
          <w:sz w:val="24"/>
          <w:szCs w:val="24"/>
        </w:rPr>
        <w:t>ff</w:t>
      </w:r>
      <w:r w:rsidR="00410595" w:rsidRPr="00AC0541">
        <w:rPr>
          <w:sz w:val="24"/>
          <w:szCs w:val="24"/>
        </w:rPr>
        <w:t xml:space="preserve"> 223</w:t>
      </w:r>
      <w:r w:rsidR="002E0351">
        <w:rPr>
          <w:sz w:val="24"/>
          <w:szCs w:val="24"/>
        </w:rPr>
        <w:t xml:space="preserve"> people.</w:t>
      </w:r>
    </w:p>
    <w:p w14:paraId="4867CBDD" w14:textId="4CA1AAD5" w:rsidR="0034422D" w:rsidRPr="00AC0541" w:rsidRDefault="00464ACD" w:rsidP="0078484D">
      <w:pPr>
        <w:spacing w:line="360" w:lineRule="auto"/>
        <w:rPr>
          <w:sz w:val="24"/>
          <w:szCs w:val="24"/>
        </w:rPr>
      </w:pPr>
      <w:r w:rsidRPr="00AC0541">
        <w:rPr>
          <w:sz w:val="24"/>
          <w:szCs w:val="24"/>
        </w:rPr>
        <w:lastRenderedPageBreak/>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w:t>
      </w:r>
      <w:r w:rsidR="00B61329">
        <w:rPr>
          <w:sz w:val="24"/>
          <w:szCs w:val="24"/>
        </w:rPr>
        <w:t>state</w:t>
      </w:r>
      <w:r w:rsidRPr="00AC0541">
        <w:rPr>
          <w:sz w:val="24"/>
          <w:szCs w:val="24"/>
        </w:rPr>
        <w:t xml:space="preserve"> regulation </w:t>
      </w:r>
      <w:r w:rsidR="00B61329">
        <w:rPr>
          <w:sz w:val="24"/>
          <w:szCs w:val="24"/>
        </w:rPr>
        <w:t>percentage</w:t>
      </w:r>
      <w:r w:rsidRPr="00AC0541">
        <w:rPr>
          <w:sz w:val="24"/>
          <w:szCs w:val="24"/>
        </w:rPr>
        <w:t xml:space="preserv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we find that incorporating the level of income insurance is in line with standard models of wage setting, thereby playing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5"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5"/>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25252420"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649CC3C3"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lastRenderedPageBreak/>
        <w:t>Performing the same</w:t>
      </w:r>
      <w:r>
        <w:rPr>
          <w:sz w:val="24"/>
          <w:szCs w:val="24"/>
        </w:rPr>
        <w:t xml:space="preserve"> counter factual</w:t>
      </w:r>
      <w:r w:rsidR="0027521C" w:rsidRPr="00AC0541">
        <w:rPr>
          <w:sz w:val="24"/>
          <w:szCs w:val="24"/>
        </w:rPr>
        <w:t xml:space="preserve"> shock as in scenario 1</w:t>
      </w:r>
      <w:r>
        <w:rPr>
          <w:sz w:val="24"/>
          <w:szCs w:val="24"/>
        </w:rPr>
        <w:t>,</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r w:rsidR="001A7BAE" w:rsidRPr="00AC0541">
        <w:rPr>
          <w:sz w:val="24"/>
          <w:szCs w:val="24"/>
        </w:rPr>
        <w:t>wages</w:t>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w:t>
      </w:r>
      <w:r w:rsidR="006C5A1E">
        <w:rPr>
          <w:sz w:val="24"/>
          <w:szCs w:val="24"/>
        </w:rPr>
        <w:t>In the figures below we include the development of these three variables</w:t>
      </w:r>
      <w:r w:rsidR="0085403F">
        <w:rPr>
          <w:sz w:val="24"/>
          <w:szCs w:val="24"/>
        </w:rPr>
        <w:t xml:space="preserve">. </w:t>
      </w:r>
      <w:r w:rsidR="00745270" w:rsidRPr="00AC0541">
        <w:rPr>
          <w:sz w:val="24"/>
          <w:szCs w:val="24"/>
        </w:rPr>
        <w:t xml:space="preserve"> </w:t>
      </w:r>
    </w:p>
    <w:p w14:paraId="4D1BC045" w14:textId="60CBC610" w:rsidR="003E500D" w:rsidRDefault="003E500D" w:rsidP="003E500D">
      <w:pPr>
        <w:pStyle w:val="Billedtekst"/>
        <w:keepNext/>
      </w:pPr>
      <w:r>
        <w:t xml:space="preserve">Figure </w:t>
      </w:r>
      <w:fldSimple w:instr=" SEQ Figure \* ARABIC ">
        <w:r w:rsidR="002C0AD3">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00325"/>
                    </a:xfrm>
                    <a:prstGeom prst="rect">
                      <a:avLst/>
                    </a:prstGeom>
                  </pic:spPr>
                </pic:pic>
              </a:graphicData>
            </a:graphic>
          </wp:inline>
        </w:drawing>
      </w:r>
    </w:p>
    <w:p w14:paraId="425463AC" w14:textId="771B29B4" w:rsidR="003E500D" w:rsidRDefault="003E500D" w:rsidP="003E500D">
      <w:pPr>
        <w:pStyle w:val="Billedtekst"/>
        <w:keepNext/>
      </w:pPr>
      <w:r>
        <w:t xml:space="preserve">Figure </w:t>
      </w:r>
      <w:fldSimple w:instr=" SEQ Figure \* ARABIC ">
        <w:r w:rsidR="002C0AD3">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lastRenderedPageBreak/>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3A36503B" w:rsidR="003E500D" w:rsidRDefault="003E500D" w:rsidP="003E500D">
      <w:pPr>
        <w:pStyle w:val="Billedtekst"/>
        <w:keepNext/>
      </w:pPr>
      <w:r>
        <w:t xml:space="preserve">Figure </w:t>
      </w:r>
      <w:fldSimple w:instr=" SEQ Figure \* ARABIC ">
        <w:r w:rsidR="002C0AD3">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lastRenderedPageBreak/>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1DD40E99" w:rsidR="004178EE" w:rsidRPr="00AC0541" w:rsidRDefault="007974B3" w:rsidP="003856B0">
      <w:pPr>
        <w:spacing w:line="360" w:lineRule="auto"/>
        <w:rPr>
          <w:sz w:val="24"/>
          <w:szCs w:val="24"/>
        </w:rPr>
      </w:pPr>
      <w:r w:rsidRPr="00AC0541">
        <w:rPr>
          <w:sz w:val="24"/>
          <w:szCs w:val="24"/>
        </w:rPr>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 xml:space="preserve">s the increase in the wages directly goes into the price equations, consumer prices will increase, resulting in </w:t>
      </w:r>
      <w:r w:rsidR="00BC3066">
        <w:rPr>
          <w:sz w:val="24"/>
          <w:szCs w:val="24"/>
        </w:rPr>
        <w:t>lower exports</w:t>
      </w:r>
      <w:r w:rsidR="00073123">
        <w:rPr>
          <w:sz w:val="24"/>
          <w:szCs w:val="24"/>
        </w:rPr>
        <w:t xml:space="preserve">, as well as increasing the imports. Even though the import starts to fall as the economic activity gets lower, we still observe a fall in the net-exports, as seen </w:t>
      </w:r>
      <w:r w:rsidR="00F26C7A" w:rsidRPr="00AC0541">
        <w:rPr>
          <w:sz w:val="24"/>
          <w:szCs w:val="24"/>
        </w:rPr>
        <w:t>below</w:t>
      </w:r>
      <w:r w:rsidR="004178EE" w:rsidRPr="00AC0541">
        <w:rPr>
          <w:sz w:val="24"/>
          <w:szCs w:val="24"/>
        </w:rPr>
        <w:t xml:space="preserve">. </w:t>
      </w:r>
    </w:p>
    <w:p w14:paraId="27B80DDA" w14:textId="465565C4" w:rsidR="003E500D" w:rsidRDefault="003E500D" w:rsidP="003E500D">
      <w:pPr>
        <w:pStyle w:val="Billedtekst"/>
        <w:keepNext/>
      </w:pPr>
      <w:r>
        <w:t xml:space="preserve">Figure </w:t>
      </w:r>
      <w:fldSimple w:instr=" SEQ Figure \* ARABIC ">
        <w:r w:rsidR="002C0AD3">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2"/>
      </w:r>
      <w:r w:rsidR="008E3678">
        <w:rPr>
          <w:sz w:val="24"/>
          <w:szCs w:val="24"/>
        </w:rPr>
        <w:t xml:space="preserve">.  </w:t>
      </w:r>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14EA40BC"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740738">
        <w:rPr>
          <w:sz w:val="24"/>
          <w:szCs w:val="24"/>
        </w:rPr>
        <w:t xml:space="preserve">a relationship </w:t>
      </w:r>
      <w:r w:rsidR="00740738">
        <w:rPr>
          <w:sz w:val="24"/>
          <w:szCs w:val="24"/>
        </w:rPr>
        <w:lastRenderedPageBreak/>
        <w:t xml:space="preserve">between </w:t>
      </w:r>
      <w:r w:rsidRPr="00AC0541">
        <w:rPr>
          <w:sz w:val="24"/>
          <w:szCs w:val="24"/>
        </w:rPr>
        <w:t xml:space="preserve">the compensation </w:t>
      </w:r>
      <w:r w:rsidR="00740738">
        <w:rPr>
          <w:sz w:val="24"/>
          <w:szCs w:val="24"/>
        </w:rPr>
        <w:t>and</w:t>
      </w:r>
      <w:r w:rsidRPr="00AC0541">
        <w:rPr>
          <w:sz w:val="24"/>
          <w:szCs w:val="24"/>
        </w:rPr>
        <w:t xml:space="preserve">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3"/>
      </w:r>
      <w:r w:rsidR="00A63068" w:rsidRPr="00AC0541">
        <w:rPr>
          <w:sz w:val="24"/>
          <w:szCs w:val="24"/>
        </w:rPr>
        <w:t xml:space="preserve">. </w:t>
      </w:r>
      <w:r w:rsidR="00740738">
        <w:rPr>
          <w:sz w:val="24"/>
          <w:szCs w:val="24"/>
        </w:rPr>
        <w:t>Such an relationship should exist as people are comparing</w:t>
      </w:r>
      <w:r w:rsidR="00A63068" w:rsidRPr="00AC0541">
        <w:rPr>
          <w:sz w:val="24"/>
          <w:szCs w:val="24"/>
        </w:rPr>
        <w:t xml:space="preserve"> membership costs to the generosity of the program</w:t>
      </w:r>
      <w:r w:rsidR="00740738">
        <w:rPr>
          <w:sz w:val="24"/>
          <w:szCs w:val="24"/>
        </w:rPr>
        <w:t xml:space="preserve">, and as the </w:t>
      </w:r>
      <w:r w:rsidR="00A63068" w:rsidRPr="00AC0541">
        <w:rPr>
          <w:sz w:val="24"/>
          <w:szCs w:val="24"/>
        </w:rPr>
        <w:t xml:space="preserve">compensation rate </w:t>
      </w:r>
      <w:r w:rsidR="00740738">
        <w:rPr>
          <w:sz w:val="24"/>
          <w:szCs w:val="24"/>
        </w:rPr>
        <w:t>gets</w:t>
      </w:r>
      <w:r w:rsidR="00A63068" w:rsidRPr="00AC0541">
        <w:rPr>
          <w:sz w:val="24"/>
          <w:szCs w:val="24"/>
        </w:rPr>
        <w:t xml:space="preserve"> lower</w:t>
      </w:r>
      <w:r w:rsidR="00740738">
        <w:rPr>
          <w:sz w:val="24"/>
          <w:szCs w:val="24"/>
        </w:rPr>
        <w:t>, more people are not willing to pay these costs, thereby these people end up leaving the program</w:t>
      </w:r>
      <w:r w:rsidR="00DB7710">
        <w:rPr>
          <w:sz w:val="24"/>
          <w:szCs w:val="24"/>
        </w:rPr>
        <w:t xml:space="preserve"> </w:t>
      </w:r>
      <w:r w:rsidR="00DB7710">
        <w:rPr>
          <w:sz w:val="24"/>
          <w:szCs w:val="24"/>
        </w:rPr>
        <w:fldChar w:fldCharType="begin" w:fldLock="1"/>
      </w:r>
      <w:r w:rsidR="005665D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B7710">
        <w:rPr>
          <w:sz w:val="24"/>
          <w:szCs w:val="24"/>
        </w:rPr>
        <w:fldChar w:fldCharType="separate"/>
      </w:r>
      <w:r w:rsidR="005634E3" w:rsidRPr="005634E3">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central mechanism</w:t>
      </w:r>
      <w:r w:rsidR="00740738">
        <w:rPr>
          <w:sz w:val="24"/>
          <w:szCs w:val="24"/>
        </w:rPr>
        <w:t xml:space="preserve"> of changes in the insurance rate,</w:t>
      </w:r>
      <w:r w:rsidR="00207C01" w:rsidRPr="00AC0541">
        <w:rPr>
          <w:sz w:val="24"/>
          <w:szCs w:val="24"/>
        </w:rPr>
        <w:t xml:space="preserve"> will </w:t>
      </w:r>
      <w:r w:rsidR="00740738">
        <w:rPr>
          <w:sz w:val="24"/>
          <w:szCs w:val="24"/>
        </w:rPr>
        <w:t>go through</w:t>
      </w:r>
      <w:r w:rsidR="00207C01" w:rsidRPr="00AC0541">
        <w:rPr>
          <w:sz w:val="24"/>
          <w:szCs w:val="24"/>
        </w:rPr>
        <w:t xml:space="preserve">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t>
      </w:r>
      <w:r w:rsidR="00740738">
        <w:rPr>
          <w:sz w:val="24"/>
          <w:szCs w:val="24"/>
        </w:rPr>
        <w:t xml:space="preserve">as we change the </w:t>
      </w:r>
      <w:r w:rsidR="00DC2C78" w:rsidRPr="00AC0541">
        <w:rPr>
          <w:sz w:val="24"/>
          <w:szCs w:val="24"/>
        </w:rPr>
        <w:t>percentage</w:t>
      </w:r>
      <w:r w:rsidR="00740738">
        <w:rPr>
          <w:sz w:val="24"/>
          <w:szCs w:val="24"/>
        </w:rPr>
        <w:t xml:space="preserve"> of people</w:t>
      </w:r>
      <w:r w:rsidR="00DC2C78" w:rsidRPr="00AC0541">
        <w:rPr>
          <w:sz w:val="24"/>
          <w:szCs w:val="24"/>
        </w:rPr>
        <w:t xml:space="preserve"> recei</w:t>
      </w:r>
      <w:r w:rsidR="00740738">
        <w:rPr>
          <w:sz w:val="24"/>
          <w:szCs w:val="24"/>
        </w:rPr>
        <w:t>ving</w:t>
      </w:r>
      <w:r w:rsidR="00DC2C78" w:rsidRPr="00AC0541">
        <w:rPr>
          <w:sz w:val="24"/>
          <w:szCs w:val="24"/>
        </w:rPr>
        <w:t xml:space="preserve"> income insurance when unemployed</w:t>
      </w:r>
      <w:r w:rsidR="00845283" w:rsidRPr="00967F45">
        <w:rPr>
          <w:rStyle w:val="Fodnotehenvisning"/>
        </w:rPr>
        <w:footnoteReference w:id="14"/>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ED1B08F"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0B7D543E"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w:t>
      </w:r>
      <w:r w:rsidR="00740738">
        <w:rPr>
          <w:sz w:val="24"/>
          <w:szCs w:val="24"/>
        </w:rPr>
        <w:t>insurance rate</w:t>
      </w:r>
      <w:r w:rsidR="00CD2B12" w:rsidRPr="00AC0541">
        <w:rPr>
          <w:sz w:val="24"/>
          <w:szCs w:val="24"/>
        </w:rPr>
        <w:t xml:space="preserve"> is </w:t>
      </w:r>
      <w:r w:rsidR="00BE6ECA" w:rsidRPr="00AC0541">
        <w:rPr>
          <w:sz w:val="24"/>
          <w:szCs w:val="24"/>
        </w:rPr>
        <w:t>obtained from</w:t>
      </w:r>
      <w:r w:rsidR="00CD2B12" w:rsidRPr="00AC0541">
        <w:rPr>
          <w:sz w:val="24"/>
          <w:szCs w:val="24"/>
        </w:rPr>
        <w:t xml:space="preserve"> ADAMS databank, </w:t>
      </w:r>
      <w:r w:rsidR="00740738">
        <w:rPr>
          <w:sz w:val="24"/>
          <w:szCs w:val="24"/>
        </w:rPr>
        <w:t>and as the data is only available till 2018</w:t>
      </w:r>
      <w:r w:rsidR="00D969ED">
        <w:rPr>
          <w:sz w:val="24"/>
          <w:szCs w:val="24"/>
        </w:rPr>
        <w:t>,</w:t>
      </w:r>
      <w:r w:rsidR="00CD2B12" w:rsidRPr="00AC0541">
        <w:rPr>
          <w:sz w:val="24"/>
          <w:szCs w:val="24"/>
        </w:rPr>
        <w:t xml:space="preserve"> we</w:t>
      </w:r>
      <w:r w:rsidR="00740738">
        <w:rPr>
          <w:sz w:val="24"/>
          <w:szCs w:val="24"/>
        </w:rPr>
        <w:t xml:space="preserve"> are</w:t>
      </w:r>
      <w:r w:rsidR="00CD2B12" w:rsidRPr="00AC0541">
        <w:rPr>
          <w:sz w:val="24"/>
          <w:szCs w:val="24"/>
        </w:rPr>
        <w:t xml:space="preserve"> only</w:t>
      </w:r>
      <w:r w:rsidR="00740738">
        <w:rPr>
          <w:sz w:val="24"/>
          <w:szCs w:val="24"/>
        </w:rPr>
        <w:t xml:space="preserve"> able to</w:t>
      </w:r>
      <w:r w:rsidR="00CD2B12" w:rsidRPr="00AC0541">
        <w:rPr>
          <w:sz w:val="24"/>
          <w:szCs w:val="24"/>
        </w:rPr>
        <w:t xml:space="preserve"> estimate the equation till 2017 quarter 4. </w:t>
      </w:r>
      <w:r w:rsidR="00740738">
        <w:rPr>
          <w:sz w:val="24"/>
          <w:szCs w:val="24"/>
        </w:rPr>
        <w:t>Doing this, w</w:t>
      </w:r>
      <w:r w:rsidR="003856B0" w:rsidRPr="00AC0541">
        <w:rPr>
          <w:sz w:val="24"/>
          <w:szCs w:val="24"/>
        </w:rPr>
        <w:t xml:space="preserve">e find a positive long-run relationship between the compensation rate and the insurance </w:t>
      </w:r>
      <w:r w:rsidR="00740738" w:rsidRPr="00AC0541">
        <w:rPr>
          <w:sz w:val="24"/>
          <w:szCs w:val="24"/>
        </w:rPr>
        <w:t>rate</w:t>
      </w:r>
      <w:r w:rsidR="00740738">
        <w:rPr>
          <w:sz w:val="24"/>
          <w:szCs w:val="24"/>
        </w:rPr>
        <w:t xml:space="preserve"> but are</w:t>
      </w:r>
      <w:r w:rsidR="003856B0" w:rsidRPr="00AC0541">
        <w:rPr>
          <w:sz w:val="24"/>
          <w:szCs w:val="24"/>
        </w:rPr>
        <w:t xml:space="preserve"> </w:t>
      </w:r>
      <w:r w:rsidR="00740738">
        <w:rPr>
          <w:sz w:val="24"/>
          <w:szCs w:val="24"/>
        </w:rPr>
        <w:t>only</w:t>
      </w:r>
      <w:r w:rsidR="003856B0" w:rsidRPr="00AC0541">
        <w:rPr>
          <w:sz w:val="24"/>
          <w:szCs w:val="24"/>
        </w:rPr>
        <w:t xml:space="preserve"> significant at a 10% significan</w:t>
      </w:r>
      <w:r w:rsidR="00740738">
        <w:rPr>
          <w:sz w:val="24"/>
          <w:szCs w:val="24"/>
        </w:rPr>
        <w:t>ce</w:t>
      </w:r>
      <w:r w:rsidR="003856B0" w:rsidRPr="00AC0541">
        <w:rPr>
          <w:sz w:val="24"/>
          <w:szCs w:val="24"/>
        </w:rPr>
        <w:t xml:space="preserve">-level. </w:t>
      </w:r>
    </w:p>
    <w:p w14:paraId="6BE0A7BC" w14:textId="0434E611" w:rsidR="000A3027" w:rsidRPr="00AC0541" w:rsidRDefault="00207C01" w:rsidP="0078484D">
      <w:pPr>
        <w:spacing w:line="360" w:lineRule="auto"/>
        <w:rPr>
          <w:sz w:val="24"/>
          <w:szCs w:val="24"/>
        </w:rPr>
      </w:pPr>
      <w:r w:rsidRPr="00AC0541">
        <w:rPr>
          <w:sz w:val="24"/>
          <w:szCs w:val="24"/>
        </w:rPr>
        <w:t>As</w:t>
      </w:r>
      <w:r w:rsidR="00E4200B" w:rsidRPr="00AC0541">
        <w:rPr>
          <w:sz w:val="24"/>
          <w:szCs w:val="24"/>
        </w:rPr>
        <w:t xml:space="preserve"> the demand</w:t>
      </w:r>
      <w:r w:rsidRPr="00AC0541">
        <w:rPr>
          <w:sz w:val="24"/>
          <w:szCs w:val="24"/>
        </w:rPr>
        <w:t xml:space="preserve"> channel</w:t>
      </w:r>
      <w:r w:rsidR="00E4200B" w:rsidRPr="00AC0541">
        <w:rPr>
          <w:sz w:val="24"/>
          <w:szCs w:val="24"/>
        </w:rPr>
        <w:t xml:space="preserve"> </w:t>
      </w:r>
      <w:r w:rsidR="007A492E">
        <w:rPr>
          <w:sz w:val="24"/>
          <w:szCs w:val="24"/>
        </w:rPr>
        <w:t>and</w:t>
      </w:r>
      <w:r w:rsidR="00E4200B" w:rsidRPr="00AC0541">
        <w:rPr>
          <w:sz w:val="24"/>
          <w:szCs w:val="24"/>
        </w:rPr>
        <w:t xml:space="preserve"> insurance rate channel</w:t>
      </w:r>
      <w:r w:rsidRPr="00AC0541">
        <w:rPr>
          <w:sz w:val="24"/>
          <w:szCs w:val="24"/>
        </w:rPr>
        <w:t xml:space="preserve"> </w:t>
      </w:r>
      <w:r w:rsidR="007A492E">
        <w:rPr>
          <w:sz w:val="24"/>
          <w:szCs w:val="24"/>
        </w:rPr>
        <w:t xml:space="preserve">included in this scenario both affect the economy through the same equations, </w:t>
      </w:r>
      <w:r w:rsidRPr="00AC0541">
        <w:rPr>
          <w:sz w:val="24"/>
          <w:szCs w:val="24"/>
        </w:rPr>
        <w:t xml:space="preserve">we will compare the results of </w:t>
      </w:r>
      <w:r w:rsidR="007A492E">
        <w:rPr>
          <w:sz w:val="24"/>
          <w:szCs w:val="24"/>
        </w:rPr>
        <w:t>this scenario with scenario 1</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w:t>
      </w:r>
      <w:r w:rsidR="007A492E">
        <w:rPr>
          <w:sz w:val="24"/>
          <w:szCs w:val="24"/>
        </w:rPr>
        <w:t>whereas</w:t>
      </w:r>
      <w:r w:rsidR="00ED0C06" w:rsidRPr="00AC0541">
        <w:rPr>
          <w:sz w:val="24"/>
          <w:szCs w:val="24"/>
        </w:rPr>
        <w:t xml:space="preserve"> a higher percentage of unemployed </w:t>
      </w:r>
      <w:r w:rsidR="007A492E">
        <w:rPr>
          <w:sz w:val="24"/>
          <w:szCs w:val="24"/>
        </w:rPr>
        <w:t>are now</w:t>
      </w:r>
      <w:r w:rsidR="00ED0C06" w:rsidRPr="00AC0541">
        <w:rPr>
          <w:sz w:val="24"/>
          <w:szCs w:val="24"/>
        </w:rPr>
        <w:t xml:space="preserve"> receiving income insurance</w:t>
      </w:r>
      <w:r w:rsidR="007A492E">
        <w:rPr>
          <w:sz w:val="24"/>
          <w:szCs w:val="24"/>
        </w:rPr>
        <w:t>,</w:t>
      </w:r>
      <w:r w:rsidR="00ED0C06" w:rsidRPr="00AC0541">
        <w:rPr>
          <w:sz w:val="24"/>
          <w:szCs w:val="24"/>
        </w:rPr>
        <w:t xml:space="preserve"> increasing the net benefits received by the households. </w:t>
      </w:r>
      <w:r w:rsidR="007A492E">
        <w:rPr>
          <w:sz w:val="24"/>
          <w:szCs w:val="24"/>
        </w:rPr>
        <w:t>We can use</w:t>
      </w:r>
      <w:r w:rsidR="00173E7B" w:rsidRPr="00AC0541">
        <w:rPr>
          <w:sz w:val="24"/>
          <w:szCs w:val="24"/>
        </w:rPr>
        <w:t xml:space="preserve"> the same reasoning as in scenario 1</w:t>
      </w:r>
      <w:r w:rsidR="007A492E">
        <w:rPr>
          <w:sz w:val="24"/>
          <w:szCs w:val="24"/>
        </w:rPr>
        <w:t>, where an increase in the net social benefits increased would result in a higher disposable income,</w:t>
      </w:r>
      <w:r w:rsidR="00173E7B" w:rsidRPr="00AC0541">
        <w:rPr>
          <w:sz w:val="24"/>
          <w:szCs w:val="24"/>
        </w:rPr>
        <w:t xml:space="preserve"> </w:t>
      </w:r>
      <w:r w:rsidR="007A492E">
        <w:rPr>
          <w:sz w:val="24"/>
          <w:szCs w:val="24"/>
        </w:rPr>
        <w:t>while at the same time also increasing</w:t>
      </w:r>
      <w:r w:rsidR="00173E7B" w:rsidRPr="00AC0541">
        <w:rPr>
          <w:sz w:val="24"/>
          <w:szCs w:val="24"/>
        </w:rPr>
        <w:t xml:space="preserve"> government net lending</w:t>
      </w:r>
      <w:r w:rsidR="007A492E">
        <w:rPr>
          <w:sz w:val="24"/>
          <w:szCs w:val="24"/>
        </w:rPr>
        <w:t>, both observed in the plot below</w:t>
      </w:r>
      <w:r w:rsidR="00173E7B" w:rsidRPr="00AC0541">
        <w:rPr>
          <w:sz w:val="24"/>
          <w:szCs w:val="24"/>
        </w:rPr>
        <w:t xml:space="preserve">. </w:t>
      </w:r>
    </w:p>
    <w:p w14:paraId="2EEF3381" w14:textId="71BB60E9" w:rsidR="003E500D" w:rsidRDefault="003E500D" w:rsidP="003E500D">
      <w:pPr>
        <w:pStyle w:val="Billedtekst"/>
        <w:keepNext/>
      </w:pPr>
      <w:r>
        <w:lastRenderedPageBreak/>
        <w:t xml:space="preserve">Figure </w:t>
      </w:r>
      <w:fldSimple w:instr=" SEQ Figure \* ARABIC ">
        <w:r w:rsidR="002C0AD3">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762250"/>
                    </a:xfrm>
                    <a:prstGeom prst="rect">
                      <a:avLst/>
                    </a:prstGeom>
                  </pic:spPr>
                </pic:pic>
              </a:graphicData>
            </a:graphic>
          </wp:inline>
        </w:drawing>
      </w:r>
    </w:p>
    <w:p w14:paraId="19E11211" w14:textId="4817621B"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w:t>
      </w:r>
      <w:r w:rsidR="003D2F39">
        <w:rPr>
          <w:sz w:val="24"/>
          <w:szCs w:val="24"/>
        </w:rPr>
        <w:t xml:space="preserve">in </w:t>
      </w:r>
      <w:r w:rsidR="00EB209C" w:rsidRPr="00AC0541">
        <w:rPr>
          <w:sz w:val="24"/>
          <w:szCs w:val="24"/>
        </w:rPr>
        <w:t>the insurance</w:t>
      </w:r>
      <w:r w:rsidR="003D2F39">
        <w:rPr>
          <w:sz w:val="24"/>
          <w:szCs w:val="24"/>
        </w:rPr>
        <w:t xml:space="preserve"> </w:t>
      </w:r>
      <w:r w:rsidR="00EB209C" w:rsidRPr="00AC0541">
        <w:rPr>
          <w:sz w:val="24"/>
          <w:szCs w:val="24"/>
        </w:rPr>
        <w:t>rate</w:t>
      </w:r>
      <w:r w:rsidR="003D2F39">
        <w:rPr>
          <w:sz w:val="24"/>
          <w:szCs w:val="24"/>
        </w:rPr>
        <w:t>-</w:t>
      </w:r>
      <w:r w:rsidR="00EB209C" w:rsidRPr="00AC0541">
        <w:rPr>
          <w:sz w:val="24"/>
          <w:szCs w:val="24"/>
        </w:rPr>
        <w:t xml:space="preserve">channel. </w:t>
      </w:r>
    </w:p>
    <w:p w14:paraId="1F1E6760" w14:textId="5B8F3F31" w:rsidR="003E500D" w:rsidRDefault="003E500D" w:rsidP="003E500D">
      <w:pPr>
        <w:pStyle w:val="Billedtekst"/>
        <w:keepNext/>
      </w:pPr>
      <w:r>
        <w:t xml:space="preserve">Figure </w:t>
      </w:r>
      <w:fldSimple w:instr=" SEQ Figure \* ARABIC ">
        <w:r w:rsidR="002C0AD3">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1C1980FD" w14:textId="5664300D" w:rsidR="009D7F01" w:rsidRPr="00AC0541" w:rsidRDefault="000A3027" w:rsidP="0010741B">
      <w:pPr>
        <w:spacing w:line="360" w:lineRule="auto"/>
        <w:rPr>
          <w:sz w:val="24"/>
          <w:szCs w:val="24"/>
        </w:rPr>
      </w:pPr>
      <w:r w:rsidRPr="00AC0541">
        <w:rPr>
          <w:sz w:val="24"/>
          <w:szCs w:val="24"/>
        </w:rPr>
        <w:lastRenderedPageBreak/>
        <w:t xml:space="preserve">Lastly, </w:t>
      </w:r>
      <w:r w:rsidR="000477A3">
        <w:rPr>
          <w:sz w:val="24"/>
          <w:szCs w:val="24"/>
        </w:rPr>
        <w:t>when comparing the effects on</w:t>
      </w:r>
      <w:r w:rsidRPr="00AC0541">
        <w:rPr>
          <w:sz w:val="24"/>
          <w:szCs w:val="24"/>
        </w:rPr>
        <w:t xml:space="preserve"> </w:t>
      </w:r>
      <w:r w:rsidR="009D7F01" w:rsidRPr="00AC0541">
        <w:rPr>
          <w:sz w:val="24"/>
          <w:szCs w:val="24"/>
        </w:rPr>
        <w:t>un</w:t>
      </w:r>
      <w:r w:rsidRPr="00AC0541">
        <w:rPr>
          <w:sz w:val="24"/>
          <w:szCs w:val="24"/>
        </w:rPr>
        <w:t>employment</w:t>
      </w:r>
      <w:r w:rsidR="000477A3">
        <w:rPr>
          <w:sz w:val="24"/>
          <w:szCs w:val="24"/>
        </w:rPr>
        <w:t>,</w:t>
      </w:r>
      <w:r w:rsidR="00927CE6" w:rsidRPr="00AC0541">
        <w:rPr>
          <w:sz w:val="24"/>
          <w:szCs w:val="24"/>
        </w:rPr>
        <w:t xml:space="preserve"> we </w:t>
      </w:r>
      <w:r w:rsidR="000477A3">
        <w:rPr>
          <w:sz w:val="24"/>
          <w:szCs w:val="24"/>
        </w:rPr>
        <w:t xml:space="preserve">further decrease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64D2C2ED" w:rsidR="00DE62EB" w:rsidRDefault="008C02FE" w:rsidP="00A107A7">
      <w:pPr>
        <w:pStyle w:val="Overskrift2"/>
      </w:pPr>
      <w:r>
        <w:t xml:space="preserve">Scenario </w:t>
      </w:r>
      <w:r w:rsidR="008F54CE">
        <w:t>4</w:t>
      </w:r>
      <w:r w:rsidR="003F23A4">
        <w:t xml:space="preserve"> Including the</w:t>
      </w:r>
      <w:r>
        <w:t xml:space="preserve"> </w:t>
      </w:r>
      <w:r w:rsidR="003F23A4">
        <w:t>labor-force channel</w:t>
      </w:r>
    </w:p>
    <w:p w14:paraId="1EDEAA3D" w14:textId="7F09AA4A" w:rsidR="00A107A7" w:rsidRDefault="00A107A7" w:rsidP="00A107A7"/>
    <w:p w14:paraId="30D6D830" w14:textId="0587FAEE"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 xml:space="preserve">the two static models </w:t>
      </w:r>
      <w:r w:rsidR="005244DB">
        <w:rPr>
          <w:sz w:val="24"/>
          <w:szCs w:val="24"/>
        </w:rPr>
        <w:t xml:space="preserve">of income insurance and cash-benefits </w:t>
      </w:r>
      <w:r w:rsidR="00262E6D" w:rsidRPr="00AC0541">
        <w:rPr>
          <w:sz w:val="24"/>
          <w:szCs w:val="24"/>
        </w:rPr>
        <w:t>build by the IS-commission</w:t>
      </w:r>
      <w:r w:rsidR="005244DB">
        <w:rPr>
          <w:sz w:val="24"/>
          <w:szCs w:val="24"/>
        </w:rPr>
        <w:t>,</w:t>
      </w:r>
      <w:r w:rsidR="00262E6D" w:rsidRPr="00AC0541">
        <w:rPr>
          <w:sz w:val="24"/>
          <w:szCs w:val="24"/>
        </w:rPr>
        <w:t xml:space="preserve"> </w:t>
      </w:r>
      <w:r w:rsidR="00340753">
        <w:rPr>
          <w:sz w:val="24"/>
          <w:szCs w:val="24"/>
        </w:rPr>
        <w:t>where people would switch from the IS-program to the cash-benefits program, if the later one resulted in a higher level of benefits</w:t>
      </w:r>
      <w:r w:rsidRPr="00AC0541">
        <w:rPr>
          <w:sz w:val="24"/>
          <w:szCs w:val="24"/>
        </w:rPr>
        <w:t>.</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340753">
        <w:rPr>
          <w:sz w:val="24"/>
          <w:szCs w:val="24"/>
        </w:rPr>
        <w:t xml:space="preserve"> in our model</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340753">
        <w:rPr>
          <w:sz w:val="24"/>
          <w:szCs w:val="24"/>
        </w:rPr>
        <w:t>.</w:t>
      </w:r>
    </w:p>
    <w:p w14:paraId="12C9A2F8" w14:textId="255B2387" w:rsidR="007D3C27" w:rsidRPr="00AC0541" w:rsidRDefault="00A107A7" w:rsidP="008C02FE">
      <w:pPr>
        <w:spacing w:line="360" w:lineRule="auto"/>
        <w:rPr>
          <w:sz w:val="24"/>
          <w:szCs w:val="24"/>
        </w:rPr>
      </w:pPr>
      <w:r w:rsidRPr="00AC0541">
        <w:rPr>
          <w:sz w:val="24"/>
          <w:szCs w:val="24"/>
        </w:rPr>
        <w:t>As mentioned,</w:t>
      </w:r>
      <w:r w:rsidR="00340753">
        <w:rPr>
          <w:sz w:val="24"/>
          <w:szCs w:val="24"/>
        </w:rPr>
        <w:t xml:space="preserve"> we set the</w:t>
      </w:r>
      <w:r w:rsidRPr="00AC0541">
        <w:rPr>
          <w:sz w:val="24"/>
          <w:szCs w:val="24"/>
        </w:rPr>
        <w:t xml:space="preserve"> participation rate</w:t>
      </w:r>
      <w:r w:rsidR="00340753">
        <w:rPr>
          <w:sz w:val="24"/>
          <w:szCs w:val="24"/>
        </w:rPr>
        <w:t xml:space="preserve"> exogenously</w:t>
      </w:r>
      <w:r w:rsidRPr="00AC0541">
        <w:rPr>
          <w:sz w:val="24"/>
          <w:szCs w:val="24"/>
        </w:rPr>
        <w:t xml:space="preserve"> </w:t>
      </w:r>
      <w:r w:rsidR="00340753">
        <w:rPr>
          <w:sz w:val="24"/>
          <w:szCs w:val="24"/>
        </w:rPr>
        <w:t>with</w:t>
      </w:r>
      <w:r w:rsidRPr="00AC0541">
        <w:rPr>
          <w:sz w:val="24"/>
          <w:szCs w:val="24"/>
        </w:rPr>
        <w:t>in the baseline mode</w:t>
      </w:r>
      <w:r w:rsidR="00340753">
        <w:rPr>
          <w:sz w:val="24"/>
          <w:szCs w:val="24"/>
        </w:rPr>
        <w:t>l,</w:t>
      </w:r>
      <w:r w:rsidRPr="00AC0541">
        <w:rPr>
          <w:sz w:val="24"/>
          <w:szCs w:val="24"/>
        </w:rPr>
        <w:t xml:space="preserve"> as the literature is still mixed </w:t>
      </w:r>
      <w:r w:rsidR="00340753">
        <w:rPr>
          <w:sz w:val="24"/>
          <w:szCs w:val="24"/>
        </w:rPr>
        <w:t>in determining what explains</w:t>
      </w:r>
      <w:r w:rsidRPr="00AC0541">
        <w:rPr>
          <w:sz w:val="24"/>
          <w:szCs w:val="24"/>
        </w:rPr>
        <w:t xml:space="preserve"> the participation rate</w:t>
      </w:r>
      <w:r w:rsidR="0075427B" w:rsidRPr="00AC0541">
        <w:rPr>
          <w:sz w:val="24"/>
          <w:szCs w:val="24"/>
        </w:rPr>
        <w:t xml:space="preserve">. </w:t>
      </w:r>
      <w:r w:rsidRPr="00AC0541">
        <w:rPr>
          <w:sz w:val="24"/>
          <w:szCs w:val="24"/>
        </w:rPr>
        <w:t xml:space="preserve">We find significant </w:t>
      </w:r>
      <w:r w:rsidR="00340753">
        <w:rPr>
          <w:sz w:val="24"/>
          <w:szCs w:val="24"/>
        </w:rPr>
        <w:t>relationship</w:t>
      </w:r>
      <w:r w:rsidRPr="00AC0541">
        <w:rPr>
          <w:sz w:val="24"/>
          <w:szCs w:val="24"/>
        </w:rPr>
        <w:t xml:space="preserve">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for this negative relationship</w:t>
      </w:r>
      <w:r w:rsidR="00340753">
        <w:rPr>
          <w:sz w:val="24"/>
          <w:szCs w:val="24"/>
        </w:rPr>
        <w:t>,</w:t>
      </w:r>
      <w:r w:rsidR="00F41869" w:rsidRPr="00AC0541">
        <w:rPr>
          <w:sz w:val="24"/>
          <w:szCs w:val="24"/>
        </w:rPr>
        <w:t xml:space="preserve"> is that </w:t>
      </w:r>
      <w:r w:rsidR="00340753">
        <w:rPr>
          <w:sz w:val="24"/>
          <w:szCs w:val="24"/>
        </w:rPr>
        <w:t>a</w:t>
      </w:r>
      <w:r w:rsidR="00F41869"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340753">
        <w:rPr>
          <w:sz w:val="24"/>
          <w:szCs w:val="24"/>
        </w:rPr>
        <w:t xml:space="preserve">. </w:t>
      </w:r>
      <w:r w:rsidR="00F41869" w:rsidRPr="00AC0541">
        <w:rPr>
          <w:sz w:val="24"/>
          <w:szCs w:val="24"/>
        </w:rPr>
        <w:t xml:space="preserve"> </w:t>
      </w:r>
    </w:p>
    <w:p w14:paraId="485F3624" w14:textId="6C6139D5" w:rsidR="002F66FF" w:rsidRPr="00AC0541" w:rsidRDefault="00340753" w:rsidP="0078484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4D4A52F6" w:rsidR="00E21539" w:rsidRPr="00AC0541" w:rsidRDefault="0027188B" w:rsidP="0078484D">
      <w:pPr>
        <w:spacing w:line="360" w:lineRule="auto"/>
        <w:rPr>
          <w:sz w:val="24"/>
          <w:szCs w:val="24"/>
        </w:rPr>
      </w:pPr>
      <w:r w:rsidRPr="00AC0541">
        <w:rPr>
          <w:sz w:val="24"/>
          <w:szCs w:val="24"/>
        </w:rPr>
        <w:t>Comparing the simulated data with real data</w:t>
      </w:r>
      <w:r w:rsidR="002700CE">
        <w:rPr>
          <w:sz w:val="24"/>
          <w:szCs w:val="24"/>
        </w:rPr>
        <w:t xml:space="preserve"> for the participation rate,</w:t>
      </w:r>
      <w:r w:rsidRPr="00AC0541">
        <w:rPr>
          <w:sz w:val="24"/>
          <w:szCs w:val="24"/>
        </w:rPr>
        <w:t xml:space="preserve"> we see that the model is able to capture</w:t>
      </w:r>
      <w:r w:rsidR="00E21539" w:rsidRPr="00AC0541">
        <w:rPr>
          <w:sz w:val="24"/>
          <w:szCs w:val="24"/>
        </w:rPr>
        <w:t xml:space="preserve"> the overall trend</w:t>
      </w:r>
      <w:r w:rsidR="002700CE">
        <w:rPr>
          <w:sz w:val="24"/>
          <w:szCs w:val="24"/>
        </w:rPr>
        <w:t>, shown in the figure below</w:t>
      </w:r>
      <w:r w:rsidR="00757265" w:rsidRPr="00AC0541">
        <w:rPr>
          <w:sz w:val="24"/>
          <w:szCs w:val="24"/>
        </w:rPr>
        <w:t>:</w:t>
      </w:r>
      <w:r w:rsidR="00E21539" w:rsidRPr="00AC0541">
        <w:rPr>
          <w:sz w:val="24"/>
          <w:szCs w:val="24"/>
        </w:rPr>
        <w:t xml:space="preserve"> </w:t>
      </w:r>
    </w:p>
    <w:p w14:paraId="49E5B9CB" w14:textId="6C11385A" w:rsidR="003E500D" w:rsidRDefault="003E500D" w:rsidP="003E500D">
      <w:pPr>
        <w:pStyle w:val="Billedtekst"/>
        <w:keepNext/>
      </w:pPr>
      <w:r>
        <w:lastRenderedPageBreak/>
        <w:t xml:space="preserve">Figure </w:t>
      </w:r>
      <w:fldSimple w:instr=" SEQ Figure \* ARABIC ">
        <w:r w:rsidR="002C0AD3">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3650" cy="3353325"/>
                    </a:xfrm>
                    <a:prstGeom prst="rect">
                      <a:avLst/>
                    </a:prstGeom>
                  </pic:spPr>
                </pic:pic>
              </a:graphicData>
            </a:graphic>
          </wp:inline>
        </w:drawing>
      </w:r>
    </w:p>
    <w:p w14:paraId="075D7CCC" w14:textId="12076257" w:rsidR="00BA31C3" w:rsidRPr="00AC0541" w:rsidRDefault="00E21539" w:rsidP="009D7F01">
      <w:pPr>
        <w:spacing w:line="360" w:lineRule="auto"/>
        <w:rPr>
          <w:sz w:val="24"/>
          <w:szCs w:val="24"/>
        </w:rPr>
      </w:pPr>
      <w:r w:rsidRPr="00AC0541">
        <w:rPr>
          <w:sz w:val="24"/>
          <w:szCs w:val="24"/>
        </w:rPr>
        <w:t xml:space="preserve">When removing the suppressing of the </w:t>
      </w:r>
      <w:r w:rsidR="00B61329">
        <w:rPr>
          <w:sz w:val="24"/>
          <w:szCs w:val="24"/>
        </w:rPr>
        <w:t>state</w:t>
      </w:r>
      <w:r w:rsidRPr="00AC0541">
        <w:rPr>
          <w:sz w:val="24"/>
          <w:szCs w:val="24"/>
        </w:rPr>
        <w:t xml:space="preserve"> regulation </w:t>
      </w:r>
      <w:r w:rsidR="00B61329">
        <w:rPr>
          <w:sz w:val="24"/>
          <w:szCs w:val="24"/>
        </w:rPr>
        <w:t>percentage after</w:t>
      </w:r>
      <w:r w:rsidR="00234E1C">
        <w:rPr>
          <w:sz w:val="24"/>
          <w:szCs w:val="24"/>
        </w:rPr>
        <w:t xml:space="preserve"> </w:t>
      </w:r>
      <w:r w:rsidR="00B61329">
        <w:rPr>
          <w:sz w:val="24"/>
          <w:szCs w:val="24"/>
        </w:rPr>
        <w:t>introducing</w:t>
      </w:r>
      <w:r w:rsidR="00234E1C">
        <w:rPr>
          <w:sz w:val="24"/>
          <w:szCs w:val="24"/>
        </w:rPr>
        <w:t xml:space="preserve"> the LF-channel </w:t>
      </w:r>
      <w:r w:rsidRPr="00AC0541">
        <w:rPr>
          <w:sz w:val="24"/>
          <w:szCs w:val="24"/>
        </w:rPr>
        <w:t>we get almost the same results as in scenario 1</w:t>
      </w:r>
      <w:r w:rsidR="008C5D1F">
        <w:rPr>
          <w:sz w:val="24"/>
          <w:szCs w:val="24"/>
        </w:rPr>
        <w:t xml:space="preserve">, </w:t>
      </w:r>
      <w:r w:rsidR="00234E1C">
        <w:rPr>
          <w:sz w:val="24"/>
          <w:szCs w:val="24"/>
        </w:rPr>
        <w:t xml:space="preserve">where we </w:t>
      </w:r>
      <w:r w:rsidR="008C5D1F">
        <w:rPr>
          <w:sz w:val="24"/>
          <w:szCs w:val="24"/>
        </w:rPr>
        <w:t>only includ</w:t>
      </w:r>
      <w:r w:rsidR="00234E1C">
        <w:rPr>
          <w:sz w:val="24"/>
          <w:szCs w:val="24"/>
        </w:rPr>
        <w:t>ed</w:t>
      </w:r>
      <w:r w:rsidR="008C5D1F">
        <w:rPr>
          <w:sz w:val="24"/>
          <w:szCs w:val="24"/>
        </w:rPr>
        <w:t xml:space="preserve"> the demand channel</w:t>
      </w:r>
      <w:r w:rsidRPr="00AC0541">
        <w:rPr>
          <w:sz w:val="24"/>
          <w:szCs w:val="24"/>
        </w:rPr>
        <w:t xml:space="preserve">. </w:t>
      </w:r>
      <w:r w:rsidR="008C5D1F">
        <w:rPr>
          <w:sz w:val="24"/>
          <w:szCs w:val="24"/>
        </w:rPr>
        <w:t xml:space="preserve">We saw that </w:t>
      </w:r>
      <w:r w:rsidRPr="00AC0541">
        <w:rPr>
          <w:sz w:val="24"/>
          <w:szCs w:val="24"/>
        </w:rPr>
        <w:t>scenario 1 had a min</w:t>
      </w:r>
      <w:r w:rsidR="008C5D1F">
        <w:rPr>
          <w:sz w:val="24"/>
          <w:szCs w:val="24"/>
        </w:rPr>
        <w:t>imal</w:t>
      </w:r>
      <w:r w:rsidRPr="00AC0541">
        <w:rPr>
          <w:sz w:val="24"/>
          <w:szCs w:val="24"/>
        </w:rPr>
        <w:t xml:space="preserve"> effect on the unemployment rate, t</w:t>
      </w:r>
      <w:r w:rsidR="00234E1C">
        <w:rPr>
          <w:sz w:val="24"/>
          <w:szCs w:val="24"/>
        </w:rPr>
        <w:t xml:space="preserve">herefore </w:t>
      </w:r>
      <w:r w:rsidRPr="00AC0541">
        <w:rPr>
          <w:sz w:val="24"/>
          <w:szCs w:val="24"/>
        </w:rPr>
        <w:t>the</w:t>
      </w:r>
      <w:r w:rsidR="00234E1C">
        <w:rPr>
          <w:sz w:val="24"/>
          <w:szCs w:val="24"/>
        </w:rPr>
        <w:t xml:space="preserve"> change in the</w:t>
      </w:r>
      <w:r w:rsidRPr="00AC0541">
        <w:rPr>
          <w:sz w:val="24"/>
          <w:szCs w:val="24"/>
        </w:rPr>
        <w:t xml:space="preserve"> labor force is also minimal</w:t>
      </w:r>
      <w:r w:rsidR="00234E1C">
        <w:rPr>
          <w:sz w:val="24"/>
          <w:szCs w:val="24"/>
        </w:rPr>
        <w:t xml:space="preserve"> increasing the labor force with 50 people,</w:t>
      </w:r>
      <w:r w:rsidRPr="00AC0541">
        <w:rPr>
          <w:sz w:val="24"/>
          <w:szCs w:val="24"/>
        </w:rPr>
        <w:t xml:space="preserve"> creating almost no difference in the two scenarios</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r w:rsidRPr="00AC0541">
        <w:rPr>
          <w:sz w:val="24"/>
          <w:szCs w:val="24"/>
        </w:rPr>
        <w:t>approximately 150 people in this scenario</w:t>
      </w:r>
      <w:r w:rsidR="00845283" w:rsidRPr="00967F45">
        <w:rPr>
          <w:rStyle w:val="Fodnotehenvisning"/>
        </w:rPr>
        <w:footnoteReference w:id="15"/>
      </w:r>
      <w:r w:rsidR="00234E1C">
        <w:rPr>
          <w:sz w:val="24"/>
          <w:szCs w:val="24"/>
        </w:rPr>
        <w:t>, compared with 250 in scenario 1</w:t>
      </w:r>
      <w:r w:rsidRPr="00AC0541">
        <w:rPr>
          <w:sz w:val="24"/>
          <w:szCs w:val="24"/>
        </w:rPr>
        <w:t xml:space="preserve">. In scenario </w:t>
      </w:r>
      <w:r w:rsidR="00234E1C">
        <w:rPr>
          <w:sz w:val="24"/>
          <w:szCs w:val="24"/>
        </w:rPr>
        <w:t>6</w:t>
      </w:r>
      <w:r w:rsidRPr="00AC0541">
        <w:rPr>
          <w:sz w:val="24"/>
          <w:szCs w:val="24"/>
        </w:rPr>
        <w:t xml:space="preserve">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220F05EB" w:rsidR="00D0261D" w:rsidRDefault="009D7887" w:rsidP="00A36179">
      <w:pPr>
        <w:pStyle w:val="Overskrift2"/>
      </w:pPr>
      <w:r>
        <w:t xml:space="preserve">Scenario 5 </w:t>
      </w:r>
      <w:r w:rsidR="005621CD">
        <w:t>Including the productivity channel</w:t>
      </w:r>
    </w:p>
    <w:p w14:paraId="2470DE0A" w14:textId="77777777" w:rsidR="00D0261D" w:rsidRDefault="00D0261D" w:rsidP="00D0261D"/>
    <w:p w14:paraId="1902EB65" w14:textId="257963ED"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8B719F">
        <w:rPr>
          <w:sz w:val="24"/>
          <w:szCs w:val="24"/>
        </w:rPr>
        <w:t>,</w:t>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w:t>
      </w:r>
      <w:r w:rsidR="008B719F">
        <w:rPr>
          <w:sz w:val="24"/>
          <w:szCs w:val="24"/>
        </w:rPr>
        <w:t>Assuming this to be true, the existence of the liquidity effect</w:t>
      </w:r>
      <w:r w:rsidRPr="00AC0541">
        <w:rPr>
          <w:sz w:val="24"/>
          <w:szCs w:val="24"/>
        </w:rPr>
        <w:t xml:space="preserve"> creates a possible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w:t>
      </w:r>
      <w:r w:rsidRPr="00AC0541">
        <w:rPr>
          <w:sz w:val="24"/>
          <w:szCs w:val="24"/>
        </w:rPr>
        <w:lastRenderedPageBreak/>
        <w:t xml:space="preserve">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w:t>
      </w:r>
      <w:r w:rsidR="008B719F">
        <w:rPr>
          <w:sz w:val="24"/>
          <w:szCs w:val="24"/>
        </w:rPr>
        <w:t>2,</w:t>
      </w:r>
      <w:r w:rsidRPr="00AC0541">
        <w:rPr>
          <w:sz w:val="24"/>
          <w:szCs w:val="24"/>
        </w:rPr>
        <w:t xml:space="preserve"> empirical results </w:t>
      </w:r>
      <w:r w:rsidR="008B719F">
        <w:rPr>
          <w:sz w:val="24"/>
          <w:szCs w:val="24"/>
        </w:rPr>
        <w:t xml:space="preserve">only </w:t>
      </w:r>
      <w:r w:rsidR="00B61329">
        <w:rPr>
          <w:sz w:val="24"/>
          <w:szCs w:val="24"/>
        </w:rPr>
        <w:t>find</w:t>
      </w:r>
      <w:r w:rsidRPr="00AC0541">
        <w:rPr>
          <w:sz w:val="24"/>
          <w:szCs w:val="24"/>
        </w:rPr>
        <w:t xml:space="preserve">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w:t>
      </w:r>
      <w:r w:rsidR="008B719F">
        <w:rPr>
          <w:sz w:val="24"/>
          <w:szCs w:val="24"/>
        </w:rPr>
        <w:t>to measure</w:t>
      </w:r>
      <w:r w:rsidRPr="00AC0541">
        <w:rPr>
          <w:sz w:val="24"/>
          <w:szCs w:val="24"/>
        </w:rPr>
        <w:t xml:space="preserv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w:t>
      </w:r>
      <w:r w:rsidR="005F2952">
        <w:rPr>
          <w:sz w:val="24"/>
          <w:szCs w:val="24"/>
        </w:rPr>
        <w:t>2</w:t>
      </w:r>
      <w:r w:rsidR="00111564" w:rsidRPr="00AC0541">
        <w:rPr>
          <w:sz w:val="24"/>
          <w:szCs w:val="24"/>
        </w:rPr>
        <w:t xml:space="preserve"> </w:t>
      </w:r>
      <w:r w:rsidRPr="00AC0541">
        <w:rPr>
          <w:sz w:val="24"/>
          <w:szCs w:val="24"/>
        </w:rPr>
        <w:t xml:space="preserve">will be included. </w:t>
      </w:r>
      <w:r w:rsidR="008B719F">
        <w:rPr>
          <w:sz w:val="24"/>
          <w:szCs w:val="24"/>
        </w:rPr>
        <w:t xml:space="preserve">Like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 xml:space="preserve">e factor explaining productivity, </w:t>
      </w:r>
      <w:r w:rsidR="008B719F">
        <w:rPr>
          <w:sz w:val="24"/>
          <w:szCs w:val="24"/>
        </w:rPr>
        <w:t>we find significant effects for all three regressors</w:t>
      </w:r>
      <w:r w:rsidR="00C100EC" w:rsidRPr="00967F45">
        <w:rPr>
          <w:rStyle w:val="Fodnotehenvisning"/>
        </w:rPr>
        <w:footnoteReference w:id="16"/>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7983D597" w:rsidR="00D0261D" w:rsidRPr="00AC0541" w:rsidRDefault="00D0261D" w:rsidP="00D0261D">
      <w:pPr>
        <w:spacing w:line="360" w:lineRule="auto"/>
        <w:rPr>
          <w:sz w:val="24"/>
          <w:szCs w:val="24"/>
        </w:rPr>
      </w:pPr>
      <w:r w:rsidRPr="00AC0541">
        <w:rPr>
          <w:sz w:val="24"/>
          <w:szCs w:val="24"/>
        </w:rPr>
        <w:t>As the increase in the average level of income insurance now feeds directly into the productivity, we observe an increase in productivity compared to the baseline model after 2016</w:t>
      </w:r>
      <w:r w:rsidR="008B719F">
        <w:rPr>
          <w:sz w:val="24"/>
          <w:szCs w:val="24"/>
        </w:rPr>
        <w:t>, observed in the figure below</w:t>
      </w:r>
      <w:r w:rsidRPr="00AC0541">
        <w:rPr>
          <w:sz w:val="24"/>
          <w:szCs w:val="24"/>
        </w:rPr>
        <w:t xml:space="preserve">. </w:t>
      </w:r>
    </w:p>
    <w:p w14:paraId="5E3B4C35" w14:textId="2BB8DF23" w:rsidR="003E500D" w:rsidRDefault="003E500D" w:rsidP="003E500D">
      <w:pPr>
        <w:pStyle w:val="Billedtekst"/>
        <w:keepNext/>
      </w:pPr>
      <w:r>
        <w:lastRenderedPageBreak/>
        <w:t xml:space="preserve">Figure </w:t>
      </w:r>
      <w:fldSimple w:instr=" SEQ Figure \* ARABIC ">
        <w:r w:rsidR="002C0AD3">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64DB03B9" w14:textId="738AEC02"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w:t>
      </w:r>
      <w:r w:rsidR="008B719F">
        <w:rPr>
          <w:sz w:val="24"/>
          <w:szCs w:val="24"/>
        </w:rPr>
        <w:t>.</w:t>
      </w:r>
      <w:r w:rsidRPr="00AC0541">
        <w:rPr>
          <w:sz w:val="24"/>
          <w:szCs w:val="24"/>
        </w:rPr>
        <w:t xml:space="preserve"> </w:t>
      </w:r>
      <w:r w:rsidR="008B719F">
        <w:rPr>
          <w:sz w:val="24"/>
          <w:szCs w:val="24"/>
        </w:rPr>
        <w:t>T</w:t>
      </w:r>
      <w:r w:rsidRPr="00AC0541">
        <w:rPr>
          <w:sz w:val="24"/>
          <w:szCs w:val="24"/>
        </w:rPr>
        <w:t>herefor</w:t>
      </w:r>
      <w:r w:rsidR="000412E2">
        <w:rPr>
          <w:sz w:val="24"/>
          <w:szCs w:val="24"/>
        </w:rPr>
        <w:t>e</w:t>
      </w:r>
      <w:r w:rsidR="00D969ED">
        <w:rPr>
          <w:sz w:val="24"/>
          <w:szCs w:val="24"/>
        </w:rPr>
        <w:t>,</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w:t>
      </w:r>
      <w:r w:rsidR="008B719F">
        <w:rPr>
          <w:sz w:val="24"/>
          <w:szCs w:val="24"/>
        </w:rPr>
        <w:t>.</w:t>
      </w:r>
      <w:r w:rsidRPr="00AC0541">
        <w:rPr>
          <w:sz w:val="24"/>
          <w:szCs w:val="24"/>
        </w:rPr>
        <w:t xml:space="preserve"> </w:t>
      </w:r>
      <w:r w:rsidR="008B719F">
        <w:rPr>
          <w:sz w:val="24"/>
          <w:szCs w:val="24"/>
        </w:rPr>
        <w:t>Looking at the percentage change in unemployment this</w:t>
      </w:r>
      <w:r w:rsidRPr="00AC0541">
        <w:rPr>
          <w:sz w:val="24"/>
          <w:szCs w:val="24"/>
        </w:rPr>
        <w:t xml:space="preserve"> is a 15 percent increase, </w:t>
      </w:r>
      <w:r w:rsidR="008B719F">
        <w:rPr>
          <w:sz w:val="24"/>
          <w:szCs w:val="24"/>
        </w:rPr>
        <w:t>as also</w:t>
      </w:r>
      <w:r w:rsidR="00E65BE3">
        <w:rPr>
          <w:sz w:val="24"/>
          <w:szCs w:val="24"/>
        </w:rPr>
        <w:t xml:space="preserve">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w:t>
      </w:r>
      <w:r w:rsidRPr="00AC0541">
        <w:rPr>
          <w:sz w:val="24"/>
          <w:szCs w:val="24"/>
        </w:rPr>
        <w:t>.</w:t>
      </w:r>
    </w:p>
    <w:p w14:paraId="44C8D805" w14:textId="1B893218" w:rsidR="003E500D" w:rsidRDefault="003E500D" w:rsidP="003E500D">
      <w:pPr>
        <w:pStyle w:val="Billedtekst"/>
        <w:keepNext/>
      </w:pPr>
      <w:r>
        <w:lastRenderedPageBreak/>
        <w:t xml:space="preserve">Figure </w:t>
      </w:r>
      <w:fldSimple w:instr=" SEQ Figure \* ARABIC ">
        <w:r w:rsidR="002C0AD3">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3785" cy="2381391"/>
                    </a:xfrm>
                    <a:prstGeom prst="rect">
                      <a:avLst/>
                    </a:prstGeom>
                  </pic:spPr>
                </pic:pic>
              </a:graphicData>
            </a:graphic>
          </wp:inline>
        </w:drawing>
      </w:r>
    </w:p>
    <w:p w14:paraId="2192E8F1" w14:textId="0A661EAA" w:rsidR="00D0261D" w:rsidRDefault="00D0261D" w:rsidP="00D0261D"/>
    <w:p w14:paraId="23DC51BE" w14:textId="05CC082A" w:rsidR="0094247A" w:rsidRPr="00AC0541" w:rsidRDefault="0094247A" w:rsidP="0094247A">
      <w:pPr>
        <w:spacing w:line="360" w:lineRule="auto"/>
        <w:rPr>
          <w:sz w:val="24"/>
          <w:szCs w:val="24"/>
        </w:rPr>
      </w:pPr>
      <w:r w:rsidRPr="00AC0541">
        <w:rPr>
          <w:sz w:val="24"/>
          <w:szCs w:val="24"/>
        </w:rPr>
        <w:t>We find th</w:t>
      </w:r>
      <w:r w:rsidR="009C7F75">
        <w:rPr>
          <w:sz w:val="24"/>
          <w:szCs w:val="24"/>
        </w:rPr>
        <w:t>e effect of the productivity channel to be</w:t>
      </w:r>
      <w:r w:rsidRPr="00AC0541">
        <w:rPr>
          <w:sz w:val="24"/>
          <w:szCs w:val="24"/>
        </w:rPr>
        <w:t xml:space="preserve"> quite large</w:t>
      </w:r>
      <w:r w:rsidR="009C7F75">
        <w:rPr>
          <w:sz w:val="24"/>
          <w:szCs w:val="24"/>
        </w:rPr>
        <w:t>,</w:t>
      </w:r>
      <w:r w:rsidRPr="00AC0541">
        <w:rPr>
          <w:sz w:val="24"/>
          <w:szCs w:val="24"/>
        </w:rPr>
        <w:t xml:space="preserve"> especially compared to the other effects</w:t>
      </w:r>
      <w:r w:rsidR="009C7F75">
        <w:rPr>
          <w:sz w:val="24"/>
          <w:szCs w:val="24"/>
        </w:rPr>
        <w:t xml:space="preserve"> of the previous scenarios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2</w:t>
      </w:r>
      <w:r w:rsidR="009C7F75">
        <w:rPr>
          <w:sz w:val="24"/>
          <w:szCs w:val="24"/>
        </w:rPr>
        <w:t xml:space="preserve">, we presented </w:t>
      </w:r>
      <w:r w:rsidR="00ED3C43">
        <w:rPr>
          <w:sz w:val="24"/>
          <w:szCs w:val="24"/>
        </w:rPr>
        <w:t>literature</w:t>
      </w:r>
      <w:r w:rsidR="00E65BE3">
        <w:rPr>
          <w:sz w:val="24"/>
          <w:szCs w:val="24"/>
        </w:rPr>
        <w:t xml:space="preserve"> showing mixed results regarding the matching effect,</w:t>
      </w:r>
      <w:r w:rsidR="00ED3C43">
        <w:rPr>
          <w:sz w:val="24"/>
          <w:szCs w:val="24"/>
        </w:rPr>
        <w:t xml:space="preserve"> most likely because most </w:t>
      </w:r>
      <w:r w:rsidR="009215B4">
        <w:rPr>
          <w:sz w:val="24"/>
          <w:szCs w:val="24"/>
        </w:rPr>
        <w:t>literature finds</w:t>
      </w:r>
      <w:r w:rsidR="00ED3C43">
        <w:rPr>
          <w:sz w:val="24"/>
          <w:szCs w:val="24"/>
        </w:rPr>
        <w:t xml:space="preserve"> it problematic to find good measures of productivity</w:t>
      </w:r>
      <w:r w:rsidR="009215B4">
        <w:rPr>
          <w:sz w:val="24"/>
          <w:szCs w:val="24"/>
        </w:rPr>
        <w:t xml:space="preserve"> </w:t>
      </w:r>
      <w:r w:rsidR="009215B4">
        <w:rPr>
          <w:sz w:val="24"/>
          <w:szCs w:val="24"/>
        </w:rPr>
        <w:fldChar w:fldCharType="begin" w:fldLock="1"/>
      </w:r>
      <w:r w:rsidR="005634E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9215B4">
        <w:rPr>
          <w:sz w:val="24"/>
          <w:szCs w:val="24"/>
        </w:rPr>
        <w:fldChar w:fldCharType="separate"/>
      </w:r>
      <w:r w:rsidR="009215B4" w:rsidRPr="009215B4">
        <w:rPr>
          <w:noProof/>
          <w:sz w:val="24"/>
          <w:szCs w:val="24"/>
        </w:rPr>
        <w:t>(Andersen et al., 2015)</w:t>
      </w:r>
      <w:r w:rsidR="009215B4">
        <w:rPr>
          <w:sz w:val="24"/>
          <w:szCs w:val="24"/>
        </w:rPr>
        <w:fldChar w:fldCharType="end"/>
      </w:r>
      <w:r w:rsidR="00ED3C43">
        <w:rPr>
          <w:sz w:val="24"/>
          <w:szCs w:val="24"/>
        </w:rPr>
        <w:t xml:space="preserve">. In addition to this, </w:t>
      </w:r>
      <w:r w:rsidR="00ED3C43" w:rsidRPr="003F32AA">
        <w:rPr>
          <w:noProof/>
          <w:sz w:val="24"/>
          <w:szCs w:val="24"/>
        </w:rPr>
        <w:t>Andersen et</w:t>
      </w:r>
      <w:r w:rsidR="00ED3C43">
        <w:rPr>
          <w:noProof/>
          <w:sz w:val="24"/>
          <w:szCs w:val="24"/>
        </w:rPr>
        <w:t xml:space="preserve"> al.</w:t>
      </w:r>
      <w:r w:rsidR="00ED3C43">
        <w:rPr>
          <w:sz w:val="24"/>
          <w:szCs w:val="24"/>
        </w:rPr>
        <w:t xml:space="preserve"> </w:t>
      </w:r>
      <w:r w:rsidR="00ED3C43">
        <w:rPr>
          <w:sz w:val="24"/>
          <w:szCs w:val="24"/>
        </w:rPr>
        <w:fldChar w:fldCharType="begin" w:fldLock="1"/>
      </w:r>
      <w:r w:rsidR="00ED3C4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D3C43">
        <w:rPr>
          <w:sz w:val="24"/>
          <w:szCs w:val="24"/>
        </w:rPr>
        <w:fldChar w:fldCharType="separate"/>
      </w:r>
      <w:r w:rsidR="00ED3C43" w:rsidRPr="003F32AA">
        <w:rPr>
          <w:noProof/>
          <w:sz w:val="24"/>
          <w:szCs w:val="24"/>
        </w:rPr>
        <w:t>(2015)</w:t>
      </w:r>
      <w:r w:rsidR="00ED3C43">
        <w:rPr>
          <w:sz w:val="24"/>
          <w:szCs w:val="24"/>
        </w:rPr>
        <w:fldChar w:fldCharType="end"/>
      </w:r>
      <w:r w:rsidR="00ED3C43">
        <w:rPr>
          <w:sz w:val="24"/>
          <w:szCs w:val="24"/>
        </w:rPr>
        <w:t xml:space="preserve"> </w:t>
      </w:r>
      <w:r w:rsidR="009215B4">
        <w:rPr>
          <w:sz w:val="24"/>
          <w:szCs w:val="24"/>
        </w:rPr>
        <w:t xml:space="preserve">also </w:t>
      </w:r>
      <w:r w:rsidR="00ED3C43">
        <w:rPr>
          <w:sz w:val="24"/>
          <w:szCs w:val="24"/>
        </w:rPr>
        <w:t>present a reverse effect</w:t>
      </w:r>
      <w:r w:rsidR="00E65BE3">
        <w:rPr>
          <w:sz w:val="24"/>
          <w:szCs w:val="24"/>
        </w:rPr>
        <w:t xml:space="preserve"> </w:t>
      </w:r>
      <w:r w:rsidR="00ED3C43">
        <w:rPr>
          <w:sz w:val="24"/>
          <w:szCs w:val="24"/>
        </w:rPr>
        <w:t xml:space="preserve">arguing that extending the unemployment period, should </w:t>
      </w:r>
      <w:r w:rsidR="00E65BE3">
        <w:rPr>
          <w:sz w:val="24"/>
          <w:szCs w:val="24"/>
        </w:rPr>
        <w:t>lower human capital</w:t>
      </w:r>
      <w:r w:rsidR="00ED3C43">
        <w:rPr>
          <w:sz w:val="24"/>
          <w:szCs w:val="24"/>
        </w:rPr>
        <w:t>.</w:t>
      </w:r>
      <w:r w:rsidR="00E65BE3">
        <w:rPr>
          <w:sz w:val="24"/>
          <w:szCs w:val="24"/>
        </w:rPr>
        <w:t xml:space="preserve"> </w:t>
      </w:r>
      <w:r w:rsidR="00ED3C43">
        <w:rPr>
          <w:sz w:val="24"/>
          <w:szCs w:val="24"/>
        </w:rPr>
        <w:t>This effect seems hard to capture,</w:t>
      </w:r>
      <w:r w:rsidR="00E65BE3">
        <w:rPr>
          <w:sz w:val="24"/>
          <w:szCs w:val="24"/>
        </w:rPr>
        <w:t xml:space="preserve"> as this is also affected by the active policy for the labor market. For this </w:t>
      </w:r>
      <w:r w:rsidR="000C2886">
        <w:rPr>
          <w:sz w:val="24"/>
          <w:szCs w:val="24"/>
        </w:rPr>
        <w:t xml:space="preserve">reason, </w:t>
      </w:r>
      <w:r w:rsidR="009215B4">
        <w:rPr>
          <w:sz w:val="24"/>
          <w:szCs w:val="24"/>
        </w:rPr>
        <w:t xml:space="preserve">we will exclude the productivity channel in the next scenario, </w:t>
      </w:r>
      <w:r w:rsidR="000C2886">
        <w:rPr>
          <w:sz w:val="24"/>
          <w:szCs w:val="24"/>
        </w:rPr>
        <w:t xml:space="preserve">when </w:t>
      </w:r>
      <w:r w:rsidR="009215B4">
        <w:rPr>
          <w:sz w:val="24"/>
          <w:szCs w:val="24"/>
        </w:rPr>
        <w:t>including multiple channels at once</w:t>
      </w:r>
      <w:r w:rsidR="00A32105" w:rsidRPr="00967F45">
        <w:rPr>
          <w:rStyle w:val="Fodnotehenvisning"/>
        </w:rPr>
        <w:footnoteReference w:id="17"/>
      </w:r>
      <w:r w:rsidR="000C2886">
        <w:rPr>
          <w:sz w:val="24"/>
          <w:szCs w:val="24"/>
        </w:rPr>
        <w:t>.</w:t>
      </w:r>
    </w:p>
    <w:p w14:paraId="603A1951" w14:textId="116C80A8" w:rsidR="009954FC" w:rsidRDefault="009954FC" w:rsidP="009954FC">
      <w:pPr>
        <w:pStyle w:val="Overskrift2"/>
      </w:pPr>
      <w:r>
        <w:t xml:space="preserve">Scenario </w:t>
      </w:r>
      <w:r w:rsidR="009D7887">
        <w:t>6</w:t>
      </w:r>
      <w:r w:rsidR="00D41C51">
        <w:t>:</w:t>
      </w:r>
      <w:r>
        <w:t xml:space="preserve"> </w:t>
      </w:r>
      <w:r w:rsidR="00D41C51">
        <w:t>including multiple channels</w:t>
      </w:r>
    </w:p>
    <w:p w14:paraId="151C4F76" w14:textId="427AC89B" w:rsidR="00874529" w:rsidRDefault="00874529" w:rsidP="00874529"/>
    <w:p w14:paraId="2D519D36" w14:textId="2D7B5FB3" w:rsidR="009E3EAA" w:rsidRPr="00AC0541" w:rsidRDefault="00BC52F4" w:rsidP="009E3EAA">
      <w:pPr>
        <w:spacing w:line="360" w:lineRule="auto"/>
        <w:rPr>
          <w:sz w:val="24"/>
          <w:szCs w:val="24"/>
        </w:rPr>
      </w:pPr>
      <w:r w:rsidRPr="00AC0541">
        <w:rPr>
          <w:sz w:val="24"/>
          <w:szCs w:val="24"/>
        </w:rPr>
        <w:t>In the previous scenarios</w:t>
      </w:r>
      <w:r w:rsidR="00D41C51">
        <w:rPr>
          <w:sz w:val="24"/>
          <w:szCs w:val="24"/>
        </w:rPr>
        <w:t>,</w:t>
      </w:r>
      <w:r w:rsidRPr="00AC0541">
        <w:rPr>
          <w:sz w:val="24"/>
          <w:szCs w:val="24"/>
        </w:rPr>
        <w:t xml:space="preserve"> we</w:t>
      </w:r>
      <w:r w:rsidR="00D41C51">
        <w:rPr>
          <w:sz w:val="24"/>
          <w:szCs w:val="24"/>
        </w:rPr>
        <w:t xml:space="preserve"> have analyzed the five macroeconomic channels explained in section 2,</w:t>
      </w:r>
      <w:r w:rsidRPr="00AC0541">
        <w:rPr>
          <w:sz w:val="24"/>
          <w:szCs w:val="24"/>
        </w:rPr>
        <w:t xml:space="preserve"> </w:t>
      </w:r>
      <w:r w:rsidR="00D41C51">
        <w:rPr>
          <w:sz w:val="24"/>
          <w:szCs w:val="24"/>
        </w:rPr>
        <w:t>looking at how they independently affected the economy, and most importantly for our paper, unemployment</w:t>
      </w:r>
      <w:r w:rsidR="009E3EAA" w:rsidRPr="00AC0541">
        <w:rPr>
          <w:sz w:val="24"/>
          <w:szCs w:val="24"/>
        </w:rPr>
        <w:t xml:space="preserve">. </w:t>
      </w:r>
      <w:r w:rsidR="00874529" w:rsidRPr="00AC0541">
        <w:rPr>
          <w:sz w:val="24"/>
          <w:szCs w:val="24"/>
        </w:rPr>
        <w:t>Now, we will introduce a scenario including the channels</w:t>
      </w:r>
      <w:r w:rsidR="00D41C51">
        <w:rPr>
          <w:sz w:val="24"/>
          <w:szCs w:val="24"/>
        </w:rPr>
        <w:t xml:space="preserve"> from scenario 1-4</w:t>
      </w:r>
      <w:r w:rsidR="00874529" w:rsidRPr="00AC0541">
        <w:rPr>
          <w:sz w:val="24"/>
          <w:szCs w:val="24"/>
        </w:rPr>
        <w:t xml:space="preserve"> at once, </w:t>
      </w:r>
      <w:r w:rsidR="00D41C51">
        <w:rPr>
          <w:sz w:val="24"/>
          <w:szCs w:val="24"/>
        </w:rPr>
        <w:t xml:space="preserve">as </w:t>
      </w:r>
      <w:r w:rsidR="00874529" w:rsidRPr="00AC0541">
        <w:rPr>
          <w:sz w:val="24"/>
          <w:szCs w:val="24"/>
        </w:rPr>
        <w:t xml:space="preserve">doing this </w:t>
      </w:r>
      <w:r w:rsidR="00D41C51">
        <w:rPr>
          <w:sz w:val="24"/>
          <w:szCs w:val="24"/>
        </w:rPr>
        <w:t>will</w:t>
      </w:r>
      <w:r w:rsidR="00874529" w:rsidRPr="00AC0541">
        <w:rPr>
          <w:sz w:val="24"/>
          <w:szCs w:val="24"/>
        </w:rPr>
        <w:t xml:space="preserve"> allow</w:t>
      </w:r>
      <w:r w:rsidR="00D41C51">
        <w:rPr>
          <w:sz w:val="24"/>
          <w:szCs w:val="24"/>
        </w:rPr>
        <w:t xml:space="preserve"> </w:t>
      </w:r>
      <w:r w:rsidR="00874529" w:rsidRPr="00AC0541">
        <w:rPr>
          <w:sz w:val="24"/>
          <w:szCs w:val="24"/>
        </w:rPr>
        <w:t>the effects of</w:t>
      </w:r>
      <w:r w:rsidR="009E3EAA" w:rsidRPr="00AC0541">
        <w:rPr>
          <w:sz w:val="24"/>
          <w:szCs w:val="24"/>
        </w:rPr>
        <w:t xml:space="preserve"> one</w:t>
      </w:r>
      <w:r w:rsidR="00874529" w:rsidRPr="00AC0541">
        <w:rPr>
          <w:sz w:val="24"/>
          <w:szCs w:val="24"/>
        </w:rPr>
        <w:t xml:space="preserve"> channel to feed into other channels. </w:t>
      </w:r>
      <w:r w:rsidR="00D41C51">
        <w:rPr>
          <w:sz w:val="24"/>
          <w:szCs w:val="24"/>
        </w:rPr>
        <w:t>Again, w</w:t>
      </w:r>
      <w:r w:rsidR="00874529" w:rsidRPr="00AC0541">
        <w:rPr>
          <w:sz w:val="24"/>
          <w:szCs w:val="24"/>
        </w:rPr>
        <w:t>e will focus on the effects</w:t>
      </w:r>
      <w:r w:rsidR="00D41C51">
        <w:rPr>
          <w:sz w:val="24"/>
          <w:szCs w:val="24"/>
        </w:rPr>
        <w:t xml:space="preserve"> found</w:t>
      </w:r>
      <w:r w:rsidR="00874529" w:rsidRPr="00AC0541">
        <w:rPr>
          <w:sz w:val="24"/>
          <w:szCs w:val="24"/>
        </w:rPr>
        <w:t xml:space="preserve"> on unemployment,</w:t>
      </w:r>
      <w:r w:rsidR="00D41C51">
        <w:rPr>
          <w:sz w:val="24"/>
          <w:szCs w:val="24"/>
        </w:rPr>
        <w:t xml:space="preserve"> but will also include the effects found on the</w:t>
      </w:r>
      <w:r w:rsidR="00874529" w:rsidRPr="00AC0541">
        <w:rPr>
          <w:sz w:val="24"/>
          <w:szCs w:val="24"/>
        </w:rPr>
        <w:t xml:space="preserve"> </w:t>
      </w:r>
      <w:r w:rsidR="009E3EAA" w:rsidRPr="00AC0541">
        <w:rPr>
          <w:sz w:val="24"/>
          <w:szCs w:val="24"/>
        </w:rPr>
        <w:t>g</w:t>
      </w:r>
      <w:r w:rsidR="00874529" w:rsidRPr="00AC0541">
        <w:rPr>
          <w:sz w:val="24"/>
          <w:szCs w:val="24"/>
        </w:rPr>
        <w:t xml:space="preserve">overnment net-lending and </w:t>
      </w:r>
      <w:r w:rsidR="00D41C51" w:rsidRPr="00AC0541">
        <w:rPr>
          <w:sz w:val="24"/>
          <w:szCs w:val="24"/>
        </w:rPr>
        <w:t>GDP</w:t>
      </w:r>
      <w:r w:rsidR="00D41C51">
        <w:rPr>
          <w:sz w:val="24"/>
          <w:szCs w:val="24"/>
        </w:rPr>
        <w:t xml:space="preserve"> and</w:t>
      </w:r>
      <w:r w:rsidR="00874529" w:rsidRPr="00AC0541">
        <w:rPr>
          <w:sz w:val="24"/>
          <w:szCs w:val="24"/>
        </w:rPr>
        <w:t xml:space="preserve"> compar</w:t>
      </w:r>
      <w:r w:rsidR="00D41C51">
        <w:rPr>
          <w:sz w:val="24"/>
          <w:szCs w:val="24"/>
        </w:rPr>
        <w:t>e</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 xml:space="preserve">As argued </w:t>
      </w:r>
      <w:r w:rsidR="000C2886">
        <w:rPr>
          <w:sz w:val="24"/>
          <w:szCs w:val="24"/>
        </w:rPr>
        <w:lastRenderedPageBreak/>
        <w:t xml:space="preserve">in </w:t>
      </w:r>
      <w:r w:rsidR="00D41C51">
        <w:rPr>
          <w:sz w:val="24"/>
          <w:szCs w:val="24"/>
        </w:rPr>
        <w:t>the previous section,</w:t>
      </w:r>
      <w:r w:rsidR="000C2886">
        <w:rPr>
          <w:sz w:val="24"/>
          <w:szCs w:val="24"/>
        </w:rPr>
        <w:t xml:space="preserve"> we do not include the productivity </w:t>
      </w:r>
      <w:r w:rsidR="009518A8">
        <w:rPr>
          <w:sz w:val="24"/>
          <w:szCs w:val="24"/>
        </w:rPr>
        <w:t>channel</w:t>
      </w:r>
      <w:r w:rsidR="0030303A">
        <w:rPr>
          <w:sz w:val="24"/>
          <w:szCs w:val="24"/>
        </w:rPr>
        <w:t xml:space="preserve"> in this scenario,</w:t>
      </w:r>
      <w:r w:rsidR="009518A8">
        <w:rPr>
          <w:sz w:val="24"/>
          <w:szCs w:val="24"/>
        </w:rPr>
        <w:t xml:space="preserve"> as we find the </w:t>
      </w:r>
      <w:r w:rsidR="009E3EAA" w:rsidRPr="00AC0541">
        <w:rPr>
          <w:sz w:val="24"/>
          <w:szCs w:val="24"/>
        </w:rPr>
        <w:t xml:space="preserve">results of </w:t>
      </w:r>
      <w:r w:rsidR="009518A8">
        <w:rPr>
          <w:sz w:val="24"/>
          <w:szCs w:val="24"/>
        </w:rPr>
        <w:t>this channel</w:t>
      </w:r>
      <w:r w:rsidR="009E3EAA" w:rsidRPr="00AC0541">
        <w:rPr>
          <w:sz w:val="24"/>
          <w:szCs w:val="24"/>
        </w:rPr>
        <w:t xml:space="preserve"> quite radical</w:t>
      </w:r>
      <w:r w:rsidR="0030303A">
        <w:rPr>
          <w:sz w:val="24"/>
          <w:szCs w:val="24"/>
        </w:rPr>
        <w:t xml:space="preserve">. At the same </w:t>
      </w:r>
      <w:r w:rsidR="00B25D84">
        <w:rPr>
          <w:sz w:val="24"/>
          <w:szCs w:val="24"/>
        </w:rPr>
        <w:t>time,</w:t>
      </w:r>
      <w:r w:rsidR="0030303A">
        <w:rPr>
          <w:sz w:val="24"/>
          <w:szCs w:val="24"/>
        </w:rPr>
        <w:t xml:space="preserve"> we</w:t>
      </w:r>
      <w:r w:rsidR="009518A8">
        <w:rPr>
          <w:sz w:val="24"/>
          <w:szCs w:val="24"/>
        </w:rPr>
        <w:t xml:space="preserve"> also find</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w:t>
      </w:r>
      <w:r w:rsidR="00B25D84">
        <w:rPr>
          <w:sz w:val="24"/>
          <w:szCs w:val="24"/>
        </w:rPr>
        <w:t>to show mixed results of</w:t>
      </w:r>
      <w:r w:rsidR="009E3EAA" w:rsidRPr="00AC0541">
        <w:rPr>
          <w:sz w:val="24"/>
          <w:szCs w:val="24"/>
        </w:rPr>
        <w:t xml:space="preserve"> the matching effects, </w:t>
      </w:r>
      <w:r w:rsidR="009518A8">
        <w:rPr>
          <w:sz w:val="24"/>
          <w:szCs w:val="24"/>
        </w:rPr>
        <w:t xml:space="preserve">leaving us to not trust </w:t>
      </w:r>
      <w:r w:rsidR="00C87AA6" w:rsidRPr="00AC0541">
        <w:rPr>
          <w:sz w:val="24"/>
          <w:szCs w:val="24"/>
        </w:rPr>
        <w:t>the effects found in the previous scenario</w:t>
      </w:r>
      <w:r w:rsidR="009E3EAA" w:rsidRPr="00AC0541">
        <w:rPr>
          <w:sz w:val="24"/>
          <w:szCs w:val="24"/>
        </w:rPr>
        <w:t>.</w:t>
      </w:r>
    </w:p>
    <w:p w14:paraId="29FA300C" w14:textId="1FE971A5" w:rsidR="00874529" w:rsidRPr="00AC0541" w:rsidRDefault="00274B3E" w:rsidP="00007D2E">
      <w:pPr>
        <w:spacing w:line="360" w:lineRule="auto"/>
        <w:rPr>
          <w:sz w:val="24"/>
          <w:szCs w:val="24"/>
        </w:rPr>
      </w:pPr>
      <w:r>
        <w:rPr>
          <w:sz w:val="24"/>
          <w:szCs w:val="24"/>
        </w:rPr>
        <w:t xml:space="preserve">Looking at the </w:t>
      </w:r>
      <w:r w:rsidR="00874529" w:rsidRPr="00AC0541">
        <w:rPr>
          <w:sz w:val="24"/>
          <w:szCs w:val="24"/>
        </w:rPr>
        <w:t>independent effects</w:t>
      </w:r>
      <w:r>
        <w:rPr>
          <w:sz w:val="24"/>
          <w:szCs w:val="24"/>
        </w:rPr>
        <w:t>, we found</w:t>
      </w:r>
      <w:r w:rsidR="00874529" w:rsidRPr="00AC0541">
        <w:rPr>
          <w:sz w:val="24"/>
          <w:szCs w:val="24"/>
        </w:rPr>
        <w:t xml:space="preserve"> the wage channel to be the most dominant also indicated</w:t>
      </w:r>
      <w:r w:rsidR="006545D7" w:rsidRPr="00AC0541">
        <w:rPr>
          <w:sz w:val="24"/>
          <w:szCs w:val="24"/>
        </w:rPr>
        <w:t xml:space="preserve"> in the plot</w:t>
      </w:r>
      <w:r w:rsidR="00874529" w:rsidRPr="00AC0541">
        <w:rPr>
          <w:sz w:val="24"/>
          <w:szCs w:val="24"/>
        </w:rPr>
        <w:t xml:space="preserve"> below. </w:t>
      </w:r>
      <w:r w:rsidR="00946A96">
        <w:rPr>
          <w:sz w:val="24"/>
          <w:szCs w:val="24"/>
        </w:rPr>
        <w:t>But as we include</w:t>
      </w:r>
      <w:r w:rsidR="00007D2E" w:rsidRPr="00AC0541">
        <w:rPr>
          <w:sz w:val="24"/>
          <w:szCs w:val="24"/>
        </w:rPr>
        <w:t xml:space="preserve"> the effects</w:t>
      </w:r>
      <w:r w:rsidR="00946A96">
        <w:rPr>
          <w:sz w:val="24"/>
          <w:szCs w:val="24"/>
        </w:rPr>
        <w:t xml:space="preserve"> of scenario 1-4</w:t>
      </w:r>
      <w:r w:rsidR="00007D2E" w:rsidRPr="00AC0541">
        <w:rPr>
          <w:sz w:val="24"/>
          <w:szCs w:val="24"/>
        </w:rPr>
        <w:t xml:space="preserve"> together</w:t>
      </w:r>
      <w:r w:rsidR="00946A96">
        <w:rPr>
          <w:sz w:val="24"/>
          <w:szCs w:val="24"/>
        </w:rPr>
        <w:t>,</w:t>
      </w:r>
      <w:r w:rsidR="00007D2E" w:rsidRPr="00AC0541">
        <w:rPr>
          <w:sz w:val="24"/>
          <w:szCs w:val="24"/>
        </w:rPr>
        <w:t xml:space="preserve"> w</w:t>
      </w:r>
      <w:r w:rsidR="00874529" w:rsidRPr="00AC0541">
        <w:rPr>
          <w:sz w:val="24"/>
          <w:szCs w:val="24"/>
        </w:rPr>
        <w:t>e see a</w:t>
      </w:r>
      <w:r w:rsidR="00946A96">
        <w:rPr>
          <w:sz w:val="24"/>
          <w:szCs w:val="24"/>
        </w:rPr>
        <w:t xml:space="preserve"> further</w:t>
      </w:r>
      <w:r w:rsidR="00874529" w:rsidRPr="00AC0541">
        <w:rPr>
          <w:sz w:val="24"/>
          <w:szCs w:val="24"/>
        </w:rPr>
        <w:t xml:space="preserve"> increase </w:t>
      </w:r>
      <w:r w:rsidR="006545D7" w:rsidRPr="00AC0541">
        <w:rPr>
          <w:sz w:val="24"/>
          <w:szCs w:val="24"/>
        </w:rPr>
        <w:t>of</w:t>
      </w:r>
      <w:r w:rsidR="00874529" w:rsidRPr="00AC0541">
        <w:rPr>
          <w:sz w:val="24"/>
          <w:szCs w:val="24"/>
        </w:rPr>
        <w:t xml:space="preserve"> almost 1000</w:t>
      </w:r>
      <w:r w:rsidR="006545D7" w:rsidRPr="00AC0541">
        <w:rPr>
          <w:sz w:val="24"/>
          <w:szCs w:val="24"/>
        </w:rPr>
        <w:t xml:space="preserve"> </w:t>
      </w:r>
      <w:r w:rsidR="00946A96">
        <w:rPr>
          <w:sz w:val="24"/>
          <w:szCs w:val="24"/>
        </w:rPr>
        <w:t>in</w:t>
      </w:r>
      <w:r w:rsidR="006545D7" w:rsidRPr="00AC0541">
        <w:rPr>
          <w:sz w:val="24"/>
          <w:szCs w:val="24"/>
        </w:rPr>
        <w:t xml:space="preserve"> </w:t>
      </w:r>
      <w:r w:rsidR="00007D2E" w:rsidRPr="00AC0541">
        <w:rPr>
          <w:sz w:val="24"/>
          <w:szCs w:val="24"/>
        </w:rPr>
        <w:t>unemployment</w:t>
      </w:r>
      <w:r w:rsidR="00946A96">
        <w:rPr>
          <w:sz w:val="24"/>
          <w:szCs w:val="24"/>
        </w:rPr>
        <w: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946A96">
        <w:rPr>
          <w:sz w:val="24"/>
          <w:szCs w:val="24"/>
        </w:rPr>
        <w:t xml:space="preserve"> as in scenario 2</w:t>
      </w:r>
      <w:r w:rsidR="00720B17" w:rsidRPr="00AC0541">
        <w:rPr>
          <w:sz w:val="24"/>
          <w:szCs w:val="24"/>
        </w:rPr>
        <w:t>. We attribute this increase of 1000 people</w:t>
      </w:r>
      <w:r w:rsidR="00D242A7" w:rsidRPr="00AC0541">
        <w:rPr>
          <w:sz w:val="24"/>
          <w:szCs w:val="24"/>
        </w:rPr>
        <w:t xml:space="preserve"> </w:t>
      </w:r>
      <w:r w:rsidR="00720B17" w:rsidRPr="00AC0541">
        <w:rPr>
          <w:sz w:val="24"/>
          <w:szCs w:val="24"/>
        </w:rPr>
        <w:t>to the LF-channel, as the wage channel increase</w:t>
      </w:r>
      <w:r w:rsidR="00946A96">
        <w:rPr>
          <w:sz w:val="24"/>
          <w:szCs w:val="24"/>
        </w:rPr>
        <w:t>s the</w:t>
      </w:r>
      <w:r w:rsidR="00720B17" w:rsidRPr="00AC0541">
        <w:rPr>
          <w:sz w:val="24"/>
          <w:szCs w:val="24"/>
        </w:rPr>
        <w:t xml:space="preserve"> unemployment</w:t>
      </w:r>
      <w:r w:rsidR="00946A96">
        <w:rPr>
          <w:sz w:val="24"/>
          <w:szCs w:val="24"/>
        </w:rPr>
        <w:t xml:space="preserve"> rate</w:t>
      </w:r>
      <w:r w:rsidR="00720B17" w:rsidRPr="00AC0541">
        <w:rPr>
          <w:sz w:val="24"/>
          <w:szCs w:val="24"/>
        </w:rPr>
        <w:t xml:space="preserve">, </w:t>
      </w:r>
      <w:r w:rsidR="00946A96">
        <w:rPr>
          <w:sz w:val="24"/>
          <w:szCs w:val="24"/>
        </w:rPr>
        <w:t xml:space="preserve">hereafter, </w:t>
      </w:r>
      <w:r w:rsidR="00720B17" w:rsidRPr="00AC0541">
        <w:rPr>
          <w:sz w:val="24"/>
          <w:szCs w:val="24"/>
        </w:rPr>
        <w:t>decreas</w:t>
      </w:r>
      <w:r w:rsidR="00946A96">
        <w:rPr>
          <w:sz w:val="24"/>
          <w:szCs w:val="24"/>
        </w:rPr>
        <w:t>ing</w:t>
      </w:r>
      <w:r w:rsidR="00720B17" w:rsidRPr="00AC0541">
        <w:rPr>
          <w:sz w:val="24"/>
          <w:szCs w:val="24"/>
        </w:rPr>
        <w:t xml:space="preserve"> the labor force</w:t>
      </w:r>
      <w:r w:rsidR="006545D7" w:rsidRPr="00AC0541">
        <w:rPr>
          <w:sz w:val="24"/>
          <w:szCs w:val="24"/>
        </w:rPr>
        <w:t xml:space="preserve"> by approximately 750 people</w:t>
      </w:r>
      <w:r w:rsidR="00946A96">
        <w:rPr>
          <w:sz w:val="24"/>
          <w:szCs w:val="24"/>
        </w:rPr>
        <w:t>. The decrease of the labor force</w:t>
      </w:r>
      <w:r w:rsidR="00720B17" w:rsidRPr="00AC0541">
        <w:rPr>
          <w:sz w:val="24"/>
          <w:szCs w:val="24"/>
        </w:rPr>
        <w:t xml:space="preserve"> </w:t>
      </w:r>
      <w:r w:rsidR="00946A96">
        <w:rPr>
          <w:sz w:val="24"/>
          <w:szCs w:val="24"/>
        </w:rPr>
        <w:t>then</w:t>
      </w:r>
      <w:r w:rsidR="00720B17" w:rsidRPr="00AC0541">
        <w:rPr>
          <w:sz w:val="24"/>
          <w:szCs w:val="24"/>
        </w:rPr>
        <w:t xml:space="preserve"> lower</w:t>
      </w:r>
      <w:r w:rsidR="00946A96">
        <w:rPr>
          <w:sz w:val="24"/>
          <w:szCs w:val="24"/>
        </w:rPr>
        <w:t>s the</w:t>
      </w:r>
      <w:r w:rsidR="00720B17" w:rsidRPr="00AC0541">
        <w:rPr>
          <w:sz w:val="24"/>
          <w:szCs w:val="24"/>
        </w:rPr>
        <w:t xml:space="preserve"> </w:t>
      </w:r>
      <w:r w:rsidR="006B378A" w:rsidRPr="00AC0541">
        <w:rPr>
          <w:sz w:val="24"/>
          <w:szCs w:val="24"/>
        </w:rPr>
        <w:t>economic activity thereby lowering the employment. We</w:t>
      </w:r>
      <w:r w:rsidR="00946A96">
        <w:rPr>
          <w:sz w:val="24"/>
          <w:szCs w:val="24"/>
        </w:rPr>
        <w:t xml:space="preserve"> find</w:t>
      </w:r>
      <w:r w:rsidR="006B378A" w:rsidRPr="00AC0541">
        <w:rPr>
          <w:sz w:val="24"/>
          <w:szCs w:val="24"/>
        </w:rPr>
        <w:t xml:space="preserve"> that the fall in</w:t>
      </w:r>
      <w:r w:rsidR="00946A96">
        <w:rPr>
          <w:sz w:val="24"/>
          <w:szCs w:val="24"/>
        </w:rPr>
        <w:t xml:space="preserve"> </w:t>
      </w:r>
      <w:r w:rsidR="006B378A" w:rsidRPr="00AC0541">
        <w:rPr>
          <w:sz w:val="24"/>
          <w:szCs w:val="24"/>
        </w:rPr>
        <w:t xml:space="preserve">employment is </w:t>
      </w:r>
      <w:r w:rsidR="00946A96">
        <w:rPr>
          <w:sz w:val="24"/>
          <w:szCs w:val="24"/>
        </w:rPr>
        <w:t xml:space="preserve">actually </w:t>
      </w:r>
      <w:r w:rsidR="006B378A" w:rsidRPr="00AC0541">
        <w:rPr>
          <w:sz w:val="24"/>
          <w:szCs w:val="24"/>
        </w:rPr>
        <w:t>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he total effect on unemployment when including</w:t>
      </w:r>
      <w:r w:rsidR="00946A96">
        <w:rPr>
          <w:sz w:val="24"/>
          <w:szCs w:val="24"/>
        </w:rPr>
        <w:t xml:space="preserve"> the</w:t>
      </w:r>
      <w:r w:rsidR="000E2DF7" w:rsidRPr="00AC0541">
        <w:rPr>
          <w:sz w:val="24"/>
          <w:szCs w:val="24"/>
        </w:rPr>
        <w:t xml:space="preserve"> channels</w:t>
      </w:r>
      <w:r w:rsidR="00946A96">
        <w:rPr>
          <w:sz w:val="24"/>
          <w:szCs w:val="24"/>
        </w:rPr>
        <w:t xml:space="preserve"> from scenario 1-4</w:t>
      </w:r>
      <w:r w:rsidR="000E2DF7" w:rsidRPr="00AC0541">
        <w:rPr>
          <w:sz w:val="24"/>
          <w:szCs w:val="24"/>
        </w:rPr>
        <w:t xml:space="preserve"> </w:t>
      </w:r>
      <w:r w:rsidR="00147306" w:rsidRPr="00AC0541">
        <w:rPr>
          <w:sz w:val="24"/>
          <w:szCs w:val="24"/>
        </w:rPr>
        <w:t>turns out to be</w:t>
      </w:r>
      <w:r w:rsidR="000E2DF7" w:rsidRPr="00AC0541">
        <w:rPr>
          <w:sz w:val="24"/>
          <w:szCs w:val="24"/>
        </w:rPr>
        <w:t xml:space="preserve"> an increase of 2362 people. </w:t>
      </w:r>
    </w:p>
    <w:p w14:paraId="5C18AF28" w14:textId="2AC4B970" w:rsidR="003E500D" w:rsidRDefault="003E500D" w:rsidP="003E500D">
      <w:pPr>
        <w:pStyle w:val="Billedtekst"/>
        <w:keepNext/>
      </w:pPr>
      <w:r>
        <w:t xml:space="preserve">Figure </w:t>
      </w:r>
      <w:fldSimple w:instr=" SEQ Figure \* ARABIC ">
        <w:r w:rsidR="002C0AD3">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49794ABB" w14:textId="4B1D9D22" w:rsidR="00874529" w:rsidRPr="00AC0541" w:rsidRDefault="00871621" w:rsidP="00DD6234">
      <w:pPr>
        <w:spacing w:line="360" w:lineRule="auto"/>
        <w:rPr>
          <w:sz w:val="24"/>
          <w:szCs w:val="24"/>
        </w:rPr>
      </w:pPr>
      <w:r>
        <w:rPr>
          <w:sz w:val="24"/>
          <w:szCs w:val="24"/>
        </w:rPr>
        <w:t>Looking at</w:t>
      </w:r>
      <w:r w:rsidR="00874529" w:rsidRPr="00AC0541">
        <w:rPr>
          <w:sz w:val="24"/>
          <w:szCs w:val="24"/>
        </w:rPr>
        <w:t xml:space="preserve"> the change in Government </w:t>
      </w:r>
      <w:r w:rsidR="00AD4320" w:rsidRPr="00AC0541">
        <w:rPr>
          <w:sz w:val="24"/>
          <w:szCs w:val="24"/>
        </w:rPr>
        <w:t>net-</w:t>
      </w:r>
      <w:r w:rsidRPr="00AC0541">
        <w:rPr>
          <w:sz w:val="24"/>
          <w:szCs w:val="24"/>
        </w:rPr>
        <w:t>lending</w:t>
      </w:r>
      <w:r>
        <w:rPr>
          <w:sz w:val="24"/>
          <w:szCs w:val="24"/>
        </w:rPr>
        <w:t>,</w:t>
      </w:r>
      <w:r w:rsidR="00AD4320" w:rsidRPr="00AC0541">
        <w:rPr>
          <w:sz w:val="24"/>
          <w:szCs w:val="24"/>
        </w:rPr>
        <w:t xml:space="preserve"> </w:t>
      </w:r>
      <w:r w:rsidR="00874529" w:rsidRPr="00AC0541">
        <w:rPr>
          <w:sz w:val="24"/>
          <w:szCs w:val="24"/>
        </w:rPr>
        <w:t xml:space="preserve">we see a large increase after 2018. </w:t>
      </w:r>
      <w:r w:rsidR="006B378A" w:rsidRPr="00AC0541">
        <w:rPr>
          <w:sz w:val="24"/>
          <w:szCs w:val="24"/>
        </w:rPr>
        <w:t xml:space="preserve">This is </w:t>
      </w:r>
      <w:r w:rsidR="00D969ED">
        <w:rPr>
          <w:sz w:val="24"/>
          <w:szCs w:val="24"/>
        </w:rPr>
        <w:t>due</w:t>
      </w:r>
      <w:r w:rsidR="006B378A" w:rsidRPr="00AC0541">
        <w:rPr>
          <w:sz w:val="24"/>
          <w:szCs w:val="24"/>
        </w:rPr>
        <w:t xml:space="preserve"> to the overall lower economic activity lowering the tax payments towards the government,</w:t>
      </w:r>
      <w:r w:rsidR="006545D7" w:rsidRPr="00AC0541">
        <w:rPr>
          <w:sz w:val="24"/>
          <w:szCs w:val="24"/>
        </w:rPr>
        <w:t xml:space="preserve"> a</w:t>
      </w:r>
      <w:r w:rsidR="000E2DF7" w:rsidRPr="00AC0541">
        <w:rPr>
          <w:sz w:val="24"/>
          <w:szCs w:val="24"/>
        </w:rPr>
        <w:t xml:space="preserve">s well </w:t>
      </w:r>
      <w:r w:rsidR="000E2DF7" w:rsidRPr="00AC0541">
        <w:rPr>
          <w:sz w:val="24"/>
          <w:szCs w:val="24"/>
        </w:rPr>
        <w:lastRenderedPageBreak/>
        <w:t>as</w:t>
      </w:r>
      <w:r w:rsidR="006545D7" w:rsidRPr="00AC0541">
        <w:rPr>
          <w:sz w:val="24"/>
          <w:szCs w:val="24"/>
        </w:rPr>
        <w:t xml:space="preserve"> the </w:t>
      </w:r>
      <w:r w:rsidR="000E2DF7" w:rsidRPr="00AC0541">
        <w:rPr>
          <w:sz w:val="24"/>
          <w:szCs w:val="24"/>
        </w:rPr>
        <w:t xml:space="preserve">higher amount of unemployed increasing the payments from the government towards the </w:t>
      </w:r>
      <w:r>
        <w:rPr>
          <w:sz w:val="24"/>
          <w:szCs w:val="24"/>
        </w:rPr>
        <w:t>IS-</w:t>
      </w:r>
      <w:r w:rsidR="000E2DF7" w:rsidRPr="00AC0541">
        <w:rPr>
          <w:sz w:val="24"/>
          <w:szCs w:val="24"/>
        </w:rPr>
        <w:t>program</w:t>
      </w:r>
      <w:r w:rsidR="006B378A" w:rsidRPr="00AC0541">
        <w:rPr>
          <w:sz w:val="24"/>
          <w:szCs w:val="24"/>
        </w:rPr>
        <w:t xml:space="preserve">. </w:t>
      </w:r>
    </w:p>
    <w:p w14:paraId="24CD84B7" w14:textId="0F3DB3AC" w:rsidR="003E500D" w:rsidRDefault="003E500D" w:rsidP="003E500D">
      <w:pPr>
        <w:pStyle w:val="Billedtekst"/>
        <w:keepNext/>
      </w:pPr>
      <w:r>
        <w:t xml:space="preserve">Figure </w:t>
      </w:r>
      <w:fldSimple w:instr=" SEQ Figure \* ARABIC ">
        <w:r w:rsidR="002C0AD3">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6100DA34" w14:textId="71E7F64D" w:rsidR="006D2B78" w:rsidRPr="00AC0541" w:rsidRDefault="00871621" w:rsidP="00DD6234">
      <w:pPr>
        <w:spacing w:line="360" w:lineRule="auto"/>
        <w:rPr>
          <w:sz w:val="24"/>
          <w:szCs w:val="24"/>
        </w:rPr>
      </w:pPr>
      <w:r>
        <w:rPr>
          <w:sz w:val="24"/>
          <w:szCs w:val="24"/>
        </w:rPr>
        <w:t>Turning to GDP,</w:t>
      </w:r>
      <w:r w:rsidR="00007D2E" w:rsidRPr="00AC0541">
        <w:rPr>
          <w:sz w:val="24"/>
          <w:szCs w:val="24"/>
        </w:rPr>
        <w:t xml:space="preserve"> we observe </w:t>
      </w:r>
      <w:r w:rsidR="000E2DF7" w:rsidRPr="00AC0541">
        <w:rPr>
          <w:sz w:val="24"/>
          <w:szCs w:val="24"/>
        </w:rPr>
        <w:t>a lower economic activity as</w:t>
      </w:r>
      <w:r w:rsidR="00007D2E" w:rsidRPr="00AC0541">
        <w:rPr>
          <w:sz w:val="24"/>
          <w:szCs w:val="24"/>
        </w:rPr>
        <w:t xml:space="preserve"> people start leaving the labor force </w:t>
      </w:r>
      <w:r w:rsidR="00D969ED">
        <w:rPr>
          <w:sz w:val="24"/>
          <w:szCs w:val="24"/>
        </w:rPr>
        <w:t>due</w:t>
      </w:r>
      <w:r w:rsidR="00007D2E" w:rsidRPr="00AC0541">
        <w:rPr>
          <w:sz w:val="24"/>
          <w:szCs w:val="24"/>
        </w:rPr>
        <w:t xml:space="preserve">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1FF76EF" w:rsidR="003E500D" w:rsidRDefault="003E500D" w:rsidP="003E500D">
      <w:pPr>
        <w:pStyle w:val="Billedtekst"/>
        <w:keepNext/>
      </w:pPr>
      <w:r>
        <w:lastRenderedPageBreak/>
        <w:t xml:space="preserve">Figure </w:t>
      </w:r>
      <w:fldSimple w:instr=" SEQ Figure \* ARABIC ">
        <w:r w:rsidR="002C0AD3">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5805" cy="3434884"/>
                    </a:xfrm>
                    <a:prstGeom prst="rect">
                      <a:avLst/>
                    </a:prstGeom>
                  </pic:spPr>
                </pic:pic>
              </a:graphicData>
            </a:graphic>
          </wp:inline>
        </w:drawing>
      </w:r>
    </w:p>
    <w:p w14:paraId="2EB72F87" w14:textId="5AB207AA" w:rsidR="000D74F8" w:rsidRDefault="00E94BBF" w:rsidP="00D96868">
      <w:pPr>
        <w:spacing w:line="360" w:lineRule="auto"/>
        <w:rPr>
          <w:sz w:val="24"/>
          <w:szCs w:val="24"/>
        </w:rPr>
      </w:pPr>
      <w:r>
        <w:rPr>
          <w:sz w:val="24"/>
          <w:szCs w:val="24"/>
        </w:rPr>
        <w:t xml:space="preserve">In the next section, </w:t>
      </w:r>
      <w:r w:rsidRPr="00AC0541">
        <w:rPr>
          <w:sz w:val="24"/>
          <w:szCs w:val="24"/>
        </w:rPr>
        <w:t>we</w:t>
      </w:r>
      <w:r w:rsidR="00D96868" w:rsidRPr="00AC0541">
        <w:rPr>
          <w:sz w:val="24"/>
          <w:szCs w:val="24"/>
        </w:rPr>
        <w:t xml:space="preserve"> will use the results obtained from scenario 1-6 to get an idea of the relationship between the micro elasticity and macro elasticity of income insurance on unemployment</w:t>
      </w:r>
      <w:r>
        <w:rPr>
          <w:sz w:val="24"/>
          <w:szCs w:val="24"/>
        </w:rPr>
        <w:t>.</w:t>
      </w:r>
      <w:r w:rsidR="00D96868"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w:t>
      </w:r>
      <w:r w:rsidR="00B1158F">
        <w:rPr>
          <w:sz w:val="24"/>
          <w:szCs w:val="24"/>
        </w:rPr>
        <w:t>,</w:t>
      </w:r>
      <w:r>
        <w:rPr>
          <w:sz w:val="24"/>
          <w:szCs w:val="24"/>
        </w:rPr>
        <w:t xml:space="preserve"> we can use the results found in this section to estimate the elasticity of the macroeconomic effects, also associated with the </w:t>
      </w:r>
      <w:r w:rsidR="00B1158F">
        <w:rPr>
          <w:sz w:val="24"/>
          <w:szCs w:val="24"/>
        </w:rPr>
        <w:t xml:space="preserve">suppressing of the state regulation percentage. The sum of these effects will then leave us with the macro elasticity of income insurance on unemployment, </w:t>
      </w:r>
      <w:r w:rsidR="00387278">
        <w:rPr>
          <w:sz w:val="24"/>
          <w:szCs w:val="24"/>
        </w:rPr>
        <w:t xml:space="preserve">still </w:t>
      </w:r>
      <w:r w:rsidR="00B1158F">
        <w:rPr>
          <w:sz w:val="24"/>
          <w:szCs w:val="24"/>
        </w:rPr>
        <w:t xml:space="preserve">associated with the suppressing of the state regulation percentage. Furthermore, </w:t>
      </w:r>
      <w:r>
        <w:rPr>
          <w:sz w:val="24"/>
          <w:szCs w:val="24"/>
        </w:rPr>
        <w:t>W</w:t>
      </w:r>
      <w:r w:rsidR="00D96868" w:rsidRPr="00AC0541">
        <w:rPr>
          <w:sz w:val="24"/>
          <w:szCs w:val="24"/>
        </w:rPr>
        <w:t xml:space="preserve">e compare </w:t>
      </w:r>
      <w:r w:rsidR="00B1158F">
        <w:rPr>
          <w:sz w:val="24"/>
          <w:szCs w:val="24"/>
        </w:rPr>
        <w:t>our findings with</w:t>
      </w:r>
      <w:r w:rsidR="00D96868" w:rsidRPr="00AC0541">
        <w:rPr>
          <w:sz w:val="24"/>
          <w:szCs w:val="24"/>
        </w:rPr>
        <w:t xml:space="preserve"> newer literature</w:t>
      </w:r>
      <w:r w:rsidR="00387278">
        <w:rPr>
          <w:sz w:val="24"/>
          <w:szCs w:val="24"/>
        </w:rPr>
        <w:t xml:space="preserve"> who also calculates</w:t>
      </w:r>
      <w:r w:rsidR="00B1158F">
        <w:rPr>
          <w:sz w:val="24"/>
          <w:szCs w:val="24"/>
        </w:rPr>
        <w:t xml:space="preserve"> the macro elasticity</w:t>
      </w:r>
      <w:r w:rsidR="00D96868" w:rsidRPr="00AC0541">
        <w:rPr>
          <w:sz w:val="24"/>
          <w:szCs w:val="24"/>
        </w:rPr>
        <w:t xml:space="preserve">, here we will especially </w:t>
      </w:r>
      <w:r w:rsidR="005114AE">
        <w:rPr>
          <w:sz w:val="24"/>
          <w:szCs w:val="24"/>
        </w:rPr>
        <w:t>pay attention to</w:t>
      </w:r>
      <w:r w:rsidR="00D96868"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00D96868"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00D96868" w:rsidRPr="00AC0541">
        <w:rPr>
          <w:sz w:val="24"/>
          <w:szCs w:val="24"/>
        </w:rPr>
        <w:t xml:space="preserve">who finds the </w:t>
      </w:r>
      <w:r w:rsidR="00B1158F">
        <w:rPr>
          <w:sz w:val="24"/>
          <w:szCs w:val="24"/>
        </w:rPr>
        <w:t>macro elasticity</w:t>
      </w:r>
      <w:r w:rsidR="00D96868" w:rsidRPr="00AC0541">
        <w:rPr>
          <w:sz w:val="24"/>
          <w:szCs w:val="24"/>
        </w:rPr>
        <w:t xml:space="preserve"> for the Swedish economy.</w:t>
      </w:r>
      <w:r w:rsidR="00D96868" w:rsidRPr="00D96868">
        <w:rPr>
          <w:sz w:val="24"/>
          <w:szCs w:val="24"/>
        </w:rPr>
        <w:t xml:space="preserve"> </w:t>
      </w:r>
    </w:p>
    <w:p w14:paraId="7ADCEE41" w14:textId="08AD2A3A" w:rsidR="00F25F2F" w:rsidRDefault="00F25F2F" w:rsidP="00D96868">
      <w:pPr>
        <w:spacing w:line="360" w:lineRule="auto"/>
        <w:rPr>
          <w:sz w:val="24"/>
          <w:szCs w:val="24"/>
        </w:rPr>
      </w:pPr>
    </w:p>
    <w:p w14:paraId="7639BB39" w14:textId="77777777" w:rsidR="00F25F2F" w:rsidRPr="00D96868" w:rsidRDefault="00F25F2F" w:rsidP="00D96868">
      <w:pPr>
        <w:spacing w:line="360" w:lineRule="auto"/>
        <w:rPr>
          <w:sz w:val="24"/>
          <w:szCs w:val="24"/>
        </w:rPr>
      </w:pPr>
    </w:p>
    <w:p w14:paraId="7CFC82EF" w14:textId="27C6D93F" w:rsidR="00CA217F" w:rsidRPr="00CA217F" w:rsidRDefault="006409C0" w:rsidP="001B284E">
      <w:pPr>
        <w:pStyle w:val="Overskrift1"/>
      </w:pPr>
      <w:bookmarkStart w:id="6" w:name="_Ref119913315"/>
      <w:r>
        <w:lastRenderedPageBreak/>
        <w:t xml:space="preserve">Section 5: </w:t>
      </w:r>
      <w:bookmarkEnd w:id="6"/>
      <w:r w:rsidR="0013694F">
        <w:t xml:space="preserve">Evaluating regulations towards the Danish income insurance program </w:t>
      </w:r>
    </w:p>
    <w:p w14:paraId="1DA3A83F" w14:textId="692634FF" w:rsidR="00BD4800" w:rsidRPr="00556129"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00556129">
        <w:rPr>
          <w:rFonts w:asciiTheme="minorHAnsi" w:hAnsiTheme="minorHAnsi" w:cstheme="minorHAnsi"/>
        </w:rPr>
        <w:t xml:space="preserv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analyze their</w:t>
      </w:r>
      <w:r w:rsidRPr="0027369B">
        <w:rPr>
          <w:rFonts w:asciiTheme="minorHAnsi" w:hAnsiTheme="minorHAnsi" w:cstheme="minorHAnsi"/>
        </w:rPr>
        <w:t xml:space="preserve"> effect on the </w:t>
      </w:r>
      <w:r w:rsidR="00556129">
        <w:rPr>
          <w:rFonts w:asciiTheme="minorHAnsi" w:hAnsiTheme="minorHAnsi" w:cstheme="minorHAnsi"/>
        </w:rPr>
        <w:t>unemployment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1, </w:t>
      </w:r>
      <w:r w:rsidR="00556129">
        <w:rPr>
          <w:rStyle w:val="cf01"/>
          <w:rFonts w:asciiTheme="minorHAnsi" w:hAnsiTheme="minorHAnsi" w:cstheme="minorHAnsi"/>
          <w:sz w:val="24"/>
          <w:szCs w:val="24"/>
        </w:rPr>
        <w:t>we found that removing the regulation resulted in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leading to a higher</w:t>
      </w:r>
      <w:r w:rsidR="00F165BB" w:rsidRPr="0027369B">
        <w:rPr>
          <w:rStyle w:val="cf01"/>
          <w:rFonts w:asciiTheme="minorHAnsi" w:hAnsiTheme="minorHAnsi" w:cstheme="minorHAnsi"/>
          <w:sz w:val="24"/>
          <w:szCs w:val="24"/>
        </w:rPr>
        <w:t xml:space="preserve"> aggregate</w:t>
      </w:r>
      <w:r w:rsidR="00556129">
        <w:rPr>
          <w:rStyle w:val="cf01"/>
          <w:rFonts w:asciiTheme="minorHAnsi" w:hAnsiTheme="minorHAnsi" w:cstheme="minorHAnsi"/>
          <w:sz w:val="24"/>
          <w:szCs w:val="24"/>
        </w:rPr>
        <w:t>d</w:t>
      </w:r>
      <w:r w:rsidR="00F165BB" w:rsidRPr="0027369B">
        <w:rPr>
          <w:rStyle w:val="cf01"/>
          <w:rFonts w:asciiTheme="minorHAnsi" w:hAnsiTheme="minorHAnsi" w:cstheme="minorHAnsi"/>
          <w:sz w:val="24"/>
          <w:szCs w:val="24"/>
        </w:rPr>
        <w:t xml:space="preserv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we created a relationship between the</w:t>
      </w:r>
      <w:r w:rsidR="00F165BB" w:rsidRPr="0027369B">
        <w:rPr>
          <w:rStyle w:val="cf01"/>
          <w:rFonts w:asciiTheme="minorHAnsi" w:hAnsiTheme="minorHAnsi" w:cstheme="minorHAnsi"/>
          <w:sz w:val="24"/>
          <w:szCs w:val="24"/>
        </w:rPr>
        <w:t xml:space="preserve"> income insurance </w:t>
      </w:r>
      <w:r w:rsidR="00556129">
        <w:rPr>
          <w:rStyle w:val="cf01"/>
          <w:rFonts w:asciiTheme="minorHAnsi" w:hAnsiTheme="minorHAnsi" w:cstheme="minorHAnsi"/>
          <w:sz w:val="24"/>
          <w:szCs w:val="24"/>
        </w:rPr>
        <w:t>and</w:t>
      </w:r>
      <w:r w:rsidR="00F165BB" w:rsidRPr="0027369B">
        <w:rPr>
          <w:rStyle w:val="cf01"/>
          <w:rFonts w:asciiTheme="minorHAnsi" w:hAnsiTheme="minorHAnsi" w:cstheme="minorHAnsi"/>
          <w:sz w:val="24"/>
          <w:szCs w:val="24"/>
        </w:rPr>
        <w:t xml:space="preserve"> the targeted wage set by the worker unions. </w:t>
      </w:r>
      <w:r w:rsidR="00556129">
        <w:rPr>
          <w:rStyle w:val="cf01"/>
          <w:rFonts w:asciiTheme="minorHAnsi" w:hAnsiTheme="minorHAnsi" w:cstheme="minorHAnsi"/>
          <w:sz w:val="24"/>
          <w:szCs w:val="24"/>
        </w:rPr>
        <w:t>We used the argumentation that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would increase the targeted wage, thereby</w:t>
      </w:r>
      <w:r w:rsidR="00F165BB" w:rsidRPr="0027369B">
        <w:rPr>
          <w:rStyle w:val="cf01"/>
          <w:rFonts w:asciiTheme="minorHAnsi" w:hAnsiTheme="minorHAnsi" w:cstheme="minorHAnsi"/>
          <w:sz w:val="24"/>
          <w:szCs w:val="24"/>
        </w:rPr>
        <w:t xml:space="preserve"> increas</w:t>
      </w:r>
      <w:r w:rsidR="00556129">
        <w:rPr>
          <w:rStyle w:val="cf01"/>
          <w:rFonts w:asciiTheme="minorHAnsi" w:hAnsiTheme="minorHAnsi" w:cstheme="minorHAnsi"/>
          <w:sz w:val="24"/>
          <w:szCs w:val="24"/>
        </w:rPr>
        <w:t>ing</w:t>
      </w:r>
      <w:r w:rsidR="00F165BB" w:rsidRPr="0027369B">
        <w:rPr>
          <w:rStyle w:val="cf01"/>
          <w:rFonts w:asciiTheme="minorHAnsi" w:hAnsiTheme="minorHAnsi" w:cstheme="minorHAnsi"/>
          <w:sz w:val="24"/>
          <w:szCs w:val="24"/>
        </w:rPr>
        <w:t xml:space="preserve"> wages</w:t>
      </w:r>
      <w:r w:rsidR="00556129">
        <w:rPr>
          <w:rStyle w:val="cf01"/>
          <w:rFonts w:asciiTheme="minorHAnsi" w:hAnsiTheme="minorHAnsi" w:cstheme="minorHAnsi"/>
          <w:sz w:val="24"/>
          <w:szCs w:val="24"/>
        </w:rPr>
        <w:t>.</w:t>
      </w:r>
      <w:r w:rsidR="00F165BB" w:rsidRPr="0027369B">
        <w:rPr>
          <w:rStyle w:val="cf01"/>
          <w:rFonts w:asciiTheme="minorHAnsi" w:hAnsiTheme="minorHAnsi" w:cstheme="minorHAnsi"/>
          <w:sz w:val="24"/>
          <w:szCs w:val="24"/>
        </w:rPr>
        <w:t xml:space="preserve"> </w:t>
      </w:r>
      <w:r w:rsidR="00556129">
        <w:rPr>
          <w:rStyle w:val="cf01"/>
          <w:rFonts w:asciiTheme="minorHAnsi" w:hAnsiTheme="minorHAnsi" w:cstheme="minorHAnsi"/>
          <w:sz w:val="24"/>
          <w:szCs w:val="24"/>
        </w:rPr>
        <w:t>A</w:t>
      </w:r>
      <w:r w:rsidR="00F165BB" w:rsidRPr="0027369B">
        <w:rPr>
          <w:rStyle w:val="cf01"/>
          <w:rFonts w:asciiTheme="minorHAnsi" w:hAnsiTheme="minorHAnsi" w:cstheme="minorHAnsi"/>
          <w:sz w:val="24"/>
          <w:szCs w:val="24"/>
        </w:rPr>
        <w:t xml:space="preserve">s </w:t>
      </w:r>
      <w:r w:rsidR="00556129">
        <w:rPr>
          <w:rStyle w:val="cf01"/>
          <w:rFonts w:asciiTheme="minorHAnsi" w:hAnsiTheme="minorHAnsi" w:cstheme="minorHAnsi"/>
          <w:sz w:val="24"/>
          <w:szCs w:val="24"/>
        </w:rPr>
        <w:t xml:space="preserve">we find </w:t>
      </w:r>
      <w:r w:rsidR="00F165BB" w:rsidRPr="0027369B">
        <w:rPr>
          <w:rStyle w:val="cf01"/>
          <w:rFonts w:asciiTheme="minorHAnsi" w:hAnsiTheme="minorHAnsi" w:cstheme="minorHAnsi"/>
          <w:sz w:val="24"/>
          <w:szCs w:val="24"/>
        </w:rPr>
        <w:t xml:space="preserve">the Danish economy </w:t>
      </w:r>
      <w:r w:rsidR="00556129">
        <w:rPr>
          <w:rStyle w:val="cf01"/>
          <w:rFonts w:asciiTheme="minorHAnsi" w:hAnsiTheme="minorHAnsi" w:cstheme="minorHAnsi"/>
          <w:sz w:val="24"/>
          <w:szCs w:val="24"/>
        </w:rPr>
        <w:t xml:space="preserve">to be </w:t>
      </w:r>
      <w:r w:rsidR="00F165BB" w:rsidRPr="0027369B">
        <w:rPr>
          <w:rStyle w:val="cf01"/>
          <w:rFonts w:asciiTheme="minorHAnsi" w:hAnsiTheme="minorHAnsi" w:cstheme="minorHAnsi"/>
          <w:sz w:val="24"/>
          <w:szCs w:val="24"/>
        </w:rPr>
        <w:t>categorized as profit-led</w:t>
      </w:r>
      <w:r w:rsidR="00556129">
        <w:rPr>
          <w:rStyle w:val="cf01"/>
          <w:rFonts w:asciiTheme="minorHAnsi" w:hAnsiTheme="minorHAnsi" w:cstheme="minorHAnsi"/>
          <w:sz w:val="24"/>
          <w:szCs w:val="24"/>
        </w:rPr>
        <w:t>, we find the increase in wages to lower</w:t>
      </w:r>
      <w:r w:rsidR="00F165BB" w:rsidRPr="0027369B">
        <w:rPr>
          <w:rStyle w:val="cf01"/>
          <w:rFonts w:asciiTheme="minorHAnsi" w:hAnsiTheme="minorHAnsi" w:cstheme="minorHAnsi"/>
          <w:sz w:val="24"/>
          <w:szCs w:val="24"/>
        </w:rPr>
        <w:t xml:space="preserve"> GDP</w:t>
      </w:r>
      <w:r w:rsidR="00556129">
        <w:rPr>
          <w:rStyle w:val="cf01"/>
          <w:rFonts w:asciiTheme="minorHAnsi" w:hAnsiTheme="minorHAnsi" w:cstheme="minorHAnsi"/>
          <w:sz w:val="24"/>
          <w:szCs w:val="24"/>
        </w:rPr>
        <w:t>, thereby</w:t>
      </w:r>
      <w:r w:rsidR="00F165BB" w:rsidRPr="0027369B">
        <w:rPr>
          <w:rStyle w:val="cf01"/>
          <w:rFonts w:asciiTheme="minorHAnsi" w:hAnsiTheme="minorHAnsi" w:cstheme="minorHAnsi"/>
          <w:sz w:val="24"/>
          <w:szCs w:val="24"/>
        </w:rPr>
        <w:t xml:space="preserve"> increasing unemployment by 1500 people</w:t>
      </w:r>
      <w:r w:rsidR="00556129">
        <w:rPr>
          <w:rStyle w:val="cf01"/>
          <w:rFonts w:asciiTheme="minorHAnsi" w:hAnsiTheme="minorHAnsi" w:cstheme="minorHAnsi"/>
          <w:sz w:val="24"/>
          <w:szCs w:val="24"/>
        </w:rPr>
        <w:t>, when removing the suppressing the state regulation percentage</w:t>
      </w:r>
      <w:r w:rsidR="00F165BB" w:rsidRPr="0027369B">
        <w:rPr>
          <w:rStyle w:val="cf01"/>
          <w:rFonts w:asciiTheme="minorHAnsi" w:hAnsiTheme="minorHAnsi" w:cstheme="minorHAnsi"/>
          <w:sz w:val="24"/>
          <w:szCs w:val="24"/>
        </w:rPr>
        <w:t>.</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w:t>
      </w:r>
      <w:r w:rsidR="00556129">
        <w:rPr>
          <w:rFonts w:asciiTheme="minorHAnsi" w:hAnsiTheme="minorHAnsi" w:cstheme="minorHAnsi"/>
        </w:rPr>
        <w:t xml:space="preserve"> we introduced a relationship in which</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level of income insurance affect</w:t>
      </w:r>
      <w:r w:rsidR="00556129">
        <w:rPr>
          <w:rFonts w:asciiTheme="minorHAnsi" w:hAnsiTheme="minorHAnsi" w:cstheme="minorHAnsi"/>
        </w:rPr>
        <w:t>s</w:t>
      </w:r>
      <w:r w:rsidR="00503A28" w:rsidRPr="0027369B">
        <w:rPr>
          <w:rFonts w:asciiTheme="minorHAnsi" w:hAnsiTheme="minorHAnsi" w:cstheme="minorHAnsi"/>
        </w:rPr>
        <w:t xml:space="preserve"> the incentives to be part of the income insurance program</w:t>
      </w:r>
      <w:r w:rsidR="00556129">
        <w:rPr>
          <w:rFonts w:asciiTheme="minorHAnsi" w:hAnsiTheme="minorHAnsi" w:cstheme="minorHAnsi"/>
        </w:rPr>
        <w:t>,</w:t>
      </w:r>
      <w:r w:rsidR="00503A28" w:rsidRPr="0027369B">
        <w:rPr>
          <w:rFonts w:asciiTheme="minorHAnsi" w:hAnsiTheme="minorHAnsi" w:cstheme="minorHAnsi"/>
        </w:rPr>
        <w:t xml:space="preserve"> thereby increasing the</w:t>
      </w:r>
      <w:r w:rsidR="00E861C4" w:rsidRPr="0027369B">
        <w:rPr>
          <w:rFonts w:asciiTheme="minorHAnsi" w:hAnsiTheme="minorHAnsi" w:cstheme="minorHAnsi"/>
        </w:rPr>
        <w:t xml:space="preserve"> insurance rate</w:t>
      </w:r>
      <w:r w:rsidR="00556129">
        <w:rPr>
          <w:rFonts w:asciiTheme="minorHAnsi" w:hAnsiTheme="minorHAnsi" w:cstheme="minorHAnsi"/>
        </w:rPr>
        <w:t xml:space="preserve">. When implementing this </w:t>
      </w:r>
      <w:r w:rsidR="00DA20D1">
        <w:rPr>
          <w:rFonts w:asciiTheme="minorHAnsi" w:hAnsiTheme="minorHAnsi" w:cstheme="minorHAnsi"/>
        </w:rPr>
        <w:t>channel,</w:t>
      </w:r>
      <w:r w:rsidR="00503A28" w:rsidRPr="0027369B">
        <w:rPr>
          <w:rFonts w:asciiTheme="minorHAnsi" w:hAnsiTheme="minorHAnsi" w:cstheme="minorHAnsi"/>
        </w:rPr>
        <w:t xml:space="preserve"> </w:t>
      </w:r>
      <w:r w:rsidR="00DA20D1">
        <w:rPr>
          <w:rFonts w:asciiTheme="minorHAnsi" w:hAnsiTheme="minorHAnsi" w:cstheme="minorHAnsi"/>
        </w:rPr>
        <w:t>we see an increase in the total</w:t>
      </w:r>
      <w:r w:rsidR="00503A28" w:rsidRPr="0027369B">
        <w:rPr>
          <w:rFonts w:asciiTheme="minorHAnsi" w:hAnsiTheme="minorHAnsi" w:cstheme="minorHAnsi"/>
        </w:rPr>
        <w:t xml:space="preserve"> amount of income insurance paid to households</w:t>
      </w:r>
      <w:r w:rsidR="00DA20D1">
        <w:rPr>
          <w:rFonts w:asciiTheme="minorHAnsi" w:hAnsiTheme="minorHAnsi" w:cstheme="minorHAnsi"/>
        </w:rPr>
        <w:t>,</w:t>
      </w:r>
      <w:r w:rsidR="00503A28" w:rsidRPr="0027369B">
        <w:rPr>
          <w:rFonts w:asciiTheme="minorHAnsi" w:hAnsiTheme="minorHAnsi" w:cstheme="minorHAnsi"/>
        </w:rPr>
        <w:t xml:space="preserve">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DA20D1">
        <w:rPr>
          <w:rFonts w:asciiTheme="minorHAnsi" w:hAnsiTheme="minorHAnsi" w:cstheme="minorHAnsi"/>
        </w:rPr>
        <w:t>,</w:t>
      </w:r>
      <w:r w:rsidR="00503A28" w:rsidRPr="0027369B">
        <w:rPr>
          <w:rFonts w:asciiTheme="minorHAnsi" w:hAnsiTheme="minorHAnsi" w:cstheme="minorHAnsi"/>
        </w:rPr>
        <w:t xml:space="preserve"> following the same effects </w:t>
      </w:r>
      <w:r w:rsidR="00DA20D1">
        <w:rPr>
          <w:rFonts w:asciiTheme="minorHAnsi" w:hAnsiTheme="minorHAnsi" w:cstheme="minorHAnsi"/>
        </w:rPr>
        <w:t>as explained for</w:t>
      </w:r>
      <w:r w:rsidR="00503A28" w:rsidRPr="0027369B">
        <w:rPr>
          <w:rFonts w:asciiTheme="minorHAnsi" w:hAnsiTheme="minorHAnsi" w:cstheme="minorHAnsi"/>
        </w:rPr>
        <w:t xml:space="preserve"> scenario 1</w:t>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w:t>
      </w:r>
      <w:r w:rsidR="009215B4">
        <w:rPr>
          <w:rFonts w:asciiTheme="minorHAnsi" w:hAnsiTheme="minorHAnsi" w:cstheme="minorHAnsi"/>
        </w:rPr>
        <w:t>leaving</w:t>
      </w:r>
      <w:r w:rsidRPr="0027369B">
        <w:rPr>
          <w:rFonts w:asciiTheme="minorHAnsi" w:hAnsiTheme="minorHAnsi" w:cstheme="minorHAnsi"/>
        </w:rPr>
        <w:t xml:space="preserve"> unemployment</w:t>
      </w:r>
      <w:r w:rsidR="009215B4">
        <w:rPr>
          <w:rFonts w:asciiTheme="minorHAnsi" w:hAnsiTheme="minorHAnsi" w:cstheme="minorHAnsi"/>
        </w:rPr>
        <w:t xml:space="preserve"> to fall</w:t>
      </w:r>
      <w:r w:rsidRPr="0027369B">
        <w:rPr>
          <w:rFonts w:asciiTheme="minorHAnsi" w:hAnsiTheme="minorHAnsi" w:cstheme="minorHAnsi"/>
        </w:rPr>
        <w:t xml:space="preserve">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DA20D1">
        <w:rPr>
          <w:rFonts w:asciiTheme="minorHAnsi" w:hAnsiTheme="minorHAnsi" w:cstheme="minorHAnsi"/>
        </w:rPr>
        <w:t>we added a channel allowing the</w:t>
      </w:r>
      <w:r w:rsidR="00BD4800" w:rsidRPr="0027369B">
        <w:rPr>
          <w:rFonts w:asciiTheme="minorHAnsi" w:hAnsiTheme="minorHAnsi" w:cstheme="minorHAnsi"/>
        </w:rPr>
        <w:t xml:space="preserve"> level of income insurance</w:t>
      </w:r>
      <w:r w:rsidR="00DA20D1">
        <w:rPr>
          <w:rFonts w:asciiTheme="minorHAnsi" w:hAnsiTheme="minorHAnsi" w:cstheme="minorHAnsi"/>
        </w:rPr>
        <w:t>, the strength of the economy, and the wages</w:t>
      </w:r>
      <w:r w:rsidR="00BD4800" w:rsidRPr="0027369B">
        <w:rPr>
          <w:rFonts w:asciiTheme="minorHAnsi" w:hAnsiTheme="minorHAnsi" w:cstheme="minorHAnsi"/>
        </w:rPr>
        <w:t xml:space="preserve"> </w:t>
      </w:r>
      <w:r w:rsidR="00DA20D1">
        <w:rPr>
          <w:rFonts w:asciiTheme="minorHAnsi" w:hAnsiTheme="minorHAnsi" w:cstheme="minorHAnsi"/>
        </w:rPr>
        <w:t>to affect</w:t>
      </w:r>
      <w:r w:rsidR="00E861C4" w:rsidRPr="0027369B">
        <w:rPr>
          <w:rFonts w:asciiTheme="minorHAnsi" w:hAnsiTheme="minorHAnsi" w:cstheme="minorHAnsi"/>
        </w:rPr>
        <w:t xml:space="preserve"> productivity</w:t>
      </w:r>
      <w:r w:rsidR="00DA20D1">
        <w:rPr>
          <w:rFonts w:asciiTheme="minorHAnsi" w:hAnsiTheme="minorHAnsi" w:cstheme="minorHAnsi"/>
        </w:rPr>
        <w:t>. As when we now see changes in the productivity</w:t>
      </w:r>
      <w:r w:rsidR="00BD4800" w:rsidRPr="0027369B">
        <w:rPr>
          <w:rFonts w:asciiTheme="minorHAnsi" w:hAnsiTheme="minorHAnsi" w:cstheme="minorHAnsi"/>
        </w:rPr>
        <w:t>, firms w</w:t>
      </w:r>
      <w:r w:rsidR="00DA20D1">
        <w:rPr>
          <w:rFonts w:asciiTheme="minorHAnsi" w:hAnsiTheme="minorHAnsi" w:cstheme="minorHAnsi"/>
        </w:rPr>
        <w:t>ill</w:t>
      </w:r>
      <w:r w:rsidR="00BD4800" w:rsidRPr="0027369B">
        <w:rPr>
          <w:rFonts w:asciiTheme="minorHAnsi" w:hAnsiTheme="minorHAnsi" w:cstheme="minorHAnsi"/>
        </w:rPr>
        <w:t xml:space="preserve"> </w:t>
      </w:r>
      <w:r w:rsidR="00DA20D1">
        <w:rPr>
          <w:rFonts w:asciiTheme="minorHAnsi" w:hAnsiTheme="minorHAnsi" w:cstheme="minorHAnsi"/>
        </w:rPr>
        <w:t xml:space="preserve">adjust the </w:t>
      </w:r>
      <w:r w:rsidR="00B61329">
        <w:rPr>
          <w:rFonts w:asciiTheme="minorHAnsi" w:hAnsiTheme="minorHAnsi" w:cstheme="minorHAnsi"/>
        </w:rPr>
        <w:t>number</w:t>
      </w:r>
      <w:r w:rsidR="00DA20D1">
        <w:rPr>
          <w:rFonts w:asciiTheme="minorHAnsi" w:hAnsiTheme="minorHAnsi" w:cstheme="minorHAnsi"/>
        </w:rPr>
        <w:t xml:space="preserve"> of</w:t>
      </w:r>
      <w:r w:rsidR="00BD4800" w:rsidRPr="0027369B">
        <w:rPr>
          <w:rFonts w:asciiTheme="minorHAnsi" w:hAnsiTheme="minorHAnsi" w:cstheme="minorHAnsi"/>
        </w:rPr>
        <w:t xml:space="preserve"> workers to</w:t>
      </w:r>
      <w:r w:rsidR="00DA20D1">
        <w:rPr>
          <w:rFonts w:asciiTheme="minorHAnsi" w:hAnsiTheme="minorHAnsi" w:cstheme="minorHAnsi"/>
        </w:rPr>
        <w:t xml:space="preserve"> still</w:t>
      </w:r>
      <w:r w:rsidR="00BD4800" w:rsidRPr="0027369B">
        <w:rPr>
          <w:rFonts w:asciiTheme="minorHAnsi" w:hAnsiTheme="minorHAnsi" w:cstheme="minorHAnsi"/>
        </w:rPr>
        <w:t xml:space="preserve"> meet the same demand</w:t>
      </w:r>
      <w:r w:rsidR="00DA20D1">
        <w:rPr>
          <w:rFonts w:asciiTheme="minorHAnsi" w:hAnsiTheme="minorHAnsi" w:cstheme="minorHAnsi"/>
        </w:rPr>
        <w:t xml:space="preserve">. When removing the </w:t>
      </w:r>
      <w:r w:rsidR="00AE531D">
        <w:rPr>
          <w:rFonts w:asciiTheme="minorHAnsi" w:hAnsiTheme="minorHAnsi" w:cstheme="minorHAnsi"/>
        </w:rPr>
        <w:t>regulation,</w:t>
      </w:r>
      <w:r w:rsidR="00DA20D1">
        <w:rPr>
          <w:rFonts w:asciiTheme="minorHAnsi" w:hAnsiTheme="minorHAnsi" w:cstheme="minorHAnsi"/>
        </w:rPr>
        <w:t xml:space="preserve"> we find this effect to</w:t>
      </w:r>
      <w:r w:rsidR="00BD4800" w:rsidRPr="0027369B">
        <w:rPr>
          <w:rFonts w:asciiTheme="minorHAnsi" w:hAnsiTheme="minorHAnsi" w:cstheme="minorHAnsi"/>
        </w:rPr>
        <w:t xml:space="preserve"> increa</w:t>
      </w:r>
      <w:r w:rsidR="00DA20D1">
        <w:rPr>
          <w:rFonts w:asciiTheme="minorHAnsi" w:hAnsiTheme="minorHAnsi" w:cstheme="minorHAnsi"/>
        </w:rPr>
        <w:t>se</w:t>
      </w:r>
      <w:r w:rsidR="00BD4800" w:rsidRPr="0027369B">
        <w:rPr>
          <w:rFonts w:asciiTheme="minorHAnsi" w:hAnsiTheme="minorHAnsi" w:cstheme="minorHAnsi"/>
        </w:rPr>
        <w:t xml:space="preserve">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7BE863C1" w14:textId="1E2E1D9E" w:rsidR="0065225C"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w:t>
      </w:r>
      <w:r w:rsidR="00AE531D">
        <w:rPr>
          <w:sz w:val="24"/>
          <w:szCs w:val="24"/>
        </w:rPr>
        <w:t xml:space="preserve"> of scenario 1-4</w:t>
      </w:r>
      <w:r w:rsidR="0027369B">
        <w:rPr>
          <w:sz w:val="24"/>
          <w:szCs w:val="24"/>
        </w:rPr>
        <w:t xml:space="preserve"> to </w:t>
      </w:r>
      <w:r w:rsidR="00AE531D">
        <w:rPr>
          <w:sz w:val="24"/>
          <w:szCs w:val="24"/>
        </w:rPr>
        <w:t xml:space="preserve">interact resulting in an </w:t>
      </w:r>
      <w:r w:rsidR="00BD4800" w:rsidRPr="00F73F7D">
        <w:rPr>
          <w:sz w:val="24"/>
          <w:szCs w:val="24"/>
        </w:rPr>
        <w:t>increa</w:t>
      </w:r>
      <w:r w:rsidR="00BD4800">
        <w:rPr>
          <w:sz w:val="24"/>
          <w:szCs w:val="24"/>
        </w:rPr>
        <w:t>s</w:t>
      </w:r>
      <w:r w:rsidR="00AE531D">
        <w:rPr>
          <w:sz w:val="24"/>
          <w:szCs w:val="24"/>
        </w:rPr>
        <w:t>e of 2362 people</w:t>
      </w:r>
      <w:r w:rsidRPr="00F73F7D">
        <w:rPr>
          <w:sz w:val="24"/>
          <w:szCs w:val="24"/>
        </w:rPr>
        <w:t xml:space="preserve"> </w:t>
      </w:r>
      <w:r w:rsidR="00AE531D">
        <w:rPr>
          <w:sz w:val="24"/>
          <w:szCs w:val="24"/>
        </w:rPr>
        <w:t xml:space="preserve">in </w:t>
      </w:r>
      <w:r w:rsidRPr="00F73F7D">
        <w:rPr>
          <w:sz w:val="24"/>
          <w:szCs w:val="24"/>
        </w:rPr>
        <w:t>unemploy</w:t>
      </w:r>
      <w:r w:rsidR="00AE531D">
        <w:rPr>
          <w:sz w:val="24"/>
          <w:szCs w:val="24"/>
        </w:rPr>
        <w:t>ment</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w:t>
      </w:r>
      <w:r w:rsidR="00C12361">
        <w:rPr>
          <w:sz w:val="24"/>
          <w:szCs w:val="24"/>
        </w:rPr>
        <w:lastRenderedPageBreak/>
        <w:t xml:space="preserve">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fldChar w:fldCharType="separate"/>
      </w:r>
      <w:r w:rsidR="002C0AD3" w:rsidRPr="002C0AD3">
        <w:rPr>
          <w:b/>
          <w:bCs/>
          <w:noProof/>
          <w:sz w:val="24"/>
          <w:szCs w:val="24"/>
        </w:rPr>
        <w:t>Fejl! Bogmærke er ikke defineret.</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w:t>
      </w:r>
      <w:r w:rsidR="00AE531D">
        <w:rPr>
          <w:sz w:val="24"/>
          <w:szCs w:val="24"/>
        </w:rPr>
        <w:t xml:space="preserve">the </w:t>
      </w:r>
      <w:r w:rsidR="0027369B">
        <w:rPr>
          <w:sz w:val="24"/>
          <w:szCs w:val="24"/>
        </w:rPr>
        <w:t>channels</w:t>
      </w:r>
      <w:r w:rsidR="00AE531D">
        <w:rPr>
          <w:sz w:val="24"/>
          <w:szCs w:val="24"/>
        </w:rPr>
        <w:t xml:space="preserve"> from scenario 1-4</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8"/>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w:t>
      </w:r>
      <w:r w:rsidR="00AE531D">
        <w:rPr>
          <w:sz w:val="24"/>
          <w:szCs w:val="24"/>
        </w:rPr>
        <w:t>e effects of the productivity</w:t>
      </w:r>
      <w:r w:rsidR="00812DCC">
        <w:rPr>
          <w:sz w:val="24"/>
          <w:szCs w:val="24"/>
        </w:rPr>
        <w:t xml:space="preserve"> channel</w:t>
      </w:r>
      <w:r w:rsidR="006B51E7" w:rsidRPr="00A32739">
        <w:rPr>
          <w:sz w:val="24"/>
          <w:szCs w:val="24"/>
        </w:rPr>
        <w:t>.</w:t>
      </w:r>
    </w:p>
    <w:p w14:paraId="18C6AD35" w14:textId="7C72DCAE" w:rsidR="007E6AD1" w:rsidRPr="003F32AA" w:rsidRDefault="00786A9E" w:rsidP="00F73F7D">
      <w:pPr>
        <w:spacing w:line="360" w:lineRule="auto"/>
        <w:rPr>
          <w:sz w:val="24"/>
          <w:szCs w:val="24"/>
        </w:rPr>
      </w:pPr>
      <w:r>
        <w:rPr>
          <w:sz w:val="24"/>
          <w:szCs w:val="24"/>
        </w:rPr>
        <w:br/>
        <w:t>As presented in section 2</w:t>
      </w:r>
      <w:r w:rsidR="0065225C">
        <w:rPr>
          <w:sz w:val="24"/>
          <w:szCs w:val="24"/>
        </w:rPr>
        <w:t>,</w:t>
      </w:r>
      <w:r>
        <w:rPr>
          <w:sz w:val="24"/>
          <w:szCs w:val="24"/>
        </w:rPr>
        <w:t xml:space="preserve"> the literature </w:t>
      </w:r>
      <w:r w:rsidR="0065225C">
        <w:rPr>
          <w:sz w:val="24"/>
          <w:szCs w:val="24"/>
        </w:rPr>
        <w:t>regarding</w:t>
      </w:r>
      <w:r>
        <w:rPr>
          <w:sz w:val="24"/>
          <w:szCs w:val="24"/>
        </w:rPr>
        <w:t xml:space="preserve"> income insurance is moving </w:t>
      </w:r>
      <w:r w:rsidR="0065225C">
        <w:rPr>
          <w:sz w:val="24"/>
          <w:szCs w:val="24"/>
        </w:rPr>
        <w:t xml:space="preserve">more </w:t>
      </w:r>
      <w:r>
        <w:rPr>
          <w:sz w:val="24"/>
          <w:szCs w:val="24"/>
        </w:rPr>
        <w:t>towards estimating the full macro elasticity</w:t>
      </w:r>
      <w:r w:rsidR="00816530">
        <w:rPr>
          <w:sz w:val="24"/>
          <w:szCs w:val="24"/>
        </w:rPr>
        <w:t>,</w:t>
      </w:r>
      <w:r>
        <w:rPr>
          <w:sz w:val="24"/>
          <w:szCs w:val="24"/>
        </w:rPr>
        <w:t xml:space="preserve"> instead of the</w:t>
      </w:r>
      <w:r w:rsidR="00816530">
        <w:rPr>
          <w:sz w:val="24"/>
          <w:szCs w:val="24"/>
        </w:rPr>
        <w:t xml:space="preserve"> </w:t>
      </w:r>
      <w:r w:rsidR="00B61329">
        <w:rPr>
          <w:sz w:val="24"/>
          <w:szCs w:val="24"/>
        </w:rPr>
        <w:t>often-used</w:t>
      </w:r>
      <w:r>
        <w:rPr>
          <w:sz w:val="24"/>
          <w:szCs w:val="24"/>
        </w:rPr>
        <w:t xml:space="preserve"> micro elasticity found by the Danish income insurance model. </w:t>
      </w:r>
      <w:r w:rsidR="00816530">
        <w:rPr>
          <w:sz w:val="24"/>
          <w:szCs w:val="24"/>
        </w:rPr>
        <w:t>To see the importance of estimating the macro elasticity</w:t>
      </w:r>
      <w:r w:rsidR="00D969ED">
        <w:rPr>
          <w:sz w:val="24"/>
          <w:szCs w:val="24"/>
        </w:rPr>
        <w:t>,</w:t>
      </w:r>
      <w:r>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Pr>
          <w:sz w:val="24"/>
          <w:szCs w:val="24"/>
        </w:rPr>
        <w:t xml:space="preserve"> as well as the results found in </w:t>
      </w:r>
      <w:r w:rsidR="00816530">
        <w:rPr>
          <w:sz w:val="24"/>
          <w:szCs w:val="24"/>
        </w:rPr>
        <w:t>the previous section</w:t>
      </w:r>
      <w:r>
        <w:rPr>
          <w:sz w:val="24"/>
          <w:szCs w:val="24"/>
        </w:rPr>
        <w:t xml:space="preserve">. Next, we use the elasticities to evaluate the </w:t>
      </w:r>
      <w:r w:rsidR="00816530">
        <w:rPr>
          <w:sz w:val="24"/>
          <w:szCs w:val="24"/>
        </w:rPr>
        <w:t>political decision</w:t>
      </w:r>
      <w:r>
        <w:rPr>
          <w:sz w:val="24"/>
          <w:szCs w:val="24"/>
        </w:rPr>
        <w:t xml:space="preserve"> to suppress the state regulation rate</w:t>
      </w:r>
      <w:r w:rsidR="00816530">
        <w:rPr>
          <w:sz w:val="24"/>
          <w:szCs w:val="24"/>
        </w:rPr>
        <w:t xml:space="preserve">, by using </w:t>
      </w:r>
      <w:r>
        <w:rPr>
          <w:sz w:val="24"/>
          <w:szCs w:val="24"/>
        </w:rPr>
        <w:t>the framework of the Baily-Chetty function</w:t>
      </w:r>
      <w:r w:rsidR="00816530">
        <w:rPr>
          <w:sz w:val="24"/>
          <w:szCs w:val="24"/>
        </w:rPr>
        <w:t>,</w:t>
      </w:r>
      <w:r>
        <w:rPr>
          <w:sz w:val="24"/>
          <w:szCs w:val="24"/>
        </w:rPr>
        <w:t xml:space="preserve">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0F36B9C3"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 xml:space="preserve">should be </w:t>
      </w:r>
      <w:r w:rsidR="008C3542" w:rsidRPr="00847BCD">
        <w:rPr>
          <w:sz w:val="24"/>
          <w:szCs w:val="24"/>
        </w:rPr>
        <w:lastRenderedPageBreak/>
        <w:t>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7EE5429"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is based on the analysis carried out</w:t>
      </w:r>
      <w:r w:rsidR="008F77EC">
        <w:rPr>
          <w:sz w:val="24"/>
          <w:szCs w:val="24"/>
        </w:rPr>
        <w:t xml:space="preserve"> in </w:t>
      </w:r>
      <w:r w:rsidR="003240E2" w:rsidRPr="003240E2">
        <w:rPr>
          <w:sz w:val="24"/>
          <w:szCs w:val="24"/>
        </w:rPr>
        <w:t xml:space="preserve">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9"/>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argues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84860C2" w:rsidR="009705F4" w:rsidRPr="00E5618E"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proofErr w:type="gramStart"/>
      <w:r w:rsidR="003E1DD6" w:rsidRPr="00082FF3">
        <w:rPr>
          <w:sz w:val="24"/>
          <w:szCs w:val="24"/>
        </w:rPr>
        <w:t>is</w:t>
      </w:r>
      <w:proofErr w:type="gramEnd"/>
      <w:r w:rsidR="003E1DD6" w:rsidRPr="00082FF3">
        <w:rPr>
          <w:sz w:val="24"/>
          <w:szCs w:val="24"/>
        </w:rPr>
        <w:t xml:space="preserve"> that </w:t>
      </w:r>
      <w:r w:rsidR="00FF21EA" w:rsidRPr="00082FF3">
        <w:rPr>
          <w:sz w:val="24"/>
          <w:szCs w:val="24"/>
        </w:rPr>
        <w:lastRenderedPageBreak/>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65DA70AA" w14:textId="0E0467D5" w:rsidR="00E5618E" w:rsidRPr="001117B6" w:rsidRDefault="001117B6" w:rsidP="00847BCD">
      <w:pPr>
        <w:spacing w:line="360" w:lineRule="auto"/>
        <w:rPr>
          <w:sz w:val="24"/>
          <w:szCs w:val="24"/>
        </w:rPr>
      </w:pPr>
      <w:r>
        <w:rPr>
          <w:noProof/>
          <w:sz w:val="24"/>
          <w:szCs w:val="24"/>
        </w:rPr>
        <w:t xml:space="preserve">Just like </w:t>
      </w:r>
      <w:r w:rsidRPr="00E60618">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E60618">
        <w:rPr>
          <w:noProof/>
          <w:sz w:val="24"/>
          <w:szCs w:val="24"/>
        </w:rPr>
        <w:t>(2020)</w:t>
      </w:r>
      <w:r>
        <w:rPr>
          <w:sz w:val="24"/>
          <w:szCs w:val="24"/>
        </w:rPr>
        <w:fldChar w:fldCharType="end"/>
      </w:r>
      <w:r>
        <w:rPr>
          <w:sz w:val="24"/>
          <w:szCs w:val="24"/>
        </w:rPr>
        <w:t xml:space="preserve">, we also attribute the effect on wages as being the driving factor of creating a </w:t>
      </w:r>
      <w:r w:rsidR="00E60618">
        <w:rPr>
          <w:sz w:val="24"/>
          <w:szCs w:val="24"/>
        </w:rPr>
        <w:t xml:space="preserve">difference between the macro and micro </w:t>
      </w:r>
      <w:r>
        <w:rPr>
          <w:sz w:val="24"/>
          <w:szCs w:val="24"/>
        </w:rPr>
        <w:t>elasticity for the Danish economy, as</w:t>
      </w:r>
      <w:r w:rsidR="00A857B5">
        <w:rPr>
          <w:sz w:val="24"/>
          <w:szCs w:val="24"/>
        </w:rPr>
        <w:t xml:space="preserve"> </w:t>
      </w:r>
      <w:r w:rsidR="009705F4" w:rsidRPr="00847BCD">
        <w:rPr>
          <w:sz w:val="24"/>
          <w:szCs w:val="24"/>
        </w:rPr>
        <w:t>the wage-channel</w:t>
      </w:r>
      <w:r>
        <w:rPr>
          <w:sz w:val="24"/>
          <w:szCs w:val="24"/>
        </w:rPr>
        <w:t xml:space="preserve"> independently</w:t>
      </w:r>
      <w:r w:rsidR="009705F4">
        <w:rPr>
          <w:sz w:val="24"/>
          <w:szCs w:val="24"/>
        </w:rPr>
        <w:t xml:space="preserve"> </w:t>
      </w:r>
      <w:r w:rsidR="00E60618">
        <w:rPr>
          <w:sz w:val="24"/>
          <w:szCs w:val="24"/>
        </w:rPr>
        <w:t>seems to have the</w:t>
      </w:r>
      <w:r w:rsidR="00A857B5">
        <w:rPr>
          <w:sz w:val="24"/>
          <w:szCs w:val="24"/>
        </w:rPr>
        <w:t xml:space="preserv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20"/>
      </w:r>
      <w:r w:rsidR="009705F4" w:rsidRPr="00847BCD">
        <w:rPr>
          <w:sz w:val="24"/>
          <w:szCs w:val="24"/>
        </w:rPr>
        <w:t>.</w:t>
      </w:r>
      <w:r w:rsidR="00DC0BA1" w:rsidRPr="00082FF3">
        <w:rPr>
          <w:sz w:val="24"/>
          <w:szCs w:val="24"/>
        </w:rPr>
        <w:t xml:space="preserve"> Instead of using the </w:t>
      </w:r>
      <w:r w:rsidR="00E60618">
        <w:rPr>
          <w:sz w:val="24"/>
          <w:szCs w:val="24"/>
        </w:rPr>
        <w:t>relationship between</w:t>
      </w:r>
      <w:r w:rsidR="00EB0F0A" w:rsidRPr="003642BF">
        <w:rPr>
          <w:sz w:val="24"/>
          <w:szCs w:val="24"/>
        </w:rPr>
        <w:t xml:space="preserve"> wages </w:t>
      </w:r>
      <w:r w:rsidR="00E60618">
        <w:rPr>
          <w:sz w:val="24"/>
          <w:szCs w:val="24"/>
        </w:rPr>
        <w:t xml:space="preserve">and vacancies </w:t>
      </w:r>
      <w:r w:rsidR="00EB0F0A" w:rsidRPr="003642BF">
        <w:rPr>
          <w:sz w:val="24"/>
          <w:szCs w:val="24"/>
        </w:rPr>
        <w:t>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E60618">
        <w:rPr>
          <w:sz w:val="24"/>
          <w:szCs w:val="24"/>
        </w:rPr>
        <w:t>,</w:t>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w:t>
      </w:r>
      <w:r w:rsidR="00E60618">
        <w:rPr>
          <w:sz w:val="24"/>
          <w:szCs w:val="24"/>
        </w:rPr>
        <w:t xml:space="preserve"> found in scenario 2</w:t>
      </w:r>
      <w:r w:rsidR="005A1A86" w:rsidRPr="003642BF">
        <w:rPr>
          <w:sz w:val="24"/>
          <w:szCs w:val="24"/>
        </w:rPr>
        <w:t xml:space="preserve">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w:t>
      </w:r>
      <w:r w:rsidR="00E60618">
        <w:rPr>
          <w:sz w:val="24"/>
          <w:szCs w:val="24"/>
        </w:rPr>
        <w:t xml:space="preserve">It is often found </w:t>
      </w:r>
      <w:r w:rsidR="005A1A86" w:rsidRPr="003642BF">
        <w:rPr>
          <w:sz w:val="24"/>
          <w:szCs w:val="24"/>
        </w:rPr>
        <w:t xml:space="preserve">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E60618">
        <w:rPr>
          <w:sz w:val="24"/>
          <w:szCs w:val="24"/>
        </w:rPr>
        <w:t xml:space="preserve"> </w:t>
      </w:r>
      <w:r w:rsidR="00E60618">
        <w:rPr>
          <w:sz w:val="24"/>
          <w:szCs w:val="24"/>
        </w:rPr>
        <w:fldChar w:fldCharType="begin" w:fldLock="1"/>
      </w:r>
      <w:r w:rsidR="00B43E1A">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E60618">
        <w:rPr>
          <w:sz w:val="24"/>
          <w:szCs w:val="24"/>
        </w:rPr>
        <w:fldChar w:fldCharType="separate"/>
      </w:r>
      <w:r w:rsidR="00E60618" w:rsidRPr="00E60618">
        <w:rPr>
          <w:noProof/>
          <w:sz w:val="24"/>
          <w:szCs w:val="24"/>
        </w:rPr>
        <w:t>(Onaran &amp; Galanis, 2012)</w:t>
      </w:r>
      <w:r w:rsidR="00E60618">
        <w:rPr>
          <w:sz w:val="24"/>
          <w:szCs w:val="24"/>
        </w:rPr>
        <w:fldChar w:fldCharType="end"/>
      </w:r>
      <w:r w:rsidR="005A1A86" w:rsidRPr="003642BF">
        <w:rPr>
          <w:sz w:val="24"/>
          <w:szCs w:val="24"/>
        </w:rPr>
        <w:t>.</w:t>
      </w:r>
      <w:r w:rsidR="00A857B5">
        <w:rPr>
          <w:sz w:val="24"/>
          <w:szCs w:val="24"/>
        </w:rPr>
        <w:t xml:space="preserve"> </w:t>
      </w:r>
      <w:r w:rsidR="00E60618">
        <w:rPr>
          <w:sz w:val="24"/>
          <w:szCs w:val="24"/>
        </w:rPr>
        <w:br/>
      </w:r>
      <w:r w:rsidR="00A857B5">
        <w:rPr>
          <w:sz w:val="24"/>
          <w:szCs w:val="24"/>
        </w:rPr>
        <w:t>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1"/>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2"/>
      </w:r>
      <w:r w:rsidR="005A1A86" w:rsidRPr="003642BF">
        <w:rPr>
          <w:sz w:val="24"/>
          <w:szCs w:val="24"/>
        </w:rPr>
        <w:t xml:space="preserve">. </w:t>
      </w:r>
      <w:r>
        <w:rPr>
          <w:sz w:val="24"/>
          <w:szCs w:val="24"/>
        </w:rPr>
        <w:t xml:space="preserve">On the other hand, </w:t>
      </w:r>
      <w:r w:rsidR="00DF306B">
        <w:rPr>
          <w:sz w:val="24"/>
          <w:szCs w:val="24"/>
        </w:rPr>
        <w:t xml:space="preserve">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 on GDP.</w:t>
      </w:r>
      <w:r w:rsidR="00D00185">
        <w:rPr>
          <w:sz w:val="24"/>
          <w:szCs w:val="24"/>
        </w:rPr>
        <w:t xml:space="preserve"> In this case</w:t>
      </w:r>
      <w:r>
        <w:rPr>
          <w:sz w:val="24"/>
          <w:szCs w:val="24"/>
        </w:rPr>
        <w:t xml:space="preserve">, we should expect to find a decrease in unemployment, when </w:t>
      </w:r>
      <w:r>
        <w:rPr>
          <w:sz w:val="24"/>
          <w:szCs w:val="24"/>
        </w:rPr>
        <w:lastRenderedPageBreak/>
        <w:t>including the wage channel in scenario 2,</w:t>
      </w:r>
      <w:r w:rsidR="005A1A86">
        <w:rPr>
          <w:sz w:val="24"/>
          <w:szCs w:val="24"/>
        </w:rPr>
        <w:t xml:space="preserve"> </w:t>
      </w:r>
      <w:r>
        <w:rPr>
          <w:sz w:val="24"/>
          <w:szCs w:val="24"/>
        </w:rPr>
        <w:t>thereby changing the relationship between the</w:t>
      </w:r>
      <w:r w:rsidR="001A4157">
        <w:rPr>
          <w:sz w:val="24"/>
          <w:szCs w:val="24"/>
        </w:rPr>
        <w:t xml:space="preserve"> macro</w:t>
      </w:r>
      <w:r w:rsidR="000A059F">
        <w:rPr>
          <w:sz w:val="24"/>
          <w:szCs w:val="24"/>
        </w:rPr>
        <w:t xml:space="preserve"> and micro</w:t>
      </w:r>
      <w:r w:rsidR="001A4157">
        <w:rPr>
          <w:sz w:val="24"/>
          <w:szCs w:val="24"/>
        </w:rPr>
        <w:t xml:space="preserve"> elasticity</w:t>
      </w:r>
      <w:r w:rsidR="005A1A86">
        <w:rPr>
          <w:sz w:val="24"/>
          <w:szCs w:val="24"/>
        </w:rPr>
        <w:t xml:space="preserve">. </w:t>
      </w:r>
    </w:p>
    <w:p w14:paraId="771C16CC" w14:textId="31A0C523"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D00185">
        <w:rPr>
          <w:sz w:val="24"/>
          <w:szCs w:val="24"/>
        </w:rPr>
        <w:t>is done by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23"/>
      </w:r>
      <w:r w:rsidR="00BB0FA4" w:rsidRPr="00847BCD">
        <w:rPr>
          <w:sz w:val="24"/>
          <w:szCs w:val="24"/>
        </w:rPr>
        <w:t xml:space="preserve">. </w:t>
      </w:r>
    </w:p>
    <w:p w14:paraId="122AAF47" w14:textId="21E849B3"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employment</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24"/>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8F7F7E">
        <w:rPr>
          <w:rStyle w:val="Fodnotehenvisning"/>
          <w:sz w:val="24"/>
          <w:szCs w:val="24"/>
        </w:rPr>
        <w:footnoteReference w:id="25"/>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is here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7FB2FEDB"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5665D4">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5634E3" w:rsidRPr="005634E3">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185C70C3"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proofErr w:type="spellStart"/>
      <w:r w:rsidR="00B43E1A">
        <w:rPr>
          <w:rStyle w:val="cf01"/>
          <w:rFonts w:asciiTheme="minorHAnsi" w:hAnsiTheme="minorHAnsi" w:cstheme="minorHAnsi"/>
          <w:sz w:val="24"/>
          <w:szCs w:val="24"/>
        </w:rPr>
        <w:t>Aastrup</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w:t>
      </w:r>
      <w:proofErr w:type="spellStart"/>
      <w:r w:rsidR="00B43E1A">
        <w:rPr>
          <w:rStyle w:val="cf01"/>
          <w:rFonts w:asciiTheme="minorHAnsi" w:hAnsiTheme="minorHAnsi" w:cstheme="minorHAnsi"/>
          <w:sz w:val="24"/>
          <w:szCs w:val="24"/>
        </w:rPr>
        <w:t>Risgaard</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2E925B0" w14:textId="11421B34" w:rsidR="00700D96" w:rsidRDefault="00B43E1A" w:rsidP="00BF3FA4">
      <w:pPr>
        <w:spacing w:line="360" w:lineRule="auto"/>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Here</w:t>
      </w:r>
      <w:r w:rsidR="00AE78D2" w:rsidRPr="00C44380">
        <w:rPr>
          <w:sz w:val="24"/>
          <w:szCs w:val="24"/>
        </w:rPr>
        <w:t xml:space="preserve"> we have the option to add the effects of the different channels independently</w:t>
      </w:r>
      <w:r>
        <w:rPr>
          <w:sz w:val="24"/>
          <w:szCs w:val="24"/>
        </w:rPr>
        <w:t>, which will</w:t>
      </w:r>
      <w:r w:rsidR="00AE78D2" w:rsidRPr="00C44380">
        <w:rPr>
          <w:sz w:val="24"/>
          <w:szCs w:val="24"/>
        </w:rPr>
        <w:t xml:space="preserve"> make it easier to </w:t>
      </w:r>
      <w:r w:rsidR="00305EB0" w:rsidRPr="00C44380">
        <w:rPr>
          <w:sz w:val="24"/>
          <w:szCs w:val="24"/>
        </w:rPr>
        <w:t>pinpoint</w:t>
      </w:r>
      <w:r w:rsidR="00AE78D2" w:rsidRPr="00C44380">
        <w:rPr>
          <w:sz w:val="24"/>
          <w:szCs w:val="24"/>
        </w:rPr>
        <w:t xml:space="preserve"> which effect</w:t>
      </w:r>
      <w:r w:rsidR="00CA217F">
        <w:rPr>
          <w:sz w:val="24"/>
          <w:szCs w:val="24"/>
        </w:rPr>
        <w:t>s</w:t>
      </w:r>
      <w:r w:rsidR="00AE78D2" w:rsidRPr="00C44380">
        <w:rPr>
          <w:sz w:val="24"/>
          <w:szCs w:val="24"/>
        </w:rPr>
        <w:t xml:space="preserve"> </w:t>
      </w:r>
      <w:r w:rsidR="00CA217F">
        <w:rPr>
          <w:sz w:val="24"/>
          <w:szCs w:val="24"/>
        </w:rPr>
        <w:t>are</w:t>
      </w:r>
      <w:r w:rsidR="00AE78D2" w:rsidRPr="00C44380">
        <w:rPr>
          <w:sz w:val="24"/>
          <w:szCs w:val="24"/>
        </w:rPr>
        <w:t xml:space="preserve"> contributing with how </w:t>
      </w:r>
      <w:r w:rsidRPr="00C44380">
        <w:rPr>
          <w:sz w:val="24"/>
          <w:szCs w:val="24"/>
        </w:rPr>
        <w:t>much</w:t>
      </w:r>
      <w:r>
        <w:rPr>
          <w:sz w:val="24"/>
          <w:szCs w:val="24"/>
        </w:rPr>
        <w:t>,</w:t>
      </w:r>
      <w:r w:rsidRPr="00C44380">
        <w:rPr>
          <w:sz w:val="24"/>
          <w:szCs w:val="24"/>
        </w:rPr>
        <w:t xml:space="preserve"> or</w:t>
      </w:r>
      <w:r w:rsidR="00B61329">
        <w:rPr>
          <w:sz w:val="24"/>
          <w:szCs w:val="24"/>
        </w:rPr>
        <w:t xml:space="preserve"> instead</w:t>
      </w:r>
      <w:r>
        <w:rPr>
          <w:sz w:val="24"/>
          <w:szCs w:val="24"/>
        </w:rPr>
        <w:t xml:space="preserve"> use scenario 6 including the channels from scenario 1-4.</w:t>
      </w:r>
      <w:r w:rsidR="000412E2">
        <w:rPr>
          <w:sz w:val="24"/>
          <w:szCs w:val="24"/>
        </w:rPr>
        <w:t xml:space="preserve"> </w:t>
      </w:r>
      <w:r>
        <w:rPr>
          <w:sz w:val="24"/>
          <w:szCs w:val="24"/>
        </w:rPr>
        <w:t>We choose to use the results of scenario 6</w:t>
      </w:r>
      <w:r w:rsidR="00BF3FA4" w:rsidRPr="00C44380">
        <w:rPr>
          <w:sz w:val="24"/>
          <w:szCs w:val="24"/>
        </w:rPr>
        <w:t>,</w:t>
      </w:r>
      <w:r>
        <w:rPr>
          <w:sz w:val="24"/>
          <w:szCs w:val="24"/>
        </w:rPr>
        <w:t xml:space="preserve"> but still</w:t>
      </w:r>
      <w:r w:rsidR="00BF3FA4" w:rsidRPr="00C44380">
        <w:rPr>
          <w:sz w:val="24"/>
          <w:szCs w:val="24"/>
        </w:rPr>
        <w:t xml:space="preserve"> </w:t>
      </w:r>
      <w:r w:rsidR="00196AC9">
        <w:rPr>
          <w:sz w:val="24"/>
          <w:szCs w:val="24"/>
        </w:rPr>
        <w:t>us</w:t>
      </w:r>
      <w:r>
        <w:rPr>
          <w:sz w:val="24"/>
          <w:szCs w:val="24"/>
        </w:rPr>
        <w:t>e</w:t>
      </w:r>
      <w:r w:rsidR="00BF3FA4" w:rsidRPr="00C44380">
        <w:rPr>
          <w:sz w:val="24"/>
          <w:szCs w:val="24"/>
        </w:rPr>
        <w:t xml:space="preserve"> the channels independently to get an idea of how much each channel contributes to the total effec</w:t>
      </w:r>
      <w:r>
        <w:rPr>
          <w:sz w:val="24"/>
          <w:szCs w:val="24"/>
        </w:rPr>
        <w:t xml:space="preserve">t. Using the percentage change in the level of income insurance, as well as the percentage change in unemployment found in scenario 6, </w:t>
      </w:r>
      <w:r w:rsidRPr="00B43E1A">
        <w:rPr>
          <w:rStyle w:val="Kommentarhenvisning"/>
          <w:sz w:val="24"/>
          <w:szCs w:val="24"/>
        </w:rPr>
        <w:t>we</w:t>
      </w:r>
      <w:r w:rsidR="00305EB0" w:rsidRPr="00C44380">
        <w:rPr>
          <w:sz w:val="24"/>
          <w:szCs w:val="24"/>
        </w:rPr>
        <w:t xml:space="preserve"> estimate the macro elasticity to be approximately 0.</w:t>
      </w:r>
      <w:r w:rsidR="00E334EE">
        <w:rPr>
          <w:sz w:val="24"/>
          <w:szCs w:val="24"/>
        </w:rPr>
        <w:t>3</w:t>
      </w:r>
      <w:r w:rsidR="00305EB0" w:rsidRPr="00C44380">
        <w:rPr>
          <w:sz w:val="24"/>
          <w:szCs w:val="24"/>
        </w:rPr>
        <w:t>5-0.</w:t>
      </w:r>
      <w:r w:rsidR="00E334EE">
        <w:rPr>
          <w:sz w:val="24"/>
          <w:szCs w:val="24"/>
        </w:rPr>
        <w:t>4</w:t>
      </w:r>
      <w:r w:rsidR="00553FC6">
        <w:rPr>
          <w:rStyle w:val="Fodnotehenvisning"/>
          <w:sz w:val="24"/>
          <w:szCs w:val="24"/>
        </w:rPr>
        <w:footnoteReference w:id="26"/>
      </w:r>
      <w:r w:rsidR="00305EB0" w:rsidRPr="00C44380">
        <w:rPr>
          <w:sz w:val="24"/>
          <w:szCs w:val="24"/>
        </w:rPr>
        <w:t>.</w:t>
      </w:r>
      <w:r>
        <w:rPr>
          <w:sz w:val="24"/>
          <w:szCs w:val="24"/>
        </w:rPr>
        <w:t xml:space="preserve"> As we find the estimate to be positive, it</w:t>
      </w:r>
      <w:r w:rsidR="00305EB0" w:rsidRPr="00C44380">
        <w:rPr>
          <w:sz w:val="24"/>
          <w:szCs w:val="24"/>
        </w:rPr>
        <w:t xml:space="preserve">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of </w:t>
      </w:r>
      <w:r w:rsidR="00800FEE">
        <w:rPr>
          <w:sz w:val="24"/>
          <w:szCs w:val="24"/>
        </w:rPr>
        <w:t xml:space="preserve">0.86-0.91. Thereby, we also find the </w:t>
      </w:r>
      <w:r>
        <w:rPr>
          <w:sz w:val="24"/>
          <w:szCs w:val="24"/>
        </w:rPr>
        <w:t xml:space="preserve">macro elasticity to be twice as large as the micro elasticity, which was also found by </w:t>
      </w:r>
      <w:r w:rsidRPr="00D85753">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DF306B">
        <w:rPr>
          <w:noProof/>
          <w:sz w:val="24"/>
          <w:szCs w:val="24"/>
        </w:rPr>
        <w:t>(2020)</w:t>
      </w:r>
      <w:r>
        <w:rPr>
          <w:sz w:val="24"/>
          <w:szCs w:val="24"/>
        </w:rPr>
        <w:fldChar w:fldCharType="end"/>
      </w:r>
      <w:r w:rsidR="00D85753">
        <w:rPr>
          <w:sz w:val="24"/>
          <w:szCs w:val="24"/>
        </w:rPr>
        <w:t>.</w:t>
      </w:r>
    </w:p>
    <w:p w14:paraId="37AB8873" w14:textId="37CE2310" w:rsidR="00744FD6" w:rsidRPr="00800FEE" w:rsidRDefault="00744FD6" w:rsidP="00BF3FA4">
      <w:pPr>
        <w:spacing w:line="360" w:lineRule="auto"/>
        <w:rPr>
          <w:sz w:val="24"/>
          <w:szCs w:val="24"/>
        </w:rPr>
      </w:pPr>
      <w:r w:rsidRPr="00800FEE">
        <w:rPr>
          <w:sz w:val="24"/>
          <w:szCs w:val="24"/>
        </w:rPr>
        <w:t>At the start of the regulation period in 2016, the government faced the elasticity found above of 0.66. Using our own results, we instead estimate the elasticity to be in the range of 0.86-0.91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10C05ACC" w:rsidR="00573A0D" w:rsidRDefault="00BB5FA2" w:rsidP="00573A0D">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lastRenderedPageBreak/>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73A0D">
        <w:rPr>
          <w:rStyle w:val="Fodnotehenvisning"/>
          <w:sz w:val="24"/>
          <w:szCs w:val="24"/>
        </w:rPr>
        <w:footnoteReference w:id="27"/>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41D56436"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w:t>
      </w:r>
      <w:r w:rsidR="00D739FB">
        <w:rPr>
          <w:rFonts w:eastAsiaTheme="minorEastAsia" w:cstheme="minorHAnsi"/>
          <w:sz w:val="24"/>
          <w:szCs w:val="24"/>
        </w:rPr>
        <w:t>macro</w:t>
      </w:r>
      <w:r w:rsidR="00540405">
        <w:rPr>
          <w:rFonts w:eastAsiaTheme="minorEastAsia" w:cstheme="minorHAnsi"/>
          <w:sz w:val="24"/>
          <w:szCs w:val="24"/>
        </w:rPr>
        <w:t xml:space="preserve">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256FB13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 as these are associated with removing the suppressing of the state regulation percentage</w:t>
      </w:r>
      <w:r w:rsidR="00A62CE3">
        <w:rPr>
          <w:rFonts w:eastAsiaTheme="minorEastAsia" w:cstheme="minorHAnsi"/>
          <w:sz w:val="24"/>
          <w:szCs w:val="24"/>
        </w:rPr>
        <w:t xml:space="preserve">. </w:t>
      </w:r>
    </w:p>
    <w:p w14:paraId="09143E39" w14:textId="6EB6C9F1" w:rsidR="00A62CE3" w:rsidRDefault="00A62CE3" w:rsidP="00BF3FA4">
      <w:pPr>
        <w:spacing w:line="360" w:lineRule="auto"/>
        <w:rPr>
          <w:rFonts w:eastAsiaTheme="minorEastAsia" w:cstheme="minorHAnsi"/>
          <w:sz w:val="24"/>
          <w:szCs w:val="24"/>
        </w:rPr>
      </w:pPr>
      <w:r>
        <w:rPr>
          <w:rFonts w:eastAsiaTheme="minorEastAsia" w:cstheme="minorHAnsi"/>
          <w:sz w:val="24"/>
          <w:szCs w:val="24"/>
        </w:rPr>
        <w:lastRenderedPageBreak/>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967F45">
        <w:rPr>
          <w:rStyle w:val="Fodnotehenvisning"/>
        </w:rPr>
        <w:footnoteReference w:id="28"/>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2C0AD3">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1D5E2584"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5634E3">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Pr>
          <w:rStyle w:val="Fodnotehenvisning"/>
          <w:rFonts w:eastAsiaTheme="minorEastAsia" w:cstheme="minorHAnsi"/>
          <w:sz w:val="24"/>
          <w:szCs w:val="24"/>
        </w:rPr>
        <w:footnoteReference w:id="29"/>
      </w:r>
      <w:r w:rsidR="00EE677A">
        <w:rPr>
          <w:rFonts w:eastAsiaTheme="minorEastAsia" w:cstheme="minorHAnsi"/>
          <w:sz w:val="24"/>
          <w:szCs w:val="24"/>
        </w:rPr>
        <w:t xml:space="preserve">. </w:t>
      </w:r>
    </w:p>
    <w:p w14:paraId="45687B11" w14:textId="491B6F71"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315AFB67" w14:textId="2E599FA8"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 to the elasticity found in this paper of the macroeconomic effects</w:t>
      </w:r>
      <w:r w:rsidR="001F04BC">
        <w:rPr>
          <w:rFonts w:eastAsiaTheme="minorEastAsia" w:cstheme="minorHAnsi"/>
          <w:sz w:val="24"/>
          <w:szCs w:val="24"/>
        </w:rPr>
        <w:t>, using an estimate of</w:t>
      </w:r>
      <w:r>
        <w:rPr>
          <w:rFonts w:eastAsiaTheme="minorEastAsia" w:cstheme="minorHAnsi"/>
          <w:sz w:val="24"/>
          <w:szCs w:val="24"/>
        </w:rPr>
        <w:t xml:space="preserve"> 0.38, resulting in a total macro elasticity of </w:t>
      </w:r>
      <w:r w:rsidR="00AE0B5F">
        <w:rPr>
          <w:rFonts w:eastAsiaTheme="minorEastAsia" w:cstheme="minorHAnsi"/>
          <w:sz w:val="24"/>
          <w:szCs w:val="24"/>
        </w:rPr>
        <w:t>0.89. We use the compensation rate from the simulation in scenario 6</w:t>
      </w:r>
      <w:r w:rsidR="001F04BC">
        <w:rPr>
          <w:rFonts w:eastAsiaTheme="minorEastAsia" w:cstheme="minorHAnsi"/>
          <w:sz w:val="24"/>
          <w:szCs w:val="24"/>
        </w:rPr>
        <w:t>,</w:t>
      </w:r>
      <w:r w:rsidR="00AE0B5F">
        <w:rPr>
          <w:rFonts w:eastAsiaTheme="minorEastAsia" w:cstheme="minorHAnsi"/>
          <w:sz w:val="24"/>
          <w:szCs w:val="24"/>
        </w:rPr>
        <w:t xml:space="preserve"> leaving us with a compensation rate of 0.57 for 2016 when the shock was introduced. </w:t>
      </w:r>
    </w:p>
    <w:p w14:paraId="266DE118" w14:textId="3F4EC453" w:rsidR="00A4273D" w:rsidRDefault="00A4273D" w:rsidP="00D67ABC">
      <w:pPr>
        <w:spacing w:line="360" w:lineRule="auto"/>
        <w:rPr>
          <w:rFonts w:eastAsiaTheme="minorEastAsia" w:cstheme="minorHAnsi"/>
          <w:sz w:val="24"/>
          <w:szCs w:val="24"/>
        </w:rPr>
      </w:pPr>
    </w:p>
    <w:p w14:paraId="4BCE8B41" w14:textId="4DC1140E" w:rsidR="001F04BC" w:rsidRDefault="001F04BC" w:rsidP="00D67ABC">
      <w:pPr>
        <w:spacing w:line="360" w:lineRule="auto"/>
        <w:rPr>
          <w:rFonts w:eastAsiaTheme="minorEastAsia" w:cstheme="minorHAnsi"/>
          <w:sz w:val="24"/>
          <w:szCs w:val="24"/>
        </w:rPr>
      </w:pPr>
    </w:p>
    <w:p w14:paraId="032B35F4" w14:textId="77777777" w:rsidR="001F04BC" w:rsidRDefault="001F04BC" w:rsidP="00D67ABC">
      <w:pPr>
        <w:spacing w:line="360" w:lineRule="auto"/>
        <w:rPr>
          <w:rFonts w:eastAsiaTheme="minorEastAsia" w:cstheme="minorHAnsi"/>
          <w:sz w:val="24"/>
          <w:szCs w:val="24"/>
        </w:rPr>
      </w:pPr>
    </w:p>
    <w:p w14:paraId="4E13F618" w14:textId="47AC111B" w:rsidR="00F548A0" w:rsidRDefault="00F548A0" w:rsidP="00F548A0">
      <w:pPr>
        <w:pStyle w:val="Billedtekst"/>
        <w:keepNext/>
      </w:pPr>
      <w:bookmarkStart w:id="7" w:name="_Ref120617850"/>
      <w:r>
        <w:t xml:space="preserve">Table </w:t>
      </w:r>
      <w:fldSimple w:instr=" SEQ Table \* ARABIC ">
        <w:r w:rsidR="002C0AD3">
          <w:rPr>
            <w:noProof/>
          </w:rPr>
          <w:t>1</w:t>
        </w:r>
      </w:fldSimple>
      <w:r w:rsidR="000856FC">
        <w:rPr>
          <w:noProof/>
        </w:rPr>
        <w:t>: Estimates used in the 3 cases</w:t>
      </w:r>
      <w:bookmarkEnd w:id="7"/>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6E427062" w:rsidR="00A83A56"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what we find to be the most realistic estimate of the micro elasticity together with the elasticity of the macroeconomic effects found in this paper,</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w:t>
      </w:r>
      <w:r w:rsidR="007908F3">
        <w:rPr>
          <w:rFonts w:eastAsiaTheme="minorEastAsia" w:cstheme="minorHAnsi"/>
          <w:sz w:val="24"/>
          <w:szCs w:val="24"/>
        </w:rPr>
        <w:lastRenderedPageBreak/>
        <w:t xml:space="preserve">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7035CBB6" w14:textId="065E62AD" w:rsidR="008311CF" w:rsidRDefault="0092793F" w:rsidP="00D67ABC">
      <w:pPr>
        <w:spacing w:line="360" w:lineRule="auto"/>
        <w:rPr>
          <w:rFonts w:eastAsiaTheme="minorEastAsia" w:cstheme="minorHAnsi"/>
          <w:sz w:val="24"/>
          <w:szCs w:val="24"/>
        </w:rPr>
      </w:pPr>
      <w:r>
        <w:rPr>
          <w:rFonts w:eastAsiaTheme="minorEastAsia" w:cstheme="minorHAnsi"/>
          <w:sz w:val="24"/>
          <w:szCs w:val="24"/>
        </w:rPr>
        <w:t>It is though very</w:t>
      </w:r>
      <w:r w:rsidR="0080080C">
        <w:rPr>
          <w:rFonts w:eastAsiaTheme="minorEastAsia" w:cstheme="minorHAnsi"/>
          <w:sz w:val="24"/>
          <w:szCs w:val="24"/>
        </w:rPr>
        <w:t xml:space="preserve"> important </w:t>
      </w:r>
      <w:r>
        <w:rPr>
          <w:rFonts w:eastAsiaTheme="minorEastAsia" w:cstheme="minorHAnsi"/>
          <w:sz w:val="24"/>
          <w:szCs w:val="24"/>
        </w:rPr>
        <w:t>to highlight</w:t>
      </w:r>
      <w:r w:rsidR="0080080C">
        <w:rPr>
          <w:rFonts w:eastAsiaTheme="minorEastAsia" w:cstheme="minorHAnsi"/>
          <w:sz w:val="24"/>
          <w:szCs w:val="24"/>
        </w:rPr>
        <w:t xml:space="preserve"> that th</w:t>
      </w:r>
      <w:r w:rsidR="006F2CD4">
        <w:rPr>
          <w:rFonts w:eastAsiaTheme="minorEastAsia" w:cstheme="minorHAnsi"/>
          <w:sz w:val="24"/>
          <w:szCs w:val="24"/>
        </w:rPr>
        <w:t>is</w:t>
      </w:r>
      <w:r w:rsidR="0080080C">
        <w:rPr>
          <w:rFonts w:eastAsiaTheme="minorEastAsia" w:cstheme="minorHAnsi"/>
          <w:sz w:val="24"/>
          <w:szCs w:val="24"/>
        </w:rPr>
        <w:t xml:space="preserve"> result </w:t>
      </w:r>
      <w:r w:rsidR="006F2CD4">
        <w:rPr>
          <w:rFonts w:eastAsiaTheme="minorEastAsia" w:cstheme="minorHAnsi"/>
          <w:sz w:val="24"/>
          <w:szCs w:val="24"/>
        </w:rPr>
        <w:t>heavily rely on the assumption that</w:t>
      </w:r>
      <w:r w:rsidR="004F646D">
        <w:rPr>
          <w:rFonts w:eastAsiaTheme="minorEastAsia" w:cstheme="minorHAnsi"/>
          <w:sz w:val="24"/>
          <w:szCs w:val="24"/>
        </w:rPr>
        <w:t xml:space="preserve"> the</w:t>
      </w:r>
      <w:r w:rsidR="0080080C">
        <w:rPr>
          <w:rFonts w:eastAsiaTheme="minorEastAsia" w:cstheme="minorHAnsi"/>
          <w:sz w:val="24"/>
          <w:szCs w:val="24"/>
        </w:rPr>
        <w:t xml:space="preserve"> elasticity of the level of income insurance on wages</w:t>
      </w:r>
      <w:r w:rsidR="006F2CD4">
        <w:rPr>
          <w:rFonts w:eastAsiaTheme="minorEastAsia" w:cstheme="minorHAnsi"/>
          <w:sz w:val="24"/>
          <w:szCs w:val="24"/>
        </w:rPr>
        <w:t xml:space="preserve"> in Denmark,</w:t>
      </w:r>
      <w:r w:rsidR="004F646D">
        <w:rPr>
          <w:rFonts w:eastAsiaTheme="minorEastAsia" w:cstheme="minorHAnsi"/>
          <w:sz w:val="24"/>
          <w:szCs w:val="24"/>
        </w:rPr>
        <w:t xml:space="preserve"> is the same as</w:t>
      </w:r>
      <w:r w:rsidR="006F2CD4">
        <w:rPr>
          <w:rFonts w:eastAsiaTheme="minorEastAsia" w:cstheme="minorHAnsi"/>
          <w:sz w:val="24"/>
          <w:szCs w:val="24"/>
        </w:rPr>
        <w:t xml:space="preserve"> the elasticity</w:t>
      </w:r>
      <w:r w:rsidR="0080080C">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sidR="0080080C">
        <w:rPr>
          <w:rFonts w:eastAsiaTheme="minorEastAsia" w:cstheme="minorHAnsi"/>
          <w:sz w:val="24"/>
          <w:szCs w:val="24"/>
        </w:rPr>
        <w:t xml:space="preserve"> </w:t>
      </w:r>
      <w:r w:rsidR="0080080C">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0080C">
        <w:rPr>
          <w:rFonts w:eastAsiaTheme="minorEastAsia" w:cstheme="minorHAnsi"/>
          <w:sz w:val="24"/>
          <w:szCs w:val="24"/>
        </w:rPr>
        <w:fldChar w:fldCharType="separate"/>
      </w:r>
      <w:r w:rsidR="00F548A0" w:rsidRPr="00F548A0">
        <w:rPr>
          <w:rFonts w:eastAsiaTheme="minorEastAsia" w:cstheme="minorHAnsi"/>
          <w:noProof/>
          <w:sz w:val="24"/>
          <w:szCs w:val="24"/>
        </w:rPr>
        <w:t>(2020)</w:t>
      </w:r>
      <w:r w:rsidR="0080080C">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w:t>
      </w:r>
      <w:r w:rsidR="0080080C">
        <w:rPr>
          <w:rFonts w:eastAsiaTheme="minorEastAsia" w:cstheme="minorHAnsi"/>
          <w:sz w:val="24"/>
          <w:szCs w:val="24"/>
        </w:rPr>
        <w:t xml:space="preserve"> </w:t>
      </w:r>
      <w:r w:rsidR="004F646D">
        <w:rPr>
          <w:rFonts w:eastAsiaTheme="minorEastAsia" w:cstheme="minorHAnsi"/>
          <w:sz w:val="24"/>
          <w:szCs w:val="24"/>
        </w:rPr>
        <w:t>Adding to this</w:t>
      </w:r>
      <w:r w:rsidR="006F2CD4">
        <w:rPr>
          <w:rFonts w:eastAsiaTheme="minorEastAsia" w:cstheme="minorHAnsi"/>
          <w:sz w:val="24"/>
          <w:szCs w:val="24"/>
        </w:rPr>
        <w:t>,</w:t>
      </w:r>
      <w:r w:rsidR="0080080C">
        <w:rPr>
          <w:rFonts w:eastAsiaTheme="minorEastAsia" w:cstheme="minorHAnsi"/>
          <w:sz w:val="24"/>
          <w:szCs w:val="24"/>
        </w:rPr>
        <w:t xml:space="preserve"> th</w:t>
      </w:r>
      <w:r w:rsidR="004F646D">
        <w:rPr>
          <w:rFonts w:eastAsiaTheme="minorEastAsia" w:cstheme="minorHAnsi"/>
          <w:sz w:val="24"/>
          <w:szCs w:val="24"/>
        </w:rPr>
        <w:t>e</w:t>
      </w:r>
      <w:r w:rsidR="0080080C">
        <w:rPr>
          <w:rFonts w:eastAsiaTheme="minorEastAsia" w:cstheme="minorHAnsi"/>
          <w:sz w:val="24"/>
          <w:szCs w:val="24"/>
        </w:rPr>
        <w:t xml:space="preserve"> elasticity</w:t>
      </w:r>
      <w:r w:rsidR="004F646D">
        <w:rPr>
          <w:rFonts w:eastAsiaTheme="minorEastAsia" w:cstheme="minorHAnsi"/>
          <w:sz w:val="24"/>
          <w:szCs w:val="24"/>
        </w:rPr>
        <w:t xml:space="preserve"> found in Sweden</w:t>
      </w:r>
      <w:r w:rsidR="0080080C">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w:t>
      </w:r>
      <w:r w:rsidR="006F2CD4">
        <w:rPr>
          <w:rFonts w:eastAsiaTheme="minorEastAsia" w:cstheme="minorHAnsi"/>
          <w:sz w:val="24"/>
          <w:szCs w:val="24"/>
        </w:rPr>
        <w:t xml:space="preserve"> with our results</w:t>
      </w:r>
      <w:r w:rsidR="000C5AE2">
        <w:rPr>
          <w:rFonts w:eastAsiaTheme="minorEastAsia" w:cstheme="minorHAnsi"/>
          <w:sz w:val="24"/>
          <w:szCs w:val="24"/>
        </w:rPr>
        <w:t xml:space="preserve">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doing this we find no significant long-run effects</w:t>
      </w:r>
      <w:r w:rsidR="006F2CD4">
        <w:rPr>
          <w:rFonts w:eastAsiaTheme="minorEastAsia" w:cstheme="minorHAnsi"/>
          <w:sz w:val="24"/>
          <w:szCs w:val="24"/>
        </w:rPr>
        <w:t xml:space="preserve"> between the level of income insurance and wages</w:t>
      </w:r>
      <w:r w:rsidR="000C5AE2">
        <w:rPr>
          <w:rFonts w:eastAsiaTheme="minorEastAsia" w:cstheme="minorHAnsi"/>
          <w:sz w:val="24"/>
          <w:szCs w:val="24"/>
        </w:rPr>
        <w:t xml:space="preserve">. </w:t>
      </w:r>
      <w:r w:rsidR="006F2CD4">
        <w:rPr>
          <w:rFonts w:eastAsiaTheme="minorEastAsia" w:cstheme="minorHAnsi"/>
          <w:sz w:val="24"/>
          <w:szCs w:val="24"/>
        </w:rPr>
        <w:t>Using this as an argument to</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6F2CD4">
        <w:rPr>
          <w:rFonts w:eastAsiaTheme="minorEastAsia" w:cstheme="minorHAnsi"/>
          <w:sz w:val="24"/>
          <w:szCs w:val="24"/>
        </w:rPr>
        <w:t xml:space="preserve">, we instead obtain an </w:t>
      </w:r>
      <w:r w:rsidR="004F646D">
        <w:rPr>
          <w:rFonts w:eastAsiaTheme="minorEastAsia" w:cstheme="minorHAnsi"/>
          <w:sz w:val="24"/>
          <w:szCs w:val="24"/>
        </w:rPr>
        <w:t>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6F2CD4">
        <w:rPr>
          <w:rFonts w:eastAsiaTheme="minorEastAsia" w:cstheme="minorHAnsi"/>
          <w:sz w:val="24"/>
          <w:szCs w:val="24"/>
        </w:rPr>
        <w:t xml:space="preserve"> leaving us with a macro elasticity of 0.47</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w:t>
      </w:r>
      <w:bookmarkStart w:id="8"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8"/>
    </w:p>
    <w:p w14:paraId="59E717EF" w14:textId="51FDE8E6" w:rsidR="00E84765" w:rsidRPr="00F00A78" w:rsidRDefault="00EE7EDF" w:rsidP="00D67ABC">
      <w:pPr>
        <w:spacing w:line="360" w:lineRule="auto"/>
        <w:rPr>
          <w:rFonts w:eastAsiaTheme="minorEastAsia" w:cstheme="minorHAnsi"/>
          <w:sz w:val="24"/>
          <w:szCs w:val="24"/>
        </w:rPr>
      </w:pPr>
      <w:r>
        <w:rPr>
          <w:rFonts w:eastAsiaTheme="minorEastAsia" w:cstheme="minorHAnsi"/>
          <w:sz w:val="24"/>
          <w:szCs w:val="24"/>
        </w:rPr>
        <w:t xml:space="preserve">In the end, our results found in case 3 validating the political decision to suppress the </w:t>
      </w:r>
      <w:r w:rsidR="00B61329">
        <w:rPr>
          <w:rFonts w:eastAsiaTheme="minorEastAsia" w:cstheme="minorHAnsi"/>
          <w:sz w:val="24"/>
          <w:szCs w:val="24"/>
        </w:rPr>
        <w:t>state</w:t>
      </w:r>
      <w:r>
        <w:rPr>
          <w:rFonts w:eastAsiaTheme="minorEastAsia" w:cstheme="minorHAnsi"/>
          <w:sz w:val="24"/>
          <w:szCs w:val="24"/>
        </w:rPr>
        <w:t xml:space="preserve"> regulation </w:t>
      </w:r>
      <w:r w:rsidR="00B61329">
        <w:rPr>
          <w:rFonts w:eastAsiaTheme="minorEastAsia" w:cstheme="minorHAnsi"/>
          <w:sz w:val="24"/>
          <w:szCs w:val="24"/>
        </w:rPr>
        <w:t>percentage</w:t>
      </w:r>
      <w:r>
        <w:rPr>
          <w:rFonts w:eastAsiaTheme="minorEastAsia" w:cstheme="minorHAnsi"/>
          <w:sz w:val="24"/>
          <w:szCs w:val="24"/>
        </w:rPr>
        <w:t xml:space="preserve"> </w:t>
      </w:r>
      <w:r w:rsidR="000979F6">
        <w:rPr>
          <w:rFonts w:eastAsiaTheme="minorEastAsia" w:cstheme="minorHAnsi"/>
          <w:sz w:val="24"/>
          <w:szCs w:val="24"/>
        </w:rPr>
        <w:t>rely on two critical</w:t>
      </w:r>
      <w:r>
        <w:rPr>
          <w:rFonts w:eastAsiaTheme="minorEastAsia" w:cstheme="minorHAnsi"/>
          <w:sz w:val="24"/>
          <w:szCs w:val="24"/>
        </w:rPr>
        <w:t xml:space="preserve"> assumptions</w:t>
      </w:r>
      <w:r w:rsidR="000979F6">
        <w:rPr>
          <w:rFonts w:eastAsiaTheme="minorEastAsia" w:cstheme="minorHAnsi"/>
          <w:sz w:val="24"/>
          <w:szCs w:val="24"/>
        </w:rPr>
        <w:t>. First, that our findings of Denmark being categorized as profit-led</w:t>
      </w:r>
      <w:r>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we find no significant long run relationship, using this as an argumentation to exclude the wage-channel, we end up with the </w:t>
      </w:r>
      <w:r w:rsidR="00F00A78">
        <w:rPr>
          <w:rFonts w:eastAsiaTheme="minorEastAsia" w:cstheme="minorHAnsi"/>
          <w:sz w:val="24"/>
          <w:szCs w:val="24"/>
        </w:rPr>
        <w:lastRenderedPageBreak/>
        <w:t xml:space="preserve">opposite conclusion for case 3,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C87ECDE" w14:textId="4CF0A12A" w:rsidR="007B3CF2" w:rsidRPr="008A007F" w:rsidRDefault="0020720A" w:rsidP="00780999">
      <w:pPr>
        <w:spacing w:line="360" w:lineRule="auto"/>
        <w:rPr>
          <w:sz w:val="24"/>
          <w:szCs w:val="24"/>
        </w:rPr>
      </w:pPr>
      <w:bookmarkStart w:id="9"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9"/>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5665D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D796D">
        <w:rPr>
          <w:sz w:val="24"/>
          <w:szCs w:val="24"/>
        </w:rPr>
        <w:fldChar w:fldCharType="separate"/>
      </w:r>
      <w:r w:rsidR="005634E3" w:rsidRPr="005634E3">
        <w:rPr>
          <w:noProof/>
          <w:sz w:val="24"/>
          <w:szCs w:val="24"/>
        </w:rPr>
        <w:t>(Aastrup, 2018; Jensen, 2021; Risgaard, 2021)</w:t>
      </w:r>
      <w:r w:rsidR="00DD796D">
        <w:rPr>
          <w:sz w:val="24"/>
          <w:szCs w:val="24"/>
        </w:rPr>
        <w:fldChar w:fldCharType="end"/>
      </w:r>
      <w:r w:rsidR="008E5F9F" w:rsidRPr="007B17B8">
        <w:rPr>
          <w:sz w:val="24"/>
          <w:szCs w:val="24"/>
        </w:rPr>
        <w:t xml:space="preserve">. </w:t>
      </w:r>
      <w:bookmarkStart w:id="10"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10"/>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11"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11"/>
      <w:r w:rsidR="0062727A">
        <w:rPr>
          <w:sz w:val="24"/>
          <w:szCs w:val="24"/>
        </w:rPr>
        <w:t xml:space="preserve"> </w:t>
      </w:r>
      <w:bookmarkStart w:id="12"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 </w:t>
      </w:r>
      <w:r w:rsidR="00F83119">
        <w:rPr>
          <w:sz w:val="24"/>
          <w:szCs w:val="24"/>
        </w:rPr>
        <w:t>starting from</w:t>
      </w:r>
      <w:r w:rsidR="000F2529" w:rsidRPr="007B17B8">
        <w:rPr>
          <w:sz w:val="24"/>
          <w:szCs w:val="24"/>
        </w:rPr>
        <w:t xml:space="preserve"> 2016</w:t>
      </w:r>
      <w:bookmarkEnd w:id="12"/>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 xml:space="preserve">as well </w:t>
      </w:r>
      <w:r w:rsidR="00DD796D">
        <w:rPr>
          <w:sz w:val="24"/>
          <w:szCs w:val="24"/>
        </w:rPr>
        <w:lastRenderedPageBreak/>
        <w:t>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 </w:t>
      </w:r>
      <w:r w:rsidR="00170171">
        <w:rPr>
          <w:sz w:val="24"/>
          <w:szCs w:val="24"/>
        </w:rPr>
        <w:t>we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5634E3">
        <w:rPr>
          <w:noProof/>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5634E3">
        <w:rPr>
          <w:noProof/>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7C774399" w:rsidR="00F20542" w:rsidRPr="00650FEB" w:rsidRDefault="00553FC6" w:rsidP="00780999">
      <w:pPr>
        <w:spacing w:line="360" w:lineRule="auto"/>
        <w:rPr>
          <w:sz w:val="24"/>
          <w:szCs w:val="24"/>
        </w:rPr>
      </w:pPr>
      <w:r w:rsidRPr="008A007F">
        <w:rPr>
          <w:sz w:val="24"/>
          <w:szCs w:val="24"/>
        </w:rPr>
        <w:t xml:space="preserve">Lastly, </w:t>
      </w:r>
      <w:r w:rsidRPr="008A007F">
        <w:rPr>
          <w:rFonts w:cstheme="minorHAnsi"/>
          <w:sz w:val="24"/>
          <w:szCs w:val="24"/>
        </w:rPr>
        <w:t>we compare the estimated micro elasticity based on the results of the IS-model (elasticity of 0.66), and the income insurance companies and worker unions (elasticity of 0.31), with the results we obtained of a macro elasticity of 0.89. We do this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29E3A492"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w:t>
      </w:r>
      <w:r w:rsidR="008A007F" w:rsidRPr="00650FEB">
        <w:rPr>
          <w:sz w:val="24"/>
          <w:szCs w:val="24"/>
        </w:rPr>
        <w:lastRenderedPageBreak/>
        <w:t>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13" w:name="_Hlk120455450"/>
      <w:r w:rsidR="00830830" w:rsidRPr="00650FEB">
        <w:rPr>
          <w:sz w:val="24"/>
          <w:szCs w:val="24"/>
        </w:rPr>
        <w:t xml:space="preserve">we assume the worker unions in Denmark to be capable of affecting wages when the gap between the level of income insurance and wages </w:t>
      </w:r>
      <w:bookmarkEnd w:id="13"/>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14"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 we obtain an estimate of 0.47 instead of 0.89, thereby resulting in the opposite conclusion, leaving the political decision to suppress the state regulation percentage to lower the economic welfare.</w:t>
      </w:r>
    </w:p>
    <w:bookmarkEnd w:id="14"/>
    <w:p w14:paraId="25A3A5A4" w14:textId="77777777" w:rsidR="00E04480" w:rsidRPr="00665784" w:rsidRDefault="00E04480" w:rsidP="004C5315"/>
    <w:p w14:paraId="55D55952" w14:textId="6F32386E" w:rsidR="004C5315" w:rsidRPr="00665784" w:rsidRDefault="004C5315" w:rsidP="004C5315">
      <w:pPr>
        <w:rPr>
          <w:ins w:id="15" w:author="Simon Thomsen" w:date="2022-11-09T11:41:00Z"/>
        </w:rPr>
      </w:pPr>
    </w:p>
    <w:p w14:paraId="74ABB717" w14:textId="7589233E" w:rsidR="00CD17D9" w:rsidRPr="00B33E3B" w:rsidRDefault="00CD17D9" w:rsidP="00CD17D9">
      <w:pPr>
        <w:pStyle w:val="Overskrift1"/>
        <w:rPr>
          <w:ins w:id="16" w:author="Simon Thomsen" w:date="2022-11-09T11:42:00Z"/>
          <w:lang w:val="da-DK"/>
        </w:rPr>
      </w:pPr>
      <w:ins w:id="17" w:author="Simon Thomsen" w:date="2022-11-09T11:42:00Z">
        <w:r w:rsidRPr="00B33E3B">
          <w:rPr>
            <w:lang w:val="da-DK"/>
          </w:rPr>
          <w:t xml:space="preserve">Reference list </w:t>
        </w:r>
      </w:ins>
    </w:p>
    <w:p w14:paraId="2919FEF5" w14:textId="7D0416A6" w:rsidR="00CD17D9" w:rsidRPr="00B33E3B" w:rsidRDefault="00CD17D9" w:rsidP="00CD17D9">
      <w:pPr>
        <w:rPr>
          <w:ins w:id="18" w:author="Simon Thomsen" w:date="2022-11-09T11:42:00Z"/>
          <w:lang w:val="da-DK"/>
        </w:rPr>
      </w:pPr>
    </w:p>
    <w:p w14:paraId="0BDEF4D6" w14:textId="050A819B" w:rsidR="00B61329" w:rsidRPr="00B61329" w:rsidRDefault="00333B3D" w:rsidP="00B61329">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B61329" w:rsidRPr="00B61329">
        <w:rPr>
          <w:rFonts w:ascii="Calibri" w:hAnsi="Calibri" w:cs="Calibri"/>
          <w:noProof/>
          <w:szCs w:val="24"/>
        </w:rPr>
        <w:t xml:space="preserve">Aastrup, M. (2018). </w:t>
      </w:r>
      <w:r w:rsidR="00B61329" w:rsidRPr="00B61329">
        <w:rPr>
          <w:rFonts w:ascii="Calibri" w:hAnsi="Calibri" w:cs="Calibri"/>
          <w:i/>
          <w:iCs/>
          <w:noProof/>
          <w:szCs w:val="24"/>
        </w:rPr>
        <w:t>30 Års dagpengeforringelser</w:t>
      </w:r>
      <w:r w:rsidR="00B61329" w:rsidRPr="00B61329">
        <w:rPr>
          <w:rFonts w:ascii="Calibri" w:hAnsi="Calibri" w:cs="Calibri"/>
          <w:noProof/>
          <w:szCs w:val="24"/>
        </w:rPr>
        <w:t xml:space="preserve">. </w:t>
      </w:r>
      <w:r w:rsidR="00B61329" w:rsidRPr="00B61329">
        <w:rPr>
          <w:rFonts w:ascii="Calibri" w:hAnsi="Calibri" w:cs="Calibri"/>
          <w:i/>
          <w:iCs/>
          <w:noProof/>
          <w:szCs w:val="24"/>
        </w:rPr>
        <w:t>September 2018</w:t>
      </w:r>
      <w:r w:rsidR="00B61329" w:rsidRPr="00B61329">
        <w:rPr>
          <w:rFonts w:ascii="Calibri" w:hAnsi="Calibri" w:cs="Calibri"/>
          <w:noProof/>
          <w:szCs w:val="24"/>
        </w:rPr>
        <w:t>.</w:t>
      </w:r>
    </w:p>
    <w:p w14:paraId="03635C1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Andersen, T. M., &amp; Svarer, M. (2006). Flexicurity: The Danish Labour-Market Model. </w:t>
      </w:r>
      <w:r w:rsidRPr="00B61329">
        <w:rPr>
          <w:rFonts w:ascii="Calibri" w:hAnsi="Calibri" w:cs="Calibri"/>
          <w:i/>
          <w:iCs/>
          <w:noProof/>
          <w:szCs w:val="24"/>
        </w:rPr>
        <w:t>Ekonomisk Debatt</w:t>
      </w:r>
      <w:r w:rsidRPr="00B61329">
        <w:rPr>
          <w:rFonts w:ascii="Calibri" w:hAnsi="Calibri" w:cs="Calibri"/>
          <w:noProof/>
          <w:szCs w:val="24"/>
        </w:rPr>
        <w:t xml:space="preserve">, </w:t>
      </w:r>
      <w:r w:rsidRPr="00B61329">
        <w:rPr>
          <w:rFonts w:ascii="Calibri" w:hAnsi="Calibri" w:cs="Calibri"/>
          <w:i/>
          <w:iCs/>
          <w:noProof/>
          <w:szCs w:val="24"/>
        </w:rPr>
        <w:t>1</w:t>
      </w:r>
      <w:r w:rsidRPr="00B61329">
        <w:rPr>
          <w:rFonts w:ascii="Calibri" w:hAnsi="Calibri" w:cs="Calibri"/>
          <w:noProof/>
          <w:szCs w:val="24"/>
        </w:rPr>
        <w:t>(April), 17–29.</w:t>
      </w:r>
    </w:p>
    <w:p w14:paraId="15D151A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Andersen, T. M., Svarer, M., &amp; Vejlin, R. M. (2015). Litteraturreview af effekter af indretning af arbejdsunderstøttelsen. </w:t>
      </w:r>
      <w:r w:rsidRPr="00B61329">
        <w:rPr>
          <w:rFonts w:ascii="Calibri" w:hAnsi="Calibri" w:cs="Calibri"/>
          <w:i/>
          <w:iCs/>
          <w:noProof/>
          <w:szCs w:val="24"/>
        </w:rPr>
        <w:t>Beskæftigelsesministeriet</w:t>
      </w:r>
      <w:r w:rsidRPr="00B61329">
        <w:rPr>
          <w:rFonts w:ascii="Calibri" w:hAnsi="Calibri" w:cs="Calibri"/>
          <w:noProof/>
          <w:szCs w:val="24"/>
        </w:rPr>
        <w:t>, 1–99.</w:t>
      </w:r>
    </w:p>
    <w:p w14:paraId="1A361EFB"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Bengtsson, E., &amp; Stockhammer, E. (2018). Wages, Income Distribution and Economic Growth: Long-Run Perspectives in Scandinavia, 1900–2010. </w:t>
      </w:r>
      <w:r w:rsidRPr="00B61329">
        <w:rPr>
          <w:rFonts w:ascii="Calibri" w:hAnsi="Calibri" w:cs="Calibri"/>
          <w:i/>
          <w:iCs/>
          <w:noProof/>
          <w:szCs w:val="24"/>
        </w:rPr>
        <w:t>Review of Political Economy</w:t>
      </w:r>
      <w:r w:rsidRPr="00B61329">
        <w:rPr>
          <w:rFonts w:ascii="Calibri" w:hAnsi="Calibri" w:cs="Calibri"/>
          <w:noProof/>
          <w:szCs w:val="24"/>
        </w:rPr>
        <w:t xml:space="preserve">, </w:t>
      </w:r>
      <w:r w:rsidRPr="00B61329">
        <w:rPr>
          <w:rFonts w:ascii="Calibri" w:hAnsi="Calibri" w:cs="Calibri"/>
          <w:i/>
          <w:iCs/>
          <w:noProof/>
          <w:szCs w:val="24"/>
        </w:rPr>
        <w:t>33</w:t>
      </w:r>
      <w:r w:rsidRPr="00B61329">
        <w:rPr>
          <w:rFonts w:ascii="Calibri" w:hAnsi="Calibri" w:cs="Calibri"/>
          <w:noProof/>
          <w:szCs w:val="24"/>
        </w:rPr>
        <w:t>(4), 725–745. https://doi.org/10.1080/09538259.2020.1860307</w:t>
      </w:r>
    </w:p>
    <w:p w14:paraId="294F363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Boone, C., Dube, A., Goodman, L., &amp; Kaplan, E. (2021). Unemployment Insurance Generosity and Aggregate Employment. </w:t>
      </w:r>
      <w:r w:rsidRPr="00B61329">
        <w:rPr>
          <w:rFonts w:ascii="Calibri" w:hAnsi="Calibri" w:cs="Calibri"/>
          <w:i/>
          <w:iCs/>
          <w:noProof/>
          <w:szCs w:val="24"/>
        </w:rPr>
        <w:t>American Economic Journal: Economic Policy</w:t>
      </w:r>
      <w:r w:rsidRPr="00B61329">
        <w:rPr>
          <w:rFonts w:ascii="Calibri" w:hAnsi="Calibri" w:cs="Calibri"/>
          <w:noProof/>
          <w:szCs w:val="24"/>
        </w:rPr>
        <w:t xml:space="preserve">, </w:t>
      </w:r>
      <w:r w:rsidRPr="00B61329">
        <w:rPr>
          <w:rFonts w:ascii="Calibri" w:hAnsi="Calibri" w:cs="Calibri"/>
          <w:i/>
          <w:iCs/>
          <w:noProof/>
          <w:szCs w:val="24"/>
        </w:rPr>
        <w:t>13</w:t>
      </w:r>
      <w:r w:rsidRPr="00B61329">
        <w:rPr>
          <w:rFonts w:ascii="Calibri" w:hAnsi="Calibri" w:cs="Calibri"/>
          <w:noProof/>
          <w:szCs w:val="24"/>
        </w:rPr>
        <w:t>(2), 58–99. https://doi.org/10.1257/pol.20160613</w:t>
      </w:r>
    </w:p>
    <w:p w14:paraId="5EDF83D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Byrialsen, M. R., &amp; Raza, H. (2018). Macroeconomic effects of unemployment benefits in small open economies: A stock–flow consistent approach. </w:t>
      </w:r>
      <w:r w:rsidRPr="00B61329">
        <w:rPr>
          <w:rFonts w:ascii="Calibri" w:hAnsi="Calibri" w:cs="Calibri"/>
          <w:i/>
          <w:iCs/>
          <w:noProof/>
          <w:szCs w:val="24"/>
        </w:rPr>
        <w:t>European Journal of Economics and Economic Policies: Intervention</w:t>
      </w:r>
      <w:r w:rsidRPr="00B61329">
        <w:rPr>
          <w:rFonts w:ascii="Calibri" w:hAnsi="Calibri" w:cs="Calibri"/>
          <w:noProof/>
          <w:szCs w:val="24"/>
        </w:rPr>
        <w:t xml:space="preserve">, </w:t>
      </w:r>
      <w:r w:rsidRPr="00B61329">
        <w:rPr>
          <w:rFonts w:ascii="Calibri" w:hAnsi="Calibri" w:cs="Calibri"/>
          <w:i/>
          <w:iCs/>
          <w:noProof/>
          <w:szCs w:val="24"/>
        </w:rPr>
        <w:t>15</w:t>
      </w:r>
      <w:r w:rsidRPr="00B61329">
        <w:rPr>
          <w:rFonts w:ascii="Calibri" w:hAnsi="Calibri" w:cs="Calibri"/>
          <w:noProof/>
          <w:szCs w:val="24"/>
        </w:rPr>
        <w:t>(3), 335–363. https://doi.org/10.4337/ejeep.2018.0032</w:t>
      </w:r>
    </w:p>
    <w:p w14:paraId="3FD1C139"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Byrialsen, M. R., Raza, H., &amp; Valdecantos, S. (2022). </w:t>
      </w:r>
      <w:r w:rsidRPr="00B61329">
        <w:rPr>
          <w:rFonts w:ascii="Calibri" w:hAnsi="Calibri" w:cs="Calibri"/>
          <w:i/>
          <w:iCs/>
          <w:noProof/>
          <w:szCs w:val="24"/>
        </w:rPr>
        <w:t>QMDE : A QUARTERLY EMPIRICAL MODEL FOR THE DANISH ECONOMY : A STOCK-FLOW CONSISTENT APPROACH</w:t>
      </w:r>
      <w:r w:rsidRPr="00B61329">
        <w:rPr>
          <w:rFonts w:ascii="Calibri" w:hAnsi="Calibri" w:cs="Calibri"/>
          <w:noProof/>
          <w:szCs w:val="24"/>
        </w:rPr>
        <w:t xml:space="preserve">. </w:t>
      </w:r>
      <w:r w:rsidRPr="00B61329">
        <w:rPr>
          <w:rFonts w:ascii="Calibri" w:hAnsi="Calibri" w:cs="Calibri"/>
          <w:i/>
          <w:iCs/>
          <w:noProof/>
          <w:szCs w:val="24"/>
        </w:rPr>
        <w:t>79</w:t>
      </w:r>
      <w:r w:rsidRPr="00B61329">
        <w:rPr>
          <w:rFonts w:ascii="Calibri" w:hAnsi="Calibri" w:cs="Calibri"/>
          <w:noProof/>
          <w:szCs w:val="24"/>
        </w:rPr>
        <w:t>.</w:t>
      </w:r>
    </w:p>
    <w:p w14:paraId="6CEE73A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Chetty, R. (2006). A general formula for the optimal level of social insurance.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90</w:t>
      </w:r>
      <w:r w:rsidRPr="00B61329">
        <w:rPr>
          <w:rFonts w:ascii="Calibri" w:hAnsi="Calibri" w:cs="Calibri"/>
          <w:noProof/>
          <w:szCs w:val="24"/>
        </w:rPr>
        <w:t>(10–11), 1879–1901. https://doi.org/10.1016/j.jpubeco.2006.01.004</w:t>
      </w:r>
    </w:p>
    <w:p w14:paraId="12D8E17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Chetty, R. (2008). Moral hazard versus liquidity and optimal unemployment insurance. </w:t>
      </w:r>
      <w:r w:rsidRPr="00B61329">
        <w:rPr>
          <w:rFonts w:ascii="Calibri" w:hAnsi="Calibri" w:cs="Calibri"/>
          <w:i/>
          <w:iCs/>
          <w:noProof/>
          <w:szCs w:val="24"/>
        </w:rPr>
        <w:t>Journal of Political Economy</w:t>
      </w:r>
      <w:r w:rsidRPr="00B61329">
        <w:rPr>
          <w:rFonts w:ascii="Calibri" w:hAnsi="Calibri" w:cs="Calibri"/>
          <w:noProof/>
          <w:szCs w:val="24"/>
        </w:rPr>
        <w:t xml:space="preserve">, </w:t>
      </w:r>
      <w:r w:rsidRPr="00B61329">
        <w:rPr>
          <w:rFonts w:ascii="Calibri" w:hAnsi="Calibri" w:cs="Calibri"/>
          <w:i/>
          <w:iCs/>
          <w:noProof/>
          <w:szCs w:val="24"/>
        </w:rPr>
        <w:t>116</w:t>
      </w:r>
      <w:r w:rsidRPr="00B61329">
        <w:rPr>
          <w:rFonts w:ascii="Calibri" w:hAnsi="Calibri" w:cs="Calibri"/>
          <w:noProof/>
          <w:szCs w:val="24"/>
        </w:rPr>
        <w:t>(2), 173–234. https://doi.org/10.1086/588585</w:t>
      </w:r>
    </w:p>
    <w:p w14:paraId="254E1A1A"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Danish Ministry of Taxation. (2012). </w:t>
      </w:r>
      <w:r w:rsidRPr="00B61329">
        <w:rPr>
          <w:rFonts w:ascii="Calibri" w:hAnsi="Calibri" w:cs="Calibri"/>
          <w:i/>
          <w:iCs/>
          <w:noProof/>
          <w:szCs w:val="24"/>
        </w:rPr>
        <w:t>Aftale om skattereform</w:t>
      </w:r>
      <w:r w:rsidRPr="00B61329">
        <w:rPr>
          <w:rFonts w:ascii="Calibri" w:hAnsi="Calibri" w:cs="Calibri"/>
          <w:noProof/>
          <w:szCs w:val="24"/>
        </w:rPr>
        <w:t>. 1–28.</w:t>
      </w:r>
    </w:p>
    <w:p w14:paraId="404C0DB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Danmarks Statistik. (2012). ADAM - En Model Af Dansk Økonomi. In </w:t>
      </w:r>
      <w:r w:rsidRPr="00B61329">
        <w:rPr>
          <w:rFonts w:ascii="Calibri" w:hAnsi="Calibri" w:cs="Calibri"/>
          <w:i/>
          <w:iCs/>
          <w:noProof/>
          <w:szCs w:val="24"/>
        </w:rPr>
        <w:t>Danmarks Statistik</w:t>
      </w:r>
      <w:r w:rsidRPr="00B61329">
        <w:rPr>
          <w:rFonts w:ascii="Calibri" w:hAnsi="Calibri" w:cs="Calibri"/>
          <w:noProof/>
          <w:szCs w:val="24"/>
        </w:rPr>
        <w:t>. Danmarks Statistik. https://www.dst.dk/da/Statistik/Publikationer/VisPub?cid=17987</w:t>
      </w:r>
    </w:p>
    <w:p w14:paraId="40B62C9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lastRenderedPageBreak/>
        <w:t xml:space="preserve">Dieterle, S., Bartalotti, O., &amp; Brummet, Q. (2021). Revisiting the Effects of Unemployment Insurance Extensions on Unemployment: A Measurement Error-Corrected Regression Discontinuity Approach. </w:t>
      </w:r>
      <w:r w:rsidRPr="00B61329">
        <w:rPr>
          <w:rFonts w:ascii="Calibri" w:hAnsi="Calibri" w:cs="Calibri"/>
          <w:i/>
          <w:iCs/>
          <w:noProof/>
          <w:szCs w:val="24"/>
        </w:rPr>
        <w:t>SSRN Electronic Journal</w:t>
      </w:r>
      <w:r w:rsidRPr="00B61329">
        <w:rPr>
          <w:rFonts w:ascii="Calibri" w:hAnsi="Calibri" w:cs="Calibri"/>
          <w:noProof/>
          <w:szCs w:val="24"/>
        </w:rPr>
        <w:t xml:space="preserve">, </w:t>
      </w:r>
      <w:r w:rsidRPr="00B61329">
        <w:rPr>
          <w:rFonts w:ascii="Calibri" w:hAnsi="Calibri" w:cs="Calibri"/>
          <w:i/>
          <w:iCs/>
          <w:noProof/>
          <w:szCs w:val="24"/>
        </w:rPr>
        <w:t>11496</w:t>
      </w:r>
      <w:r w:rsidRPr="00B61329">
        <w:rPr>
          <w:rFonts w:ascii="Calibri" w:hAnsi="Calibri" w:cs="Calibri"/>
          <w:noProof/>
          <w:szCs w:val="24"/>
        </w:rPr>
        <w:t>. https://doi.org/10.2139/ssrn.3177370</w:t>
      </w:r>
    </w:p>
    <w:p w14:paraId="27DAAA2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DØRS. (2014). </w:t>
      </w:r>
      <w:r w:rsidRPr="00B61329">
        <w:rPr>
          <w:rFonts w:ascii="Calibri" w:hAnsi="Calibri" w:cs="Calibri"/>
          <w:i/>
          <w:iCs/>
          <w:noProof/>
          <w:szCs w:val="24"/>
        </w:rPr>
        <w:t>Dansk økonomi. Efterår 2014 : Konjunkturvurdering ; Dagpengesystemet</w:t>
      </w:r>
      <w:r w:rsidRPr="00B61329">
        <w:rPr>
          <w:rFonts w:ascii="Calibri" w:hAnsi="Calibri" w:cs="Calibri"/>
          <w:noProof/>
          <w:szCs w:val="24"/>
        </w:rPr>
        <w:t>.</w:t>
      </w:r>
    </w:p>
    <w:p w14:paraId="0ABD69B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DØRS. (2022). </w:t>
      </w:r>
      <w:r w:rsidRPr="00B61329">
        <w:rPr>
          <w:rFonts w:ascii="Calibri" w:hAnsi="Calibri" w:cs="Calibri"/>
          <w:i/>
          <w:iCs/>
          <w:noProof/>
          <w:szCs w:val="24"/>
        </w:rPr>
        <w:t>RAPPORT FRA FORMANDSKABET DANSK ØKONOMI FORÅR 2022</w:t>
      </w:r>
      <w:r w:rsidRPr="00B61329">
        <w:rPr>
          <w:rFonts w:ascii="Calibri" w:hAnsi="Calibri" w:cs="Calibri"/>
          <w:noProof/>
          <w:szCs w:val="24"/>
        </w:rPr>
        <w:t>. https://dors.dk/raad-vismaend/loven.</w:t>
      </w:r>
    </w:p>
    <w:p w14:paraId="1F8D4E0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Dray, M., &amp; Thirlwall, A. P. (2011). The endogeneity of the natural rate of growth for a selection of Asian countries. </w:t>
      </w:r>
      <w:r w:rsidRPr="00B61329">
        <w:rPr>
          <w:rFonts w:ascii="Calibri" w:hAnsi="Calibri" w:cs="Calibri"/>
          <w:i/>
          <w:iCs/>
          <w:noProof/>
          <w:szCs w:val="24"/>
        </w:rPr>
        <w:t>Journal of Post Keynesian Economics</w:t>
      </w:r>
      <w:r w:rsidRPr="00B61329">
        <w:rPr>
          <w:rFonts w:ascii="Calibri" w:hAnsi="Calibri" w:cs="Calibri"/>
          <w:noProof/>
          <w:szCs w:val="24"/>
        </w:rPr>
        <w:t xml:space="preserve">, </w:t>
      </w:r>
      <w:r w:rsidRPr="00B61329">
        <w:rPr>
          <w:rFonts w:ascii="Calibri" w:hAnsi="Calibri" w:cs="Calibri"/>
          <w:i/>
          <w:iCs/>
          <w:noProof/>
          <w:szCs w:val="24"/>
        </w:rPr>
        <w:t>33</w:t>
      </w:r>
      <w:r w:rsidRPr="00B61329">
        <w:rPr>
          <w:rFonts w:ascii="Calibri" w:hAnsi="Calibri" w:cs="Calibri"/>
          <w:noProof/>
          <w:szCs w:val="24"/>
        </w:rPr>
        <w:t>(3), 451–468. https://doi.org/10.2753/PKE0160-3477330303</w:t>
      </w:r>
    </w:p>
    <w:p w14:paraId="0AF70D08"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DREAM. (2013). </w:t>
      </w:r>
      <w:r w:rsidRPr="00B61329">
        <w:rPr>
          <w:rFonts w:ascii="Calibri" w:hAnsi="Calibri" w:cs="Calibri"/>
          <w:i/>
          <w:iCs/>
          <w:noProof/>
          <w:szCs w:val="24"/>
        </w:rPr>
        <w:t>Langsigtet økonomisk fremskrivning 2013</w:t>
      </w:r>
      <w:r w:rsidRPr="00B61329">
        <w:rPr>
          <w:rFonts w:ascii="Calibri" w:hAnsi="Calibri" w:cs="Calibri"/>
          <w:noProof/>
          <w:szCs w:val="24"/>
        </w:rPr>
        <w:t xml:space="preserve">. </w:t>
      </w:r>
      <w:r w:rsidRPr="00B61329">
        <w:rPr>
          <w:rFonts w:ascii="Calibri" w:hAnsi="Calibri" w:cs="Calibri"/>
          <w:i/>
          <w:iCs/>
          <w:noProof/>
          <w:szCs w:val="24"/>
        </w:rPr>
        <w:t>August</w:t>
      </w:r>
      <w:r w:rsidRPr="00B61329">
        <w:rPr>
          <w:rFonts w:ascii="Calibri" w:hAnsi="Calibri" w:cs="Calibri"/>
          <w:noProof/>
          <w:szCs w:val="24"/>
        </w:rPr>
        <w:t>.</w:t>
      </w:r>
    </w:p>
    <w:p w14:paraId="42BB9F0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Falch, N. S. (2015). </w:t>
      </w:r>
      <w:r w:rsidRPr="00B61329">
        <w:rPr>
          <w:rFonts w:ascii="Calibri" w:hAnsi="Calibri" w:cs="Calibri"/>
          <w:i/>
          <w:iCs/>
          <w:noProof/>
          <w:szCs w:val="24"/>
        </w:rPr>
        <w:t>Three essays on unemployment insurance</w:t>
      </w:r>
      <w:r w:rsidRPr="00B61329">
        <w:rPr>
          <w:rFonts w:ascii="Calibri" w:hAnsi="Calibri" w:cs="Calibri"/>
          <w:noProof/>
          <w:szCs w:val="24"/>
        </w:rPr>
        <w:t xml:space="preserve">. </w:t>
      </w:r>
      <w:r w:rsidRPr="00B61329">
        <w:rPr>
          <w:rFonts w:ascii="Calibri" w:hAnsi="Calibri" w:cs="Calibri"/>
          <w:i/>
          <w:iCs/>
          <w:noProof/>
          <w:szCs w:val="24"/>
        </w:rPr>
        <w:t>April</w:t>
      </w:r>
      <w:r w:rsidRPr="00B61329">
        <w:rPr>
          <w:rFonts w:ascii="Calibri" w:hAnsi="Calibri" w:cs="Calibri"/>
          <w:noProof/>
          <w:szCs w:val="24"/>
        </w:rPr>
        <w:t>.</w:t>
      </w:r>
    </w:p>
    <w:p w14:paraId="32CFE4E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Fazzari, S. M., Ferri, P., &amp; Variato, A. M. (2020). Demand-led growth and accommodating supply. </w:t>
      </w:r>
      <w:r w:rsidRPr="00B61329">
        <w:rPr>
          <w:rFonts w:ascii="Calibri" w:hAnsi="Calibri" w:cs="Calibri"/>
          <w:i/>
          <w:iCs/>
          <w:noProof/>
          <w:szCs w:val="24"/>
        </w:rPr>
        <w:t>Cambridge Journal of Economics</w:t>
      </w:r>
      <w:r w:rsidRPr="00B61329">
        <w:rPr>
          <w:rFonts w:ascii="Calibri" w:hAnsi="Calibri" w:cs="Calibri"/>
          <w:noProof/>
          <w:szCs w:val="24"/>
        </w:rPr>
        <w:t xml:space="preserve">, </w:t>
      </w:r>
      <w:r w:rsidRPr="00B61329">
        <w:rPr>
          <w:rFonts w:ascii="Calibri" w:hAnsi="Calibri" w:cs="Calibri"/>
          <w:i/>
          <w:iCs/>
          <w:noProof/>
          <w:szCs w:val="24"/>
        </w:rPr>
        <w:t>44</w:t>
      </w:r>
      <w:r w:rsidRPr="00B61329">
        <w:rPr>
          <w:rFonts w:ascii="Calibri" w:hAnsi="Calibri" w:cs="Calibri"/>
          <w:noProof/>
          <w:szCs w:val="24"/>
        </w:rPr>
        <w:t>(3), 583–605. https://doi.org/10.1093/cje/bez055</w:t>
      </w:r>
    </w:p>
    <w:p w14:paraId="6C8DF95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Finansministeriet. (2017). </w:t>
      </w:r>
      <w:r w:rsidRPr="00B61329">
        <w:rPr>
          <w:rFonts w:ascii="Calibri" w:hAnsi="Calibri" w:cs="Calibri"/>
          <w:i/>
          <w:iCs/>
          <w:noProof/>
          <w:szCs w:val="24"/>
        </w:rPr>
        <w:t>Det danske pensionssystem nu og i fremtiden</w:t>
      </w:r>
      <w:r w:rsidRPr="00B61329">
        <w:rPr>
          <w:rFonts w:ascii="Calibri" w:hAnsi="Calibri" w:cs="Calibri"/>
          <w:noProof/>
          <w:szCs w:val="24"/>
        </w:rPr>
        <w:t>.</w:t>
      </w:r>
    </w:p>
    <w:p w14:paraId="1DA4578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Finkelstein, A., &amp; Chetty, R. (2012). </w:t>
      </w:r>
      <w:r w:rsidRPr="00B61329">
        <w:rPr>
          <w:rFonts w:ascii="Calibri" w:hAnsi="Calibri" w:cs="Calibri"/>
          <w:i/>
          <w:iCs/>
          <w:noProof/>
          <w:szCs w:val="24"/>
        </w:rPr>
        <w:t>SOCIAL INSURANCE: CONNECTING THEORY TO DATA</w:t>
      </w:r>
      <w:r w:rsidRPr="00B61329">
        <w:rPr>
          <w:rFonts w:ascii="Calibri" w:hAnsi="Calibri" w:cs="Calibri"/>
          <w:noProof/>
          <w:szCs w:val="24"/>
        </w:rPr>
        <w:t>.</w:t>
      </w:r>
    </w:p>
    <w:p w14:paraId="44BDA6F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Fredriksson, P., &amp; Söderström, M. (2020). The equilibrium impact of unemployment insurance on unemployment: Evidence from a non-linear policy rule.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187</w:t>
      </w:r>
      <w:r w:rsidRPr="00B61329">
        <w:rPr>
          <w:rFonts w:ascii="Calibri" w:hAnsi="Calibri" w:cs="Calibri"/>
          <w:noProof/>
          <w:szCs w:val="24"/>
        </w:rPr>
        <w:t>, 104199. https://doi.org/10.1016/j.jpubeco.2020.104199</w:t>
      </w:r>
    </w:p>
    <w:p w14:paraId="3ABA0C1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Gutierrez, I. A. (2016). Job insecurity, unemployment insurance and on-the-job search. Evidence from older American workers. </w:t>
      </w:r>
      <w:r w:rsidRPr="00B61329">
        <w:rPr>
          <w:rFonts w:ascii="Calibri" w:hAnsi="Calibri" w:cs="Calibri"/>
          <w:i/>
          <w:iCs/>
          <w:noProof/>
          <w:szCs w:val="24"/>
        </w:rPr>
        <w:t>Labour Economics</w:t>
      </w:r>
      <w:r w:rsidRPr="00B61329">
        <w:rPr>
          <w:rFonts w:ascii="Calibri" w:hAnsi="Calibri" w:cs="Calibri"/>
          <w:noProof/>
          <w:szCs w:val="24"/>
        </w:rPr>
        <w:t xml:space="preserve">, </w:t>
      </w:r>
      <w:r w:rsidRPr="00B61329">
        <w:rPr>
          <w:rFonts w:ascii="Calibri" w:hAnsi="Calibri" w:cs="Calibri"/>
          <w:i/>
          <w:iCs/>
          <w:noProof/>
          <w:szCs w:val="24"/>
        </w:rPr>
        <w:t>41</w:t>
      </w:r>
      <w:r w:rsidRPr="00B61329">
        <w:rPr>
          <w:rFonts w:ascii="Calibri" w:hAnsi="Calibri" w:cs="Calibri"/>
          <w:noProof/>
          <w:szCs w:val="24"/>
        </w:rPr>
        <w:t>, 228–245. https://doi.org/10.1016/j.labeco.2016.05.011</w:t>
      </w:r>
    </w:p>
    <w:p w14:paraId="0E6DE1F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Hagedorn, M., Karahan, F., Manovskii, I., &amp; Mitman, K. (2013). Unemployment Benefits and Unemployment in the Great Recession: The Role of Macro Effects. </w:t>
      </w:r>
      <w:r w:rsidRPr="00B61329">
        <w:rPr>
          <w:rFonts w:ascii="Calibri" w:hAnsi="Calibri" w:cs="Calibri"/>
          <w:i/>
          <w:iCs/>
          <w:noProof/>
          <w:szCs w:val="24"/>
        </w:rPr>
        <w:t>SSRN Electronic Journal</w:t>
      </w:r>
      <w:r w:rsidRPr="00B61329">
        <w:rPr>
          <w:rFonts w:ascii="Calibri" w:hAnsi="Calibri" w:cs="Calibri"/>
          <w:noProof/>
          <w:szCs w:val="24"/>
        </w:rPr>
        <w:t>. https://doi.org/10.2139/ssrn.2340678</w:t>
      </w:r>
    </w:p>
    <w:p w14:paraId="28816E09"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Hagedorn, M., Manovskii, I., &amp; Mitman, K. (2016). Interpreting Recent Quasi-Experimental Evidence on the Effects of Unemployment Benefit Extensions. </w:t>
      </w:r>
      <w:r w:rsidRPr="00B61329">
        <w:rPr>
          <w:rFonts w:ascii="Calibri" w:hAnsi="Calibri" w:cs="Calibri"/>
          <w:i/>
          <w:iCs/>
          <w:noProof/>
          <w:szCs w:val="24"/>
        </w:rPr>
        <w:t>NBER Working Paper Series</w:t>
      </w:r>
      <w:r w:rsidRPr="00B61329">
        <w:rPr>
          <w:rFonts w:ascii="Calibri" w:hAnsi="Calibri" w:cs="Calibri"/>
          <w:noProof/>
          <w:szCs w:val="24"/>
        </w:rPr>
        <w:t>, 24. http://www.nber.org/papers/w22280</w:t>
      </w:r>
    </w:p>
    <w:p w14:paraId="08670B7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Hopenhayn, H. A., &amp; Nicolini, J. P. (2009). Optimal unemployment insurance and employment history. </w:t>
      </w:r>
      <w:r w:rsidRPr="00B61329">
        <w:rPr>
          <w:rFonts w:ascii="Calibri" w:hAnsi="Calibri" w:cs="Calibri"/>
          <w:i/>
          <w:iCs/>
          <w:noProof/>
          <w:szCs w:val="24"/>
        </w:rPr>
        <w:t>Review of Economic Studies</w:t>
      </w:r>
      <w:r w:rsidRPr="00B61329">
        <w:rPr>
          <w:rFonts w:ascii="Calibri" w:hAnsi="Calibri" w:cs="Calibri"/>
          <w:noProof/>
          <w:szCs w:val="24"/>
        </w:rPr>
        <w:t xml:space="preserve">, </w:t>
      </w:r>
      <w:r w:rsidRPr="00B61329">
        <w:rPr>
          <w:rFonts w:ascii="Calibri" w:hAnsi="Calibri" w:cs="Calibri"/>
          <w:i/>
          <w:iCs/>
          <w:noProof/>
          <w:szCs w:val="24"/>
        </w:rPr>
        <w:t>76</w:t>
      </w:r>
      <w:r w:rsidRPr="00B61329">
        <w:rPr>
          <w:rFonts w:ascii="Calibri" w:hAnsi="Calibri" w:cs="Calibri"/>
          <w:noProof/>
          <w:szCs w:val="24"/>
        </w:rPr>
        <w:t>(3), 1049–1070. https://doi.org/10.1111/j.1467-937X.2009.00555.x</w:t>
      </w:r>
    </w:p>
    <w:p w14:paraId="742E9C0E"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Hopenhayn, H. A., &amp; Wang, C. (1996). Unemployment insurance with moral hazard in a dynamic economy A comment. </w:t>
      </w:r>
      <w:r w:rsidRPr="00B61329">
        <w:rPr>
          <w:rFonts w:ascii="Calibri" w:hAnsi="Calibri" w:cs="Calibri"/>
          <w:i/>
          <w:iCs/>
          <w:noProof/>
          <w:szCs w:val="24"/>
        </w:rPr>
        <w:t>Carnegie-Rochester Conference Series on Public Policy</w:t>
      </w:r>
      <w:r w:rsidRPr="00B61329">
        <w:rPr>
          <w:rFonts w:ascii="Calibri" w:hAnsi="Calibri" w:cs="Calibri"/>
          <w:noProof/>
          <w:szCs w:val="24"/>
        </w:rPr>
        <w:t xml:space="preserve">, </w:t>
      </w:r>
      <w:r w:rsidRPr="00B61329">
        <w:rPr>
          <w:rFonts w:ascii="Calibri" w:hAnsi="Calibri" w:cs="Calibri"/>
          <w:i/>
          <w:iCs/>
          <w:noProof/>
          <w:szCs w:val="24"/>
        </w:rPr>
        <w:t>44</w:t>
      </w:r>
      <w:r w:rsidRPr="00B61329">
        <w:rPr>
          <w:rFonts w:ascii="Calibri" w:hAnsi="Calibri" w:cs="Calibri"/>
          <w:noProof/>
          <w:szCs w:val="24"/>
        </w:rPr>
        <w:t>, 43–46. https://doi.org/10.1016/s0167-2231(96)90003-2</w:t>
      </w:r>
    </w:p>
    <w:p w14:paraId="3B25B328"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Howell, D., &amp; Azizoglu, B. (2011). Unemployment Benefits and Work Incentives: The U.S. Labor Market in the Great Recession. </w:t>
      </w:r>
      <w:r w:rsidRPr="00B61329">
        <w:rPr>
          <w:rFonts w:ascii="Calibri" w:hAnsi="Calibri" w:cs="Calibri"/>
          <w:i/>
          <w:iCs/>
          <w:noProof/>
          <w:szCs w:val="24"/>
        </w:rPr>
        <w:t>Political Economy Research Institute</w:t>
      </w:r>
      <w:r w:rsidRPr="00B61329">
        <w:rPr>
          <w:rFonts w:ascii="Calibri" w:hAnsi="Calibri" w:cs="Calibri"/>
          <w:noProof/>
          <w:szCs w:val="24"/>
        </w:rPr>
        <w:t xml:space="preserve">, </w:t>
      </w:r>
      <w:r w:rsidRPr="00B61329">
        <w:rPr>
          <w:rFonts w:ascii="Calibri" w:hAnsi="Calibri" w:cs="Calibri"/>
          <w:i/>
          <w:iCs/>
          <w:noProof/>
          <w:szCs w:val="24"/>
        </w:rPr>
        <w:t>257</w:t>
      </w:r>
      <w:r w:rsidRPr="00B61329">
        <w:rPr>
          <w:rFonts w:ascii="Calibri" w:hAnsi="Calibri" w:cs="Calibri"/>
          <w:noProof/>
          <w:szCs w:val="24"/>
        </w:rPr>
        <w:t>, 151–162. https://doi.org/10.4324/9781315143842</w:t>
      </w:r>
    </w:p>
    <w:p w14:paraId="3056D8E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Hummelgaard, P. (2021). </w:t>
      </w:r>
      <w:r w:rsidRPr="00B61329">
        <w:rPr>
          <w:rFonts w:ascii="Calibri" w:hAnsi="Calibri" w:cs="Calibri"/>
          <w:i/>
          <w:iCs/>
          <w:noProof/>
          <w:szCs w:val="24"/>
        </w:rPr>
        <w:t>Spørgsmål nr:270</w:t>
      </w:r>
      <w:r w:rsidRPr="00B61329">
        <w:rPr>
          <w:rFonts w:ascii="Calibri" w:hAnsi="Calibri" w:cs="Calibri"/>
          <w:noProof/>
          <w:szCs w:val="24"/>
        </w:rPr>
        <w:t>. Beskæftigelses Ministeriet. https://www.ft.dk/samling/20201/almdel/beu/spm/270/svar/1776624/2384360/index.htm</w:t>
      </w:r>
    </w:p>
    <w:p w14:paraId="0ECCDC4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Jensen, M. T. (2021). </w:t>
      </w:r>
      <w:r w:rsidRPr="00B61329">
        <w:rPr>
          <w:rFonts w:ascii="Calibri" w:hAnsi="Calibri" w:cs="Calibri"/>
          <w:i/>
          <w:iCs/>
          <w:noProof/>
          <w:szCs w:val="24"/>
        </w:rPr>
        <w:t>Prisen for at løfte dagpengene overdrives</w:t>
      </w:r>
      <w:r w:rsidRPr="00B61329">
        <w:rPr>
          <w:rFonts w:ascii="Calibri" w:hAnsi="Calibri" w:cs="Calibri"/>
          <w:noProof/>
          <w:szCs w:val="24"/>
        </w:rPr>
        <w:t>. 1–10.</w:t>
      </w:r>
    </w:p>
    <w:p w14:paraId="642C7ED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Jurajda, Š. (2002). Estimating the effect of unemployment insurance compensation on the labor market histories of displaced workers. </w:t>
      </w:r>
      <w:r w:rsidRPr="00B61329">
        <w:rPr>
          <w:rFonts w:ascii="Calibri" w:hAnsi="Calibri" w:cs="Calibri"/>
          <w:i/>
          <w:iCs/>
          <w:noProof/>
          <w:szCs w:val="24"/>
        </w:rPr>
        <w:t>Journal of Econometrics</w:t>
      </w:r>
      <w:r w:rsidRPr="00B61329">
        <w:rPr>
          <w:rFonts w:ascii="Calibri" w:hAnsi="Calibri" w:cs="Calibri"/>
          <w:noProof/>
          <w:szCs w:val="24"/>
        </w:rPr>
        <w:t xml:space="preserve">, </w:t>
      </w:r>
      <w:r w:rsidRPr="00B61329">
        <w:rPr>
          <w:rFonts w:ascii="Calibri" w:hAnsi="Calibri" w:cs="Calibri"/>
          <w:i/>
          <w:iCs/>
          <w:noProof/>
          <w:szCs w:val="24"/>
        </w:rPr>
        <w:t>108</w:t>
      </w:r>
      <w:r w:rsidRPr="00B61329">
        <w:rPr>
          <w:rFonts w:ascii="Calibri" w:hAnsi="Calibri" w:cs="Calibri"/>
          <w:noProof/>
          <w:szCs w:val="24"/>
        </w:rPr>
        <w:t xml:space="preserve">(2), 227–252. </w:t>
      </w:r>
      <w:r w:rsidRPr="00B61329">
        <w:rPr>
          <w:rFonts w:ascii="Calibri" w:hAnsi="Calibri" w:cs="Calibri"/>
          <w:noProof/>
          <w:szCs w:val="24"/>
        </w:rPr>
        <w:lastRenderedPageBreak/>
        <w:t>https://doi.org/10.1016/S0304-4076(01)00135-X</w:t>
      </w:r>
    </w:p>
    <w:p w14:paraId="1A0BDF05"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Kongshøj, P. (2015). </w:t>
      </w:r>
      <w:r w:rsidRPr="00B61329">
        <w:rPr>
          <w:rFonts w:ascii="Calibri" w:hAnsi="Calibri" w:cs="Calibri"/>
          <w:i/>
          <w:iCs/>
          <w:noProof/>
          <w:szCs w:val="24"/>
        </w:rPr>
        <w:t>Dansk fl exicurity under pres – både indefra og udefra</w:t>
      </w:r>
      <w:r w:rsidRPr="00B61329">
        <w:rPr>
          <w:rFonts w:ascii="Calibri" w:hAnsi="Calibri" w:cs="Calibri"/>
          <w:noProof/>
          <w:szCs w:val="24"/>
        </w:rPr>
        <w:t xml:space="preserve">. </w:t>
      </w:r>
      <w:r w:rsidRPr="00B61329">
        <w:rPr>
          <w:rFonts w:ascii="Calibri" w:hAnsi="Calibri" w:cs="Calibri"/>
          <w:i/>
          <w:iCs/>
          <w:noProof/>
          <w:szCs w:val="24"/>
        </w:rPr>
        <w:t>1</w:t>
      </w:r>
      <w:r w:rsidRPr="00B61329">
        <w:rPr>
          <w:rFonts w:ascii="Calibri" w:hAnsi="Calibri" w:cs="Calibri"/>
          <w:noProof/>
          <w:szCs w:val="24"/>
        </w:rPr>
        <w:t>, 5–10.</w:t>
      </w:r>
    </w:p>
    <w:p w14:paraId="54778A8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Lalive, B. R., Landais, C., &amp; Zweimüller, J. (2015). </w:t>
      </w:r>
      <w:r w:rsidRPr="00B61329">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61329">
        <w:rPr>
          <w:rFonts w:ascii="Calibri" w:hAnsi="Calibri" w:cs="Calibri"/>
          <w:noProof/>
          <w:szCs w:val="24"/>
        </w:rPr>
        <w:t xml:space="preserve">. </w:t>
      </w:r>
      <w:r w:rsidRPr="00B61329">
        <w:rPr>
          <w:rFonts w:ascii="Calibri" w:hAnsi="Calibri" w:cs="Calibri"/>
          <w:i/>
          <w:iCs/>
          <w:noProof/>
          <w:szCs w:val="24"/>
        </w:rPr>
        <w:t>105</w:t>
      </w:r>
      <w:r w:rsidRPr="00B61329">
        <w:rPr>
          <w:rFonts w:ascii="Calibri" w:hAnsi="Calibri" w:cs="Calibri"/>
          <w:noProof/>
          <w:szCs w:val="24"/>
        </w:rPr>
        <w:t>(12), 3564–3596.</w:t>
      </w:r>
    </w:p>
    <w:p w14:paraId="090A0A0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Lavoie, M., &amp; Godley, W. (2012). Monetary Economics - An Integrated Approach to Credit, Money, Income, Production and Wealth. In </w:t>
      </w:r>
      <w:r w:rsidRPr="00B61329">
        <w:rPr>
          <w:rFonts w:ascii="Calibri" w:hAnsi="Calibri" w:cs="Calibri"/>
          <w:i/>
          <w:iCs/>
          <w:noProof/>
          <w:szCs w:val="24"/>
        </w:rPr>
        <w:t>Https://Medium.Com/</w:t>
      </w:r>
      <w:r w:rsidRPr="00B61329">
        <w:rPr>
          <w:rFonts w:ascii="Calibri" w:hAnsi="Calibri" w:cs="Calibri"/>
          <w:noProof/>
          <w:szCs w:val="24"/>
        </w:rPr>
        <w:t>. https://medium.com/@arifwicaksanaa/pengertian-use-case-a7e576e1b6bf</w:t>
      </w:r>
    </w:p>
    <w:p w14:paraId="612E7B3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Marinescu, I. (2017). The general equilibrium impacts of unemployment insurance: Evidence from a large online job board.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150</w:t>
      </w:r>
      <w:r w:rsidRPr="00B61329">
        <w:rPr>
          <w:rFonts w:ascii="Calibri" w:hAnsi="Calibri" w:cs="Calibri"/>
          <w:noProof/>
          <w:szCs w:val="24"/>
        </w:rPr>
        <w:t>, 14–29. https://doi.org/10.1016/j.jpubeco.2017.02.012</w:t>
      </w:r>
    </w:p>
    <w:p w14:paraId="4F3AB9D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Mcdonald, I. M., &amp; Solow, R. M. (1981). </w:t>
      </w:r>
      <w:r w:rsidRPr="00B61329">
        <w:rPr>
          <w:rFonts w:ascii="Calibri" w:hAnsi="Calibri" w:cs="Calibri"/>
          <w:i/>
          <w:iCs/>
          <w:noProof/>
          <w:szCs w:val="24"/>
        </w:rPr>
        <w:t>Wage Bargaining and Employment</w:t>
      </w:r>
      <w:r w:rsidRPr="00B61329">
        <w:rPr>
          <w:rFonts w:ascii="Calibri" w:hAnsi="Calibri" w:cs="Calibri"/>
          <w:noProof/>
          <w:szCs w:val="24"/>
        </w:rPr>
        <w:t xml:space="preserve">. </w:t>
      </w:r>
      <w:r w:rsidRPr="00B61329">
        <w:rPr>
          <w:rFonts w:ascii="Calibri" w:hAnsi="Calibri" w:cs="Calibri"/>
          <w:i/>
          <w:iCs/>
          <w:noProof/>
          <w:szCs w:val="24"/>
        </w:rPr>
        <w:t>71</w:t>
      </w:r>
      <w:r w:rsidRPr="00B61329">
        <w:rPr>
          <w:rFonts w:ascii="Calibri" w:hAnsi="Calibri" w:cs="Calibri"/>
          <w:noProof/>
          <w:szCs w:val="24"/>
        </w:rPr>
        <w:t>(5), 896–908.</w:t>
      </w:r>
    </w:p>
    <w:p w14:paraId="1AF7348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Millemaci, E., &amp; Ofria, F. (2014). Kaldor-Verdoorn’s law and increasing returns to scale: A comparison across developed countries. </w:t>
      </w:r>
      <w:r w:rsidRPr="00B61329">
        <w:rPr>
          <w:rFonts w:ascii="Calibri" w:hAnsi="Calibri" w:cs="Calibri"/>
          <w:i/>
          <w:iCs/>
          <w:noProof/>
          <w:szCs w:val="24"/>
        </w:rPr>
        <w:t>Journal of Economic Studies</w:t>
      </w:r>
      <w:r w:rsidRPr="00B61329">
        <w:rPr>
          <w:rFonts w:ascii="Calibri" w:hAnsi="Calibri" w:cs="Calibri"/>
          <w:noProof/>
          <w:szCs w:val="24"/>
        </w:rPr>
        <w:t xml:space="preserve">, </w:t>
      </w:r>
      <w:r w:rsidRPr="00B61329">
        <w:rPr>
          <w:rFonts w:ascii="Calibri" w:hAnsi="Calibri" w:cs="Calibri"/>
          <w:i/>
          <w:iCs/>
          <w:noProof/>
          <w:szCs w:val="24"/>
        </w:rPr>
        <w:t>41</w:t>
      </w:r>
      <w:r w:rsidRPr="00B61329">
        <w:rPr>
          <w:rFonts w:ascii="Calibri" w:hAnsi="Calibri" w:cs="Calibri"/>
          <w:noProof/>
          <w:szCs w:val="24"/>
        </w:rPr>
        <w:t>(1), 140–162. https://doi.org/10.1108/JES-02-2012-0026</w:t>
      </w:r>
    </w:p>
    <w:p w14:paraId="18A81D2E"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Nørgaard, T. (1995). </w:t>
      </w:r>
      <w:r w:rsidRPr="00B61329">
        <w:rPr>
          <w:rFonts w:ascii="Calibri" w:hAnsi="Calibri" w:cs="Calibri"/>
          <w:i/>
          <w:iCs/>
          <w:noProof/>
          <w:szCs w:val="24"/>
        </w:rPr>
        <w:t>Bekendtgørelse om fastsættelse og regulering af omregningssats</w:t>
      </w:r>
      <w:r w:rsidRPr="00B61329">
        <w:rPr>
          <w:rFonts w:ascii="Calibri" w:hAnsi="Calibri" w:cs="Calibri"/>
          <w:noProof/>
          <w:szCs w:val="24"/>
        </w:rPr>
        <w:t>. https://www.retsinformation.dk/eli/lta/1995/1154</w:t>
      </w:r>
    </w:p>
    <w:p w14:paraId="04742F4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Onaran, O., &amp; Galanis, G. (2012). Is aggregate demand wage-led or profit-led? </w:t>
      </w:r>
      <w:r w:rsidRPr="00B61329">
        <w:rPr>
          <w:rFonts w:ascii="Calibri" w:hAnsi="Calibri" w:cs="Calibri"/>
          <w:i/>
          <w:iCs/>
          <w:noProof/>
          <w:szCs w:val="24"/>
        </w:rPr>
        <w:t>Conditions of Work and Employment Series</w:t>
      </w:r>
      <w:r w:rsidRPr="00B61329">
        <w:rPr>
          <w:rFonts w:ascii="Calibri" w:hAnsi="Calibri" w:cs="Calibri"/>
          <w:noProof/>
          <w:szCs w:val="24"/>
        </w:rPr>
        <w:t xml:space="preserve">, </w:t>
      </w:r>
      <w:r w:rsidRPr="00B61329">
        <w:rPr>
          <w:rFonts w:ascii="Calibri" w:hAnsi="Calibri" w:cs="Calibri"/>
          <w:i/>
          <w:iCs/>
          <w:noProof/>
          <w:szCs w:val="24"/>
        </w:rPr>
        <w:t>40</w:t>
      </w:r>
      <w:r w:rsidRPr="00B61329">
        <w:rPr>
          <w:rFonts w:ascii="Calibri" w:hAnsi="Calibri" w:cs="Calibri"/>
          <w:noProof/>
          <w:szCs w:val="24"/>
        </w:rPr>
        <w:t>(40).</w:t>
      </w:r>
    </w:p>
    <w:p w14:paraId="784667CB"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Onaran, O., &amp; Obst, T. (2015). </w:t>
      </w:r>
      <w:r w:rsidRPr="00B61329">
        <w:rPr>
          <w:rFonts w:ascii="Calibri" w:hAnsi="Calibri" w:cs="Calibri"/>
          <w:i/>
          <w:iCs/>
          <w:noProof/>
          <w:szCs w:val="24"/>
        </w:rPr>
        <w:t>Wage-led growth in the EU15 Member States: the effects of income distribution on growth, investment, trade balance, and inflation</w:t>
      </w:r>
      <w:r w:rsidRPr="00B61329">
        <w:rPr>
          <w:rFonts w:ascii="Calibri" w:hAnsi="Calibri" w:cs="Calibri"/>
          <w:noProof/>
          <w:szCs w:val="24"/>
        </w:rPr>
        <w:t>. 1–48.</w:t>
      </w:r>
    </w:p>
    <w:p w14:paraId="4008CF0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Risgaard, L. (2021). </w:t>
      </w:r>
      <w:r w:rsidRPr="00B61329">
        <w:rPr>
          <w:rFonts w:ascii="Calibri" w:hAnsi="Calibri" w:cs="Calibri"/>
          <w:i/>
          <w:iCs/>
          <w:noProof/>
          <w:szCs w:val="24"/>
        </w:rPr>
        <w:t>Mere tryghed til lønmodtagerne</w:t>
      </w:r>
      <w:r w:rsidRPr="00B61329">
        <w:rPr>
          <w:rFonts w:ascii="Calibri" w:hAnsi="Calibri" w:cs="Calibri"/>
          <w:noProof/>
          <w:szCs w:val="24"/>
        </w:rPr>
        <w:t>.</w:t>
      </w:r>
    </w:p>
    <w:p w14:paraId="2CFA47B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Setterfield, M. (2003). Supply and Demand in the Theory of Long-run Growth: Introduction to a symposium on demand-led growth. </w:t>
      </w:r>
      <w:r w:rsidRPr="00B61329">
        <w:rPr>
          <w:rFonts w:ascii="Calibri" w:hAnsi="Calibri" w:cs="Calibri"/>
          <w:i/>
          <w:iCs/>
          <w:noProof/>
          <w:szCs w:val="24"/>
        </w:rPr>
        <w:t>Review of Political Economy</w:t>
      </w:r>
      <w:r w:rsidRPr="00B61329">
        <w:rPr>
          <w:rFonts w:ascii="Calibri" w:hAnsi="Calibri" w:cs="Calibri"/>
          <w:noProof/>
          <w:szCs w:val="24"/>
        </w:rPr>
        <w:t xml:space="preserve">, </w:t>
      </w:r>
      <w:r w:rsidRPr="00B61329">
        <w:rPr>
          <w:rFonts w:ascii="Calibri" w:hAnsi="Calibri" w:cs="Calibri"/>
          <w:i/>
          <w:iCs/>
          <w:noProof/>
          <w:szCs w:val="24"/>
        </w:rPr>
        <w:t>15</w:t>
      </w:r>
      <w:r w:rsidRPr="00B61329">
        <w:rPr>
          <w:rFonts w:ascii="Calibri" w:hAnsi="Calibri" w:cs="Calibri"/>
          <w:noProof/>
          <w:szCs w:val="24"/>
        </w:rPr>
        <w:t>(1), 23–32. https://doi.org/10.1080/09538250308440</w:t>
      </w:r>
    </w:p>
    <w:p w14:paraId="189EC02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Shapiro, B. C., &amp; Stiglitz, J. E. (1984). American Economic Association Equilibrium Unemployment as a Worker Discipline Device. </w:t>
      </w:r>
      <w:r w:rsidRPr="00B61329">
        <w:rPr>
          <w:rFonts w:ascii="Calibri" w:hAnsi="Calibri" w:cs="Calibri"/>
          <w:i/>
          <w:iCs/>
          <w:noProof/>
          <w:szCs w:val="24"/>
        </w:rPr>
        <w:t>The American Economic Review</w:t>
      </w:r>
      <w:r w:rsidRPr="00B61329">
        <w:rPr>
          <w:rFonts w:ascii="Calibri" w:hAnsi="Calibri" w:cs="Calibri"/>
          <w:noProof/>
          <w:szCs w:val="24"/>
        </w:rPr>
        <w:t xml:space="preserve">, </w:t>
      </w:r>
      <w:r w:rsidRPr="00B61329">
        <w:rPr>
          <w:rFonts w:ascii="Calibri" w:hAnsi="Calibri" w:cs="Calibri"/>
          <w:i/>
          <w:iCs/>
          <w:noProof/>
          <w:szCs w:val="24"/>
        </w:rPr>
        <w:t>74</w:t>
      </w:r>
      <w:r w:rsidRPr="00B61329">
        <w:rPr>
          <w:rFonts w:ascii="Calibri" w:hAnsi="Calibri" w:cs="Calibri"/>
          <w:noProof/>
          <w:szCs w:val="24"/>
        </w:rPr>
        <w:t>(3), 433–444.</w:t>
      </w:r>
    </w:p>
    <w:p w14:paraId="1D3D7AB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Stockhammer, E., &amp; Lavoie, M. (2013). Wage-led Growth. In </w:t>
      </w:r>
      <w:r w:rsidRPr="00B61329">
        <w:rPr>
          <w:rFonts w:ascii="Calibri" w:hAnsi="Calibri" w:cs="Calibri"/>
          <w:i/>
          <w:iCs/>
          <w:noProof/>
          <w:szCs w:val="24"/>
        </w:rPr>
        <w:t>Wage-led Growth</w:t>
      </w:r>
      <w:r w:rsidRPr="00B61329">
        <w:rPr>
          <w:rFonts w:ascii="Calibri" w:hAnsi="Calibri" w:cs="Calibri"/>
          <w:noProof/>
          <w:szCs w:val="24"/>
        </w:rPr>
        <w:t xml:space="preserve"> (Issue February). https://doi.org/10.1057/9781137357939</w:t>
      </w:r>
    </w:p>
    <w:p w14:paraId="5A9AB32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The IS-Commission. (2015a). </w:t>
      </w:r>
      <w:r w:rsidRPr="00B61329">
        <w:rPr>
          <w:rFonts w:ascii="Calibri" w:hAnsi="Calibri" w:cs="Calibri"/>
          <w:i/>
          <w:iCs/>
          <w:noProof/>
          <w:szCs w:val="24"/>
        </w:rPr>
        <w:t>Dagpengemodellen teknisk analyserapport</w:t>
      </w:r>
      <w:r w:rsidRPr="00B61329">
        <w:rPr>
          <w:rFonts w:ascii="Calibri" w:hAnsi="Calibri" w:cs="Calibri"/>
          <w:noProof/>
          <w:szCs w:val="24"/>
        </w:rPr>
        <w:t>.</w:t>
      </w:r>
    </w:p>
    <w:p w14:paraId="7BD88B4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The IS-Commission. (2015b). </w:t>
      </w:r>
      <w:r w:rsidRPr="00B61329">
        <w:rPr>
          <w:rFonts w:ascii="Calibri" w:hAnsi="Calibri" w:cs="Calibri"/>
          <w:i/>
          <w:iCs/>
          <w:noProof/>
          <w:szCs w:val="24"/>
        </w:rPr>
        <w:t>Kompensationsgraden i dagpengesystemet</w:t>
      </w:r>
      <w:r w:rsidRPr="00B61329">
        <w:rPr>
          <w:rFonts w:ascii="Calibri" w:hAnsi="Calibri" w:cs="Calibri"/>
          <w:noProof/>
          <w:szCs w:val="24"/>
        </w:rPr>
        <w:t>. 41.</w:t>
      </w:r>
    </w:p>
    <w:p w14:paraId="3D632883"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rPr>
      </w:pPr>
      <w:r w:rsidRPr="00B61329">
        <w:rPr>
          <w:rFonts w:ascii="Calibri" w:hAnsi="Calibri" w:cs="Calibri"/>
          <w:noProof/>
          <w:szCs w:val="24"/>
        </w:rPr>
        <w:t xml:space="preserve">Topel, B. R. H. (1983). </w:t>
      </w:r>
      <w:r w:rsidRPr="00B61329">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61329">
        <w:rPr>
          <w:rFonts w:ascii="Calibri" w:hAnsi="Calibri" w:cs="Calibri"/>
          <w:noProof/>
          <w:szCs w:val="24"/>
        </w:rPr>
        <w:t xml:space="preserve">. </w:t>
      </w:r>
      <w:r w:rsidRPr="00B61329">
        <w:rPr>
          <w:rFonts w:ascii="Calibri" w:hAnsi="Calibri" w:cs="Calibri"/>
          <w:i/>
          <w:iCs/>
          <w:noProof/>
          <w:szCs w:val="24"/>
        </w:rPr>
        <w:t>73</w:t>
      </w:r>
      <w:r w:rsidRPr="00B61329">
        <w:rPr>
          <w:rFonts w:ascii="Calibri" w:hAnsi="Calibri" w:cs="Calibri"/>
          <w:noProof/>
          <w:szCs w:val="24"/>
        </w:rPr>
        <w:t>(4), 541–559.</w:t>
      </w:r>
    </w:p>
    <w:p w14:paraId="20E5C81B" w14:textId="439C3AD6" w:rsidR="00CD17D9" w:rsidRDefault="00333B3D" w:rsidP="00CD17D9">
      <w:r>
        <w:fldChar w:fldCharType="end"/>
      </w:r>
    </w:p>
    <w:p w14:paraId="5B8A0E95" w14:textId="77777777" w:rsidR="00B61329" w:rsidRPr="00CD17D9" w:rsidRDefault="00B61329" w:rsidP="00CD17D9"/>
    <w:p w14:paraId="684A78FD" w14:textId="3831C385" w:rsidR="007A3DA7" w:rsidRDefault="0006174A" w:rsidP="00E734B2">
      <w:pPr>
        <w:pStyle w:val="Overskrift1"/>
      </w:pPr>
      <w:r w:rsidRPr="0006174A">
        <w:lastRenderedPageBreak/>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77135C30" w:rsidR="00313FC0" w:rsidRDefault="00313FC0" w:rsidP="00313FC0">
      <w:pPr>
        <w:pStyle w:val="Billedtekst"/>
        <w:keepNext/>
      </w:pPr>
      <w:r>
        <w:t>Figure A1</w:t>
      </w:r>
      <w:r>
        <w:noBreakHyphen/>
      </w:r>
      <w:fldSimple w:instr=" SEQ Figure \* ARABIC ">
        <w:r w:rsidR="002C0AD3">
          <w:rPr>
            <w:noProof/>
          </w:rPr>
          <w:t>20</w:t>
        </w:r>
      </w:fldSimple>
      <w:r w:rsidR="004A128F">
        <w:t xml:space="preserve">: </w:t>
      </w:r>
      <w:r w:rsidR="00E32A6D">
        <w:t>A simple d</w:t>
      </w:r>
      <w:r w:rsidR="004A128F">
        <w:t xml:space="preserve">irected acyclic graph of the SFC-model used in this paper. </w:t>
      </w:r>
    </w:p>
    <w:p w14:paraId="05B9C1A6" w14:textId="1915263A" w:rsidR="00E32A6D" w:rsidRPr="00E32A6D" w:rsidRDefault="00E32A6D" w:rsidP="00E32A6D">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19"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19"/>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20"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20"/>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152)</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36"/>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D9ED9B2" w:rsidR="006D056C" w:rsidRDefault="006D056C" w:rsidP="006D056C">
      <w:pPr>
        <w:pStyle w:val="Billedtekst"/>
        <w:keepNext/>
      </w:pPr>
      <w:r>
        <w:lastRenderedPageBreak/>
        <w:t xml:space="preserve">Figure </w:t>
      </w:r>
      <w:r w:rsidR="00061257">
        <w:t>A4</w:t>
      </w:r>
      <w:r>
        <w:noBreakHyphen/>
      </w:r>
      <w:fldSimple w:instr=" SEQ Figure \* ARABIC ">
        <w:r w:rsidR="002C0AD3">
          <w:rPr>
            <w:noProof/>
          </w:rPr>
          <w:t>21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37"/>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38"/>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13CB7804" w:rsidR="00061257" w:rsidRDefault="00061257" w:rsidP="00061257">
      <w:pPr>
        <w:pStyle w:val="Billedtekst"/>
        <w:keepNext/>
      </w:pPr>
      <w:r>
        <w:lastRenderedPageBreak/>
        <w:t>Figure A4</w:t>
      </w:r>
      <w:r>
        <w:noBreakHyphen/>
      </w:r>
      <w:fldSimple w:instr=" SEQ Figure \* ARABIC ">
        <w:r w:rsidR="002C0AD3">
          <w:rPr>
            <w:noProof/>
          </w:rPr>
          <w:t>22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9"/>
                    <a:stretch>
                      <a:fillRect/>
                    </a:stretch>
                  </pic:blipFill>
                  <pic:spPr>
                    <a:xfrm>
                      <a:off x="0" y="0"/>
                      <a:ext cx="4775918" cy="3640024"/>
                    </a:xfrm>
                    <a:prstGeom prst="rect">
                      <a:avLst/>
                    </a:prstGeom>
                  </pic:spPr>
                </pic:pic>
              </a:graphicData>
            </a:graphic>
          </wp:inline>
        </w:drawing>
      </w:r>
    </w:p>
    <w:p w14:paraId="5AE6F86A" w14:textId="30FCC0EF" w:rsidR="00061257" w:rsidRDefault="00061257" w:rsidP="00061257">
      <w:pPr>
        <w:pStyle w:val="Billedtekst"/>
        <w:keepNext/>
      </w:pPr>
      <w:r>
        <w:t>Figure A4</w:t>
      </w:r>
      <w:r>
        <w:noBreakHyphen/>
      </w:r>
      <w:fldSimple w:instr=" SEQ Figure \* ARABIC ">
        <w:r w:rsidR="002C0AD3">
          <w:rPr>
            <w:noProof/>
          </w:rPr>
          <w:t>23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0"/>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2EE9F1D8" w:rsidR="00061257" w:rsidRDefault="00061257" w:rsidP="00061257">
      <w:pPr>
        <w:pStyle w:val="Billedtekst"/>
        <w:keepNext/>
      </w:pPr>
      <w:r>
        <w:t>Figure A4</w:t>
      </w:r>
      <w:r>
        <w:noBreakHyphen/>
      </w:r>
      <w:fldSimple w:instr=" SEQ Figure \* ARABIC ">
        <w:r w:rsidR="002C0AD3">
          <w:rPr>
            <w:noProof/>
          </w:rPr>
          <w:t>24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1"/>
                    <a:stretch>
                      <a:fillRect/>
                    </a:stretch>
                  </pic:blipFill>
                  <pic:spPr>
                    <a:xfrm>
                      <a:off x="0" y="0"/>
                      <a:ext cx="4939159" cy="3827462"/>
                    </a:xfrm>
                    <a:prstGeom prst="rect">
                      <a:avLst/>
                    </a:prstGeom>
                  </pic:spPr>
                </pic:pic>
              </a:graphicData>
            </a:graphic>
          </wp:inline>
        </w:drawing>
      </w:r>
    </w:p>
    <w:p w14:paraId="0FE7C74B" w14:textId="1B943292" w:rsidR="00061257" w:rsidRDefault="00061257" w:rsidP="00061257">
      <w:pPr>
        <w:pStyle w:val="Billedtekst"/>
        <w:keepNext/>
      </w:pPr>
      <w:r>
        <w:t>Figure A4</w:t>
      </w:r>
      <w:r>
        <w:noBreakHyphen/>
      </w:r>
      <w:fldSimple w:instr=" SEQ Figure \* ARABIC ">
        <w:r w:rsidR="002C0AD3">
          <w:rPr>
            <w:noProof/>
          </w:rPr>
          <w:t>25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2"/>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24AAE06C" w:rsidR="00061257" w:rsidRDefault="00061257" w:rsidP="00061257">
      <w:pPr>
        <w:pStyle w:val="Billedtekst"/>
        <w:keepNext/>
      </w:pPr>
      <w:r>
        <w:t xml:space="preserve">Figure </w:t>
      </w:r>
      <w:r w:rsidR="00AA51D1">
        <w:t>A4</w:t>
      </w:r>
      <w:r>
        <w:noBreakHyphen/>
      </w:r>
      <w:fldSimple w:instr=" SEQ Figure \* ARABIC ">
        <w:r w:rsidR="002C0AD3">
          <w:rPr>
            <w:noProof/>
          </w:rPr>
          <w:t>26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3"/>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0B983932" w:rsidR="00061257" w:rsidRDefault="00061257" w:rsidP="00061257">
      <w:pPr>
        <w:pStyle w:val="Billedtekst"/>
        <w:keepNext/>
      </w:pPr>
      <w:r>
        <w:t xml:space="preserve">Figure </w:t>
      </w:r>
      <w:r w:rsidR="00AA51D1">
        <w:t>A4</w:t>
      </w:r>
      <w:r>
        <w:noBreakHyphen/>
      </w:r>
      <w:fldSimple w:instr=" SEQ Figure \* ARABIC ">
        <w:r w:rsidR="002C0AD3">
          <w:rPr>
            <w:noProof/>
          </w:rPr>
          <w:t>27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4"/>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6E688A42" w:rsidR="00061257" w:rsidRDefault="00061257" w:rsidP="00061257">
      <w:pPr>
        <w:pStyle w:val="Billedtekst"/>
        <w:keepNext/>
      </w:pPr>
      <w:r>
        <w:lastRenderedPageBreak/>
        <w:t xml:space="preserve">Figure </w:t>
      </w:r>
      <w:r w:rsidR="00AA51D1">
        <w:t>A4</w:t>
      </w:r>
      <w:r>
        <w:noBreakHyphen/>
      </w:r>
      <w:fldSimple w:instr=" SEQ Figure \* ARABIC ">
        <w:r w:rsidR="002C0AD3">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5"/>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46"/>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47"/>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48"/>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9"/>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0"/>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1"/>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2"/>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3"/>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4"/>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5"/>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05ED3" w14:textId="77777777" w:rsidR="00C57F0E" w:rsidRDefault="00C57F0E" w:rsidP="005F6ED0">
      <w:pPr>
        <w:spacing w:after="0" w:line="240" w:lineRule="auto"/>
      </w:pPr>
      <w:r>
        <w:separator/>
      </w:r>
    </w:p>
  </w:endnote>
  <w:endnote w:type="continuationSeparator" w:id="0">
    <w:p w14:paraId="0CEAC251" w14:textId="77777777" w:rsidR="00C57F0E" w:rsidRDefault="00C57F0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ADE03" w14:textId="77777777" w:rsidR="00C57F0E" w:rsidRDefault="00C57F0E" w:rsidP="005F6ED0">
      <w:pPr>
        <w:spacing w:after="0" w:line="240" w:lineRule="auto"/>
      </w:pPr>
      <w:r>
        <w:separator/>
      </w:r>
    </w:p>
  </w:footnote>
  <w:footnote w:type="continuationSeparator" w:id="0">
    <w:p w14:paraId="033E163F" w14:textId="77777777" w:rsidR="00C57F0E" w:rsidRDefault="00C57F0E"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5634E3" w:rsidRDefault="00A82B25">
      <w:pPr>
        <w:pStyle w:val="Fodnotetekst"/>
      </w:pPr>
      <w:r>
        <w:rPr>
          <w:rStyle w:val="Fodnotehenvisning"/>
        </w:rPr>
        <w:footnoteRef/>
      </w:r>
      <w:r>
        <w:t xml:space="preserve"> </w:t>
      </w:r>
      <w:r w:rsidRPr="00A82B25">
        <w:t xml:space="preserve">Morten Aastrup writes under the organization” </w:t>
      </w:r>
      <w:proofErr w:type="spellStart"/>
      <w:r w:rsidRPr="00A82B25">
        <w:t>Landsorganisationen</w:t>
      </w:r>
      <w:proofErr w:type="spellEnd"/>
      <w:r w:rsidRPr="00A82B25">
        <w:t xml:space="preserve">”, Magnus Jensen and Asbjørn Nørregaard writes under the </w:t>
      </w:r>
      <w:proofErr w:type="gramStart"/>
      <w:r w:rsidRPr="00A82B25">
        <w:t>organization ”</w:t>
      </w:r>
      <w:proofErr w:type="spellStart"/>
      <w:r w:rsidRPr="00A82B25">
        <w:t>Cevea</w:t>
      </w:r>
      <w:proofErr w:type="spellEnd"/>
      <w:proofErr w:type="gramEnd"/>
      <w:r w:rsidRPr="00A82B25">
        <w:t>”, and lastly Lizette Risgaard writes under the organization ”</w:t>
      </w:r>
      <w:proofErr w:type="spellStart"/>
      <w:r w:rsidRPr="00A82B25">
        <w:t>Fagbevægelsens</w:t>
      </w:r>
      <w:proofErr w:type="spellEnd"/>
      <w:r w:rsidRPr="00A82B25">
        <w:t xml:space="preserve"> </w:t>
      </w:r>
      <w:proofErr w:type="spellStart"/>
      <w:r w:rsidRPr="00A82B25">
        <w:t>Hovedorganisation</w:t>
      </w:r>
      <w:proofErr w:type="spellEnd"/>
      <w:r w:rsidRPr="00A82B25">
        <w:t>”</w:t>
      </w:r>
    </w:p>
  </w:footnote>
  <w:footnote w:id="4">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t/>
      </w:r>
    </w:p>
    <w:p w14:paraId="1F8076BF" w14:textId="75E36696" w:rsidR="0091531D" w:rsidRPr="0091531D" w:rsidRDefault="0091531D">
      <w:pPr>
        <w:pStyle w:val="Fodnotetekst"/>
      </w:pPr>
    </w:p>
  </w:footnote>
  <w:footnote w:id="5">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6">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7">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8">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9">
    <w:p w14:paraId="48DD71DE" w14:textId="7DA12B23" w:rsidR="00F268F7" w:rsidRPr="00F268F7" w:rsidRDefault="00F268F7">
      <w:pPr>
        <w:pStyle w:val="Fodnotetekst"/>
      </w:pPr>
      <w:r>
        <w:rPr>
          <w:rStyle w:val="Fodnotehenvisning"/>
        </w:rPr>
        <w:footnoteRef/>
      </w:r>
      <w:r>
        <w:t xml:space="preserve"> We do not see this as a problem, as we are mostly interested in the effects on unemployment.</w:t>
      </w:r>
    </w:p>
  </w:footnote>
  <w:footnote w:id="10">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1">
    <w:p w14:paraId="4BF42E35" w14:textId="60FD342A"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2">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3">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4">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5">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6">
    <w:p w14:paraId="68002DCE" w14:textId="797BA84B" w:rsidR="00C100EC" w:rsidRPr="005900D2" w:rsidRDefault="00C100EC">
      <w:pPr>
        <w:pStyle w:val="Fodnotetekst"/>
      </w:pPr>
      <w:r w:rsidRPr="00967F45">
        <w:rPr>
          <w:rStyle w:val="Fodnotehenvisning"/>
        </w:rPr>
        <w:footnoteRef/>
      </w:r>
      <w:r>
        <w:t xml:space="preserve"> A</w:t>
      </w:r>
      <w:r>
        <w:rPr>
          <w:rStyle w:val="cf01"/>
        </w:rPr>
        <w:t xml:space="preserve">s mentioned in section </w:t>
      </w:r>
      <w:r w:rsidR="008B719F">
        <w:rPr>
          <w:rStyle w:val="cf01"/>
        </w:rPr>
        <w:t xml:space="preserve">2 </w:t>
      </w:r>
      <w:r w:rsidR="008B719F" w:rsidRPr="00C100EC">
        <w:rPr>
          <w:rStyle w:val="cf01"/>
          <w:noProof/>
        </w:rPr>
        <w:t>Andersen et al</w:t>
      </w:r>
      <w:r w:rsidR="008B719F">
        <w:rPr>
          <w:rStyle w:val="cf01"/>
          <w:noProof/>
        </w:rPr>
        <w:t>.</w:t>
      </w:r>
      <w:r>
        <w:rPr>
          <w:rStyle w:val="cf01"/>
        </w:rPr>
        <w:t xml:space="preserve"> </w:t>
      </w:r>
      <w:r>
        <w:rPr>
          <w:rStyle w:val="cf01"/>
        </w:rPr>
        <w:fldChar w:fldCharType="begin" w:fldLock="1"/>
      </w:r>
      <w:r w:rsidR="008F77EC">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rStyle w:val="cf01"/>
        </w:rPr>
        <w:fldChar w:fldCharType="separate"/>
      </w:r>
      <w:r w:rsidR="008B719F" w:rsidRPr="008B719F">
        <w:rPr>
          <w:rStyle w:val="cf01"/>
          <w:noProof/>
        </w:rPr>
        <w:t>(2015)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7">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8">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9">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20">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1">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2">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3">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4">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5">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6">
    <w:p w14:paraId="01B3DA56" w14:textId="39FC58EE" w:rsidR="00553FC6" w:rsidRPr="00553FC6" w:rsidRDefault="00553FC6">
      <w:pPr>
        <w:pStyle w:val="Fodnotetekst"/>
      </w:pPr>
      <w:r w:rsidRPr="00553FC6">
        <w:rPr>
          <w:rStyle w:val="Fodnotehenvisning"/>
        </w:rPr>
        <w:footnoteRef/>
      </w:r>
      <w:r w:rsidRPr="00553FC6">
        <w:t xml:space="preserve"> In future calculations we will use a value of 0.38</w:t>
      </w:r>
    </w:p>
  </w:footnote>
  <w:footnote w:id="27">
    <w:p w14:paraId="6D77F73D" w14:textId="77777777" w:rsidR="00573A0D" w:rsidRPr="005900D2" w:rsidRDefault="00573A0D" w:rsidP="00573A0D">
      <w:pPr>
        <w:pStyle w:val="Fodnotetekst"/>
      </w:pPr>
      <w:r w:rsidRPr="000577BB">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8">
    <w:p w14:paraId="5E8C2973" w14:textId="733D634F" w:rsidR="008668D4" w:rsidRPr="005900D2" w:rsidRDefault="008668D4" w:rsidP="008668D4">
      <w:pPr>
        <w:pStyle w:val="Fodnotetekst"/>
      </w:pPr>
      <w:r w:rsidRPr="00967F45">
        <w:rPr>
          <w:rStyle w:val="Fodnotehenvisning"/>
        </w:rPr>
        <w:footnoteRef/>
      </w:r>
      <w:r>
        <w:t xml:space="preserve"> </w:t>
      </w:r>
      <w:r>
        <w:rPr>
          <w:rStyle w:val="cf01"/>
        </w:rPr>
        <w:t>As this is the estimated value for 2016</w:t>
      </w:r>
      <w:r w:rsidR="001F04BC">
        <w:rPr>
          <w:rStyle w:val="cf01"/>
        </w:rPr>
        <w:t>, where the suppressing of the state regulation rate started</w:t>
      </w:r>
      <w:r>
        <w:rPr>
          <w:rStyle w:val="cf01"/>
        </w:rPr>
        <w:t>.</w:t>
      </w:r>
    </w:p>
  </w:footnote>
  <w:footnote w:id="29">
    <w:p w14:paraId="64540479" w14:textId="3618ADFA" w:rsidR="001F04BC" w:rsidRPr="005634E3" w:rsidRDefault="001F04BC">
      <w:pPr>
        <w:pStyle w:val="Fodnotetekst"/>
      </w:pPr>
      <w:r>
        <w:rPr>
          <w:rStyle w:val="Fodnotehenvisning"/>
        </w:rPr>
        <w:footnoteRef/>
      </w:r>
      <w:r>
        <w:t xml:space="preserve"> We use the value of 2016, as this is the year the suppressing of the state regulation percentage started.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4F2"/>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0171"/>
    <w:rsid w:val="001722A0"/>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D0A2F"/>
    <w:rsid w:val="001D2C97"/>
    <w:rsid w:val="001D4F86"/>
    <w:rsid w:val="001D5D5B"/>
    <w:rsid w:val="001E1981"/>
    <w:rsid w:val="001E2889"/>
    <w:rsid w:val="001E2E55"/>
    <w:rsid w:val="001E3AAB"/>
    <w:rsid w:val="001E5F77"/>
    <w:rsid w:val="001E66A8"/>
    <w:rsid w:val="001E73A2"/>
    <w:rsid w:val="001F04BC"/>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0753"/>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77F4C"/>
    <w:rsid w:val="003811BF"/>
    <w:rsid w:val="00384121"/>
    <w:rsid w:val="003856B0"/>
    <w:rsid w:val="00387278"/>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7E9A"/>
    <w:rsid w:val="006D056C"/>
    <w:rsid w:val="006D25A4"/>
    <w:rsid w:val="006D2B78"/>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2AE4"/>
    <w:rsid w:val="007932B5"/>
    <w:rsid w:val="00794ED8"/>
    <w:rsid w:val="00794FD6"/>
    <w:rsid w:val="00795942"/>
    <w:rsid w:val="007969EC"/>
    <w:rsid w:val="007974B3"/>
    <w:rsid w:val="007A1018"/>
    <w:rsid w:val="007A200A"/>
    <w:rsid w:val="007A28D6"/>
    <w:rsid w:val="007A368B"/>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0FEE"/>
    <w:rsid w:val="008054B1"/>
    <w:rsid w:val="00805A76"/>
    <w:rsid w:val="00805F2A"/>
    <w:rsid w:val="00806786"/>
    <w:rsid w:val="00806CA2"/>
    <w:rsid w:val="00807E9E"/>
    <w:rsid w:val="00810B0B"/>
    <w:rsid w:val="00812DCC"/>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793F"/>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6449"/>
    <w:rsid w:val="00A67746"/>
    <w:rsid w:val="00A70035"/>
    <w:rsid w:val="00A73C06"/>
    <w:rsid w:val="00A7403F"/>
    <w:rsid w:val="00A7461D"/>
    <w:rsid w:val="00A74720"/>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0E"/>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2628"/>
    <w:rsid w:val="00D2272D"/>
    <w:rsid w:val="00D22845"/>
    <w:rsid w:val="00D22948"/>
    <w:rsid w:val="00D23556"/>
    <w:rsid w:val="00D2398E"/>
    <w:rsid w:val="00D242A7"/>
    <w:rsid w:val="00D27422"/>
    <w:rsid w:val="00D30DA3"/>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73D6"/>
    <w:rsid w:val="00DD2782"/>
    <w:rsid w:val="00DD500B"/>
    <w:rsid w:val="00DD6234"/>
    <w:rsid w:val="00DD742A"/>
    <w:rsid w:val="00DD796D"/>
    <w:rsid w:val="00DE0E67"/>
    <w:rsid w:val="00DE16C7"/>
    <w:rsid w:val="00DE20BF"/>
    <w:rsid w:val="00DE26DA"/>
    <w:rsid w:val="00DE460E"/>
    <w:rsid w:val="00DE62EB"/>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7B5F"/>
    <w:rsid w:val="00E81755"/>
    <w:rsid w:val="00E83A4D"/>
    <w:rsid w:val="00E840E6"/>
    <w:rsid w:val="00E84765"/>
    <w:rsid w:val="00E861C4"/>
    <w:rsid w:val="00E87C76"/>
    <w:rsid w:val="00E917DD"/>
    <w:rsid w:val="00E94BBF"/>
    <w:rsid w:val="00E95DE7"/>
    <w:rsid w:val="00EA3CF1"/>
    <w:rsid w:val="00EA455C"/>
    <w:rsid w:val="00EA663C"/>
    <w:rsid w:val="00EA706C"/>
    <w:rsid w:val="00EB0D5D"/>
    <w:rsid w:val="00EB0F0A"/>
    <w:rsid w:val="00EB18A1"/>
    <w:rsid w:val="00EB209C"/>
    <w:rsid w:val="00EB504E"/>
    <w:rsid w:val="00EB54FF"/>
    <w:rsid w:val="00EB7CB3"/>
    <w:rsid w:val="00EC33AB"/>
    <w:rsid w:val="00EC578D"/>
    <w:rsid w:val="00EC5CB9"/>
    <w:rsid w:val="00ED06D9"/>
    <w:rsid w:val="00ED0C06"/>
    <w:rsid w:val="00ED3896"/>
    <w:rsid w:val="00ED38CE"/>
    <w:rsid w:val="00ED3C43"/>
    <w:rsid w:val="00EE17FC"/>
    <w:rsid w:val="00EE180D"/>
    <w:rsid w:val="00EE677A"/>
    <w:rsid w:val="00EE6980"/>
    <w:rsid w:val="00EE6C6F"/>
    <w:rsid w:val="00EE7B67"/>
    <w:rsid w:val="00EE7EDF"/>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microsoft.com/office/2011/relationships/people" Target="peop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decision to suppress the state regulation percentage, starting from 2016, voted through by the Danish government in the tax reform of 2012. We do so by estimating the macro elasticity of income insurance on unemployment. We use the income insurance model build to analyze changes to the Danish income insurance program, as a proxy for the micro elasticity. To additionally get the macroeconomic effects we set up a counterfactual analysis, removing the suppressing of the state regulation percentage in a stock-flow-consistent model. We use the quarterly model for the Danish economy developed by Mikal et al. (2022) incorporating the Danish income insurance program and five macroeconomic channels for this to affect the economy. We simulate the model including these channels to generate an estimate of the change in unemployment associated with each channel both independently and together. Having found both the macro and micro effects we estimate the macro elasticity to be approximately twice as large as the micro elasticity in the case of Denmark. This Indicates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87</Pages>
  <Words>44273</Words>
  <Characters>270069</Characters>
  <Application>Microsoft Office Word</Application>
  <DocSecurity>0</DocSecurity>
  <Lines>2250</Lines>
  <Paragraphs>627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
    </vt:vector>
  </TitlesOfParts>
  <Company/>
  <LinksUpToDate>false</LinksUpToDate>
  <CharactersWithSpaces>313715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2</cp:revision>
  <cp:lastPrinted>2022-11-29T17:50:00Z</cp:lastPrinted>
  <dcterms:created xsi:type="dcterms:W3CDTF">2022-11-29T17:51:00Z</dcterms:created>
  <dcterms:modified xsi:type="dcterms:W3CDTF">2022-11-29T17:51:00Z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