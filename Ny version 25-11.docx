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5C65A9A5"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A21279" w:rsidRPr="00A21279">
        <w:rPr>
          <w:rFonts w:cstheme="minorHAnsi"/>
          <w:sz w:val="24"/>
          <w:szCs w:val="24"/>
        </w:rPr>
        <w:t>(Andersen &amp; Svarer, 2006) 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16A8226C" w:rsidR="00D75400" w:rsidRPr="00AB3D2F" w:rsidRDefault="008F5FCC" w:rsidP="00BF5E9C">
      <w:pPr>
        <w:spacing w:line="360" w:lineRule="auto"/>
        <w:rPr>
          <w:sz w:val="24"/>
          <w:szCs w:val="24"/>
        </w:rPr>
      </w:pPr>
      <w:r>
        <w:rPr>
          <w:sz w:val="24"/>
          <w:szCs w:val="24"/>
        </w:rPr>
        <w:t xml:space="preserve">As noted by </w:t>
      </w:r>
      <w:proofErr w:type="spellStart"/>
      <w:r>
        <w:rPr>
          <w:sz w:val="24"/>
          <w:szCs w:val="24"/>
        </w:rPr>
        <w:t>kongshøj</w:t>
      </w:r>
      <w:proofErr w:type="spellEnd"/>
      <w:r>
        <w:rPr>
          <w:sz w:val="24"/>
          <w:szCs w:val="24"/>
        </w:rPr>
        <w:t>, the flexicurity model of Denmark has been under pressure in the later years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commentRangeStart w:id="0"/>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commentRangeEnd w:id="0"/>
      <w:r w:rsidR="00EA663C">
        <w:rPr>
          <w:rStyle w:val="Kommentarhenvisning"/>
        </w:rPr>
        <w:commentReference w:id="0"/>
      </w:r>
    </w:p>
    <w:p w14:paraId="075D15D0" w14:textId="0BA670EF"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 xml:space="preserve">economic </w:t>
      </w:r>
      <w:r w:rsidR="009029C0" w:rsidRPr="00AB3D2F">
        <w:rPr>
          <w:sz w:val="24"/>
          <w:szCs w:val="24"/>
        </w:rPr>
        <w:lastRenderedPageBreak/>
        <w:t>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commentRangeStart w:id="1"/>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w:t>
      </w:r>
      <w:r w:rsidR="006D25A4" w:rsidRPr="00AB3D2F">
        <w:rPr>
          <w:sz w:val="24"/>
          <w:szCs w:val="24"/>
        </w:rPr>
        <w:lastRenderedPageBreak/>
        <w:t xml:space="preserve">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commentRangeEnd w:id="1"/>
      <w:r w:rsidR="005329C4">
        <w:rPr>
          <w:rStyle w:val="Kommentarhenvisning"/>
        </w:rPr>
        <w:commentReference w:id="1"/>
      </w:r>
      <w:r w:rsidR="006D25A4" w:rsidRPr="00AB3D2F">
        <w:rPr>
          <w:sz w:val="24"/>
          <w:szCs w:val="24"/>
        </w:rPr>
        <w:t>.</w:t>
      </w:r>
    </w:p>
    <w:p w14:paraId="20AD50C6" w14:textId="09FF8DAA" w:rsidR="00FF0793" w:rsidRDefault="00BC22EB" w:rsidP="003C249F">
      <w:r>
        <w:t xml:space="preserve"> </w:t>
      </w:r>
    </w:p>
    <w:p w14:paraId="625E1022" w14:textId="677055F9" w:rsidR="00C30065" w:rsidRDefault="007F31FE" w:rsidP="00E334EF">
      <w:pPr>
        <w:pStyle w:val="Overskrift1"/>
      </w:pPr>
      <w:bookmarkStart w:id="2" w:name="_Ref119913428"/>
      <w:r>
        <w:t>Section 2: Lit review</w:t>
      </w:r>
      <w:bookmarkEnd w:id="2"/>
    </w:p>
    <w:p w14:paraId="3D6E0714" w14:textId="41125D49" w:rsidR="00C30065" w:rsidRDefault="00C30065" w:rsidP="00C30065"/>
    <w:p w14:paraId="78919D3F" w14:textId="4E7C415D"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692AD32" w14:textId="77777777" w:rsidR="00A22D11"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w:t>
      </w:r>
      <w:r w:rsidR="00C9325D" w:rsidRPr="00AB3D2F">
        <w:rPr>
          <w:sz w:val="24"/>
          <w:szCs w:val="24"/>
        </w:rPr>
        <w:lastRenderedPageBreak/>
        <w:t>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p>
    <w:p w14:paraId="41E618AB" w14:textId="4401432A" w:rsidR="00D75C29" w:rsidRPr="00AB3D2F" w:rsidRDefault="00BA5C45" w:rsidP="003D1361">
      <w:pPr>
        <w:spacing w:line="360" w:lineRule="auto"/>
        <w:rPr>
          <w:sz w:val="24"/>
          <w:szCs w:val="24"/>
        </w:rPr>
      </w:pPr>
      <w:r w:rsidRPr="00AB3D2F">
        <w:rPr>
          <w:sz w:val="24"/>
          <w:szCs w:val="24"/>
        </w:rPr>
        <w:t>I</w:t>
      </w:r>
      <w:r w:rsidR="00553D39" w:rsidRPr="00AB3D2F">
        <w:rPr>
          <w:sz w:val="24"/>
          <w:szCs w:val="24"/>
        </w:rPr>
        <w:t>nstead</w:t>
      </w:r>
      <w:r w:rsidRPr="00AB3D2F">
        <w:rPr>
          <w:sz w:val="24"/>
          <w:szCs w:val="24"/>
        </w:rPr>
        <w:t xml:space="preserve"> newer literature</w:t>
      </w:r>
      <w:r w:rsidR="003D1361" w:rsidRPr="00AB3D2F">
        <w:rPr>
          <w:sz w:val="24"/>
          <w:szCs w:val="24"/>
        </w:rPr>
        <w:t xml:space="preserve"> focus</w:t>
      </w:r>
      <w:r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Pr="00AB3D2F">
        <w:rPr>
          <w:sz w:val="24"/>
          <w:szCs w:val="24"/>
        </w:rPr>
        <w:t>estimate a</w:t>
      </w:r>
      <w:r w:rsidR="00DA7D8B" w:rsidRPr="00AB3D2F">
        <w:rPr>
          <w:sz w:val="24"/>
          <w:szCs w:val="24"/>
        </w:rPr>
        <w:t xml:space="preserve"> macro</w:t>
      </w:r>
      <w:r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5F42C6A2"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 xml:space="preserve">the macroeconomic effects included by </w:t>
      </w:r>
      <w:r w:rsidR="00A22D11">
        <w:rPr>
          <w:sz w:val="24"/>
          <w:szCs w:val="24"/>
        </w:rPr>
        <w:fldChar w:fldCharType="begin" w:fldLock="1"/>
      </w:r>
      <w:r w:rsidR="00F333B9">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22D11">
        <w:rPr>
          <w:sz w:val="24"/>
          <w:szCs w:val="24"/>
        </w:rPr>
        <w:fldChar w:fldCharType="separate"/>
      </w:r>
      <w:r w:rsidR="00A22D11" w:rsidRPr="00A22D11">
        <w:rPr>
          <w:noProof/>
          <w:sz w:val="24"/>
          <w:szCs w:val="24"/>
        </w:rPr>
        <w:t>(Fredriksson &amp; Söderström, 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4AF02EA0"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 </w:t>
      </w:r>
      <w:commentRangeStart w:id="3"/>
      <w:commentRangeStart w:id="4"/>
      <w:r w:rsidRPr="00AB3D2F">
        <w:rPr>
          <w:sz w:val="24"/>
          <w:szCs w:val="24"/>
        </w:rPr>
        <w:fldChar w:fldCharType="begin" w:fldLock="1"/>
      </w:r>
      <w:r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Pr="00AB3D2F">
        <w:rPr>
          <w:sz w:val="24"/>
          <w:szCs w:val="24"/>
        </w:rPr>
        <w:fldChar w:fldCharType="separate"/>
      </w:r>
      <w:r w:rsidRPr="00AB3D2F">
        <w:rPr>
          <w:noProof/>
          <w:sz w:val="24"/>
          <w:szCs w:val="24"/>
        </w:rPr>
        <w:t>(Stockhammer &amp; Lavoie, 2013)</w:t>
      </w:r>
      <w:r w:rsidRPr="00AB3D2F">
        <w:rPr>
          <w:sz w:val="24"/>
          <w:szCs w:val="24"/>
        </w:rPr>
        <w:fldChar w:fldCharType="end"/>
      </w:r>
      <w:commentRangeEnd w:id="3"/>
      <w:r>
        <w:rPr>
          <w:rStyle w:val="Kommentarhenvisning"/>
        </w:rPr>
        <w:commentReference w:id="3"/>
      </w:r>
      <w:commentRangeEnd w:id="4"/>
      <w:r>
        <w:rPr>
          <w:rStyle w:val="Kommentarhenvisning"/>
        </w:rPr>
        <w:commentReference w:id="4"/>
      </w:r>
      <w:r w:rsidRPr="00AB3D2F">
        <w:rPr>
          <w:sz w:val="24"/>
          <w:szCs w:val="24"/>
        </w:rPr>
        <w:t xml:space="preserve"> pro-labor distributional </w:t>
      </w:r>
      <w:r w:rsidRPr="00AB3D2F">
        <w:rPr>
          <w:sz w:val="24"/>
          <w:szCs w:val="24"/>
        </w:rPr>
        <w:lastRenderedPageBreak/>
        <w:t>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 is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1294CB3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 xml:space="preserve">The demand channel suggests that changes in level of income insurance affect the level of aggregated demand and thereby the demand for employment. </w:t>
      </w:r>
      <w:r w:rsidR="00A22D11" w:rsidRPr="00AB3D2F">
        <w:rPr>
          <w:sz w:val="24"/>
          <w:szCs w:val="24"/>
        </w:rPr>
        <w:fldChar w:fldCharType="begin" w:fldLock="1"/>
      </w:r>
      <w:r w:rsidR="00A22D11"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A22D11" w:rsidRPr="00AB3D2F">
        <w:rPr>
          <w:sz w:val="24"/>
          <w:szCs w:val="24"/>
        </w:rPr>
        <w:fldChar w:fldCharType="separate"/>
      </w:r>
      <w:r w:rsidR="00A22D11" w:rsidRPr="00AB3D2F">
        <w:rPr>
          <w:noProof/>
          <w:sz w:val="24"/>
          <w:szCs w:val="24"/>
        </w:rPr>
        <w:t>(Byrialsen &amp; Raza, 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26934365" w:rsidR="003C4BAC" w:rsidRPr="00AB3D2F" w:rsidRDefault="00CB1B8E" w:rsidP="003C4BAC">
      <w:pPr>
        <w:spacing w:line="360" w:lineRule="auto"/>
        <w:rPr>
          <w:sz w:val="24"/>
          <w:szCs w:val="24"/>
        </w:rPr>
      </w:pPr>
      <w:r>
        <w:rPr>
          <w:sz w:val="24"/>
          <w:szCs w:val="24"/>
        </w:rPr>
        <w:t xml:space="preserve">Another effect is introduced by </w:t>
      </w:r>
      <w:r w:rsidR="00F333B9">
        <w:rPr>
          <w:sz w:val="24"/>
          <w:szCs w:val="24"/>
        </w:rPr>
        <w:fldChar w:fldCharType="begin" w:fldLock="1"/>
      </w:r>
      <w:r w:rsidR="00F333B9">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F333B9">
        <w:rPr>
          <w:sz w:val="24"/>
          <w:szCs w:val="24"/>
        </w:rPr>
        <w:fldChar w:fldCharType="separate"/>
      </w:r>
      <w:r w:rsidR="00F333B9" w:rsidRPr="00F333B9">
        <w:rPr>
          <w:noProof/>
          <w:sz w:val="24"/>
          <w:szCs w:val="24"/>
        </w:rPr>
        <w:t>(Andersen et al., 2015)</w:t>
      </w:r>
      <w:r w:rsidR="00F333B9">
        <w:rPr>
          <w:sz w:val="24"/>
          <w:szCs w:val="24"/>
        </w:rPr>
        <w:fldChar w:fldCharType="end"/>
      </w:r>
      <w:r w:rsidR="00F333B9">
        <w:rPr>
          <w:sz w:val="24"/>
          <w:szCs w:val="24"/>
        </w:rPr>
        <w:t xml:space="preserve"> who </w:t>
      </w:r>
      <w:r>
        <w:rPr>
          <w:sz w:val="24"/>
          <w:szCs w:val="24"/>
        </w:rPr>
        <w:t>argue that o</w:t>
      </w:r>
      <w:r w:rsidR="003C4BAC">
        <w:rPr>
          <w:sz w:val="24"/>
          <w:szCs w:val="24"/>
        </w:rPr>
        <w:t>ne effect</w:t>
      </w:r>
      <w:r>
        <w:rPr>
          <w:sz w:val="24"/>
          <w:szCs w:val="24"/>
        </w:rPr>
        <w:t xml:space="preserve"> that has already</w:t>
      </w:r>
      <w:r w:rsidR="003C4BAC">
        <w:rPr>
          <w:sz w:val="24"/>
          <w:szCs w:val="24"/>
        </w:rPr>
        <w:t xml:space="preserve"> </w:t>
      </w:r>
      <w:r>
        <w:rPr>
          <w:sz w:val="24"/>
          <w:szCs w:val="24"/>
        </w:rPr>
        <w:t xml:space="preserve">been empirically justified </w:t>
      </w:r>
      <w:r w:rsidR="003C4BAC" w:rsidRPr="00AB3D2F">
        <w:rPr>
          <w:sz w:val="24"/>
          <w:szCs w:val="24"/>
        </w:rPr>
        <w:t>is the</w:t>
      </w:r>
      <w:r w:rsidR="00F333B9">
        <w:rPr>
          <w:sz w:val="24"/>
          <w:szCs w:val="24"/>
        </w:rPr>
        <w:t xml:space="preserve"> effect of unemployment benefits</w:t>
      </w:r>
      <w:r>
        <w:rPr>
          <w:sz w:val="24"/>
          <w:szCs w:val="24"/>
        </w:rPr>
        <w:t xml:space="preserve"> on</w:t>
      </w:r>
      <w:r w:rsidR="003C4BAC" w:rsidRPr="00AB3D2F">
        <w:rPr>
          <w:sz w:val="24"/>
          <w:szCs w:val="24"/>
        </w:rPr>
        <w:t xml:space="preserve"> wage</w:t>
      </w:r>
      <w:r>
        <w:rPr>
          <w:sz w:val="24"/>
          <w:szCs w:val="24"/>
        </w:rPr>
        <w:t>s</w:t>
      </w:r>
      <w:r w:rsidR="003C4BAC" w:rsidRPr="00AB3D2F">
        <w:rPr>
          <w:sz w:val="24"/>
          <w:szCs w:val="24"/>
        </w:rPr>
        <w:t xml:space="preserve"> explain</w:t>
      </w:r>
      <w:r w:rsidR="003C4BAC">
        <w:rPr>
          <w:sz w:val="24"/>
          <w:szCs w:val="24"/>
        </w:rPr>
        <w:t>ing</w:t>
      </w:r>
      <w:r w:rsidR="003C4BAC"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 </w:t>
      </w:r>
      <w:r w:rsidR="00F333B9">
        <w:rPr>
          <w:sz w:val="24"/>
          <w:szCs w:val="24"/>
        </w:rPr>
        <w:fldChar w:fldCharType="begin" w:fldLock="1"/>
      </w:r>
      <w:r w:rsidR="0091531D">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F333B9">
        <w:rPr>
          <w:sz w:val="24"/>
          <w:szCs w:val="24"/>
        </w:rPr>
        <w:fldChar w:fldCharType="separate"/>
      </w:r>
      <w:r w:rsidR="00F333B9" w:rsidRPr="00F333B9">
        <w:rPr>
          <w:noProof/>
          <w:sz w:val="24"/>
          <w:szCs w:val="24"/>
        </w:rPr>
        <w:t>(Andersen et al., 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3C4BAC" w:rsidRPr="00AB3D2F">
        <w:rPr>
          <w:sz w:val="24"/>
          <w:szCs w:val="24"/>
        </w:rPr>
        <w:fldChar w:fldCharType="begin" w:fldLock="1"/>
      </w:r>
      <w:r w:rsidR="003C4BAC"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(Byrialsen &amp; Raza, 2018)</w:t>
      </w:r>
      <w:r w:rsidR="003C4BAC" w:rsidRPr="00AB3D2F">
        <w:rPr>
          <w:sz w:val="24"/>
          <w:szCs w:val="24"/>
        </w:rPr>
        <w:fldChar w:fldCharType="end"/>
      </w:r>
      <w:r w:rsidR="003C4BAC" w:rsidRPr="00AB3D2F">
        <w:rPr>
          <w:sz w:val="24"/>
          <w:szCs w:val="24"/>
        </w:rPr>
        <w:t xml:space="preserve"> arguing that wages will affect the wage-share of the economy and depending on if the economy is wage-led or profit-led as discussed in </w:t>
      </w:r>
      <w:r w:rsidR="003C4BAC" w:rsidRPr="00AB3D2F">
        <w:rPr>
          <w:sz w:val="24"/>
          <w:szCs w:val="24"/>
        </w:rPr>
        <w:fldChar w:fldCharType="begin" w:fldLock="1"/>
      </w:r>
      <w:r w:rsidR="003C4BAC"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(Stockhammer &amp; Lavoie, 2013)</w:t>
      </w:r>
      <w:r w:rsidR="003C4BAC" w:rsidRPr="00AB3D2F">
        <w:rPr>
          <w:sz w:val="24"/>
          <w:szCs w:val="24"/>
        </w:rPr>
        <w:fldChar w:fldCharType="end"/>
      </w:r>
      <w:r w:rsidR="003C4BAC" w:rsidRPr="00AB3D2F">
        <w:rPr>
          <w:sz w:val="24"/>
          <w:szCs w:val="24"/>
        </w:rPr>
        <w:t xml:space="preserve"> 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3C4BAC" w:rsidRPr="00AB3D2F">
        <w:rPr>
          <w:sz w:val="24"/>
          <w:szCs w:val="24"/>
        </w:rPr>
        <w:fldChar w:fldCharType="begin" w:fldLock="1"/>
      </w:r>
      <w:r w:rsidR="003C4BAC"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(Lavoie &amp; Godley, 2012)</w:t>
      </w:r>
      <w:r w:rsidR="003C4BAC" w:rsidRPr="00AB3D2F">
        <w:rPr>
          <w:sz w:val="24"/>
          <w:szCs w:val="24"/>
        </w:rPr>
        <w:fldChar w:fldCharType="end"/>
      </w:r>
      <w:r w:rsidR="003C4BAC" w:rsidRPr="00AB3D2F">
        <w:rPr>
          <w:sz w:val="24"/>
          <w:szCs w:val="24"/>
        </w:rPr>
        <w:t xml:space="preserve">. </w:t>
      </w:r>
      <w:r w:rsidR="003C4BAC" w:rsidRPr="00AB3D2F">
        <w:rPr>
          <w:sz w:val="24"/>
          <w:szCs w:val="24"/>
        </w:rPr>
        <w:fldChar w:fldCharType="begin" w:fldLock="1"/>
      </w:r>
      <w:r w:rsidR="003C4BAC"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(Byrialsen &amp; Raza, 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77777777" w:rsidR="003C4BAC" w:rsidRPr="00AB3D2F" w:rsidRDefault="003C4BAC" w:rsidP="003C4BAC">
      <w:pPr>
        <w:spacing w:line="360" w:lineRule="auto"/>
        <w:rPr>
          <w:sz w:val="24"/>
          <w:szCs w:val="24"/>
        </w:rPr>
      </w:pPr>
      <w:r w:rsidRPr="00AB3D2F">
        <w:rPr>
          <w:sz w:val="24"/>
          <w:szCs w:val="24"/>
        </w:rPr>
        <w:lastRenderedPageBreak/>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Pr="00F333B9">
        <w:rPr>
          <w:sz w:val="24"/>
          <w:szCs w:val="24"/>
          <w:highlight w:val="yellow"/>
        </w:rPr>
        <w:t>worsens</w:t>
      </w:r>
      <w:r w:rsidRPr="00AB3D2F">
        <w:rPr>
          <w:sz w:val="24"/>
          <w:szCs w:val="24"/>
        </w:rPr>
        <w:t xml:space="preserve"> the wage negotiations for workers and thereby negatively affects the wages. </w:t>
      </w:r>
    </w:p>
    <w:p w14:paraId="04386774" w14:textId="5D06A041" w:rsidR="003C4BAC" w:rsidRPr="00AB3D2F" w:rsidRDefault="00CB1B8E" w:rsidP="003C4BAC">
      <w:pPr>
        <w:spacing w:line="360" w:lineRule="auto"/>
        <w:rPr>
          <w:sz w:val="24"/>
          <w:szCs w:val="24"/>
        </w:rPr>
      </w:pPr>
      <w:r>
        <w:rPr>
          <w:sz w:val="24"/>
          <w:szCs w:val="24"/>
        </w:rPr>
        <w:t>A third macroeconomic effect</w:t>
      </w:r>
      <w:r w:rsidR="003C4BAC" w:rsidRPr="00AB3D2F">
        <w:rPr>
          <w:sz w:val="24"/>
          <w:szCs w:val="24"/>
        </w:rPr>
        <w:t xml:space="preserve"> is coming of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p>
    <w:p w14:paraId="02E581D2" w14:textId="4B779EFB" w:rsidR="003C4BAC" w:rsidRPr="00AB3D2F" w:rsidRDefault="003C4BAC" w:rsidP="003C4BA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F333B9">
        <w:rPr>
          <w:sz w:val="24"/>
          <w:szCs w:val="24"/>
        </w:rPr>
        <w:t xml:space="preserve">instead </w:t>
      </w:r>
      <w:r w:rsidR="00176D07">
        <w:rPr>
          <w:sz w:val="24"/>
          <w:szCs w:val="24"/>
        </w:rPr>
        <w:t>presents the</w:t>
      </w:r>
      <w:r w:rsidRPr="00AB3D2F">
        <w:rPr>
          <w:sz w:val="24"/>
          <w:szCs w:val="24"/>
        </w:rPr>
        <w:t xml:space="preserve"> explanation o</w:t>
      </w:r>
      <w:r w:rsidR="00176D07">
        <w:rPr>
          <w:sz w:val="24"/>
          <w:szCs w:val="24"/>
        </w:rPr>
        <w:t>f</w:t>
      </w:r>
      <w:r w:rsidRPr="00AB3D2F">
        <w:rPr>
          <w:sz w:val="24"/>
          <w:szCs w:val="24"/>
        </w:rPr>
        <w:t xml:space="preserve"> why an increase in the level of income insurance</w:t>
      </w:r>
      <w:r w:rsidR="00176D07">
        <w:rPr>
          <w:sz w:val="24"/>
          <w:szCs w:val="24"/>
        </w:rPr>
        <w:t>,</w:t>
      </w:r>
      <w:r w:rsidRPr="00AB3D2F">
        <w:rPr>
          <w:sz w:val="24"/>
          <w:szCs w:val="24"/>
        </w:rPr>
        <w:t xml:space="preserve"> </w:t>
      </w:r>
      <w:r w:rsidR="00176D07">
        <w:rPr>
          <w:sz w:val="24"/>
          <w:szCs w:val="24"/>
        </w:rPr>
        <w:t>through the liquidity effect, should affect</w:t>
      </w:r>
      <w:r w:rsidRPr="00AB3D2F">
        <w:rPr>
          <w:sz w:val="24"/>
          <w:szCs w:val="24"/>
        </w:rPr>
        <w:t xml:space="preserve"> the period in which people are unemployed, </w:t>
      </w:r>
      <w:r w:rsidR="00176D07">
        <w:rPr>
          <w:sz w:val="24"/>
          <w:szCs w:val="24"/>
        </w:rPr>
        <w:t xml:space="preserve">thereby </w:t>
      </w:r>
      <w:r w:rsidRPr="00AB3D2F">
        <w:rPr>
          <w:sz w:val="24"/>
          <w:szCs w:val="24"/>
        </w:rPr>
        <w:t xml:space="preserve">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 this could lead to a matching effect, thereby leading to a worse job match between employer and employed, not taking advantage of the higher productivity the employer could have had in another job position with a better match. </w:t>
      </w: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Pr="00AB3D2F">
        <w:rPr>
          <w:sz w:val="24"/>
          <w:szCs w:val="24"/>
        </w:rPr>
        <w:lastRenderedPageBreak/>
        <w:t xml:space="preserve">be in the job where they are maximizing their productivity, and reallocation of the working force could therefore lead to a higher output. </w:t>
      </w:r>
    </w:p>
    <w:p w14:paraId="39B1FD00" w14:textId="77777777" w:rsidR="003C4BAC" w:rsidRPr="00AB3D2F" w:rsidRDefault="003C4BAC" w:rsidP="003C4BAC">
      <w:pPr>
        <w:spacing w:line="360" w:lineRule="auto"/>
        <w:rPr>
          <w:sz w:val="24"/>
          <w:szCs w:val="24"/>
        </w:rPr>
      </w:pPr>
      <w:r w:rsidRPr="00AB3D2F">
        <w:rPr>
          <w:sz w:val="24"/>
          <w:szCs w:val="24"/>
        </w:rPr>
        <w:t>Therefor</w:t>
      </w:r>
      <w:r>
        <w:rPr>
          <w:sz w:val="24"/>
          <w:szCs w:val="24"/>
        </w:rPr>
        <w:t>e,</w:t>
      </w:r>
      <w:r w:rsidRPr="00AB3D2F">
        <w:rPr>
          <w:sz w:val="24"/>
          <w:szCs w:val="24"/>
        </w:rPr>
        <w:t xml:space="preserve"> when increasing the level of income insurance, there will be a decrease in job search lowering the employment quantitively, but the quality might increase duo to the above-mentioned effect.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presents two measures for the quality of the working force, the wage and hiring period</w:t>
      </w:r>
      <w:r w:rsidRPr="00967F45">
        <w:rPr>
          <w:rStyle w:val="Fodnotehenvisning"/>
        </w:rPr>
        <w:footnoteReference w:id="1"/>
      </w:r>
      <w:r w:rsidRPr="00AB3D2F">
        <w:rPr>
          <w:sz w:val="24"/>
          <w:szCs w:val="24"/>
        </w:rPr>
        <w:t xml:space="preserve">. The challenging part being to control for other effects, affecting the wage and hiring period. </w:t>
      </w:r>
    </w:p>
    <w:p w14:paraId="7C43CD2E" w14:textId="77777777" w:rsidR="003C4BAC" w:rsidRPr="00AB3D2F" w:rsidRDefault="003C4BAC" w:rsidP="003C4BA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presents several studies, all indicating that a more generous income insurance program results in</w:t>
      </w:r>
      <w:r>
        <w:rPr>
          <w:sz w:val="24"/>
          <w:szCs w:val="24"/>
        </w:rPr>
        <w:t xml:space="preserve"> an</w:t>
      </w:r>
      <w:r w:rsidRPr="00AB3D2F">
        <w:rPr>
          <w:sz w:val="24"/>
          <w:szCs w:val="24"/>
        </w:rPr>
        <w:t xml:space="preserve"> extended unemployment period, approximately half of the studies find positive effects on the match-quality, the other half find no effects, and one study find</w:t>
      </w:r>
      <w:r>
        <w:rPr>
          <w:sz w:val="24"/>
          <w:szCs w:val="24"/>
        </w:rPr>
        <w:t>s</w:t>
      </w:r>
      <w:r w:rsidRPr="00AB3D2F">
        <w:rPr>
          <w:sz w:val="24"/>
          <w:szCs w:val="24"/>
        </w:rPr>
        <w:t xml:space="preserve"> significant negative effects. The majority of the studies only find evidence using changes in the income insurance period, and not the level of income insurance. </w:t>
      </w:r>
    </w:p>
    <w:p w14:paraId="74B1CFF7" w14:textId="471AD6CE" w:rsidR="003C4BAC" w:rsidRPr="00AB3D2F" w:rsidRDefault="003C4BAC" w:rsidP="003C4BAC">
      <w:pPr>
        <w:spacing w:line="360" w:lineRule="auto"/>
        <w:rPr>
          <w:sz w:val="24"/>
          <w:szCs w:val="24"/>
        </w:rPr>
      </w:pPr>
      <w:r w:rsidRPr="00AB3D2F">
        <w:rPr>
          <w:sz w:val="24"/>
          <w:szCs w:val="24"/>
        </w:rPr>
        <w:t xml:space="preserve">A possible explanation for the weak empirical evidence is also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Pr="00AB3D2F">
        <w:rPr>
          <w:sz w:val="24"/>
          <w:szCs w:val="24"/>
        </w:rPr>
        <w:t>. This may be capable of explaining the mixed empirical evidence for a channel existing between the level of income insurance and productivity.</w:t>
      </w:r>
    </w:p>
    <w:p w14:paraId="64841A15" w14:textId="31C71A43"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Pr>
          <w:sz w:val="24"/>
          <w:szCs w:val="24"/>
        </w:rPr>
        <w:t xml:space="preserve"> </w:t>
      </w:r>
      <w:r w:rsidRPr="00AB3D2F">
        <w:rPr>
          <w:sz w:val="24"/>
          <w:szCs w:val="24"/>
        </w:rPr>
        <w:t xml:space="preserve">endogenizes the labor force using the strength of the economy measured by the unemployment rate as a regressor. He argues that the unemployment rate should have a negative relationship with the labor force, one reason is a decline in labor force participation due to the rising difficulty of finding an acceptable job match as unemployment rises, also higher unemployment tends to reduce immigration as found in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0319559E" w:rsidR="003C4BAC" w:rsidRPr="00176D07" w:rsidRDefault="003C4BAC" w:rsidP="003C4BAC">
      <w:pPr>
        <w:spacing w:line="360" w:lineRule="auto"/>
        <w:rPr>
          <w:sz w:val="24"/>
          <w:szCs w:val="24"/>
          <w:lang w:val="da-DK"/>
        </w:rPr>
      </w:pPr>
      <w:r w:rsidRPr="00AB3D2F">
        <w:rPr>
          <w:sz w:val="24"/>
          <w:szCs w:val="24"/>
        </w:rPr>
        <w:t xml:space="preserve">Lastly, as the income insurance program is not mandatory in Denmark, it is argued by </w:t>
      </w:r>
      <w:r w:rsidRPr="00AB3D2F">
        <w:rPr>
          <w:sz w:val="24"/>
          <w:szCs w:val="24"/>
        </w:rPr>
        <w:fldChar w:fldCharType="begin" w:fldLock="1"/>
      </w:r>
      <w:r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Pr="00AB3D2F">
        <w:rPr>
          <w:sz w:val="24"/>
          <w:szCs w:val="24"/>
        </w:rPr>
        <w:fldChar w:fldCharType="separate"/>
      </w:r>
      <w:r w:rsidRPr="00AB3D2F">
        <w:rPr>
          <w:noProof/>
          <w:sz w:val="24"/>
          <w:szCs w:val="24"/>
        </w:rPr>
        <w:t>(Aastrup, 2018; Fagbevægelsens Hovedorganisation, 2021; Jensen, 2021)</w:t>
      </w:r>
      <w:r w:rsidRPr="00AB3D2F">
        <w:rPr>
          <w:sz w:val="24"/>
          <w:szCs w:val="24"/>
        </w:rPr>
        <w:fldChar w:fldCharType="end"/>
      </w:r>
      <w:r w:rsidRPr="00AB3D2F">
        <w:rPr>
          <w:sz w:val="24"/>
          <w:szCs w:val="24"/>
        </w:rPr>
        <w:t xml:space="preserve"> that one should expect a lower </w:t>
      </w:r>
      <w:r w:rsidRPr="00AB3D2F">
        <w:rPr>
          <w:sz w:val="24"/>
          <w:szCs w:val="24"/>
        </w:rPr>
        <w:lastRenderedPageBreak/>
        <w:t>compensation rate to affect the insurance rate (The rate of workers being a member of the income insurance program)</w:t>
      </w:r>
      <w:r w:rsidR="00064052">
        <w:rPr>
          <w:sz w:val="24"/>
          <w:szCs w:val="24"/>
        </w:rPr>
        <w:t>.</w:t>
      </w:r>
      <w:r w:rsidRPr="00AB3D2F">
        <w:rPr>
          <w:sz w:val="24"/>
          <w:szCs w:val="24"/>
        </w:rPr>
        <w:t xml:space="preserve"> They find that in the same period as the fall in the compensation rate, the percentage of the working force being a member has dropped from 84% till 78% even though this period has included political adjustment intended to raise this percentage </w:t>
      </w:r>
      <w:r w:rsidRPr="00AB3D2F">
        <w:rPr>
          <w:sz w:val="24"/>
          <w:szCs w:val="24"/>
        </w:rPr>
        <w:fldChar w:fldCharType="begin" w:fldLock="1"/>
      </w:r>
      <w:r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176D07" w:rsidRPr="00176D07">
        <w:rPr>
          <w:sz w:val="24"/>
          <w:szCs w:val="24"/>
          <w:lang w:val="da-DK"/>
        </w:rPr>
        <w:t xml:space="preserve">(Tilføj effekten af laverer </w:t>
      </w:r>
      <w:r w:rsidR="00896ED0" w:rsidRPr="00176D07">
        <w:rPr>
          <w:sz w:val="24"/>
          <w:szCs w:val="24"/>
          <w:lang w:val="da-DK"/>
        </w:rPr>
        <w:t>Insurance</w:t>
      </w:r>
      <w:r w:rsidR="00176D07" w:rsidRPr="00176D07">
        <w:rPr>
          <w:sz w:val="24"/>
          <w:szCs w:val="24"/>
          <w:lang w:val="da-DK"/>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13720F7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the literature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an aggregated micro </w:t>
      </w:r>
      <w:r w:rsidR="00463D22" w:rsidRPr="00AB3D2F">
        <w:rPr>
          <w:sz w:val="24"/>
          <w:szCs w:val="24"/>
        </w:rPr>
        <w:t>foundation</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in the form of the Danish income insurance 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p>
    <w:p w14:paraId="44DCE4C2" w14:textId="5A8B5358" w:rsidR="008F5FCC" w:rsidRDefault="008F5FCC" w:rsidP="008F5FCC">
      <w:pPr>
        <w:pStyle w:val="Overskrift2"/>
      </w:pPr>
      <w:r>
        <w:t xml:space="preserve">Denmark: </w:t>
      </w:r>
    </w:p>
    <w:p w14:paraId="2E094830" w14:textId="35231E86" w:rsidR="008F5FCC" w:rsidRDefault="008F5FCC" w:rsidP="008F5FCC"/>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137FBC60" w:rsidR="00125001" w:rsidRPr="00AB3D2F" w:rsidRDefault="0091531D" w:rsidP="00125001">
      <w:pPr>
        <w:spacing w:line="360" w:lineRule="auto"/>
        <w:rPr>
          <w:sz w:val="24"/>
          <w:szCs w:val="24"/>
        </w:rPr>
      </w:pPr>
      <w:r>
        <w:rPr>
          <w:sz w:val="24"/>
          <w:szCs w:val="24"/>
        </w:rPr>
        <w:fldChar w:fldCharType="begin" w:fldLock="1"/>
      </w:r>
      <w:r w:rsidR="008C2EAA">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Pr>
          <w:sz w:val="24"/>
          <w:szCs w:val="24"/>
        </w:rPr>
        <w:fldChar w:fldCharType="separate"/>
      </w:r>
      <w:r w:rsidRPr="0091531D">
        <w:rPr>
          <w:noProof/>
          <w:sz w:val="24"/>
          <w:szCs w:val="24"/>
        </w:rPr>
        <w:t>(Aastrup, 2018; Fagbevægelsens Hovedorganisation, 2021; Jensen, 2021)</w:t>
      </w:r>
      <w:r>
        <w:rPr>
          <w:sz w:val="24"/>
          <w:szCs w:val="24"/>
        </w:rPr>
        <w:fldChar w:fldCharType="end"/>
      </w:r>
      <w:r>
        <w:rPr>
          <w:sz w:val="24"/>
          <w:szCs w:val="24"/>
        </w:rPr>
        <w:t xml:space="preserve"> associate the fall in the compensation rate, with the way in which the growth of 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in which wage growth of more than 2% would result in the maximum level of income insurance not following the wage growth, making the compensation rate decline over 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77777777" w:rsidR="008F5FCC" w:rsidRDefault="008F5FCC" w:rsidP="008F5FCC">
      <w:pPr>
        <w:pStyle w:val="Billedtekst"/>
        <w:keepNext/>
      </w:pPr>
      <w:r>
        <w:t xml:space="preserve">Figure </w:t>
      </w:r>
      <w:fldSimple w:instr=" SEQ Figure \* ARABIC ">
        <w:r>
          <w:rPr>
            <w:noProof/>
          </w:rPr>
          <w:t>2</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1CD50D41" w:rsidR="008F5FCC" w:rsidRPr="00AB3D2F" w:rsidRDefault="00125001" w:rsidP="008F5FCC">
      <w:pPr>
        <w:spacing w:line="360" w:lineRule="auto"/>
        <w:rPr>
          <w:sz w:val="24"/>
          <w:szCs w:val="24"/>
        </w:rPr>
      </w:pPr>
      <w:r>
        <w:rPr>
          <w:sz w:val="24"/>
          <w:szCs w:val="24"/>
        </w:rPr>
        <w:t>Even though the overall setup of how the maximum level of income insurance</w:t>
      </w:r>
      <w:r w:rsidR="007A200A">
        <w:rPr>
          <w:sz w:val="24"/>
          <w:szCs w:val="24"/>
        </w:rPr>
        <w:t xml:space="preserve"> should develop over time, is made so that it doesn’t follow wages one-to one, a more recent regulation was made in the tax-reform of 2012 </w:t>
      </w:r>
      <w:r>
        <w:rPr>
          <w:sz w:val="24"/>
          <w:szCs w:val="24"/>
        </w:rPr>
        <w:t>to suppress the regulation of the maximum level of income insurance</w:t>
      </w:r>
      <w:r w:rsidR="007A200A">
        <w:rPr>
          <w:sz w:val="24"/>
          <w:szCs w:val="24"/>
        </w:rPr>
        <w:t xml:space="preserve"> as presented in the introduction.</w:t>
      </w:r>
      <w:r>
        <w:rPr>
          <w:sz w:val="24"/>
          <w:szCs w:val="24"/>
        </w:rPr>
        <w:t xml:space="preserve"> </w:t>
      </w:r>
      <w:r w:rsidR="007A200A">
        <w:rPr>
          <w:sz w:val="24"/>
          <w:szCs w:val="24"/>
        </w:rPr>
        <w:t>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of the tax reform 2012. </w:t>
      </w:r>
    </w:p>
    <w:p w14:paraId="77FE9F9F" w14:textId="7E626317" w:rsidR="008F5FCC" w:rsidRDefault="008F5FCC" w:rsidP="008F5FCC">
      <w:pPr>
        <w:spacing w:line="360" w:lineRule="auto"/>
        <w:rPr>
          <w:sz w:val="24"/>
          <w:szCs w:val="24"/>
        </w:rPr>
      </w:pPr>
      <w:r w:rsidRPr="00AB3D2F">
        <w:rPr>
          <w:sz w:val="24"/>
          <w:szCs w:val="24"/>
        </w:rPr>
        <w:t>Other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w:t>
      </w:r>
      <w:r w:rsidRPr="00AB3D2F">
        <w:rPr>
          <w:sz w:val="24"/>
          <w:szCs w:val="24"/>
        </w:rPr>
        <w:lastRenderedPageBreak/>
        <w:t>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6B6E2585" w:rsidR="008F5FCC" w:rsidRPr="00AB3D2F" w:rsidRDefault="008F5FCC" w:rsidP="008F5FCC">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Pr>
          <w:sz w:val="24"/>
          <w:szCs w:val="24"/>
        </w:rPr>
        <w:t>last couple of decades</w:t>
      </w:r>
      <w:r w:rsidRPr="00AB3D2F">
        <w:rPr>
          <w:sz w:val="24"/>
          <w:szCs w:val="24"/>
        </w:rPr>
        <w:t xml:space="preserve">. In 2010 a new income Insurance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(Dagpengekommissionens sekretariat, 2015)</w:t>
      </w:r>
      <w:r w:rsidRPr="00AB3D2F">
        <w:rPr>
          <w:sz w:val="24"/>
          <w:szCs w:val="24"/>
        </w:rPr>
        <w:fldChar w:fldCharType="end"/>
      </w:r>
      <w:r w:rsidRPr="00AB3D2F">
        <w:rPr>
          <w:sz w:val="24"/>
          <w:szCs w:val="24"/>
        </w:rPr>
        <w:t xml:space="preserve">. Later, to make the cutoff date less strict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Even though these political decisions are important for the income insurance program,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4AA00D18" w14:textId="5F896A6F" w:rsidR="00F2092E" w:rsidRPr="00AB3D2F" w:rsidRDefault="00017C4E" w:rsidP="00F2092E">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 income insurance 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 xml:space="preserve">he dynamics of this model was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F2092E" w:rsidRPr="00AB3D2F">
        <w:rPr>
          <w:sz w:val="24"/>
          <w:szCs w:val="24"/>
        </w:rPr>
        <w:t xml:space="preserve"> estimating the change in the exit-rate and approach-rate as a result of changes in the level of income insurance, the results of this model favored the lower level of income insurance when looking at the government net lending and unemployment. The response from worker unions and unemployment insurance companies in Denmark towards this result was first of all that the estimates of the micro effects </w:t>
      </w:r>
      <w:r w:rsidR="00F2092E" w:rsidRPr="00AB3D2F">
        <w:rPr>
          <w:sz w:val="24"/>
          <w:szCs w:val="24"/>
        </w:rPr>
        <w:lastRenderedPageBreak/>
        <w:t xml:space="preserve">were not correctly estimated. But most importantly they argued that important macroeconomic effects were missing in the model. </w:t>
      </w:r>
      <w:r>
        <w:rPr>
          <w:sz w:val="24"/>
          <w:szCs w:val="24"/>
        </w:rPr>
        <w:t>In the following subsection we take a closer look at the dynamics of the income insurance model, as well as the critics fac</w:t>
      </w:r>
      <w:r w:rsidR="00816603">
        <w:rPr>
          <w:sz w:val="24"/>
          <w:szCs w:val="24"/>
        </w:rPr>
        <w:t>ed by</w:t>
      </w:r>
      <w:r>
        <w:rPr>
          <w:sz w:val="24"/>
          <w:szCs w:val="24"/>
        </w:rPr>
        <w:t xml:space="preserve"> this model. </w:t>
      </w:r>
    </w:p>
    <w:p w14:paraId="731920DD" w14:textId="77777777" w:rsidR="008F5FCC" w:rsidRDefault="008F5FC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718A3ACE" w:rsidR="00572A34" w:rsidRPr="00AB3D2F" w:rsidRDefault="00EB7CB3" w:rsidP="004D12B6">
      <w:pPr>
        <w:spacing w:line="360" w:lineRule="auto"/>
        <w:rPr>
          <w:sz w:val="24"/>
          <w:szCs w:val="24"/>
        </w:rPr>
      </w:pPr>
      <w:r w:rsidRPr="00AB3D2F">
        <w:rPr>
          <w:sz w:val="24"/>
          <w:szCs w:val="24"/>
        </w:rPr>
        <w:t>The 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22BDE62"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53EBBA49"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w:t>
      </w:r>
      <w:r w:rsidR="009968BA" w:rsidRPr="00AB3D2F">
        <w:rPr>
          <w:sz w:val="24"/>
          <w:szCs w:val="24"/>
        </w:rPr>
        <w:lastRenderedPageBreak/>
        <w:t>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 up till 78 weeks before the reduction in income insurance till 26 weeks after</w:t>
      </w:r>
      <w:r w:rsidR="007C05AF">
        <w:rPr>
          <w:sz w:val="24"/>
          <w:szCs w:val="24"/>
        </w:rPr>
        <w:t xml:space="preserve"> </w:t>
      </w:r>
      <w:commentRangeStart w:id="6"/>
      <w:commentRangeStart w:id="7"/>
      <w:r w:rsidR="007C05AF">
        <w:rPr>
          <w:sz w:val="24"/>
          <w:szCs w:val="24"/>
        </w:rPr>
        <w:t>on the exit-rate</w:t>
      </w:r>
      <w:commentRangeEnd w:id="6"/>
      <w:r w:rsidR="007C05AF">
        <w:rPr>
          <w:rStyle w:val="Kommentarhenvisning"/>
        </w:rPr>
        <w:commentReference w:id="6"/>
      </w:r>
      <w:commentRangeEnd w:id="7"/>
      <w:r w:rsidR="005125C9">
        <w:rPr>
          <w:rStyle w:val="Kommentarhenvisning"/>
        </w:rPr>
        <w:commentReference w:id="7"/>
      </w:r>
      <w:r w:rsidR="008B486B" w:rsidRPr="00AB3D2F">
        <w:rPr>
          <w:sz w:val="24"/>
          <w:szCs w:val="24"/>
        </w:rPr>
        <w:t xml:space="preserve">, </w:t>
      </w:r>
      <w:commentRangeStart w:id="8"/>
      <w:r w:rsidR="008B486B" w:rsidRPr="00AB3D2F">
        <w:rPr>
          <w:sz w:val="24"/>
          <w:szCs w:val="24"/>
        </w:rPr>
        <w:t>this can be seen from the effect staircase shown</w:t>
      </w:r>
      <w:r w:rsidR="00572E99">
        <w:rPr>
          <w:sz w:val="24"/>
          <w:szCs w:val="24"/>
        </w:rPr>
        <w:t xml:space="preserve"> by the IS-commission</w:t>
      </w:r>
      <w:r w:rsidR="008B486B" w:rsidRPr="00AB3D2F">
        <w:rPr>
          <w:sz w:val="24"/>
          <w:szCs w:val="24"/>
        </w:rPr>
        <w:t xml:space="preserve"> </w:t>
      </w:r>
      <w:commentRangeStart w:id="9"/>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9"/>
      <w:r w:rsidR="00360517" w:rsidRPr="00AB3D2F">
        <w:rPr>
          <w:rStyle w:val="Kommentarhenvisning"/>
          <w:sz w:val="24"/>
          <w:szCs w:val="24"/>
        </w:rPr>
        <w:commentReference w:id="9"/>
      </w:r>
      <w:commentRangeEnd w:id="8"/>
      <w:r w:rsidR="007C05AF">
        <w:rPr>
          <w:rStyle w:val="Kommentarhenvisning"/>
        </w:rPr>
        <w:commentReference w:id="8"/>
      </w:r>
    </w:p>
    <w:p w14:paraId="79522392" w14:textId="683226EF"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in the exit rate from unemployment to employment is a function of the relative change in the gross compensation rate. Thereby the effects of an increase in the compensation rate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lastRenderedPageBreak/>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4AB1190A"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4F8F3BB7"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0"/>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0"/>
      <w:r w:rsidR="00360517" w:rsidRPr="00AB3D2F">
        <w:rPr>
          <w:rStyle w:val="Kommentarhenvisning"/>
          <w:sz w:val="24"/>
          <w:szCs w:val="24"/>
        </w:rPr>
        <w:commentReference w:id="10"/>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based on American retrospective data from </w:t>
      </w:r>
      <w:r w:rsidR="00362B72" w:rsidRPr="00AB3D2F">
        <w:rPr>
          <w:sz w:val="24"/>
          <w:szCs w:val="24"/>
        </w:rPr>
        <w:lastRenderedPageBreak/>
        <w:t xml:space="preserve">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5FA50D85" w:rsidR="00C3081B" w:rsidRDefault="008C2EAA" w:rsidP="004D12B6">
      <w:pPr>
        <w:spacing w:line="360" w:lineRule="auto"/>
        <w:rPr>
          <w:sz w:val="24"/>
          <w:szCs w:val="24"/>
        </w:rPr>
      </w:pPr>
      <w:commentRangeStart w:id="11"/>
      <w:r>
        <w:rPr>
          <w:sz w:val="24"/>
          <w:szCs w:val="24"/>
        </w:rPr>
        <w:t xml:space="preserve">Both </w:t>
      </w:r>
      <w:r w:rsidR="00C3081B" w:rsidRPr="00F21B04">
        <w:rPr>
          <w:sz w:val="24"/>
          <w:szCs w:val="24"/>
        </w:rPr>
        <w:fldChar w:fldCharType="begin" w:fldLock="1"/>
      </w:r>
      <w:r w:rsidR="00C3081B" w:rsidRPr="00F21B0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00C3081B" w:rsidRPr="00F21B04">
        <w:rPr>
          <w:sz w:val="24"/>
          <w:szCs w:val="24"/>
        </w:rPr>
        <w:fldChar w:fldCharType="separate"/>
      </w:r>
      <w:r w:rsidR="00C3081B" w:rsidRPr="00F21B04">
        <w:rPr>
          <w:noProof/>
          <w:sz w:val="24"/>
          <w:szCs w:val="24"/>
        </w:rPr>
        <w:t>(Jensen, 2021)</w:t>
      </w:r>
      <w:r w:rsidR="00C3081B" w:rsidRPr="00F21B04">
        <w:rPr>
          <w:sz w:val="24"/>
          <w:szCs w:val="24"/>
        </w:rPr>
        <w:fldChar w:fldCharType="end"/>
      </w:r>
      <w:r w:rsidR="00C3081B" w:rsidRPr="00F21B04">
        <w:rPr>
          <w:sz w:val="24"/>
          <w:szCs w:val="24"/>
        </w:rPr>
        <w:t xml:space="preserve"> </w:t>
      </w:r>
      <w:r>
        <w:rPr>
          <w:sz w:val="24"/>
          <w:szCs w:val="24"/>
        </w:rPr>
        <w:t xml:space="preserve">and </w:t>
      </w:r>
      <w:r>
        <w:rPr>
          <w:sz w:val="24"/>
          <w:szCs w:val="24"/>
        </w:rPr>
        <w:fldChar w:fldCharType="begin" w:fldLock="1"/>
      </w:r>
      <w:r>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2018)"},"properties":{"noteIndex":0},"schema":"https://github.com/citation-style-language/schema/raw/master/csl-citation.json"}</w:instrText>
      </w:r>
      <w:r>
        <w:rPr>
          <w:sz w:val="24"/>
          <w:szCs w:val="24"/>
        </w:rPr>
        <w:fldChar w:fldCharType="separate"/>
      </w:r>
      <w:r w:rsidRPr="008C2EAA">
        <w:rPr>
          <w:noProof/>
          <w:sz w:val="24"/>
          <w:szCs w:val="24"/>
        </w:rPr>
        <w:t>(Aastrup, 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 stating that increasing the</w:t>
      </w:r>
      <w:r w:rsidR="00C3081B">
        <w:rPr>
          <w:sz w:val="24"/>
          <w:szCs w:val="24"/>
        </w:rPr>
        <w:t xml:space="preserve"> level of</w:t>
      </w:r>
      <w:r w:rsidR="00C3081B" w:rsidRPr="00AB3D2F">
        <w:rPr>
          <w:sz w:val="24"/>
          <w:szCs w:val="24"/>
        </w:rPr>
        <w:t xml:space="preserve"> income insurance </w:t>
      </w:r>
      <w:r w:rsidR="00C3081B">
        <w:rPr>
          <w:sz w:val="24"/>
          <w:szCs w:val="24"/>
        </w:rPr>
        <w:t>raises</w:t>
      </w:r>
      <w:r w:rsidR="00C3081B" w:rsidRPr="00AB3D2F">
        <w:rPr>
          <w:sz w:val="24"/>
          <w:szCs w:val="24"/>
        </w:rPr>
        <w:t xml:space="preserve"> the approach towards unemployment for those employed. </w:t>
      </w:r>
      <w:r w:rsidR="00C3081B" w:rsidRPr="00AB3D2F">
        <w:rPr>
          <w:sz w:val="24"/>
          <w:szCs w:val="24"/>
        </w:rPr>
        <w:fldChar w:fldCharType="begin" w:fldLock="1"/>
      </w:r>
      <w:r w:rsidR="00C3081B"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00C3081B" w:rsidRPr="00AB3D2F">
        <w:rPr>
          <w:sz w:val="24"/>
          <w:szCs w:val="24"/>
        </w:rPr>
        <w:fldChar w:fldCharType="separate"/>
      </w:r>
      <w:r w:rsidR="00C3081B" w:rsidRPr="00AB3D2F">
        <w:rPr>
          <w:noProof/>
          <w:sz w:val="24"/>
          <w:szCs w:val="24"/>
        </w:rPr>
        <w:t>(Dagpengekommissionen, 2015)</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C3081B" w:rsidRPr="00AB3D2F">
        <w:rPr>
          <w:sz w:val="24"/>
          <w:szCs w:val="24"/>
        </w:rPr>
        <w:fldChar w:fldCharType="begin" w:fldLock="1"/>
      </w:r>
      <w:r w:rsidR="00C3081B"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C3081B" w:rsidRPr="00AB3D2F">
        <w:rPr>
          <w:sz w:val="24"/>
          <w:szCs w:val="24"/>
        </w:rPr>
        <w:fldChar w:fldCharType="separate"/>
      </w:r>
      <w:r w:rsidR="00C3081B" w:rsidRPr="00AB3D2F">
        <w:rPr>
          <w:noProof/>
          <w:sz w:val="24"/>
          <w:szCs w:val="24"/>
        </w:rPr>
        <w:t>(Fagbevægelsens Hovedorganisation, 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11"/>
      <w:r>
        <w:rPr>
          <w:rStyle w:val="Kommentarhenvisning"/>
        </w:rPr>
        <w:commentReference w:id="11"/>
      </w:r>
    </w:p>
    <w:p w14:paraId="1889AA64" w14:textId="77777777" w:rsidR="00C3081B" w:rsidRPr="00AB3D2F" w:rsidRDefault="00C3081B" w:rsidP="00C3081B">
      <w:pPr>
        <w:spacing w:line="360" w:lineRule="auto"/>
        <w:rPr>
          <w:sz w:val="24"/>
          <w:szCs w:val="24"/>
        </w:rPr>
      </w:pPr>
      <w:r w:rsidRPr="00AB3D2F">
        <w:rPr>
          <w:sz w:val="24"/>
          <w:szCs w:val="24"/>
        </w:rPr>
        <w:t xml:space="preserve">More recently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 when looking at changes in the level of income insurance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playing into the approach </w:t>
      </w:r>
      <w:r>
        <w:rPr>
          <w:sz w:val="24"/>
          <w:szCs w:val="24"/>
        </w:rPr>
        <w:t>rate</w:t>
      </w:r>
      <w:r w:rsidRPr="00AB3D2F">
        <w:rPr>
          <w:sz w:val="24"/>
          <w:szCs w:val="24"/>
        </w:rPr>
        <w:t xml:space="preserve"> when changing the level of income insurance. </w:t>
      </w:r>
    </w:p>
    <w:p w14:paraId="745A8548" w14:textId="6369E56B"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 xml:space="preserve">commission is that people in terminated positions will experience a higher exit rate when lowering the level of income insurance, thereby more people will go into employment before joining the income insurance program. The three other effects that </w:t>
      </w:r>
      <w:r w:rsidR="00C3081B" w:rsidRPr="00AB3D2F">
        <w:rPr>
          <w:sz w:val="24"/>
          <w:szCs w:val="24"/>
        </w:rPr>
        <w:fldChar w:fldCharType="begin" w:fldLock="1"/>
      </w:r>
      <w:r w:rsidR="00C3081B"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C3081B" w:rsidRPr="00AB3D2F">
        <w:rPr>
          <w:sz w:val="24"/>
          <w:szCs w:val="24"/>
        </w:rPr>
        <w:fldChar w:fldCharType="separate"/>
      </w:r>
      <w:r w:rsidR="00C3081B" w:rsidRPr="00AB3D2F">
        <w:rPr>
          <w:noProof/>
          <w:sz w:val="24"/>
          <w:szCs w:val="24"/>
        </w:rPr>
        <w:t>(De Økonomiske Råd, 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77777777" w:rsidR="00C3081B" w:rsidRPr="00AB3D2F" w:rsidRDefault="00C3081B" w:rsidP="00C3081B">
      <w:pPr>
        <w:spacing w:line="360" w:lineRule="auto"/>
        <w:rPr>
          <w:sz w:val="24"/>
          <w:szCs w:val="24"/>
        </w:rPr>
      </w:pPr>
      <w:r w:rsidRPr="00AB3D2F">
        <w:rPr>
          <w:sz w:val="24"/>
          <w:szCs w:val="24"/>
        </w:rPr>
        <w:t xml:space="preserve">First,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claim that the commission is neglecting the possible effect of changes in the level of income insurance on job separation meaning a change in the number of terminations or redundancies.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7EA8D574"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19F2CD9B" w:rsidR="008768FD" w:rsidRDefault="00C3081B" w:rsidP="004D12B6">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6837C72D" w:rsidR="000F0D4B" w:rsidRDefault="000F0D4B" w:rsidP="004D12B6">
      <w:pPr>
        <w:spacing w:line="360" w:lineRule="auto"/>
        <w:rPr>
          <w:sz w:val="24"/>
          <w:szCs w:val="24"/>
        </w:rPr>
      </w:pPr>
      <w:r>
        <w:rPr>
          <w:sz w:val="24"/>
          <w:szCs w:val="24"/>
        </w:rPr>
        <w:t>Taking into account the critics</w:t>
      </w:r>
      <w:r w:rsidRPr="00AB3D2F">
        <w:rPr>
          <w:sz w:val="24"/>
          <w:szCs w:val="24"/>
        </w:rPr>
        <w:t xml:space="preserve"> </w:t>
      </w:r>
      <w:r w:rsidR="00431CFC">
        <w:rPr>
          <w:sz w:val="24"/>
          <w:szCs w:val="24"/>
        </w:rPr>
        <w:t>facing</w:t>
      </w:r>
      <w:r w:rsidRPr="00AB3D2F">
        <w:rPr>
          <w:sz w:val="24"/>
          <w:szCs w:val="24"/>
        </w:rPr>
        <w:t xml:space="preserve"> the income insurance model</w:t>
      </w:r>
      <w:r>
        <w:rPr>
          <w:sz w:val="24"/>
          <w:szCs w:val="24"/>
        </w:rPr>
        <w:t xml:space="preserve"> regarding the approach rate</w:t>
      </w:r>
      <w:r w:rsidRPr="00AB3D2F">
        <w:rPr>
          <w:sz w:val="24"/>
          <w:szCs w:val="24"/>
        </w:rPr>
        <w:t xml:space="preserve"> we should be able to use th</w:t>
      </w:r>
      <w:r w:rsidR="00431CFC">
        <w:rPr>
          <w:sz w:val="24"/>
          <w:szCs w:val="24"/>
        </w:rPr>
        <w:t>e</w:t>
      </w:r>
      <w:r w:rsidRPr="00AB3D2F">
        <w:rPr>
          <w:sz w:val="24"/>
          <w:szCs w:val="24"/>
        </w:rPr>
        <w:t xml:space="preserve"> model to estimate the micro elasticity of income insurance on unemployment</w:t>
      </w:r>
      <w:r>
        <w:rPr>
          <w:sz w:val="24"/>
          <w:szCs w:val="24"/>
        </w:rPr>
        <w:t>, which will be useful in section 5, as we look at the relationship between the micro elasticity and the macro elasticity</w:t>
      </w:r>
      <w:r w:rsidR="00431CFC">
        <w:rPr>
          <w:sz w:val="24"/>
          <w:szCs w:val="24"/>
        </w:rPr>
        <w:t xml:space="preserve"> in Denmark</w:t>
      </w:r>
      <w:r w:rsidRPr="00AB3D2F">
        <w:rPr>
          <w:sz w:val="24"/>
          <w:szCs w:val="24"/>
        </w:rPr>
        <w:t>.</w:t>
      </w:r>
    </w:p>
    <w:p w14:paraId="6EFF7B24" w14:textId="5605C826"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w:t>
      </w:r>
      <w:r w:rsidR="00806CA2">
        <w:rPr>
          <w:sz w:val="24"/>
          <w:szCs w:val="24"/>
        </w:rPr>
        <w:t>associated with suppressing the state regulation percentage starting from 2016</w:t>
      </w:r>
      <w:r w:rsidR="00806CA2">
        <w:rPr>
          <w:sz w:val="24"/>
          <w:szCs w:val="24"/>
        </w:rPr>
        <w:t xml:space="preserve">. </w:t>
      </w:r>
      <w:r>
        <w:rPr>
          <w:sz w:val="24"/>
          <w:szCs w:val="24"/>
        </w:rPr>
        <w:br/>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39AAE70F"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30160873" w:rsidR="00503232" w:rsidRPr="002F502B" w:rsidRDefault="00503232" w:rsidP="002F502B">
      <w:pPr>
        <w:spacing w:line="360" w:lineRule="auto"/>
        <w:rPr>
          <w:sz w:val="24"/>
          <w:szCs w:val="24"/>
        </w:rPr>
      </w:pPr>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759E9641"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w:lastRenderedPageBreak/>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3DFBF8FC"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 xml:space="preserve">As the ministry of finance calculates the maximum level of income insurance once a </w:t>
      </w:r>
      <w:r w:rsidR="00D71028" w:rsidRPr="00D71028">
        <w:rPr>
          <w:sz w:val="24"/>
          <w:szCs w:val="24"/>
        </w:rPr>
        <w:lastRenderedPageBreak/>
        <w:t>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2"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2"/>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w:t>
      </w:r>
      <w:r w:rsidRPr="00AB3D2F">
        <w:rPr>
          <w:rFonts w:cstheme="minorHAnsi"/>
          <w:sz w:val="24"/>
          <w:szCs w:val="24"/>
        </w:rPr>
        <w:lastRenderedPageBreak/>
        <w:t xml:space="preserve">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t>experience no or a lower increase 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lastRenderedPageBreak/>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lastRenderedPageBreak/>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13" w:name="_Ref119756235"/>
      <w:r>
        <w:t xml:space="preserve">Figure </w:t>
      </w:r>
      <w:fldSimple w:instr=" SEQ Figure \* ARABIC ">
        <w:r w:rsidR="007C0476">
          <w:rPr>
            <w:noProof/>
          </w:rPr>
          <w:t>4</w:t>
        </w:r>
      </w:fldSimple>
      <w:bookmarkEnd w:id="13"/>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14"/>
      <w:commentRangeStart w:id="15"/>
      <w:commentRangeStart w:id="16"/>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w:t>
      </w:r>
      <w:r w:rsidR="0078484D" w:rsidRPr="00AC0541">
        <w:rPr>
          <w:sz w:val="24"/>
          <w:szCs w:val="24"/>
        </w:rPr>
        <w:lastRenderedPageBreak/>
        <w:t xml:space="preserve">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14"/>
      <w:r w:rsidR="003C0301">
        <w:rPr>
          <w:rStyle w:val="Kommentarhenvisning"/>
        </w:rPr>
        <w:commentReference w:id="14"/>
      </w:r>
      <w:commentRangeEnd w:id="15"/>
      <w:r w:rsidR="003C0301">
        <w:rPr>
          <w:rStyle w:val="Kommentarhenvisning"/>
        </w:rPr>
        <w:commentReference w:id="15"/>
      </w:r>
      <w:commentRangeEnd w:id="16"/>
      <w:r w:rsidR="000876FC">
        <w:rPr>
          <w:rStyle w:val="Kommentarhenvisning"/>
        </w:rPr>
        <w:commentReference w:id="16"/>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630D4364"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8"/>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Pr="00934626">
        <w:rPr>
          <w:sz w:val="24"/>
          <w:szCs w:val="24"/>
        </w:rPr>
        <w:lastRenderedPageBreak/>
        <w:t>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9"/>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06968CFD" w:rsidR="003A3E3B" w:rsidRDefault="003A3E3B" w:rsidP="003A3E3B">
      <w:pPr>
        <w:pStyle w:val="Billedtekst"/>
        <w:keepNext/>
      </w:pPr>
      <w:bookmarkStart w:id="17" w:name="_Ref119756278"/>
      <w:r>
        <w:t xml:space="preserve">Figure </w:t>
      </w:r>
      <w:fldSimple w:instr=" SEQ Figure \* ARABIC ">
        <w:r w:rsidR="007C0476">
          <w:rPr>
            <w:noProof/>
          </w:rPr>
          <w:t>5</w:t>
        </w:r>
      </w:fldSimple>
      <w:bookmarkEnd w:id="17"/>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w:t>
      </w:r>
      <w:r w:rsidR="00C04F99" w:rsidRPr="00AC0541">
        <w:rPr>
          <w:sz w:val="24"/>
          <w:szCs w:val="24"/>
        </w:rPr>
        <w:lastRenderedPageBreak/>
        <w:t xml:space="preserve">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lastRenderedPageBreak/>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18"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18"/>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19"/>
      <w:r w:rsidR="001A7BAE" w:rsidRPr="00AC0541">
        <w:rPr>
          <w:sz w:val="24"/>
          <w:szCs w:val="24"/>
        </w:rPr>
        <w:t>wages</w:t>
      </w:r>
      <w:commentRangeEnd w:id="19"/>
      <w:r w:rsidR="00BF11E0" w:rsidRPr="00AC0541">
        <w:rPr>
          <w:rStyle w:val="Kommentarhenvisning"/>
          <w:sz w:val="24"/>
          <w:szCs w:val="24"/>
        </w:rPr>
        <w:commentReference w:id="19"/>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20"/>
      <w:commentRangeStart w:id="21"/>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20"/>
      <w:r w:rsidR="00D74D8E" w:rsidRPr="00AC0541">
        <w:rPr>
          <w:rStyle w:val="Kommentarhenvisning"/>
          <w:sz w:val="24"/>
          <w:szCs w:val="24"/>
        </w:rPr>
        <w:commentReference w:id="20"/>
      </w:r>
      <w:commentRangeEnd w:id="21"/>
      <w:r w:rsidR="009705F4" w:rsidRPr="00AC0541">
        <w:rPr>
          <w:rStyle w:val="Kommentarhenvisning"/>
          <w:sz w:val="24"/>
          <w:szCs w:val="24"/>
        </w:rPr>
        <w:commentReference w:id="21"/>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2"/>
      <w:commentRangeStart w:id="23"/>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2"/>
      <w:commentRangeEnd w:id="23"/>
      <w:r w:rsidR="00D74D8E" w:rsidRPr="00AC0541">
        <w:rPr>
          <w:rStyle w:val="Kommentarhenvisning"/>
          <w:sz w:val="24"/>
          <w:szCs w:val="24"/>
        </w:rPr>
        <w:commentReference w:id="22"/>
      </w:r>
      <w:r w:rsidR="0075087B" w:rsidRPr="00AC0541">
        <w:rPr>
          <w:rStyle w:val="Kommentarhenvisning"/>
          <w:sz w:val="24"/>
          <w:szCs w:val="24"/>
        </w:rPr>
        <w:commentReference w:id="23"/>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0"/>
      </w:r>
      <w:r w:rsidR="008E3678">
        <w:rPr>
          <w:sz w:val="24"/>
          <w:szCs w:val="24"/>
        </w:rPr>
        <w:t xml:space="preserve">.  </w:t>
      </w:r>
      <w:commentRangeStart w:id="24"/>
      <w:commentRangeStart w:id="25"/>
      <w:commentRangeStart w:id="26"/>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24"/>
      <w:r w:rsidR="00D74D8E" w:rsidRPr="00AC0541">
        <w:rPr>
          <w:rStyle w:val="Kommentarhenvisning"/>
          <w:sz w:val="24"/>
          <w:szCs w:val="24"/>
        </w:rPr>
        <w:commentReference w:id="24"/>
      </w:r>
      <w:commentRangeEnd w:id="25"/>
      <w:r w:rsidR="008E3678">
        <w:rPr>
          <w:rStyle w:val="Kommentarhenvisning"/>
        </w:rPr>
        <w:commentReference w:id="25"/>
      </w:r>
      <w:commentRangeEnd w:id="26"/>
      <w:r w:rsidR="00904699">
        <w:rPr>
          <w:rStyle w:val="Kommentarhenvisning"/>
        </w:rPr>
        <w:commentReference w:id="26"/>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1"/>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2"/>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27"/>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27"/>
      <w:r w:rsidR="00EB209C" w:rsidRPr="00AC0541">
        <w:rPr>
          <w:rStyle w:val="Kommentarhenvisning"/>
          <w:sz w:val="24"/>
          <w:szCs w:val="24"/>
        </w:rPr>
        <w:commentReference w:id="27"/>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28"/>
      <w:commentRangeStart w:id="29"/>
      <w:commentRangeStart w:id="30"/>
      <w:commentRangeStart w:id="31"/>
      <w:r w:rsidRPr="00AC0541">
        <w:rPr>
          <w:sz w:val="24"/>
          <w:szCs w:val="24"/>
        </w:rPr>
        <w:t xml:space="preserve">approximately 150 </w:t>
      </w:r>
      <w:commentRangeEnd w:id="28"/>
      <w:r w:rsidR="00A36179" w:rsidRPr="00AC0541">
        <w:rPr>
          <w:rStyle w:val="Kommentarhenvisning"/>
          <w:sz w:val="24"/>
          <w:szCs w:val="24"/>
        </w:rPr>
        <w:commentReference w:id="28"/>
      </w:r>
      <w:commentRangeEnd w:id="29"/>
      <w:r w:rsidR="00617DDD">
        <w:rPr>
          <w:rStyle w:val="Kommentarhenvisning"/>
        </w:rPr>
        <w:commentReference w:id="29"/>
      </w:r>
      <w:commentRangeEnd w:id="30"/>
      <w:r w:rsidR="00724E4C">
        <w:rPr>
          <w:rStyle w:val="Kommentarhenvisning"/>
        </w:rPr>
        <w:commentReference w:id="30"/>
      </w:r>
      <w:commentRangeEnd w:id="31"/>
      <w:r w:rsidR="009042A8">
        <w:rPr>
          <w:rStyle w:val="Kommentarhenvisning"/>
        </w:rPr>
        <w:commentReference w:id="31"/>
      </w:r>
      <w:r w:rsidRPr="00AC0541">
        <w:rPr>
          <w:sz w:val="24"/>
          <w:szCs w:val="24"/>
        </w:rPr>
        <w:t xml:space="preserve">people in this </w:t>
      </w:r>
      <w:commentRangeStart w:id="32"/>
      <w:r w:rsidRPr="00AC0541">
        <w:rPr>
          <w:sz w:val="24"/>
          <w:szCs w:val="24"/>
        </w:rPr>
        <w:t>scenario</w:t>
      </w:r>
      <w:r w:rsidR="00845283" w:rsidRPr="00967F45">
        <w:rPr>
          <w:rStyle w:val="Fodnotehenvisning"/>
        </w:rPr>
        <w:footnoteReference w:id="13"/>
      </w:r>
      <w:r w:rsidRPr="00AC0541">
        <w:rPr>
          <w:sz w:val="24"/>
          <w:szCs w:val="24"/>
        </w:rPr>
        <w:t xml:space="preserve">. In </w:t>
      </w:r>
      <w:commentRangeEnd w:id="32"/>
      <w:r w:rsidR="00BD4800">
        <w:rPr>
          <w:rStyle w:val="Kommentarhenvisning"/>
        </w:rPr>
        <w:commentReference w:id="32"/>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4"/>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5"/>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3" w:name="_Ref119913315"/>
      <w:r>
        <w:t xml:space="preserve">Section 5: </w:t>
      </w:r>
      <w:r w:rsidR="00BF3FA4">
        <w:t>Discussion</w:t>
      </w:r>
      <w:bookmarkEnd w:id="33"/>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6"/>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34"/>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34"/>
      <w:r w:rsidR="00BD4800" w:rsidRPr="0027369B">
        <w:rPr>
          <w:rStyle w:val="Kommentarhenvisning"/>
          <w:rFonts w:asciiTheme="minorHAnsi" w:hAnsiTheme="minorHAnsi" w:cstheme="minorHAnsi"/>
          <w:sz w:val="24"/>
          <w:szCs w:val="24"/>
        </w:rPr>
        <w:commentReference w:id="34"/>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EFC0D70" w14:textId="77777777" w:rsidR="0027369B"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p>
    <w:p w14:paraId="18C6AD35" w14:textId="1934F086" w:rsidR="007E6AD1" w:rsidRPr="0027369B" w:rsidRDefault="00786A9E" w:rsidP="00F73F7D">
      <w:pPr>
        <w:spacing w:line="360" w:lineRule="auto"/>
      </w:pPr>
      <w:r>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w:t>
      </w:r>
      <w:r>
        <w:rPr>
          <w:sz w:val="24"/>
          <w:szCs w:val="24"/>
        </w:rPr>
        <w:lastRenderedPageBreak/>
        <w:t xml:space="preserve">Next, we use the elasticities to evaluate the decision to suppress the state regulation rate using 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C37CF90"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3240E2">
        <w:rPr>
          <w:sz w:val="24"/>
          <w:szCs w:val="24"/>
        </w:rPr>
        <w:fldChar w:fldCharType="begin" w:fldLock="1"/>
      </w:r>
      <w:r w:rsidR="00322F1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8"/>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w:t>
      </w:r>
      <w:r w:rsidR="00662931" w:rsidRPr="00847BCD">
        <w:rPr>
          <w:sz w:val="24"/>
          <w:szCs w:val="24"/>
        </w:rPr>
        <w:lastRenderedPageBreak/>
        <w:t>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7EF745E5"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w:t>
      </w:r>
      <w:r w:rsidR="005A1A86" w:rsidRPr="003642BF">
        <w:rPr>
          <w:sz w:val="24"/>
          <w:szCs w:val="24"/>
        </w:rPr>
        <w:lastRenderedPageBreak/>
        <w:t xml:space="preserv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35"/>
      <w:commentRangeStart w:id="36"/>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35"/>
      <w:r w:rsidR="008417CA">
        <w:rPr>
          <w:rStyle w:val="Kommentarhenvisning"/>
        </w:rPr>
        <w:commentReference w:id="35"/>
      </w:r>
      <w:commentRangeEnd w:id="36"/>
      <w:r w:rsidR="00C053D9">
        <w:rPr>
          <w:rStyle w:val="Kommentarhenvisning"/>
        </w:rPr>
        <w:commentReference w:id="36"/>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2"/>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r w:rsidR="002A3975" w:rsidRPr="00C44380">
        <w:rPr>
          <w:sz w:val="24"/>
          <w:szCs w:val="24"/>
        </w:rPr>
        <w:lastRenderedPageBreak/>
        <w:t>2021-2023</w:t>
      </w:r>
      <w:r w:rsidR="00006999" w:rsidRPr="00967F45">
        <w:rPr>
          <w:rStyle w:val="Fodnotehenvisning"/>
        </w:rPr>
        <w:footnoteReference w:id="23"/>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sidRPr="00967F45">
        <w:rPr>
          <w:rStyle w:val="Fodnotehenvisning"/>
        </w:rPr>
        <w:footnoteReference w:id="24"/>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6607BFE3"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6800FF">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6800FF" w:rsidRPr="006800FF">
        <w:rPr>
          <w:rStyle w:val="cf01"/>
          <w:rFonts w:asciiTheme="minorHAnsi" w:hAnsiTheme="minorHAnsi" w:cstheme="minorHAnsi"/>
          <w:noProof/>
          <w:sz w:val="24"/>
          <w:szCs w:val="24"/>
        </w:rPr>
        <w:t>(Andersen et al., 2015; De Økonomiske Råd,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 </w:t>
      </w:r>
      <w:r w:rsidR="007F1377"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sidRPr="006800FF">
        <w:rPr>
          <w:rFonts w:cstheme="minorHAnsi"/>
          <w:sz w:val="24"/>
          <w:szCs w:val="24"/>
        </w:rPr>
        <w:fldChar w:fldCharType="separate"/>
      </w:r>
      <w:r w:rsidR="007F1377" w:rsidRPr="006800FF">
        <w:rPr>
          <w:rFonts w:cstheme="minorHAnsi"/>
          <w:noProof/>
          <w:sz w:val="24"/>
          <w:szCs w:val="24"/>
        </w:rPr>
        <w:t>(De Økonomiske Råd, 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e will also look towards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A0271D" w:rsidRPr="006800FF">
        <w:rPr>
          <w:rFonts w:cstheme="minorHAnsi"/>
          <w:sz w:val="24"/>
          <w:szCs w:val="24"/>
        </w:rPr>
        <w:t xml:space="preserve">as argued by </w:t>
      </w:r>
      <w:r w:rsidR="00D85753"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sidRPr="006800FF">
        <w:rPr>
          <w:rFonts w:cstheme="minorHAnsi"/>
          <w:sz w:val="24"/>
          <w:szCs w:val="24"/>
        </w:rPr>
        <w:fldChar w:fldCharType="separate"/>
      </w:r>
      <w:r w:rsidR="00D85753" w:rsidRPr="006800FF">
        <w:rPr>
          <w:rFonts w:cstheme="minorHAnsi"/>
          <w:noProof/>
          <w:sz w:val="24"/>
          <w:szCs w:val="24"/>
        </w:rPr>
        <w:t>(Aastrup, 2018; Fagbevægelsens Hovedorganisation, 2021; Jensen,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45680578"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 xml:space="preserve">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 </w:t>
      </w:r>
      <w:r w:rsidRPr="006800FF">
        <w:rPr>
          <w:rStyle w:val="cf01"/>
          <w:rFonts w:asciiTheme="minorHAnsi" w:hAnsiTheme="minorHAnsi" w:cstheme="minorHAnsi"/>
          <w:sz w:val="24"/>
          <w:szCs w:val="24"/>
        </w:rPr>
        <w:fldChar w:fldCharType="begin" w:fldLock="1"/>
      </w:r>
      <w:r w:rsidR="00930F4D">
        <w:rPr>
          <w:rStyle w:val="cf01"/>
          <w:rFonts w:asciiTheme="minorHAnsi" w:hAnsiTheme="minorHAnsi"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Pr="006800FF">
        <w:rPr>
          <w:rStyle w:val="cf01"/>
          <w:rFonts w:asciiTheme="minorHAnsi" w:hAnsiTheme="minorHAnsi" w:cstheme="minorHAnsi"/>
          <w:noProof/>
          <w:sz w:val="24"/>
          <w:szCs w:val="24"/>
        </w:rPr>
        <w:t>(De Økonomiske Råd, 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3A606ACF"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w:t>
      </w:r>
      <w:r w:rsidR="00305EB0" w:rsidRPr="00C44380">
        <w:rPr>
          <w:sz w:val="24"/>
          <w:szCs w:val="24"/>
        </w:rPr>
        <w:lastRenderedPageBreak/>
        <w:t>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37"/>
      <w:commentRangeStart w:id="38"/>
      <w:r w:rsidR="00305EB0" w:rsidRPr="00C44380">
        <w:rPr>
          <w:sz w:val="24"/>
          <w:szCs w:val="24"/>
        </w:rPr>
        <w:t>0.</w:t>
      </w:r>
      <w:r w:rsidR="00E334EE">
        <w:rPr>
          <w:sz w:val="24"/>
          <w:szCs w:val="24"/>
        </w:rPr>
        <w:t>3</w:t>
      </w:r>
      <w:r w:rsidR="00305EB0" w:rsidRPr="00C44380">
        <w:rPr>
          <w:sz w:val="24"/>
          <w:szCs w:val="24"/>
        </w:rPr>
        <w:t>5-0.</w:t>
      </w:r>
      <w:commentRangeEnd w:id="37"/>
      <w:r w:rsidR="00E334EE">
        <w:rPr>
          <w:sz w:val="24"/>
          <w:szCs w:val="24"/>
        </w:rPr>
        <w:t>4</w:t>
      </w:r>
      <w:r w:rsidR="00BF3FA4" w:rsidRPr="00C44380">
        <w:rPr>
          <w:rStyle w:val="Kommentarhenvisning"/>
        </w:rPr>
        <w:commentReference w:id="37"/>
      </w:r>
      <w:commentRangeEnd w:id="38"/>
      <w:r w:rsidR="00BF3FA4" w:rsidRPr="00C44380">
        <w:rPr>
          <w:rStyle w:val="Kommentarhenvisning"/>
        </w:rPr>
        <w:commentReference w:id="38"/>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0740D49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5"/>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lastRenderedPageBreak/>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7777777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1B3E54F5"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Pr="009111C1">
        <w:rPr>
          <w:rFonts w:eastAsiaTheme="minorEastAsia" w:cstheme="minorHAnsi"/>
          <w:sz w:val="24"/>
          <w:szCs w:val="24"/>
        </w:rPr>
        <w:t xml:space="preserve"> estimate of the change in consumption going from employment to unemployment, here we do as </w:t>
      </w:r>
      <w:r>
        <w:rPr>
          <w:rFonts w:eastAsiaTheme="minorEastAsia" w:cstheme="minorHAnsi"/>
          <w:sz w:val="24"/>
          <w:szCs w:val="24"/>
        </w:rPr>
        <w:fldChar w:fldCharType="begin" w:fldLock="1"/>
      </w:r>
      <w:r>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Pr>
          <w:rFonts w:eastAsiaTheme="minorEastAsia" w:cstheme="minorHAnsi"/>
          <w:sz w:val="24"/>
          <w:szCs w:val="24"/>
        </w:rPr>
        <w:fldChar w:fldCharType="separate"/>
      </w:r>
      <w:r w:rsidRPr="00D85753">
        <w:rPr>
          <w:rFonts w:eastAsiaTheme="minorEastAsia" w:cstheme="minorHAnsi"/>
          <w:noProof/>
          <w:sz w:val="24"/>
          <w:szCs w:val="24"/>
        </w:rPr>
        <w:t>(Økonomiske Råd. Formandskabet, 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73CE2F3D"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 xml:space="preserve">by </w:t>
      </w:r>
      <w:r w:rsidR="008A418F">
        <w:rPr>
          <w:rFonts w:eastAsiaTheme="minorEastAsia" w:cstheme="minorHAnsi"/>
          <w:sz w:val="24"/>
          <w:szCs w:val="24"/>
        </w:rPr>
        <w:fldChar w:fldCharType="begin" w:fldLock="1"/>
      </w:r>
      <w:r w:rsidR="008A418F">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8A418F">
        <w:rPr>
          <w:rFonts w:eastAsiaTheme="minorEastAsia" w:cstheme="minorHAnsi"/>
          <w:sz w:val="24"/>
          <w:szCs w:val="24"/>
        </w:rPr>
        <w:fldChar w:fldCharType="separate"/>
      </w:r>
      <w:r w:rsidR="008A418F" w:rsidRPr="00156602">
        <w:rPr>
          <w:rFonts w:eastAsiaTheme="minorEastAsia" w:cstheme="minorHAnsi"/>
          <w:noProof/>
          <w:sz w:val="24"/>
          <w:szCs w:val="24"/>
        </w:rPr>
        <w:t>(Aastrup, 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07E09672"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6800FF">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E0B5F">
        <w:rPr>
          <w:rFonts w:eastAsiaTheme="minorEastAsia" w:cstheme="minorHAnsi"/>
          <w:sz w:val="24"/>
          <w:szCs w:val="24"/>
        </w:rPr>
        <w:fldChar w:fldCharType="separate"/>
      </w:r>
      <w:r w:rsidR="00AE0B5F" w:rsidRPr="00AE0B5F">
        <w:rPr>
          <w:rFonts w:eastAsiaTheme="minorEastAsia" w:cstheme="minorHAnsi"/>
          <w:noProof/>
          <w:sz w:val="24"/>
          <w:szCs w:val="24"/>
        </w:rPr>
        <w:t>(De Økonomiske Råd, 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w:t>
      </w:r>
      <w:r>
        <w:rPr>
          <w:rFonts w:eastAsiaTheme="minorEastAsia" w:cstheme="minorHAnsi"/>
          <w:sz w:val="24"/>
          <w:szCs w:val="24"/>
        </w:rPr>
        <w:lastRenderedPageBreak/>
        <w:t xml:space="preserve">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05A94482" w:rsidR="00AE0B5F" w:rsidRDefault="00AE0B5F" w:rsidP="00D67ABC">
      <w:pPr>
        <w:spacing w:line="360" w:lineRule="auto"/>
        <w:rPr>
          <w:rFonts w:eastAsiaTheme="minorEastAsia" w:cstheme="minorHAnsi"/>
          <w:sz w:val="24"/>
          <w:szCs w:val="24"/>
        </w:rPr>
      </w:pPr>
      <w:r>
        <w:rPr>
          <w:rFonts w:eastAsiaTheme="minorEastAsia" w:cstheme="minorHAnsi"/>
          <w:sz w:val="24"/>
          <w:szCs w:val="24"/>
        </w:rPr>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6"/>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49B5DDAF" w:rsidR="00CB3248"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61064DBA" w14:textId="49E0B987" w:rsidR="006800FF" w:rsidRDefault="006800FF" w:rsidP="00D67ABC">
      <w:pPr>
        <w:spacing w:line="360" w:lineRule="auto"/>
        <w:rPr>
          <w:rFonts w:eastAsiaTheme="minorEastAsia" w:cstheme="minorHAnsi"/>
          <w:sz w:val="24"/>
          <w:szCs w:val="24"/>
        </w:rPr>
      </w:pPr>
    </w:p>
    <w:p w14:paraId="4D3A4B88" w14:textId="77777777" w:rsidR="006800FF" w:rsidRPr="009111C1" w:rsidRDefault="006800FF" w:rsidP="00D67ABC">
      <w:pPr>
        <w:spacing w:line="360" w:lineRule="auto"/>
        <w:rPr>
          <w:rFonts w:eastAsiaTheme="minorEastAsia" w:cstheme="minorHAnsi"/>
          <w:sz w:val="24"/>
          <w:szCs w:val="24"/>
        </w:rPr>
      </w:pP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3</w:t>
      </w:r>
    </w:p>
    <w:p w14:paraId="1D68A419" w14:textId="2D1CAB41"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39"/>
      <w:r w:rsidR="000979F6">
        <w:rPr>
          <w:rFonts w:eastAsiaTheme="minorEastAsia" w:cstheme="minorHAnsi"/>
          <w:sz w:val="24"/>
          <w:szCs w:val="24"/>
        </w:rPr>
        <w:t xml:space="preserve">0.41 </w:t>
      </w:r>
      <w:commentRangeEnd w:id="39"/>
      <w:r w:rsidR="000979F6">
        <w:rPr>
          <w:rStyle w:val="Kommentarhenvisning"/>
        </w:rPr>
        <w:commentReference w:id="39"/>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6B150A2D"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w:t>
      </w:r>
      <w:r w:rsidR="00F00A78">
        <w:rPr>
          <w:rFonts w:eastAsiaTheme="minorEastAsia" w:cstheme="minorHAnsi"/>
          <w:sz w:val="24"/>
          <w:szCs w:val="24"/>
        </w:rPr>
        <w:lastRenderedPageBreak/>
        <w:t>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1C280C57" w:rsidR="00F642D0"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 xml:space="preserve">effect on demand, wages, </w:t>
      </w:r>
      <w:r w:rsidR="000F139B" w:rsidRPr="007B17B8">
        <w:rPr>
          <w:sz w:val="24"/>
          <w:szCs w:val="24"/>
        </w:rPr>
        <w:lastRenderedPageBreak/>
        <w:t>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xml:space="preserve">. </w:t>
      </w:r>
      <w:r w:rsidR="00F83119">
        <w:rPr>
          <w:sz w:val="24"/>
          <w:szCs w:val="24"/>
        </w:rPr>
        <w:t>After</w:t>
      </w:r>
      <w:r w:rsidR="000F2529" w:rsidRPr="007B17B8">
        <w:rPr>
          <w:sz w:val="24"/>
          <w:szCs w:val="24"/>
        </w:rPr>
        <w:t xml:space="preserve"> 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xml:space="preserve">. Using the effects from the income insurance model we find the micro elasticity to be 0.66, using the newer literature presented by </w:t>
      </w:r>
      <w:r w:rsidR="00B22025">
        <w:rPr>
          <w:sz w:val="24"/>
          <w:szCs w:val="24"/>
        </w:rPr>
        <w:fldChar w:fldCharType="begin" w:fldLock="1"/>
      </w:r>
      <w:r w:rsidR="00A22D11">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22025">
        <w:rPr>
          <w:sz w:val="24"/>
          <w:szCs w:val="24"/>
        </w:rPr>
        <w:fldChar w:fldCharType="separate"/>
      </w:r>
      <w:r w:rsidR="00B22025" w:rsidRPr="00B22025">
        <w:rPr>
          <w:noProof/>
          <w:sz w:val="24"/>
          <w:szCs w:val="24"/>
        </w:rPr>
        <w:t>(De Økonomiske Råd, 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r w:rsidR="00930F4D">
        <w:rPr>
          <w:sz w:val="24"/>
          <w:szCs w:val="24"/>
        </w:rPr>
        <w:fldChar w:fldCharType="begin" w:fldLock="1"/>
      </w:r>
      <w:r w:rsidR="00B22025">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930F4D">
        <w:rPr>
          <w:sz w:val="24"/>
          <w:szCs w:val="24"/>
        </w:rPr>
        <w:fldChar w:fldCharType="separate"/>
      </w:r>
      <w:r w:rsidR="00930F4D" w:rsidRPr="00930F4D">
        <w:rPr>
          <w:noProof/>
          <w:sz w:val="24"/>
          <w:szCs w:val="24"/>
        </w:rPr>
        <w:t>(Aastrup, 2018; Fagbevægelsens Hovedorganisation, 2021; Jensen, 2021)</w:t>
      </w:r>
      <w:r w:rsidR="00930F4D">
        <w:rPr>
          <w:sz w:val="24"/>
          <w:szCs w:val="24"/>
        </w:rPr>
        <w:fldChar w:fldCharType="end"/>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0"/>
      <w:commentRangeStart w:id="41"/>
      <w:r w:rsidR="00FD35A3" w:rsidRPr="007B17B8">
        <w:rPr>
          <w:sz w:val="24"/>
          <w:szCs w:val="24"/>
        </w:rPr>
        <w:t>0.35-0.</w:t>
      </w:r>
      <w:commentRangeEnd w:id="40"/>
      <w:r w:rsidR="00FD35A3" w:rsidRPr="007B17B8">
        <w:rPr>
          <w:sz w:val="24"/>
          <w:szCs w:val="24"/>
        </w:rPr>
        <w:t>4</w:t>
      </w:r>
      <w:r w:rsidR="00FD35A3" w:rsidRPr="007B17B8">
        <w:rPr>
          <w:rStyle w:val="Kommentarhenvisning"/>
          <w:sz w:val="24"/>
          <w:szCs w:val="24"/>
        </w:rPr>
        <w:commentReference w:id="40"/>
      </w:r>
      <w:commentRangeEnd w:id="41"/>
      <w:r w:rsidR="00FD35A3" w:rsidRPr="007B17B8">
        <w:rPr>
          <w:rStyle w:val="Kommentarhenvisning"/>
          <w:sz w:val="24"/>
          <w:szCs w:val="24"/>
        </w:rPr>
        <w:commentReference w:id="41"/>
      </w:r>
      <w:r w:rsidR="00F23B92">
        <w:rPr>
          <w:sz w:val="24"/>
          <w:szCs w:val="24"/>
        </w:rPr>
        <w:t>, with the wage-channel being the driving factor</w:t>
      </w:r>
      <w:r w:rsidR="00FD35A3" w:rsidRPr="007B17B8">
        <w:rPr>
          <w:sz w:val="24"/>
          <w:szCs w:val="24"/>
        </w:rPr>
        <w:t>.</w:t>
      </w:r>
    </w:p>
    <w:p w14:paraId="4A021C50" w14:textId="4B992E75"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7B4B48"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t>
      </w:r>
      <w:r>
        <w:rPr>
          <w:sz w:val="24"/>
          <w:szCs w:val="24"/>
        </w:rPr>
        <w:lastRenderedPageBreak/>
        <w:t>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70BB7C3E"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7B4B48" w:rsidRPr="007B17B8">
        <w:rPr>
          <w:sz w:val="24"/>
          <w:szCs w:val="24"/>
        </w:rPr>
        <w:t>rel</w:t>
      </w:r>
      <w:r w:rsidR="00B22025">
        <w:rPr>
          <w:sz w:val="24"/>
          <w:szCs w:val="24"/>
        </w:rPr>
        <w:t>y</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we assume the worker unions in Denmark to be capable of affecting the wages when the gap between the level of income insurance and wages is getting small. </w:t>
      </w:r>
      <w:r w:rsidR="00B23D52">
        <w:rPr>
          <w:sz w:val="24"/>
          <w:szCs w:val="24"/>
        </w:rPr>
        <w:t>Empirically</w:t>
      </w:r>
      <w:r w:rsidR="00FD35A3" w:rsidRPr="007B17B8">
        <w:rPr>
          <w:sz w:val="24"/>
          <w:szCs w:val="24"/>
        </w:rPr>
        <w:t xml:space="preserve"> we rely on the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p>
    <w:p w14:paraId="25A3A5A4" w14:textId="77777777" w:rsidR="00E04480" w:rsidRPr="00665784" w:rsidRDefault="00E04480" w:rsidP="004C5315"/>
    <w:p w14:paraId="55D55952" w14:textId="6F32386E" w:rsidR="004C5315" w:rsidRPr="00665784" w:rsidRDefault="004C5315" w:rsidP="004C5315">
      <w:pPr>
        <w:rPr>
          <w:ins w:id="42" w:author="Simon Thomsen" w:date="2022-11-09T11:41:00Z"/>
        </w:rPr>
      </w:pPr>
    </w:p>
    <w:p w14:paraId="74ABB717" w14:textId="7589233E" w:rsidR="00CD17D9" w:rsidRPr="00B33E3B" w:rsidRDefault="00CD17D9" w:rsidP="00CD17D9">
      <w:pPr>
        <w:pStyle w:val="Overskrift1"/>
        <w:rPr>
          <w:ins w:id="43" w:author="Simon Thomsen" w:date="2022-11-09T11:42:00Z"/>
          <w:lang w:val="da-DK"/>
        </w:rPr>
      </w:pPr>
      <w:ins w:id="44" w:author="Simon Thomsen" w:date="2022-11-09T11:42:00Z">
        <w:r w:rsidRPr="00B33E3B">
          <w:rPr>
            <w:lang w:val="da-DK"/>
          </w:rPr>
          <w:t xml:space="preserve">Reference list </w:t>
        </w:r>
      </w:ins>
    </w:p>
    <w:p w14:paraId="2919FEF5" w14:textId="7D0416A6" w:rsidR="00CD17D9" w:rsidRPr="00B33E3B" w:rsidRDefault="00CD17D9" w:rsidP="00CD17D9">
      <w:pPr>
        <w:rPr>
          <w:ins w:id="45" w:author="Simon Thomsen" w:date="2022-11-09T11:42:00Z"/>
          <w:lang w:val="da-DK"/>
        </w:rPr>
      </w:pPr>
    </w:p>
    <w:p w14:paraId="5DE6931D" w14:textId="4D6610F3" w:rsidR="008C2EAA" w:rsidRPr="008C2EAA" w:rsidRDefault="00333B3D" w:rsidP="008C2EAA">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8C2EAA" w:rsidRPr="008C2EAA">
        <w:rPr>
          <w:rFonts w:ascii="Calibri" w:hAnsi="Calibri" w:cs="Calibri"/>
          <w:noProof/>
          <w:szCs w:val="24"/>
        </w:rPr>
        <w:t xml:space="preserve">Aastrup, M. (2018). </w:t>
      </w:r>
      <w:r w:rsidR="008C2EAA" w:rsidRPr="008C2EAA">
        <w:rPr>
          <w:rFonts w:ascii="Calibri" w:hAnsi="Calibri" w:cs="Calibri"/>
          <w:i/>
          <w:iCs/>
          <w:noProof/>
          <w:szCs w:val="24"/>
        </w:rPr>
        <w:t>30 Års dagpengeforringelser</w:t>
      </w:r>
      <w:r w:rsidR="008C2EAA" w:rsidRPr="008C2EAA">
        <w:rPr>
          <w:rFonts w:ascii="Calibri" w:hAnsi="Calibri" w:cs="Calibri"/>
          <w:noProof/>
          <w:szCs w:val="24"/>
        </w:rPr>
        <w:t xml:space="preserve">. </w:t>
      </w:r>
      <w:r w:rsidR="008C2EAA" w:rsidRPr="008C2EAA">
        <w:rPr>
          <w:rFonts w:ascii="Calibri" w:hAnsi="Calibri" w:cs="Calibri"/>
          <w:i/>
          <w:iCs/>
          <w:noProof/>
          <w:szCs w:val="24"/>
        </w:rPr>
        <w:t>September 2018</w:t>
      </w:r>
      <w:r w:rsidR="008C2EAA" w:rsidRPr="008C2EAA">
        <w:rPr>
          <w:rFonts w:ascii="Calibri" w:hAnsi="Calibri" w:cs="Calibri"/>
          <w:noProof/>
          <w:szCs w:val="24"/>
        </w:rPr>
        <w:t>.</w:t>
      </w:r>
    </w:p>
    <w:p w14:paraId="71A69613"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Andersen, T. M., Svarer, M., &amp; Vejlin, R. M. (2015). Litteraturreview af effekter af indretning af arbejdsunderstøttelsen. </w:t>
      </w:r>
      <w:r w:rsidRPr="008C2EAA">
        <w:rPr>
          <w:rFonts w:ascii="Calibri" w:hAnsi="Calibri" w:cs="Calibri"/>
          <w:i/>
          <w:iCs/>
          <w:noProof/>
          <w:szCs w:val="24"/>
        </w:rPr>
        <w:t>Beskæftigelsesministeriet</w:t>
      </w:r>
      <w:r w:rsidRPr="008C2EAA">
        <w:rPr>
          <w:rFonts w:ascii="Calibri" w:hAnsi="Calibri" w:cs="Calibri"/>
          <w:noProof/>
          <w:szCs w:val="24"/>
        </w:rPr>
        <w:t>, 1–99.</w:t>
      </w:r>
    </w:p>
    <w:p w14:paraId="1ED84F3D"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Bengtsson, E., &amp; Stockhammer, E. (2018). Wages, Income Distribution and Economic Growth: Long-Run Perspectives in Scandinavia, 1900–2010. </w:t>
      </w:r>
      <w:r w:rsidRPr="008C2EAA">
        <w:rPr>
          <w:rFonts w:ascii="Calibri" w:hAnsi="Calibri" w:cs="Calibri"/>
          <w:i/>
          <w:iCs/>
          <w:noProof/>
          <w:szCs w:val="24"/>
        </w:rPr>
        <w:t>Review of Political Economy</w:t>
      </w:r>
      <w:r w:rsidRPr="008C2EAA">
        <w:rPr>
          <w:rFonts w:ascii="Calibri" w:hAnsi="Calibri" w:cs="Calibri"/>
          <w:noProof/>
          <w:szCs w:val="24"/>
        </w:rPr>
        <w:t xml:space="preserve">, </w:t>
      </w:r>
      <w:r w:rsidRPr="008C2EAA">
        <w:rPr>
          <w:rFonts w:ascii="Calibri" w:hAnsi="Calibri" w:cs="Calibri"/>
          <w:i/>
          <w:iCs/>
          <w:noProof/>
          <w:szCs w:val="24"/>
        </w:rPr>
        <w:t>33</w:t>
      </w:r>
      <w:r w:rsidRPr="008C2EAA">
        <w:rPr>
          <w:rFonts w:ascii="Calibri" w:hAnsi="Calibri" w:cs="Calibri"/>
          <w:noProof/>
          <w:szCs w:val="24"/>
        </w:rPr>
        <w:t>(4), 725–745. https://doi.org/10.1080/09538259.2020.1860307</w:t>
      </w:r>
    </w:p>
    <w:p w14:paraId="6B64A635"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Boone, C., Dube, A., Goodman, L., &amp; Kaplan, E. (2021). Unemployment Insurance Generosity and Aggregate Employment. </w:t>
      </w:r>
      <w:r w:rsidRPr="008C2EAA">
        <w:rPr>
          <w:rFonts w:ascii="Calibri" w:hAnsi="Calibri" w:cs="Calibri"/>
          <w:i/>
          <w:iCs/>
          <w:noProof/>
          <w:szCs w:val="24"/>
        </w:rPr>
        <w:t>American Economic Journal: Economic Policy</w:t>
      </w:r>
      <w:r w:rsidRPr="008C2EAA">
        <w:rPr>
          <w:rFonts w:ascii="Calibri" w:hAnsi="Calibri" w:cs="Calibri"/>
          <w:noProof/>
          <w:szCs w:val="24"/>
        </w:rPr>
        <w:t xml:space="preserve">, </w:t>
      </w:r>
      <w:r w:rsidRPr="008C2EAA">
        <w:rPr>
          <w:rFonts w:ascii="Calibri" w:hAnsi="Calibri" w:cs="Calibri"/>
          <w:i/>
          <w:iCs/>
          <w:noProof/>
          <w:szCs w:val="24"/>
        </w:rPr>
        <w:t>13</w:t>
      </w:r>
      <w:r w:rsidRPr="008C2EAA">
        <w:rPr>
          <w:rFonts w:ascii="Calibri" w:hAnsi="Calibri" w:cs="Calibri"/>
          <w:noProof/>
          <w:szCs w:val="24"/>
        </w:rPr>
        <w:t>(2), 58–99. https://doi.org/10.1257/pol.20160613</w:t>
      </w:r>
    </w:p>
    <w:p w14:paraId="0F49314C"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Byrialsen, M. R., &amp; Raza, H. (2018). Macroeconomic effects of unemployment benefits in small open economies: A stock–flow consistent approach. </w:t>
      </w:r>
      <w:r w:rsidRPr="008C2EAA">
        <w:rPr>
          <w:rFonts w:ascii="Calibri" w:hAnsi="Calibri" w:cs="Calibri"/>
          <w:i/>
          <w:iCs/>
          <w:noProof/>
          <w:szCs w:val="24"/>
        </w:rPr>
        <w:t>European Journal of Economics and Economic Policies: Intervention</w:t>
      </w:r>
      <w:r w:rsidRPr="008C2EAA">
        <w:rPr>
          <w:rFonts w:ascii="Calibri" w:hAnsi="Calibri" w:cs="Calibri"/>
          <w:noProof/>
          <w:szCs w:val="24"/>
        </w:rPr>
        <w:t xml:space="preserve">, </w:t>
      </w:r>
      <w:r w:rsidRPr="008C2EAA">
        <w:rPr>
          <w:rFonts w:ascii="Calibri" w:hAnsi="Calibri" w:cs="Calibri"/>
          <w:i/>
          <w:iCs/>
          <w:noProof/>
          <w:szCs w:val="24"/>
        </w:rPr>
        <w:t>15</w:t>
      </w:r>
      <w:r w:rsidRPr="008C2EAA">
        <w:rPr>
          <w:rFonts w:ascii="Calibri" w:hAnsi="Calibri" w:cs="Calibri"/>
          <w:noProof/>
          <w:szCs w:val="24"/>
        </w:rPr>
        <w:t>(3), 335–363. https://doi.org/10.4337/ejeep.2018.0032</w:t>
      </w:r>
    </w:p>
    <w:p w14:paraId="05F4F5C6"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lastRenderedPageBreak/>
        <w:t xml:space="preserve">Byrialsen, M. R., Raza, H., &amp; Valdecantos, S. (2022). </w:t>
      </w:r>
      <w:r w:rsidRPr="008C2EAA">
        <w:rPr>
          <w:rFonts w:ascii="Calibri" w:hAnsi="Calibri" w:cs="Calibri"/>
          <w:i/>
          <w:iCs/>
          <w:noProof/>
          <w:szCs w:val="24"/>
        </w:rPr>
        <w:t>QMDE : A QUARTERLY EMPIRICAL MODEL FOR THE DANISH ECONOMY : A STOCK-FLOW CONSISTENT APPROACH</w:t>
      </w:r>
      <w:r w:rsidRPr="008C2EAA">
        <w:rPr>
          <w:rFonts w:ascii="Calibri" w:hAnsi="Calibri" w:cs="Calibri"/>
          <w:noProof/>
          <w:szCs w:val="24"/>
        </w:rPr>
        <w:t xml:space="preserve">. </w:t>
      </w:r>
      <w:r w:rsidRPr="008C2EAA">
        <w:rPr>
          <w:rFonts w:ascii="Calibri" w:hAnsi="Calibri" w:cs="Calibri"/>
          <w:i/>
          <w:iCs/>
          <w:noProof/>
          <w:szCs w:val="24"/>
        </w:rPr>
        <w:t>79</w:t>
      </w:r>
      <w:r w:rsidRPr="008C2EAA">
        <w:rPr>
          <w:rFonts w:ascii="Calibri" w:hAnsi="Calibri" w:cs="Calibri"/>
          <w:noProof/>
          <w:szCs w:val="24"/>
        </w:rPr>
        <w:t>.</w:t>
      </w:r>
    </w:p>
    <w:p w14:paraId="21855325"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Chetty, R. (2006). A general formula for the optimal level of social insurance. </w:t>
      </w:r>
      <w:r w:rsidRPr="008C2EAA">
        <w:rPr>
          <w:rFonts w:ascii="Calibri" w:hAnsi="Calibri" w:cs="Calibri"/>
          <w:i/>
          <w:iCs/>
          <w:noProof/>
          <w:szCs w:val="24"/>
        </w:rPr>
        <w:t>Journal of Public Economics</w:t>
      </w:r>
      <w:r w:rsidRPr="008C2EAA">
        <w:rPr>
          <w:rFonts w:ascii="Calibri" w:hAnsi="Calibri" w:cs="Calibri"/>
          <w:noProof/>
          <w:szCs w:val="24"/>
        </w:rPr>
        <w:t xml:space="preserve">, </w:t>
      </w:r>
      <w:r w:rsidRPr="008C2EAA">
        <w:rPr>
          <w:rFonts w:ascii="Calibri" w:hAnsi="Calibri" w:cs="Calibri"/>
          <w:i/>
          <w:iCs/>
          <w:noProof/>
          <w:szCs w:val="24"/>
        </w:rPr>
        <w:t>90</w:t>
      </w:r>
      <w:r w:rsidRPr="008C2EAA">
        <w:rPr>
          <w:rFonts w:ascii="Calibri" w:hAnsi="Calibri" w:cs="Calibri"/>
          <w:noProof/>
          <w:szCs w:val="24"/>
        </w:rPr>
        <w:t>(10–11), 1879–1901. https://doi.org/10.1016/j.jpubeco.2006.01.004</w:t>
      </w:r>
    </w:p>
    <w:p w14:paraId="12D37E59"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Chetty, R. (2008). Moral hazard versus liquidity and optimal unemployment insurance. </w:t>
      </w:r>
      <w:r w:rsidRPr="008C2EAA">
        <w:rPr>
          <w:rFonts w:ascii="Calibri" w:hAnsi="Calibri" w:cs="Calibri"/>
          <w:i/>
          <w:iCs/>
          <w:noProof/>
          <w:szCs w:val="24"/>
        </w:rPr>
        <w:t>Journal of Political Economy</w:t>
      </w:r>
      <w:r w:rsidRPr="008C2EAA">
        <w:rPr>
          <w:rFonts w:ascii="Calibri" w:hAnsi="Calibri" w:cs="Calibri"/>
          <w:noProof/>
          <w:szCs w:val="24"/>
        </w:rPr>
        <w:t xml:space="preserve">, </w:t>
      </w:r>
      <w:r w:rsidRPr="008C2EAA">
        <w:rPr>
          <w:rFonts w:ascii="Calibri" w:hAnsi="Calibri" w:cs="Calibri"/>
          <w:i/>
          <w:iCs/>
          <w:noProof/>
          <w:szCs w:val="24"/>
        </w:rPr>
        <w:t>116</w:t>
      </w:r>
      <w:r w:rsidRPr="008C2EAA">
        <w:rPr>
          <w:rFonts w:ascii="Calibri" w:hAnsi="Calibri" w:cs="Calibri"/>
          <w:noProof/>
          <w:szCs w:val="24"/>
        </w:rPr>
        <w:t>(2), 173–234. https://doi.org/10.1086/588585</w:t>
      </w:r>
    </w:p>
    <w:p w14:paraId="56A2CFE2"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Dagpengekommissionen. (2015). </w:t>
      </w:r>
      <w:r w:rsidRPr="008C2EAA">
        <w:rPr>
          <w:rFonts w:ascii="Calibri" w:hAnsi="Calibri" w:cs="Calibri"/>
          <w:i/>
          <w:iCs/>
          <w:noProof/>
          <w:szCs w:val="24"/>
        </w:rPr>
        <w:t>Kompensationsgraden i dagpengesystemet</w:t>
      </w:r>
      <w:r w:rsidRPr="008C2EAA">
        <w:rPr>
          <w:rFonts w:ascii="Calibri" w:hAnsi="Calibri" w:cs="Calibri"/>
          <w:noProof/>
          <w:szCs w:val="24"/>
        </w:rPr>
        <w:t>. 41.</w:t>
      </w:r>
    </w:p>
    <w:p w14:paraId="3F0DE9BE"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Dagpengekommissionens sekretariat. (2015). Dagpengemodellen teknisk analyserapport. </w:t>
      </w:r>
      <w:r w:rsidRPr="008C2EAA">
        <w:rPr>
          <w:rFonts w:ascii="Calibri" w:hAnsi="Calibri" w:cs="Calibri"/>
          <w:i/>
          <w:iCs/>
          <w:noProof/>
          <w:szCs w:val="24"/>
        </w:rPr>
        <w:t>Beskæftigelsesmi</w:t>
      </w:r>
      <w:r w:rsidRPr="008C2EAA">
        <w:rPr>
          <w:rFonts w:ascii="Calibri" w:hAnsi="Calibri" w:cs="Calibri"/>
          <w:noProof/>
          <w:szCs w:val="24"/>
        </w:rPr>
        <w:t>.</w:t>
      </w:r>
    </w:p>
    <w:p w14:paraId="13CCF34B"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Danmarks Statistik. (2012). ADAM - En Model Af Dansk Økonomi. In </w:t>
      </w:r>
      <w:r w:rsidRPr="008C2EAA">
        <w:rPr>
          <w:rFonts w:ascii="Calibri" w:hAnsi="Calibri" w:cs="Calibri"/>
          <w:i/>
          <w:iCs/>
          <w:noProof/>
          <w:szCs w:val="24"/>
        </w:rPr>
        <w:t>Danmarks Statistik</w:t>
      </w:r>
      <w:r w:rsidRPr="008C2EAA">
        <w:rPr>
          <w:rFonts w:ascii="Calibri" w:hAnsi="Calibri" w:cs="Calibri"/>
          <w:noProof/>
          <w:szCs w:val="24"/>
        </w:rPr>
        <w:t>. Danmarks Statistik. https://www.dst.dk/da/Statistik/Publikationer/VisPub?cid=17987</w:t>
      </w:r>
    </w:p>
    <w:p w14:paraId="389E52D9"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De Økonomiske Råd. (2022). </w:t>
      </w:r>
      <w:r w:rsidRPr="008C2EAA">
        <w:rPr>
          <w:rFonts w:ascii="Calibri" w:hAnsi="Calibri" w:cs="Calibri"/>
          <w:i/>
          <w:iCs/>
          <w:noProof/>
          <w:szCs w:val="24"/>
        </w:rPr>
        <w:t>RAPPORT FRA FORMANDSKABET DANSK ØKONOMI FORÅR 2022</w:t>
      </w:r>
      <w:r w:rsidRPr="008C2EAA">
        <w:rPr>
          <w:rFonts w:ascii="Calibri" w:hAnsi="Calibri" w:cs="Calibri"/>
          <w:noProof/>
          <w:szCs w:val="24"/>
        </w:rPr>
        <w:t>. https://dors.dk/raad-vismaend/loven.</w:t>
      </w:r>
    </w:p>
    <w:p w14:paraId="2CDD1710"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8C2EAA">
        <w:rPr>
          <w:rFonts w:ascii="Calibri" w:hAnsi="Calibri" w:cs="Calibri"/>
          <w:i/>
          <w:iCs/>
          <w:noProof/>
          <w:szCs w:val="24"/>
        </w:rPr>
        <w:t>SSRN Electronic Journal</w:t>
      </w:r>
      <w:r w:rsidRPr="008C2EAA">
        <w:rPr>
          <w:rFonts w:ascii="Calibri" w:hAnsi="Calibri" w:cs="Calibri"/>
          <w:noProof/>
          <w:szCs w:val="24"/>
        </w:rPr>
        <w:t xml:space="preserve">, </w:t>
      </w:r>
      <w:r w:rsidRPr="008C2EAA">
        <w:rPr>
          <w:rFonts w:ascii="Calibri" w:hAnsi="Calibri" w:cs="Calibri"/>
          <w:i/>
          <w:iCs/>
          <w:noProof/>
          <w:szCs w:val="24"/>
        </w:rPr>
        <w:t>11496</w:t>
      </w:r>
      <w:r w:rsidRPr="008C2EAA">
        <w:rPr>
          <w:rFonts w:ascii="Calibri" w:hAnsi="Calibri" w:cs="Calibri"/>
          <w:noProof/>
          <w:szCs w:val="24"/>
        </w:rPr>
        <w:t>. https://doi.org/10.2139/ssrn.3177370</w:t>
      </w:r>
    </w:p>
    <w:p w14:paraId="38CA9E8C"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Dray, M., &amp; Thirlwall, A. P. (2011). The endogeneity of the natural rate of growth for a selection of Asian countries. </w:t>
      </w:r>
      <w:r w:rsidRPr="008C2EAA">
        <w:rPr>
          <w:rFonts w:ascii="Calibri" w:hAnsi="Calibri" w:cs="Calibri"/>
          <w:i/>
          <w:iCs/>
          <w:noProof/>
          <w:szCs w:val="24"/>
        </w:rPr>
        <w:t>Journal of Post Keynesian Economics</w:t>
      </w:r>
      <w:r w:rsidRPr="008C2EAA">
        <w:rPr>
          <w:rFonts w:ascii="Calibri" w:hAnsi="Calibri" w:cs="Calibri"/>
          <w:noProof/>
          <w:szCs w:val="24"/>
        </w:rPr>
        <w:t xml:space="preserve">, </w:t>
      </w:r>
      <w:r w:rsidRPr="008C2EAA">
        <w:rPr>
          <w:rFonts w:ascii="Calibri" w:hAnsi="Calibri" w:cs="Calibri"/>
          <w:i/>
          <w:iCs/>
          <w:noProof/>
          <w:szCs w:val="24"/>
        </w:rPr>
        <w:t>33</w:t>
      </w:r>
      <w:r w:rsidRPr="008C2EAA">
        <w:rPr>
          <w:rFonts w:ascii="Calibri" w:hAnsi="Calibri" w:cs="Calibri"/>
          <w:noProof/>
          <w:szCs w:val="24"/>
        </w:rPr>
        <w:t>(3), 451–468. https://doi.org/10.2753/PKE0160-3477330303</w:t>
      </w:r>
    </w:p>
    <w:p w14:paraId="5031439D"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DREAM. (2013). </w:t>
      </w:r>
      <w:r w:rsidRPr="008C2EAA">
        <w:rPr>
          <w:rFonts w:ascii="Calibri" w:hAnsi="Calibri" w:cs="Calibri"/>
          <w:i/>
          <w:iCs/>
          <w:noProof/>
          <w:szCs w:val="24"/>
        </w:rPr>
        <w:t>Langsigtet økonomisk fremskrivning 2013</w:t>
      </w:r>
      <w:r w:rsidRPr="008C2EAA">
        <w:rPr>
          <w:rFonts w:ascii="Calibri" w:hAnsi="Calibri" w:cs="Calibri"/>
          <w:noProof/>
          <w:szCs w:val="24"/>
        </w:rPr>
        <w:t xml:space="preserve">. </w:t>
      </w:r>
      <w:r w:rsidRPr="008C2EAA">
        <w:rPr>
          <w:rFonts w:ascii="Calibri" w:hAnsi="Calibri" w:cs="Calibri"/>
          <w:i/>
          <w:iCs/>
          <w:noProof/>
          <w:szCs w:val="24"/>
        </w:rPr>
        <w:t>August</w:t>
      </w:r>
      <w:r w:rsidRPr="008C2EAA">
        <w:rPr>
          <w:rFonts w:ascii="Calibri" w:hAnsi="Calibri" w:cs="Calibri"/>
          <w:noProof/>
          <w:szCs w:val="24"/>
        </w:rPr>
        <w:t>.</w:t>
      </w:r>
    </w:p>
    <w:p w14:paraId="0CFBC750"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Fagbevægelsens Hovedorganisation. (2021). </w:t>
      </w:r>
      <w:r w:rsidRPr="008C2EAA">
        <w:rPr>
          <w:rFonts w:ascii="Calibri" w:hAnsi="Calibri" w:cs="Calibri"/>
          <w:i/>
          <w:iCs/>
          <w:noProof/>
          <w:szCs w:val="24"/>
        </w:rPr>
        <w:t>Mere tryghed til lønmodtagerne</w:t>
      </w:r>
      <w:r w:rsidRPr="008C2EAA">
        <w:rPr>
          <w:rFonts w:ascii="Calibri" w:hAnsi="Calibri" w:cs="Calibri"/>
          <w:noProof/>
          <w:szCs w:val="24"/>
        </w:rPr>
        <w:t>.</w:t>
      </w:r>
    </w:p>
    <w:p w14:paraId="321A0368"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Falch, N. S. (2015). </w:t>
      </w:r>
      <w:r w:rsidRPr="008C2EAA">
        <w:rPr>
          <w:rFonts w:ascii="Calibri" w:hAnsi="Calibri" w:cs="Calibri"/>
          <w:i/>
          <w:iCs/>
          <w:noProof/>
          <w:szCs w:val="24"/>
        </w:rPr>
        <w:t>Three essays on unemployment insurance</w:t>
      </w:r>
      <w:r w:rsidRPr="008C2EAA">
        <w:rPr>
          <w:rFonts w:ascii="Calibri" w:hAnsi="Calibri" w:cs="Calibri"/>
          <w:noProof/>
          <w:szCs w:val="24"/>
        </w:rPr>
        <w:t xml:space="preserve">. </w:t>
      </w:r>
      <w:r w:rsidRPr="008C2EAA">
        <w:rPr>
          <w:rFonts w:ascii="Calibri" w:hAnsi="Calibri" w:cs="Calibri"/>
          <w:i/>
          <w:iCs/>
          <w:noProof/>
          <w:szCs w:val="24"/>
        </w:rPr>
        <w:t>April</w:t>
      </w:r>
      <w:r w:rsidRPr="008C2EAA">
        <w:rPr>
          <w:rFonts w:ascii="Calibri" w:hAnsi="Calibri" w:cs="Calibri"/>
          <w:noProof/>
          <w:szCs w:val="24"/>
        </w:rPr>
        <w:t>.</w:t>
      </w:r>
    </w:p>
    <w:p w14:paraId="2B01813A"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Fazzari, S. M., Ferri, P., &amp; Variato, A. M. (2020). Demand-led growth and accommodating supply. </w:t>
      </w:r>
      <w:r w:rsidRPr="008C2EAA">
        <w:rPr>
          <w:rFonts w:ascii="Calibri" w:hAnsi="Calibri" w:cs="Calibri"/>
          <w:i/>
          <w:iCs/>
          <w:noProof/>
          <w:szCs w:val="24"/>
        </w:rPr>
        <w:t>Cambridge Journal of Economics</w:t>
      </w:r>
      <w:r w:rsidRPr="008C2EAA">
        <w:rPr>
          <w:rFonts w:ascii="Calibri" w:hAnsi="Calibri" w:cs="Calibri"/>
          <w:noProof/>
          <w:szCs w:val="24"/>
        </w:rPr>
        <w:t xml:space="preserve">, </w:t>
      </w:r>
      <w:r w:rsidRPr="008C2EAA">
        <w:rPr>
          <w:rFonts w:ascii="Calibri" w:hAnsi="Calibri" w:cs="Calibri"/>
          <w:i/>
          <w:iCs/>
          <w:noProof/>
          <w:szCs w:val="24"/>
        </w:rPr>
        <w:t>44</w:t>
      </w:r>
      <w:r w:rsidRPr="008C2EAA">
        <w:rPr>
          <w:rFonts w:ascii="Calibri" w:hAnsi="Calibri" w:cs="Calibri"/>
          <w:noProof/>
          <w:szCs w:val="24"/>
        </w:rPr>
        <w:t>(3), 583–605. https://doi.org/10.1093/cje/bez055</w:t>
      </w:r>
    </w:p>
    <w:p w14:paraId="73C75CBE"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Finansministeriet. (2017). </w:t>
      </w:r>
      <w:r w:rsidRPr="008C2EAA">
        <w:rPr>
          <w:rFonts w:ascii="Calibri" w:hAnsi="Calibri" w:cs="Calibri"/>
          <w:i/>
          <w:iCs/>
          <w:noProof/>
          <w:szCs w:val="24"/>
        </w:rPr>
        <w:t>Det danske pensionssystem nu og i fremtiden</w:t>
      </w:r>
      <w:r w:rsidRPr="008C2EAA">
        <w:rPr>
          <w:rFonts w:ascii="Calibri" w:hAnsi="Calibri" w:cs="Calibri"/>
          <w:noProof/>
          <w:szCs w:val="24"/>
        </w:rPr>
        <w:t>.</w:t>
      </w:r>
    </w:p>
    <w:p w14:paraId="423DDA96"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Finkelstein, A., &amp; Chetty, R. (2012). </w:t>
      </w:r>
      <w:r w:rsidRPr="008C2EAA">
        <w:rPr>
          <w:rFonts w:ascii="Calibri" w:hAnsi="Calibri" w:cs="Calibri"/>
          <w:i/>
          <w:iCs/>
          <w:noProof/>
          <w:szCs w:val="24"/>
        </w:rPr>
        <w:t>SOCIAL INSURANCE: CONNECTING THEORY TO DATA</w:t>
      </w:r>
      <w:r w:rsidRPr="008C2EAA">
        <w:rPr>
          <w:rFonts w:ascii="Calibri" w:hAnsi="Calibri" w:cs="Calibri"/>
          <w:noProof/>
          <w:szCs w:val="24"/>
        </w:rPr>
        <w:t>.</w:t>
      </w:r>
    </w:p>
    <w:p w14:paraId="59F7862E"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Fredriksson, P., &amp; Söderström, M. (2020). The equilibrium impact of unemployment insurance on unemployment: Evidence from a non-linear policy rule. </w:t>
      </w:r>
      <w:r w:rsidRPr="008C2EAA">
        <w:rPr>
          <w:rFonts w:ascii="Calibri" w:hAnsi="Calibri" w:cs="Calibri"/>
          <w:i/>
          <w:iCs/>
          <w:noProof/>
          <w:szCs w:val="24"/>
        </w:rPr>
        <w:t>Journal of Public Economics</w:t>
      </w:r>
      <w:r w:rsidRPr="008C2EAA">
        <w:rPr>
          <w:rFonts w:ascii="Calibri" w:hAnsi="Calibri" w:cs="Calibri"/>
          <w:noProof/>
          <w:szCs w:val="24"/>
        </w:rPr>
        <w:t xml:space="preserve">, </w:t>
      </w:r>
      <w:r w:rsidRPr="008C2EAA">
        <w:rPr>
          <w:rFonts w:ascii="Calibri" w:hAnsi="Calibri" w:cs="Calibri"/>
          <w:i/>
          <w:iCs/>
          <w:noProof/>
          <w:szCs w:val="24"/>
        </w:rPr>
        <w:t>187</w:t>
      </w:r>
      <w:r w:rsidRPr="008C2EAA">
        <w:rPr>
          <w:rFonts w:ascii="Calibri" w:hAnsi="Calibri" w:cs="Calibri"/>
          <w:noProof/>
          <w:szCs w:val="24"/>
        </w:rPr>
        <w:t>, 104199. https://doi.org/10.1016/j.jpubeco.2020.104199</w:t>
      </w:r>
    </w:p>
    <w:p w14:paraId="07E37CD0"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Gutierrez, I. A. (2016). Job insecurity, unemployment insurance and on-the-job search. Evidence from older American workers. </w:t>
      </w:r>
      <w:r w:rsidRPr="008C2EAA">
        <w:rPr>
          <w:rFonts w:ascii="Calibri" w:hAnsi="Calibri" w:cs="Calibri"/>
          <w:i/>
          <w:iCs/>
          <w:noProof/>
          <w:szCs w:val="24"/>
        </w:rPr>
        <w:t>Labour Economics</w:t>
      </w:r>
      <w:r w:rsidRPr="008C2EAA">
        <w:rPr>
          <w:rFonts w:ascii="Calibri" w:hAnsi="Calibri" w:cs="Calibri"/>
          <w:noProof/>
          <w:szCs w:val="24"/>
        </w:rPr>
        <w:t xml:space="preserve">, </w:t>
      </w:r>
      <w:r w:rsidRPr="008C2EAA">
        <w:rPr>
          <w:rFonts w:ascii="Calibri" w:hAnsi="Calibri" w:cs="Calibri"/>
          <w:i/>
          <w:iCs/>
          <w:noProof/>
          <w:szCs w:val="24"/>
        </w:rPr>
        <w:t>41</w:t>
      </w:r>
      <w:r w:rsidRPr="008C2EAA">
        <w:rPr>
          <w:rFonts w:ascii="Calibri" w:hAnsi="Calibri" w:cs="Calibri"/>
          <w:noProof/>
          <w:szCs w:val="24"/>
        </w:rPr>
        <w:t>, 228–245. https://doi.org/10.1016/j.labeco.2016.05.011</w:t>
      </w:r>
    </w:p>
    <w:p w14:paraId="3D37F2D5"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Hagedorn, M., Karahan, F., Manovskii, I., &amp; Mitman, K. (2013). Unemployment Benefits and Unemployment in the Great Recession: The Role of Macro Effects. </w:t>
      </w:r>
      <w:r w:rsidRPr="008C2EAA">
        <w:rPr>
          <w:rFonts w:ascii="Calibri" w:hAnsi="Calibri" w:cs="Calibri"/>
          <w:i/>
          <w:iCs/>
          <w:noProof/>
          <w:szCs w:val="24"/>
        </w:rPr>
        <w:t>SSRN Electronic Journal</w:t>
      </w:r>
      <w:r w:rsidRPr="008C2EAA">
        <w:rPr>
          <w:rFonts w:ascii="Calibri" w:hAnsi="Calibri" w:cs="Calibri"/>
          <w:noProof/>
          <w:szCs w:val="24"/>
        </w:rPr>
        <w:t>. https://doi.org/10.2139/ssrn.2340678</w:t>
      </w:r>
    </w:p>
    <w:p w14:paraId="266BA2DB"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Hagedorn, M., Manovskii, I., &amp; Mitman, K. (2016). Interpreting Recent Quasi-Experimental Evidence on the Effects of Unemployment Benefit Extensions. </w:t>
      </w:r>
      <w:r w:rsidRPr="008C2EAA">
        <w:rPr>
          <w:rFonts w:ascii="Calibri" w:hAnsi="Calibri" w:cs="Calibri"/>
          <w:i/>
          <w:iCs/>
          <w:noProof/>
          <w:szCs w:val="24"/>
        </w:rPr>
        <w:t>NBER Working Paper Series</w:t>
      </w:r>
      <w:r w:rsidRPr="008C2EAA">
        <w:rPr>
          <w:rFonts w:ascii="Calibri" w:hAnsi="Calibri" w:cs="Calibri"/>
          <w:noProof/>
          <w:szCs w:val="24"/>
        </w:rPr>
        <w:t>, 24. http://www.nber.org/papers/w22280</w:t>
      </w:r>
    </w:p>
    <w:p w14:paraId="0A537E5C"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Hopenhayn, H. A., &amp; Nicolini, J. P. (2009). Optimal unemployment insurance and employment history. </w:t>
      </w:r>
      <w:r w:rsidRPr="008C2EAA">
        <w:rPr>
          <w:rFonts w:ascii="Calibri" w:hAnsi="Calibri" w:cs="Calibri"/>
          <w:i/>
          <w:iCs/>
          <w:noProof/>
          <w:szCs w:val="24"/>
        </w:rPr>
        <w:t>Review of Economic Studies</w:t>
      </w:r>
      <w:r w:rsidRPr="008C2EAA">
        <w:rPr>
          <w:rFonts w:ascii="Calibri" w:hAnsi="Calibri" w:cs="Calibri"/>
          <w:noProof/>
          <w:szCs w:val="24"/>
        </w:rPr>
        <w:t xml:space="preserve">, </w:t>
      </w:r>
      <w:r w:rsidRPr="008C2EAA">
        <w:rPr>
          <w:rFonts w:ascii="Calibri" w:hAnsi="Calibri" w:cs="Calibri"/>
          <w:i/>
          <w:iCs/>
          <w:noProof/>
          <w:szCs w:val="24"/>
        </w:rPr>
        <w:t>76</w:t>
      </w:r>
      <w:r w:rsidRPr="008C2EAA">
        <w:rPr>
          <w:rFonts w:ascii="Calibri" w:hAnsi="Calibri" w:cs="Calibri"/>
          <w:noProof/>
          <w:szCs w:val="24"/>
        </w:rPr>
        <w:t>(3), 1049–1070. https://doi.org/10.1111/j.1467-937X.2009.00555.x</w:t>
      </w:r>
    </w:p>
    <w:p w14:paraId="402337E2"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lastRenderedPageBreak/>
        <w:t xml:space="preserve">Hopenhayn, H. A., &amp; Wang, C. (1996). Unemployment insurance with moral hazard in a dynamic economy A comment. </w:t>
      </w:r>
      <w:r w:rsidRPr="008C2EAA">
        <w:rPr>
          <w:rFonts w:ascii="Calibri" w:hAnsi="Calibri" w:cs="Calibri"/>
          <w:i/>
          <w:iCs/>
          <w:noProof/>
          <w:szCs w:val="24"/>
        </w:rPr>
        <w:t>Carnegie-Rochester Conference Series on Public Policy</w:t>
      </w:r>
      <w:r w:rsidRPr="008C2EAA">
        <w:rPr>
          <w:rFonts w:ascii="Calibri" w:hAnsi="Calibri" w:cs="Calibri"/>
          <w:noProof/>
          <w:szCs w:val="24"/>
        </w:rPr>
        <w:t xml:space="preserve">, </w:t>
      </w:r>
      <w:r w:rsidRPr="008C2EAA">
        <w:rPr>
          <w:rFonts w:ascii="Calibri" w:hAnsi="Calibri" w:cs="Calibri"/>
          <w:i/>
          <w:iCs/>
          <w:noProof/>
          <w:szCs w:val="24"/>
        </w:rPr>
        <w:t>44</w:t>
      </w:r>
      <w:r w:rsidRPr="008C2EAA">
        <w:rPr>
          <w:rFonts w:ascii="Calibri" w:hAnsi="Calibri" w:cs="Calibri"/>
          <w:noProof/>
          <w:szCs w:val="24"/>
        </w:rPr>
        <w:t>, 43–46. https://doi.org/10.1016/s0167-2231(96)90003-2</w:t>
      </w:r>
    </w:p>
    <w:p w14:paraId="2223B63D"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Howell, D., &amp; Azizoglu, B. (2011). Unemployment Benefits and Work Incentives: The U.S. Labor Market in the Great Recession. </w:t>
      </w:r>
      <w:r w:rsidRPr="008C2EAA">
        <w:rPr>
          <w:rFonts w:ascii="Calibri" w:hAnsi="Calibri" w:cs="Calibri"/>
          <w:i/>
          <w:iCs/>
          <w:noProof/>
          <w:szCs w:val="24"/>
        </w:rPr>
        <w:t>Political Economy Research Institute</w:t>
      </w:r>
      <w:r w:rsidRPr="008C2EAA">
        <w:rPr>
          <w:rFonts w:ascii="Calibri" w:hAnsi="Calibri" w:cs="Calibri"/>
          <w:noProof/>
          <w:szCs w:val="24"/>
        </w:rPr>
        <w:t xml:space="preserve">, </w:t>
      </w:r>
      <w:r w:rsidRPr="008C2EAA">
        <w:rPr>
          <w:rFonts w:ascii="Calibri" w:hAnsi="Calibri" w:cs="Calibri"/>
          <w:i/>
          <w:iCs/>
          <w:noProof/>
          <w:szCs w:val="24"/>
        </w:rPr>
        <w:t>257</w:t>
      </w:r>
      <w:r w:rsidRPr="008C2EAA">
        <w:rPr>
          <w:rFonts w:ascii="Calibri" w:hAnsi="Calibri" w:cs="Calibri"/>
          <w:noProof/>
          <w:szCs w:val="24"/>
        </w:rPr>
        <w:t>, 151–162. https://doi.org/10.4324/9781315143842</w:t>
      </w:r>
    </w:p>
    <w:p w14:paraId="4F131388"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Hummelgaard, P. (2021). </w:t>
      </w:r>
      <w:r w:rsidRPr="008C2EAA">
        <w:rPr>
          <w:rFonts w:ascii="Calibri" w:hAnsi="Calibri" w:cs="Calibri"/>
          <w:i/>
          <w:iCs/>
          <w:noProof/>
          <w:szCs w:val="24"/>
        </w:rPr>
        <w:t>Spørgsmål nr:270</w:t>
      </w:r>
      <w:r w:rsidRPr="008C2EAA">
        <w:rPr>
          <w:rFonts w:ascii="Calibri" w:hAnsi="Calibri" w:cs="Calibri"/>
          <w:noProof/>
          <w:szCs w:val="24"/>
        </w:rPr>
        <w:t>. Beskæftigelses Ministeriet. https://www.ft.dk/samling/20201/almdel/beu/spm/270/svar/1776624/2384360/index.htm</w:t>
      </w:r>
    </w:p>
    <w:p w14:paraId="29E12C4A"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Jensen, M. T. (2021). </w:t>
      </w:r>
      <w:r w:rsidRPr="008C2EAA">
        <w:rPr>
          <w:rFonts w:ascii="Calibri" w:hAnsi="Calibri" w:cs="Calibri"/>
          <w:i/>
          <w:iCs/>
          <w:noProof/>
          <w:szCs w:val="24"/>
        </w:rPr>
        <w:t>Prisen for at løfte dagpengene overdrives</w:t>
      </w:r>
      <w:r w:rsidRPr="008C2EAA">
        <w:rPr>
          <w:rFonts w:ascii="Calibri" w:hAnsi="Calibri" w:cs="Calibri"/>
          <w:noProof/>
          <w:szCs w:val="24"/>
        </w:rPr>
        <w:t>. 1–10.</w:t>
      </w:r>
    </w:p>
    <w:p w14:paraId="3E6CCB3B"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Jurajda, Š. (2002). Estimating the effect of unemployment insurance compensation on the labor market histories of displaced workers. </w:t>
      </w:r>
      <w:r w:rsidRPr="008C2EAA">
        <w:rPr>
          <w:rFonts w:ascii="Calibri" w:hAnsi="Calibri" w:cs="Calibri"/>
          <w:i/>
          <w:iCs/>
          <w:noProof/>
          <w:szCs w:val="24"/>
        </w:rPr>
        <w:t>Journal of Econometrics</w:t>
      </w:r>
      <w:r w:rsidRPr="008C2EAA">
        <w:rPr>
          <w:rFonts w:ascii="Calibri" w:hAnsi="Calibri" w:cs="Calibri"/>
          <w:noProof/>
          <w:szCs w:val="24"/>
        </w:rPr>
        <w:t xml:space="preserve">, </w:t>
      </w:r>
      <w:r w:rsidRPr="008C2EAA">
        <w:rPr>
          <w:rFonts w:ascii="Calibri" w:hAnsi="Calibri" w:cs="Calibri"/>
          <w:i/>
          <w:iCs/>
          <w:noProof/>
          <w:szCs w:val="24"/>
        </w:rPr>
        <w:t>108</w:t>
      </w:r>
      <w:r w:rsidRPr="008C2EAA">
        <w:rPr>
          <w:rFonts w:ascii="Calibri" w:hAnsi="Calibri" w:cs="Calibri"/>
          <w:noProof/>
          <w:szCs w:val="24"/>
        </w:rPr>
        <w:t>(2), 227–252. https://doi.org/10.1016/S0304-4076(01)00135-X</w:t>
      </w:r>
    </w:p>
    <w:p w14:paraId="6EBD60AF"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Lalive, B. R., Landais, C., &amp; Zweimüller, J. (2015). </w:t>
      </w:r>
      <w:r w:rsidRPr="008C2EAA">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8C2EAA">
        <w:rPr>
          <w:rFonts w:ascii="Calibri" w:hAnsi="Calibri" w:cs="Calibri"/>
          <w:noProof/>
          <w:szCs w:val="24"/>
        </w:rPr>
        <w:t xml:space="preserve">. </w:t>
      </w:r>
      <w:r w:rsidRPr="008C2EAA">
        <w:rPr>
          <w:rFonts w:ascii="Calibri" w:hAnsi="Calibri" w:cs="Calibri"/>
          <w:i/>
          <w:iCs/>
          <w:noProof/>
          <w:szCs w:val="24"/>
        </w:rPr>
        <w:t>105</w:t>
      </w:r>
      <w:r w:rsidRPr="008C2EAA">
        <w:rPr>
          <w:rFonts w:ascii="Calibri" w:hAnsi="Calibri" w:cs="Calibri"/>
          <w:noProof/>
          <w:szCs w:val="24"/>
        </w:rPr>
        <w:t>(12), 3564–3596.</w:t>
      </w:r>
    </w:p>
    <w:p w14:paraId="72331A00"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Lavoie, M., &amp; Godley, W. (2012). Monetary Economics - An Integrated Approach to Credit, Money, Income, Production and Wealth. In </w:t>
      </w:r>
      <w:r w:rsidRPr="008C2EAA">
        <w:rPr>
          <w:rFonts w:ascii="Calibri" w:hAnsi="Calibri" w:cs="Calibri"/>
          <w:i/>
          <w:iCs/>
          <w:noProof/>
          <w:szCs w:val="24"/>
        </w:rPr>
        <w:t>Https://Medium.Com/</w:t>
      </w:r>
      <w:r w:rsidRPr="008C2EAA">
        <w:rPr>
          <w:rFonts w:ascii="Calibri" w:hAnsi="Calibri" w:cs="Calibri"/>
          <w:noProof/>
          <w:szCs w:val="24"/>
        </w:rPr>
        <w:t>. https://medium.com/@arifwicaksanaa/pengertian-use-case-a7e576e1b6bf</w:t>
      </w:r>
    </w:p>
    <w:p w14:paraId="2D7958BA"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Marinescu, I. (2017). The general equilibrium impacts of unemployment insurance: Evidence from a large online job board. </w:t>
      </w:r>
      <w:r w:rsidRPr="008C2EAA">
        <w:rPr>
          <w:rFonts w:ascii="Calibri" w:hAnsi="Calibri" w:cs="Calibri"/>
          <w:i/>
          <w:iCs/>
          <w:noProof/>
          <w:szCs w:val="24"/>
        </w:rPr>
        <w:t>Journal of Public Economics</w:t>
      </w:r>
      <w:r w:rsidRPr="008C2EAA">
        <w:rPr>
          <w:rFonts w:ascii="Calibri" w:hAnsi="Calibri" w:cs="Calibri"/>
          <w:noProof/>
          <w:szCs w:val="24"/>
        </w:rPr>
        <w:t xml:space="preserve">, </w:t>
      </w:r>
      <w:r w:rsidRPr="008C2EAA">
        <w:rPr>
          <w:rFonts w:ascii="Calibri" w:hAnsi="Calibri" w:cs="Calibri"/>
          <w:i/>
          <w:iCs/>
          <w:noProof/>
          <w:szCs w:val="24"/>
        </w:rPr>
        <w:t>150</w:t>
      </w:r>
      <w:r w:rsidRPr="008C2EAA">
        <w:rPr>
          <w:rFonts w:ascii="Calibri" w:hAnsi="Calibri" w:cs="Calibri"/>
          <w:noProof/>
          <w:szCs w:val="24"/>
        </w:rPr>
        <w:t>, 14–29. https://doi.org/10.1016/j.jpubeco.2017.02.012</w:t>
      </w:r>
    </w:p>
    <w:p w14:paraId="234DB29C"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Mcdonald, I. M., &amp; Solow, R. M. (1981). </w:t>
      </w:r>
      <w:r w:rsidRPr="008C2EAA">
        <w:rPr>
          <w:rFonts w:ascii="Calibri" w:hAnsi="Calibri" w:cs="Calibri"/>
          <w:i/>
          <w:iCs/>
          <w:noProof/>
          <w:szCs w:val="24"/>
        </w:rPr>
        <w:t>Wage Bargaining and Employment</w:t>
      </w:r>
      <w:r w:rsidRPr="008C2EAA">
        <w:rPr>
          <w:rFonts w:ascii="Calibri" w:hAnsi="Calibri" w:cs="Calibri"/>
          <w:noProof/>
          <w:szCs w:val="24"/>
        </w:rPr>
        <w:t xml:space="preserve">. </w:t>
      </w:r>
      <w:r w:rsidRPr="008C2EAA">
        <w:rPr>
          <w:rFonts w:ascii="Calibri" w:hAnsi="Calibri" w:cs="Calibri"/>
          <w:i/>
          <w:iCs/>
          <w:noProof/>
          <w:szCs w:val="24"/>
        </w:rPr>
        <w:t>71</w:t>
      </w:r>
      <w:r w:rsidRPr="008C2EAA">
        <w:rPr>
          <w:rFonts w:ascii="Calibri" w:hAnsi="Calibri" w:cs="Calibri"/>
          <w:noProof/>
          <w:szCs w:val="24"/>
        </w:rPr>
        <w:t>(5), 896–908.</w:t>
      </w:r>
    </w:p>
    <w:p w14:paraId="76C9D8BE"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Millemaci, E., &amp; Ofria, F. (2014). Kaldor-Verdoorn’s law and increasing returns to scale: A comparison across developed countries. </w:t>
      </w:r>
      <w:r w:rsidRPr="008C2EAA">
        <w:rPr>
          <w:rFonts w:ascii="Calibri" w:hAnsi="Calibri" w:cs="Calibri"/>
          <w:i/>
          <w:iCs/>
          <w:noProof/>
          <w:szCs w:val="24"/>
        </w:rPr>
        <w:t>Journal of Economic Studies</w:t>
      </w:r>
      <w:r w:rsidRPr="008C2EAA">
        <w:rPr>
          <w:rFonts w:ascii="Calibri" w:hAnsi="Calibri" w:cs="Calibri"/>
          <w:noProof/>
          <w:szCs w:val="24"/>
        </w:rPr>
        <w:t xml:space="preserve">, </w:t>
      </w:r>
      <w:r w:rsidRPr="008C2EAA">
        <w:rPr>
          <w:rFonts w:ascii="Calibri" w:hAnsi="Calibri" w:cs="Calibri"/>
          <w:i/>
          <w:iCs/>
          <w:noProof/>
          <w:szCs w:val="24"/>
        </w:rPr>
        <w:t>41</w:t>
      </w:r>
      <w:r w:rsidRPr="008C2EAA">
        <w:rPr>
          <w:rFonts w:ascii="Calibri" w:hAnsi="Calibri" w:cs="Calibri"/>
          <w:noProof/>
          <w:szCs w:val="24"/>
        </w:rPr>
        <w:t>(1), 140–162. https://doi.org/10.1108/JES-02-2012-0026</w:t>
      </w:r>
    </w:p>
    <w:p w14:paraId="388CFB91"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Nørgaard, T. (1995). </w:t>
      </w:r>
      <w:r w:rsidRPr="008C2EAA">
        <w:rPr>
          <w:rFonts w:ascii="Calibri" w:hAnsi="Calibri" w:cs="Calibri"/>
          <w:i/>
          <w:iCs/>
          <w:noProof/>
          <w:szCs w:val="24"/>
        </w:rPr>
        <w:t>Bekendtgørelse om fastsættelse og regulering af omregningssats</w:t>
      </w:r>
      <w:r w:rsidRPr="008C2EAA">
        <w:rPr>
          <w:rFonts w:ascii="Calibri" w:hAnsi="Calibri" w:cs="Calibri"/>
          <w:noProof/>
          <w:szCs w:val="24"/>
        </w:rPr>
        <w:t>. https://www.retsinformation.dk/eli/lta/1995/1154</w:t>
      </w:r>
    </w:p>
    <w:p w14:paraId="139BBDF9"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Økonomiske Råd. Formandskabet. (2014). </w:t>
      </w:r>
      <w:r w:rsidRPr="008C2EAA">
        <w:rPr>
          <w:rFonts w:ascii="Calibri" w:hAnsi="Calibri" w:cs="Calibri"/>
          <w:i/>
          <w:iCs/>
          <w:noProof/>
          <w:szCs w:val="24"/>
        </w:rPr>
        <w:t>Dansk økonomi. Efterår 2014 : Konjunkturvurdering ; Dagpengesystemet</w:t>
      </w:r>
      <w:r w:rsidRPr="008C2EAA">
        <w:rPr>
          <w:rFonts w:ascii="Calibri" w:hAnsi="Calibri" w:cs="Calibri"/>
          <w:noProof/>
          <w:szCs w:val="24"/>
        </w:rPr>
        <w:t>.</w:t>
      </w:r>
    </w:p>
    <w:p w14:paraId="58D3BA32"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Onaran, O., &amp; Galanis, G. (2012). Is aggregate demand wage-led or profit-led? </w:t>
      </w:r>
      <w:r w:rsidRPr="008C2EAA">
        <w:rPr>
          <w:rFonts w:ascii="Calibri" w:hAnsi="Calibri" w:cs="Calibri"/>
          <w:i/>
          <w:iCs/>
          <w:noProof/>
          <w:szCs w:val="24"/>
        </w:rPr>
        <w:t>Conditions of Work and Employment Series</w:t>
      </w:r>
      <w:r w:rsidRPr="008C2EAA">
        <w:rPr>
          <w:rFonts w:ascii="Calibri" w:hAnsi="Calibri" w:cs="Calibri"/>
          <w:noProof/>
          <w:szCs w:val="24"/>
        </w:rPr>
        <w:t xml:space="preserve">, </w:t>
      </w:r>
      <w:r w:rsidRPr="008C2EAA">
        <w:rPr>
          <w:rFonts w:ascii="Calibri" w:hAnsi="Calibri" w:cs="Calibri"/>
          <w:i/>
          <w:iCs/>
          <w:noProof/>
          <w:szCs w:val="24"/>
        </w:rPr>
        <w:t>40</w:t>
      </w:r>
      <w:r w:rsidRPr="008C2EAA">
        <w:rPr>
          <w:rFonts w:ascii="Calibri" w:hAnsi="Calibri" w:cs="Calibri"/>
          <w:noProof/>
          <w:szCs w:val="24"/>
        </w:rPr>
        <w:t>(40).</w:t>
      </w:r>
    </w:p>
    <w:p w14:paraId="4D9AE79B"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Onaran, O., &amp; Obst, T. (2015). </w:t>
      </w:r>
      <w:r w:rsidRPr="008C2EAA">
        <w:rPr>
          <w:rFonts w:ascii="Calibri" w:hAnsi="Calibri" w:cs="Calibri"/>
          <w:i/>
          <w:iCs/>
          <w:noProof/>
          <w:szCs w:val="24"/>
        </w:rPr>
        <w:t>Wage-led growth in the EU15 Member States: the effects of income distribution on growth, investment, trade balance, and inflation</w:t>
      </w:r>
      <w:r w:rsidRPr="008C2EAA">
        <w:rPr>
          <w:rFonts w:ascii="Calibri" w:hAnsi="Calibri" w:cs="Calibri"/>
          <w:noProof/>
          <w:szCs w:val="24"/>
        </w:rPr>
        <w:t>. 1–48.</w:t>
      </w:r>
    </w:p>
    <w:p w14:paraId="4AB3FE2C"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Setterfield, M. (2003). Supply and Demand in the Theory of Long-run Growth: Introduction to a symposium on demand-led growth. </w:t>
      </w:r>
      <w:r w:rsidRPr="008C2EAA">
        <w:rPr>
          <w:rFonts w:ascii="Calibri" w:hAnsi="Calibri" w:cs="Calibri"/>
          <w:i/>
          <w:iCs/>
          <w:noProof/>
          <w:szCs w:val="24"/>
        </w:rPr>
        <w:t>Review of Political Economy</w:t>
      </w:r>
      <w:r w:rsidRPr="008C2EAA">
        <w:rPr>
          <w:rFonts w:ascii="Calibri" w:hAnsi="Calibri" w:cs="Calibri"/>
          <w:noProof/>
          <w:szCs w:val="24"/>
        </w:rPr>
        <w:t xml:space="preserve">, </w:t>
      </w:r>
      <w:r w:rsidRPr="008C2EAA">
        <w:rPr>
          <w:rFonts w:ascii="Calibri" w:hAnsi="Calibri" w:cs="Calibri"/>
          <w:i/>
          <w:iCs/>
          <w:noProof/>
          <w:szCs w:val="24"/>
        </w:rPr>
        <w:t>15</w:t>
      </w:r>
      <w:r w:rsidRPr="008C2EAA">
        <w:rPr>
          <w:rFonts w:ascii="Calibri" w:hAnsi="Calibri" w:cs="Calibri"/>
          <w:noProof/>
          <w:szCs w:val="24"/>
        </w:rPr>
        <w:t>(1), 23–32. https://doi.org/10.1080/09538250308440</w:t>
      </w:r>
    </w:p>
    <w:p w14:paraId="762AC828"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Shapiro, B. C., &amp; Stiglitz, J. E. (1984). American Economic Association Equilibrium Unemployment as a Worker Discipline Device. </w:t>
      </w:r>
      <w:r w:rsidRPr="008C2EAA">
        <w:rPr>
          <w:rFonts w:ascii="Calibri" w:hAnsi="Calibri" w:cs="Calibri"/>
          <w:i/>
          <w:iCs/>
          <w:noProof/>
          <w:szCs w:val="24"/>
        </w:rPr>
        <w:t>The American Economic Review</w:t>
      </w:r>
      <w:r w:rsidRPr="008C2EAA">
        <w:rPr>
          <w:rFonts w:ascii="Calibri" w:hAnsi="Calibri" w:cs="Calibri"/>
          <w:noProof/>
          <w:szCs w:val="24"/>
        </w:rPr>
        <w:t xml:space="preserve">, </w:t>
      </w:r>
      <w:r w:rsidRPr="008C2EAA">
        <w:rPr>
          <w:rFonts w:ascii="Calibri" w:hAnsi="Calibri" w:cs="Calibri"/>
          <w:i/>
          <w:iCs/>
          <w:noProof/>
          <w:szCs w:val="24"/>
        </w:rPr>
        <w:t>74</w:t>
      </w:r>
      <w:r w:rsidRPr="008C2EAA">
        <w:rPr>
          <w:rFonts w:ascii="Calibri" w:hAnsi="Calibri" w:cs="Calibri"/>
          <w:noProof/>
          <w:szCs w:val="24"/>
        </w:rPr>
        <w:t>(3), 433–444.</w:t>
      </w:r>
    </w:p>
    <w:p w14:paraId="624D8F21"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t xml:space="preserve">Stockhammer, E., &amp; Lavoie, M. (2013). Wage-led Growth. In </w:t>
      </w:r>
      <w:r w:rsidRPr="008C2EAA">
        <w:rPr>
          <w:rFonts w:ascii="Calibri" w:hAnsi="Calibri" w:cs="Calibri"/>
          <w:i/>
          <w:iCs/>
          <w:noProof/>
          <w:szCs w:val="24"/>
        </w:rPr>
        <w:t>Wage-led Growth</w:t>
      </w:r>
      <w:r w:rsidRPr="008C2EAA">
        <w:rPr>
          <w:rFonts w:ascii="Calibri" w:hAnsi="Calibri" w:cs="Calibri"/>
          <w:noProof/>
          <w:szCs w:val="24"/>
        </w:rPr>
        <w:t xml:space="preserve"> (Issue February). https://doi.org/10.1057/9781137357939</w:t>
      </w:r>
    </w:p>
    <w:p w14:paraId="5478D4B5"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szCs w:val="24"/>
        </w:rPr>
      </w:pPr>
      <w:r w:rsidRPr="008C2EAA">
        <w:rPr>
          <w:rFonts w:ascii="Calibri" w:hAnsi="Calibri" w:cs="Calibri"/>
          <w:noProof/>
          <w:szCs w:val="24"/>
        </w:rPr>
        <w:lastRenderedPageBreak/>
        <w:t xml:space="preserve">Topel, B. R. H. (1983). </w:t>
      </w:r>
      <w:r w:rsidRPr="008C2EAA">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8C2EAA">
        <w:rPr>
          <w:rFonts w:ascii="Calibri" w:hAnsi="Calibri" w:cs="Calibri"/>
          <w:noProof/>
          <w:szCs w:val="24"/>
        </w:rPr>
        <w:t xml:space="preserve">. </w:t>
      </w:r>
      <w:r w:rsidRPr="008C2EAA">
        <w:rPr>
          <w:rFonts w:ascii="Calibri" w:hAnsi="Calibri" w:cs="Calibri"/>
          <w:i/>
          <w:iCs/>
          <w:noProof/>
          <w:szCs w:val="24"/>
        </w:rPr>
        <w:t>73</w:t>
      </w:r>
      <w:r w:rsidRPr="008C2EAA">
        <w:rPr>
          <w:rFonts w:ascii="Calibri" w:hAnsi="Calibri" w:cs="Calibri"/>
          <w:noProof/>
          <w:szCs w:val="24"/>
        </w:rPr>
        <w:t>(4), 541–559.</w:t>
      </w:r>
    </w:p>
    <w:p w14:paraId="3A84F6ED" w14:textId="77777777" w:rsidR="008C2EAA" w:rsidRPr="008C2EAA" w:rsidRDefault="008C2EAA" w:rsidP="008C2EAA">
      <w:pPr>
        <w:widowControl w:val="0"/>
        <w:autoSpaceDE w:val="0"/>
        <w:autoSpaceDN w:val="0"/>
        <w:adjustRightInd w:val="0"/>
        <w:spacing w:line="240" w:lineRule="auto"/>
        <w:ind w:left="480" w:hanging="480"/>
        <w:rPr>
          <w:rFonts w:ascii="Calibri" w:hAnsi="Calibri" w:cs="Calibri"/>
          <w:noProof/>
        </w:rPr>
      </w:pPr>
      <w:r w:rsidRPr="008C2EAA">
        <w:rPr>
          <w:rFonts w:ascii="Calibri" w:hAnsi="Calibri" w:cs="Calibri"/>
          <w:noProof/>
          <w:szCs w:val="24"/>
        </w:rPr>
        <w:t xml:space="preserve">Venstre, D. R., Folkeparti, S., Folkeparti, D. K., &amp; Eu-bidrag, D. (2012). </w:t>
      </w:r>
      <w:r w:rsidRPr="008C2EAA">
        <w:rPr>
          <w:rFonts w:ascii="Calibri" w:hAnsi="Calibri" w:cs="Calibri"/>
          <w:i/>
          <w:iCs/>
          <w:noProof/>
          <w:szCs w:val="24"/>
        </w:rPr>
        <w:t>Aftale om skattereform</w:t>
      </w:r>
      <w:r w:rsidRPr="008C2EAA">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46" w:name="_Ref119913636"/>
      <w:r>
        <w:t>DAG</w:t>
      </w:r>
      <w:bookmarkEnd w:id="46"/>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47" w:name="_Ref119913679"/>
      <w:r>
        <w:t>Demand channel</w:t>
      </w:r>
      <w:bookmarkEnd w:id="47"/>
    </w:p>
    <w:p w14:paraId="4F575C0E" w14:textId="65735F13" w:rsidR="0058393C" w:rsidRDefault="0058393C" w:rsidP="0058393C"/>
    <w:p w14:paraId="16133B84" w14:textId="67584174" w:rsidR="0058393C" w:rsidRPr="0058393C" w:rsidRDefault="0058393C" w:rsidP="0058393C">
      <w:r w:rsidRPr="0058393C">
        <w:rPr>
          <w:noProof/>
        </w:rPr>
        <w:lastRenderedPageBreak/>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48" w:name="_Ref120105262"/>
      <w:r>
        <w:lastRenderedPageBreak/>
        <w:t>Wage channel</w:t>
      </w:r>
      <w:bookmarkEnd w:id="48"/>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lastRenderedPageBreak/>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49" w:name="_Ref119913727"/>
      <w:r>
        <w:lastRenderedPageBreak/>
        <w:t>Productivity channel</w:t>
      </w:r>
      <w:bookmarkEnd w:id="49"/>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50" w:name="_Ref119919374"/>
      <w:r>
        <w:rPr>
          <w:lang w:val="da-DK"/>
        </w:rPr>
        <w:lastRenderedPageBreak/>
        <w:t xml:space="preserve">All </w:t>
      </w:r>
      <w:commentRangeStart w:id="51"/>
      <w:proofErr w:type="spellStart"/>
      <w:r>
        <w:rPr>
          <w:lang w:val="da-DK"/>
        </w:rPr>
        <w:t>effects</w:t>
      </w:r>
      <w:commentRangeEnd w:id="51"/>
      <w:proofErr w:type="spellEnd"/>
      <w:r>
        <w:rPr>
          <w:rStyle w:val="Kommentarhenvisning"/>
          <w:rFonts w:asciiTheme="minorHAnsi" w:eastAsiaTheme="minorHAnsi" w:hAnsiTheme="minorHAnsi" w:cstheme="minorBidi"/>
          <w:color w:val="auto"/>
        </w:rPr>
        <w:commentReference w:id="51"/>
      </w:r>
      <w:bookmarkEnd w:id="50"/>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52" w:name="_Ref120106314"/>
      <w:r w:rsidRPr="00B33E3B">
        <w:t>Sensitiv</w:t>
      </w:r>
      <w:r w:rsidR="00B312A8">
        <w:t>ity</w:t>
      </w:r>
      <w:r w:rsidRPr="00B33E3B">
        <w:t xml:space="preserve"> of demand regime</w:t>
      </w:r>
      <w:bookmarkEnd w:id="52"/>
    </w:p>
    <w:p w14:paraId="74760368" w14:textId="6E6DAF61" w:rsidR="006002F9" w:rsidRPr="00B33E3B" w:rsidRDefault="006002F9" w:rsidP="006002F9"/>
    <w:p w14:paraId="00EE0D29" w14:textId="4AAF66DA" w:rsidR="006002F9" w:rsidRPr="00B33E3B" w:rsidRDefault="00B53960" w:rsidP="00B53960">
      <w:pPr>
        <w:pStyle w:val="Overskrift4"/>
      </w:pPr>
      <w:bookmarkStart w:id="53" w:name="_Hlk119494477"/>
      <w:r w:rsidRPr="00B53960">
        <w:lastRenderedPageBreak/>
        <w:t>Removing autonomous consumption, restricting estimate of the profit-share to -0.1 from -0.45</w:t>
      </w:r>
      <w:r w:rsidRPr="00B33E3B">
        <w:t xml:space="preserve">. </w:t>
      </w:r>
    </w:p>
    <w:bookmarkEnd w:id="53"/>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4T12:57:00Z" w:initials="ST">
    <w:p w14:paraId="21345BAF" w14:textId="77777777" w:rsidR="00EA663C" w:rsidRDefault="00EA663C" w:rsidP="00D7066E">
      <w:pPr>
        <w:pStyle w:val="Kommentartekst"/>
      </w:pPr>
      <w:r>
        <w:rPr>
          <w:rStyle w:val="Kommentarhenvisning"/>
        </w:rPr>
        <w:annotationRef/>
      </w:r>
      <w:r>
        <w:t>Skatteministereit</w:t>
      </w:r>
    </w:p>
  </w:comment>
  <w:comment w:id="1" w:author="Simon Thomsen" w:date="2022-11-25T12:38:00Z" w:initials="ST">
    <w:p w14:paraId="14D629FD" w14:textId="3DC447CB" w:rsidR="005329C4" w:rsidRDefault="005329C4" w:rsidP="009A6519">
      <w:pPr>
        <w:pStyle w:val="Kommentartekst"/>
      </w:pPr>
      <w:r>
        <w:rPr>
          <w:rStyle w:val="Kommentarhenvisning"/>
        </w:rPr>
        <w:annotationRef/>
      </w:r>
      <w:r>
        <w:t>Opdater når færdig</w:t>
      </w:r>
    </w:p>
  </w:comment>
  <w:comment w:id="3" w:author="Simon Thomsen" w:date="2022-11-15T14:36:00Z" w:initials="ST">
    <w:p w14:paraId="63927F2B" w14:textId="77777777" w:rsidR="00057821" w:rsidRDefault="00057821" w:rsidP="00057821">
      <w:pPr>
        <w:pStyle w:val="Kommentartekst"/>
      </w:pPr>
      <w:r>
        <w:rPr>
          <w:rStyle w:val="Kommentarhenvisning"/>
        </w:rPr>
        <w:annotationRef/>
      </w:r>
      <w:r>
        <w:t>Kun årstal</w:t>
      </w:r>
    </w:p>
  </w:comment>
  <w:comment w:id="4" w:author="Simon Thomsen" w:date="2022-11-16T09:02:00Z" w:initials="ST">
    <w:p w14:paraId="0625749C" w14:textId="77777777" w:rsidR="00057821" w:rsidRDefault="00057821" w:rsidP="00057821">
      <w:pPr>
        <w:pStyle w:val="Kommentartekst"/>
      </w:pPr>
      <w:r>
        <w:rPr>
          <w:rStyle w:val="Kommentarhenvisning"/>
        </w:rPr>
        <w:annotationRef/>
      </w:r>
      <w:r>
        <w:t>Generelt når de nævnes i sætninger skal det kun være årstal i parentes</w:t>
      </w:r>
    </w:p>
  </w:comment>
  <w:comment w:id="6" w:author="Simon Fløj Thomsen" w:date="2022-11-26T09:19:00Z" w:initials="SFT">
    <w:p w14:paraId="497F4793" w14:textId="77777777" w:rsidR="007C05AF" w:rsidRDefault="007C05AF" w:rsidP="0093579A">
      <w:pPr>
        <w:pStyle w:val="Kommentartekst"/>
      </w:pPr>
      <w:r>
        <w:rPr>
          <w:rStyle w:val="Kommentarhenvisning"/>
        </w:rPr>
        <w:annotationRef/>
      </w:r>
      <w:r>
        <w:t>Måske gøre dette mere klart?</w:t>
      </w:r>
    </w:p>
  </w:comment>
  <w:comment w:id="7" w:author="Simon Fløj Thomsen" w:date="2022-11-26T13:22:00Z" w:initials="SFT">
    <w:p w14:paraId="57FF148A" w14:textId="77777777" w:rsidR="005125C9" w:rsidRDefault="005125C9" w:rsidP="00D80064">
      <w:pPr>
        <w:pStyle w:val="Kommentartekst"/>
      </w:pPr>
      <w:r>
        <w:rPr>
          <w:rStyle w:val="Kommentarhenvisning"/>
        </w:rPr>
        <w:annotationRef/>
      </w:r>
      <w:r>
        <w:t>Y</w:t>
      </w:r>
    </w:p>
  </w:comment>
  <w:comment w:id="9" w:author="Simon Thomsen" w:date="2022-11-12T20:48:00Z" w:initials="ST">
    <w:p w14:paraId="441F6DC9" w14:textId="20943FCF" w:rsidR="00360517" w:rsidRDefault="00360517" w:rsidP="00C441D2">
      <w:pPr>
        <w:pStyle w:val="Kommentartekst"/>
      </w:pPr>
      <w:r>
        <w:rPr>
          <w:rStyle w:val="Kommentarhenvisning"/>
        </w:rPr>
        <w:annotationRef/>
      </w:r>
      <w:r>
        <w:t>Tilføj page 34?</w:t>
      </w:r>
    </w:p>
  </w:comment>
  <w:comment w:id="8" w:author="Simon Fløj Thomsen" w:date="2022-11-26T09:19:00Z" w:initials="SFT">
    <w:p w14:paraId="15566488" w14:textId="77777777" w:rsidR="007C05AF" w:rsidRDefault="007C05AF" w:rsidP="00957655">
      <w:pPr>
        <w:pStyle w:val="Kommentartekst"/>
      </w:pPr>
      <w:r>
        <w:rPr>
          <w:rStyle w:val="Kommentarhenvisning"/>
        </w:rPr>
        <w:annotationRef/>
      </w:r>
      <w:r>
        <w:t>Måske bare slet og henvis?</w:t>
      </w:r>
    </w:p>
  </w:comment>
  <w:comment w:id="10" w:author="Simon Thomsen" w:date="2022-11-12T20:51:00Z" w:initials="ST">
    <w:p w14:paraId="75FD6CFC" w14:textId="653C71BD" w:rsidR="00360517" w:rsidRDefault="00360517" w:rsidP="00E464E2">
      <w:pPr>
        <w:pStyle w:val="Kommentartekst"/>
      </w:pPr>
      <w:r>
        <w:rPr>
          <w:rStyle w:val="Kommentarhenvisning"/>
        </w:rPr>
        <w:annotationRef/>
      </w:r>
      <w:r>
        <w:t>Chapter 3</w:t>
      </w:r>
    </w:p>
  </w:comment>
  <w:comment w:id="11" w:author="Simon Fløj Thomsen" w:date="2022-11-26T13:30:00Z" w:initials="SFT">
    <w:p w14:paraId="5A049FF3" w14:textId="77777777" w:rsidR="008C2EAA" w:rsidRDefault="008C2EAA" w:rsidP="00322FBD">
      <w:pPr>
        <w:pStyle w:val="Kommentartekst"/>
      </w:pPr>
      <w:r>
        <w:rPr>
          <w:rStyle w:val="Kommentarhenvisning"/>
        </w:rPr>
        <w:annotationRef/>
      </w:r>
      <w:r>
        <w:t>Kunne bliver opdateret og måske mere klart nævne at de 3 studier mener tilgangs raten ikke burde bruges. Som er det jeg bruger i case 1</w:t>
      </w:r>
    </w:p>
  </w:comment>
  <w:comment w:id="14" w:author="Simon Fløj Thomsen" w:date="2022-11-21T20:19:00Z" w:initials="SFT">
    <w:p w14:paraId="78B850AF" w14:textId="339A6C9A"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15"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16" w:author="Simon Thomsen" w:date="2022-11-24T12:26:00Z" w:initials="ST">
    <w:p w14:paraId="7EF528D1" w14:textId="77777777" w:rsidR="000876FC" w:rsidRDefault="000876FC" w:rsidP="005A624E">
      <w:pPr>
        <w:pStyle w:val="Kommentartekst"/>
      </w:pPr>
      <w:r>
        <w:rPr>
          <w:rStyle w:val="Kommentarhenvisning"/>
        </w:rPr>
        <w:annotationRef/>
      </w:r>
      <w:r>
        <w:t>Overvej fodnote</w:t>
      </w:r>
    </w:p>
  </w:comment>
  <w:comment w:id="19"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20"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21"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2"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3"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24"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25"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26"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27"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28"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29"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30"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31"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2"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34" w:author="Simon Thomsen" w:date="2022-11-24T18:03:00Z" w:initials="ST">
    <w:p w14:paraId="48A82E7E" w14:textId="77777777" w:rsidR="00BD4800" w:rsidRDefault="00BD4800" w:rsidP="001B0665">
      <w:pPr>
        <w:pStyle w:val="Kommentartekst"/>
      </w:pPr>
      <w:r>
        <w:rPr>
          <w:rStyle w:val="Kommentarhenvisning"/>
        </w:rPr>
        <w:annotationRef/>
      </w:r>
      <w:r>
        <w:t>Update!!!</w:t>
      </w:r>
    </w:p>
  </w:comment>
  <w:comment w:id="35"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36"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37"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3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39" w:author="Simon Thomsen" w:date="2022-11-23T12:08:00Z" w:initials="ST">
    <w:p w14:paraId="489F7692" w14:textId="02CE1299" w:rsidR="000979F6" w:rsidRDefault="000979F6" w:rsidP="007525C4">
      <w:pPr>
        <w:pStyle w:val="Kommentartekst"/>
      </w:pPr>
      <w:r>
        <w:rPr>
          <w:rStyle w:val="Kommentarhenvisning"/>
        </w:rPr>
        <w:annotationRef/>
      </w:r>
      <w:r>
        <w:t>Rigtigt?</w:t>
      </w:r>
    </w:p>
  </w:comment>
  <w:comment w:id="40" w:author="Simon Thomsen" w:date="2022-10-26T12:51:00Z" w:initials="ST">
    <w:p w14:paraId="53F19045" w14:textId="353BDAFA"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1"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51"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345BAF" w15:done="0"/>
  <w15:commentEx w15:paraId="14D629FD" w15:done="0"/>
  <w15:commentEx w15:paraId="63927F2B" w15:done="0"/>
  <w15:commentEx w15:paraId="0625749C" w15:paraIdParent="63927F2B" w15:done="0"/>
  <w15:commentEx w15:paraId="497F4793" w15:done="0"/>
  <w15:commentEx w15:paraId="57FF148A" w15:paraIdParent="497F4793" w15:done="0"/>
  <w15:commentEx w15:paraId="441F6DC9" w15:done="1"/>
  <w15:commentEx w15:paraId="15566488" w15:done="0"/>
  <w15:commentEx w15:paraId="75FD6CFC" w15:done="0"/>
  <w15:commentEx w15:paraId="5A049FF3" w15:done="0"/>
  <w15:commentEx w15:paraId="78B850AF" w15:done="0"/>
  <w15:commentEx w15:paraId="1DF4B742" w15:paraIdParent="78B850AF" w15:done="0"/>
  <w15:commentEx w15:paraId="7EF528D1" w15:paraIdParent="78B850AF"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48A82E7E" w15:done="0"/>
  <w15:commentEx w15:paraId="2A49966A" w15:done="1"/>
  <w15:commentEx w15:paraId="4C7390F1" w15:paraIdParent="2A49966A" w15:done="1"/>
  <w15:commentEx w15:paraId="20D5A1AE" w15:done="1"/>
  <w15:commentEx w15:paraId="4C022DBE" w15:paraIdParent="20D5A1AE" w15:done="1"/>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E8C3" w16cex:dateUtc="2022-11-24T11:57:00Z"/>
  <w16cex:commentExtensible w16cex:durableId="272B35E2" w16cex:dateUtc="2022-11-25T11:38:00Z"/>
  <w16cex:commentExtensible w16cex:durableId="271E2270" w16cex:dateUtc="2022-11-15T13:36:00Z"/>
  <w16cex:commentExtensible w16cex:durableId="271F25BB" w16cex:dateUtc="2022-11-16T08:02:00Z"/>
  <w16cex:commentExtensible w16cex:durableId="272C58BA" w16cex:dateUtc="2022-11-26T08:19:00Z"/>
  <w16cex:commentExtensible w16cex:durableId="272C91B0" w16cex:dateUtc="2022-11-26T12:22:00Z"/>
  <w16cex:commentExtensible w16cex:durableId="271A8500" w16cex:dateUtc="2022-11-12T19:48:00Z"/>
  <w16cex:commentExtensible w16cex:durableId="272C589E" w16cex:dateUtc="2022-11-26T08:19:00Z"/>
  <w16cex:commentExtensible w16cex:durableId="271A85E5" w16cex:dateUtc="2022-11-12T19:51:00Z"/>
  <w16cex:commentExtensible w16cex:durableId="272C9388" w16cex:dateUtc="2022-11-26T12:30:00Z"/>
  <w16cex:commentExtensible w16cex:durableId="27265BC8" w16cex:dateUtc="2022-11-21T19:19:00Z"/>
  <w16cex:commentExtensible w16cex:durableId="27265BD1" w16cex:dateUtc="2022-11-21T19:19:00Z"/>
  <w16cex:commentExtensible w16cex:durableId="2729E186" w16cex:dateUtc="2022-11-24T11:2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A3086" w16cex:dateUtc="2022-11-24T17:03:00Z"/>
  <w16cex:commentExtensible w16cex:durableId="271CB71E" w16cex:dateUtc="2022-11-14T11:46:00Z"/>
  <w16cex:commentExtensible w16cex:durableId="271DCA33" w16cex:dateUtc="2022-11-15T07:20: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345BAF" w16cid:durableId="2729E8C3"/>
  <w16cid:commentId w16cid:paraId="14D629FD" w16cid:durableId="272B35E2"/>
  <w16cid:commentId w16cid:paraId="63927F2B" w16cid:durableId="271E2270"/>
  <w16cid:commentId w16cid:paraId="0625749C" w16cid:durableId="271F25BB"/>
  <w16cid:commentId w16cid:paraId="497F4793" w16cid:durableId="272C58BA"/>
  <w16cid:commentId w16cid:paraId="57FF148A" w16cid:durableId="272C91B0"/>
  <w16cid:commentId w16cid:paraId="441F6DC9" w16cid:durableId="271A8500"/>
  <w16cid:commentId w16cid:paraId="15566488" w16cid:durableId="272C589E"/>
  <w16cid:commentId w16cid:paraId="75FD6CFC" w16cid:durableId="271A85E5"/>
  <w16cid:commentId w16cid:paraId="5A049FF3" w16cid:durableId="272C9388"/>
  <w16cid:commentId w16cid:paraId="78B850AF" w16cid:durableId="27265BC8"/>
  <w16cid:commentId w16cid:paraId="1DF4B742" w16cid:durableId="27265BD1"/>
  <w16cid:commentId w16cid:paraId="7EF528D1" w16cid:durableId="2729E186"/>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48A82E7E" w16cid:durableId="272A3086"/>
  <w16cid:commentId w16cid:paraId="2A49966A" w16cid:durableId="271CB71E"/>
  <w16cid:commentId w16cid:paraId="4C7390F1" w16cid:durableId="271DCA33"/>
  <w16cid:commentId w16cid:paraId="20D5A1AE" w16cid:durableId="2703ABC6"/>
  <w16cid:commentId w16cid:paraId="4C022DBE" w16cid:durableId="2703ABD5"/>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AC6F8" w14:textId="77777777" w:rsidR="00C86867" w:rsidRDefault="00C86867" w:rsidP="005F6ED0">
      <w:pPr>
        <w:spacing w:after="0" w:line="240" w:lineRule="auto"/>
      </w:pPr>
      <w:r>
        <w:separator/>
      </w:r>
    </w:p>
  </w:endnote>
  <w:endnote w:type="continuationSeparator" w:id="0">
    <w:p w14:paraId="5C96B352" w14:textId="77777777" w:rsidR="00C86867" w:rsidRDefault="00C86867"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C8756" w14:textId="77777777" w:rsidR="00C86867" w:rsidRDefault="00C86867" w:rsidP="005F6ED0">
      <w:pPr>
        <w:spacing w:after="0" w:line="240" w:lineRule="auto"/>
      </w:pPr>
      <w:r>
        <w:separator/>
      </w:r>
    </w:p>
  </w:footnote>
  <w:footnote w:type="continuationSeparator" w:id="0">
    <w:p w14:paraId="0CC04015" w14:textId="77777777" w:rsidR="00C86867" w:rsidRDefault="00C86867"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F67F24B" w:rsidR="00176D07" w:rsidRPr="00176D07" w:rsidRDefault="00176D07">
      <w:pPr>
        <w:pStyle w:val="Fodnotetekst"/>
      </w:pPr>
      <w:r>
        <w:rPr>
          <w:rStyle w:val="Fodnotehenvisning"/>
        </w:rPr>
        <w:footnoteRef/>
      </w:r>
      <w:r>
        <w:t xml:space="preserve"> In the case of Denmark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9">
    <w:p w14:paraId="4BF42E35" w14:textId="6CC9CBEA" w:rsidR="00F018CF" w:rsidRPr="005900D2"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0">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1">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2">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3">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4">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5">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6">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7">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6">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74A"/>
    <w:rsid w:val="000627D0"/>
    <w:rsid w:val="0006288F"/>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7DA"/>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F052E"/>
    <w:rsid w:val="000F0B47"/>
    <w:rsid w:val="000F0D4B"/>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2D47"/>
    <w:rsid w:val="00173422"/>
    <w:rsid w:val="00173E7B"/>
    <w:rsid w:val="00174C5E"/>
    <w:rsid w:val="00175E58"/>
    <w:rsid w:val="00176D07"/>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2F1F"/>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3B8"/>
    <w:rsid w:val="004178EE"/>
    <w:rsid w:val="00421DBA"/>
    <w:rsid w:val="00425124"/>
    <w:rsid w:val="00425D00"/>
    <w:rsid w:val="004260CF"/>
    <w:rsid w:val="00431CFC"/>
    <w:rsid w:val="004341BF"/>
    <w:rsid w:val="00434265"/>
    <w:rsid w:val="004355A7"/>
    <w:rsid w:val="0043603F"/>
    <w:rsid w:val="00440727"/>
    <w:rsid w:val="00445043"/>
    <w:rsid w:val="00445BFF"/>
    <w:rsid w:val="0044711A"/>
    <w:rsid w:val="00447F28"/>
    <w:rsid w:val="0045136C"/>
    <w:rsid w:val="00451A55"/>
    <w:rsid w:val="00457851"/>
    <w:rsid w:val="00463D22"/>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114E"/>
    <w:rsid w:val="00551430"/>
    <w:rsid w:val="00551654"/>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5200"/>
    <w:rsid w:val="00856060"/>
    <w:rsid w:val="00862CC3"/>
    <w:rsid w:val="00863342"/>
    <w:rsid w:val="008639FA"/>
    <w:rsid w:val="00863BC8"/>
    <w:rsid w:val="0086429D"/>
    <w:rsid w:val="0086586A"/>
    <w:rsid w:val="00874529"/>
    <w:rsid w:val="0087511E"/>
    <w:rsid w:val="008757A6"/>
    <w:rsid w:val="008768FD"/>
    <w:rsid w:val="00877DE3"/>
    <w:rsid w:val="00881864"/>
    <w:rsid w:val="0088294C"/>
    <w:rsid w:val="00884655"/>
    <w:rsid w:val="00885CF7"/>
    <w:rsid w:val="00887198"/>
    <w:rsid w:val="00892444"/>
    <w:rsid w:val="008942B0"/>
    <w:rsid w:val="0089435C"/>
    <w:rsid w:val="0089459B"/>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3FDF"/>
    <w:rsid w:val="009D470F"/>
    <w:rsid w:val="009D752D"/>
    <w:rsid w:val="009D7887"/>
    <w:rsid w:val="009D7F01"/>
    <w:rsid w:val="009E0A71"/>
    <w:rsid w:val="009E3EAA"/>
    <w:rsid w:val="009E4971"/>
    <w:rsid w:val="009E610D"/>
    <w:rsid w:val="009F5BDB"/>
    <w:rsid w:val="009F61ED"/>
    <w:rsid w:val="009F696F"/>
    <w:rsid w:val="009F733A"/>
    <w:rsid w:val="00A0271D"/>
    <w:rsid w:val="00A02C56"/>
    <w:rsid w:val="00A05EEE"/>
    <w:rsid w:val="00A10763"/>
    <w:rsid w:val="00A107A7"/>
    <w:rsid w:val="00A1110D"/>
    <w:rsid w:val="00A12CDC"/>
    <w:rsid w:val="00A1417C"/>
    <w:rsid w:val="00A21279"/>
    <w:rsid w:val="00A21C17"/>
    <w:rsid w:val="00A22D11"/>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50"/>
    <w:rsid w:val="00B3259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3C9E"/>
    <w:rsid w:val="00BC4458"/>
    <w:rsid w:val="00BC4A00"/>
    <w:rsid w:val="00BC4F7C"/>
    <w:rsid w:val="00BC52F4"/>
    <w:rsid w:val="00BD0752"/>
    <w:rsid w:val="00BD0882"/>
    <w:rsid w:val="00BD2562"/>
    <w:rsid w:val="00BD4800"/>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F57"/>
    <w:rsid w:val="00C57F78"/>
    <w:rsid w:val="00C632AF"/>
    <w:rsid w:val="00C63AC0"/>
    <w:rsid w:val="00C63E25"/>
    <w:rsid w:val="00C6598F"/>
    <w:rsid w:val="00C66184"/>
    <w:rsid w:val="00C6733C"/>
    <w:rsid w:val="00C73B15"/>
    <w:rsid w:val="00C74F09"/>
    <w:rsid w:val="00C8083A"/>
    <w:rsid w:val="00C81939"/>
    <w:rsid w:val="00C83D12"/>
    <w:rsid w:val="00C84591"/>
    <w:rsid w:val="00C858DE"/>
    <w:rsid w:val="00C86867"/>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61</Pages>
  <Words>37679</Words>
  <Characters>229843</Characters>
  <Application>Microsoft Office Word</Application>
  <DocSecurity>0</DocSecurity>
  <Lines>1915</Lines>
  <Paragraphs>533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20</cp:revision>
  <cp:lastPrinted>2022-11-19T12:43:00Z</cp:lastPrinted>
  <dcterms:created xsi:type="dcterms:W3CDTF">2022-11-25T10:56:00Z</dcterms:created>
  <dcterms:modified xsi:type="dcterms:W3CDTF">2022-11-26T12:36:00Z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