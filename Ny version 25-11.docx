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1E583D09"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0AE1BA93"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today used by the government to analyze political regulations towards the Danish IS-</w:t>
      </w:r>
      <w:r w:rsidR="006427A6">
        <w:rPr>
          <w:sz w:val="24"/>
          <w:szCs w:val="24"/>
        </w:rPr>
        <w:lastRenderedPageBreak/>
        <w:t>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6CC7189B"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168C5F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w:t>
      </w:r>
      <w:r w:rsidR="00D969ED">
        <w:rPr>
          <w:sz w:val="24"/>
          <w:szCs w:val="24"/>
        </w:rPr>
        <w:t>due</w:t>
      </w:r>
      <w:r w:rsidR="003C4BAC" w:rsidRPr="00AB3D2F">
        <w:rPr>
          <w:sz w:val="24"/>
          <w:szCs w:val="24"/>
        </w:rPr>
        <w:t xml:space="preserve">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48FBF81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2539F9">
        <w:rPr>
          <w:sz w:val="24"/>
          <w:szCs w:val="24"/>
        </w:rPr>
        <w:t>IS-model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7A4C4900"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w:t>
      </w:r>
      <w:r w:rsidR="002539F9">
        <w:rPr>
          <w:sz w:val="24"/>
          <w:szCs w:val="24"/>
        </w:rPr>
        <w:t xml:space="preserve"> IS-model</w:t>
      </w:r>
      <w:r w:rsidR="00F2092E" w:rsidRPr="00AB3D2F">
        <w:rPr>
          <w:sz w:val="24"/>
          <w:szCs w:val="24"/>
        </w:rPr>
        <w:t xml:space="preserve"> </w:t>
      </w:r>
      <w:r w:rsidR="002539F9">
        <w:rPr>
          <w:sz w:val="24"/>
          <w:szCs w:val="24"/>
        </w:rPr>
        <w:t>(</w:t>
      </w:r>
      <w:r w:rsidR="00F2092E" w:rsidRPr="00AB3D2F">
        <w:rPr>
          <w:sz w:val="24"/>
          <w:szCs w:val="24"/>
        </w:rPr>
        <w:t>income insurance model</w:t>
      </w:r>
      <w:r w:rsidR="002539F9">
        <w:rPr>
          <w:sz w:val="24"/>
          <w:szCs w:val="24"/>
        </w:rPr>
        <w:t>)</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w:t>
      </w:r>
      <w:r w:rsidR="00F2092E" w:rsidRPr="00AB3D2F">
        <w:rPr>
          <w:sz w:val="24"/>
          <w:szCs w:val="24"/>
        </w:rPr>
        <w:lastRenderedPageBreak/>
        <w:t>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D96FFDC"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w:t>
      </w:r>
      <w:r w:rsidR="00362B72" w:rsidRPr="00AB3D2F">
        <w:rPr>
          <w:sz w:val="24"/>
          <w:szCs w:val="24"/>
        </w:rPr>
        <w:lastRenderedPageBreak/>
        <w:t>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E2769E4"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lastRenderedPageBreak/>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w:t>
      </w:r>
      <w:r w:rsidR="00C5526D" w:rsidRPr="00AB3D2F">
        <w:rPr>
          <w:rFonts w:cstheme="minorHAnsi"/>
          <w:sz w:val="24"/>
          <w:szCs w:val="24"/>
        </w:rPr>
        <w:lastRenderedPageBreak/>
        <w:t>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w:t>
      </w:r>
      <w:r w:rsidR="00174C5E" w:rsidRPr="00AB3D2F">
        <w:rPr>
          <w:rFonts w:cstheme="minorHAnsi"/>
          <w:sz w:val="24"/>
          <w:szCs w:val="24"/>
        </w:rPr>
        <w:lastRenderedPageBreak/>
        <w:t>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t xml:space="preserve">Figure </w:t>
      </w:r>
      <w:fldSimple w:instr=" SEQ Figure \* ARABIC \s 2 ">
        <w:r w:rsidR="00061257">
          <w:rPr>
            <w:noProof/>
          </w:rPr>
          <w:t>1</w:t>
        </w:r>
      </w:fldSimple>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w:t>
      </w:r>
      <w:r w:rsidR="001F087E" w:rsidRPr="00AC0541">
        <w:rPr>
          <w:sz w:val="24"/>
          <w:szCs w:val="24"/>
        </w:rPr>
        <w:lastRenderedPageBreak/>
        <w:t xml:space="preserve">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t>Figure</w:t>
      </w:r>
      <w:r w:rsidR="002966DF">
        <w:t xml:space="preserve"> </w:t>
      </w:r>
      <w:fldSimple w:instr=" SEQ Figure \* ARABIC \s 2 ">
        <w:r w:rsidR="00061257">
          <w:rPr>
            <w:noProof/>
          </w:rPr>
          <w:t>2</w:t>
        </w:r>
      </w:fldSimple>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 xml:space="preserve">As we perform </w:t>
      </w:r>
      <w:r w:rsidR="00967C56" w:rsidRPr="00934626">
        <w:rPr>
          <w:sz w:val="24"/>
          <w:szCs w:val="24"/>
        </w:rPr>
        <w:lastRenderedPageBreak/>
        <w:t>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11A4BE3"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w:t>
      </w:r>
      <w:r w:rsidR="005C1FA5" w:rsidRPr="00AC0541">
        <w:rPr>
          <w:sz w:val="24"/>
          <w:szCs w:val="24"/>
        </w:rPr>
        <w:lastRenderedPageBreak/>
        <w:t xml:space="preserve">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we find that incorporating the level of income insurance is in line with standard models of wage setting, thereby playing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w:lastRenderedPageBreak/>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are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2FF99A32"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 xml:space="preserve">the </w:t>
      </w:r>
      <w:r w:rsidR="002539F9">
        <w:rPr>
          <w:sz w:val="24"/>
          <w:szCs w:val="24"/>
        </w:rPr>
        <w:t>IS-model</w:t>
      </w:r>
      <w:r w:rsidR="00FC3AF2" w:rsidRPr="00AC0541">
        <w:rPr>
          <w:sz w:val="24"/>
          <w:szCs w:val="24"/>
        </w:rPr>
        <w:t xml:space="preserve"> for not including </w:t>
      </w:r>
      <w:r w:rsidR="00740738">
        <w:rPr>
          <w:sz w:val="24"/>
          <w:szCs w:val="24"/>
        </w:rPr>
        <w:t xml:space="preserve">a relationship between </w:t>
      </w:r>
      <w:r w:rsidRPr="00AC0541">
        <w:rPr>
          <w:sz w:val="24"/>
          <w:szCs w:val="24"/>
        </w:rPr>
        <w:t xml:space="preserve">the compensation </w:t>
      </w:r>
      <w:r w:rsidR="00740738">
        <w:rPr>
          <w:sz w:val="24"/>
          <w:szCs w:val="24"/>
        </w:rPr>
        <w:t>and</w:t>
      </w:r>
      <w:r w:rsidRPr="00AC0541">
        <w:rPr>
          <w:sz w:val="24"/>
          <w:szCs w:val="24"/>
        </w:rPr>
        <w:t xml:space="preserve">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w:t>
      </w:r>
      <w:r w:rsidR="00740738">
        <w:rPr>
          <w:sz w:val="24"/>
          <w:szCs w:val="24"/>
        </w:rPr>
        <w:t>Such an relationship should exist as people are comparing</w:t>
      </w:r>
      <w:r w:rsidR="00A63068" w:rsidRPr="00AC0541">
        <w:rPr>
          <w:sz w:val="24"/>
          <w:szCs w:val="24"/>
        </w:rPr>
        <w:t xml:space="preserve"> membership costs to the generosity of the program</w:t>
      </w:r>
      <w:r w:rsidR="00740738">
        <w:rPr>
          <w:sz w:val="24"/>
          <w:szCs w:val="24"/>
        </w:rPr>
        <w:t xml:space="preserve">, and as the </w:t>
      </w:r>
      <w:r w:rsidR="00A63068" w:rsidRPr="00AC0541">
        <w:rPr>
          <w:sz w:val="24"/>
          <w:szCs w:val="24"/>
        </w:rPr>
        <w:t xml:space="preserve">compensation rate </w:t>
      </w:r>
      <w:r w:rsidR="00740738">
        <w:rPr>
          <w:sz w:val="24"/>
          <w:szCs w:val="24"/>
        </w:rPr>
        <w:t>gets</w:t>
      </w:r>
      <w:r w:rsidR="00A63068" w:rsidRPr="00AC0541">
        <w:rPr>
          <w:sz w:val="24"/>
          <w:szCs w:val="24"/>
        </w:rPr>
        <w:t xml:space="preserve"> lower</w:t>
      </w:r>
      <w:r w:rsidR="00740738">
        <w:rPr>
          <w:sz w:val="24"/>
          <w:szCs w:val="24"/>
        </w:rPr>
        <w:t>, more people are not willing to pay these costs, thereby these people end up leaving the program</w:t>
      </w:r>
      <w:r w:rsidR="00DB7710">
        <w:rPr>
          <w:sz w:val="24"/>
          <w:szCs w:val="24"/>
        </w:rPr>
        <w:t xml:space="preserve"> </w:t>
      </w:r>
      <w:r w:rsidR="00DB7710">
        <w:rPr>
          <w:sz w:val="24"/>
          <w:szCs w:val="24"/>
        </w:rPr>
        <w:fldChar w:fldCharType="begin" w:fldLock="1"/>
      </w:r>
      <w:r w:rsidR="008B719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central mechanism</w:t>
      </w:r>
      <w:r w:rsidR="00740738">
        <w:rPr>
          <w:sz w:val="24"/>
          <w:szCs w:val="24"/>
        </w:rPr>
        <w:t xml:space="preserve"> of changes in the insurance rate,</w:t>
      </w:r>
      <w:r w:rsidR="00207C01" w:rsidRPr="00AC0541">
        <w:rPr>
          <w:sz w:val="24"/>
          <w:szCs w:val="24"/>
        </w:rPr>
        <w:t xml:space="preserve"> will </w:t>
      </w:r>
      <w:r w:rsidR="00740738">
        <w:rPr>
          <w:sz w:val="24"/>
          <w:szCs w:val="24"/>
        </w:rPr>
        <w:t>go through</w:t>
      </w:r>
      <w:r w:rsidR="00207C01" w:rsidRPr="00AC0541">
        <w:rPr>
          <w:sz w:val="24"/>
          <w:szCs w:val="24"/>
        </w:rPr>
        <w:t xml:space="preserve"> the </w:t>
      </w:r>
      <w:r w:rsidR="00DC2C78" w:rsidRPr="00AC0541">
        <w:rPr>
          <w:sz w:val="24"/>
          <w:szCs w:val="24"/>
        </w:rPr>
        <w:t>demand si</w:t>
      </w:r>
      <w:r w:rsidR="000412E2">
        <w:rPr>
          <w:sz w:val="24"/>
          <w:szCs w:val="24"/>
        </w:rPr>
        <w:t>d</w:t>
      </w:r>
      <w:r w:rsidR="00DC2C78" w:rsidRPr="00AC0541">
        <w:rPr>
          <w:sz w:val="24"/>
          <w:szCs w:val="24"/>
        </w:rPr>
        <w:t xml:space="preserve">e of the </w:t>
      </w:r>
      <w:r w:rsidR="00DC2C78" w:rsidRPr="00AC0541">
        <w:rPr>
          <w:sz w:val="24"/>
          <w:szCs w:val="24"/>
        </w:rPr>
        <w:lastRenderedPageBreak/>
        <w:t>economy</w:t>
      </w:r>
      <w:r w:rsidR="00207C01" w:rsidRPr="00AC0541">
        <w:rPr>
          <w:sz w:val="24"/>
          <w:szCs w:val="24"/>
        </w:rPr>
        <w:t xml:space="preserve"> </w:t>
      </w:r>
      <w:r w:rsidR="00740738">
        <w:rPr>
          <w:sz w:val="24"/>
          <w:szCs w:val="24"/>
        </w:rPr>
        <w:t xml:space="preserve">as we change the </w:t>
      </w:r>
      <w:r w:rsidR="00DC2C78" w:rsidRPr="00AC0541">
        <w:rPr>
          <w:sz w:val="24"/>
          <w:szCs w:val="24"/>
        </w:rPr>
        <w:t>percentage</w:t>
      </w:r>
      <w:r w:rsidR="00740738">
        <w:rPr>
          <w:sz w:val="24"/>
          <w:szCs w:val="24"/>
        </w:rPr>
        <w:t xml:space="preserve"> of people</w:t>
      </w:r>
      <w:r w:rsidR="00DC2C78" w:rsidRPr="00AC0541">
        <w:rPr>
          <w:sz w:val="24"/>
          <w:szCs w:val="24"/>
        </w:rPr>
        <w:t xml:space="preserve"> recei</w:t>
      </w:r>
      <w:r w:rsidR="00740738">
        <w:rPr>
          <w:sz w:val="24"/>
          <w:szCs w:val="24"/>
        </w:rPr>
        <w:t>ving</w:t>
      </w:r>
      <w:r w:rsidR="00DC2C78" w:rsidRPr="00AC0541">
        <w:rPr>
          <w:sz w:val="24"/>
          <w:szCs w:val="24"/>
        </w:rPr>
        <w:t xml:space="preser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ED1B08F"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0B7D543E"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w:t>
      </w:r>
      <w:r w:rsidR="00740738">
        <w:rPr>
          <w:sz w:val="24"/>
          <w:szCs w:val="24"/>
        </w:rPr>
        <w:t>insurance rate</w:t>
      </w:r>
      <w:r w:rsidR="00CD2B12" w:rsidRPr="00AC0541">
        <w:rPr>
          <w:sz w:val="24"/>
          <w:szCs w:val="24"/>
        </w:rPr>
        <w:t xml:space="preserve"> is </w:t>
      </w:r>
      <w:r w:rsidR="00BE6ECA" w:rsidRPr="00AC0541">
        <w:rPr>
          <w:sz w:val="24"/>
          <w:szCs w:val="24"/>
        </w:rPr>
        <w:t>obtained from</w:t>
      </w:r>
      <w:r w:rsidR="00CD2B12" w:rsidRPr="00AC0541">
        <w:rPr>
          <w:sz w:val="24"/>
          <w:szCs w:val="24"/>
        </w:rPr>
        <w:t xml:space="preserve"> ADAMS databank, </w:t>
      </w:r>
      <w:r w:rsidR="00740738">
        <w:rPr>
          <w:sz w:val="24"/>
          <w:szCs w:val="24"/>
        </w:rPr>
        <w:t>and as the data is only available till 2018</w:t>
      </w:r>
      <w:r w:rsidR="00D969ED">
        <w:rPr>
          <w:sz w:val="24"/>
          <w:szCs w:val="24"/>
        </w:rPr>
        <w:t>,</w:t>
      </w:r>
      <w:r w:rsidR="00CD2B12" w:rsidRPr="00AC0541">
        <w:rPr>
          <w:sz w:val="24"/>
          <w:szCs w:val="24"/>
        </w:rPr>
        <w:t xml:space="preserve"> we</w:t>
      </w:r>
      <w:r w:rsidR="00740738">
        <w:rPr>
          <w:sz w:val="24"/>
          <w:szCs w:val="24"/>
        </w:rPr>
        <w:t xml:space="preserve"> are</w:t>
      </w:r>
      <w:r w:rsidR="00CD2B12" w:rsidRPr="00AC0541">
        <w:rPr>
          <w:sz w:val="24"/>
          <w:szCs w:val="24"/>
        </w:rPr>
        <w:t xml:space="preserve"> only</w:t>
      </w:r>
      <w:r w:rsidR="00740738">
        <w:rPr>
          <w:sz w:val="24"/>
          <w:szCs w:val="24"/>
        </w:rPr>
        <w:t xml:space="preserve"> able to</w:t>
      </w:r>
      <w:r w:rsidR="00CD2B12" w:rsidRPr="00AC0541">
        <w:rPr>
          <w:sz w:val="24"/>
          <w:szCs w:val="24"/>
        </w:rPr>
        <w:t xml:space="preserve"> estimate the equation till 2017 quarter 4. </w:t>
      </w:r>
      <w:r w:rsidR="00740738">
        <w:rPr>
          <w:sz w:val="24"/>
          <w:szCs w:val="24"/>
        </w:rPr>
        <w:t>Doing this, w</w:t>
      </w:r>
      <w:commentRangeStart w:id="16"/>
      <w:r w:rsidR="003856B0" w:rsidRPr="00AC0541">
        <w:rPr>
          <w:sz w:val="24"/>
          <w:szCs w:val="24"/>
        </w:rPr>
        <w:t xml:space="preserve">e find a positive long-run relationship between the compensation rate and the insurance </w:t>
      </w:r>
      <w:r w:rsidR="00740738" w:rsidRPr="00AC0541">
        <w:rPr>
          <w:sz w:val="24"/>
          <w:szCs w:val="24"/>
        </w:rPr>
        <w:t>rate</w:t>
      </w:r>
      <w:r w:rsidR="00740738">
        <w:rPr>
          <w:sz w:val="24"/>
          <w:szCs w:val="24"/>
        </w:rPr>
        <w:t xml:space="preserve"> but are</w:t>
      </w:r>
      <w:r w:rsidR="003856B0" w:rsidRPr="00AC0541">
        <w:rPr>
          <w:sz w:val="24"/>
          <w:szCs w:val="24"/>
        </w:rPr>
        <w:t xml:space="preserve"> </w:t>
      </w:r>
      <w:r w:rsidR="00740738">
        <w:rPr>
          <w:sz w:val="24"/>
          <w:szCs w:val="24"/>
        </w:rPr>
        <w:t>only</w:t>
      </w:r>
      <w:r w:rsidR="003856B0" w:rsidRPr="00AC0541">
        <w:rPr>
          <w:sz w:val="24"/>
          <w:szCs w:val="24"/>
        </w:rPr>
        <w:t xml:space="preserve"> significant at a 10% significan</w:t>
      </w:r>
      <w:r w:rsidR="00740738">
        <w:rPr>
          <w:sz w:val="24"/>
          <w:szCs w:val="24"/>
        </w:rPr>
        <w:t>ce</w:t>
      </w:r>
      <w:r w:rsidR="003856B0" w:rsidRPr="00AC0541">
        <w:rPr>
          <w:sz w:val="24"/>
          <w:szCs w:val="24"/>
        </w:rPr>
        <w:t xml:space="preserve">-level. </w:t>
      </w:r>
      <w:commentRangeEnd w:id="16"/>
      <w:r w:rsidR="00EB209C" w:rsidRPr="00AC0541">
        <w:rPr>
          <w:rStyle w:val="Kommentarhenvisning"/>
          <w:sz w:val="24"/>
          <w:szCs w:val="24"/>
        </w:rPr>
        <w:commentReference w:id="16"/>
      </w:r>
    </w:p>
    <w:p w14:paraId="6BE0A7BC" w14:textId="0434E611" w:rsidR="000A3027" w:rsidRPr="00AC0541" w:rsidRDefault="00207C01" w:rsidP="0078484D">
      <w:pPr>
        <w:spacing w:line="360" w:lineRule="auto"/>
        <w:rPr>
          <w:sz w:val="24"/>
          <w:szCs w:val="24"/>
        </w:rPr>
      </w:pPr>
      <w:r w:rsidRPr="00AC0541">
        <w:rPr>
          <w:sz w:val="24"/>
          <w:szCs w:val="24"/>
        </w:rPr>
        <w:t>As</w:t>
      </w:r>
      <w:r w:rsidR="00E4200B" w:rsidRPr="00AC0541">
        <w:rPr>
          <w:sz w:val="24"/>
          <w:szCs w:val="24"/>
        </w:rPr>
        <w:t xml:space="preserve"> the demand</w:t>
      </w:r>
      <w:r w:rsidRPr="00AC0541">
        <w:rPr>
          <w:sz w:val="24"/>
          <w:szCs w:val="24"/>
        </w:rPr>
        <w:t xml:space="preserve"> channel</w:t>
      </w:r>
      <w:r w:rsidR="00E4200B" w:rsidRPr="00AC0541">
        <w:rPr>
          <w:sz w:val="24"/>
          <w:szCs w:val="24"/>
        </w:rPr>
        <w:t xml:space="preserve"> </w:t>
      </w:r>
      <w:r w:rsidR="007A492E">
        <w:rPr>
          <w:sz w:val="24"/>
          <w:szCs w:val="24"/>
        </w:rPr>
        <w:t>and</w:t>
      </w:r>
      <w:r w:rsidR="00E4200B" w:rsidRPr="00AC0541">
        <w:rPr>
          <w:sz w:val="24"/>
          <w:szCs w:val="24"/>
        </w:rPr>
        <w:t xml:space="preserve"> insurance rate channel</w:t>
      </w:r>
      <w:r w:rsidRPr="00AC0541">
        <w:rPr>
          <w:sz w:val="24"/>
          <w:szCs w:val="24"/>
        </w:rPr>
        <w:t xml:space="preserve"> </w:t>
      </w:r>
      <w:r w:rsidR="007A492E">
        <w:rPr>
          <w:sz w:val="24"/>
          <w:szCs w:val="24"/>
        </w:rPr>
        <w:t xml:space="preserve">included in this scenario both affect the economy through the same equations, </w:t>
      </w:r>
      <w:r w:rsidRPr="00AC0541">
        <w:rPr>
          <w:sz w:val="24"/>
          <w:szCs w:val="24"/>
        </w:rPr>
        <w:t xml:space="preserve">we will compare the results of </w:t>
      </w:r>
      <w:r w:rsidR="007A492E">
        <w:rPr>
          <w:sz w:val="24"/>
          <w:szCs w:val="24"/>
        </w:rPr>
        <w:t>this scenario with scenario 1</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w:t>
      </w:r>
      <w:r w:rsidR="007A492E">
        <w:rPr>
          <w:sz w:val="24"/>
          <w:szCs w:val="24"/>
        </w:rPr>
        <w:t>whereas</w:t>
      </w:r>
      <w:r w:rsidR="00ED0C06" w:rsidRPr="00AC0541">
        <w:rPr>
          <w:sz w:val="24"/>
          <w:szCs w:val="24"/>
        </w:rPr>
        <w:t xml:space="preserve"> a higher percentage of unemployed </w:t>
      </w:r>
      <w:r w:rsidR="007A492E">
        <w:rPr>
          <w:sz w:val="24"/>
          <w:szCs w:val="24"/>
        </w:rPr>
        <w:t>are now</w:t>
      </w:r>
      <w:r w:rsidR="00ED0C06" w:rsidRPr="00AC0541">
        <w:rPr>
          <w:sz w:val="24"/>
          <w:szCs w:val="24"/>
        </w:rPr>
        <w:t xml:space="preserve"> receiving income insurance</w:t>
      </w:r>
      <w:r w:rsidR="007A492E">
        <w:rPr>
          <w:sz w:val="24"/>
          <w:szCs w:val="24"/>
        </w:rPr>
        <w:t>,</w:t>
      </w:r>
      <w:r w:rsidR="00ED0C06" w:rsidRPr="00AC0541">
        <w:rPr>
          <w:sz w:val="24"/>
          <w:szCs w:val="24"/>
        </w:rPr>
        <w:t xml:space="preserve"> increasing the net benefits received by the households. </w:t>
      </w:r>
      <w:r w:rsidR="007A492E">
        <w:rPr>
          <w:sz w:val="24"/>
          <w:szCs w:val="24"/>
        </w:rPr>
        <w:t>We can use</w:t>
      </w:r>
      <w:r w:rsidR="00173E7B" w:rsidRPr="00AC0541">
        <w:rPr>
          <w:sz w:val="24"/>
          <w:szCs w:val="24"/>
        </w:rPr>
        <w:t xml:space="preserve"> the same reasoning as in scenario 1</w:t>
      </w:r>
      <w:r w:rsidR="007A492E">
        <w:rPr>
          <w:sz w:val="24"/>
          <w:szCs w:val="24"/>
        </w:rPr>
        <w:t>, where an increase in the net social benefits increased would result in a higher disposable income,</w:t>
      </w:r>
      <w:r w:rsidR="00173E7B" w:rsidRPr="00AC0541">
        <w:rPr>
          <w:sz w:val="24"/>
          <w:szCs w:val="24"/>
        </w:rPr>
        <w:t xml:space="preserve"> </w:t>
      </w:r>
      <w:r w:rsidR="007A492E">
        <w:rPr>
          <w:sz w:val="24"/>
          <w:szCs w:val="24"/>
        </w:rPr>
        <w:t>while at the same time also increasing</w:t>
      </w:r>
      <w:r w:rsidR="00173E7B" w:rsidRPr="00AC0541">
        <w:rPr>
          <w:sz w:val="24"/>
          <w:szCs w:val="24"/>
        </w:rPr>
        <w:t xml:space="preserve"> government net lending</w:t>
      </w:r>
      <w:r w:rsidR="007A492E">
        <w:rPr>
          <w:sz w:val="24"/>
          <w:szCs w:val="24"/>
        </w:rPr>
        <w:t>, both observed in the plot below</w:t>
      </w:r>
      <w:r w:rsidR="00173E7B" w:rsidRPr="00AC0541">
        <w:rPr>
          <w:sz w:val="24"/>
          <w:szCs w:val="24"/>
        </w:rPr>
        <w:t xml:space="preserv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4817621B"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w:t>
      </w:r>
      <w:r w:rsidR="003D2F39">
        <w:rPr>
          <w:sz w:val="24"/>
          <w:szCs w:val="24"/>
        </w:rPr>
        <w:t xml:space="preserve">in </w:t>
      </w:r>
      <w:r w:rsidR="00EB209C" w:rsidRPr="00AC0541">
        <w:rPr>
          <w:sz w:val="24"/>
          <w:szCs w:val="24"/>
        </w:rPr>
        <w:t>the insurance</w:t>
      </w:r>
      <w:r w:rsidR="003D2F39">
        <w:rPr>
          <w:sz w:val="24"/>
          <w:szCs w:val="24"/>
        </w:rPr>
        <w:t xml:space="preserve"> </w:t>
      </w:r>
      <w:r w:rsidR="00EB209C" w:rsidRPr="00AC0541">
        <w:rPr>
          <w:sz w:val="24"/>
          <w:szCs w:val="24"/>
        </w:rPr>
        <w:t>rate</w:t>
      </w:r>
      <w:r w:rsidR="003D2F39">
        <w:rPr>
          <w:sz w:val="24"/>
          <w:szCs w:val="24"/>
        </w:rPr>
        <w:t>-</w:t>
      </w:r>
      <w:r w:rsidR="00EB209C" w:rsidRPr="00AC0541">
        <w:rPr>
          <w:sz w:val="24"/>
          <w:szCs w:val="24"/>
        </w:rPr>
        <w:t xml:space="preserve">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5664300D" w:rsidR="009D7F01" w:rsidRPr="00AC0541" w:rsidRDefault="000A3027" w:rsidP="0010741B">
      <w:pPr>
        <w:spacing w:line="360" w:lineRule="auto"/>
        <w:rPr>
          <w:sz w:val="24"/>
          <w:szCs w:val="24"/>
        </w:rPr>
      </w:pPr>
      <w:r w:rsidRPr="00AC0541">
        <w:rPr>
          <w:sz w:val="24"/>
          <w:szCs w:val="24"/>
        </w:rPr>
        <w:t xml:space="preserve">Lastly, </w:t>
      </w:r>
      <w:r w:rsidR="000477A3">
        <w:rPr>
          <w:sz w:val="24"/>
          <w:szCs w:val="24"/>
        </w:rPr>
        <w:t>when comparing the effects on</w:t>
      </w:r>
      <w:r w:rsidRPr="00AC0541">
        <w:rPr>
          <w:sz w:val="24"/>
          <w:szCs w:val="24"/>
        </w:rPr>
        <w:t xml:space="preserve"> </w:t>
      </w:r>
      <w:r w:rsidR="009D7F01" w:rsidRPr="00AC0541">
        <w:rPr>
          <w:sz w:val="24"/>
          <w:szCs w:val="24"/>
        </w:rPr>
        <w:t>un</w:t>
      </w:r>
      <w:r w:rsidRPr="00AC0541">
        <w:rPr>
          <w:sz w:val="24"/>
          <w:szCs w:val="24"/>
        </w:rPr>
        <w:t>employment</w:t>
      </w:r>
      <w:r w:rsidR="000477A3">
        <w:rPr>
          <w:sz w:val="24"/>
          <w:szCs w:val="24"/>
        </w:rPr>
        <w:t>,</w:t>
      </w:r>
      <w:r w:rsidR="00927CE6" w:rsidRPr="00AC0541">
        <w:rPr>
          <w:sz w:val="24"/>
          <w:szCs w:val="24"/>
        </w:rPr>
        <w:t xml:space="preserve"> we </w:t>
      </w:r>
      <w:r w:rsidR="000477A3">
        <w:rPr>
          <w:sz w:val="24"/>
          <w:szCs w:val="24"/>
        </w:rPr>
        <w:t xml:space="preserve">further decrease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64D2C2ED" w:rsidR="00DE62EB" w:rsidRDefault="008C02FE" w:rsidP="00A107A7">
      <w:pPr>
        <w:pStyle w:val="Overskrift2"/>
      </w:pPr>
      <w:r>
        <w:t xml:space="preserve">Scenario </w:t>
      </w:r>
      <w:r w:rsidR="008F54CE">
        <w:t>4</w:t>
      </w:r>
      <w:r w:rsidR="003F23A4">
        <w:t xml:space="preserve"> Including the</w:t>
      </w:r>
      <w:r>
        <w:t xml:space="preserve"> </w:t>
      </w:r>
      <w:r w:rsidR="003F23A4">
        <w:t>labor-force channel</w:t>
      </w:r>
    </w:p>
    <w:p w14:paraId="1EDEAA3D" w14:textId="7F09AA4A" w:rsidR="00A107A7" w:rsidRDefault="00A107A7" w:rsidP="00A107A7"/>
    <w:p w14:paraId="30D6D830" w14:textId="0587FAEE"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 xml:space="preserve">the two static models </w:t>
      </w:r>
      <w:r w:rsidR="005244DB">
        <w:rPr>
          <w:sz w:val="24"/>
          <w:szCs w:val="24"/>
        </w:rPr>
        <w:t xml:space="preserve">of income insurance and cash-benefits </w:t>
      </w:r>
      <w:r w:rsidR="00262E6D" w:rsidRPr="00AC0541">
        <w:rPr>
          <w:sz w:val="24"/>
          <w:szCs w:val="24"/>
        </w:rPr>
        <w:t>build by the IS-commission</w:t>
      </w:r>
      <w:r w:rsidR="005244DB">
        <w:rPr>
          <w:sz w:val="24"/>
          <w:szCs w:val="24"/>
        </w:rPr>
        <w:t>,</w:t>
      </w:r>
      <w:r w:rsidR="00262E6D" w:rsidRPr="00AC0541">
        <w:rPr>
          <w:sz w:val="24"/>
          <w:szCs w:val="24"/>
        </w:rPr>
        <w:t xml:space="preserve"> </w:t>
      </w:r>
      <w:r w:rsidR="00340753">
        <w:rPr>
          <w:sz w:val="24"/>
          <w:szCs w:val="24"/>
        </w:rPr>
        <w:t>where people would switch from the IS-program to the cash-benefits program, if the later one resulted in a higher level of benefits</w:t>
      </w:r>
      <w:r w:rsidRPr="00AC0541">
        <w:rPr>
          <w:sz w:val="24"/>
          <w:szCs w:val="24"/>
        </w:rPr>
        <w:t>.</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w:t>
      </w:r>
      <w:r w:rsidR="002539F9">
        <w:rPr>
          <w:sz w:val="24"/>
          <w:szCs w:val="24"/>
        </w:rPr>
        <w:t>IS-model</w:t>
      </w:r>
      <w:r w:rsidR="00262E6D" w:rsidRPr="00AC0541">
        <w:rPr>
          <w:sz w:val="24"/>
          <w:szCs w:val="24"/>
        </w:rPr>
        <w:t xml:space="preserve">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340753">
        <w:rPr>
          <w:sz w:val="24"/>
          <w:szCs w:val="24"/>
        </w:rPr>
        <w:t xml:space="preserve"> in our model</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340753">
        <w:rPr>
          <w:sz w:val="24"/>
          <w:szCs w:val="24"/>
        </w:rPr>
        <w:t>.</w:t>
      </w:r>
    </w:p>
    <w:p w14:paraId="12C9A2F8" w14:textId="255B2387" w:rsidR="007D3C27" w:rsidRPr="00AC0541" w:rsidRDefault="00A107A7" w:rsidP="008C02FE">
      <w:pPr>
        <w:spacing w:line="360" w:lineRule="auto"/>
        <w:rPr>
          <w:sz w:val="24"/>
          <w:szCs w:val="24"/>
        </w:rPr>
      </w:pPr>
      <w:r w:rsidRPr="00AC0541">
        <w:rPr>
          <w:sz w:val="24"/>
          <w:szCs w:val="24"/>
        </w:rPr>
        <w:lastRenderedPageBreak/>
        <w:t>As mentioned,</w:t>
      </w:r>
      <w:r w:rsidR="00340753">
        <w:rPr>
          <w:sz w:val="24"/>
          <w:szCs w:val="24"/>
        </w:rPr>
        <w:t xml:space="preserve"> we set the</w:t>
      </w:r>
      <w:r w:rsidRPr="00AC0541">
        <w:rPr>
          <w:sz w:val="24"/>
          <w:szCs w:val="24"/>
        </w:rPr>
        <w:t xml:space="preserve"> participation rate</w:t>
      </w:r>
      <w:r w:rsidR="00340753">
        <w:rPr>
          <w:sz w:val="24"/>
          <w:szCs w:val="24"/>
        </w:rPr>
        <w:t xml:space="preserve"> exogenously</w:t>
      </w:r>
      <w:r w:rsidRPr="00AC0541">
        <w:rPr>
          <w:sz w:val="24"/>
          <w:szCs w:val="24"/>
        </w:rPr>
        <w:t xml:space="preserve"> </w:t>
      </w:r>
      <w:r w:rsidR="00340753">
        <w:rPr>
          <w:sz w:val="24"/>
          <w:szCs w:val="24"/>
        </w:rPr>
        <w:t>with</w:t>
      </w:r>
      <w:r w:rsidRPr="00AC0541">
        <w:rPr>
          <w:sz w:val="24"/>
          <w:szCs w:val="24"/>
        </w:rPr>
        <w:t>in the baseline mode</w:t>
      </w:r>
      <w:r w:rsidR="00340753">
        <w:rPr>
          <w:sz w:val="24"/>
          <w:szCs w:val="24"/>
        </w:rPr>
        <w:t>l,</w:t>
      </w:r>
      <w:r w:rsidRPr="00AC0541">
        <w:rPr>
          <w:sz w:val="24"/>
          <w:szCs w:val="24"/>
        </w:rPr>
        <w:t xml:space="preserve"> as the literature is still mixed </w:t>
      </w:r>
      <w:r w:rsidR="00340753">
        <w:rPr>
          <w:sz w:val="24"/>
          <w:szCs w:val="24"/>
        </w:rPr>
        <w:t>in determining what explains</w:t>
      </w:r>
      <w:r w:rsidRPr="00AC0541">
        <w:rPr>
          <w:sz w:val="24"/>
          <w:szCs w:val="24"/>
        </w:rPr>
        <w:t xml:space="preserve"> the participation rate</w:t>
      </w:r>
      <w:r w:rsidR="0075427B" w:rsidRPr="00AC0541">
        <w:rPr>
          <w:sz w:val="24"/>
          <w:szCs w:val="24"/>
        </w:rPr>
        <w:t xml:space="preserve">. </w:t>
      </w:r>
      <w:r w:rsidRPr="00AC0541">
        <w:rPr>
          <w:sz w:val="24"/>
          <w:szCs w:val="24"/>
        </w:rPr>
        <w:t xml:space="preserve">We find significant </w:t>
      </w:r>
      <w:r w:rsidR="00340753">
        <w:rPr>
          <w:sz w:val="24"/>
          <w:szCs w:val="24"/>
        </w:rPr>
        <w:t>relationship</w:t>
      </w:r>
      <w:r w:rsidRPr="00AC0541">
        <w:rPr>
          <w:sz w:val="24"/>
          <w:szCs w:val="24"/>
        </w:rPr>
        <w:t xml:space="preserve">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for this negative relationship</w:t>
      </w:r>
      <w:r w:rsidR="00340753">
        <w:rPr>
          <w:sz w:val="24"/>
          <w:szCs w:val="24"/>
        </w:rPr>
        <w:t>,</w:t>
      </w:r>
      <w:r w:rsidR="00F41869" w:rsidRPr="00AC0541">
        <w:rPr>
          <w:sz w:val="24"/>
          <w:szCs w:val="24"/>
        </w:rPr>
        <w:t xml:space="preserve"> is that </w:t>
      </w:r>
      <w:r w:rsidR="00340753">
        <w:rPr>
          <w:sz w:val="24"/>
          <w:szCs w:val="24"/>
        </w:rPr>
        <w:t>a</w:t>
      </w:r>
      <w:r w:rsidR="00F41869"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340753">
        <w:rPr>
          <w:sz w:val="24"/>
          <w:szCs w:val="24"/>
        </w:rPr>
        <w:t xml:space="preserve">. </w:t>
      </w:r>
      <w:r w:rsidR="00F41869" w:rsidRPr="00AC0541">
        <w:rPr>
          <w:sz w:val="24"/>
          <w:szCs w:val="24"/>
        </w:rPr>
        <w:t xml:space="preserve"> </w:t>
      </w:r>
    </w:p>
    <w:p w14:paraId="485F3624" w14:textId="6C6139D5" w:rsidR="002F66FF" w:rsidRPr="00AC0541" w:rsidRDefault="00340753" w:rsidP="0078484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4D4A52F6" w:rsidR="00E21539" w:rsidRPr="00AC0541" w:rsidRDefault="0027188B" w:rsidP="0078484D">
      <w:pPr>
        <w:spacing w:line="360" w:lineRule="auto"/>
        <w:rPr>
          <w:sz w:val="24"/>
          <w:szCs w:val="24"/>
        </w:rPr>
      </w:pPr>
      <w:r w:rsidRPr="00AC0541">
        <w:rPr>
          <w:sz w:val="24"/>
          <w:szCs w:val="24"/>
        </w:rPr>
        <w:t>Comparing the simulated data with real data</w:t>
      </w:r>
      <w:r w:rsidR="002700CE">
        <w:rPr>
          <w:sz w:val="24"/>
          <w:szCs w:val="24"/>
        </w:rPr>
        <w:t xml:space="preserve"> for the participation rate,</w:t>
      </w:r>
      <w:r w:rsidRPr="00AC0541">
        <w:rPr>
          <w:sz w:val="24"/>
          <w:szCs w:val="24"/>
        </w:rPr>
        <w:t xml:space="preserve"> we see that the model is able to capture</w:t>
      </w:r>
      <w:r w:rsidR="00E21539" w:rsidRPr="00AC0541">
        <w:rPr>
          <w:sz w:val="24"/>
          <w:szCs w:val="24"/>
        </w:rPr>
        <w:t xml:space="preserve"> the overall trend</w:t>
      </w:r>
      <w:r w:rsidR="002700CE">
        <w:rPr>
          <w:sz w:val="24"/>
          <w:szCs w:val="24"/>
        </w:rPr>
        <w:t>, shown in the figure below</w:t>
      </w:r>
      <w:r w:rsidR="00757265" w:rsidRPr="00AC0541">
        <w:rPr>
          <w:sz w:val="24"/>
          <w:szCs w:val="24"/>
        </w:rPr>
        <w:t>:</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6225130A"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w:t>
      </w:r>
      <w:r w:rsidR="00234E1C">
        <w:rPr>
          <w:sz w:val="24"/>
          <w:szCs w:val="24"/>
        </w:rPr>
        <w:t xml:space="preserve"> including the LF-channel </w:t>
      </w:r>
      <w:r w:rsidRPr="00AC0541">
        <w:rPr>
          <w:sz w:val="24"/>
          <w:szCs w:val="24"/>
        </w:rPr>
        <w:t>we get almost the same results as in scenario 1</w:t>
      </w:r>
      <w:r w:rsidR="008C5D1F">
        <w:rPr>
          <w:sz w:val="24"/>
          <w:szCs w:val="24"/>
        </w:rPr>
        <w:t xml:space="preserve">, </w:t>
      </w:r>
      <w:r w:rsidR="00234E1C">
        <w:rPr>
          <w:sz w:val="24"/>
          <w:szCs w:val="24"/>
        </w:rPr>
        <w:t xml:space="preserve">where we </w:t>
      </w:r>
      <w:r w:rsidR="008C5D1F">
        <w:rPr>
          <w:sz w:val="24"/>
          <w:szCs w:val="24"/>
        </w:rPr>
        <w:t>only includ</w:t>
      </w:r>
      <w:r w:rsidR="00234E1C">
        <w:rPr>
          <w:sz w:val="24"/>
          <w:szCs w:val="24"/>
        </w:rPr>
        <w:t>ed</w:t>
      </w:r>
      <w:r w:rsidR="008C5D1F">
        <w:rPr>
          <w:sz w:val="24"/>
          <w:szCs w:val="24"/>
        </w:rPr>
        <w:t xml:space="preserve"> the demand channel</w:t>
      </w:r>
      <w:r w:rsidRPr="00AC0541">
        <w:rPr>
          <w:sz w:val="24"/>
          <w:szCs w:val="24"/>
        </w:rPr>
        <w:t xml:space="preserve">. </w:t>
      </w:r>
      <w:r w:rsidR="008C5D1F">
        <w:rPr>
          <w:sz w:val="24"/>
          <w:szCs w:val="24"/>
        </w:rPr>
        <w:t xml:space="preserve">We saw that </w:t>
      </w:r>
      <w:r w:rsidRPr="00AC0541">
        <w:rPr>
          <w:sz w:val="24"/>
          <w:szCs w:val="24"/>
        </w:rPr>
        <w:t>scenario 1 had a min</w:t>
      </w:r>
      <w:r w:rsidR="008C5D1F">
        <w:rPr>
          <w:sz w:val="24"/>
          <w:szCs w:val="24"/>
        </w:rPr>
        <w:t>imal</w:t>
      </w:r>
      <w:r w:rsidRPr="00AC0541">
        <w:rPr>
          <w:sz w:val="24"/>
          <w:szCs w:val="24"/>
        </w:rPr>
        <w:t xml:space="preserve"> effect on the unemployment rate, t</w:t>
      </w:r>
      <w:r w:rsidR="00234E1C">
        <w:rPr>
          <w:sz w:val="24"/>
          <w:szCs w:val="24"/>
        </w:rPr>
        <w:t xml:space="preserve">herefore </w:t>
      </w:r>
      <w:r w:rsidRPr="00AC0541">
        <w:rPr>
          <w:sz w:val="24"/>
          <w:szCs w:val="24"/>
        </w:rPr>
        <w:t>the</w:t>
      </w:r>
      <w:r w:rsidR="00234E1C">
        <w:rPr>
          <w:sz w:val="24"/>
          <w:szCs w:val="24"/>
        </w:rPr>
        <w:t xml:space="preserve"> change in the</w:t>
      </w:r>
      <w:r w:rsidRPr="00AC0541">
        <w:rPr>
          <w:sz w:val="24"/>
          <w:szCs w:val="24"/>
        </w:rPr>
        <w:t xml:space="preserve"> labor force is also minimal</w:t>
      </w:r>
      <w:r w:rsidR="00234E1C">
        <w:rPr>
          <w:sz w:val="24"/>
          <w:szCs w:val="24"/>
        </w:rPr>
        <w:t xml:space="preserve"> increasing the labor force with 50 people,</w:t>
      </w:r>
      <w:r w:rsidRPr="00AC0541">
        <w:rPr>
          <w:sz w:val="24"/>
          <w:szCs w:val="24"/>
        </w:rPr>
        <w:t xml:space="preserve"> creating almost no difference in the two scenarios</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00234E1C">
        <w:rPr>
          <w:sz w:val="24"/>
          <w:szCs w:val="24"/>
        </w:rPr>
        <w:t>, compared with 250 in scenario 1</w:t>
      </w:r>
      <w:r w:rsidRPr="00AC0541">
        <w:rPr>
          <w:sz w:val="24"/>
          <w:szCs w:val="24"/>
        </w:rPr>
        <w:t xml:space="preserve">. In </w:t>
      </w:r>
      <w:commentRangeEnd w:id="21"/>
      <w:r w:rsidR="00BD4800">
        <w:rPr>
          <w:rStyle w:val="Kommentarhenvisning"/>
        </w:rPr>
        <w:commentReference w:id="21"/>
      </w:r>
      <w:r w:rsidRPr="00AC0541">
        <w:rPr>
          <w:sz w:val="24"/>
          <w:szCs w:val="24"/>
        </w:rPr>
        <w:t xml:space="preserve">scenario </w:t>
      </w:r>
      <w:r w:rsidR="00234E1C">
        <w:rPr>
          <w:sz w:val="24"/>
          <w:szCs w:val="24"/>
        </w:rPr>
        <w:t>6</w:t>
      </w:r>
      <w:r w:rsidRPr="00AC0541">
        <w:rPr>
          <w:sz w:val="24"/>
          <w:szCs w:val="24"/>
        </w:rPr>
        <w:t xml:space="preserve">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220F05EB" w:rsidR="00D0261D" w:rsidRDefault="009D7887" w:rsidP="00A36179">
      <w:pPr>
        <w:pStyle w:val="Overskrift2"/>
      </w:pPr>
      <w:r>
        <w:t xml:space="preserve">Scenario 5 </w:t>
      </w:r>
      <w:r w:rsidR="005621CD">
        <w:t>Including the productivity channel</w:t>
      </w:r>
    </w:p>
    <w:p w14:paraId="2470DE0A" w14:textId="77777777" w:rsidR="00D0261D" w:rsidRDefault="00D0261D" w:rsidP="00D0261D"/>
    <w:p w14:paraId="1902EB65" w14:textId="292EA8DD"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8B719F">
        <w:rPr>
          <w:sz w:val="24"/>
          <w:szCs w:val="24"/>
        </w:rPr>
        <w:t>,</w:t>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w:t>
      </w:r>
      <w:r w:rsidR="008B719F">
        <w:rPr>
          <w:sz w:val="24"/>
          <w:szCs w:val="24"/>
        </w:rPr>
        <w:t>Assuming this to be true, the existence of the liquidity effect</w:t>
      </w:r>
      <w:r w:rsidRPr="00AC0541">
        <w:rPr>
          <w:sz w:val="24"/>
          <w:szCs w:val="24"/>
        </w:rPr>
        <w:t xml:space="preserve"> creates a possible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w:t>
      </w:r>
      <w:r w:rsidR="008B719F">
        <w:rPr>
          <w:sz w:val="24"/>
          <w:szCs w:val="24"/>
        </w:rPr>
        <w:t>2,</w:t>
      </w:r>
      <w:r w:rsidRPr="00AC0541">
        <w:rPr>
          <w:sz w:val="24"/>
          <w:szCs w:val="24"/>
        </w:rPr>
        <w:t xml:space="preserve"> empirical results </w:t>
      </w:r>
      <w:r w:rsidR="008B719F">
        <w:rPr>
          <w:sz w:val="24"/>
          <w:szCs w:val="24"/>
        </w:rPr>
        <w:t>only finds</w:t>
      </w:r>
      <w:r w:rsidRPr="00AC0541">
        <w:rPr>
          <w:sz w:val="24"/>
          <w:szCs w:val="24"/>
        </w:rPr>
        <w:t xml:space="preserve">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w:t>
      </w:r>
      <w:r w:rsidR="008B719F">
        <w:rPr>
          <w:sz w:val="24"/>
          <w:szCs w:val="24"/>
        </w:rPr>
        <w:t>to measure</w:t>
      </w:r>
      <w:r w:rsidRPr="00AC0541">
        <w:rPr>
          <w:sz w:val="24"/>
          <w:szCs w:val="24"/>
        </w:rPr>
        <w:t xml:space="preserv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 xml:space="preserve">will be included. </w:t>
      </w:r>
      <w:r w:rsidR="008B719F">
        <w:rPr>
          <w:sz w:val="24"/>
          <w:szCs w:val="24"/>
        </w:rPr>
        <w:t xml:space="preserve">Like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 xml:space="preserve">e factor explaining productivity, </w:t>
      </w:r>
      <w:r w:rsidR="008B719F">
        <w:rPr>
          <w:sz w:val="24"/>
          <w:szCs w:val="24"/>
        </w:rPr>
        <w:t>we find significant effects for all three regressors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7983D597" w:rsidR="00D0261D" w:rsidRPr="00AC0541" w:rsidRDefault="00D0261D" w:rsidP="00D0261D">
      <w:pPr>
        <w:spacing w:line="360" w:lineRule="auto"/>
        <w:rPr>
          <w:sz w:val="24"/>
          <w:szCs w:val="24"/>
        </w:rPr>
      </w:pPr>
      <w:r w:rsidRPr="00AC0541">
        <w:rPr>
          <w:sz w:val="24"/>
          <w:szCs w:val="24"/>
        </w:rPr>
        <w:lastRenderedPageBreak/>
        <w:t>As the increase in the average level of income insurance now feeds directly into the productivity, we observe an increase in productivity compared to the baseline model after 2016</w:t>
      </w:r>
      <w:r w:rsidR="008B719F">
        <w:rPr>
          <w:sz w:val="24"/>
          <w:szCs w:val="24"/>
        </w:rPr>
        <w:t>, observed in the figure below</w:t>
      </w:r>
      <w:r w:rsidRPr="00AC0541">
        <w:rPr>
          <w:sz w:val="24"/>
          <w:szCs w:val="24"/>
        </w:rPr>
        <w:t xml:space="preserve">.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738AEC02"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w:t>
      </w:r>
      <w:r w:rsidR="008B719F">
        <w:rPr>
          <w:sz w:val="24"/>
          <w:szCs w:val="24"/>
        </w:rPr>
        <w:t>.</w:t>
      </w:r>
      <w:r w:rsidRPr="00AC0541">
        <w:rPr>
          <w:sz w:val="24"/>
          <w:szCs w:val="24"/>
        </w:rPr>
        <w:t xml:space="preserve"> </w:t>
      </w:r>
      <w:r w:rsidR="008B719F">
        <w:rPr>
          <w:sz w:val="24"/>
          <w:szCs w:val="24"/>
        </w:rPr>
        <w:t>T</w:t>
      </w:r>
      <w:r w:rsidRPr="00AC0541">
        <w:rPr>
          <w:sz w:val="24"/>
          <w:szCs w:val="24"/>
        </w:rPr>
        <w:t>herefor</w:t>
      </w:r>
      <w:r w:rsidR="000412E2">
        <w:rPr>
          <w:sz w:val="24"/>
          <w:szCs w:val="24"/>
        </w:rPr>
        <w:t>e</w:t>
      </w:r>
      <w:r w:rsidR="00D969ED">
        <w:rPr>
          <w:sz w:val="24"/>
          <w:szCs w:val="24"/>
        </w:rPr>
        <w:t>,</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w:t>
      </w:r>
      <w:r w:rsidR="008B719F">
        <w:rPr>
          <w:sz w:val="24"/>
          <w:szCs w:val="24"/>
        </w:rPr>
        <w:t>.</w:t>
      </w:r>
      <w:r w:rsidRPr="00AC0541">
        <w:rPr>
          <w:sz w:val="24"/>
          <w:szCs w:val="24"/>
        </w:rPr>
        <w:t xml:space="preserve"> </w:t>
      </w:r>
      <w:r w:rsidR="008B719F">
        <w:rPr>
          <w:sz w:val="24"/>
          <w:szCs w:val="24"/>
        </w:rPr>
        <w:t>Looking at the percentage change in unemployment this</w:t>
      </w:r>
      <w:r w:rsidRPr="00AC0541">
        <w:rPr>
          <w:sz w:val="24"/>
          <w:szCs w:val="24"/>
        </w:rPr>
        <w:t xml:space="preserve"> is a 15 percent increase, </w:t>
      </w:r>
      <w:r w:rsidR="008B719F">
        <w:rPr>
          <w:sz w:val="24"/>
          <w:szCs w:val="24"/>
        </w:rPr>
        <w:t>as also</w:t>
      </w:r>
      <w:r w:rsidR="00E65BE3">
        <w:rPr>
          <w:sz w:val="24"/>
          <w:szCs w:val="24"/>
        </w:rPr>
        <w:t xml:space="preserve">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0A661EAA" w:rsidR="00D0261D" w:rsidRDefault="00D0261D" w:rsidP="00D0261D"/>
    <w:p w14:paraId="23DC51BE" w14:textId="6309D7D6" w:rsidR="0094247A" w:rsidRPr="00AC0541" w:rsidRDefault="0094247A" w:rsidP="0094247A">
      <w:pPr>
        <w:spacing w:line="360" w:lineRule="auto"/>
        <w:rPr>
          <w:sz w:val="24"/>
          <w:szCs w:val="24"/>
        </w:rPr>
      </w:pPr>
      <w:r w:rsidRPr="00AC0541">
        <w:rPr>
          <w:sz w:val="24"/>
          <w:szCs w:val="24"/>
        </w:rPr>
        <w:t>We find th</w:t>
      </w:r>
      <w:r w:rsidR="009C7F75">
        <w:rPr>
          <w:sz w:val="24"/>
          <w:szCs w:val="24"/>
        </w:rPr>
        <w:t>e effect of the productivity channel to be</w:t>
      </w:r>
      <w:r w:rsidRPr="00AC0541">
        <w:rPr>
          <w:sz w:val="24"/>
          <w:szCs w:val="24"/>
        </w:rPr>
        <w:t xml:space="preserve"> quite large</w:t>
      </w:r>
      <w:r w:rsidR="009C7F75">
        <w:rPr>
          <w:sz w:val="24"/>
          <w:szCs w:val="24"/>
        </w:rPr>
        <w:t>,</w:t>
      </w:r>
      <w:r w:rsidRPr="00AC0541">
        <w:rPr>
          <w:sz w:val="24"/>
          <w:szCs w:val="24"/>
        </w:rPr>
        <w:t xml:space="preserve"> especially compared to the other effects</w:t>
      </w:r>
      <w:r w:rsidR="009C7F75">
        <w:rPr>
          <w:sz w:val="24"/>
          <w:szCs w:val="24"/>
        </w:rPr>
        <w:t xml:space="preserve"> of the previous scenarios</w:t>
      </w:r>
      <w:r w:rsidR="005114AE">
        <w:rPr>
          <w:sz w:val="24"/>
          <w:szCs w:val="24"/>
        </w:rPr>
        <w:t>.</w:t>
      </w:r>
      <w:r w:rsidR="00E65BE3">
        <w:rPr>
          <w:sz w:val="24"/>
          <w:szCs w:val="24"/>
        </w:rPr>
        <w:t xml:space="preserve"> </w:t>
      </w:r>
      <w:r w:rsidR="005114AE">
        <w:rPr>
          <w:sz w:val="24"/>
          <w:szCs w:val="24"/>
        </w:rPr>
        <w:t>I</w:t>
      </w:r>
      <w:commentRangeStart w:id="23"/>
      <w:r w:rsidR="00E65BE3">
        <w:rPr>
          <w:sz w:val="24"/>
          <w:szCs w:val="24"/>
        </w:rPr>
        <w:t xml:space="preserve">n section </w:t>
      </w:r>
      <w:r w:rsidR="003F32AA">
        <w:rPr>
          <w:sz w:val="24"/>
          <w:szCs w:val="24"/>
        </w:rPr>
        <w:t>2</w:t>
      </w:r>
      <w:r w:rsidR="009C7F75">
        <w:rPr>
          <w:sz w:val="24"/>
          <w:szCs w:val="24"/>
        </w:rPr>
        <w:t>, we presented that</w:t>
      </w:r>
      <w:r w:rsidR="003F32AA">
        <w:rPr>
          <w:sz w:val="24"/>
          <w:szCs w:val="24"/>
        </w:rPr>
        <w:t xml:space="preserve">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w:t>
      </w:r>
      <w:r w:rsidR="00D969ED">
        <w:rPr>
          <w:sz w:val="24"/>
          <w:szCs w:val="24"/>
        </w:rPr>
        <w:t>due</w:t>
      </w:r>
      <w:r w:rsidR="00E65BE3">
        <w:rPr>
          <w:sz w:val="24"/>
          <w:szCs w:val="24"/>
        </w:rPr>
        <w:t xml:space="preserve">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commentRangeEnd w:id="23"/>
      <w:r w:rsidR="009C7F75">
        <w:rPr>
          <w:rStyle w:val="Kommentarhenvisning"/>
        </w:rPr>
        <w:commentReference w:id="23"/>
      </w:r>
    </w:p>
    <w:p w14:paraId="603A1951" w14:textId="116C80A8" w:rsidR="009954FC" w:rsidRDefault="009954FC" w:rsidP="009954FC">
      <w:pPr>
        <w:pStyle w:val="Overskrift2"/>
      </w:pPr>
      <w:r>
        <w:t xml:space="preserve">Scenario </w:t>
      </w:r>
      <w:r w:rsidR="009D7887">
        <w:t>6</w:t>
      </w:r>
      <w:r w:rsidR="00D41C51">
        <w:t>:</w:t>
      </w:r>
      <w:r>
        <w:t xml:space="preserve"> </w:t>
      </w:r>
      <w:r w:rsidR="00D41C51">
        <w:t>including multiple channels</w:t>
      </w:r>
    </w:p>
    <w:p w14:paraId="151C4F76" w14:textId="427AC89B" w:rsidR="00874529" w:rsidRDefault="00874529" w:rsidP="00874529"/>
    <w:p w14:paraId="2D519D36" w14:textId="2D7B5FB3" w:rsidR="009E3EAA" w:rsidRPr="00AC0541" w:rsidRDefault="00BC52F4" w:rsidP="009E3EAA">
      <w:pPr>
        <w:spacing w:line="360" w:lineRule="auto"/>
        <w:rPr>
          <w:sz w:val="24"/>
          <w:szCs w:val="24"/>
        </w:rPr>
      </w:pPr>
      <w:r w:rsidRPr="00AC0541">
        <w:rPr>
          <w:sz w:val="24"/>
          <w:szCs w:val="24"/>
        </w:rPr>
        <w:t>In the previous scenarios</w:t>
      </w:r>
      <w:r w:rsidR="00D41C51">
        <w:rPr>
          <w:sz w:val="24"/>
          <w:szCs w:val="24"/>
        </w:rPr>
        <w:t>,</w:t>
      </w:r>
      <w:r w:rsidRPr="00AC0541">
        <w:rPr>
          <w:sz w:val="24"/>
          <w:szCs w:val="24"/>
        </w:rPr>
        <w:t xml:space="preserve"> we</w:t>
      </w:r>
      <w:r w:rsidR="00D41C51">
        <w:rPr>
          <w:sz w:val="24"/>
          <w:szCs w:val="24"/>
        </w:rPr>
        <w:t xml:space="preserve"> have analyzed the five macroeconomic channels explained in section 2,</w:t>
      </w:r>
      <w:r w:rsidRPr="00AC0541">
        <w:rPr>
          <w:sz w:val="24"/>
          <w:szCs w:val="24"/>
        </w:rPr>
        <w:t xml:space="preserve"> </w:t>
      </w:r>
      <w:r w:rsidR="00D41C51">
        <w:rPr>
          <w:sz w:val="24"/>
          <w:szCs w:val="24"/>
        </w:rPr>
        <w:t>looking at how they independently affected the economy, and most importantly for our paper, unemployment</w:t>
      </w:r>
      <w:r w:rsidR="009E3EAA" w:rsidRPr="00AC0541">
        <w:rPr>
          <w:sz w:val="24"/>
          <w:szCs w:val="24"/>
        </w:rPr>
        <w:t xml:space="preserve">. </w:t>
      </w:r>
      <w:r w:rsidR="00874529" w:rsidRPr="00AC0541">
        <w:rPr>
          <w:sz w:val="24"/>
          <w:szCs w:val="24"/>
        </w:rPr>
        <w:t>Now, we will introduce a scenario including the channels</w:t>
      </w:r>
      <w:r w:rsidR="00D41C51">
        <w:rPr>
          <w:sz w:val="24"/>
          <w:szCs w:val="24"/>
        </w:rPr>
        <w:t xml:space="preserve"> from scenario 1-4</w:t>
      </w:r>
      <w:r w:rsidR="00874529" w:rsidRPr="00AC0541">
        <w:rPr>
          <w:sz w:val="24"/>
          <w:szCs w:val="24"/>
        </w:rPr>
        <w:t xml:space="preserve"> at once, </w:t>
      </w:r>
      <w:r w:rsidR="00D41C51">
        <w:rPr>
          <w:sz w:val="24"/>
          <w:szCs w:val="24"/>
        </w:rPr>
        <w:t xml:space="preserve">as </w:t>
      </w:r>
      <w:r w:rsidR="00874529" w:rsidRPr="00AC0541">
        <w:rPr>
          <w:sz w:val="24"/>
          <w:szCs w:val="24"/>
        </w:rPr>
        <w:t xml:space="preserve">doing this </w:t>
      </w:r>
      <w:r w:rsidR="00D41C51">
        <w:rPr>
          <w:sz w:val="24"/>
          <w:szCs w:val="24"/>
        </w:rPr>
        <w:t>will</w:t>
      </w:r>
      <w:r w:rsidR="00874529" w:rsidRPr="00AC0541">
        <w:rPr>
          <w:sz w:val="24"/>
          <w:szCs w:val="24"/>
        </w:rPr>
        <w:t xml:space="preserve"> allow</w:t>
      </w:r>
      <w:r w:rsidR="00D41C51">
        <w:rPr>
          <w:sz w:val="24"/>
          <w:szCs w:val="24"/>
        </w:rPr>
        <w:t xml:space="preserve"> </w:t>
      </w:r>
      <w:r w:rsidR="00874529" w:rsidRPr="00AC0541">
        <w:rPr>
          <w:sz w:val="24"/>
          <w:szCs w:val="24"/>
        </w:rPr>
        <w:t>the effects of</w:t>
      </w:r>
      <w:r w:rsidR="009E3EAA" w:rsidRPr="00AC0541">
        <w:rPr>
          <w:sz w:val="24"/>
          <w:szCs w:val="24"/>
        </w:rPr>
        <w:t xml:space="preserve"> one</w:t>
      </w:r>
      <w:r w:rsidR="00874529" w:rsidRPr="00AC0541">
        <w:rPr>
          <w:sz w:val="24"/>
          <w:szCs w:val="24"/>
        </w:rPr>
        <w:t xml:space="preserve"> channel to feed into other channels. </w:t>
      </w:r>
      <w:r w:rsidR="00D41C51">
        <w:rPr>
          <w:sz w:val="24"/>
          <w:szCs w:val="24"/>
        </w:rPr>
        <w:t>Again, w</w:t>
      </w:r>
      <w:r w:rsidR="00874529" w:rsidRPr="00AC0541">
        <w:rPr>
          <w:sz w:val="24"/>
          <w:szCs w:val="24"/>
        </w:rPr>
        <w:t>e will focus on the effects</w:t>
      </w:r>
      <w:r w:rsidR="00D41C51">
        <w:rPr>
          <w:sz w:val="24"/>
          <w:szCs w:val="24"/>
        </w:rPr>
        <w:t xml:space="preserve"> found</w:t>
      </w:r>
      <w:r w:rsidR="00874529" w:rsidRPr="00AC0541">
        <w:rPr>
          <w:sz w:val="24"/>
          <w:szCs w:val="24"/>
        </w:rPr>
        <w:t xml:space="preserve"> on unemployment,</w:t>
      </w:r>
      <w:r w:rsidR="00D41C51">
        <w:rPr>
          <w:sz w:val="24"/>
          <w:szCs w:val="24"/>
        </w:rPr>
        <w:t xml:space="preserve"> but will also include the effects found on the</w:t>
      </w:r>
      <w:r w:rsidR="00874529" w:rsidRPr="00AC0541">
        <w:rPr>
          <w:sz w:val="24"/>
          <w:szCs w:val="24"/>
        </w:rPr>
        <w:t xml:space="preserve"> </w:t>
      </w:r>
      <w:r w:rsidR="009E3EAA" w:rsidRPr="00AC0541">
        <w:rPr>
          <w:sz w:val="24"/>
          <w:szCs w:val="24"/>
        </w:rPr>
        <w:t>g</w:t>
      </w:r>
      <w:r w:rsidR="00874529" w:rsidRPr="00AC0541">
        <w:rPr>
          <w:sz w:val="24"/>
          <w:szCs w:val="24"/>
        </w:rPr>
        <w:t xml:space="preserve">overnment net-lending and </w:t>
      </w:r>
      <w:r w:rsidR="00D41C51" w:rsidRPr="00AC0541">
        <w:rPr>
          <w:sz w:val="24"/>
          <w:szCs w:val="24"/>
        </w:rPr>
        <w:t>GDP</w:t>
      </w:r>
      <w:r w:rsidR="00D41C51">
        <w:rPr>
          <w:sz w:val="24"/>
          <w:szCs w:val="24"/>
        </w:rPr>
        <w:t xml:space="preserve"> and</w:t>
      </w:r>
      <w:r w:rsidR="00874529" w:rsidRPr="00AC0541">
        <w:rPr>
          <w:sz w:val="24"/>
          <w:szCs w:val="24"/>
        </w:rPr>
        <w:t xml:space="preserve"> compar</w:t>
      </w:r>
      <w:r w:rsidR="00D41C51">
        <w:rPr>
          <w:sz w:val="24"/>
          <w:szCs w:val="24"/>
        </w:rPr>
        <w:t>e</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 xml:space="preserve">As argued in </w:t>
      </w:r>
      <w:r w:rsidR="00D41C51">
        <w:rPr>
          <w:sz w:val="24"/>
          <w:szCs w:val="24"/>
        </w:rPr>
        <w:t>the previous section,</w:t>
      </w:r>
      <w:r w:rsidR="000C2886">
        <w:rPr>
          <w:sz w:val="24"/>
          <w:szCs w:val="24"/>
        </w:rPr>
        <w:t xml:space="preserve"> we do not include the productivity </w:t>
      </w:r>
      <w:r w:rsidR="009518A8">
        <w:rPr>
          <w:sz w:val="24"/>
          <w:szCs w:val="24"/>
        </w:rPr>
        <w:t>channel</w:t>
      </w:r>
      <w:r w:rsidR="0030303A">
        <w:rPr>
          <w:sz w:val="24"/>
          <w:szCs w:val="24"/>
        </w:rPr>
        <w:t xml:space="preserve"> in this scenario,</w:t>
      </w:r>
      <w:r w:rsidR="009518A8">
        <w:rPr>
          <w:sz w:val="24"/>
          <w:szCs w:val="24"/>
        </w:rPr>
        <w:t xml:space="preserve"> as we find the </w:t>
      </w:r>
      <w:r w:rsidR="009E3EAA" w:rsidRPr="00AC0541">
        <w:rPr>
          <w:sz w:val="24"/>
          <w:szCs w:val="24"/>
        </w:rPr>
        <w:lastRenderedPageBreak/>
        <w:t xml:space="preserve">results of </w:t>
      </w:r>
      <w:r w:rsidR="009518A8">
        <w:rPr>
          <w:sz w:val="24"/>
          <w:szCs w:val="24"/>
        </w:rPr>
        <w:t>this channel</w:t>
      </w:r>
      <w:r w:rsidR="009E3EAA" w:rsidRPr="00AC0541">
        <w:rPr>
          <w:sz w:val="24"/>
          <w:szCs w:val="24"/>
        </w:rPr>
        <w:t xml:space="preserve"> quite radical</w:t>
      </w:r>
      <w:r w:rsidR="0030303A">
        <w:rPr>
          <w:sz w:val="24"/>
          <w:szCs w:val="24"/>
        </w:rPr>
        <w:t xml:space="preserve">. At the same </w:t>
      </w:r>
      <w:r w:rsidR="00B25D84">
        <w:rPr>
          <w:sz w:val="24"/>
          <w:szCs w:val="24"/>
        </w:rPr>
        <w:t>time,</w:t>
      </w:r>
      <w:r w:rsidR="0030303A">
        <w:rPr>
          <w:sz w:val="24"/>
          <w:szCs w:val="24"/>
        </w:rPr>
        <w:t xml:space="preserve"> we</w:t>
      </w:r>
      <w:r w:rsidR="009518A8">
        <w:rPr>
          <w:sz w:val="24"/>
          <w:szCs w:val="24"/>
        </w:rPr>
        <w:t xml:space="preserve"> also find</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w:t>
      </w:r>
      <w:r w:rsidR="00B25D84">
        <w:rPr>
          <w:sz w:val="24"/>
          <w:szCs w:val="24"/>
        </w:rPr>
        <w:t>to show mixed results of</w:t>
      </w:r>
      <w:r w:rsidR="009E3EAA" w:rsidRPr="00AC0541">
        <w:rPr>
          <w:sz w:val="24"/>
          <w:szCs w:val="24"/>
        </w:rPr>
        <w:t xml:space="preserve"> the matching effects, </w:t>
      </w:r>
      <w:r w:rsidR="009518A8">
        <w:rPr>
          <w:sz w:val="24"/>
          <w:szCs w:val="24"/>
        </w:rPr>
        <w:t xml:space="preserve">leaving us to not trust </w:t>
      </w:r>
      <w:r w:rsidR="00C87AA6" w:rsidRPr="00AC0541">
        <w:rPr>
          <w:sz w:val="24"/>
          <w:szCs w:val="24"/>
        </w:rPr>
        <w:t>the effects found in the previous scenario</w:t>
      </w:r>
      <w:r w:rsidR="009E3EAA" w:rsidRPr="00AC0541">
        <w:rPr>
          <w:sz w:val="24"/>
          <w:szCs w:val="24"/>
        </w:rPr>
        <w:t>.</w:t>
      </w:r>
    </w:p>
    <w:p w14:paraId="29FA300C" w14:textId="1FE971A5" w:rsidR="00874529" w:rsidRPr="00AC0541" w:rsidRDefault="00274B3E" w:rsidP="00007D2E">
      <w:pPr>
        <w:spacing w:line="360" w:lineRule="auto"/>
        <w:rPr>
          <w:sz w:val="24"/>
          <w:szCs w:val="24"/>
        </w:rPr>
      </w:pPr>
      <w:r>
        <w:rPr>
          <w:sz w:val="24"/>
          <w:szCs w:val="24"/>
        </w:rPr>
        <w:t xml:space="preserve">Looking at the </w:t>
      </w:r>
      <w:r w:rsidR="00874529" w:rsidRPr="00AC0541">
        <w:rPr>
          <w:sz w:val="24"/>
          <w:szCs w:val="24"/>
        </w:rPr>
        <w:t>independent effects</w:t>
      </w:r>
      <w:r>
        <w:rPr>
          <w:sz w:val="24"/>
          <w:szCs w:val="24"/>
        </w:rPr>
        <w:t>, we found</w:t>
      </w:r>
      <w:r w:rsidR="00874529" w:rsidRPr="00AC0541">
        <w:rPr>
          <w:sz w:val="24"/>
          <w:szCs w:val="24"/>
        </w:rPr>
        <w:t xml:space="preserve"> the wage channel to be the most dominant also indicated</w:t>
      </w:r>
      <w:r w:rsidR="006545D7" w:rsidRPr="00AC0541">
        <w:rPr>
          <w:sz w:val="24"/>
          <w:szCs w:val="24"/>
        </w:rPr>
        <w:t xml:space="preserve"> in the plot</w:t>
      </w:r>
      <w:r w:rsidR="00874529" w:rsidRPr="00AC0541">
        <w:rPr>
          <w:sz w:val="24"/>
          <w:szCs w:val="24"/>
        </w:rPr>
        <w:t xml:space="preserve"> below. </w:t>
      </w:r>
      <w:r w:rsidR="00946A96">
        <w:rPr>
          <w:sz w:val="24"/>
          <w:szCs w:val="24"/>
        </w:rPr>
        <w:t>But as we include</w:t>
      </w:r>
      <w:r w:rsidR="00007D2E" w:rsidRPr="00AC0541">
        <w:rPr>
          <w:sz w:val="24"/>
          <w:szCs w:val="24"/>
        </w:rPr>
        <w:t xml:space="preserve"> the effects</w:t>
      </w:r>
      <w:r w:rsidR="00946A96">
        <w:rPr>
          <w:sz w:val="24"/>
          <w:szCs w:val="24"/>
        </w:rPr>
        <w:t xml:space="preserve"> of scenario 1-4</w:t>
      </w:r>
      <w:r w:rsidR="00007D2E" w:rsidRPr="00AC0541">
        <w:rPr>
          <w:sz w:val="24"/>
          <w:szCs w:val="24"/>
        </w:rPr>
        <w:t xml:space="preserve"> together</w:t>
      </w:r>
      <w:r w:rsidR="00946A96">
        <w:rPr>
          <w:sz w:val="24"/>
          <w:szCs w:val="24"/>
        </w:rPr>
        <w:t>,</w:t>
      </w:r>
      <w:r w:rsidR="00007D2E" w:rsidRPr="00AC0541">
        <w:rPr>
          <w:sz w:val="24"/>
          <w:szCs w:val="24"/>
        </w:rPr>
        <w:t xml:space="preserve"> w</w:t>
      </w:r>
      <w:r w:rsidR="00874529" w:rsidRPr="00AC0541">
        <w:rPr>
          <w:sz w:val="24"/>
          <w:szCs w:val="24"/>
        </w:rPr>
        <w:t>e see a</w:t>
      </w:r>
      <w:r w:rsidR="00946A96">
        <w:rPr>
          <w:sz w:val="24"/>
          <w:szCs w:val="24"/>
        </w:rPr>
        <w:t xml:space="preserve"> further</w:t>
      </w:r>
      <w:r w:rsidR="00874529" w:rsidRPr="00AC0541">
        <w:rPr>
          <w:sz w:val="24"/>
          <w:szCs w:val="24"/>
        </w:rPr>
        <w:t xml:space="preserve"> increase </w:t>
      </w:r>
      <w:r w:rsidR="006545D7" w:rsidRPr="00AC0541">
        <w:rPr>
          <w:sz w:val="24"/>
          <w:szCs w:val="24"/>
        </w:rPr>
        <w:t>of</w:t>
      </w:r>
      <w:r w:rsidR="00874529" w:rsidRPr="00AC0541">
        <w:rPr>
          <w:sz w:val="24"/>
          <w:szCs w:val="24"/>
        </w:rPr>
        <w:t xml:space="preserve"> almost 1000</w:t>
      </w:r>
      <w:r w:rsidR="006545D7" w:rsidRPr="00AC0541">
        <w:rPr>
          <w:sz w:val="24"/>
          <w:szCs w:val="24"/>
        </w:rPr>
        <w:t xml:space="preserve"> </w:t>
      </w:r>
      <w:r w:rsidR="00946A96">
        <w:rPr>
          <w:sz w:val="24"/>
          <w:szCs w:val="24"/>
        </w:rPr>
        <w:t>in</w:t>
      </w:r>
      <w:r w:rsidR="006545D7" w:rsidRPr="00AC0541">
        <w:rPr>
          <w:sz w:val="24"/>
          <w:szCs w:val="24"/>
        </w:rPr>
        <w:t xml:space="preserve"> </w:t>
      </w:r>
      <w:r w:rsidR="00007D2E" w:rsidRPr="00AC0541">
        <w:rPr>
          <w:sz w:val="24"/>
          <w:szCs w:val="24"/>
        </w:rPr>
        <w:t>unemployment</w:t>
      </w:r>
      <w:r w:rsidR="00946A96">
        <w:rPr>
          <w:sz w:val="24"/>
          <w:szCs w:val="24"/>
        </w:rPr>
        <w: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946A96">
        <w:rPr>
          <w:sz w:val="24"/>
          <w:szCs w:val="24"/>
        </w:rPr>
        <w:t xml:space="preserve"> as in scenario 2</w:t>
      </w:r>
      <w:r w:rsidR="00720B17" w:rsidRPr="00AC0541">
        <w:rPr>
          <w:sz w:val="24"/>
          <w:szCs w:val="24"/>
        </w:rPr>
        <w:t>. We attribute this increase of 1000 people</w:t>
      </w:r>
      <w:r w:rsidR="00D242A7" w:rsidRPr="00AC0541">
        <w:rPr>
          <w:sz w:val="24"/>
          <w:szCs w:val="24"/>
        </w:rPr>
        <w:t xml:space="preserve"> </w:t>
      </w:r>
      <w:r w:rsidR="00720B17" w:rsidRPr="00AC0541">
        <w:rPr>
          <w:sz w:val="24"/>
          <w:szCs w:val="24"/>
        </w:rPr>
        <w:t>to the LF-channel, as the wage channel increase</w:t>
      </w:r>
      <w:r w:rsidR="00946A96">
        <w:rPr>
          <w:sz w:val="24"/>
          <w:szCs w:val="24"/>
        </w:rPr>
        <w:t>s the</w:t>
      </w:r>
      <w:r w:rsidR="00720B17" w:rsidRPr="00AC0541">
        <w:rPr>
          <w:sz w:val="24"/>
          <w:szCs w:val="24"/>
        </w:rPr>
        <w:t xml:space="preserve"> unemployment</w:t>
      </w:r>
      <w:r w:rsidR="00946A96">
        <w:rPr>
          <w:sz w:val="24"/>
          <w:szCs w:val="24"/>
        </w:rPr>
        <w:t xml:space="preserve"> rate</w:t>
      </w:r>
      <w:r w:rsidR="00720B17" w:rsidRPr="00AC0541">
        <w:rPr>
          <w:sz w:val="24"/>
          <w:szCs w:val="24"/>
        </w:rPr>
        <w:t xml:space="preserve">, </w:t>
      </w:r>
      <w:r w:rsidR="00946A96">
        <w:rPr>
          <w:sz w:val="24"/>
          <w:szCs w:val="24"/>
        </w:rPr>
        <w:t xml:space="preserve">hereafter, </w:t>
      </w:r>
      <w:r w:rsidR="00720B17" w:rsidRPr="00AC0541">
        <w:rPr>
          <w:sz w:val="24"/>
          <w:szCs w:val="24"/>
        </w:rPr>
        <w:t>decreas</w:t>
      </w:r>
      <w:r w:rsidR="00946A96">
        <w:rPr>
          <w:sz w:val="24"/>
          <w:szCs w:val="24"/>
        </w:rPr>
        <w:t>ing</w:t>
      </w:r>
      <w:r w:rsidR="00720B17" w:rsidRPr="00AC0541">
        <w:rPr>
          <w:sz w:val="24"/>
          <w:szCs w:val="24"/>
        </w:rPr>
        <w:t xml:space="preserve"> the labor force</w:t>
      </w:r>
      <w:r w:rsidR="006545D7" w:rsidRPr="00AC0541">
        <w:rPr>
          <w:sz w:val="24"/>
          <w:szCs w:val="24"/>
        </w:rPr>
        <w:t xml:space="preserve"> by approximately 750 people</w:t>
      </w:r>
      <w:r w:rsidR="00946A96">
        <w:rPr>
          <w:sz w:val="24"/>
          <w:szCs w:val="24"/>
        </w:rPr>
        <w:t>. The decrease of the labor force</w:t>
      </w:r>
      <w:r w:rsidR="00720B17" w:rsidRPr="00AC0541">
        <w:rPr>
          <w:sz w:val="24"/>
          <w:szCs w:val="24"/>
        </w:rPr>
        <w:t xml:space="preserve"> </w:t>
      </w:r>
      <w:r w:rsidR="00946A96">
        <w:rPr>
          <w:sz w:val="24"/>
          <w:szCs w:val="24"/>
        </w:rPr>
        <w:t>then</w:t>
      </w:r>
      <w:r w:rsidR="00720B17" w:rsidRPr="00AC0541">
        <w:rPr>
          <w:sz w:val="24"/>
          <w:szCs w:val="24"/>
        </w:rPr>
        <w:t xml:space="preserve"> lower</w:t>
      </w:r>
      <w:r w:rsidR="00946A96">
        <w:rPr>
          <w:sz w:val="24"/>
          <w:szCs w:val="24"/>
        </w:rPr>
        <w:t>s the</w:t>
      </w:r>
      <w:r w:rsidR="00720B17" w:rsidRPr="00AC0541">
        <w:rPr>
          <w:sz w:val="24"/>
          <w:szCs w:val="24"/>
        </w:rPr>
        <w:t xml:space="preserve"> </w:t>
      </w:r>
      <w:r w:rsidR="006B378A" w:rsidRPr="00AC0541">
        <w:rPr>
          <w:sz w:val="24"/>
          <w:szCs w:val="24"/>
        </w:rPr>
        <w:t>economic activity thereby lowering the employment. We</w:t>
      </w:r>
      <w:r w:rsidR="00946A96">
        <w:rPr>
          <w:sz w:val="24"/>
          <w:szCs w:val="24"/>
        </w:rPr>
        <w:t xml:space="preserve"> find</w:t>
      </w:r>
      <w:r w:rsidR="006B378A" w:rsidRPr="00AC0541">
        <w:rPr>
          <w:sz w:val="24"/>
          <w:szCs w:val="24"/>
        </w:rPr>
        <w:t xml:space="preserve"> that the fall in</w:t>
      </w:r>
      <w:r w:rsidR="00946A96">
        <w:rPr>
          <w:sz w:val="24"/>
          <w:szCs w:val="24"/>
        </w:rPr>
        <w:t xml:space="preserve"> </w:t>
      </w:r>
      <w:r w:rsidR="006B378A" w:rsidRPr="00AC0541">
        <w:rPr>
          <w:sz w:val="24"/>
          <w:szCs w:val="24"/>
        </w:rPr>
        <w:t xml:space="preserve">employment is </w:t>
      </w:r>
      <w:r w:rsidR="00946A96">
        <w:rPr>
          <w:sz w:val="24"/>
          <w:szCs w:val="24"/>
        </w:rPr>
        <w:t xml:space="preserve">actually </w:t>
      </w:r>
      <w:r w:rsidR="006B378A" w:rsidRPr="00AC0541">
        <w:rPr>
          <w:sz w:val="24"/>
          <w:szCs w:val="24"/>
        </w:rPr>
        <w:t>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he total effect on unemployment when including</w:t>
      </w:r>
      <w:r w:rsidR="00946A96">
        <w:rPr>
          <w:sz w:val="24"/>
          <w:szCs w:val="24"/>
        </w:rPr>
        <w:t xml:space="preserve"> the</w:t>
      </w:r>
      <w:r w:rsidR="000E2DF7" w:rsidRPr="00AC0541">
        <w:rPr>
          <w:sz w:val="24"/>
          <w:szCs w:val="24"/>
        </w:rPr>
        <w:t xml:space="preserve"> channels</w:t>
      </w:r>
      <w:r w:rsidR="00946A96">
        <w:rPr>
          <w:sz w:val="24"/>
          <w:szCs w:val="24"/>
        </w:rPr>
        <w:t xml:space="preserve"> from scenario 1-4</w:t>
      </w:r>
      <w:r w:rsidR="000E2DF7" w:rsidRPr="00AC0541">
        <w:rPr>
          <w:sz w:val="24"/>
          <w:szCs w:val="24"/>
        </w:rPr>
        <w:t xml:space="preserve">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4B1D9D22" w:rsidR="00874529" w:rsidRPr="00AC0541" w:rsidRDefault="00871621" w:rsidP="00DD6234">
      <w:pPr>
        <w:spacing w:line="360" w:lineRule="auto"/>
        <w:rPr>
          <w:sz w:val="24"/>
          <w:szCs w:val="24"/>
        </w:rPr>
      </w:pPr>
      <w:r>
        <w:rPr>
          <w:sz w:val="24"/>
          <w:szCs w:val="24"/>
        </w:rPr>
        <w:t>Looking at</w:t>
      </w:r>
      <w:r w:rsidR="00874529" w:rsidRPr="00AC0541">
        <w:rPr>
          <w:sz w:val="24"/>
          <w:szCs w:val="24"/>
        </w:rPr>
        <w:t xml:space="preserve"> the change in Government </w:t>
      </w:r>
      <w:r w:rsidR="00AD4320" w:rsidRPr="00AC0541">
        <w:rPr>
          <w:sz w:val="24"/>
          <w:szCs w:val="24"/>
        </w:rPr>
        <w:t>net-</w:t>
      </w:r>
      <w:r w:rsidRPr="00AC0541">
        <w:rPr>
          <w:sz w:val="24"/>
          <w:szCs w:val="24"/>
        </w:rPr>
        <w:t>lending</w:t>
      </w:r>
      <w:r>
        <w:rPr>
          <w:sz w:val="24"/>
          <w:szCs w:val="24"/>
        </w:rPr>
        <w:t>,</w:t>
      </w:r>
      <w:r w:rsidR="00AD4320" w:rsidRPr="00AC0541">
        <w:rPr>
          <w:sz w:val="24"/>
          <w:szCs w:val="24"/>
        </w:rPr>
        <w:t xml:space="preserve"> </w:t>
      </w:r>
      <w:r w:rsidR="00874529" w:rsidRPr="00AC0541">
        <w:rPr>
          <w:sz w:val="24"/>
          <w:szCs w:val="24"/>
        </w:rPr>
        <w:t xml:space="preserve">we see a large increase after 2018. </w:t>
      </w:r>
      <w:r w:rsidR="006B378A" w:rsidRPr="00AC0541">
        <w:rPr>
          <w:sz w:val="24"/>
          <w:szCs w:val="24"/>
        </w:rPr>
        <w:t xml:space="preserve">This is </w:t>
      </w:r>
      <w:r w:rsidR="00D969ED">
        <w:rPr>
          <w:sz w:val="24"/>
          <w:szCs w:val="24"/>
        </w:rPr>
        <w:t>due</w:t>
      </w:r>
      <w:r w:rsidR="006B378A" w:rsidRPr="00AC0541">
        <w:rPr>
          <w:sz w:val="24"/>
          <w:szCs w:val="24"/>
        </w:rPr>
        <w:t xml:space="preserve"> to the overall lower economic activity lowering the tax payments towards the government,</w:t>
      </w:r>
      <w:r w:rsidR="006545D7" w:rsidRPr="00AC0541">
        <w:rPr>
          <w:sz w:val="24"/>
          <w:szCs w:val="24"/>
        </w:rPr>
        <w:t xml:space="preserve"> a</w:t>
      </w:r>
      <w:r w:rsidR="000E2DF7" w:rsidRPr="00AC0541">
        <w:rPr>
          <w:sz w:val="24"/>
          <w:szCs w:val="24"/>
        </w:rPr>
        <w:t xml:space="preserve">s well </w:t>
      </w:r>
      <w:r w:rsidR="000E2DF7" w:rsidRPr="00AC0541">
        <w:rPr>
          <w:sz w:val="24"/>
          <w:szCs w:val="24"/>
        </w:rPr>
        <w:lastRenderedPageBreak/>
        <w:t>as</w:t>
      </w:r>
      <w:r w:rsidR="006545D7" w:rsidRPr="00AC0541">
        <w:rPr>
          <w:sz w:val="24"/>
          <w:szCs w:val="24"/>
        </w:rPr>
        <w:t xml:space="preserve"> the </w:t>
      </w:r>
      <w:r w:rsidR="000E2DF7" w:rsidRPr="00AC0541">
        <w:rPr>
          <w:sz w:val="24"/>
          <w:szCs w:val="24"/>
        </w:rPr>
        <w:t xml:space="preserve">higher amount of unemployed increasing the payments from the government towards the </w:t>
      </w:r>
      <w:r>
        <w:rPr>
          <w:sz w:val="24"/>
          <w:szCs w:val="24"/>
        </w:rPr>
        <w:t>IS-</w:t>
      </w:r>
      <w:r w:rsidR="000E2DF7" w:rsidRPr="00AC0541">
        <w:rPr>
          <w:sz w:val="24"/>
          <w:szCs w:val="24"/>
        </w:rPr>
        <w:t>program</w:t>
      </w:r>
      <w:r w:rsidR="006B378A" w:rsidRPr="00AC0541">
        <w:rPr>
          <w:sz w:val="24"/>
          <w:szCs w:val="24"/>
        </w:rPr>
        <w:t xml:space="preserve">. </w:t>
      </w:r>
    </w:p>
    <w:p w14:paraId="24CD84B7" w14:textId="700BC8E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1E7F64D" w:rsidR="006D2B78" w:rsidRPr="00AC0541" w:rsidRDefault="00871621" w:rsidP="00DD6234">
      <w:pPr>
        <w:spacing w:line="360" w:lineRule="auto"/>
        <w:rPr>
          <w:sz w:val="24"/>
          <w:szCs w:val="24"/>
        </w:rPr>
      </w:pPr>
      <w:r>
        <w:rPr>
          <w:sz w:val="24"/>
          <w:szCs w:val="24"/>
        </w:rPr>
        <w:t>Turning to GDP,</w:t>
      </w:r>
      <w:r w:rsidR="00007D2E" w:rsidRPr="00AC0541">
        <w:rPr>
          <w:sz w:val="24"/>
          <w:szCs w:val="24"/>
        </w:rPr>
        <w:t xml:space="preserve"> we observe </w:t>
      </w:r>
      <w:r w:rsidR="000E2DF7" w:rsidRPr="00AC0541">
        <w:rPr>
          <w:sz w:val="24"/>
          <w:szCs w:val="24"/>
        </w:rPr>
        <w:t>a lower economic activity as</w:t>
      </w:r>
      <w:r w:rsidR="00007D2E" w:rsidRPr="00AC0541">
        <w:rPr>
          <w:sz w:val="24"/>
          <w:szCs w:val="24"/>
        </w:rPr>
        <w:t xml:space="preserve"> people start leaving the labor force </w:t>
      </w:r>
      <w:r w:rsidR="00D969ED">
        <w:rPr>
          <w:sz w:val="24"/>
          <w:szCs w:val="24"/>
        </w:rPr>
        <w:t>due</w:t>
      </w:r>
      <w:r w:rsidR="00007D2E" w:rsidRPr="00AC0541">
        <w:rPr>
          <w:sz w:val="24"/>
          <w:szCs w:val="24"/>
        </w:rPr>
        <w:t xml:space="preserve">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622B4D34" w:rsidR="000D74F8" w:rsidRPr="00D96868" w:rsidRDefault="00E94BBF" w:rsidP="00D96868">
      <w:pPr>
        <w:spacing w:line="360" w:lineRule="auto"/>
        <w:rPr>
          <w:sz w:val="24"/>
          <w:szCs w:val="24"/>
        </w:rPr>
      </w:pPr>
      <w:r>
        <w:rPr>
          <w:sz w:val="24"/>
          <w:szCs w:val="24"/>
        </w:rPr>
        <w:t xml:space="preserve">In the next section, </w:t>
      </w:r>
      <w:r w:rsidRPr="00AC0541">
        <w:rPr>
          <w:sz w:val="24"/>
          <w:szCs w:val="24"/>
        </w:rPr>
        <w:t>we</w:t>
      </w:r>
      <w:r w:rsidR="00D96868" w:rsidRPr="00AC0541">
        <w:rPr>
          <w:sz w:val="24"/>
          <w:szCs w:val="24"/>
        </w:rPr>
        <w:t xml:space="preserve"> will use the results obtained from scenario 1-6 to get an idea of the relationship between the micro elasticity and macro elasticity of income insurance on unemployment</w:t>
      </w:r>
      <w:r>
        <w:rPr>
          <w:sz w:val="24"/>
          <w:szCs w:val="24"/>
        </w:rPr>
        <w:t>.</w:t>
      </w:r>
      <w:r w:rsidR="00D96868"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w:t>
      </w:r>
      <w:r w:rsidR="00B1158F">
        <w:rPr>
          <w:sz w:val="24"/>
          <w:szCs w:val="24"/>
        </w:rPr>
        <w:t>,</w:t>
      </w:r>
      <w:r>
        <w:rPr>
          <w:sz w:val="24"/>
          <w:szCs w:val="24"/>
        </w:rPr>
        <w:t xml:space="preserve"> we can use the results found in this section to estimate the elasticity of the macroeconomic effects, also associated with the </w:t>
      </w:r>
      <w:r w:rsidR="00B1158F">
        <w:rPr>
          <w:sz w:val="24"/>
          <w:szCs w:val="24"/>
        </w:rPr>
        <w:t xml:space="preserve">suppressing of the state regulation percentage. The sum of these effects will then leave us with the macro elasticity of income insurance on unemployment, </w:t>
      </w:r>
      <w:r w:rsidR="00387278">
        <w:rPr>
          <w:sz w:val="24"/>
          <w:szCs w:val="24"/>
        </w:rPr>
        <w:t xml:space="preserve">still </w:t>
      </w:r>
      <w:r w:rsidR="00B1158F">
        <w:rPr>
          <w:sz w:val="24"/>
          <w:szCs w:val="24"/>
        </w:rPr>
        <w:t xml:space="preserve">associated with the suppressing of the state regulation percentage. Furthermore, </w:t>
      </w:r>
      <w:r>
        <w:rPr>
          <w:sz w:val="24"/>
          <w:szCs w:val="24"/>
        </w:rPr>
        <w:t>W</w:t>
      </w:r>
      <w:r w:rsidR="00D96868" w:rsidRPr="00AC0541">
        <w:rPr>
          <w:sz w:val="24"/>
          <w:szCs w:val="24"/>
        </w:rPr>
        <w:t xml:space="preserve">e compare </w:t>
      </w:r>
      <w:r w:rsidR="00B1158F">
        <w:rPr>
          <w:sz w:val="24"/>
          <w:szCs w:val="24"/>
        </w:rPr>
        <w:t>our findings with</w:t>
      </w:r>
      <w:r w:rsidR="00D96868" w:rsidRPr="00AC0541">
        <w:rPr>
          <w:sz w:val="24"/>
          <w:szCs w:val="24"/>
        </w:rPr>
        <w:t xml:space="preserve"> newer literature</w:t>
      </w:r>
      <w:r w:rsidR="00387278">
        <w:rPr>
          <w:sz w:val="24"/>
          <w:szCs w:val="24"/>
        </w:rPr>
        <w:t xml:space="preserve"> who also calculates</w:t>
      </w:r>
      <w:r w:rsidR="00B1158F">
        <w:rPr>
          <w:sz w:val="24"/>
          <w:szCs w:val="24"/>
        </w:rPr>
        <w:t xml:space="preserve"> the macro elasticity</w:t>
      </w:r>
      <w:r w:rsidR="00D96868" w:rsidRPr="00AC0541">
        <w:rPr>
          <w:sz w:val="24"/>
          <w:szCs w:val="24"/>
        </w:rPr>
        <w:t xml:space="preserve">, here we will especially </w:t>
      </w:r>
      <w:r w:rsidR="005114AE">
        <w:rPr>
          <w:sz w:val="24"/>
          <w:szCs w:val="24"/>
        </w:rPr>
        <w:t>pay attention to</w:t>
      </w:r>
      <w:r w:rsidR="00D96868"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00D96868"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00D96868" w:rsidRPr="00AC0541">
        <w:rPr>
          <w:sz w:val="24"/>
          <w:szCs w:val="24"/>
        </w:rPr>
        <w:t xml:space="preserve">who finds the </w:t>
      </w:r>
      <w:r w:rsidR="00B1158F">
        <w:rPr>
          <w:sz w:val="24"/>
          <w:szCs w:val="24"/>
        </w:rPr>
        <w:t>macro elasticity</w:t>
      </w:r>
      <w:r w:rsidR="00D96868" w:rsidRPr="00AC0541">
        <w:rPr>
          <w:sz w:val="24"/>
          <w:szCs w:val="24"/>
        </w:rPr>
        <w:t xml:space="preserve"> for the Swedish economy.</w:t>
      </w:r>
      <w:r w:rsidR="00D96868" w:rsidRPr="00D96868">
        <w:rPr>
          <w:sz w:val="24"/>
          <w:szCs w:val="24"/>
        </w:rPr>
        <w:t xml:space="preserve"> </w:t>
      </w:r>
    </w:p>
    <w:p w14:paraId="7CFC82EF" w14:textId="27C6D93F" w:rsidR="00CA217F" w:rsidRPr="00CA217F" w:rsidRDefault="006409C0" w:rsidP="001B284E">
      <w:pPr>
        <w:pStyle w:val="Overskrift1"/>
      </w:pPr>
      <w:bookmarkStart w:id="24" w:name="_Ref119913315"/>
      <w:r>
        <w:t xml:space="preserve">Section 5: </w:t>
      </w:r>
      <w:bookmarkEnd w:id="24"/>
      <w:r w:rsidR="0013694F">
        <w:t xml:space="preserve">Evaluating regulations towards the Danish income insurance program </w:t>
      </w:r>
    </w:p>
    <w:p w14:paraId="1DA3A83F" w14:textId="3B76AA3D"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w:t>
      </w:r>
      <w:r w:rsidR="002E6A65" w:rsidRPr="0027369B">
        <w:rPr>
          <w:rFonts w:asciiTheme="minorHAnsi" w:hAnsiTheme="minorHAnsi" w:cstheme="minorHAnsi"/>
        </w:rPr>
        <w:lastRenderedPageBreak/>
        <w:t>the rate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unemployment by 1500 people</w:t>
      </w:r>
      <w:r w:rsidR="00556129">
        <w:rPr>
          <w:rStyle w:val="cf01"/>
          <w:rFonts w:asciiTheme="minorHAnsi" w:hAnsiTheme="minorHAnsi" w:cstheme="minorHAnsi"/>
          <w:sz w:val="24"/>
          <w:szCs w:val="24"/>
        </w:rPr>
        <w:t>, when removing the suppressing the state regulation percentage</w:t>
      </w:r>
      <w:r w:rsidR="00F165BB" w:rsidRPr="0027369B">
        <w:rPr>
          <w:rStyle w:val="cf01"/>
          <w:rFonts w:asciiTheme="minorHAnsi" w:hAnsiTheme="minorHAnsi" w:cstheme="minorHAnsi"/>
          <w:sz w:val="24"/>
          <w:szCs w:val="24"/>
        </w:rPr>
        <w:t>.</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5"/>
      <w:r w:rsidR="00BD4800" w:rsidRPr="0027369B">
        <w:rPr>
          <w:rStyle w:val="Kommentarhenvisning"/>
          <w:rFonts w:asciiTheme="minorHAnsi" w:hAnsiTheme="minorHAnsi" w:cstheme="minorHAnsi"/>
          <w:sz w:val="24"/>
          <w:szCs w:val="24"/>
        </w:rPr>
        <w:commentReference w:id="2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As when we now see changes in the productivity</w:t>
      </w:r>
      <w:r w:rsidR="00BD4800" w:rsidRPr="0027369B">
        <w:rPr>
          <w:rFonts w:asciiTheme="minorHAnsi" w:hAnsiTheme="minorHAnsi" w:cstheme="minorHAnsi"/>
        </w:rPr>
        <w:t>, firms w</w:t>
      </w:r>
      <w:r w:rsidR="00DA20D1">
        <w:rPr>
          <w:rFonts w:asciiTheme="minorHAnsi" w:hAnsiTheme="minorHAnsi" w:cstheme="minorHAnsi"/>
        </w:rPr>
        <w:t>ill</w:t>
      </w:r>
      <w:r w:rsidR="00BD4800" w:rsidRPr="0027369B">
        <w:rPr>
          <w:rFonts w:asciiTheme="minorHAnsi" w:hAnsiTheme="minorHAnsi" w:cstheme="minorHAnsi"/>
        </w:rPr>
        <w:t xml:space="preserve"> </w:t>
      </w:r>
      <w:r w:rsidR="00DA20D1">
        <w:rPr>
          <w:rFonts w:asciiTheme="minorHAnsi" w:hAnsiTheme="minorHAnsi" w:cstheme="minorHAnsi"/>
        </w:rPr>
        <w:t>adjust the amount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77777777" w:rsidR="0065225C"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w:t>
      </w:r>
      <w:r w:rsidR="00AE531D">
        <w:rPr>
          <w:sz w:val="24"/>
          <w:szCs w:val="24"/>
        </w:rPr>
        <w:t xml:space="preserve"> of scenario 1-4</w:t>
      </w:r>
      <w:r w:rsidR="0027369B">
        <w:rPr>
          <w:sz w:val="24"/>
          <w:szCs w:val="24"/>
        </w:rPr>
        <w:t xml:space="preserve"> to </w:t>
      </w:r>
      <w:r w:rsidR="00AE531D">
        <w:rPr>
          <w:sz w:val="24"/>
          <w:szCs w:val="24"/>
        </w:rPr>
        <w:t xml:space="preserve">interact resulting in an </w:t>
      </w:r>
      <w:r w:rsidR="00BD4800" w:rsidRPr="00F73F7D">
        <w:rPr>
          <w:sz w:val="24"/>
          <w:szCs w:val="24"/>
        </w:rPr>
        <w:t>increa</w:t>
      </w:r>
      <w:r w:rsidR="00BD4800">
        <w:rPr>
          <w:sz w:val="24"/>
          <w:szCs w:val="24"/>
        </w:rPr>
        <w:t>s</w:t>
      </w:r>
      <w:r w:rsidR="00AE531D">
        <w:rPr>
          <w:sz w:val="24"/>
          <w:szCs w:val="24"/>
        </w:rPr>
        <w:t>e of 2362 people</w:t>
      </w:r>
      <w:r w:rsidRPr="00F73F7D">
        <w:rPr>
          <w:sz w:val="24"/>
          <w:szCs w:val="24"/>
        </w:rPr>
        <w:t xml:space="preserve"> </w:t>
      </w:r>
      <w:r w:rsidR="00AE531D">
        <w:rPr>
          <w:sz w:val="24"/>
          <w:szCs w:val="24"/>
        </w:rPr>
        <w:t xml:space="preserve">in </w:t>
      </w:r>
      <w:r w:rsidRPr="00F73F7D">
        <w:rPr>
          <w:sz w:val="24"/>
          <w:szCs w:val="24"/>
        </w:rPr>
        <w:t>unemploy</w:t>
      </w:r>
      <w:r w:rsidR="00AE531D">
        <w:rPr>
          <w:sz w:val="24"/>
          <w:szCs w:val="24"/>
        </w:rPr>
        <w:t>ment</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B51E7" w:rsidRPr="00A32739">
        <w:rPr>
          <w:sz w:val="24"/>
          <w:szCs w:val="24"/>
        </w:rPr>
        <w:t xml:space="preserve"> find</w:t>
      </w:r>
      <w:r w:rsidR="0027369B">
        <w:rPr>
          <w:sz w:val="24"/>
          <w:szCs w:val="24"/>
        </w:rPr>
        <w:t>ing</w:t>
      </w:r>
      <w:r w:rsidR="006B51E7" w:rsidRPr="00A32739">
        <w:rPr>
          <w:sz w:val="24"/>
          <w:szCs w:val="24"/>
        </w:rPr>
        <w:t xml:space="preserve"> </w:t>
      </w:r>
      <w:r w:rsidR="006B51E7" w:rsidRPr="00A32739">
        <w:rPr>
          <w:sz w:val="24"/>
          <w:szCs w:val="24"/>
        </w:rPr>
        <w:lastRenderedPageBreak/>
        <w:t>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24EB9C7C"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often 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results of the </w:t>
      </w:r>
      <w:r w:rsidR="002539F9">
        <w:rPr>
          <w:sz w:val="24"/>
          <w:szCs w:val="24"/>
        </w:rPr>
        <w:t>IS-model</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rate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0F36B9C3"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 xml:space="preserve">should be </w:t>
      </w:r>
      <w:r w:rsidR="008C3542" w:rsidRPr="00847BCD">
        <w:rPr>
          <w:sz w:val="24"/>
          <w:szCs w:val="24"/>
        </w:rPr>
        <w:lastRenderedPageBreak/>
        <w:t>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7EE5429"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is based on the analysis carried out</w:t>
      </w:r>
      <w:r w:rsidR="008F77EC">
        <w:rPr>
          <w:sz w:val="24"/>
          <w:szCs w:val="24"/>
        </w:rPr>
        <w:t xml:space="preserve"> in </w:t>
      </w:r>
      <w:r w:rsidR="003240E2" w:rsidRPr="003240E2">
        <w:rPr>
          <w:sz w:val="24"/>
          <w:szCs w:val="24"/>
        </w:rPr>
        <w:t xml:space="preserve">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8"/>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argues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84860C2"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lastRenderedPageBreak/>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0E0467D5"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xml:space="preserve">, we also attribute the effect on wages as being the driving factor of creating a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 on GDP.</w:t>
      </w:r>
      <w:r w:rsidR="00D00185">
        <w:rPr>
          <w:sz w:val="24"/>
          <w:szCs w:val="24"/>
        </w:rPr>
        <w:t xml:space="preserve"> In this case</w:t>
      </w:r>
      <w:r>
        <w:rPr>
          <w:sz w:val="24"/>
          <w:szCs w:val="24"/>
        </w:rPr>
        <w:t xml:space="preserve">, we should expect to find a decrease in unemployment, when </w:t>
      </w:r>
      <w:r>
        <w:rPr>
          <w:sz w:val="24"/>
          <w:szCs w:val="24"/>
        </w:rPr>
        <w:lastRenderedPageBreak/>
        <w:t>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31A0C523"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22"/>
      </w:r>
      <w:r w:rsidR="00BB0FA4" w:rsidRPr="00847BCD">
        <w:rPr>
          <w:sz w:val="24"/>
          <w:szCs w:val="24"/>
        </w:rPr>
        <w:t xml:space="preserve">. </w:t>
      </w:r>
    </w:p>
    <w:p w14:paraId="122AAF47" w14:textId="4AA9BA4B"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employment</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3"/>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w:t>
      </w:r>
      <w:r w:rsidR="00DC0289" w:rsidRPr="008F7F7E">
        <w:rPr>
          <w:sz w:val="24"/>
          <w:szCs w:val="24"/>
        </w:rPr>
        <w:t>2.25%</w:t>
      </w:r>
      <w:r w:rsidR="00DC0289" w:rsidRPr="008F7F7E">
        <w:rPr>
          <w:sz w:val="24"/>
          <w:szCs w:val="24"/>
        </w:rPr>
        <w:t>, and thereby</w:t>
      </w:r>
      <w:r w:rsidR="002A3975" w:rsidRPr="008F7F7E">
        <w:rPr>
          <w:sz w:val="24"/>
          <w:szCs w:val="24"/>
        </w:rPr>
        <w:t xml:space="preserve"> lower employment by 2900 people</w:t>
      </w:r>
      <w:r w:rsidR="00006999" w:rsidRPr="008F7F7E">
        <w:rPr>
          <w:rStyle w:val="Fodnotehenvisning"/>
          <w:sz w:val="24"/>
          <w:szCs w:val="24"/>
        </w:rPr>
        <w:footnoteReference w:id="24"/>
      </w:r>
      <w:r w:rsidR="001B1664" w:rsidRPr="008F7F7E">
        <w:rPr>
          <w:sz w:val="24"/>
          <w:szCs w:val="24"/>
        </w:rPr>
        <w:t>.</w:t>
      </w:r>
      <w:r w:rsidR="002A3975" w:rsidRPr="008F7F7E">
        <w:rPr>
          <w:sz w:val="24"/>
          <w:szCs w:val="24"/>
        </w:rPr>
        <w:t xml:space="preserve"> </w:t>
      </w:r>
      <w:r w:rsidR="008F7F7E" w:rsidRPr="008F7F7E">
        <w:rPr>
          <w:rFonts w:cstheme="minorHAnsi"/>
          <w:sz w:val="24"/>
          <w:szCs w:val="24"/>
        </w:rPr>
        <w:t>This is further split up showing the effect associated with the exit-rate (1600 people) and the approach-rate (1300 people) independently</w:t>
      </w:r>
      <w:r w:rsidR="008F7F7E" w:rsidRPr="008F7F7E">
        <w:rPr>
          <w:rFonts w:cstheme="minorHAnsi"/>
          <w:sz w:val="24"/>
          <w:szCs w:val="24"/>
        </w:rPr>
        <w:t xml:space="preserve">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DF306B" w:rsidRPr="008F7F7E">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is here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74DFBF70"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59A611B"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B43E1A">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2B70126"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Pr>
          <w:sz w:val="24"/>
          <w:szCs w:val="24"/>
        </w:rPr>
        <w:t xml:space="preserve"> use scenario 6 including the channels from scenario 1-4.</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 xml:space="preserve">t. Using the percentage change in the level of income insurance, as well as the percentage change in unemployment found in scenario 6, </w:t>
      </w:r>
      <w:r w:rsidRPr="00B43E1A">
        <w:rPr>
          <w:rStyle w:val="Kommentarhenvisning"/>
          <w:sz w:val="24"/>
          <w:szCs w:val="24"/>
        </w:rPr>
        <w:t>we</w:t>
      </w:r>
      <w:r w:rsidR="00305EB0" w:rsidRPr="00C44380">
        <w:rPr>
          <w:sz w:val="24"/>
          <w:szCs w:val="24"/>
        </w:rPr>
        <w:t xml:space="preserve"> estimate the macro elasticity to be approximately </w:t>
      </w:r>
      <w:commentRangeStart w:id="26"/>
      <w:commentRangeStart w:id="27"/>
      <w:r w:rsidR="00305EB0" w:rsidRPr="00C44380">
        <w:rPr>
          <w:sz w:val="24"/>
          <w:szCs w:val="24"/>
        </w:rPr>
        <w:t>0.</w:t>
      </w:r>
      <w:r w:rsidR="00E334EE">
        <w:rPr>
          <w:sz w:val="24"/>
          <w:szCs w:val="24"/>
        </w:rPr>
        <w:t>3</w:t>
      </w:r>
      <w:r w:rsidR="00305EB0" w:rsidRPr="00C44380">
        <w:rPr>
          <w:sz w:val="24"/>
          <w:szCs w:val="24"/>
        </w:rPr>
        <w:t>5-0.</w:t>
      </w:r>
      <w:commentRangeEnd w:id="26"/>
      <w:r w:rsidR="00E334EE">
        <w:rPr>
          <w:sz w:val="24"/>
          <w:szCs w:val="24"/>
        </w:rPr>
        <w:t>4</w:t>
      </w:r>
      <w:r w:rsidR="00BF3FA4" w:rsidRPr="00C44380">
        <w:rPr>
          <w:rStyle w:val="Kommentarhenvisning"/>
        </w:rPr>
        <w:commentReference w:id="26"/>
      </w:r>
      <w:commentRangeEnd w:id="27"/>
      <w:r w:rsidR="00BF3FA4" w:rsidRPr="00C44380">
        <w:rPr>
          <w:rStyle w:val="Kommentarhenvisning"/>
        </w:rPr>
        <w:commentReference w:id="27"/>
      </w:r>
      <w:r w:rsidR="00553FC6">
        <w:rPr>
          <w:rStyle w:val="Fodnotehenvisning"/>
          <w:sz w:val="24"/>
          <w:szCs w:val="24"/>
        </w:rPr>
        <w:footnoteReference w:id="25"/>
      </w:r>
      <w:r w:rsidR="00305EB0" w:rsidRPr="00C44380">
        <w:rPr>
          <w:sz w:val="24"/>
          <w:szCs w:val="24"/>
        </w:rPr>
        <w:t>.</w:t>
      </w:r>
      <w:r>
        <w:rPr>
          <w:sz w:val="24"/>
          <w:szCs w:val="24"/>
        </w:rPr>
        <w:t xml:space="preserve"> As we find 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37CE2310" w:rsidR="00744FD6" w:rsidRPr="00800FEE" w:rsidRDefault="00744FD6" w:rsidP="00BF3FA4">
      <w:pPr>
        <w:spacing w:line="360" w:lineRule="auto"/>
        <w:rPr>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10C05ACC" w:rsidR="00573A0D" w:rsidRDefault="00BB5FA2" w:rsidP="00573A0D">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lastRenderedPageBreak/>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6"/>
      </w:r>
      <m:oMath>
        <m:r>
          <w:rPr>
            <w:rFonts w:ascii="Cambria Math" w:hAnsi="Cambria Math" w:cstheme="minorHAnsi"/>
            <w:sz w:val="24"/>
            <w:szCs w:val="24"/>
          </w:rPr>
          <m:t xml:space="preserve">. </m:t>
        </m:r>
      </m:oMath>
      <w:r w:rsidR="00573A0D" w:rsidRPr="00573A0D">
        <w:rPr>
          <w:rFonts w:cstheme="minorHAnsi"/>
          <w:sz w:val="24"/>
          <w:szCs w:val="24"/>
        </w:rPr>
        <w:t>Second, the drop in consumption as a function of benefits</w:t>
      </w:r>
      <w:r w:rsidR="00573A0D" w:rsidRPr="00573A0D">
        <w:rPr>
          <w:rFonts w:cstheme="minorHAnsi"/>
          <w:sz w:val="24"/>
          <w:szCs w:val="24"/>
        </w:rPr>
        <w:t xml:space="preserve"> </w:t>
      </w:r>
      <w:r w:rsidR="00573A0D" w:rsidRPr="00573A0D">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w:t>
      </w:r>
      <w:r w:rsidR="00573A0D" w:rsidRPr="00573A0D">
        <w:rPr>
          <w:rFonts w:cstheme="minorHAnsi"/>
          <w:sz w:val="24"/>
          <w:szCs w:val="24"/>
        </w:rPr>
        <w:t>t</w:t>
      </w:r>
      <w:r w:rsidR="00573A0D" w:rsidRPr="00573A0D">
        <w:rPr>
          <w:rFonts w:cstheme="minorHAnsi"/>
          <w:sz w:val="24"/>
          <w:szCs w:val="24"/>
        </w:rPr>
        <w: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56FB13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 as these are associated with removing the suppressing of the state regulation percentage</w:t>
      </w:r>
      <w:r w:rsidR="00A62CE3">
        <w:rPr>
          <w:rFonts w:eastAsiaTheme="minorEastAsia" w:cstheme="minorHAnsi"/>
          <w:sz w:val="24"/>
          <w:szCs w:val="24"/>
        </w:rPr>
        <w:t xml:space="preserve">. </w:t>
      </w:r>
    </w:p>
    <w:p w14:paraId="09143E39" w14:textId="78290480" w:rsidR="00A62CE3" w:rsidRDefault="00A62CE3"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w:t>
      </w:r>
      <w:r w:rsidR="008668D4">
        <w:rPr>
          <w:rFonts w:eastAsiaTheme="minorEastAsia" w:cstheme="minorHAnsi"/>
          <w:sz w:val="24"/>
          <w:szCs w:val="24"/>
        </w:rPr>
        <w:t xml:space="preserve">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7"/>
      </w:r>
      <w:r w:rsidR="008668D4" w:rsidRPr="009111C1">
        <w:rPr>
          <w:rFonts w:eastAsiaTheme="minorEastAsia" w:cstheme="minorHAnsi"/>
          <w:sz w:val="24"/>
          <w:szCs w:val="24"/>
        </w:rPr>
        <w:t xml:space="preserve"> </w:t>
      </w:r>
      <w:r w:rsidR="008668D4">
        <w:rPr>
          <w:rFonts w:eastAsiaTheme="minorEastAsia" w:cstheme="minorHAnsi"/>
          <w:sz w:val="24"/>
          <w:szCs w:val="24"/>
        </w:rPr>
        <w:t xml:space="preserve">and find that </w:t>
      </w:r>
      <w:r w:rsidR="008668D4">
        <w:rPr>
          <w:rFonts w:eastAsiaTheme="minorEastAsia" w:cstheme="minorHAnsi"/>
          <w:sz w:val="24"/>
          <w:szCs w:val="24"/>
        </w:rPr>
        <w:t>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sidR="008668D4">
        <w:rPr>
          <w:rFonts w:eastAsiaTheme="minorEastAsia" w:cstheme="minorHAnsi"/>
          <w:sz w:val="24"/>
          <w:szCs w:val="24"/>
        </w:rPr>
        <w:t>.</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1F04BC">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1517B22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8"/>
      </w:r>
      <w:r w:rsidR="00EE677A">
        <w:rPr>
          <w:rFonts w:eastAsiaTheme="minorEastAsia" w:cstheme="minorHAnsi"/>
          <w:sz w:val="24"/>
          <w:szCs w:val="24"/>
        </w:rPr>
        <w:t xml:space="preserve">. </w:t>
      </w:r>
    </w:p>
    <w:p w14:paraId="45687B11" w14:textId="491B6F71"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315AFB67" w14:textId="2E599FA8"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266DE118" w14:textId="3F4EC453" w:rsidR="00A4273D" w:rsidRDefault="00A4273D" w:rsidP="00D67ABC">
      <w:pPr>
        <w:spacing w:line="360" w:lineRule="auto"/>
        <w:rPr>
          <w:rFonts w:eastAsiaTheme="minorEastAsia" w:cstheme="minorHAnsi"/>
          <w:sz w:val="24"/>
          <w:szCs w:val="24"/>
        </w:rPr>
      </w:pPr>
    </w:p>
    <w:p w14:paraId="4BCE8B41" w14:textId="4DC1140E" w:rsidR="001F04BC" w:rsidRDefault="001F04BC" w:rsidP="00D67ABC">
      <w:pPr>
        <w:spacing w:line="360" w:lineRule="auto"/>
        <w:rPr>
          <w:rFonts w:eastAsiaTheme="minorEastAsia" w:cstheme="minorHAnsi"/>
          <w:sz w:val="24"/>
          <w:szCs w:val="24"/>
        </w:rPr>
      </w:pPr>
    </w:p>
    <w:p w14:paraId="032B35F4" w14:textId="77777777" w:rsidR="001F04BC" w:rsidRDefault="001F04BC"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bookmarkStart w:id="28" w:name="_Ref120617850"/>
      <w:r>
        <w:t xml:space="preserve">Table </w:t>
      </w:r>
      <w:fldSimple w:instr=" SEQ Table \* ARABIC ">
        <w:r>
          <w:rPr>
            <w:noProof/>
          </w:rPr>
          <w:t>1</w:t>
        </w:r>
      </w:fldSimple>
      <w:r w:rsidR="000856FC">
        <w:rPr>
          <w:noProof/>
        </w:rPr>
        <w:t>: Estimates used in the 3 cases</w:t>
      </w:r>
      <w:bookmarkEnd w:id="28"/>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69BD231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w:t>
      </w:r>
      <w:r w:rsidR="007908F3">
        <w:rPr>
          <w:rFonts w:eastAsiaTheme="minorEastAsia" w:cstheme="minorHAnsi"/>
          <w:sz w:val="24"/>
          <w:szCs w:val="24"/>
        </w:rPr>
        <w:lastRenderedPageBreak/>
        <w:t xml:space="preserve">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rate regulation percentage.</w:t>
      </w:r>
      <w:r w:rsidR="007908F3">
        <w:rPr>
          <w:rFonts w:eastAsiaTheme="minorEastAsia" w:cstheme="minorHAnsi"/>
          <w:sz w:val="24"/>
          <w:szCs w:val="24"/>
        </w:rPr>
        <w:t xml:space="preserve"> </w:t>
      </w:r>
    </w:p>
    <w:p w14:paraId="7035CBB6" w14:textId="75B641B6"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though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heavily rely on the assumption that</w:t>
      </w:r>
      <w:r w:rsidR="004F646D">
        <w:rPr>
          <w:rFonts w:eastAsiaTheme="minorEastAsia" w:cstheme="minorHAnsi"/>
          <w:sz w:val="24"/>
          <w:szCs w:val="24"/>
        </w:rPr>
        <w:t xml:space="preserve"> the</w:t>
      </w:r>
      <w:r w:rsidR="0080080C">
        <w:rPr>
          <w:rFonts w:eastAsiaTheme="minorEastAsia" w:cstheme="minorHAnsi"/>
          <w:sz w:val="24"/>
          <w:szCs w:val="24"/>
        </w:rPr>
        <w:t xml:space="preserve"> elasticity of the level of income insurance on wages</w:t>
      </w:r>
      <w:r w:rsidR="006F2CD4">
        <w:rPr>
          <w:rFonts w:eastAsiaTheme="minorEastAsia" w:cstheme="minorHAnsi"/>
          <w:sz w:val="24"/>
          <w:szCs w:val="24"/>
        </w:rPr>
        <w:t xml:space="preserve"> in Denmark,</w:t>
      </w:r>
      <w:r w:rsidR="004F646D">
        <w:rPr>
          <w:rFonts w:eastAsiaTheme="minorEastAsia" w:cstheme="minorHAnsi"/>
          <w:sz w:val="24"/>
          <w:szCs w:val="24"/>
        </w:rPr>
        <w:t xml:space="preserve"> is the same as</w:t>
      </w:r>
      <w:r w:rsidR="006F2CD4">
        <w:rPr>
          <w:rFonts w:eastAsiaTheme="minorEastAsia" w:cstheme="minorHAnsi"/>
          <w:sz w:val="24"/>
          <w:szCs w:val="24"/>
        </w:rPr>
        <w:t xml:space="preserve"> the elasticity</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4F646D">
        <w:rPr>
          <w:rFonts w:eastAsiaTheme="minorEastAsia" w:cstheme="minorHAnsi"/>
          <w:sz w:val="24"/>
          <w:szCs w:val="24"/>
        </w:rPr>
        <w:t>Adding to this</w:t>
      </w:r>
      <w:r w:rsidR="006F2CD4">
        <w:rPr>
          <w:rFonts w:eastAsiaTheme="minorEastAsia" w:cstheme="minorHAnsi"/>
          <w:sz w:val="24"/>
          <w:szCs w:val="24"/>
        </w:rPr>
        <w: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6F2CD4">
        <w:rPr>
          <w:rFonts w:eastAsiaTheme="minorEastAsia" w:cstheme="minorHAnsi"/>
          <w:sz w:val="24"/>
          <w:szCs w:val="24"/>
        </w:rPr>
        <w:t xml:space="preserve"> leaving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29"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29"/>
    </w:p>
    <w:p w14:paraId="59E717EF" w14:textId="7E31EF9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rate regulation rate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we find no significant long run relationship, using this as an argumentation to exclude the wage-channel, we end up with the </w:t>
      </w:r>
      <w:r w:rsidR="00F00A78">
        <w:rPr>
          <w:rFonts w:eastAsiaTheme="minorEastAsia" w:cstheme="minorHAnsi"/>
          <w:sz w:val="24"/>
          <w:szCs w:val="24"/>
        </w:rPr>
        <w:lastRenderedPageBreak/>
        <w:t>opposite conclusion for case 3, that suppressing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20EC68E5" w:rsidR="007B3CF2" w:rsidRPr="008A007F" w:rsidRDefault="0020720A" w:rsidP="00780999">
      <w:pPr>
        <w:spacing w:line="360" w:lineRule="auto"/>
        <w:rPr>
          <w:sz w:val="24"/>
          <w:szCs w:val="24"/>
        </w:rPr>
      </w:pPr>
      <w:bookmarkStart w:id="30"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0"/>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7B3CF2">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DD796D" w:rsidRPr="00DD796D">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31"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31"/>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2"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32"/>
      <w:r w:rsidR="0062727A">
        <w:rPr>
          <w:sz w:val="24"/>
          <w:szCs w:val="24"/>
        </w:rPr>
        <w:t xml:space="preserve"> </w:t>
      </w:r>
      <w:bookmarkStart w:id="33"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3"/>
      <w:r w:rsidR="000F2529" w:rsidRPr="007B17B8">
        <w:rPr>
          <w:sz w:val="24"/>
          <w:szCs w:val="24"/>
        </w:rPr>
        <w:t>.</w:t>
      </w:r>
      <w:r w:rsidR="00170171">
        <w:rPr>
          <w:sz w:val="24"/>
          <w:szCs w:val="24"/>
        </w:rPr>
        <w:t xml:space="preserve"> Based on the results of these scenarios, </w:t>
      </w:r>
      <w:r w:rsidR="00170171">
        <w:rPr>
          <w:sz w:val="24"/>
          <w:szCs w:val="24"/>
        </w:rPr>
        <w:t>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 xml:space="preserve">as well </w:t>
      </w:r>
      <w:r w:rsidR="00DD796D">
        <w:rPr>
          <w:sz w:val="24"/>
          <w:szCs w:val="24"/>
        </w:rPr>
        <w:lastRenderedPageBreak/>
        <w:t>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 </w:t>
      </w:r>
      <w:r w:rsidR="00170171">
        <w:rPr>
          <w:sz w:val="24"/>
          <w:szCs w:val="24"/>
        </w:rPr>
        <w:t>we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Aastrup</w:t>
      </w:r>
      <w:r w:rsidR="007B3CF2" w:rsidRPr="008A007F">
        <w:rPr>
          <w:noProof/>
          <w:sz w:val="24"/>
          <w:szCs w:val="24"/>
        </w:rPr>
        <w:t xml:space="preserve">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w:t>
      </w:r>
      <w:r w:rsidR="007B3CF2" w:rsidRPr="008A007F">
        <w:rPr>
          <w:rFonts w:cstheme="minorHAnsi"/>
          <w:sz w:val="24"/>
          <w:szCs w:val="24"/>
        </w:rPr>
        <w:t>obtain a macro elasticity of 0.89</w:t>
      </w:r>
      <w:r w:rsidR="007B3CF2" w:rsidRPr="008A007F">
        <w:rPr>
          <w:rFonts w:cstheme="minorHAnsi"/>
          <w:sz w:val="24"/>
          <w:szCs w:val="24"/>
        </w:rPr>
        <w:t>.</w:t>
      </w:r>
    </w:p>
    <w:p w14:paraId="34D946D9" w14:textId="7C774399" w:rsidR="00F20542" w:rsidRPr="00650FEB" w:rsidRDefault="00553FC6" w:rsidP="00780999">
      <w:pPr>
        <w:spacing w:line="360" w:lineRule="auto"/>
        <w:rPr>
          <w:sz w:val="24"/>
          <w:szCs w:val="24"/>
        </w:rPr>
      </w:pPr>
      <w:r w:rsidRPr="008A007F">
        <w:rPr>
          <w:sz w:val="24"/>
          <w:szCs w:val="24"/>
        </w:rPr>
        <w:t xml:space="preserve">Lastly, </w:t>
      </w:r>
      <w:r w:rsidRPr="008A007F">
        <w:rPr>
          <w:rFonts w:cstheme="minorHAnsi"/>
          <w:sz w:val="24"/>
          <w:szCs w:val="24"/>
        </w:rPr>
        <w:t>we</w:t>
      </w:r>
      <w:r w:rsidRPr="008A007F">
        <w:rPr>
          <w:rFonts w:cstheme="minorHAnsi"/>
          <w:sz w:val="24"/>
          <w:szCs w:val="24"/>
        </w:rPr>
        <w:t xml:space="preserve"> compar</w:t>
      </w:r>
      <w:r w:rsidRPr="008A007F">
        <w:rPr>
          <w:rFonts w:cstheme="minorHAnsi"/>
          <w:sz w:val="24"/>
          <w:szCs w:val="24"/>
        </w:rPr>
        <w:t>e</w:t>
      </w:r>
      <w:r w:rsidRPr="008A007F">
        <w:rPr>
          <w:rFonts w:cstheme="minorHAnsi"/>
          <w:sz w:val="24"/>
          <w:szCs w:val="24"/>
        </w:rPr>
        <w:t xml:space="preserve"> the estimated micro elasticity </w:t>
      </w:r>
      <w:r w:rsidRPr="008A007F">
        <w:rPr>
          <w:rFonts w:cstheme="minorHAnsi"/>
          <w:sz w:val="24"/>
          <w:szCs w:val="24"/>
        </w:rPr>
        <w:t>based on the results of the IS-model (elasticity of 0.66), and the income insurance companies and worker unions (elasticity of 0.31)</w:t>
      </w:r>
      <w:r w:rsidRPr="008A007F">
        <w:rPr>
          <w:rFonts w:cstheme="minorHAnsi"/>
          <w:sz w:val="24"/>
          <w:szCs w:val="24"/>
        </w:rPr>
        <w:t>,</w:t>
      </w:r>
      <w:r w:rsidRPr="008A007F">
        <w:rPr>
          <w:rFonts w:cstheme="minorHAnsi"/>
          <w:sz w:val="24"/>
          <w:szCs w:val="24"/>
        </w:rPr>
        <w:t xml:space="preserve"> with the results we obtained of a macro elasticity of 0.89. We do this by</w:t>
      </w:r>
      <w:r w:rsidRPr="008A007F">
        <w:rPr>
          <w:rFonts w:cstheme="minorHAnsi"/>
          <w:sz w:val="24"/>
          <w:szCs w:val="24"/>
        </w:rPr>
        <w:t xml:space="preserve"> see</w:t>
      </w:r>
      <w:r w:rsidRPr="008A007F">
        <w:rPr>
          <w:rFonts w:cstheme="minorHAnsi"/>
          <w:sz w:val="24"/>
          <w:szCs w:val="24"/>
        </w:rPr>
        <w:t>ing</w:t>
      </w:r>
      <w:r w:rsidRPr="008A007F">
        <w:rPr>
          <w:rFonts w:cstheme="minorHAnsi"/>
          <w:sz w:val="24"/>
          <w:szCs w:val="24"/>
        </w:rPr>
        <w:t xml:space="preserve">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00134683"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w:t>
      </w:r>
      <w:r w:rsidR="008A007F" w:rsidRPr="00650FEB">
        <w:rPr>
          <w:sz w:val="24"/>
          <w:szCs w:val="24"/>
        </w:rPr>
        <w:lastRenderedPageBreak/>
        <w:t>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34" w:name="_Hlk120455450"/>
      <w:r w:rsidR="00830830" w:rsidRPr="00650FEB">
        <w:rPr>
          <w:sz w:val="24"/>
          <w:szCs w:val="24"/>
        </w:rPr>
        <w:t xml:space="preserve">we assume the worker unions in Denmark to be capable of affecting wages when the gap between the level of income insurance and wages </w:t>
      </w:r>
      <w:bookmarkEnd w:id="34"/>
      <w:r w:rsidR="008A007F" w:rsidRPr="00650FEB">
        <w:rPr>
          <w:sz w:val="24"/>
          <w:szCs w:val="24"/>
        </w:rPr>
        <w:t>get below a certain threshold</w:t>
      </w:r>
      <w:r w:rsidR="00830830" w:rsidRPr="00650FEB">
        <w:rPr>
          <w:sz w:val="24"/>
          <w:szCs w:val="24"/>
        </w:rPr>
        <w:t xml:space="preserve">. </w:t>
      </w:r>
      <w:bookmarkStart w:id="35"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 we obtain an estimate of 0.47 instead of 0.89, thereby resulting in the opposite conclusion, leaving the political decision to suppress the state regulation percentage to lower the economic welfare.</w:t>
      </w:r>
    </w:p>
    <w:bookmarkEnd w:id="35"/>
    <w:p w14:paraId="25A3A5A4" w14:textId="77777777" w:rsidR="00E04480" w:rsidRPr="00665784" w:rsidRDefault="00E04480" w:rsidP="004C5315"/>
    <w:p w14:paraId="55D55952" w14:textId="6F32386E" w:rsidR="004C5315" w:rsidRPr="00665784" w:rsidRDefault="004C5315" w:rsidP="004C5315">
      <w:pPr>
        <w:rPr>
          <w:ins w:id="36" w:author="Simon Thomsen" w:date="2022-11-09T11:41:00Z"/>
        </w:rPr>
      </w:pPr>
    </w:p>
    <w:p w14:paraId="74ABB717" w14:textId="7589233E" w:rsidR="00CD17D9" w:rsidRPr="00B33E3B" w:rsidRDefault="00CD17D9" w:rsidP="00CD17D9">
      <w:pPr>
        <w:pStyle w:val="Overskrift1"/>
        <w:rPr>
          <w:ins w:id="37" w:author="Simon Thomsen" w:date="2022-11-09T11:42:00Z"/>
          <w:lang w:val="da-DK"/>
        </w:rPr>
      </w:pPr>
      <w:ins w:id="38" w:author="Simon Thomsen" w:date="2022-11-09T11:42:00Z">
        <w:r w:rsidRPr="00B33E3B">
          <w:rPr>
            <w:lang w:val="da-DK"/>
          </w:rPr>
          <w:t xml:space="preserve">Reference list </w:t>
        </w:r>
      </w:ins>
    </w:p>
    <w:p w14:paraId="2919FEF5" w14:textId="7D0416A6" w:rsidR="00CD17D9" w:rsidRPr="00B33E3B" w:rsidRDefault="00CD17D9" w:rsidP="00CD17D9">
      <w:pPr>
        <w:rPr>
          <w:ins w:id="39" w:author="Simon Thomsen" w:date="2022-11-09T11:42:00Z"/>
          <w:lang w:val="da-DK"/>
        </w:rPr>
      </w:pPr>
    </w:p>
    <w:p w14:paraId="632032E2" w14:textId="6B3EC91A" w:rsidR="007B3CF2" w:rsidRPr="007B3CF2" w:rsidRDefault="00333B3D" w:rsidP="007B3CF2">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7B3CF2" w:rsidRPr="007B3CF2">
        <w:rPr>
          <w:rFonts w:ascii="Calibri" w:hAnsi="Calibri" w:cs="Calibri"/>
          <w:noProof/>
          <w:szCs w:val="24"/>
        </w:rPr>
        <w:t xml:space="preserve">Aastrup, M. (2018). </w:t>
      </w:r>
      <w:r w:rsidR="007B3CF2" w:rsidRPr="007B3CF2">
        <w:rPr>
          <w:rFonts w:ascii="Calibri" w:hAnsi="Calibri" w:cs="Calibri"/>
          <w:i/>
          <w:iCs/>
          <w:noProof/>
          <w:szCs w:val="24"/>
        </w:rPr>
        <w:t>30 Års dagpengeforringelser</w:t>
      </w:r>
      <w:r w:rsidR="007B3CF2" w:rsidRPr="007B3CF2">
        <w:rPr>
          <w:rFonts w:ascii="Calibri" w:hAnsi="Calibri" w:cs="Calibri"/>
          <w:noProof/>
          <w:szCs w:val="24"/>
        </w:rPr>
        <w:t xml:space="preserve">. </w:t>
      </w:r>
      <w:r w:rsidR="007B3CF2" w:rsidRPr="007B3CF2">
        <w:rPr>
          <w:rFonts w:ascii="Calibri" w:hAnsi="Calibri" w:cs="Calibri"/>
          <w:i/>
          <w:iCs/>
          <w:noProof/>
          <w:szCs w:val="24"/>
        </w:rPr>
        <w:t>September 2018</w:t>
      </w:r>
      <w:r w:rsidR="007B3CF2" w:rsidRPr="007B3CF2">
        <w:rPr>
          <w:rFonts w:ascii="Calibri" w:hAnsi="Calibri" w:cs="Calibri"/>
          <w:noProof/>
          <w:szCs w:val="24"/>
        </w:rPr>
        <w:t>.</w:t>
      </w:r>
    </w:p>
    <w:p w14:paraId="654CE144"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Andersen, T. M., &amp; Svarer, M. (2006). Flexicurity: The Danish Labour-Market Model. </w:t>
      </w:r>
      <w:r w:rsidRPr="007B3CF2">
        <w:rPr>
          <w:rFonts w:ascii="Calibri" w:hAnsi="Calibri" w:cs="Calibri"/>
          <w:i/>
          <w:iCs/>
          <w:noProof/>
          <w:szCs w:val="24"/>
        </w:rPr>
        <w:t>Ekonomisk Debatt</w:t>
      </w:r>
      <w:r w:rsidRPr="007B3CF2">
        <w:rPr>
          <w:rFonts w:ascii="Calibri" w:hAnsi="Calibri" w:cs="Calibri"/>
          <w:noProof/>
          <w:szCs w:val="24"/>
        </w:rPr>
        <w:t xml:space="preserve">, </w:t>
      </w:r>
      <w:r w:rsidRPr="007B3CF2">
        <w:rPr>
          <w:rFonts w:ascii="Calibri" w:hAnsi="Calibri" w:cs="Calibri"/>
          <w:i/>
          <w:iCs/>
          <w:noProof/>
          <w:szCs w:val="24"/>
        </w:rPr>
        <w:t>1</w:t>
      </w:r>
      <w:r w:rsidRPr="007B3CF2">
        <w:rPr>
          <w:rFonts w:ascii="Calibri" w:hAnsi="Calibri" w:cs="Calibri"/>
          <w:noProof/>
          <w:szCs w:val="24"/>
        </w:rPr>
        <w:t>(April), 17–29.</w:t>
      </w:r>
    </w:p>
    <w:p w14:paraId="516ACD63"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Andersen, T. M., Svarer, M., &amp; Vejlin, R. M. (2015). Litteraturreview af effekter af indretning af arbejdsunderstøttelsen. </w:t>
      </w:r>
      <w:r w:rsidRPr="007B3CF2">
        <w:rPr>
          <w:rFonts w:ascii="Calibri" w:hAnsi="Calibri" w:cs="Calibri"/>
          <w:i/>
          <w:iCs/>
          <w:noProof/>
          <w:szCs w:val="24"/>
        </w:rPr>
        <w:t>Beskæftigelsesministeriet</w:t>
      </w:r>
      <w:r w:rsidRPr="007B3CF2">
        <w:rPr>
          <w:rFonts w:ascii="Calibri" w:hAnsi="Calibri" w:cs="Calibri"/>
          <w:noProof/>
          <w:szCs w:val="24"/>
        </w:rPr>
        <w:t>, 1–99.</w:t>
      </w:r>
    </w:p>
    <w:p w14:paraId="09562716"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Bengtsson, E., &amp; Stockhammer, E. (2018). Wages, Income Distribution and Economic Growth: Long-Run Perspectives in Scandinavia, 1900–2010. </w:t>
      </w:r>
      <w:r w:rsidRPr="007B3CF2">
        <w:rPr>
          <w:rFonts w:ascii="Calibri" w:hAnsi="Calibri" w:cs="Calibri"/>
          <w:i/>
          <w:iCs/>
          <w:noProof/>
          <w:szCs w:val="24"/>
        </w:rPr>
        <w:t>Review of Political Economy</w:t>
      </w:r>
      <w:r w:rsidRPr="007B3CF2">
        <w:rPr>
          <w:rFonts w:ascii="Calibri" w:hAnsi="Calibri" w:cs="Calibri"/>
          <w:noProof/>
          <w:szCs w:val="24"/>
        </w:rPr>
        <w:t xml:space="preserve">, </w:t>
      </w:r>
      <w:r w:rsidRPr="007B3CF2">
        <w:rPr>
          <w:rFonts w:ascii="Calibri" w:hAnsi="Calibri" w:cs="Calibri"/>
          <w:i/>
          <w:iCs/>
          <w:noProof/>
          <w:szCs w:val="24"/>
        </w:rPr>
        <w:t>33</w:t>
      </w:r>
      <w:r w:rsidRPr="007B3CF2">
        <w:rPr>
          <w:rFonts w:ascii="Calibri" w:hAnsi="Calibri" w:cs="Calibri"/>
          <w:noProof/>
          <w:szCs w:val="24"/>
        </w:rPr>
        <w:t>(4), 725–745. https://doi.org/10.1080/09538259.2020.1860307</w:t>
      </w:r>
    </w:p>
    <w:p w14:paraId="49261B7B"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Boone, C., Dube, A., Goodman, L., &amp; Kaplan, E. (2021). Unemployment Insurance Generosity and Aggregate Employment. </w:t>
      </w:r>
      <w:r w:rsidRPr="007B3CF2">
        <w:rPr>
          <w:rFonts w:ascii="Calibri" w:hAnsi="Calibri" w:cs="Calibri"/>
          <w:i/>
          <w:iCs/>
          <w:noProof/>
          <w:szCs w:val="24"/>
        </w:rPr>
        <w:t>American Economic Journal: Economic Policy</w:t>
      </w:r>
      <w:r w:rsidRPr="007B3CF2">
        <w:rPr>
          <w:rFonts w:ascii="Calibri" w:hAnsi="Calibri" w:cs="Calibri"/>
          <w:noProof/>
          <w:szCs w:val="24"/>
        </w:rPr>
        <w:t xml:space="preserve">, </w:t>
      </w:r>
      <w:r w:rsidRPr="007B3CF2">
        <w:rPr>
          <w:rFonts w:ascii="Calibri" w:hAnsi="Calibri" w:cs="Calibri"/>
          <w:i/>
          <w:iCs/>
          <w:noProof/>
          <w:szCs w:val="24"/>
        </w:rPr>
        <w:t>13</w:t>
      </w:r>
      <w:r w:rsidRPr="007B3CF2">
        <w:rPr>
          <w:rFonts w:ascii="Calibri" w:hAnsi="Calibri" w:cs="Calibri"/>
          <w:noProof/>
          <w:szCs w:val="24"/>
        </w:rPr>
        <w:t>(2), 58–99. https://doi.org/10.1257/pol.20160613</w:t>
      </w:r>
    </w:p>
    <w:p w14:paraId="55F92921"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Byrialsen, M. R., &amp; Raza, H. (2018). Macroeconomic effects of unemployment benefits in small open economies: A stock–flow consistent approach. </w:t>
      </w:r>
      <w:r w:rsidRPr="007B3CF2">
        <w:rPr>
          <w:rFonts w:ascii="Calibri" w:hAnsi="Calibri" w:cs="Calibri"/>
          <w:i/>
          <w:iCs/>
          <w:noProof/>
          <w:szCs w:val="24"/>
        </w:rPr>
        <w:t>European Journal of Economics and Economic Policies: Intervention</w:t>
      </w:r>
      <w:r w:rsidRPr="007B3CF2">
        <w:rPr>
          <w:rFonts w:ascii="Calibri" w:hAnsi="Calibri" w:cs="Calibri"/>
          <w:noProof/>
          <w:szCs w:val="24"/>
        </w:rPr>
        <w:t xml:space="preserve">, </w:t>
      </w:r>
      <w:r w:rsidRPr="007B3CF2">
        <w:rPr>
          <w:rFonts w:ascii="Calibri" w:hAnsi="Calibri" w:cs="Calibri"/>
          <w:i/>
          <w:iCs/>
          <w:noProof/>
          <w:szCs w:val="24"/>
        </w:rPr>
        <w:t>15</w:t>
      </w:r>
      <w:r w:rsidRPr="007B3CF2">
        <w:rPr>
          <w:rFonts w:ascii="Calibri" w:hAnsi="Calibri" w:cs="Calibri"/>
          <w:noProof/>
          <w:szCs w:val="24"/>
        </w:rPr>
        <w:t>(3), 335–363. https://doi.org/10.4337/ejeep.2018.0032</w:t>
      </w:r>
    </w:p>
    <w:p w14:paraId="52ABC2F6"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Byrialsen, M. R., Raza, H., &amp; Valdecantos, S. (2022). </w:t>
      </w:r>
      <w:r w:rsidRPr="007B3CF2">
        <w:rPr>
          <w:rFonts w:ascii="Calibri" w:hAnsi="Calibri" w:cs="Calibri"/>
          <w:i/>
          <w:iCs/>
          <w:noProof/>
          <w:szCs w:val="24"/>
        </w:rPr>
        <w:t>QMDE : A QUARTERLY EMPIRICAL MODEL FOR THE DANISH ECONOMY : A STOCK-FLOW CONSISTENT APPROACH</w:t>
      </w:r>
      <w:r w:rsidRPr="007B3CF2">
        <w:rPr>
          <w:rFonts w:ascii="Calibri" w:hAnsi="Calibri" w:cs="Calibri"/>
          <w:noProof/>
          <w:szCs w:val="24"/>
        </w:rPr>
        <w:t xml:space="preserve">. </w:t>
      </w:r>
      <w:r w:rsidRPr="007B3CF2">
        <w:rPr>
          <w:rFonts w:ascii="Calibri" w:hAnsi="Calibri" w:cs="Calibri"/>
          <w:i/>
          <w:iCs/>
          <w:noProof/>
          <w:szCs w:val="24"/>
        </w:rPr>
        <w:t>79</w:t>
      </w:r>
      <w:r w:rsidRPr="007B3CF2">
        <w:rPr>
          <w:rFonts w:ascii="Calibri" w:hAnsi="Calibri" w:cs="Calibri"/>
          <w:noProof/>
          <w:szCs w:val="24"/>
        </w:rPr>
        <w:t>.</w:t>
      </w:r>
    </w:p>
    <w:p w14:paraId="2263276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Chetty, R. (2006). A general formula for the optimal level of social insurance. </w:t>
      </w:r>
      <w:r w:rsidRPr="007B3CF2">
        <w:rPr>
          <w:rFonts w:ascii="Calibri" w:hAnsi="Calibri" w:cs="Calibri"/>
          <w:i/>
          <w:iCs/>
          <w:noProof/>
          <w:szCs w:val="24"/>
        </w:rPr>
        <w:t>Journal of Public Economics</w:t>
      </w:r>
      <w:r w:rsidRPr="007B3CF2">
        <w:rPr>
          <w:rFonts w:ascii="Calibri" w:hAnsi="Calibri" w:cs="Calibri"/>
          <w:noProof/>
          <w:szCs w:val="24"/>
        </w:rPr>
        <w:t xml:space="preserve">, </w:t>
      </w:r>
      <w:r w:rsidRPr="007B3CF2">
        <w:rPr>
          <w:rFonts w:ascii="Calibri" w:hAnsi="Calibri" w:cs="Calibri"/>
          <w:i/>
          <w:iCs/>
          <w:noProof/>
          <w:szCs w:val="24"/>
        </w:rPr>
        <w:t>90</w:t>
      </w:r>
      <w:r w:rsidRPr="007B3CF2">
        <w:rPr>
          <w:rFonts w:ascii="Calibri" w:hAnsi="Calibri" w:cs="Calibri"/>
          <w:noProof/>
          <w:szCs w:val="24"/>
        </w:rPr>
        <w:t>(10–11), 1879–1901. https://doi.org/10.1016/j.jpubeco.2006.01.004</w:t>
      </w:r>
    </w:p>
    <w:p w14:paraId="50EB00DE"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Chetty, R. (2008). Moral hazard versus liquidity and optimal unemployment insurance. </w:t>
      </w:r>
      <w:r w:rsidRPr="007B3CF2">
        <w:rPr>
          <w:rFonts w:ascii="Calibri" w:hAnsi="Calibri" w:cs="Calibri"/>
          <w:i/>
          <w:iCs/>
          <w:noProof/>
          <w:szCs w:val="24"/>
        </w:rPr>
        <w:t>Journal of Political Economy</w:t>
      </w:r>
      <w:r w:rsidRPr="007B3CF2">
        <w:rPr>
          <w:rFonts w:ascii="Calibri" w:hAnsi="Calibri" w:cs="Calibri"/>
          <w:noProof/>
          <w:szCs w:val="24"/>
        </w:rPr>
        <w:t xml:space="preserve">, </w:t>
      </w:r>
      <w:r w:rsidRPr="007B3CF2">
        <w:rPr>
          <w:rFonts w:ascii="Calibri" w:hAnsi="Calibri" w:cs="Calibri"/>
          <w:i/>
          <w:iCs/>
          <w:noProof/>
          <w:szCs w:val="24"/>
        </w:rPr>
        <w:t>116</w:t>
      </w:r>
      <w:r w:rsidRPr="007B3CF2">
        <w:rPr>
          <w:rFonts w:ascii="Calibri" w:hAnsi="Calibri" w:cs="Calibri"/>
          <w:noProof/>
          <w:szCs w:val="24"/>
        </w:rPr>
        <w:t>(2), 173–234. https://doi.org/10.1086/588585</w:t>
      </w:r>
    </w:p>
    <w:p w14:paraId="628D20CF"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Danish Ministry of Taxation. (2012). </w:t>
      </w:r>
      <w:r w:rsidRPr="007B3CF2">
        <w:rPr>
          <w:rFonts w:ascii="Calibri" w:hAnsi="Calibri" w:cs="Calibri"/>
          <w:i/>
          <w:iCs/>
          <w:noProof/>
          <w:szCs w:val="24"/>
        </w:rPr>
        <w:t>Aftale om skattereform</w:t>
      </w:r>
      <w:r w:rsidRPr="007B3CF2">
        <w:rPr>
          <w:rFonts w:ascii="Calibri" w:hAnsi="Calibri" w:cs="Calibri"/>
          <w:noProof/>
          <w:szCs w:val="24"/>
        </w:rPr>
        <w:t>. 1–28.</w:t>
      </w:r>
    </w:p>
    <w:p w14:paraId="5B308F12"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Danmarks Statistik. (2012). ADAM - En Model Af Dansk Økonomi. In </w:t>
      </w:r>
      <w:r w:rsidRPr="007B3CF2">
        <w:rPr>
          <w:rFonts w:ascii="Calibri" w:hAnsi="Calibri" w:cs="Calibri"/>
          <w:i/>
          <w:iCs/>
          <w:noProof/>
          <w:szCs w:val="24"/>
        </w:rPr>
        <w:t>Danmarks Statistik</w:t>
      </w:r>
      <w:r w:rsidRPr="007B3CF2">
        <w:rPr>
          <w:rFonts w:ascii="Calibri" w:hAnsi="Calibri" w:cs="Calibri"/>
          <w:noProof/>
          <w:szCs w:val="24"/>
        </w:rPr>
        <w:t>. Danmarks Statistik. https://www.dst.dk/da/Statistik/Publikationer/VisPub?cid=17987</w:t>
      </w:r>
    </w:p>
    <w:p w14:paraId="70ED98A0"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lastRenderedPageBreak/>
        <w:t xml:space="preserve">Dieterle, S., Bartalotti, O., &amp; Brummet, Q. (2021). Revisiting the Effects of Unemployment Insurance Extensions on Unemployment: A Measurement Error-Corrected Regression Discontinuity Approach. </w:t>
      </w:r>
      <w:r w:rsidRPr="007B3CF2">
        <w:rPr>
          <w:rFonts w:ascii="Calibri" w:hAnsi="Calibri" w:cs="Calibri"/>
          <w:i/>
          <w:iCs/>
          <w:noProof/>
          <w:szCs w:val="24"/>
        </w:rPr>
        <w:t>SSRN Electronic Journal</w:t>
      </w:r>
      <w:r w:rsidRPr="007B3CF2">
        <w:rPr>
          <w:rFonts w:ascii="Calibri" w:hAnsi="Calibri" w:cs="Calibri"/>
          <w:noProof/>
          <w:szCs w:val="24"/>
        </w:rPr>
        <w:t xml:space="preserve">, </w:t>
      </w:r>
      <w:r w:rsidRPr="007B3CF2">
        <w:rPr>
          <w:rFonts w:ascii="Calibri" w:hAnsi="Calibri" w:cs="Calibri"/>
          <w:i/>
          <w:iCs/>
          <w:noProof/>
          <w:szCs w:val="24"/>
        </w:rPr>
        <w:t>11496</w:t>
      </w:r>
      <w:r w:rsidRPr="007B3CF2">
        <w:rPr>
          <w:rFonts w:ascii="Calibri" w:hAnsi="Calibri" w:cs="Calibri"/>
          <w:noProof/>
          <w:szCs w:val="24"/>
        </w:rPr>
        <w:t>. https://doi.org/10.2139/ssrn.3177370</w:t>
      </w:r>
    </w:p>
    <w:p w14:paraId="66053253"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DØRS. (2014). </w:t>
      </w:r>
      <w:r w:rsidRPr="007B3CF2">
        <w:rPr>
          <w:rFonts w:ascii="Calibri" w:hAnsi="Calibri" w:cs="Calibri"/>
          <w:i/>
          <w:iCs/>
          <w:noProof/>
          <w:szCs w:val="24"/>
        </w:rPr>
        <w:t>Dansk økonomi. Efterår 2014 : Konjunkturvurdering ; Dagpengesystemet</w:t>
      </w:r>
      <w:r w:rsidRPr="007B3CF2">
        <w:rPr>
          <w:rFonts w:ascii="Calibri" w:hAnsi="Calibri" w:cs="Calibri"/>
          <w:noProof/>
          <w:szCs w:val="24"/>
        </w:rPr>
        <w:t>.</w:t>
      </w:r>
    </w:p>
    <w:p w14:paraId="70689242"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DØRS. (2022). </w:t>
      </w:r>
      <w:r w:rsidRPr="007B3CF2">
        <w:rPr>
          <w:rFonts w:ascii="Calibri" w:hAnsi="Calibri" w:cs="Calibri"/>
          <w:i/>
          <w:iCs/>
          <w:noProof/>
          <w:szCs w:val="24"/>
        </w:rPr>
        <w:t>RAPPORT FRA FORMANDSKABET DANSK ØKONOMI FORÅR 2022</w:t>
      </w:r>
      <w:r w:rsidRPr="007B3CF2">
        <w:rPr>
          <w:rFonts w:ascii="Calibri" w:hAnsi="Calibri" w:cs="Calibri"/>
          <w:noProof/>
          <w:szCs w:val="24"/>
        </w:rPr>
        <w:t>. https://dors.dk/raad-vismaend/loven.</w:t>
      </w:r>
    </w:p>
    <w:p w14:paraId="76BFF4B2"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Dray, M., &amp; Thirlwall, A. P. (2011). The endogeneity of the natural rate of growth for a selection of Asian countries. </w:t>
      </w:r>
      <w:r w:rsidRPr="007B3CF2">
        <w:rPr>
          <w:rFonts w:ascii="Calibri" w:hAnsi="Calibri" w:cs="Calibri"/>
          <w:i/>
          <w:iCs/>
          <w:noProof/>
          <w:szCs w:val="24"/>
        </w:rPr>
        <w:t>Journal of Post Keynesian Economics</w:t>
      </w:r>
      <w:r w:rsidRPr="007B3CF2">
        <w:rPr>
          <w:rFonts w:ascii="Calibri" w:hAnsi="Calibri" w:cs="Calibri"/>
          <w:noProof/>
          <w:szCs w:val="24"/>
        </w:rPr>
        <w:t xml:space="preserve">, </w:t>
      </w:r>
      <w:r w:rsidRPr="007B3CF2">
        <w:rPr>
          <w:rFonts w:ascii="Calibri" w:hAnsi="Calibri" w:cs="Calibri"/>
          <w:i/>
          <w:iCs/>
          <w:noProof/>
          <w:szCs w:val="24"/>
        </w:rPr>
        <w:t>33</w:t>
      </w:r>
      <w:r w:rsidRPr="007B3CF2">
        <w:rPr>
          <w:rFonts w:ascii="Calibri" w:hAnsi="Calibri" w:cs="Calibri"/>
          <w:noProof/>
          <w:szCs w:val="24"/>
        </w:rPr>
        <w:t>(3), 451–468. https://doi.org/10.2753/PKE0160-3477330303</w:t>
      </w:r>
    </w:p>
    <w:p w14:paraId="3D1B4148"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DREAM. (2013). </w:t>
      </w:r>
      <w:r w:rsidRPr="007B3CF2">
        <w:rPr>
          <w:rFonts w:ascii="Calibri" w:hAnsi="Calibri" w:cs="Calibri"/>
          <w:i/>
          <w:iCs/>
          <w:noProof/>
          <w:szCs w:val="24"/>
        </w:rPr>
        <w:t>Langsigtet økonomisk fremskrivning 2013</w:t>
      </w:r>
      <w:r w:rsidRPr="007B3CF2">
        <w:rPr>
          <w:rFonts w:ascii="Calibri" w:hAnsi="Calibri" w:cs="Calibri"/>
          <w:noProof/>
          <w:szCs w:val="24"/>
        </w:rPr>
        <w:t xml:space="preserve">. </w:t>
      </w:r>
      <w:r w:rsidRPr="007B3CF2">
        <w:rPr>
          <w:rFonts w:ascii="Calibri" w:hAnsi="Calibri" w:cs="Calibri"/>
          <w:i/>
          <w:iCs/>
          <w:noProof/>
          <w:szCs w:val="24"/>
        </w:rPr>
        <w:t>August</w:t>
      </w:r>
      <w:r w:rsidRPr="007B3CF2">
        <w:rPr>
          <w:rFonts w:ascii="Calibri" w:hAnsi="Calibri" w:cs="Calibri"/>
          <w:noProof/>
          <w:szCs w:val="24"/>
        </w:rPr>
        <w:t>.</w:t>
      </w:r>
    </w:p>
    <w:p w14:paraId="59A4414B"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Falch, N. S. (2015). </w:t>
      </w:r>
      <w:r w:rsidRPr="007B3CF2">
        <w:rPr>
          <w:rFonts w:ascii="Calibri" w:hAnsi="Calibri" w:cs="Calibri"/>
          <w:i/>
          <w:iCs/>
          <w:noProof/>
          <w:szCs w:val="24"/>
        </w:rPr>
        <w:t>Three essays on unemployment insurance</w:t>
      </w:r>
      <w:r w:rsidRPr="007B3CF2">
        <w:rPr>
          <w:rFonts w:ascii="Calibri" w:hAnsi="Calibri" w:cs="Calibri"/>
          <w:noProof/>
          <w:szCs w:val="24"/>
        </w:rPr>
        <w:t xml:space="preserve">. </w:t>
      </w:r>
      <w:r w:rsidRPr="007B3CF2">
        <w:rPr>
          <w:rFonts w:ascii="Calibri" w:hAnsi="Calibri" w:cs="Calibri"/>
          <w:i/>
          <w:iCs/>
          <w:noProof/>
          <w:szCs w:val="24"/>
        </w:rPr>
        <w:t>April</w:t>
      </w:r>
      <w:r w:rsidRPr="007B3CF2">
        <w:rPr>
          <w:rFonts w:ascii="Calibri" w:hAnsi="Calibri" w:cs="Calibri"/>
          <w:noProof/>
          <w:szCs w:val="24"/>
        </w:rPr>
        <w:t>.</w:t>
      </w:r>
    </w:p>
    <w:p w14:paraId="0D69C7CB"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Fazzari, S. M., Ferri, P., &amp; Variato, A. M. (2020). Demand-led growth and accommodating supply. </w:t>
      </w:r>
      <w:r w:rsidRPr="007B3CF2">
        <w:rPr>
          <w:rFonts w:ascii="Calibri" w:hAnsi="Calibri" w:cs="Calibri"/>
          <w:i/>
          <w:iCs/>
          <w:noProof/>
          <w:szCs w:val="24"/>
        </w:rPr>
        <w:t>Cambridge Journal of Economics</w:t>
      </w:r>
      <w:r w:rsidRPr="007B3CF2">
        <w:rPr>
          <w:rFonts w:ascii="Calibri" w:hAnsi="Calibri" w:cs="Calibri"/>
          <w:noProof/>
          <w:szCs w:val="24"/>
        </w:rPr>
        <w:t xml:space="preserve">, </w:t>
      </w:r>
      <w:r w:rsidRPr="007B3CF2">
        <w:rPr>
          <w:rFonts w:ascii="Calibri" w:hAnsi="Calibri" w:cs="Calibri"/>
          <w:i/>
          <w:iCs/>
          <w:noProof/>
          <w:szCs w:val="24"/>
        </w:rPr>
        <w:t>44</w:t>
      </w:r>
      <w:r w:rsidRPr="007B3CF2">
        <w:rPr>
          <w:rFonts w:ascii="Calibri" w:hAnsi="Calibri" w:cs="Calibri"/>
          <w:noProof/>
          <w:szCs w:val="24"/>
        </w:rPr>
        <w:t>(3), 583–605. https://doi.org/10.1093/cje/bez055</w:t>
      </w:r>
    </w:p>
    <w:p w14:paraId="2E227FA7"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Finansministeriet. (2017). </w:t>
      </w:r>
      <w:r w:rsidRPr="007B3CF2">
        <w:rPr>
          <w:rFonts w:ascii="Calibri" w:hAnsi="Calibri" w:cs="Calibri"/>
          <w:i/>
          <w:iCs/>
          <w:noProof/>
          <w:szCs w:val="24"/>
        </w:rPr>
        <w:t>Det danske pensionssystem nu og i fremtiden</w:t>
      </w:r>
      <w:r w:rsidRPr="007B3CF2">
        <w:rPr>
          <w:rFonts w:ascii="Calibri" w:hAnsi="Calibri" w:cs="Calibri"/>
          <w:noProof/>
          <w:szCs w:val="24"/>
        </w:rPr>
        <w:t>.</w:t>
      </w:r>
    </w:p>
    <w:p w14:paraId="7C87F963"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Finkelstein, A., &amp; Chetty, R. (2012). </w:t>
      </w:r>
      <w:r w:rsidRPr="007B3CF2">
        <w:rPr>
          <w:rFonts w:ascii="Calibri" w:hAnsi="Calibri" w:cs="Calibri"/>
          <w:i/>
          <w:iCs/>
          <w:noProof/>
          <w:szCs w:val="24"/>
        </w:rPr>
        <w:t>SOCIAL INSURANCE: CONNECTING THEORY TO DATA</w:t>
      </w:r>
      <w:r w:rsidRPr="007B3CF2">
        <w:rPr>
          <w:rFonts w:ascii="Calibri" w:hAnsi="Calibri" w:cs="Calibri"/>
          <w:noProof/>
          <w:szCs w:val="24"/>
        </w:rPr>
        <w:t>.</w:t>
      </w:r>
    </w:p>
    <w:p w14:paraId="0777555C"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Fredriksson, P., &amp; Söderström, M. (2020). The equilibrium impact of unemployment insurance on unemployment: Evidence from a non-linear policy rule. </w:t>
      </w:r>
      <w:r w:rsidRPr="007B3CF2">
        <w:rPr>
          <w:rFonts w:ascii="Calibri" w:hAnsi="Calibri" w:cs="Calibri"/>
          <w:i/>
          <w:iCs/>
          <w:noProof/>
          <w:szCs w:val="24"/>
        </w:rPr>
        <w:t>Journal of Public Economics</w:t>
      </w:r>
      <w:r w:rsidRPr="007B3CF2">
        <w:rPr>
          <w:rFonts w:ascii="Calibri" w:hAnsi="Calibri" w:cs="Calibri"/>
          <w:noProof/>
          <w:szCs w:val="24"/>
        </w:rPr>
        <w:t xml:space="preserve">, </w:t>
      </w:r>
      <w:r w:rsidRPr="007B3CF2">
        <w:rPr>
          <w:rFonts w:ascii="Calibri" w:hAnsi="Calibri" w:cs="Calibri"/>
          <w:i/>
          <w:iCs/>
          <w:noProof/>
          <w:szCs w:val="24"/>
        </w:rPr>
        <w:t>187</w:t>
      </w:r>
      <w:r w:rsidRPr="007B3CF2">
        <w:rPr>
          <w:rFonts w:ascii="Calibri" w:hAnsi="Calibri" w:cs="Calibri"/>
          <w:noProof/>
          <w:szCs w:val="24"/>
        </w:rPr>
        <w:t>, 104199. https://doi.org/10.1016/j.jpubeco.2020.104199</w:t>
      </w:r>
    </w:p>
    <w:p w14:paraId="081270C9"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Gutierrez, I. A. (2016). Job insecurity, unemployment insurance and on-the-job search. Evidence from older American workers. </w:t>
      </w:r>
      <w:r w:rsidRPr="007B3CF2">
        <w:rPr>
          <w:rFonts w:ascii="Calibri" w:hAnsi="Calibri" w:cs="Calibri"/>
          <w:i/>
          <w:iCs/>
          <w:noProof/>
          <w:szCs w:val="24"/>
        </w:rPr>
        <w:t>Labour Economics</w:t>
      </w:r>
      <w:r w:rsidRPr="007B3CF2">
        <w:rPr>
          <w:rFonts w:ascii="Calibri" w:hAnsi="Calibri" w:cs="Calibri"/>
          <w:noProof/>
          <w:szCs w:val="24"/>
        </w:rPr>
        <w:t xml:space="preserve">, </w:t>
      </w:r>
      <w:r w:rsidRPr="007B3CF2">
        <w:rPr>
          <w:rFonts w:ascii="Calibri" w:hAnsi="Calibri" w:cs="Calibri"/>
          <w:i/>
          <w:iCs/>
          <w:noProof/>
          <w:szCs w:val="24"/>
        </w:rPr>
        <w:t>41</w:t>
      </w:r>
      <w:r w:rsidRPr="007B3CF2">
        <w:rPr>
          <w:rFonts w:ascii="Calibri" w:hAnsi="Calibri" w:cs="Calibri"/>
          <w:noProof/>
          <w:szCs w:val="24"/>
        </w:rPr>
        <w:t>, 228–245. https://doi.org/10.1016/j.labeco.2016.05.011</w:t>
      </w:r>
    </w:p>
    <w:p w14:paraId="467D71A3"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Hagedorn, M., Karahan, F., Manovskii, I., &amp; Mitman, K. (2013). Unemployment Benefits and Unemployment in the Great Recession: The Role of Macro Effects. </w:t>
      </w:r>
      <w:r w:rsidRPr="007B3CF2">
        <w:rPr>
          <w:rFonts w:ascii="Calibri" w:hAnsi="Calibri" w:cs="Calibri"/>
          <w:i/>
          <w:iCs/>
          <w:noProof/>
          <w:szCs w:val="24"/>
        </w:rPr>
        <w:t>SSRN Electronic Journal</w:t>
      </w:r>
      <w:r w:rsidRPr="007B3CF2">
        <w:rPr>
          <w:rFonts w:ascii="Calibri" w:hAnsi="Calibri" w:cs="Calibri"/>
          <w:noProof/>
          <w:szCs w:val="24"/>
        </w:rPr>
        <w:t>. https://doi.org/10.2139/ssrn.2340678</w:t>
      </w:r>
    </w:p>
    <w:p w14:paraId="557D50E8"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Hagedorn, M., Manovskii, I., &amp; Mitman, K. (2016). Interpreting Recent Quasi-Experimental Evidence on the Effects of Unemployment Benefit Extensions. </w:t>
      </w:r>
      <w:r w:rsidRPr="007B3CF2">
        <w:rPr>
          <w:rFonts w:ascii="Calibri" w:hAnsi="Calibri" w:cs="Calibri"/>
          <w:i/>
          <w:iCs/>
          <w:noProof/>
          <w:szCs w:val="24"/>
        </w:rPr>
        <w:t>NBER Working Paper Series</w:t>
      </w:r>
      <w:r w:rsidRPr="007B3CF2">
        <w:rPr>
          <w:rFonts w:ascii="Calibri" w:hAnsi="Calibri" w:cs="Calibri"/>
          <w:noProof/>
          <w:szCs w:val="24"/>
        </w:rPr>
        <w:t>, 24. http://www.nber.org/papers/w22280</w:t>
      </w:r>
    </w:p>
    <w:p w14:paraId="4395B431"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Hopenhayn, H. A., &amp; Nicolini, J. P. (2009). Optimal unemployment insurance and employment history. </w:t>
      </w:r>
      <w:r w:rsidRPr="007B3CF2">
        <w:rPr>
          <w:rFonts w:ascii="Calibri" w:hAnsi="Calibri" w:cs="Calibri"/>
          <w:i/>
          <w:iCs/>
          <w:noProof/>
          <w:szCs w:val="24"/>
        </w:rPr>
        <w:t>Review of Economic Studies</w:t>
      </w:r>
      <w:r w:rsidRPr="007B3CF2">
        <w:rPr>
          <w:rFonts w:ascii="Calibri" w:hAnsi="Calibri" w:cs="Calibri"/>
          <w:noProof/>
          <w:szCs w:val="24"/>
        </w:rPr>
        <w:t xml:space="preserve">, </w:t>
      </w:r>
      <w:r w:rsidRPr="007B3CF2">
        <w:rPr>
          <w:rFonts w:ascii="Calibri" w:hAnsi="Calibri" w:cs="Calibri"/>
          <w:i/>
          <w:iCs/>
          <w:noProof/>
          <w:szCs w:val="24"/>
        </w:rPr>
        <w:t>76</w:t>
      </w:r>
      <w:r w:rsidRPr="007B3CF2">
        <w:rPr>
          <w:rFonts w:ascii="Calibri" w:hAnsi="Calibri" w:cs="Calibri"/>
          <w:noProof/>
          <w:szCs w:val="24"/>
        </w:rPr>
        <w:t>(3), 1049–1070. https://doi.org/10.1111/j.1467-937X.2009.00555.x</w:t>
      </w:r>
    </w:p>
    <w:p w14:paraId="612E827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Hopenhayn, H. A., &amp; Wang, C. (1996). Unemployment insurance with moral hazard in a dynamic economy A comment. </w:t>
      </w:r>
      <w:r w:rsidRPr="007B3CF2">
        <w:rPr>
          <w:rFonts w:ascii="Calibri" w:hAnsi="Calibri" w:cs="Calibri"/>
          <w:i/>
          <w:iCs/>
          <w:noProof/>
          <w:szCs w:val="24"/>
        </w:rPr>
        <w:t>Carnegie-Rochester Conference Series on Public Policy</w:t>
      </w:r>
      <w:r w:rsidRPr="007B3CF2">
        <w:rPr>
          <w:rFonts w:ascii="Calibri" w:hAnsi="Calibri" w:cs="Calibri"/>
          <w:noProof/>
          <w:szCs w:val="24"/>
        </w:rPr>
        <w:t xml:space="preserve">, </w:t>
      </w:r>
      <w:r w:rsidRPr="007B3CF2">
        <w:rPr>
          <w:rFonts w:ascii="Calibri" w:hAnsi="Calibri" w:cs="Calibri"/>
          <w:i/>
          <w:iCs/>
          <w:noProof/>
          <w:szCs w:val="24"/>
        </w:rPr>
        <w:t>44</w:t>
      </w:r>
      <w:r w:rsidRPr="007B3CF2">
        <w:rPr>
          <w:rFonts w:ascii="Calibri" w:hAnsi="Calibri" w:cs="Calibri"/>
          <w:noProof/>
          <w:szCs w:val="24"/>
        </w:rPr>
        <w:t>, 43–46. https://doi.org/10.1016/s0167-2231(96)90003-2</w:t>
      </w:r>
    </w:p>
    <w:p w14:paraId="504FA75B"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Howell, D., &amp; Azizoglu, B. (2011). Unemployment Benefits and Work Incentives: The U.S. Labor Market in the Great Recession. </w:t>
      </w:r>
      <w:r w:rsidRPr="007B3CF2">
        <w:rPr>
          <w:rFonts w:ascii="Calibri" w:hAnsi="Calibri" w:cs="Calibri"/>
          <w:i/>
          <w:iCs/>
          <w:noProof/>
          <w:szCs w:val="24"/>
        </w:rPr>
        <w:t>Political Economy Research Institute</w:t>
      </w:r>
      <w:r w:rsidRPr="007B3CF2">
        <w:rPr>
          <w:rFonts w:ascii="Calibri" w:hAnsi="Calibri" w:cs="Calibri"/>
          <w:noProof/>
          <w:szCs w:val="24"/>
        </w:rPr>
        <w:t xml:space="preserve">, </w:t>
      </w:r>
      <w:r w:rsidRPr="007B3CF2">
        <w:rPr>
          <w:rFonts w:ascii="Calibri" w:hAnsi="Calibri" w:cs="Calibri"/>
          <w:i/>
          <w:iCs/>
          <w:noProof/>
          <w:szCs w:val="24"/>
        </w:rPr>
        <w:t>257</w:t>
      </w:r>
      <w:r w:rsidRPr="007B3CF2">
        <w:rPr>
          <w:rFonts w:ascii="Calibri" w:hAnsi="Calibri" w:cs="Calibri"/>
          <w:noProof/>
          <w:szCs w:val="24"/>
        </w:rPr>
        <w:t>, 151–162. https://doi.org/10.4324/9781315143842</w:t>
      </w:r>
    </w:p>
    <w:p w14:paraId="1AD43AA2"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Hummelgaard, P. (2021). </w:t>
      </w:r>
      <w:r w:rsidRPr="007B3CF2">
        <w:rPr>
          <w:rFonts w:ascii="Calibri" w:hAnsi="Calibri" w:cs="Calibri"/>
          <w:i/>
          <w:iCs/>
          <w:noProof/>
          <w:szCs w:val="24"/>
        </w:rPr>
        <w:t>Spørgsmål nr:270</w:t>
      </w:r>
      <w:r w:rsidRPr="007B3CF2">
        <w:rPr>
          <w:rFonts w:ascii="Calibri" w:hAnsi="Calibri" w:cs="Calibri"/>
          <w:noProof/>
          <w:szCs w:val="24"/>
        </w:rPr>
        <w:t>. Beskæftigelses Ministeriet. https://www.ft.dk/samling/20201/almdel/beu/spm/270/svar/1776624/2384360/index.htm</w:t>
      </w:r>
    </w:p>
    <w:p w14:paraId="5ADA13E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Jensen, M. T. (2021). </w:t>
      </w:r>
      <w:r w:rsidRPr="007B3CF2">
        <w:rPr>
          <w:rFonts w:ascii="Calibri" w:hAnsi="Calibri" w:cs="Calibri"/>
          <w:i/>
          <w:iCs/>
          <w:noProof/>
          <w:szCs w:val="24"/>
        </w:rPr>
        <w:t>Prisen for at løfte dagpengene overdrives</w:t>
      </w:r>
      <w:r w:rsidRPr="007B3CF2">
        <w:rPr>
          <w:rFonts w:ascii="Calibri" w:hAnsi="Calibri" w:cs="Calibri"/>
          <w:noProof/>
          <w:szCs w:val="24"/>
        </w:rPr>
        <w:t>. 1–10.</w:t>
      </w:r>
    </w:p>
    <w:p w14:paraId="7B3A171F"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Jurajda, Š. (2002). Estimating the effect of unemployment insurance compensation on the labor market histories of displaced workers. </w:t>
      </w:r>
      <w:r w:rsidRPr="007B3CF2">
        <w:rPr>
          <w:rFonts w:ascii="Calibri" w:hAnsi="Calibri" w:cs="Calibri"/>
          <w:i/>
          <w:iCs/>
          <w:noProof/>
          <w:szCs w:val="24"/>
        </w:rPr>
        <w:t>Journal of Econometrics</w:t>
      </w:r>
      <w:r w:rsidRPr="007B3CF2">
        <w:rPr>
          <w:rFonts w:ascii="Calibri" w:hAnsi="Calibri" w:cs="Calibri"/>
          <w:noProof/>
          <w:szCs w:val="24"/>
        </w:rPr>
        <w:t xml:space="preserve">, </w:t>
      </w:r>
      <w:r w:rsidRPr="007B3CF2">
        <w:rPr>
          <w:rFonts w:ascii="Calibri" w:hAnsi="Calibri" w:cs="Calibri"/>
          <w:i/>
          <w:iCs/>
          <w:noProof/>
          <w:szCs w:val="24"/>
        </w:rPr>
        <w:t>108</w:t>
      </w:r>
      <w:r w:rsidRPr="007B3CF2">
        <w:rPr>
          <w:rFonts w:ascii="Calibri" w:hAnsi="Calibri" w:cs="Calibri"/>
          <w:noProof/>
          <w:szCs w:val="24"/>
        </w:rPr>
        <w:t xml:space="preserve">(2), 227–252. </w:t>
      </w:r>
      <w:r w:rsidRPr="007B3CF2">
        <w:rPr>
          <w:rFonts w:ascii="Calibri" w:hAnsi="Calibri" w:cs="Calibri"/>
          <w:noProof/>
          <w:szCs w:val="24"/>
        </w:rPr>
        <w:lastRenderedPageBreak/>
        <w:t>https://doi.org/10.1016/S0304-4076(01)00135-X</w:t>
      </w:r>
    </w:p>
    <w:p w14:paraId="7E9605C8"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Kongshøj, P. (2015). </w:t>
      </w:r>
      <w:r w:rsidRPr="007B3CF2">
        <w:rPr>
          <w:rFonts w:ascii="Calibri" w:hAnsi="Calibri" w:cs="Calibri"/>
          <w:i/>
          <w:iCs/>
          <w:noProof/>
          <w:szCs w:val="24"/>
        </w:rPr>
        <w:t>Dansk fl exicurity under pres – både indefra og udefra</w:t>
      </w:r>
      <w:r w:rsidRPr="007B3CF2">
        <w:rPr>
          <w:rFonts w:ascii="Calibri" w:hAnsi="Calibri" w:cs="Calibri"/>
          <w:noProof/>
          <w:szCs w:val="24"/>
        </w:rPr>
        <w:t xml:space="preserve">. </w:t>
      </w:r>
      <w:r w:rsidRPr="007B3CF2">
        <w:rPr>
          <w:rFonts w:ascii="Calibri" w:hAnsi="Calibri" w:cs="Calibri"/>
          <w:i/>
          <w:iCs/>
          <w:noProof/>
          <w:szCs w:val="24"/>
        </w:rPr>
        <w:t>1</w:t>
      </w:r>
      <w:r w:rsidRPr="007B3CF2">
        <w:rPr>
          <w:rFonts w:ascii="Calibri" w:hAnsi="Calibri" w:cs="Calibri"/>
          <w:noProof/>
          <w:szCs w:val="24"/>
        </w:rPr>
        <w:t>, 5–10.</w:t>
      </w:r>
    </w:p>
    <w:p w14:paraId="5C68BDDE"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Lalive, B. R., Landais, C., &amp; Zweimüller, J. (2015). </w:t>
      </w:r>
      <w:r w:rsidRPr="007B3CF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7B3CF2">
        <w:rPr>
          <w:rFonts w:ascii="Calibri" w:hAnsi="Calibri" w:cs="Calibri"/>
          <w:noProof/>
          <w:szCs w:val="24"/>
        </w:rPr>
        <w:t xml:space="preserve">. </w:t>
      </w:r>
      <w:r w:rsidRPr="007B3CF2">
        <w:rPr>
          <w:rFonts w:ascii="Calibri" w:hAnsi="Calibri" w:cs="Calibri"/>
          <w:i/>
          <w:iCs/>
          <w:noProof/>
          <w:szCs w:val="24"/>
        </w:rPr>
        <w:t>105</w:t>
      </w:r>
      <w:r w:rsidRPr="007B3CF2">
        <w:rPr>
          <w:rFonts w:ascii="Calibri" w:hAnsi="Calibri" w:cs="Calibri"/>
          <w:noProof/>
          <w:szCs w:val="24"/>
        </w:rPr>
        <w:t>(12), 3564–3596.</w:t>
      </w:r>
    </w:p>
    <w:p w14:paraId="3948E35D"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Lavoie, M., &amp; Godley, W. (2012). Monetary Economics - An Integrated Approach to Credit, Money, Income, Production and Wealth. In </w:t>
      </w:r>
      <w:r w:rsidRPr="007B3CF2">
        <w:rPr>
          <w:rFonts w:ascii="Calibri" w:hAnsi="Calibri" w:cs="Calibri"/>
          <w:i/>
          <w:iCs/>
          <w:noProof/>
          <w:szCs w:val="24"/>
        </w:rPr>
        <w:t>Https://Medium.Com/</w:t>
      </w:r>
      <w:r w:rsidRPr="007B3CF2">
        <w:rPr>
          <w:rFonts w:ascii="Calibri" w:hAnsi="Calibri" w:cs="Calibri"/>
          <w:noProof/>
          <w:szCs w:val="24"/>
        </w:rPr>
        <w:t>. https://medium.com/@arifwicaksanaa/pengertian-use-case-a7e576e1b6bf</w:t>
      </w:r>
    </w:p>
    <w:p w14:paraId="3C4727F9"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Marinescu, I. (2017). The general equilibrium impacts of unemployment insurance: Evidence from a large online job board. </w:t>
      </w:r>
      <w:r w:rsidRPr="007B3CF2">
        <w:rPr>
          <w:rFonts w:ascii="Calibri" w:hAnsi="Calibri" w:cs="Calibri"/>
          <w:i/>
          <w:iCs/>
          <w:noProof/>
          <w:szCs w:val="24"/>
        </w:rPr>
        <w:t>Journal of Public Economics</w:t>
      </w:r>
      <w:r w:rsidRPr="007B3CF2">
        <w:rPr>
          <w:rFonts w:ascii="Calibri" w:hAnsi="Calibri" w:cs="Calibri"/>
          <w:noProof/>
          <w:szCs w:val="24"/>
        </w:rPr>
        <w:t xml:space="preserve">, </w:t>
      </w:r>
      <w:r w:rsidRPr="007B3CF2">
        <w:rPr>
          <w:rFonts w:ascii="Calibri" w:hAnsi="Calibri" w:cs="Calibri"/>
          <w:i/>
          <w:iCs/>
          <w:noProof/>
          <w:szCs w:val="24"/>
        </w:rPr>
        <w:t>150</w:t>
      </w:r>
      <w:r w:rsidRPr="007B3CF2">
        <w:rPr>
          <w:rFonts w:ascii="Calibri" w:hAnsi="Calibri" w:cs="Calibri"/>
          <w:noProof/>
          <w:szCs w:val="24"/>
        </w:rPr>
        <w:t>, 14–29. https://doi.org/10.1016/j.jpubeco.2017.02.012</w:t>
      </w:r>
    </w:p>
    <w:p w14:paraId="10D55659"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Mcdonald, I. M., &amp; Solow, R. M. (1981). </w:t>
      </w:r>
      <w:r w:rsidRPr="007B3CF2">
        <w:rPr>
          <w:rFonts w:ascii="Calibri" w:hAnsi="Calibri" w:cs="Calibri"/>
          <w:i/>
          <w:iCs/>
          <w:noProof/>
          <w:szCs w:val="24"/>
        </w:rPr>
        <w:t>Wage Bargaining and Employment</w:t>
      </w:r>
      <w:r w:rsidRPr="007B3CF2">
        <w:rPr>
          <w:rFonts w:ascii="Calibri" w:hAnsi="Calibri" w:cs="Calibri"/>
          <w:noProof/>
          <w:szCs w:val="24"/>
        </w:rPr>
        <w:t xml:space="preserve">. </w:t>
      </w:r>
      <w:r w:rsidRPr="007B3CF2">
        <w:rPr>
          <w:rFonts w:ascii="Calibri" w:hAnsi="Calibri" w:cs="Calibri"/>
          <w:i/>
          <w:iCs/>
          <w:noProof/>
          <w:szCs w:val="24"/>
        </w:rPr>
        <w:t>71</w:t>
      </w:r>
      <w:r w:rsidRPr="007B3CF2">
        <w:rPr>
          <w:rFonts w:ascii="Calibri" w:hAnsi="Calibri" w:cs="Calibri"/>
          <w:noProof/>
          <w:szCs w:val="24"/>
        </w:rPr>
        <w:t>(5), 896–908.</w:t>
      </w:r>
    </w:p>
    <w:p w14:paraId="635E5478"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Millemaci, E., &amp; Ofria, F. (2014). Kaldor-Verdoorn’s law and increasing returns to scale: A comparison across developed countries. </w:t>
      </w:r>
      <w:r w:rsidRPr="007B3CF2">
        <w:rPr>
          <w:rFonts w:ascii="Calibri" w:hAnsi="Calibri" w:cs="Calibri"/>
          <w:i/>
          <w:iCs/>
          <w:noProof/>
          <w:szCs w:val="24"/>
        </w:rPr>
        <w:t>Journal of Economic Studies</w:t>
      </w:r>
      <w:r w:rsidRPr="007B3CF2">
        <w:rPr>
          <w:rFonts w:ascii="Calibri" w:hAnsi="Calibri" w:cs="Calibri"/>
          <w:noProof/>
          <w:szCs w:val="24"/>
        </w:rPr>
        <w:t xml:space="preserve">, </w:t>
      </w:r>
      <w:r w:rsidRPr="007B3CF2">
        <w:rPr>
          <w:rFonts w:ascii="Calibri" w:hAnsi="Calibri" w:cs="Calibri"/>
          <w:i/>
          <w:iCs/>
          <w:noProof/>
          <w:szCs w:val="24"/>
        </w:rPr>
        <w:t>41</w:t>
      </w:r>
      <w:r w:rsidRPr="007B3CF2">
        <w:rPr>
          <w:rFonts w:ascii="Calibri" w:hAnsi="Calibri" w:cs="Calibri"/>
          <w:noProof/>
          <w:szCs w:val="24"/>
        </w:rPr>
        <w:t>(1), 140–162. https://doi.org/10.1108/JES-02-2012-0026</w:t>
      </w:r>
    </w:p>
    <w:p w14:paraId="34DB6C04"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Nørgaard, T. (1995). </w:t>
      </w:r>
      <w:r w:rsidRPr="007B3CF2">
        <w:rPr>
          <w:rFonts w:ascii="Calibri" w:hAnsi="Calibri" w:cs="Calibri"/>
          <w:i/>
          <w:iCs/>
          <w:noProof/>
          <w:szCs w:val="24"/>
        </w:rPr>
        <w:t>Bekendtgørelse om fastsættelse og regulering af omregningssats</w:t>
      </w:r>
      <w:r w:rsidRPr="007B3CF2">
        <w:rPr>
          <w:rFonts w:ascii="Calibri" w:hAnsi="Calibri" w:cs="Calibri"/>
          <w:noProof/>
          <w:szCs w:val="24"/>
        </w:rPr>
        <w:t>. https://www.retsinformation.dk/eli/lta/1995/1154</w:t>
      </w:r>
    </w:p>
    <w:p w14:paraId="60CBA8EC"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Onaran, O., &amp; Galanis, G. (2012). Is aggregate demand wage-led or profit-led? </w:t>
      </w:r>
      <w:r w:rsidRPr="007B3CF2">
        <w:rPr>
          <w:rFonts w:ascii="Calibri" w:hAnsi="Calibri" w:cs="Calibri"/>
          <w:i/>
          <w:iCs/>
          <w:noProof/>
          <w:szCs w:val="24"/>
        </w:rPr>
        <w:t>Conditions of Work and Employment Series</w:t>
      </w:r>
      <w:r w:rsidRPr="007B3CF2">
        <w:rPr>
          <w:rFonts w:ascii="Calibri" w:hAnsi="Calibri" w:cs="Calibri"/>
          <w:noProof/>
          <w:szCs w:val="24"/>
        </w:rPr>
        <w:t xml:space="preserve">, </w:t>
      </w:r>
      <w:r w:rsidRPr="007B3CF2">
        <w:rPr>
          <w:rFonts w:ascii="Calibri" w:hAnsi="Calibri" w:cs="Calibri"/>
          <w:i/>
          <w:iCs/>
          <w:noProof/>
          <w:szCs w:val="24"/>
        </w:rPr>
        <w:t>40</w:t>
      </w:r>
      <w:r w:rsidRPr="007B3CF2">
        <w:rPr>
          <w:rFonts w:ascii="Calibri" w:hAnsi="Calibri" w:cs="Calibri"/>
          <w:noProof/>
          <w:szCs w:val="24"/>
        </w:rPr>
        <w:t>(40).</w:t>
      </w:r>
    </w:p>
    <w:p w14:paraId="001C4CEA"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Onaran, O., &amp; Obst, T. (2015). </w:t>
      </w:r>
      <w:r w:rsidRPr="007B3CF2">
        <w:rPr>
          <w:rFonts w:ascii="Calibri" w:hAnsi="Calibri" w:cs="Calibri"/>
          <w:i/>
          <w:iCs/>
          <w:noProof/>
          <w:szCs w:val="24"/>
        </w:rPr>
        <w:t>Wage-led growth in the EU15 Member States: the effects of income distribution on growth, investment, trade balance, and inflation</w:t>
      </w:r>
      <w:r w:rsidRPr="007B3CF2">
        <w:rPr>
          <w:rFonts w:ascii="Calibri" w:hAnsi="Calibri" w:cs="Calibri"/>
          <w:noProof/>
          <w:szCs w:val="24"/>
        </w:rPr>
        <w:t>. 1–48.</w:t>
      </w:r>
    </w:p>
    <w:p w14:paraId="58BF650E"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Risgaard, L. (2021). </w:t>
      </w:r>
      <w:r w:rsidRPr="007B3CF2">
        <w:rPr>
          <w:rFonts w:ascii="Calibri" w:hAnsi="Calibri" w:cs="Calibri"/>
          <w:i/>
          <w:iCs/>
          <w:noProof/>
          <w:szCs w:val="24"/>
        </w:rPr>
        <w:t>Mere tryghed til lønmodtagerne</w:t>
      </w:r>
      <w:r w:rsidRPr="007B3CF2">
        <w:rPr>
          <w:rFonts w:ascii="Calibri" w:hAnsi="Calibri" w:cs="Calibri"/>
          <w:noProof/>
          <w:szCs w:val="24"/>
        </w:rPr>
        <w:t>.</w:t>
      </w:r>
    </w:p>
    <w:p w14:paraId="41949ED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Setterfield, M. (2003). Supply and Demand in the Theory of Long-run Growth: Introduction to a symposium on demand-led growth. </w:t>
      </w:r>
      <w:r w:rsidRPr="007B3CF2">
        <w:rPr>
          <w:rFonts w:ascii="Calibri" w:hAnsi="Calibri" w:cs="Calibri"/>
          <w:i/>
          <w:iCs/>
          <w:noProof/>
          <w:szCs w:val="24"/>
        </w:rPr>
        <w:t>Review of Political Economy</w:t>
      </w:r>
      <w:r w:rsidRPr="007B3CF2">
        <w:rPr>
          <w:rFonts w:ascii="Calibri" w:hAnsi="Calibri" w:cs="Calibri"/>
          <w:noProof/>
          <w:szCs w:val="24"/>
        </w:rPr>
        <w:t xml:space="preserve">, </w:t>
      </w:r>
      <w:r w:rsidRPr="007B3CF2">
        <w:rPr>
          <w:rFonts w:ascii="Calibri" w:hAnsi="Calibri" w:cs="Calibri"/>
          <w:i/>
          <w:iCs/>
          <w:noProof/>
          <w:szCs w:val="24"/>
        </w:rPr>
        <w:t>15</w:t>
      </w:r>
      <w:r w:rsidRPr="007B3CF2">
        <w:rPr>
          <w:rFonts w:ascii="Calibri" w:hAnsi="Calibri" w:cs="Calibri"/>
          <w:noProof/>
          <w:szCs w:val="24"/>
        </w:rPr>
        <w:t>(1), 23–32. https://doi.org/10.1080/09538250308440</w:t>
      </w:r>
    </w:p>
    <w:p w14:paraId="7D9E23F2"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Shapiro, B. C., &amp; Stiglitz, J. E. (1984). American Economic Association Equilibrium Unemployment as a Worker Discipline Device. </w:t>
      </w:r>
      <w:r w:rsidRPr="007B3CF2">
        <w:rPr>
          <w:rFonts w:ascii="Calibri" w:hAnsi="Calibri" w:cs="Calibri"/>
          <w:i/>
          <w:iCs/>
          <w:noProof/>
          <w:szCs w:val="24"/>
        </w:rPr>
        <w:t>The American Economic Review</w:t>
      </w:r>
      <w:r w:rsidRPr="007B3CF2">
        <w:rPr>
          <w:rFonts w:ascii="Calibri" w:hAnsi="Calibri" w:cs="Calibri"/>
          <w:noProof/>
          <w:szCs w:val="24"/>
        </w:rPr>
        <w:t xml:space="preserve">, </w:t>
      </w:r>
      <w:r w:rsidRPr="007B3CF2">
        <w:rPr>
          <w:rFonts w:ascii="Calibri" w:hAnsi="Calibri" w:cs="Calibri"/>
          <w:i/>
          <w:iCs/>
          <w:noProof/>
          <w:szCs w:val="24"/>
        </w:rPr>
        <w:t>74</w:t>
      </w:r>
      <w:r w:rsidRPr="007B3CF2">
        <w:rPr>
          <w:rFonts w:ascii="Calibri" w:hAnsi="Calibri" w:cs="Calibri"/>
          <w:noProof/>
          <w:szCs w:val="24"/>
        </w:rPr>
        <w:t>(3), 433–444.</w:t>
      </w:r>
    </w:p>
    <w:p w14:paraId="36D60190"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Stockhammer, E., &amp; Lavoie, M. (2013). Wage-led Growth. In </w:t>
      </w:r>
      <w:r w:rsidRPr="007B3CF2">
        <w:rPr>
          <w:rFonts w:ascii="Calibri" w:hAnsi="Calibri" w:cs="Calibri"/>
          <w:i/>
          <w:iCs/>
          <w:noProof/>
          <w:szCs w:val="24"/>
        </w:rPr>
        <w:t>Wage-led Growth</w:t>
      </w:r>
      <w:r w:rsidRPr="007B3CF2">
        <w:rPr>
          <w:rFonts w:ascii="Calibri" w:hAnsi="Calibri" w:cs="Calibri"/>
          <w:noProof/>
          <w:szCs w:val="24"/>
        </w:rPr>
        <w:t xml:space="preserve"> (Issue February). https://doi.org/10.1057/9781137357939</w:t>
      </w:r>
    </w:p>
    <w:p w14:paraId="4B06B486"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The IS-Commission. (2015a). </w:t>
      </w:r>
      <w:r w:rsidRPr="007B3CF2">
        <w:rPr>
          <w:rFonts w:ascii="Calibri" w:hAnsi="Calibri" w:cs="Calibri"/>
          <w:i/>
          <w:iCs/>
          <w:noProof/>
          <w:szCs w:val="24"/>
        </w:rPr>
        <w:t>Dagpengemodellen teknisk analyserapport</w:t>
      </w:r>
      <w:r w:rsidRPr="007B3CF2">
        <w:rPr>
          <w:rFonts w:ascii="Calibri" w:hAnsi="Calibri" w:cs="Calibri"/>
          <w:noProof/>
          <w:szCs w:val="24"/>
        </w:rPr>
        <w:t>.</w:t>
      </w:r>
    </w:p>
    <w:p w14:paraId="5B484FE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szCs w:val="24"/>
        </w:rPr>
      </w:pPr>
      <w:r w:rsidRPr="007B3CF2">
        <w:rPr>
          <w:rFonts w:ascii="Calibri" w:hAnsi="Calibri" w:cs="Calibri"/>
          <w:noProof/>
          <w:szCs w:val="24"/>
        </w:rPr>
        <w:t xml:space="preserve">The IS-Commission. (2015b). </w:t>
      </w:r>
      <w:r w:rsidRPr="007B3CF2">
        <w:rPr>
          <w:rFonts w:ascii="Calibri" w:hAnsi="Calibri" w:cs="Calibri"/>
          <w:i/>
          <w:iCs/>
          <w:noProof/>
          <w:szCs w:val="24"/>
        </w:rPr>
        <w:t>Kompensationsgraden i dagpengesystemet</w:t>
      </w:r>
      <w:r w:rsidRPr="007B3CF2">
        <w:rPr>
          <w:rFonts w:ascii="Calibri" w:hAnsi="Calibri" w:cs="Calibri"/>
          <w:noProof/>
          <w:szCs w:val="24"/>
        </w:rPr>
        <w:t>. 41.</w:t>
      </w:r>
    </w:p>
    <w:p w14:paraId="002DEE85" w14:textId="77777777" w:rsidR="007B3CF2" w:rsidRPr="007B3CF2" w:rsidRDefault="007B3CF2" w:rsidP="007B3CF2">
      <w:pPr>
        <w:widowControl w:val="0"/>
        <w:autoSpaceDE w:val="0"/>
        <w:autoSpaceDN w:val="0"/>
        <w:adjustRightInd w:val="0"/>
        <w:spacing w:line="240" w:lineRule="auto"/>
        <w:ind w:left="480" w:hanging="480"/>
        <w:rPr>
          <w:rFonts w:ascii="Calibri" w:hAnsi="Calibri" w:cs="Calibri"/>
          <w:noProof/>
        </w:rPr>
      </w:pPr>
      <w:r w:rsidRPr="007B3CF2">
        <w:rPr>
          <w:rFonts w:ascii="Calibri" w:hAnsi="Calibri" w:cs="Calibri"/>
          <w:noProof/>
          <w:szCs w:val="24"/>
        </w:rPr>
        <w:t xml:space="preserve">Topel, B. R. H. (1983). </w:t>
      </w:r>
      <w:r w:rsidRPr="007B3CF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7B3CF2">
        <w:rPr>
          <w:rFonts w:ascii="Calibri" w:hAnsi="Calibri" w:cs="Calibri"/>
          <w:noProof/>
          <w:szCs w:val="24"/>
        </w:rPr>
        <w:t xml:space="preserve">. </w:t>
      </w:r>
      <w:r w:rsidRPr="007B3CF2">
        <w:rPr>
          <w:rFonts w:ascii="Calibri" w:hAnsi="Calibri" w:cs="Calibri"/>
          <w:i/>
          <w:iCs/>
          <w:noProof/>
          <w:szCs w:val="24"/>
        </w:rPr>
        <w:t>73</w:t>
      </w:r>
      <w:r w:rsidRPr="007B3CF2">
        <w:rPr>
          <w:rFonts w:ascii="Calibri" w:hAnsi="Calibri" w:cs="Calibri"/>
          <w:noProof/>
          <w:szCs w:val="24"/>
        </w:rPr>
        <w:t>(4), 541–559.</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lastRenderedPageBreak/>
        <w:t>Appendix 1: DAG</w:t>
      </w:r>
    </w:p>
    <w:p w14:paraId="7CEFE2A0" w14:textId="77777777" w:rsidR="00313FC0" w:rsidRPr="00313FC0" w:rsidRDefault="00313FC0" w:rsidP="00313FC0"/>
    <w:p w14:paraId="6A28A93C" w14:textId="154B2D37"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w:t>
      </w:r>
      <w:r w:rsidR="00E32A6D">
        <w:t>A simple d</w:t>
      </w:r>
      <w:r w:rsidR="004A128F">
        <w:t xml:space="preserve">irected acyclic graph of the SFC-model used in this paper. </w:t>
      </w:r>
    </w:p>
    <w:p w14:paraId="05B9C1A6" w14:textId="1915263A" w:rsidR="00E32A6D" w:rsidRPr="00E32A6D" w:rsidRDefault="00E32A6D" w:rsidP="00E32A6D">
      <w:r w:rsidRPr="00E32A6D">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0"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0"/>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41"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1"/>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commentRangeStart w:id="42"/>
            <w:commentRangeStart w:id="43"/>
            <w:r>
              <w:rPr>
                <w:sz w:val="20"/>
                <w:szCs w:val="20"/>
              </w:rPr>
              <w:t>(A. 14</w:t>
            </w:r>
            <w:r w:rsidR="00AE71E7">
              <w:rPr>
                <w:sz w:val="20"/>
                <w:szCs w:val="20"/>
              </w:rPr>
              <w:t>5</w:t>
            </w:r>
            <w:r w:rsidR="00CB7DC8">
              <w:rPr>
                <w:sz w:val="20"/>
                <w:szCs w:val="20"/>
              </w:rPr>
              <w:t>a</w:t>
            </w:r>
            <w:r>
              <w:rPr>
                <w:sz w:val="20"/>
                <w:szCs w:val="20"/>
              </w:rPr>
              <w:t>)</w:t>
            </w:r>
            <w:commentRangeEnd w:id="42"/>
            <w:r>
              <w:rPr>
                <w:rStyle w:val="Kommentarhenvisning"/>
              </w:rPr>
              <w:commentReference w:id="42"/>
            </w:r>
            <w:commentRangeEnd w:id="43"/>
            <w:r w:rsidR="005244DB">
              <w:rPr>
                <w:rStyle w:val="Kommentarhenvisning"/>
              </w:rPr>
              <w:commentReference w:id="43"/>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commentRangeStart w:id="44"/>
            <w:r>
              <w:rPr>
                <w:sz w:val="20"/>
                <w:szCs w:val="20"/>
              </w:rPr>
              <w:t>(A. 14</w:t>
            </w:r>
            <w:r w:rsidR="004E1218">
              <w:rPr>
                <w:sz w:val="20"/>
                <w:szCs w:val="20"/>
              </w:rPr>
              <w:t>7</w:t>
            </w:r>
            <w:r>
              <w:rPr>
                <w:sz w:val="20"/>
                <w:szCs w:val="20"/>
              </w:rPr>
              <w:t>)</w:t>
            </w:r>
            <w:commentRangeEnd w:id="44"/>
            <w:r>
              <w:rPr>
                <w:rStyle w:val="Kommentarhenvisning"/>
              </w:rPr>
              <w:commentReference w:id="44"/>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w:t>
            </w:r>
            <w:r>
              <w:rPr>
                <w:sz w:val="20"/>
                <w:szCs w:val="20"/>
              </w:rPr>
              <w:t>b</w:t>
            </w:r>
            <w:r>
              <w:rPr>
                <w:sz w:val="20"/>
                <w:szCs w:val="20"/>
              </w:rPr>
              <w:t>)</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m:t>
                </m:r>
                <m:r>
                  <w:rPr>
                    <w:rFonts w:ascii="Cambria Math" w:eastAsia="Calibri" w:hAnsi="Cambria Math" w:cs="Arial"/>
                    <w:sz w:val="20"/>
                    <w:szCs w:val="20"/>
                  </w:rPr>
                  <m:t>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w:t>
            </w:r>
            <w:r>
              <w:rPr>
                <w:sz w:val="20"/>
                <w:szCs w:val="20"/>
              </w:rPr>
              <w:t>9</w:t>
            </w:r>
            <w:r>
              <w:rPr>
                <w:sz w:val="20"/>
                <w:szCs w:val="20"/>
              </w:rPr>
              <w:t>)</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w:t>
            </w:r>
            <w:r>
              <w:rPr>
                <w:sz w:val="20"/>
                <w:szCs w:val="20"/>
              </w:rPr>
              <w:t>50</w:t>
            </w:r>
            <w:r>
              <w:rPr>
                <w:sz w:val="20"/>
                <w:szCs w:val="20"/>
              </w:rPr>
              <w:t>)</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w:t>
            </w:r>
            <w:r>
              <w:rPr>
                <w:sz w:val="20"/>
                <w:szCs w:val="20"/>
              </w:rPr>
              <w:t>1</w:t>
            </w:r>
            <w:r>
              <w:rPr>
                <w:sz w:val="20"/>
                <w:szCs w:val="20"/>
              </w:rPr>
              <w:t>)</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w:t>
            </w:r>
            <w:r>
              <w:rPr>
                <w:sz w:val="20"/>
                <w:szCs w:val="20"/>
              </w:rPr>
              <w:t>2</w:t>
            </w:r>
            <w:r>
              <w:rPr>
                <w:sz w:val="20"/>
                <w:szCs w:val="20"/>
              </w:rPr>
              <w:t>)</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3" w:author="Simon Thomsen" w:date="2022-11-29T09:23:00Z" w:initials="ST">
    <w:p w14:paraId="0BAA0F6D" w14:textId="77777777" w:rsidR="009C7F75" w:rsidRDefault="009C7F75" w:rsidP="000C3401">
      <w:pPr>
        <w:pStyle w:val="Kommentartekst"/>
      </w:pPr>
      <w:r>
        <w:rPr>
          <w:rStyle w:val="Kommentarhenvisning"/>
        </w:rPr>
        <w:annotationRef/>
      </w:r>
      <w:r>
        <w:t>Opdater!</w:t>
      </w:r>
    </w:p>
  </w:comment>
  <w:comment w:id="25" w:author="Simon Thomsen" w:date="2022-11-24T18:03:00Z" w:initials="ST">
    <w:p w14:paraId="48A82E7E" w14:textId="40834387" w:rsidR="00BD4800" w:rsidRDefault="00BD4800" w:rsidP="001B0665">
      <w:pPr>
        <w:pStyle w:val="Kommentartekst"/>
      </w:pPr>
      <w:r>
        <w:rPr>
          <w:rStyle w:val="Kommentarhenvisning"/>
        </w:rPr>
        <w:annotationRef/>
      </w:r>
      <w:r>
        <w:t>Update!!!</w:t>
      </w:r>
    </w:p>
  </w:comment>
  <w:comment w:id="26"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2"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43" w:author="Simon Thomsen" w:date="2022-11-29T08:46:00Z" w:initials="ST">
    <w:p w14:paraId="1C9A07F6" w14:textId="77777777" w:rsidR="005244DB" w:rsidRDefault="005244DB" w:rsidP="009C655D">
      <w:pPr>
        <w:pStyle w:val="Kommentartekst"/>
      </w:pPr>
      <w:r>
        <w:rPr>
          <w:rStyle w:val="Kommentarhenvisning"/>
        </w:rPr>
        <w:annotationRef/>
      </w:r>
      <w:r>
        <w:t>Skriv dem ind</w:t>
      </w:r>
    </w:p>
  </w:comment>
  <w:comment w:id="44" w:author="Simon Fløj Thomsen" w:date="2022-11-27T11:17:00Z" w:initials="SFT">
    <w:p w14:paraId="78D322D1" w14:textId="50D67725"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0BAA0F6D" w15:done="0"/>
  <w15:commentEx w15:paraId="48A82E7E" w15:done="0"/>
  <w15:commentEx w15:paraId="20D5A1AE" w15:done="1"/>
  <w15:commentEx w15:paraId="4C022DBE" w15:paraIdParent="20D5A1AE" w15:done="1"/>
  <w15:commentEx w15:paraId="7C7E7239" w15:done="0"/>
  <w15:commentEx w15:paraId="1C9A07F6" w15:paraIdParent="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304E1D" w16cex:dateUtc="2022-11-29T08:23:00Z"/>
  <w16cex:commentExtensible w16cex:durableId="272A3086" w16cex:dateUtc="2022-11-24T17:03:00Z"/>
  <w16cex:commentExtensible w16cex:durableId="2703ABC6" w16cex:dateUtc="2022-10-26T10:51:00Z"/>
  <w16cex:commentExtensible w16cex:durableId="2703ABD5" w16cex:dateUtc="2022-10-26T10:51:00Z"/>
  <w16cex:commentExtensible w16cex:durableId="272DA61F" w16cex:dateUtc="2022-11-27T08:02:00Z"/>
  <w16cex:commentExtensible w16cex:durableId="27304553" w16cex:dateUtc="2022-11-29T07:46: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0BAA0F6D" w16cid:durableId="27304E1D"/>
  <w16cid:commentId w16cid:paraId="48A82E7E" w16cid:durableId="272A3086"/>
  <w16cid:commentId w16cid:paraId="20D5A1AE" w16cid:durableId="2703ABC6"/>
  <w16cid:commentId w16cid:paraId="4C022DBE" w16cid:durableId="2703ABD5"/>
  <w16cid:commentId w16cid:paraId="7C7E7239" w16cid:durableId="272DA61F"/>
  <w16cid:commentId w16cid:paraId="1C9A07F6" w16cid:durableId="27304553"/>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64342" w14:textId="77777777" w:rsidR="00310360" w:rsidRDefault="00310360" w:rsidP="005F6ED0">
      <w:pPr>
        <w:spacing w:after="0" w:line="240" w:lineRule="auto"/>
      </w:pPr>
      <w:r>
        <w:separator/>
      </w:r>
    </w:p>
  </w:endnote>
  <w:endnote w:type="continuationSeparator" w:id="0">
    <w:p w14:paraId="722FF19D" w14:textId="77777777" w:rsidR="00310360" w:rsidRDefault="0031036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EF4D6" w14:textId="77777777" w:rsidR="00310360" w:rsidRDefault="00310360" w:rsidP="005F6ED0">
      <w:pPr>
        <w:spacing w:after="0" w:line="240" w:lineRule="auto"/>
      </w:pPr>
      <w:r>
        <w:separator/>
      </w:r>
    </w:p>
  </w:footnote>
  <w:footnote w:type="continuationSeparator" w:id="0">
    <w:p w14:paraId="5FA5A081" w14:textId="77777777" w:rsidR="00310360" w:rsidRDefault="0031036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0FD342A"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797BA84B" w:rsidR="00C100EC" w:rsidRPr="005900D2" w:rsidRDefault="00C100EC">
      <w:pPr>
        <w:pStyle w:val="Fodnotetekst"/>
      </w:pPr>
      <w:r w:rsidRPr="00967F45">
        <w:rPr>
          <w:rStyle w:val="Fodnotehenvisning"/>
        </w:rPr>
        <w:footnoteRef/>
      </w:r>
      <w:r>
        <w:t xml:space="preserve"> A</w:t>
      </w:r>
      <w:r>
        <w:rPr>
          <w:rStyle w:val="cf01"/>
        </w:rPr>
        <w:t xml:space="preserve">s mentioned in section </w:t>
      </w:r>
      <w:r w:rsidR="008B719F">
        <w:rPr>
          <w:rStyle w:val="cf01"/>
        </w:rPr>
        <w:t xml:space="preserve">2 </w:t>
      </w:r>
      <w:r w:rsidR="008B719F" w:rsidRPr="00C100EC">
        <w:rPr>
          <w:rStyle w:val="cf01"/>
          <w:noProof/>
        </w:rPr>
        <w:t>Andersen et al</w:t>
      </w:r>
      <w:r w:rsidR="008B719F">
        <w:rPr>
          <w:rStyle w:val="cf01"/>
          <w:noProof/>
        </w:rPr>
        <w:t>.</w:t>
      </w:r>
      <w:r>
        <w:rPr>
          <w:rStyle w:val="cf01"/>
        </w:rPr>
        <w:t xml:space="preserve"> </w:t>
      </w:r>
      <w:r>
        <w:rPr>
          <w:rStyle w:val="cf01"/>
        </w:rPr>
        <w:fldChar w:fldCharType="begin" w:fldLock="1"/>
      </w:r>
      <w:r w:rsidR="008F77EC">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rStyle w:val="cf01"/>
        </w:rPr>
        <w:fldChar w:fldCharType="separate"/>
      </w:r>
      <w:r w:rsidR="008B719F" w:rsidRPr="008B719F">
        <w:rPr>
          <w:rStyle w:val="cf01"/>
          <w:noProof/>
        </w:rPr>
        <w:t>(2015)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6">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5E8C2973" w14:textId="733D634F"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where the suppressing of the state regulation rate started</w:t>
      </w:r>
      <w:r>
        <w:rPr>
          <w:rStyle w:val="cf01"/>
        </w:rPr>
        <w:t>.</w:t>
      </w:r>
    </w:p>
  </w:footnote>
  <w:footnote w:id="28">
    <w:p w14:paraId="64540479" w14:textId="3618ADFA" w:rsidR="001F04BC" w:rsidRPr="001F04BC" w:rsidRDefault="001F04BC">
      <w:pPr>
        <w:pStyle w:val="Fodnotetekst"/>
        <w:rPr>
          <w:lang w:val="da-DK"/>
        </w:rPr>
      </w:pPr>
      <w:r>
        <w:rPr>
          <w:rStyle w:val="Fodnotehenvisning"/>
        </w:rPr>
        <w:footnoteRef/>
      </w:r>
      <w:r>
        <w:t xml:space="preserve"> We use the value of 2016, as this is the year the suppressing of the state regulation percentage started.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4F2"/>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4BC"/>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36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0753"/>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4C1C"/>
    <w:rsid w:val="00564CAE"/>
    <w:rsid w:val="00565802"/>
    <w:rsid w:val="00567F47"/>
    <w:rsid w:val="00570056"/>
    <w:rsid w:val="00572960"/>
    <w:rsid w:val="00572A34"/>
    <w:rsid w:val="00572E99"/>
    <w:rsid w:val="00573A0D"/>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2C40"/>
    <w:rsid w:val="006E4491"/>
    <w:rsid w:val="006E47C8"/>
    <w:rsid w:val="006E56C8"/>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0FEE"/>
    <w:rsid w:val="008054B1"/>
    <w:rsid w:val="00805A76"/>
    <w:rsid w:val="00805F2A"/>
    <w:rsid w:val="00806786"/>
    <w:rsid w:val="00806CA2"/>
    <w:rsid w:val="00807E9E"/>
    <w:rsid w:val="00810B0B"/>
    <w:rsid w:val="00812DCC"/>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93F"/>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6449"/>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86</Pages>
  <Words>45986</Words>
  <Characters>262123</Characters>
  <Application>Microsoft Office Word</Application>
  <DocSecurity>0</DocSecurity>
  <Lines>2184</Lines>
  <Paragraphs>614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307495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116</cp:revision>
  <cp:lastPrinted>2022-11-19T12:43:00Z</cp:lastPrinted>
  <dcterms:created xsi:type="dcterms:W3CDTF">2022-11-25T10:56:00Z</dcterms:created>
  <dcterms:modified xsi:type="dcterms:W3CDTF">2022-11-29T14:02:00Z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