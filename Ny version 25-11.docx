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19DFDDE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19DFDDE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19800</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792FE8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rate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rate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This Indicates that suppressing the rate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792FE88"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 decision to suppress the rate regulation percentage, starting from 2016,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Pr>
                                        <w:i/>
                                        <w:iCs/>
                                        <w:color w:val="000000" w:themeColor="text1"/>
                                        <w:sz w:val="20"/>
                                        <w:szCs w:val="20"/>
                                      </w:rPr>
                                      <w:t xml:space="preserve">. We use the income insurance model </w:t>
                                    </w:r>
                                    <w:r w:rsidRPr="00876306">
                                      <w:rPr>
                                        <w:i/>
                                        <w:iCs/>
                                        <w:color w:val="000000" w:themeColor="text1"/>
                                        <w:sz w:val="20"/>
                                        <w:szCs w:val="20"/>
                                      </w:rPr>
                                      <w:t>build to analyze changes to the Danish income insurance program, as a proxy for the micro elasticity</w:t>
                                    </w:r>
                                    <w:r>
                                      <w:rPr>
                                        <w:i/>
                                        <w:iCs/>
                                        <w:color w:val="000000" w:themeColor="text1"/>
                                        <w:sz w:val="20"/>
                                        <w:szCs w:val="20"/>
                                      </w:rPr>
                                      <w:t>. To additionally get the macroeconomic effects</w:t>
                                    </w:r>
                                    <w:r w:rsidRPr="00A37ED4">
                                      <w:rPr>
                                        <w:i/>
                                        <w:iCs/>
                                        <w:color w:val="000000" w:themeColor="text1"/>
                                        <w:sz w:val="20"/>
                                        <w:szCs w:val="20"/>
                                      </w:rPr>
                                      <w:t xml:space="preserve"> </w:t>
                                    </w:r>
                                    <w:r>
                                      <w:rPr>
                                        <w:i/>
                                        <w:iCs/>
                                        <w:color w:val="000000" w:themeColor="text1"/>
                                        <w:sz w:val="20"/>
                                        <w:szCs w:val="20"/>
                                      </w:rPr>
                                      <w:t>we set</w:t>
                                    </w:r>
                                    <w:r w:rsidRPr="00A37ED4">
                                      <w:rPr>
                                        <w:i/>
                                        <w:iCs/>
                                        <w:color w:val="000000" w:themeColor="text1"/>
                                        <w:sz w:val="20"/>
                                        <w:szCs w:val="20"/>
                                      </w:rPr>
                                      <w:t xml:space="preserve"> up a counterfactual analysis, removing the suppressing of the rate regulation percentage in a stock-flow-consistent model. We use the quarterly model for the Danish economy developed by Mikal et al.</w:t>
                                    </w:r>
                                    <w:r>
                                      <w:rPr>
                                        <w:i/>
                                        <w:iCs/>
                                        <w:color w:val="000000" w:themeColor="text1"/>
                                        <w:sz w:val="20"/>
                                        <w:szCs w:val="20"/>
                                      </w:rPr>
                                      <w:t xml:space="preserve"> (2022)</w:t>
                                    </w:r>
                                    <w:r w:rsidRPr="00A37ED4">
                                      <w:rPr>
                                        <w:i/>
                                        <w:iCs/>
                                        <w:color w:val="000000" w:themeColor="text1"/>
                                        <w:sz w:val="20"/>
                                        <w:szCs w:val="20"/>
                                      </w:rPr>
                                      <w:t xml:space="preserve"> incorporating the Danish income insurance program</w:t>
                                    </w:r>
                                    <w:r>
                                      <w:rPr>
                                        <w:i/>
                                        <w:iCs/>
                                        <w:color w:val="000000" w:themeColor="text1"/>
                                        <w:sz w:val="20"/>
                                        <w:szCs w:val="20"/>
                                      </w:rPr>
                                      <w:t xml:space="preserve"> and five macroeconomic channels for this to affect the economy</w:t>
                                    </w:r>
                                    <w:r w:rsidRPr="00A37ED4">
                                      <w:rPr>
                                        <w:i/>
                                        <w:iCs/>
                                        <w:color w:val="000000" w:themeColor="text1"/>
                                        <w:sz w:val="20"/>
                                        <w:szCs w:val="20"/>
                                      </w:rPr>
                                      <w:t>. We simulate the model including these channels to generate an estimate of the change in unemployment associated with each channel</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Having found both the macro and micro effects</w:t>
                                    </w:r>
                                    <w:r w:rsidRPr="00A37ED4">
                                      <w:rPr>
                                        <w:i/>
                                        <w:iCs/>
                                        <w:color w:val="000000" w:themeColor="text1"/>
                                        <w:sz w:val="20"/>
                                        <w:szCs w:val="20"/>
                                      </w:rPr>
                                      <w:t xml:space="preserve"> </w:t>
                                    </w:r>
                                    <w:r>
                                      <w:rPr>
                                        <w:i/>
                                        <w:iCs/>
                                        <w:color w:val="000000" w:themeColor="text1"/>
                                        <w:sz w:val="20"/>
                                        <w:szCs w:val="20"/>
                                      </w:rPr>
                                      <w:t>we estimate the</w:t>
                                    </w:r>
                                    <w:r w:rsidRPr="00A37ED4">
                                      <w:rPr>
                                        <w:i/>
                                        <w:iCs/>
                                        <w:color w:val="000000" w:themeColor="text1"/>
                                        <w:sz w:val="20"/>
                                        <w:szCs w:val="20"/>
                                      </w:rPr>
                                      <w:t xml:space="preserve"> macro elasticity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This Indicates that suppressing the rate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0" w:name="_Ref119913428"/>
      <w:r>
        <w:t>Section 2: Lit review</w:t>
      </w:r>
      <w:bookmarkEnd w:id="0"/>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1D5F0550"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E36D4D">
        <w:rPr>
          <w:sz w:val="24"/>
          <w:szCs w:val="24"/>
        </w:rPr>
        <w:t>makes</w:t>
      </w:r>
      <w:r w:rsidR="003C4BAC" w:rsidRPr="00AB3D2F">
        <w:rPr>
          <w:sz w:val="24"/>
          <w:szCs w:val="24"/>
        </w:rPr>
        <w:t xml:space="preserve"> the wage negotiations</w:t>
      </w:r>
      <w:r w:rsidR="00E36D4D">
        <w:rPr>
          <w:sz w:val="24"/>
          <w:szCs w:val="24"/>
        </w:rPr>
        <w:t xml:space="preserve"> harder</w:t>
      </w:r>
      <w:r w:rsidR="003C4BAC" w:rsidRPr="00AB3D2F">
        <w:rPr>
          <w:sz w:val="24"/>
          <w:szCs w:val="24"/>
        </w:rPr>
        <w:t xml:space="preserve"> for</w:t>
      </w:r>
      <w:r w:rsidR="00E36D4D">
        <w:rPr>
          <w:sz w:val="24"/>
          <w:szCs w:val="24"/>
        </w:rPr>
        <w:t xml:space="preserve"> the</w:t>
      </w:r>
      <w:r w:rsidR="003C4BAC" w:rsidRPr="00AB3D2F">
        <w:rPr>
          <w:sz w:val="24"/>
          <w:szCs w:val="24"/>
        </w:rPr>
        <w:t xml:space="preserve"> workers and thereby negatively affects the wages. </w:t>
      </w:r>
    </w:p>
    <w:p w14:paraId="74B1CFF7" w14:textId="2D7F0354"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w:t>
      </w:r>
      <w:r w:rsidR="003C4BAC" w:rsidRPr="00AB3D2F">
        <w:rPr>
          <w:sz w:val="24"/>
          <w:szCs w:val="24"/>
        </w:rPr>
        <w:lastRenderedPageBreak/>
        <w:t xml:space="preserve">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w:t>
      </w:r>
      <w:proofErr w:type="spellStart"/>
      <w:r w:rsidR="005634E3">
        <w:rPr>
          <w:sz w:val="24"/>
          <w:szCs w:val="24"/>
        </w:rPr>
        <w:t>Fazzari</w:t>
      </w:r>
      <w:proofErr w:type="spellEnd"/>
      <w:r w:rsidR="005634E3">
        <w:rPr>
          <w:sz w:val="24"/>
          <w:szCs w:val="24"/>
        </w:rPr>
        <w:t xml:space="preserve">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5FDF6907" w:rsidR="003C4BAC" w:rsidRPr="00583A8B" w:rsidRDefault="003C4BAC" w:rsidP="003C4BAC">
      <w:pPr>
        <w:spacing w:line="360" w:lineRule="auto"/>
        <w:rPr>
          <w:sz w:val="24"/>
          <w:szCs w:val="24"/>
        </w:rPr>
      </w:pPr>
      <w:r w:rsidRPr="00AB3D2F">
        <w:rPr>
          <w:sz w:val="24"/>
          <w:szCs w:val="24"/>
        </w:rPr>
        <w:lastRenderedPageBreak/>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44B20CCC" w:rsidR="00262F3F" w:rsidRDefault="00CF51F3" w:rsidP="00CF51F3">
      <w:pPr>
        <w:pStyle w:val="Overskrift1"/>
      </w:pPr>
      <w:bookmarkStart w:id="1" w:name="_Ref119913343"/>
      <w:r>
        <w:t>Section 3</w:t>
      </w:r>
      <w:bookmarkEnd w:id="1"/>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 xml:space="preserve">for analyzing regulations towards the Danish income insurance </w:t>
      </w:r>
      <w:r w:rsidR="00896ED0">
        <w:rPr>
          <w:sz w:val="24"/>
          <w:szCs w:val="24"/>
        </w:rPr>
        <w:lastRenderedPageBreak/>
        <w:t>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5D58BE1F"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lastRenderedPageBreak/>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w:t>
      </w:r>
      <w:r w:rsidR="007A200A">
        <w:rPr>
          <w:sz w:val="24"/>
          <w:szCs w:val="24"/>
        </w:rPr>
        <w:lastRenderedPageBreak/>
        <w:t>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4"/>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B47B7F7"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lastRenderedPageBreak/>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5"/>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lastRenderedPageBreak/>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738740B5"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w:t>
      </w:r>
      <w:r w:rsidRPr="00AB3D2F">
        <w:rPr>
          <w:sz w:val="24"/>
          <w:szCs w:val="24"/>
        </w:rPr>
        <w:lastRenderedPageBreak/>
        <w:t xml:space="preserve">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6"/>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E74EEC2"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w:t>
      </w:r>
      <w:r w:rsidR="00D373B9" w:rsidRPr="00AB3D2F">
        <w:rPr>
          <w:sz w:val="24"/>
          <w:szCs w:val="24"/>
        </w:rPr>
        <w:lastRenderedPageBreak/>
        <w:t>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 xml:space="preserve">commission is that people in terminated positions will experience a higher exit rate when lowering the level of income insurance, thereby more </w:t>
      </w:r>
      <w:r w:rsidR="00C3081B" w:rsidRPr="00AB3D2F">
        <w:rPr>
          <w:sz w:val="24"/>
          <w:szCs w:val="24"/>
        </w:rPr>
        <w:lastRenderedPageBreak/>
        <w:t>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w:t>
      </w:r>
      <w:r w:rsidR="00806CA2">
        <w:rPr>
          <w:sz w:val="24"/>
          <w:szCs w:val="24"/>
        </w:rPr>
        <w:lastRenderedPageBreak/>
        <w:t xml:space="preserve">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lastRenderedPageBreak/>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w:lastRenderedPageBreak/>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2"/>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lastRenderedPageBreak/>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7"/>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8"/>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w:lastRenderedPageBreak/>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9"/>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lastRenderedPageBreak/>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3" w:name="_Ref119756235"/>
      <w:r>
        <w:lastRenderedPageBreak/>
        <w:t>Figure</w:t>
      </w:r>
      <w:r w:rsidR="002966DF">
        <w:t xml:space="preserve"> </w:t>
      </w:r>
      <w:fldSimple w:instr=" SEQ Figure \* ARABIC \s 2 ">
        <w:r w:rsidR="00061257">
          <w:rPr>
            <w:noProof/>
          </w:rPr>
          <w:t>2</w:t>
        </w:r>
      </w:fldSimple>
      <w:bookmarkEnd w:id="3"/>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0"/>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1"/>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4"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4"/>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5"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5"/>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6"/>
      <w:r w:rsidR="001A7BAE" w:rsidRPr="00AC0541">
        <w:rPr>
          <w:sz w:val="24"/>
          <w:szCs w:val="24"/>
        </w:rPr>
        <w:lastRenderedPageBreak/>
        <w:t>wages</w:t>
      </w:r>
      <w:commentRangeEnd w:id="6"/>
      <w:r w:rsidR="00BF11E0" w:rsidRPr="00AC0541">
        <w:rPr>
          <w:rStyle w:val="Kommentarhenvisning"/>
          <w:sz w:val="24"/>
          <w:szCs w:val="24"/>
        </w:rPr>
        <w:commentReference w:id="6"/>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DD40E99" w:rsidR="004178EE" w:rsidRPr="00AC0541" w:rsidRDefault="007974B3" w:rsidP="003856B0">
      <w:pPr>
        <w:spacing w:line="360" w:lineRule="auto"/>
        <w:rPr>
          <w:sz w:val="24"/>
          <w:szCs w:val="24"/>
        </w:rPr>
      </w:pPr>
      <w:r w:rsidRPr="00AC0541">
        <w:rPr>
          <w:sz w:val="24"/>
          <w:szCs w:val="24"/>
        </w:rPr>
        <w:lastRenderedPageBreak/>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xml:space="preserve">, as well as increasing the imports. Even though the import starts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2"/>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14EA40BC"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3"/>
      </w:r>
      <w:r w:rsidR="00A63068" w:rsidRPr="00AC0541">
        <w:rPr>
          <w:sz w:val="24"/>
          <w:szCs w:val="24"/>
        </w:rPr>
        <w:t xml:space="preserve">. </w:t>
      </w:r>
      <w:r w:rsidR="00740738">
        <w:rPr>
          <w:sz w:val="24"/>
          <w:szCs w:val="24"/>
        </w:rPr>
        <w:t xml:space="preserve">Such an </w:t>
      </w:r>
      <w:r w:rsidR="00740738">
        <w:rPr>
          <w:sz w:val="24"/>
          <w:szCs w:val="24"/>
        </w:rPr>
        <w:lastRenderedPageBreak/>
        <w:t>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4"/>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lastRenderedPageBreak/>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5"/>
      </w:r>
      <w:r w:rsidR="00234E1C">
        <w:rPr>
          <w:sz w:val="24"/>
          <w:szCs w:val="24"/>
        </w:rPr>
        <w:t>, compared with 250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w:t>
      </w:r>
      <w:r w:rsidRPr="00AC0541">
        <w:rPr>
          <w:sz w:val="24"/>
          <w:szCs w:val="24"/>
        </w:rPr>
        <w:lastRenderedPageBreak/>
        <w:t xml:space="preserve">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6"/>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05CC082A"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5634E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7"/>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7" w:name="_Ref119913315"/>
      <w:r>
        <w:t xml:space="preserve">Section 5: </w:t>
      </w:r>
      <w:bookmarkEnd w:id="7"/>
      <w:r w:rsidR="0013694F">
        <w:t xml:space="preserve">Evaluating regulations towards the Danish income insurance program </w:t>
      </w:r>
    </w:p>
    <w:p w14:paraId="1DA3A83F" w14:textId="110EFDF0"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9"/>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3"/>
      </w:r>
      <w:r w:rsidR="00BB0FA4" w:rsidRPr="00847BCD">
        <w:rPr>
          <w:sz w:val="24"/>
          <w:szCs w:val="24"/>
        </w:rPr>
        <w:t xml:space="preserve">. </w:t>
      </w:r>
    </w:p>
    <w:p w14:paraId="122AAF47" w14:textId="21E849B3"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4"/>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5"/>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FB2FEDB"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2B70126"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6"/>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10C05ACC"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lastRenderedPageBreak/>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78290480" w:rsidR="00A62CE3" w:rsidRDefault="00A62CE3"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1F04BC">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1D5E2584"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9"/>
      </w:r>
      <w:r w:rsidR="00EE677A">
        <w:rPr>
          <w:rFonts w:eastAsiaTheme="minorEastAsia" w:cstheme="minorHAnsi"/>
          <w:sz w:val="24"/>
          <w:szCs w:val="24"/>
        </w:rPr>
        <w:t xml:space="preserve">. </w:t>
      </w:r>
    </w:p>
    <w:p w14:paraId="45687B11" w14:textId="491B6F71"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2E599FA8"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266DE118" w14:textId="3F4EC453" w:rsidR="00A4273D" w:rsidRDefault="00A4273D" w:rsidP="00D67ABC">
      <w:pPr>
        <w:spacing w:line="360" w:lineRule="auto"/>
        <w:rPr>
          <w:rFonts w:eastAsiaTheme="minorEastAsia" w:cstheme="minorHAnsi"/>
          <w:sz w:val="24"/>
          <w:szCs w:val="24"/>
        </w:rPr>
      </w:pPr>
    </w:p>
    <w:p w14:paraId="4BCE8B41" w14:textId="4DC1140E" w:rsidR="001F04BC" w:rsidRDefault="001F04BC" w:rsidP="00D67ABC">
      <w:pPr>
        <w:spacing w:line="360" w:lineRule="auto"/>
        <w:rPr>
          <w:rFonts w:eastAsiaTheme="minorEastAsia" w:cstheme="minorHAnsi"/>
          <w:sz w:val="24"/>
          <w:szCs w:val="24"/>
        </w:rPr>
      </w:pPr>
    </w:p>
    <w:p w14:paraId="032B35F4" w14:textId="77777777" w:rsidR="001F04BC" w:rsidRDefault="001F04BC"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bookmarkStart w:id="8" w:name="_Ref120617850"/>
      <w:r>
        <w:t xml:space="preserve">Table </w:t>
      </w:r>
      <w:fldSimple w:instr=" SEQ Table \* ARABIC ">
        <w:r>
          <w:rPr>
            <w:noProof/>
          </w:rPr>
          <w:t>1</w:t>
        </w:r>
      </w:fldSimple>
      <w:r w:rsidR="000856FC">
        <w:rPr>
          <w:noProof/>
        </w:rPr>
        <w:t>: Estimates used in the 3 cases</w:t>
      </w:r>
      <w:bookmarkEnd w:id="8"/>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69BD231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rate regulation percentage.</w:t>
      </w:r>
      <w:r w:rsidR="007908F3">
        <w:rPr>
          <w:rFonts w:eastAsiaTheme="minorEastAsia" w:cstheme="minorHAnsi"/>
          <w:sz w:val="24"/>
          <w:szCs w:val="24"/>
        </w:rPr>
        <w:t xml:space="preserve"> </w:t>
      </w:r>
    </w:p>
    <w:p w14:paraId="7035CBB6" w14:textId="75B641B6"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though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heavily rely on the assumption that</w:t>
      </w:r>
      <w:r w:rsidR="004F646D">
        <w:rPr>
          <w:rFonts w:eastAsiaTheme="minorEastAsia" w:cstheme="minorHAnsi"/>
          <w:sz w:val="24"/>
          <w:szCs w:val="24"/>
        </w:rPr>
        <w:t xml:space="preserve"> the</w:t>
      </w:r>
      <w:r w:rsidR="0080080C">
        <w:rPr>
          <w:rFonts w:eastAsiaTheme="minorEastAsia" w:cstheme="minorHAnsi"/>
          <w:sz w:val="24"/>
          <w:szCs w:val="24"/>
        </w:rPr>
        <w:t xml:space="preserve"> elasticity of the level of income insurance on wages</w:t>
      </w:r>
      <w:r w:rsidR="006F2CD4">
        <w:rPr>
          <w:rFonts w:eastAsiaTheme="minorEastAsia" w:cstheme="minorHAnsi"/>
          <w:sz w:val="24"/>
          <w:szCs w:val="24"/>
        </w:rPr>
        <w:t xml:space="preserve"> in Denmark,</w:t>
      </w:r>
      <w:r w:rsidR="004F646D">
        <w:rPr>
          <w:rFonts w:eastAsiaTheme="minorEastAsia" w:cstheme="minorHAnsi"/>
          <w:sz w:val="24"/>
          <w:szCs w:val="24"/>
        </w:rPr>
        <w:t xml:space="preserve"> is the same as</w:t>
      </w:r>
      <w:r w:rsidR="006F2CD4">
        <w:rPr>
          <w:rFonts w:eastAsiaTheme="minorEastAsia" w:cstheme="minorHAnsi"/>
          <w:sz w:val="24"/>
          <w:szCs w:val="24"/>
        </w:rPr>
        <w:t xml:space="preserve"> the elasticity</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4F646D">
        <w:rPr>
          <w:rFonts w:eastAsiaTheme="minorEastAsia" w:cstheme="minorHAnsi"/>
          <w:sz w:val="24"/>
          <w:szCs w:val="24"/>
        </w:rPr>
        <w:t>Adding to this</w:t>
      </w:r>
      <w:r w:rsidR="006F2CD4">
        <w:rPr>
          <w:rFonts w:eastAsiaTheme="minorEastAsia" w:cstheme="minorHAnsi"/>
          <w:sz w:val="24"/>
          <w:szCs w:val="24"/>
        </w:rPr>
        <w: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6F2CD4">
        <w:rPr>
          <w:rFonts w:eastAsiaTheme="minorEastAsia" w:cstheme="minorHAnsi"/>
          <w:sz w:val="24"/>
          <w:szCs w:val="24"/>
        </w:rPr>
        <w:t xml:space="preserve"> leaving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9"/>
    </w:p>
    <w:p w14:paraId="59E717EF" w14:textId="7E31EF9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rate regulation rate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we find no significant long run relationship, using this as an argumentation to exclude the wage-channel, we end up with the </w:t>
      </w:r>
      <w:r w:rsidR="00F00A78">
        <w:rPr>
          <w:rFonts w:eastAsiaTheme="minorEastAsia" w:cstheme="minorHAnsi"/>
          <w:sz w:val="24"/>
          <w:szCs w:val="24"/>
        </w:rPr>
        <w:lastRenderedPageBreak/>
        <w:t>opposite conclusion for case 3, that suppressing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5685AF8E" w:rsidR="007B3CF2" w:rsidRPr="008A007F" w:rsidRDefault="0020720A" w:rsidP="00780999">
      <w:pPr>
        <w:spacing w:line="360" w:lineRule="auto"/>
        <w:rPr>
          <w:sz w:val="24"/>
          <w:szCs w:val="24"/>
        </w:rPr>
      </w:pPr>
      <w:bookmarkStart w:id="1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1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11"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11"/>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2"/>
      <w:r w:rsidR="0062727A">
        <w:rPr>
          <w:sz w:val="24"/>
          <w:szCs w:val="24"/>
        </w:rPr>
        <w:t xml:space="preserve"> </w:t>
      </w:r>
      <w:bookmarkStart w:id="13"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13"/>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 xml:space="preserve">as well </w:t>
      </w:r>
      <w:r w:rsidR="00DD796D">
        <w:rPr>
          <w:sz w:val="24"/>
          <w:szCs w:val="24"/>
        </w:rPr>
        <w:lastRenderedPageBreak/>
        <w:t>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 </w:t>
      </w:r>
      <w:r w:rsidR="00170171">
        <w:rPr>
          <w:sz w:val="24"/>
          <w:szCs w:val="24"/>
        </w:rPr>
        <w:t>we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7C774399"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we compare the estimated micro elasticity based on the results of the IS-model (elasticity of 0.66), and the income insurance companies and worker unions (elasticity of 0.31), with the results we obtained of a macro elasticity of 0.89. We do this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00134683"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4" w:name="_Hlk120455450"/>
      <w:r w:rsidR="00830830" w:rsidRPr="00650FEB">
        <w:rPr>
          <w:sz w:val="24"/>
          <w:szCs w:val="24"/>
        </w:rPr>
        <w:t xml:space="preserve">we assume the worker unions in Denmark to be capable of affecting wages when the gap between the level of income insurance and wages </w:t>
      </w:r>
      <w:bookmarkEnd w:id="14"/>
      <w:r w:rsidR="008A007F" w:rsidRPr="00650FEB">
        <w:rPr>
          <w:sz w:val="24"/>
          <w:szCs w:val="24"/>
        </w:rPr>
        <w:t>get below a certain threshold</w:t>
      </w:r>
      <w:r w:rsidR="00830830" w:rsidRPr="00650FEB">
        <w:rPr>
          <w:sz w:val="24"/>
          <w:szCs w:val="24"/>
        </w:rPr>
        <w:t xml:space="preserve">. </w:t>
      </w:r>
      <w:bookmarkStart w:id="15"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 we obtain an estimate of 0.47 instead of 0.89, thereby resulting in the opposite conclusion, leaving the political decision to suppress the state regulation percentage to lower the economic welfare.</w:t>
      </w:r>
    </w:p>
    <w:bookmarkEnd w:id="15"/>
    <w:p w14:paraId="25A3A5A4" w14:textId="77777777" w:rsidR="00E04480" w:rsidRPr="00665784" w:rsidRDefault="00E04480" w:rsidP="004C5315"/>
    <w:p w14:paraId="55D55952" w14:textId="6F32386E" w:rsidR="004C5315" w:rsidRPr="00665784" w:rsidRDefault="004C5315" w:rsidP="004C5315">
      <w:pPr>
        <w:rPr>
          <w:ins w:id="16" w:author="Simon Thomsen" w:date="2022-11-09T11:41:00Z"/>
        </w:rPr>
      </w:pPr>
    </w:p>
    <w:p w14:paraId="74ABB717" w14:textId="7589233E" w:rsidR="00CD17D9" w:rsidRPr="00B33E3B" w:rsidRDefault="00CD17D9" w:rsidP="00CD17D9">
      <w:pPr>
        <w:pStyle w:val="Overskrift1"/>
        <w:rPr>
          <w:ins w:id="17" w:author="Simon Thomsen" w:date="2022-11-09T11:42:00Z"/>
          <w:lang w:val="da-DK"/>
        </w:rPr>
      </w:pPr>
      <w:ins w:id="18" w:author="Simon Thomsen" w:date="2022-11-09T11:42:00Z">
        <w:r w:rsidRPr="00B33E3B">
          <w:rPr>
            <w:lang w:val="da-DK"/>
          </w:rPr>
          <w:t xml:space="preserve">Reference list </w:t>
        </w:r>
      </w:ins>
    </w:p>
    <w:p w14:paraId="2919FEF5" w14:textId="7D0416A6" w:rsidR="00CD17D9" w:rsidRPr="00B33E3B" w:rsidRDefault="00CD17D9" w:rsidP="00CD17D9">
      <w:pPr>
        <w:rPr>
          <w:ins w:id="19" w:author="Simon Thomsen" w:date="2022-11-09T11:42:00Z"/>
          <w:lang w:val="da-DK"/>
        </w:rPr>
      </w:pPr>
    </w:p>
    <w:p w14:paraId="571F2FF1" w14:textId="4C45A712" w:rsidR="005665D4" w:rsidRPr="005665D4" w:rsidRDefault="00333B3D" w:rsidP="005665D4">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5665D4" w:rsidRPr="005665D4">
        <w:rPr>
          <w:rFonts w:ascii="Calibri" w:hAnsi="Calibri" w:cs="Calibri"/>
          <w:noProof/>
          <w:szCs w:val="24"/>
        </w:rPr>
        <w:t xml:space="preserve">Aastrup, M. (2018). </w:t>
      </w:r>
      <w:r w:rsidR="005665D4" w:rsidRPr="005665D4">
        <w:rPr>
          <w:rFonts w:ascii="Calibri" w:hAnsi="Calibri" w:cs="Calibri"/>
          <w:i/>
          <w:iCs/>
          <w:noProof/>
          <w:szCs w:val="24"/>
        </w:rPr>
        <w:t>30 Års dagpengeforringelser</w:t>
      </w:r>
      <w:r w:rsidR="005665D4" w:rsidRPr="005665D4">
        <w:rPr>
          <w:rFonts w:ascii="Calibri" w:hAnsi="Calibri" w:cs="Calibri"/>
          <w:noProof/>
          <w:szCs w:val="24"/>
        </w:rPr>
        <w:t xml:space="preserve">. </w:t>
      </w:r>
      <w:r w:rsidR="005665D4" w:rsidRPr="005665D4">
        <w:rPr>
          <w:rFonts w:ascii="Calibri" w:hAnsi="Calibri" w:cs="Calibri"/>
          <w:i/>
          <w:iCs/>
          <w:noProof/>
          <w:szCs w:val="24"/>
        </w:rPr>
        <w:t>September 2018</w:t>
      </w:r>
      <w:r w:rsidR="005665D4" w:rsidRPr="005665D4">
        <w:rPr>
          <w:rFonts w:ascii="Calibri" w:hAnsi="Calibri" w:cs="Calibri"/>
          <w:noProof/>
          <w:szCs w:val="24"/>
        </w:rPr>
        <w:t>.</w:t>
      </w:r>
    </w:p>
    <w:p w14:paraId="627F0CB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Andersen, T. M., &amp; Svarer, M. (2006). Flexicurity: The Danish Labour-Market Model. </w:t>
      </w:r>
      <w:r w:rsidRPr="005665D4">
        <w:rPr>
          <w:rFonts w:ascii="Calibri" w:hAnsi="Calibri" w:cs="Calibri"/>
          <w:i/>
          <w:iCs/>
          <w:noProof/>
          <w:szCs w:val="24"/>
        </w:rPr>
        <w:t>Ekonomisk Debatt</w:t>
      </w:r>
      <w:r w:rsidRPr="005665D4">
        <w:rPr>
          <w:rFonts w:ascii="Calibri" w:hAnsi="Calibri" w:cs="Calibri"/>
          <w:noProof/>
          <w:szCs w:val="24"/>
        </w:rPr>
        <w:t xml:space="preserve">, </w:t>
      </w:r>
      <w:r w:rsidRPr="005665D4">
        <w:rPr>
          <w:rFonts w:ascii="Calibri" w:hAnsi="Calibri" w:cs="Calibri"/>
          <w:i/>
          <w:iCs/>
          <w:noProof/>
          <w:szCs w:val="24"/>
        </w:rPr>
        <w:t>1</w:t>
      </w:r>
      <w:r w:rsidRPr="005665D4">
        <w:rPr>
          <w:rFonts w:ascii="Calibri" w:hAnsi="Calibri" w:cs="Calibri"/>
          <w:noProof/>
          <w:szCs w:val="24"/>
        </w:rPr>
        <w:t>(April), 17–29.</w:t>
      </w:r>
    </w:p>
    <w:p w14:paraId="3F178BF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Andersen, T. M., Svarer, M., &amp; Vejlin, R. M. (2015). Litteraturreview af effekter af indretning af arbejdsunderstøttelsen. </w:t>
      </w:r>
      <w:r w:rsidRPr="005665D4">
        <w:rPr>
          <w:rFonts w:ascii="Calibri" w:hAnsi="Calibri" w:cs="Calibri"/>
          <w:i/>
          <w:iCs/>
          <w:noProof/>
          <w:szCs w:val="24"/>
        </w:rPr>
        <w:t>Beskæftigelsesministeriet</w:t>
      </w:r>
      <w:r w:rsidRPr="005665D4">
        <w:rPr>
          <w:rFonts w:ascii="Calibri" w:hAnsi="Calibri" w:cs="Calibri"/>
          <w:noProof/>
          <w:szCs w:val="24"/>
        </w:rPr>
        <w:t>, 1–99.</w:t>
      </w:r>
    </w:p>
    <w:p w14:paraId="05625C01"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Bengtsson, E., &amp; Stockhammer, E. (2018). Wages, Income Distribution and Economic Growth: Long-Run Perspectives in Scandinavia, 1900–2010. </w:t>
      </w:r>
      <w:r w:rsidRPr="005665D4">
        <w:rPr>
          <w:rFonts w:ascii="Calibri" w:hAnsi="Calibri" w:cs="Calibri"/>
          <w:i/>
          <w:iCs/>
          <w:noProof/>
          <w:szCs w:val="24"/>
        </w:rPr>
        <w:t>Review of Political Economy</w:t>
      </w:r>
      <w:r w:rsidRPr="005665D4">
        <w:rPr>
          <w:rFonts w:ascii="Calibri" w:hAnsi="Calibri" w:cs="Calibri"/>
          <w:noProof/>
          <w:szCs w:val="24"/>
        </w:rPr>
        <w:t xml:space="preserve">, </w:t>
      </w:r>
      <w:r w:rsidRPr="005665D4">
        <w:rPr>
          <w:rFonts w:ascii="Calibri" w:hAnsi="Calibri" w:cs="Calibri"/>
          <w:i/>
          <w:iCs/>
          <w:noProof/>
          <w:szCs w:val="24"/>
        </w:rPr>
        <w:t>33</w:t>
      </w:r>
      <w:r w:rsidRPr="005665D4">
        <w:rPr>
          <w:rFonts w:ascii="Calibri" w:hAnsi="Calibri" w:cs="Calibri"/>
          <w:noProof/>
          <w:szCs w:val="24"/>
        </w:rPr>
        <w:t>(4), 725–745. https://doi.org/10.1080/09538259.2020.1860307</w:t>
      </w:r>
    </w:p>
    <w:p w14:paraId="297045D7"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Boone, C., Dube, A., Goodman, L., &amp; Kaplan, E. (2021). Unemployment Insurance Generosity and Aggregate Employment. </w:t>
      </w:r>
      <w:r w:rsidRPr="005665D4">
        <w:rPr>
          <w:rFonts w:ascii="Calibri" w:hAnsi="Calibri" w:cs="Calibri"/>
          <w:i/>
          <w:iCs/>
          <w:noProof/>
          <w:szCs w:val="24"/>
        </w:rPr>
        <w:t>American Economic Journal: Economic Policy</w:t>
      </w:r>
      <w:r w:rsidRPr="005665D4">
        <w:rPr>
          <w:rFonts w:ascii="Calibri" w:hAnsi="Calibri" w:cs="Calibri"/>
          <w:noProof/>
          <w:szCs w:val="24"/>
        </w:rPr>
        <w:t xml:space="preserve">, </w:t>
      </w:r>
      <w:r w:rsidRPr="005665D4">
        <w:rPr>
          <w:rFonts w:ascii="Calibri" w:hAnsi="Calibri" w:cs="Calibri"/>
          <w:i/>
          <w:iCs/>
          <w:noProof/>
          <w:szCs w:val="24"/>
        </w:rPr>
        <w:t>13</w:t>
      </w:r>
      <w:r w:rsidRPr="005665D4">
        <w:rPr>
          <w:rFonts w:ascii="Calibri" w:hAnsi="Calibri" w:cs="Calibri"/>
          <w:noProof/>
          <w:szCs w:val="24"/>
        </w:rPr>
        <w:t>(2), 58–99. https://doi.org/10.1257/pol.20160613</w:t>
      </w:r>
    </w:p>
    <w:p w14:paraId="53341AC7"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Byrialsen, M. R., &amp; Raza, H. (2018). Macroeconomic effects of unemployment benefits in small open economies: A stock–flow consistent approach. </w:t>
      </w:r>
      <w:r w:rsidRPr="005665D4">
        <w:rPr>
          <w:rFonts w:ascii="Calibri" w:hAnsi="Calibri" w:cs="Calibri"/>
          <w:i/>
          <w:iCs/>
          <w:noProof/>
          <w:szCs w:val="24"/>
        </w:rPr>
        <w:t>European Journal of Economics and Economic Policies: Intervention</w:t>
      </w:r>
      <w:r w:rsidRPr="005665D4">
        <w:rPr>
          <w:rFonts w:ascii="Calibri" w:hAnsi="Calibri" w:cs="Calibri"/>
          <w:noProof/>
          <w:szCs w:val="24"/>
        </w:rPr>
        <w:t xml:space="preserve">, </w:t>
      </w:r>
      <w:r w:rsidRPr="005665D4">
        <w:rPr>
          <w:rFonts w:ascii="Calibri" w:hAnsi="Calibri" w:cs="Calibri"/>
          <w:i/>
          <w:iCs/>
          <w:noProof/>
          <w:szCs w:val="24"/>
        </w:rPr>
        <w:t>15</w:t>
      </w:r>
      <w:r w:rsidRPr="005665D4">
        <w:rPr>
          <w:rFonts w:ascii="Calibri" w:hAnsi="Calibri" w:cs="Calibri"/>
          <w:noProof/>
          <w:szCs w:val="24"/>
        </w:rPr>
        <w:t>(3), 335–363. https://doi.org/10.4337/ejeep.2018.0032</w:t>
      </w:r>
    </w:p>
    <w:p w14:paraId="10F41DB0"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Byrialsen, M. R., Raza, H., &amp; Valdecantos, S. (2022). </w:t>
      </w:r>
      <w:r w:rsidRPr="005665D4">
        <w:rPr>
          <w:rFonts w:ascii="Calibri" w:hAnsi="Calibri" w:cs="Calibri"/>
          <w:i/>
          <w:iCs/>
          <w:noProof/>
          <w:szCs w:val="24"/>
        </w:rPr>
        <w:t>QMDE : A QUARTERLY EMPIRICAL MODEL FOR THE DANISH ECONOMY : A STOCK-FLOW CONSISTENT APPROACH</w:t>
      </w:r>
      <w:r w:rsidRPr="005665D4">
        <w:rPr>
          <w:rFonts w:ascii="Calibri" w:hAnsi="Calibri" w:cs="Calibri"/>
          <w:noProof/>
          <w:szCs w:val="24"/>
        </w:rPr>
        <w:t xml:space="preserve">. </w:t>
      </w:r>
      <w:r w:rsidRPr="005665D4">
        <w:rPr>
          <w:rFonts w:ascii="Calibri" w:hAnsi="Calibri" w:cs="Calibri"/>
          <w:i/>
          <w:iCs/>
          <w:noProof/>
          <w:szCs w:val="24"/>
        </w:rPr>
        <w:t>79</w:t>
      </w:r>
      <w:r w:rsidRPr="005665D4">
        <w:rPr>
          <w:rFonts w:ascii="Calibri" w:hAnsi="Calibri" w:cs="Calibri"/>
          <w:noProof/>
          <w:szCs w:val="24"/>
        </w:rPr>
        <w:t>.</w:t>
      </w:r>
    </w:p>
    <w:p w14:paraId="002390C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Chetty, R. (2006). A general formula for the optimal level of social insurance. </w:t>
      </w:r>
      <w:r w:rsidRPr="005665D4">
        <w:rPr>
          <w:rFonts w:ascii="Calibri" w:hAnsi="Calibri" w:cs="Calibri"/>
          <w:i/>
          <w:iCs/>
          <w:noProof/>
          <w:szCs w:val="24"/>
        </w:rPr>
        <w:t>Journal of Public Economics</w:t>
      </w:r>
      <w:r w:rsidRPr="005665D4">
        <w:rPr>
          <w:rFonts w:ascii="Calibri" w:hAnsi="Calibri" w:cs="Calibri"/>
          <w:noProof/>
          <w:szCs w:val="24"/>
        </w:rPr>
        <w:t xml:space="preserve">, </w:t>
      </w:r>
      <w:r w:rsidRPr="005665D4">
        <w:rPr>
          <w:rFonts w:ascii="Calibri" w:hAnsi="Calibri" w:cs="Calibri"/>
          <w:i/>
          <w:iCs/>
          <w:noProof/>
          <w:szCs w:val="24"/>
        </w:rPr>
        <w:t>90</w:t>
      </w:r>
      <w:r w:rsidRPr="005665D4">
        <w:rPr>
          <w:rFonts w:ascii="Calibri" w:hAnsi="Calibri" w:cs="Calibri"/>
          <w:noProof/>
          <w:szCs w:val="24"/>
        </w:rPr>
        <w:t>(10–11), 1879–1901. https://doi.org/10.1016/j.jpubeco.2006.01.004</w:t>
      </w:r>
    </w:p>
    <w:p w14:paraId="6F76D439"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Chetty, R. (2008). Moral hazard versus liquidity and optimal unemployment insurance. </w:t>
      </w:r>
      <w:r w:rsidRPr="005665D4">
        <w:rPr>
          <w:rFonts w:ascii="Calibri" w:hAnsi="Calibri" w:cs="Calibri"/>
          <w:i/>
          <w:iCs/>
          <w:noProof/>
          <w:szCs w:val="24"/>
        </w:rPr>
        <w:t>Journal of Political Economy</w:t>
      </w:r>
      <w:r w:rsidRPr="005665D4">
        <w:rPr>
          <w:rFonts w:ascii="Calibri" w:hAnsi="Calibri" w:cs="Calibri"/>
          <w:noProof/>
          <w:szCs w:val="24"/>
        </w:rPr>
        <w:t xml:space="preserve">, </w:t>
      </w:r>
      <w:r w:rsidRPr="005665D4">
        <w:rPr>
          <w:rFonts w:ascii="Calibri" w:hAnsi="Calibri" w:cs="Calibri"/>
          <w:i/>
          <w:iCs/>
          <w:noProof/>
          <w:szCs w:val="24"/>
        </w:rPr>
        <w:t>116</w:t>
      </w:r>
      <w:r w:rsidRPr="005665D4">
        <w:rPr>
          <w:rFonts w:ascii="Calibri" w:hAnsi="Calibri" w:cs="Calibri"/>
          <w:noProof/>
          <w:szCs w:val="24"/>
        </w:rPr>
        <w:t>(2), 173–234. https://doi.org/10.1086/588585</w:t>
      </w:r>
    </w:p>
    <w:p w14:paraId="3CB8810D"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Danish Ministry of Taxation. (2012). </w:t>
      </w:r>
      <w:r w:rsidRPr="005665D4">
        <w:rPr>
          <w:rFonts w:ascii="Calibri" w:hAnsi="Calibri" w:cs="Calibri"/>
          <w:i/>
          <w:iCs/>
          <w:noProof/>
          <w:szCs w:val="24"/>
        </w:rPr>
        <w:t>Aftale om skattereform</w:t>
      </w:r>
      <w:r w:rsidRPr="005665D4">
        <w:rPr>
          <w:rFonts w:ascii="Calibri" w:hAnsi="Calibri" w:cs="Calibri"/>
          <w:noProof/>
          <w:szCs w:val="24"/>
        </w:rPr>
        <w:t>. 1–28.</w:t>
      </w:r>
    </w:p>
    <w:p w14:paraId="0D3B98A2"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Danmarks Statistik. (2012). ADAM - En Model Af Dansk Økonomi. In </w:t>
      </w:r>
      <w:r w:rsidRPr="005665D4">
        <w:rPr>
          <w:rFonts w:ascii="Calibri" w:hAnsi="Calibri" w:cs="Calibri"/>
          <w:i/>
          <w:iCs/>
          <w:noProof/>
          <w:szCs w:val="24"/>
        </w:rPr>
        <w:t>Danmarks Statistik</w:t>
      </w:r>
      <w:r w:rsidRPr="005665D4">
        <w:rPr>
          <w:rFonts w:ascii="Calibri" w:hAnsi="Calibri" w:cs="Calibri"/>
          <w:noProof/>
          <w:szCs w:val="24"/>
        </w:rPr>
        <w:t>. Danmarks Statistik. https://www.dst.dk/da/Statistik/Publikationer/VisPub?cid=17987</w:t>
      </w:r>
    </w:p>
    <w:p w14:paraId="425B283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5665D4">
        <w:rPr>
          <w:rFonts w:ascii="Calibri" w:hAnsi="Calibri" w:cs="Calibri"/>
          <w:i/>
          <w:iCs/>
          <w:noProof/>
          <w:szCs w:val="24"/>
        </w:rPr>
        <w:t>SSRN Electronic Journal</w:t>
      </w:r>
      <w:r w:rsidRPr="005665D4">
        <w:rPr>
          <w:rFonts w:ascii="Calibri" w:hAnsi="Calibri" w:cs="Calibri"/>
          <w:noProof/>
          <w:szCs w:val="24"/>
        </w:rPr>
        <w:t xml:space="preserve">, </w:t>
      </w:r>
      <w:r w:rsidRPr="005665D4">
        <w:rPr>
          <w:rFonts w:ascii="Calibri" w:hAnsi="Calibri" w:cs="Calibri"/>
          <w:i/>
          <w:iCs/>
          <w:noProof/>
          <w:szCs w:val="24"/>
        </w:rPr>
        <w:t>11496</w:t>
      </w:r>
      <w:r w:rsidRPr="005665D4">
        <w:rPr>
          <w:rFonts w:ascii="Calibri" w:hAnsi="Calibri" w:cs="Calibri"/>
          <w:noProof/>
          <w:szCs w:val="24"/>
        </w:rPr>
        <w:t>. https://doi.org/10.2139/ssrn.3177370</w:t>
      </w:r>
    </w:p>
    <w:p w14:paraId="3E2283A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DØRS. (2014). </w:t>
      </w:r>
      <w:r w:rsidRPr="005665D4">
        <w:rPr>
          <w:rFonts w:ascii="Calibri" w:hAnsi="Calibri" w:cs="Calibri"/>
          <w:i/>
          <w:iCs/>
          <w:noProof/>
          <w:szCs w:val="24"/>
        </w:rPr>
        <w:t>Dansk økonomi. Efterår 2014 : Konjunkturvurdering ; Dagpengesystemet</w:t>
      </w:r>
      <w:r w:rsidRPr="005665D4">
        <w:rPr>
          <w:rFonts w:ascii="Calibri" w:hAnsi="Calibri" w:cs="Calibri"/>
          <w:noProof/>
          <w:szCs w:val="24"/>
        </w:rPr>
        <w:t>.</w:t>
      </w:r>
    </w:p>
    <w:p w14:paraId="4D213D9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DØRS. (2022). </w:t>
      </w:r>
      <w:r w:rsidRPr="005665D4">
        <w:rPr>
          <w:rFonts w:ascii="Calibri" w:hAnsi="Calibri" w:cs="Calibri"/>
          <w:i/>
          <w:iCs/>
          <w:noProof/>
          <w:szCs w:val="24"/>
        </w:rPr>
        <w:t>RAPPORT FRA FORMANDSKABET DANSK ØKONOMI FORÅR 2022</w:t>
      </w:r>
      <w:r w:rsidRPr="005665D4">
        <w:rPr>
          <w:rFonts w:ascii="Calibri" w:hAnsi="Calibri" w:cs="Calibri"/>
          <w:noProof/>
          <w:szCs w:val="24"/>
        </w:rPr>
        <w:t>. https://dors.dk/raad-vismaend/loven.</w:t>
      </w:r>
    </w:p>
    <w:p w14:paraId="0F448BDF"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Dray, M., &amp; Thirlwall, A. P. (2011). The endogeneity of the natural rate of growth for a selection of Asian countries. </w:t>
      </w:r>
      <w:r w:rsidRPr="005665D4">
        <w:rPr>
          <w:rFonts w:ascii="Calibri" w:hAnsi="Calibri" w:cs="Calibri"/>
          <w:i/>
          <w:iCs/>
          <w:noProof/>
          <w:szCs w:val="24"/>
        </w:rPr>
        <w:t>Journal of Post Keynesian Economics</w:t>
      </w:r>
      <w:r w:rsidRPr="005665D4">
        <w:rPr>
          <w:rFonts w:ascii="Calibri" w:hAnsi="Calibri" w:cs="Calibri"/>
          <w:noProof/>
          <w:szCs w:val="24"/>
        </w:rPr>
        <w:t xml:space="preserve">, </w:t>
      </w:r>
      <w:r w:rsidRPr="005665D4">
        <w:rPr>
          <w:rFonts w:ascii="Calibri" w:hAnsi="Calibri" w:cs="Calibri"/>
          <w:i/>
          <w:iCs/>
          <w:noProof/>
          <w:szCs w:val="24"/>
        </w:rPr>
        <w:t>33</w:t>
      </w:r>
      <w:r w:rsidRPr="005665D4">
        <w:rPr>
          <w:rFonts w:ascii="Calibri" w:hAnsi="Calibri" w:cs="Calibri"/>
          <w:noProof/>
          <w:szCs w:val="24"/>
        </w:rPr>
        <w:t>(3), 451–468. https://doi.org/10.2753/PKE0160-3477330303</w:t>
      </w:r>
    </w:p>
    <w:p w14:paraId="53B69E7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DREAM. (2013). </w:t>
      </w:r>
      <w:r w:rsidRPr="005665D4">
        <w:rPr>
          <w:rFonts w:ascii="Calibri" w:hAnsi="Calibri" w:cs="Calibri"/>
          <w:i/>
          <w:iCs/>
          <w:noProof/>
          <w:szCs w:val="24"/>
        </w:rPr>
        <w:t>Langsigtet økonomisk fremskrivning 2013</w:t>
      </w:r>
      <w:r w:rsidRPr="005665D4">
        <w:rPr>
          <w:rFonts w:ascii="Calibri" w:hAnsi="Calibri" w:cs="Calibri"/>
          <w:noProof/>
          <w:szCs w:val="24"/>
        </w:rPr>
        <w:t xml:space="preserve">. </w:t>
      </w:r>
      <w:r w:rsidRPr="005665D4">
        <w:rPr>
          <w:rFonts w:ascii="Calibri" w:hAnsi="Calibri" w:cs="Calibri"/>
          <w:i/>
          <w:iCs/>
          <w:noProof/>
          <w:szCs w:val="24"/>
        </w:rPr>
        <w:t>August</w:t>
      </w:r>
      <w:r w:rsidRPr="005665D4">
        <w:rPr>
          <w:rFonts w:ascii="Calibri" w:hAnsi="Calibri" w:cs="Calibri"/>
          <w:noProof/>
          <w:szCs w:val="24"/>
        </w:rPr>
        <w:t>.</w:t>
      </w:r>
    </w:p>
    <w:p w14:paraId="1FE9F467"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Falch, N. S. (2015). </w:t>
      </w:r>
      <w:r w:rsidRPr="005665D4">
        <w:rPr>
          <w:rFonts w:ascii="Calibri" w:hAnsi="Calibri" w:cs="Calibri"/>
          <w:i/>
          <w:iCs/>
          <w:noProof/>
          <w:szCs w:val="24"/>
        </w:rPr>
        <w:t>Three essays on unemployment insurance</w:t>
      </w:r>
      <w:r w:rsidRPr="005665D4">
        <w:rPr>
          <w:rFonts w:ascii="Calibri" w:hAnsi="Calibri" w:cs="Calibri"/>
          <w:noProof/>
          <w:szCs w:val="24"/>
        </w:rPr>
        <w:t xml:space="preserve">. </w:t>
      </w:r>
      <w:r w:rsidRPr="005665D4">
        <w:rPr>
          <w:rFonts w:ascii="Calibri" w:hAnsi="Calibri" w:cs="Calibri"/>
          <w:i/>
          <w:iCs/>
          <w:noProof/>
          <w:szCs w:val="24"/>
        </w:rPr>
        <w:t>April</w:t>
      </w:r>
      <w:r w:rsidRPr="005665D4">
        <w:rPr>
          <w:rFonts w:ascii="Calibri" w:hAnsi="Calibri" w:cs="Calibri"/>
          <w:noProof/>
          <w:szCs w:val="24"/>
        </w:rPr>
        <w:t>.</w:t>
      </w:r>
    </w:p>
    <w:p w14:paraId="6D51DD98"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Fazzari, S. M., Ferri, P., &amp; Variato, A. M. (2020). Demand-led growth and accommodating supply. </w:t>
      </w:r>
      <w:r w:rsidRPr="005665D4">
        <w:rPr>
          <w:rFonts w:ascii="Calibri" w:hAnsi="Calibri" w:cs="Calibri"/>
          <w:i/>
          <w:iCs/>
          <w:noProof/>
          <w:szCs w:val="24"/>
        </w:rPr>
        <w:t>Cambridge Journal of Economics</w:t>
      </w:r>
      <w:r w:rsidRPr="005665D4">
        <w:rPr>
          <w:rFonts w:ascii="Calibri" w:hAnsi="Calibri" w:cs="Calibri"/>
          <w:noProof/>
          <w:szCs w:val="24"/>
        </w:rPr>
        <w:t xml:space="preserve">, </w:t>
      </w:r>
      <w:r w:rsidRPr="005665D4">
        <w:rPr>
          <w:rFonts w:ascii="Calibri" w:hAnsi="Calibri" w:cs="Calibri"/>
          <w:i/>
          <w:iCs/>
          <w:noProof/>
          <w:szCs w:val="24"/>
        </w:rPr>
        <w:t>44</w:t>
      </w:r>
      <w:r w:rsidRPr="005665D4">
        <w:rPr>
          <w:rFonts w:ascii="Calibri" w:hAnsi="Calibri" w:cs="Calibri"/>
          <w:noProof/>
          <w:szCs w:val="24"/>
        </w:rPr>
        <w:t>(3), 583–605. https://doi.org/10.1093/cje/bez055</w:t>
      </w:r>
    </w:p>
    <w:p w14:paraId="78AF09AD"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Finansministeriet. (2017). </w:t>
      </w:r>
      <w:r w:rsidRPr="005665D4">
        <w:rPr>
          <w:rFonts w:ascii="Calibri" w:hAnsi="Calibri" w:cs="Calibri"/>
          <w:i/>
          <w:iCs/>
          <w:noProof/>
          <w:szCs w:val="24"/>
        </w:rPr>
        <w:t>Det danske pensionssystem nu og i fremtiden</w:t>
      </w:r>
      <w:r w:rsidRPr="005665D4">
        <w:rPr>
          <w:rFonts w:ascii="Calibri" w:hAnsi="Calibri" w:cs="Calibri"/>
          <w:noProof/>
          <w:szCs w:val="24"/>
        </w:rPr>
        <w:t>.</w:t>
      </w:r>
    </w:p>
    <w:p w14:paraId="6E131C9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Finkelstein, A., &amp; Chetty, R. (2012). </w:t>
      </w:r>
      <w:r w:rsidRPr="005665D4">
        <w:rPr>
          <w:rFonts w:ascii="Calibri" w:hAnsi="Calibri" w:cs="Calibri"/>
          <w:i/>
          <w:iCs/>
          <w:noProof/>
          <w:szCs w:val="24"/>
        </w:rPr>
        <w:t>SOCIAL INSURANCE: CONNECTING THEORY TO DATA</w:t>
      </w:r>
      <w:r w:rsidRPr="005665D4">
        <w:rPr>
          <w:rFonts w:ascii="Calibri" w:hAnsi="Calibri" w:cs="Calibri"/>
          <w:noProof/>
          <w:szCs w:val="24"/>
        </w:rPr>
        <w:t>.</w:t>
      </w:r>
    </w:p>
    <w:p w14:paraId="6E3DD374"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Fredriksson, P., &amp; Söderström, M. (2020). The equilibrium impact of unemployment insurance on unemployment: Evidence from a non-linear policy rule. </w:t>
      </w:r>
      <w:r w:rsidRPr="005665D4">
        <w:rPr>
          <w:rFonts w:ascii="Calibri" w:hAnsi="Calibri" w:cs="Calibri"/>
          <w:i/>
          <w:iCs/>
          <w:noProof/>
          <w:szCs w:val="24"/>
        </w:rPr>
        <w:t>Journal of Public Economics</w:t>
      </w:r>
      <w:r w:rsidRPr="005665D4">
        <w:rPr>
          <w:rFonts w:ascii="Calibri" w:hAnsi="Calibri" w:cs="Calibri"/>
          <w:noProof/>
          <w:szCs w:val="24"/>
        </w:rPr>
        <w:t xml:space="preserve">, </w:t>
      </w:r>
      <w:r w:rsidRPr="005665D4">
        <w:rPr>
          <w:rFonts w:ascii="Calibri" w:hAnsi="Calibri" w:cs="Calibri"/>
          <w:i/>
          <w:iCs/>
          <w:noProof/>
          <w:szCs w:val="24"/>
        </w:rPr>
        <w:t>187</w:t>
      </w:r>
      <w:r w:rsidRPr="005665D4">
        <w:rPr>
          <w:rFonts w:ascii="Calibri" w:hAnsi="Calibri" w:cs="Calibri"/>
          <w:noProof/>
          <w:szCs w:val="24"/>
        </w:rPr>
        <w:t>, 104199. https://doi.org/10.1016/j.jpubeco.2020.104199</w:t>
      </w:r>
    </w:p>
    <w:p w14:paraId="54E6054C"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Gutierrez, I. A. (2016). Job insecurity, unemployment insurance and on-the-job search. Evidence from older American workers. </w:t>
      </w:r>
      <w:r w:rsidRPr="005665D4">
        <w:rPr>
          <w:rFonts w:ascii="Calibri" w:hAnsi="Calibri" w:cs="Calibri"/>
          <w:i/>
          <w:iCs/>
          <w:noProof/>
          <w:szCs w:val="24"/>
        </w:rPr>
        <w:t>Labour Economics</w:t>
      </w:r>
      <w:r w:rsidRPr="005665D4">
        <w:rPr>
          <w:rFonts w:ascii="Calibri" w:hAnsi="Calibri" w:cs="Calibri"/>
          <w:noProof/>
          <w:szCs w:val="24"/>
        </w:rPr>
        <w:t xml:space="preserve">, </w:t>
      </w:r>
      <w:r w:rsidRPr="005665D4">
        <w:rPr>
          <w:rFonts w:ascii="Calibri" w:hAnsi="Calibri" w:cs="Calibri"/>
          <w:i/>
          <w:iCs/>
          <w:noProof/>
          <w:szCs w:val="24"/>
        </w:rPr>
        <w:t>41</w:t>
      </w:r>
      <w:r w:rsidRPr="005665D4">
        <w:rPr>
          <w:rFonts w:ascii="Calibri" w:hAnsi="Calibri" w:cs="Calibri"/>
          <w:noProof/>
          <w:szCs w:val="24"/>
        </w:rPr>
        <w:t>, 228–245. https://doi.org/10.1016/j.labeco.2016.05.011</w:t>
      </w:r>
    </w:p>
    <w:p w14:paraId="17660DB4"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Hagedorn, M., Karahan, F., Manovskii, I., &amp; Mitman, K. (2013). Unemployment Benefits and Unemployment in the Great Recession: The Role of Macro Effects. </w:t>
      </w:r>
      <w:r w:rsidRPr="005665D4">
        <w:rPr>
          <w:rFonts w:ascii="Calibri" w:hAnsi="Calibri" w:cs="Calibri"/>
          <w:i/>
          <w:iCs/>
          <w:noProof/>
          <w:szCs w:val="24"/>
        </w:rPr>
        <w:t>SSRN Electronic Journal</w:t>
      </w:r>
      <w:r w:rsidRPr="005665D4">
        <w:rPr>
          <w:rFonts w:ascii="Calibri" w:hAnsi="Calibri" w:cs="Calibri"/>
          <w:noProof/>
          <w:szCs w:val="24"/>
        </w:rPr>
        <w:t>. https://doi.org/10.2139/ssrn.2340678</w:t>
      </w:r>
    </w:p>
    <w:p w14:paraId="412864B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Hagedorn, M., Manovskii, I., &amp; Mitman, K. (2016). Interpreting Recent Quasi-Experimental Evidence on the Effects of Unemployment Benefit Extensions. </w:t>
      </w:r>
      <w:r w:rsidRPr="005665D4">
        <w:rPr>
          <w:rFonts w:ascii="Calibri" w:hAnsi="Calibri" w:cs="Calibri"/>
          <w:i/>
          <w:iCs/>
          <w:noProof/>
          <w:szCs w:val="24"/>
        </w:rPr>
        <w:t>NBER Working Paper Series</w:t>
      </w:r>
      <w:r w:rsidRPr="005665D4">
        <w:rPr>
          <w:rFonts w:ascii="Calibri" w:hAnsi="Calibri" w:cs="Calibri"/>
          <w:noProof/>
          <w:szCs w:val="24"/>
        </w:rPr>
        <w:t>, 24. http://www.nber.org/papers/w22280</w:t>
      </w:r>
    </w:p>
    <w:p w14:paraId="45ADA943"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Hopenhayn, H. A., &amp; Nicolini, J. P. (2009). Optimal unemployment insurance and employment history. </w:t>
      </w:r>
      <w:r w:rsidRPr="005665D4">
        <w:rPr>
          <w:rFonts w:ascii="Calibri" w:hAnsi="Calibri" w:cs="Calibri"/>
          <w:i/>
          <w:iCs/>
          <w:noProof/>
          <w:szCs w:val="24"/>
        </w:rPr>
        <w:t>Review of Economic Studies</w:t>
      </w:r>
      <w:r w:rsidRPr="005665D4">
        <w:rPr>
          <w:rFonts w:ascii="Calibri" w:hAnsi="Calibri" w:cs="Calibri"/>
          <w:noProof/>
          <w:szCs w:val="24"/>
        </w:rPr>
        <w:t xml:space="preserve">, </w:t>
      </w:r>
      <w:r w:rsidRPr="005665D4">
        <w:rPr>
          <w:rFonts w:ascii="Calibri" w:hAnsi="Calibri" w:cs="Calibri"/>
          <w:i/>
          <w:iCs/>
          <w:noProof/>
          <w:szCs w:val="24"/>
        </w:rPr>
        <w:t>76</w:t>
      </w:r>
      <w:r w:rsidRPr="005665D4">
        <w:rPr>
          <w:rFonts w:ascii="Calibri" w:hAnsi="Calibri" w:cs="Calibri"/>
          <w:noProof/>
          <w:szCs w:val="24"/>
        </w:rPr>
        <w:t>(3), 1049–1070. https://doi.org/10.1111/j.1467-937X.2009.00555.x</w:t>
      </w:r>
    </w:p>
    <w:p w14:paraId="324339D2"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Hopenhayn, H. A., &amp; Wang, C. (1996). Unemployment insurance with moral hazard in a dynamic economy A comment. </w:t>
      </w:r>
      <w:r w:rsidRPr="005665D4">
        <w:rPr>
          <w:rFonts w:ascii="Calibri" w:hAnsi="Calibri" w:cs="Calibri"/>
          <w:i/>
          <w:iCs/>
          <w:noProof/>
          <w:szCs w:val="24"/>
        </w:rPr>
        <w:t>Carnegie-Rochester Conference Series on Public Policy</w:t>
      </w:r>
      <w:r w:rsidRPr="005665D4">
        <w:rPr>
          <w:rFonts w:ascii="Calibri" w:hAnsi="Calibri" w:cs="Calibri"/>
          <w:noProof/>
          <w:szCs w:val="24"/>
        </w:rPr>
        <w:t xml:space="preserve">, </w:t>
      </w:r>
      <w:r w:rsidRPr="005665D4">
        <w:rPr>
          <w:rFonts w:ascii="Calibri" w:hAnsi="Calibri" w:cs="Calibri"/>
          <w:i/>
          <w:iCs/>
          <w:noProof/>
          <w:szCs w:val="24"/>
        </w:rPr>
        <w:t>44</w:t>
      </w:r>
      <w:r w:rsidRPr="005665D4">
        <w:rPr>
          <w:rFonts w:ascii="Calibri" w:hAnsi="Calibri" w:cs="Calibri"/>
          <w:noProof/>
          <w:szCs w:val="24"/>
        </w:rPr>
        <w:t>, 43–46. https://doi.org/10.1016/s0167-2231(96)90003-2</w:t>
      </w:r>
    </w:p>
    <w:p w14:paraId="580DF5E5"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Howell, D., &amp; Azizoglu, B. (2011). Unemployment Benefits and Work Incentives: The U.S. Labor Market in the Great Recession. </w:t>
      </w:r>
      <w:r w:rsidRPr="005665D4">
        <w:rPr>
          <w:rFonts w:ascii="Calibri" w:hAnsi="Calibri" w:cs="Calibri"/>
          <w:i/>
          <w:iCs/>
          <w:noProof/>
          <w:szCs w:val="24"/>
        </w:rPr>
        <w:t>Political Economy Research Institute</w:t>
      </w:r>
      <w:r w:rsidRPr="005665D4">
        <w:rPr>
          <w:rFonts w:ascii="Calibri" w:hAnsi="Calibri" w:cs="Calibri"/>
          <w:noProof/>
          <w:szCs w:val="24"/>
        </w:rPr>
        <w:t xml:space="preserve">, </w:t>
      </w:r>
      <w:r w:rsidRPr="005665D4">
        <w:rPr>
          <w:rFonts w:ascii="Calibri" w:hAnsi="Calibri" w:cs="Calibri"/>
          <w:i/>
          <w:iCs/>
          <w:noProof/>
          <w:szCs w:val="24"/>
        </w:rPr>
        <w:t>257</w:t>
      </w:r>
      <w:r w:rsidRPr="005665D4">
        <w:rPr>
          <w:rFonts w:ascii="Calibri" w:hAnsi="Calibri" w:cs="Calibri"/>
          <w:noProof/>
          <w:szCs w:val="24"/>
        </w:rPr>
        <w:t>, 151–162. https://doi.org/10.4324/9781315143842</w:t>
      </w:r>
    </w:p>
    <w:p w14:paraId="2A9F2C68"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Hummelgaard, P. (2021). </w:t>
      </w:r>
      <w:r w:rsidRPr="005665D4">
        <w:rPr>
          <w:rFonts w:ascii="Calibri" w:hAnsi="Calibri" w:cs="Calibri"/>
          <w:i/>
          <w:iCs/>
          <w:noProof/>
          <w:szCs w:val="24"/>
        </w:rPr>
        <w:t>Spørgsmål nr:270</w:t>
      </w:r>
      <w:r w:rsidRPr="005665D4">
        <w:rPr>
          <w:rFonts w:ascii="Calibri" w:hAnsi="Calibri" w:cs="Calibri"/>
          <w:noProof/>
          <w:szCs w:val="24"/>
        </w:rPr>
        <w:t>. Beskæftigelses Ministeriet. https://www.ft.dk/samling/20201/almdel/beu/spm/270/svar/1776624/2384360/index.htm</w:t>
      </w:r>
    </w:p>
    <w:p w14:paraId="37775FEF"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Jensen, M. T. (2021). </w:t>
      </w:r>
      <w:r w:rsidRPr="005665D4">
        <w:rPr>
          <w:rFonts w:ascii="Calibri" w:hAnsi="Calibri" w:cs="Calibri"/>
          <w:i/>
          <w:iCs/>
          <w:noProof/>
          <w:szCs w:val="24"/>
        </w:rPr>
        <w:t>Prisen for at løfte dagpengene overdrives</w:t>
      </w:r>
      <w:r w:rsidRPr="005665D4">
        <w:rPr>
          <w:rFonts w:ascii="Calibri" w:hAnsi="Calibri" w:cs="Calibri"/>
          <w:noProof/>
          <w:szCs w:val="24"/>
        </w:rPr>
        <w:t>. 1–10.</w:t>
      </w:r>
    </w:p>
    <w:p w14:paraId="79A8189B"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Jurajda, Š. (2002). Estimating the effect of unemployment insurance compensation on the labor market histories of displaced workers. </w:t>
      </w:r>
      <w:r w:rsidRPr="005665D4">
        <w:rPr>
          <w:rFonts w:ascii="Calibri" w:hAnsi="Calibri" w:cs="Calibri"/>
          <w:i/>
          <w:iCs/>
          <w:noProof/>
          <w:szCs w:val="24"/>
        </w:rPr>
        <w:t>Journal of Econometrics</w:t>
      </w:r>
      <w:r w:rsidRPr="005665D4">
        <w:rPr>
          <w:rFonts w:ascii="Calibri" w:hAnsi="Calibri" w:cs="Calibri"/>
          <w:noProof/>
          <w:szCs w:val="24"/>
        </w:rPr>
        <w:t xml:space="preserve">, </w:t>
      </w:r>
      <w:r w:rsidRPr="005665D4">
        <w:rPr>
          <w:rFonts w:ascii="Calibri" w:hAnsi="Calibri" w:cs="Calibri"/>
          <w:i/>
          <w:iCs/>
          <w:noProof/>
          <w:szCs w:val="24"/>
        </w:rPr>
        <w:t>108</w:t>
      </w:r>
      <w:r w:rsidRPr="005665D4">
        <w:rPr>
          <w:rFonts w:ascii="Calibri" w:hAnsi="Calibri" w:cs="Calibri"/>
          <w:noProof/>
          <w:szCs w:val="24"/>
        </w:rPr>
        <w:t xml:space="preserve">(2), 227–252. </w:t>
      </w:r>
      <w:r w:rsidRPr="005665D4">
        <w:rPr>
          <w:rFonts w:ascii="Calibri" w:hAnsi="Calibri" w:cs="Calibri"/>
          <w:noProof/>
          <w:szCs w:val="24"/>
        </w:rPr>
        <w:lastRenderedPageBreak/>
        <w:t>https://doi.org/10.1016/S0304-4076(01)00135-X</w:t>
      </w:r>
    </w:p>
    <w:p w14:paraId="40C4E8C5"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Kongshøj, P. (2015). </w:t>
      </w:r>
      <w:r w:rsidRPr="005665D4">
        <w:rPr>
          <w:rFonts w:ascii="Calibri" w:hAnsi="Calibri" w:cs="Calibri"/>
          <w:i/>
          <w:iCs/>
          <w:noProof/>
          <w:szCs w:val="24"/>
        </w:rPr>
        <w:t>Dansk fl exicurity under pres – både indefra og udefra</w:t>
      </w:r>
      <w:r w:rsidRPr="005665D4">
        <w:rPr>
          <w:rFonts w:ascii="Calibri" w:hAnsi="Calibri" w:cs="Calibri"/>
          <w:noProof/>
          <w:szCs w:val="24"/>
        </w:rPr>
        <w:t xml:space="preserve">. </w:t>
      </w:r>
      <w:r w:rsidRPr="005665D4">
        <w:rPr>
          <w:rFonts w:ascii="Calibri" w:hAnsi="Calibri" w:cs="Calibri"/>
          <w:i/>
          <w:iCs/>
          <w:noProof/>
          <w:szCs w:val="24"/>
        </w:rPr>
        <w:t>1</w:t>
      </w:r>
      <w:r w:rsidRPr="005665D4">
        <w:rPr>
          <w:rFonts w:ascii="Calibri" w:hAnsi="Calibri" w:cs="Calibri"/>
          <w:noProof/>
          <w:szCs w:val="24"/>
        </w:rPr>
        <w:t>, 5–10.</w:t>
      </w:r>
    </w:p>
    <w:p w14:paraId="5D22AE26"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Lalive, B. R., Landais, C., &amp; Zweimüller, J. (2015). </w:t>
      </w:r>
      <w:r w:rsidRPr="005665D4">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5665D4">
        <w:rPr>
          <w:rFonts w:ascii="Calibri" w:hAnsi="Calibri" w:cs="Calibri"/>
          <w:noProof/>
          <w:szCs w:val="24"/>
        </w:rPr>
        <w:t xml:space="preserve">. </w:t>
      </w:r>
      <w:r w:rsidRPr="005665D4">
        <w:rPr>
          <w:rFonts w:ascii="Calibri" w:hAnsi="Calibri" w:cs="Calibri"/>
          <w:i/>
          <w:iCs/>
          <w:noProof/>
          <w:szCs w:val="24"/>
        </w:rPr>
        <w:t>105</w:t>
      </w:r>
      <w:r w:rsidRPr="005665D4">
        <w:rPr>
          <w:rFonts w:ascii="Calibri" w:hAnsi="Calibri" w:cs="Calibri"/>
          <w:noProof/>
          <w:szCs w:val="24"/>
        </w:rPr>
        <w:t>(12), 3564–3596.</w:t>
      </w:r>
    </w:p>
    <w:p w14:paraId="167FC6D1"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Lavoie, M., &amp; Godley, W. (2012). Monetary Economics - An Integrated Approach to Credit, Money, Income, Production and Wealth. In </w:t>
      </w:r>
      <w:r w:rsidRPr="005665D4">
        <w:rPr>
          <w:rFonts w:ascii="Calibri" w:hAnsi="Calibri" w:cs="Calibri"/>
          <w:i/>
          <w:iCs/>
          <w:noProof/>
          <w:szCs w:val="24"/>
        </w:rPr>
        <w:t>Https://Medium.Com/</w:t>
      </w:r>
      <w:r w:rsidRPr="005665D4">
        <w:rPr>
          <w:rFonts w:ascii="Calibri" w:hAnsi="Calibri" w:cs="Calibri"/>
          <w:noProof/>
          <w:szCs w:val="24"/>
        </w:rPr>
        <w:t>. https://medium.com/@arifwicaksanaa/pengertian-use-case-a7e576e1b6bf</w:t>
      </w:r>
    </w:p>
    <w:p w14:paraId="3EFAFFB1"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Marinescu, I. (2017). The general equilibrium impacts of unemployment insurance: Evidence from a large online job board. </w:t>
      </w:r>
      <w:r w:rsidRPr="005665D4">
        <w:rPr>
          <w:rFonts w:ascii="Calibri" w:hAnsi="Calibri" w:cs="Calibri"/>
          <w:i/>
          <w:iCs/>
          <w:noProof/>
          <w:szCs w:val="24"/>
        </w:rPr>
        <w:t>Journal of Public Economics</w:t>
      </w:r>
      <w:r w:rsidRPr="005665D4">
        <w:rPr>
          <w:rFonts w:ascii="Calibri" w:hAnsi="Calibri" w:cs="Calibri"/>
          <w:noProof/>
          <w:szCs w:val="24"/>
        </w:rPr>
        <w:t xml:space="preserve">, </w:t>
      </w:r>
      <w:r w:rsidRPr="005665D4">
        <w:rPr>
          <w:rFonts w:ascii="Calibri" w:hAnsi="Calibri" w:cs="Calibri"/>
          <w:i/>
          <w:iCs/>
          <w:noProof/>
          <w:szCs w:val="24"/>
        </w:rPr>
        <w:t>150</w:t>
      </w:r>
      <w:r w:rsidRPr="005665D4">
        <w:rPr>
          <w:rFonts w:ascii="Calibri" w:hAnsi="Calibri" w:cs="Calibri"/>
          <w:noProof/>
          <w:szCs w:val="24"/>
        </w:rPr>
        <w:t>, 14–29. https://doi.org/10.1016/j.jpubeco.2017.02.012</w:t>
      </w:r>
    </w:p>
    <w:p w14:paraId="3E2FF2E1"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Mcdonald, I. M., &amp; Solow, R. M. (1981). </w:t>
      </w:r>
      <w:r w:rsidRPr="005665D4">
        <w:rPr>
          <w:rFonts w:ascii="Calibri" w:hAnsi="Calibri" w:cs="Calibri"/>
          <w:i/>
          <w:iCs/>
          <w:noProof/>
          <w:szCs w:val="24"/>
        </w:rPr>
        <w:t>Wage Bargaining and Employment</w:t>
      </w:r>
      <w:r w:rsidRPr="005665D4">
        <w:rPr>
          <w:rFonts w:ascii="Calibri" w:hAnsi="Calibri" w:cs="Calibri"/>
          <w:noProof/>
          <w:szCs w:val="24"/>
        </w:rPr>
        <w:t xml:space="preserve">. </w:t>
      </w:r>
      <w:r w:rsidRPr="005665D4">
        <w:rPr>
          <w:rFonts w:ascii="Calibri" w:hAnsi="Calibri" w:cs="Calibri"/>
          <w:i/>
          <w:iCs/>
          <w:noProof/>
          <w:szCs w:val="24"/>
        </w:rPr>
        <w:t>71</w:t>
      </w:r>
      <w:r w:rsidRPr="005665D4">
        <w:rPr>
          <w:rFonts w:ascii="Calibri" w:hAnsi="Calibri" w:cs="Calibri"/>
          <w:noProof/>
          <w:szCs w:val="24"/>
        </w:rPr>
        <w:t>(5), 896–908.</w:t>
      </w:r>
    </w:p>
    <w:p w14:paraId="508589D0"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Millemaci, E., &amp; Ofria, F. (2014). Kaldor-Verdoorn’s law and increasing returns to scale: A comparison across developed countries. </w:t>
      </w:r>
      <w:r w:rsidRPr="005665D4">
        <w:rPr>
          <w:rFonts w:ascii="Calibri" w:hAnsi="Calibri" w:cs="Calibri"/>
          <w:i/>
          <w:iCs/>
          <w:noProof/>
          <w:szCs w:val="24"/>
        </w:rPr>
        <w:t>Journal of Economic Studies</w:t>
      </w:r>
      <w:r w:rsidRPr="005665D4">
        <w:rPr>
          <w:rFonts w:ascii="Calibri" w:hAnsi="Calibri" w:cs="Calibri"/>
          <w:noProof/>
          <w:szCs w:val="24"/>
        </w:rPr>
        <w:t xml:space="preserve">, </w:t>
      </w:r>
      <w:r w:rsidRPr="005665D4">
        <w:rPr>
          <w:rFonts w:ascii="Calibri" w:hAnsi="Calibri" w:cs="Calibri"/>
          <w:i/>
          <w:iCs/>
          <w:noProof/>
          <w:szCs w:val="24"/>
        </w:rPr>
        <w:t>41</w:t>
      </w:r>
      <w:r w:rsidRPr="005665D4">
        <w:rPr>
          <w:rFonts w:ascii="Calibri" w:hAnsi="Calibri" w:cs="Calibri"/>
          <w:noProof/>
          <w:szCs w:val="24"/>
        </w:rPr>
        <w:t>(1), 140–162. https://doi.org/10.1108/JES-02-2012-0026</w:t>
      </w:r>
    </w:p>
    <w:p w14:paraId="2E04D5D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Nørgaard, T. (1995). </w:t>
      </w:r>
      <w:r w:rsidRPr="005665D4">
        <w:rPr>
          <w:rFonts w:ascii="Calibri" w:hAnsi="Calibri" w:cs="Calibri"/>
          <w:i/>
          <w:iCs/>
          <w:noProof/>
          <w:szCs w:val="24"/>
        </w:rPr>
        <w:t>Bekendtgørelse om fastsættelse og regulering af omregningssats</w:t>
      </w:r>
      <w:r w:rsidRPr="005665D4">
        <w:rPr>
          <w:rFonts w:ascii="Calibri" w:hAnsi="Calibri" w:cs="Calibri"/>
          <w:noProof/>
          <w:szCs w:val="24"/>
        </w:rPr>
        <w:t>. https://www.retsinformation.dk/eli/lta/1995/1154</w:t>
      </w:r>
    </w:p>
    <w:p w14:paraId="0A8D6F4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Onaran, O., &amp; Galanis, G. (2012). Is aggregate demand wage-led or profit-led? </w:t>
      </w:r>
      <w:r w:rsidRPr="005665D4">
        <w:rPr>
          <w:rFonts w:ascii="Calibri" w:hAnsi="Calibri" w:cs="Calibri"/>
          <w:i/>
          <w:iCs/>
          <w:noProof/>
          <w:szCs w:val="24"/>
        </w:rPr>
        <w:t>Conditions of Work and Employment Series</w:t>
      </w:r>
      <w:r w:rsidRPr="005665D4">
        <w:rPr>
          <w:rFonts w:ascii="Calibri" w:hAnsi="Calibri" w:cs="Calibri"/>
          <w:noProof/>
          <w:szCs w:val="24"/>
        </w:rPr>
        <w:t xml:space="preserve">, </w:t>
      </w:r>
      <w:r w:rsidRPr="005665D4">
        <w:rPr>
          <w:rFonts w:ascii="Calibri" w:hAnsi="Calibri" w:cs="Calibri"/>
          <w:i/>
          <w:iCs/>
          <w:noProof/>
          <w:szCs w:val="24"/>
        </w:rPr>
        <w:t>40</w:t>
      </w:r>
      <w:r w:rsidRPr="005665D4">
        <w:rPr>
          <w:rFonts w:ascii="Calibri" w:hAnsi="Calibri" w:cs="Calibri"/>
          <w:noProof/>
          <w:szCs w:val="24"/>
        </w:rPr>
        <w:t>(40).</w:t>
      </w:r>
    </w:p>
    <w:p w14:paraId="6EF3CC04"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Onaran, O., &amp; Obst, T. (2015). </w:t>
      </w:r>
      <w:r w:rsidRPr="005665D4">
        <w:rPr>
          <w:rFonts w:ascii="Calibri" w:hAnsi="Calibri" w:cs="Calibri"/>
          <w:i/>
          <w:iCs/>
          <w:noProof/>
          <w:szCs w:val="24"/>
        </w:rPr>
        <w:t>Wage-led growth in the EU15 Member States: the effects of income distribution on growth, investment, trade balance, and inflation</w:t>
      </w:r>
      <w:r w:rsidRPr="005665D4">
        <w:rPr>
          <w:rFonts w:ascii="Calibri" w:hAnsi="Calibri" w:cs="Calibri"/>
          <w:noProof/>
          <w:szCs w:val="24"/>
        </w:rPr>
        <w:t>. 1–48.</w:t>
      </w:r>
    </w:p>
    <w:p w14:paraId="19E696A3"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Risgaard, L. (2021). </w:t>
      </w:r>
      <w:r w:rsidRPr="005665D4">
        <w:rPr>
          <w:rFonts w:ascii="Calibri" w:hAnsi="Calibri" w:cs="Calibri"/>
          <w:i/>
          <w:iCs/>
          <w:noProof/>
          <w:szCs w:val="24"/>
        </w:rPr>
        <w:t>Mere tryghed til lønmodtagerne</w:t>
      </w:r>
      <w:r w:rsidRPr="005665D4">
        <w:rPr>
          <w:rFonts w:ascii="Calibri" w:hAnsi="Calibri" w:cs="Calibri"/>
          <w:noProof/>
          <w:szCs w:val="24"/>
        </w:rPr>
        <w:t>.</w:t>
      </w:r>
    </w:p>
    <w:p w14:paraId="3E2DB552"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Setterfield, M. (2003). Supply and Demand in the Theory of Long-run Growth: Introduction to a symposium on demand-led growth. </w:t>
      </w:r>
      <w:r w:rsidRPr="005665D4">
        <w:rPr>
          <w:rFonts w:ascii="Calibri" w:hAnsi="Calibri" w:cs="Calibri"/>
          <w:i/>
          <w:iCs/>
          <w:noProof/>
          <w:szCs w:val="24"/>
        </w:rPr>
        <w:t>Review of Political Economy</w:t>
      </w:r>
      <w:r w:rsidRPr="005665D4">
        <w:rPr>
          <w:rFonts w:ascii="Calibri" w:hAnsi="Calibri" w:cs="Calibri"/>
          <w:noProof/>
          <w:szCs w:val="24"/>
        </w:rPr>
        <w:t xml:space="preserve">, </w:t>
      </w:r>
      <w:r w:rsidRPr="005665D4">
        <w:rPr>
          <w:rFonts w:ascii="Calibri" w:hAnsi="Calibri" w:cs="Calibri"/>
          <w:i/>
          <w:iCs/>
          <w:noProof/>
          <w:szCs w:val="24"/>
        </w:rPr>
        <w:t>15</w:t>
      </w:r>
      <w:r w:rsidRPr="005665D4">
        <w:rPr>
          <w:rFonts w:ascii="Calibri" w:hAnsi="Calibri" w:cs="Calibri"/>
          <w:noProof/>
          <w:szCs w:val="24"/>
        </w:rPr>
        <w:t>(1), 23–32. https://doi.org/10.1080/09538250308440</w:t>
      </w:r>
    </w:p>
    <w:p w14:paraId="7A91D6EA"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Shapiro, B. C., &amp; Stiglitz, J. E. (1984). American Economic Association Equilibrium Unemployment as a Worker Discipline Device. </w:t>
      </w:r>
      <w:r w:rsidRPr="005665D4">
        <w:rPr>
          <w:rFonts w:ascii="Calibri" w:hAnsi="Calibri" w:cs="Calibri"/>
          <w:i/>
          <w:iCs/>
          <w:noProof/>
          <w:szCs w:val="24"/>
        </w:rPr>
        <w:t>The American Economic Review</w:t>
      </w:r>
      <w:r w:rsidRPr="005665D4">
        <w:rPr>
          <w:rFonts w:ascii="Calibri" w:hAnsi="Calibri" w:cs="Calibri"/>
          <w:noProof/>
          <w:szCs w:val="24"/>
        </w:rPr>
        <w:t xml:space="preserve">, </w:t>
      </w:r>
      <w:r w:rsidRPr="005665D4">
        <w:rPr>
          <w:rFonts w:ascii="Calibri" w:hAnsi="Calibri" w:cs="Calibri"/>
          <w:i/>
          <w:iCs/>
          <w:noProof/>
          <w:szCs w:val="24"/>
        </w:rPr>
        <w:t>74</w:t>
      </w:r>
      <w:r w:rsidRPr="005665D4">
        <w:rPr>
          <w:rFonts w:ascii="Calibri" w:hAnsi="Calibri" w:cs="Calibri"/>
          <w:noProof/>
          <w:szCs w:val="24"/>
        </w:rPr>
        <w:t>(3), 433–444.</w:t>
      </w:r>
    </w:p>
    <w:p w14:paraId="47EEBDD4"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Stockhammer, E., &amp; Lavoie, M. (2013). Wage-led Growth. In </w:t>
      </w:r>
      <w:r w:rsidRPr="005665D4">
        <w:rPr>
          <w:rFonts w:ascii="Calibri" w:hAnsi="Calibri" w:cs="Calibri"/>
          <w:i/>
          <w:iCs/>
          <w:noProof/>
          <w:szCs w:val="24"/>
        </w:rPr>
        <w:t>Wage-led Growth</w:t>
      </w:r>
      <w:r w:rsidRPr="005665D4">
        <w:rPr>
          <w:rFonts w:ascii="Calibri" w:hAnsi="Calibri" w:cs="Calibri"/>
          <w:noProof/>
          <w:szCs w:val="24"/>
        </w:rPr>
        <w:t xml:space="preserve"> (Issue February). https://doi.org/10.1057/9781137357939</w:t>
      </w:r>
    </w:p>
    <w:p w14:paraId="2CF53A5E"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The IS-Commission. (2015a). </w:t>
      </w:r>
      <w:r w:rsidRPr="005665D4">
        <w:rPr>
          <w:rFonts w:ascii="Calibri" w:hAnsi="Calibri" w:cs="Calibri"/>
          <w:i/>
          <w:iCs/>
          <w:noProof/>
          <w:szCs w:val="24"/>
        </w:rPr>
        <w:t>Dagpengemodellen teknisk analyserapport</w:t>
      </w:r>
      <w:r w:rsidRPr="005665D4">
        <w:rPr>
          <w:rFonts w:ascii="Calibri" w:hAnsi="Calibri" w:cs="Calibri"/>
          <w:noProof/>
          <w:szCs w:val="24"/>
        </w:rPr>
        <w:t>.</w:t>
      </w:r>
    </w:p>
    <w:p w14:paraId="56CD0582"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szCs w:val="24"/>
        </w:rPr>
      </w:pPr>
      <w:r w:rsidRPr="005665D4">
        <w:rPr>
          <w:rFonts w:ascii="Calibri" w:hAnsi="Calibri" w:cs="Calibri"/>
          <w:noProof/>
          <w:szCs w:val="24"/>
        </w:rPr>
        <w:t xml:space="preserve">The IS-Commission. (2015b). </w:t>
      </w:r>
      <w:r w:rsidRPr="005665D4">
        <w:rPr>
          <w:rFonts w:ascii="Calibri" w:hAnsi="Calibri" w:cs="Calibri"/>
          <w:i/>
          <w:iCs/>
          <w:noProof/>
          <w:szCs w:val="24"/>
        </w:rPr>
        <w:t>Kompensationsgraden i dagpengesystemet</w:t>
      </w:r>
      <w:r w:rsidRPr="005665D4">
        <w:rPr>
          <w:rFonts w:ascii="Calibri" w:hAnsi="Calibri" w:cs="Calibri"/>
          <w:noProof/>
          <w:szCs w:val="24"/>
        </w:rPr>
        <w:t>. 41.</w:t>
      </w:r>
    </w:p>
    <w:p w14:paraId="12593282" w14:textId="77777777" w:rsidR="005665D4" w:rsidRPr="005665D4" w:rsidRDefault="005665D4" w:rsidP="005665D4">
      <w:pPr>
        <w:widowControl w:val="0"/>
        <w:autoSpaceDE w:val="0"/>
        <w:autoSpaceDN w:val="0"/>
        <w:adjustRightInd w:val="0"/>
        <w:spacing w:line="240" w:lineRule="auto"/>
        <w:ind w:left="480" w:hanging="480"/>
        <w:rPr>
          <w:rFonts w:ascii="Calibri" w:hAnsi="Calibri" w:cs="Calibri"/>
          <w:noProof/>
        </w:rPr>
      </w:pPr>
      <w:r w:rsidRPr="005665D4">
        <w:rPr>
          <w:rFonts w:ascii="Calibri" w:hAnsi="Calibri" w:cs="Calibri"/>
          <w:noProof/>
          <w:szCs w:val="24"/>
        </w:rPr>
        <w:t xml:space="preserve">Topel, B. R. H. (1983). </w:t>
      </w:r>
      <w:r w:rsidRPr="005665D4">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5665D4">
        <w:rPr>
          <w:rFonts w:ascii="Calibri" w:hAnsi="Calibri" w:cs="Calibri"/>
          <w:noProof/>
          <w:szCs w:val="24"/>
        </w:rPr>
        <w:t xml:space="preserve">. </w:t>
      </w:r>
      <w:r w:rsidRPr="005665D4">
        <w:rPr>
          <w:rFonts w:ascii="Calibri" w:hAnsi="Calibri" w:cs="Calibri"/>
          <w:i/>
          <w:iCs/>
          <w:noProof/>
          <w:szCs w:val="24"/>
        </w:rPr>
        <w:t>73</w:t>
      </w:r>
      <w:r w:rsidRPr="005665D4">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lastRenderedPageBreak/>
        <w:t>Appendix 1: DAG</w:t>
      </w:r>
    </w:p>
    <w:p w14:paraId="7CEFE2A0" w14:textId="77777777" w:rsidR="00313FC0" w:rsidRPr="00313FC0" w:rsidRDefault="00313FC0" w:rsidP="00313FC0"/>
    <w:p w14:paraId="6A28A93C" w14:textId="154B2D37"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w:t>
      </w:r>
      <w:r w:rsidR="00E32A6D">
        <w:t>A simple d</w:t>
      </w:r>
      <w:r w:rsidR="004A128F">
        <w:t xml:space="preserve">irected acyclic graph of the SFC-model used in this paper.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20"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0"/>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21"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1"/>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imon Thomsen" w:date="2022-11-10T13:44:00Z" w:initials="ST">
    <w:p w14:paraId="789BA651" w14:textId="46819178" w:rsidR="00A26496" w:rsidRDefault="00BF11E0" w:rsidP="00DE4D37">
      <w:pPr>
        <w:pStyle w:val="Kommentartekst"/>
      </w:pPr>
      <w:r>
        <w:rPr>
          <w:rStyle w:val="Kommentarhenvisning"/>
        </w:rPr>
        <w:annotationRef/>
      </w:r>
      <w:r w:rsidR="00A26496">
        <w:t>(Note til mig selv) Forklar hvorfor falder wages og de andre variable efter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9BA6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7EC8" w16cex:dateUtc="2022-11-10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9BA651" w16cid:durableId="27177E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E6EB2" w14:textId="77777777" w:rsidR="00BD1549" w:rsidRDefault="00BD1549" w:rsidP="005F6ED0">
      <w:pPr>
        <w:spacing w:after="0" w:line="240" w:lineRule="auto"/>
      </w:pPr>
      <w:r>
        <w:separator/>
      </w:r>
    </w:p>
  </w:endnote>
  <w:endnote w:type="continuationSeparator" w:id="0">
    <w:p w14:paraId="3DC707F2" w14:textId="77777777" w:rsidR="00BD1549" w:rsidRDefault="00BD154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954A7" w14:textId="77777777" w:rsidR="00BD1549" w:rsidRDefault="00BD1549" w:rsidP="005F6ED0">
      <w:pPr>
        <w:spacing w:after="0" w:line="240" w:lineRule="auto"/>
      </w:pPr>
      <w:r>
        <w:separator/>
      </w:r>
    </w:p>
  </w:footnote>
  <w:footnote w:type="continuationSeparator" w:id="0">
    <w:p w14:paraId="7A08C318" w14:textId="77777777" w:rsidR="00BD1549" w:rsidRDefault="00BD1549"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4">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5">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6">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7">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8">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9">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10">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1">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2">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3">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4">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5">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6">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7">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7">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8">
    <w:p w14:paraId="5E8C2973" w14:textId="733D634F"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where the suppressing of the state regulation rate started</w:t>
      </w:r>
      <w:r>
        <w:rPr>
          <w:rStyle w:val="cf01"/>
        </w:rPr>
        <w:t>.</w:t>
      </w:r>
    </w:p>
  </w:footnote>
  <w:footnote w:id="29">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4BC"/>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793F"/>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1549"/>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microsoft.com/office/2018/08/relationships/commentsExtensible" Target="commentsExtensible.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decision to suppress the rate regulation percentage, starting from 2016, voted through by the Danish government in the tax reform of 2012. We do so by estimating the macro elasticity of income insurance on unemployment. We use the income insurance model build to analyze changes to the Danish income insurance program, as a proxy for the micro elasticity. To additionally get the macroeconomic effects we set up a counterfactual analysis, removing the suppressing of the rate regulation percentage in a stock-flow-consistent model. We use the quarterly model for the Danish economy developed by Mikal et al. (2022) incorporating the Danish income insurance program and five macroeconomic channels for this to affect the economy. We simulate the model including these channels to generate an estimate of the change in unemployment associated with each channel both independently and together. Having found both the macro and micro effects we estimate the macro elasticity to be approximately twice as large as the micro elasticity in the case of Denmark. This Indicates that suppressing the rate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2182</TotalTime>
  <Pages>87</Pages>
  <Words>44294</Words>
  <Characters>270195</Characters>
  <Application>Microsoft Office Word</Application>
  <DocSecurity>0</DocSecurity>
  <Lines>2251</Lines>
  <Paragraphs>627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313862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124</cp:revision>
  <cp:lastPrinted>2022-11-19T12:43:00Z</cp:lastPrinted>
  <dcterms:created xsi:type="dcterms:W3CDTF">2022-11-25T10:56:00Z</dcterms:created>
  <dcterms:modified xsi:type="dcterms:W3CDTF">2022-11-29T16:57:00Z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